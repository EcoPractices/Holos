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9E4A" w14:textId="7E26A094" w:rsidR="003D4E09" w:rsidRPr="002048B9" w:rsidRDefault="00301482" w:rsidP="003D4E09">
      <w:pPr>
        <w:jc w:val="center"/>
        <w:rPr>
          <w:sz w:val="96"/>
          <w:lang w:val="fr-CA"/>
        </w:rPr>
      </w:pPr>
      <w:r>
        <w:rPr>
          <w:sz w:val="96"/>
          <w:lang w:val="fr-CA"/>
        </w:rPr>
        <w:t xml:space="preserve"> </w:t>
      </w:r>
    </w:p>
    <w:p w14:paraId="3D5748EF" w14:textId="77777777" w:rsidR="003D4E09" w:rsidRPr="002048B9" w:rsidRDefault="003D4E09" w:rsidP="003D4E09">
      <w:pPr>
        <w:jc w:val="center"/>
        <w:rPr>
          <w:sz w:val="96"/>
          <w:lang w:val="fr-CA"/>
        </w:rPr>
      </w:pPr>
    </w:p>
    <w:p w14:paraId="5895E0AC" w14:textId="77777777" w:rsidR="003D4E09" w:rsidRPr="008A1BE6" w:rsidRDefault="003D4E09" w:rsidP="003D4E09">
      <w:pPr>
        <w:jc w:val="center"/>
        <w:rPr>
          <w:b/>
          <w:color w:val="4BACC6" w:themeColor="accent5"/>
          <w:sz w:val="96"/>
          <w:lang w:val="fr-CA"/>
        </w:rPr>
      </w:pPr>
      <w:proofErr w:type="spellStart"/>
      <w:r w:rsidRPr="008A1BE6">
        <w:rPr>
          <w:b/>
          <w:color w:val="4BACC6" w:themeColor="accent5"/>
          <w:sz w:val="96"/>
          <w:lang w:val="fr-CA"/>
        </w:rPr>
        <w:t>Holos</w:t>
      </w:r>
      <w:proofErr w:type="spellEnd"/>
      <w:r w:rsidRPr="008A1BE6">
        <w:rPr>
          <w:b/>
          <w:color w:val="4BACC6" w:themeColor="accent5"/>
          <w:sz w:val="96"/>
          <w:lang w:val="fr-CA"/>
        </w:rPr>
        <w:t xml:space="preserve"> V</w:t>
      </w:r>
      <w:r w:rsidR="00A31007" w:rsidRPr="008A1BE6">
        <w:rPr>
          <w:b/>
          <w:color w:val="4BACC6" w:themeColor="accent5"/>
          <w:sz w:val="96"/>
          <w:lang w:val="fr-CA"/>
        </w:rPr>
        <w:t>er</w:t>
      </w:r>
      <w:r w:rsidRPr="008A1BE6">
        <w:rPr>
          <w:b/>
          <w:color w:val="4BACC6" w:themeColor="accent5"/>
          <w:sz w:val="96"/>
          <w:lang w:val="fr-CA"/>
        </w:rPr>
        <w:t>s</w:t>
      </w:r>
      <w:r w:rsidR="00A31007" w:rsidRPr="008A1BE6">
        <w:rPr>
          <w:b/>
          <w:color w:val="4BACC6" w:themeColor="accent5"/>
          <w:sz w:val="96"/>
          <w:lang w:val="fr-CA"/>
        </w:rPr>
        <w:t>ion</w:t>
      </w:r>
      <w:r w:rsidRPr="008A1BE6">
        <w:rPr>
          <w:b/>
          <w:color w:val="4BACC6" w:themeColor="accent5"/>
          <w:sz w:val="96"/>
          <w:lang w:val="fr-CA"/>
        </w:rPr>
        <w:t xml:space="preserve"> 4</w:t>
      </w:r>
      <w:r w:rsidR="00A31007" w:rsidRPr="008A1BE6">
        <w:rPr>
          <w:b/>
          <w:color w:val="4BACC6" w:themeColor="accent5"/>
          <w:sz w:val="96"/>
          <w:lang w:val="fr-CA"/>
        </w:rPr>
        <w:t>.0</w:t>
      </w:r>
      <w:r w:rsidRPr="008A1BE6">
        <w:rPr>
          <w:b/>
          <w:color w:val="4BACC6" w:themeColor="accent5"/>
          <w:sz w:val="96"/>
          <w:lang w:val="fr-CA"/>
        </w:rPr>
        <w:t xml:space="preserve"> </w:t>
      </w:r>
    </w:p>
    <w:p w14:paraId="08D91D40" w14:textId="77777777" w:rsidR="003D4E09" w:rsidRPr="008A1BE6" w:rsidRDefault="003D4E09" w:rsidP="003D4E09">
      <w:pPr>
        <w:jc w:val="center"/>
        <w:rPr>
          <w:b/>
          <w:color w:val="4BACC6" w:themeColor="accent5"/>
          <w:sz w:val="96"/>
          <w:lang w:val="fr-CA"/>
        </w:rPr>
      </w:pPr>
      <w:r w:rsidRPr="008A1BE6">
        <w:rPr>
          <w:b/>
          <w:color w:val="4BACC6" w:themeColor="accent5"/>
          <w:sz w:val="96"/>
          <w:lang w:val="fr-CA"/>
        </w:rPr>
        <w:t>–</w:t>
      </w:r>
    </w:p>
    <w:p w14:paraId="0C43CFE8" w14:textId="77777777" w:rsidR="003D4E09" w:rsidRPr="008A1BE6" w:rsidRDefault="003D4E09" w:rsidP="66969AD8">
      <w:pPr>
        <w:jc w:val="center"/>
        <w:rPr>
          <w:b/>
          <w:bCs/>
          <w:color w:val="4BACC6" w:themeColor="accent5"/>
          <w:sz w:val="56"/>
          <w:szCs w:val="56"/>
          <w:lang w:val="fr-CA"/>
        </w:rPr>
      </w:pPr>
      <w:proofErr w:type="spellStart"/>
      <w:r w:rsidRPr="008A1BE6">
        <w:rPr>
          <w:b/>
          <w:bCs/>
          <w:color w:val="4BACC6" w:themeColor="accent5"/>
          <w:sz w:val="56"/>
          <w:szCs w:val="56"/>
          <w:lang w:val="fr-CA"/>
        </w:rPr>
        <w:t>Algorithm</w:t>
      </w:r>
      <w:proofErr w:type="spellEnd"/>
      <w:r w:rsidRPr="008A1BE6">
        <w:rPr>
          <w:b/>
          <w:bCs/>
          <w:color w:val="4BACC6" w:themeColor="accent5"/>
          <w:sz w:val="56"/>
          <w:szCs w:val="56"/>
          <w:lang w:val="fr-CA"/>
        </w:rPr>
        <w:t xml:space="preserve"> Documentation</w:t>
      </w:r>
    </w:p>
    <w:p w14:paraId="253175DB" w14:textId="41C380CD" w:rsidR="66969AD8" w:rsidRPr="0035331E" w:rsidRDefault="66969AD8" w:rsidP="66969AD8">
      <w:pPr>
        <w:jc w:val="center"/>
        <w:rPr>
          <w:b/>
          <w:bCs/>
          <w:color w:val="4BACC6" w:themeColor="accent5"/>
          <w:sz w:val="56"/>
          <w:szCs w:val="56"/>
          <w:lang w:val="fr-CA"/>
        </w:rPr>
      </w:pPr>
    </w:p>
    <w:p w14:paraId="208BBED7" w14:textId="77777777" w:rsidR="003D4E09" w:rsidRPr="0035331E" w:rsidRDefault="003D4E09" w:rsidP="00F019E7">
      <w:pPr>
        <w:rPr>
          <w:lang w:val="fr-CA"/>
        </w:rPr>
      </w:pPr>
    </w:p>
    <w:p w14:paraId="2303B3E5" w14:textId="7209BE49" w:rsidR="003D4E09" w:rsidRPr="0035331E" w:rsidRDefault="003D4E09" w:rsidP="00F019E7">
      <w:pPr>
        <w:rPr>
          <w:lang w:val="fr-CA"/>
        </w:rPr>
      </w:pPr>
    </w:p>
    <w:p w14:paraId="7AD5F632" w14:textId="77777777" w:rsidR="001804D4" w:rsidRPr="0035331E" w:rsidRDefault="001804D4" w:rsidP="00F019E7">
      <w:pPr>
        <w:rPr>
          <w:lang w:val="fr-CA"/>
        </w:rPr>
      </w:pPr>
    </w:p>
    <w:p w14:paraId="3DB03BF9" w14:textId="77777777" w:rsidR="003D4E09" w:rsidRPr="0035331E" w:rsidRDefault="003D4E09" w:rsidP="00F019E7">
      <w:pPr>
        <w:rPr>
          <w:lang w:val="fr-CA"/>
        </w:rPr>
      </w:pPr>
    </w:p>
    <w:p w14:paraId="2CF98D89" w14:textId="77777777" w:rsidR="003D4E09" w:rsidRPr="0035331E" w:rsidRDefault="003D4E09" w:rsidP="003D4E09">
      <w:pPr>
        <w:jc w:val="center"/>
        <w:rPr>
          <w:lang w:val="fr-CA"/>
        </w:rPr>
      </w:pPr>
      <w:proofErr w:type="spellStart"/>
      <w:r w:rsidRPr="0035331E">
        <w:rPr>
          <w:lang w:val="fr-CA"/>
        </w:rPr>
        <w:t>Authors</w:t>
      </w:r>
      <w:proofErr w:type="spellEnd"/>
      <w:r w:rsidRPr="0035331E">
        <w:rPr>
          <w:lang w:val="fr-CA"/>
        </w:rPr>
        <w:t>:</w:t>
      </w:r>
    </w:p>
    <w:p w14:paraId="087847AE" w14:textId="55BE5B96" w:rsidR="00F74994" w:rsidRPr="0035331E" w:rsidRDefault="00F74994" w:rsidP="00F74994">
      <w:pPr>
        <w:jc w:val="center"/>
        <w:rPr>
          <w:lang w:val="fr-CA"/>
        </w:rPr>
      </w:pPr>
      <w:r w:rsidRPr="0035331E">
        <w:rPr>
          <w:lang w:val="fr-CA"/>
        </w:rPr>
        <w:t>Sarah J. Pogue</w:t>
      </w:r>
      <w:r w:rsidR="00535741" w:rsidRPr="0035331E">
        <w:rPr>
          <w:vertAlign w:val="superscript"/>
          <w:lang w:val="fr-CA"/>
        </w:rPr>
        <w:t>1</w:t>
      </w:r>
    </w:p>
    <w:p w14:paraId="268014B7" w14:textId="2515C5D6" w:rsidR="003D4E09" w:rsidRPr="0035331E" w:rsidRDefault="003D4E09" w:rsidP="003D4E09">
      <w:pPr>
        <w:jc w:val="center"/>
        <w:rPr>
          <w:lang w:val="fr-CA"/>
        </w:rPr>
      </w:pPr>
      <w:r w:rsidRPr="0035331E">
        <w:rPr>
          <w:lang w:val="fr-CA"/>
        </w:rPr>
        <w:t>Aklilu</w:t>
      </w:r>
      <w:r w:rsidR="00535741" w:rsidRPr="0035331E">
        <w:rPr>
          <w:lang w:val="fr-CA"/>
        </w:rPr>
        <w:t xml:space="preserve"> W.</w:t>
      </w:r>
      <w:r w:rsidRPr="0035331E">
        <w:rPr>
          <w:lang w:val="fr-CA"/>
        </w:rPr>
        <w:t xml:space="preserve"> Alemu</w:t>
      </w:r>
      <w:r w:rsidR="00535741" w:rsidRPr="0035331E">
        <w:rPr>
          <w:vertAlign w:val="superscript"/>
          <w:lang w:val="fr-CA"/>
        </w:rPr>
        <w:t>2</w:t>
      </w:r>
    </w:p>
    <w:p w14:paraId="1AA76A41" w14:textId="0D8CE139" w:rsidR="003D4E09" w:rsidRPr="0035331E" w:rsidRDefault="003D4E09" w:rsidP="003D4E09">
      <w:pPr>
        <w:jc w:val="center"/>
        <w:rPr>
          <w:vertAlign w:val="superscript"/>
          <w:lang w:val="fr-CA"/>
        </w:rPr>
      </w:pPr>
      <w:r w:rsidRPr="0035331E">
        <w:rPr>
          <w:lang w:val="fr-CA"/>
        </w:rPr>
        <w:t>Aaron McPherson</w:t>
      </w:r>
      <w:r w:rsidR="00535741" w:rsidRPr="0035331E">
        <w:rPr>
          <w:vertAlign w:val="superscript"/>
          <w:lang w:val="fr-CA"/>
        </w:rPr>
        <w:t>1</w:t>
      </w:r>
    </w:p>
    <w:p w14:paraId="48F9A8CF" w14:textId="77777777" w:rsidR="00E84D8A" w:rsidRDefault="00E84D8A" w:rsidP="00E84D8A">
      <w:pPr>
        <w:jc w:val="center"/>
        <w:rPr>
          <w:lang w:val="fr-CA"/>
        </w:rPr>
      </w:pPr>
      <w:r w:rsidRPr="00046198">
        <w:rPr>
          <w:lang w:val="fr-CA"/>
        </w:rPr>
        <w:t>Pamela Mantle</w:t>
      </w:r>
      <w:r w:rsidRPr="00046198">
        <w:rPr>
          <w:vertAlign w:val="superscript"/>
          <w:lang w:val="fr-CA"/>
        </w:rPr>
        <w:t>1</w:t>
      </w:r>
    </w:p>
    <w:p w14:paraId="42F61F53" w14:textId="283D0BC7" w:rsidR="00E84D8A" w:rsidRPr="0035331E" w:rsidRDefault="00E84D8A" w:rsidP="00E84D8A">
      <w:pPr>
        <w:jc w:val="center"/>
        <w:rPr>
          <w:lang w:val="fr-CA"/>
        </w:rPr>
      </w:pPr>
      <w:r w:rsidRPr="0035331E">
        <w:rPr>
          <w:lang w:val="fr-CA"/>
        </w:rPr>
        <w:t>Marcelle Moreira dos Santos</w:t>
      </w:r>
      <w:r w:rsidRPr="0035331E">
        <w:rPr>
          <w:vertAlign w:val="superscript"/>
          <w:lang w:val="fr-CA"/>
        </w:rPr>
        <w:t>1</w:t>
      </w:r>
    </w:p>
    <w:p w14:paraId="0513E79A" w14:textId="76D38816" w:rsidR="00535741" w:rsidRPr="00B142E4" w:rsidRDefault="00535741" w:rsidP="00535741">
      <w:pPr>
        <w:jc w:val="center"/>
        <w:rPr>
          <w:lang w:val="en-US"/>
        </w:rPr>
      </w:pPr>
      <w:r w:rsidRPr="00B142E4">
        <w:rPr>
          <w:lang w:val="en-US"/>
        </w:rPr>
        <w:t>Roland Kröbel</w:t>
      </w:r>
      <w:r w:rsidRPr="00B142E4">
        <w:rPr>
          <w:vertAlign w:val="superscript"/>
          <w:lang w:val="en-US"/>
        </w:rPr>
        <w:t>1</w:t>
      </w:r>
    </w:p>
    <w:p w14:paraId="63F3A80D" w14:textId="77777777" w:rsidR="003D4E09" w:rsidRPr="00B142E4" w:rsidRDefault="003D4E09" w:rsidP="003D4E09">
      <w:pPr>
        <w:jc w:val="center"/>
        <w:rPr>
          <w:lang w:val="en-US"/>
        </w:rPr>
      </w:pPr>
    </w:p>
    <w:p w14:paraId="1582E86C" w14:textId="435AD697" w:rsidR="003D4E09" w:rsidRPr="00D5649B" w:rsidRDefault="00535741" w:rsidP="003D4E09">
      <w:pPr>
        <w:jc w:val="center"/>
      </w:pPr>
      <w:r w:rsidRPr="00D5649B">
        <w:rPr>
          <w:vertAlign w:val="superscript"/>
        </w:rPr>
        <w:t>1</w:t>
      </w:r>
      <w:r w:rsidR="003D4E09" w:rsidRPr="00D5649B">
        <w:t>Lethbridge Research and Development Centre, Alberta, Canada</w:t>
      </w:r>
    </w:p>
    <w:p w14:paraId="7CAAA3EF" w14:textId="66FDFC01" w:rsidR="001804D4" w:rsidRPr="00D5649B" w:rsidRDefault="00535741" w:rsidP="001804D4">
      <w:pPr>
        <w:jc w:val="center"/>
      </w:pPr>
      <w:r w:rsidRPr="00D5649B">
        <w:rPr>
          <w:vertAlign w:val="superscript"/>
        </w:rPr>
        <w:t>2</w:t>
      </w:r>
      <w:r w:rsidRPr="00D5649B">
        <w:t xml:space="preserve"> Swift Current Research and Development Centre, Alberta, Canada</w:t>
      </w:r>
    </w:p>
    <w:p w14:paraId="59F2F582" w14:textId="77777777" w:rsidR="00865ADD" w:rsidRPr="00D5649B" w:rsidRDefault="00865ADD" w:rsidP="00884E4C">
      <w:pPr>
        <w:rPr>
          <w:b/>
        </w:rPr>
      </w:pPr>
      <w:r w:rsidRPr="00D5649B">
        <w:rPr>
          <w:b/>
        </w:rPr>
        <w:lastRenderedPageBreak/>
        <w:t>Navigation of the document</w:t>
      </w:r>
    </w:p>
    <w:p w14:paraId="304021F7" w14:textId="55AE5916" w:rsidR="00645233" w:rsidRDefault="00CB60A4" w:rsidP="00884E4C">
      <w:pPr>
        <w:spacing w:line="360" w:lineRule="auto"/>
      </w:pPr>
      <w:r>
        <w:t>Equation</w:t>
      </w:r>
      <w:r w:rsidR="00865ADD" w:rsidRPr="00D5649B">
        <w:t xml:space="preserve"> numbers are hyperlinked throughout this document, bringing you to the original source. If you’d like to return to the previous location from there, “ALT + </w:t>
      </w:r>
      <w:r w:rsidR="00980916" w:rsidRPr="00D5649B">
        <w:rPr>
          <w:rFonts w:cstheme="minorHAnsi"/>
        </w:rPr>
        <w:t>←</w:t>
      </w:r>
      <w:r w:rsidR="00865ADD" w:rsidRPr="00D5649B">
        <w:t xml:space="preserve">” will </w:t>
      </w:r>
      <w:r w:rsidR="00283CE3">
        <w:t>take you back</w:t>
      </w:r>
      <w:r w:rsidR="00865ADD" w:rsidRPr="00D5649B">
        <w:t>.</w:t>
      </w:r>
    </w:p>
    <w:p w14:paraId="0E9A2A08" w14:textId="4B8151DA" w:rsidR="00A23A3D" w:rsidRPr="00A23A3D" w:rsidRDefault="00A23A3D" w:rsidP="00884E4C">
      <w:pPr>
        <w:spacing w:line="360" w:lineRule="auto"/>
        <w:rPr>
          <w:b/>
        </w:rPr>
      </w:pPr>
      <w:r w:rsidRPr="00A23A3D">
        <w:rPr>
          <w:b/>
        </w:rPr>
        <w:t>Open source linkages</w:t>
      </w:r>
    </w:p>
    <w:p w14:paraId="79748516" w14:textId="1DE5B1A3" w:rsidR="00845AAC" w:rsidRDefault="00CB60A4" w:rsidP="00884E4C">
      <w:pPr>
        <w:spacing w:line="360" w:lineRule="auto"/>
      </w:pPr>
      <w:r>
        <w:t>All table</w:t>
      </w:r>
      <w:r w:rsidR="00601593">
        <w:t xml:space="preserve"> references </w:t>
      </w:r>
      <w:r>
        <w:t>are hyperlinked</w:t>
      </w:r>
      <w:r w:rsidR="00601593">
        <w:t xml:space="preserve"> to tables </w:t>
      </w:r>
      <w:r>
        <w:t xml:space="preserve">located on our </w:t>
      </w:r>
      <w:hyperlink r:id="rId11" w:history="1">
        <w:r w:rsidRPr="00CB60A4">
          <w:rPr>
            <w:rStyle w:val="Hyperlink"/>
          </w:rPr>
          <w:t>GitHub repository</w:t>
        </w:r>
      </w:hyperlink>
      <w:r>
        <w:t xml:space="preserve">. </w:t>
      </w:r>
      <w:r w:rsidR="00AA6854">
        <w:t xml:space="preserve">This is </w:t>
      </w:r>
      <w:r w:rsidR="00601593">
        <w:t xml:space="preserve">both </w:t>
      </w:r>
      <w:r w:rsidR="00AA6854">
        <w:t xml:space="preserve">for the purpose of facilitating collaborations (they thus become living documents that </w:t>
      </w:r>
      <w:r w:rsidR="00601593">
        <w:t xml:space="preserve">can </w:t>
      </w:r>
      <w:r w:rsidR="00AA6854">
        <w:t>be updated over time) and</w:t>
      </w:r>
      <w:r w:rsidR="00871E22">
        <w:t xml:space="preserve"> </w:t>
      </w:r>
      <w:r w:rsidR="00601593">
        <w:t>for</w:t>
      </w:r>
      <w:r w:rsidR="00AA6854">
        <w:t xml:space="preserve"> keeping this algorithm document valid for longer.</w:t>
      </w:r>
      <w:r w:rsidR="00601593" w:rsidRPr="00601593">
        <w:t xml:space="preserve"> </w:t>
      </w:r>
      <w:r w:rsidR="00601593">
        <w:t>In order to see the tables on GitHub, just follow the link.</w:t>
      </w:r>
      <w:r w:rsidR="00845AAC">
        <w:t xml:space="preserve"> </w:t>
      </w:r>
      <w:r w:rsidR="00845AAC" w:rsidRPr="00845AAC">
        <w:t xml:space="preserve">To request edits to one or more of the tables via </w:t>
      </w:r>
      <w:proofErr w:type="spellStart"/>
      <w:r w:rsidR="00845AAC" w:rsidRPr="00845AAC">
        <w:t>Github</w:t>
      </w:r>
      <w:proofErr w:type="spellEnd"/>
      <w:r w:rsidR="00845AAC" w:rsidRPr="00845AAC">
        <w:t xml:space="preserve">, you must first create a GitHub account and then follow the instructions in this </w:t>
      </w:r>
      <w:hyperlink r:id="rId12" w:history="1">
        <w:r w:rsidR="00845AAC" w:rsidRPr="00420B2B">
          <w:rPr>
            <w:rStyle w:val="Hyperlink"/>
          </w:rPr>
          <w:t>user guide</w:t>
        </w:r>
      </w:hyperlink>
      <w:r w:rsidR="00845AAC">
        <w:t>.</w:t>
      </w:r>
    </w:p>
    <w:bookmarkStart w:id="0" w:name="_Hlk148606885" w:displacedByCustomXml="next"/>
    <w:sdt>
      <w:sdtPr>
        <w:rPr>
          <w:b w:val="0"/>
          <w:smallCaps w:val="0"/>
          <w:color w:val="auto"/>
          <w:spacing w:val="0"/>
          <w:sz w:val="24"/>
          <w:szCs w:val="20"/>
          <w:lang w:bidi="ar-SA"/>
        </w:rPr>
        <w:id w:val="-1822262664"/>
        <w:docPartObj>
          <w:docPartGallery w:val="Table of Contents"/>
          <w:docPartUnique/>
        </w:docPartObj>
      </w:sdtPr>
      <w:sdtEndPr>
        <w:rPr>
          <w:bCs/>
        </w:rPr>
      </w:sdtEndPr>
      <w:sdtContent>
        <w:p w14:paraId="5A1B27B6" w14:textId="5CA86A10" w:rsidR="00F85B77" w:rsidRPr="00D5649B" w:rsidRDefault="00F85B77" w:rsidP="00237733">
          <w:pPr>
            <w:pStyle w:val="TOCHeading"/>
            <w:numPr>
              <w:ilvl w:val="0"/>
              <w:numId w:val="0"/>
            </w:numPr>
            <w:rPr>
              <w:rStyle w:val="NoSpacingChar"/>
            </w:rPr>
          </w:pPr>
          <w:r w:rsidRPr="00D5649B">
            <w:rPr>
              <w:rStyle w:val="NoSpacingChar"/>
            </w:rPr>
            <w:t>Table of Contents</w:t>
          </w:r>
        </w:p>
        <w:p w14:paraId="43C41D29" w14:textId="15C89522" w:rsidR="00B04EA6" w:rsidRDefault="00C064EB">
          <w:pPr>
            <w:pStyle w:val="TOC1"/>
            <w:tabs>
              <w:tab w:val="right" w:pos="10070"/>
            </w:tabs>
            <w:rPr>
              <w:rFonts w:asciiTheme="minorHAnsi" w:hAnsiTheme="minorHAnsi"/>
              <w:b w:val="0"/>
              <w:bCs w:val="0"/>
              <w:caps w:val="0"/>
              <w:noProof/>
              <w:kern w:val="2"/>
              <w:sz w:val="22"/>
              <w:szCs w:val="22"/>
              <w:lang w:val="en-US"/>
              <w14:ligatures w14:val="standardContextual"/>
            </w:rPr>
          </w:pPr>
          <w:r w:rsidRPr="00D5649B">
            <w:rPr>
              <w:b w:val="0"/>
              <w:bCs w:val="0"/>
            </w:rPr>
            <w:fldChar w:fldCharType="begin"/>
          </w:r>
          <w:r w:rsidRPr="00D5649B">
            <w:rPr>
              <w:b w:val="0"/>
              <w:bCs w:val="0"/>
            </w:rPr>
            <w:instrText xml:space="preserve"> TOC \o "1-3" \h \z \u </w:instrText>
          </w:r>
          <w:r w:rsidRPr="00D5649B">
            <w:rPr>
              <w:b w:val="0"/>
              <w:bCs w:val="0"/>
            </w:rPr>
            <w:fldChar w:fldCharType="separate"/>
          </w:r>
          <w:hyperlink w:anchor="_Toc152758504" w:history="1">
            <w:r w:rsidR="00B04EA6" w:rsidRPr="00C21163">
              <w:rPr>
                <w:rStyle w:val="Hyperlink"/>
                <w:noProof/>
              </w:rPr>
              <w:t>List of Figures</w:t>
            </w:r>
            <w:r w:rsidR="00B04EA6">
              <w:rPr>
                <w:noProof/>
                <w:webHidden/>
              </w:rPr>
              <w:tab/>
            </w:r>
            <w:r w:rsidR="00B04EA6">
              <w:rPr>
                <w:noProof/>
                <w:webHidden/>
              </w:rPr>
              <w:fldChar w:fldCharType="begin"/>
            </w:r>
            <w:r w:rsidR="00B04EA6">
              <w:rPr>
                <w:noProof/>
                <w:webHidden/>
              </w:rPr>
              <w:instrText xml:space="preserve"> PAGEREF _Toc152758504 \h </w:instrText>
            </w:r>
            <w:r w:rsidR="00B04EA6">
              <w:rPr>
                <w:noProof/>
                <w:webHidden/>
              </w:rPr>
            </w:r>
            <w:r w:rsidR="00B04EA6">
              <w:rPr>
                <w:noProof/>
                <w:webHidden/>
              </w:rPr>
              <w:fldChar w:fldCharType="separate"/>
            </w:r>
            <w:r w:rsidR="00B04EA6">
              <w:rPr>
                <w:noProof/>
                <w:webHidden/>
              </w:rPr>
              <w:t>11</w:t>
            </w:r>
            <w:r w:rsidR="00B04EA6">
              <w:rPr>
                <w:noProof/>
                <w:webHidden/>
              </w:rPr>
              <w:fldChar w:fldCharType="end"/>
            </w:r>
          </w:hyperlink>
        </w:p>
        <w:p w14:paraId="559F9093" w14:textId="43CB4916" w:rsidR="00B04EA6" w:rsidRDefault="00B04EA6">
          <w:pPr>
            <w:pStyle w:val="TOC1"/>
            <w:tabs>
              <w:tab w:val="right" w:pos="10070"/>
            </w:tabs>
            <w:rPr>
              <w:rFonts w:asciiTheme="minorHAnsi" w:hAnsiTheme="minorHAnsi"/>
              <w:b w:val="0"/>
              <w:bCs w:val="0"/>
              <w:caps w:val="0"/>
              <w:noProof/>
              <w:kern w:val="2"/>
              <w:sz w:val="22"/>
              <w:szCs w:val="22"/>
              <w:lang w:val="en-US"/>
              <w14:ligatures w14:val="standardContextual"/>
            </w:rPr>
          </w:pPr>
          <w:hyperlink w:anchor="_Toc152758505" w:history="1">
            <w:r w:rsidRPr="00C21163">
              <w:rPr>
                <w:rStyle w:val="Hyperlink"/>
                <w:noProof/>
              </w:rPr>
              <w:t>List of Tables</w:t>
            </w:r>
            <w:r>
              <w:rPr>
                <w:noProof/>
                <w:webHidden/>
              </w:rPr>
              <w:tab/>
            </w:r>
            <w:r>
              <w:rPr>
                <w:noProof/>
                <w:webHidden/>
              </w:rPr>
              <w:fldChar w:fldCharType="begin"/>
            </w:r>
            <w:r>
              <w:rPr>
                <w:noProof/>
                <w:webHidden/>
              </w:rPr>
              <w:instrText xml:space="preserve"> PAGEREF _Toc152758505 \h </w:instrText>
            </w:r>
            <w:r>
              <w:rPr>
                <w:noProof/>
                <w:webHidden/>
              </w:rPr>
            </w:r>
            <w:r>
              <w:rPr>
                <w:noProof/>
                <w:webHidden/>
              </w:rPr>
              <w:fldChar w:fldCharType="separate"/>
            </w:r>
            <w:r>
              <w:rPr>
                <w:noProof/>
                <w:webHidden/>
              </w:rPr>
              <w:t>12</w:t>
            </w:r>
            <w:r>
              <w:rPr>
                <w:noProof/>
                <w:webHidden/>
              </w:rPr>
              <w:fldChar w:fldCharType="end"/>
            </w:r>
          </w:hyperlink>
        </w:p>
        <w:p w14:paraId="657A39B5" w14:textId="2D6908B5"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506" w:history="1">
            <w:r w:rsidRPr="00C21163">
              <w:rPr>
                <w:rStyle w:val="Hyperlink"/>
                <w:noProof/>
              </w:rPr>
              <w:t>1</w:t>
            </w:r>
            <w:r>
              <w:rPr>
                <w:rFonts w:asciiTheme="minorHAnsi" w:hAnsiTheme="minorHAnsi"/>
                <w:b w:val="0"/>
                <w:bCs w:val="0"/>
                <w:caps w:val="0"/>
                <w:noProof/>
                <w:kern w:val="2"/>
                <w:sz w:val="22"/>
                <w:szCs w:val="22"/>
                <w:lang w:val="en-US"/>
                <w14:ligatures w14:val="standardContextual"/>
              </w:rPr>
              <w:tab/>
            </w:r>
            <w:r w:rsidRPr="00C21163">
              <w:rPr>
                <w:rStyle w:val="Hyperlink"/>
                <w:noProof/>
              </w:rPr>
              <w:t>Introduction</w:t>
            </w:r>
            <w:r>
              <w:rPr>
                <w:noProof/>
                <w:webHidden/>
              </w:rPr>
              <w:tab/>
            </w:r>
            <w:r>
              <w:rPr>
                <w:noProof/>
                <w:webHidden/>
              </w:rPr>
              <w:fldChar w:fldCharType="begin"/>
            </w:r>
            <w:r>
              <w:rPr>
                <w:noProof/>
                <w:webHidden/>
              </w:rPr>
              <w:instrText xml:space="preserve"> PAGEREF _Toc152758506 \h </w:instrText>
            </w:r>
            <w:r>
              <w:rPr>
                <w:noProof/>
                <w:webHidden/>
              </w:rPr>
            </w:r>
            <w:r>
              <w:rPr>
                <w:noProof/>
                <w:webHidden/>
              </w:rPr>
              <w:fldChar w:fldCharType="separate"/>
            </w:r>
            <w:r>
              <w:rPr>
                <w:noProof/>
                <w:webHidden/>
              </w:rPr>
              <w:t>16</w:t>
            </w:r>
            <w:r>
              <w:rPr>
                <w:noProof/>
                <w:webHidden/>
              </w:rPr>
              <w:fldChar w:fldCharType="end"/>
            </w:r>
          </w:hyperlink>
        </w:p>
        <w:p w14:paraId="1D04BA95" w14:textId="02D14824" w:rsidR="00B04EA6" w:rsidRDefault="00B04EA6">
          <w:pPr>
            <w:pStyle w:val="TOC2"/>
            <w:rPr>
              <w:rFonts w:cstheme="minorBidi"/>
              <w:b w:val="0"/>
              <w:bCs w:val="0"/>
              <w:noProof/>
              <w:kern w:val="2"/>
              <w:sz w:val="22"/>
              <w:szCs w:val="22"/>
              <w:lang w:val="en-US"/>
              <w14:ligatures w14:val="standardContextual"/>
            </w:rPr>
          </w:pPr>
          <w:hyperlink w:anchor="_Toc152758507" w:history="1">
            <w:r w:rsidRPr="00C21163">
              <w:rPr>
                <w:rStyle w:val="Hyperlink"/>
                <w:noProof/>
              </w:rPr>
              <w:t>1.1</w:t>
            </w:r>
            <w:r>
              <w:rPr>
                <w:rFonts w:cstheme="minorBidi"/>
                <w:b w:val="0"/>
                <w:bCs w:val="0"/>
                <w:noProof/>
                <w:kern w:val="2"/>
                <w:sz w:val="22"/>
                <w:szCs w:val="22"/>
                <w:lang w:val="en-US"/>
                <w14:ligatures w14:val="standardContextual"/>
              </w:rPr>
              <w:tab/>
            </w:r>
            <w:r w:rsidRPr="00C21163">
              <w:rPr>
                <w:rStyle w:val="Hyperlink"/>
                <w:noProof/>
              </w:rPr>
              <w:t>Purpose of the Holos model</w:t>
            </w:r>
            <w:r>
              <w:rPr>
                <w:noProof/>
                <w:webHidden/>
              </w:rPr>
              <w:tab/>
            </w:r>
            <w:r>
              <w:rPr>
                <w:noProof/>
                <w:webHidden/>
              </w:rPr>
              <w:fldChar w:fldCharType="begin"/>
            </w:r>
            <w:r>
              <w:rPr>
                <w:noProof/>
                <w:webHidden/>
              </w:rPr>
              <w:instrText xml:space="preserve"> PAGEREF _Toc152758507 \h </w:instrText>
            </w:r>
            <w:r>
              <w:rPr>
                <w:noProof/>
                <w:webHidden/>
              </w:rPr>
            </w:r>
            <w:r>
              <w:rPr>
                <w:noProof/>
                <w:webHidden/>
              </w:rPr>
              <w:fldChar w:fldCharType="separate"/>
            </w:r>
            <w:r>
              <w:rPr>
                <w:noProof/>
                <w:webHidden/>
              </w:rPr>
              <w:t>16</w:t>
            </w:r>
            <w:r>
              <w:rPr>
                <w:noProof/>
                <w:webHidden/>
              </w:rPr>
              <w:fldChar w:fldCharType="end"/>
            </w:r>
          </w:hyperlink>
        </w:p>
        <w:p w14:paraId="5976BA32" w14:textId="4DC1C2F0" w:rsidR="00B04EA6" w:rsidRDefault="00B04EA6">
          <w:pPr>
            <w:pStyle w:val="TOC2"/>
            <w:rPr>
              <w:rFonts w:cstheme="minorBidi"/>
              <w:b w:val="0"/>
              <w:bCs w:val="0"/>
              <w:noProof/>
              <w:kern w:val="2"/>
              <w:sz w:val="22"/>
              <w:szCs w:val="22"/>
              <w:lang w:val="en-US"/>
              <w14:ligatures w14:val="standardContextual"/>
            </w:rPr>
          </w:pPr>
          <w:hyperlink w:anchor="_Toc152758508" w:history="1">
            <w:r w:rsidRPr="00C21163">
              <w:rPr>
                <w:rStyle w:val="Hyperlink"/>
                <w:noProof/>
              </w:rPr>
              <w:t>1.2</w:t>
            </w:r>
            <w:r>
              <w:rPr>
                <w:rFonts w:cstheme="minorBidi"/>
                <w:b w:val="0"/>
                <w:bCs w:val="0"/>
                <w:noProof/>
                <w:kern w:val="2"/>
                <w:sz w:val="22"/>
                <w:szCs w:val="22"/>
                <w:lang w:val="en-US"/>
                <w14:ligatures w14:val="standardContextual"/>
              </w:rPr>
              <w:tab/>
            </w:r>
            <w:r w:rsidRPr="00C21163">
              <w:rPr>
                <w:rStyle w:val="Hyperlink"/>
                <w:noProof/>
              </w:rPr>
              <w:t>Target audience</w:t>
            </w:r>
            <w:r>
              <w:rPr>
                <w:noProof/>
                <w:webHidden/>
              </w:rPr>
              <w:tab/>
            </w:r>
            <w:r>
              <w:rPr>
                <w:noProof/>
                <w:webHidden/>
              </w:rPr>
              <w:fldChar w:fldCharType="begin"/>
            </w:r>
            <w:r>
              <w:rPr>
                <w:noProof/>
                <w:webHidden/>
              </w:rPr>
              <w:instrText xml:space="preserve"> PAGEREF _Toc152758508 \h </w:instrText>
            </w:r>
            <w:r>
              <w:rPr>
                <w:noProof/>
                <w:webHidden/>
              </w:rPr>
            </w:r>
            <w:r>
              <w:rPr>
                <w:noProof/>
                <w:webHidden/>
              </w:rPr>
              <w:fldChar w:fldCharType="separate"/>
            </w:r>
            <w:r>
              <w:rPr>
                <w:noProof/>
                <w:webHidden/>
              </w:rPr>
              <w:t>17</w:t>
            </w:r>
            <w:r>
              <w:rPr>
                <w:noProof/>
                <w:webHidden/>
              </w:rPr>
              <w:fldChar w:fldCharType="end"/>
            </w:r>
          </w:hyperlink>
        </w:p>
        <w:p w14:paraId="3AD208B9" w14:textId="77D7AE5D" w:rsidR="00B04EA6" w:rsidRDefault="00B04EA6">
          <w:pPr>
            <w:pStyle w:val="TOC2"/>
            <w:rPr>
              <w:rFonts w:cstheme="minorBidi"/>
              <w:b w:val="0"/>
              <w:bCs w:val="0"/>
              <w:noProof/>
              <w:kern w:val="2"/>
              <w:sz w:val="22"/>
              <w:szCs w:val="22"/>
              <w:lang w:val="en-US"/>
              <w14:ligatures w14:val="standardContextual"/>
            </w:rPr>
          </w:pPr>
          <w:hyperlink w:anchor="_Toc152758509" w:history="1">
            <w:r w:rsidRPr="00C21163">
              <w:rPr>
                <w:rStyle w:val="Hyperlink"/>
                <w:noProof/>
              </w:rPr>
              <w:t>1.3</w:t>
            </w:r>
            <w:r>
              <w:rPr>
                <w:rFonts w:cstheme="minorBidi"/>
                <w:b w:val="0"/>
                <w:bCs w:val="0"/>
                <w:noProof/>
                <w:kern w:val="2"/>
                <w:sz w:val="22"/>
                <w:szCs w:val="22"/>
                <w:lang w:val="en-US"/>
                <w14:ligatures w14:val="standardContextual"/>
              </w:rPr>
              <w:tab/>
            </w:r>
            <w:r w:rsidRPr="00C21163">
              <w:rPr>
                <w:rStyle w:val="Hyperlink"/>
                <w:noProof/>
              </w:rPr>
              <w:t>Principles of model development</w:t>
            </w:r>
            <w:r>
              <w:rPr>
                <w:noProof/>
                <w:webHidden/>
              </w:rPr>
              <w:tab/>
            </w:r>
            <w:r>
              <w:rPr>
                <w:noProof/>
                <w:webHidden/>
              </w:rPr>
              <w:fldChar w:fldCharType="begin"/>
            </w:r>
            <w:r>
              <w:rPr>
                <w:noProof/>
                <w:webHidden/>
              </w:rPr>
              <w:instrText xml:space="preserve"> PAGEREF _Toc152758509 \h </w:instrText>
            </w:r>
            <w:r>
              <w:rPr>
                <w:noProof/>
                <w:webHidden/>
              </w:rPr>
            </w:r>
            <w:r>
              <w:rPr>
                <w:noProof/>
                <w:webHidden/>
              </w:rPr>
              <w:fldChar w:fldCharType="separate"/>
            </w:r>
            <w:r>
              <w:rPr>
                <w:noProof/>
                <w:webHidden/>
              </w:rPr>
              <w:t>18</w:t>
            </w:r>
            <w:r>
              <w:rPr>
                <w:noProof/>
                <w:webHidden/>
              </w:rPr>
              <w:fldChar w:fldCharType="end"/>
            </w:r>
          </w:hyperlink>
        </w:p>
        <w:p w14:paraId="26A58503" w14:textId="593B1A76" w:rsidR="00B04EA6" w:rsidRDefault="00B04EA6">
          <w:pPr>
            <w:pStyle w:val="TOC2"/>
            <w:rPr>
              <w:rFonts w:cstheme="minorBidi"/>
              <w:b w:val="0"/>
              <w:bCs w:val="0"/>
              <w:noProof/>
              <w:kern w:val="2"/>
              <w:sz w:val="22"/>
              <w:szCs w:val="22"/>
              <w:lang w:val="en-US"/>
              <w14:ligatures w14:val="standardContextual"/>
            </w:rPr>
          </w:pPr>
          <w:hyperlink w:anchor="_Toc152758510" w:history="1">
            <w:r w:rsidRPr="00C21163">
              <w:rPr>
                <w:rStyle w:val="Hyperlink"/>
                <w:noProof/>
              </w:rPr>
              <w:t>1.4</w:t>
            </w:r>
            <w:r>
              <w:rPr>
                <w:rFonts w:cstheme="minorBidi"/>
                <w:b w:val="0"/>
                <w:bCs w:val="0"/>
                <w:noProof/>
                <w:kern w:val="2"/>
                <w:sz w:val="22"/>
                <w:szCs w:val="22"/>
                <w:lang w:val="en-US"/>
                <w14:ligatures w14:val="standardContextual"/>
              </w:rPr>
              <w:tab/>
            </w:r>
            <w:r w:rsidRPr="00C21163">
              <w:rPr>
                <w:rStyle w:val="Hyperlink"/>
                <w:noProof/>
              </w:rPr>
              <w:t>Workshops and outreach</w:t>
            </w:r>
            <w:r>
              <w:rPr>
                <w:noProof/>
                <w:webHidden/>
              </w:rPr>
              <w:tab/>
            </w:r>
            <w:r>
              <w:rPr>
                <w:noProof/>
                <w:webHidden/>
              </w:rPr>
              <w:fldChar w:fldCharType="begin"/>
            </w:r>
            <w:r>
              <w:rPr>
                <w:noProof/>
                <w:webHidden/>
              </w:rPr>
              <w:instrText xml:space="preserve"> PAGEREF _Toc152758510 \h </w:instrText>
            </w:r>
            <w:r>
              <w:rPr>
                <w:noProof/>
                <w:webHidden/>
              </w:rPr>
            </w:r>
            <w:r>
              <w:rPr>
                <w:noProof/>
                <w:webHidden/>
              </w:rPr>
              <w:fldChar w:fldCharType="separate"/>
            </w:r>
            <w:r>
              <w:rPr>
                <w:noProof/>
                <w:webHidden/>
              </w:rPr>
              <w:t>18</w:t>
            </w:r>
            <w:r>
              <w:rPr>
                <w:noProof/>
                <w:webHidden/>
              </w:rPr>
              <w:fldChar w:fldCharType="end"/>
            </w:r>
          </w:hyperlink>
        </w:p>
        <w:p w14:paraId="36EC9BD5" w14:textId="66E3F5B4" w:rsidR="00B04EA6" w:rsidRDefault="00B04EA6">
          <w:pPr>
            <w:pStyle w:val="TOC2"/>
            <w:rPr>
              <w:rFonts w:cstheme="minorBidi"/>
              <w:b w:val="0"/>
              <w:bCs w:val="0"/>
              <w:noProof/>
              <w:kern w:val="2"/>
              <w:sz w:val="22"/>
              <w:szCs w:val="22"/>
              <w:lang w:val="en-US"/>
              <w14:ligatures w14:val="standardContextual"/>
            </w:rPr>
          </w:pPr>
          <w:hyperlink w:anchor="_Toc152758511" w:history="1">
            <w:r w:rsidRPr="00C21163">
              <w:rPr>
                <w:rStyle w:val="Hyperlink"/>
                <w:noProof/>
              </w:rPr>
              <w:t>1.5</w:t>
            </w:r>
            <w:r>
              <w:rPr>
                <w:rFonts w:cstheme="minorBidi"/>
                <w:b w:val="0"/>
                <w:bCs w:val="0"/>
                <w:noProof/>
                <w:kern w:val="2"/>
                <w:sz w:val="22"/>
                <w:szCs w:val="22"/>
                <w:lang w:val="en-US"/>
                <w14:ligatures w14:val="standardContextual"/>
              </w:rPr>
              <w:tab/>
            </w:r>
            <w:r w:rsidRPr="00C21163">
              <w:rPr>
                <w:rStyle w:val="Hyperlink"/>
                <w:noProof/>
              </w:rPr>
              <w:t>Structure of this document</w:t>
            </w:r>
            <w:r>
              <w:rPr>
                <w:noProof/>
                <w:webHidden/>
              </w:rPr>
              <w:tab/>
            </w:r>
            <w:r>
              <w:rPr>
                <w:noProof/>
                <w:webHidden/>
              </w:rPr>
              <w:fldChar w:fldCharType="begin"/>
            </w:r>
            <w:r>
              <w:rPr>
                <w:noProof/>
                <w:webHidden/>
              </w:rPr>
              <w:instrText xml:space="preserve"> PAGEREF _Toc152758511 \h </w:instrText>
            </w:r>
            <w:r>
              <w:rPr>
                <w:noProof/>
                <w:webHidden/>
              </w:rPr>
            </w:r>
            <w:r>
              <w:rPr>
                <w:noProof/>
                <w:webHidden/>
              </w:rPr>
              <w:fldChar w:fldCharType="separate"/>
            </w:r>
            <w:r>
              <w:rPr>
                <w:noProof/>
                <w:webHidden/>
              </w:rPr>
              <w:t>19</w:t>
            </w:r>
            <w:r>
              <w:rPr>
                <w:noProof/>
                <w:webHidden/>
              </w:rPr>
              <w:fldChar w:fldCharType="end"/>
            </w:r>
          </w:hyperlink>
        </w:p>
        <w:p w14:paraId="2E2308C1" w14:textId="655C17C0" w:rsidR="00B04EA6" w:rsidRDefault="00B04EA6">
          <w:pPr>
            <w:pStyle w:val="TOC2"/>
            <w:rPr>
              <w:rFonts w:cstheme="minorBidi"/>
              <w:b w:val="0"/>
              <w:bCs w:val="0"/>
              <w:noProof/>
              <w:kern w:val="2"/>
              <w:sz w:val="22"/>
              <w:szCs w:val="22"/>
              <w:lang w:val="en-US"/>
              <w14:ligatures w14:val="standardContextual"/>
            </w:rPr>
          </w:pPr>
          <w:hyperlink w:anchor="_Toc152758512" w:history="1">
            <w:r w:rsidRPr="00C21163">
              <w:rPr>
                <w:rStyle w:val="Hyperlink"/>
                <w:noProof/>
              </w:rPr>
              <w:t>1.6</w:t>
            </w:r>
            <w:r>
              <w:rPr>
                <w:rFonts w:cstheme="minorBidi"/>
                <w:b w:val="0"/>
                <w:bCs w:val="0"/>
                <w:noProof/>
                <w:kern w:val="2"/>
                <w:sz w:val="22"/>
                <w:szCs w:val="22"/>
                <w:lang w:val="en-US"/>
                <w14:ligatures w14:val="standardContextual"/>
              </w:rPr>
              <w:tab/>
            </w:r>
            <w:r w:rsidRPr="00C21163">
              <w:rPr>
                <w:rStyle w:val="Hyperlink"/>
                <w:noProof/>
              </w:rPr>
              <w:t>Required input parameters</w:t>
            </w:r>
            <w:r>
              <w:rPr>
                <w:noProof/>
                <w:webHidden/>
              </w:rPr>
              <w:tab/>
            </w:r>
            <w:r>
              <w:rPr>
                <w:noProof/>
                <w:webHidden/>
              </w:rPr>
              <w:fldChar w:fldCharType="begin"/>
            </w:r>
            <w:r>
              <w:rPr>
                <w:noProof/>
                <w:webHidden/>
              </w:rPr>
              <w:instrText xml:space="preserve"> PAGEREF _Toc152758512 \h </w:instrText>
            </w:r>
            <w:r>
              <w:rPr>
                <w:noProof/>
                <w:webHidden/>
              </w:rPr>
            </w:r>
            <w:r>
              <w:rPr>
                <w:noProof/>
                <w:webHidden/>
              </w:rPr>
              <w:fldChar w:fldCharType="separate"/>
            </w:r>
            <w:r>
              <w:rPr>
                <w:noProof/>
                <w:webHidden/>
              </w:rPr>
              <w:t>20</w:t>
            </w:r>
            <w:r>
              <w:rPr>
                <w:noProof/>
                <w:webHidden/>
              </w:rPr>
              <w:fldChar w:fldCharType="end"/>
            </w:r>
          </w:hyperlink>
        </w:p>
        <w:p w14:paraId="1113ADCE" w14:textId="3C79A321" w:rsidR="00B04EA6" w:rsidRDefault="00B04EA6">
          <w:pPr>
            <w:pStyle w:val="TOC3"/>
            <w:rPr>
              <w:rFonts w:cstheme="minorBidi"/>
              <w:noProof/>
              <w:kern w:val="2"/>
              <w:sz w:val="22"/>
              <w:szCs w:val="22"/>
              <w:lang w:val="en-US"/>
              <w14:ligatures w14:val="standardContextual"/>
            </w:rPr>
          </w:pPr>
          <w:hyperlink w:anchor="_Toc152758513" w:history="1">
            <w:r w:rsidRPr="00C21163">
              <w:rPr>
                <w:rStyle w:val="Hyperlink"/>
                <w:noProof/>
              </w:rPr>
              <w:t>1.6.1</w:t>
            </w:r>
            <w:r>
              <w:rPr>
                <w:rFonts w:cstheme="minorBidi"/>
                <w:noProof/>
                <w:kern w:val="2"/>
                <w:sz w:val="22"/>
                <w:szCs w:val="22"/>
                <w:lang w:val="en-US"/>
                <w14:ligatures w14:val="standardContextual"/>
              </w:rPr>
              <w:tab/>
            </w:r>
            <w:r w:rsidRPr="00C21163">
              <w:rPr>
                <w:rStyle w:val="Hyperlink"/>
                <w:noProof/>
              </w:rPr>
              <w:t>Map location</w:t>
            </w:r>
            <w:r>
              <w:rPr>
                <w:noProof/>
                <w:webHidden/>
              </w:rPr>
              <w:tab/>
            </w:r>
            <w:r>
              <w:rPr>
                <w:noProof/>
                <w:webHidden/>
              </w:rPr>
              <w:fldChar w:fldCharType="begin"/>
            </w:r>
            <w:r>
              <w:rPr>
                <w:noProof/>
                <w:webHidden/>
              </w:rPr>
              <w:instrText xml:space="preserve"> PAGEREF _Toc152758513 \h </w:instrText>
            </w:r>
            <w:r>
              <w:rPr>
                <w:noProof/>
                <w:webHidden/>
              </w:rPr>
            </w:r>
            <w:r>
              <w:rPr>
                <w:noProof/>
                <w:webHidden/>
              </w:rPr>
              <w:fldChar w:fldCharType="separate"/>
            </w:r>
            <w:r>
              <w:rPr>
                <w:noProof/>
                <w:webHidden/>
              </w:rPr>
              <w:t>20</w:t>
            </w:r>
            <w:r>
              <w:rPr>
                <w:noProof/>
                <w:webHidden/>
              </w:rPr>
              <w:fldChar w:fldCharType="end"/>
            </w:r>
          </w:hyperlink>
        </w:p>
        <w:p w14:paraId="3AFF7B92" w14:textId="5A75E1B9" w:rsidR="00B04EA6" w:rsidRDefault="00B04EA6">
          <w:pPr>
            <w:pStyle w:val="TOC3"/>
            <w:rPr>
              <w:rFonts w:cstheme="minorBidi"/>
              <w:noProof/>
              <w:kern w:val="2"/>
              <w:sz w:val="22"/>
              <w:szCs w:val="22"/>
              <w:lang w:val="en-US"/>
              <w14:ligatures w14:val="standardContextual"/>
            </w:rPr>
          </w:pPr>
          <w:hyperlink w:anchor="_Toc152758514" w:history="1">
            <w:r w:rsidRPr="00C21163">
              <w:rPr>
                <w:rStyle w:val="Hyperlink"/>
                <w:noProof/>
              </w:rPr>
              <w:t>1.6.2</w:t>
            </w:r>
            <w:r>
              <w:rPr>
                <w:rFonts w:cstheme="minorBidi"/>
                <w:noProof/>
                <w:kern w:val="2"/>
                <w:sz w:val="22"/>
                <w:szCs w:val="22"/>
                <w:lang w:val="en-US"/>
                <w14:ligatures w14:val="standardContextual"/>
              </w:rPr>
              <w:tab/>
            </w:r>
            <w:r w:rsidRPr="00C21163">
              <w:rPr>
                <w:rStyle w:val="Hyperlink"/>
                <w:noProof/>
              </w:rPr>
              <w:t>Climate data</w:t>
            </w:r>
            <w:r>
              <w:rPr>
                <w:noProof/>
                <w:webHidden/>
              </w:rPr>
              <w:tab/>
            </w:r>
            <w:r>
              <w:rPr>
                <w:noProof/>
                <w:webHidden/>
              </w:rPr>
              <w:fldChar w:fldCharType="begin"/>
            </w:r>
            <w:r>
              <w:rPr>
                <w:noProof/>
                <w:webHidden/>
              </w:rPr>
              <w:instrText xml:space="preserve"> PAGEREF _Toc152758514 \h </w:instrText>
            </w:r>
            <w:r>
              <w:rPr>
                <w:noProof/>
                <w:webHidden/>
              </w:rPr>
            </w:r>
            <w:r>
              <w:rPr>
                <w:noProof/>
                <w:webHidden/>
              </w:rPr>
              <w:fldChar w:fldCharType="separate"/>
            </w:r>
            <w:r>
              <w:rPr>
                <w:noProof/>
                <w:webHidden/>
              </w:rPr>
              <w:t>21</w:t>
            </w:r>
            <w:r>
              <w:rPr>
                <w:noProof/>
                <w:webHidden/>
              </w:rPr>
              <w:fldChar w:fldCharType="end"/>
            </w:r>
          </w:hyperlink>
        </w:p>
        <w:p w14:paraId="763471AB" w14:textId="2CCB2B24" w:rsidR="00B04EA6" w:rsidRDefault="00B04EA6">
          <w:pPr>
            <w:pStyle w:val="TOC3"/>
            <w:rPr>
              <w:rFonts w:cstheme="minorBidi"/>
              <w:noProof/>
              <w:kern w:val="2"/>
              <w:sz w:val="22"/>
              <w:szCs w:val="22"/>
              <w:lang w:val="en-US"/>
              <w14:ligatures w14:val="standardContextual"/>
            </w:rPr>
          </w:pPr>
          <w:hyperlink w:anchor="_Toc152758515" w:history="1">
            <w:r w:rsidRPr="00C21163">
              <w:rPr>
                <w:rStyle w:val="Hyperlink"/>
                <w:noProof/>
              </w:rPr>
              <w:t>1.6.3</w:t>
            </w:r>
            <w:r>
              <w:rPr>
                <w:rFonts w:cstheme="minorBidi"/>
                <w:noProof/>
                <w:kern w:val="2"/>
                <w:sz w:val="22"/>
                <w:szCs w:val="22"/>
                <w:lang w:val="en-US"/>
                <w14:ligatures w14:val="standardContextual"/>
              </w:rPr>
              <w:tab/>
            </w:r>
            <w:r w:rsidRPr="00C21163">
              <w:rPr>
                <w:rStyle w:val="Hyperlink"/>
                <w:noProof/>
              </w:rPr>
              <w:t>Land management</w:t>
            </w:r>
            <w:r>
              <w:rPr>
                <w:noProof/>
                <w:webHidden/>
              </w:rPr>
              <w:tab/>
            </w:r>
            <w:r>
              <w:rPr>
                <w:noProof/>
                <w:webHidden/>
              </w:rPr>
              <w:fldChar w:fldCharType="begin"/>
            </w:r>
            <w:r>
              <w:rPr>
                <w:noProof/>
                <w:webHidden/>
              </w:rPr>
              <w:instrText xml:space="preserve"> PAGEREF _Toc152758515 \h </w:instrText>
            </w:r>
            <w:r>
              <w:rPr>
                <w:noProof/>
                <w:webHidden/>
              </w:rPr>
            </w:r>
            <w:r>
              <w:rPr>
                <w:noProof/>
                <w:webHidden/>
              </w:rPr>
              <w:fldChar w:fldCharType="separate"/>
            </w:r>
            <w:r>
              <w:rPr>
                <w:noProof/>
                <w:webHidden/>
              </w:rPr>
              <w:t>23</w:t>
            </w:r>
            <w:r>
              <w:rPr>
                <w:noProof/>
                <w:webHidden/>
              </w:rPr>
              <w:fldChar w:fldCharType="end"/>
            </w:r>
          </w:hyperlink>
        </w:p>
        <w:p w14:paraId="54F9A0F6" w14:textId="5A2F8150" w:rsidR="00B04EA6" w:rsidRDefault="00B04EA6">
          <w:pPr>
            <w:pStyle w:val="TOC3"/>
            <w:rPr>
              <w:rFonts w:cstheme="minorBidi"/>
              <w:noProof/>
              <w:kern w:val="2"/>
              <w:sz w:val="22"/>
              <w:szCs w:val="22"/>
              <w:lang w:val="en-US"/>
              <w14:ligatures w14:val="standardContextual"/>
            </w:rPr>
          </w:pPr>
          <w:hyperlink w:anchor="_Toc152758516" w:history="1">
            <w:r w:rsidRPr="00C21163">
              <w:rPr>
                <w:rStyle w:val="Hyperlink"/>
                <w:noProof/>
              </w:rPr>
              <w:t>1.6.4</w:t>
            </w:r>
            <w:r>
              <w:rPr>
                <w:rFonts w:cstheme="minorBidi"/>
                <w:noProof/>
                <w:kern w:val="2"/>
                <w:sz w:val="22"/>
                <w:szCs w:val="22"/>
                <w:lang w:val="en-US"/>
                <w14:ligatures w14:val="standardContextual"/>
              </w:rPr>
              <w:tab/>
            </w:r>
            <w:r w:rsidRPr="00C21163">
              <w:rPr>
                <w:rStyle w:val="Hyperlink"/>
                <w:noProof/>
              </w:rPr>
              <w:t>Livestock management</w:t>
            </w:r>
            <w:r>
              <w:rPr>
                <w:noProof/>
                <w:webHidden/>
              </w:rPr>
              <w:tab/>
            </w:r>
            <w:r>
              <w:rPr>
                <w:noProof/>
                <w:webHidden/>
              </w:rPr>
              <w:fldChar w:fldCharType="begin"/>
            </w:r>
            <w:r>
              <w:rPr>
                <w:noProof/>
                <w:webHidden/>
              </w:rPr>
              <w:instrText xml:space="preserve"> PAGEREF _Toc152758516 \h </w:instrText>
            </w:r>
            <w:r>
              <w:rPr>
                <w:noProof/>
                <w:webHidden/>
              </w:rPr>
            </w:r>
            <w:r>
              <w:rPr>
                <w:noProof/>
                <w:webHidden/>
              </w:rPr>
              <w:fldChar w:fldCharType="separate"/>
            </w:r>
            <w:r>
              <w:rPr>
                <w:noProof/>
                <w:webHidden/>
              </w:rPr>
              <w:t>24</w:t>
            </w:r>
            <w:r>
              <w:rPr>
                <w:noProof/>
                <w:webHidden/>
              </w:rPr>
              <w:fldChar w:fldCharType="end"/>
            </w:r>
          </w:hyperlink>
        </w:p>
        <w:p w14:paraId="07A0D051" w14:textId="7751AAF4" w:rsidR="00B04EA6" w:rsidRDefault="00B04EA6">
          <w:pPr>
            <w:pStyle w:val="TOC2"/>
            <w:rPr>
              <w:rFonts w:cstheme="minorBidi"/>
              <w:b w:val="0"/>
              <w:bCs w:val="0"/>
              <w:noProof/>
              <w:kern w:val="2"/>
              <w:sz w:val="22"/>
              <w:szCs w:val="22"/>
              <w:lang w:val="en-US"/>
              <w14:ligatures w14:val="standardContextual"/>
            </w:rPr>
          </w:pPr>
          <w:hyperlink w:anchor="_Toc152758517" w:history="1">
            <w:r w:rsidRPr="00C21163">
              <w:rPr>
                <w:rStyle w:val="Hyperlink"/>
                <w:noProof/>
              </w:rPr>
              <w:t>1.7</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_Toc152758517 \h </w:instrText>
            </w:r>
            <w:r>
              <w:rPr>
                <w:noProof/>
                <w:webHidden/>
              </w:rPr>
            </w:r>
            <w:r>
              <w:rPr>
                <w:noProof/>
                <w:webHidden/>
              </w:rPr>
              <w:fldChar w:fldCharType="separate"/>
            </w:r>
            <w:r>
              <w:rPr>
                <w:noProof/>
                <w:webHidden/>
              </w:rPr>
              <w:t>26</w:t>
            </w:r>
            <w:r>
              <w:rPr>
                <w:noProof/>
                <w:webHidden/>
              </w:rPr>
              <w:fldChar w:fldCharType="end"/>
            </w:r>
          </w:hyperlink>
        </w:p>
        <w:p w14:paraId="3F6469D3" w14:textId="01659033"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518" w:history="1">
            <w:r w:rsidRPr="00C21163">
              <w:rPr>
                <w:rStyle w:val="Hyperlink"/>
                <w:noProof/>
              </w:rPr>
              <w:t>2</w:t>
            </w:r>
            <w:r>
              <w:rPr>
                <w:rFonts w:asciiTheme="minorHAnsi" w:hAnsiTheme="minorHAnsi"/>
                <w:b w:val="0"/>
                <w:bCs w:val="0"/>
                <w:caps w:val="0"/>
                <w:noProof/>
                <w:kern w:val="2"/>
                <w:sz w:val="22"/>
                <w:szCs w:val="22"/>
                <w:lang w:val="en-US"/>
                <w14:ligatures w14:val="standardContextual"/>
              </w:rPr>
              <w:tab/>
            </w:r>
            <w:r w:rsidRPr="00C21163">
              <w:rPr>
                <w:rStyle w:val="Hyperlink"/>
                <w:noProof/>
              </w:rPr>
              <w:t>Land Management</w:t>
            </w:r>
            <w:r>
              <w:rPr>
                <w:noProof/>
                <w:webHidden/>
              </w:rPr>
              <w:tab/>
            </w:r>
            <w:r>
              <w:rPr>
                <w:noProof/>
                <w:webHidden/>
              </w:rPr>
              <w:fldChar w:fldCharType="begin"/>
            </w:r>
            <w:r>
              <w:rPr>
                <w:noProof/>
                <w:webHidden/>
              </w:rPr>
              <w:instrText xml:space="preserve"> PAGEREF _Toc152758518 \h </w:instrText>
            </w:r>
            <w:r>
              <w:rPr>
                <w:noProof/>
                <w:webHidden/>
              </w:rPr>
            </w:r>
            <w:r>
              <w:rPr>
                <w:noProof/>
                <w:webHidden/>
              </w:rPr>
              <w:fldChar w:fldCharType="separate"/>
            </w:r>
            <w:r>
              <w:rPr>
                <w:noProof/>
                <w:webHidden/>
              </w:rPr>
              <w:t>27</w:t>
            </w:r>
            <w:r>
              <w:rPr>
                <w:noProof/>
                <w:webHidden/>
              </w:rPr>
              <w:fldChar w:fldCharType="end"/>
            </w:r>
          </w:hyperlink>
        </w:p>
        <w:p w14:paraId="0A3C988D" w14:textId="29C16112" w:rsidR="00B04EA6" w:rsidRDefault="00B04EA6">
          <w:pPr>
            <w:pStyle w:val="TOC2"/>
            <w:rPr>
              <w:rFonts w:cstheme="minorBidi"/>
              <w:b w:val="0"/>
              <w:bCs w:val="0"/>
              <w:noProof/>
              <w:kern w:val="2"/>
              <w:sz w:val="22"/>
              <w:szCs w:val="22"/>
              <w:lang w:val="en-US"/>
              <w14:ligatures w14:val="standardContextual"/>
            </w:rPr>
          </w:pPr>
          <w:hyperlink w:anchor="_Toc152758519" w:history="1">
            <w:r w:rsidRPr="00C21163">
              <w:rPr>
                <w:rStyle w:val="Hyperlink"/>
                <w:noProof/>
              </w:rPr>
              <w:t>2.1</w:t>
            </w:r>
            <w:r>
              <w:rPr>
                <w:rFonts w:cstheme="minorBidi"/>
                <w:b w:val="0"/>
                <w:bCs w:val="0"/>
                <w:noProof/>
                <w:kern w:val="2"/>
                <w:sz w:val="22"/>
                <w:szCs w:val="22"/>
                <w:lang w:val="en-US"/>
                <w14:ligatures w14:val="standardContextual"/>
              </w:rPr>
              <w:tab/>
            </w:r>
            <w:r w:rsidRPr="00C21163">
              <w:rPr>
                <w:rStyle w:val="Hyperlink"/>
                <w:noProof/>
              </w:rPr>
              <w:t>Introductory Carbon Balance Model (ICBM)</w:t>
            </w:r>
            <w:r>
              <w:rPr>
                <w:noProof/>
                <w:webHidden/>
              </w:rPr>
              <w:tab/>
            </w:r>
            <w:r>
              <w:rPr>
                <w:noProof/>
                <w:webHidden/>
              </w:rPr>
              <w:fldChar w:fldCharType="begin"/>
            </w:r>
            <w:r>
              <w:rPr>
                <w:noProof/>
                <w:webHidden/>
              </w:rPr>
              <w:instrText xml:space="preserve"> PAGEREF _Toc152758519 \h </w:instrText>
            </w:r>
            <w:r>
              <w:rPr>
                <w:noProof/>
                <w:webHidden/>
              </w:rPr>
            </w:r>
            <w:r>
              <w:rPr>
                <w:noProof/>
                <w:webHidden/>
              </w:rPr>
              <w:fldChar w:fldCharType="separate"/>
            </w:r>
            <w:r>
              <w:rPr>
                <w:noProof/>
                <w:webHidden/>
              </w:rPr>
              <w:t>27</w:t>
            </w:r>
            <w:r>
              <w:rPr>
                <w:noProof/>
                <w:webHidden/>
              </w:rPr>
              <w:fldChar w:fldCharType="end"/>
            </w:r>
          </w:hyperlink>
        </w:p>
        <w:p w14:paraId="51B504FB" w14:textId="1D158D1C" w:rsidR="00B04EA6" w:rsidRDefault="00B04EA6">
          <w:pPr>
            <w:pStyle w:val="TOC3"/>
            <w:rPr>
              <w:rFonts w:cstheme="minorBidi"/>
              <w:noProof/>
              <w:kern w:val="2"/>
              <w:sz w:val="22"/>
              <w:szCs w:val="22"/>
              <w:lang w:val="en-US"/>
              <w14:ligatures w14:val="standardContextual"/>
            </w:rPr>
          </w:pPr>
          <w:hyperlink w:anchor="_Toc152758520" w:history="1">
            <w:r w:rsidRPr="00C21163">
              <w:rPr>
                <w:rStyle w:val="Hyperlink"/>
                <w:noProof/>
              </w:rPr>
              <w:t>2.1.1</w:t>
            </w:r>
            <w:r>
              <w:rPr>
                <w:rFonts w:cstheme="minorBidi"/>
                <w:noProof/>
                <w:kern w:val="2"/>
                <w:sz w:val="22"/>
                <w:szCs w:val="22"/>
                <w:lang w:val="en-US"/>
                <w14:ligatures w14:val="standardContextual"/>
              </w:rPr>
              <w:tab/>
            </w:r>
            <w:r w:rsidRPr="00C21163">
              <w:rPr>
                <w:rStyle w:val="Hyperlink"/>
                <w:noProof/>
              </w:rPr>
              <w:t>Climate and management factors influencing carbon decomposition</w:t>
            </w:r>
            <w:r>
              <w:rPr>
                <w:noProof/>
                <w:webHidden/>
              </w:rPr>
              <w:tab/>
            </w:r>
            <w:r>
              <w:rPr>
                <w:noProof/>
                <w:webHidden/>
              </w:rPr>
              <w:fldChar w:fldCharType="begin"/>
            </w:r>
            <w:r>
              <w:rPr>
                <w:noProof/>
                <w:webHidden/>
              </w:rPr>
              <w:instrText xml:space="preserve"> PAGEREF _Toc152758520 \h </w:instrText>
            </w:r>
            <w:r>
              <w:rPr>
                <w:noProof/>
                <w:webHidden/>
              </w:rPr>
            </w:r>
            <w:r>
              <w:rPr>
                <w:noProof/>
                <w:webHidden/>
              </w:rPr>
              <w:fldChar w:fldCharType="separate"/>
            </w:r>
            <w:r>
              <w:rPr>
                <w:noProof/>
                <w:webHidden/>
              </w:rPr>
              <w:t>28</w:t>
            </w:r>
            <w:r>
              <w:rPr>
                <w:noProof/>
                <w:webHidden/>
              </w:rPr>
              <w:fldChar w:fldCharType="end"/>
            </w:r>
          </w:hyperlink>
        </w:p>
        <w:p w14:paraId="288CEE06" w14:textId="374B7B82" w:rsidR="00B04EA6" w:rsidRDefault="00B04EA6">
          <w:pPr>
            <w:pStyle w:val="TOC3"/>
            <w:rPr>
              <w:rFonts w:cstheme="minorBidi"/>
              <w:noProof/>
              <w:kern w:val="2"/>
              <w:sz w:val="22"/>
              <w:szCs w:val="22"/>
              <w:lang w:val="en-US"/>
              <w14:ligatures w14:val="standardContextual"/>
            </w:rPr>
          </w:pPr>
          <w:hyperlink w:anchor="_Toc152758521" w:history="1">
            <w:r w:rsidRPr="00C21163">
              <w:rPr>
                <w:rStyle w:val="Hyperlink"/>
                <w:noProof/>
              </w:rPr>
              <w:t>2.1.2</w:t>
            </w:r>
            <w:r>
              <w:rPr>
                <w:rFonts w:cstheme="minorBidi"/>
                <w:noProof/>
                <w:kern w:val="2"/>
                <w:sz w:val="22"/>
                <w:szCs w:val="22"/>
                <w:lang w:val="en-US"/>
                <w14:ligatures w14:val="standardContextual"/>
              </w:rPr>
              <w:tab/>
            </w:r>
            <w:r w:rsidRPr="00C21163">
              <w:rPr>
                <w:rStyle w:val="Hyperlink"/>
                <w:noProof/>
              </w:rPr>
              <w:t>Carbon inputs</w:t>
            </w:r>
            <w:r>
              <w:rPr>
                <w:noProof/>
                <w:webHidden/>
              </w:rPr>
              <w:tab/>
            </w:r>
            <w:r>
              <w:rPr>
                <w:noProof/>
                <w:webHidden/>
              </w:rPr>
              <w:fldChar w:fldCharType="begin"/>
            </w:r>
            <w:r>
              <w:rPr>
                <w:noProof/>
                <w:webHidden/>
              </w:rPr>
              <w:instrText xml:space="preserve"> PAGEREF _Toc152758521 \h </w:instrText>
            </w:r>
            <w:r>
              <w:rPr>
                <w:noProof/>
                <w:webHidden/>
              </w:rPr>
            </w:r>
            <w:r>
              <w:rPr>
                <w:noProof/>
                <w:webHidden/>
              </w:rPr>
              <w:fldChar w:fldCharType="separate"/>
            </w:r>
            <w:r>
              <w:rPr>
                <w:noProof/>
                <w:webHidden/>
              </w:rPr>
              <w:t>36</w:t>
            </w:r>
            <w:r>
              <w:rPr>
                <w:noProof/>
                <w:webHidden/>
              </w:rPr>
              <w:fldChar w:fldCharType="end"/>
            </w:r>
          </w:hyperlink>
        </w:p>
        <w:p w14:paraId="419411AE" w14:textId="3BC1BFA6" w:rsidR="00B04EA6" w:rsidRDefault="00B04EA6">
          <w:pPr>
            <w:pStyle w:val="TOC3"/>
            <w:rPr>
              <w:rFonts w:cstheme="minorBidi"/>
              <w:noProof/>
              <w:kern w:val="2"/>
              <w:sz w:val="22"/>
              <w:szCs w:val="22"/>
              <w:lang w:val="en-US"/>
              <w14:ligatures w14:val="standardContextual"/>
            </w:rPr>
          </w:pPr>
          <w:hyperlink w:anchor="_Toc152758522" w:history="1">
            <w:r w:rsidRPr="00C21163">
              <w:rPr>
                <w:rStyle w:val="Hyperlink"/>
                <w:noProof/>
              </w:rPr>
              <w:t>2.1.3</w:t>
            </w:r>
            <w:r>
              <w:rPr>
                <w:rFonts w:cstheme="minorBidi"/>
                <w:noProof/>
                <w:kern w:val="2"/>
                <w:sz w:val="22"/>
                <w:szCs w:val="22"/>
                <w:lang w:val="en-US"/>
                <w14:ligatures w14:val="standardContextual"/>
              </w:rPr>
              <w:tab/>
            </w:r>
            <w:r w:rsidRPr="00C21163">
              <w:rPr>
                <w:rStyle w:val="Hyperlink"/>
                <w:noProof/>
              </w:rPr>
              <w:t>Steady state</w:t>
            </w:r>
            <w:r>
              <w:rPr>
                <w:noProof/>
                <w:webHidden/>
              </w:rPr>
              <w:tab/>
            </w:r>
            <w:r>
              <w:rPr>
                <w:noProof/>
                <w:webHidden/>
              </w:rPr>
              <w:fldChar w:fldCharType="begin"/>
            </w:r>
            <w:r>
              <w:rPr>
                <w:noProof/>
                <w:webHidden/>
              </w:rPr>
              <w:instrText xml:space="preserve"> PAGEREF _Toc152758522 \h </w:instrText>
            </w:r>
            <w:r>
              <w:rPr>
                <w:noProof/>
                <w:webHidden/>
              </w:rPr>
            </w:r>
            <w:r>
              <w:rPr>
                <w:noProof/>
                <w:webHidden/>
              </w:rPr>
              <w:fldChar w:fldCharType="separate"/>
            </w:r>
            <w:r>
              <w:rPr>
                <w:noProof/>
                <w:webHidden/>
              </w:rPr>
              <w:t>44</w:t>
            </w:r>
            <w:r>
              <w:rPr>
                <w:noProof/>
                <w:webHidden/>
              </w:rPr>
              <w:fldChar w:fldCharType="end"/>
            </w:r>
          </w:hyperlink>
        </w:p>
        <w:p w14:paraId="68770E36" w14:textId="74C44111" w:rsidR="00B04EA6" w:rsidRDefault="00B04EA6">
          <w:pPr>
            <w:pStyle w:val="TOC3"/>
            <w:rPr>
              <w:rFonts w:cstheme="minorBidi"/>
              <w:noProof/>
              <w:kern w:val="2"/>
              <w:sz w:val="22"/>
              <w:szCs w:val="22"/>
              <w:lang w:val="en-US"/>
              <w14:ligatures w14:val="standardContextual"/>
            </w:rPr>
          </w:pPr>
          <w:hyperlink w:anchor="_Toc152758523" w:history="1">
            <w:r w:rsidRPr="00C21163">
              <w:rPr>
                <w:rStyle w:val="Hyperlink"/>
                <w:noProof/>
              </w:rPr>
              <w:t>2.1.4</w:t>
            </w:r>
            <w:r>
              <w:rPr>
                <w:rFonts w:cstheme="minorBidi"/>
                <w:noProof/>
                <w:kern w:val="2"/>
                <w:sz w:val="22"/>
                <w:szCs w:val="22"/>
                <w:lang w:val="en-US"/>
                <w14:ligatures w14:val="standardContextual"/>
              </w:rPr>
              <w:tab/>
            </w:r>
            <w:r w:rsidRPr="00C21163">
              <w:rPr>
                <w:rStyle w:val="Hyperlink"/>
                <w:noProof/>
              </w:rPr>
              <w:t>Carbon emissions from land use</w:t>
            </w:r>
            <w:r>
              <w:rPr>
                <w:noProof/>
                <w:webHidden/>
              </w:rPr>
              <w:tab/>
            </w:r>
            <w:r>
              <w:rPr>
                <w:noProof/>
                <w:webHidden/>
              </w:rPr>
              <w:fldChar w:fldCharType="begin"/>
            </w:r>
            <w:r>
              <w:rPr>
                <w:noProof/>
                <w:webHidden/>
              </w:rPr>
              <w:instrText xml:space="preserve"> PAGEREF _Toc152758523 \h </w:instrText>
            </w:r>
            <w:r>
              <w:rPr>
                <w:noProof/>
                <w:webHidden/>
              </w:rPr>
            </w:r>
            <w:r>
              <w:rPr>
                <w:noProof/>
                <w:webHidden/>
              </w:rPr>
              <w:fldChar w:fldCharType="separate"/>
            </w:r>
            <w:r>
              <w:rPr>
                <w:noProof/>
                <w:webHidden/>
              </w:rPr>
              <w:t>49</w:t>
            </w:r>
            <w:r>
              <w:rPr>
                <w:noProof/>
                <w:webHidden/>
              </w:rPr>
              <w:fldChar w:fldCharType="end"/>
            </w:r>
          </w:hyperlink>
        </w:p>
        <w:p w14:paraId="3A690AD4" w14:textId="029C278E" w:rsidR="00B04EA6" w:rsidRDefault="00B04EA6">
          <w:pPr>
            <w:pStyle w:val="TOC2"/>
            <w:rPr>
              <w:rFonts w:cstheme="minorBidi"/>
              <w:b w:val="0"/>
              <w:bCs w:val="0"/>
              <w:noProof/>
              <w:kern w:val="2"/>
              <w:sz w:val="22"/>
              <w:szCs w:val="22"/>
              <w:lang w:val="en-US"/>
              <w14:ligatures w14:val="standardContextual"/>
            </w:rPr>
          </w:pPr>
          <w:hyperlink w:anchor="_Toc152758524" w:history="1">
            <w:r w:rsidRPr="00C21163">
              <w:rPr>
                <w:rStyle w:val="Hyperlink"/>
                <w:noProof/>
              </w:rPr>
              <w:t>2.2</w:t>
            </w:r>
            <w:r>
              <w:rPr>
                <w:rFonts w:cstheme="minorBidi"/>
                <w:b w:val="0"/>
                <w:bCs w:val="0"/>
                <w:noProof/>
                <w:kern w:val="2"/>
                <w:sz w:val="22"/>
                <w:szCs w:val="22"/>
                <w:lang w:val="en-US"/>
                <w14:ligatures w14:val="standardContextual"/>
              </w:rPr>
              <w:tab/>
            </w:r>
            <w:r w:rsidRPr="00C21163">
              <w:rPr>
                <w:rStyle w:val="Hyperlink"/>
                <w:noProof/>
              </w:rPr>
              <w:t>Intergovernmental Panel on Climate Change (IPCC) Tier 2 Carbon Model</w:t>
            </w:r>
            <w:r>
              <w:rPr>
                <w:noProof/>
                <w:webHidden/>
              </w:rPr>
              <w:tab/>
            </w:r>
            <w:r>
              <w:rPr>
                <w:noProof/>
                <w:webHidden/>
              </w:rPr>
              <w:fldChar w:fldCharType="begin"/>
            </w:r>
            <w:r>
              <w:rPr>
                <w:noProof/>
                <w:webHidden/>
              </w:rPr>
              <w:instrText xml:space="preserve"> PAGEREF _Toc152758524 \h </w:instrText>
            </w:r>
            <w:r>
              <w:rPr>
                <w:noProof/>
                <w:webHidden/>
              </w:rPr>
            </w:r>
            <w:r>
              <w:rPr>
                <w:noProof/>
                <w:webHidden/>
              </w:rPr>
              <w:fldChar w:fldCharType="separate"/>
            </w:r>
            <w:r>
              <w:rPr>
                <w:noProof/>
                <w:webHidden/>
              </w:rPr>
              <w:t>51</w:t>
            </w:r>
            <w:r>
              <w:rPr>
                <w:noProof/>
                <w:webHidden/>
              </w:rPr>
              <w:fldChar w:fldCharType="end"/>
            </w:r>
          </w:hyperlink>
        </w:p>
        <w:p w14:paraId="6AD13F5B" w14:textId="6FB8F4B0" w:rsidR="00B04EA6" w:rsidRDefault="00B04EA6">
          <w:pPr>
            <w:pStyle w:val="TOC3"/>
            <w:rPr>
              <w:rFonts w:cstheme="minorBidi"/>
              <w:noProof/>
              <w:kern w:val="2"/>
              <w:sz w:val="22"/>
              <w:szCs w:val="22"/>
              <w:lang w:val="en-US"/>
              <w14:ligatures w14:val="standardContextual"/>
            </w:rPr>
          </w:pPr>
          <w:hyperlink w:anchor="_Toc152758525" w:history="1">
            <w:r w:rsidRPr="00C21163">
              <w:rPr>
                <w:rStyle w:val="Hyperlink"/>
                <w:noProof/>
              </w:rPr>
              <w:t>2.2.1</w:t>
            </w:r>
            <w:r>
              <w:rPr>
                <w:rFonts w:cstheme="minorBidi"/>
                <w:noProof/>
                <w:kern w:val="2"/>
                <w:sz w:val="22"/>
                <w:szCs w:val="22"/>
                <w:lang w:val="en-US"/>
                <w14:ligatures w14:val="standardContextual"/>
              </w:rPr>
              <w:tab/>
            </w:r>
            <w:r w:rsidRPr="00C21163">
              <w:rPr>
                <w:rStyle w:val="Hyperlink"/>
                <w:noProof/>
              </w:rPr>
              <w:t>Description of the Tier 2 steady state method for estimating mineral soil organic carbon stock changes</w:t>
            </w:r>
            <w:r>
              <w:rPr>
                <w:noProof/>
                <w:webHidden/>
              </w:rPr>
              <w:tab/>
            </w:r>
            <w:r>
              <w:rPr>
                <w:noProof/>
                <w:webHidden/>
              </w:rPr>
              <w:fldChar w:fldCharType="begin"/>
            </w:r>
            <w:r>
              <w:rPr>
                <w:noProof/>
                <w:webHidden/>
              </w:rPr>
              <w:instrText xml:space="preserve"> PAGEREF _Toc152758525 \h </w:instrText>
            </w:r>
            <w:r>
              <w:rPr>
                <w:noProof/>
                <w:webHidden/>
              </w:rPr>
            </w:r>
            <w:r>
              <w:rPr>
                <w:noProof/>
                <w:webHidden/>
              </w:rPr>
              <w:fldChar w:fldCharType="separate"/>
            </w:r>
            <w:r>
              <w:rPr>
                <w:noProof/>
                <w:webHidden/>
              </w:rPr>
              <w:t>51</w:t>
            </w:r>
            <w:r>
              <w:rPr>
                <w:noProof/>
                <w:webHidden/>
              </w:rPr>
              <w:fldChar w:fldCharType="end"/>
            </w:r>
          </w:hyperlink>
        </w:p>
        <w:p w14:paraId="787865D0" w14:textId="03EC2E72" w:rsidR="00B04EA6" w:rsidRDefault="00B04EA6">
          <w:pPr>
            <w:pStyle w:val="TOC3"/>
            <w:rPr>
              <w:rFonts w:cstheme="minorBidi"/>
              <w:noProof/>
              <w:kern w:val="2"/>
              <w:sz w:val="22"/>
              <w:szCs w:val="22"/>
              <w:lang w:val="en-US"/>
              <w14:ligatures w14:val="standardContextual"/>
            </w:rPr>
          </w:pPr>
          <w:hyperlink w:anchor="_Toc152758526" w:history="1">
            <w:r w:rsidRPr="00C21163">
              <w:rPr>
                <w:rStyle w:val="Hyperlink"/>
                <w:rFonts w:eastAsia="Arial"/>
                <w:noProof/>
              </w:rPr>
              <w:t>2.2.2</w:t>
            </w:r>
            <w:r>
              <w:rPr>
                <w:rFonts w:cstheme="minorBidi"/>
                <w:noProof/>
                <w:kern w:val="2"/>
                <w:sz w:val="22"/>
                <w:szCs w:val="22"/>
                <w:lang w:val="en-US"/>
                <w14:ligatures w14:val="standardContextual"/>
              </w:rPr>
              <w:tab/>
            </w:r>
            <w:r w:rsidRPr="00C21163">
              <w:rPr>
                <w:rStyle w:val="Hyperlink"/>
                <w:noProof/>
              </w:rPr>
              <w:t>Estimation of C inputs</w:t>
            </w:r>
            <w:r>
              <w:rPr>
                <w:noProof/>
                <w:webHidden/>
              </w:rPr>
              <w:tab/>
            </w:r>
            <w:r>
              <w:rPr>
                <w:noProof/>
                <w:webHidden/>
              </w:rPr>
              <w:fldChar w:fldCharType="begin"/>
            </w:r>
            <w:r>
              <w:rPr>
                <w:noProof/>
                <w:webHidden/>
              </w:rPr>
              <w:instrText xml:space="preserve"> PAGEREF _Toc152758526 \h </w:instrText>
            </w:r>
            <w:r>
              <w:rPr>
                <w:noProof/>
                <w:webHidden/>
              </w:rPr>
            </w:r>
            <w:r>
              <w:rPr>
                <w:noProof/>
                <w:webHidden/>
              </w:rPr>
              <w:fldChar w:fldCharType="separate"/>
            </w:r>
            <w:r>
              <w:rPr>
                <w:noProof/>
                <w:webHidden/>
              </w:rPr>
              <w:t>53</w:t>
            </w:r>
            <w:r>
              <w:rPr>
                <w:noProof/>
                <w:webHidden/>
              </w:rPr>
              <w:fldChar w:fldCharType="end"/>
            </w:r>
          </w:hyperlink>
        </w:p>
        <w:p w14:paraId="3DE6E229" w14:textId="7387D809" w:rsidR="00B04EA6" w:rsidRDefault="00B04EA6">
          <w:pPr>
            <w:pStyle w:val="TOC3"/>
            <w:rPr>
              <w:rFonts w:cstheme="minorBidi"/>
              <w:noProof/>
              <w:kern w:val="2"/>
              <w:sz w:val="22"/>
              <w:szCs w:val="22"/>
              <w:lang w:val="en-US"/>
              <w14:ligatures w14:val="standardContextual"/>
            </w:rPr>
          </w:pPr>
          <w:hyperlink w:anchor="_Toc152758527" w:history="1">
            <w:r w:rsidRPr="00C21163">
              <w:rPr>
                <w:rStyle w:val="Hyperlink"/>
                <w:noProof/>
              </w:rPr>
              <w:t>2.2.3</w:t>
            </w:r>
            <w:r>
              <w:rPr>
                <w:rFonts w:cstheme="minorBidi"/>
                <w:noProof/>
                <w:kern w:val="2"/>
                <w:sz w:val="22"/>
                <w:szCs w:val="22"/>
                <w:lang w:val="en-US"/>
                <w14:ligatures w14:val="standardContextual"/>
              </w:rPr>
              <w:tab/>
            </w:r>
            <w:r w:rsidRPr="00C21163">
              <w:rPr>
                <w:rStyle w:val="Hyperlink"/>
                <w:noProof/>
              </w:rPr>
              <w:t>Calculate the initial stocks of the active, slow and passive SOC sub-pools</w:t>
            </w:r>
            <w:r>
              <w:rPr>
                <w:noProof/>
                <w:webHidden/>
              </w:rPr>
              <w:tab/>
            </w:r>
            <w:r>
              <w:rPr>
                <w:noProof/>
                <w:webHidden/>
              </w:rPr>
              <w:fldChar w:fldCharType="begin"/>
            </w:r>
            <w:r>
              <w:rPr>
                <w:noProof/>
                <w:webHidden/>
              </w:rPr>
              <w:instrText xml:space="preserve"> PAGEREF _Toc152758527 \h </w:instrText>
            </w:r>
            <w:r>
              <w:rPr>
                <w:noProof/>
                <w:webHidden/>
              </w:rPr>
            </w:r>
            <w:r>
              <w:rPr>
                <w:noProof/>
                <w:webHidden/>
              </w:rPr>
              <w:fldChar w:fldCharType="separate"/>
            </w:r>
            <w:r>
              <w:rPr>
                <w:noProof/>
                <w:webHidden/>
              </w:rPr>
              <w:t>56</w:t>
            </w:r>
            <w:r>
              <w:rPr>
                <w:noProof/>
                <w:webHidden/>
              </w:rPr>
              <w:fldChar w:fldCharType="end"/>
            </w:r>
          </w:hyperlink>
        </w:p>
        <w:p w14:paraId="5D7F13A3" w14:textId="01953B5C" w:rsidR="00B04EA6" w:rsidRDefault="00B04EA6">
          <w:pPr>
            <w:pStyle w:val="TOC3"/>
            <w:rPr>
              <w:rFonts w:cstheme="minorBidi"/>
              <w:noProof/>
              <w:kern w:val="2"/>
              <w:sz w:val="22"/>
              <w:szCs w:val="22"/>
              <w:lang w:val="en-US"/>
              <w14:ligatures w14:val="standardContextual"/>
            </w:rPr>
          </w:pPr>
          <w:hyperlink w:anchor="_Toc152758528" w:history="1">
            <w:r w:rsidRPr="00C21163">
              <w:rPr>
                <w:rStyle w:val="Hyperlink"/>
                <w:noProof/>
              </w:rPr>
              <w:t>2.2.4</w:t>
            </w:r>
            <w:r>
              <w:rPr>
                <w:rFonts w:cstheme="minorBidi"/>
                <w:noProof/>
                <w:kern w:val="2"/>
                <w:sz w:val="22"/>
                <w:szCs w:val="22"/>
                <w:lang w:val="en-US"/>
                <w14:ligatures w14:val="standardContextual"/>
              </w:rPr>
              <w:tab/>
            </w:r>
            <w:r w:rsidRPr="00C21163">
              <w:rPr>
                <w:rStyle w:val="Hyperlink"/>
                <w:noProof/>
              </w:rPr>
              <w:t>Calculate C inputs to the active sub-pool for each year of the inventory period</w:t>
            </w:r>
            <w:r>
              <w:rPr>
                <w:noProof/>
                <w:webHidden/>
              </w:rPr>
              <w:tab/>
            </w:r>
            <w:r>
              <w:rPr>
                <w:noProof/>
                <w:webHidden/>
              </w:rPr>
              <w:fldChar w:fldCharType="begin"/>
            </w:r>
            <w:r>
              <w:rPr>
                <w:noProof/>
                <w:webHidden/>
              </w:rPr>
              <w:instrText xml:space="preserve"> PAGEREF _Toc152758528 \h </w:instrText>
            </w:r>
            <w:r>
              <w:rPr>
                <w:noProof/>
                <w:webHidden/>
              </w:rPr>
            </w:r>
            <w:r>
              <w:rPr>
                <w:noProof/>
                <w:webHidden/>
              </w:rPr>
              <w:fldChar w:fldCharType="separate"/>
            </w:r>
            <w:r>
              <w:rPr>
                <w:noProof/>
                <w:webHidden/>
              </w:rPr>
              <w:t>59</w:t>
            </w:r>
            <w:r>
              <w:rPr>
                <w:noProof/>
                <w:webHidden/>
              </w:rPr>
              <w:fldChar w:fldCharType="end"/>
            </w:r>
          </w:hyperlink>
        </w:p>
        <w:p w14:paraId="6F213EC3" w14:textId="7131A993" w:rsidR="00B04EA6" w:rsidRDefault="00B04EA6">
          <w:pPr>
            <w:pStyle w:val="TOC3"/>
            <w:rPr>
              <w:rFonts w:cstheme="minorBidi"/>
              <w:noProof/>
              <w:kern w:val="2"/>
              <w:sz w:val="22"/>
              <w:szCs w:val="22"/>
              <w:lang w:val="en-US"/>
              <w14:ligatures w14:val="standardContextual"/>
            </w:rPr>
          </w:pPr>
          <w:hyperlink w:anchor="_Toc152758529" w:history="1">
            <w:r w:rsidRPr="00C21163">
              <w:rPr>
                <w:rStyle w:val="Hyperlink"/>
                <w:noProof/>
              </w:rPr>
              <w:t>2.2.5</w:t>
            </w:r>
            <w:r>
              <w:rPr>
                <w:rFonts w:cstheme="minorBidi"/>
                <w:noProof/>
                <w:kern w:val="2"/>
                <w:sz w:val="22"/>
                <w:szCs w:val="22"/>
                <w:lang w:val="en-US"/>
                <w14:ligatures w14:val="standardContextual"/>
              </w:rPr>
              <w:tab/>
            </w:r>
            <w:r w:rsidRPr="00C21163">
              <w:rPr>
                <w:rStyle w:val="Hyperlink"/>
                <w:noProof/>
              </w:rPr>
              <w:t>Calculate the water effect on decomposition</w:t>
            </w:r>
            <w:r>
              <w:rPr>
                <w:noProof/>
                <w:webHidden/>
              </w:rPr>
              <w:tab/>
            </w:r>
            <w:r>
              <w:rPr>
                <w:noProof/>
                <w:webHidden/>
              </w:rPr>
              <w:fldChar w:fldCharType="begin"/>
            </w:r>
            <w:r>
              <w:rPr>
                <w:noProof/>
                <w:webHidden/>
              </w:rPr>
              <w:instrText xml:space="preserve"> PAGEREF _Toc152758529 \h </w:instrText>
            </w:r>
            <w:r>
              <w:rPr>
                <w:noProof/>
                <w:webHidden/>
              </w:rPr>
            </w:r>
            <w:r>
              <w:rPr>
                <w:noProof/>
                <w:webHidden/>
              </w:rPr>
              <w:fldChar w:fldCharType="separate"/>
            </w:r>
            <w:r>
              <w:rPr>
                <w:noProof/>
                <w:webHidden/>
              </w:rPr>
              <w:t>60</w:t>
            </w:r>
            <w:r>
              <w:rPr>
                <w:noProof/>
                <w:webHidden/>
              </w:rPr>
              <w:fldChar w:fldCharType="end"/>
            </w:r>
          </w:hyperlink>
        </w:p>
        <w:p w14:paraId="6971A3EA" w14:textId="6E19C460" w:rsidR="00B04EA6" w:rsidRDefault="00B04EA6">
          <w:pPr>
            <w:pStyle w:val="TOC3"/>
            <w:rPr>
              <w:rFonts w:cstheme="minorBidi"/>
              <w:noProof/>
              <w:kern w:val="2"/>
              <w:sz w:val="22"/>
              <w:szCs w:val="22"/>
              <w:lang w:val="en-US"/>
              <w14:ligatures w14:val="standardContextual"/>
            </w:rPr>
          </w:pPr>
          <w:hyperlink w:anchor="_Toc152758530" w:history="1">
            <w:r w:rsidRPr="00C21163">
              <w:rPr>
                <w:rStyle w:val="Hyperlink"/>
                <w:noProof/>
                <w:spacing w:val="10"/>
              </w:rPr>
              <w:t>2.2.5.2</w:t>
            </w:r>
            <w:r>
              <w:rPr>
                <w:rFonts w:cstheme="minorBidi"/>
                <w:noProof/>
                <w:kern w:val="2"/>
                <w:sz w:val="22"/>
                <w:szCs w:val="22"/>
                <w:lang w:val="en-US"/>
                <w14:ligatures w14:val="standardContextual"/>
              </w:rPr>
              <w:tab/>
            </w:r>
            <w:r w:rsidRPr="00C21163">
              <w:rPr>
                <w:rStyle w:val="Hyperlink"/>
                <w:noProof/>
                <w:spacing w:val="10"/>
              </w:rPr>
              <w:t>Calculate water effect on decomposition for each month (</w:t>
            </w:r>
            <w:r w:rsidRPr="00C21163">
              <w:rPr>
                <w:rStyle w:val="Hyperlink"/>
                <w:i/>
                <w:noProof/>
                <w:spacing w:val="10"/>
              </w:rPr>
              <w:t>w</w:t>
            </w:r>
            <w:r w:rsidRPr="00C21163">
              <w:rPr>
                <w:rStyle w:val="Hyperlink"/>
                <w:i/>
                <w:noProof/>
                <w:spacing w:val="10"/>
                <w:vertAlign w:val="subscript"/>
              </w:rPr>
              <w:t>i</w:t>
            </w:r>
            <w:r w:rsidRPr="00C21163">
              <w:rPr>
                <w:rStyle w:val="Hyperlink"/>
                <w:noProof/>
                <w:spacing w:val="10"/>
              </w:rPr>
              <w:t>) in a year.</w:t>
            </w:r>
            <w:r>
              <w:rPr>
                <w:noProof/>
                <w:webHidden/>
              </w:rPr>
              <w:tab/>
            </w:r>
            <w:r>
              <w:rPr>
                <w:noProof/>
                <w:webHidden/>
              </w:rPr>
              <w:fldChar w:fldCharType="begin"/>
            </w:r>
            <w:r>
              <w:rPr>
                <w:noProof/>
                <w:webHidden/>
              </w:rPr>
              <w:instrText xml:space="preserve"> PAGEREF _Toc152758530 \h </w:instrText>
            </w:r>
            <w:r>
              <w:rPr>
                <w:noProof/>
                <w:webHidden/>
              </w:rPr>
            </w:r>
            <w:r>
              <w:rPr>
                <w:noProof/>
                <w:webHidden/>
              </w:rPr>
              <w:fldChar w:fldCharType="separate"/>
            </w:r>
            <w:r>
              <w:rPr>
                <w:noProof/>
                <w:webHidden/>
              </w:rPr>
              <w:t>60</w:t>
            </w:r>
            <w:r>
              <w:rPr>
                <w:noProof/>
                <w:webHidden/>
              </w:rPr>
              <w:fldChar w:fldCharType="end"/>
            </w:r>
          </w:hyperlink>
        </w:p>
        <w:p w14:paraId="47AA498F" w14:textId="2F94E92C" w:rsidR="00B04EA6" w:rsidRDefault="00B04EA6">
          <w:pPr>
            <w:pStyle w:val="TOC3"/>
            <w:rPr>
              <w:rFonts w:cstheme="minorBidi"/>
              <w:noProof/>
              <w:kern w:val="2"/>
              <w:sz w:val="22"/>
              <w:szCs w:val="22"/>
              <w:lang w:val="en-US"/>
              <w14:ligatures w14:val="standardContextual"/>
            </w:rPr>
          </w:pPr>
          <w:hyperlink w:anchor="_Toc152758531" w:history="1">
            <w:r w:rsidRPr="00C21163">
              <w:rPr>
                <w:rStyle w:val="Hyperlink"/>
                <w:noProof/>
              </w:rPr>
              <w:t>2.2.6</w:t>
            </w:r>
            <w:r>
              <w:rPr>
                <w:rFonts w:cstheme="minorBidi"/>
                <w:noProof/>
                <w:kern w:val="2"/>
                <w:sz w:val="22"/>
                <w:szCs w:val="22"/>
                <w:lang w:val="en-US"/>
                <w14:ligatures w14:val="standardContextual"/>
              </w:rPr>
              <w:tab/>
            </w:r>
            <w:r w:rsidRPr="00C21163">
              <w:rPr>
                <w:rStyle w:val="Hyperlink"/>
                <w:noProof/>
              </w:rPr>
              <w:t>Calculate the temperature effect on decomposition</w:t>
            </w:r>
            <w:r>
              <w:rPr>
                <w:noProof/>
                <w:webHidden/>
              </w:rPr>
              <w:tab/>
            </w:r>
            <w:r>
              <w:rPr>
                <w:noProof/>
                <w:webHidden/>
              </w:rPr>
              <w:fldChar w:fldCharType="begin"/>
            </w:r>
            <w:r>
              <w:rPr>
                <w:noProof/>
                <w:webHidden/>
              </w:rPr>
              <w:instrText xml:space="preserve"> PAGEREF _Toc152758531 \h </w:instrText>
            </w:r>
            <w:r>
              <w:rPr>
                <w:noProof/>
                <w:webHidden/>
              </w:rPr>
            </w:r>
            <w:r>
              <w:rPr>
                <w:noProof/>
                <w:webHidden/>
              </w:rPr>
              <w:fldChar w:fldCharType="separate"/>
            </w:r>
            <w:r>
              <w:rPr>
                <w:noProof/>
                <w:webHidden/>
              </w:rPr>
              <w:t>60</w:t>
            </w:r>
            <w:r>
              <w:rPr>
                <w:noProof/>
                <w:webHidden/>
              </w:rPr>
              <w:fldChar w:fldCharType="end"/>
            </w:r>
          </w:hyperlink>
        </w:p>
        <w:p w14:paraId="6AD4CEF5" w14:textId="0CAAEAB2" w:rsidR="00B04EA6" w:rsidRDefault="00B04EA6">
          <w:pPr>
            <w:pStyle w:val="TOC3"/>
            <w:rPr>
              <w:rFonts w:cstheme="minorBidi"/>
              <w:noProof/>
              <w:kern w:val="2"/>
              <w:sz w:val="22"/>
              <w:szCs w:val="22"/>
              <w:lang w:val="en-US"/>
              <w14:ligatures w14:val="standardContextual"/>
            </w:rPr>
          </w:pPr>
          <w:hyperlink w:anchor="_Toc152758532" w:history="1">
            <w:r w:rsidRPr="00C21163">
              <w:rPr>
                <w:rStyle w:val="Hyperlink"/>
                <w:noProof/>
              </w:rPr>
              <w:t>2.2.7</w:t>
            </w:r>
            <w:r>
              <w:rPr>
                <w:rFonts w:cstheme="minorBidi"/>
                <w:noProof/>
                <w:kern w:val="2"/>
                <w:sz w:val="22"/>
                <w:szCs w:val="22"/>
                <w:lang w:val="en-US"/>
                <w14:ligatures w14:val="standardContextual"/>
              </w:rPr>
              <w:tab/>
            </w:r>
            <w:r w:rsidRPr="00C21163">
              <w:rPr>
                <w:rStyle w:val="Hyperlink"/>
                <w:noProof/>
              </w:rPr>
              <w:t>Calculate the size of the passive C Sub-pool</w:t>
            </w:r>
            <w:r>
              <w:rPr>
                <w:noProof/>
                <w:webHidden/>
              </w:rPr>
              <w:tab/>
            </w:r>
            <w:r>
              <w:rPr>
                <w:noProof/>
                <w:webHidden/>
              </w:rPr>
              <w:fldChar w:fldCharType="begin"/>
            </w:r>
            <w:r>
              <w:rPr>
                <w:noProof/>
                <w:webHidden/>
              </w:rPr>
              <w:instrText xml:space="preserve"> PAGEREF _Toc152758532 \h </w:instrText>
            </w:r>
            <w:r>
              <w:rPr>
                <w:noProof/>
                <w:webHidden/>
              </w:rPr>
            </w:r>
            <w:r>
              <w:rPr>
                <w:noProof/>
                <w:webHidden/>
              </w:rPr>
              <w:fldChar w:fldCharType="separate"/>
            </w:r>
            <w:r>
              <w:rPr>
                <w:noProof/>
                <w:webHidden/>
              </w:rPr>
              <w:t>61</w:t>
            </w:r>
            <w:r>
              <w:rPr>
                <w:noProof/>
                <w:webHidden/>
              </w:rPr>
              <w:fldChar w:fldCharType="end"/>
            </w:r>
          </w:hyperlink>
        </w:p>
        <w:p w14:paraId="01148F4F" w14:textId="4EA31334" w:rsidR="00B04EA6" w:rsidRDefault="00B04EA6">
          <w:pPr>
            <w:pStyle w:val="TOC3"/>
            <w:rPr>
              <w:rFonts w:cstheme="minorBidi"/>
              <w:noProof/>
              <w:kern w:val="2"/>
              <w:sz w:val="22"/>
              <w:szCs w:val="22"/>
              <w:lang w:val="en-US"/>
              <w14:ligatures w14:val="standardContextual"/>
            </w:rPr>
          </w:pPr>
          <w:hyperlink w:anchor="_Toc152758533" w:history="1">
            <w:r w:rsidRPr="00C21163">
              <w:rPr>
                <w:rStyle w:val="Hyperlink"/>
                <w:noProof/>
              </w:rPr>
              <w:t>2.2.8</w:t>
            </w:r>
            <w:r>
              <w:rPr>
                <w:rFonts w:cstheme="minorBidi"/>
                <w:noProof/>
                <w:kern w:val="2"/>
                <w:sz w:val="22"/>
                <w:szCs w:val="22"/>
                <w:lang w:val="en-US"/>
                <w14:ligatures w14:val="standardContextual"/>
              </w:rPr>
              <w:tab/>
            </w:r>
            <w:r w:rsidRPr="00C21163">
              <w:rPr>
                <w:rStyle w:val="Hyperlink"/>
                <w:noProof/>
              </w:rPr>
              <w:t>Calculate the size of the slow SOC Sub-pool</w:t>
            </w:r>
            <w:r>
              <w:rPr>
                <w:noProof/>
                <w:webHidden/>
              </w:rPr>
              <w:tab/>
            </w:r>
            <w:r>
              <w:rPr>
                <w:noProof/>
                <w:webHidden/>
              </w:rPr>
              <w:fldChar w:fldCharType="begin"/>
            </w:r>
            <w:r>
              <w:rPr>
                <w:noProof/>
                <w:webHidden/>
              </w:rPr>
              <w:instrText xml:space="preserve"> PAGEREF _Toc152758533 \h </w:instrText>
            </w:r>
            <w:r>
              <w:rPr>
                <w:noProof/>
                <w:webHidden/>
              </w:rPr>
            </w:r>
            <w:r>
              <w:rPr>
                <w:noProof/>
                <w:webHidden/>
              </w:rPr>
              <w:fldChar w:fldCharType="separate"/>
            </w:r>
            <w:r>
              <w:rPr>
                <w:noProof/>
                <w:webHidden/>
              </w:rPr>
              <w:t>61</w:t>
            </w:r>
            <w:r>
              <w:rPr>
                <w:noProof/>
                <w:webHidden/>
              </w:rPr>
              <w:fldChar w:fldCharType="end"/>
            </w:r>
          </w:hyperlink>
        </w:p>
        <w:p w14:paraId="0CCA7862" w14:textId="4314A8F7" w:rsidR="00B04EA6" w:rsidRDefault="00B04EA6">
          <w:pPr>
            <w:pStyle w:val="TOC3"/>
            <w:rPr>
              <w:rFonts w:cstheme="minorBidi"/>
              <w:noProof/>
              <w:kern w:val="2"/>
              <w:sz w:val="22"/>
              <w:szCs w:val="22"/>
              <w:lang w:val="en-US"/>
              <w14:ligatures w14:val="standardContextual"/>
            </w:rPr>
          </w:pPr>
          <w:hyperlink w:anchor="_Toc152758534" w:history="1">
            <w:r w:rsidRPr="00C21163">
              <w:rPr>
                <w:rStyle w:val="Hyperlink"/>
                <w:noProof/>
              </w:rPr>
              <w:t>2.2.9</w:t>
            </w:r>
            <w:r>
              <w:rPr>
                <w:rFonts w:cstheme="minorBidi"/>
                <w:noProof/>
                <w:kern w:val="2"/>
                <w:sz w:val="22"/>
                <w:szCs w:val="22"/>
                <w:lang w:val="en-US"/>
                <w14:ligatures w14:val="standardContextual"/>
              </w:rPr>
              <w:tab/>
            </w:r>
            <w:r w:rsidRPr="00C21163">
              <w:rPr>
                <w:rStyle w:val="Hyperlink"/>
                <w:noProof/>
              </w:rPr>
              <w:t>Calculate the size of the active SOC sub-pool</w:t>
            </w:r>
            <w:r>
              <w:rPr>
                <w:noProof/>
                <w:webHidden/>
              </w:rPr>
              <w:tab/>
            </w:r>
            <w:r>
              <w:rPr>
                <w:noProof/>
                <w:webHidden/>
              </w:rPr>
              <w:fldChar w:fldCharType="begin"/>
            </w:r>
            <w:r>
              <w:rPr>
                <w:noProof/>
                <w:webHidden/>
              </w:rPr>
              <w:instrText xml:space="preserve"> PAGEREF _Toc152758534 \h </w:instrText>
            </w:r>
            <w:r>
              <w:rPr>
                <w:noProof/>
                <w:webHidden/>
              </w:rPr>
            </w:r>
            <w:r>
              <w:rPr>
                <w:noProof/>
                <w:webHidden/>
              </w:rPr>
              <w:fldChar w:fldCharType="separate"/>
            </w:r>
            <w:r>
              <w:rPr>
                <w:noProof/>
                <w:webHidden/>
              </w:rPr>
              <w:t>61</w:t>
            </w:r>
            <w:r>
              <w:rPr>
                <w:noProof/>
                <w:webHidden/>
              </w:rPr>
              <w:fldChar w:fldCharType="end"/>
            </w:r>
          </w:hyperlink>
        </w:p>
        <w:p w14:paraId="4E79014C" w14:textId="28E52DCA" w:rsidR="00B04EA6" w:rsidRDefault="00B04EA6">
          <w:pPr>
            <w:pStyle w:val="TOC3"/>
            <w:rPr>
              <w:rFonts w:cstheme="minorBidi"/>
              <w:noProof/>
              <w:kern w:val="2"/>
              <w:sz w:val="22"/>
              <w:szCs w:val="22"/>
              <w:lang w:val="en-US"/>
              <w14:ligatures w14:val="standardContextual"/>
            </w:rPr>
          </w:pPr>
          <w:hyperlink w:anchor="_Toc152758535" w:history="1">
            <w:r w:rsidRPr="00C21163">
              <w:rPr>
                <w:rStyle w:val="Hyperlink"/>
                <w:noProof/>
              </w:rPr>
              <w:t>2.2.10</w:t>
            </w:r>
            <w:r>
              <w:rPr>
                <w:rFonts w:cstheme="minorBidi"/>
                <w:noProof/>
                <w:kern w:val="2"/>
                <w:sz w:val="22"/>
                <w:szCs w:val="22"/>
                <w:lang w:val="en-US"/>
                <w14:ligatures w14:val="standardContextual"/>
              </w:rPr>
              <w:tab/>
            </w:r>
            <w:r w:rsidRPr="00C21163">
              <w:rPr>
                <w:rStyle w:val="Hyperlink"/>
                <w:noProof/>
              </w:rPr>
              <w:t>Calculate the total annual SOC stock change</w:t>
            </w:r>
            <w:r>
              <w:rPr>
                <w:noProof/>
                <w:webHidden/>
              </w:rPr>
              <w:tab/>
            </w:r>
            <w:r>
              <w:rPr>
                <w:noProof/>
                <w:webHidden/>
              </w:rPr>
              <w:fldChar w:fldCharType="begin"/>
            </w:r>
            <w:r>
              <w:rPr>
                <w:noProof/>
                <w:webHidden/>
              </w:rPr>
              <w:instrText xml:space="preserve"> PAGEREF _Toc152758535 \h </w:instrText>
            </w:r>
            <w:r>
              <w:rPr>
                <w:noProof/>
                <w:webHidden/>
              </w:rPr>
            </w:r>
            <w:r>
              <w:rPr>
                <w:noProof/>
                <w:webHidden/>
              </w:rPr>
              <w:fldChar w:fldCharType="separate"/>
            </w:r>
            <w:r>
              <w:rPr>
                <w:noProof/>
                <w:webHidden/>
              </w:rPr>
              <w:t>62</w:t>
            </w:r>
            <w:r>
              <w:rPr>
                <w:noProof/>
                <w:webHidden/>
              </w:rPr>
              <w:fldChar w:fldCharType="end"/>
            </w:r>
          </w:hyperlink>
        </w:p>
        <w:p w14:paraId="1333A0B5" w14:textId="7601DE0C" w:rsidR="00B04EA6" w:rsidRDefault="00B04EA6">
          <w:pPr>
            <w:pStyle w:val="TOC2"/>
            <w:rPr>
              <w:rFonts w:cstheme="minorBidi"/>
              <w:b w:val="0"/>
              <w:bCs w:val="0"/>
              <w:noProof/>
              <w:kern w:val="2"/>
              <w:sz w:val="22"/>
              <w:szCs w:val="22"/>
              <w:lang w:val="en-US"/>
              <w14:ligatures w14:val="standardContextual"/>
            </w:rPr>
          </w:pPr>
          <w:hyperlink w:anchor="_Toc152758536" w:history="1">
            <w:r w:rsidRPr="00C21163">
              <w:rPr>
                <w:rStyle w:val="Hyperlink"/>
                <w:noProof/>
              </w:rPr>
              <w:t>2.3</w:t>
            </w:r>
            <w:r>
              <w:rPr>
                <w:rFonts w:cstheme="minorBidi"/>
                <w:b w:val="0"/>
                <w:bCs w:val="0"/>
                <w:noProof/>
                <w:kern w:val="2"/>
                <w:sz w:val="22"/>
                <w:szCs w:val="22"/>
                <w:lang w:val="en-US"/>
                <w14:ligatures w14:val="standardContextual"/>
              </w:rPr>
              <w:tab/>
            </w:r>
            <w:r w:rsidRPr="00C21163">
              <w:rPr>
                <w:rStyle w:val="Hyperlink"/>
                <w:noProof/>
              </w:rPr>
              <w:t>Shelterbelt and lineal tree planting</w:t>
            </w:r>
            <w:r>
              <w:rPr>
                <w:noProof/>
                <w:webHidden/>
              </w:rPr>
              <w:tab/>
            </w:r>
            <w:r>
              <w:rPr>
                <w:noProof/>
                <w:webHidden/>
              </w:rPr>
              <w:fldChar w:fldCharType="begin"/>
            </w:r>
            <w:r>
              <w:rPr>
                <w:noProof/>
                <w:webHidden/>
              </w:rPr>
              <w:instrText xml:space="preserve"> PAGEREF _Toc152758536 \h </w:instrText>
            </w:r>
            <w:r>
              <w:rPr>
                <w:noProof/>
                <w:webHidden/>
              </w:rPr>
            </w:r>
            <w:r>
              <w:rPr>
                <w:noProof/>
                <w:webHidden/>
              </w:rPr>
              <w:fldChar w:fldCharType="separate"/>
            </w:r>
            <w:r>
              <w:rPr>
                <w:noProof/>
                <w:webHidden/>
              </w:rPr>
              <w:t>64</w:t>
            </w:r>
            <w:r>
              <w:rPr>
                <w:noProof/>
                <w:webHidden/>
              </w:rPr>
              <w:fldChar w:fldCharType="end"/>
            </w:r>
          </w:hyperlink>
        </w:p>
        <w:p w14:paraId="3EA904B0" w14:textId="365BB783" w:rsidR="00B04EA6" w:rsidRDefault="00B04EA6">
          <w:pPr>
            <w:pStyle w:val="TOC3"/>
            <w:rPr>
              <w:rFonts w:cstheme="minorBidi"/>
              <w:noProof/>
              <w:kern w:val="2"/>
              <w:sz w:val="22"/>
              <w:szCs w:val="22"/>
              <w:lang w:val="en-US"/>
              <w14:ligatures w14:val="standardContextual"/>
            </w:rPr>
          </w:pPr>
          <w:hyperlink w:anchor="_Toc152758537" w:history="1">
            <w:r w:rsidRPr="00C21163">
              <w:rPr>
                <w:rStyle w:val="Hyperlink"/>
                <w:noProof/>
              </w:rPr>
              <w:t>2.3.1</w:t>
            </w:r>
            <w:r>
              <w:rPr>
                <w:rFonts w:cstheme="minorBidi"/>
                <w:noProof/>
                <w:kern w:val="2"/>
                <w:sz w:val="22"/>
                <w:szCs w:val="22"/>
                <w:lang w:val="en-US"/>
                <w14:ligatures w14:val="standardContextual"/>
              </w:rPr>
              <w:tab/>
            </w:r>
            <w:r w:rsidRPr="00C21163">
              <w:rPr>
                <w:rStyle w:val="Hyperlink"/>
                <w:noProof/>
              </w:rPr>
              <w:t>Lookup of factors and values from the Shelterbelt Table</w:t>
            </w:r>
            <w:r>
              <w:rPr>
                <w:noProof/>
                <w:webHidden/>
              </w:rPr>
              <w:tab/>
            </w:r>
            <w:r>
              <w:rPr>
                <w:noProof/>
                <w:webHidden/>
              </w:rPr>
              <w:fldChar w:fldCharType="begin"/>
            </w:r>
            <w:r>
              <w:rPr>
                <w:noProof/>
                <w:webHidden/>
              </w:rPr>
              <w:instrText xml:space="preserve"> PAGEREF _Toc152758537 \h </w:instrText>
            </w:r>
            <w:r>
              <w:rPr>
                <w:noProof/>
                <w:webHidden/>
              </w:rPr>
            </w:r>
            <w:r>
              <w:rPr>
                <w:noProof/>
                <w:webHidden/>
              </w:rPr>
              <w:fldChar w:fldCharType="separate"/>
            </w:r>
            <w:r>
              <w:rPr>
                <w:noProof/>
                <w:webHidden/>
              </w:rPr>
              <w:t>64</w:t>
            </w:r>
            <w:r>
              <w:rPr>
                <w:noProof/>
                <w:webHidden/>
              </w:rPr>
              <w:fldChar w:fldCharType="end"/>
            </w:r>
          </w:hyperlink>
        </w:p>
        <w:p w14:paraId="7525B1F8" w14:textId="56587016" w:rsidR="00B04EA6" w:rsidRDefault="00B04EA6">
          <w:pPr>
            <w:pStyle w:val="TOC3"/>
            <w:rPr>
              <w:rFonts w:cstheme="minorBidi"/>
              <w:noProof/>
              <w:kern w:val="2"/>
              <w:sz w:val="22"/>
              <w:szCs w:val="22"/>
              <w:lang w:val="en-US"/>
              <w14:ligatures w14:val="standardContextual"/>
            </w:rPr>
          </w:pPr>
          <w:hyperlink w:anchor="_Toc152758538" w:history="1">
            <w:r w:rsidRPr="00C21163">
              <w:rPr>
                <w:rStyle w:val="Hyperlink"/>
                <w:noProof/>
              </w:rPr>
              <w:t>2.3.2</w:t>
            </w:r>
            <w:r>
              <w:rPr>
                <w:rFonts w:cstheme="minorBidi"/>
                <w:noProof/>
                <w:kern w:val="2"/>
                <w:sz w:val="22"/>
                <w:szCs w:val="22"/>
                <w:lang w:val="en-US"/>
                <w14:ligatures w14:val="standardContextual"/>
              </w:rPr>
              <w:tab/>
            </w:r>
            <w:r w:rsidRPr="00C21163">
              <w:rPr>
                <w:rStyle w:val="Hyperlink"/>
                <w:noProof/>
              </w:rPr>
              <w:t>Calculating the current tree biomass – conifers and deciduous trees</w:t>
            </w:r>
            <w:r>
              <w:rPr>
                <w:noProof/>
                <w:webHidden/>
              </w:rPr>
              <w:tab/>
            </w:r>
            <w:r>
              <w:rPr>
                <w:noProof/>
                <w:webHidden/>
              </w:rPr>
              <w:fldChar w:fldCharType="begin"/>
            </w:r>
            <w:r>
              <w:rPr>
                <w:noProof/>
                <w:webHidden/>
              </w:rPr>
              <w:instrText xml:space="preserve"> PAGEREF _Toc152758538 \h </w:instrText>
            </w:r>
            <w:r>
              <w:rPr>
                <w:noProof/>
                <w:webHidden/>
              </w:rPr>
            </w:r>
            <w:r>
              <w:rPr>
                <w:noProof/>
                <w:webHidden/>
              </w:rPr>
              <w:fldChar w:fldCharType="separate"/>
            </w:r>
            <w:r>
              <w:rPr>
                <w:noProof/>
                <w:webHidden/>
              </w:rPr>
              <w:t>65</w:t>
            </w:r>
            <w:r>
              <w:rPr>
                <w:noProof/>
                <w:webHidden/>
              </w:rPr>
              <w:fldChar w:fldCharType="end"/>
            </w:r>
          </w:hyperlink>
        </w:p>
        <w:p w14:paraId="422975B9" w14:textId="673A894C" w:rsidR="00B04EA6" w:rsidRDefault="00B04EA6">
          <w:pPr>
            <w:pStyle w:val="TOC3"/>
            <w:rPr>
              <w:rFonts w:cstheme="minorBidi"/>
              <w:noProof/>
              <w:kern w:val="2"/>
              <w:sz w:val="22"/>
              <w:szCs w:val="22"/>
              <w:lang w:val="en-US"/>
              <w14:ligatures w14:val="standardContextual"/>
            </w:rPr>
          </w:pPr>
          <w:hyperlink w:anchor="_Toc152758539" w:history="1">
            <w:r w:rsidRPr="00C21163">
              <w:rPr>
                <w:rStyle w:val="Hyperlink"/>
                <w:noProof/>
              </w:rPr>
              <w:t>2.3.3</w:t>
            </w:r>
            <w:r>
              <w:rPr>
                <w:rFonts w:cstheme="minorBidi"/>
                <w:noProof/>
                <w:kern w:val="2"/>
                <w:sz w:val="22"/>
                <w:szCs w:val="22"/>
                <w:lang w:val="en-US"/>
                <w14:ligatures w14:val="standardContextual"/>
              </w:rPr>
              <w:tab/>
            </w:r>
            <w:r w:rsidRPr="00C21163">
              <w:rPr>
                <w:rStyle w:val="Hyperlink"/>
                <w:noProof/>
              </w:rPr>
              <w:t>Total (current) living biomass (TLB) in the Shelterbelt (corrected to a length of 1 km)</w:t>
            </w:r>
            <w:r>
              <w:rPr>
                <w:noProof/>
                <w:webHidden/>
              </w:rPr>
              <w:tab/>
            </w:r>
            <w:r>
              <w:rPr>
                <w:noProof/>
                <w:webHidden/>
              </w:rPr>
              <w:fldChar w:fldCharType="begin"/>
            </w:r>
            <w:r>
              <w:rPr>
                <w:noProof/>
                <w:webHidden/>
              </w:rPr>
              <w:instrText xml:space="preserve"> PAGEREF _Toc152758539 \h </w:instrText>
            </w:r>
            <w:r>
              <w:rPr>
                <w:noProof/>
                <w:webHidden/>
              </w:rPr>
            </w:r>
            <w:r>
              <w:rPr>
                <w:noProof/>
                <w:webHidden/>
              </w:rPr>
              <w:fldChar w:fldCharType="separate"/>
            </w:r>
            <w:r>
              <w:rPr>
                <w:noProof/>
                <w:webHidden/>
              </w:rPr>
              <w:t>66</w:t>
            </w:r>
            <w:r>
              <w:rPr>
                <w:noProof/>
                <w:webHidden/>
              </w:rPr>
              <w:fldChar w:fldCharType="end"/>
            </w:r>
          </w:hyperlink>
        </w:p>
        <w:p w14:paraId="4B961326" w14:textId="724F1EFB" w:rsidR="00B04EA6" w:rsidRDefault="00B04EA6">
          <w:pPr>
            <w:pStyle w:val="TOC3"/>
            <w:rPr>
              <w:rFonts w:cstheme="minorBidi"/>
              <w:noProof/>
              <w:kern w:val="2"/>
              <w:sz w:val="22"/>
              <w:szCs w:val="22"/>
              <w:lang w:val="en-US"/>
              <w14:ligatures w14:val="standardContextual"/>
            </w:rPr>
          </w:pPr>
          <w:hyperlink w:anchor="_Toc152758540" w:history="1">
            <w:r w:rsidRPr="00C21163">
              <w:rPr>
                <w:rStyle w:val="Hyperlink"/>
                <w:noProof/>
              </w:rPr>
              <w:t>2.3.4</w:t>
            </w:r>
            <w:r>
              <w:rPr>
                <w:rFonts w:cstheme="minorBidi"/>
                <w:noProof/>
                <w:kern w:val="2"/>
                <w:sz w:val="22"/>
                <w:szCs w:val="22"/>
                <w:lang w:val="en-US"/>
                <w14:ligatures w14:val="standardContextual"/>
              </w:rPr>
              <w:tab/>
            </w:r>
            <w:r w:rsidRPr="00C21163">
              <w:rPr>
                <w:rStyle w:val="Hyperlink"/>
                <w:noProof/>
              </w:rPr>
              <w:t>Total carbon in shelterbelt / lineal tree plantings</w:t>
            </w:r>
            <w:r>
              <w:rPr>
                <w:noProof/>
                <w:webHidden/>
              </w:rPr>
              <w:tab/>
            </w:r>
            <w:r>
              <w:rPr>
                <w:noProof/>
                <w:webHidden/>
              </w:rPr>
              <w:fldChar w:fldCharType="begin"/>
            </w:r>
            <w:r>
              <w:rPr>
                <w:noProof/>
                <w:webHidden/>
              </w:rPr>
              <w:instrText xml:space="preserve"> PAGEREF _Toc152758540 \h </w:instrText>
            </w:r>
            <w:r>
              <w:rPr>
                <w:noProof/>
                <w:webHidden/>
              </w:rPr>
            </w:r>
            <w:r>
              <w:rPr>
                <w:noProof/>
                <w:webHidden/>
              </w:rPr>
              <w:fldChar w:fldCharType="separate"/>
            </w:r>
            <w:r>
              <w:rPr>
                <w:noProof/>
                <w:webHidden/>
              </w:rPr>
              <w:t>67</w:t>
            </w:r>
            <w:r>
              <w:rPr>
                <w:noProof/>
                <w:webHidden/>
              </w:rPr>
              <w:fldChar w:fldCharType="end"/>
            </w:r>
          </w:hyperlink>
        </w:p>
        <w:p w14:paraId="57696395" w14:textId="49ACA19C" w:rsidR="00B04EA6" w:rsidRDefault="00B04EA6">
          <w:pPr>
            <w:pStyle w:val="TOC3"/>
            <w:rPr>
              <w:rFonts w:cstheme="minorBidi"/>
              <w:noProof/>
              <w:kern w:val="2"/>
              <w:sz w:val="22"/>
              <w:szCs w:val="22"/>
              <w:lang w:val="en-US"/>
              <w14:ligatures w14:val="standardContextual"/>
            </w:rPr>
          </w:pPr>
          <w:hyperlink w:anchor="_Toc152758541" w:history="1">
            <w:r w:rsidRPr="00C21163">
              <w:rPr>
                <w:rStyle w:val="Hyperlink"/>
                <w:noProof/>
              </w:rPr>
              <w:t>2.3.5</w:t>
            </w:r>
            <w:r>
              <w:rPr>
                <w:rFonts w:cstheme="minorBidi"/>
                <w:noProof/>
                <w:kern w:val="2"/>
                <w:sz w:val="22"/>
                <w:szCs w:val="22"/>
                <w:lang w:val="en-US"/>
                <w14:ligatures w14:val="standardContextual"/>
              </w:rPr>
              <w:tab/>
            </w:r>
            <w:r w:rsidRPr="00C21163">
              <w:rPr>
                <w:rStyle w:val="Hyperlink"/>
                <w:noProof/>
              </w:rPr>
              <w:t>Convert C to CO</w:t>
            </w:r>
            <w:r w:rsidRPr="00C21163">
              <w:rPr>
                <w:rStyle w:val="Hyperlink"/>
                <w:noProof/>
                <w:vertAlign w:val="subscript"/>
              </w:rPr>
              <w:t>2</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_Toc152758541 \h </w:instrText>
            </w:r>
            <w:r>
              <w:rPr>
                <w:noProof/>
                <w:webHidden/>
              </w:rPr>
            </w:r>
            <w:r>
              <w:rPr>
                <w:noProof/>
                <w:webHidden/>
              </w:rPr>
              <w:fldChar w:fldCharType="separate"/>
            </w:r>
            <w:r>
              <w:rPr>
                <w:noProof/>
                <w:webHidden/>
              </w:rPr>
              <w:t>68</w:t>
            </w:r>
            <w:r>
              <w:rPr>
                <w:noProof/>
                <w:webHidden/>
              </w:rPr>
              <w:fldChar w:fldCharType="end"/>
            </w:r>
          </w:hyperlink>
        </w:p>
        <w:p w14:paraId="011E2F9D" w14:textId="0085BDC5" w:rsidR="00B04EA6" w:rsidRDefault="00B04EA6">
          <w:pPr>
            <w:pStyle w:val="TOC2"/>
            <w:rPr>
              <w:rFonts w:cstheme="minorBidi"/>
              <w:b w:val="0"/>
              <w:bCs w:val="0"/>
              <w:noProof/>
              <w:kern w:val="2"/>
              <w:sz w:val="22"/>
              <w:szCs w:val="22"/>
              <w:lang w:val="en-US"/>
              <w14:ligatures w14:val="standardContextual"/>
            </w:rPr>
          </w:pPr>
          <w:hyperlink w:anchor="_Toc152758542" w:history="1">
            <w:r w:rsidRPr="00C21163">
              <w:rPr>
                <w:rStyle w:val="Hyperlink"/>
                <w:noProof/>
              </w:rPr>
              <w:t>2.4</w:t>
            </w:r>
            <w:r>
              <w:rPr>
                <w:rFonts w:cstheme="minorBidi"/>
                <w:b w:val="0"/>
                <w:bCs w:val="0"/>
                <w:noProof/>
                <w:kern w:val="2"/>
                <w:sz w:val="22"/>
                <w:szCs w:val="22"/>
                <w:lang w:val="en-US"/>
                <w14:ligatures w14:val="standardContextual"/>
              </w:rPr>
              <w:tab/>
            </w:r>
            <w:r w:rsidRPr="00C21163">
              <w:rPr>
                <w:rStyle w:val="Hyperlink"/>
                <w:noProof/>
              </w:rPr>
              <w:t>Water budget model</w:t>
            </w:r>
            <w:r>
              <w:rPr>
                <w:noProof/>
                <w:webHidden/>
              </w:rPr>
              <w:tab/>
            </w:r>
            <w:r>
              <w:rPr>
                <w:noProof/>
                <w:webHidden/>
              </w:rPr>
              <w:fldChar w:fldCharType="begin"/>
            </w:r>
            <w:r>
              <w:rPr>
                <w:noProof/>
                <w:webHidden/>
              </w:rPr>
              <w:instrText xml:space="preserve"> PAGEREF _Toc152758542 \h </w:instrText>
            </w:r>
            <w:r>
              <w:rPr>
                <w:noProof/>
                <w:webHidden/>
              </w:rPr>
            </w:r>
            <w:r>
              <w:rPr>
                <w:noProof/>
                <w:webHidden/>
              </w:rPr>
              <w:fldChar w:fldCharType="separate"/>
            </w:r>
            <w:r>
              <w:rPr>
                <w:noProof/>
                <w:webHidden/>
              </w:rPr>
              <w:t>69</w:t>
            </w:r>
            <w:r>
              <w:rPr>
                <w:noProof/>
                <w:webHidden/>
              </w:rPr>
              <w:fldChar w:fldCharType="end"/>
            </w:r>
          </w:hyperlink>
        </w:p>
        <w:p w14:paraId="7E153D66" w14:textId="04E64121" w:rsidR="00B04EA6" w:rsidRDefault="00B04EA6">
          <w:pPr>
            <w:pStyle w:val="TOC3"/>
            <w:rPr>
              <w:rFonts w:cstheme="minorBidi"/>
              <w:noProof/>
              <w:kern w:val="2"/>
              <w:sz w:val="22"/>
              <w:szCs w:val="22"/>
              <w:lang w:val="en-US"/>
              <w14:ligatures w14:val="standardContextual"/>
            </w:rPr>
          </w:pPr>
          <w:hyperlink w:anchor="_Toc152758543" w:history="1">
            <w:r w:rsidRPr="00C21163">
              <w:rPr>
                <w:rStyle w:val="Hyperlink"/>
                <w:noProof/>
              </w:rPr>
              <w:t>2.4.1</w:t>
            </w:r>
            <w:r>
              <w:rPr>
                <w:rFonts w:cstheme="minorBidi"/>
                <w:noProof/>
                <w:kern w:val="2"/>
                <w:sz w:val="22"/>
                <w:szCs w:val="22"/>
                <w:lang w:val="en-US"/>
                <w14:ligatures w14:val="standardContextual"/>
              </w:rPr>
              <w:tab/>
            </w:r>
            <w:r w:rsidRPr="00C21163">
              <w:rPr>
                <w:rStyle w:val="Hyperlink"/>
                <w:noProof/>
              </w:rPr>
              <w:t>Evapotranspiration</w:t>
            </w:r>
            <w:r>
              <w:rPr>
                <w:noProof/>
                <w:webHidden/>
              </w:rPr>
              <w:tab/>
            </w:r>
            <w:r>
              <w:rPr>
                <w:noProof/>
                <w:webHidden/>
              </w:rPr>
              <w:fldChar w:fldCharType="begin"/>
            </w:r>
            <w:r>
              <w:rPr>
                <w:noProof/>
                <w:webHidden/>
              </w:rPr>
              <w:instrText xml:space="preserve"> PAGEREF _Toc152758543 \h </w:instrText>
            </w:r>
            <w:r>
              <w:rPr>
                <w:noProof/>
                <w:webHidden/>
              </w:rPr>
            </w:r>
            <w:r>
              <w:rPr>
                <w:noProof/>
                <w:webHidden/>
              </w:rPr>
              <w:fldChar w:fldCharType="separate"/>
            </w:r>
            <w:r>
              <w:rPr>
                <w:noProof/>
                <w:webHidden/>
              </w:rPr>
              <w:t>69</w:t>
            </w:r>
            <w:r>
              <w:rPr>
                <w:noProof/>
                <w:webHidden/>
              </w:rPr>
              <w:fldChar w:fldCharType="end"/>
            </w:r>
          </w:hyperlink>
        </w:p>
        <w:p w14:paraId="0FE16812" w14:textId="51B9A679" w:rsidR="00B04EA6" w:rsidRDefault="00B04EA6">
          <w:pPr>
            <w:pStyle w:val="TOC3"/>
            <w:rPr>
              <w:rFonts w:cstheme="minorBidi"/>
              <w:noProof/>
              <w:kern w:val="2"/>
              <w:sz w:val="22"/>
              <w:szCs w:val="22"/>
              <w:lang w:val="en-US"/>
              <w14:ligatures w14:val="standardContextual"/>
            </w:rPr>
          </w:pPr>
          <w:hyperlink w:anchor="_Toc152758544" w:history="1">
            <w:r w:rsidRPr="00C21163">
              <w:rPr>
                <w:rStyle w:val="Hyperlink"/>
                <w:noProof/>
              </w:rPr>
              <w:t>2.4.2</w:t>
            </w:r>
            <w:r>
              <w:rPr>
                <w:rFonts w:cstheme="minorBidi"/>
                <w:noProof/>
                <w:kern w:val="2"/>
                <w:sz w:val="22"/>
                <w:szCs w:val="22"/>
                <w:lang w:val="en-US"/>
                <w14:ligatures w14:val="standardContextual"/>
              </w:rPr>
              <w:tab/>
            </w:r>
            <w:r w:rsidRPr="00C21163">
              <w:rPr>
                <w:rStyle w:val="Hyperlink"/>
                <w:noProof/>
              </w:rPr>
              <w:t>Run-off and Infiltration</w:t>
            </w:r>
            <w:r>
              <w:rPr>
                <w:noProof/>
                <w:webHidden/>
              </w:rPr>
              <w:tab/>
            </w:r>
            <w:r>
              <w:rPr>
                <w:noProof/>
                <w:webHidden/>
              </w:rPr>
              <w:fldChar w:fldCharType="begin"/>
            </w:r>
            <w:r>
              <w:rPr>
                <w:noProof/>
                <w:webHidden/>
              </w:rPr>
              <w:instrText xml:space="preserve"> PAGEREF _Toc152758544 \h </w:instrText>
            </w:r>
            <w:r>
              <w:rPr>
                <w:noProof/>
                <w:webHidden/>
              </w:rPr>
            </w:r>
            <w:r>
              <w:rPr>
                <w:noProof/>
                <w:webHidden/>
              </w:rPr>
              <w:fldChar w:fldCharType="separate"/>
            </w:r>
            <w:r>
              <w:rPr>
                <w:noProof/>
                <w:webHidden/>
              </w:rPr>
              <w:t>69</w:t>
            </w:r>
            <w:r>
              <w:rPr>
                <w:noProof/>
                <w:webHidden/>
              </w:rPr>
              <w:fldChar w:fldCharType="end"/>
            </w:r>
          </w:hyperlink>
        </w:p>
        <w:p w14:paraId="55623CDA" w14:textId="7DACD8DC" w:rsidR="00B04EA6" w:rsidRDefault="00B04EA6">
          <w:pPr>
            <w:pStyle w:val="TOC3"/>
            <w:rPr>
              <w:rFonts w:cstheme="minorBidi"/>
              <w:noProof/>
              <w:kern w:val="2"/>
              <w:sz w:val="22"/>
              <w:szCs w:val="22"/>
              <w:lang w:val="en-US"/>
              <w14:ligatures w14:val="standardContextual"/>
            </w:rPr>
          </w:pPr>
          <w:hyperlink w:anchor="_Toc152758545" w:history="1">
            <w:r w:rsidRPr="00C21163">
              <w:rPr>
                <w:rStyle w:val="Hyperlink"/>
                <w:noProof/>
              </w:rPr>
              <w:t>2.4.3</w:t>
            </w:r>
            <w:r>
              <w:rPr>
                <w:rFonts w:cstheme="minorBidi"/>
                <w:noProof/>
                <w:kern w:val="2"/>
                <w:sz w:val="22"/>
                <w:szCs w:val="22"/>
                <w:lang w:val="en-US"/>
                <w14:ligatures w14:val="standardContextual"/>
              </w:rPr>
              <w:tab/>
            </w:r>
            <w:r w:rsidRPr="00C21163">
              <w:rPr>
                <w:rStyle w:val="Hyperlink"/>
                <w:noProof/>
              </w:rPr>
              <w:t>Water movement</w:t>
            </w:r>
            <w:r>
              <w:rPr>
                <w:noProof/>
                <w:webHidden/>
              </w:rPr>
              <w:tab/>
            </w:r>
            <w:r>
              <w:rPr>
                <w:noProof/>
                <w:webHidden/>
              </w:rPr>
              <w:fldChar w:fldCharType="begin"/>
            </w:r>
            <w:r>
              <w:rPr>
                <w:noProof/>
                <w:webHidden/>
              </w:rPr>
              <w:instrText xml:space="preserve"> PAGEREF _Toc152758545 \h </w:instrText>
            </w:r>
            <w:r>
              <w:rPr>
                <w:noProof/>
                <w:webHidden/>
              </w:rPr>
            </w:r>
            <w:r>
              <w:rPr>
                <w:noProof/>
                <w:webHidden/>
              </w:rPr>
              <w:fldChar w:fldCharType="separate"/>
            </w:r>
            <w:r>
              <w:rPr>
                <w:noProof/>
                <w:webHidden/>
              </w:rPr>
              <w:t>69</w:t>
            </w:r>
            <w:r>
              <w:rPr>
                <w:noProof/>
                <w:webHidden/>
              </w:rPr>
              <w:fldChar w:fldCharType="end"/>
            </w:r>
          </w:hyperlink>
        </w:p>
        <w:p w14:paraId="34C54785" w14:textId="7C2C0B14" w:rsidR="00B04EA6" w:rsidRDefault="00B04EA6">
          <w:pPr>
            <w:pStyle w:val="TOC3"/>
            <w:rPr>
              <w:rFonts w:cstheme="minorBidi"/>
              <w:noProof/>
              <w:kern w:val="2"/>
              <w:sz w:val="22"/>
              <w:szCs w:val="22"/>
              <w:lang w:val="en-US"/>
              <w14:ligatures w14:val="standardContextual"/>
            </w:rPr>
          </w:pPr>
          <w:hyperlink w:anchor="_Toc152758546" w:history="1">
            <w:r w:rsidRPr="00C21163">
              <w:rPr>
                <w:rStyle w:val="Hyperlink"/>
                <w:noProof/>
              </w:rPr>
              <w:t>2.4.4</w:t>
            </w:r>
            <w:r>
              <w:rPr>
                <w:rFonts w:cstheme="minorBidi"/>
                <w:noProof/>
                <w:kern w:val="2"/>
                <w:sz w:val="22"/>
                <w:szCs w:val="22"/>
                <w:lang w:val="en-US"/>
                <w14:ligatures w14:val="standardContextual"/>
              </w:rPr>
              <w:tab/>
            </w:r>
            <w:r w:rsidRPr="00C21163">
              <w:rPr>
                <w:rStyle w:val="Hyperlink"/>
                <w:noProof/>
              </w:rPr>
              <w:t>Root growth and water extraction</w:t>
            </w:r>
            <w:r>
              <w:rPr>
                <w:noProof/>
                <w:webHidden/>
              </w:rPr>
              <w:tab/>
            </w:r>
            <w:r>
              <w:rPr>
                <w:noProof/>
                <w:webHidden/>
              </w:rPr>
              <w:fldChar w:fldCharType="begin"/>
            </w:r>
            <w:r>
              <w:rPr>
                <w:noProof/>
                <w:webHidden/>
              </w:rPr>
              <w:instrText xml:space="preserve"> PAGEREF _Toc152758546 \h </w:instrText>
            </w:r>
            <w:r>
              <w:rPr>
                <w:noProof/>
                <w:webHidden/>
              </w:rPr>
            </w:r>
            <w:r>
              <w:rPr>
                <w:noProof/>
                <w:webHidden/>
              </w:rPr>
              <w:fldChar w:fldCharType="separate"/>
            </w:r>
            <w:r>
              <w:rPr>
                <w:noProof/>
                <w:webHidden/>
              </w:rPr>
              <w:t>69</w:t>
            </w:r>
            <w:r>
              <w:rPr>
                <w:noProof/>
                <w:webHidden/>
              </w:rPr>
              <w:fldChar w:fldCharType="end"/>
            </w:r>
          </w:hyperlink>
        </w:p>
        <w:p w14:paraId="0F55885E" w14:textId="24EAC4AF" w:rsidR="00B04EA6" w:rsidRDefault="00B04EA6">
          <w:pPr>
            <w:pStyle w:val="TOC2"/>
            <w:rPr>
              <w:rFonts w:cstheme="minorBidi"/>
              <w:b w:val="0"/>
              <w:bCs w:val="0"/>
              <w:noProof/>
              <w:kern w:val="2"/>
              <w:sz w:val="22"/>
              <w:szCs w:val="22"/>
              <w:lang w:val="en-US"/>
              <w14:ligatures w14:val="standardContextual"/>
            </w:rPr>
          </w:pPr>
          <w:hyperlink w:anchor="_Toc152758547" w:history="1">
            <w:r w:rsidRPr="00C21163">
              <w:rPr>
                <w:rStyle w:val="Hyperlink"/>
                <w:noProof/>
              </w:rPr>
              <w:t>2.5</w:t>
            </w:r>
            <w:r>
              <w:rPr>
                <w:rFonts w:cstheme="minorBidi"/>
                <w:b w:val="0"/>
                <w:bCs w:val="0"/>
                <w:noProof/>
                <w:kern w:val="2"/>
                <w:sz w:val="22"/>
                <w:szCs w:val="22"/>
                <w:lang w:val="en-US"/>
                <w14:ligatures w14:val="standardContextual"/>
              </w:rPr>
              <w:tab/>
            </w:r>
            <w:r w:rsidRPr="00C21163">
              <w:rPr>
                <w:rStyle w:val="Hyperlink"/>
                <w:noProof/>
              </w:rPr>
              <w:t>Nitrous oxide emission factor calculation (IPCC Canada Tier 2)</w:t>
            </w:r>
            <w:r>
              <w:rPr>
                <w:noProof/>
                <w:webHidden/>
              </w:rPr>
              <w:tab/>
            </w:r>
            <w:r>
              <w:rPr>
                <w:noProof/>
                <w:webHidden/>
              </w:rPr>
              <w:fldChar w:fldCharType="begin"/>
            </w:r>
            <w:r>
              <w:rPr>
                <w:noProof/>
                <w:webHidden/>
              </w:rPr>
              <w:instrText xml:space="preserve"> PAGEREF _Toc152758547 \h </w:instrText>
            </w:r>
            <w:r>
              <w:rPr>
                <w:noProof/>
                <w:webHidden/>
              </w:rPr>
            </w:r>
            <w:r>
              <w:rPr>
                <w:noProof/>
                <w:webHidden/>
              </w:rPr>
              <w:fldChar w:fldCharType="separate"/>
            </w:r>
            <w:r>
              <w:rPr>
                <w:noProof/>
                <w:webHidden/>
              </w:rPr>
              <w:t>70</w:t>
            </w:r>
            <w:r>
              <w:rPr>
                <w:noProof/>
                <w:webHidden/>
              </w:rPr>
              <w:fldChar w:fldCharType="end"/>
            </w:r>
          </w:hyperlink>
        </w:p>
        <w:p w14:paraId="5F5D49D3" w14:textId="3EC8FF61" w:rsidR="00B04EA6" w:rsidRDefault="00B04EA6">
          <w:pPr>
            <w:pStyle w:val="TOC3"/>
            <w:rPr>
              <w:rFonts w:cstheme="minorBidi"/>
              <w:noProof/>
              <w:kern w:val="2"/>
              <w:sz w:val="22"/>
              <w:szCs w:val="22"/>
              <w:lang w:val="en-US"/>
              <w14:ligatures w14:val="standardContextual"/>
            </w:rPr>
          </w:pPr>
          <w:hyperlink w:anchor="_Toc152758548" w:history="1">
            <w:r w:rsidRPr="00C21163">
              <w:rPr>
                <w:rStyle w:val="Hyperlink"/>
                <w:noProof/>
              </w:rPr>
              <w:t>2.5.1</w:t>
            </w:r>
            <w:r>
              <w:rPr>
                <w:rFonts w:cstheme="minorBidi"/>
                <w:noProof/>
                <w:kern w:val="2"/>
                <w:sz w:val="22"/>
                <w:szCs w:val="22"/>
                <w:lang w:val="en-US"/>
                <w14:ligatures w14:val="standardContextual"/>
              </w:rPr>
              <w:tab/>
            </w:r>
            <w:r w:rsidRPr="00C21163">
              <w:rPr>
                <w:rStyle w:val="Hyperlink"/>
                <w:noProof/>
              </w:rPr>
              <w:t>Base emission factor</w:t>
            </w:r>
            <w:r>
              <w:rPr>
                <w:noProof/>
                <w:webHidden/>
              </w:rPr>
              <w:tab/>
            </w:r>
            <w:r>
              <w:rPr>
                <w:noProof/>
                <w:webHidden/>
              </w:rPr>
              <w:fldChar w:fldCharType="begin"/>
            </w:r>
            <w:r>
              <w:rPr>
                <w:noProof/>
                <w:webHidden/>
              </w:rPr>
              <w:instrText xml:space="preserve"> PAGEREF _Toc152758548 \h </w:instrText>
            </w:r>
            <w:r>
              <w:rPr>
                <w:noProof/>
                <w:webHidden/>
              </w:rPr>
            </w:r>
            <w:r>
              <w:rPr>
                <w:noProof/>
                <w:webHidden/>
              </w:rPr>
              <w:fldChar w:fldCharType="separate"/>
            </w:r>
            <w:r>
              <w:rPr>
                <w:noProof/>
                <w:webHidden/>
              </w:rPr>
              <w:t>71</w:t>
            </w:r>
            <w:r>
              <w:rPr>
                <w:noProof/>
                <w:webHidden/>
              </w:rPr>
              <w:fldChar w:fldCharType="end"/>
            </w:r>
          </w:hyperlink>
        </w:p>
        <w:p w14:paraId="18E60F07" w14:textId="677758EE" w:rsidR="00B04EA6" w:rsidRDefault="00B04EA6">
          <w:pPr>
            <w:pStyle w:val="TOC3"/>
            <w:rPr>
              <w:rFonts w:cstheme="minorBidi"/>
              <w:noProof/>
              <w:kern w:val="2"/>
              <w:sz w:val="22"/>
              <w:szCs w:val="22"/>
              <w:lang w:val="en-US"/>
              <w14:ligatures w14:val="standardContextual"/>
            </w:rPr>
          </w:pPr>
          <w:hyperlink w:anchor="_Toc152758549" w:history="1">
            <w:r w:rsidRPr="00C21163">
              <w:rPr>
                <w:rStyle w:val="Hyperlink"/>
                <w:noProof/>
              </w:rPr>
              <w:t>2.5.2</w:t>
            </w:r>
            <w:r>
              <w:rPr>
                <w:rFonts w:cstheme="minorBidi"/>
                <w:noProof/>
                <w:kern w:val="2"/>
                <w:sz w:val="22"/>
                <w:szCs w:val="22"/>
                <w:lang w:val="en-US"/>
                <w14:ligatures w14:val="standardContextual"/>
              </w:rPr>
              <w:tab/>
            </w:r>
            <w:r w:rsidRPr="00C21163">
              <w:rPr>
                <w:rStyle w:val="Hyperlink"/>
                <w:noProof/>
              </w:rPr>
              <w:t>Emission factor adjustment due to position in landscape/topography</w:t>
            </w:r>
            <w:r>
              <w:rPr>
                <w:noProof/>
                <w:webHidden/>
              </w:rPr>
              <w:tab/>
            </w:r>
            <w:r>
              <w:rPr>
                <w:noProof/>
                <w:webHidden/>
              </w:rPr>
              <w:fldChar w:fldCharType="begin"/>
            </w:r>
            <w:r>
              <w:rPr>
                <w:noProof/>
                <w:webHidden/>
              </w:rPr>
              <w:instrText xml:space="preserve"> PAGEREF _Toc152758549 \h </w:instrText>
            </w:r>
            <w:r>
              <w:rPr>
                <w:noProof/>
                <w:webHidden/>
              </w:rPr>
            </w:r>
            <w:r>
              <w:rPr>
                <w:noProof/>
                <w:webHidden/>
              </w:rPr>
              <w:fldChar w:fldCharType="separate"/>
            </w:r>
            <w:r>
              <w:rPr>
                <w:noProof/>
                <w:webHidden/>
              </w:rPr>
              <w:t>71</w:t>
            </w:r>
            <w:r>
              <w:rPr>
                <w:noProof/>
                <w:webHidden/>
              </w:rPr>
              <w:fldChar w:fldCharType="end"/>
            </w:r>
          </w:hyperlink>
        </w:p>
        <w:p w14:paraId="4CDB3E2F" w14:textId="74BEBD17" w:rsidR="00B04EA6" w:rsidRDefault="00B04EA6">
          <w:pPr>
            <w:pStyle w:val="TOC3"/>
            <w:rPr>
              <w:rFonts w:cstheme="minorBidi"/>
              <w:noProof/>
              <w:kern w:val="2"/>
              <w:sz w:val="22"/>
              <w:szCs w:val="22"/>
              <w:lang w:val="en-US"/>
              <w14:ligatures w14:val="standardContextual"/>
            </w:rPr>
          </w:pPr>
          <w:hyperlink w:anchor="_Toc152758550" w:history="1">
            <w:r w:rsidRPr="00C21163">
              <w:rPr>
                <w:rStyle w:val="Hyperlink"/>
                <w:noProof/>
              </w:rPr>
              <w:t>2.5.3</w:t>
            </w:r>
            <w:r>
              <w:rPr>
                <w:rFonts w:cstheme="minorBidi"/>
                <w:noProof/>
                <w:kern w:val="2"/>
                <w:sz w:val="22"/>
                <w:szCs w:val="22"/>
                <w:lang w:val="en-US"/>
                <w14:ligatures w14:val="standardContextual"/>
              </w:rPr>
              <w:tab/>
            </w:r>
            <w:r w:rsidRPr="00C21163">
              <w:rPr>
                <w:rStyle w:val="Hyperlink"/>
                <w:noProof/>
              </w:rPr>
              <w:t>Emission factor adjustment due to soil texture</w:t>
            </w:r>
            <w:r>
              <w:rPr>
                <w:noProof/>
                <w:webHidden/>
              </w:rPr>
              <w:tab/>
            </w:r>
            <w:r>
              <w:rPr>
                <w:noProof/>
                <w:webHidden/>
              </w:rPr>
              <w:fldChar w:fldCharType="begin"/>
            </w:r>
            <w:r>
              <w:rPr>
                <w:noProof/>
                <w:webHidden/>
              </w:rPr>
              <w:instrText xml:space="preserve"> PAGEREF _Toc152758550 \h </w:instrText>
            </w:r>
            <w:r>
              <w:rPr>
                <w:noProof/>
                <w:webHidden/>
              </w:rPr>
            </w:r>
            <w:r>
              <w:rPr>
                <w:noProof/>
                <w:webHidden/>
              </w:rPr>
              <w:fldChar w:fldCharType="separate"/>
            </w:r>
            <w:r>
              <w:rPr>
                <w:noProof/>
                <w:webHidden/>
              </w:rPr>
              <w:t>71</w:t>
            </w:r>
            <w:r>
              <w:rPr>
                <w:noProof/>
                <w:webHidden/>
              </w:rPr>
              <w:fldChar w:fldCharType="end"/>
            </w:r>
          </w:hyperlink>
        </w:p>
        <w:p w14:paraId="11ED6539" w14:textId="675C07D8" w:rsidR="00B04EA6" w:rsidRDefault="00B04EA6">
          <w:pPr>
            <w:pStyle w:val="TOC3"/>
            <w:rPr>
              <w:rFonts w:cstheme="minorBidi"/>
              <w:noProof/>
              <w:kern w:val="2"/>
              <w:sz w:val="22"/>
              <w:szCs w:val="22"/>
              <w:lang w:val="en-US"/>
              <w14:ligatures w14:val="standardContextual"/>
            </w:rPr>
          </w:pPr>
          <w:hyperlink w:anchor="_Toc152758551" w:history="1">
            <w:r w:rsidRPr="00C21163">
              <w:rPr>
                <w:rStyle w:val="Hyperlink"/>
                <w:noProof/>
              </w:rPr>
              <w:t>2.5.4</w:t>
            </w:r>
            <w:r>
              <w:rPr>
                <w:rFonts w:cstheme="minorBidi"/>
                <w:noProof/>
                <w:kern w:val="2"/>
                <w:sz w:val="22"/>
                <w:szCs w:val="22"/>
                <w:lang w:val="en-US"/>
                <w14:ligatures w14:val="standardContextual"/>
              </w:rPr>
              <w:tab/>
            </w:r>
            <w:r w:rsidRPr="00C21163">
              <w:rPr>
                <w:rStyle w:val="Hyperlink"/>
                <w:noProof/>
              </w:rPr>
              <w:t>Emission factor adjustment due to n source, tillage, cropping system and moisture management system</w:t>
            </w:r>
            <w:r>
              <w:rPr>
                <w:noProof/>
                <w:webHidden/>
              </w:rPr>
              <w:tab/>
            </w:r>
            <w:r>
              <w:rPr>
                <w:noProof/>
                <w:webHidden/>
              </w:rPr>
              <w:fldChar w:fldCharType="begin"/>
            </w:r>
            <w:r>
              <w:rPr>
                <w:noProof/>
                <w:webHidden/>
              </w:rPr>
              <w:instrText xml:space="preserve"> PAGEREF _Toc152758551 \h </w:instrText>
            </w:r>
            <w:r>
              <w:rPr>
                <w:noProof/>
                <w:webHidden/>
              </w:rPr>
            </w:r>
            <w:r>
              <w:rPr>
                <w:noProof/>
                <w:webHidden/>
              </w:rPr>
              <w:fldChar w:fldCharType="separate"/>
            </w:r>
            <w:r>
              <w:rPr>
                <w:noProof/>
                <w:webHidden/>
              </w:rPr>
              <w:t>72</w:t>
            </w:r>
            <w:r>
              <w:rPr>
                <w:noProof/>
                <w:webHidden/>
              </w:rPr>
              <w:fldChar w:fldCharType="end"/>
            </w:r>
          </w:hyperlink>
        </w:p>
        <w:p w14:paraId="5B50EE82" w14:textId="60CACB63" w:rsidR="00B04EA6" w:rsidRDefault="00B04EA6">
          <w:pPr>
            <w:pStyle w:val="TOC3"/>
            <w:rPr>
              <w:rFonts w:cstheme="minorBidi"/>
              <w:noProof/>
              <w:kern w:val="2"/>
              <w:sz w:val="22"/>
              <w:szCs w:val="22"/>
              <w:lang w:val="en-US"/>
              <w14:ligatures w14:val="standardContextual"/>
            </w:rPr>
          </w:pPr>
          <w:hyperlink w:anchor="_Toc152758552" w:history="1">
            <w:r w:rsidRPr="00C21163">
              <w:rPr>
                <w:rStyle w:val="Hyperlink"/>
                <w:noProof/>
              </w:rPr>
              <w:t>2.5.5</w:t>
            </w:r>
            <w:r>
              <w:rPr>
                <w:rFonts w:cstheme="minorBidi"/>
                <w:noProof/>
                <w:kern w:val="2"/>
                <w:sz w:val="22"/>
                <w:szCs w:val="22"/>
                <w:lang w:val="en-US"/>
                <w14:ligatures w14:val="standardContextual"/>
              </w:rPr>
              <w:tab/>
            </w:r>
            <w:r w:rsidRPr="00C21163">
              <w:rPr>
                <w:rStyle w:val="Hyperlink"/>
                <w:noProof/>
              </w:rPr>
              <w:t>Calculating crop fertilizer N inputs</w:t>
            </w:r>
            <w:r>
              <w:rPr>
                <w:noProof/>
                <w:webHidden/>
              </w:rPr>
              <w:tab/>
            </w:r>
            <w:r>
              <w:rPr>
                <w:noProof/>
                <w:webHidden/>
              </w:rPr>
              <w:fldChar w:fldCharType="begin"/>
            </w:r>
            <w:r>
              <w:rPr>
                <w:noProof/>
                <w:webHidden/>
              </w:rPr>
              <w:instrText xml:space="preserve"> PAGEREF _Toc152758552 \h </w:instrText>
            </w:r>
            <w:r>
              <w:rPr>
                <w:noProof/>
                <w:webHidden/>
              </w:rPr>
            </w:r>
            <w:r>
              <w:rPr>
                <w:noProof/>
                <w:webHidden/>
              </w:rPr>
              <w:fldChar w:fldCharType="separate"/>
            </w:r>
            <w:r>
              <w:rPr>
                <w:noProof/>
                <w:webHidden/>
              </w:rPr>
              <w:t>72</w:t>
            </w:r>
            <w:r>
              <w:rPr>
                <w:noProof/>
                <w:webHidden/>
              </w:rPr>
              <w:fldChar w:fldCharType="end"/>
            </w:r>
          </w:hyperlink>
        </w:p>
        <w:p w14:paraId="4ADAD0E9" w14:textId="530F41EE" w:rsidR="00B04EA6" w:rsidRDefault="00B04EA6">
          <w:pPr>
            <w:pStyle w:val="TOC3"/>
            <w:rPr>
              <w:rFonts w:cstheme="minorBidi"/>
              <w:noProof/>
              <w:kern w:val="2"/>
              <w:sz w:val="22"/>
              <w:szCs w:val="22"/>
              <w:lang w:val="en-US"/>
              <w14:ligatures w14:val="standardContextual"/>
            </w:rPr>
          </w:pPr>
          <w:hyperlink w:anchor="_Toc152758553" w:history="1">
            <w:r w:rsidRPr="00C21163">
              <w:rPr>
                <w:rStyle w:val="Hyperlink"/>
                <w:noProof/>
              </w:rPr>
              <w:t>2.5.6</w:t>
            </w:r>
            <w:r>
              <w:rPr>
                <w:rFonts w:cstheme="minorBidi"/>
                <w:noProof/>
                <w:kern w:val="2"/>
                <w:sz w:val="22"/>
                <w:szCs w:val="22"/>
                <w:lang w:val="en-US"/>
                <w14:ligatures w14:val="standardContextual"/>
              </w:rPr>
              <w:tab/>
            </w:r>
            <w:r w:rsidRPr="00C21163">
              <w:rPr>
                <w:rStyle w:val="Hyperlink"/>
                <w:noProof/>
              </w:rPr>
              <w:t>Crop residue N inputs</w:t>
            </w:r>
            <w:r>
              <w:rPr>
                <w:noProof/>
                <w:webHidden/>
              </w:rPr>
              <w:tab/>
            </w:r>
            <w:r>
              <w:rPr>
                <w:noProof/>
                <w:webHidden/>
              </w:rPr>
              <w:fldChar w:fldCharType="begin"/>
            </w:r>
            <w:r>
              <w:rPr>
                <w:noProof/>
                <w:webHidden/>
              </w:rPr>
              <w:instrText xml:space="preserve"> PAGEREF _Toc152758553 \h </w:instrText>
            </w:r>
            <w:r>
              <w:rPr>
                <w:noProof/>
                <w:webHidden/>
              </w:rPr>
            </w:r>
            <w:r>
              <w:rPr>
                <w:noProof/>
                <w:webHidden/>
              </w:rPr>
              <w:fldChar w:fldCharType="separate"/>
            </w:r>
            <w:r>
              <w:rPr>
                <w:noProof/>
                <w:webHidden/>
              </w:rPr>
              <w:t>73</w:t>
            </w:r>
            <w:r>
              <w:rPr>
                <w:noProof/>
                <w:webHidden/>
              </w:rPr>
              <w:fldChar w:fldCharType="end"/>
            </w:r>
          </w:hyperlink>
        </w:p>
        <w:p w14:paraId="478D52C3" w14:textId="096C6AC5" w:rsidR="00B04EA6" w:rsidRDefault="00B04EA6">
          <w:pPr>
            <w:pStyle w:val="TOC2"/>
            <w:rPr>
              <w:rFonts w:cstheme="minorBidi"/>
              <w:b w:val="0"/>
              <w:bCs w:val="0"/>
              <w:noProof/>
              <w:kern w:val="2"/>
              <w:sz w:val="22"/>
              <w:szCs w:val="22"/>
              <w:lang w:val="en-US"/>
              <w14:ligatures w14:val="standardContextual"/>
            </w:rPr>
          </w:pPr>
          <w:hyperlink w:anchor="_Toc152758554" w:history="1">
            <w:r w:rsidRPr="00C21163">
              <w:rPr>
                <w:rStyle w:val="Hyperlink"/>
                <w:noProof/>
              </w:rPr>
              <w:t>2.6</w:t>
            </w:r>
            <w:r>
              <w:rPr>
                <w:rFonts w:cstheme="minorBidi"/>
                <w:b w:val="0"/>
                <w:bCs w:val="0"/>
                <w:noProof/>
                <w:kern w:val="2"/>
                <w:sz w:val="22"/>
                <w:szCs w:val="22"/>
                <w:lang w:val="en-US"/>
                <w14:ligatures w14:val="standardContextual"/>
              </w:rPr>
              <w:tab/>
            </w:r>
            <w:r w:rsidRPr="00C21163">
              <w:rPr>
                <w:rStyle w:val="Hyperlink"/>
                <w:noProof/>
              </w:rPr>
              <w:t>Multi-year estimation of nitrous oxide (adapted Liang et al. 2020 with N carryover) for ICBM</w:t>
            </w:r>
            <w:r>
              <w:rPr>
                <w:noProof/>
                <w:webHidden/>
              </w:rPr>
              <w:tab/>
            </w:r>
            <w:r>
              <w:rPr>
                <w:noProof/>
                <w:webHidden/>
              </w:rPr>
              <w:fldChar w:fldCharType="begin"/>
            </w:r>
            <w:r>
              <w:rPr>
                <w:noProof/>
                <w:webHidden/>
              </w:rPr>
              <w:instrText xml:space="preserve"> PAGEREF _Toc152758554 \h </w:instrText>
            </w:r>
            <w:r>
              <w:rPr>
                <w:noProof/>
                <w:webHidden/>
              </w:rPr>
            </w:r>
            <w:r>
              <w:rPr>
                <w:noProof/>
                <w:webHidden/>
              </w:rPr>
              <w:fldChar w:fldCharType="separate"/>
            </w:r>
            <w:r>
              <w:rPr>
                <w:noProof/>
                <w:webHidden/>
              </w:rPr>
              <w:t>76</w:t>
            </w:r>
            <w:r>
              <w:rPr>
                <w:noProof/>
                <w:webHidden/>
              </w:rPr>
              <w:fldChar w:fldCharType="end"/>
            </w:r>
          </w:hyperlink>
        </w:p>
        <w:p w14:paraId="13ACCDB2" w14:textId="2EE88FA7" w:rsidR="00B04EA6" w:rsidRDefault="00B04EA6">
          <w:pPr>
            <w:pStyle w:val="TOC3"/>
            <w:rPr>
              <w:rFonts w:cstheme="minorBidi"/>
              <w:noProof/>
              <w:kern w:val="2"/>
              <w:sz w:val="22"/>
              <w:szCs w:val="22"/>
              <w:lang w:val="en-US"/>
              <w14:ligatures w14:val="standardContextual"/>
            </w:rPr>
          </w:pPr>
          <w:hyperlink w:anchor="_Toc152758555" w:history="1">
            <w:r w:rsidRPr="00C21163">
              <w:rPr>
                <w:rStyle w:val="Hyperlink"/>
                <w:noProof/>
              </w:rPr>
              <w:t>2.6.1</w:t>
            </w:r>
            <w:r>
              <w:rPr>
                <w:rFonts w:cstheme="minorBidi"/>
                <w:noProof/>
                <w:kern w:val="2"/>
                <w:sz w:val="22"/>
                <w:szCs w:val="22"/>
                <w:lang w:val="en-US"/>
                <w14:ligatures w14:val="standardContextual"/>
              </w:rPr>
              <w:tab/>
            </w:r>
            <w:r w:rsidRPr="00C21163">
              <w:rPr>
                <w:rStyle w:val="Hyperlink"/>
                <w:noProof/>
              </w:rPr>
              <w:t>Synthetic and organic N fertilizer applications (not manure)</w:t>
            </w:r>
            <w:r>
              <w:rPr>
                <w:noProof/>
                <w:webHidden/>
              </w:rPr>
              <w:tab/>
            </w:r>
            <w:r>
              <w:rPr>
                <w:noProof/>
                <w:webHidden/>
              </w:rPr>
              <w:fldChar w:fldCharType="begin"/>
            </w:r>
            <w:r>
              <w:rPr>
                <w:noProof/>
                <w:webHidden/>
              </w:rPr>
              <w:instrText xml:space="preserve"> PAGEREF _Toc152758555 \h </w:instrText>
            </w:r>
            <w:r>
              <w:rPr>
                <w:noProof/>
                <w:webHidden/>
              </w:rPr>
            </w:r>
            <w:r>
              <w:rPr>
                <w:noProof/>
                <w:webHidden/>
              </w:rPr>
              <w:fldChar w:fldCharType="separate"/>
            </w:r>
            <w:r>
              <w:rPr>
                <w:noProof/>
                <w:webHidden/>
              </w:rPr>
              <w:t>77</w:t>
            </w:r>
            <w:r>
              <w:rPr>
                <w:noProof/>
                <w:webHidden/>
              </w:rPr>
              <w:fldChar w:fldCharType="end"/>
            </w:r>
          </w:hyperlink>
        </w:p>
        <w:p w14:paraId="675BEABF" w14:textId="7851A398" w:rsidR="00B04EA6" w:rsidRDefault="00B04EA6">
          <w:pPr>
            <w:pStyle w:val="TOC3"/>
            <w:rPr>
              <w:rFonts w:cstheme="minorBidi"/>
              <w:noProof/>
              <w:kern w:val="2"/>
              <w:sz w:val="22"/>
              <w:szCs w:val="22"/>
              <w:lang w:val="en-US"/>
              <w14:ligatures w14:val="standardContextual"/>
            </w:rPr>
          </w:pPr>
          <w:hyperlink w:anchor="_Toc152758556" w:history="1">
            <w:r w:rsidRPr="00C21163">
              <w:rPr>
                <w:rStyle w:val="Hyperlink"/>
                <w:noProof/>
              </w:rPr>
              <w:t>2.6.2</w:t>
            </w:r>
            <w:r>
              <w:rPr>
                <w:rFonts w:cstheme="minorBidi"/>
                <w:noProof/>
                <w:kern w:val="2"/>
                <w:sz w:val="22"/>
                <w:szCs w:val="22"/>
                <w:lang w:val="en-US"/>
                <w14:ligatures w14:val="standardContextual"/>
              </w:rPr>
              <w:tab/>
            </w:r>
            <w:r w:rsidRPr="00C21163">
              <w:rPr>
                <w:rStyle w:val="Hyperlink"/>
                <w:noProof/>
              </w:rPr>
              <w:t>Crop residue N inputs</w:t>
            </w:r>
            <w:r>
              <w:rPr>
                <w:noProof/>
                <w:webHidden/>
              </w:rPr>
              <w:tab/>
            </w:r>
            <w:r>
              <w:rPr>
                <w:noProof/>
                <w:webHidden/>
              </w:rPr>
              <w:fldChar w:fldCharType="begin"/>
            </w:r>
            <w:r>
              <w:rPr>
                <w:noProof/>
                <w:webHidden/>
              </w:rPr>
              <w:instrText xml:space="preserve"> PAGEREF _Toc152758556 \h </w:instrText>
            </w:r>
            <w:r>
              <w:rPr>
                <w:noProof/>
                <w:webHidden/>
              </w:rPr>
            </w:r>
            <w:r>
              <w:rPr>
                <w:noProof/>
                <w:webHidden/>
              </w:rPr>
              <w:fldChar w:fldCharType="separate"/>
            </w:r>
            <w:r>
              <w:rPr>
                <w:noProof/>
                <w:webHidden/>
              </w:rPr>
              <w:t>77</w:t>
            </w:r>
            <w:r>
              <w:rPr>
                <w:noProof/>
                <w:webHidden/>
              </w:rPr>
              <w:fldChar w:fldCharType="end"/>
            </w:r>
          </w:hyperlink>
        </w:p>
        <w:p w14:paraId="4C498D5C" w14:textId="729DB0B8" w:rsidR="00B04EA6" w:rsidRDefault="00B04EA6">
          <w:pPr>
            <w:pStyle w:val="TOC3"/>
            <w:rPr>
              <w:rFonts w:cstheme="minorBidi"/>
              <w:noProof/>
              <w:kern w:val="2"/>
              <w:sz w:val="22"/>
              <w:szCs w:val="22"/>
              <w:lang w:val="en-US"/>
              <w14:ligatures w14:val="standardContextual"/>
            </w:rPr>
          </w:pPr>
          <w:hyperlink w:anchor="_Toc152758557" w:history="1">
            <w:r w:rsidRPr="00C21163">
              <w:rPr>
                <w:rStyle w:val="Hyperlink"/>
                <w:noProof/>
              </w:rPr>
              <w:t>2.6.3</w:t>
            </w:r>
            <w:r>
              <w:rPr>
                <w:rFonts w:cstheme="minorBidi"/>
                <w:noProof/>
                <w:kern w:val="2"/>
                <w:sz w:val="22"/>
                <w:szCs w:val="22"/>
                <w:lang w:val="en-US"/>
                <w14:ligatures w14:val="standardContextual"/>
              </w:rPr>
              <w:tab/>
            </w:r>
            <w:r w:rsidRPr="00C21163">
              <w:rPr>
                <w:rStyle w:val="Hyperlink"/>
                <w:noProof/>
              </w:rPr>
              <w:t>Manure N inputs</w:t>
            </w:r>
            <w:r>
              <w:rPr>
                <w:noProof/>
                <w:webHidden/>
              </w:rPr>
              <w:tab/>
            </w:r>
            <w:r>
              <w:rPr>
                <w:noProof/>
                <w:webHidden/>
              </w:rPr>
              <w:fldChar w:fldCharType="begin"/>
            </w:r>
            <w:r>
              <w:rPr>
                <w:noProof/>
                <w:webHidden/>
              </w:rPr>
              <w:instrText xml:space="preserve"> PAGEREF _Toc152758557 \h </w:instrText>
            </w:r>
            <w:r>
              <w:rPr>
                <w:noProof/>
                <w:webHidden/>
              </w:rPr>
            </w:r>
            <w:r>
              <w:rPr>
                <w:noProof/>
                <w:webHidden/>
              </w:rPr>
              <w:fldChar w:fldCharType="separate"/>
            </w:r>
            <w:r>
              <w:rPr>
                <w:noProof/>
                <w:webHidden/>
              </w:rPr>
              <w:t>79</w:t>
            </w:r>
            <w:r>
              <w:rPr>
                <w:noProof/>
                <w:webHidden/>
              </w:rPr>
              <w:fldChar w:fldCharType="end"/>
            </w:r>
          </w:hyperlink>
        </w:p>
        <w:p w14:paraId="3CC0D272" w14:textId="0A1F6205" w:rsidR="00B04EA6" w:rsidRDefault="00B04EA6">
          <w:pPr>
            <w:pStyle w:val="TOC3"/>
            <w:rPr>
              <w:rFonts w:cstheme="minorBidi"/>
              <w:noProof/>
              <w:kern w:val="2"/>
              <w:sz w:val="22"/>
              <w:szCs w:val="22"/>
              <w:lang w:val="en-US"/>
              <w14:ligatures w14:val="standardContextual"/>
            </w:rPr>
          </w:pPr>
          <w:hyperlink w:anchor="_Toc152758558" w:history="1">
            <w:r w:rsidRPr="00C21163">
              <w:rPr>
                <w:rStyle w:val="Hyperlink"/>
                <w:noProof/>
              </w:rPr>
              <w:t>2.6.4</w:t>
            </w:r>
            <w:r>
              <w:rPr>
                <w:rFonts w:cstheme="minorBidi"/>
                <w:noProof/>
                <w:kern w:val="2"/>
                <w:sz w:val="22"/>
                <w:szCs w:val="22"/>
                <w:lang w:val="en-US"/>
                <w14:ligatures w14:val="standardContextual"/>
              </w:rPr>
              <w:tab/>
            </w:r>
            <w:r w:rsidRPr="00C21163">
              <w:rPr>
                <w:rStyle w:val="Hyperlink"/>
                <w:noProof/>
              </w:rPr>
              <w:t>Mineralization</w:t>
            </w:r>
            <w:r>
              <w:rPr>
                <w:noProof/>
                <w:webHidden/>
              </w:rPr>
              <w:tab/>
            </w:r>
            <w:r>
              <w:rPr>
                <w:noProof/>
                <w:webHidden/>
              </w:rPr>
              <w:fldChar w:fldCharType="begin"/>
            </w:r>
            <w:r>
              <w:rPr>
                <w:noProof/>
                <w:webHidden/>
              </w:rPr>
              <w:instrText xml:space="preserve"> PAGEREF _Toc152758558 \h </w:instrText>
            </w:r>
            <w:r>
              <w:rPr>
                <w:noProof/>
                <w:webHidden/>
              </w:rPr>
            </w:r>
            <w:r>
              <w:rPr>
                <w:noProof/>
                <w:webHidden/>
              </w:rPr>
              <w:fldChar w:fldCharType="separate"/>
            </w:r>
            <w:r>
              <w:rPr>
                <w:noProof/>
                <w:webHidden/>
              </w:rPr>
              <w:t>79</w:t>
            </w:r>
            <w:r>
              <w:rPr>
                <w:noProof/>
                <w:webHidden/>
              </w:rPr>
              <w:fldChar w:fldCharType="end"/>
            </w:r>
          </w:hyperlink>
        </w:p>
        <w:p w14:paraId="4C5638F4" w14:textId="5AFEF7AB" w:rsidR="00B04EA6" w:rsidRDefault="00B04EA6">
          <w:pPr>
            <w:pStyle w:val="TOC3"/>
            <w:rPr>
              <w:rFonts w:cstheme="minorBidi"/>
              <w:noProof/>
              <w:kern w:val="2"/>
              <w:sz w:val="22"/>
              <w:szCs w:val="22"/>
              <w:lang w:val="en-US"/>
              <w14:ligatures w14:val="standardContextual"/>
            </w:rPr>
          </w:pPr>
          <w:hyperlink w:anchor="_Toc152758559" w:history="1">
            <w:r w:rsidRPr="00C21163">
              <w:rPr>
                <w:rStyle w:val="Hyperlink"/>
                <w:noProof/>
              </w:rPr>
              <w:t>2.6.5</w:t>
            </w:r>
            <w:r>
              <w:rPr>
                <w:rFonts w:cstheme="minorBidi"/>
                <w:noProof/>
                <w:kern w:val="2"/>
                <w:sz w:val="22"/>
                <w:szCs w:val="22"/>
                <w:lang w:val="en-US"/>
                <w14:ligatures w14:val="standardContextual"/>
              </w:rPr>
              <w:tab/>
            </w:r>
            <w:r w:rsidRPr="00C21163">
              <w:rPr>
                <w:rStyle w:val="Hyperlink"/>
                <w:noProof/>
              </w:rPr>
              <w:t>Direct emissions from inputs</w:t>
            </w:r>
            <w:r>
              <w:rPr>
                <w:noProof/>
                <w:webHidden/>
              </w:rPr>
              <w:tab/>
            </w:r>
            <w:r>
              <w:rPr>
                <w:noProof/>
                <w:webHidden/>
              </w:rPr>
              <w:fldChar w:fldCharType="begin"/>
            </w:r>
            <w:r>
              <w:rPr>
                <w:noProof/>
                <w:webHidden/>
              </w:rPr>
              <w:instrText xml:space="preserve"> PAGEREF _Toc152758559 \h </w:instrText>
            </w:r>
            <w:r>
              <w:rPr>
                <w:noProof/>
                <w:webHidden/>
              </w:rPr>
            </w:r>
            <w:r>
              <w:rPr>
                <w:noProof/>
                <w:webHidden/>
              </w:rPr>
              <w:fldChar w:fldCharType="separate"/>
            </w:r>
            <w:r>
              <w:rPr>
                <w:noProof/>
                <w:webHidden/>
              </w:rPr>
              <w:t>80</w:t>
            </w:r>
            <w:r>
              <w:rPr>
                <w:noProof/>
                <w:webHidden/>
              </w:rPr>
              <w:fldChar w:fldCharType="end"/>
            </w:r>
          </w:hyperlink>
        </w:p>
        <w:p w14:paraId="22D3C4CE" w14:textId="05B4AE85" w:rsidR="00B04EA6" w:rsidRDefault="00B04EA6">
          <w:pPr>
            <w:pStyle w:val="TOC3"/>
            <w:rPr>
              <w:rFonts w:cstheme="minorBidi"/>
              <w:noProof/>
              <w:kern w:val="2"/>
              <w:sz w:val="22"/>
              <w:szCs w:val="22"/>
              <w:lang w:val="en-US"/>
              <w14:ligatures w14:val="standardContextual"/>
            </w:rPr>
          </w:pPr>
          <w:hyperlink w:anchor="_Toc152758560" w:history="1">
            <w:r w:rsidRPr="00C21163">
              <w:rPr>
                <w:rStyle w:val="Hyperlink"/>
                <w:noProof/>
              </w:rPr>
              <w:t>2.6.6</w:t>
            </w:r>
            <w:r>
              <w:rPr>
                <w:rFonts w:cstheme="minorBidi"/>
                <w:noProof/>
                <w:kern w:val="2"/>
                <w:sz w:val="22"/>
                <w:szCs w:val="22"/>
                <w:lang w:val="en-US"/>
                <w14:ligatures w14:val="standardContextual"/>
              </w:rPr>
              <w:tab/>
            </w:r>
            <w:r w:rsidRPr="00C21163">
              <w:rPr>
                <w:rStyle w:val="Hyperlink"/>
                <w:noProof/>
              </w:rPr>
              <w:t>Indirect emissions</w:t>
            </w:r>
            <w:r>
              <w:rPr>
                <w:noProof/>
                <w:webHidden/>
              </w:rPr>
              <w:tab/>
            </w:r>
            <w:r>
              <w:rPr>
                <w:noProof/>
                <w:webHidden/>
              </w:rPr>
              <w:fldChar w:fldCharType="begin"/>
            </w:r>
            <w:r>
              <w:rPr>
                <w:noProof/>
                <w:webHidden/>
              </w:rPr>
              <w:instrText xml:space="preserve"> PAGEREF _Toc152758560 \h </w:instrText>
            </w:r>
            <w:r>
              <w:rPr>
                <w:noProof/>
                <w:webHidden/>
              </w:rPr>
            </w:r>
            <w:r>
              <w:rPr>
                <w:noProof/>
                <w:webHidden/>
              </w:rPr>
              <w:fldChar w:fldCharType="separate"/>
            </w:r>
            <w:r>
              <w:rPr>
                <w:noProof/>
                <w:webHidden/>
              </w:rPr>
              <w:t>82</w:t>
            </w:r>
            <w:r>
              <w:rPr>
                <w:noProof/>
                <w:webHidden/>
              </w:rPr>
              <w:fldChar w:fldCharType="end"/>
            </w:r>
          </w:hyperlink>
        </w:p>
        <w:p w14:paraId="3131D659" w14:textId="07A8D225" w:rsidR="00B04EA6" w:rsidRDefault="00B04EA6">
          <w:pPr>
            <w:pStyle w:val="TOC3"/>
            <w:rPr>
              <w:rFonts w:cstheme="minorBidi"/>
              <w:noProof/>
              <w:kern w:val="2"/>
              <w:sz w:val="22"/>
              <w:szCs w:val="22"/>
              <w:lang w:val="en-US"/>
              <w14:ligatures w14:val="standardContextual"/>
            </w:rPr>
          </w:pPr>
          <w:hyperlink w:anchor="_Toc152758561" w:history="1">
            <w:r w:rsidRPr="00C21163">
              <w:rPr>
                <w:rStyle w:val="Hyperlink"/>
                <w:noProof/>
              </w:rPr>
              <w:t>2.6.7</w:t>
            </w:r>
            <w:r>
              <w:rPr>
                <w:rFonts w:cstheme="minorBidi"/>
                <w:noProof/>
                <w:kern w:val="2"/>
                <w:sz w:val="22"/>
                <w:szCs w:val="22"/>
                <w:lang w:val="en-US"/>
                <w14:ligatures w14:val="standardContextual"/>
              </w:rPr>
              <w:tab/>
            </w:r>
            <w:r w:rsidRPr="00C21163">
              <w:rPr>
                <w:rStyle w:val="Hyperlink"/>
                <w:noProof/>
              </w:rPr>
              <w:t>Adjust active pools</w:t>
            </w:r>
            <w:r>
              <w:rPr>
                <w:noProof/>
                <w:webHidden/>
              </w:rPr>
              <w:tab/>
            </w:r>
            <w:r>
              <w:rPr>
                <w:noProof/>
                <w:webHidden/>
              </w:rPr>
              <w:fldChar w:fldCharType="begin"/>
            </w:r>
            <w:r>
              <w:rPr>
                <w:noProof/>
                <w:webHidden/>
              </w:rPr>
              <w:instrText xml:space="preserve"> PAGEREF _Toc152758561 \h </w:instrText>
            </w:r>
            <w:r>
              <w:rPr>
                <w:noProof/>
                <w:webHidden/>
              </w:rPr>
            </w:r>
            <w:r>
              <w:rPr>
                <w:noProof/>
                <w:webHidden/>
              </w:rPr>
              <w:fldChar w:fldCharType="separate"/>
            </w:r>
            <w:r>
              <w:rPr>
                <w:noProof/>
                <w:webHidden/>
              </w:rPr>
              <w:t>86</w:t>
            </w:r>
            <w:r>
              <w:rPr>
                <w:noProof/>
                <w:webHidden/>
              </w:rPr>
              <w:fldChar w:fldCharType="end"/>
            </w:r>
          </w:hyperlink>
        </w:p>
        <w:p w14:paraId="5FF8E10F" w14:textId="247E6A69" w:rsidR="00B04EA6" w:rsidRDefault="00B04EA6">
          <w:pPr>
            <w:pStyle w:val="TOC3"/>
            <w:rPr>
              <w:rFonts w:cstheme="minorBidi"/>
              <w:noProof/>
              <w:kern w:val="2"/>
              <w:sz w:val="22"/>
              <w:szCs w:val="22"/>
              <w:lang w:val="en-US"/>
              <w14:ligatures w14:val="standardContextual"/>
            </w:rPr>
          </w:pPr>
          <w:hyperlink w:anchor="_Toc152758562" w:history="1">
            <w:r w:rsidRPr="00C21163">
              <w:rPr>
                <w:rStyle w:val="Hyperlink"/>
                <w:noProof/>
              </w:rPr>
              <w:t>2.6.8</w:t>
            </w:r>
            <w:r>
              <w:rPr>
                <w:rFonts w:cstheme="minorBidi"/>
                <w:noProof/>
                <w:kern w:val="2"/>
                <w:sz w:val="22"/>
                <w:szCs w:val="22"/>
                <w:lang w:val="en-US"/>
                <w14:ligatures w14:val="standardContextual"/>
              </w:rPr>
              <w:tab/>
            </w:r>
            <w:r w:rsidRPr="00C21163">
              <w:rPr>
                <w:rStyle w:val="Hyperlink"/>
                <w:noProof/>
              </w:rPr>
              <w:t>Closing the N budget</w:t>
            </w:r>
            <w:r>
              <w:rPr>
                <w:noProof/>
                <w:webHidden/>
              </w:rPr>
              <w:tab/>
            </w:r>
            <w:r>
              <w:rPr>
                <w:noProof/>
                <w:webHidden/>
              </w:rPr>
              <w:fldChar w:fldCharType="begin"/>
            </w:r>
            <w:r>
              <w:rPr>
                <w:noProof/>
                <w:webHidden/>
              </w:rPr>
              <w:instrText xml:space="preserve"> PAGEREF _Toc152758562 \h </w:instrText>
            </w:r>
            <w:r>
              <w:rPr>
                <w:noProof/>
                <w:webHidden/>
              </w:rPr>
            </w:r>
            <w:r>
              <w:rPr>
                <w:noProof/>
                <w:webHidden/>
              </w:rPr>
              <w:fldChar w:fldCharType="separate"/>
            </w:r>
            <w:r>
              <w:rPr>
                <w:noProof/>
                <w:webHidden/>
              </w:rPr>
              <w:t>87</w:t>
            </w:r>
            <w:r>
              <w:rPr>
                <w:noProof/>
                <w:webHidden/>
              </w:rPr>
              <w:fldChar w:fldCharType="end"/>
            </w:r>
          </w:hyperlink>
        </w:p>
        <w:p w14:paraId="69DED649" w14:textId="5E98C18A" w:rsidR="00B04EA6" w:rsidRDefault="00B04EA6">
          <w:pPr>
            <w:pStyle w:val="TOC3"/>
            <w:rPr>
              <w:rFonts w:cstheme="minorBidi"/>
              <w:noProof/>
              <w:kern w:val="2"/>
              <w:sz w:val="22"/>
              <w:szCs w:val="22"/>
              <w:lang w:val="en-US"/>
              <w14:ligatures w14:val="standardContextual"/>
            </w:rPr>
          </w:pPr>
          <w:hyperlink w:anchor="_Toc152758563" w:history="1">
            <w:r w:rsidRPr="00C21163">
              <w:rPr>
                <w:rStyle w:val="Hyperlink"/>
                <w:noProof/>
              </w:rPr>
              <w:t>2.6.9</w:t>
            </w:r>
            <w:r>
              <w:rPr>
                <w:rFonts w:cstheme="minorBidi"/>
                <w:noProof/>
                <w:kern w:val="2"/>
                <w:sz w:val="22"/>
                <w:szCs w:val="22"/>
                <w:lang w:val="en-US"/>
                <w14:ligatures w14:val="standardContextual"/>
              </w:rPr>
              <w:tab/>
            </w:r>
            <w:r w:rsidRPr="00C21163">
              <w:rPr>
                <w:rStyle w:val="Hyperlink"/>
                <w:noProof/>
              </w:rPr>
              <w:t>Total emissions</w:t>
            </w:r>
            <w:r>
              <w:rPr>
                <w:noProof/>
                <w:webHidden/>
              </w:rPr>
              <w:tab/>
            </w:r>
            <w:r>
              <w:rPr>
                <w:noProof/>
                <w:webHidden/>
              </w:rPr>
              <w:fldChar w:fldCharType="begin"/>
            </w:r>
            <w:r>
              <w:rPr>
                <w:noProof/>
                <w:webHidden/>
              </w:rPr>
              <w:instrText xml:space="preserve"> PAGEREF _Toc152758563 \h </w:instrText>
            </w:r>
            <w:r>
              <w:rPr>
                <w:noProof/>
                <w:webHidden/>
              </w:rPr>
            </w:r>
            <w:r>
              <w:rPr>
                <w:noProof/>
                <w:webHidden/>
              </w:rPr>
              <w:fldChar w:fldCharType="separate"/>
            </w:r>
            <w:r>
              <w:rPr>
                <w:noProof/>
                <w:webHidden/>
              </w:rPr>
              <w:t>90</w:t>
            </w:r>
            <w:r>
              <w:rPr>
                <w:noProof/>
                <w:webHidden/>
              </w:rPr>
              <w:fldChar w:fldCharType="end"/>
            </w:r>
          </w:hyperlink>
        </w:p>
        <w:p w14:paraId="24CFA68E" w14:textId="2F93FF68" w:rsidR="00B04EA6" w:rsidRDefault="00B04EA6">
          <w:pPr>
            <w:pStyle w:val="TOC2"/>
            <w:rPr>
              <w:rFonts w:cstheme="minorBidi"/>
              <w:b w:val="0"/>
              <w:bCs w:val="0"/>
              <w:noProof/>
              <w:kern w:val="2"/>
              <w:sz w:val="22"/>
              <w:szCs w:val="22"/>
              <w:lang w:val="en-US"/>
              <w14:ligatures w14:val="standardContextual"/>
            </w:rPr>
          </w:pPr>
          <w:hyperlink w:anchor="_Toc152758564" w:history="1">
            <w:r w:rsidRPr="00C21163">
              <w:rPr>
                <w:rStyle w:val="Hyperlink"/>
                <w:noProof/>
              </w:rPr>
              <w:t>2.7</w:t>
            </w:r>
            <w:r>
              <w:rPr>
                <w:rFonts w:cstheme="minorBidi"/>
                <w:b w:val="0"/>
                <w:bCs w:val="0"/>
                <w:noProof/>
                <w:kern w:val="2"/>
                <w:sz w:val="22"/>
                <w:szCs w:val="22"/>
                <w:lang w:val="en-US"/>
                <w14:ligatures w14:val="standardContextual"/>
              </w:rPr>
              <w:tab/>
            </w:r>
            <w:r w:rsidRPr="00C21163">
              <w:rPr>
                <w:rStyle w:val="Hyperlink"/>
                <w:noProof/>
              </w:rPr>
              <w:t>Multi-year estimation of nitrous oxide (adapted Liang et al. 2020 with N carryover) for IPCC Tier 2 Carbon model</w:t>
            </w:r>
            <w:r>
              <w:rPr>
                <w:noProof/>
                <w:webHidden/>
              </w:rPr>
              <w:tab/>
            </w:r>
            <w:r>
              <w:rPr>
                <w:noProof/>
                <w:webHidden/>
              </w:rPr>
              <w:fldChar w:fldCharType="begin"/>
            </w:r>
            <w:r>
              <w:rPr>
                <w:noProof/>
                <w:webHidden/>
              </w:rPr>
              <w:instrText xml:space="preserve"> PAGEREF _Toc152758564 \h </w:instrText>
            </w:r>
            <w:r>
              <w:rPr>
                <w:noProof/>
                <w:webHidden/>
              </w:rPr>
            </w:r>
            <w:r>
              <w:rPr>
                <w:noProof/>
                <w:webHidden/>
              </w:rPr>
              <w:fldChar w:fldCharType="separate"/>
            </w:r>
            <w:r>
              <w:rPr>
                <w:noProof/>
                <w:webHidden/>
              </w:rPr>
              <w:t>96</w:t>
            </w:r>
            <w:r>
              <w:rPr>
                <w:noProof/>
                <w:webHidden/>
              </w:rPr>
              <w:fldChar w:fldCharType="end"/>
            </w:r>
          </w:hyperlink>
        </w:p>
        <w:p w14:paraId="4D356EFA" w14:textId="46335B86" w:rsidR="00B04EA6" w:rsidRDefault="00B04EA6">
          <w:pPr>
            <w:pStyle w:val="TOC3"/>
            <w:rPr>
              <w:rFonts w:cstheme="minorBidi"/>
              <w:noProof/>
              <w:kern w:val="2"/>
              <w:sz w:val="22"/>
              <w:szCs w:val="22"/>
              <w:lang w:val="en-US"/>
              <w14:ligatures w14:val="standardContextual"/>
            </w:rPr>
          </w:pPr>
          <w:hyperlink w:anchor="_Toc152758565" w:history="1">
            <w:r w:rsidRPr="00C21163">
              <w:rPr>
                <w:rStyle w:val="Hyperlink"/>
                <w:noProof/>
              </w:rPr>
              <w:t>2.7.1</w:t>
            </w:r>
            <w:r>
              <w:rPr>
                <w:rFonts w:cstheme="minorBidi"/>
                <w:noProof/>
                <w:kern w:val="2"/>
                <w:sz w:val="22"/>
                <w:szCs w:val="22"/>
                <w:lang w:val="en-US"/>
                <w14:ligatures w14:val="standardContextual"/>
              </w:rPr>
              <w:tab/>
            </w:r>
            <w:r w:rsidRPr="00C21163">
              <w:rPr>
                <w:rStyle w:val="Hyperlink"/>
                <w:noProof/>
              </w:rPr>
              <w:t>Synthetic and organic N fertilizer applications (not manure)</w:t>
            </w:r>
            <w:r>
              <w:rPr>
                <w:noProof/>
                <w:webHidden/>
              </w:rPr>
              <w:tab/>
            </w:r>
            <w:r>
              <w:rPr>
                <w:noProof/>
                <w:webHidden/>
              </w:rPr>
              <w:fldChar w:fldCharType="begin"/>
            </w:r>
            <w:r>
              <w:rPr>
                <w:noProof/>
                <w:webHidden/>
              </w:rPr>
              <w:instrText xml:space="preserve"> PAGEREF _Toc152758565 \h </w:instrText>
            </w:r>
            <w:r>
              <w:rPr>
                <w:noProof/>
                <w:webHidden/>
              </w:rPr>
            </w:r>
            <w:r>
              <w:rPr>
                <w:noProof/>
                <w:webHidden/>
              </w:rPr>
              <w:fldChar w:fldCharType="separate"/>
            </w:r>
            <w:r>
              <w:rPr>
                <w:noProof/>
                <w:webHidden/>
              </w:rPr>
              <w:t>96</w:t>
            </w:r>
            <w:r>
              <w:rPr>
                <w:noProof/>
                <w:webHidden/>
              </w:rPr>
              <w:fldChar w:fldCharType="end"/>
            </w:r>
          </w:hyperlink>
        </w:p>
        <w:p w14:paraId="15EF3B0C" w14:textId="03CA7653" w:rsidR="00B04EA6" w:rsidRDefault="00B04EA6">
          <w:pPr>
            <w:pStyle w:val="TOC3"/>
            <w:rPr>
              <w:rFonts w:cstheme="minorBidi"/>
              <w:noProof/>
              <w:kern w:val="2"/>
              <w:sz w:val="22"/>
              <w:szCs w:val="22"/>
              <w:lang w:val="en-US"/>
              <w14:ligatures w14:val="standardContextual"/>
            </w:rPr>
          </w:pPr>
          <w:hyperlink w:anchor="_Toc152758566" w:history="1">
            <w:r w:rsidRPr="00C21163">
              <w:rPr>
                <w:rStyle w:val="Hyperlink"/>
                <w:noProof/>
              </w:rPr>
              <w:t>2.7.2</w:t>
            </w:r>
            <w:r>
              <w:rPr>
                <w:rFonts w:cstheme="minorBidi"/>
                <w:noProof/>
                <w:kern w:val="2"/>
                <w:sz w:val="22"/>
                <w:szCs w:val="22"/>
                <w:lang w:val="en-US"/>
                <w14:ligatures w14:val="standardContextual"/>
              </w:rPr>
              <w:tab/>
            </w:r>
            <w:r w:rsidRPr="00C21163">
              <w:rPr>
                <w:rStyle w:val="Hyperlink"/>
                <w:noProof/>
              </w:rPr>
              <w:t>Crop residue N inputs</w:t>
            </w:r>
            <w:r>
              <w:rPr>
                <w:noProof/>
                <w:webHidden/>
              </w:rPr>
              <w:tab/>
            </w:r>
            <w:r>
              <w:rPr>
                <w:noProof/>
                <w:webHidden/>
              </w:rPr>
              <w:fldChar w:fldCharType="begin"/>
            </w:r>
            <w:r>
              <w:rPr>
                <w:noProof/>
                <w:webHidden/>
              </w:rPr>
              <w:instrText xml:space="preserve"> PAGEREF _Toc152758566 \h </w:instrText>
            </w:r>
            <w:r>
              <w:rPr>
                <w:noProof/>
                <w:webHidden/>
              </w:rPr>
            </w:r>
            <w:r>
              <w:rPr>
                <w:noProof/>
                <w:webHidden/>
              </w:rPr>
              <w:fldChar w:fldCharType="separate"/>
            </w:r>
            <w:r>
              <w:rPr>
                <w:noProof/>
                <w:webHidden/>
              </w:rPr>
              <w:t>96</w:t>
            </w:r>
            <w:r>
              <w:rPr>
                <w:noProof/>
                <w:webHidden/>
              </w:rPr>
              <w:fldChar w:fldCharType="end"/>
            </w:r>
          </w:hyperlink>
        </w:p>
        <w:p w14:paraId="15B9071D" w14:textId="28162351" w:rsidR="00B04EA6" w:rsidRDefault="00B04EA6">
          <w:pPr>
            <w:pStyle w:val="TOC3"/>
            <w:rPr>
              <w:rFonts w:cstheme="minorBidi"/>
              <w:noProof/>
              <w:kern w:val="2"/>
              <w:sz w:val="22"/>
              <w:szCs w:val="22"/>
              <w:lang w:val="en-US"/>
              <w14:ligatures w14:val="standardContextual"/>
            </w:rPr>
          </w:pPr>
          <w:hyperlink w:anchor="_Toc152758567" w:history="1">
            <w:r w:rsidRPr="00C21163">
              <w:rPr>
                <w:rStyle w:val="Hyperlink"/>
                <w:noProof/>
              </w:rPr>
              <w:t>2.7.3</w:t>
            </w:r>
            <w:r>
              <w:rPr>
                <w:rFonts w:cstheme="minorBidi"/>
                <w:noProof/>
                <w:kern w:val="2"/>
                <w:sz w:val="22"/>
                <w:szCs w:val="22"/>
                <w:lang w:val="en-US"/>
                <w14:ligatures w14:val="standardContextual"/>
              </w:rPr>
              <w:tab/>
            </w:r>
            <w:r w:rsidRPr="00C21163">
              <w:rPr>
                <w:rStyle w:val="Hyperlink"/>
                <w:noProof/>
              </w:rPr>
              <w:t>Mineralization</w:t>
            </w:r>
            <w:r>
              <w:rPr>
                <w:noProof/>
                <w:webHidden/>
              </w:rPr>
              <w:tab/>
            </w:r>
            <w:r>
              <w:rPr>
                <w:noProof/>
                <w:webHidden/>
              </w:rPr>
              <w:fldChar w:fldCharType="begin"/>
            </w:r>
            <w:r>
              <w:rPr>
                <w:noProof/>
                <w:webHidden/>
              </w:rPr>
              <w:instrText xml:space="preserve"> PAGEREF _Toc152758567 \h </w:instrText>
            </w:r>
            <w:r>
              <w:rPr>
                <w:noProof/>
                <w:webHidden/>
              </w:rPr>
            </w:r>
            <w:r>
              <w:rPr>
                <w:noProof/>
                <w:webHidden/>
              </w:rPr>
              <w:fldChar w:fldCharType="separate"/>
            </w:r>
            <w:r>
              <w:rPr>
                <w:noProof/>
                <w:webHidden/>
              </w:rPr>
              <w:t>99</w:t>
            </w:r>
            <w:r>
              <w:rPr>
                <w:noProof/>
                <w:webHidden/>
              </w:rPr>
              <w:fldChar w:fldCharType="end"/>
            </w:r>
          </w:hyperlink>
        </w:p>
        <w:p w14:paraId="7652AF82" w14:textId="46106772" w:rsidR="00B04EA6" w:rsidRDefault="00B04EA6">
          <w:pPr>
            <w:pStyle w:val="TOC3"/>
            <w:rPr>
              <w:rFonts w:cstheme="minorBidi"/>
              <w:noProof/>
              <w:kern w:val="2"/>
              <w:sz w:val="22"/>
              <w:szCs w:val="22"/>
              <w:lang w:val="en-US"/>
              <w14:ligatures w14:val="standardContextual"/>
            </w:rPr>
          </w:pPr>
          <w:hyperlink w:anchor="_Toc152758568" w:history="1">
            <w:r w:rsidRPr="00C21163">
              <w:rPr>
                <w:rStyle w:val="Hyperlink"/>
                <w:noProof/>
              </w:rPr>
              <w:t>2.7.4</w:t>
            </w:r>
            <w:r>
              <w:rPr>
                <w:rFonts w:cstheme="minorBidi"/>
                <w:noProof/>
                <w:kern w:val="2"/>
                <w:sz w:val="22"/>
                <w:szCs w:val="22"/>
                <w:lang w:val="en-US"/>
                <w14:ligatures w14:val="standardContextual"/>
              </w:rPr>
              <w:tab/>
            </w:r>
            <w:r w:rsidRPr="00C21163">
              <w:rPr>
                <w:rStyle w:val="Hyperlink"/>
                <w:noProof/>
              </w:rPr>
              <w:t>Direct emissions from inputs</w:t>
            </w:r>
            <w:r>
              <w:rPr>
                <w:noProof/>
                <w:webHidden/>
              </w:rPr>
              <w:tab/>
            </w:r>
            <w:r>
              <w:rPr>
                <w:noProof/>
                <w:webHidden/>
              </w:rPr>
              <w:fldChar w:fldCharType="begin"/>
            </w:r>
            <w:r>
              <w:rPr>
                <w:noProof/>
                <w:webHidden/>
              </w:rPr>
              <w:instrText xml:space="preserve"> PAGEREF _Toc152758568 \h </w:instrText>
            </w:r>
            <w:r>
              <w:rPr>
                <w:noProof/>
                <w:webHidden/>
              </w:rPr>
            </w:r>
            <w:r>
              <w:rPr>
                <w:noProof/>
                <w:webHidden/>
              </w:rPr>
              <w:fldChar w:fldCharType="separate"/>
            </w:r>
            <w:r>
              <w:rPr>
                <w:noProof/>
                <w:webHidden/>
              </w:rPr>
              <w:t>104</w:t>
            </w:r>
            <w:r>
              <w:rPr>
                <w:noProof/>
                <w:webHidden/>
              </w:rPr>
              <w:fldChar w:fldCharType="end"/>
            </w:r>
          </w:hyperlink>
        </w:p>
        <w:p w14:paraId="5D241578" w14:textId="6CA31B50" w:rsidR="00B04EA6" w:rsidRDefault="00B04EA6">
          <w:pPr>
            <w:pStyle w:val="TOC3"/>
            <w:rPr>
              <w:rFonts w:cstheme="minorBidi"/>
              <w:noProof/>
              <w:kern w:val="2"/>
              <w:sz w:val="22"/>
              <w:szCs w:val="22"/>
              <w:lang w:val="en-US"/>
              <w14:ligatures w14:val="standardContextual"/>
            </w:rPr>
          </w:pPr>
          <w:hyperlink w:anchor="_Toc152758569" w:history="1">
            <w:r w:rsidRPr="00C21163">
              <w:rPr>
                <w:rStyle w:val="Hyperlink"/>
                <w:noProof/>
              </w:rPr>
              <w:t>2.7.5</w:t>
            </w:r>
            <w:r>
              <w:rPr>
                <w:rFonts w:cstheme="minorBidi"/>
                <w:noProof/>
                <w:kern w:val="2"/>
                <w:sz w:val="22"/>
                <w:szCs w:val="22"/>
                <w:lang w:val="en-US"/>
                <w14:ligatures w14:val="standardContextual"/>
              </w:rPr>
              <w:tab/>
            </w:r>
            <w:r w:rsidRPr="00C21163">
              <w:rPr>
                <w:rStyle w:val="Hyperlink"/>
                <w:noProof/>
              </w:rPr>
              <w:t>Indirect emissions</w:t>
            </w:r>
            <w:r>
              <w:rPr>
                <w:noProof/>
                <w:webHidden/>
              </w:rPr>
              <w:tab/>
            </w:r>
            <w:r>
              <w:rPr>
                <w:noProof/>
                <w:webHidden/>
              </w:rPr>
              <w:fldChar w:fldCharType="begin"/>
            </w:r>
            <w:r>
              <w:rPr>
                <w:noProof/>
                <w:webHidden/>
              </w:rPr>
              <w:instrText xml:space="preserve"> PAGEREF _Toc152758569 \h </w:instrText>
            </w:r>
            <w:r>
              <w:rPr>
                <w:noProof/>
                <w:webHidden/>
              </w:rPr>
            </w:r>
            <w:r>
              <w:rPr>
                <w:noProof/>
                <w:webHidden/>
              </w:rPr>
              <w:fldChar w:fldCharType="separate"/>
            </w:r>
            <w:r>
              <w:rPr>
                <w:noProof/>
                <w:webHidden/>
              </w:rPr>
              <w:t>107</w:t>
            </w:r>
            <w:r>
              <w:rPr>
                <w:noProof/>
                <w:webHidden/>
              </w:rPr>
              <w:fldChar w:fldCharType="end"/>
            </w:r>
          </w:hyperlink>
        </w:p>
        <w:p w14:paraId="4C58978D" w14:textId="1E7EFA6F" w:rsidR="00B04EA6" w:rsidRDefault="00B04EA6">
          <w:pPr>
            <w:pStyle w:val="TOC3"/>
            <w:rPr>
              <w:rFonts w:cstheme="minorBidi"/>
              <w:noProof/>
              <w:kern w:val="2"/>
              <w:sz w:val="22"/>
              <w:szCs w:val="22"/>
              <w:lang w:val="en-US"/>
              <w14:ligatures w14:val="standardContextual"/>
            </w:rPr>
          </w:pPr>
          <w:hyperlink w:anchor="_Toc152758570" w:history="1">
            <w:r w:rsidRPr="00C21163">
              <w:rPr>
                <w:rStyle w:val="Hyperlink"/>
                <w:noProof/>
              </w:rPr>
              <w:t>2.7.6</w:t>
            </w:r>
            <w:r>
              <w:rPr>
                <w:rFonts w:cstheme="minorBidi"/>
                <w:noProof/>
                <w:kern w:val="2"/>
                <w:sz w:val="22"/>
                <w:szCs w:val="22"/>
                <w:lang w:val="en-US"/>
                <w14:ligatures w14:val="standardContextual"/>
              </w:rPr>
              <w:tab/>
            </w:r>
            <w:r w:rsidRPr="00C21163">
              <w:rPr>
                <w:rStyle w:val="Hyperlink"/>
                <w:noProof/>
              </w:rPr>
              <w:t>Adjust active pools</w:t>
            </w:r>
            <w:r>
              <w:rPr>
                <w:noProof/>
                <w:webHidden/>
              </w:rPr>
              <w:tab/>
            </w:r>
            <w:r>
              <w:rPr>
                <w:noProof/>
                <w:webHidden/>
              </w:rPr>
              <w:fldChar w:fldCharType="begin"/>
            </w:r>
            <w:r>
              <w:rPr>
                <w:noProof/>
                <w:webHidden/>
              </w:rPr>
              <w:instrText xml:space="preserve"> PAGEREF _Toc152758570 \h </w:instrText>
            </w:r>
            <w:r>
              <w:rPr>
                <w:noProof/>
                <w:webHidden/>
              </w:rPr>
            </w:r>
            <w:r>
              <w:rPr>
                <w:noProof/>
                <w:webHidden/>
              </w:rPr>
              <w:fldChar w:fldCharType="separate"/>
            </w:r>
            <w:r>
              <w:rPr>
                <w:noProof/>
                <w:webHidden/>
              </w:rPr>
              <w:t>110</w:t>
            </w:r>
            <w:r>
              <w:rPr>
                <w:noProof/>
                <w:webHidden/>
              </w:rPr>
              <w:fldChar w:fldCharType="end"/>
            </w:r>
          </w:hyperlink>
        </w:p>
        <w:p w14:paraId="7DBAD8D5" w14:textId="583302EC" w:rsidR="00B04EA6" w:rsidRDefault="00B04EA6">
          <w:pPr>
            <w:pStyle w:val="TOC3"/>
            <w:rPr>
              <w:rFonts w:cstheme="minorBidi"/>
              <w:noProof/>
              <w:kern w:val="2"/>
              <w:sz w:val="22"/>
              <w:szCs w:val="22"/>
              <w:lang w:val="en-US"/>
              <w14:ligatures w14:val="standardContextual"/>
            </w:rPr>
          </w:pPr>
          <w:hyperlink w:anchor="_Toc152758571" w:history="1">
            <w:r w:rsidRPr="00C21163">
              <w:rPr>
                <w:rStyle w:val="Hyperlink"/>
                <w:noProof/>
              </w:rPr>
              <w:t>2.7.7</w:t>
            </w:r>
            <w:r>
              <w:rPr>
                <w:rFonts w:cstheme="minorBidi"/>
                <w:noProof/>
                <w:kern w:val="2"/>
                <w:sz w:val="22"/>
                <w:szCs w:val="22"/>
                <w:lang w:val="en-US"/>
                <w14:ligatures w14:val="standardContextual"/>
              </w:rPr>
              <w:tab/>
            </w:r>
            <w:r w:rsidRPr="00C21163">
              <w:rPr>
                <w:rStyle w:val="Hyperlink"/>
                <w:noProof/>
              </w:rPr>
              <w:t>Closing the N budget</w:t>
            </w:r>
            <w:r>
              <w:rPr>
                <w:noProof/>
                <w:webHidden/>
              </w:rPr>
              <w:tab/>
            </w:r>
            <w:r>
              <w:rPr>
                <w:noProof/>
                <w:webHidden/>
              </w:rPr>
              <w:fldChar w:fldCharType="begin"/>
            </w:r>
            <w:r>
              <w:rPr>
                <w:noProof/>
                <w:webHidden/>
              </w:rPr>
              <w:instrText xml:space="preserve"> PAGEREF _Toc152758571 \h </w:instrText>
            </w:r>
            <w:r>
              <w:rPr>
                <w:noProof/>
                <w:webHidden/>
              </w:rPr>
            </w:r>
            <w:r>
              <w:rPr>
                <w:noProof/>
                <w:webHidden/>
              </w:rPr>
              <w:fldChar w:fldCharType="separate"/>
            </w:r>
            <w:r>
              <w:rPr>
                <w:noProof/>
                <w:webHidden/>
              </w:rPr>
              <w:t>111</w:t>
            </w:r>
            <w:r>
              <w:rPr>
                <w:noProof/>
                <w:webHidden/>
              </w:rPr>
              <w:fldChar w:fldCharType="end"/>
            </w:r>
          </w:hyperlink>
        </w:p>
        <w:p w14:paraId="041D50B4" w14:textId="1464BCBA" w:rsidR="00B04EA6" w:rsidRDefault="00B04EA6">
          <w:pPr>
            <w:pStyle w:val="TOC3"/>
            <w:rPr>
              <w:rFonts w:cstheme="minorBidi"/>
              <w:noProof/>
              <w:kern w:val="2"/>
              <w:sz w:val="22"/>
              <w:szCs w:val="22"/>
              <w:lang w:val="en-US"/>
              <w14:ligatures w14:val="standardContextual"/>
            </w:rPr>
          </w:pPr>
          <w:hyperlink w:anchor="_Toc152758572" w:history="1">
            <w:r w:rsidRPr="00C21163">
              <w:rPr>
                <w:rStyle w:val="Hyperlink"/>
                <w:noProof/>
              </w:rPr>
              <w:t>2.7.8</w:t>
            </w:r>
            <w:r>
              <w:rPr>
                <w:rFonts w:cstheme="minorBidi"/>
                <w:noProof/>
                <w:kern w:val="2"/>
                <w:sz w:val="22"/>
                <w:szCs w:val="22"/>
                <w:lang w:val="en-US"/>
                <w14:ligatures w14:val="standardContextual"/>
              </w:rPr>
              <w:tab/>
            </w:r>
            <w:r w:rsidRPr="00C21163">
              <w:rPr>
                <w:rStyle w:val="Hyperlink"/>
                <w:noProof/>
              </w:rPr>
              <w:t>Total emissions</w:t>
            </w:r>
            <w:r>
              <w:rPr>
                <w:noProof/>
                <w:webHidden/>
              </w:rPr>
              <w:tab/>
            </w:r>
            <w:r>
              <w:rPr>
                <w:noProof/>
                <w:webHidden/>
              </w:rPr>
              <w:fldChar w:fldCharType="begin"/>
            </w:r>
            <w:r>
              <w:rPr>
                <w:noProof/>
                <w:webHidden/>
              </w:rPr>
              <w:instrText xml:space="preserve"> PAGEREF _Toc152758572 \h </w:instrText>
            </w:r>
            <w:r>
              <w:rPr>
                <w:noProof/>
                <w:webHidden/>
              </w:rPr>
            </w:r>
            <w:r>
              <w:rPr>
                <w:noProof/>
                <w:webHidden/>
              </w:rPr>
              <w:fldChar w:fldCharType="separate"/>
            </w:r>
            <w:r>
              <w:rPr>
                <w:noProof/>
                <w:webHidden/>
              </w:rPr>
              <w:t>114</w:t>
            </w:r>
            <w:r>
              <w:rPr>
                <w:noProof/>
                <w:webHidden/>
              </w:rPr>
              <w:fldChar w:fldCharType="end"/>
            </w:r>
          </w:hyperlink>
        </w:p>
        <w:p w14:paraId="73ADBD77" w14:textId="75F6CA85" w:rsidR="00B04EA6" w:rsidRDefault="00B04EA6">
          <w:pPr>
            <w:pStyle w:val="TOC2"/>
            <w:rPr>
              <w:rFonts w:cstheme="minorBidi"/>
              <w:b w:val="0"/>
              <w:bCs w:val="0"/>
              <w:noProof/>
              <w:kern w:val="2"/>
              <w:sz w:val="22"/>
              <w:szCs w:val="22"/>
              <w:lang w:val="en-US"/>
              <w14:ligatures w14:val="standardContextual"/>
            </w:rPr>
          </w:pPr>
          <w:hyperlink w:anchor="_Toc152758573" w:history="1">
            <w:r w:rsidRPr="00C21163">
              <w:rPr>
                <w:rStyle w:val="Hyperlink"/>
                <w:noProof/>
              </w:rPr>
              <w:t>2.8</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_Toc152758573 \h </w:instrText>
            </w:r>
            <w:r>
              <w:rPr>
                <w:noProof/>
                <w:webHidden/>
              </w:rPr>
            </w:r>
            <w:r>
              <w:rPr>
                <w:noProof/>
                <w:webHidden/>
              </w:rPr>
              <w:fldChar w:fldCharType="separate"/>
            </w:r>
            <w:r>
              <w:rPr>
                <w:noProof/>
                <w:webHidden/>
              </w:rPr>
              <w:t>118</w:t>
            </w:r>
            <w:r>
              <w:rPr>
                <w:noProof/>
                <w:webHidden/>
              </w:rPr>
              <w:fldChar w:fldCharType="end"/>
            </w:r>
          </w:hyperlink>
        </w:p>
        <w:p w14:paraId="6B4A6149" w14:textId="037AADF5"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574" w:history="1">
            <w:r w:rsidRPr="00C21163">
              <w:rPr>
                <w:rStyle w:val="Hyperlink"/>
                <w:noProof/>
              </w:rPr>
              <w:t>3</w:t>
            </w:r>
            <w:r>
              <w:rPr>
                <w:rFonts w:asciiTheme="minorHAnsi" w:hAnsiTheme="minorHAnsi"/>
                <w:b w:val="0"/>
                <w:bCs w:val="0"/>
                <w:caps w:val="0"/>
                <w:noProof/>
                <w:kern w:val="2"/>
                <w:sz w:val="22"/>
                <w:szCs w:val="22"/>
                <w:lang w:val="en-US"/>
                <w14:ligatures w14:val="standardContextual"/>
              </w:rPr>
              <w:tab/>
            </w:r>
            <w:r w:rsidRPr="00C21163">
              <w:rPr>
                <w:rStyle w:val="Hyperlink"/>
                <w:noProof/>
              </w:rPr>
              <w:t>Livestock enteric methane emissions</w:t>
            </w:r>
            <w:r>
              <w:rPr>
                <w:noProof/>
                <w:webHidden/>
              </w:rPr>
              <w:tab/>
            </w:r>
            <w:r>
              <w:rPr>
                <w:noProof/>
                <w:webHidden/>
              </w:rPr>
              <w:fldChar w:fldCharType="begin"/>
            </w:r>
            <w:r>
              <w:rPr>
                <w:noProof/>
                <w:webHidden/>
              </w:rPr>
              <w:instrText xml:space="preserve"> PAGEREF _Toc152758574 \h </w:instrText>
            </w:r>
            <w:r>
              <w:rPr>
                <w:noProof/>
                <w:webHidden/>
              </w:rPr>
            </w:r>
            <w:r>
              <w:rPr>
                <w:noProof/>
                <w:webHidden/>
              </w:rPr>
              <w:fldChar w:fldCharType="separate"/>
            </w:r>
            <w:r>
              <w:rPr>
                <w:noProof/>
                <w:webHidden/>
              </w:rPr>
              <w:t>131</w:t>
            </w:r>
            <w:r>
              <w:rPr>
                <w:noProof/>
                <w:webHidden/>
              </w:rPr>
              <w:fldChar w:fldCharType="end"/>
            </w:r>
          </w:hyperlink>
        </w:p>
        <w:p w14:paraId="1F830C75" w14:textId="0F37EA0C" w:rsidR="00B04EA6" w:rsidRDefault="00B04EA6">
          <w:pPr>
            <w:pStyle w:val="TOC2"/>
            <w:rPr>
              <w:rFonts w:cstheme="minorBidi"/>
              <w:b w:val="0"/>
              <w:bCs w:val="0"/>
              <w:noProof/>
              <w:kern w:val="2"/>
              <w:sz w:val="22"/>
              <w:szCs w:val="22"/>
              <w:lang w:val="en-US"/>
              <w14:ligatures w14:val="standardContextual"/>
            </w:rPr>
          </w:pPr>
          <w:hyperlink w:anchor="_Toc152758575" w:history="1">
            <w:r w:rsidRPr="00C21163">
              <w:rPr>
                <w:rStyle w:val="Hyperlink"/>
                <w:noProof/>
              </w:rPr>
              <w:t>3.1</w:t>
            </w:r>
            <w:r>
              <w:rPr>
                <w:rFonts w:cstheme="minorBidi"/>
                <w:b w:val="0"/>
                <w:bCs w:val="0"/>
                <w:noProof/>
                <w:kern w:val="2"/>
                <w:sz w:val="22"/>
                <w:szCs w:val="22"/>
                <w:lang w:val="en-US"/>
                <w14:ligatures w14:val="standardContextual"/>
              </w:rPr>
              <w:tab/>
            </w:r>
            <w:r w:rsidRPr="00C21163">
              <w:rPr>
                <w:rStyle w:val="Hyperlink"/>
                <w:noProof/>
              </w:rPr>
              <w:t>Beef cattle</w:t>
            </w:r>
            <w:r>
              <w:rPr>
                <w:noProof/>
                <w:webHidden/>
              </w:rPr>
              <w:tab/>
            </w:r>
            <w:r>
              <w:rPr>
                <w:noProof/>
                <w:webHidden/>
              </w:rPr>
              <w:fldChar w:fldCharType="begin"/>
            </w:r>
            <w:r>
              <w:rPr>
                <w:noProof/>
                <w:webHidden/>
              </w:rPr>
              <w:instrText xml:space="preserve"> PAGEREF _Toc152758575 \h </w:instrText>
            </w:r>
            <w:r>
              <w:rPr>
                <w:noProof/>
                <w:webHidden/>
              </w:rPr>
            </w:r>
            <w:r>
              <w:rPr>
                <w:noProof/>
                <w:webHidden/>
              </w:rPr>
              <w:fldChar w:fldCharType="separate"/>
            </w:r>
            <w:r>
              <w:rPr>
                <w:noProof/>
                <w:webHidden/>
              </w:rPr>
              <w:t>131</w:t>
            </w:r>
            <w:r>
              <w:rPr>
                <w:noProof/>
                <w:webHidden/>
              </w:rPr>
              <w:fldChar w:fldCharType="end"/>
            </w:r>
          </w:hyperlink>
        </w:p>
        <w:p w14:paraId="01819D61" w14:textId="25CD3BE8" w:rsidR="00B04EA6" w:rsidRDefault="00B04EA6">
          <w:pPr>
            <w:pStyle w:val="TOC3"/>
            <w:rPr>
              <w:rFonts w:cstheme="minorBidi"/>
              <w:noProof/>
              <w:kern w:val="2"/>
              <w:sz w:val="22"/>
              <w:szCs w:val="22"/>
              <w:lang w:val="en-US"/>
              <w14:ligatures w14:val="standardContextual"/>
            </w:rPr>
          </w:pPr>
          <w:hyperlink w:anchor="_Toc152758576" w:history="1">
            <w:r w:rsidRPr="00C21163">
              <w:rPr>
                <w:rStyle w:val="Hyperlink"/>
                <w:noProof/>
              </w:rPr>
              <w:t>3.1.1</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 xml:space="preserve">4 </w:t>
            </w:r>
            <w:r w:rsidRPr="00C21163">
              <w:rPr>
                <w:rStyle w:val="Hyperlink"/>
                <w:noProof/>
              </w:rPr>
              <w:t>emissions from beef cattle (except calves)</w:t>
            </w:r>
            <w:r>
              <w:rPr>
                <w:noProof/>
                <w:webHidden/>
              </w:rPr>
              <w:tab/>
            </w:r>
            <w:r>
              <w:rPr>
                <w:noProof/>
                <w:webHidden/>
              </w:rPr>
              <w:fldChar w:fldCharType="begin"/>
            </w:r>
            <w:r>
              <w:rPr>
                <w:noProof/>
                <w:webHidden/>
              </w:rPr>
              <w:instrText xml:space="preserve"> PAGEREF _Toc152758576 \h </w:instrText>
            </w:r>
            <w:r>
              <w:rPr>
                <w:noProof/>
                <w:webHidden/>
              </w:rPr>
            </w:r>
            <w:r>
              <w:rPr>
                <w:noProof/>
                <w:webHidden/>
              </w:rPr>
              <w:fldChar w:fldCharType="separate"/>
            </w:r>
            <w:r>
              <w:rPr>
                <w:noProof/>
                <w:webHidden/>
              </w:rPr>
              <w:t>131</w:t>
            </w:r>
            <w:r>
              <w:rPr>
                <w:noProof/>
                <w:webHidden/>
              </w:rPr>
              <w:fldChar w:fldCharType="end"/>
            </w:r>
          </w:hyperlink>
        </w:p>
        <w:p w14:paraId="647F408B" w14:textId="0ED97F99" w:rsidR="00B04EA6" w:rsidRDefault="00B04EA6">
          <w:pPr>
            <w:pStyle w:val="TOC3"/>
            <w:rPr>
              <w:rFonts w:cstheme="minorBidi"/>
              <w:noProof/>
              <w:kern w:val="2"/>
              <w:sz w:val="22"/>
              <w:szCs w:val="22"/>
              <w:lang w:val="en-US"/>
              <w14:ligatures w14:val="standardContextual"/>
            </w:rPr>
          </w:pPr>
          <w:hyperlink w:anchor="_Toc152758577" w:history="1">
            <w:r w:rsidRPr="00C21163">
              <w:rPr>
                <w:rStyle w:val="Hyperlink"/>
                <w:noProof/>
              </w:rPr>
              <w:t>3.1.2</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 xml:space="preserve">4 </w:t>
            </w:r>
            <w:r w:rsidRPr="00C21163">
              <w:rPr>
                <w:rStyle w:val="Hyperlink"/>
                <w:noProof/>
              </w:rPr>
              <w:t>emissions from beef calves</w:t>
            </w:r>
            <w:r>
              <w:rPr>
                <w:noProof/>
                <w:webHidden/>
              </w:rPr>
              <w:tab/>
            </w:r>
            <w:r>
              <w:rPr>
                <w:noProof/>
                <w:webHidden/>
              </w:rPr>
              <w:fldChar w:fldCharType="begin"/>
            </w:r>
            <w:r>
              <w:rPr>
                <w:noProof/>
                <w:webHidden/>
              </w:rPr>
              <w:instrText xml:space="preserve"> PAGEREF _Toc152758577 \h </w:instrText>
            </w:r>
            <w:r>
              <w:rPr>
                <w:noProof/>
                <w:webHidden/>
              </w:rPr>
            </w:r>
            <w:r>
              <w:rPr>
                <w:noProof/>
                <w:webHidden/>
              </w:rPr>
              <w:fldChar w:fldCharType="separate"/>
            </w:r>
            <w:r>
              <w:rPr>
                <w:noProof/>
                <w:webHidden/>
              </w:rPr>
              <w:t>136</w:t>
            </w:r>
            <w:r>
              <w:rPr>
                <w:noProof/>
                <w:webHidden/>
              </w:rPr>
              <w:fldChar w:fldCharType="end"/>
            </w:r>
          </w:hyperlink>
        </w:p>
        <w:p w14:paraId="00DBF815" w14:textId="5F889691" w:rsidR="00B04EA6" w:rsidRDefault="00B04EA6">
          <w:pPr>
            <w:pStyle w:val="TOC3"/>
            <w:rPr>
              <w:rFonts w:cstheme="minorBidi"/>
              <w:noProof/>
              <w:kern w:val="2"/>
              <w:sz w:val="22"/>
              <w:szCs w:val="22"/>
              <w:lang w:val="en-US"/>
              <w14:ligatures w14:val="standardContextual"/>
            </w:rPr>
          </w:pPr>
          <w:hyperlink w:anchor="_Toc152758578" w:history="1">
            <w:r w:rsidRPr="00C21163">
              <w:rPr>
                <w:rStyle w:val="Hyperlink"/>
                <w:noProof/>
              </w:rPr>
              <w:t>3.1.3</w:t>
            </w:r>
            <w:r>
              <w:rPr>
                <w:rFonts w:cstheme="minorBidi"/>
                <w:noProof/>
                <w:kern w:val="2"/>
                <w:sz w:val="22"/>
                <w:szCs w:val="22"/>
                <w:lang w:val="en-US"/>
                <w14:ligatures w14:val="standardContextual"/>
              </w:rPr>
              <w:tab/>
            </w:r>
            <w:r w:rsidRPr="00C21163">
              <w:rPr>
                <w:rStyle w:val="Hyperlink"/>
                <w:noProof/>
              </w:rPr>
              <w:t>Total enteric CH</w:t>
            </w:r>
            <w:r w:rsidRPr="00C21163">
              <w:rPr>
                <w:rStyle w:val="Hyperlink"/>
                <w:noProof/>
                <w:vertAlign w:val="subscript"/>
              </w:rPr>
              <w:t>4</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_Toc152758578 \h </w:instrText>
            </w:r>
            <w:r>
              <w:rPr>
                <w:noProof/>
                <w:webHidden/>
              </w:rPr>
            </w:r>
            <w:r>
              <w:rPr>
                <w:noProof/>
                <w:webHidden/>
              </w:rPr>
              <w:fldChar w:fldCharType="separate"/>
            </w:r>
            <w:r>
              <w:rPr>
                <w:noProof/>
                <w:webHidden/>
              </w:rPr>
              <w:t>137</w:t>
            </w:r>
            <w:r>
              <w:rPr>
                <w:noProof/>
                <w:webHidden/>
              </w:rPr>
              <w:fldChar w:fldCharType="end"/>
            </w:r>
          </w:hyperlink>
        </w:p>
        <w:p w14:paraId="11C8E592" w14:textId="4E800001" w:rsidR="00B04EA6" w:rsidRDefault="00B04EA6">
          <w:pPr>
            <w:pStyle w:val="TOC2"/>
            <w:rPr>
              <w:rFonts w:cstheme="minorBidi"/>
              <w:b w:val="0"/>
              <w:bCs w:val="0"/>
              <w:noProof/>
              <w:kern w:val="2"/>
              <w:sz w:val="22"/>
              <w:szCs w:val="22"/>
              <w:lang w:val="en-US"/>
              <w14:ligatures w14:val="standardContextual"/>
            </w:rPr>
          </w:pPr>
          <w:hyperlink w:anchor="_Toc152758579" w:history="1">
            <w:r w:rsidRPr="00C21163">
              <w:rPr>
                <w:rStyle w:val="Hyperlink"/>
                <w:noProof/>
              </w:rPr>
              <w:t>3.2</w:t>
            </w:r>
            <w:r>
              <w:rPr>
                <w:rFonts w:cstheme="minorBidi"/>
                <w:b w:val="0"/>
                <w:bCs w:val="0"/>
                <w:noProof/>
                <w:kern w:val="2"/>
                <w:sz w:val="22"/>
                <w:szCs w:val="22"/>
                <w:lang w:val="en-US"/>
                <w14:ligatures w14:val="standardContextual"/>
              </w:rPr>
              <w:tab/>
            </w:r>
            <w:r w:rsidRPr="00C21163">
              <w:rPr>
                <w:rStyle w:val="Hyperlink"/>
                <w:noProof/>
              </w:rPr>
              <w:t>Dairy cattle</w:t>
            </w:r>
            <w:r>
              <w:rPr>
                <w:noProof/>
                <w:webHidden/>
              </w:rPr>
              <w:tab/>
            </w:r>
            <w:r>
              <w:rPr>
                <w:noProof/>
                <w:webHidden/>
              </w:rPr>
              <w:fldChar w:fldCharType="begin"/>
            </w:r>
            <w:r>
              <w:rPr>
                <w:noProof/>
                <w:webHidden/>
              </w:rPr>
              <w:instrText xml:space="preserve"> PAGEREF _Toc152758579 \h </w:instrText>
            </w:r>
            <w:r>
              <w:rPr>
                <w:noProof/>
                <w:webHidden/>
              </w:rPr>
            </w:r>
            <w:r>
              <w:rPr>
                <w:noProof/>
                <w:webHidden/>
              </w:rPr>
              <w:fldChar w:fldCharType="separate"/>
            </w:r>
            <w:r>
              <w:rPr>
                <w:noProof/>
                <w:webHidden/>
              </w:rPr>
              <w:t>137</w:t>
            </w:r>
            <w:r>
              <w:rPr>
                <w:noProof/>
                <w:webHidden/>
              </w:rPr>
              <w:fldChar w:fldCharType="end"/>
            </w:r>
          </w:hyperlink>
        </w:p>
        <w:p w14:paraId="631BBE65" w14:textId="47B08015" w:rsidR="00B04EA6" w:rsidRDefault="00B04EA6">
          <w:pPr>
            <w:pStyle w:val="TOC3"/>
            <w:rPr>
              <w:rFonts w:cstheme="minorBidi"/>
              <w:noProof/>
              <w:kern w:val="2"/>
              <w:sz w:val="22"/>
              <w:szCs w:val="22"/>
              <w:lang w:val="en-US"/>
              <w14:ligatures w14:val="standardContextual"/>
            </w:rPr>
          </w:pPr>
          <w:hyperlink w:anchor="_Toc152758580" w:history="1">
            <w:r w:rsidRPr="00C21163">
              <w:rPr>
                <w:rStyle w:val="Hyperlink"/>
                <w:noProof/>
              </w:rPr>
              <w:t>3.2.1</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 xml:space="preserve">4 </w:t>
            </w:r>
            <w:r w:rsidRPr="00C21163">
              <w:rPr>
                <w:rStyle w:val="Hyperlink"/>
                <w:noProof/>
              </w:rPr>
              <w:t xml:space="preserve"> emissions from dairy cattle (except calves)</w:t>
            </w:r>
            <w:r>
              <w:rPr>
                <w:noProof/>
                <w:webHidden/>
              </w:rPr>
              <w:tab/>
            </w:r>
            <w:r>
              <w:rPr>
                <w:noProof/>
                <w:webHidden/>
              </w:rPr>
              <w:fldChar w:fldCharType="begin"/>
            </w:r>
            <w:r>
              <w:rPr>
                <w:noProof/>
                <w:webHidden/>
              </w:rPr>
              <w:instrText xml:space="preserve"> PAGEREF _Toc152758580 \h </w:instrText>
            </w:r>
            <w:r>
              <w:rPr>
                <w:noProof/>
                <w:webHidden/>
              </w:rPr>
            </w:r>
            <w:r>
              <w:rPr>
                <w:noProof/>
                <w:webHidden/>
              </w:rPr>
              <w:fldChar w:fldCharType="separate"/>
            </w:r>
            <w:r>
              <w:rPr>
                <w:noProof/>
                <w:webHidden/>
              </w:rPr>
              <w:t>137</w:t>
            </w:r>
            <w:r>
              <w:rPr>
                <w:noProof/>
                <w:webHidden/>
              </w:rPr>
              <w:fldChar w:fldCharType="end"/>
            </w:r>
          </w:hyperlink>
        </w:p>
        <w:p w14:paraId="3A64226A" w14:textId="5BB23C15" w:rsidR="00B04EA6" w:rsidRDefault="00B04EA6">
          <w:pPr>
            <w:pStyle w:val="TOC3"/>
            <w:rPr>
              <w:rFonts w:cstheme="minorBidi"/>
              <w:noProof/>
              <w:kern w:val="2"/>
              <w:sz w:val="22"/>
              <w:szCs w:val="22"/>
              <w:lang w:val="en-US"/>
              <w14:ligatures w14:val="standardContextual"/>
            </w:rPr>
          </w:pPr>
          <w:hyperlink w:anchor="_Toc152758581" w:history="1">
            <w:r w:rsidRPr="00C21163">
              <w:rPr>
                <w:rStyle w:val="Hyperlink"/>
                <w:noProof/>
              </w:rPr>
              <w:t>3.2.2</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 xml:space="preserve">4 </w:t>
            </w:r>
            <w:r w:rsidRPr="00C21163">
              <w:rPr>
                <w:rStyle w:val="Hyperlink"/>
                <w:noProof/>
              </w:rPr>
              <w:t>emissions from dairy calves</w:t>
            </w:r>
            <w:r>
              <w:rPr>
                <w:noProof/>
                <w:webHidden/>
              </w:rPr>
              <w:tab/>
            </w:r>
            <w:r>
              <w:rPr>
                <w:noProof/>
                <w:webHidden/>
              </w:rPr>
              <w:fldChar w:fldCharType="begin"/>
            </w:r>
            <w:r>
              <w:rPr>
                <w:noProof/>
                <w:webHidden/>
              </w:rPr>
              <w:instrText xml:space="preserve"> PAGEREF _Toc152758581 \h </w:instrText>
            </w:r>
            <w:r>
              <w:rPr>
                <w:noProof/>
                <w:webHidden/>
              </w:rPr>
            </w:r>
            <w:r>
              <w:rPr>
                <w:noProof/>
                <w:webHidden/>
              </w:rPr>
              <w:fldChar w:fldCharType="separate"/>
            </w:r>
            <w:r>
              <w:rPr>
                <w:noProof/>
                <w:webHidden/>
              </w:rPr>
              <w:t>141</w:t>
            </w:r>
            <w:r>
              <w:rPr>
                <w:noProof/>
                <w:webHidden/>
              </w:rPr>
              <w:fldChar w:fldCharType="end"/>
            </w:r>
          </w:hyperlink>
        </w:p>
        <w:p w14:paraId="2E890617" w14:textId="74884A2E" w:rsidR="00B04EA6" w:rsidRDefault="00B04EA6">
          <w:pPr>
            <w:pStyle w:val="TOC3"/>
            <w:rPr>
              <w:rFonts w:cstheme="minorBidi"/>
              <w:noProof/>
              <w:kern w:val="2"/>
              <w:sz w:val="22"/>
              <w:szCs w:val="22"/>
              <w:lang w:val="en-US"/>
              <w14:ligatures w14:val="standardContextual"/>
            </w:rPr>
          </w:pPr>
          <w:hyperlink w:anchor="_Toc152758582" w:history="1">
            <w:r w:rsidRPr="00C21163">
              <w:rPr>
                <w:rStyle w:val="Hyperlink"/>
                <w:noProof/>
              </w:rPr>
              <w:t>3.2.3</w:t>
            </w:r>
            <w:r>
              <w:rPr>
                <w:rFonts w:cstheme="minorBidi"/>
                <w:noProof/>
                <w:kern w:val="2"/>
                <w:sz w:val="22"/>
                <w:szCs w:val="22"/>
                <w:lang w:val="en-US"/>
                <w14:ligatures w14:val="standardContextual"/>
              </w:rPr>
              <w:tab/>
            </w:r>
            <w:r w:rsidRPr="00C21163">
              <w:rPr>
                <w:rStyle w:val="Hyperlink"/>
                <w:noProof/>
              </w:rPr>
              <w:t>Total enteric CH</w:t>
            </w:r>
            <w:r w:rsidRPr="00C21163">
              <w:rPr>
                <w:rStyle w:val="Hyperlink"/>
                <w:noProof/>
                <w:vertAlign w:val="subscript"/>
              </w:rPr>
              <w:t>4</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_Toc152758582 \h </w:instrText>
            </w:r>
            <w:r>
              <w:rPr>
                <w:noProof/>
                <w:webHidden/>
              </w:rPr>
            </w:r>
            <w:r>
              <w:rPr>
                <w:noProof/>
                <w:webHidden/>
              </w:rPr>
              <w:fldChar w:fldCharType="separate"/>
            </w:r>
            <w:r>
              <w:rPr>
                <w:noProof/>
                <w:webHidden/>
              </w:rPr>
              <w:t>141</w:t>
            </w:r>
            <w:r>
              <w:rPr>
                <w:noProof/>
                <w:webHidden/>
              </w:rPr>
              <w:fldChar w:fldCharType="end"/>
            </w:r>
          </w:hyperlink>
        </w:p>
        <w:p w14:paraId="59BB6211" w14:textId="49F5DBC3" w:rsidR="00B04EA6" w:rsidRDefault="00B04EA6">
          <w:pPr>
            <w:pStyle w:val="TOC2"/>
            <w:rPr>
              <w:rFonts w:cstheme="minorBidi"/>
              <w:b w:val="0"/>
              <w:bCs w:val="0"/>
              <w:noProof/>
              <w:kern w:val="2"/>
              <w:sz w:val="22"/>
              <w:szCs w:val="22"/>
              <w:lang w:val="en-US"/>
              <w14:ligatures w14:val="standardContextual"/>
            </w:rPr>
          </w:pPr>
          <w:hyperlink w:anchor="_Toc152758583" w:history="1">
            <w:r w:rsidRPr="00C21163">
              <w:rPr>
                <w:rStyle w:val="Hyperlink"/>
                <w:noProof/>
              </w:rPr>
              <w:t>3.3</w:t>
            </w:r>
            <w:r>
              <w:rPr>
                <w:rFonts w:cstheme="minorBidi"/>
                <w:b w:val="0"/>
                <w:bCs w:val="0"/>
                <w:noProof/>
                <w:kern w:val="2"/>
                <w:sz w:val="22"/>
                <w:szCs w:val="22"/>
                <w:lang w:val="en-US"/>
                <w14:ligatures w14:val="standardContextual"/>
              </w:rPr>
              <w:tab/>
            </w:r>
            <w:r w:rsidRPr="00C21163">
              <w:rPr>
                <w:rStyle w:val="Hyperlink"/>
                <w:noProof/>
              </w:rPr>
              <w:t>Sheep</w:t>
            </w:r>
            <w:r>
              <w:rPr>
                <w:noProof/>
                <w:webHidden/>
              </w:rPr>
              <w:tab/>
            </w:r>
            <w:r>
              <w:rPr>
                <w:noProof/>
                <w:webHidden/>
              </w:rPr>
              <w:fldChar w:fldCharType="begin"/>
            </w:r>
            <w:r>
              <w:rPr>
                <w:noProof/>
                <w:webHidden/>
              </w:rPr>
              <w:instrText xml:space="preserve"> PAGEREF _Toc152758583 \h </w:instrText>
            </w:r>
            <w:r>
              <w:rPr>
                <w:noProof/>
                <w:webHidden/>
              </w:rPr>
            </w:r>
            <w:r>
              <w:rPr>
                <w:noProof/>
                <w:webHidden/>
              </w:rPr>
              <w:fldChar w:fldCharType="separate"/>
            </w:r>
            <w:r>
              <w:rPr>
                <w:noProof/>
                <w:webHidden/>
              </w:rPr>
              <w:t>141</w:t>
            </w:r>
            <w:r>
              <w:rPr>
                <w:noProof/>
                <w:webHidden/>
              </w:rPr>
              <w:fldChar w:fldCharType="end"/>
            </w:r>
          </w:hyperlink>
        </w:p>
        <w:p w14:paraId="04AE0B7C" w14:textId="7B6E3C97" w:rsidR="00B04EA6" w:rsidRDefault="00B04EA6">
          <w:pPr>
            <w:pStyle w:val="TOC3"/>
            <w:rPr>
              <w:rFonts w:cstheme="minorBidi"/>
              <w:noProof/>
              <w:kern w:val="2"/>
              <w:sz w:val="22"/>
              <w:szCs w:val="22"/>
              <w:lang w:val="en-US"/>
              <w14:ligatures w14:val="standardContextual"/>
            </w:rPr>
          </w:pPr>
          <w:hyperlink w:anchor="_Toc152758584" w:history="1">
            <w:r w:rsidRPr="00C21163">
              <w:rPr>
                <w:rStyle w:val="Hyperlink"/>
                <w:noProof/>
              </w:rPr>
              <w:t>3.3.1</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4</w:t>
            </w:r>
            <w:r w:rsidRPr="00C21163">
              <w:rPr>
                <w:rStyle w:val="Hyperlink"/>
                <w:noProof/>
              </w:rPr>
              <w:t xml:space="preserve"> emissions from sheep</w:t>
            </w:r>
            <w:r>
              <w:rPr>
                <w:noProof/>
                <w:webHidden/>
              </w:rPr>
              <w:tab/>
            </w:r>
            <w:r>
              <w:rPr>
                <w:noProof/>
                <w:webHidden/>
              </w:rPr>
              <w:fldChar w:fldCharType="begin"/>
            </w:r>
            <w:r>
              <w:rPr>
                <w:noProof/>
                <w:webHidden/>
              </w:rPr>
              <w:instrText xml:space="preserve"> PAGEREF _Toc152758584 \h </w:instrText>
            </w:r>
            <w:r>
              <w:rPr>
                <w:noProof/>
                <w:webHidden/>
              </w:rPr>
            </w:r>
            <w:r>
              <w:rPr>
                <w:noProof/>
                <w:webHidden/>
              </w:rPr>
              <w:fldChar w:fldCharType="separate"/>
            </w:r>
            <w:r>
              <w:rPr>
                <w:noProof/>
                <w:webHidden/>
              </w:rPr>
              <w:t>141</w:t>
            </w:r>
            <w:r>
              <w:rPr>
                <w:noProof/>
                <w:webHidden/>
              </w:rPr>
              <w:fldChar w:fldCharType="end"/>
            </w:r>
          </w:hyperlink>
        </w:p>
        <w:p w14:paraId="23FB3757" w14:textId="03F6BBCF" w:rsidR="00B04EA6" w:rsidRDefault="00B04EA6">
          <w:pPr>
            <w:pStyle w:val="TOC3"/>
            <w:rPr>
              <w:rFonts w:cstheme="minorBidi"/>
              <w:noProof/>
              <w:kern w:val="2"/>
              <w:sz w:val="22"/>
              <w:szCs w:val="22"/>
              <w:lang w:val="en-US"/>
              <w14:ligatures w14:val="standardContextual"/>
            </w:rPr>
          </w:pPr>
          <w:hyperlink w:anchor="_Toc152758585" w:history="1">
            <w:r w:rsidRPr="00C21163">
              <w:rPr>
                <w:rStyle w:val="Hyperlink"/>
                <w:noProof/>
              </w:rPr>
              <w:t>3.3.2</w:t>
            </w:r>
            <w:r>
              <w:rPr>
                <w:rFonts w:cstheme="minorBidi"/>
                <w:noProof/>
                <w:kern w:val="2"/>
                <w:sz w:val="22"/>
                <w:szCs w:val="22"/>
                <w:lang w:val="en-US"/>
                <w14:ligatures w14:val="standardContextual"/>
              </w:rPr>
              <w:tab/>
            </w:r>
            <w:r w:rsidRPr="00C21163">
              <w:rPr>
                <w:rStyle w:val="Hyperlink"/>
                <w:noProof/>
              </w:rPr>
              <w:t>Total enteric CH</w:t>
            </w:r>
            <w:r w:rsidRPr="00C21163">
              <w:rPr>
                <w:rStyle w:val="Hyperlink"/>
                <w:noProof/>
                <w:vertAlign w:val="subscript"/>
              </w:rPr>
              <w:t>4</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_Toc152758585 \h </w:instrText>
            </w:r>
            <w:r>
              <w:rPr>
                <w:noProof/>
                <w:webHidden/>
              </w:rPr>
            </w:r>
            <w:r>
              <w:rPr>
                <w:noProof/>
                <w:webHidden/>
              </w:rPr>
              <w:fldChar w:fldCharType="separate"/>
            </w:r>
            <w:r>
              <w:rPr>
                <w:noProof/>
                <w:webHidden/>
              </w:rPr>
              <w:t>145</w:t>
            </w:r>
            <w:r>
              <w:rPr>
                <w:noProof/>
                <w:webHidden/>
              </w:rPr>
              <w:fldChar w:fldCharType="end"/>
            </w:r>
          </w:hyperlink>
        </w:p>
        <w:p w14:paraId="7786CD48" w14:textId="332250CC" w:rsidR="00B04EA6" w:rsidRDefault="00B04EA6">
          <w:pPr>
            <w:pStyle w:val="TOC2"/>
            <w:rPr>
              <w:rFonts w:cstheme="minorBidi"/>
              <w:b w:val="0"/>
              <w:bCs w:val="0"/>
              <w:noProof/>
              <w:kern w:val="2"/>
              <w:sz w:val="22"/>
              <w:szCs w:val="22"/>
              <w:lang w:val="en-US"/>
              <w14:ligatures w14:val="standardContextual"/>
            </w:rPr>
          </w:pPr>
          <w:hyperlink w:anchor="_Toc152758586" w:history="1">
            <w:r w:rsidRPr="00C21163">
              <w:rPr>
                <w:rStyle w:val="Hyperlink"/>
                <w:noProof/>
              </w:rPr>
              <w:t>3.4</w:t>
            </w:r>
            <w:r>
              <w:rPr>
                <w:rFonts w:cstheme="minorBidi"/>
                <w:b w:val="0"/>
                <w:bCs w:val="0"/>
                <w:noProof/>
                <w:kern w:val="2"/>
                <w:sz w:val="22"/>
                <w:szCs w:val="22"/>
                <w:lang w:val="en-US"/>
                <w14:ligatures w14:val="standardContextual"/>
              </w:rPr>
              <w:tab/>
            </w:r>
            <w:r w:rsidRPr="00C21163">
              <w:rPr>
                <w:rStyle w:val="Hyperlink"/>
                <w:noProof/>
              </w:rPr>
              <w:t>Swine, Poultry and other livestock</w:t>
            </w:r>
            <w:r>
              <w:rPr>
                <w:noProof/>
                <w:webHidden/>
              </w:rPr>
              <w:tab/>
            </w:r>
            <w:r>
              <w:rPr>
                <w:noProof/>
                <w:webHidden/>
              </w:rPr>
              <w:fldChar w:fldCharType="begin"/>
            </w:r>
            <w:r>
              <w:rPr>
                <w:noProof/>
                <w:webHidden/>
              </w:rPr>
              <w:instrText xml:space="preserve"> PAGEREF _Toc152758586 \h </w:instrText>
            </w:r>
            <w:r>
              <w:rPr>
                <w:noProof/>
                <w:webHidden/>
              </w:rPr>
            </w:r>
            <w:r>
              <w:rPr>
                <w:noProof/>
                <w:webHidden/>
              </w:rPr>
              <w:fldChar w:fldCharType="separate"/>
            </w:r>
            <w:r>
              <w:rPr>
                <w:noProof/>
                <w:webHidden/>
              </w:rPr>
              <w:t>146</w:t>
            </w:r>
            <w:r>
              <w:rPr>
                <w:noProof/>
                <w:webHidden/>
              </w:rPr>
              <w:fldChar w:fldCharType="end"/>
            </w:r>
          </w:hyperlink>
        </w:p>
        <w:p w14:paraId="097E4AB5" w14:textId="2783E517" w:rsidR="00B04EA6" w:rsidRDefault="00B04EA6">
          <w:pPr>
            <w:pStyle w:val="TOC3"/>
            <w:rPr>
              <w:rFonts w:cstheme="minorBidi"/>
              <w:noProof/>
              <w:kern w:val="2"/>
              <w:sz w:val="22"/>
              <w:szCs w:val="22"/>
              <w:lang w:val="en-US"/>
              <w14:ligatures w14:val="standardContextual"/>
            </w:rPr>
          </w:pPr>
          <w:hyperlink w:anchor="_Toc152758587" w:history="1">
            <w:r w:rsidRPr="00C21163">
              <w:rPr>
                <w:rStyle w:val="Hyperlink"/>
                <w:noProof/>
              </w:rPr>
              <w:t>3.4.1</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4</w:t>
            </w:r>
            <w:r w:rsidRPr="00C21163">
              <w:rPr>
                <w:rStyle w:val="Hyperlink"/>
                <w:noProof/>
              </w:rPr>
              <w:t xml:space="preserve"> emissions from swine, poultry and other livestock</w:t>
            </w:r>
            <w:r>
              <w:rPr>
                <w:noProof/>
                <w:webHidden/>
              </w:rPr>
              <w:tab/>
            </w:r>
            <w:r>
              <w:rPr>
                <w:noProof/>
                <w:webHidden/>
              </w:rPr>
              <w:fldChar w:fldCharType="begin"/>
            </w:r>
            <w:r>
              <w:rPr>
                <w:noProof/>
                <w:webHidden/>
              </w:rPr>
              <w:instrText xml:space="preserve"> PAGEREF _Toc152758587 \h </w:instrText>
            </w:r>
            <w:r>
              <w:rPr>
                <w:noProof/>
                <w:webHidden/>
              </w:rPr>
            </w:r>
            <w:r>
              <w:rPr>
                <w:noProof/>
                <w:webHidden/>
              </w:rPr>
              <w:fldChar w:fldCharType="separate"/>
            </w:r>
            <w:r>
              <w:rPr>
                <w:noProof/>
                <w:webHidden/>
              </w:rPr>
              <w:t>146</w:t>
            </w:r>
            <w:r>
              <w:rPr>
                <w:noProof/>
                <w:webHidden/>
              </w:rPr>
              <w:fldChar w:fldCharType="end"/>
            </w:r>
          </w:hyperlink>
        </w:p>
        <w:p w14:paraId="4D04A57F" w14:textId="3C27C330" w:rsidR="00B04EA6" w:rsidRDefault="00B04EA6">
          <w:pPr>
            <w:pStyle w:val="TOC3"/>
            <w:rPr>
              <w:rFonts w:cstheme="minorBidi"/>
              <w:noProof/>
              <w:kern w:val="2"/>
              <w:sz w:val="22"/>
              <w:szCs w:val="22"/>
              <w:lang w:val="en-US"/>
              <w14:ligatures w14:val="standardContextual"/>
            </w:rPr>
          </w:pPr>
          <w:hyperlink w:anchor="_Toc152758588" w:history="1">
            <w:r w:rsidRPr="00C21163">
              <w:rPr>
                <w:rStyle w:val="Hyperlink"/>
                <w:noProof/>
              </w:rPr>
              <w:t>3.4.2</w:t>
            </w:r>
            <w:r>
              <w:rPr>
                <w:rFonts w:cstheme="minorBidi"/>
                <w:noProof/>
                <w:kern w:val="2"/>
                <w:sz w:val="22"/>
                <w:szCs w:val="22"/>
                <w:lang w:val="en-US"/>
                <w14:ligatures w14:val="standardContextual"/>
              </w:rPr>
              <w:tab/>
            </w:r>
            <w:r w:rsidRPr="00C21163">
              <w:rPr>
                <w:rStyle w:val="Hyperlink"/>
                <w:noProof/>
              </w:rPr>
              <w:t>Total enteric CH</w:t>
            </w:r>
            <w:r w:rsidRPr="00C21163">
              <w:rPr>
                <w:rStyle w:val="Hyperlink"/>
                <w:noProof/>
                <w:vertAlign w:val="subscript"/>
              </w:rPr>
              <w:t>4</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_Toc152758588 \h </w:instrText>
            </w:r>
            <w:r>
              <w:rPr>
                <w:noProof/>
                <w:webHidden/>
              </w:rPr>
            </w:r>
            <w:r>
              <w:rPr>
                <w:noProof/>
                <w:webHidden/>
              </w:rPr>
              <w:fldChar w:fldCharType="separate"/>
            </w:r>
            <w:r>
              <w:rPr>
                <w:noProof/>
                <w:webHidden/>
              </w:rPr>
              <w:t>146</w:t>
            </w:r>
            <w:r>
              <w:rPr>
                <w:noProof/>
                <w:webHidden/>
              </w:rPr>
              <w:fldChar w:fldCharType="end"/>
            </w:r>
          </w:hyperlink>
        </w:p>
        <w:p w14:paraId="464DC544" w14:textId="267314E1" w:rsidR="00B04EA6" w:rsidRDefault="00B04EA6">
          <w:pPr>
            <w:pStyle w:val="TOC2"/>
            <w:rPr>
              <w:rFonts w:cstheme="minorBidi"/>
              <w:b w:val="0"/>
              <w:bCs w:val="0"/>
              <w:noProof/>
              <w:kern w:val="2"/>
              <w:sz w:val="22"/>
              <w:szCs w:val="22"/>
              <w:lang w:val="en-US"/>
              <w14:ligatures w14:val="standardContextual"/>
            </w:rPr>
          </w:pPr>
          <w:hyperlink w:anchor="_Toc152758589" w:history="1">
            <w:r w:rsidRPr="00C21163">
              <w:rPr>
                <w:rStyle w:val="Hyperlink"/>
                <w:noProof/>
              </w:rPr>
              <w:t>3.5</w:t>
            </w:r>
            <w:r>
              <w:rPr>
                <w:rFonts w:cstheme="minorBidi"/>
                <w:b w:val="0"/>
                <w:bCs w:val="0"/>
                <w:noProof/>
                <w:kern w:val="2"/>
                <w:sz w:val="22"/>
                <w:szCs w:val="22"/>
                <w:lang w:val="en-US"/>
                <w14:ligatures w14:val="standardContextual"/>
              </w:rPr>
              <w:tab/>
            </w:r>
            <w:r w:rsidRPr="00C21163">
              <w:rPr>
                <w:rStyle w:val="Hyperlink"/>
                <w:noProof/>
              </w:rPr>
              <w:t>Scaling up of emissions estimates from production cycle to annual values</w:t>
            </w:r>
            <w:r>
              <w:rPr>
                <w:noProof/>
                <w:webHidden/>
              </w:rPr>
              <w:tab/>
            </w:r>
            <w:r>
              <w:rPr>
                <w:noProof/>
                <w:webHidden/>
              </w:rPr>
              <w:fldChar w:fldCharType="begin"/>
            </w:r>
            <w:r>
              <w:rPr>
                <w:noProof/>
                <w:webHidden/>
              </w:rPr>
              <w:instrText xml:space="preserve"> PAGEREF _Toc152758589 \h </w:instrText>
            </w:r>
            <w:r>
              <w:rPr>
                <w:noProof/>
                <w:webHidden/>
              </w:rPr>
            </w:r>
            <w:r>
              <w:rPr>
                <w:noProof/>
                <w:webHidden/>
              </w:rPr>
              <w:fldChar w:fldCharType="separate"/>
            </w:r>
            <w:r>
              <w:rPr>
                <w:noProof/>
                <w:webHidden/>
              </w:rPr>
              <w:t>146</w:t>
            </w:r>
            <w:r>
              <w:rPr>
                <w:noProof/>
                <w:webHidden/>
              </w:rPr>
              <w:fldChar w:fldCharType="end"/>
            </w:r>
          </w:hyperlink>
        </w:p>
        <w:p w14:paraId="30958A29" w14:textId="5E0D0921" w:rsidR="00B04EA6" w:rsidRDefault="00B04EA6">
          <w:pPr>
            <w:pStyle w:val="TOC2"/>
            <w:rPr>
              <w:rFonts w:cstheme="minorBidi"/>
              <w:b w:val="0"/>
              <w:bCs w:val="0"/>
              <w:noProof/>
              <w:kern w:val="2"/>
              <w:sz w:val="22"/>
              <w:szCs w:val="22"/>
              <w:lang w:val="en-US"/>
              <w14:ligatures w14:val="standardContextual"/>
            </w:rPr>
          </w:pPr>
          <w:hyperlink w:anchor="_Toc152758590" w:history="1">
            <w:r w:rsidRPr="00C21163">
              <w:rPr>
                <w:rStyle w:val="Hyperlink"/>
                <w:noProof/>
              </w:rPr>
              <w:t>3.6</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_Toc152758590 \h </w:instrText>
            </w:r>
            <w:r>
              <w:rPr>
                <w:noProof/>
                <w:webHidden/>
              </w:rPr>
            </w:r>
            <w:r>
              <w:rPr>
                <w:noProof/>
                <w:webHidden/>
              </w:rPr>
              <w:fldChar w:fldCharType="separate"/>
            </w:r>
            <w:r>
              <w:rPr>
                <w:noProof/>
                <w:webHidden/>
              </w:rPr>
              <w:t>147</w:t>
            </w:r>
            <w:r>
              <w:rPr>
                <w:noProof/>
                <w:webHidden/>
              </w:rPr>
              <w:fldChar w:fldCharType="end"/>
            </w:r>
          </w:hyperlink>
        </w:p>
        <w:p w14:paraId="73E2132B" w14:textId="034A8F7C"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591" w:history="1">
            <w:r w:rsidRPr="00C21163">
              <w:rPr>
                <w:rStyle w:val="Hyperlink"/>
                <w:noProof/>
              </w:rPr>
              <w:t>4</w:t>
            </w:r>
            <w:r>
              <w:rPr>
                <w:rFonts w:asciiTheme="minorHAnsi" w:hAnsiTheme="minorHAnsi"/>
                <w:b w:val="0"/>
                <w:bCs w:val="0"/>
                <w:caps w:val="0"/>
                <w:noProof/>
                <w:kern w:val="2"/>
                <w:sz w:val="22"/>
                <w:szCs w:val="22"/>
                <w:lang w:val="en-US"/>
                <w14:ligatures w14:val="standardContextual"/>
              </w:rPr>
              <w:tab/>
            </w:r>
            <w:r w:rsidRPr="00C21163">
              <w:rPr>
                <w:rStyle w:val="Hyperlink"/>
                <w:noProof/>
              </w:rPr>
              <w:t>Livestock manure: CH</w:t>
            </w:r>
            <w:r w:rsidRPr="00C21163">
              <w:rPr>
                <w:rStyle w:val="Hyperlink"/>
                <w:noProof/>
                <w:vertAlign w:val="subscript"/>
              </w:rPr>
              <w:t>4</w:t>
            </w:r>
            <w:r w:rsidRPr="00C21163">
              <w:rPr>
                <w:rStyle w:val="Hyperlink"/>
                <w:noProof/>
              </w:rPr>
              <w:t xml:space="preserve"> and N</w:t>
            </w:r>
            <w:r w:rsidRPr="00C21163">
              <w:rPr>
                <w:rStyle w:val="Hyperlink"/>
                <w:noProof/>
                <w:vertAlign w:val="subscript"/>
              </w:rPr>
              <w:t>2</w:t>
            </w:r>
            <w:r w:rsidRPr="00C21163">
              <w:rPr>
                <w:rStyle w:val="Hyperlink"/>
                <w:noProof/>
              </w:rPr>
              <w:t>O emissions from livestock housing and manure storage</w:t>
            </w:r>
            <w:r>
              <w:rPr>
                <w:noProof/>
                <w:webHidden/>
              </w:rPr>
              <w:tab/>
            </w:r>
            <w:r>
              <w:rPr>
                <w:noProof/>
                <w:webHidden/>
              </w:rPr>
              <w:fldChar w:fldCharType="begin"/>
            </w:r>
            <w:r>
              <w:rPr>
                <w:noProof/>
                <w:webHidden/>
              </w:rPr>
              <w:instrText xml:space="preserve"> PAGEREF _Toc152758591 \h </w:instrText>
            </w:r>
            <w:r>
              <w:rPr>
                <w:noProof/>
                <w:webHidden/>
              </w:rPr>
            </w:r>
            <w:r>
              <w:rPr>
                <w:noProof/>
                <w:webHidden/>
              </w:rPr>
              <w:fldChar w:fldCharType="separate"/>
            </w:r>
            <w:r>
              <w:rPr>
                <w:noProof/>
                <w:webHidden/>
              </w:rPr>
              <w:t>152</w:t>
            </w:r>
            <w:r>
              <w:rPr>
                <w:noProof/>
                <w:webHidden/>
              </w:rPr>
              <w:fldChar w:fldCharType="end"/>
            </w:r>
          </w:hyperlink>
        </w:p>
        <w:p w14:paraId="43065560" w14:textId="110561D5" w:rsidR="00B04EA6" w:rsidRDefault="00B04EA6">
          <w:pPr>
            <w:pStyle w:val="TOC2"/>
            <w:rPr>
              <w:rFonts w:cstheme="minorBidi"/>
              <w:b w:val="0"/>
              <w:bCs w:val="0"/>
              <w:noProof/>
              <w:kern w:val="2"/>
              <w:sz w:val="22"/>
              <w:szCs w:val="22"/>
              <w:lang w:val="en-US"/>
              <w14:ligatures w14:val="standardContextual"/>
            </w:rPr>
          </w:pPr>
          <w:hyperlink w:anchor="_Toc152758592" w:history="1">
            <w:r w:rsidRPr="00C21163">
              <w:rPr>
                <w:rStyle w:val="Hyperlink"/>
                <w:noProof/>
              </w:rPr>
              <w:t>4.1</w:t>
            </w:r>
            <w:r>
              <w:rPr>
                <w:rFonts w:cstheme="minorBidi"/>
                <w:b w:val="0"/>
                <w:bCs w:val="0"/>
                <w:noProof/>
                <w:kern w:val="2"/>
                <w:sz w:val="22"/>
                <w:szCs w:val="22"/>
                <w:lang w:val="en-US"/>
                <w14:ligatures w14:val="standardContextual"/>
              </w:rPr>
              <w:tab/>
            </w:r>
            <w:r w:rsidRPr="00C21163">
              <w:rPr>
                <w:rStyle w:val="Hyperlink"/>
                <w:noProof/>
              </w:rPr>
              <w:t>Manure carbon and CH</w:t>
            </w:r>
            <w:r w:rsidRPr="00C21163">
              <w:rPr>
                <w:rStyle w:val="Hyperlink"/>
                <w:noProof/>
                <w:vertAlign w:val="subscript"/>
              </w:rPr>
              <w:t>4</w:t>
            </w:r>
            <w:r w:rsidRPr="00C21163">
              <w:rPr>
                <w:rStyle w:val="Hyperlink"/>
                <w:noProof/>
              </w:rPr>
              <w:t xml:space="preserve"> emissions from livestock manure</w:t>
            </w:r>
            <w:r>
              <w:rPr>
                <w:noProof/>
                <w:webHidden/>
              </w:rPr>
              <w:tab/>
            </w:r>
            <w:r>
              <w:rPr>
                <w:noProof/>
                <w:webHidden/>
              </w:rPr>
              <w:fldChar w:fldCharType="begin"/>
            </w:r>
            <w:r>
              <w:rPr>
                <w:noProof/>
                <w:webHidden/>
              </w:rPr>
              <w:instrText xml:space="preserve"> PAGEREF _Toc152758592 \h </w:instrText>
            </w:r>
            <w:r>
              <w:rPr>
                <w:noProof/>
                <w:webHidden/>
              </w:rPr>
            </w:r>
            <w:r>
              <w:rPr>
                <w:noProof/>
                <w:webHidden/>
              </w:rPr>
              <w:fldChar w:fldCharType="separate"/>
            </w:r>
            <w:r>
              <w:rPr>
                <w:noProof/>
                <w:webHidden/>
              </w:rPr>
              <w:t>156</w:t>
            </w:r>
            <w:r>
              <w:rPr>
                <w:noProof/>
                <w:webHidden/>
              </w:rPr>
              <w:fldChar w:fldCharType="end"/>
            </w:r>
          </w:hyperlink>
        </w:p>
        <w:p w14:paraId="65062E59" w14:textId="12A0B594" w:rsidR="00B04EA6" w:rsidRDefault="00B04EA6">
          <w:pPr>
            <w:pStyle w:val="TOC3"/>
            <w:rPr>
              <w:rFonts w:cstheme="minorBidi"/>
              <w:noProof/>
              <w:kern w:val="2"/>
              <w:sz w:val="22"/>
              <w:szCs w:val="22"/>
              <w:lang w:val="en-US"/>
              <w14:ligatures w14:val="standardContextual"/>
            </w:rPr>
          </w:pPr>
          <w:hyperlink w:anchor="_Toc152758593" w:history="1">
            <w:r w:rsidRPr="00C21163">
              <w:rPr>
                <w:rStyle w:val="Hyperlink"/>
                <w:noProof/>
              </w:rPr>
              <w:t>4.1.1</w:t>
            </w:r>
            <w:r>
              <w:rPr>
                <w:rFonts w:cstheme="minorBidi"/>
                <w:noProof/>
                <w:kern w:val="2"/>
                <w:sz w:val="22"/>
                <w:szCs w:val="22"/>
                <w:lang w:val="en-US"/>
                <w14:ligatures w14:val="standardContextual"/>
              </w:rPr>
              <w:tab/>
            </w:r>
            <w:r w:rsidRPr="00C21163">
              <w:rPr>
                <w:rStyle w:val="Hyperlink"/>
                <w:noProof/>
              </w:rPr>
              <w:t>Manure carbon</w:t>
            </w:r>
            <w:r>
              <w:rPr>
                <w:noProof/>
                <w:webHidden/>
              </w:rPr>
              <w:tab/>
            </w:r>
            <w:r>
              <w:rPr>
                <w:noProof/>
                <w:webHidden/>
              </w:rPr>
              <w:fldChar w:fldCharType="begin"/>
            </w:r>
            <w:r>
              <w:rPr>
                <w:noProof/>
                <w:webHidden/>
              </w:rPr>
              <w:instrText xml:space="preserve"> PAGEREF _Toc152758593 \h </w:instrText>
            </w:r>
            <w:r>
              <w:rPr>
                <w:noProof/>
                <w:webHidden/>
              </w:rPr>
            </w:r>
            <w:r>
              <w:rPr>
                <w:noProof/>
                <w:webHidden/>
              </w:rPr>
              <w:fldChar w:fldCharType="separate"/>
            </w:r>
            <w:r>
              <w:rPr>
                <w:noProof/>
                <w:webHidden/>
              </w:rPr>
              <w:t>156</w:t>
            </w:r>
            <w:r>
              <w:rPr>
                <w:noProof/>
                <w:webHidden/>
              </w:rPr>
              <w:fldChar w:fldCharType="end"/>
            </w:r>
          </w:hyperlink>
        </w:p>
        <w:p w14:paraId="392CEA71" w14:textId="5EB0DE42" w:rsidR="00B04EA6" w:rsidRDefault="00B04EA6">
          <w:pPr>
            <w:pStyle w:val="TOC3"/>
            <w:rPr>
              <w:rFonts w:cstheme="minorBidi"/>
              <w:noProof/>
              <w:kern w:val="2"/>
              <w:sz w:val="22"/>
              <w:szCs w:val="22"/>
              <w:lang w:val="en-US"/>
              <w14:ligatures w14:val="standardContextual"/>
            </w:rPr>
          </w:pPr>
          <w:hyperlink w:anchor="_Toc152758594" w:history="1">
            <w:r w:rsidRPr="00C21163">
              <w:rPr>
                <w:rStyle w:val="Hyperlink"/>
                <w:noProof/>
                <w:spacing w:val="10"/>
              </w:rPr>
              <w:t>4.1.2</w:t>
            </w:r>
            <w:r>
              <w:rPr>
                <w:rFonts w:cstheme="minorBidi"/>
                <w:noProof/>
                <w:kern w:val="2"/>
                <w:sz w:val="22"/>
                <w:szCs w:val="22"/>
                <w:lang w:val="en-US"/>
                <w14:ligatures w14:val="standardContextual"/>
              </w:rPr>
              <w:tab/>
            </w:r>
            <w:r w:rsidRPr="00C21163">
              <w:rPr>
                <w:rStyle w:val="Hyperlink"/>
                <w:noProof/>
                <w:spacing w:val="10"/>
              </w:rPr>
              <w:t>CH</w:t>
            </w:r>
            <w:r w:rsidRPr="00C21163">
              <w:rPr>
                <w:rStyle w:val="Hyperlink"/>
                <w:noProof/>
                <w:spacing w:val="10"/>
                <w:vertAlign w:val="subscript"/>
              </w:rPr>
              <w:t>4</w:t>
            </w:r>
            <w:r w:rsidRPr="00C21163">
              <w:rPr>
                <w:rStyle w:val="Hyperlink"/>
                <w:noProof/>
                <w:spacing w:val="10"/>
              </w:rPr>
              <w:t xml:space="preserve"> emissions from solid manure</w:t>
            </w:r>
            <w:r>
              <w:rPr>
                <w:noProof/>
                <w:webHidden/>
              </w:rPr>
              <w:tab/>
            </w:r>
            <w:r>
              <w:rPr>
                <w:noProof/>
                <w:webHidden/>
              </w:rPr>
              <w:fldChar w:fldCharType="begin"/>
            </w:r>
            <w:r>
              <w:rPr>
                <w:noProof/>
                <w:webHidden/>
              </w:rPr>
              <w:instrText xml:space="preserve"> PAGEREF _Toc152758594 \h </w:instrText>
            </w:r>
            <w:r>
              <w:rPr>
                <w:noProof/>
                <w:webHidden/>
              </w:rPr>
            </w:r>
            <w:r>
              <w:rPr>
                <w:noProof/>
                <w:webHidden/>
              </w:rPr>
              <w:fldChar w:fldCharType="separate"/>
            </w:r>
            <w:r>
              <w:rPr>
                <w:noProof/>
                <w:webHidden/>
              </w:rPr>
              <w:t>159</w:t>
            </w:r>
            <w:r>
              <w:rPr>
                <w:noProof/>
                <w:webHidden/>
              </w:rPr>
              <w:fldChar w:fldCharType="end"/>
            </w:r>
          </w:hyperlink>
        </w:p>
        <w:p w14:paraId="0B2AD04A" w14:textId="4476BB3B" w:rsidR="00B04EA6" w:rsidRDefault="00B04EA6">
          <w:pPr>
            <w:pStyle w:val="TOC3"/>
            <w:rPr>
              <w:rFonts w:cstheme="minorBidi"/>
              <w:noProof/>
              <w:kern w:val="2"/>
              <w:sz w:val="22"/>
              <w:szCs w:val="22"/>
              <w:lang w:val="en-US"/>
              <w14:ligatures w14:val="standardContextual"/>
            </w:rPr>
          </w:pPr>
          <w:hyperlink w:anchor="_Toc152758595" w:history="1">
            <w:r w:rsidRPr="00C21163">
              <w:rPr>
                <w:rStyle w:val="Hyperlink"/>
                <w:noProof/>
                <w:spacing w:val="10"/>
              </w:rPr>
              <w:t>4.1.3</w:t>
            </w:r>
            <w:r>
              <w:rPr>
                <w:rFonts w:cstheme="minorBidi"/>
                <w:noProof/>
                <w:kern w:val="2"/>
                <w:sz w:val="22"/>
                <w:szCs w:val="22"/>
                <w:lang w:val="en-US"/>
                <w14:ligatures w14:val="standardContextual"/>
              </w:rPr>
              <w:tab/>
            </w:r>
            <w:r w:rsidRPr="00C21163">
              <w:rPr>
                <w:rStyle w:val="Hyperlink"/>
                <w:noProof/>
                <w:spacing w:val="10"/>
              </w:rPr>
              <w:t>CH</w:t>
            </w:r>
            <w:r w:rsidRPr="00C21163">
              <w:rPr>
                <w:rStyle w:val="Hyperlink"/>
                <w:noProof/>
                <w:spacing w:val="10"/>
                <w:vertAlign w:val="subscript"/>
              </w:rPr>
              <w:t>4</w:t>
            </w:r>
            <w:r w:rsidRPr="00C21163">
              <w:rPr>
                <w:rStyle w:val="Hyperlink"/>
                <w:noProof/>
                <w:spacing w:val="10"/>
              </w:rPr>
              <w:t xml:space="preserve"> emissions from liquid dairy cattle and swine manure</w:t>
            </w:r>
            <w:r>
              <w:rPr>
                <w:noProof/>
                <w:webHidden/>
              </w:rPr>
              <w:tab/>
            </w:r>
            <w:r>
              <w:rPr>
                <w:noProof/>
                <w:webHidden/>
              </w:rPr>
              <w:fldChar w:fldCharType="begin"/>
            </w:r>
            <w:r>
              <w:rPr>
                <w:noProof/>
                <w:webHidden/>
              </w:rPr>
              <w:instrText xml:space="preserve"> PAGEREF _Toc152758595 \h </w:instrText>
            </w:r>
            <w:r>
              <w:rPr>
                <w:noProof/>
                <w:webHidden/>
              </w:rPr>
            </w:r>
            <w:r>
              <w:rPr>
                <w:noProof/>
                <w:webHidden/>
              </w:rPr>
              <w:fldChar w:fldCharType="separate"/>
            </w:r>
            <w:r>
              <w:rPr>
                <w:noProof/>
                <w:webHidden/>
              </w:rPr>
              <w:t>160</w:t>
            </w:r>
            <w:r>
              <w:rPr>
                <w:noProof/>
                <w:webHidden/>
              </w:rPr>
              <w:fldChar w:fldCharType="end"/>
            </w:r>
          </w:hyperlink>
        </w:p>
        <w:p w14:paraId="04855531" w14:textId="7029F00B" w:rsidR="00B04EA6" w:rsidRDefault="00B04EA6">
          <w:pPr>
            <w:pStyle w:val="TOC2"/>
            <w:rPr>
              <w:rFonts w:cstheme="minorBidi"/>
              <w:b w:val="0"/>
              <w:bCs w:val="0"/>
              <w:noProof/>
              <w:kern w:val="2"/>
              <w:sz w:val="22"/>
              <w:szCs w:val="22"/>
              <w:lang w:val="en-US"/>
              <w14:ligatures w14:val="standardContextual"/>
            </w:rPr>
          </w:pPr>
          <w:hyperlink w:anchor="_Toc152758596" w:history="1">
            <w:r w:rsidRPr="00C21163">
              <w:rPr>
                <w:rStyle w:val="Hyperlink"/>
                <w:noProof/>
              </w:rPr>
              <w:t>4.2</w:t>
            </w:r>
            <w:r>
              <w:rPr>
                <w:rFonts w:cstheme="minorBidi"/>
                <w:b w:val="0"/>
                <w:bCs w:val="0"/>
                <w:noProof/>
                <w:kern w:val="2"/>
                <w:sz w:val="22"/>
                <w:szCs w:val="22"/>
                <w:lang w:val="en-US"/>
                <w14:ligatures w14:val="standardContextual"/>
              </w:rPr>
              <w:tab/>
            </w:r>
            <w:r w:rsidRPr="00C21163">
              <w:rPr>
                <w:rStyle w:val="Hyperlink"/>
                <w:noProof/>
              </w:rPr>
              <w:t>Manure nitrogen and direct N</w:t>
            </w:r>
            <w:r w:rsidRPr="00C21163">
              <w:rPr>
                <w:rStyle w:val="Hyperlink"/>
                <w:noProof/>
                <w:vertAlign w:val="subscript"/>
              </w:rPr>
              <w:t>2</w:t>
            </w:r>
            <w:r w:rsidRPr="00C21163">
              <w:rPr>
                <w:rStyle w:val="Hyperlink"/>
                <w:noProof/>
              </w:rPr>
              <w:t>O emissions from livestock manure in housing</w:t>
            </w:r>
            <w:r>
              <w:rPr>
                <w:noProof/>
                <w:webHidden/>
              </w:rPr>
              <w:tab/>
            </w:r>
            <w:r>
              <w:rPr>
                <w:noProof/>
                <w:webHidden/>
              </w:rPr>
              <w:fldChar w:fldCharType="begin"/>
            </w:r>
            <w:r>
              <w:rPr>
                <w:noProof/>
                <w:webHidden/>
              </w:rPr>
              <w:instrText xml:space="preserve"> PAGEREF _Toc152758596 \h </w:instrText>
            </w:r>
            <w:r>
              <w:rPr>
                <w:noProof/>
                <w:webHidden/>
              </w:rPr>
            </w:r>
            <w:r>
              <w:rPr>
                <w:noProof/>
                <w:webHidden/>
              </w:rPr>
              <w:fldChar w:fldCharType="separate"/>
            </w:r>
            <w:r>
              <w:rPr>
                <w:noProof/>
                <w:webHidden/>
              </w:rPr>
              <w:t>164</w:t>
            </w:r>
            <w:r>
              <w:rPr>
                <w:noProof/>
                <w:webHidden/>
              </w:rPr>
              <w:fldChar w:fldCharType="end"/>
            </w:r>
          </w:hyperlink>
        </w:p>
        <w:p w14:paraId="0A21F605" w14:textId="210CEBBF" w:rsidR="00B04EA6" w:rsidRDefault="00B04EA6">
          <w:pPr>
            <w:pStyle w:val="TOC3"/>
            <w:rPr>
              <w:rFonts w:cstheme="minorBidi"/>
              <w:noProof/>
              <w:kern w:val="2"/>
              <w:sz w:val="22"/>
              <w:szCs w:val="22"/>
              <w:lang w:val="en-US"/>
              <w14:ligatures w14:val="standardContextual"/>
            </w:rPr>
          </w:pPr>
          <w:hyperlink w:anchor="_Toc152758597" w:history="1">
            <w:r w:rsidRPr="00C21163">
              <w:rPr>
                <w:rStyle w:val="Hyperlink"/>
                <w:noProof/>
              </w:rPr>
              <w:t>4.2.1</w:t>
            </w:r>
            <w:r>
              <w:rPr>
                <w:rFonts w:cstheme="minorBidi"/>
                <w:noProof/>
                <w:kern w:val="2"/>
                <w:sz w:val="22"/>
                <w:szCs w:val="22"/>
                <w:lang w:val="en-US"/>
                <w14:ligatures w14:val="standardContextual"/>
              </w:rPr>
              <w:tab/>
            </w:r>
            <w:r w:rsidRPr="00C21163">
              <w:rPr>
                <w:rStyle w:val="Hyperlink"/>
                <w:noProof/>
              </w:rPr>
              <w:t>Total manure nitrogen</w:t>
            </w:r>
            <w:r>
              <w:rPr>
                <w:noProof/>
                <w:webHidden/>
              </w:rPr>
              <w:tab/>
            </w:r>
            <w:r>
              <w:rPr>
                <w:noProof/>
                <w:webHidden/>
              </w:rPr>
              <w:fldChar w:fldCharType="begin"/>
            </w:r>
            <w:r>
              <w:rPr>
                <w:noProof/>
                <w:webHidden/>
              </w:rPr>
              <w:instrText xml:space="preserve"> PAGEREF _Toc152758597 \h </w:instrText>
            </w:r>
            <w:r>
              <w:rPr>
                <w:noProof/>
                <w:webHidden/>
              </w:rPr>
            </w:r>
            <w:r>
              <w:rPr>
                <w:noProof/>
                <w:webHidden/>
              </w:rPr>
              <w:fldChar w:fldCharType="separate"/>
            </w:r>
            <w:r>
              <w:rPr>
                <w:noProof/>
                <w:webHidden/>
              </w:rPr>
              <w:t>164</w:t>
            </w:r>
            <w:r>
              <w:rPr>
                <w:noProof/>
                <w:webHidden/>
              </w:rPr>
              <w:fldChar w:fldCharType="end"/>
            </w:r>
          </w:hyperlink>
        </w:p>
        <w:p w14:paraId="53E7E0A7" w14:textId="55E8F139" w:rsidR="00B04EA6" w:rsidRDefault="00B04EA6">
          <w:pPr>
            <w:pStyle w:val="TOC3"/>
            <w:rPr>
              <w:rFonts w:cstheme="minorBidi"/>
              <w:noProof/>
              <w:kern w:val="2"/>
              <w:sz w:val="22"/>
              <w:szCs w:val="22"/>
              <w:lang w:val="en-US"/>
              <w14:ligatures w14:val="standardContextual"/>
            </w:rPr>
          </w:pPr>
          <w:hyperlink w:anchor="_Toc152758598" w:history="1">
            <w:r w:rsidRPr="00C21163">
              <w:rPr>
                <w:rStyle w:val="Hyperlink"/>
                <w:noProof/>
              </w:rPr>
              <w:t>4.2.2</w:t>
            </w:r>
            <w:r>
              <w:rPr>
                <w:rFonts w:cstheme="minorBidi"/>
                <w:noProof/>
                <w:kern w:val="2"/>
                <w:sz w:val="22"/>
                <w:szCs w:val="22"/>
                <w:lang w:val="en-US"/>
                <w14:ligatures w14:val="standardContextual"/>
              </w:rPr>
              <w:tab/>
            </w:r>
            <w:r w:rsidRPr="00C21163">
              <w:rPr>
                <w:rStyle w:val="Hyperlink"/>
                <w:noProof/>
              </w:rPr>
              <w:t>Direct N</w:t>
            </w:r>
            <w:r w:rsidRPr="00C21163">
              <w:rPr>
                <w:rStyle w:val="Hyperlink"/>
                <w:noProof/>
                <w:vertAlign w:val="subscript"/>
              </w:rPr>
              <w:t>2</w:t>
            </w:r>
            <w:r w:rsidRPr="00C21163">
              <w:rPr>
                <w:rStyle w:val="Hyperlink"/>
                <w:noProof/>
              </w:rPr>
              <w:t>O emissions for all animal groups</w:t>
            </w:r>
            <w:r>
              <w:rPr>
                <w:noProof/>
                <w:webHidden/>
              </w:rPr>
              <w:tab/>
            </w:r>
            <w:r>
              <w:rPr>
                <w:noProof/>
                <w:webHidden/>
              </w:rPr>
              <w:fldChar w:fldCharType="begin"/>
            </w:r>
            <w:r>
              <w:rPr>
                <w:noProof/>
                <w:webHidden/>
              </w:rPr>
              <w:instrText xml:space="preserve"> PAGEREF _Toc152758598 \h </w:instrText>
            </w:r>
            <w:r>
              <w:rPr>
                <w:noProof/>
                <w:webHidden/>
              </w:rPr>
            </w:r>
            <w:r>
              <w:rPr>
                <w:noProof/>
                <w:webHidden/>
              </w:rPr>
              <w:fldChar w:fldCharType="separate"/>
            </w:r>
            <w:r>
              <w:rPr>
                <w:noProof/>
                <w:webHidden/>
              </w:rPr>
              <w:t>172</w:t>
            </w:r>
            <w:r>
              <w:rPr>
                <w:noProof/>
                <w:webHidden/>
              </w:rPr>
              <w:fldChar w:fldCharType="end"/>
            </w:r>
          </w:hyperlink>
        </w:p>
        <w:p w14:paraId="01A24169" w14:textId="6419A4B5" w:rsidR="00B04EA6" w:rsidRDefault="00B04EA6">
          <w:pPr>
            <w:pStyle w:val="TOC2"/>
            <w:rPr>
              <w:rFonts w:cstheme="minorBidi"/>
              <w:b w:val="0"/>
              <w:bCs w:val="0"/>
              <w:noProof/>
              <w:kern w:val="2"/>
              <w:sz w:val="22"/>
              <w:szCs w:val="22"/>
              <w:lang w:val="en-US"/>
              <w14:ligatures w14:val="standardContextual"/>
            </w:rPr>
          </w:pPr>
          <w:hyperlink w:anchor="_Toc152758599" w:history="1">
            <w:r w:rsidRPr="00C21163">
              <w:rPr>
                <w:rStyle w:val="Hyperlink"/>
                <w:noProof/>
              </w:rPr>
              <w:t>4.3</w:t>
            </w:r>
            <w:r>
              <w:rPr>
                <w:rFonts w:cstheme="minorBidi"/>
                <w:b w:val="0"/>
                <w:bCs w:val="0"/>
                <w:noProof/>
                <w:kern w:val="2"/>
                <w:sz w:val="22"/>
                <w:szCs w:val="22"/>
                <w:lang w:val="en-US"/>
                <w14:ligatures w14:val="standardContextual"/>
              </w:rPr>
              <w:tab/>
            </w:r>
            <w:r w:rsidRPr="00C21163">
              <w:rPr>
                <w:rStyle w:val="Hyperlink"/>
                <w:noProof/>
              </w:rPr>
              <w:t>Indirect N</w:t>
            </w:r>
            <w:r w:rsidRPr="00C21163">
              <w:rPr>
                <w:rStyle w:val="Hyperlink"/>
                <w:noProof/>
                <w:vertAlign w:val="subscript"/>
              </w:rPr>
              <w:t>2</w:t>
            </w:r>
            <w:r w:rsidRPr="00C21163">
              <w:rPr>
                <w:rStyle w:val="Hyperlink"/>
                <w:noProof/>
              </w:rPr>
              <w:t>O emissions from livestock manure during housing and storage</w:t>
            </w:r>
            <w:r>
              <w:rPr>
                <w:noProof/>
                <w:webHidden/>
              </w:rPr>
              <w:tab/>
            </w:r>
            <w:r>
              <w:rPr>
                <w:noProof/>
                <w:webHidden/>
              </w:rPr>
              <w:fldChar w:fldCharType="begin"/>
            </w:r>
            <w:r>
              <w:rPr>
                <w:noProof/>
                <w:webHidden/>
              </w:rPr>
              <w:instrText xml:space="preserve"> PAGEREF _Toc152758599 \h </w:instrText>
            </w:r>
            <w:r>
              <w:rPr>
                <w:noProof/>
                <w:webHidden/>
              </w:rPr>
            </w:r>
            <w:r>
              <w:rPr>
                <w:noProof/>
                <w:webHidden/>
              </w:rPr>
              <w:fldChar w:fldCharType="separate"/>
            </w:r>
            <w:r>
              <w:rPr>
                <w:noProof/>
                <w:webHidden/>
              </w:rPr>
              <w:t>172</w:t>
            </w:r>
            <w:r>
              <w:rPr>
                <w:noProof/>
                <w:webHidden/>
              </w:rPr>
              <w:fldChar w:fldCharType="end"/>
            </w:r>
          </w:hyperlink>
        </w:p>
        <w:p w14:paraId="48B40B59" w14:textId="6CD874B3" w:rsidR="00B04EA6" w:rsidRDefault="00B04EA6">
          <w:pPr>
            <w:pStyle w:val="TOC3"/>
            <w:rPr>
              <w:rFonts w:cstheme="minorBidi"/>
              <w:noProof/>
              <w:kern w:val="2"/>
              <w:sz w:val="22"/>
              <w:szCs w:val="22"/>
              <w:lang w:val="en-US"/>
              <w14:ligatures w14:val="standardContextual"/>
            </w:rPr>
          </w:pPr>
          <w:hyperlink w:anchor="_Toc152758600" w:history="1">
            <w:r w:rsidRPr="00C21163">
              <w:rPr>
                <w:rStyle w:val="Hyperlink"/>
                <w:noProof/>
              </w:rPr>
              <w:t>4.3.1</w:t>
            </w:r>
            <w:r>
              <w:rPr>
                <w:rFonts w:cstheme="minorBidi"/>
                <w:noProof/>
                <w:kern w:val="2"/>
                <w:sz w:val="22"/>
                <w:szCs w:val="22"/>
                <w:lang w:val="en-US"/>
                <w14:ligatures w14:val="standardContextual"/>
              </w:rPr>
              <w:tab/>
            </w:r>
            <w:r w:rsidRPr="00C21163">
              <w:rPr>
                <w:rStyle w:val="Hyperlink"/>
                <w:noProof/>
              </w:rPr>
              <w:t>Manure NH</w:t>
            </w:r>
            <w:r w:rsidRPr="00C21163">
              <w:rPr>
                <w:rStyle w:val="Hyperlink"/>
                <w:noProof/>
                <w:vertAlign w:val="subscript"/>
              </w:rPr>
              <w:t>3</w:t>
            </w:r>
            <w:r w:rsidRPr="00C21163">
              <w:rPr>
                <w:rStyle w:val="Hyperlink"/>
                <w:noProof/>
              </w:rPr>
              <w:t xml:space="preserve"> volatilization from housing for beef cattle and dairy cattle (including calves)</w:t>
            </w:r>
            <w:r>
              <w:rPr>
                <w:noProof/>
                <w:webHidden/>
              </w:rPr>
              <w:tab/>
            </w:r>
            <w:r>
              <w:rPr>
                <w:noProof/>
                <w:webHidden/>
              </w:rPr>
              <w:fldChar w:fldCharType="begin"/>
            </w:r>
            <w:r>
              <w:rPr>
                <w:noProof/>
                <w:webHidden/>
              </w:rPr>
              <w:instrText xml:space="preserve"> PAGEREF _Toc152758600 \h </w:instrText>
            </w:r>
            <w:r>
              <w:rPr>
                <w:noProof/>
                <w:webHidden/>
              </w:rPr>
            </w:r>
            <w:r>
              <w:rPr>
                <w:noProof/>
                <w:webHidden/>
              </w:rPr>
              <w:fldChar w:fldCharType="separate"/>
            </w:r>
            <w:r>
              <w:rPr>
                <w:noProof/>
                <w:webHidden/>
              </w:rPr>
              <w:t>173</w:t>
            </w:r>
            <w:r>
              <w:rPr>
                <w:noProof/>
                <w:webHidden/>
              </w:rPr>
              <w:fldChar w:fldCharType="end"/>
            </w:r>
          </w:hyperlink>
        </w:p>
        <w:p w14:paraId="3E2423A2" w14:textId="6AED8D71" w:rsidR="00B04EA6" w:rsidRDefault="00B04EA6">
          <w:pPr>
            <w:pStyle w:val="TOC3"/>
            <w:rPr>
              <w:rFonts w:cstheme="minorBidi"/>
              <w:noProof/>
              <w:kern w:val="2"/>
              <w:sz w:val="22"/>
              <w:szCs w:val="22"/>
              <w:lang w:val="en-US"/>
              <w14:ligatures w14:val="standardContextual"/>
            </w:rPr>
          </w:pPr>
          <w:hyperlink w:anchor="_Toc152758601" w:history="1">
            <w:r w:rsidRPr="00C21163">
              <w:rPr>
                <w:rStyle w:val="Hyperlink"/>
                <w:noProof/>
              </w:rPr>
              <w:t>4.3.2</w:t>
            </w:r>
            <w:r>
              <w:rPr>
                <w:rFonts w:cstheme="minorBidi"/>
                <w:noProof/>
                <w:kern w:val="2"/>
                <w:sz w:val="22"/>
                <w:szCs w:val="22"/>
                <w:lang w:val="en-US"/>
                <w14:ligatures w14:val="standardContextual"/>
              </w:rPr>
              <w:tab/>
            </w:r>
            <w:r w:rsidRPr="00C21163">
              <w:rPr>
                <w:rStyle w:val="Hyperlink"/>
                <w:noProof/>
              </w:rPr>
              <w:t>Manure NH</w:t>
            </w:r>
            <w:r w:rsidRPr="00C21163">
              <w:rPr>
                <w:rStyle w:val="Hyperlink"/>
                <w:noProof/>
                <w:vertAlign w:val="subscript"/>
              </w:rPr>
              <w:t>3</w:t>
            </w:r>
            <w:r w:rsidRPr="00C21163">
              <w:rPr>
                <w:rStyle w:val="Hyperlink"/>
                <w:noProof/>
              </w:rPr>
              <w:t xml:space="preserve"> volatilization from storage for beef cattle and dairy cattle (including calves)</w:t>
            </w:r>
            <w:r>
              <w:rPr>
                <w:noProof/>
                <w:webHidden/>
              </w:rPr>
              <w:tab/>
            </w:r>
            <w:r>
              <w:rPr>
                <w:noProof/>
                <w:webHidden/>
              </w:rPr>
              <w:fldChar w:fldCharType="begin"/>
            </w:r>
            <w:r>
              <w:rPr>
                <w:noProof/>
                <w:webHidden/>
              </w:rPr>
              <w:instrText xml:space="preserve"> PAGEREF _Toc152758601 \h </w:instrText>
            </w:r>
            <w:r>
              <w:rPr>
                <w:noProof/>
                <w:webHidden/>
              </w:rPr>
            </w:r>
            <w:r>
              <w:rPr>
                <w:noProof/>
                <w:webHidden/>
              </w:rPr>
              <w:fldChar w:fldCharType="separate"/>
            </w:r>
            <w:r>
              <w:rPr>
                <w:noProof/>
                <w:webHidden/>
              </w:rPr>
              <w:t>176</w:t>
            </w:r>
            <w:r>
              <w:rPr>
                <w:noProof/>
                <w:webHidden/>
              </w:rPr>
              <w:fldChar w:fldCharType="end"/>
            </w:r>
          </w:hyperlink>
        </w:p>
        <w:p w14:paraId="0B77DC0A" w14:textId="47806D9C" w:rsidR="00B04EA6" w:rsidRDefault="00B04EA6">
          <w:pPr>
            <w:pStyle w:val="TOC3"/>
            <w:rPr>
              <w:rFonts w:cstheme="minorBidi"/>
              <w:noProof/>
              <w:kern w:val="2"/>
              <w:sz w:val="22"/>
              <w:szCs w:val="22"/>
              <w:lang w:val="en-US"/>
              <w14:ligatures w14:val="standardContextual"/>
            </w:rPr>
          </w:pPr>
          <w:hyperlink w:anchor="_Toc152758602" w:history="1">
            <w:r w:rsidRPr="00C21163">
              <w:rPr>
                <w:rStyle w:val="Hyperlink"/>
                <w:noProof/>
              </w:rPr>
              <w:t>4.3.3</w:t>
            </w:r>
            <w:r>
              <w:rPr>
                <w:rFonts w:cstheme="minorBidi"/>
                <w:noProof/>
                <w:kern w:val="2"/>
                <w:sz w:val="22"/>
                <w:szCs w:val="22"/>
                <w:lang w:val="en-US"/>
                <w14:ligatures w14:val="standardContextual"/>
              </w:rPr>
              <w:tab/>
            </w:r>
            <w:r w:rsidRPr="00C21163">
              <w:rPr>
                <w:rStyle w:val="Hyperlink"/>
                <w:noProof/>
              </w:rPr>
              <w:t>Manure NH</w:t>
            </w:r>
            <w:r w:rsidRPr="00C21163">
              <w:rPr>
                <w:rStyle w:val="Hyperlink"/>
                <w:noProof/>
                <w:vertAlign w:val="subscript"/>
              </w:rPr>
              <w:t>3</w:t>
            </w:r>
            <w:r w:rsidRPr="00C21163">
              <w:rPr>
                <w:rStyle w:val="Hyperlink"/>
                <w:noProof/>
              </w:rPr>
              <w:t xml:space="preserve"> volatilization from housing and storage for broilers, layers and turkeys</w:t>
            </w:r>
            <w:r>
              <w:rPr>
                <w:noProof/>
                <w:webHidden/>
              </w:rPr>
              <w:tab/>
            </w:r>
            <w:r>
              <w:rPr>
                <w:noProof/>
                <w:webHidden/>
              </w:rPr>
              <w:fldChar w:fldCharType="begin"/>
            </w:r>
            <w:r>
              <w:rPr>
                <w:noProof/>
                <w:webHidden/>
              </w:rPr>
              <w:instrText xml:space="preserve"> PAGEREF _Toc152758602 \h </w:instrText>
            </w:r>
            <w:r>
              <w:rPr>
                <w:noProof/>
                <w:webHidden/>
              </w:rPr>
            </w:r>
            <w:r>
              <w:rPr>
                <w:noProof/>
                <w:webHidden/>
              </w:rPr>
              <w:fldChar w:fldCharType="separate"/>
            </w:r>
            <w:r>
              <w:rPr>
                <w:noProof/>
                <w:webHidden/>
              </w:rPr>
              <w:t>179</w:t>
            </w:r>
            <w:r>
              <w:rPr>
                <w:noProof/>
                <w:webHidden/>
              </w:rPr>
              <w:fldChar w:fldCharType="end"/>
            </w:r>
          </w:hyperlink>
        </w:p>
        <w:p w14:paraId="10412B7A" w14:textId="5A90A4E8" w:rsidR="00B04EA6" w:rsidRDefault="00B04EA6">
          <w:pPr>
            <w:pStyle w:val="TOC3"/>
            <w:rPr>
              <w:rFonts w:cstheme="minorBidi"/>
              <w:noProof/>
              <w:kern w:val="2"/>
              <w:sz w:val="22"/>
              <w:szCs w:val="22"/>
              <w:lang w:val="en-US"/>
              <w14:ligatures w14:val="standardContextual"/>
            </w:rPr>
          </w:pPr>
          <w:hyperlink w:anchor="_Toc152758603" w:history="1">
            <w:r w:rsidRPr="00C21163">
              <w:rPr>
                <w:rStyle w:val="Hyperlink"/>
                <w:noProof/>
              </w:rPr>
              <w:t>4.3.4</w:t>
            </w:r>
            <w:r>
              <w:rPr>
                <w:rFonts w:cstheme="minorBidi"/>
                <w:noProof/>
                <w:kern w:val="2"/>
                <w:sz w:val="22"/>
                <w:szCs w:val="22"/>
                <w:lang w:val="en-US"/>
                <w14:ligatures w14:val="standardContextual"/>
              </w:rPr>
              <w:tab/>
            </w:r>
            <w:r w:rsidRPr="00C21163">
              <w:rPr>
                <w:rStyle w:val="Hyperlink"/>
                <w:noProof/>
              </w:rPr>
              <w:t>Manure NH</w:t>
            </w:r>
            <w:r w:rsidRPr="00C21163">
              <w:rPr>
                <w:rStyle w:val="Hyperlink"/>
                <w:noProof/>
                <w:vertAlign w:val="subscript"/>
              </w:rPr>
              <w:t>3</w:t>
            </w:r>
            <w:r w:rsidRPr="00C21163">
              <w:rPr>
                <w:rStyle w:val="Hyperlink"/>
                <w:noProof/>
              </w:rPr>
              <w:t xml:space="preserve"> volatilization from housing and storage for sheep, swine and other livestock</w:t>
            </w:r>
            <w:r>
              <w:rPr>
                <w:noProof/>
                <w:webHidden/>
              </w:rPr>
              <w:tab/>
            </w:r>
            <w:r>
              <w:rPr>
                <w:noProof/>
                <w:webHidden/>
              </w:rPr>
              <w:fldChar w:fldCharType="begin"/>
            </w:r>
            <w:r>
              <w:rPr>
                <w:noProof/>
                <w:webHidden/>
              </w:rPr>
              <w:instrText xml:space="preserve"> PAGEREF _Toc152758603 \h </w:instrText>
            </w:r>
            <w:r>
              <w:rPr>
                <w:noProof/>
                <w:webHidden/>
              </w:rPr>
            </w:r>
            <w:r>
              <w:rPr>
                <w:noProof/>
                <w:webHidden/>
              </w:rPr>
              <w:fldChar w:fldCharType="separate"/>
            </w:r>
            <w:r>
              <w:rPr>
                <w:noProof/>
                <w:webHidden/>
              </w:rPr>
              <w:t>183</w:t>
            </w:r>
            <w:r>
              <w:rPr>
                <w:noProof/>
                <w:webHidden/>
              </w:rPr>
              <w:fldChar w:fldCharType="end"/>
            </w:r>
          </w:hyperlink>
        </w:p>
        <w:p w14:paraId="2F2D9182" w14:textId="21539132" w:rsidR="00B04EA6" w:rsidRDefault="00B04EA6">
          <w:pPr>
            <w:pStyle w:val="TOC3"/>
            <w:rPr>
              <w:rFonts w:cstheme="minorBidi"/>
              <w:noProof/>
              <w:kern w:val="2"/>
              <w:sz w:val="22"/>
              <w:szCs w:val="22"/>
              <w:lang w:val="en-US"/>
              <w14:ligatures w14:val="standardContextual"/>
            </w:rPr>
          </w:pPr>
          <w:hyperlink w:anchor="_Toc152758604" w:history="1">
            <w:r w:rsidRPr="00C21163">
              <w:rPr>
                <w:rStyle w:val="Hyperlink"/>
                <w:noProof/>
              </w:rPr>
              <w:t>4.3.5</w:t>
            </w:r>
            <w:r>
              <w:rPr>
                <w:rFonts w:cstheme="minorBidi"/>
                <w:noProof/>
                <w:kern w:val="2"/>
                <w:sz w:val="22"/>
                <w:szCs w:val="22"/>
                <w:lang w:val="en-US"/>
                <w14:ligatures w14:val="standardContextual"/>
              </w:rPr>
              <w:tab/>
            </w:r>
            <w:r w:rsidRPr="00C21163">
              <w:rPr>
                <w:rStyle w:val="Hyperlink"/>
                <w:noProof/>
              </w:rPr>
              <w:t>N</w:t>
            </w:r>
            <w:r w:rsidRPr="00C21163">
              <w:rPr>
                <w:rStyle w:val="Hyperlink"/>
                <w:noProof/>
                <w:vertAlign w:val="subscript"/>
              </w:rPr>
              <w:t>2</w:t>
            </w:r>
            <w:r w:rsidRPr="00C21163">
              <w:rPr>
                <w:rStyle w:val="Hyperlink"/>
                <w:noProof/>
              </w:rPr>
              <w:t>O volatilization from manure in housing and storage for all livestock</w:t>
            </w:r>
            <w:r>
              <w:rPr>
                <w:noProof/>
                <w:webHidden/>
              </w:rPr>
              <w:tab/>
            </w:r>
            <w:r>
              <w:rPr>
                <w:noProof/>
                <w:webHidden/>
              </w:rPr>
              <w:fldChar w:fldCharType="begin"/>
            </w:r>
            <w:r>
              <w:rPr>
                <w:noProof/>
                <w:webHidden/>
              </w:rPr>
              <w:instrText xml:space="preserve"> PAGEREF _Toc152758604 \h </w:instrText>
            </w:r>
            <w:r>
              <w:rPr>
                <w:noProof/>
                <w:webHidden/>
              </w:rPr>
            </w:r>
            <w:r>
              <w:rPr>
                <w:noProof/>
                <w:webHidden/>
              </w:rPr>
              <w:fldChar w:fldCharType="separate"/>
            </w:r>
            <w:r>
              <w:rPr>
                <w:noProof/>
                <w:webHidden/>
              </w:rPr>
              <w:t>184</w:t>
            </w:r>
            <w:r>
              <w:rPr>
                <w:noProof/>
                <w:webHidden/>
              </w:rPr>
              <w:fldChar w:fldCharType="end"/>
            </w:r>
          </w:hyperlink>
        </w:p>
        <w:p w14:paraId="0233E5D2" w14:textId="358854E0" w:rsidR="00B04EA6" w:rsidRDefault="00B04EA6">
          <w:pPr>
            <w:pStyle w:val="TOC3"/>
            <w:rPr>
              <w:rFonts w:cstheme="minorBidi"/>
              <w:noProof/>
              <w:kern w:val="2"/>
              <w:sz w:val="22"/>
              <w:szCs w:val="22"/>
              <w:lang w:val="en-US"/>
              <w14:ligatures w14:val="standardContextual"/>
            </w:rPr>
          </w:pPr>
          <w:hyperlink w:anchor="_Toc152758605" w:history="1">
            <w:r w:rsidRPr="00C21163">
              <w:rPr>
                <w:rStyle w:val="Hyperlink"/>
                <w:noProof/>
              </w:rPr>
              <w:t>4.3.6</w:t>
            </w:r>
            <w:r>
              <w:rPr>
                <w:rFonts w:cstheme="minorBidi"/>
                <w:noProof/>
                <w:kern w:val="2"/>
                <w:sz w:val="22"/>
                <w:szCs w:val="22"/>
                <w:lang w:val="en-US"/>
                <w14:ligatures w14:val="standardContextual"/>
              </w:rPr>
              <w:tab/>
            </w:r>
            <w:r w:rsidRPr="00C21163">
              <w:rPr>
                <w:rStyle w:val="Hyperlink"/>
                <w:noProof/>
              </w:rPr>
              <w:t>Indirect N</w:t>
            </w:r>
            <w:r w:rsidRPr="00C21163">
              <w:rPr>
                <w:rStyle w:val="Hyperlink"/>
                <w:noProof/>
                <w:vertAlign w:val="subscript"/>
              </w:rPr>
              <w:t>2</w:t>
            </w:r>
            <w:r w:rsidRPr="00C21163">
              <w:rPr>
                <w:rStyle w:val="Hyperlink"/>
                <w:noProof/>
              </w:rPr>
              <w:t>O losses from manure via leaching and runoff</w:t>
            </w:r>
            <w:r>
              <w:rPr>
                <w:noProof/>
                <w:webHidden/>
              </w:rPr>
              <w:tab/>
            </w:r>
            <w:r>
              <w:rPr>
                <w:noProof/>
                <w:webHidden/>
              </w:rPr>
              <w:fldChar w:fldCharType="begin"/>
            </w:r>
            <w:r>
              <w:rPr>
                <w:noProof/>
                <w:webHidden/>
              </w:rPr>
              <w:instrText xml:space="preserve"> PAGEREF _Toc152758605 \h </w:instrText>
            </w:r>
            <w:r>
              <w:rPr>
                <w:noProof/>
                <w:webHidden/>
              </w:rPr>
            </w:r>
            <w:r>
              <w:rPr>
                <w:noProof/>
                <w:webHidden/>
              </w:rPr>
              <w:fldChar w:fldCharType="separate"/>
            </w:r>
            <w:r>
              <w:rPr>
                <w:noProof/>
                <w:webHidden/>
              </w:rPr>
              <w:t>187</w:t>
            </w:r>
            <w:r>
              <w:rPr>
                <w:noProof/>
                <w:webHidden/>
              </w:rPr>
              <w:fldChar w:fldCharType="end"/>
            </w:r>
          </w:hyperlink>
        </w:p>
        <w:p w14:paraId="1C04689B" w14:textId="1BBF572E" w:rsidR="00B04EA6" w:rsidRDefault="00B04EA6">
          <w:pPr>
            <w:pStyle w:val="TOC3"/>
            <w:rPr>
              <w:rFonts w:cstheme="minorBidi"/>
              <w:noProof/>
              <w:kern w:val="2"/>
              <w:sz w:val="22"/>
              <w:szCs w:val="22"/>
              <w:lang w:val="en-US"/>
              <w14:ligatures w14:val="standardContextual"/>
            </w:rPr>
          </w:pPr>
          <w:hyperlink w:anchor="_Toc152758606" w:history="1">
            <w:r w:rsidRPr="00C21163">
              <w:rPr>
                <w:rStyle w:val="Hyperlink"/>
                <w:noProof/>
              </w:rPr>
              <w:t>4.3.7</w:t>
            </w:r>
            <w:r>
              <w:rPr>
                <w:rFonts w:cstheme="minorBidi"/>
                <w:noProof/>
                <w:kern w:val="2"/>
                <w:sz w:val="22"/>
                <w:szCs w:val="22"/>
                <w:lang w:val="en-US"/>
                <w14:ligatures w14:val="standardContextual"/>
              </w:rPr>
              <w:tab/>
            </w:r>
            <w:r w:rsidRPr="00C21163">
              <w:rPr>
                <w:rStyle w:val="Hyperlink"/>
                <w:noProof/>
              </w:rPr>
              <w:t>Total indirect N</w:t>
            </w:r>
            <w:r w:rsidRPr="00C21163">
              <w:rPr>
                <w:rStyle w:val="Hyperlink"/>
                <w:noProof/>
                <w:vertAlign w:val="subscript"/>
              </w:rPr>
              <w:t>2</w:t>
            </w:r>
            <w:r w:rsidRPr="00C21163">
              <w:rPr>
                <w:rStyle w:val="Hyperlink"/>
                <w:noProof/>
              </w:rPr>
              <w:t>O emissions from manure</w:t>
            </w:r>
            <w:r>
              <w:rPr>
                <w:noProof/>
                <w:webHidden/>
              </w:rPr>
              <w:tab/>
            </w:r>
            <w:r>
              <w:rPr>
                <w:noProof/>
                <w:webHidden/>
              </w:rPr>
              <w:fldChar w:fldCharType="begin"/>
            </w:r>
            <w:r>
              <w:rPr>
                <w:noProof/>
                <w:webHidden/>
              </w:rPr>
              <w:instrText xml:space="preserve"> PAGEREF _Toc152758606 \h </w:instrText>
            </w:r>
            <w:r>
              <w:rPr>
                <w:noProof/>
                <w:webHidden/>
              </w:rPr>
            </w:r>
            <w:r>
              <w:rPr>
                <w:noProof/>
                <w:webHidden/>
              </w:rPr>
              <w:fldChar w:fldCharType="separate"/>
            </w:r>
            <w:r>
              <w:rPr>
                <w:noProof/>
                <w:webHidden/>
              </w:rPr>
              <w:t>187</w:t>
            </w:r>
            <w:r>
              <w:rPr>
                <w:noProof/>
                <w:webHidden/>
              </w:rPr>
              <w:fldChar w:fldCharType="end"/>
            </w:r>
          </w:hyperlink>
        </w:p>
        <w:p w14:paraId="702DC871" w14:textId="27147227" w:rsidR="00B04EA6" w:rsidRDefault="00B04EA6">
          <w:pPr>
            <w:pStyle w:val="TOC3"/>
            <w:rPr>
              <w:rFonts w:cstheme="minorBidi"/>
              <w:noProof/>
              <w:kern w:val="2"/>
              <w:sz w:val="22"/>
              <w:szCs w:val="22"/>
              <w:lang w:val="en-US"/>
              <w14:ligatures w14:val="standardContextual"/>
            </w:rPr>
          </w:pPr>
          <w:hyperlink w:anchor="_Toc152758607" w:history="1">
            <w:r w:rsidRPr="00C21163">
              <w:rPr>
                <w:rStyle w:val="Hyperlink"/>
                <w:noProof/>
              </w:rPr>
              <w:t>4.3.8</w:t>
            </w:r>
            <w:r>
              <w:rPr>
                <w:rFonts w:cstheme="minorBidi"/>
                <w:noProof/>
                <w:kern w:val="2"/>
                <w:sz w:val="22"/>
                <w:szCs w:val="22"/>
                <w:lang w:val="en-US"/>
                <w14:ligatures w14:val="standardContextual"/>
              </w:rPr>
              <w:tab/>
            </w:r>
            <w:r w:rsidRPr="00C21163">
              <w:rPr>
                <w:rStyle w:val="Hyperlink"/>
                <w:noProof/>
              </w:rPr>
              <w:t>Total N</w:t>
            </w:r>
            <w:r w:rsidRPr="00C21163">
              <w:rPr>
                <w:rStyle w:val="Hyperlink"/>
                <w:noProof/>
                <w:vertAlign w:val="subscript"/>
              </w:rPr>
              <w:t>2</w:t>
            </w:r>
            <w:r w:rsidRPr="00C21163">
              <w:rPr>
                <w:rStyle w:val="Hyperlink"/>
                <w:noProof/>
              </w:rPr>
              <w:t>O emissions from manure</w:t>
            </w:r>
            <w:r>
              <w:rPr>
                <w:noProof/>
                <w:webHidden/>
              </w:rPr>
              <w:tab/>
            </w:r>
            <w:r>
              <w:rPr>
                <w:noProof/>
                <w:webHidden/>
              </w:rPr>
              <w:fldChar w:fldCharType="begin"/>
            </w:r>
            <w:r>
              <w:rPr>
                <w:noProof/>
                <w:webHidden/>
              </w:rPr>
              <w:instrText xml:space="preserve"> PAGEREF _Toc152758607 \h </w:instrText>
            </w:r>
            <w:r>
              <w:rPr>
                <w:noProof/>
                <w:webHidden/>
              </w:rPr>
            </w:r>
            <w:r>
              <w:rPr>
                <w:noProof/>
                <w:webHidden/>
              </w:rPr>
              <w:fldChar w:fldCharType="separate"/>
            </w:r>
            <w:r>
              <w:rPr>
                <w:noProof/>
                <w:webHidden/>
              </w:rPr>
              <w:t>187</w:t>
            </w:r>
            <w:r>
              <w:rPr>
                <w:noProof/>
                <w:webHidden/>
              </w:rPr>
              <w:fldChar w:fldCharType="end"/>
            </w:r>
          </w:hyperlink>
        </w:p>
        <w:p w14:paraId="276F887E" w14:textId="65B6E646" w:rsidR="00B04EA6" w:rsidRDefault="00B04EA6">
          <w:pPr>
            <w:pStyle w:val="TOC2"/>
            <w:rPr>
              <w:rFonts w:cstheme="minorBidi"/>
              <w:b w:val="0"/>
              <w:bCs w:val="0"/>
              <w:noProof/>
              <w:kern w:val="2"/>
              <w:sz w:val="22"/>
              <w:szCs w:val="22"/>
              <w:lang w:val="en-US"/>
              <w14:ligatures w14:val="standardContextual"/>
            </w:rPr>
          </w:pPr>
          <w:hyperlink w:anchor="_Toc152758608" w:history="1">
            <w:r w:rsidRPr="00C21163">
              <w:rPr>
                <w:rStyle w:val="Hyperlink"/>
                <w:noProof/>
              </w:rPr>
              <w:t>4.4</w:t>
            </w:r>
            <w:r>
              <w:rPr>
                <w:rFonts w:cstheme="minorBidi"/>
                <w:b w:val="0"/>
                <w:bCs w:val="0"/>
                <w:noProof/>
                <w:kern w:val="2"/>
                <w:sz w:val="22"/>
                <w:szCs w:val="22"/>
                <w:lang w:val="en-US"/>
                <w14:ligatures w14:val="standardContextual"/>
              </w:rPr>
              <w:tab/>
            </w:r>
            <w:r w:rsidRPr="00C21163">
              <w:rPr>
                <w:rStyle w:val="Hyperlink"/>
                <w:noProof/>
              </w:rPr>
              <w:t>Total emissions</w:t>
            </w:r>
            <w:r>
              <w:rPr>
                <w:noProof/>
                <w:webHidden/>
              </w:rPr>
              <w:tab/>
            </w:r>
            <w:r>
              <w:rPr>
                <w:noProof/>
                <w:webHidden/>
              </w:rPr>
              <w:fldChar w:fldCharType="begin"/>
            </w:r>
            <w:r>
              <w:rPr>
                <w:noProof/>
                <w:webHidden/>
              </w:rPr>
              <w:instrText xml:space="preserve"> PAGEREF _Toc152758608 \h </w:instrText>
            </w:r>
            <w:r>
              <w:rPr>
                <w:noProof/>
                <w:webHidden/>
              </w:rPr>
            </w:r>
            <w:r>
              <w:rPr>
                <w:noProof/>
                <w:webHidden/>
              </w:rPr>
              <w:fldChar w:fldCharType="separate"/>
            </w:r>
            <w:r>
              <w:rPr>
                <w:noProof/>
                <w:webHidden/>
              </w:rPr>
              <w:t>187</w:t>
            </w:r>
            <w:r>
              <w:rPr>
                <w:noProof/>
                <w:webHidden/>
              </w:rPr>
              <w:fldChar w:fldCharType="end"/>
            </w:r>
          </w:hyperlink>
        </w:p>
        <w:p w14:paraId="7CD423E9" w14:textId="7528ED3A" w:rsidR="00B04EA6" w:rsidRDefault="00B04EA6">
          <w:pPr>
            <w:pStyle w:val="TOC3"/>
            <w:rPr>
              <w:rFonts w:cstheme="minorBidi"/>
              <w:noProof/>
              <w:kern w:val="2"/>
              <w:sz w:val="22"/>
              <w:szCs w:val="22"/>
              <w:lang w:val="en-US"/>
              <w14:ligatures w14:val="standardContextual"/>
            </w:rPr>
          </w:pPr>
          <w:hyperlink w:anchor="_Toc152758609" w:history="1">
            <w:r w:rsidRPr="00C21163">
              <w:rPr>
                <w:rStyle w:val="Hyperlink"/>
                <w:noProof/>
              </w:rPr>
              <w:t>4.4.1</w:t>
            </w:r>
            <w:r>
              <w:rPr>
                <w:rFonts w:cstheme="minorBidi"/>
                <w:noProof/>
                <w:kern w:val="2"/>
                <w:sz w:val="22"/>
                <w:szCs w:val="22"/>
                <w:lang w:val="en-US"/>
                <w14:ligatures w14:val="standardContextual"/>
              </w:rPr>
              <w:tab/>
            </w:r>
            <w:r w:rsidRPr="00C21163">
              <w:rPr>
                <w:rStyle w:val="Hyperlink"/>
                <w:noProof/>
              </w:rPr>
              <w:t>Manure CH</w:t>
            </w:r>
            <w:r w:rsidRPr="00C21163">
              <w:rPr>
                <w:rStyle w:val="Hyperlink"/>
                <w:noProof/>
                <w:vertAlign w:val="subscript"/>
              </w:rPr>
              <w:t>4</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_Toc152758609 \h </w:instrText>
            </w:r>
            <w:r>
              <w:rPr>
                <w:noProof/>
                <w:webHidden/>
              </w:rPr>
            </w:r>
            <w:r>
              <w:rPr>
                <w:noProof/>
                <w:webHidden/>
              </w:rPr>
              <w:fldChar w:fldCharType="separate"/>
            </w:r>
            <w:r>
              <w:rPr>
                <w:noProof/>
                <w:webHidden/>
              </w:rPr>
              <w:t>188</w:t>
            </w:r>
            <w:r>
              <w:rPr>
                <w:noProof/>
                <w:webHidden/>
              </w:rPr>
              <w:fldChar w:fldCharType="end"/>
            </w:r>
          </w:hyperlink>
        </w:p>
        <w:p w14:paraId="71728F30" w14:textId="0CD05B82" w:rsidR="00B04EA6" w:rsidRDefault="00B04EA6">
          <w:pPr>
            <w:pStyle w:val="TOC3"/>
            <w:rPr>
              <w:rFonts w:cstheme="minorBidi"/>
              <w:noProof/>
              <w:kern w:val="2"/>
              <w:sz w:val="22"/>
              <w:szCs w:val="22"/>
              <w:lang w:val="en-US"/>
              <w14:ligatures w14:val="standardContextual"/>
            </w:rPr>
          </w:pPr>
          <w:hyperlink w:anchor="_Toc152758610" w:history="1">
            <w:r w:rsidRPr="00C21163">
              <w:rPr>
                <w:rStyle w:val="Hyperlink"/>
                <w:noProof/>
              </w:rPr>
              <w:t>4.4.2</w:t>
            </w:r>
            <w:r>
              <w:rPr>
                <w:rFonts w:cstheme="minorBidi"/>
                <w:noProof/>
                <w:kern w:val="2"/>
                <w:sz w:val="22"/>
                <w:szCs w:val="22"/>
                <w:lang w:val="en-US"/>
                <w14:ligatures w14:val="standardContextual"/>
              </w:rPr>
              <w:tab/>
            </w:r>
            <w:r w:rsidRPr="00C21163">
              <w:rPr>
                <w:rStyle w:val="Hyperlink"/>
                <w:noProof/>
              </w:rPr>
              <w:t>Manure N emissions</w:t>
            </w:r>
            <w:r>
              <w:rPr>
                <w:noProof/>
                <w:webHidden/>
              </w:rPr>
              <w:tab/>
            </w:r>
            <w:r>
              <w:rPr>
                <w:noProof/>
                <w:webHidden/>
              </w:rPr>
              <w:fldChar w:fldCharType="begin"/>
            </w:r>
            <w:r>
              <w:rPr>
                <w:noProof/>
                <w:webHidden/>
              </w:rPr>
              <w:instrText xml:space="preserve"> PAGEREF _Toc152758610 \h </w:instrText>
            </w:r>
            <w:r>
              <w:rPr>
                <w:noProof/>
                <w:webHidden/>
              </w:rPr>
            </w:r>
            <w:r>
              <w:rPr>
                <w:noProof/>
                <w:webHidden/>
              </w:rPr>
              <w:fldChar w:fldCharType="separate"/>
            </w:r>
            <w:r>
              <w:rPr>
                <w:noProof/>
                <w:webHidden/>
              </w:rPr>
              <w:t>188</w:t>
            </w:r>
            <w:r>
              <w:rPr>
                <w:noProof/>
                <w:webHidden/>
              </w:rPr>
              <w:fldChar w:fldCharType="end"/>
            </w:r>
          </w:hyperlink>
        </w:p>
        <w:p w14:paraId="52EC13DB" w14:textId="09FD553D" w:rsidR="00B04EA6" w:rsidRDefault="00B04EA6">
          <w:pPr>
            <w:pStyle w:val="TOC2"/>
            <w:rPr>
              <w:rFonts w:cstheme="minorBidi"/>
              <w:b w:val="0"/>
              <w:bCs w:val="0"/>
              <w:noProof/>
              <w:kern w:val="2"/>
              <w:sz w:val="22"/>
              <w:szCs w:val="22"/>
              <w:lang w:val="en-US"/>
              <w14:ligatures w14:val="standardContextual"/>
            </w:rPr>
          </w:pPr>
          <w:hyperlink w:anchor="_Toc152758611" w:history="1">
            <w:r w:rsidRPr="00C21163">
              <w:rPr>
                <w:rStyle w:val="Hyperlink"/>
                <w:noProof/>
              </w:rPr>
              <w:t>4.5</w:t>
            </w:r>
            <w:r>
              <w:rPr>
                <w:rFonts w:cstheme="minorBidi"/>
                <w:b w:val="0"/>
                <w:bCs w:val="0"/>
                <w:noProof/>
                <w:kern w:val="2"/>
                <w:sz w:val="22"/>
                <w:szCs w:val="22"/>
                <w:lang w:val="en-US"/>
                <w14:ligatures w14:val="standardContextual"/>
              </w:rPr>
              <w:tab/>
            </w:r>
            <w:r w:rsidRPr="00C21163">
              <w:rPr>
                <w:rStyle w:val="Hyperlink"/>
                <w:noProof/>
              </w:rPr>
              <w:t>Manure available for land application, addition to an anaerobic digestion system or export</w:t>
            </w:r>
            <w:r>
              <w:rPr>
                <w:noProof/>
                <w:webHidden/>
              </w:rPr>
              <w:tab/>
            </w:r>
            <w:r>
              <w:rPr>
                <w:noProof/>
                <w:webHidden/>
              </w:rPr>
              <w:fldChar w:fldCharType="begin"/>
            </w:r>
            <w:r>
              <w:rPr>
                <w:noProof/>
                <w:webHidden/>
              </w:rPr>
              <w:instrText xml:space="preserve"> PAGEREF _Toc152758611 \h </w:instrText>
            </w:r>
            <w:r>
              <w:rPr>
                <w:noProof/>
                <w:webHidden/>
              </w:rPr>
            </w:r>
            <w:r>
              <w:rPr>
                <w:noProof/>
                <w:webHidden/>
              </w:rPr>
              <w:fldChar w:fldCharType="separate"/>
            </w:r>
            <w:r>
              <w:rPr>
                <w:noProof/>
                <w:webHidden/>
              </w:rPr>
              <w:t>189</w:t>
            </w:r>
            <w:r>
              <w:rPr>
                <w:noProof/>
                <w:webHidden/>
              </w:rPr>
              <w:fldChar w:fldCharType="end"/>
            </w:r>
          </w:hyperlink>
        </w:p>
        <w:p w14:paraId="45C2964B" w14:textId="7744F8F5" w:rsidR="00B04EA6" w:rsidRDefault="00B04EA6">
          <w:pPr>
            <w:pStyle w:val="TOC3"/>
            <w:rPr>
              <w:rFonts w:cstheme="minorBidi"/>
              <w:noProof/>
              <w:kern w:val="2"/>
              <w:sz w:val="22"/>
              <w:szCs w:val="22"/>
              <w:lang w:val="en-US"/>
              <w14:ligatures w14:val="standardContextual"/>
            </w:rPr>
          </w:pPr>
          <w:hyperlink w:anchor="_Toc152758612" w:history="1">
            <w:r w:rsidRPr="00C21163">
              <w:rPr>
                <w:rStyle w:val="Hyperlink"/>
                <w:noProof/>
              </w:rPr>
              <w:t>4.5.1</w:t>
            </w:r>
            <w:r>
              <w:rPr>
                <w:rFonts w:cstheme="minorBidi"/>
                <w:noProof/>
                <w:kern w:val="2"/>
                <w:sz w:val="22"/>
                <w:szCs w:val="22"/>
                <w:lang w:val="en-US"/>
                <w14:ligatures w14:val="standardContextual"/>
              </w:rPr>
              <w:tab/>
            </w:r>
            <w:r w:rsidRPr="00C21163">
              <w:rPr>
                <w:rStyle w:val="Hyperlink"/>
                <w:noProof/>
              </w:rPr>
              <w:t>Total carbon available for all livestock types</w:t>
            </w:r>
            <w:r>
              <w:rPr>
                <w:noProof/>
                <w:webHidden/>
              </w:rPr>
              <w:tab/>
            </w:r>
            <w:r>
              <w:rPr>
                <w:noProof/>
                <w:webHidden/>
              </w:rPr>
              <w:fldChar w:fldCharType="begin"/>
            </w:r>
            <w:r>
              <w:rPr>
                <w:noProof/>
                <w:webHidden/>
              </w:rPr>
              <w:instrText xml:space="preserve"> PAGEREF _Toc152758612 \h </w:instrText>
            </w:r>
            <w:r>
              <w:rPr>
                <w:noProof/>
                <w:webHidden/>
              </w:rPr>
            </w:r>
            <w:r>
              <w:rPr>
                <w:noProof/>
                <w:webHidden/>
              </w:rPr>
              <w:fldChar w:fldCharType="separate"/>
            </w:r>
            <w:r>
              <w:rPr>
                <w:noProof/>
                <w:webHidden/>
              </w:rPr>
              <w:t>189</w:t>
            </w:r>
            <w:r>
              <w:rPr>
                <w:noProof/>
                <w:webHidden/>
              </w:rPr>
              <w:fldChar w:fldCharType="end"/>
            </w:r>
          </w:hyperlink>
        </w:p>
        <w:p w14:paraId="550C9E00" w14:textId="04937ADD" w:rsidR="00B04EA6" w:rsidRDefault="00B04EA6">
          <w:pPr>
            <w:pStyle w:val="TOC3"/>
            <w:rPr>
              <w:rFonts w:cstheme="minorBidi"/>
              <w:noProof/>
              <w:kern w:val="2"/>
              <w:sz w:val="22"/>
              <w:szCs w:val="22"/>
              <w:lang w:val="en-US"/>
              <w14:ligatures w14:val="standardContextual"/>
            </w:rPr>
          </w:pPr>
          <w:hyperlink w:anchor="_Toc152758613" w:history="1">
            <w:r w:rsidRPr="00C21163">
              <w:rPr>
                <w:rStyle w:val="Hyperlink"/>
                <w:noProof/>
              </w:rPr>
              <w:t>4.5.2</w:t>
            </w:r>
            <w:r>
              <w:rPr>
                <w:rFonts w:cstheme="minorBidi"/>
                <w:noProof/>
                <w:kern w:val="2"/>
                <w:sz w:val="22"/>
                <w:szCs w:val="22"/>
                <w:lang w:val="en-US"/>
                <w14:ligatures w14:val="standardContextual"/>
              </w:rPr>
              <w:tab/>
            </w:r>
            <w:r w:rsidRPr="00C21163">
              <w:rPr>
                <w:rStyle w:val="Hyperlink"/>
                <w:noProof/>
              </w:rPr>
              <w:t>Total nitrogen available for all livestock types</w:t>
            </w:r>
            <w:r>
              <w:rPr>
                <w:noProof/>
                <w:webHidden/>
              </w:rPr>
              <w:tab/>
            </w:r>
            <w:r>
              <w:rPr>
                <w:noProof/>
                <w:webHidden/>
              </w:rPr>
              <w:fldChar w:fldCharType="begin"/>
            </w:r>
            <w:r>
              <w:rPr>
                <w:noProof/>
                <w:webHidden/>
              </w:rPr>
              <w:instrText xml:space="preserve"> PAGEREF _Toc152758613 \h </w:instrText>
            </w:r>
            <w:r>
              <w:rPr>
                <w:noProof/>
                <w:webHidden/>
              </w:rPr>
            </w:r>
            <w:r>
              <w:rPr>
                <w:noProof/>
                <w:webHidden/>
              </w:rPr>
              <w:fldChar w:fldCharType="separate"/>
            </w:r>
            <w:r>
              <w:rPr>
                <w:noProof/>
                <w:webHidden/>
              </w:rPr>
              <w:t>189</w:t>
            </w:r>
            <w:r>
              <w:rPr>
                <w:noProof/>
                <w:webHidden/>
              </w:rPr>
              <w:fldChar w:fldCharType="end"/>
            </w:r>
          </w:hyperlink>
        </w:p>
        <w:p w14:paraId="60164F46" w14:textId="7F25BD39" w:rsidR="00B04EA6" w:rsidRDefault="00B04EA6">
          <w:pPr>
            <w:pStyle w:val="TOC3"/>
            <w:rPr>
              <w:rFonts w:cstheme="minorBidi"/>
              <w:noProof/>
              <w:kern w:val="2"/>
              <w:sz w:val="22"/>
              <w:szCs w:val="22"/>
              <w:lang w:val="en-US"/>
              <w14:ligatures w14:val="standardContextual"/>
            </w:rPr>
          </w:pPr>
          <w:hyperlink w:anchor="_Toc152758614" w:history="1">
            <w:r w:rsidRPr="00C21163">
              <w:rPr>
                <w:rStyle w:val="Hyperlink"/>
                <w:noProof/>
              </w:rPr>
              <w:t>4.5.3</w:t>
            </w:r>
            <w:r>
              <w:rPr>
                <w:rFonts w:cstheme="minorBidi"/>
                <w:noProof/>
                <w:kern w:val="2"/>
                <w:sz w:val="22"/>
                <w:szCs w:val="22"/>
                <w:lang w:val="en-US"/>
                <w14:ligatures w14:val="standardContextual"/>
              </w:rPr>
              <w:tab/>
            </w:r>
            <w:r w:rsidRPr="00C21163">
              <w:rPr>
                <w:rStyle w:val="Hyperlink"/>
                <w:noProof/>
              </w:rPr>
              <w:t>Weight/volume of farm-produced stored manure available for application to land, addition to an AD system or export</w:t>
            </w:r>
            <w:r>
              <w:rPr>
                <w:noProof/>
                <w:webHidden/>
              </w:rPr>
              <w:tab/>
            </w:r>
            <w:r>
              <w:rPr>
                <w:noProof/>
                <w:webHidden/>
              </w:rPr>
              <w:fldChar w:fldCharType="begin"/>
            </w:r>
            <w:r>
              <w:rPr>
                <w:noProof/>
                <w:webHidden/>
              </w:rPr>
              <w:instrText xml:space="preserve"> PAGEREF _Toc152758614 \h </w:instrText>
            </w:r>
            <w:r>
              <w:rPr>
                <w:noProof/>
                <w:webHidden/>
              </w:rPr>
            </w:r>
            <w:r>
              <w:rPr>
                <w:noProof/>
                <w:webHidden/>
              </w:rPr>
              <w:fldChar w:fldCharType="separate"/>
            </w:r>
            <w:r>
              <w:rPr>
                <w:noProof/>
                <w:webHidden/>
              </w:rPr>
              <w:t>194</w:t>
            </w:r>
            <w:r>
              <w:rPr>
                <w:noProof/>
                <w:webHidden/>
              </w:rPr>
              <w:fldChar w:fldCharType="end"/>
            </w:r>
          </w:hyperlink>
        </w:p>
        <w:p w14:paraId="52EC1223" w14:textId="56B6B906" w:rsidR="00B04EA6" w:rsidRDefault="00B04EA6">
          <w:pPr>
            <w:pStyle w:val="TOC2"/>
            <w:rPr>
              <w:rFonts w:cstheme="minorBidi"/>
              <w:b w:val="0"/>
              <w:bCs w:val="0"/>
              <w:noProof/>
              <w:kern w:val="2"/>
              <w:sz w:val="22"/>
              <w:szCs w:val="22"/>
              <w:lang w:val="en-US"/>
              <w14:ligatures w14:val="standardContextual"/>
            </w:rPr>
          </w:pPr>
          <w:hyperlink w:anchor="_Toc152758615" w:history="1">
            <w:r w:rsidRPr="00C21163">
              <w:rPr>
                <w:rStyle w:val="Hyperlink"/>
                <w:noProof/>
              </w:rPr>
              <w:t>4.6</w:t>
            </w:r>
            <w:r>
              <w:rPr>
                <w:rFonts w:cstheme="minorBidi"/>
                <w:b w:val="0"/>
                <w:bCs w:val="0"/>
                <w:noProof/>
                <w:kern w:val="2"/>
                <w:sz w:val="22"/>
                <w:szCs w:val="22"/>
                <w:lang w:val="en-US"/>
                <w14:ligatures w14:val="standardContextual"/>
              </w:rPr>
              <w:tab/>
            </w:r>
            <w:r w:rsidRPr="00C21163">
              <w:rPr>
                <w:rStyle w:val="Hyperlink"/>
                <w:noProof/>
              </w:rPr>
              <w:t>Emissions from land application of stored manure</w:t>
            </w:r>
            <w:r>
              <w:rPr>
                <w:noProof/>
                <w:webHidden/>
              </w:rPr>
              <w:tab/>
            </w:r>
            <w:r>
              <w:rPr>
                <w:noProof/>
                <w:webHidden/>
              </w:rPr>
              <w:fldChar w:fldCharType="begin"/>
            </w:r>
            <w:r>
              <w:rPr>
                <w:noProof/>
                <w:webHidden/>
              </w:rPr>
              <w:instrText xml:space="preserve"> PAGEREF _Toc152758615 \h </w:instrText>
            </w:r>
            <w:r>
              <w:rPr>
                <w:noProof/>
                <w:webHidden/>
              </w:rPr>
            </w:r>
            <w:r>
              <w:rPr>
                <w:noProof/>
                <w:webHidden/>
              </w:rPr>
              <w:fldChar w:fldCharType="separate"/>
            </w:r>
            <w:r>
              <w:rPr>
                <w:noProof/>
                <w:webHidden/>
              </w:rPr>
              <w:t>195</w:t>
            </w:r>
            <w:r>
              <w:rPr>
                <w:noProof/>
                <w:webHidden/>
              </w:rPr>
              <w:fldChar w:fldCharType="end"/>
            </w:r>
          </w:hyperlink>
        </w:p>
        <w:p w14:paraId="45809D29" w14:textId="31AAB3C4" w:rsidR="00B04EA6" w:rsidRDefault="00B04EA6">
          <w:pPr>
            <w:pStyle w:val="TOC3"/>
            <w:rPr>
              <w:rFonts w:cstheme="minorBidi"/>
              <w:noProof/>
              <w:kern w:val="2"/>
              <w:sz w:val="22"/>
              <w:szCs w:val="22"/>
              <w:lang w:val="en-US"/>
              <w14:ligatures w14:val="standardContextual"/>
            </w:rPr>
          </w:pPr>
          <w:hyperlink w:anchor="_Toc152758616" w:history="1">
            <w:r w:rsidRPr="00C21163">
              <w:rPr>
                <w:rStyle w:val="Hyperlink"/>
                <w:noProof/>
              </w:rPr>
              <w:t>4.6.1</w:t>
            </w:r>
            <w:r>
              <w:rPr>
                <w:rFonts w:cstheme="minorBidi"/>
                <w:noProof/>
                <w:kern w:val="2"/>
                <w:sz w:val="22"/>
                <w:szCs w:val="22"/>
                <w:lang w:val="en-US"/>
                <w14:ligatures w14:val="standardContextual"/>
              </w:rPr>
              <w:tab/>
            </w:r>
            <w:r w:rsidRPr="00C21163">
              <w:rPr>
                <w:rStyle w:val="Hyperlink"/>
                <w:noProof/>
              </w:rPr>
              <w:t>Direct N</w:t>
            </w:r>
            <w:r w:rsidRPr="00C21163">
              <w:rPr>
                <w:rStyle w:val="Hyperlink"/>
                <w:noProof/>
                <w:vertAlign w:val="subscript"/>
              </w:rPr>
              <w:t>2</w:t>
            </w:r>
            <w:r w:rsidRPr="00C21163">
              <w:rPr>
                <w:rStyle w:val="Hyperlink"/>
                <w:noProof/>
              </w:rPr>
              <w:t>O emissions from land-applied farm-produced and imported manure</w:t>
            </w:r>
            <w:r>
              <w:rPr>
                <w:noProof/>
                <w:webHidden/>
              </w:rPr>
              <w:tab/>
            </w:r>
            <w:r>
              <w:rPr>
                <w:noProof/>
                <w:webHidden/>
              </w:rPr>
              <w:fldChar w:fldCharType="begin"/>
            </w:r>
            <w:r>
              <w:rPr>
                <w:noProof/>
                <w:webHidden/>
              </w:rPr>
              <w:instrText xml:space="preserve"> PAGEREF _Toc152758616 \h </w:instrText>
            </w:r>
            <w:r>
              <w:rPr>
                <w:noProof/>
                <w:webHidden/>
              </w:rPr>
            </w:r>
            <w:r>
              <w:rPr>
                <w:noProof/>
                <w:webHidden/>
              </w:rPr>
              <w:fldChar w:fldCharType="separate"/>
            </w:r>
            <w:r>
              <w:rPr>
                <w:noProof/>
                <w:webHidden/>
              </w:rPr>
              <w:t>196</w:t>
            </w:r>
            <w:r>
              <w:rPr>
                <w:noProof/>
                <w:webHidden/>
              </w:rPr>
              <w:fldChar w:fldCharType="end"/>
            </w:r>
          </w:hyperlink>
        </w:p>
        <w:p w14:paraId="7219FC91" w14:textId="132D7259" w:rsidR="00B04EA6" w:rsidRDefault="00B04EA6">
          <w:pPr>
            <w:pStyle w:val="TOC3"/>
            <w:rPr>
              <w:rFonts w:cstheme="minorBidi"/>
              <w:noProof/>
              <w:kern w:val="2"/>
              <w:sz w:val="22"/>
              <w:szCs w:val="22"/>
              <w:lang w:val="en-US"/>
              <w14:ligatures w14:val="standardContextual"/>
            </w:rPr>
          </w:pPr>
          <w:hyperlink w:anchor="_Toc152758617" w:history="1">
            <w:r w:rsidRPr="00C21163">
              <w:rPr>
                <w:rStyle w:val="Hyperlink"/>
                <w:noProof/>
              </w:rPr>
              <w:t>4.6.2</w:t>
            </w:r>
            <w:r>
              <w:rPr>
                <w:rFonts w:cstheme="minorBidi"/>
                <w:noProof/>
                <w:kern w:val="2"/>
                <w:sz w:val="22"/>
                <w:szCs w:val="22"/>
                <w:lang w:val="en-US"/>
                <w14:ligatures w14:val="standardContextual"/>
              </w:rPr>
              <w:tab/>
            </w:r>
            <w:r w:rsidRPr="00C21163">
              <w:rPr>
                <w:rStyle w:val="Hyperlink"/>
                <w:noProof/>
              </w:rPr>
              <w:t>Indirect N</w:t>
            </w:r>
            <w:r w:rsidRPr="00C21163">
              <w:rPr>
                <w:rStyle w:val="Hyperlink"/>
                <w:noProof/>
                <w:vertAlign w:val="subscript"/>
              </w:rPr>
              <w:t>2</w:t>
            </w:r>
            <w:r w:rsidRPr="00C21163">
              <w:rPr>
                <w:rStyle w:val="Hyperlink"/>
                <w:noProof/>
              </w:rPr>
              <w:t>O emissions from land-applied manure</w:t>
            </w:r>
            <w:r>
              <w:rPr>
                <w:noProof/>
                <w:webHidden/>
              </w:rPr>
              <w:tab/>
            </w:r>
            <w:r>
              <w:rPr>
                <w:noProof/>
                <w:webHidden/>
              </w:rPr>
              <w:fldChar w:fldCharType="begin"/>
            </w:r>
            <w:r>
              <w:rPr>
                <w:noProof/>
                <w:webHidden/>
              </w:rPr>
              <w:instrText xml:space="preserve"> PAGEREF _Toc152758617 \h </w:instrText>
            </w:r>
            <w:r>
              <w:rPr>
                <w:noProof/>
                <w:webHidden/>
              </w:rPr>
            </w:r>
            <w:r>
              <w:rPr>
                <w:noProof/>
                <w:webHidden/>
              </w:rPr>
              <w:fldChar w:fldCharType="separate"/>
            </w:r>
            <w:r>
              <w:rPr>
                <w:noProof/>
                <w:webHidden/>
              </w:rPr>
              <w:t>198</w:t>
            </w:r>
            <w:r>
              <w:rPr>
                <w:noProof/>
                <w:webHidden/>
              </w:rPr>
              <w:fldChar w:fldCharType="end"/>
            </w:r>
          </w:hyperlink>
        </w:p>
        <w:p w14:paraId="69FB3C3C" w14:textId="71BF5C75" w:rsidR="00B04EA6" w:rsidRDefault="00B04EA6">
          <w:pPr>
            <w:pStyle w:val="TOC3"/>
            <w:rPr>
              <w:rFonts w:cstheme="minorBidi"/>
              <w:noProof/>
              <w:kern w:val="2"/>
              <w:sz w:val="22"/>
              <w:szCs w:val="22"/>
              <w:lang w:val="en-US"/>
              <w14:ligatures w14:val="standardContextual"/>
            </w:rPr>
          </w:pPr>
          <w:hyperlink w:anchor="_Toc152758618" w:history="1">
            <w:r w:rsidRPr="00C21163">
              <w:rPr>
                <w:rStyle w:val="Hyperlink"/>
                <w:noProof/>
              </w:rPr>
              <w:t>4.6.3</w:t>
            </w:r>
            <w:r>
              <w:rPr>
                <w:rFonts w:cstheme="minorBidi"/>
                <w:noProof/>
                <w:kern w:val="2"/>
                <w:sz w:val="22"/>
                <w:szCs w:val="22"/>
                <w:lang w:val="en-US"/>
                <w14:ligatures w14:val="standardContextual"/>
              </w:rPr>
              <w:tab/>
            </w:r>
            <w:r w:rsidRPr="00C21163">
              <w:rPr>
                <w:rStyle w:val="Hyperlink"/>
                <w:noProof/>
              </w:rPr>
              <w:t>Nitrous oxide volatilization from manure following land application</w:t>
            </w:r>
            <w:r>
              <w:rPr>
                <w:noProof/>
                <w:webHidden/>
              </w:rPr>
              <w:tab/>
            </w:r>
            <w:r>
              <w:rPr>
                <w:noProof/>
                <w:webHidden/>
              </w:rPr>
              <w:fldChar w:fldCharType="begin"/>
            </w:r>
            <w:r>
              <w:rPr>
                <w:noProof/>
                <w:webHidden/>
              </w:rPr>
              <w:instrText xml:space="preserve"> PAGEREF _Toc152758618 \h </w:instrText>
            </w:r>
            <w:r>
              <w:rPr>
                <w:noProof/>
                <w:webHidden/>
              </w:rPr>
            </w:r>
            <w:r>
              <w:rPr>
                <w:noProof/>
                <w:webHidden/>
              </w:rPr>
              <w:fldChar w:fldCharType="separate"/>
            </w:r>
            <w:r>
              <w:rPr>
                <w:noProof/>
                <w:webHidden/>
              </w:rPr>
              <w:t>205</w:t>
            </w:r>
            <w:r>
              <w:rPr>
                <w:noProof/>
                <w:webHidden/>
              </w:rPr>
              <w:fldChar w:fldCharType="end"/>
            </w:r>
          </w:hyperlink>
        </w:p>
        <w:p w14:paraId="6642C9D9" w14:textId="5C7C0609" w:rsidR="00B04EA6" w:rsidRDefault="00B04EA6">
          <w:pPr>
            <w:pStyle w:val="TOC3"/>
            <w:rPr>
              <w:rFonts w:cstheme="minorBidi"/>
              <w:noProof/>
              <w:kern w:val="2"/>
              <w:sz w:val="22"/>
              <w:szCs w:val="22"/>
              <w:lang w:val="en-US"/>
              <w14:ligatures w14:val="standardContextual"/>
            </w:rPr>
          </w:pPr>
          <w:hyperlink w:anchor="_Toc152758619" w:history="1">
            <w:r w:rsidRPr="00C21163">
              <w:rPr>
                <w:rStyle w:val="Hyperlink"/>
                <w:noProof/>
              </w:rPr>
              <w:t>4.6.4</w:t>
            </w:r>
            <w:r>
              <w:rPr>
                <w:rFonts w:cstheme="minorBidi"/>
                <w:noProof/>
                <w:kern w:val="2"/>
                <w:sz w:val="22"/>
                <w:szCs w:val="22"/>
                <w:lang w:val="en-US"/>
                <w14:ligatures w14:val="standardContextual"/>
              </w:rPr>
              <w:tab/>
            </w:r>
            <w:r w:rsidRPr="00C21163">
              <w:rPr>
                <w:rStyle w:val="Hyperlink"/>
                <w:noProof/>
              </w:rPr>
              <w:t>Indirect N losses from land-applied manure via leaching and runoff</w:t>
            </w:r>
            <w:r>
              <w:rPr>
                <w:noProof/>
                <w:webHidden/>
              </w:rPr>
              <w:tab/>
            </w:r>
            <w:r>
              <w:rPr>
                <w:noProof/>
                <w:webHidden/>
              </w:rPr>
              <w:fldChar w:fldCharType="begin"/>
            </w:r>
            <w:r>
              <w:rPr>
                <w:noProof/>
                <w:webHidden/>
              </w:rPr>
              <w:instrText xml:space="preserve"> PAGEREF _Toc152758619 \h </w:instrText>
            </w:r>
            <w:r>
              <w:rPr>
                <w:noProof/>
                <w:webHidden/>
              </w:rPr>
            </w:r>
            <w:r>
              <w:rPr>
                <w:noProof/>
                <w:webHidden/>
              </w:rPr>
              <w:fldChar w:fldCharType="separate"/>
            </w:r>
            <w:r>
              <w:rPr>
                <w:noProof/>
                <w:webHidden/>
              </w:rPr>
              <w:t>209</w:t>
            </w:r>
            <w:r>
              <w:rPr>
                <w:noProof/>
                <w:webHidden/>
              </w:rPr>
              <w:fldChar w:fldCharType="end"/>
            </w:r>
          </w:hyperlink>
        </w:p>
        <w:p w14:paraId="2B4673EF" w14:textId="1FDC21C4" w:rsidR="00B04EA6" w:rsidRDefault="00B04EA6">
          <w:pPr>
            <w:pStyle w:val="TOC3"/>
            <w:rPr>
              <w:rFonts w:cstheme="minorBidi"/>
              <w:noProof/>
              <w:kern w:val="2"/>
              <w:sz w:val="22"/>
              <w:szCs w:val="22"/>
              <w:lang w:val="en-US"/>
              <w14:ligatures w14:val="standardContextual"/>
            </w:rPr>
          </w:pPr>
          <w:hyperlink w:anchor="_Toc152758620" w:history="1">
            <w:r w:rsidRPr="00C21163">
              <w:rPr>
                <w:rStyle w:val="Hyperlink"/>
                <w:noProof/>
              </w:rPr>
              <w:t>4.6.5</w:t>
            </w:r>
            <w:r>
              <w:rPr>
                <w:rFonts w:cstheme="minorBidi"/>
                <w:noProof/>
                <w:kern w:val="2"/>
                <w:sz w:val="22"/>
                <w:szCs w:val="22"/>
                <w:lang w:val="en-US"/>
                <w14:ligatures w14:val="standardContextual"/>
              </w:rPr>
              <w:tab/>
            </w:r>
            <w:r w:rsidRPr="00C21163">
              <w:rPr>
                <w:rStyle w:val="Hyperlink"/>
                <w:noProof/>
              </w:rPr>
              <w:t>Total indirect N</w:t>
            </w:r>
            <w:r w:rsidRPr="00C21163">
              <w:rPr>
                <w:rStyle w:val="Hyperlink"/>
                <w:noProof/>
                <w:vertAlign w:val="subscript"/>
              </w:rPr>
              <w:t>2</w:t>
            </w:r>
            <w:r w:rsidRPr="00C21163">
              <w:rPr>
                <w:rStyle w:val="Hyperlink"/>
                <w:noProof/>
              </w:rPr>
              <w:t>O emissions from land-applied manure</w:t>
            </w:r>
            <w:r>
              <w:rPr>
                <w:noProof/>
                <w:webHidden/>
              </w:rPr>
              <w:tab/>
            </w:r>
            <w:r>
              <w:rPr>
                <w:noProof/>
                <w:webHidden/>
              </w:rPr>
              <w:fldChar w:fldCharType="begin"/>
            </w:r>
            <w:r>
              <w:rPr>
                <w:noProof/>
                <w:webHidden/>
              </w:rPr>
              <w:instrText xml:space="preserve"> PAGEREF _Toc152758620 \h </w:instrText>
            </w:r>
            <w:r>
              <w:rPr>
                <w:noProof/>
                <w:webHidden/>
              </w:rPr>
            </w:r>
            <w:r>
              <w:rPr>
                <w:noProof/>
                <w:webHidden/>
              </w:rPr>
              <w:fldChar w:fldCharType="separate"/>
            </w:r>
            <w:r>
              <w:rPr>
                <w:noProof/>
                <w:webHidden/>
              </w:rPr>
              <w:t>211</w:t>
            </w:r>
            <w:r>
              <w:rPr>
                <w:noProof/>
                <w:webHidden/>
              </w:rPr>
              <w:fldChar w:fldCharType="end"/>
            </w:r>
          </w:hyperlink>
        </w:p>
        <w:p w14:paraId="48DA5318" w14:textId="557C4EFA" w:rsidR="00B04EA6" w:rsidRDefault="00B04EA6">
          <w:pPr>
            <w:pStyle w:val="TOC3"/>
            <w:rPr>
              <w:rFonts w:cstheme="minorBidi"/>
              <w:noProof/>
              <w:kern w:val="2"/>
              <w:sz w:val="22"/>
              <w:szCs w:val="22"/>
              <w:lang w:val="en-US"/>
              <w14:ligatures w14:val="standardContextual"/>
            </w:rPr>
          </w:pPr>
          <w:hyperlink w:anchor="_Toc152758621" w:history="1">
            <w:r w:rsidRPr="00C21163">
              <w:rPr>
                <w:rStyle w:val="Hyperlink"/>
                <w:noProof/>
              </w:rPr>
              <w:t>4.6.6</w:t>
            </w:r>
            <w:r>
              <w:rPr>
                <w:rFonts w:cstheme="minorBidi"/>
                <w:noProof/>
                <w:kern w:val="2"/>
                <w:sz w:val="22"/>
                <w:szCs w:val="22"/>
                <w:lang w:val="en-US"/>
                <w14:ligatures w14:val="standardContextual"/>
              </w:rPr>
              <w:tab/>
            </w:r>
            <w:r w:rsidRPr="00C21163">
              <w:rPr>
                <w:rStyle w:val="Hyperlink"/>
                <w:noProof/>
              </w:rPr>
              <w:t>Total N</w:t>
            </w:r>
            <w:r w:rsidRPr="00C21163">
              <w:rPr>
                <w:rStyle w:val="Hyperlink"/>
                <w:noProof/>
                <w:vertAlign w:val="subscript"/>
              </w:rPr>
              <w:t>2</w:t>
            </w:r>
            <w:r w:rsidRPr="00C21163">
              <w:rPr>
                <w:rStyle w:val="Hyperlink"/>
                <w:noProof/>
              </w:rPr>
              <w:t>O emissions from land-applied manure</w:t>
            </w:r>
            <w:r>
              <w:rPr>
                <w:noProof/>
                <w:webHidden/>
              </w:rPr>
              <w:tab/>
            </w:r>
            <w:r>
              <w:rPr>
                <w:noProof/>
                <w:webHidden/>
              </w:rPr>
              <w:fldChar w:fldCharType="begin"/>
            </w:r>
            <w:r>
              <w:rPr>
                <w:noProof/>
                <w:webHidden/>
              </w:rPr>
              <w:instrText xml:space="preserve"> PAGEREF _Toc152758621 \h </w:instrText>
            </w:r>
            <w:r>
              <w:rPr>
                <w:noProof/>
                <w:webHidden/>
              </w:rPr>
            </w:r>
            <w:r>
              <w:rPr>
                <w:noProof/>
                <w:webHidden/>
              </w:rPr>
              <w:fldChar w:fldCharType="separate"/>
            </w:r>
            <w:r>
              <w:rPr>
                <w:noProof/>
                <w:webHidden/>
              </w:rPr>
              <w:t>212</w:t>
            </w:r>
            <w:r>
              <w:rPr>
                <w:noProof/>
                <w:webHidden/>
              </w:rPr>
              <w:fldChar w:fldCharType="end"/>
            </w:r>
          </w:hyperlink>
        </w:p>
        <w:p w14:paraId="7AB28D31" w14:textId="005AFDF5" w:rsidR="00B04EA6" w:rsidRDefault="00B04EA6">
          <w:pPr>
            <w:pStyle w:val="TOC2"/>
            <w:rPr>
              <w:rFonts w:cstheme="minorBidi"/>
              <w:b w:val="0"/>
              <w:bCs w:val="0"/>
              <w:noProof/>
              <w:kern w:val="2"/>
              <w:sz w:val="22"/>
              <w:szCs w:val="22"/>
              <w:lang w:val="en-US"/>
              <w14:ligatures w14:val="standardContextual"/>
            </w:rPr>
          </w:pPr>
          <w:hyperlink w:anchor="_Toc152758622" w:history="1">
            <w:r w:rsidRPr="00C21163">
              <w:rPr>
                <w:rStyle w:val="Hyperlink"/>
                <w:noProof/>
              </w:rPr>
              <w:t>4.7</w:t>
            </w:r>
            <w:r>
              <w:rPr>
                <w:rFonts w:cstheme="minorBidi"/>
                <w:b w:val="0"/>
                <w:bCs w:val="0"/>
                <w:noProof/>
                <w:kern w:val="2"/>
                <w:sz w:val="22"/>
                <w:szCs w:val="22"/>
                <w:lang w:val="en-US"/>
                <w14:ligatures w14:val="standardContextual"/>
              </w:rPr>
              <w:tab/>
            </w:r>
            <w:r w:rsidRPr="00C21163">
              <w:rPr>
                <w:rStyle w:val="Hyperlink"/>
                <w:noProof/>
              </w:rPr>
              <w:t>Manure C and N for the ICBM/IPCC Tier 2 and soil N</w:t>
            </w:r>
            <w:r w:rsidRPr="00C21163">
              <w:rPr>
                <w:rStyle w:val="Hyperlink"/>
                <w:noProof/>
                <w:vertAlign w:val="subscript"/>
              </w:rPr>
              <w:t>2</w:t>
            </w:r>
            <w:r w:rsidRPr="00C21163">
              <w:rPr>
                <w:rStyle w:val="Hyperlink"/>
                <w:noProof/>
              </w:rPr>
              <w:t>O models</w:t>
            </w:r>
            <w:r>
              <w:rPr>
                <w:noProof/>
                <w:webHidden/>
              </w:rPr>
              <w:tab/>
            </w:r>
            <w:r>
              <w:rPr>
                <w:noProof/>
                <w:webHidden/>
              </w:rPr>
              <w:fldChar w:fldCharType="begin"/>
            </w:r>
            <w:r>
              <w:rPr>
                <w:noProof/>
                <w:webHidden/>
              </w:rPr>
              <w:instrText xml:space="preserve"> PAGEREF _Toc152758622 \h </w:instrText>
            </w:r>
            <w:r>
              <w:rPr>
                <w:noProof/>
                <w:webHidden/>
              </w:rPr>
            </w:r>
            <w:r>
              <w:rPr>
                <w:noProof/>
                <w:webHidden/>
              </w:rPr>
              <w:fldChar w:fldCharType="separate"/>
            </w:r>
            <w:r>
              <w:rPr>
                <w:noProof/>
                <w:webHidden/>
              </w:rPr>
              <w:t>212</w:t>
            </w:r>
            <w:r>
              <w:rPr>
                <w:noProof/>
                <w:webHidden/>
              </w:rPr>
              <w:fldChar w:fldCharType="end"/>
            </w:r>
          </w:hyperlink>
        </w:p>
        <w:p w14:paraId="2EDF89F6" w14:textId="486797A7" w:rsidR="00B04EA6" w:rsidRDefault="00B04EA6">
          <w:pPr>
            <w:pStyle w:val="TOC3"/>
            <w:rPr>
              <w:rFonts w:cstheme="minorBidi"/>
              <w:noProof/>
              <w:kern w:val="2"/>
              <w:sz w:val="22"/>
              <w:szCs w:val="22"/>
              <w:lang w:val="en-US"/>
              <w14:ligatures w14:val="standardContextual"/>
            </w:rPr>
          </w:pPr>
          <w:hyperlink w:anchor="_Toc152758623" w:history="1">
            <w:r w:rsidRPr="00C21163">
              <w:rPr>
                <w:rStyle w:val="Hyperlink"/>
                <w:noProof/>
              </w:rPr>
              <w:t>4.7.1</w:t>
            </w:r>
            <w:r>
              <w:rPr>
                <w:rFonts w:cstheme="minorBidi"/>
                <w:noProof/>
                <w:kern w:val="2"/>
                <w:sz w:val="22"/>
                <w:szCs w:val="22"/>
                <w:lang w:val="en-US"/>
                <w14:ligatures w14:val="standardContextual"/>
              </w:rPr>
              <w:tab/>
            </w:r>
            <w:r w:rsidRPr="00C21163">
              <w:rPr>
                <w:rStyle w:val="Hyperlink"/>
                <w:noProof/>
              </w:rPr>
              <w:t>Carbon</w:t>
            </w:r>
            <w:r>
              <w:rPr>
                <w:noProof/>
                <w:webHidden/>
              </w:rPr>
              <w:tab/>
            </w:r>
            <w:r>
              <w:rPr>
                <w:noProof/>
                <w:webHidden/>
              </w:rPr>
              <w:fldChar w:fldCharType="begin"/>
            </w:r>
            <w:r>
              <w:rPr>
                <w:noProof/>
                <w:webHidden/>
              </w:rPr>
              <w:instrText xml:space="preserve"> PAGEREF _Toc152758623 \h </w:instrText>
            </w:r>
            <w:r>
              <w:rPr>
                <w:noProof/>
                <w:webHidden/>
              </w:rPr>
            </w:r>
            <w:r>
              <w:rPr>
                <w:noProof/>
                <w:webHidden/>
              </w:rPr>
              <w:fldChar w:fldCharType="separate"/>
            </w:r>
            <w:r>
              <w:rPr>
                <w:noProof/>
                <w:webHidden/>
              </w:rPr>
              <w:t>212</w:t>
            </w:r>
            <w:r>
              <w:rPr>
                <w:noProof/>
                <w:webHidden/>
              </w:rPr>
              <w:fldChar w:fldCharType="end"/>
            </w:r>
          </w:hyperlink>
        </w:p>
        <w:p w14:paraId="50BC7144" w14:textId="0358AB09" w:rsidR="00B04EA6" w:rsidRDefault="00B04EA6">
          <w:pPr>
            <w:pStyle w:val="TOC3"/>
            <w:rPr>
              <w:rFonts w:cstheme="minorBidi"/>
              <w:noProof/>
              <w:kern w:val="2"/>
              <w:sz w:val="22"/>
              <w:szCs w:val="22"/>
              <w:lang w:val="en-US"/>
              <w14:ligatures w14:val="standardContextual"/>
            </w:rPr>
          </w:pPr>
          <w:hyperlink w:anchor="_Toc152758624" w:history="1">
            <w:r w:rsidRPr="00C21163">
              <w:rPr>
                <w:rStyle w:val="Hyperlink"/>
                <w:noProof/>
              </w:rPr>
              <w:t>4.7.2</w:t>
            </w:r>
            <w:r>
              <w:rPr>
                <w:rFonts w:cstheme="minorBidi"/>
                <w:noProof/>
                <w:kern w:val="2"/>
                <w:sz w:val="22"/>
                <w:szCs w:val="22"/>
                <w:lang w:val="en-US"/>
                <w14:ligatures w14:val="standardContextual"/>
              </w:rPr>
              <w:tab/>
            </w:r>
            <w:r w:rsidRPr="00C21163">
              <w:rPr>
                <w:rStyle w:val="Hyperlink"/>
                <w:noProof/>
              </w:rPr>
              <w:t>Nitrogen</w:t>
            </w:r>
            <w:r>
              <w:rPr>
                <w:noProof/>
                <w:webHidden/>
              </w:rPr>
              <w:tab/>
            </w:r>
            <w:r>
              <w:rPr>
                <w:noProof/>
                <w:webHidden/>
              </w:rPr>
              <w:fldChar w:fldCharType="begin"/>
            </w:r>
            <w:r>
              <w:rPr>
                <w:noProof/>
                <w:webHidden/>
              </w:rPr>
              <w:instrText xml:space="preserve"> PAGEREF _Toc152758624 \h </w:instrText>
            </w:r>
            <w:r>
              <w:rPr>
                <w:noProof/>
                <w:webHidden/>
              </w:rPr>
            </w:r>
            <w:r>
              <w:rPr>
                <w:noProof/>
                <w:webHidden/>
              </w:rPr>
              <w:fldChar w:fldCharType="separate"/>
            </w:r>
            <w:r>
              <w:rPr>
                <w:noProof/>
                <w:webHidden/>
              </w:rPr>
              <w:t>213</w:t>
            </w:r>
            <w:r>
              <w:rPr>
                <w:noProof/>
                <w:webHidden/>
              </w:rPr>
              <w:fldChar w:fldCharType="end"/>
            </w:r>
          </w:hyperlink>
        </w:p>
        <w:p w14:paraId="685221CE" w14:textId="1355F358" w:rsidR="00B04EA6" w:rsidRDefault="00B04EA6">
          <w:pPr>
            <w:pStyle w:val="TOC3"/>
            <w:rPr>
              <w:rFonts w:cstheme="minorBidi"/>
              <w:noProof/>
              <w:kern w:val="2"/>
              <w:sz w:val="22"/>
              <w:szCs w:val="22"/>
              <w:lang w:val="en-US"/>
              <w14:ligatures w14:val="standardContextual"/>
            </w:rPr>
          </w:pPr>
          <w:hyperlink w:anchor="_Toc152758625" w:history="1">
            <w:r w:rsidRPr="00C21163">
              <w:rPr>
                <w:rStyle w:val="Hyperlink"/>
                <w:noProof/>
              </w:rPr>
              <w:t>4.7.3</w:t>
            </w:r>
            <w:r>
              <w:rPr>
                <w:rFonts w:cstheme="minorBidi"/>
                <w:noProof/>
                <w:kern w:val="2"/>
                <w:sz w:val="22"/>
                <w:szCs w:val="22"/>
                <w:lang w:val="en-US"/>
                <w14:ligatures w14:val="standardContextual"/>
              </w:rPr>
              <w:tab/>
            </w:r>
            <w:r w:rsidRPr="00C21163">
              <w:rPr>
                <w:rStyle w:val="Hyperlink"/>
                <w:noProof/>
              </w:rPr>
              <w:t>Water</w:t>
            </w:r>
            <w:r>
              <w:rPr>
                <w:noProof/>
                <w:webHidden/>
              </w:rPr>
              <w:tab/>
            </w:r>
            <w:r>
              <w:rPr>
                <w:noProof/>
                <w:webHidden/>
              </w:rPr>
              <w:fldChar w:fldCharType="begin"/>
            </w:r>
            <w:r>
              <w:rPr>
                <w:noProof/>
                <w:webHidden/>
              </w:rPr>
              <w:instrText xml:space="preserve"> PAGEREF _Toc152758625 \h </w:instrText>
            </w:r>
            <w:r>
              <w:rPr>
                <w:noProof/>
                <w:webHidden/>
              </w:rPr>
            </w:r>
            <w:r>
              <w:rPr>
                <w:noProof/>
                <w:webHidden/>
              </w:rPr>
              <w:fldChar w:fldCharType="separate"/>
            </w:r>
            <w:r>
              <w:rPr>
                <w:noProof/>
                <w:webHidden/>
              </w:rPr>
              <w:t>214</w:t>
            </w:r>
            <w:r>
              <w:rPr>
                <w:noProof/>
                <w:webHidden/>
              </w:rPr>
              <w:fldChar w:fldCharType="end"/>
            </w:r>
          </w:hyperlink>
        </w:p>
        <w:p w14:paraId="31E7CF74" w14:textId="3BF1D149" w:rsidR="00B04EA6" w:rsidRDefault="00B04EA6">
          <w:pPr>
            <w:pStyle w:val="TOC2"/>
            <w:rPr>
              <w:rFonts w:cstheme="minorBidi"/>
              <w:b w:val="0"/>
              <w:bCs w:val="0"/>
              <w:noProof/>
              <w:kern w:val="2"/>
              <w:sz w:val="22"/>
              <w:szCs w:val="22"/>
              <w:lang w:val="en-US"/>
              <w14:ligatures w14:val="standardContextual"/>
            </w:rPr>
          </w:pPr>
          <w:hyperlink w:anchor="_Toc152758626" w:history="1">
            <w:r w:rsidRPr="00C21163">
              <w:rPr>
                <w:rStyle w:val="Hyperlink"/>
                <w:noProof/>
              </w:rPr>
              <w:t>4.8</w:t>
            </w:r>
            <w:r>
              <w:rPr>
                <w:rFonts w:cstheme="minorBidi"/>
                <w:b w:val="0"/>
                <w:bCs w:val="0"/>
                <w:noProof/>
                <w:kern w:val="2"/>
                <w:sz w:val="22"/>
                <w:szCs w:val="22"/>
                <w:lang w:val="en-US"/>
                <w14:ligatures w14:val="standardContextual"/>
              </w:rPr>
              <w:tab/>
            </w:r>
            <w:r w:rsidRPr="00C21163">
              <w:rPr>
                <w:rStyle w:val="Hyperlink"/>
                <w:noProof/>
              </w:rPr>
              <w:t>Anaerobic digestion of livestock manure and crop residues</w:t>
            </w:r>
            <w:r>
              <w:rPr>
                <w:noProof/>
                <w:webHidden/>
              </w:rPr>
              <w:tab/>
            </w:r>
            <w:r>
              <w:rPr>
                <w:noProof/>
                <w:webHidden/>
              </w:rPr>
              <w:fldChar w:fldCharType="begin"/>
            </w:r>
            <w:r>
              <w:rPr>
                <w:noProof/>
                <w:webHidden/>
              </w:rPr>
              <w:instrText xml:space="preserve"> PAGEREF _Toc152758626 \h </w:instrText>
            </w:r>
            <w:r>
              <w:rPr>
                <w:noProof/>
                <w:webHidden/>
              </w:rPr>
            </w:r>
            <w:r>
              <w:rPr>
                <w:noProof/>
                <w:webHidden/>
              </w:rPr>
              <w:fldChar w:fldCharType="separate"/>
            </w:r>
            <w:r>
              <w:rPr>
                <w:noProof/>
                <w:webHidden/>
              </w:rPr>
              <w:t>214</w:t>
            </w:r>
            <w:r>
              <w:rPr>
                <w:noProof/>
                <w:webHidden/>
              </w:rPr>
              <w:fldChar w:fldCharType="end"/>
            </w:r>
          </w:hyperlink>
        </w:p>
        <w:p w14:paraId="250E5309" w14:textId="40E5DD83" w:rsidR="00B04EA6" w:rsidRDefault="00B04EA6">
          <w:pPr>
            <w:pStyle w:val="TOC3"/>
            <w:rPr>
              <w:rFonts w:cstheme="minorBidi"/>
              <w:noProof/>
              <w:kern w:val="2"/>
              <w:sz w:val="22"/>
              <w:szCs w:val="22"/>
              <w:lang w:val="en-US"/>
              <w14:ligatures w14:val="standardContextual"/>
            </w:rPr>
          </w:pPr>
          <w:hyperlink w:anchor="_Toc152758627" w:history="1">
            <w:r w:rsidRPr="00C21163">
              <w:rPr>
                <w:rStyle w:val="Hyperlink"/>
                <w:noProof/>
              </w:rPr>
              <w:t>4.8.1</w:t>
            </w:r>
            <w:r>
              <w:rPr>
                <w:rFonts w:cstheme="minorBidi"/>
                <w:noProof/>
                <w:kern w:val="2"/>
                <w:sz w:val="22"/>
                <w:szCs w:val="22"/>
                <w:lang w:val="en-US"/>
                <w14:ligatures w14:val="standardContextual"/>
              </w:rPr>
              <w:tab/>
            </w:r>
            <w:r w:rsidRPr="00C21163">
              <w:rPr>
                <w:rStyle w:val="Hyperlink"/>
                <w:noProof/>
              </w:rPr>
              <w:t>Flow of substrate, VS, N and C into the digester</w:t>
            </w:r>
            <w:r>
              <w:rPr>
                <w:noProof/>
                <w:webHidden/>
              </w:rPr>
              <w:tab/>
            </w:r>
            <w:r>
              <w:rPr>
                <w:noProof/>
                <w:webHidden/>
              </w:rPr>
              <w:fldChar w:fldCharType="begin"/>
            </w:r>
            <w:r>
              <w:rPr>
                <w:noProof/>
                <w:webHidden/>
              </w:rPr>
              <w:instrText xml:space="preserve"> PAGEREF _Toc152758627 \h </w:instrText>
            </w:r>
            <w:r>
              <w:rPr>
                <w:noProof/>
                <w:webHidden/>
              </w:rPr>
            </w:r>
            <w:r>
              <w:rPr>
                <w:noProof/>
                <w:webHidden/>
              </w:rPr>
              <w:fldChar w:fldCharType="separate"/>
            </w:r>
            <w:r>
              <w:rPr>
                <w:noProof/>
                <w:webHidden/>
              </w:rPr>
              <w:t>216</w:t>
            </w:r>
            <w:r>
              <w:rPr>
                <w:noProof/>
                <w:webHidden/>
              </w:rPr>
              <w:fldChar w:fldCharType="end"/>
            </w:r>
          </w:hyperlink>
        </w:p>
        <w:p w14:paraId="31943518" w14:textId="6A50976F" w:rsidR="00B04EA6" w:rsidRDefault="00B04EA6">
          <w:pPr>
            <w:pStyle w:val="TOC3"/>
            <w:rPr>
              <w:rFonts w:cstheme="minorBidi"/>
              <w:noProof/>
              <w:kern w:val="2"/>
              <w:sz w:val="22"/>
              <w:szCs w:val="22"/>
              <w:lang w:val="en-US"/>
              <w14:ligatures w14:val="standardContextual"/>
            </w:rPr>
          </w:pPr>
          <w:hyperlink w:anchor="_Toc152758628" w:history="1">
            <w:r w:rsidRPr="00C21163">
              <w:rPr>
                <w:rStyle w:val="Hyperlink"/>
                <w:noProof/>
              </w:rPr>
              <w:t>4.8.2</w:t>
            </w:r>
            <w:r>
              <w:rPr>
                <w:rFonts w:cstheme="minorBidi"/>
                <w:noProof/>
                <w:kern w:val="2"/>
                <w:sz w:val="22"/>
                <w:szCs w:val="22"/>
                <w:lang w:val="en-US"/>
                <w14:ligatures w14:val="standardContextual"/>
              </w:rPr>
              <w:tab/>
            </w:r>
            <w:r w:rsidRPr="00C21163">
              <w:rPr>
                <w:rStyle w:val="Hyperlink"/>
                <w:noProof/>
              </w:rPr>
              <w:t>Methane and biogas potential through anaerobic digestion</w:t>
            </w:r>
            <w:r>
              <w:rPr>
                <w:noProof/>
                <w:webHidden/>
              </w:rPr>
              <w:tab/>
            </w:r>
            <w:r>
              <w:rPr>
                <w:noProof/>
                <w:webHidden/>
              </w:rPr>
              <w:fldChar w:fldCharType="begin"/>
            </w:r>
            <w:r>
              <w:rPr>
                <w:noProof/>
                <w:webHidden/>
              </w:rPr>
              <w:instrText xml:space="preserve"> PAGEREF _Toc152758628 \h </w:instrText>
            </w:r>
            <w:r>
              <w:rPr>
                <w:noProof/>
                <w:webHidden/>
              </w:rPr>
            </w:r>
            <w:r>
              <w:rPr>
                <w:noProof/>
                <w:webHidden/>
              </w:rPr>
              <w:fldChar w:fldCharType="separate"/>
            </w:r>
            <w:r>
              <w:rPr>
                <w:noProof/>
                <w:webHidden/>
              </w:rPr>
              <w:t>223</w:t>
            </w:r>
            <w:r>
              <w:rPr>
                <w:noProof/>
                <w:webHidden/>
              </w:rPr>
              <w:fldChar w:fldCharType="end"/>
            </w:r>
          </w:hyperlink>
        </w:p>
        <w:p w14:paraId="1DC5B5BC" w14:textId="63D13A20" w:rsidR="00B04EA6" w:rsidRDefault="00B04EA6">
          <w:pPr>
            <w:pStyle w:val="TOC3"/>
            <w:rPr>
              <w:rFonts w:cstheme="minorBidi"/>
              <w:noProof/>
              <w:kern w:val="2"/>
              <w:sz w:val="22"/>
              <w:szCs w:val="22"/>
              <w:lang w:val="en-US"/>
              <w14:ligatures w14:val="standardContextual"/>
            </w:rPr>
          </w:pPr>
          <w:hyperlink w:anchor="_Toc152758629" w:history="1">
            <w:r w:rsidRPr="00C21163">
              <w:rPr>
                <w:rStyle w:val="Hyperlink"/>
                <w:rFonts w:eastAsia="Calibri"/>
                <w:noProof/>
              </w:rPr>
              <w:t>4.8.3</w:t>
            </w:r>
            <w:r>
              <w:rPr>
                <w:rFonts w:cstheme="minorBidi"/>
                <w:noProof/>
                <w:kern w:val="2"/>
                <w:sz w:val="22"/>
                <w:szCs w:val="22"/>
                <w:lang w:val="en-US"/>
                <w14:ligatures w14:val="standardContextual"/>
              </w:rPr>
              <w:tab/>
            </w:r>
            <w:r w:rsidRPr="00C21163">
              <w:rPr>
                <w:rStyle w:val="Hyperlink"/>
                <w:rFonts w:eastAsia="Calibri"/>
                <w:noProof/>
              </w:rPr>
              <w:t>Production of digestate and its composition</w:t>
            </w:r>
            <w:r>
              <w:rPr>
                <w:noProof/>
                <w:webHidden/>
              </w:rPr>
              <w:tab/>
            </w:r>
            <w:r>
              <w:rPr>
                <w:noProof/>
                <w:webHidden/>
              </w:rPr>
              <w:fldChar w:fldCharType="begin"/>
            </w:r>
            <w:r>
              <w:rPr>
                <w:noProof/>
                <w:webHidden/>
              </w:rPr>
              <w:instrText xml:space="preserve"> PAGEREF _Toc152758629 \h </w:instrText>
            </w:r>
            <w:r>
              <w:rPr>
                <w:noProof/>
                <w:webHidden/>
              </w:rPr>
            </w:r>
            <w:r>
              <w:rPr>
                <w:noProof/>
                <w:webHidden/>
              </w:rPr>
              <w:fldChar w:fldCharType="separate"/>
            </w:r>
            <w:r>
              <w:rPr>
                <w:noProof/>
                <w:webHidden/>
              </w:rPr>
              <w:t>227</w:t>
            </w:r>
            <w:r>
              <w:rPr>
                <w:noProof/>
                <w:webHidden/>
              </w:rPr>
              <w:fldChar w:fldCharType="end"/>
            </w:r>
          </w:hyperlink>
        </w:p>
        <w:p w14:paraId="44D9A2DF" w14:textId="51BDC387" w:rsidR="00B04EA6" w:rsidRDefault="00B04EA6">
          <w:pPr>
            <w:pStyle w:val="TOC3"/>
            <w:rPr>
              <w:rFonts w:cstheme="minorBidi"/>
              <w:noProof/>
              <w:kern w:val="2"/>
              <w:sz w:val="22"/>
              <w:szCs w:val="22"/>
              <w:lang w:val="en-US"/>
              <w14:ligatures w14:val="standardContextual"/>
            </w:rPr>
          </w:pPr>
          <w:hyperlink w:anchor="_Toc152758630" w:history="1">
            <w:r w:rsidRPr="00C21163">
              <w:rPr>
                <w:rStyle w:val="Hyperlink"/>
                <w:noProof/>
              </w:rPr>
              <w:t>4.8.4</w:t>
            </w:r>
            <w:r>
              <w:rPr>
                <w:rFonts w:cstheme="minorBidi"/>
                <w:noProof/>
                <w:kern w:val="2"/>
                <w:sz w:val="22"/>
                <w:szCs w:val="22"/>
                <w:lang w:val="en-US"/>
                <w14:ligatures w14:val="standardContextual"/>
              </w:rPr>
              <w:tab/>
            </w:r>
            <w:r w:rsidRPr="00C21163">
              <w:rPr>
                <w:rStyle w:val="Hyperlink"/>
                <w:noProof/>
              </w:rPr>
              <w:t>Solid-liquid separation of digestate</w:t>
            </w:r>
            <w:r>
              <w:rPr>
                <w:noProof/>
                <w:webHidden/>
              </w:rPr>
              <w:tab/>
            </w:r>
            <w:r>
              <w:rPr>
                <w:noProof/>
                <w:webHidden/>
              </w:rPr>
              <w:fldChar w:fldCharType="begin"/>
            </w:r>
            <w:r>
              <w:rPr>
                <w:noProof/>
                <w:webHidden/>
              </w:rPr>
              <w:instrText xml:space="preserve"> PAGEREF _Toc152758630 \h </w:instrText>
            </w:r>
            <w:r>
              <w:rPr>
                <w:noProof/>
                <w:webHidden/>
              </w:rPr>
            </w:r>
            <w:r>
              <w:rPr>
                <w:noProof/>
                <w:webHidden/>
              </w:rPr>
              <w:fldChar w:fldCharType="separate"/>
            </w:r>
            <w:r>
              <w:rPr>
                <w:noProof/>
                <w:webHidden/>
              </w:rPr>
              <w:t>228</w:t>
            </w:r>
            <w:r>
              <w:rPr>
                <w:noProof/>
                <w:webHidden/>
              </w:rPr>
              <w:fldChar w:fldCharType="end"/>
            </w:r>
          </w:hyperlink>
        </w:p>
        <w:p w14:paraId="6C4A19FA" w14:textId="72526952" w:rsidR="00B04EA6" w:rsidRDefault="00B04EA6">
          <w:pPr>
            <w:pStyle w:val="TOC3"/>
            <w:rPr>
              <w:rFonts w:cstheme="minorBidi"/>
              <w:noProof/>
              <w:kern w:val="2"/>
              <w:sz w:val="22"/>
              <w:szCs w:val="22"/>
              <w:lang w:val="en-US"/>
              <w14:ligatures w14:val="standardContextual"/>
            </w:rPr>
          </w:pPr>
          <w:hyperlink w:anchor="_Toc152758631" w:history="1">
            <w:r w:rsidRPr="00C21163">
              <w:rPr>
                <w:rStyle w:val="Hyperlink"/>
                <w:noProof/>
              </w:rPr>
              <w:t>4.8.5</w:t>
            </w:r>
            <w:r>
              <w:rPr>
                <w:rFonts w:cstheme="minorBidi"/>
                <w:noProof/>
                <w:kern w:val="2"/>
                <w:sz w:val="22"/>
                <w:szCs w:val="22"/>
                <w:lang w:val="en-US"/>
                <w14:ligatures w14:val="standardContextual"/>
              </w:rPr>
              <w:tab/>
            </w:r>
            <w:r w:rsidRPr="00C21163">
              <w:rPr>
                <w:rStyle w:val="Hyperlink"/>
                <w:rFonts w:eastAsia="Calibri"/>
                <w:noProof/>
              </w:rPr>
              <w:t>Storage of digestate</w:t>
            </w:r>
            <w:r>
              <w:rPr>
                <w:noProof/>
                <w:webHidden/>
              </w:rPr>
              <w:tab/>
            </w:r>
            <w:r>
              <w:rPr>
                <w:noProof/>
                <w:webHidden/>
              </w:rPr>
              <w:fldChar w:fldCharType="begin"/>
            </w:r>
            <w:r>
              <w:rPr>
                <w:noProof/>
                <w:webHidden/>
              </w:rPr>
              <w:instrText xml:space="preserve"> PAGEREF _Toc152758631 \h </w:instrText>
            </w:r>
            <w:r>
              <w:rPr>
                <w:noProof/>
                <w:webHidden/>
              </w:rPr>
            </w:r>
            <w:r>
              <w:rPr>
                <w:noProof/>
                <w:webHidden/>
              </w:rPr>
              <w:fldChar w:fldCharType="separate"/>
            </w:r>
            <w:r>
              <w:rPr>
                <w:noProof/>
                <w:webHidden/>
              </w:rPr>
              <w:t>230</w:t>
            </w:r>
            <w:r>
              <w:rPr>
                <w:noProof/>
                <w:webHidden/>
              </w:rPr>
              <w:fldChar w:fldCharType="end"/>
            </w:r>
          </w:hyperlink>
        </w:p>
        <w:p w14:paraId="71D38B45" w14:textId="68EB08AE" w:rsidR="00B04EA6" w:rsidRDefault="00B04EA6">
          <w:pPr>
            <w:pStyle w:val="TOC3"/>
            <w:rPr>
              <w:rFonts w:cstheme="minorBidi"/>
              <w:noProof/>
              <w:kern w:val="2"/>
              <w:sz w:val="22"/>
              <w:szCs w:val="22"/>
              <w:lang w:val="en-US"/>
              <w14:ligatures w14:val="standardContextual"/>
            </w:rPr>
          </w:pPr>
          <w:hyperlink w:anchor="_Toc152758632" w:history="1">
            <w:r w:rsidRPr="00C21163">
              <w:rPr>
                <w:rStyle w:val="Hyperlink"/>
                <w:noProof/>
              </w:rPr>
              <w:t>4.8.6</w:t>
            </w:r>
            <w:r>
              <w:rPr>
                <w:rFonts w:cstheme="minorBidi"/>
                <w:noProof/>
                <w:kern w:val="2"/>
                <w:sz w:val="22"/>
                <w:szCs w:val="22"/>
                <w:lang w:val="en-US"/>
                <w14:ligatures w14:val="standardContextual"/>
              </w:rPr>
              <w:tab/>
            </w:r>
            <w:r w:rsidRPr="00C21163">
              <w:rPr>
                <w:rStyle w:val="Hyperlink"/>
                <w:noProof/>
              </w:rPr>
              <w:t>Fresh and stored digestate available for land application</w:t>
            </w:r>
            <w:r>
              <w:rPr>
                <w:noProof/>
                <w:webHidden/>
              </w:rPr>
              <w:tab/>
            </w:r>
            <w:r>
              <w:rPr>
                <w:noProof/>
                <w:webHidden/>
              </w:rPr>
              <w:fldChar w:fldCharType="begin"/>
            </w:r>
            <w:r>
              <w:rPr>
                <w:noProof/>
                <w:webHidden/>
              </w:rPr>
              <w:instrText xml:space="preserve"> PAGEREF _Toc152758632 \h </w:instrText>
            </w:r>
            <w:r>
              <w:rPr>
                <w:noProof/>
                <w:webHidden/>
              </w:rPr>
            </w:r>
            <w:r>
              <w:rPr>
                <w:noProof/>
                <w:webHidden/>
              </w:rPr>
              <w:fldChar w:fldCharType="separate"/>
            </w:r>
            <w:r>
              <w:rPr>
                <w:noProof/>
                <w:webHidden/>
              </w:rPr>
              <w:t>232</w:t>
            </w:r>
            <w:r>
              <w:rPr>
                <w:noProof/>
                <w:webHidden/>
              </w:rPr>
              <w:fldChar w:fldCharType="end"/>
            </w:r>
          </w:hyperlink>
        </w:p>
        <w:p w14:paraId="5B92D538" w14:textId="36E681FE" w:rsidR="00B04EA6" w:rsidRDefault="00B04EA6">
          <w:pPr>
            <w:pStyle w:val="TOC2"/>
            <w:rPr>
              <w:rFonts w:cstheme="minorBidi"/>
              <w:b w:val="0"/>
              <w:bCs w:val="0"/>
              <w:noProof/>
              <w:kern w:val="2"/>
              <w:sz w:val="22"/>
              <w:szCs w:val="22"/>
              <w:lang w:val="en-US"/>
              <w14:ligatures w14:val="standardContextual"/>
            </w:rPr>
          </w:pPr>
          <w:hyperlink w:anchor="_Toc152758633" w:history="1">
            <w:r w:rsidRPr="00C21163">
              <w:rPr>
                <w:rStyle w:val="Hyperlink"/>
                <w:noProof/>
              </w:rPr>
              <w:t>4.9</w:t>
            </w:r>
            <w:r>
              <w:rPr>
                <w:rFonts w:cstheme="minorBidi"/>
                <w:b w:val="0"/>
                <w:bCs w:val="0"/>
                <w:noProof/>
                <w:kern w:val="2"/>
                <w:sz w:val="22"/>
                <w:szCs w:val="22"/>
                <w:lang w:val="en-US"/>
                <w14:ligatures w14:val="standardContextual"/>
              </w:rPr>
              <w:tab/>
            </w:r>
            <w:r w:rsidRPr="00C21163">
              <w:rPr>
                <w:rStyle w:val="Hyperlink"/>
                <w:noProof/>
              </w:rPr>
              <w:t>Emissions from land application of raw and stored digestate</w:t>
            </w:r>
            <w:r>
              <w:rPr>
                <w:noProof/>
                <w:webHidden/>
              </w:rPr>
              <w:tab/>
            </w:r>
            <w:r>
              <w:rPr>
                <w:noProof/>
                <w:webHidden/>
              </w:rPr>
              <w:fldChar w:fldCharType="begin"/>
            </w:r>
            <w:r>
              <w:rPr>
                <w:noProof/>
                <w:webHidden/>
              </w:rPr>
              <w:instrText xml:space="preserve"> PAGEREF _Toc152758633 \h </w:instrText>
            </w:r>
            <w:r>
              <w:rPr>
                <w:noProof/>
                <w:webHidden/>
              </w:rPr>
            </w:r>
            <w:r>
              <w:rPr>
                <w:noProof/>
                <w:webHidden/>
              </w:rPr>
              <w:fldChar w:fldCharType="separate"/>
            </w:r>
            <w:r>
              <w:rPr>
                <w:noProof/>
                <w:webHidden/>
              </w:rPr>
              <w:t>233</w:t>
            </w:r>
            <w:r>
              <w:rPr>
                <w:noProof/>
                <w:webHidden/>
              </w:rPr>
              <w:fldChar w:fldCharType="end"/>
            </w:r>
          </w:hyperlink>
        </w:p>
        <w:p w14:paraId="2B0AA8A0" w14:textId="66E4CF20" w:rsidR="00B04EA6" w:rsidRDefault="00B04EA6">
          <w:pPr>
            <w:pStyle w:val="TOC3"/>
            <w:rPr>
              <w:rFonts w:cstheme="minorBidi"/>
              <w:noProof/>
              <w:kern w:val="2"/>
              <w:sz w:val="22"/>
              <w:szCs w:val="22"/>
              <w:lang w:val="en-US"/>
              <w14:ligatures w14:val="standardContextual"/>
            </w:rPr>
          </w:pPr>
          <w:hyperlink w:anchor="_Toc152758634" w:history="1">
            <w:r w:rsidRPr="00C21163">
              <w:rPr>
                <w:rStyle w:val="Hyperlink"/>
                <w:noProof/>
              </w:rPr>
              <w:t>4.9.1</w:t>
            </w:r>
            <w:r>
              <w:rPr>
                <w:rFonts w:cstheme="minorBidi"/>
                <w:noProof/>
                <w:kern w:val="2"/>
                <w:sz w:val="22"/>
                <w:szCs w:val="22"/>
                <w:lang w:val="en-US"/>
                <w14:ligatures w14:val="standardContextual"/>
              </w:rPr>
              <w:tab/>
            </w:r>
            <w:r w:rsidRPr="00C21163">
              <w:rPr>
                <w:rStyle w:val="Hyperlink"/>
                <w:noProof/>
              </w:rPr>
              <w:t>Direct N</w:t>
            </w:r>
            <w:r w:rsidRPr="00C21163">
              <w:rPr>
                <w:rStyle w:val="Hyperlink"/>
                <w:noProof/>
                <w:vertAlign w:val="subscript"/>
              </w:rPr>
              <w:t>2</w:t>
            </w:r>
            <w:r w:rsidRPr="00C21163">
              <w:rPr>
                <w:rStyle w:val="Hyperlink"/>
                <w:noProof/>
              </w:rPr>
              <w:t>O emissions from land-applied digestate</w:t>
            </w:r>
            <w:r>
              <w:rPr>
                <w:noProof/>
                <w:webHidden/>
              </w:rPr>
              <w:tab/>
            </w:r>
            <w:r>
              <w:rPr>
                <w:noProof/>
                <w:webHidden/>
              </w:rPr>
              <w:fldChar w:fldCharType="begin"/>
            </w:r>
            <w:r>
              <w:rPr>
                <w:noProof/>
                <w:webHidden/>
              </w:rPr>
              <w:instrText xml:space="preserve"> PAGEREF _Toc152758634 \h </w:instrText>
            </w:r>
            <w:r>
              <w:rPr>
                <w:noProof/>
                <w:webHidden/>
              </w:rPr>
            </w:r>
            <w:r>
              <w:rPr>
                <w:noProof/>
                <w:webHidden/>
              </w:rPr>
              <w:fldChar w:fldCharType="separate"/>
            </w:r>
            <w:r>
              <w:rPr>
                <w:noProof/>
                <w:webHidden/>
              </w:rPr>
              <w:t>233</w:t>
            </w:r>
            <w:r>
              <w:rPr>
                <w:noProof/>
                <w:webHidden/>
              </w:rPr>
              <w:fldChar w:fldCharType="end"/>
            </w:r>
          </w:hyperlink>
        </w:p>
        <w:p w14:paraId="52F3CF73" w14:textId="17A499DA" w:rsidR="00B04EA6" w:rsidRDefault="00B04EA6">
          <w:pPr>
            <w:pStyle w:val="TOC3"/>
            <w:rPr>
              <w:rFonts w:cstheme="minorBidi"/>
              <w:noProof/>
              <w:kern w:val="2"/>
              <w:sz w:val="22"/>
              <w:szCs w:val="22"/>
              <w:lang w:val="en-US"/>
              <w14:ligatures w14:val="standardContextual"/>
            </w:rPr>
          </w:pPr>
          <w:hyperlink w:anchor="_Toc152758635" w:history="1">
            <w:r w:rsidRPr="00C21163">
              <w:rPr>
                <w:rStyle w:val="Hyperlink"/>
                <w:noProof/>
              </w:rPr>
              <w:t>4.9.2</w:t>
            </w:r>
            <w:r>
              <w:rPr>
                <w:rFonts w:cstheme="minorBidi"/>
                <w:noProof/>
                <w:kern w:val="2"/>
                <w:sz w:val="22"/>
                <w:szCs w:val="22"/>
                <w:lang w:val="en-US"/>
                <w14:ligatures w14:val="standardContextual"/>
              </w:rPr>
              <w:tab/>
            </w:r>
            <w:r w:rsidRPr="00C21163">
              <w:rPr>
                <w:rStyle w:val="Hyperlink"/>
                <w:noProof/>
              </w:rPr>
              <w:t>Indirect N</w:t>
            </w:r>
            <w:r w:rsidRPr="00C21163">
              <w:rPr>
                <w:rStyle w:val="Hyperlink"/>
                <w:noProof/>
                <w:vertAlign w:val="subscript"/>
              </w:rPr>
              <w:t>2</w:t>
            </w:r>
            <w:r w:rsidRPr="00C21163">
              <w:rPr>
                <w:rStyle w:val="Hyperlink"/>
                <w:noProof/>
              </w:rPr>
              <w:t>O emissions from land-applied digestate</w:t>
            </w:r>
            <w:r>
              <w:rPr>
                <w:noProof/>
                <w:webHidden/>
              </w:rPr>
              <w:tab/>
            </w:r>
            <w:r>
              <w:rPr>
                <w:noProof/>
                <w:webHidden/>
              </w:rPr>
              <w:fldChar w:fldCharType="begin"/>
            </w:r>
            <w:r>
              <w:rPr>
                <w:noProof/>
                <w:webHidden/>
              </w:rPr>
              <w:instrText xml:space="preserve"> PAGEREF _Toc152758635 \h </w:instrText>
            </w:r>
            <w:r>
              <w:rPr>
                <w:noProof/>
                <w:webHidden/>
              </w:rPr>
            </w:r>
            <w:r>
              <w:rPr>
                <w:noProof/>
                <w:webHidden/>
              </w:rPr>
              <w:fldChar w:fldCharType="separate"/>
            </w:r>
            <w:r>
              <w:rPr>
                <w:noProof/>
                <w:webHidden/>
              </w:rPr>
              <w:t>234</w:t>
            </w:r>
            <w:r>
              <w:rPr>
                <w:noProof/>
                <w:webHidden/>
              </w:rPr>
              <w:fldChar w:fldCharType="end"/>
            </w:r>
          </w:hyperlink>
        </w:p>
        <w:p w14:paraId="6E6A59FF" w14:textId="12C3BB6C" w:rsidR="00B04EA6" w:rsidRDefault="00B04EA6">
          <w:pPr>
            <w:pStyle w:val="TOC3"/>
            <w:rPr>
              <w:rFonts w:cstheme="minorBidi"/>
              <w:noProof/>
              <w:kern w:val="2"/>
              <w:sz w:val="22"/>
              <w:szCs w:val="22"/>
              <w:lang w:val="en-US"/>
              <w14:ligatures w14:val="standardContextual"/>
            </w:rPr>
          </w:pPr>
          <w:hyperlink w:anchor="_Toc152758636" w:history="1">
            <w:r w:rsidRPr="00C21163">
              <w:rPr>
                <w:rStyle w:val="Hyperlink"/>
                <w:noProof/>
              </w:rPr>
              <w:t>4.9.3</w:t>
            </w:r>
            <w:r>
              <w:rPr>
                <w:rFonts w:cstheme="minorBidi"/>
                <w:noProof/>
                <w:kern w:val="2"/>
                <w:sz w:val="22"/>
                <w:szCs w:val="22"/>
                <w:lang w:val="en-US"/>
                <w14:ligatures w14:val="standardContextual"/>
              </w:rPr>
              <w:tab/>
            </w:r>
            <w:r w:rsidRPr="00C21163">
              <w:rPr>
                <w:rStyle w:val="Hyperlink"/>
                <w:noProof/>
              </w:rPr>
              <w:t>Nitrous oxide volatilization from digestate following land application</w:t>
            </w:r>
            <w:r>
              <w:rPr>
                <w:noProof/>
                <w:webHidden/>
              </w:rPr>
              <w:tab/>
            </w:r>
            <w:r>
              <w:rPr>
                <w:noProof/>
                <w:webHidden/>
              </w:rPr>
              <w:fldChar w:fldCharType="begin"/>
            </w:r>
            <w:r>
              <w:rPr>
                <w:noProof/>
                <w:webHidden/>
              </w:rPr>
              <w:instrText xml:space="preserve"> PAGEREF _Toc152758636 \h </w:instrText>
            </w:r>
            <w:r>
              <w:rPr>
                <w:noProof/>
                <w:webHidden/>
              </w:rPr>
            </w:r>
            <w:r>
              <w:rPr>
                <w:noProof/>
                <w:webHidden/>
              </w:rPr>
              <w:fldChar w:fldCharType="separate"/>
            </w:r>
            <w:r>
              <w:rPr>
                <w:noProof/>
                <w:webHidden/>
              </w:rPr>
              <w:t>234</w:t>
            </w:r>
            <w:r>
              <w:rPr>
                <w:noProof/>
                <w:webHidden/>
              </w:rPr>
              <w:fldChar w:fldCharType="end"/>
            </w:r>
          </w:hyperlink>
        </w:p>
        <w:p w14:paraId="010B8912" w14:textId="6631804C" w:rsidR="00B04EA6" w:rsidRDefault="00B04EA6">
          <w:pPr>
            <w:pStyle w:val="TOC3"/>
            <w:rPr>
              <w:rFonts w:cstheme="minorBidi"/>
              <w:noProof/>
              <w:kern w:val="2"/>
              <w:sz w:val="22"/>
              <w:szCs w:val="22"/>
              <w:lang w:val="en-US"/>
              <w14:ligatures w14:val="standardContextual"/>
            </w:rPr>
          </w:pPr>
          <w:hyperlink w:anchor="_Toc152758637" w:history="1">
            <w:r w:rsidRPr="00C21163">
              <w:rPr>
                <w:rStyle w:val="Hyperlink"/>
                <w:noProof/>
              </w:rPr>
              <w:t>4.9.4</w:t>
            </w:r>
            <w:r>
              <w:rPr>
                <w:rFonts w:cstheme="minorBidi"/>
                <w:noProof/>
                <w:kern w:val="2"/>
                <w:sz w:val="22"/>
                <w:szCs w:val="22"/>
                <w:lang w:val="en-US"/>
                <w14:ligatures w14:val="standardContextual"/>
              </w:rPr>
              <w:tab/>
            </w:r>
            <w:r w:rsidRPr="00C21163">
              <w:rPr>
                <w:rStyle w:val="Hyperlink"/>
                <w:noProof/>
              </w:rPr>
              <w:t>Indirect N losses from land-applied digestate via leaching and runoff</w:t>
            </w:r>
            <w:r>
              <w:rPr>
                <w:noProof/>
                <w:webHidden/>
              </w:rPr>
              <w:tab/>
            </w:r>
            <w:r>
              <w:rPr>
                <w:noProof/>
                <w:webHidden/>
              </w:rPr>
              <w:fldChar w:fldCharType="begin"/>
            </w:r>
            <w:r>
              <w:rPr>
                <w:noProof/>
                <w:webHidden/>
              </w:rPr>
              <w:instrText xml:space="preserve"> PAGEREF _Toc152758637 \h </w:instrText>
            </w:r>
            <w:r>
              <w:rPr>
                <w:noProof/>
                <w:webHidden/>
              </w:rPr>
            </w:r>
            <w:r>
              <w:rPr>
                <w:noProof/>
                <w:webHidden/>
              </w:rPr>
              <w:fldChar w:fldCharType="separate"/>
            </w:r>
            <w:r>
              <w:rPr>
                <w:noProof/>
                <w:webHidden/>
              </w:rPr>
              <w:t>235</w:t>
            </w:r>
            <w:r>
              <w:rPr>
                <w:noProof/>
                <w:webHidden/>
              </w:rPr>
              <w:fldChar w:fldCharType="end"/>
            </w:r>
          </w:hyperlink>
        </w:p>
        <w:p w14:paraId="32962DB7" w14:textId="51AF8FD3" w:rsidR="00B04EA6" w:rsidRDefault="00B04EA6">
          <w:pPr>
            <w:pStyle w:val="TOC3"/>
            <w:rPr>
              <w:rFonts w:cstheme="minorBidi"/>
              <w:noProof/>
              <w:kern w:val="2"/>
              <w:sz w:val="22"/>
              <w:szCs w:val="22"/>
              <w:lang w:val="en-US"/>
              <w14:ligatures w14:val="standardContextual"/>
            </w:rPr>
          </w:pPr>
          <w:hyperlink w:anchor="_Toc152758638" w:history="1">
            <w:r w:rsidRPr="00C21163">
              <w:rPr>
                <w:rStyle w:val="Hyperlink"/>
                <w:noProof/>
              </w:rPr>
              <w:t>4.9.5</w:t>
            </w:r>
            <w:r>
              <w:rPr>
                <w:rFonts w:cstheme="minorBidi"/>
                <w:noProof/>
                <w:kern w:val="2"/>
                <w:sz w:val="22"/>
                <w:szCs w:val="22"/>
                <w:lang w:val="en-US"/>
                <w14:ligatures w14:val="standardContextual"/>
              </w:rPr>
              <w:tab/>
            </w:r>
            <w:r w:rsidRPr="00C21163">
              <w:rPr>
                <w:rStyle w:val="Hyperlink"/>
                <w:noProof/>
              </w:rPr>
              <w:t>Total indirect N</w:t>
            </w:r>
            <w:r w:rsidRPr="00C21163">
              <w:rPr>
                <w:rStyle w:val="Hyperlink"/>
                <w:noProof/>
                <w:vertAlign w:val="subscript"/>
              </w:rPr>
              <w:t>2</w:t>
            </w:r>
            <w:r w:rsidRPr="00C21163">
              <w:rPr>
                <w:rStyle w:val="Hyperlink"/>
                <w:noProof/>
              </w:rPr>
              <w:t>O emissions from land-applied digestate</w:t>
            </w:r>
            <w:r>
              <w:rPr>
                <w:noProof/>
                <w:webHidden/>
              </w:rPr>
              <w:tab/>
            </w:r>
            <w:r>
              <w:rPr>
                <w:noProof/>
                <w:webHidden/>
              </w:rPr>
              <w:fldChar w:fldCharType="begin"/>
            </w:r>
            <w:r>
              <w:rPr>
                <w:noProof/>
                <w:webHidden/>
              </w:rPr>
              <w:instrText xml:space="preserve"> PAGEREF _Toc152758638 \h </w:instrText>
            </w:r>
            <w:r>
              <w:rPr>
                <w:noProof/>
                <w:webHidden/>
              </w:rPr>
            </w:r>
            <w:r>
              <w:rPr>
                <w:noProof/>
                <w:webHidden/>
              </w:rPr>
              <w:fldChar w:fldCharType="separate"/>
            </w:r>
            <w:r>
              <w:rPr>
                <w:noProof/>
                <w:webHidden/>
              </w:rPr>
              <w:t>235</w:t>
            </w:r>
            <w:r>
              <w:rPr>
                <w:noProof/>
                <w:webHidden/>
              </w:rPr>
              <w:fldChar w:fldCharType="end"/>
            </w:r>
          </w:hyperlink>
        </w:p>
        <w:p w14:paraId="46648578" w14:textId="16DFCA31" w:rsidR="00B04EA6" w:rsidRDefault="00B04EA6">
          <w:pPr>
            <w:pStyle w:val="TOC3"/>
            <w:rPr>
              <w:rFonts w:cstheme="minorBidi"/>
              <w:noProof/>
              <w:kern w:val="2"/>
              <w:sz w:val="22"/>
              <w:szCs w:val="22"/>
              <w:lang w:val="en-US"/>
              <w14:ligatures w14:val="standardContextual"/>
            </w:rPr>
          </w:pPr>
          <w:hyperlink w:anchor="_Toc152758639" w:history="1">
            <w:r w:rsidRPr="00C21163">
              <w:rPr>
                <w:rStyle w:val="Hyperlink"/>
                <w:noProof/>
              </w:rPr>
              <w:t>4.9.6</w:t>
            </w:r>
            <w:r>
              <w:rPr>
                <w:rFonts w:cstheme="minorBidi"/>
                <w:noProof/>
                <w:kern w:val="2"/>
                <w:sz w:val="22"/>
                <w:szCs w:val="22"/>
                <w:lang w:val="en-US"/>
                <w14:ligatures w14:val="standardContextual"/>
              </w:rPr>
              <w:tab/>
            </w:r>
            <w:r w:rsidRPr="00C21163">
              <w:rPr>
                <w:rStyle w:val="Hyperlink"/>
                <w:noProof/>
              </w:rPr>
              <w:t>Total N</w:t>
            </w:r>
            <w:r w:rsidRPr="00C21163">
              <w:rPr>
                <w:rStyle w:val="Hyperlink"/>
                <w:noProof/>
                <w:vertAlign w:val="subscript"/>
              </w:rPr>
              <w:t>2</w:t>
            </w:r>
            <w:r w:rsidRPr="00C21163">
              <w:rPr>
                <w:rStyle w:val="Hyperlink"/>
                <w:noProof/>
              </w:rPr>
              <w:t>O emissions from land-applied digestate</w:t>
            </w:r>
            <w:r>
              <w:rPr>
                <w:noProof/>
                <w:webHidden/>
              </w:rPr>
              <w:tab/>
            </w:r>
            <w:r>
              <w:rPr>
                <w:noProof/>
                <w:webHidden/>
              </w:rPr>
              <w:fldChar w:fldCharType="begin"/>
            </w:r>
            <w:r>
              <w:rPr>
                <w:noProof/>
                <w:webHidden/>
              </w:rPr>
              <w:instrText xml:space="preserve"> PAGEREF _Toc152758639 \h </w:instrText>
            </w:r>
            <w:r>
              <w:rPr>
                <w:noProof/>
                <w:webHidden/>
              </w:rPr>
            </w:r>
            <w:r>
              <w:rPr>
                <w:noProof/>
                <w:webHidden/>
              </w:rPr>
              <w:fldChar w:fldCharType="separate"/>
            </w:r>
            <w:r>
              <w:rPr>
                <w:noProof/>
                <w:webHidden/>
              </w:rPr>
              <w:t>236</w:t>
            </w:r>
            <w:r>
              <w:rPr>
                <w:noProof/>
                <w:webHidden/>
              </w:rPr>
              <w:fldChar w:fldCharType="end"/>
            </w:r>
          </w:hyperlink>
        </w:p>
        <w:p w14:paraId="19613695" w14:textId="2AD62E75" w:rsidR="00B04EA6" w:rsidRDefault="00B04EA6">
          <w:pPr>
            <w:pStyle w:val="TOC3"/>
            <w:rPr>
              <w:rFonts w:cstheme="minorBidi"/>
              <w:noProof/>
              <w:kern w:val="2"/>
              <w:sz w:val="22"/>
              <w:szCs w:val="22"/>
              <w:lang w:val="en-US"/>
              <w14:ligatures w14:val="standardContextual"/>
            </w:rPr>
          </w:pPr>
          <w:hyperlink w:anchor="_Toc152758640" w:history="1">
            <w:r w:rsidRPr="00C21163">
              <w:rPr>
                <w:rStyle w:val="Hyperlink"/>
                <w:noProof/>
              </w:rPr>
              <w:t>4.9.7</w:t>
            </w:r>
            <w:r>
              <w:rPr>
                <w:rFonts w:cstheme="minorBidi"/>
                <w:noProof/>
                <w:kern w:val="2"/>
                <w:sz w:val="22"/>
                <w:szCs w:val="22"/>
                <w:lang w:val="en-US"/>
                <w14:ligatures w14:val="standardContextual"/>
              </w:rPr>
              <w:tab/>
            </w:r>
            <w:r w:rsidRPr="00C21163">
              <w:rPr>
                <w:rStyle w:val="Hyperlink"/>
                <w:noProof/>
              </w:rPr>
              <w:t>Digestate C and N for the ICBM/IPCC Tier 2 and soil N</w:t>
            </w:r>
            <w:r w:rsidRPr="00C21163">
              <w:rPr>
                <w:rStyle w:val="Hyperlink"/>
                <w:noProof/>
                <w:vertAlign w:val="subscript"/>
              </w:rPr>
              <w:t>2</w:t>
            </w:r>
            <w:r w:rsidRPr="00C21163">
              <w:rPr>
                <w:rStyle w:val="Hyperlink"/>
                <w:noProof/>
              </w:rPr>
              <w:t>O models</w:t>
            </w:r>
            <w:r>
              <w:rPr>
                <w:noProof/>
                <w:webHidden/>
              </w:rPr>
              <w:tab/>
            </w:r>
            <w:r>
              <w:rPr>
                <w:noProof/>
                <w:webHidden/>
              </w:rPr>
              <w:fldChar w:fldCharType="begin"/>
            </w:r>
            <w:r>
              <w:rPr>
                <w:noProof/>
                <w:webHidden/>
              </w:rPr>
              <w:instrText xml:space="preserve"> PAGEREF _Toc152758640 \h </w:instrText>
            </w:r>
            <w:r>
              <w:rPr>
                <w:noProof/>
                <w:webHidden/>
              </w:rPr>
            </w:r>
            <w:r>
              <w:rPr>
                <w:noProof/>
                <w:webHidden/>
              </w:rPr>
              <w:fldChar w:fldCharType="separate"/>
            </w:r>
            <w:r>
              <w:rPr>
                <w:noProof/>
                <w:webHidden/>
              </w:rPr>
              <w:t>236</w:t>
            </w:r>
            <w:r>
              <w:rPr>
                <w:noProof/>
                <w:webHidden/>
              </w:rPr>
              <w:fldChar w:fldCharType="end"/>
            </w:r>
          </w:hyperlink>
        </w:p>
        <w:p w14:paraId="4177B62A" w14:textId="5AB7060F" w:rsidR="00B04EA6" w:rsidRDefault="00B04EA6">
          <w:pPr>
            <w:pStyle w:val="TOC2"/>
            <w:rPr>
              <w:rFonts w:cstheme="minorBidi"/>
              <w:b w:val="0"/>
              <w:bCs w:val="0"/>
              <w:noProof/>
              <w:kern w:val="2"/>
              <w:sz w:val="22"/>
              <w:szCs w:val="22"/>
              <w:lang w:val="en-US"/>
              <w14:ligatures w14:val="standardContextual"/>
            </w:rPr>
          </w:pPr>
          <w:hyperlink w:anchor="_Toc152758641" w:history="1">
            <w:r w:rsidRPr="00C21163">
              <w:rPr>
                <w:rStyle w:val="Hyperlink"/>
                <w:noProof/>
              </w:rPr>
              <w:t>4.10</w:t>
            </w:r>
            <w:r>
              <w:rPr>
                <w:rFonts w:cstheme="minorBidi"/>
                <w:b w:val="0"/>
                <w:bCs w:val="0"/>
                <w:noProof/>
                <w:kern w:val="2"/>
                <w:sz w:val="22"/>
                <w:szCs w:val="22"/>
                <w:lang w:val="en-US"/>
                <w14:ligatures w14:val="standardContextual"/>
              </w:rPr>
              <w:tab/>
            </w:r>
            <w:r w:rsidRPr="00C21163">
              <w:rPr>
                <w:rStyle w:val="Hyperlink"/>
                <w:noProof/>
              </w:rPr>
              <w:t>Conversions</w:t>
            </w:r>
            <w:r>
              <w:rPr>
                <w:noProof/>
                <w:webHidden/>
              </w:rPr>
              <w:tab/>
            </w:r>
            <w:r>
              <w:rPr>
                <w:noProof/>
                <w:webHidden/>
              </w:rPr>
              <w:fldChar w:fldCharType="begin"/>
            </w:r>
            <w:r>
              <w:rPr>
                <w:noProof/>
                <w:webHidden/>
              </w:rPr>
              <w:instrText xml:space="preserve"> PAGEREF _Toc152758641 \h </w:instrText>
            </w:r>
            <w:r>
              <w:rPr>
                <w:noProof/>
                <w:webHidden/>
              </w:rPr>
            </w:r>
            <w:r>
              <w:rPr>
                <w:noProof/>
                <w:webHidden/>
              </w:rPr>
              <w:fldChar w:fldCharType="separate"/>
            </w:r>
            <w:r>
              <w:rPr>
                <w:noProof/>
                <w:webHidden/>
              </w:rPr>
              <w:t>237</w:t>
            </w:r>
            <w:r>
              <w:rPr>
                <w:noProof/>
                <w:webHidden/>
              </w:rPr>
              <w:fldChar w:fldCharType="end"/>
            </w:r>
          </w:hyperlink>
        </w:p>
        <w:p w14:paraId="28944067" w14:textId="2540C766" w:rsidR="00B04EA6" w:rsidRDefault="00B04EA6">
          <w:pPr>
            <w:pStyle w:val="TOC2"/>
            <w:rPr>
              <w:rFonts w:cstheme="minorBidi"/>
              <w:b w:val="0"/>
              <w:bCs w:val="0"/>
              <w:noProof/>
              <w:kern w:val="2"/>
              <w:sz w:val="22"/>
              <w:szCs w:val="22"/>
              <w:lang w:val="en-US"/>
              <w14:ligatures w14:val="standardContextual"/>
            </w:rPr>
          </w:pPr>
          <w:hyperlink w:anchor="_Toc152758642" w:history="1">
            <w:r w:rsidRPr="00C21163">
              <w:rPr>
                <w:rStyle w:val="Hyperlink"/>
                <w:noProof/>
              </w:rPr>
              <w:t>4.11</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_Toc152758642 \h </w:instrText>
            </w:r>
            <w:r>
              <w:rPr>
                <w:noProof/>
                <w:webHidden/>
              </w:rPr>
            </w:r>
            <w:r>
              <w:rPr>
                <w:noProof/>
                <w:webHidden/>
              </w:rPr>
              <w:fldChar w:fldCharType="separate"/>
            </w:r>
            <w:r>
              <w:rPr>
                <w:noProof/>
                <w:webHidden/>
              </w:rPr>
              <w:t>237</w:t>
            </w:r>
            <w:r>
              <w:rPr>
                <w:noProof/>
                <w:webHidden/>
              </w:rPr>
              <w:fldChar w:fldCharType="end"/>
            </w:r>
          </w:hyperlink>
        </w:p>
        <w:p w14:paraId="5A776C69" w14:textId="7EEACDE5"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643" w:history="1">
            <w:r w:rsidRPr="00C21163">
              <w:rPr>
                <w:rStyle w:val="Hyperlink"/>
                <w:noProof/>
              </w:rPr>
              <w:t>5</w:t>
            </w:r>
            <w:r>
              <w:rPr>
                <w:rFonts w:asciiTheme="minorHAnsi" w:hAnsiTheme="minorHAnsi"/>
                <w:b w:val="0"/>
                <w:bCs w:val="0"/>
                <w:caps w:val="0"/>
                <w:noProof/>
                <w:kern w:val="2"/>
                <w:sz w:val="22"/>
                <w:szCs w:val="22"/>
                <w:lang w:val="en-US"/>
                <w14:ligatures w14:val="standardContextual"/>
              </w:rPr>
              <w:tab/>
            </w:r>
            <w:r w:rsidRPr="00C21163">
              <w:rPr>
                <w:rStyle w:val="Hyperlink"/>
                <w:noProof/>
              </w:rPr>
              <w:t>Animals in grazing situations</w:t>
            </w:r>
            <w:r>
              <w:rPr>
                <w:noProof/>
                <w:webHidden/>
              </w:rPr>
              <w:tab/>
            </w:r>
            <w:r>
              <w:rPr>
                <w:noProof/>
                <w:webHidden/>
              </w:rPr>
              <w:fldChar w:fldCharType="begin"/>
            </w:r>
            <w:r>
              <w:rPr>
                <w:noProof/>
                <w:webHidden/>
              </w:rPr>
              <w:instrText xml:space="preserve"> PAGEREF _Toc152758643 \h </w:instrText>
            </w:r>
            <w:r>
              <w:rPr>
                <w:noProof/>
                <w:webHidden/>
              </w:rPr>
            </w:r>
            <w:r>
              <w:rPr>
                <w:noProof/>
                <w:webHidden/>
              </w:rPr>
              <w:fldChar w:fldCharType="separate"/>
            </w:r>
            <w:r>
              <w:rPr>
                <w:noProof/>
                <w:webHidden/>
              </w:rPr>
              <w:t>249</w:t>
            </w:r>
            <w:r>
              <w:rPr>
                <w:noProof/>
                <w:webHidden/>
              </w:rPr>
              <w:fldChar w:fldCharType="end"/>
            </w:r>
          </w:hyperlink>
        </w:p>
        <w:p w14:paraId="3286CC71" w14:textId="6571E570" w:rsidR="00B04EA6" w:rsidRDefault="00B04EA6">
          <w:pPr>
            <w:pStyle w:val="TOC2"/>
            <w:rPr>
              <w:rFonts w:cstheme="minorBidi"/>
              <w:b w:val="0"/>
              <w:bCs w:val="0"/>
              <w:noProof/>
              <w:kern w:val="2"/>
              <w:sz w:val="22"/>
              <w:szCs w:val="22"/>
              <w:lang w:val="en-US"/>
              <w14:ligatures w14:val="standardContextual"/>
            </w:rPr>
          </w:pPr>
          <w:hyperlink w:anchor="_Toc152758644" w:history="1">
            <w:r w:rsidRPr="00C21163">
              <w:rPr>
                <w:rStyle w:val="Hyperlink"/>
                <w:noProof/>
              </w:rPr>
              <w:t>5.1</w:t>
            </w:r>
            <w:r>
              <w:rPr>
                <w:rFonts w:cstheme="minorBidi"/>
                <w:b w:val="0"/>
                <w:bCs w:val="0"/>
                <w:noProof/>
                <w:kern w:val="2"/>
                <w:sz w:val="22"/>
                <w:szCs w:val="22"/>
                <w:lang w:val="en-US"/>
                <w14:ligatures w14:val="standardContextual"/>
              </w:rPr>
              <w:tab/>
            </w:r>
            <w:r w:rsidRPr="00C21163">
              <w:rPr>
                <w:rStyle w:val="Hyperlink"/>
                <w:noProof/>
              </w:rPr>
              <w:t>Enteric CH</w:t>
            </w:r>
            <w:r w:rsidRPr="00C21163">
              <w:rPr>
                <w:rStyle w:val="Hyperlink"/>
                <w:noProof/>
                <w:vertAlign w:val="subscript"/>
              </w:rPr>
              <w:t>4</w:t>
            </w:r>
            <w:r w:rsidRPr="00C21163">
              <w:rPr>
                <w:rStyle w:val="Hyperlink"/>
                <w:noProof/>
              </w:rPr>
              <w:t xml:space="preserve"> emissions from grazing animals on pasture</w:t>
            </w:r>
            <w:r>
              <w:rPr>
                <w:noProof/>
                <w:webHidden/>
              </w:rPr>
              <w:tab/>
            </w:r>
            <w:r>
              <w:rPr>
                <w:noProof/>
                <w:webHidden/>
              </w:rPr>
              <w:fldChar w:fldCharType="begin"/>
            </w:r>
            <w:r>
              <w:rPr>
                <w:noProof/>
                <w:webHidden/>
              </w:rPr>
              <w:instrText xml:space="preserve"> PAGEREF _Toc152758644 \h </w:instrText>
            </w:r>
            <w:r>
              <w:rPr>
                <w:noProof/>
                <w:webHidden/>
              </w:rPr>
            </w:r>
            <w:r>
              <w:rPr>
                <w:noProof/>
                <w:webHidden/>
              </w:rPr>
              <w:fldChar w:fldCharType="separate"/>
            </w:r>
            <w:r>
              <w:rPr>
                <w:noProof/>
                <w:webHidden/>
              </w:rPr>
              <w:t>249</w:t>
            </w:r>
            <w:r>
              <w:rPr>
                <w:noProof/>
                <w:webHidden/>
              </w:rPr>
              <w:fldChar w:fldCharType="end"/>
            </w:r>
          </w:hyperlink>
        </w:p>
        <w:p w14:paraId="785DCBC9" w14:textId="410D22F0" w:rsidR="00B04EA6" w:rsidRDefault="00B04EA6">
          <w:pPr>
            <w:pStyle w:val="TOC2"/>
            <w:rPr>
              <w:rFonts w:cstheme="minorBidi"/>
              <w:b w:val="0"/>
              <w:bCs w:val="0"/>
              <w:noProof/>
              <w:kern w:val="2"/>
              <w:sz w:val="22"/>
              <w:szCs w:val="22"/>
              <w:lang w:val="en-US"/>
              <w14:ligatures w14:val="standardContextual"/>
            </w:rPr>
          </w:pPr>
          <w:hyperlink w:anchor="_Toc152758645" w:history="1">
            <w:r w:rsidRPr="00C21163">
              <w:rPr>
                <w:rStyle w:val="Hyperlink"/>
                <w:noProof/>
              </w:rPr>
              <w:t>5.2</w:t>
            </w:r>
            <w:r>
              <w:rPr>
                <w:rFonts w:cstheme="minorBidi"/>
                <w:b w:val="0"/>
                <w:bCs w:val="0"/>
                <w:noProof/>
                <w:kern w:val="2"/>
                <w:sz w:val="22"/>
                <w:szCs w:val="22"/>
                <w:lang w:val="en-US"/>
                <w14:ligatures w14:val="standardContextual"/>
              </w:rPr>
              <w:tab/>
            </w:r>
            <w:r w:rsidRPr="00C21163">
              <w:rPr>
                <w:rStyle w:val="Hyperlink"/>
                <w:noProof/>
              </w:rPr>
              <w:t>Manure carbon and CH</w:t>
            </w:r>
            <w:r w:rsidRPr="00C21163">
              <w:rPr>
                <w:rStyle w:val="Hyperlink"/>
                <w:noProof/>
                <w:vertAlign w:val="subscript"/>
              </w:rPr>
              <w:t>4</w:t>
            </w:r>
            <w:r w:rsidRPr="00C21163">
              <w:rPr>
                <w:rStyle w:val="Hyperlink"/>
                <w:noProof/>
              </w:rPr>
              <w:t xml:space="preserve"> emissions from livestock manure deposited on pasture</w:t>
            </w:r>
            <w:r>
              <w:rPr>
                <w:noProof/>
                <w:webHidden/>
              </w:rPr>
              <w:tab/>
            </w:r>
            <w:r>
              <w:rPr>
                <w:noProof/>
                <w:webHidden/>
              </w:rPr>
              <w:fldChar w:fldCharType="begin"/>
            </w:r>
            <w:r>
              <w:rPr>
                <w:noProof/>
                <w:webHidden/>
              </w:rPr>
              <w:instrText xml:space="preserve"> PAGEREF _Toc152758645 \h </w:instrText>
            </w:r>
            <w:r>
              <w:rPr>
                <w:noProof/>
                <w:webHidden/>
              </w:rPr>
            </w:r>
            <w:r>
              <w:rPr>
                <w:noProof/>
                <w:webHidden/>
              </w:rPr>
              <w:fldChar w:fldCharType="separate"/>
            </w:r>
            <w:r>
              <w:rPr>
                <w:noProof/>
                <w:webHidden/>
              </w:rPr>
              <w:t>249</w:t>
            </w:r>
            <w:r>
              <w:rPr>
                <w:noProof/>
                <w:webHidden/>
              </w:rPr>
              <w:fldChar w:fldCharType="end"/>
            </w:r>
          </w:hyperlink>
        </w:p>
        <w:p w14:paraId="415FDBD3" w14:textId="34E13388" w:rsidR="00B04EA6" w:rsidRDefault="00B04EA6">
          <w:pPr>
            <w:pStyle w:val="TOC3"/>
            <w:rPr>
              <w:rFonts w:cstheme="minorBidi"/>
              <w:noProof/>
              <w:kern w:val="2"/>
              <w:sz w:val="22"/>
              <w:szCs w:val="22"/>
              <w:lang w:val="en-US"/>
              <w14:ligatures w14:val="standardContextual"/>
            </w:rPr>
          </w:pPr>
          <w:hyperlink w:anchor="_Toc152758646" w:history="1">
            <w:r w:rsidRPr="00C21163">
              <w:rPr>
                <w:rStyle w:val="Hyperlink"/>
                <w:noProof/>
              </w:rPr>
              <w:t>5.2.1</w:t>
            </w:r>
            <w:r>
              <w:rPr>
                <w:rFonts w:cstheme="minorBidi"/>
                <w:noProof/>
                <w:kern w:val="2"/>
                <w:sz w:val="22"/>
                <w:szCs w:val="22"/>
                <w:lang w:val="en-US"/>
                <w14:ligatures w14:val="standardContextual"/>
              </w:rPr>
              <w:tab/>
            </w:r>
            <w:r w:rsidRPr="00C21163">
              <w:rPr>
                <w:rStyle w:val="Hyperlink"/>
                <w:noProof/>
              </w:rPr>
              <w:t>Manure carbon deposited on pasture</w:t>
            </w:r>
            <w:r>
              <w:rPr>
                <w:noProof/>
                <w:webHidden/>
              </w:rPr>
              <w:tab/>
            </w:r>
            <w:r>
              <w:rPr>
                <w:noProof/>
                <w:webHidden/>
              </w:rPr>
              <w:fldChar w:fldCharType="begin"/>
            </w:r>
            <w:r>
              <w:rPr>
                <w:noProof/>
                <w:webHidden/>
              </w:rPr>
              <w:instrText xml:space="preserve"> PAGEREF _Toc152758646 \h </w:instrText>
            </w:r>
            <w:r>
              <w:rPr>
                <w:noProof/>
                <w:webHidden/>
              </w:rPr>
            </w:r>
            <w:r>
              <w:rPr>
                <w:noProof/>
                <w:webHidden/>
              </w:rPr>
              <w:fldChar w:fldCharType="separate"/>
            </w:r>
            <w:r>
              <w:rPr>
                <w:noProof/>
                <w:webHidden/>
              </w:rPr>
              <w:t>249</w:t>
            </w:r>
            <w:r>
              <w:rPr>
                <w:noProof/>
                <w:webHidden/>
              </w:rPr>
              <w:fldChar w:fldCharType="end"/>
            </w:r>
          </w:hyperlink>
        </w:p>
        <w:p w14:paraId="15810698" w14:textId="7A3D2E13" w:rsidR="00B04EA6" w:rsidRDefault="00B04EA6">
          <w:pPr>
            <w:pStyle w:val="TOC3"/>
            <w:rPr>
              <w:rFonts w:cstheme="minorBidi"/>
              <w:noProof/>
              <w:kern w:val="2"/>
              <w:sz w:val="22"/>
              <w:szCs w:val="22"/>
              <w:lang w:val="en-US"/>
              <w14:ligatures w14:val="standardContextual"/>
            </w:rPr>
          </w:pPr>
          <w:hyperlink w:anchor="_Toc152758647" w:history="1">
            <w:r w:rsidRPr="00C21163">
              <w:rPr>
                <w:rStyle w:val="Hyperlink"/>
                <w:noProof/>
              </w:rPr>
              <w:t>5.2.2</w:t>
            </w:r>
            <w:r>
              <w:rPr>
                <w:rFonts w:cstheme="minorBidi"/>
                <w:noProof/>
                <w:kern w:val="2"/>
                <w:sz w:val="22"/>
                <w:szCs w:val="22"/>
                <w:lang w:val="en-US"/>
                <w14:ligatures w14:val="standardContextual"/>
              </w:rPr>
              <w:tab/>
            </w:r>
            <w:r w:rsidRPr="00C21163">
              <w:rPr>
                <w:rStyle w:val="Hyperlink"/>
                <w:noProof/>
              </w:rPr>
              <w:t>CH</w:t>
            </w:r>
            <w:r w:rsidRPr="00C21163">
              <w:rPr>
                <w:rStyle w:val="Hyperlink"/>
                <w:noProof/>
                <w:vertAlign w:val="subscript"/>
              </w:rPr>
              <w:t>4</w:t>
            </w:r>
            <w:r w:rsidRPr="00C21163">
              <w:rPr>
                <w:rStyle w:val="Hyperlink"/>
                <w:noProof/>
              </w:rPr>
              <w:t xml:space="preserve"> emissions from manure deposited on pasture for all animal groups</w:t>
            </w:r>
            <w:r>
              <w:rPr>
                <w:noProof/>
                <w:webHidden/>
              </w:rPr>
              <w:tab/>
            </w:r>
            <w:r>
              <w:rPr>
                <w:noProof/>
                <w:webHidden/>
              </w:rPr>
              <w:fldChar w:fldCharType="begin"/>
            </w:r>
            <w:r>
              <w:rPr>
                <w:noProof/>
                <w:webHidden/>
              </w:rPr>
              <w:instrText xml:space="preserve"> PAGEREF _Toc152758647 \h </w:instrText>
            </w:r>
            <w:r>
              <w:rPr>
                <w:noProof/>
                <w:webHidden/>
              </w:rPr>
            </w:r>
            <w:r>
              <w:rPr>
                <w:noProof/>
                <w:webHidden/>
              </w:rPr>
              <w:fldChar w:fldCharType="separate"/>
            </w:r>
            <w:r>
              <w:rPr>
                <w:noProof/>
                <w:webHidden/>
              </w:rPr>
              <w:t>249</w:t>
            </w:r>
            <w:r>
              <w:rPr>
                <w:noProof/>
                <w:webHidden/>
              </w:rPr>
              <w:fldChar w:fldCharType="end"/>
            </w:r>
          </w:hyperlink>
        </w:p>
        <w:p w14:paraId="11E6C000" w14:textId="6A09D890" w:rsidR="00B04EA6" w:rsidRDefault="00B04EA6">
          <w:pPr>
            <w:pStyle w:val="TOC2"/>
            <w:rPr>
              <w:rFonts w:cstheme="minorBidi"/>
              <w:b w:val="0"/>
              <w:bCs w:val="0"/>
              <w:noProof/>
              <w:kern w:val="2"/>
              <w:sz w:val="22"/>
              <w:szCs w:val="22"/>
              <w:lang w:val="en-US"/>
              <w14:ligatures w14:val="standardContextual"/>
            </w:rPr>
          </w:pPr>
          <w:hyperlink w:anchor="_Toc152758648" w:history="1">
            <w:r w:rsidRPr="00C21163">
              <w:rPr>
                <w:rStyle w:val="Hyperlink"/>
                <w:noProof/>
              </w:rPr>
              <w:t>5.3</w:t>
            </w:r>
            <w:r>
              <w:rPr>
                <w:rFonts w:cstheme="minorBidi"/>
                <w:b w:val="0"/>
                <w:bCs w:val="0"/>
                <w:noProof/>
                <w:kern w:val="2"/>
                <w:sz w:val="22"/>
                <w:szCs w:val="22"/>
                <w:lang w:val="en-US"/>
                <w14:ligatures w14:val="standardContextual"/>
              </w:rPr>
              <w:tab/>
            </w:r>
            <w:r w:rsidRPr="00C21163">
              <w:rPr>
                <w:rStyle w:val="Hyperlink"/>
                <w:noProof/>
              </w:rPr>
              <w:t>Direct N</w:t>
            </w:r>
            <w:r w:rsidRPr="00C21163">
              <w:rPr>
                <w:rStyle w:val="Hyperlink"/>
                <w:noProof/>
                <w:vertAlign w:val="subscript"/>
              </w:rPr>
              <w:t>2</w:t>
            </w:r>
            <w:r w:rsidRPr="00C21163">
              <w:rPr>
                <w:rStyle w:val="Hyperlink"/>
                <w:noProof/>
              </w:rPr>
              <w:t>O emissions from livestock manure deposited on pasture</w:t>
            </w:r>
            <w:r>
              <w:rPr>
                <w:noProof/>
                <w:webHidden/>
              </w:rPr>
              <w:tab/>
            </w:r>
            <w:r>
              <w:rPr>
                <w:noProof/>
                <w:webHidden/>
              </w:rPr>
              <w:fldChar w:fldCharType="begin"/>
            </w:r>
            <w:r>
              <w:rPr>
                <w:noProof/>
                <w:webHidden/>
              </w:rPr>
              <w:instrText xml:space="preserve"> PAGEREF _Toc152758648 \h </w:instrText>
            </w:r>
            <w:r>
              <w:rPr>
                <w:noProof/>
                <w:webHidden/>
              </w:rPr>
            </w:r>
            <w:r>
              <w:rPr>
                <w:noProof/>
                <w:webHidden/>
              </w:rPr>
              <w:fldChar w:fldCharType="separate"/>
            </w:r>
            <w:r>
              <w:rPr>
                <w:noProof/>
                <w:webHidden/>
              </w:rPr>
              <w:t>249</w:t>
            </w:r>
            <w:r>
              <w:rPr>
                <w:noProof/>
                <w:webHidden/>
              </w:rPr>
              <w:fldChar w:fldCharType="end"/>
            </w:r>
          </w:hyperlink>
        </w:p>
        <w:p w14:paraId="5C607E1D" w14:textId="0F146298" w:rsidR="00B04EA6" w:rsidRDefault="00B04EA6">
          <w:pPr>
            <w:pStyle w:val="TOC3"/>
            <w:rPr>
              <w:rFonts w:cstheme="minorBidi"/>
              <w:noProof/>
              <w:kern w:val="2"/>
              <w:sz w:val="22"/>
              <w:szCs w:val="22"/>
              <w:lang w:val="en-US"/>
              <w14:ligatures w14:val="standardContextual"/>
            </w:rPr>
          </w:pPr>
          <w:hyperlink w:anchor="_Toc152758649" w:history="1">
            <w:r w:rsidRPr="00C21163">
              <w:rPr>
                <w:rStyle w:val="Hyperlink"/>
                <w:noProof/>
              </w:rPr>
              <w:t>5.3.1</w:t>
            </w:r>
            <w:r>
              <w:rPr>
                <w:rFonts w:cstheme="minorBidi"/>
                <w:noProof/>
                <w:kern w:val="2"/>
                <w:sz w:val="22"/>
                <w:szCs w:val="22"/>
                <w:lang w:val="en-US"/>
                <w14:ligatures w14:val="standardContextual"/>
              </w:rPr>
              <w:tab/>
            </w:r>
            <w:r w:rsidRPr="00C21163">
              <w:rPr>
                <w:rStyle w:val="Hyperlink"/>
                <w:noProof/>
              </w:rPr>
              <w:t>Direct N</w:t>
            </w:r>
            <w:r w:rsidRPr="00C21163">
              <w:rPr>
                <w:rStyle w:val="Hyperlink"/>
                <w:noProof/>
                <w:vertAlign w:val="subscript"/>
              </w:rPr>
              <w:t>2</w:t>
            </w:r>
            <w:r w:rsidRPr="00C21163">
              <w:rPr>
                <w:rStyle w:val="Hyperlink"/>
                <w:noProof/>
              </w:rPr>
              <w:t>O emissions from livestock manure deposited on pasture</w:t>
            </w:r>
            <w:r>
              <w:rPr>
                <w:noProof/>
                <w:webHidden/>
              </w:rPr>
              <w:tab/>
            </w:r>
            <w:r>
              <w:rPr>
                <w:noProof/>
                <w:webHidden/>
              </w:rPr>
              <w:fldChar w:fldCharType="begin"/>
            </w:r>
            <w:r>
              <w:rPr>
                <w:noProof/>
                <w:webHidden/>
              </w:rPr>
              <w:instrText xml:space="preserve"> PAGEREF _Toc152758649 \h </w:instrText>
            </w:r>
            <w:r>
              <w:rPr>
                <w:noProof/>
                <w:webHidden/>
              </w:rPr>
            </w:r>
            <w:r>
              <w:rPr>
                <w:noProof/>
                <w:webHidden/>
              </w:rPr>
              <w:fldChar w:fldCharType="separate"/>
            </w:r>
            <w:r>
              <w:rPr>
                <w:noProof/>
                <w:webHidden/>
              </w:rPr>
              <w:t>249</w:t>
            </w:r>
            <w:r>
              <w:rPr>
                <w:noProof/>
                <w:webHidden/>
              </w:rPr>
              <w:fldChar w:fldCharType="end"/>
            </w:r>
          </w:hyperlink>
        </w:p>
        <w:p w14:paraId="7CD30EA0" w14:textId="62AAC80E" w:rsidR="00B04EA6" w:rsidRDefault="00B04EA6">
          <w:pPr>
            <w:pStyle w:val="TOC2"/>
            <w:rPr>
              <w:rFonts w:cstheme="minorBidi"/>
              <w:b w:val="0"/>
              <w:bCs w:val="0"/>
              <w:noProof/>
              <w:kern w:val="2"/>
              <w:sz w:val="22"/>
              <w:szCs w:val="22"/>
              <w:lang w:val="en-US"/>
              <w14:ligatures w14:val="standardContextual"/>
            </w:rPr>
          </w:pPr>
          <w:hyperlink w:anchor="_Toc152758650" w:history="1">
            <w:r w:rsidRPr="00C21163">
              <w:rPr>
                <w:rStyle w:val="Hyperlink"/>
                <w:noProof/>
              </w:rPr>
              <w:t>5.4</w:t>
            </w:r>
            <w:r>
              <w:rPr>
                <w:rFonts w:cstheme="minorBidi"/>
                <w:b w:val="0"/>
                <w:bCs w:val="0"/>
                <w:noProof/>
                <w:kern w:val="2"/>
                <w:sz w:val="22"/>
                <w:szCs w:val="22"/>
                <w:lang w:val="en-US"/>
                <w14:ligatures w14:val="standardContextual"/>
              </w:rPr>
              <w:tab/>
            </w:r>
            <w:r w:rsidRPr="00C21163">
              <w:rPr>
                <w:rStyle w:val="Hyperlink"/>
                <w:noProof/>
              </w:rPr>
              <w:t>Indirect N</w:t>
            </w:r>
            <w:r w:rsidRPr="00C21163">
              <w:rPr>
                <w:rStyle w:val="Hyperlink"/>
                <w:noProof/>
                <w:vertAlign w:val="subscript"/>
              </w:rPr>
              <w:t>2</w:t>
            </w:r>
            <w:r w:rsidRPr="00C21163">
              <w:rPr>
                <w:rStyle w:val="Hyperlink"/>
                <w:noProof/>
              </w:rPr>
              <w:t>O emissions from manure deposited on pasture for all livestock types</w:t>
            </w:r>
            <w:r>
              <w:rPr>
                <w:noProof/>
                <w:webHidden/>
              </w:rPr>
              <w:tab/>
            </w:r>
            <w:r>
              <w:rPr>
                <w:noProof/>
                <w:webHidden/>
              </w:rPr>
              <w:fldChar w:fldCharType="begin"/>
            </w:r>
            <w:r>
              <w:rPr>
                <w:noProof/>
                <w:webHidden/>
              </w:rPr>
              <w:instrText xml:space="preserve"> PAGEREF _Toc152758650 \h </w:instrText>
            </w:r>
            <w:r>
              <w:rPr>
                <w:noProof/>
                <w:webHidden/>
              </w:rPr>
            </w:r>
            <w:r>
              <w:rPr>
                <w:noProof/>
                <w:webHidden/>
              </w:rPr>
              <w:fldChar w:fldCharType="separate"/>
            </w:r>
            <w:r>
              <w:rPr>
                <w:noProof/>
                <w:webHidden/>
              </w:rPr>
              <w:t>251</w:t>
            </w:r>
            <w:r>
              <w:rPr>
                <w:noProof/>
                <w:webHidden/>
              </w:rPr>
              <w:fldChar w:fldCharType="end"/>
            </w:r>
          </w:hyperlink>
        </w:p>
        <w:p w14:paraId="47E50623" w14:textId="1AD8E409" w:rsidR="00B04EA6" w:rsidRDefault="00B04EA6">
          <w:pPr>
            <w:pStyle w:val="TOC3"/>
            <w:rPr>
              <w:rFonts w:cstheme="minorBidi"/>
              <w:noProof/>
              <w:kern w:val="2"/>
              <w:sz w:val="22"/>
              <w:szCs w:val="22"/>
              <w:lang w:val="en-US"/>
              <w14:ligatures w14:val="standardContextual"/>
            </w:rPr>
          </w:pPr>
          <w:hyperlink w:anchor="_Toc152758651" w:history="1">
            <w:r w:rsidRPr="00C21163">
              <w:rPr>
                <w:rStyle w:val="Hyperlink"/>
                <w:noProof/>
              </w:rPr>
              <w:t>5.4.1</w:t>
            </w:r>
            <w:r>
              <w:rPr>
                <w:rFonts w:cstheme="minorBidi"/>
                <w:noProof/>
                <w:kern w:val="2"/>
                <w:sz w:val="22"/>
                <w:szCs w:val="22"/>
                <w:lang w:val="en-US"/>
                <w14:ligatures w14:val="standardContextual"/>
              </w:rPr>
              <w:tab/>
            </w:r>
            <w:r w:rsidRPr="00C21163">
              <w:rPr>
                <w:rStyle w:val="Hyperlink"/>
                <w:noProof/>
              </w:rPr>
              <w:t>Ammonia emissions from manure deposited on pasture for beef cattle and dairy cattle</w:t>
            </w:r>
            <w:r>
              <w:rPr>
                <w:noProof/>
                <w:webHidden/>
              </w:rPr>
              <w:tab/>
            </w:r>
            <w:r>
              <w:rPr>
                <w:noProof/>
                <w:webHidden/>
              </w:rPr>
              <w:fldChar w:fldCharType="begin"/>
            </w:r>
            <w:r>
              <w:rPr>
                <w:noProof/>
                <w:webHidden/>
              </w:rPr>
              <w:instrText xml:space="preserve"> PAGEREF _Toc152758651 \h </w:instrText>
            </w:r>
            <w:r>
              <w:rPr>
                <w:noProof/>
                <w:webHidden/>
              </w:rPr>
            </w:r>
            <w:r>
              <w:rPr>
                <w:noProof/>
                <w:webHidden/>
              </w:rPr>
              <w:fldChar w:fldCharType="separate"/>
            </w:r>
            <w:r>
              <w:rPr>
                <w:noProof/>
                <w:webHidden/>
              </w:rPr>
              <w:t>251</w:t>
            </w:r>
            <w:r>
              <w:rPr>
                <w:noProof/>
                <w:webHidden/>
              </w:rPr>
              <w:fldChar w:fldCharType="end"/>
            </w:r>
          </w:hyperlink>
        </w:p>
        <w:p w14:paraId="382949DA" w14:textId="31E89D03" w:rsidR="00B04EA6" w:rsidRDefault="00B04EA6">
          <w:pPr>
            <w:pStyle w:val="TOC3"/>
            <w:rPr>
              <w:rFonts w:cstheme="minorBidi"/>
              <w:noProof/>
              <w:kern w:val="2"/>
              <w:sz w:val="22"/>
              <w:szCs w:val="22"/>
              <w:lang w:val="en-US"/>
              <w14:ligatures w14:val="standardContextual"/>
            </w:rPr>
          </w:pPr>
          <w:hyperlink w:anchor="_Toc152758652" w:history="1">
            <w:r w:rsidRPr="00C21163">
              <w:rPr>
                <w:rStyle w:val="Hyperlink"/>
                <w:noProof/>
              </w:rPr>
              <w:t>5.4.2</w:t>
            </w:r>
            <w:r>
              <w:rPr>
                <w:rFonts w:cstheme="minorBidi"/>
                <w:noProof/>
                <w:kern w:val="2"/>
                <w:sz w:val="22"/>
                <w:szCs w:val="22"/>
                <w:lang w:val="en-US"/>
                <w14:ligatures w14:val="standardContextual"/>
              </w:rPr>
              <w:tab/>
            </w:r>
            <w:r w:rsidRPr="00C21163">
              <w:rPr>
                <w:rStyle w:val="Hyperlink"/>
                <w:noProof/>
              </w:rPr>
              <w:t>Ammonia emissions from manure deposited on pasture for all non-cattle grazing livestock</w:t>
            </w:r>
            <w:r>
              <w:rPr>
                <w:noProof/>
                <w:webHidden/>
              </w:rPr>
              <w:tab/>
            </w:r>
            <w:r>
              <w:rPr>
                <w:noProof/>
                <w:webHidden/>
              </w:rPr>
              <w:fldChar w:fldCharType="begin"/>
            </w:r>
            <w:r>
              <w:rPr>
                <w:noProof/>
                <w:webHidden/>
              </w:rPr>
              <w:instrText xml:space="preserve"> PAGEREF _Toc152758652 \h </w:instrText>
            </w:r>
            <w:r>
              <w:rPr>
                <w:noProof/>
                <w:webHidden/>
              </w:rPr>
            </w:r>
            <w:r>
              <w:rPr>
                <w:noProof/>
                <w:webHidden/>
              </w:rPr>
              <w:fldChar w:fldCharType="separate"/>
            </w:r>
            <w:r>
              <w:rPr>
                <w:noProof/>
                <w:webHidden/>
              </w:rPr>
              <w:t>251</w:t>
            </w:r>
            <w:r>
              <w:rPr>
                <w:noProof/>
                <w:webHidden/>
              </w:rPr>
              <w:fldChar w:fldCharType="end"/>
            </w:r>
          </w:hyperlink>
        </w:p>
        <w:p w14:paraId="23030192" w14:textId="23C17179" w:rsidR="00B04EA6" w:rsidRDefault="00B04EA6">
          <w:pPr>
            <w:pStyle w:val="TOC3"/>
            <w:rPr>
              <w:rFonts w:cstheme="minorBidi"/>
              <w:noProof/>
              <w:kern w:val="2"/>
              <w:sz w:val="22"/>
              <w:szCs w:val="22"/>
              <w:lang w:val="en-US"/>
              <w14:ligatures w14:val="standardContextual"/>
            </w:rPr>
          </w:pPr>
          <w:hyperlink w:anchor="_Toc152758653" w:history="1">
            <w:r w:rsidRPr="00C21163">
              <w:rPr>
                <w:rStyle w:val="Hyperlink"/>
                <w:noProof/>
              </w:rPr>
              <w:t>5.4.3</w:t>
            </w:r>
            <w:r>
              <w:rPr>
                <w:rFonts w:cstheme="minorBidi"/>
                <w:noProof/>
                <w:kern w:val="2"/>
                <w:sz w:val="22"/>
                <w:szCs w:val="22"/>
                <w:lang w:val="en-US"/>
                <w14:ligatures w14:val="standardContextual"/>
              </w:rPr>
              <w:tab/>
            </w:r>
            <w:r w:rsidRPr="00C21163">
              <w:rPr>
                <w:rStyle w:val="Hyperlink"/>
                <w:noProof/>
              </w:rPr>
              <w:t>N</w:t>
            </w:r>
            <w:r w:rsidRPr="00C21163">
              <w:rPr>
                <w:rStyle w:val="Hyperlink"/>
                <w:noProof/>
                <w:vertAlign w:val="subscript"/>
              </w:rPr>
              <w:t>2</w:t>
            </w:r>
            <w:r w:rsidRPr="00C21163">
              <w:rPr>
                <w:rStyle w:val="Hyperlink"/>
                <w:noProof/>
              </w:rPr>
              <w:t>O volatilization from manure deposited on pasture for all livestock</w:t>
            </w:r>
            <w:r>
              <w:rPr>
                <w:noProof/>
                <w:webHidden/>
              </w:rPr>
              <w:tab/>
            </w:r>
            <w:r>
              <w:rPr>
                <w:noProof/>
                <w:webHidden/>
              </w:rPr>
              <w:fldChar w:fldCharType="begin"/>
            </w:r>
            <w:r>
              <w:rPr>
                <w:noProof/>
                <w:webHidden/>
              </w:rPr>
              <w:instrText xml:space="preserve"> PAGEREF _Toc152758653 \h </w:instrText>
            </w:r>
            <w:r>
              <w:rPr>
                <w:noProof/>
                <w:webHidden/>
              </w:rPr>
            </w:r>
            <w:r>
              <w:rPr>
                <w:noProof/>
                <w:webHidden/>
              </w:rPr>
              <w:fldChar w:fldCharType="separate"/>
            </w:r>
            <w:r>
              <w:rPr>
                <w:noProof/>
                <w:webHidden/>
              </w:rPr>
              <w:t>252</w:t>
            </w:r>
            <w:r>
              <w:rPr>
                <w:noProof/>
                <w:webHidden/>
              </w:rPr>
              <w:fldChar w:fldCharType="end"/>
            </w:r>
          </w:hyperlink>
        </w:p>
        <w:p w14:paraId="455FFB8E" w14:textId="10184DA9" w:rsidR="00B04EA6" w:rsidRDefault="00B04EA6">
          <w:pPr>
            <w:pStyle w:val="TOC3"/>
            <w:rPr>
              <w:rFonts w:cstheme="minorBidi"/>
              <w:noProof/>
              <w:kern w:val="2"/>
              <w:sz w:val="22"/>
              <w:szCs w:val="22"/>
              <w:lang w:val="en-US"/>
              <w14:ligatures w14:val="standardContextual"/>
            </w:rPr>
          </w:pPr>
          <w:hyperlink w:anchor="_Toc152758654" w:history="1">
            <w:r w:rsidRPr="00C21163">
              <w:rPr>
                <w:rStyle w:val="Hyperlink"/>
                <w:noProof/>
              </w:rPr>
              <w:t>5.4.4</w:t>
            </w:r>
            <w:r>
              <w:rPr>
                <w:rFonts w:cstheme="minorBidi"/>
                <w:noProof/>
                <w:kern w:val="2"/>
                <w:sz w:val="22"/>
                <w:szCs w:val="22"/>
                <w:lang w:val="en-US"/>
                <w14:ligatures w14:val="standardContextual"/>
              </w:rPr>
              <w:tab/>
            </w:r>
            <w:r w:rsidRPr="00C21163">
              <w:rPr>
                <w:rStyle w:val="Hyperlink"/>
                <w:noProof/>
              </w:rPr>
              <w:t>Indirect N losses from manure deposited on pasture via leaching and runoff</w:t>
            </w:r>
            <w:r>
              <w:rPr>
                <w:noProof/>
                <w:webHidden/>
              </w:rPr>
              <w:tab/>
            </w:r>
            <w:r>
              <w:rPr>
                <w:noProof/>
                <w:webHidden/>
              </w:rPr>
              <w:fldChar w:fldCharType="begin"/>
            </w:r>
            <w:r>
              <w:rPr>
                <w:noProof/>
                <w:webHidden/>
              </w:rPr>
              <w:instrText xml:space="preserve"> PAGEREF _Toc152758654 \h </w:instrText>
            </w:r>
            <w:r>
              <w:rPr>
                <w:noProof/>
                <w:webHidden/>
              </w:rPr>
            </w:r>
            <w:r>
              <w:rPr>
                <w:noProof/>
                <w:webHidden/>
              </w:rPr>
              <w:fldChar w:fldCharType="separate"/>
            </w:r>
            <w:r>
              <w:rPr>
                <w:noProof/>
                <w:webHidden/>
              </w:rPr>
              <w:t>253</w:t>
            </w:r>
            <w:r>
              <w:rPr>
                <w:noProof/>
                <w:webHidden/>
              </w:rPr>
              <w:fldChar w:fldCharType="end"/>
            </w:r>
          </w:hyperlink>
        </w:p>
        <w:p w14:paraId="0E42554C" w14:textId="2656480A" w:rsidR="00B04EA6" w:rsidRDefault="00B04EA6">
          <w:pPr>
            <w:pStyle w:val="TOC3"/>
            <w:rPr>
              <w:rFonts w:cstheme="minorBidi"/>
              <w:noProof/>
              <w:kern w:val="2"/>
              <w:sz w:val="22"/>
              <w:szCs w:val="22"/>
              <w:lang w:val="en-US"/>
              <w14:ligatures w14:val="standardContextual"/>
            </w:rPr>
          </w:pPr>
          <w:hyperlink w:anchor="_Toc152758655" w:history="1">
            <w:r w:rsidRPr="00C21163">
              <w:rPr>
                <w:rStyle w:val="Hyperlink"/>
                <w:noProof/>
              </w:rPr>
              <w:t>5.4.5</w:t>
            </w:r>
            <w:r>
              <w:rPr>
                <w:rFonts w:cstheme="minorBidi"/>
                <w:noProof/>
                <w:kern w:val="2"/>
                <w:sz w:val="22"/>
                <w:szCs w:val="22"/>
                <w:lang w:val="en-US"/>
                <w14:ligatures w14:val="standardContextual"/>
              </w:rPr>
              <w:tab/>
            </w:r>
            <w:r w:rsidRPr="00C21163">
              <w:rPr>
                <w:rStyle w:val="Hyperlink"/>
                <w:noProof/>
              </w:rPr>
              <w:t>Total indirect N</w:t>
            </w:r>
            <w:r w:rsidRPr="00C21163">
              <w:rPr>
                <w:rStyle w:val="Hyperlink"/>
                <w:noProof/>
                <w:vertAlign w:val="subscript"/>
              </w:rPr>
              <w:t>2</w:t>
            </w:r>
            <w:r w:rsidRPr="00C21163">
              <w:rPr>
                <w:rStyle w:val="Hyperlink"/>
                <w:noProof/>
              </w:rPr>
              <w:t>O emissions from manure</w:t>
            </w:r>
            <w:r>
              <w:rPr>
                <w:noProof/>
                <w:webHidden/>
              </w:rPr>
              <w:tab/>
            </w:r>
            <w:r>
              <w:rPr>
                <w:noProof/>
                <w:webHidden/>
              </w:rPr>
              <w:fldChar w:fldCharType="begin"/>
            </w:r>
            <w:r>
              <w:rPr>
                <w:noProof/>
                <w:webHidden/>
              </w:rPr>
              <w:instrText xml:space="preserve"> PAGEREF _Toc152758655 \h </w:instrText>
            </w:r>
            <w:r>
              <w:rPr>
                <w:noProof/>
                <w:webHidden/>
              </w:rPr>
            </w:r>
            <w:r>
              <w:rPr>
                <w:noProof/>
                <w:webHidden/>
              </w:rPr>
              <w:fldChar w:fldCharType="separate"/>
            </w:r>
            <w:r>
              <w:rPr>
                <w:noProof/>
                <w:webHidden/>
              </w:rPr>
              <w:t>254</w:t>
            </w:r>
            <w:r>
              <w:rPr>
                <w:noProof/>
                <w:webHidden/>
              </w:rPr>
              <w:fldChar w:fldCharType="end"/>
            </w:r>
          </w:hyperlink>
        </w:p>
        <w:p w14:paraId="21CF0EDE" w14:textId="76652F34" w:rsidR="00B04EA6" w:rsidRDefault="00B04EA6">
          <w:pPr>
            <w:pStyle w:val="TOC3"/>
            <w:rPr>
              <w:rFonts w:cstheme="minorBidi"/>
              <w:noProof/>
              <w:kern w:val="2"/>
              <w:sz w:val="22"/>
              <w:szCs w:val="22"/>
              <w:lang w:val="en-US"/>
              <w14:ligatures w14:val="standardContextual"/>
            </w:rPr>
          </w:pPr>
          <w:hyperlink w:anchor="_Toc152758656" w:history="1">
            <w:r w:rsidRPr="00C21163">
              <w:rPr>
                <w:rStyle w:val="Hyperlink"/>
                <w:noProof/>
              </w:rPr>
              <w:t>5.4.6</w:t>
            </w:r>
            <w:r>
              <w:rPr>
                <w:rFonts w:cstheme="minorBidi"/>
                <w:noProof/>
                <w:kern w:val="2"/>
                <w:sz w:val="22"/>
                <w:szCs w:val="22"/>
                <w:lang w:val="en-US"/>
                <w14:ligatures w14:val="standardContextual"/>
              </w:rPr>
              <w:tab/>
            </w:r>
            <w:r w:rsidRPr="00C21163">
              <w:rPr>
                <w:rStyle w:val="Hyperlink"/>
                <w:noProof/>
              </w:rPr>
              <w:t>Total N</w:t>
            </w:r>
            <w:r w:rsidRPr="00C21163">
              <w:rPr>
                <w:rStyle w:val="Hyperlink"/>
                <w:noProof/>
                <w:vertAlign w:val="subscript"/>
              </w:rPr>
              <w:t>2</w:t>
            </w:r>
            <w:r w:rsidRPr="00C21163">
              <w:rPr>
                <w:rStyle w:val="Hyperlink"/>
                <w:noProof/>
              </w:rPr>
              <w:t>O emissions from livestock manure deposited on pasture</w:t>
            </w:r>
            <w:r>
              <w:rPr>
                <w:noProof/>
                <w:webHidden/>
              </w:rPr>
              <w:tab/>
            </w:r>
            <w:r>
              <w:rPr>
                <w:noProof/>
                <w:webHidden/>
              </w:rPr>
              <w:fldChar w:fldCharType="begin"/>
            </w:r>
            <w:r>
              <w:rPr>
                <w:noProof/>
                <w:webHidden/>
              </w:rPr>
              <w:instrText xml:space="preserve"> PAGEREF _Toc152758656 \h </w:instrText>
            </w:r>
            <w:r>
              <w:rPr>
                <w:noProof/>
                <w:webHidden/>
              </w:rPr>
            </w:r>
            <w:r>
              <w:rPr>
                <w:noProof/>
                <w:webHidden/>
              </w:rPr>
              <w:fldChar w:fldCharType="separate"/>
            </w:r>
            <w:r>
              <w:rPr>
                <w:noProof/>
                <w:webHidden/>
              </w:rPr>
              <w:t>254</w:t>
            </w:r>
            <w:r>
              <w:rPr>
                <w:noProof/>
                <w:webHidden/>
              </w:rPr>
              <w:fldChar w:fldCharType="end"/>
            </w:r>
          </w:hyperlink>
        </w:p>
        <w:p w14:paraId="1F7A0E5A" w14:textId="568BA321" w:rsidR="00B04EA6" w:rsidRDefault="00B04EA6">
          <w:pPr>
            <w:pStyle w:val="TOC2"/>
            <w:rPr>
              <w:rFonts w:cstheme="minorBidi"/>
              <w:b w:val="0"/>
              <w:bCs w:val="0"/>
              <w:noProof/>
              <w:kern w:val="2"/>
              <w:sz w:val="22"/>
              <w:szCs w:val="22"/>
              <w:lang w:val="en-US"/>
              <w14:ligatures w14:val="standardContextual"/>
            </w:rPr>
          </w:pPr>
          <w:hyperlink w:anchor="_Toc152758657" w:history="1">
            <w:r w:rsidRPr="00C21163">
              <w:rPr>
                <w:rStyle w:val="Hyperlink"/>
                <w:noProof/>
              </w:rPr>
              <w:t>5.5</w:t>
            </w:r>
            <w:r>
              <w:rPr>
                <w:rFonts w:cstheme="minorBidi"/>
                <w:b w:val="0"/>
                <w:bCs w:val="0"/>
                <w:noProof/>
                <w:kern w:val="2"/>
                <w:sz w:val="22"/>
                <w:szCs w:val="22"/>
                <w:lang w:val="en-US"/>
                <w14:ligatures w14:val="standardContextual"/>
              </w:rPr>
              <w:tab/>
            </w:r>
            <w:r w:rsidRPr="00C21163">
              <w:rPr>
                <w:rStyle w:val="Hyperlink"/>
                <w:noProof/>
              </w:rPr>
              <w:t>Total emissions</w:t>
            </w:r>
            <w:r>
              <w:rPr>
                <w:noProof/>
                <w:webHidden/>
              </w:rPr>
              <w:tab/>
            </w:r>
            <w:r>
              <w:rPr>
                <w:noProof/>
                <w:webHidden/>
              </w:rPr>
              <w:fldChar w:fldCharType="begin"/>
            </w:r>
            <w:r>
              <w:rPr>
                <w:noProof/>
                <w:webHidden/>
              </w:rPr>
              <w:instrText xml:space="preserve"> PAGEREF _Toc152758657 \h </w:instrText>
            </w:r>
            <w:r>
              <w:rPr>
                <w:noProof/>
                <w:webHidden/>
              </w:rPr>
            </w:r>
            <w:r>
              <w:rPr>
                <w:noProof/>
                <w:webHidden/>
              </w:rPr>
              <w:fldChar w:fldCharType="separate"/>
            </w:r>
            <w:r>
              <w:rPr>
                <w:noProof/>
                <w:webHidden/>
              </w:rPr>
              <w:t>254</w:t>
            </w:r>
            <w:r>
              <w:rPr>
                <w:noProof/>
                <w:webHidden/>
              </w:rPr>
              <w:fldChar w:fldCharType="end"/>
            </w:r>
          </w:hyperlink>
        </w:p>
        <w:p w14:paraId="288552E9" w14:textId="6E97A8AE" w:rsidR="00B04EA6" w:rsidRDefault="00B04EA6">
          <w:pPr>
            <w:pStyle w:val="TOC3"/>
            <w:rPr>
              <w:rFonts w:cstheme="minorBidi"/>
              <w:noProof/>
              <w:kern w:val="2"/>
              <w:sz w:val="22"/>
              <w:szCs w:val="22"/>
              <w:lang w:val="en-US"/>
              <w14:ligatures w14:val="standardContextual"/>
            </w:rPr>
          </w:pPr>
          <w:hyperlink w:anchor="_Toc152758658" w:history="1">
            <w:r w:rsidRPr="00C21163">
              <w:rPr>
                <w:rStyle w:val="Hyperlink"/>
                <w:noProof/>
              </w:rPr>
              <w:t>5.5.1</w:t>
            </w:r>
            <w:r>
              <w:rPr>
                <w:rFonts w:cstheme="minorBidi"/>
                <w:noProof/>
                <w:kern w:val="2"/>
                <w:sz w:val="22"/>
                <w:szCs w:val="22"/>
                <w:lang w:val="en-US"/>
                <w14:ligatures w14:val="standardContextual"/>
              </w:rPr>
              <w:tab/>
            </w:r>
            <w:r w:rsidRPr="00C21163">
              <w:rPr>
                <w:rStyle w:val="Hyperlink"/>
                <w:noProof/>
              </w:rPr>
              <w:t>Manure CH</w:t>
            </w:r>
            <w:r w:rsidRPr="00C21163">
              <w:rPr>
                <w:rStyle w:val="Hyperlink"/>
                <w:noProof/>
                <w:vertAlign w:val="subscript"/>
              </w:rPr>
              <w:t>4</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_Toc152758658 \h </w:instrText>
            </w:r>
            <w:r>
              <w:rPr>
                <w:noProof/>
                <w:webHidden/>
              </w:rPr>
            </w:r>
            <w:r>
              <w:rPr>
                <w:noProof/>
                <w:webHidden/>
              </w:rPr>
              <w:fldChar w:fldCharType="separate"/>
            </w:r>
            <w:r>
              <w:rPr>
                <w:noProof/>
                <w:webHidden/>
              </w:rPr>
              <w:t>255</w:t>
            </w:r>
            <w:r>
              <w:rPr>
                <w:noProof/>
                <w:webHidden/>
              </w:rPr>
              <w:fldChar w:fldCharType="end"/>
            </w:r>
          </w:hyperlink>
        </w:p>
        <w:p w14:paraId="1DCA81AC" w14:textId="0C5E7C81" w:rsidR="00B04EA6" w:rsidRDefault="00B04EA6">
          <w:pPr>
            <w:pStyle w:val="TOC3"/>
            <w:rPr>
              <w:rFonts w:cstheme="minorBidi"/>
              <w:noProof/>
              <w:kern w:val="2"/>
              <w:sz w:val="22"/>
              <w:szCs w:val="22"/>
              <w:lang w:val="en-US"/>
              <w14:ligatures w14:val="standardContextual"/>
            </w:rPr>
          </w:pPr>
          <w:hyperlink w:anchor="_Toc152758659" w:history="1">
            <w:r w:rsidRPr="00C21163">
              <w:rPr>
                <w:rStyle w:val="Hyperlink"/>
                <w:noProof/>
              </w:rPr>
              <w:t>5.5.2</w:t>
            </w:r>
            <w:r>
              <w:rPr>
                <w:rFonts w:cstheme="minorBidi"/>
                <w:noProof/>
                <w:kern w:val="2"/>
                <w:sz w:val="22"/>
                <w:szCs w:val="22"/>
                <w:lang w:val="en-US"/>
                <w14:ligatures w14:val="standardContextual"/>
              </w:rPr>
              <w:tab/>
            </w:r>
            <w:r w:rsidRPr="00C21163">
              <w:rPr>
                <w:rStyle w:val="Hyperlink"/>
                <w:noProof/>
              </w:rPr>
              <w:t>Manure N emissions</w:t>
            </w:r>
            <w:r>
              <w:rPr>
                <w:noProof/>
                <w:webHidden/>
              </w:rPr>
              <w:tab/>
            </w:r>
            <w:r>
              <w:rPr>
                <w:noProof/>
                <w:webHidden/>
              </w:rPr>
              <w:fldChar w:fldCharType="begin"/>
            </w:r>
            <w:r>
              <w:rPr>
                <w:noProof/>
                <w:webHidden/>
              </w:rPr>
              <w:instrText xml:space="preserve"> PAGEREF _Toc152758659 \h </w:instrText>
            </w:r>
            <w:r>
              <w:rPr>
                <w:noProof/>
                <w:webHidden/>
              </w:rPr>
            </w:r>
            <w:r>
              <w:rPr>
                <w:noProof/>
                <w:webHidden/>
              </w:rPr>
              <w:fldChar w:fldCharType="separate"/>
            </w:r>
            <w:r>
              <w:rPr>
                <w:noProof/>
                <w:webHidden/>
              </w:rPr>
              <w:t>255</w:t>
            </w:r>
            <w:r>
              <w:rPr>
                <w:noProof/>
                <w:webHidden/>
              </w:rPr>
              <w:fldChar w:fldCharType="end"/>
            </w:r>
          </w:hyperlink>
        </w:p>
        <w:p w14:paraId="7CDD72D4" w14:textId="69364985" w:rsidR="00B04EA6" w:rsidRDefault="00B04EA6">
          <w:pPr>
            <w:pStyle w:val="TOC2"/>
            <w:rPr>
              <w:rFonts w:cstheme="minorBidi"/>
              <w:b w:val="0"/>
              <w:bCs w:val="0"/>
              <w:noProof/>
              <w:kern w:val="2"/>
              <w:sz w:val="22"/>
              <w:szCs w:val="22"/>
              <w:lang w:val="en-US"/>
              <w14:ligatures w14:val="standardContextual"/>
            </w:rPr>
          </w:pPr>
          <w:hyperlink w:anchor="_Toc152758660" w:history="1">
            <w:r w:rsidRPr="00C21163">
              <w:rPr>
                <w:rStyle w:val="Hyperlink"/>
                <w:noProof/>
              </w:rPr>
              <w:t>5.6</w:t>
            </w:r>
            <w:r>
              <w:rPr>
                <w:rFonts w:cstheme="minorBidi"/>
                <w:b w:val="0"/>
                <w:bCs w:val="0"/>
                <w:noProof/>
                <w:kern w:val="2"/>
                <w:sz w:val="22"/>
                <w:szCs w:val="22"/>
                <w:lang w:val="en-US"/>
                <w14:ligatures w14:val="standardContextual"/>
              </w:rPr>
              <w:tab/>
            </w:r>
            <w:r w:rsidRPr="00C21163">
              <w:rPr>
                <w:rStyle w:val="Hyperlink"/>
                <w:noProof/>
              </w:rPr>
              <w:t>Manure C and N deposited on pasture by grazing animals for the ICBM/IPCC Tier 2 and soil N</w:t>
            </w:r>
            <w:r w:rsidRPr="00C21163">
              <w:rPr>
                <w:rStyle w:val="Hyperlink"/>
                <w:noProof/>
                <w:vertAlign w:val="subscript"/>
              </w:rPr>
              <w:t>2</w:t>
            </w:r>
            <w:r w:rsidRPr="00C21163">
              <w:rPr>
                <w:rStyle w:val="Hyperlink"/>
                <w:noProof/>
              </w:rPr>
              <w:t>O models</w:t>
            </w:r>
            <w:r>
              <w:rPr>
                <w:noProof/>
                <w:webHidden/>
              </w:rPr>
              <w:tab/>
            </w:r>
            <w:r>
              <w:rPr>
                <w:noProof/>
                <w:webHidden/>
              </w:rPr>
              <w:fldChar w:fldCharType="begin"/>
            </w:r>
            <w:r>
              <w:rPr>
                <w:noProof/>
                <w:webHidden/>
              </w:rPr>
              <w:instrText xml:space="preserve"> PAGEREF _Toc152758660 \h </w:instrText>
            </w:r>
            <w:r>
              <w:rPr>
                <w:noProof/>
                <w:webHidden/>
              </w:rPr>
            </w:r>
            <w:r>
              <w:rPr>
                <w:noProof/>
                <w:webHidden/>
              </w:rPr>
              <w:fldChar w:fldCharType="separate"/>
            </w:r>
            <w:r>
              <w:rPr>
                <w:noProof/>
                <w:webHidden/>
              </w:rPr>
              <w:t>256</w:t>
            </w:r>
            <w:r>
              <w:rPr>
                <w:noProof/>
                <w:webHidden/>
              </w:rPr>
              <w:fldChar w:fldCharType="end"/>
            </w:r>
          </w:hyperlink>
        </w:p>
        <w:p w14:paraId="568B3CEE" w14:textId="2783CAF7" w:rsidR="00B04EA6" w:rsidRDefault="00B04EA6">
          <w:pPr>
            <w:pStyle w:val="TOC3"/>
            <w:rPr>
              <w:rFonts w:cstheme="minorBidi"/>
              <w:noProof/>
              <w:kern w:val="2"/>
              <w:sz w:val="22"/>
              <w:szCs w:val="22"/>
              <w:lang w:val="en-US"/>
              <w14:ligatures w14:val="standardContextual"/>
            </w:rPr>
          </w:pPr>
          <w:hyperlink w:anchor="_Toc152758661" w:history="1">
            <w:r w:rsidRPr="00C21163">
              <w:rPr>
                <w:rStyle w:val="Hyperlink"/>
                <w:noProof/>
              </w:rPr>
              <w:t>5.6.1</w:t>
            </w:r>
            <w:r>
              <w:rPr>
                <w:rFonts w:cstheme="minorBidi"/>
                <w:noProof/>
                <w:kern w:val="2"/>
                <w:sz w:val="22"/>
                <w:szCs w:val="22"/>
                <w:lang w:val="en-US"/>
                <w14:ligatures w14:val="standardContextual"/>
              </w:rPr>
              <w:tab/>
            </w:r>
            <w:r w:rsidRPr="00C21163">
              <w:rPr>
                <w:rStyle w:val="Hyperlink"/>
                <w:noProof/>
              </w:rPr>
              <w:t>Carbon</w:t>
            </w:r>
            <w:r>
              <w:rPr>
                <w:noProof/>
                <w:webHidden/>
              </w:rPr>
              <w:tab/>
            </w:r>
            <w:r>
              <w:rPr>
                <w:noProof/>
                <w:webHidden/>
              </w:rPr>
              <w:fldChar w:fldCharType="begin"/>
            </w:r>
            <w:r>
              <w:rPr>
                <w:noProof/>
                <w:webHidden/>
              </w:rPr>
              <w:instrText xml:space="preserve"> PAGEREF _Toc152758661 \h </w:instrText>
            </w:r>
            <w:r>
              <w:rPr>
                <w:noProof/>
                <w:webHidden/>
              </w:rPr>
            </w:r>
            <w:r>
              <w:rPr>
                <w:noProof/>
                <w:webHidden/>
              </w:rPr>
              <w:fldChar w:fldCharType="separate"/>
            </w:r>
            <w:r>
              <w:rPr>
                <w:noProof/>
                <w:webHidden/>
              </w:rPr>
              <w:t>256</w:t>
            </w:r>
            <w:r>
              <w:rPr>
                <w:noProof/>
                <w:webHidden/>
              </w:rPr>
              <w:fldChar w:fldCharType="end"/>
            </w:r>
          </w:hyperlink>
        </w:p>
        <w:p w14:paraId="36AD5180" w14:textId="4EF573CE" w:rsidR="00B04EA6" w:rsidRDefault="00B04EA6">
          <w:pPr>
            <w:pStyle w:val="TOC3"/>
            <w:rPr>
              <w:rFonts w:cstheme="minorBidi"/>
              <w:noProof/>
              <w:kern w:val="2"/>
              <w:sz w:val="22"/>
              <w:szCs w:val="22"/>
              <w:lang w:val="en-US"/>
              <w14:ligatures w14:val="standardContextual"/>
            </w:rPr>
          </w:pPr>
          <w:hyperlink w:anchor="_Toc152758662" w:history="1">
            <w:r w:rsidRPr="00C21163">
              <w:rPr>
                <w:rStyle w:val="Hyperlink"/>
                <w:noProof/>
              </w:rPr>
              <w:t>5.6.2</w:t>
            </w:r>
            <w:r>
              <w:rPr>
                <w:rFonts w:cstheme="minorBidi"/>
                <w:noProof/>
                <w:kern w:val="2"/>
                <w:sz w:val="22"/>
                <w:szCs w:val="22"/>
                <w:lang w:val="en-US"/>
                <w14:ligatures w14:val="standardContextual"/>
              </w:rPr>
              <w:tab/>
            </w:r>
            <w:r w:rsidRPr="00C21163">
              <w:rPr>
                <w:rStyle w:val="Hyperlink"/>
                <w:noProof/>
              </w:rPr>
              <w:t>Nitrogen</w:t>
            </w:r>
            <w:r>
              <w:rPr>
                <w:noProof/>
                <w:webHidden/>
              </w:rPr>
              <w:tab/>
            </w:r>
            <w:r>
              <w:rPr>
                <w:noProof/>
                <w:webHidden/>
              </w:rPr>
              <w:fldChar w:fldCharType="begin"/>
            </w:r>
            <w:r>
              <w:rPr>
                <w:noProof/>
                <w:webHidden/>
              </w:rPr>
              <w:instrText xml:space="preserve"> PAGEREF _Toc152758662 \h </w:instrText>
            </w:r>
            <w:r>
              <w:rPr>
                <w:noProof/>
                <w:webHidden/>
              </w:rPr>
            </w:r>
            <w:r>
              <w:rPr>
                <w:noProof/>
                <w:webHidden/>
              </w:rPr>
              <w:fldChar w:fldCharType="separate"/>
            </w:r>
            <w:r>
              <w:rPr>
                <w:noProof/>
                <w:webHidden/>
              </w:rPr>
              <w:t>256</w:t>
            </w:r>
            <w:r>
              <w:rPr>
                <w:noProof/>
                <w:webHidden/>
              </w:rPr>
              <w:fldChar w:fldCharType="end"/>
            </w:r>
          </w:hyperlink>
        </w:p>
        <w:p w14:paraId="321C6994" w14:textId="38488838" w:rsidR="00B04EA6" w:rsidRDefault="00B04EA6">
          <w:pPr>
            <w:pStyle w:val="TOC2"/>
            <w:rPr>
              <w:rFonts w:cstheme="minorBidi"/>
              <w:b w:val="0"/>
              <w:bCs w:val="0"/>
              <w:noProof/>
              <w:kern w:val="2"/>
              <w:sz w:val="22"/>
              <w:szCs w:val="22"/>
              <w:lang w:val="en-US"/>
              <w14:ligatures w14:val="standardContextual"/>
            </w:rPr>
          </w:pPr>
          <w:hyperlink w:anchor="_Toc152758663" w:history="1">
            <w:r w:rsidRPr="00C21163">
              <w:rPr>
                <w:rStyle w:val="Hyperlink"/>
                <w:noProof/>
              </w:rPr>
              <w:t>5.7</w:t>
            </w:r>
            <w:r>
              <w:rPr>
                <w:rFonts w:cstheme="minorBidi"/>
                <w:b w:val="0"/>
                <w:bCs w:val="0"/>
                <w:noProof/>
                <w:kern w:val="2"/>
                <w:sz w:val="22"/>
                <w:szCs w:val="22"/>
                <w:lang w:val="en-US"/>
                <w14:ligatures w14:val="standardContextual"/>
              </w:rPr>
              <w:tab/>
            </w:r>
            <w:r w:rsidRPr="00C21163">
              <w:rPr>
                <w:rStyle w:val="Hyperlink"/>
                <w:noProof/>
              </w:rPr>
              <w:t>Conversions</w:t>
            </w:r>
            <w:r>
              <w:rPr>
                <w:noProof/>
                <w:webHidden/>
              </w:rPr>
              <w:tab/>
            </w:r>
            <w:r>
              <w:rPr>
                <w:noProof/>
                <w:webHidden/>
              </w:rPr>
              <w:fldChar w:fldCharType="begin"/>
            </w:r>
            <w:r>
              <w:rPr>
                <w:noProof/>
                <w:webHidden/>
              </w:rPr>
              <w:instrText xml:space="preserve"> PAGEREF _Toc152758663 \h </w:instrText>
            </w:r>
            <w:r>
              <w:rPr>
                <w:noProof/>
                <w:webHidden/>
              </w:rPr>
            </w:r>
            <w:r>
              <w:rPr>
                <w:noProof/>
                <w:webHidden/>
              </w:rPr>
              <w:fldChar w:fldCharType="separate"/>
            </w:r>
            <w:r>
              <w:rPr>
                <w:noProof/>
                <w:webHidden/>
              </w:rPr>
              <w:t>257</w:t>
            </w:r>
            <w:r>
              <w:rPr>
                <w:noProof/>
                <w:webHidden/>
              </w:rPr>
              <w:fldChar w:fldCharType="end"/>
            </w:r>
          </w:hyperlink>
        </w:p>
        <w:p w14:paraId="070B1096" w14:textId="373F4B16" w:rsidR="00B04EA6" w:rsidRDefault="00B04EA6">
          <w:pPr>
            <w:pStyle w:val="TOC2"/>
            <w:rPr>
              <w:rFonts w:cstheme="minorBidi"/>
              <w:b w:val="0"/>
              <w:bCs w:val="0"/>
              <w:noProof/>
              <w:kern w:val="2"/>
              <w:sz w:val="22"/>
              <w:szCs w:val="22"/>
              <w:lang w:val="en-US"/>
              <w14:ligatures w14:val="standardContextual"/>
            </w:rPr>
          </w:pPr>
          <w:hyperlink w:anchor="_Toc152758664" w:history="1">
            <w:r w:rsidRPr="00C21163">
              <w:rPr>
                <w:rStyle w:val="Hyperlink"/>
                <w:noProof/>
              </w:rPr>
              <w:t>5.8</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_Toc152758664 \h </w:instrText>
            </w:r>
            <w:r>
              <w:rPr>
                <w:noProof/>
                <w:webHidden/>
              </w:rPr>
            </w:r>
            <w:r>
              <w:rPr>
                <w:noProof/>
                <w:webHidden/>
              </w:rPr>
              <w:fldChar w:fldCharType="separate"/>
            </w:r>
            <w:r>
              <w:rPr>
                <w:noProof/>
                <w:webHidden/>
              </w:rPr>
              <w:t>257</w:t>
            </w:r>
            <w:r>
              <w:rPr>
                <w:noProof/>
                <w:webHidden/>
              </w:rPr>
              <w:fldChar w:fldCharType="end"/>
            </w:r>
          </w:hyperlink>
        </w:p>
        <w:p w14:paraId="4E87F859" w14:textId="53DC75A0"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665" w:history="1">
            <w:r w:rsidRPr="00C21163">
              <w:rPr>
                <w:rStyle w:val="Hyperlink"/>
                <w:noProof/>
              </w:rPr>
              <w:t>6</w:t>
            </w:r>
            <w:r>
              <w:rPr>
                <w:rFonts w:asciiTheme="minorHAnsi" w:hAnsiTheme="minorHAnsi"/>
                <w:b w:val="0"/>
                <w:bCs w:val="0"/>
                <w:caps w:val="0"/>
                <w:noProof/>
                <w:kern w:val="2"/>
                <w:sz w:val="22"/>
                <w:szCs w:val="22"/>
                <w:lang w:val="en-US"/>
                <w14:ligatures w14:val="standardContextual"/>
              </w:rPr>
              <w:tab/>
            </w:r>
            <w:r w:rsidRPr="00C21163">
              <w:rPr>
                <w:rStyle w:val="Hyperlink"/>
                <w:noProof/>
              </w:rPr>
              <w:t>Energy CO</w:t>
            </w:r>
            <w:r w:rsidRPr="00C21163">
              <w:rPr>
                <w:rStyle w:val="Hyperlink"/>
                <w:noProof/>
                <w:vertAlign w:val="subscript"/>
              </w:rPr>
              <w:t>2</w:t>
            </w:r>
            <w:r w:rsidRPr="00C21163">
              <w:rPr>
                <w:rStyle w:val="Hyperlink"/>
                <w:noProof/>
              </w:rPr>
              <w:t xml:space="preserve"> emissions</w:t>
            </w:r>
            <w:r>
              <w:rPr>
                <w:noProof/>
                <w:webHidden/>
              </w:rPr>
              <w:tab/>
            </w:r>
            <w:r>
              <w:rPr>
                <w:noProof/>
                <w:webHidden/>
              </w:rPr>
              <w:fldChar w:fldCharType="begin"/>
            </w:r>
            <w:r>
              <w:rPr>
                <w:noProof/>
                <w:webHidden/>
              </w:rPr>
              <w:instrText xml:space="preserve"> PAGEREF _Toc152758665 \h </w:instrText>
            </w:r>
            <w:r>
              <w:rPr>
                <w:noProof/>
                <w:webHidden/>
              </w:rPr>
            </w:r>
            <w:r>
              <w:rPr>
                <w:noProof/>
                <w:webHidden/>
              </w:rPr>
              <w:fldChar w:fldCharType="separate"/>
            </w:r>
            <w:r>
              <w:rPr>
                <w:noProof/>
                <w:webHidden/>
              </w:rPr>
              <w:t>259</w:t>
            </w:r>
            <w:r>
              <w:rPr>
                <w:noProof/>
                <w:webHidden/>
              </w:rPr>
              <w:fldChar w:fldCharType="end"/>
            </w:r>
          </w:hyperlink>
        </w:p>
        <w:p w14:paraId="514F4E77" w14:textId="5ACBB759" w:rsidR="00B04EA6" w:rsidRDefault="00B04EA6">
          <w:pPr>
            <w:pStyle w:val="TOC2"/>
            <w:rPr>
              <w:rFonts w:cstheme="minorBidi"/>
              <w:b w:val="0"/>
              <w:bCs w:val="0"/>
              <w:noProof/>
              <w:kern w:val="2"/>
              <w:sz w:val="22"/>
              <w:szCs w:val="22"/>
              <w:lang w:val="en-US"/>
              <w14:ligatures w14:val="standardContextual"/>
            </w:rPr>
          </w:pPr>
          <w:hyperlink w:anchor="_Toc152758666" w:history="1">
            <w:r w:rsidRPr="00C21163">
              <w:rPr>
                <w:rStyle w:val="Hyperlink"/>
                <w:noProof/>
              </w:rPr>
              <w:t>6.1</w:t>
            </w:r>
            <w:r>
              <w:rPr>
                <w:rFonts w:cstheme="minorBidi"/>
                <w:b w:val="0"/>
                <w:bCs w:val="0"/>
                <w:noProof/>
                <w:kern w:val="2"/>
                <w:sz w:val="22"/>
                <w:szCs w:val="22"/>
                <w:lang w:val="en-US"/>
                <w14:ligatures w14:val="standardContextual"/>
              </w:rPr>
              <w:tab/>
            </w:r>
            <w:r w:rsidRPr="00C21163">
              <w:rPr>
                <w:rStyle w:val="Hyperlink"/>
                <w:noProof/>
              </w:rPr>
              <w:t>Cropping emissions</w:t>
            </w:r>
            <w:r>
              <w:rPr>
                <w:noProof/>
                <w:webHidden/>
              </w:rPr>
              <w:tab/>
            </w:r>
            <w:r>
              <w:rPr>
                <w:noProof/>
                <w:webHidden/>
              </w:rPr>
              <w:fldChar w:fldCharType="begin"/>
            </w:r>
            <w:r>
              <w:rPr>
                <w:noProof/>
                <w:webHidden/>
              </w:rPr>
              <w:instrText xml:space="preserve"> PAGEREF _Toc152758666 \h </w:instrText>
            </w:r>
            <w:r>
              <w:rPr>
                <w:noProof/>
                <w:webHidden/>
              </w:rPr>
            </w:r>
            <w:r>
              <w:rPr>
                <w:noProof/>
                <w:webHidden/>
              </w:rPr>
              <w:fldChar w:fldCharType="separate"/>
            </w:r>
            <w:r>
              <w:rPr>
                <w:noProof/>
                <w:webHidden/>
              </w:rPr>
              <w:t>259</w:t>
            </w:r>
            <w:r>
              <w:rPr>
                <w:noProof/>
                <w:webHidden/>
              </w:rPr>
              <w:fldChar w:fldCharType="end"/>
            </w:r>
          </w:hyperlink>
        </w:p>
        <w:p w14:paraId="6A8206CA" w14:textId="5C424108" w:rsidR="00B04EA6" w:rsidRDefault="00B04EA6">
          <w:pPr>
            <w:pStyle w:val="TOC3"/>
            <w:rPr>
              <w:rFonts w:cstheme="minorBidi"/>
              <w:noProof/>
              <w:kern w:val="2"/>
              <w:sz w:val="22"/>
              <w:szCs w:val="22"/>
              <w:lang w:val="en-US"/>
              <w14:ligatures w14:val="standardContextual"/>
            </w:rPr>
          </w:pPr>
          <w:hyperlink w:anchor="_Toc152758667" w:history="1">
            <w:r w:rsidRPr="00C21163">
              <w:rPr>
                <w:rStyle w:val="Hyperlink"/>
                <w:noProof/>
              </w:rPr>
              <w:t>6.1.1</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2</w:t>
            </w:r>
            <w:r w:rsidRPr="00C21163">
              <w:rPr>
                <w:rStyle w:val="Hyperlink"/>
                <w:noProof/>
              </w:rPr>
              <w:t xml:space="preserve"> from fuel use</w:t>
            </w:r>
            <w:r>
              <w:rPr>
                <w:noProof/>
                <w:webHidden/>
              </w:rPr>
              <w:tab/>
            </w:r>
            <w:r>
              <w:rPr>
                <w:noProof/>
                <w:webHidden/>
              </w:rPr>
              <w:fldChar w:fldCharType="begin"/>
            </w:r>
            <w:r>
              <w:rPr>
                <w:noProof/>
                <w:webHidden/>
              </w:rPr>
              <w:instrText xml:space="preserve"> PAGEREF _Toc152758667 \h </w:instrText>
            </w:r>
            <w:r>
              <w:rPr>
                <w:noProof/>
                <w:webHidden/>
              </w:rPr>
            </w:r>
            <w:r>
              <w:rPr>
                <w:noProof/>
                <w:webHidden/>
              </w:rPr>
              <w:fldChar w:fldCharType="separate"/>
            </w:r>
            <w:r>
              <w:rPr>
                <w:noProof/>
                <w:webHidden/>
              </w:rPr>
              <w:t>259</w:t>
            </w:r>
            <w:r>
              <w:rPr>
                <w:noProof/>
                <w:webHidden/>
              </w:rPr>
              <w:fldChar w:fldCharType="end"/>
            </w:r>
          </w:hyperlink>
        </w:p>
        <w:p w14:paraId="194B723D" w14:textId="53D9D6FD" w:rsidR="00B04EA6" w:rsidRDefault="00B04EA6">
          <w:pPr>
            <w:pStyle w:val="TOC3"/>
            <w:rPr>
              <w:rFonts w:cstheme="minorBidi"/>
              <w:noProof/>
              <w:kern w:val="2"/>
              <w:sz w:val="22"/>
              <w:szCs w:val="22"/>
              <w:lang w:val="en-US"/>
              <w14:ligatures w14:val="standardContextual"/>
            </w:rPr>
          </w:pPr>
          <w:hyperlink w:anchor="_Toc152758668" w:history="1">
            <w:r w:rsidRPr="00C21163">
              <w:rPr>
                <w:rStyle w:val="Hyperlink"/>
                <w:noProof/>
              </w:rPr>
              <w:t>6.1.2</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 xml:space="preserve">2 </w:t>
            </w:r>
            <w:r w:rsidRPr="00C21163">
              <w:rPr>
                <w:rStyle w:val="Hyperlink"/>
                <w:noProof/>
              </w:rPr>
              <w:t>from herbicide manufacturing</w:t>
            </w:r>
            <w:r>
              <w:rPr>
                <w:noProof/>
                <w:webHidden/>
              </w:rPr>
              <w:tab/>
            </w:r>
            <w:r>
              <w:rPr>
                <w:noProof/>
                <w:webHidden/>
              </w:rPr>
              <w:fldChar w:fldCharType="begin"/>
            </w:r>
            <w:r>
              <w:rPr>
                <w:noProof/>
                <w:webHidden/>
              </w:rPr>
              <w:instrText xml:space="preserve"> PAGEREF _Toc152758668 \h </w:instrText>
            </w:r>
            <w:r>
              <w:rPr>
                <w:noProof/>
                <w:webHidden/>
              </w:rPr>
            </w:r>
            <w:r>
              <w:rPr>
                <w:noProof/>
                <w:webHidden/>
              </w:rPr>
              <w:fldChar w:fldCharType="separate"/>
            </w:r>
            <w:r>
              <w:rPr>
                <w:noProof/>
                <w:webHidden/>
              </w:rPr>
              <w:t>259</w:t>
            </w:r>
            <w:r>
              <w:rPr>
                <w:noProof/>
                <w:webHidden/>
              </w:rPr>
              <w:fldChar w:fldCharType="end"/>
            </w:r>
          </w:hyperlink>
        </w:p>
        <w:p w14:paraId="7E6A557D" w14:textId="066CFF3D" w:rsidR="00B04EA6" w:rsidRDefault="00B04EA6">
          <w:pPr>
            <w:pStyle w:val="TOC3"/>
            <w:rPr>
              <w:rFonts w:cstheme="minorBidi"/>
              <w:noProof/>
              <w:kern w:val="2"/>
              <w:sz w:val="22"/>
              <w:szCs w:val="22"/>
              <w:lang w:val="en-US"/>
              <w14:ligatures w14:val="standardContextual"/>
            </w:rPr>
          </w:pPr>
          <w:hyperlink w:anchor="_Toc152758669" w:history="1">
            <w:r w:rsidRPr="00C21163">
              <w:rPr>
                <w:rStyle w:val="Hyperlink"/>
                <w:noProof/>
              </w:rPr>
              <w:t>6.1.3</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 xml:space="preserve">2 </w:t>
            </w:r>
            <w:r w:rsidRPr="00C21163">
              <w:rPr>
                <w:rStyle w:val="Hyperlink"/>
                <w:noProof/>
              </w:rPr>
              <w:t>from nitrogen and phosphorus fertilizer production</w:t>
            </w:r>
            <w:r>
              <w:rPr>
                <w:noProof/>
                <w:webHidden/>
              </w:rPr>
              <w:tab/>
            </w:r>
            <w:r>
              <w:rPr>
                <w:noProof/>
                <w:webHidden/>
              </w:rPr>
              <w:fldChar w:fldCharType="begin"/>
            </w:r>
            <w:r>
              <w:rPr>
                <w:noProof/>
                <w:webHidden/>
              </w:rPr>
              <w:instrText xml:space="preserve"> PAGEREF _Toc152758669 \h </w:instrText>
            </w:r>
            <w:r>
              <w:rPr>
                <w:noProof/>
                <w:webHidden/>
              </w:rPr>
            </w:r>
            <w:r>
              <w:rPr>
                <w:noProof/>
                <w:webHidden/>
              </w:rPr>
              <w:fldChar w:fldCharType="separate"/>
            </w:r>
            <w:r>
              <w:rPr>
                <w:noProof/>
                <w:webHidden/>
              </w:rPr>
              <w:t>260</w:t>
            </w:r>
            <w:r>
              <w:rPr>
                <w:noProof/>
                <w:webHidden/>
              </w:rPr>
              <w:fldChar w:fldCharType="end"/>
            </w:r>
          </w:hyperlink>
        </w:p>
        <w:p w14:paraId="505E999D" w14:textId="40242DDB" w:rsidR="00B04EA6" w:rsidRDefault="00B04EA6">
          <w:pPr>
            <w:pStyle w:val="TOC3"/>
            <w:rPr>
              <w:rFonts w:cstheme="minorBidi"/>
              <w:noProof/>
              <w:kern w:val="2"/>
              <w:sz w:val="22"/>
              <w:szCs w:val="22"/>
              <w:lang w:val="en-US"/>
              <w14:ligatures w14:val="standardContextual"/>
            </w:rPr>
          </w:pPr>
          <w:hyperlink w:anchor="_Toc152758670" w:history="1">
            <w:r w:rsidRPr="00C21163">
              <w:rPr>
                <w:rStyle w:val="Hyperlink"/>
                <w:noProof/>
              </w:rPr>
              <w:t>6.1.4</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 xml:space="preserve">2 </w:t>
            </w:r>
            <w:r w:rsidRPr="00C21163">
              <w:rPr>
                <w:rStyle w:val="Hyperlink"/>
                <w:noProof/>
              </w:rPr>
              <w:t>from irrigation</w:t>
            </w:r>
            <w:r>
              <w:rPr>
                <w:noProof/>
                <w:webHidden/>
              </w:rPr>
              <w:tab/>
            </w:r>
            <w:r>
              <w:rPr>
                <w:noProof/>
                <w:webHidden/>
              </w:rPr>
              <w:fldChar w:fldCharType="begin"/>
            </w:r>
            <w:r>
              <w:rPr>
                <w:noProof/>
                <w:webHidden/>
              </w:rPr>
              <w:instrText xml:space="preserve"> PAGEREF _Toc152758670 \h </w:instrText>
            </w:r>
            <w:r>
              <w:rPr>
                <w:noProof/>
                <w:webHidden/>
              </w:rPr>
            </w:r>
            <w:r>
              <w:rPr>
                <w:noProof/>
                <w:webHidden/>
              </w:rPr>
              <w:fldChar w:fldCharType="separate"/>
            </w:r>
            <w:r>
              <w:rPr>
                <w:noProof/>
                <w:webHidden/>
              </w:rPr>
              <w:t>261</w:t>
            </w:r>
            <w:r>
              <w:rPr>
                <w:noProof/>
                <w:webHidden/>
              </w:rPr>
              <w:fldChar w:fldCharType="end"/>
            </w:r>
          </w:hyperlink>
        </w:p>
        <w:p w14:paraId="583809F4" w14:textId="07D59BCD" w:rsidR="00B04EA6" w:rsidRDefault="00B04EA6">
          <w:pPr>
            <w:pStyle w:val="TOC3"/>
            <w:rPr>
              <w:rFonts w:cstheme="minorBidi"/>
              <w:noProof/>
              <w:kern w:val="2"/>
              <w:sz w:val="22"/>
              <w:szCs w:val="22"/>
              <w:lang w:val="en-US"/>
              <w14:ligatures w14:val="standardContextual"/>
            </w:rPr>
          </w:pPr>
          <w:hyperlink w:anchor="_Toc152758671" w:history="1">
            <w:r w:rsidRPr="00C21163">
              <w:rPr>
                <w:rStyle w:val="Hyperlink"/>
                <w:noProof/>
              </w:rPr>
              <w:t>6.1.5</w:t>
            </w:r>
            <w:r>
              <w:rPr>
                <w:rFonts w:cstheme="minorBidi"/>
                <w:noProof/>
                <w:kern w:val="2"/>
                <w:sz w:val="22"/>
                <w:szCs w:val="22"/>
                <w:lang w:val="en-US"/>
                <w14:ligatures w14:val="standardContextual"/>
              </w:rPr>
              <w:tab/>
            </w:r>
            <w:r w:rsidRPr="00C21163">
              <w:rPr>
                <w:rStyle w:val="Hyperlink"/>
                <w:noProof/>
              </w:rPr>
              <w:t>Total cropping emissions</w:t>
            </w:r>
            <w:r>
              <w:rPr>
                <w:noProof/>
                <w:webHidden/>
              </w:rPr>
              <w:tab/>
            </w:r>
            <w:r>
              <w:rPr>
                <w:noProof/>
                <w:webHidden/>
              </w:rPr>
              <w:fldChar w:fldCharType="begin"/>
            </w:r>
            <w:r>
              <w:rPr>
                <w:noProof/>
                <w:webHidden/>
              </w:rPr>
              <w:instrText xml:space="preserve"> PAGEREF _Toc152758671 \h </w:instrText>
            </w:r>
            <w:r>
              <w:rPr>
                <w:noProof/>
                <w:webHidden/>
              </w:rPr>
            </w:r>
            <w:r>
              <w:rPr>
                <w:noProof/>
                <w:webHidden/>
              </w:rPr>
              <w:fldChar w:fldCharType="separate"/>
            </w:r>
            <w:r>
              <w:rPr>
                <w:noProof/>
                <w:webHidden/>
              </w:rPr>
              <w:t>262</w:t>
            </w:r>
            <w:r>
              <w:rPr>
                <w:noProof/>
                <w:webHidden/>
              </w:rPr>
              <w:fldChar w:fldCharType="end"/>
            </w:r>
          </w:hyperlink>
        </w:p>
        <w:p w14:paraId="78E2C162" w14:textId="716AAFD7" w:rsidR="00B04EA6" w:rsidRDefault="00B04EA6">
          <w:pPr>
            <w:pStyle w:val="TOC2"/>
            <w:rPr>
              <w:rFonts w:cstheme="minorBidi"/>
              <w:b w:val="0"/>
              <w:bCs w:val="0"/>
              <w:noProof/>
              <w:kern w:val="2"/>
              <w:sz w:val="22"/>
              <w:szCs w:val="22"/>
              <w:lang w:val="en-US"/>
              <w14:ligatures w14:val="standardContextual"/>
            </w:rPr>
          </w:pPr>
          <w:hyperlink w:anchor="_Toc152758672" w:history="1">
            <w:r w:rsidRPr="00C21163">
              <w:rPr>
                <w:rStyle w:val="Hyperlink"/>
                <w:noProof/>
              </w:rPr>
              <w:t>6.2</w:t>
            </w:r>
            <w:r>
              <w:rPr>
                <w:rFonts w:cstheme="minorBidi"/>
                <w:b w:val="0"/>
                <w:bCs w:val="0"/>
                <w:noProof/>
                <w:kern w:val="2"/>
                <w:sz w:val="22"/>
                <w:szCs w:val="22"/>
                <w:lang w:val="en-US"/>
                <w14:ligatures w14:val="standardContextual"/>
              </w:rPr>
              <w:tab/>
            </w:r>
            <w:r w:rsidRPr="00C21163">
              <w:rPr>
                <w:rStyle w:val="Hyperlink"/>
                <w:noProof/>
              </w:rPr>
              <w:t>Livestock emissions</w:t>
            </w:r>
            <w:r>
              <w:rPr>
                <w:noProof/>
                <w:webHidden/>
              </w:rPr>
              <w:tab/>
            </w:r>
            <w:r>
              <w:rPr>
                <w:noProof/>
                <w:webHidden/>
              </w:rPr>
              <w:fldChar w:fldCharType="begin"/>
            </w:r>
            <w:r>
              <w:rPr>
                <w:noProof/>
                <w:webHidden/>
              </w:rPr>
              <w:instrText xml:space="preserve"> PAGEREF _Toc152758672 \h </w:instrText>
            </w:r>
            <w:r>
              <w:rPr>
                <w:noProof/>
                <w:webHidden/>
              </w:rPr>
            </w:r>
            <w:r>
              <w:rPr>
                <w:noProof/>
                <w:webHidden/>
              </w:rPr>
              <w:fldChar w:fldCharType="separate"/>
            </w:r>
            <w:r>
              <w:rPr>
                <w:noProof/>
                <w:webHidden/>
              </w:rPr>
              <w:t>262</w:t>
            </w:r>
            <w:r>
              <w:rPr>
                <w:noProof/>
                <w:webHidden/>
              </w:rPr>
              <w:fldChar w:fldCharType="end"/>
            </w:r>
          </w:hyperlink>
        </w:p>
        <w:p w14:paraId="2E21D473" w14:textId="525A3B94" w:rsidR="00B04EA6" w:rsidRDefault="00B04EA6">
          <w:pPr>
            <w:pStyle w:val="TOC3"/>
            <w:rPr>
              <w:rFonts w:cstheme="minorBidi"/>
              <w:noProof/>
              <w:kern w:val="2"/>
              <w:sz w:val="22"/>
              <w:szCs w:val="22"/>
              <w:lang w:val="en-US"/>
              <w14:ligatures w14:val="standardContextual"/>
            </w:rPr>
          </w:pPr>
          <w:hyperlink w:anchor="_Toc152758673" w:history="1">
            <w:r w:rsidRPr="00C21163">
              <w:rPr>
                <w:rStyle w:val="Hyperlink"/>
                <w:noProof/>
              </w:rPr>
              <w:t>6.2.1</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2</w:t>
            </w:r>
            <w:r w:rsidRPr="00C21163">
              <w:rPr>
                <w:rStyle w:val="Hyperlink"/>
                <w:noProof/>
              </w:rPr>
              <w:t xml:space="preserve"> from dairy</w:t>
            </w:r>
            <w:r>
              <w:rPr>
                <w:noProof/>
                <w:webHidden/>
              </w:rPr>
              <w:tab/>
            </w:r>
            <w:r>
              <w:rPr>
                <w:noProof/>
                <w:webHidden/>
              </w:rPr>
              <w:fldChar w:fldCharType="begin"/>
            </w:r>
            <w:r>
              <w:rPr>
                <w:noProof/>
                <w:webHidden/>
              </w:rPr>
              <w:instrText xml:space="preserve"> PAGEREF _Toc152758673 \h </w:instrText>
            </w:r>
            <w:r>
              <w:rPr>
                <w:noProof/>
                <w:webHidden/>
              </w:rPr>
            </w:r>
            <w:r>
              <w:rPr>
                <w:noProof/>
                <w:webHidden/>
              </w:rPr>
              <w:fldChar w:fldCharType="separate"/>
            </w:r>
            <w:r>
              <w:rPr>
                <w:noProof/>
                <w:webHidden/>
              </w:rPr>
              <w:t>262</w:t>
            </w:r>
            <w:r>
              <w:rPr>
                <w:noProof/>
                <w:webHidden/>
              </w:rPr>
              <w:fldChar w:fldCharType="end"/>
            </w:r>
          </w:hyperlink>
        </w:p>
        <w:p w14:paraId="62DFFF64" w14:textId="1ECC149B" w:rsidR="00B04EA6" w:rsidRDefault="00B04EA6">
          <w:pPr>
            <w:pStyle w:val="TOC3"/>
            <w:rPr>
              <w:rFonts w:cstheme="minorBidi"/>
              <w:noProof/>
              <w:kern w:val="2"/>
              <w:sz w:val="22"/>
              <w:szCs w:val="22"/>
              <w:lang w:val="en-US"/>
              <w14:ligatures w14:val="standardContextual"/>
            </w:rPr>
          </w:pPr>
          <w:hyperlink w:anchor="_Toc152758674" w:history="1">
            <w:r w:rsidRPr="00C21163">
              <w:rPr>
                <w:rStyle w:val="Hyperlink"/>
                <w:noProof/>
              </w:rPr>
              <w:t>6.2.2</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2</w:t>
            </w:r>
            <w:r w:rsidRPr="00C21163">
              <w:rPr>
                <w:rStyle w:val="Hyperlink"/>
                <w:noProof/>
              </w:rPr>
              <w:t xml:space="preserve"> from swine</w:t>
            </w:r>
            <w:r>
              <w:rPr>
                <w:noProof/>
                <w:webHidden/>
              </w:rPr>
              <w:tab/>
            </w:r>
            <w:r>
              <w:rPr>
                <w:noProof/>
                <w:webHidden/>
              </w:rPr>
              <w:fldChar w:fldCharType="begin"/>
            </w:r>
            <w:r>
              <w:rPr>
                <w:noProof/>
                <w:webHidden/>
              </w:rPr>
              <w:instrText xml:space="preserve"> PAGEREF _Toc152758674 \h </w:instrText>
            </w:r>
            <w:r>
              <w:rPr>
                <w:noProof/>
                <w:webHidden/>
              </w:rPr>
            </w:r>
            <w:r>
              <w:rPr>
                <w:noProof/>
                <w:webHidden/>
              </w:rPr>
              <w:fldChar w:fldCharType="separate"/>
            </w:r>
            <w:r>
              <w:rPr>
                <w:noProof/>
                <w:webHidden/>
              </w:rPr>
              <w:t>263</w:t>
            </w:r>
            <w:r>
              <w:rPr>
                <w:noProof/>
                <w:webHidden/>
              </w:rPr>
              <w:fldChar w:fldCharType="end"/>
            </w:r>
          </w:hyperlink>
        </w:p>
        <w:p w14:paraId="46558156" w14:textId="2A5FFAB2" w:rsidR="00B04EA6" w:rsidRDefault="00B04EA6">
          <w:pPr>
            <w:pStyle w:val="TOC3"/>
            <w:rPr>
              <w:rFonts w:cstheme="minorBidi"/>
              <w:noProof/>
              <w:kern w:val="2"/>
              <w:sz w:val="22"/>
              <w:szCs w:val="22"/>
              <w:lang w:val="en-US"/>
              <w14:ligatures w14:val="standardContextual"/>
            </w:rPr>
          </w:pPr>
          <w:hyperlink w:anchor="_Toc152758675" w:history="1">
            <w:r w:rsidRPr="00C21163">
              <w:rPr>
                <w:rStyle w:val="Hyperlink"/>
                <w:noProof/>
              </w:rPr>
              <w:t>6.2.3</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2</w:t>
            </w:r>
            <w:r w:rsidRPr="00C21163">
              <w:rPr>
                <w:rStyle w:val="Hyperlink"/>
                <w:noProof/>
              </w:rPr>
              <w:t xml:space="preserve"> from poultry</w:t>
            </w:r>
            <w:r>
              <w:rPr>
                <w:noProof/>
                <w:webHidden/>
              </w:rPr>
              <w:tab/>
            </w:r>
            <w:r>
              <w:rPr>
                <w:noProof/>
                <w:webHidden/>
              </w:rPr>
              <w:fldChar w:fldCharType="begin"/>
            </w:r>
            <w:r>
              <w:rPr>
                <w:noProof/>
                <w:webHidden/>
              </w:rPr>
              <w:instrText xml:space="preserve"> PAGEREF _Toc152758675 \h </w:instrText>
            </w:r>
            <w:r>
              <w:rPr>
                <w:noProof/>
                <w:webHidden/>
              </w:rPr>
            </w:r>
            <w:r>
              <w:rPr>
                <w:noProof/>
                <w:webHidden/>
              </w:rPr>
              <w:fldChar w:fldCharType="separate"/>
            </w:r>
            <w:r>
              <w:rPr>
                <w:noProof/>
                <w:webHidden/>
              </w:rPr>
              <w:t>263</w:t>
            </w:r>
            <w:r>
              <w:rPr>
                <w:noProof/>
                <w:webHidden/>
              </w:rPr>
              <w:fldChar w:fldCharType="end"/>
            </w:r>
          </w:hyperlink>
        </w:p>
        <w:p w14:paraId="594F8A32" w14:textId="712C1C1C" w:rsidR="00B04EA6" w:rsidRDefault="00B04EA6">
          <w:pPr>
            <w:pStyle w:val="TOC3"/>
            <w:rPr>
              <w:rFonts w:cstheme="minorBidi"/>
              <w:noProof/>
              <w:kern w:val="2"/>
              <w:sz w:val="22"/>
              <w:szCs w:val="22"/>
              <w:lang w:val="en-US"/>
              <w14:ligatures w14:val="standardContextual"/>
            </w:rPr>
          </w:pPr>
          <w:hyperlink w:anchor="_Toc152758676" w:history="1">
            <w:r w:rsidRPr="00C21163">
              <w:rPr>
                <w:rStyle w:val="Hyperlink"/>
                <w:noProof/>
              </w:rPr>
              <w:t>6.2.4</w:t>
            </w:r>
            <w:r>
              <w:rPr>
                <w:rFonts w:cstheme="minorBidi"/>
                <w:noProof/>
                <w:kern w:val="2"/>
                <w:sz w:val="22"/>
                <w:szCs w:val="22"/>
                <w:lang w:val="en-US"/>
                <w14:ligatures w14:val="standardContextual"/>
              </w:rPr>
              <w:tab/>
            </w:r>
            <w:r w:rsidRPr="00C21163">
              <w:rPr>
                <w:rStyle w:val="Hyperlink"/>
                <w:noProof/>
              </w:rPr>
              <w:t>CO</w:t>
            </w:r>
            <w:r w:rsidRPr="00C21163">
              <w:rPr>
                <w:rStyle w:val="Hyperlink"/>
                <w:noProof/>
                <w:vertAlign w:val="subscript"/>
              </w:rPr>
              <w:t>2</w:t>
            </w:r>
            <w:r w:rsidRPr="00C21163">
              <w:rPr>
                <w:rStyle w:val="Hyperlink"/>
                <w:noProof/>
              </w:rPr>
              <w:t xml:space="preserve"> from housed beef</w:t>
            </w:r>
            <w:r>
              <w:rPr>
                <w:noProof/>
                <w:webHidden/>
              </w:rPr>
              <w:tab/>
            </w:r>
            <w:r>
              <w:rPr>
                <w:noProof/>
                <w:webHidden/>
              </w:rPr>
              <w:fldChar w:fldCharType="begin"/>
            </w:r>
            <w:r>
              <w:rPr>
                <w:noProof/>
                <w:webHidden/>
              </w:rPr>
              <w:instrText xml:space="preserve"> PAGEREF _Toc152758676 \h </w:instrText>
            </w:r>
            <w:r>
              <w:rPr>
                <w:noProof/>
                <w:webHidden/>
              </w:rPr>
            </w:r>
            <w:r>
              <w:rPr>
                <w:noProof/>
                <w:webHidden/>
              </w:rPr>
              <w:fldChar w:fldCharType="separate"/>
            </w:r>
            <w:r>
              <w:rPr>
                <w:noProof/>
                <w:webHidden/>
              </w:rPr>
              <w:t>264</w:t>
            </w:r>
            <w:r>
              <w:rPr>
                <w:noProof/>
                <w:webHidden/>
              </w:rPr>
              <w:fldChar w:fldCharType="end"/>
            </w:r>
          </w:hyperlink>
        </w:p>
        <w:p w14:paraId="5B7584B7" w14:textId="6EAE459B" w:rsidR="00B04EA6" w:rsidRDefault="00B04EA6">
          <w:pPr>
            <w:pStyle w:val="TOC2"/>
            <w:rPr>
              <w:rFonts w:cstheme="minorBidi"/>
              <w:b w:val="0"/>
              <w:bCs w:val="0"/>
              <w:noProof/>
              <w:kern w:val="2"/>
              <w:sz w:val="22"/>
              <w:szCs w:val="22"/>
              <w:lang w:val="en-US"/>
              <w14:ligatures w14:val="standardContextual"/>
            </w:rPr>
          </w:pPr>
          <w:hyperlink w:anchor="_Toc152758677" w:history="1">
            <w:r w:rsidRPr="00C21163">
              <w:rPr>
                <w:rStyle w:val="Hyperlink"/>
                <w:noProof/>
              </w:rPr>
              <w:t>6.3</w:t>
            </w:r>
            <w:r>
              <w:rPr>
                <w:rFonts w:cstheme="minorBidi"/>
                <w:b w:val="0"/>
                <w:bCs w:val="0"/>
                <w:noProof/>
                <w:kern w:val="2"/>
                <w:sz w:val="22"/>
                <w:szCs w:val="22"/>
                <w:lang w:val="en-US"/>
                <w14:ligatures w14:val="standardContextual"/>
              </w:rPr>
              <w:tab/>
            </w:r>
            <w:r w:rsidRPr="00C21163">
              <w:rPr>
                <w:rStyle w:val="Hyperlink"/>
                <w:noProof/>
              </w:rPr>
              <w:t>Manure spreading emissions</w:t>
            </w:r>
            <w:r>
              <w:rPr>
                <w:noProof/>
                <w:webHidden/>
              </w:rPr>
              <w:tab/>
            </w:r>
            <w:r>
              <w:rPr>
                <w:noProof/>
                <w:webHidden/>
              </w:rPr>
              <w:fldChar w:fldCharType="begin"/>
            </w:r>
            <w:r>
              <w:rPr>
                <w:noProof/>
                <w:webHidden/>
              </w:rPr>
              <w:instrText xml:space="preserve"> PAGEREF _Toc152758677 \h </w:instrText>
            </w:r>
            <w:r>
              <w:rPr>
                <w:noProof/>
                <w:webHidden/>
              </w:rPr>
            </w:r>
            <w:r>
              <w:rPr>
                <w:noProof/>
                <w:webHidden/>
              </w:rPr>
              <w:fldChar w:fldCharType="separate"/>
            </w:r>
            <w:r>
              <w:rPr>
                <w:noProof/>
                <w:webHidden/>
              </w:rPr>
              <w:t>264</w:t>
            </w:r>
            <w:r>
              <w:rPr>
                <w:noProof/>
                <w:webHidden/>
              </w:rPr>
              <w:fldChar w:fldCharType="end"/>
            </w:r>
          </w:hyperlink>
        </w:p>
        <w:p w14:paraId="4671578B" w14:textId="2E2D4611" w:rsidR="00B04EA6" w:rsidRDefault="00B04EA6">
          <w:pPr>
            <w:pStyle w:val="TOC3"/>
            <w:rPr>
              <w:rFonts w:cstheme="minorBidi"/>
              <w:noProof/>
              <w:kern w:val="2"/>
              <w:sz w:val="22"/>
              <w:szCs w:val="22"/>
              <w:lang w:val="en-US"/>
              <w14:ligatures w14:val="standardContextual"/>
            </w:rPr>
          </w:pPr>
          <w:hyperlink w:anchor="_Toc152758678" w:history="1">
            <w:r w:rsidRPr="00C21163">
              <w:rPr>
                <w:rStyle w:val="Hyperlink"/>
                <w:noProof/>
              </w:rPr>
              <w:t>6.3.1</w:t>
            </w:r>
            <w:r>
              <w:rPr>
                <w:rFonts w:cstheme="minorBidi"/>
                <w:noProof/>
                <w:kern w:val="2"/>
                <w:sz w:val="22"/>
                <w:szCs w:val="22"/>
                <w:lang w:val="en-US"/>
                <w14:ligatures w14:val="standardContextual"/>
              </w:rPr>
              <w:tab/>
            </w:r>
            <w:r w:rsidRPr="00C21163">
              <w:rPr>
                <w:rStyle w:val="Hyperlink"/>
                <w:noProof/>
              </w:rPr>
              <w:t>For liquid manure spreading</w:t>
            </w:r>
            <w:r>
              <w:rPr>
                <w:noProof/>
                <w:webHidden/>
              </w:rPr>
              <w:tab/>
            </w:r>
            <w:r>
              <w:rPr>
                <w:noProof/>
                <w:webHidden/>
              </w:rPr>
              <w:fldChar w:fldCharType="begin"/>
            </w:r>
            <w:r>
              <w:rPr>
                <w:noProof/>
                <w:webHidden/>
              </w:rPr>
              <w:instrText xml:space="preserve"> PAGEREF _Toc152758678 \h </w:instrText>
            </w:r>
            <w:r>
              <w:rPr>
                <w:noProof/>
                <w:webHidden/>
              </w:rPr>
            </w:r>
            <w:r>
              <w:rPr>
                <w:noProof/>
                <w:webHidden/>
              </w:rPr>
              <w:fldChar w:fldCharType="separate"/>
            </w:r>
            <w:r>
              <w:rPr>
                <w:noProof/>
                <w:webHidden/>
              </w:rPr>
              <w:t>265</w:t>
            </w:r>
            <w:r>
              <w:rPr>
                <w:noProof/>
                <w:webHidden/>
              </w:rPr>
              <w:fldChar w:fldCharType="end"/>
            </w:r>
          </w:hyperlink>
        </w:p>
        <w:p w14:paraId="05383B07" w14:textId="2A141D52" w:rsidR="00B04EA6" w:rsidRDefault="00B04EA6">
          <w:pPr>
            <w:pStyle w:val="TOC3"/>
            <w:rPr>
              <w:rFonts w:cstheme="minorBidi"/>
              <w:noProof/>
              <w:kern w:val="2"/>
              <w:sz w:val="22"/>
              <w:szCs w:val="22"/>
              <w:lang w:val="en-US"/>
              <w14:ligatures w14:val="standardContextual"/>
            </w:rPr>
          </w:pPr>
          <w:hyperlink w:anchor="_Toc152758679" w:history="1">
            <w:r w:rsidRPr="00C21163">
              <w:rPr>
                <w:rStyle w:val="Hyperlink"/>
                <w:noProof/>
              </w:rPr>
              <w:t>6.3.2</w:t>
            </w:r>
            <w:r>
              <w:rPr>
                <w:rFonts w:cstheme="minorBidi"/>
                <w:noProof/>
                <w:kern w:val="2"/>
                <w:sz w:val="22"/>
                <w:szCs w:val="22"/>
                <w:lang w:val="en-US"/>
                <w14:ligatures w14:val="standardContextual"/>
              </w:rPr>
              <w:tab/>
            </w:r>
            <w:r w:rsidRPr="00C21163">
              <w:rPr>
                <w:rStyle w:val="Hyperlink"/>
                <w:noProof/>
              </w:rPr>
              <w:t>For solid manure spreading</w:t>
            </w:r>
            <w:r>
              <w:rPr>
                <w:noProof/>
                <w:webHidden/>
              </w:rPr>
              <w:tab/>
            </w:r>
            <w:r>
              <w:rPr>
                <w:noProof/>
                <w:webHidden/>
              </w:rPr>
              <w:fldChar w:fldCharType="begin"/>
            </w:r>
            <w:r>
              <w:rPr>
                <w:noProof/>
                <w:webHidden/>
              </w:rPr>
              <w:instrText xml:space="preserve"> PAGEREF _Toc152758679 \h </w:instrText>
            </w:r>
            <w:r>
              <w:rPr>
                <w:noProof/>
                <w:webHidden/>
              </w:rPr>
            </w:r>
            <w:r>
              <w:rPr>
                <w:noProof/>
                <w:webHidden/>
              </w:rPr>
              <w:fldChar w:fldCharType="separate"/>
            </w:r>
            <w:r>
              <w:rPr>
                <w:noProof/>
                <w:webHidden/>
              </w:rPr>
              <w:t>265</w:t>
            </w:r>
            <w:r>
              <w:rPr>
                <w:noProof/>
                <w:webHidden/>
              </w:rPr>
              <w:fldChar w:fldCharType="end"/>
            </w:r>
          </w:hyperlink>
        </w:p>
        <w:p w14:paraId="593D329D" w14:textId="727E21C7" w:rsidR="00B04EA6" w:rsidRDefault="00B04EA6">
          <w:pPr>
            <w:pStyle w:val="TOC2"/>
            <w:rPr>
              <w:rFonts w:cstheme="minorBidi"/>
              <w:b w:val="0"/>
              <w:bCs w:val="0"/>
              <w:noProof/>
              <w:kern w:val="2"/>
              <w:sz w:val="22"/>
              <w:szCs w:val="22"/>
              <w:lang w:val="en-US"/>
              <w14:ligatures w14:val="standardContextual"/>
            </w:rPr>
          </w:pPr>
          <w:hyperlink w:anchor="_Toc152758680" w:history="1">
            <w:r w:rsidRPr="00C21163">
              <w:rPr>
                <w:rStyle w:val="Hyperlink"/>
                <w:noProof/>
              </w:rPr>
              <w:t>6.4</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_Toc152758680 \h </w:instrText>
            </w:r>
            <w:r>
              <w:rPr>
                <w:noProof/>
                <w:webHidden/>
              </w:rPr>
            </w:r>
            <w:r>
              <w:rPr>
                <w:noProof/>
                <w:webHidden/>
              </w:rPr>
              <w:fldChar w:fldCharType="separate"/>
            </w:r>
            <w:r>
              <w:rPr>
                <w:noProof/>
                <w:webHidden/>
              </w:rPr>
              <w:t>266</w:t>
            </w:r>
            <w:r>
              <w:rPr>
                <w:noProof/>
                <w:webHidden/>
              </w:rPr>
              <w:fldChar w:fldCharType="end"/>
            </w:r>
          </w:hyperlink>
        </w:p>
        <w:p w14:paraId="1BCB9E48" w14:textId="529EC911"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681" w:history="1">
            <w:r w:rsidRPr="00C21163">
              <w:rPr>
                <w:rStyle w:val="Hyperlink"/>
                <w:noProof/>
              </w:rPr>
              <w:t>7</w:t>
            </w:r>
            <w:r>
              <w:rPr>
                <w:rFonts w:asciiTheme="minorHAnsi" w:hAnsiTheme="minorHAnsi"/>
                <w:b w:val="0"/>
                <w:bCs w:val="0"/>
                <w:caps w:val="0"/>
                <w:noProof/>
                <w:kern w:val="2"/>
                <w:sz w:val="22"/>
                <w:szCs w:val="22"/>
                <w:lang w:val="en-US"/>
                <w14:ligatures w14:val="standardContextual"/>
              </w:rPr>
              <w:tab/>
            </w:r>
            <w:r w:rsidRPr="00C21163">
              <w:rPr>
                <w:rStyle w:val="Hyperlink"/>
                <w:noProof/>
              </w:rPr>
              <w:t>Economics</w:t>
            </w:r>
            <w:r>
              <w:rPr>
                <w:noProof/>
                <w:webHidden/>
              </w:rPr>
              <w:tab/>
            </w:r>
            <w:r>
              <w:rPr>
                <w:noProof/>
                <w:webHidden/>
              </w:rPr>
              <w:fldChar w:fldCharType="begin"/>
            </w:r>
            <w:r>
              <w:rPr>
                <w:noProof/>
                <w:webHidden/>
              </w:rPr>
              <w:instrText xml:space="preserve"> PAGEREF _Toc152758681 \h </w:instrText>
            </w:r>
            <w:r>
              <w:rPr>
                <w:noProof/>
                <w:webHidden/>
              </w:rPr>
            </w:r>
            <w:r>
              <w:rPr>
                <w:noProof/>
                <w:webHidden/>
              </w:rPr>
              <w:fldChar w:fldCharType="separate"/>
            </w:r>
            <w:r>
              <w:rPr>
                <w:noProof/>
                <w:webHidden/>
              </w:rPr>
              <w:t>268</w:t>
            </w:r>
            <w:r>
              <w:rPr>
                <w:noProof/>
                <w:webHidden/>
              </w:rPr>
              <w:fldChar w:fldCharType="end"/>
            </w:r>
          </w:hyperlink>
        </w:p>
        <w:p w14:paraId="6D84038D" w14:textId="3235F45D" w:rsidR="00B04EA6" w:rsidRDefault="00B04EA6">
          <w:pPr>
            <w:pStyle w:val="TOC2"/>
            <w:rPr>
              <w:rFonts w:cstheme="minorBidi"/>
              <w:b w:val="0"/>
              <w:bCs w:val="0"/>
              <w:noProof/>
              <w:kern w:val="2"/>
              <w:sz w:val="22"/>
              <w:szCs w:val="22"/>
              <w:lang w:val="en-US"/>
              <w14:ligatures w14:val="standardContextual"/>
            </w:rPr>
          </w:pPr>
          <w:hyperlink w:anchor="_Toc152758682" w:history="1">
            <w:r w:rsidRPr="00C21163">
              <w:rPr>
                <w:rStyle w:val="Hyperlink"/>
                <w:noProof/>
              </w:rPr>
              <w:t>7.1</w:t>
            </w:r>
            <w:r>
              <w:rPr>
                <w:rFonts w:cstheme="minorBidi"/>
                <w:b w:val="0"/>
                <w:bCs w:val="0"/>
                <w:noProof/>
                <w:kern w:val="2"/>
                <w:sz w:val="22"/>
                <w:szCs w:val="22"/>
                <w:lang w:val="en-US"/>
                <w14:ligatures w14:val="standardContextual"/>
              </w:rPr>
              <w:tab/>
            </w:r>
            <w:r w:rsidRPr="00C21163">
              <w:rPr>
                <w:rStyle w:val="Hyperlink"/>
                <w:noProof/>
              </w:rPr>
              <w:t>Crops &amp; grasslands</w:t>
            </w:r>
            <w:r>
              <w:rPr>
                <w:noProof/>
                <w:webHidden/>
              </w:rPr>
              <w:tab/>
            </w:r>
            <w:r>
              <w:rPr>
                <w:noProof/>
                <w:webHidden/>
              </w:rPr>
              <w:fldChar w:fldCharType="begin"/>
            </w:r>
            <w:r>
              <w:rPr>
                <w:noProof/>
                <w:webHidden/>
              </w:rPr>
              <w:instrText xml:space="preserve"> PAGEREF _Toc152758682 \h </w:instrText>
            </w:r>
            <w:r>
              <w:rPr>
                <w:noProof/>
                <w:webHidden/>
              </w:rPr>
            </w:r>
            <w:r>
              <w:rPr>
                <w:noProof/>
                <w:webHidden/>
              </w:rPr>
              <w:fldChar w:fldCharType="separate"/>
            </w:r>
            <w:r>
              <w:rPr>
                <w:noProof/>
                <w:webHidden/>
              </w:rPr>
              <w:t>268</w:t>
            </w:r>
            <w:r>
              <w:rPr>
                <w:noProof/>
                <w:webHidden/>
              </w:rPr>
              <w:fldChar w:fldCharType="end"/>
            </w:r>
          </w:hyperlink>
        </w:p>
        <w:p w14:paraId="7C89186D" w14:textId="7B98FD2B" w:rsidR="00B04EA6" w:rsidRDefault="00B04EA6">
          <w:pPr>
            <w:pStyle w:val="TOC2"/>
            <w:rPr>
              <w:rFonts w:cstheme="minorBidi"/>
              <w:b w:val="0"/>
              <w:bCs w:val="0"/>
              <w:noProof/>
              <w:kern w:val="2"/>
              <w:sz w:val="22"/>
              <w:szCs w:val="22"/>
              <w:lang w:val="en-US"/>
              <w14:ligatures w14:val="standardContextual"/>
            </w:rPr>
          </w:pPr>
          <w:hyperlink w:anchor="_Toc152758683" w:history="1">
            <w:r w:rsidRPr="00C21163">
              <w:rPr>
                <w:rStyle w:val="Hyperlink"/>
                <w:noProof/>
              </w:rPr>
              <w:t>7.2</w:t>
            </w:r>
            <w:r>
              <w:rPr>
                <w:rFonts w:cstheme="minorBidi"/>
                <w:b w:val="0"/>
                <w:bCs w:val="0"/>
                <w:noProof/>
                <w:kern w:val="2"/>
                <w:sz w:val="22"/>
                <w:szCs w:val="22"/>
                <w:lang w:val="en-US"/>
                <w14:ligatures w14:val="standardContextual"/>
              </w:rPr>
              <w:tab/>
            </w:r>
            <w:r w:rsidRPr="00C21163">
              <w:rPr>
                <w:rStyle w:val="Hyperlink"/>
                <w:noProof/>
              </w:rPr>
              <w:t>Trees</w:t>
            </w:r>
            <w:r>
              <w:rPr>
                <w:noProof/>
                <w:webHidden/>
              </w:rPr>
              <w:tab/>
            </w:r>
            <w:r>
              <w:rPr>
                <w:noProof/>
                <w:webHidden/>
              </w:rPr>
              <w:fldChar w:fldCharType="begin"/>
            </w:r>
            <w:r>
              <w:rPr>
                <w:noProof/>
                <w:webHidden/>
              </w:rPr>
              <w:instrText xml:space="preserve"> PAGEREF _Toc152758683 \h </w:instrText>
            </w:r>
            <w:r>
              <w:rPr>
                <w:noProof/>
                <w:webHidden/>
              </w:rPr>
            </w:r>
            <w:r>
              <w:rPr>
                <w:noProof/>
                <w:webHidden/>
              </w:rPr>
              <w:fldChar w:fldCharType="separate"/>
            </w:r>
            <w:r>
              <w:rPr>
                <w:noProof/>
                <w:webHidden/>
              </w:rPr>
              <w:t>268</w:t>
            </w:r>
            <w:r>
              <w:rPr>
                <w:noProof/>
                <w:webHidden/>
              </w:rPr>
              <w:fldChar w:fldCharType="end"/>
            </w:r>
          </w:hyperlink>
        </w:p>
        <w:p w14:paraId="327B167E" w14:textId="26B49AB9" w:rsidR="00B04EA6" w:rsidRDefault="00B04EA6">
          <w:pPr>
            <w:pStyle w:val="TOC2"/>
            <w:rPr>
              <w:rFonts w:cstheme="minorBidi"/>
              <w:b w:val="0"/>
              <w:bCs w:val="0"/>
              <w:noProof/>
              <w:kern w:val="2"/>
              <w:sz w:val="22"/>
              <w:szCs w:val="22"/>
              <w:lang w:val="en-US"/>
              <w14:ligatures w14:val="standardContextual"/>
            </w:rPr>
          </w:pPr>
          <w:hyperlink w:anchor="_Toc152758684" w:history="1">
            <w:r w:rsidRPr="00C21163">
              <w:rPr>
                <w:rStyle w:val="Hyperlink"/>
                <w:noProof/>
              </w:rPr>
              <w:t>7.3</w:t>
            </w:r>
            <w:r>
              <w:rPr>
                <w:rFonts w:cstheme="minorBidi"/>
                <w:b w:val="0"/>
                <w:bCs w:val="0"/>
                <w:noProof/>
                <w:kern w:val="2"/>
                <w:sz w:val="22"/>
                <w:szCs w:val="22"/>
                <w:lang w:val="en-US"/>
                <w14:ligatures w14:val="standardContextual"/>
              </w:rPr>
              <w:tab/>
            </w:r>
            <w:r w:rsidRPr="00C21163">
              <w:rPr>
                <w:rStyle w:val="Hyperlink"/>
                <w:noProof/>
              </w:rPr>
              <w:t>Beef</w:t>
            </w:r>
            <w:r>
              <w:rPr>
                <w:noProof/>
                <w:webHidden/>
              </w:rPr>
              <w:tab/>
            </w:r>
            <w:r>
              <w:rPr>
                <w:noProof/>
                <w:webHidden/>
              </w:rPr>
              <w:fldChar w:fldCharType="begin"/>
            </w:r>
            <w:r>
              <w:rPr>
                <w:noProof/>
                <w:webHidden/>
              </w:rPr>
              <w:instrText xml:space="preserve"> PAGEREF _Toc152758684 \h </w:instrText>
            </w:r>
            <w:r>
              <w:rPr>
                <w:noProof/>
                <w:webHidden/>
              </w:rPr>
            </w:r>
            <w:r>
              <w:rPr>
                <w:noProof/>
                <w:webHidden/>
              </w:rPr>
              <w:fldChar w:fldCharType="separate"/>
            </w:r>
            <w:r>
              <w:rPr>
                <w:noProof/>
                <w:webHidden/>
              </w:rPr>
              <w:t>268</w:t>
            </w:r>
            <w:r>
              <w:rPr>
                <w:noProof/>
                <w:webHidden/>
              </w:rPr>
              <w:fldChar w:fldCharType="end"/>
            </w:r>
          </w:hyperlink>
        </w:p>
        <w:p w14:paraId="371AB438" w14:textId="65923ECF" w:rsidR="00B04EA6" w:rsidRDefault="00B04EA6">
          <w:pPr>
            <w:pStyle w:val="TOC2"/>
            <w:rPr>
              <w:rFonts w:cstheme="minorBidi"/>
              <w:b w:val="0"/>
              <w:bCs w:val="0"/>
              <w:noProof/>
              <w:kern w:val="2"/>
              <w:sz w:val="22"/>
              <w:szCs w:val="22"/>
              <w:lang w:val="en-US"/>
              <w14:ligatures w14:val="standardContextual"/>
            </w:rPr>
          </w:pPr>
          <w:hyperlink w:anchor="_Toc152758685" w:history="1">
            <w:r w:rsidRPr="00C21163">
              <w:rPr>
                <w:rStyle w:val="Hyperlink"/>
                <w:noProof/>
              </w:rPr>
              <w:t>7.4</w:t>
            </w:r>
            <w:r>
              <w:rPr>
                <w:rFonts w:cstheme="minorBidi"/>
                <w:b w:val="0"/>
                <w:bCs w:val="0"/>
                <w:noProof/>
                <w:kern w:val="2"/>
                <w:sz w:val="22"/>
                <w:szCs w:val="22"/>
                <w:lang w:val="en-US"/>
                <w14:ligatures w14:val="standardContextual"/>
              </w:rPr>
              <w:tab/>
            </w:r>
            <w:r w:rsidRPr="00C21163">
              <w:rPr>
                <w:rStyle w:val="Hyperlink"/>
                <w:noProof/>
              </w:rPr>
              <w:t>Net return, contribution margin calculations and considerations</w:t>
            </w:r>
            <w:r>
              <w:rPr>
                <w:noProof/>
                <w:webHidden/>
              </w:rPr>
              <w:tab/>
            </w:r>
            <w:r>
              <w:rPr>
                <w:noProof/>
                <w:webHidden/>
              </w:rPr>
              <w:fldChar w:fldCharType="begin"/>
            </w:r>
            <w:r>
              <w:rPr>
                <w:noProof/>
                <w:webHidden/>
              </w:rPr>
              <w:instrText xml:space="preserve"> PAGEREF _Toc152758685 \h </w:instrText>
            </w:r>
            <w:r>
              <w:rPr>
                <w:noProof/>
                <w:webHidden/>
              </w:rPr>
            </w:r>
            <w:r>
              <w:rPr>
                <w:noProof/>
                <w:webHidden/>
              </w:rPr>
              <w:fldChar w:fldCharType="separate"/>
            </w:r>
            <w:r>
              <w:rPr>
                <w:noProof/>
                <w:webHidden/>
              </w:rPr>
              <w:t>268</w:t>
            </w:r>
            <w:r>
              <w:rPr>
                <w:noProof/>
                <w:webHidden/>
              </w:rPr>
              <w:fldChar w:fldCharType="end"/>
            </w:r>
          </w:hyperlink>
        </w:p>
        <w:p w14:paraId="16809705" w14:textId="43D7EC5A"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686" w:history="1">
            <w:r w:rsidRPr="00C21163">
              <w:rPr>
                <w:rStyle w:val="Hyperlink"/>
                <w:noProof/>
              </w:rPr>
              <w:t>8</w:t>
            </w:r>
            <w:r>
              <w:rPr>
                <w:rFonts w:asciiTheme="minorHAnsi" w:hAnsiTheme="minorHAnsi"/>
                <w:b w:val="0"/>
                <w:bCs w:val="0"/>
                <w:caps w:val="0"/>
                <w:noProof/>
                <w:kern w:val="2"/>
                <w:sz w:val="22"/>
                <w:szCs w:val="22"/>
                <w:lang w:val="en-US"/>
                <w14:ligatures w14:val="standardContextual"/>
              </w:rPr>
              <w:tab/>
            </w:r>
            <w:r w:rsidRPr="00C21163">
              <w:rPr>
                <w:rStyle w:val="Hyperlink"/>
                <w:noProof/>
              </w:rPr>
              <w:t>Summations</w:t>
            </w:r>
            <w:r>
              <w:rPr>
                <w:noProof/>
                <w:webHidden/>
              </w:rPr>
              <w:tab/>
            </w:r>
            <w:r>
              <w:rPr>
                <w:noProof/>
                <w:webHidden/>
              </w:rPr>
              <w:fldChar w:fldCharType="begin"/>
            </w:r>
            <w:r>
              <w:rPr>
                <w:noProof/>
                <w:webHidden/>
              </w:rPr>
              <w:instrText xml:space="preserve"> PAGEREF _Toc152758686 \h </w:instrText>
            </w:r>
            <w:r>
              <w:rPr>
                <w:noProof/>
                <w:webHidden/>
              </w:rPr>
            </w:r>
            <w:r>
              <w:rPr>
                <w:noProof/>
                <w:webHidden/>
              </w:rPr>
              <w:fldChar w:fldCharType="separate"/>
            </w:r>
            <w:r>
              <w:rPr>
                <w:noProof/>
                <w:webHidden/>
              </w:rPr>
              <w:t>269</w:t>
            </w:r>
            <w:r>
              <w:rPr>
                <w:noProof/>
                <w:webHidden/>
              </w:rPr>
              <w:fldChar w:fldCharType="end"/>
            </w:r>
          </w:hyperlink>
        </w:p>
        <w:p w14:paraId="5E2E6A04" w14:textId="30FF4D70" w:rsidR="00B04EA6" w:rsidRDefault="00B04EA6">
          <w:pPr>
            <w:pStyle w:val="TOC2"/>
            <w:rPr>
              <w:rFonts w:cstheme="minorBidi"/>
              <w:b w:val="0"/>
              <w:bCs w:val="0"/>
              <w:noProof/>
              <w:kern w:val="2"/>
              <w:sz w:val="22"/>
              <w:szCs w:val="22"/>
              <w:lang w:val="en-US"/>
              <w14:ligatures w14:val="standardContextual"/>
            </w:rPr>
          </w:pPr>
          <w:hyperlink w:anchor="_Toc152758687" w:history="1">
            <w:r w:rsidRPr="00C21163">
              <w:rPr>
                <w:rStyle w:val="Hyperlink"/>
                <w:noProof/>
              </w:rPr>
              <w:t>8.1</w:t>
            </w:r>
            <w:r>
              <w:rPr>
                <w:rFonts w:cstheme="minorBidi"/>
                <w:b w:val="0"/>
                <w:bCs w:val="0"/>
                <w:noProof/>
                <w:kern w:val="2"/>
                <w:sz w:val="22"/>
                <w:szCs w:val="22"/>
                <w:lang w:val="en-US"/>
                <w14:ligatures w14:val="standardContextual"/>
              </w:rPr>
              <w:tab/>
            </w:r>
            <w:r w:rsidRPr="00C21163">
              <w:rPr>
                <w:rStyle w:val="Hyperlink"/>
                <w:noProof/>
              </w:rPr>
              <w:t>N</w:t>
            </w:r>
            <w:r w:rsidRPr="00C21163">
              <w:rPr>
                <w:rStyle w:val="Hyperlink"/>
                <w:noProof/>
                <w:vertAlign w:val="subscript"/>
              </w:rPr>
              <w:t>2</w:t>
            </w:r>
            <w:r w:rsidRPr="00C21163">
              <w:rPr>
                <w:rStyle w:val="Hyperlink"/>
                <w:noProof/>
              </w:rPr>
              <w:t>O</w:t>
            </w:r>
            <w:r>
              <w:rPr>
                <w:noProof/>
                <w:webHidden/>
              </w:rPr>
              <w:tab/>
            </w:r>
            <w:r>
              <w:rPr>
                <w:noProof/>
                <w:webHidden/>
              </w:rPr>
              <w:fldChar w:fldCharType="begin"/>
            </w:r>
            <w:r>
              <w:rPr>
                <w:noProof/>
                <w:webHidden/>
              </w:rPr>
              <w:instrText xml:space="preserve"> PAGEREF _Toc152758687 \h </w:instrText>
            </w:r>
            <w:r>
              <w:rPr>
                <w:noProof/>
                <w:webHidden/>
              </w:rPr>
            </w:r>
            <w:r>
              <w:rPr>
                <w:noProof/>
                <w:webHidden/>
              </w:rPr>
              <w:fldChar w:fldCharType="separate"/>
            </w:r>
            <w:r>
              <w:rPr>
                <w:noProof/>
                <w:webHidden/>
              </w:rPr>
              <w:t>269</w:t>
            </w:r>
            <w:r>
              <w:rPr>
                <w:noProof/>
                <w:webHidden/>
              </w:rPr>
              <w:fldChar w:fldCharType="end"/>
            </w:r>
          </w:hyperlink>
        </w:p>
        <w:p w14:paraId="35A5F511" w14:textId="5F1D45D0" w:rsidR="00B04EA6" w:rsidRDefault="00B04EA6">
          <w:pPr>
            <w:pStyle w:val="TOC3"/>
            <w:rPr>
              <w:rFonts w:cstheme="minorBidi"/>
              <w:noProof/>
              <w:kern w:val="2"/>
              <w:sz w:val="22"/>
              <w:szCs w:val="22"/>
              <w:lang w:val="en-US"/>
              <w14:ligatures w14:val="standardContextual"/>
            </w:rPr>
          </w:pPr>
          <w:hyperlink w:anchor="_Toc152758688" w:history="1">
            <w:r w:rsidRPr="00C21163">
              <w:rPr>
                <w:rStyle w:val="Hyperlink"/>
                <w:noProof/>
              </w:rPr>
              <w:t>8.1.1</w:t>
            </w:r>
            <w:r>
              <w:rPr>
                <w:rFonts w:cstheme="minorBidi"/>
                <w:noProof/>
                <w:kern w:val="2"/>
                <w:sz w:val="22"/>
                <w:szCs w:val="22"/>
                <w:lang w:val="en-US"/>
                <w14:ligatures w14:val="standardContextual"/>
              </w:rPr>
              <w:tab/>
            </w:r>
            <w:r w:rsidRPr="00C21163">
              <w:rPr>
                <w:rStyle w:val="Hyperlink"/>
                <w:noProof/>
              </w:rPr>
              <w:t>Direct soil N</w:t>
            </w:r>
            <w:r w:rsidRPr="00C21163">
              <w:rPr>
                <w:rStyle w:val="Hyperlink"/>
                <w:noProof/>
                <w:vertAlign w:val="subscript"/>
              </w:rPr>
              <w:t>2</w:t>
            </w:r>
            <w:r w:rsidRPr="00C21163">
              <w:rPr>
                <w:rStyle w:val="Hyperlink"/>
                <w:noProof/>
              </w:rPr>
              <w:t>O</w:t>
            </w:r>
            <w:r>
              <w:rPr>
                <w:noProof/>
                <w:webHidden/>
              </w:rPr>
              <w:tab/>
            </w:r>
            <w:r>
              <w:rPr>
                <w:noProof/>
                <w:webHidden/>
              </w:rPr>
              <w:fldChar w:fldCharType="begin"/>
            </w:r>
            <w:r>
              <w:rPr>
                <w:noProof/>
                <w:webHidden/>
              </w:rPr>
              <w:instrText xml:space="preserve"> PAGEREF _Toc152758688 \h </w:instrText>
            </w:r>
            <w:r>
              <w:rPr>
                <w:noProof/>
                <w:webHidden/>
              </w:rPr>
            </w:r>
            <w:r>
              <w:rPr>
                <w:noProof/>
                <w:webHidden/>
              </w:rPr>
              <w:fldChar w:fldCharType="separate"/>
            </w:r>
            <w:r>
              <w:rPr>
                <w:noProof/>
                <w:webHidden/>
              </w:rPr>
              <w:t>269</w:t>
            </w:r>
            <w:r>
              <w:rPr>
                <w:noProof/>
                <w:webHidden/>
              </w:rPr>
              <w:fldChar w:fldCharType="end"/>
            </w:r>
          </w:hyperlink>
        </w:p>
        <w:p w14:paraId="3AB7704E" w14:textId="295B1E77" w:rsidR="00B04EA6" w:rsidRDefault="00B04EA6">
          <w:pPr>
            <w:pStyle w:val="TOC3"/>
            <w:rPr>
              <w:rFonts w:cstheme="minorBidi"/>
              <w:noProof/>
              <w:kern w:val="2"/>
              <w:sz w:val="22"/>
              <w:szCs w:val="22"/>
              <w:lang w:val="en-US"/>
              <w14:ligatures w14:val="standardContextual"/>
            </w:rPr>
          </w:pPr>
          <w:hyperlink w:anchor="_Toc152758689" w:history="1">
            <w:r w:rsidRPr="00C21163">
              <w:rPr>
                <w:rStyle w:val="Hyperlink"/>
                <w:noProof/>
              </w:rPr>
              <w:t>8.1.2</w:t>
            </w:r>
            <w:r>
              <w:rPr>
                <w:rFonts w:cstheme="minorBidi"/>
                <w:noProof/>
                <w:kern w:val="2"/>
                <w:sz w:val="22"/>
                <w:szCs w:val="22"/>
                <w:lang w:val="en-US"/>
                <w14:ligatures w14:val="standardContextual"/>
              </w:rPr>
              <w:tab/>
            </w:r>
            <w:r w:rsidRPr="00C21163">
              <w:rPr>
                <w:rStyle w:val="Hyperlink"/>
                <w:noProof/>
              </w:rPr>
              <w:t>Indirect soil N</w:t>
            </w:r>
            <w:r w:rsidRPr="00C21163">
              <w:rPr>
                <w:rStyle w:val="Hyperlink"/>
                <w:noProof/>
                <w:vertAlign w:val="subscript"/>
              </w:rPr>
              <w:t>2</w:t>
            </w:r>
            <w:r w:rsidRPr="00C21163">
              <w:rPr>
                <w:rStyle w:val="Hyperlink"/>
                <w:noProof/>
              </w:rPr>
              <w:t>O</w:t>
            </w:r>
            <w:r>
              <w:rPr>
                <w:noProof/>
                <w:webHidden/>
              </w:rPr>
              <w:tab/>
            </w:r>
            <w:r>
              <w:rPr>
                <w:noProof/>
                <w:webHidden/>
              </w:rPr>
              <w:fldChar w:fldCharType="begin"/>
            </w:r>
            <w:r>
              <w:rPr>
                <w:noProof/>
                <w:webHidden/>
              </w:rPr>
              <w:instrText xml:space="preserve"> PAGEREF _Toc152758689 \h </w:instrText>
            </w:r>
            <w:r>
              <w:rPr>
                <w:noProof/>
                <w:webHidden/>
              </w:rPr>
            </w:r>
            <w:r>
              <w:rPr>
                <w:noProof/>
                <w:webHidden/>
              </w:rPr>
              <w:fldChar w:fldCharType="separate"/>
            </w:r>
            <w:r>
              <w:rPr>
                <w:noProof/>
                <w:webHidden/>
              </w:rPr>
              <w:t>269</w:t>
            </w:r>
            <w:r>
              <w:rPr>
                <w:noProof/>
                <w:webHidden/>
              </w:rPr>
              <w:fldChar w:fldCharType="end"/>
            </w:r>
          </w:hyperlink>
        </w:p>
        <w:p w14:paraId="2A5C4617" w14:textId="6182BCD0" w:rsidR="00B04EA6" w:rsidRDefault="00B04EA6">
          <w:pPr>
            <w:pStyle w:val="TOC3"/>
            <w:rPr>
              <w:rFonts w:cstheme="minorBidi"/>
              <w:noProof/>
              <w:kern w:val="2"/>
              <w:sz w:val="22"/>
              <w:szCs w:val="22"/>
              <w:lang w:val="en-US"/>
              <w14:ligatures w14:val="standardContextual"/>
            </w:rPr>
          </w:pPr>
          <w:hyperlink w:anchor="_Toc152758690" w:history="1">
            <w:r w:rsidRPr="00C21163">
              <w:rPr>
                <w:rStyle w:val="Hyperlink"/>
                <w:noProof/>
              </w:rPr>
              <w:t>8.1.3</w:t>
            </w:r>
            <w:r>
              <w:rPr>
                <w:rFonts w:cstheme="minorBidi"/>
                <w:noProof/>
                <w:kern w:val="2"/>
                <w:sz w:val="22"/>
                <w:szCs w:val="22"/>
                <w:lang w:val="en-US"/>
                <w14:ligatures w14:val="standardContextual"/>
              </w:rPr>
              <w:tab/>
            </w:r>
            <w:r w:rsidRPr="00C21163">
              <w:rPr>
                <w:rStyle w:val="Hyperlink"/>
                <w:noProof/>
              </w:rPr>
              <w:t>Direct manure N</w:t>
            </w:r>
            <w:r w:rsidRPr="00C21163">
              <w:rPr>
                <w:rStyle w:val="Hyperlink"/>
                <w:noProof/>
                <w:vertAlign w:val="subscript"/>
              </w:rPr>
              <w:t>2</w:t>
            </w:r>
            <w:r w:rsidRPr="00C21163">
              <w:rPr>
                <w:rStyle w:val="Hyperlink"/>
                <w:noProof/>
              </w:rPr>
              <w:t>O</w:t>
            </w:r>
            <w:r>
              <w:rPr>
                <w:noProof/>
                <w:webHidden/>
              </w:rPr>
              <w:tab/>
            </w:r>
            <w:r>
              <w:rPr>
                <w:noProof/>
                <w:webHidden/>
              </w:rPr>
              <w:fldChar w:fldCharType="begin"/>
            </w:r>
            <w:r>
              <w:rPr>
                <w:noProof/>
                <w:webHidden/>
              </w:rPr>
              <w:instrText xml:space="preserve"> PAGEREF _Toc152758690 \h </w:instrText>
            </w:r>
            <w:r>
              <w:rPr>
                <w:noProof/>
                <w:webHidden/>
              </w:rPr>
            </w:r>
            <w:r>
              <w:rPr>
                <w:noProof/>
                <w:webHidden/>
              </w:rPr>
              <w:fldChar w:fldCharType="separate"/>
            </w:r>
            <w:r>
              <w:rPr>
                <w:noProof/>
                <w:webHidden/>
              </w:rPr>
              <w:t>269</w:t>
            </w:r>
            <w:r>
              <w:rPr>
                <w:noProof/>
                <w:webHidden/>
              </w:rPr>
              <w:fldChar w:fldCharType="end"/>
            </w:r>
          </w:hyperlink>
        </w:p>
        <w:p w14:paraId="30F9AD75" w14:textId="15223AD7" w:rsidR="00B04EA6" w:rsidRDefault="00B04EA6">
          <w:pPr>
            <w:pStyle w:val="TOC3"/>
            <w:rPr>
              <w:rFonts w:cstheme="minorBidi"/>
              <w:noProof/>
              <w:kern w:val="2"/>
              <w:sz w:val="22"/>
              <w:szCs w:val="22"/>
              <w:lang w:val="en-US"/>
              <w14:ligatures w14:val="standardContextual"/>
            </w:rPr>
          </w:pPr>
          <w:hyperlink w:anchor="_Toc152758691" w:history="1">
            <w:r w:rsidRPr="00C21163">
              <w:rPr>
                <w:rStyle w:val="Hyperlink"/>
                <w:noProof/>
              </w:rPr>
              <w:t>8.1.4</w:t>
            </w:r>
            <w:r>
              <w:rPr>
                <w:rFonts w:cstheme="minorBidi"/>
                <w:noProof/>
                <w:kern w:val="2"/>
                <w:sz w:val="22"/>
                <w:szCs w:val="22"/>
                <w:lang w:val="en-US"/>
                <w14:ligatures w14:val="standardContextual"/>
              </w:rPr>
              <w:tab/>
            </w:r>
            <w:r w:rsidRPr="00C21163">
              <w:rPr>
                <w:rStyle w:val="Hyperlink"/>
                <w:noProof/>
              </w:rPr>
              <w:t>Indirect manure N</w:t>
            </w:r>
            <w:r w:rsidRPr="00C21163">
              <w:rPr>
                <w:rStyle w:val="Hyperlink"/>
                <w:noProof/>
                <w:vertAlign w:val="subscript"/>
              </w:rPr>
              <w:t>2</w:t>
            </w:r>
            <w:r w:rsidRPr="00C21163">
              <w:rPr>
                <w:rStyle w:val="Hyperlink"/>
                <w:noProof/>
              </w:rPr>
              <w:t>O</w:t>
            </w:r>
            <w:r>
              <w:rPr>
                <w:noProof/>
                <w:webHidden/>
              </w:rPr>
              <w:tab/>
            </w:r>
            <w:r>
              <w:rPr>
                <w:noProof/>
                <w:webHidden/>
              </w:rPr>
              <w:fldChar w:fldCharType="begin"/>
            </w:r>
            <w:r>
              <w:rPr>
                <w:noProof/>
                <w:webHidden/>
              </w:rPr>
              <w:instrText xml:space="preserve"> PAGEREF _Toc152758691 \h </w:instrText>
            </w:r>
            <w:r>
              <w:rPr>
                <w:noProof/>
                <w:webHidden/>
              </w:rPr>
            </w:r>
            <w:r>
              <w:rPr>
                <w:noProof/>
                <w:webHidden/>
              </w:rPr>
              <w:fldChar w:fldCharType="separate"/>
            </w:r>
            <w:r>
              <w:rPr>
                <w:noProof/>
                <w:webHidden/>
              </w:rPr>
              <w:t>269</w:t>
            </w:r>
            <w:r>
              <w:rPr>
                <w:noProof/>
                <w:webHidden/>
              </w:rPr>
              <w:fldChar w:fldCharType="end"/>
            </w:r>
          </w:hyperlink>
        </w:p>
        <w:p w14:paraId="758037D1" w14:textId="257F9FB9" w:rsidR="00B04EA6" w:rsidRDefault="00B04EA6">
          <w:pPr>
            <w:pStyle w:val="TOC2"/>
            <w:rPr>
              <w:rFonts w:cstheme="minorBidi"/>
              <w:b w:val="0"/>
              <w:bCs w:val="0"/>
              <w:noProof/>
              <w:kern w:val="2"/>
              <w:sz w:val="22"/>
              <w:szCs w:val="22"/>
              <w:lang w:val="en-US"/>
              <w14:ligatures w14:val="standardContextual"/>
            </w:rPr>
          </w:pPr>
          <w:hyperlink w:anchor="_Toc152758692" w:history="1">
            <w:r w:rsidRPr="00C21163">
              <w:rPr>
                <w:rStyle w:val="Hyperlink"/>
                <w:noProof/>
              </w:rPr>
              <w:t>8.2</w:t>
            </w:r>
            <w:r>
              <w:rPr>
                <w:rFonts w:cstheme="minorBidi"/>
                <w:b w:val="0"/>
                <w:bCs w:val="0"/>
                <w:noProof/>
                <w:kern w:val="2"/>
                <w:sz w:val="22"/>
                <w:szCs w:val="22"/>
                <w:lang w:val="en-US"/>
                <w14:ligatures w14:val="standardContextual"/>
              </w:rPr>
              <w:tab/>
            </w:r>
            <w:r w:rsidRPr="00C21163">
              <w:rPr>
                <w:rStyle w:val="Hyperlink"/>
                <w:noProof/>
              </w:rPr>
              <w:t>Carbon</w:t>
            </w:r>
            <w:r>
              <w:rPr>
                <w:noProof/>
                <w:webHidden/>
              </w:rPr>
              <w:tab/>
            </w:r>
            <w:r>
              <w:rPr>
                <w:noProof/>
                <w:webHidden/>
              </w:rPr>
              <w:fldChar w:fldCharType="begin"/>
            </w:r>
            <w:r>
              <w:rPr>
                <w:noProof/>
                <w:webHidden/>
              </w:rPr>
              <w:instrText xml:space="preserve"> PAGEREF _Toc152758692 \h </w:instrText>
            </w:r>
            <w:r>
              <w:rPr>
                <w:noProof/>
                <w:webHidden/>
              </w:rPr>
            </w:r>
            <w:r>
              <w:rPr>
                <w:noProof/>
                <w:webHidden/>
              </w:rPr>
              <w:fldChar w:fldCharType="separate"/>
            </w:r>
            <w:r>
              <w:rPr>
                <w:noProof/>
                <w:webHidden/>
              </w:rPr>
              <w:t>269</w:t>
            </w:r>
            <w:r>
              <w:rPr>
                <w:noProof/>
                <w:webHidden/>
              </w:rPr>
              <w:fldChar w:fldCharType="end"/>
            </w:r>
          </w:hyperlink>
        </w:p>
        <w:p w14:paraId="52EA56B8" w14:textId="29E6B28A" w:rsidR="00B04EA6" w:rsidRDefault="00B04EA6">
          <w:pPr>
            <w:pStyle w:val="TOC3"/>
            <w:rPr>
              <w:rFonts w:cstheme="minorBidi"/>
              <w:noProof/>
              <w:kern w:val="2"/>
              <w:sz w:val="22"/>
              <w:szCs w:val="22"/>
              <w:lang w:val="en-US"/>
              <w14:ligatures w14:val="standardContextual"/>
            </w:rPr>
          </w:pPr>
          <w:hyperlink w:anchor="_Toc152758693" w:history="1">
            <w:r w:rsidRPr="00C21163">
              <w:rPr>
                <w:rStyle w:val="Hyperlink"/>
                <w:noProof/>
              </w:rPr>
              <w:t>8.2.1</w:t>
            </w:r>
            <w:r>
              <w:rPr>
                <w:rFonts w:cstheme="minorBidi"/>
                <w:noProof/>
                <w:kern w:val="2"/>
                <w:sz w:val="22"/>
                <w:szCs w:val="22"/>
                <w:lang w:val="en-US"/>
                <w14:ligatures w14:val="standardContextual"/>
              </w:rPr>
              <w:tab/>
            </w:r>
            <w:r w:rsidRPr="00C21163">
              <w:rPr>
                <w:rStyle w:val="Hyperlink"/>
                <w:noProof/>
              </w:rPr>
              <w:t>Soil Carbon</w:t>
            </w:r>
            <w:r>
              <w:rPr>
                <w:noProof/>
                <w:webHidden/>
              </w:rPr>
              <w:tab/>
            </w:r>
            <w:r>
              <w:rPr>
                <w:noProof/>
                <w:webHidden/>
              </w:rPr>
              <w:fldChar w:fldCharType="begin"/>
            </w:r>
            <w:r>
              <w:rPr>
                <w:noProof/>
                <w:webHidden/>
              </w:rPr>
              <w:instrText xml:space="preserve"> PAGEREF _Toc152758693 \h </w:instrText>
            </w:r>
            <w:r>
              <w:rPr>
                <w:noProof/>
                <w:webHidden/>
              </w:rPr>
            </w:r>
            <w:r>
              <w:rPr>
                <w:noProof/>
                <w:webHidden/>
              </w:rPr>
              <w:fldChar w:fldCharType="separate"/>
            </w:r>
            <w:r>
              <w:rPr>
                <w:noProof/>
                <w:webHidden/>
              </w:rPr>
              <w:t>270</w:t>
            </w:r>
            <w:r>
              <w:rPr>
                <w:noProof/>
                <w:webHidden/>
              </w:rPr>
              <w:fldChar w:fldCharType="end"/>
            </w:r>
          </w:hyperlink>
        </w:p>
        <w:p w14:paraId="030DAC2F" w14:textId="61D8B491" w:rsidR="00B04EA6" w:rsidRDefault="00B04EA6">
          <w:pPr>
            <w:pStyle w:val="TOC3"/>
            <w:rPr>
              <w:rFonts w:cstheme="minorBidi"/>
              <w:noProof/>
              <w:kern w:val="2"/>
              <w:sz w:val="22"/>
              <w:szCs w:val="22"/>
              <w:lang w:val="en-US"/>
              <w14:ligatures w14:val="standardContextual"/>
            </w:rPr>
          </w:pPr>
          <w:hyperlink w:anchor="_Toc152758694" w:history="1">
            <w:r w:rsidRPr="00C21163">
              <w:rPr>
                <w:rStyle w:val="Hyperlink"/>
                <w:noProof/>
              </w:rPr>
              <w:t>8.2.2</w:t>
            </w:r>
            <w:r>
              <w:rPr>
                <w:rFonts w:cstheme="minorBidi"/>
                <w:noProof/>
                <w:kern w:val="2"/>
                <w:sz w:val="22"/>
                <w:szCs w:val="22"/>
                <w:lang w:val="en-US"/>
                <w14:ligatures w14:val="standardContextual"/>
              </w:rPr>
              <w:tab/>
            </w:r>
            <w:r w:rsidRPr="00C21163">
              <w:rPr>
                <w:rStyle w:val="Hyperlink"/>
                <w:noProof/>
              </w:rPr>
              <w:t>Shelterbelt and linear plantings carbon</w:t>
            </w:r>
            <w:r>
              <w:rPr>
                <w:noProof/>
                <w:webHidden/>
              </w:rPr>
              <w:tab/>
            </w:r>
            <w:r>
              <w:rPr>
                <w:noProof/>
                <w:webHidden/>
              </w:rPr>
              <w:fldChar w:fldCharType="begin"/>
            </w:r>
            <w:r>
              <w:rPr>
                <w:noProof/>
                <w:webHidden/>
              </w:rPr>
              <w:instrText xml:space="preserve"> PAGEREF _Toc152758694 \h </w:instrText>
            </w:r>
            <w:r>
              <w:rPr>
                <w:noProof/>
                <w:webHidden/>
              </w:rPr>
            </w:r>
            <w:r>
              <w:rPr>
                <w:noProof/>
                <w:webHidden/>
              </w:rPr>
              <w:fldChar w:fldCharType="separate"/>
            </w:r>
            <w:r>
              <w:rPr>
                <w:noProof/>
                <w:webHidden/>
              </w:rPr>
              <w:t>270</w:t>
            </w:r>
            <w:r>
              <w:rPr>
                <w:noProof/>
                <w:webHidden/>
              </w:rPr>
              <w:fldChar w:fldCharType="end"/>
            </w:r>
          </w:hyperlink>
        </w:p>
        <w:p w14:paraId="3E934AA9" w14:textId="01FB6647" w:rsidR="00B04EA6" w:rsidRDefault="00B04EA6">
          <w:pPr>
            <w:pStyle w:val="TOC3"/>
            <w:rPr>
              <w:rFonts w:cstheme="minorBidi"/>
              <w:noProof/>
              <w:kern w:val="2"/>
              <w:sz w:val="22"/>
              <w:szCs w:val="22"/>
              <w:lang w:val="en-US"/>
              <w14:ligatures w14:val="standardContextual"/>
            </w:rPr>
          </w:pPr>
          <w:hyperlink w:anchor="_Toc152758695" w:history="1">
            <w:r w:rsidRPr="00C21163">
              <w:rPr>
                <w:rStyle w:val="Hyperlink"/>
                <w:noProof/>
              </w:rPr>
              <w:t>8.2.3</w:t>
            </w:r>
            <w:r>
              <w:rPr>
                <w:rFonts w:cstheme="minorBidi"/>
                <w:noProof/>
                <w:kern w:val="2"/>
                <w:sz w:val="22"/>
                <w:szCs w:val="22"/>
                <w:lang w:val="en-US"/>
                <w14:ligatures w14:val="standardContextual"/>
              </w:rPr>
              <w:tab/>
            </w:r>
            <w:r w:rsidRPr="00C21163">
              <w:rPr>
                <w:rStyle w:val="Hyperlink"/>
                <w:noProof/>
              </w:rPr>
              <w:t>Energy CO</w:t>
            </w:r>
            <w:r w:rsidRPr="00C21163">
              <w:rPr>
                <w:rStyle w:val="Hyperlink"/>
                <w:noProof/>
                <w:vertAlign w:val="subscript"/>
              </w:rPr>
              <w:t>2</w:t>
            </w:r>
            <w:r>
              <w:rPr>
                <w:noProof/>
                <w:webHidden/>
              </w:rPr>
              <w:tab/>
            </w:r>
            <w:r>
              <w:rPr>
                <w:noProof/>
                <w:webHidden/>
              </w:rPr>
              <w:fldChar w:fldCharType="begin"/>
            </w:r>
            <w:r>
              <w:rPr>
                <w:noProof/>
                <w:webHidden/>
              </w:rPr>
              <w:instrText xml:space="preserve"> PAGEREF _Toc152758695 \h </w:instrText>
            </w:r>
            <w:r>
              <w:rPr>
                <w:noProof/>
                <w:webHidden/>
              </w:rPr>
            </w:r>
            <w:r>
              <w:rPr>
                <w:noProof/>
                <w:webHidden/>
              </w:rPr>
              <w:fldChar w:fldCharType="separate"/>
            </w:r>
            <w:r>
              <w:rPr>
                <w:noProof/>
                <w:webHidden/>
              </w:rPr>
              <w:t>270</w:t>
            </w:r>
            <w:r>
              <w:rPr>
                <w:noProof/>
                <w:webHidden/>
              </w:rPr>
              <w:fldChar w:fldCharType="end"/>
            </w:r>
          </w:hyperlink>
        </w:p>
        <w:p w14:paraId="33A40918" w14:textId="5B70C7C1" w:rsidR="00B04EA6" w:rsidRDefault="00B04EA6">
          <w:pPr>
            <w:pStyle w:val="TOC3"/>
            <w:rPr>
              <w:rFonts w:cstheme="minorBidi"/>
              <w:noProof/>
              <w:kern w:val="2"/>
              <w:sz w:val="22"/>
              <w:szCs w:val="22"/>
              <w:lang w:val="en-US"/>
              <w14:ligatures w14:val="standardContextual"/>
            </w:rPr>
          </w:pPr>
          <w:hyperlink w:anchor="_Toc152758696" w:history="1">
            <w:r w:rsidRPr="00C21163">
              <w:rPr>
                <w:rStyle w:val="Hyperlink"/>
                <w:noProof/>
              </w:rPr>
              <w:t>8.2.4</w:t>
            </w:r>
            <w:r>
              <w:rPr>
                <w:rFonts w:cstheme="minorBidi"/>
                <w:noProof/>
                <w:kern w:val="2"/>
                <w:sz w:val="22"/>
                <w:szCs w:val="22"/>
                <w:lang w:val="en-US"/>
                <w14:ligatures w14:val="standardContextual"/>
              </w:rPr>
              <w:tab/>
            </w:r>
            <w:r w:rsidRPr="00C21163">
              <w:rPr>
                <w:rStyle w:val="Hyperlink"/>
                <w:noProof/>
              </w:rPr>
              <w:t>Enteric CH</w:t>
            </w:r>
            <w:r w:rsidRPr="00C21163">
              <w:rPr>
                <w:rStyle w:val="Hyperlink"/>
                <w:noProof/>
                <w:vertAlign w:val="subscript"/>
              </w:rPr>
              <w:t>4</w:t>
            </w:r>
            <w:r>
              <w:rPr>
                <w:noProof/>
                <w:webHidden/>
              </w:rPr>
              <w:tab/>
            </w:r>
            <w:r>
              <w:rPr>
                <w:noProof/>
                <w:webHidden/>
              </w:rPr>
              <w:fldChar w:fldCharType="begin"/>
            </w:r>
            <w:r>
              <w:rPr>
                <w:noProof/>
                <w:webHidden/>
              </w:rPr>
              <w:instrText xml:space="preserve"> PAGEREF _Toc152758696 \h </w:instrText>
            </w:r>
            <w:r>
              <w:rPr>
                <w:noProof/>
                <w:webHidden/>
              </w:rPr>
            </w:r>
            <w:r>
              <w:rPr>
                <w:noProof/>
                <w:webHidden/>
              </w:rPr>
              <w:fldChar w:fldCharType="separate"/>
            </w:r>
            <w:r>
              <w:rPr>
                <w:noProof/>
                <w:webHidden/>
              </w:rPr>
              <w:t>270</w:t>
            </w:r>
            <w:r>
              <w:rPr>
                <w:noProof/>
                <w:webHidden/>
              </w:rPr>
              <w:fldChar w:fldCharType="end"/>
            </w:r>
          </w:hyperlink>
        </w:p>
        <w:p w14:paraId="36FDA414" w14:textId="43490D2B" w:rsidR="00B04EA6" w:rsidRDefault="00B04EA6">
          <w:pPr>
            <w:pStyle w:val="TOC3"/>
            <w:rPr>
              <w:rFonts w:cstheme="minorBidi"/>
              <w:noProof/>
              <w:kern w:val="2"/>
              <w:sz w:val="22"/>
              <w:szCs w:val="22"/>
              <w:lang w:val="en-US"/>
              <w14:ligatures w14:val="standardContextual"/>
            </w:rPr>
          </w:pPr>
          <w:hyperlink w:anchor="_Toc152758697" w:history="1">
            <w:r w:rsidRPr="00C21163">
              <w:rPr>
                <w:rStyle w:val="Hyperlink"/>
                <w:noProof/>
              </w:rPr>
              <w:t>8.2.5</w:t>
            </w:r>
            <w:r>
              <w:rPr>
                <w:rFonts w:cstheme="minorBidi"/>
                <w:noProof/>
                <w:kern w:val="2"/>
                <w:sz w:val="22"/>
                <w:szCs w:val="22"/>
                <w:lang w:val="en-US"/>
                <w14:ligatures w14:val="standardContextual"/>
              </w:rPr>
              <w:tab/>
            </w:r>
            <w:r w:rsidRPr="00C21163">
              <w:rPr>
                <w:rStyle w:val="Hyperlink"/>
                <w:noProof/>
              </w:rPr>
              <w:t>Manure CH</w:t>
            </w:r>
            <w:r w:rsidRPr="00C21163">
              <w:rPr>
                <w:rStyle w:val="Hyperlink"/>
                <w:noProof/>
                <w:vertAlign w:val="subscript"/>
              </w:rPr>
              <w:t>4</w:t>
            </w:r>
            <w:r>
              <w:rPr>
                <w:noProof/>
                <w:webHidden/>
              </w:rPr>
              <w:tab/>
            </w:r>
            <w:r>
              <w:rPr>
                <w:noProof/>
                <w:webHidden/>
              </w:rPr>
              <w:fldChar w:fldCharType="begin"/>
            </w:r>
            <w:r>
              <w:rPr>
                <w:noProof/>
                <w:webHidden/>
              </w:rPr>
              <w:instrText xml:space="preserve"> PAGEREF _Toc152758697 \h </w:instrText>
            </w:r>
            <w:r>
              <w:rPr>
                <w:noProof/>
                <w:webHidden/>
              </w:rPr>
            </w:r>
            <w:r>
              <w:rPr>
                <w:noProof/>
                <w:webHidden/>
              </w:rPr>
              <w:fldChar w:fldCharType="separate"/>
            </w:r>
            <w:r>
              <w:rPr>
                <w:noProof/>
                <w:webHidden/>
              </w:rPr>
              <w:t>270</w:t>
            </w:r>
            <w:r>
              <w:rPr>
                <w:noProof/>
                <w:webHidden/>
              </w:rPr>
              <w:fldChar w:fldCharType="end"/>
            </w:r>
          </w:hyperlink>
        </w:p>
        <w:p w14:paraId="3B8C5C3F" w14:textId="1329F5FF" w:rsidR="00B04EA6" w:rsidRDefault="00B04EA6">
          <w:pPr>
            <w:pStyle w:val="TOC2"/>
            <w:rPr>
              <w:rFonts w:cstheme="minorBidi"/>
              <w:b w:val="0"/>
              <w:bCs w:val="0"/>
              <w:noProof/>
              <w:kern w:val="2"/>
              <w:sz w:val="22"/>
              <w:szCs w:val="22"/>
              <w:lang w:val="en-US"/>
              <w14:ligatures w14:val="standardContextual"/>
            </w:rPr>
          </w:pPr>
          <w:hyperlink w:anchor="_Toc152758698" w:history="1">
            <w:r w:rsidRPr="00C21163">
              <w:rPr>
                <w:rStyle w:val="Hyperlink"/>
                <w:noProof/>
              </w:rPr>
              <w:t>8.3</w:t>
            </w:r>
            <w:r>
              <w:rPr>
                <w:rFonts w:cstheme="minorBidi"/>
                <w:b w:val="0"/>
                <w:bCs w:val="0"/>
                <w:noProof/>
                <w:kern w:val="2"/>
                <w:sz w:val="22"/>
                <w:szCs w:val="22"/>
                <w:lang w:val="en-US"/>
                <w14:ligatures w14:val="standardContextual"/>
              </w:rPr>
              <w:tab/>
            </w:r>
            <w:r w:rsidRPr="00C21163">
              <w:rPr>
                <w:rStyle w:val="Hyperlink"/>
                <w:noProof/>
              </w:rPr>
              <w:t>Total emissions per farm</w:t>
            </w:r>
            <w:r>
              <w:rPr>
                <w:noProof/>
                <w:webHidden/>
              </w:rPr>
              <w:tab/>
            </w:r>
            <w:r>
              <w:rPr>
                <w:noProof/>
                <w:webHidden/>
              </w:rPr>
              <w:fldChar w:fldCharType="begin"/>
            </w:r>
            <w:r>
              <w:rPr>
                <w:noProof/>
                <w:webHidden/>
              </w:rPr>
              <w:instrText xml:space="preserve"> PAGEREF _Toc152758698 \h </w:instrText>
            </w:r>
            <w:r>
              <w:rPr>
                <w:noProof/>
                <w:webHidden/>
              </w:rPr>
            </w:r>
            <w:r>
              <w:rPr>
                <w:noProof/>
                <w:webHidden/>
              </w:rPr>
              <w:fldChar w:fldCharType="separate"/>
            </w:r>
            <w:r>
              <w:rPr>
                <w:noProof/>
                <w:webHidden/>
              </w:rPr>
              <w:t>271</w:t>
            </w:r>
            <w:r>
              <w:rPr>
                <w:noProof/>
                <w:webHidden/>
              </w:rPr>
              <w:fldChar w:fldCharType="end"/>
            </w:r>
          </w:hyperlink>
        </w:p>
        <w:p w14:paraId="12BBB395" w14:textId="7D2166EF" w:rsidR="00B04EA6" w:rsidRDefault="00B04EA6">
          <w:pPr>
            <w:pStyle w:val="TOC3"/>
            <w:rPr>
              <w:rFonts w:cstheme="minorBidi"/>
              <w:noProof/>
              <w:kern w:val="2"/>
              <w:sz w:val="22"/>
              <w:szCs w:val="22"/>
              <w:lang w:val="en-US"/>
              <w14:ligatures w14:val="standardContextual"/>
            </w:rPr>
          </w:pPr>
          <w:hyperlink w:anchor="_Toc152758699" w:history="1">
            <w:r w:rsidRPr="00C21163">
              <w:rPr>
                <w:rStyle w:val="Hyperlink"/>
                <w:noProof/>
              </w:rPr>
              <w:t>8.3.1</w:t>
            </w:r>
            <w:r>
              <w:rPr>
                <w:rFonts w:cstheme="minorBidi"/>
                <w:noProof/>
                <w:kern w:val="2"/>
                <w:sz w:val="22"/>
                <w:szCs w:val="22"/>
                <w:lang w:val="en-US"/>
                <w14:ligatures w14:val="standardContextual"/>
              </w:rPr>
              <w:tab/>
            </w:r>
            <w:r w:rsidRPr="00C21163">
              <w:rPr>
                <w:rStyle w:val="Hyperlink"/>
                <w:noProof/>
              </w:rPr>
              <w:t>Direct N</w:t>
            </w:r>
            <w:r w:rsidRPr="00C21163">
              <w:rPr>
                <w:rStyle w:val="Hyperlink"/>
                <w:noProof/>
                <w:vertAlign w:val="subscript"/>
              </w:rPr>
              <w:t>2</w:t>
            </w:r>
            <w:r w:rsidRPr="00C21163">
              <w:rPr>
                <w:rStyle w:val="Hyperlink"/>
                <w:noProof/>
              </w:rPr>
              <w:t>O – soils and manure</w:t>
            </w:r>
            <w:r>
              <w:rPr>
                <w:noProof/>
                <w:webHidden/>
              </w:rPr>
              <w:tab/>
            </w:r>
            <w:r>
              <w:rPr>
                <w:noProof/>
                <w:webHidden/>
              </w:rPr>
              <w:fldChar w:fldCharType="begin"/>
            </w:r>
            <w:r>
              <w:rPr>
                <w:noProof/>
                <w:webHidden/>
              </w:rPr>
              <w:instrText xml:space="preserve"> PAGEREF _Toc152758699 \h </w:instrText>
            </w:r>
            <w:r>
              <w:rPr>
                <w:noProof/>
                <w:webHidden/>
              </w:rPr>
            </w:r>
            <w:r>
              <w:rPr>
                <w:noProof/>
                <w:webHidden/>
              </w:rPr>
              <w:fldChar w:fldCharType="separate"/>
            </w:r>
            <w:r>
              <w:rPr>
                <w:noProof/>
                <w:webHidden/>
              </w:rPr>
              <w:t>271</w:t>
            </w:r>
            <w:r>
              <w:rPr>
                <w:noProof/>
                <w:webHidden/>
              </w:rPr>
              <w:fldChar w:fldCharType="end"/>
            </w:r>
          </w:hyperlink>
        </w:p>
        <w:p w14:paraId="45E514AC" w14:textId="215993AD" w:rsidR="00B04EA6" w:rsidRDefault="00B04EA6">
          <w:pPr>
            <w:pStyle w:val="TOC3"/>
            <w:rPr>
              <w:rFonts w:cstheme="minorBidi"/>
              <w:noProof/>
              <w:kern w:val="2"/>
              <w:sz w:val="22"/>
              <w:szCs w:val="22"/>
              <w:lang w:val="en-US"/>
              <w14:ligatures w14:val="standardContextual"/>
            </w:rPr>
          </w:pPr>
          <w:hyperlink w:anchor="_Toc152758700" w:history="1">
            <w:r w:rsidRPr="00C21163">
              <w:rPr>
                <w:rStyle w:val="Hyperlink"/>
                <w:noProof/>
              </w:rPr>
              <w:t>8.3.2</w:t>
            </w:r>
            <w:r>
              <w:rPr>
                <w:rFonts w:cstheme="minorBidi"/>
                <w:noProof/>
                <w:kern w:val="2"/>
                <w:sz w:val="22"/>
                <w:szCs w:val="22"/>
                <w:lang w:val="en-US"/>
                <w14:ligatures w14:val="standardContextual"/>
              </w:rPr>
              <w:tab/>
            </w:r>
            <w:r w:rsidRPr="00C21163">
              <w:rPr>
                <w:rStyle w:val="Hyperlink"/>
                <w:noProof/>
              </w:rPr>
              <w:t>Indirect N</w:t>
            </w:r>
            <w:r w:rsidRPr="00C21163">
              <w:rPr>
                <w:rStyle w:val="Hyperlink"/>
                <w:noProof/>
                <w:vertAlign w:val="subscript"/>
              </w:rPr>
              <w:t>2</w:t>
            </w:r>
            <w:r w:rsidRPr="00C21163">
              <w:rPr>
                <w:rStyle w:val="Hyperlink"/>
                <w:noProof/>
              </w:rPr>
              <w:t>O – soils and manure</w:t>
            </w:r>
            <w:r>
              <w:rPr>
                <w:noProof/>
                <w:webHidden/>
              </w:rPr>
              <w:tab/>
            </w:r>
            <w:r>
              <w:rPr>
                <w:noProof/>
                <w:webHidden/>
              </w:rPr>
              <w:fldChar w:fldCharType="begin"/>
            </w:r>
            <w:r>
              <w:rPr>
                <w:noProof/>
                <w:webHidden/>
              </w:rPr>
              <w:instrText xml:space="preserve"> PAGEREF _Toc152758700 \h </w:instrText>
            </w:r>
            <w:r>
              <w:rPr>
                <w:noProof/>
                <w:webHidden/>
              </w:rPr>
            </w:r>
            <w:r>
              <w:rPr>
                <w:noProof/>
                <w:webHidden/>
              </w:rPr>
              <w:fldChar w:fldCharType="separate"/>
            </w:r>
            <w:r>
              <w:rPr>
                <w:noProof/>
                <w:webHidden/>
              </w:rPr>
              <w:t>271</w:t>
            </w:r>
            <w:r>
              <w:rPr>
                <w:noProof/>
                <w:webHidden/>
              </w:rPr>
              <w:fldChar w:fldCharType="end"/>
            </w:r>
          </w:hyperlink>
        </w:p>
        <w:p w14:paraId="0056F782" w14:textId="616AA437" w:rsidR="00B04EA6" w:rsidRDefault="00B04EA6">
          <w:pPr>
            <w:pStyle w:val="TOC3"/>
            <w:rPr>
              <w:rFonts w:cstheme="minorBidi"/>
              <w:noProof/>
              <w:kern w:val="2"/>
              <w:sz w:val="22"/>
              <w:szCs w:val="22"/>
              <w:lang w:val="en-US"/>
              <w14:ligatures w14:val="standardContextual"/>
            </w:rPr>
          </w:pPr>
          <w:hyperlink w:anchor="_Toc152758701" w:history="1">
            <w:r w:rsidRPr="00C21163">
              <w:rPr>
                <w:rStyle w:val="Hyperlink"/>
                <w:noProof/>
              </w:rPr>
              <w:t>8.3.3</w:t>
            </w:r>
            <w:r>
              <w:rPr>
                <w:rFonts w:cstheme="minorBidi"/>
                <w:noProof/>
                <w:kern w:val="2"/>
                <w:sz w:val="22"/>
                <w:szCs w:val="22"/>
                <w:lang w:val="en-US"/>
                <w14:ligatures w14:val="standardContextual"/>
              </w:rPr>
              <w:tab/>
            </w:r>
            <w:r w:rsidRPr="00C21163">
              <w:rPr>
                <w:rStyle w:val="Hyperlink"/>
                <w:noProof/>
              </w:rPr>
              <w:t>Methane – soils and manure</w:t>
            </w:r>
            <w:r>
              <w:rPr>
                <w:noProof/>
                <w:webHidden/>
              </w:rPr>
              <w:tab/>
            </w:r>
            <w:r>
              <w:rPr>
                <w:noProof/>
                <w:webHidden/>
              </w:rPr>
              <w:fldChar w:fldCharType="begin"/>
            </w:r>
            <w:r>
              <w:rPr>
                <w:noProof/>
                <w:webHidden/>
              </w:rPr>
              <w:instrText xml:space="preserve"> PAGEREF _Toc152758701 \h </w:instrText>
            </w:r>
            <w:r>
              <w:rPr>
                <w:noProof/>
                <w:webHidden/>
              </w:rPr>
            </w:r>
            <w:r>
              <w:rPr>
                <w:noProof/>
                <w:webHidden/>
              </w:rPr>
              <w:fldChar w:fldCharType="separate"/>
            </w:r>
            <w:r>
              <w:rPr>
                <w:noProof/>
                <w:webHidden/>
              </w:rPr>
              <w:t>271</w:t>
            </w:r>
            <w:r>
              <w:rPr>
                <w:noProof/>
                <w:webHidden/>
              </w:rPr>
              <w:fldChar w:fldCharType="end"/>
            </w:r>
          </w:hyperlink>
        </w:p>
        <w:p w14:paraId="2361F4B8" w14:textId="5ECC927F" w:rsidR="00B04EA6" w:rsidRDefault="00B04EA6">
          <w:pPr>
            <w:pStyle w:val="TOC3"/>
            <w:rPr>
              <w:rFonts w:cstheme="minorBidi"/>
              <w:noProof/>
              <w:kern w:val="2"/>
              <w:sz w:val="22"/>
              <w:szCs w:val="22"/>
              <w:lang w:val="en-US"/>
              <w14:ligatures w14:val="standardContextual"/>
            </w:rPr>
          </w:pPr>
          <w:hyperlink w:anchor="_Toc152758702" w:history="1">
            <w:r w:rsidRPr="00C21163">
              <w:rPr>
                <w:rStyle w:val="Hyperlink"/>
                <w:noProof/>
              </w:rPr>
              <w:t>8.3.4</w:t>
            </w:r>
            <w:r>
              <w:rPr>
                <w:rFonts w:cstheme="minorBidi"/>
                <w:noProof/>
                <w:kern w:val="2"/>
                <w:sz w:val="22"/>
                <w:szCs w:val="22"/>
                <w:lang w:val="en-US"/>
                <w14:ligatures w14:val="standardContextual"/>
              </w:rPr>
              <w:tab/>
            </w:r>
            <w:r w:rsidRPr="00C21163">
              <w:rPr>
                <w:rStyle w:val="Hyperlink"/>
                <w:noProof/>
              </w:rPr>
              <w:t>Carbon dioxide</w:t>
            </w:r>
            <w:r>
              <w:rPr>
                <w:noProof/>
                <w:webHidden/>
              </w:rPr>
              <w:tab/>
            </w:r>
            <w:r>
              <w:rPr>
                <w:noProof/>
                <w:webHidden/>
              </w:rPr>
              <w:fldChar w:fldCharType="begin"/>
            </w:r>
            <w:r>
              <w:rPr>
                <w:noProof/>
                <w:webHidden/>
              </w:rPr>
              <w:instrText xml:space="preserve"> PAGEREF _Toc152758702 \h </w:instrText>
            </w:r>
            <w:r>
              <w:rPr>
                <w:noProof/>
                <w:webHidden/>
              </w:rPr>
            </w:r>
            <w:r>
              <w:rPr>
                <w:noProof/>
                <w:webHidden/>
              </w:rPr>
              <w:fldChar w:fldCharType="separate"/>
            </w:r>
            <w:r>
              <w:rPr>
                <w:noProof/>
                <w:webHidden/>
              </w:rPr>
              <w:t>271</w:t>
            </w:r>
            <w:r>
              <w:rPr>
                <w:noProof/>
                <w:webHidden/>
              </w:rPr>
              <w:fldChar w:fldCharType="end"/>
            </w:r>
          </w:hyperlink>
        </w:p>
        <w:p w14:paraId="7FF5FD0D" w14:textId="077CE3CC" w:rsidR="00B04EA6" w:rsidRDefault="00B04EA6">
          <w:pPr>
            <w:pStyle w:val="TOC3"/>
            <w:rPr>
              <w:rFonts w:cstheme="minorBidi"/>
              <w:noProof/>
              <w:kern w:val="2"/>
              <w:sz w:val="22"/>
              <w:szCs w:val="22"/>
              <w:lang w:val="en-US"/>
              <w14:ligatures w14:val="standardContextual"/>
            </w:rPr>
          </w:pPr>
          <w:hyperlink w:anchor="_Toc152758703" w:history="1">
            <w:r w:rsidRPr="00C21163">
              <w:rPr>
                <w:rStyle w:val="Hyperlink"/>
                <w:noProof/>
              </w:rPr>
              <w:t>8.3.5</w:t>
            </w:r>
            <w:r>
              <w:rPr>
                <w:rFonts w:cstheme="minorBidi"/>
                <w:noProof/>
                <w:kern w:val="2"/>
                <w:sz w:val="22"/>
                <w:szCs w:val="22"/>
                <w:lang w:val="en-US"/>
                <w14:ligatures w14:val="standardContextual"/>
              </w:rPr>
              <w:tab/>
            </w:r>
            <w:r w:rsidRPr="00C21163">
              <w:rPr>
                <w:rStyle w:val="Hyperlink"/>
                <w:noProof/>
              </w:rPr>
              <w:t>Farm sum</w:t>
            </w:r>
            <w:r>
              <w:rPr>
                <w:noProof/>
                <w:webHidden/>
              </w:rPr>
              <w:tab/>
            </w:r>
            <w:r>
              <w:rPr>
                <w:noProof/>
                <w:webHidden/>
              </w:rPr>
              <w:fldChar w:fldCharType="begin"/>
            </w:r>
            <w:r>
              <w:rPr>
                <w:noProof/>
                <w:webHidden/>
              </w:rPr>
              <w:instrText xml:space="preserve"> PAGEREF _Toc152758703 \h </w:instrText>
            </w:r>
            <w:r>
              <w:rPr>
                <w:noProof/>
                <w:webHidden/>
              </w:rPr>
            </w:r>
            <w:r>
              <w:rPr>
                <w:noProof/>
                <w:webHidden/>
              </w:rPr>
              <w:fldChar w:fldCharType="separate"/>
            </w:r>
            <w:r>
              <w:rPr>
                <w:noProof/>
                <w:webHidden/>
              </w:rPr>
              <w:t>271</w:t>
            </w:r>
            <w:r>
              <w:rPr>
                <w:noProof/>
                <w:webHidden/>
              </w:rPr>
              <w:fldChar w:fldCharType="end"/>
            </w:r>
          </w:hyperlink>
        </w:p>
        <w:p w14:paraId="1AF9CB85" w14:textId="4B75EBBB" w:rsidR="00B04EA6" w:rsidRDefault="00B04EA6">
          <w:pPr>
            <w:pStyle w:val="TOC2"/>
            <w:rPr>
              <w:rFonts w:cstheme="minorBidi"/>
              <w:b w:val="0"/>
              <w:bCs w:val="0"/>
              <w:noProof/>
              <w:kern w:val="2"/>
              <w:sz w:val="22"/>
              <w:szCs w:val="22"/>
              <w:lang w:val="en-US"/>
              <w14:ligatures w14:val="standardContextual"/>
            </w:rPr>
          </w:pPr>
          <w:hyperlink w:anchor="_Toc152758704" w:history="1">
            <w:r w:rsidRPr="00C21163">
              <w:rPr>
                <w:rStyle w:val="Hyperlink"/>
                <w:noProof/>
              </w:rPr>
              <w:t>8.4</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_Toc152758704 \h </w:instrText>
            </w:r>
            <w:r>
              <w:rPr>
                <w:noProof/>
                <w:webHidden/>
              </w:rPr>
            </w:r>
            <w:r>
              <w:rPr>
                <w:noProof/>
                <w:webHidden/>
              </w:rPr>
              <w:fldChar w:fldCharType="separate"/>
            </w:r>
            <w:r>
              <w:rPr>
                <w:noProof/>
                <w:webHidden/>
              </w:rPr>
              <w:t>271</w:t>
            </w:r>
            <w:r>
              <w:rPr>
                <w:noProof/>
                <w:webHidden/>
              </w:rPr>
              <w:fldChar w:fldCharType="end"/>
            </w:r>
          </w:hyperlink>
        </w:p>
        <w:p w14:paraId="7C016117" w14:textId="3D36EAB0"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705" w:history="1">
            <w:r w:rsidRPr="00C21163">
              <w:rPr>
                <w:rStyle w:val="Hyperlink"/>
                <w:rFonts w:cstheme="minorHAnsi"/>
                <w:noProof/>
              </w:rPr>
              <w:t>9</w:t>
            </w:r>
            <w:r>
              <w:rPr>
                <w:rFonts w:asciiTheme="minorHAnsi" w:hAnsiTheme="minorHAnsi"/>
                <w:b w:val="0"/>
                <w:bCs w:val="0"/>
                <w:caps w:val="0"/>
                <w:noProof/>
                <w:kern w:val="2"/>
                <w:sz w:val="22"/>
                <w:szCs w:val="22"/>
                <w:lang w:val="en-US"/>
                <w14:ligatures w14:val="standardContextual"/>
              </w:rPr>
              <w:tab/>
            </w:r>
            <w:r w:rsidRPr="00C21163">
              <w:rPr>
                <w:rStyle w:val="Hyperlink"/>
                <w:rFonts w:cstheme="minorHAnsi"/>
                <w:noProof/>
              </w:rPr>
              <w:t>Expression of Uncertainty</w:t>
            </w:r>
            <w:r>
              <w:rPr>
                <w:noProof/>
                <w:webHidden/>
              </w:rPr>
              <w:tab/>
            </w:r>
            <w:r>
              <w:rPr>
                <w:noProof/>
                <w:webHidden/>
              </w:rPr>
              <w:fldChar w:fldCharType="begin"/>
            </w:r>
            <w:r>
              <w:rPr>
                <w:noProof/>
                <w:webHidden/>
              </w:rPr>
              <w:instrText xml:space="preserve"> PAGEREF _Toc152758705 \h </w:instrText>
            </w:r>
            <w:r>
              <w:rPr>
                <w:noProof/>
                <w:webHidden/>
              </w:rPr>
            </w:r>
            <w:r>
              <w:rPr>
                <w:noProof/>
                <w:webHidden/>
              </w:rPr>
              <w:fldChar w:fldCharType="separate"/>
            </w:r>
            <w:r>
              <w:rPr>
                <w:noProof/>
                <w:webHidden/>
              </w:rPr>
              <w:t>273</w:t>
            </w:r>
            <w:r>
              <w:rPr>
                <w:noProof/>
                <w:webHidden/>
              </w:rPr>
              <w:fldChar w:fldCharType="end"/>
            </w:r>
          </w:hyperlink>
        </w:p>
        <w:p w14:paraId="5BF69CE6" w14:textId="28A839DC" w:rsidR="00B04EA6" w:rsidRDefault="00B04EA6">
          <w:pPr>
            <w:pStyle w:val="TOC2"/>
            <w:rPr>
              <w:rFonts w:cstheme="minorBidi"/>
              <w:b w:val="0"/>
              <w:bCs w:val="0"/>
              <w:noProof/>
              <w:kern w:val="2"/>
              <w:sz w:val="22"/>
              <w:szCs w:val="22"/>
              <w:lang w:val="en-US"/>
              <w14:ligatures w14:val="standardContextual"/>
            </w:rPr>
          </w:pPr>
          <w:hyperlink w:anchor="_Toc152758706" w:history="1">
            <w:r w:rsidRPr="00C21163">
              <w:rPr>
                <w:rStyle w:val="Hyperlink"/>
                <w:noProof/>
              </w:rPr>
              <w:t>9.1</w:t>
            </w:r>
            <w:r>
              <w:rPr>
                <w:rFonts w:cstheme="minorBidi"/>
                <w:b w:val="0"/>
                <w:bCs w:val="0"/>
                <w:noProof/>
                <w:kern w:val="2"/>
                <w:sz w:val="22"/>
                <w:szCs w:val="22"/>
                <w:lang w:val="en-US"/>
                <w14:ligatures w14:val="standardContextual"/>
              </w:rPr>
              <w:tab/>
            </w:r>
            <w:r w:rsidRPr="00C21163">
              <w:rPr>
                <w:rStyle w:val="Hyperlink"/>
                <w:noProof/>
              </w:rPr>
              <w:t>Uncertainty associated with each emission category</w:t>
            </w:r>
            <w:r>
              <w:rPr>
                <w:noProof/>
                <w:webHidden/>
              </w:rPr>
              <w:tab/>
            </w:r>
            <w:r>
              <w:rPr>
                <w:noProof/>
                <w:webHidden/>
              </w:rPr>
              <w:fldChar w:fldCharType="begin"/>
            </w:r>
            <w:r>
              <w:rPr>
                <w:noProof/>
                <w:webHidden/>
              </w:rPr>
              <w:instrText xml:space="preserve"> PAGEREF _Toc152758706 \h </w:instrText>
            </w:r>
            <w:r>
              <w:rPr>
                <w:noProof/>
                <w:webHidden/>
              </w:rPr>
            </w:r>
            <w:r>
              <w:rPr>
                <w:noProof/>
                <w:webHidden/>
              </w:rPr>
              <w:fldChar w:fldCharType="separate"/>
            </w:r>
            <w:r>
              <w:rPr>
                <w:noProof/>
                <w:webHidden/>
              </w:rPr>
              <w:t>273</w:t>
            </w:r>
            <w:r>
              <w:rPr>
                <w:noProof/>
                <w:webHidden/>
              </w:rPr>
              <w:fldChar w:fldCharType="end"/>
            </w:r>
          </w:hyperlink>
        </w:p>
        <w:p w14:paraId="1EEE12FA" w14:textId="43ECC503" w:rsidR="00B04EA6" w:rsidRDefault="00B04EA6">
          <w:pPr>
            <w:pStyle w:val="TOC3"/>
            <w:rPr>
              <w:rFonts w:cstheme="minorBidi"/>
              <w:noProof/>
              <w:kern w:val="2"/>
              <w:sz w:val="22"/>
              <w:szCs w:val="22"/>
              <w:lang w:val="en-US"/>
              <w14:ligatures w14:val="standardContextual"/>
            </w:rPr>
          </w:pPr>
          <w:hyperlink w:anchor="_Toc152758707" w:history="1">
            <w:r w:rsidRPr="00C21163">
              <w:rPr>
                <w:rStyle w:val="Hyperlink"/>
                <w:noProof/>
              </w:rPr>
              <w:t>9.1.1</w:t>
            </w:r>
            <w:r>
              <w:rPr>
                <w:rFonts w:cstheme="minorBidi"/>
                <w:noProof/>
                <w:kern w:val="2"/>
                <w:sz w:val="22"/>
                <w:szCs w:val="22"/>
                <w:lang w:val="en-US"/>
                <w14:ligatures w14:val="standardContextual"/>
              </w:rPr>
              <w:tab/>
            </w:r>
            <w:r w:rsidRPr="00C21163">
              <w:rPr>
                <w:rStyle w:val="Hyperlink"/>
                <w:noProof/>
              </w:rPr>
              <w:t>Uncertainty estimate for net emission</w:t>
            </w:r>
            <w:r>
              <w:rPr>
                <w:noProof/>
                <w:webHidden/>
              </w:rPr>
              <w:tab/>
            </w:r>
            <w:r>
              <w:rPr>
                <w:noProof/>
                <w:webHidden/>
              </w:rPr>
              <w:fldChar w:fldCharType="begin"/>
            </w:r>
            <w:r>
              <w:rPr>
                <w:noProof/>
                <w:webHidden/>
              </w:rPr>
              <w:instrText xml:space="preserve"> PAGEREF _Toc152758707 \h </w:instrText>
            </w:r>
            <w:r>
              <w:rPr>
                <w:noProof/>
                <w:webHidden/>
              </w:rPr>
            </w:r>
            <w:r>
              <w:rPr>
                <w:noProof/>
                <w:webHidden/>
              </w:rPr>
              <w:fldChar w:fldCharType="separate"/>
            </w:r>
            <w:r>
              <w:rPr>
                <w:noProof/>
                <w:webHidden/>
              </w:rPr>
              <w:t>273</w:t>
            </w:r>
            <w:r>
              <w:rPr>
                <w:noProof/>
                <w:webHidden/>
              </w:rPr>
              <w:fldChar w:fldCharType="end"/>
            </w:r>
          </w:hyperlink>
        </w:p>
        <w:p w14:paraId="2E5AB81E" w14:textId="0B9109E4"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708" w:history="1">
            <w:r w:rsidRPr="00C21163">
              <w:rPr>
                <w:rStyle w:val="Hyperlink"/>
                <w:noProof/>
              </w:rPr>
              <w:t>10</w:t>
            </w:r>
            <w:r>
              <w:rPr>
                <w:rFonts w:asciiTheme="minorHAnsi" w:hAnsiTheme="minorHAnsi"/>
                <w:b w:val="0"/>
                <w:bCs w:val="0"/>
                <w:caps w:val="0"/>
                <w:noProof/>
                <w:kern w:val="2"/>
                <w:sz w:val="22"/>
                <w:szCs w:val="22"/>
                <w:lang w:val="en-US"/>
                <w14:ligatures w14:val="standardContextual"/>
              </w:rPr>
              <w:tab/>
            </w:r>
            <w:r w:rsidRPr="00C21163">
              <w:rPr>
                <w:rStyle w:val="Hyperlink"/>
                <w:noProof/>
              </w:rPr>
              <w:t>Reporting</w:t>
            </w:r>
            <w:r>
              <w:rPr>
                <w:noProof/>
                <w:webHidden/>
              </w:rPr>
              <w:tab/>
            </w:r>
            <w:r>
              <w:rPr>
                <w:noProof/>
                <w:webHidden/>
              </w:rPr>
              <w:fldChar w:fldCharType="begin"/>
            </w:r>
            <w:r>
              <w:rPr>
                <w:noProof/>
                <w:webHidden/>
              </w:rPr>
              <w:instrText xml:space="preserve"> PAGEREF _Toc152758708 \h </w:instrText>
            </w:r>
            <w:r>
              <w:rPr>
                <w:noProof/>
                <w:webHidden/>
              </w:rPr>
            </w:r>
            <w:r>
              <w:rPr>
                <w:noProof/>
                <w:webHidden/>
              </w:rPr>
              <w:fldChar w:fldCharType="separate"/>
            </w:r>
            <w:r>
              <w:rPr>
                <w:noProof/>
                <w:webHidden/>
              </w:rPr>
              <w:t>274</w:t>
            </w:r>
            <w:r>
              <w:rPr>
                <w:noProof/>
                <w:webHidden/>
              </w:rPr>
              <w:fldChar w:fldCharType="end"/>
            </w:r>
          </w:hyperlink>
        </w:p>
        <w:p w14:paraId="695632AF" w14:textId="2D2618BC"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709" w:history="1">
            <w:r w:rsidRPr="00C21163">
              <w:rPr>
                <w:rStyle w:val="Hyperlink"/>
                <w:noProof/>
              </w:rPr>
              <w:t>11</w:t>
            </w:r>
            <w:r>
              <w:rPr>
                <w:rFonts w:asciiTheme="minorHAnsi" w:hAnsiTheme="minorHAnsi"/>
                <w:b w:val="0"/>
                <w:bCs w:val="0"/>
                <w:caps w:val="0"/>
                <w:noProof/>
                <w:kern w:val="2"/>
                <w:sz w:val="22"/>
                <w:szCs w:val="22"/>
                <w:lang w:val="en-US"/>
                <w14:ligatures w14:val="standardContextual"/>
              </w:rPr>
              <w:tab/>
            </w:r>
            <w:r w:rsidRPr="00C21163">
              <w:rPr>
                <w:rStyle w:val="Hyperlink"/>
                <w:noProof/>
              </w:rPr>
              <w:t>Appendices</w:t>
            </w:r>
            <w:r>
              <w:rPr>
                <w:noProof/>
                <w:webHidden/>
              </w:rPr>
              <w:tab/>
            </w:r>
            <w:r>
              <w:rPr>
                <w:noProof/>
                <w:webHidden/>
              </w:rPr>
              <w:fldChar w:fldCharType="begin"/>
            </w:r>
            <w:r>
              <w:rPr>
                <w:noProof/>
                <w:webHidden/>
              </w:rPr>
              <w:instrText xml:space="preserve"> PAGEREF _Toc152758709 \h </w:instrText>
            </w:r>
            <w:r>
              <w:rPr>
                <w:noProof/>
                <w:webHidden/>
              </w:rPr>
            </w:r>
            <w:r>
              <w:rPr>
                <w:noProof/>
                <w:webHidden/>
              </w:rPr>
              <w:fldChar w:fldCharType="separate"/>
            </w:r>
            <w:r>
              <w:rPr>
                <w:noProof/>
                <w:webHidden/>
              </w:rPr>
              <w:t>276</w:t>
            </w:r>
            <w:r>
              <w:rPr>
                <w:noProof/>
                <w:webHidden/>
              </w:rPr>
              <w:fldChar w:fldCharType="end"/>
            </w:r>
          </w:hyperlink>
        </w:p>
        <w:p w14:paraId="2AE350F9" w14:textId="1093345B" w:rsidR="00B04EA6" w:rsidRDefault="00B04EA6">
          <w:pPr>
            <w:pStyle w:val="TOC2"/>
            <w:rPr>
              <w:rFonts w:cstheme="minorBidi"/>
              <w:b w:val="0"/>
              <w:bCs w:val="0"/>
              <w:noProof/>
              <w:kern w:val="2"/>
              <w:sz w:val="22"/>
              <w:szCs w:val="22"/>
              <w:lang w:val="en-US"/>
              <w14:ligatures w14:val="standardContextual"/>
            </w:rPr>
          </w:pPr>
          <w:hyperlink w:anchor="_Toc152758710" w:history="1">
            <w:r w:rsidRPr="00C21163">
              <w:rPr>
                <w:rStyle w:val="Hyperlink"/>
                <w:noProof/>
              </w:rPr>
              <w:t>11.1</w:t>
            </w:r>
            <w:r>
              <w:rPr>
                <w:rFonts w:cstheme="minorBidi"/>
                <w:b w:val="0"/>
                <w:bCs w:val="0"/>
                <w:noProof/>
                <w:kern w:val="2"/>
                <w:sz w:val="22"/>
                <w:szCs w:val="22"/>
                <w:lang w:val="en-US"/>
                <w14:ligatures w14:val="standardContextual"/>
              </w:rPr>
              <w:tab/>
            </w:r>
            <w:r w:rsidRPr="00C21163">
              <w:rPr>
                <w:rStyle w:val="Hyperlink"/>
                <w:noProof/>
              </w:rPr>
              <w:t>Residue removal and hay harvest</w:t>
            </w:r>
            <w:r>
              <w:rPr>
                <w:noProof/>
                <w:webHidden/>
              </w:rPr>
              <w:tab/>
            </w:r>
            <w:r>
              <w:rPr>
                <w:noProof/>
                <w:webHidden/>
              </w:rPr>
              <w:fldChar w:fldCharType="begin"/>
            </w:r>
            <w:r>
              <w:rPr>
                <w:noProof/>
                <w:webHidden/>
              </w:rPr>
              <w:instrText xml:space="preserve"> PAGEREF _Toc152758710 \h </w:instrText>
            </w:r>
            <w:r>
              <w:rPr>
                <w:noProof/>
                <w:webHidden/>
              </w:rPr>
            </w:r>
            <w:r>
              <w:rPr>
                <w:noProof/>
                <w:webHidden/>
              </w:rPr>
              <w:fldChar w:fldCharType="separate"/>
            </w:r>
            <w:r>
              <w:rPr>
                <w:noProof/>
                <w:webHidden/>
              </w:rPr>
              <w:t>276</w:t>
            </w:r>
            <w:r>
              <w:rPr>
                <w:noProof/>
                <w:webHidden/>
              </w:rPr>
              <w:fldChar w:fldCharType="end"/>
            </w:r>
          </w:hyperlink>
        </w:p>
        <w:p w14:paraId="6DA61B6C" w14:textId="6C49F578" w:rsidR="00B04EA6" w:rsidRDefault="00B04EA6">
          <w:pPr>
            <w:pStyle w:val="TOC3"/>
            <w:rPr>
              <w:rFonts w:cstheme="minorBidi"/>
              <w:noProof/>
              <w:kern w:val="2"/>
              <w:sz w:val="22"/>
              <w:szCs w:val="22"/>
              <w:lang w:val="en-US"/>
              <w14:ligatures w14:val="standardContextual"/>
            </w:rPr>
          </w:pPr>
          <w:hyperlink w:anchor="_Toc152758711" w:history="1">
            <w:r w:rsidRPr="00C21163">
              <w:rPr>
                <w:rStyle w:val="Hyperlink"/>
                <w:noProof/>
              </w:rPr>
              <w:t>11.1.1</w:t>
            </w:r>
            <w:r>
              <w:rPr>
                <w:rFonts w:cstheme="minorBidi"/>
                <w:noProof/>
                <w:kern w:val="2"/>
                <w:sz w:val="22"/>
                <w:szCs w:val="22"/>
                <w:lang w:val="en-US"/>
                <w14:ligatures w14:val="standardContextual"/>
              </w:rPr>
              <w:tab/>
            </w:r>
            <w:r w:rsidRPr="00C21163">
              <w:rPr>
                <w:rStyle w:val="Hyperlink"/>
                <w:noProof/>
              </w:rPr>
              <w:t>Calculation of dry matter weight per bale</w:t>
            </w:r>
            <w:r>
              <w:rPr>
                <w:noProof/>
                <w:webHidden/>
              </w:rPr>
              <w:tab/>
            </w:r>
            <w:r>
              <w:rPr>
                <w:noProof/>
                <w:webHidden/>
              </w:rPr>
              <w:fldChar w:fldCharType="begin"/>
            </w:r>
            <w:r>
              <w:rPr>
                <w:noProof/>
                <w:webHidden/>
              </w:rPr>
              <w:instrText xml:space="preserve"> PAGEREF _Toc152758711 \h </w:instrText>
            </w:r>
            <w:r>
              <w:rPr>
                <w:noProof/>
                <w:webHidden/>
              </w:rPr>
            </w:r>
            <w:r>
              <w:rPr>
                <w:noProof/>
                <w:webHidden/>
              </w:rPr>
              <w:fldChar w:fldCharType="separate"/>
            </w:r>
            <w:r>
              <w:rPr>
                <w:noProof/>
                <w:webHidden/>
              </w:rPr>
              <w:t>276</w:t>
            </w:r>
            <w:r>
              <w:rPr>
                <w:noProof/>
                <w:webHidden/>
              </w:rPr>
              <w:fldChar w:fldCharType="end"/>
            </w:r>
          </w:hyperlink>
        </w:p>
        <w:p w14:paraId="1876FC91" w14:textId="1D227D65" w:rsidR="00B04EA6" w:rsidRDefault="00B04EA6">
          <w:pPr>
            <w:pStyle w:val="TOC3"/>
            <w:rPr>
              <w:rFonts w:cstheme="minorBidi"/>
              <w:noProof/>
              <w:kern w:val="2"/>
              <w:sz w:val="22"/>
              <w:szCs w:val="22"/>
              <w:lang w:val="en-US"/>
              <w14:ligatures w14:val="standardContextual"/>
            </w:rPr>
          </w:pPr>
          <w:hyperlink w:anchor="_Toc152758712" w:history="1">
            <w:r w:rsidRPr="00C21163">
              <w:rPr>
                <w:rStyle w:val="Hyperlink"/>
                <w:noProof/>
              </w:rPr>
              <w:t>11.1.2</w:t>
            </w:r>
            <w:r>
              <w:rPr>
                <w:rFonts w:cstheme="minorBidi"/>
                <w:noProof/>
                <w:kern w:val="2"/>
                <w:sz w:val="22"/>
                <w:szCs w:val="22"/>
                <w:lang w:val="en-US"/>
                <w14:ligatures w14:val="standardContextual"/>
              </w:rPr>
              <w:tab/>
            </w:r>
            <w:r w:rsidRPr="00C21163">
              <w:rPr>
                <w:rStyle w:val="Hyperlink"/>
                <w:noProof/>
              </w:rPr>
              <w:t>Storage of bales</w:t>
            </w:r>
            <w:r>
              <w:rPr>
                <w:noProof/>
                <w:webHidden/>
              </w:rPr>
              <w:tab/>
            </w:r>
            <w:r>
              <w:rPr>
                <w:noProof/>
                <w:webHidden/>
              </w:rPr>
              <w:fldChar w:fldCharType="begin"/>
            </w:r>
            <w:r>
              <w:rPr>
                <w:noProof/>
                <w:webHidden/>
              </w:rPr>
              <w:instrText xml:space="preserve"> PAGEREF _Toc152758712 \h </w:instrText>
            </w:r>
            <w:r>
              <w:rPr>
                <w:noProof/>
                <w:webHidden/>
              </w:rPr>
            </w:r>
            <w:r>
              <w:rPr>
                <w:noProof/>
                <w:webHidden/>
              </w:rPr>
              <w:fldChar w:fldCharType="separate"/>
            </w:r>
            <w:r>
              <w:rPr>
                <w:noProof/>
                <w:webHidden/>
              </w:rPr>
              <w:t>276</w:t>
            </w:r>
            <w:r>
              <w:rPr>
                <w:noProof/>
                <w:webHidden/>
              </w:rPr>
              <w:fldChar w:fldCharType="end"/>
            </w:r>
          </w:hyperlink>
        </w:p>
        <w:p w14:paraId="27C403BF" w14:textId="19568C18" w:rsidR="00B04EA6" w:rsidRDefault="00B04EA6">
          <w:pPr>
            <w:pStyle w:val="TOC2"/>
            <w:rPr>
              <w:rFonts w:cstheme="minorBidi"/>
              <w:b w:val="0"/>
              <w:bCs w:val="0"/>
              <w:noProof/>
              <w:kern w:val="2"/>
              <w:sz w:val="22"/>
              <w:szCs w:val="22"/>
              <w:lang w:val="en-US"/>
              <w14:ligatures w14:val="standardContextual"/>
            </w:rPr>
          </w:pPr>
          <w:hyperlink w:anchor="_Toc152758713" w:history="1">
            <w:r w:rsidRPr="00C21163">
              <w:rPr>
                <w:rStyle w:val="Hyperlink"/>
                <w:noProof/>
              </w:rPr>
              <w:t>11.2</w:t>
            </w:r>
            <w:r>
              <w:rPr>
                <w:rFonts w:cstheme="minorBidi"/>
                <w:b w:val="0"/>
                <w:bCs w:val="0"/>
                <w:noProof/>
                <w:kern w:val="2"/>
                <w:sz w:val="22"/>
                <w:szCs w:val="22"/>
                <w:lang w:val="en-US"/>
                <w14:ligatures w14:val="standardContextual"/>
              </w:rPr>
              <w:tab/>
            </w:r>
            <w:r w:rsidRPr="00C21163">
              <w:rPr>
                <w:rStyle w:val="Hyperlink"/>
                <w:noProof/>
              </w:rPr>
              <w:t>Bedding application rate calculator</w:t>
            </w:r>
            <w:r>
              <w:rPr>
                <w:noProof/>
                <w:webHidden/>
              </w:rPr>
              <w:tab/>
            </w:r>
            <w:r>
              <w:rPr>
                <w:noProof/>
                <w:webHidden/>
              </w:rPr>
              <w:fldChar w:fldCharType="begin"/>
            </w:r>
            <w:r>
              <w:rPr>
                <w:noProof/>
                <w:webHidden/>
              </w:rPr>
              <w:instrText xml:space="preserve"> PAGEREF _Toc152758713 \h </w:instrText>
            </w:r>
            <w:r>
              <w:rPr>
                <w:noProof/>
                <w:webHidden/>
              </w:rPr>
            </w:r>
            <w:r>
              <w:rPr>
                <w:noProof/>
                <w:webHidden/>
              </w:rPr>
              <w:fldChar w:fldCharType="separate"/>
            </w:r>
            <w:r>
              <w:rPr>
                <w:noProof/>
                <w:webHidden/>
              </w:rPr>
              <w:t>276</w:t>
            </w:r>
            <w:r>
              <w:rPr>
                <w:noProof/>
                <w:webHidden/>
              </w:rPr>
              <w:fldChar w:fldCharType="end"/>
            </w:r>
          </w:hyperlink>
        </w:p>
        <w:p w14:paraId="25D06B4A" w14:textId="43ED0E46" w:rsidR="00B04EA6" w:rsidRDefault="00B04EA6">
          <w:pPr>
            <w:pStyle w:val="TOC3"/>
            <w:rPr>
              <w:rFonts w:cstheme="minorBidi"/>
              <w:noProof/>
              <w:kern w:val="2"/>
              <w:sz w:val="22"/>
              <w:szCs w:val="22"/>
              <w:lang w:val="en-US"/>
              <w14:ligatures w14:val="standardContextual"/>
            </w:rPr>
          </w:pPr>
          <w:hyperlink w:anchor="_Toc152758714" w:history="1">
            <w:r w:rsidRPr="00C21163">
              <w:rPr>
                <w:rStyle w:val="Hyperlink"/>
                <w:noProof/>
              </w:rPr>
              <w:t>11.2.1</w:t>
            </w:r>
            <w:r>
              <w:rPr>
                <w:rFonts w:cstheme="minorBidi"/>
                <w:noProof/>
                <w:kern w:val="2"/>
                <w:sz w:val="22"/>
                <w:szCs w:val="22"/>
                <w:lang w:val="en-US"/>
                <w14:ligatures w14:val="standardContextual"/>
              </w:rPr>
              <w:tab/>
            </w:r>
            <w:r w:rsidRPr="00C21163">
              <w:rPr>
                <w:rStyle w:val="Hyperlink"/>
                <w:noProof/>
              </w:rPr>
              <w:t>User-required inputs</w:t>
            </w:r>
            <w:r>
              <w:rPr>
                <w:noProof/>
                <w:webHidden/>
              </w:rPr>
              <w:tab/>
            </w:r>
            <w:r>
              <w:rPr>
                <w:noProof/>
                <w:webHidden/>
              </w:rPr>
              <w:fldChar w:fldCharType="begin"/>
            </w:r>
            <w:r>
              <w:rPr>
                <w:noProof/>
                <w:webHidden/>
              </w:rPr>
              <w:instrText xml:space="preserve"> PAGEREF _Toc152758714 \h </w:instrText>
            </w:r>
            <w:r>
              <w:rPr>
                <w:noProof/>
                <w:webHidden/>
              </w:rPr>
            </w:r>
            <w:r>
              <w:rPr>
                <w:noProof/>
                <w:webHidden/>
              </w:rPr>
              <w:fldChar w:fldCharType="separate"/>
            </w:r>
            <w:r>
              <w:rPr>
                <w:noProof/>
                <w:webHidden/>
              </w:rPr>
              <w:t>276</w:t>
            </w:r>
            <w:r>
              <w:rPr>
                <w:noProof/>
                <w:webHidden/>
              </w:rPr>
              <w:fldChar w:fldCharType="end"/>
            </w:r>
          </w:hyperlink>
        </w:p>
        <w:p w14:paraId="47B0B280" w14:textId="356154B4" w:rsidR="00B04EA6" w:rsidRDefault="00B04EA6">
          <w:pPr>
            <w:pStyle w:val="TOC3"/>
            <w:rPr>
              <w:rFonts w:cstheme="minorBidi"/>
              <w:noProof/>
              <w:kern w:val="2"/>
              <w:sz w:val="22"/>
              <w:szCs w:val="22"/>
              <w:lang w:val="en-US"/>
              <w14:ligatures w14:val="standardContextual"/>
            </w:rPr>
          </w:pPr>
          <w:hyperlink w:anchor="_Toc152758715" w:history="1">
            <w:r w:rsidRPr="00C21163">
              <w:rPr>
                <w:rStyle w:val="Hyperlink"/>
                <w:noProof/>
              </w:rPr>
              <w:t>11.2.2</w:t>
            </w:r>
            <w:r>
              <w:rPr>
                <w:rFonts w:cstheme="minorBidi"/>
                <w:noProof/>
                <w:kern w:val="2"/>
                <w:sz w:val="22"/>
                <w:szCs w:val="22"/>
                <w:lang w:val="en-US"/>
                <w14:ligatures w14:val="standardContextual"/>
              </w:rPr>
              <w:tab/>
            </w:r>
            <w:r w:rsidRPr="00C21163">
              <w:rPr>
                <w:rStyle w:val="Hyperlink"/>
                <w:noProof/>
              </w:rPr>
              <w:t>Calculated imports</w:t>
            </w:r>
            <w:r>
              <w:rPr>
                <w:noProof/>
                <w:webHidden/>
              </w:rPr>
              <w:tab/>
            </w:r>
            <w:r>
              <w:rPr>
                <w:noProof/>
                <w:webHidden/>
              </w:rPr>
              <w:fldChar w:fldCharType="begin"/>
            </w:r>
            <w:r>
              <w:rPr>
                <w:noProof/>
                <w:webHidden/>
              </w:rPr>
              <w:instrText xml:space="preserve"> PAGEREF _Toc152758715 \h </w:instrText>
            </w:r>
            <w:r>
              <w:rPr>
                <w:noProof/>
                <w:webHidden/>
              </w:rPr>
            </w:r>
            <w:r>
              <w:rPr>
                <w:noProof/>
                <w:webHidden/>
              </w:rPr>
              <w:fldChar w:fldCharType="separate"/>
            </w:r>
            <w:r>
              <w:rPr>
                <w:noProof/>
                <w:webHidden/>
              </w:rPr>
              <w:t>277</w:t>
            </w:r>
            <w:r>
              <w:rPr>
                <w:noProof/>
                <w:webHidden/>
              </w:rPr>
              <w:fldChar w:fldCharType="end"/>
            </w:r>
          </w:hyperlink>
        </w:p>
        <w:p w14:paraId="60BCB050" w14:textId="23847E82" w:rsidR="00B04EA6" w:rsidRDefault="00B04EA6">
          <w:pPr>
            <w:pStyle w:val="TOC2"/>
            <w:rPr>
              <w:rFonts w:cstheme="minorBidi"/>
              <w:b w:val="0"/>
              <w:bCs w:val="0"/>
              <w:noProof/>
              <w:kern w:val="2"/>
              <w:sz w:val="22"/>
              <w:szCs w:val="22"/>
              <w:lang w:val="en-US"/>
              <w14:ligatures w14:val="standardContextual"/>
            </w:rPr>
          </w:pPr>
          <w:hyperlink w:anchor="_Toc152758716" w:history="1">
            <w:r w:rsidRPr="00C21163">
              <w:rPr>
                <w:rStyle w:val="Hyperlink"/>
                <w:noProof/>
              </w:rPr>
              <w:t>11.3</w:t>
            </w:r>
            <w:r>
              <w:rPr>
                <w:rFonts w:cstheme="minorBidi"/>
                <w:b w:val="0"/>
                <w:bCs w:val="0"/>
                <w:noProof/>
                <w:kern w:val="2"/>
                <w:sz w:val="22"/>
                <w:szCs w:val="22"/>
                <w:lang w:val="en-US"/>
                <w14:ligatures w14:val="standardContextual"/>
              </w:rPr>
              <w:tab/>
            </w:r>
            <w:r w:rsidRPr="00C21163">
              <w:rPr>
                <w:rStyle w:val="Hyperlink"/>
                <w:noProof/>
              </w:rPr>
              <w:t>Feed requirement balance</w:t>
            </w:r>
            <w:r>
              <w:rPr>
                <w:noProof/>
                <w:webHidden/>
              </w:rPr>
              <w:tab/>
            </w:r>
            <w:r>
              <w:rPr>
                <w:noProof/>
                <w:webHidden/>
              </w:rPr>
              <w:fldChar w:fldCharType="begin"/>
            </w:r>
            <w:r>
              <w:rPr>
                <w:noProof/>
                <w:webHidden/>
              </w:rPr>
              <w:instrText xml:space="preserve"> PAGEREF _Toc152758716 \h </w:instrText>
            </w:r>
            <w:r>
              <w:rPr>
                <w:noProof/>
                <w:webHidden/>
              </w:rPr>
            </w:r>
            <w:r>
              <w:rPr>
                <w:noProof/>
                <w:webHidden/>
              </w:rPr>
              <w:fldChar w:fldCharType="separate"/>
            </w:r>
            <w:r>
              <w:rPr>
                <w:noProof/>
                <w:webHidden/>
              </w:rPr>
              <w:t>277</w:t>
            </w:r>
            <w:r>
              <w:rPr>
                <w:noProof/>
                <w:webHidden/>
              </w:rPr>
              <w:fldChar w:fldCharType="end"/>
            </w:r>
          </w:hyperlink>
        </w:p>
        <w:p w14:paraId="41C4E8C5" w14:textId="3A4D2F2D" w:rsidR="00B04EA6" w:rsidRDefault="00B04EA6">
          <w:pPr>
            <w:pStyle w:val="TOC3"/>
            <w:rPr>
              <w:rFonts w:cstheme="minorBidi"/>
              <w:noProof/>
              <w:kern w:val="2"/>
              <w:sz w:val="22"/>
              <w:szCs w:val="22"/>
              <w:lang w:val="en-US"/>
              <w14:ligatures w14:val="standardContextual"/>
            </w:rPr>
          </w:pPr>
          <w:hyperlink w:anchor="_Toc152758717" w:history="1">
            <w:r w:rsidRPr="00C21163">
              <w:rPr>
                <w:rStyle w:val="Hyperlink"/>
                <w:noProof/>
              </w:rPr>
              <w:t>11.3.1</w:t>
            </w:r>
            <w:r>
              <w:rPr>
                <w:rFonts w:cstheme="minorBidi"/>
                <w:noProof/>
                <w:kern w:val="2"/>
                <w:sz w:val="22"/>
                <w:szCs w:val="22"/>
                <w:lang w:val="en-US"/>
                <w14:ligatures w14:val="standardContextual"/>
              </w:rPr>
              <w:tab/>
            </w:r>
            <w:r w:rsidRPr="00C21163">
              <w:rPr>
                <w:rStyle w:val="Hyperlink"/>
                <w:noProof/>
              </w:rPr>
              <w:t>Dry matter intake and forage requirement</w:t>
            </w:r>
            <w:r>
              <w:rPr>
                <w:noProof/>
                <w:webHidden/>
              </w:rPr>
              <w:tab/>
            </w:r>
            <w:r>
              <w:rPr>
                <w:noProof/>
                <w:webHidden/>
              </w:rPr>
              <w:fldChar w:fldCharType="begin"/>
            </w:r>
            <w:r>
              <w:rPr>
                <w:noProof/>
                <w:webHidden/>
              </w:rPr>
              <w:instrText xml:space="preserve"> PAGEREF _Toc152758717 \h </w:instrText>
            </w:r>
            <w:r>
              <w:rPr>
                <w:noProof/>
                <w:webHidden/>
              </w:rPr>
            </w:r>
            <w:r>
              <w:rPr>
                <w:noProof/>
                <w:webHidden/>
              </w:rPr>
              <w:fldChar w:fldCharType="separate"/>
            </w:r>
            <w:r>
              <w:rPr>
                <w:noProof/>
                <w:webHidden/>
              </w:rPr>
              <w:t>277</w:t>
            </w:r>
            <w:r>
              <w:rPr>
                <w:noProof/>
                <w:webHidden/>
              </w:rPr>
              <w:fldChar w:fldCharType="end"/>
            </w:r>
          </w:hyperlink>
        </w:p>
        <w:p w14:paraId="3A22A323" w14:textId="2965450D" w:rsidR="00B04EA6" w:rsidRDefault="00B04EA6">
          <w:pPr>
            <w:pStyle w:val="TOC3"/>
            <w:rPr>
              <w:rFonts w:cstheme="minorBidi"/>
              <w:noProof/>
              <w:kern w:val="2"/>
              <w:sz w:val="22"/>
              <w:szCs w:val="22"/>
              <w:lang w:val="en-US"/>
              <w14:ligatures w14:val="standardContextual"/>
            </w:rPr>
          </w:pPr>
          <w:hyperlink w:anchor="_Toc152758718" w:history="1">
            <w:r w:rsidRPr="00C21163">
              <w:rPr>
                <w:rStyle w:val="Hyperlink"/>
                <w:noProof/>
              </w:rPr>
              <w:t>11.3.2</w:t>
            </w:r>
            <w:r>
              <w:rPr>
                <w:rFonts w:cstheme="minorBidi"/>
                <w:noProof/>
                <w:kern w:val="2"/>
                <w:sz w:val="22"/>
                <w:szCs w:val="22"/>
                <w:lang w:val="en-US"/>
                <w14:ligatures w14:val="standardContextual"/>
              </w:rPr>
              <w:tab/>
            </w:r>
            <w:r w:rsidRPr="00C21163">
              <w:rPr>
                <w:rStyle w:val="Hyperlink"/>
                <w:noProof/>
              </w:rPr>
              <w:t>Calculating pasture aboveground biomass from animal forage consumption</w:t>
            </w:r>
            <w:r>
              <w:rPr>
                <w:noProof/>
                <w:webHidden/>
              </w:rPr>
              <w:tab/>
            </w:r>
            <w:r>
              <w:rPr>
                <w:noProof/>
                <w:webHidden/>
              </w:rPr>
              <w:fldChar w:fldCharType="begin"/>
            </w:r>
            <w:r>
              <w:rPr>
                <w:noProof/>
                <w:webHidden/>
              </w:rPr>
              <w:instrText xml:space="preserve"> PAGEREF _Toc152758718 \h </w:instrText>
            </w:r>
            <w:r>
              <w:rPr>
                <w:noProof/>
                <w:webHidden/>
              </w:rPr>
            </w:r>
            <w:r>
              <w:rPr>
                <w:noProof/>
                <w:webHidden/>
              </w:rPr>
              <w:fldChar w:fldCharType="separate"/>
            </w:r>
            <w:r>
              <w:rPr>
                <w:noProof/>
                <w:webHidden/>
              </w:rPr>
              <w:t>278</w:t>
            </w:r>
            <w:r>
              <w:rPr>
                <w:noProof/>
                <w:webHidden/>
              </w:rPr>
              <w:fldChar w:fldCharType="end"/>
            </w:r>
          </w:hyperlink>
        </w:p>
        <w:p w14:paraId="5DD939D3" w14:textId="52916B63" w:rsidR="00B04EA6" w:rsidRDefault="00B04EA6">
          <w:pPr>
            <w:pStyle w:val="TOC2"/>
            <w:rPr>
              <w:rFonts w:cstheme="minorBidi"/>
              <w:b w:val="0"/>
              <w:bCs w:val="0"/>
              <w:noProof/>
              <w:kern w:val="2"/>
              <w:sz w:val="22"/>
              <w:szCs w:val="22"/>
              <w:lang w:val="en-US"/>
              <w14:ligatures w14:val="standardContextual"/>
            </w:rPr>
          </w:pPr>
          <w:hyperlink w:anchor="_Toc152758719" w:history="1">
            <w:r w:rsidRPr="00C21163">
              <w:rPr>
                <w:rStyle w:val="Hyperlink"/>
                <w:noProof/>
              </w:rPr>
              <w:t>11.4</w:t>
            </w:r>
            <w:r>
              <w:rPr>
                <w:rFonts w:cstheme="minorBidi"/>
                <w:b w:val="0"/>
                <w:bCs w:val="0"/>
                <w:noProof/>
                <w:kern w:val="2"/>
                <w:sz w:val="22"/>
                <w:szCs w:val="22"/>
                <w:lang w:val="en-US"/>
                <w14:ligatures w14:val="standardContextual"/>
              </w:rPr>
              <w:tab/>
            </w:r>
            <w:r w:rsidRPr="00C21163">
              <w:rPr>
                <w:rStyle w:val="Hyperlink"/>
                <w:noProof/>
              </w:rPr>
              <w:t>Estimates of production output equations</w:t>
            </w:r>
            <w:r>
              <w:rPr>
                <w:noProof/>
                <w:webHidden/>
              </w:rPr>
              <w:tab/>
            </w:r>
            <w:r>
              <w:rPr>
                <w:noProof/>
                <w:webHidden/>
              </w:rPr>
              <w:fldChar w:fldCharType="begin"/>
            </w:r>
            <w:r>
              <w:rPr>
                <w:noProof/>
                <w:webHidden/>
              </w:rPr>
              <w:instrText xml:space="preserve"> PAGEREF _Toc152758719 \h </w:instrText>
            </w:r>
            <w:r>
              <w:rPr>
                <w:noProof/>
                <w:webHidden/>
              </w:rPr>
            </w:r>
            <w:r>
              <w:rPr>
                <w:noProof/>
                <w:webHidden/>
              </w:rPr>
              <w:fldChar w:fldCharType="separate"/>
            </w:r>
            <w:r>
              <w:rPr>
                <w:noProof/>
                <w:webHidden/>
              </w:rPr>
              <w:t>280</w:t>
            </w:r>
            <w:r>
              <w:rPr>
                <w:noProof/>
                <w:webHidden/>
              </w:rPr>
              <w:fldChar w:fldCharType="end"/>
            </w:r>
          </w:hyperlink>
        </w:p>
        <w:p w14:paraId="718C31C2" w14:textId="5E8B67D6" w:rsidR="00B04EA6" w:rsidRDefault="00B04EA6">
          <w:pPr>
            <w:pStyle w:val="TOC3"/>
            <w:rPr>
              <w:rFonts w:cstheme="minorBidi"/>
              <w:noProof/>
              <w:kern w:val="2"/>
              <w:sz w:val="22"/>
              <w:szCs w:val="22"/>
              <w:lang w:val="en-US"/>
              <w14:ligatures w14:val="standardContextual"/>
            </w:rPr>
          </w:pPr>
          <w:hyperlink w:anchor="_Toc152758720" w:history="1">
            <w:r w:rsidRPr="00C21163">
              <w:rPr>
                <w:rStyle w:val="Hyperlink"/>
                <w:noProof/>
              </w:rPr>
              <w:t>11.4.1</w:t>
            </w:r>
            <w:r>
              <w:rPr>
                <w:rFonts w:cstheme="minorBidi"/>
                <w:noProof/>
                <w:kern w:val="2"/>
                <w:sz w:val="22"/>
                <w:szCs w:val="22"/>
                <w:lang w:val="en-US"/>
                <w14:ligatures w14:val="standardContextual"/>
              </w:rPr>
              <w:tab/>
            </w:r>
            <w:r w:rsidRPr="00C21163">
              <w:rPr>
                <w:rStyle w:val="Hyperlink"/>
                <w:noProof/>
              </w:rPr>
              <w:t>Dairy</w:t>
            </w:r>
            <w:r>
              <w:rPr>
                <w:noProof/>
                <w:webHidden/>
              </w:rPr>
              <w:tab/>
            </w:r>
            <w:r>
              <w:rPr>
                <w:noProof/>
                <w:webHidden/>
              </w:rPr>
              <w:fldChar w:fldCharType="begin"/>
            </w:r>
            <w:r>
              <w:rPr>
                <w:noProof/>
                <w:webHidden/>
              </w:rPr>
              <w:instrText xml:space="preserve"> PAGEREF _Toc152758720 \h </w:instrText>
            </w:r>
            <w:r>
              <w:rPr>
                <w:noProof/>
                <w:webHidden/>
              </w:rPr>
            </w:r>
            <w:r>
              <w:rPr>
                <w:noProof/>
                <w:webHidden/>
              </w:rPr>
              <w:fldChar w:fldCharType="separate"/>
            </w:r>
            <w:r>
              <w:rPr>
                <w:noProof/>
                <w:webHidden/>
              </w:rPr>
              <w:t>280</w:t>
            </w:r>
            <w:r>
              <w:rPr>
                <w:noProof/>
                <w:webHidden/>
              </w:rPr>
              <w:fldChar w:fldCharType="end"/>
            </w:r>
          </w:hyperlink>
        </w:p>
        <w:p w14:paraId="2A5DE513" w14:textId="6E04A5EA" w:rsidR="00B04EA6" w:rsidRDefault="00B04EA6">
          <w:pPr>
            <w:pStyle w:val="TOC3"/>
            <w:rPr>
              <w:rFonts w:cstheme="minorBidi"/>
              <w:noProof/>
              <w:kern w:val="2"/>
              <w:sz w:val="22"/>
              <w:szCs w:val="22"/>
              <w:lang w:val="en-US"/>
              <w14:ligatures w14:val="standardContextual"/>
            </w:rPr>
          </w:pPr>
          <w:hyperlink w:anchor="_Toc152758721" w:history="1">
            <w:r w:rsidRPr="00C21163">
              <w:rPr>
                <w:rStyle w:val="Hyperlink"/>
                <w:noProof/>
              </w:rPr>
              <w:t>11.4.2</w:t>
            </w:r>
            <w:r>
              <w:rPr>
                <w:rFonts w:cstheme="minorBidi"/>
                <w:noProof/>
                <w:kern w:val="2"/>
                <w:sz w:val="22"/>
                <w:szCs w:val="22"/>
                <w:lang w:val="en-US"/>
                <w14:ligatures w14:val="standardContextual"/>
              </w:rPr>
              <w:tab/>
            </w:r>
            <w:r w:rsidRPr="00C21163">
              <w:rPr>
                <w:rStyle w:val="Hyperlink"/>
                <w:noProof/>
              </w:rPr>
              <w:t>Beef feedlots/stockers</w:t>
            </w:r>
            <w:r>
              <w:rPr>
                <w:noProof/>
                <w:webHidden/>
              </w:rPr>
              <w:tab/>
            </w:r>
            <w:r>
              <w:rPr>
                <w:noProof/>
                <w:webHidden/>
              </w:rPr>
              <w:fldChar w:fldCharType="begin"/>
            </w:r>
            <w:r>
              <w:rPr>
                <w:noProof/>
                <w:webHidden/>
              </w:rPr>
              <w:instrText xml:space="preserve"> PAGEREF _Toc152758721 \h </w:instrText>
            </w:r>
            <w:r>
              <w:rPr>
                <w:noProof/>
                <w:webHidden/>
              </w:rPr>
            </w:r>
            <w:r>
              <w:rPr>
                <w:noProof/>
                <w:webHidden/>
              </w:rPr>
              <w:fldChar w:fldCharType="separate"/>
            </w:r>
            <w:r>
              <w:rPr>
                <w:noProof/>
                <w:webHidden/>
              </w:rPr>
              <w:t>280</w:t>
            </w:r>
            <w:r>
              <w:rPr>
                <w:noProof/>
                <w:webHidden/>
              </w:rPr>
              <w:fldChar w:fldCharType="end"/>
            </w:r>
          </w:hyperlink>
        </w:p>
        <w:p w14:paraId="6F29DEA5" w14:textId="4F73EB50" w:rsidR="00B04EA6" w:rsidRDefault="00B04EA6">
          <w:pPr>
            <w:pStyle w:val="TOC3"/>
            <w:rPr>
              <w:rFonts w:cstheme="minorBidi"/>
              <w:noProof/>
              <w:kern w:val="2"/>
              <w:sz w:val="22"/>
              <w:szCs w:val="22"/>
              <w:lang w:val="en-US"/>
              <w14:ligatures w14:val="standardContextual"/>
            </w:rPr>
          </w:pPr>
          <w:hyperlink w:anchor="_Toc152758722" w:history="1">
            <w:r w:rsidRPr="00C21163">
              <w:rPr>
                <w:rStyle w:val="Hyperlink"/>
                <w:noProof/>
              </w:rPr>
              <w:t>11.4.3</w:t>
            </w:r>
            <w:r>
              <w:rPr>
                <w:rFonts w:cstheme="minorBidi"/>
                <w:noProof/>
                <w:kern w:val="2"/>
                <w:sz w:val="22"/>
                <w:szCs w:val="22"/>
                <w:lang w:val="en-US"/>
                <w14:ligatures w14:val="standardContextual"/>
              </w:rPr>
              <w:tab/>
            </w:r>
            <w:r w:rsidRPr="00C21163">
              <w:rPr>
                <w:rStyle w:val="Hyperlink"/>
                <w:noProof/>
              </w:rPr>
              <w:t>Sheep</w:t>
            </w:r>
            <w:r>
              <w:rPr>
                <w:noProof/>
                <w:webHidden/>
              </w:rPr>
              <w:tab/>
            </w:r>
            <w:r>
              <w:rPr>
                <w:noProof/>
                <w:webHidden/>
              </w:rPr>
              <w:fldChar w:fldCharType="begin"/>
            </w:r>
            <w:r>
              <w:rPr>
                <w:noProof/>
                <w:webHidden/>
              </w:rPr>
              <w:instrText xml:space="preserve"> PAGEREF _Toc152758722 \h </w:instrText>
            </w:r>
            <w:r>
              <w:rPr>
                <w:noProof/>
                <w:webHidden/>
              </w:rPr>
            </w:r>
            <w:r>
              <w:rPr>
                <w:noProof/>
                <w:webHidden/>
              </w:rPr>
              <w:fldChar w:fldCharType="separate"/>
            </w:r>
            <w:r>
              <w:rPr>
                <w:noProof/>
                <w:webHidden/>
              </w:rPr>
              <w:t>280</w:t>
            </w:r>
            <w:r>
              <w:rPr>
                <w:noProof/>
                <w:webHidden/>
              </w:rPr>
              <w:fldChar w:fldCharType="end"/>
            </w:r>
          </w:hyperlink>
        </w:p>
        <w:p w14:paraId="344F4A7E" w14:textId="40F6EA2A" w:rsidR="00B04EA6" w:rsidRDefault="00B04EA6">
          <w:pPr>
            <w:pStyle w:val="TOC3"/>
            <w:rPr>
              <w:rFonts w:cstheme="minorBidi"/>
              <w:noProof/>
              <w:kern w:val="2"/>
              <w:sz w:val="22"/>
              <w:szCs w:val="22"/>
              <w:lang w:val="en-US"/>
              <w14:ligatures w14:val="standardContextual"/>
            </w:rPr>
          </w:pPr>
          <w:hyperlink w:anchor="_Toc152758723" w:history="1">
            <w:r w:rsidRPr="00C21163">
              <w:rPr>
                <w:rStyle w:val="Hyperlink"/>
                <w:noProof/>
              </w:rPr>
              <w:t>11.4.4</w:t>
            </w:r>
            <w:r>
              <w:rPr>
                <w:rFonts w:cstheme="minorBidi"/>
                <w:noProof/>
                <w:kern w:val="2"/>
                <w:sz w:val="22"/>
                <w:szCs w:val="22"/>
                <w:lang w:val="en-US"/>
                <w14:ligatures w14:val="standardContextual"/>
              </w:rPr>
              <w:tab/>
            </w:r>
            <w:r w:rsidRPr="00C21163">
              <w:rPr>
                <w:rStyle w:val="Hyperlink"/>
                <w:noProof/>
              </w:rPr>
              <w:t>Crops</w:t>
            </w:r>
            <w:r>
              <w:rPr>
                <w:noProof/>
                <w:webHidden/>
              </w:rPr>
              <w:tab/>
            </w:r>
            <w:r>
              <w:rPr>
                <w:noProof/>
                <w:webHidden/>
              </w:rPr>
              <w:fldChar w:fldCharType="begin"/>
            </w:r>
            <w:r>
              <w:rPr>
                <w:noProof/>
                <w:webHidden/>
              </w:rPr>
              <w:instrText xml:space="preserve"> PAGEREF _Toc152758723 \h </w:instrText>
            </w:r>
            <w:r>
              <w:rPr>
                <w:noProof/>
                <w:webHidden/>
              </w:rPr>
            </w:r>
            <w:r>
              <w:rPr>
                <w:noProof/>
                <w:webHidden/>
              </w:rPr>
              <w:fldChar w:fldCharType="separate"/>
            </w:r>
            <w:r>
              <w:rPr>
                <w:noProof/>
                <w:webHidden/>
              </w:rPr>
              <w:t>281</w:t>
            </w:r>
            <w:r>
              <w:rPr>
                <w:noProof/>
                <w:webHidden/>
              </w:rPr>
              <w:fldChar w:fldCharType="end"/>
            </w:r>
          </w:hyperlink>
        </w:p>
        <w:p w14:paraId="60E982A3" w14:textId="338928E1" w:rsidR="00B04EA6" w:rsidRDefault="00B04EA6">
          <w:pPr>
            <w:pStyle w:val="TOC3"/>
            <w:rPr>
              <w:rFonts w:cstheme="minorBidi"/>
              <w:noProof/>
              <w:kern w:val="2"/>
              <w:sz w:val="22"/>
              <w:szCs w:val="22"/>
              <w:lang w:val="en-US"/>
              <w14:ligatures w14:val="standardContextual"/>
            </w:rPr>
          </w:pPr>
          <w:hyperlink w:anchor="_Toc152758724" w:history="1">
            <w:r w:rsidRPr="00C21163">
              <w:rPr>
                <w:rStyle w:val="Hyperlink"/>
                <w:noProof/>
              </w:rPr>
              <w:t>11.4.5</w:t>
            </w:r>
            <w:r>
              <w:rPr>
                <w:rFonts w:cstheme="minorBidi"/>
                <w:noProof/>
                <w:kern w:val="2"/>
                <w:sz w:val="22"/>
                <w:szCs w:val="22"/>
                <w:lang w:val="en-US"/>
                <w14:ligatures w14:val="standardContextual"/>
              </w:rPr>
              <w:tab/>
            </w:r>
            <w:r w:rsidRPr="00C21163">
              <w:rPr>
                <w:rStyle w:val="Hyperlink"/>
                <w:noProof/>
              </w:rPr>
              <w:t>Land-applied manure N</w:t>
            </w:r>
            <w:r>
              <w:rPr>
                <w:noProof/>
                <w:webHidden/>
              </w:rPr>
              <w:tab/>
            </w:r>
            <w:r>
              <w:rPr>
                <w:noProof/>
                <w:webHidden/>
              </w:rPr>
              <w:fldChar w:fldCharType="begin"/>
            </w:r>
            <w:r>
              <w:rPr>
                <w:noProof/>
                <w:webHidden/>
              </w:rPr>
              <w:instrText xml:space="preserve"> PAGEREF _Toc152758724 \h </w:instrText>
            </w:r>
            <w:r>
              <w:rPr>
                <w:noProof/>
                <w:webHidden/>
              </w:rPr>
            </w:r>
            <w:r>
              <w:rPr>
                <w:noProof/>
                <w:webHidden/>
              </w:rPr>
              <w:fldChar w:fldCharType="separate"/>
            </w:r>
            <w:r>
              <w:rPr>
                <w:noProof/>
                <w:webHidden/>
              </w:rPr>
              <w:t>281</w:t>
            </w:r>
            <w:r>
              <w:rPr>
                <w:noProof/>
                <w:webHidden/>
              </w:rPr>
              <w:fldChar w:fldCharType="end"/>
            </w:r>
          </w:hyperlink>
        </w:p>
        <w:p w14:paraId="79459043" w14:textId="45940EE4" w:rsidR="00B04EA6" w:rsidRDefault="00B04EA6">
          <w:pPr>
            <w:pStyle w:val="TOC3"/>
            <w:rPr>
              <w:rFonts w:cstheme="minorBidi"/>
              <w:noProof/>
              <w:kern w:val="2"/>
              <w:sz w:val="22"/>
              <w:szCs w:val="22"/>
              <w:lang w:val="en-US"/>
              <w14:ligatures w14:val="standardContextual"/>
            </w:rPr>
          </w:pPr>
          <w:hyperlink w:anchor="_Toc152758725" w:history="1">
            <w:r w:rsidRPr="00C21163">
              <w:rPr>
                <w:rStyle w:val="Hyperlink"/>
                <w:noProof/>
              </w:rPr>
              <w:t>11.4.6</w:t>
            </w:r>
            <w:r>
              <w:rPr>
                <w:rFonts w:cstheme="minorBidi"/>
                <w:noProof/>
                <w:kern w:val="2"/>
                <w:sz w:val="22"/>
                <w:szCs w:val="22"/>
                <w:lang w:val="en-US"/>
                <w14:ligatures w14:val="standardContextual"/>
              </w:rPr>
              <w:tab/>
            </w:r>
            <w:r w:rsidRPr="00C21163">
              <w:rPr>
                <w:rStyle w:val="Hyperlink"/>
                <w:noProof/>
              </w:rPr>
              <w:t>Total land area</w:t>
            </w:r>
            <w:r>
              <w:rPr>
                <w:noProof/>
                <w:webHidden/>
              </w:rPr>
              <w:tab/>
            </w:r>
            <w:r>
              <w:rPr>
                <w:noProof/>
                <w:webHidden/>
              </w:rPr>
              <w:fldChar w:fldCharType="begin"/>
            </w:r>
            <w:r>
              <w:rPr>
                <w:noProof/>
                <w:webHidden/>
              </w:rPr>
              <w:instrText xml:space="preserve"> PAGEREF _Toc152758725 \h </w:instrText>
            </w:r>
            <w:r>
              <w:rPr>
                <w:noProof/>
                <w:webHidden/>
              </w:rPr>
            </w:r>
            <w:r>
              <w:rPr>
                <w:noProof/>
                <w:webHidden/>
              </w:rPr>
              <w:fldChar w:fldCharType="separate"/>
            </w:r>
            <w:r>
              <w:rPr>
                <w:noProof/>
                <w:webHidden/>
              </w:rPr>
              <w:t>281</w:t>
            </w:r>
            <w:r>
              <w:rPr>
                <w:noProof/>
                <w:webHidden/>
              </w:rPr>
              <w:fldChar w:fldCharType="end"/>
            </w:r>
          </w:hyperlink>
        </w:p>
        <w:p w14:paraId="7CBC4D80" w14:textId="789C5F03" w:rsidR="00B04EA6" w:rsidRDefault="00B04EA6">
          <w:pPr>
            <w:pStyle w:val="TOC2"/>
            <w:rPr>
              <w:rFonts w:cstheme="minorBidi"/>
              <w:b w:val="0"/>
              <w:bCs w:val="0"/>
              <w:noProof/>
              <w:kern w:val="2"/>
              <w:sz w:val="22"/>
              <w:szCs w:val="22"/>
              <w:lang w:val="en-US"/>
              <w14:ligatures w14:val="standardContextual"/>
            </w:rPr>
          </w:pPr>
          <w:hyperlink w:anchor="_Toc152758726" w:history="1">
            <w:r w:rsidRPr="00C21163">
              <w:rPr>
                <w:rStyle w:val="Hyperlink"/>
                <w:noProof/>
              </w:rPr>
              <w:t>11.5</w:t>
            </w:r>
            <w:r>
              <w:rPr>
                <w:rFonts w:cstheme="minorBidi"/>
                <w:b w:val="0"/>
                <w:bCs w:val="0"/>
                <w:noProof/>
                <w:kern w:val="2"/>
                <w:sz w:val="22"/>
                <w:szCs w:val="22"/>
                <w:lang w:val="en-US"/>
                <w14:ligatures w14:val="standardContextual"/>
              </w:rPr>
              <w:tab/>
            </w:r>
            <w:r w:rsidRPr="00C21163">
              <w:rPr>
                <w:rStyle w:val="Hyperlink"/>
                <w:noProof/>
              </w:rPr>
              <w:t>Terminology</w:t>
            </w:r>
            <w:r>
              <w:rPr>
                <w:noProof/>
                <w:webHidden/>
              </w:rPr>
              <w:tab/>
            </w:r>
            <w:r>
              <w:rPr>
                <w:noProof/>
                <w:webHidden/>
              </w:rPr>
              <w:fldChar w:fldCharType="begin"/>
            </w:r>
            <w:r>
              <w:rPr>
                <w:noProof/>
                <w:webHidden/>
              </w:rPr>
              <w:instrText xml:space="preserve"> PAGEREF _Toc152758726 \h </w:instrText>
            </w:r>
            <w:r>
              <w:rPr>
                <w:noProof/>
                <w:webHidden/>
              </w:rPr>
            </w:r>
            <w:r>
              <w:rPr>
                <w:noProof/>
                <w:webHidden/>
              </w:rPr>
              <w:fldChar w:fldCharType="separate"/>
            </w:r>
            <w:r>
              <w:rPr>
                <w:noProof/>
                <w:webHidden/>
              </w:rPr>
              <w:t>281</w:t>
            </w:r>
            <w:r>
              <w:rPr>
                <w:noProof/>
                <w:webHidden/>
              </w:rPr>
              <w:fldChar w:fldCharType="end"/>
            </w:r>
          </w:hyperlink>
        </w:p>
        <w:p w14:paraId="5EF62EBE" w14:textId="734F9615" w:rsidR="00B04EA6" w:rsidRDefault="00B04EA6">
          <w:pPr>
            <w:pStyle w:val="TOC3"/>
            <w:rPr>
              <w:rFonts w:cstheme="minorBidi"/>
              <w:noProof/>
              <w:kern w:val="2"/>
              <w:sz w:val="22"/>
              <w:szCs w:val="22"/>
              <w:lang w:val="en-US"/>
              <w14:ligatures w14:val="standardContextual"/>
            </w:rPr>
          </w:pPr>
          <w:hyperlink w:anchor="_Toc152758727" w:history="1">
            <w:r w:rsidRPr="00C21163">
              <w:rPr>
                <w:rStyle w:val="Hyperlink"/>
                <w:noProof/>
              </w:rPr>
              <w:t>11.5.1</w:t>
            </w:r>
            <w:r>
              <w:rPr>
                <w:rFonts w:cstheme="minorBidi"/>
                <w:noProof/>
                <w:kern w:val="2"/>
                <w:sz w:val="22"/>
                <w:szCs w:val="22"/>
                <w:lang w:val="en-US"/>
                <w14:ligatures w14:val="standardContextual"/>
              </w:rPr>
              <w:tab/>
            </w:r>
            <w:r w:rsidRPr="00C21163">
              <w:rPr>
                <w:rStyle w:val="Hyperlink"/>
                <w:noProof/>
              </w:rPr>
              <w:t>Emission Sources</w:t>
            </w:r>
            <w:r>
              <w:rPr>
                <w:noProof/>
                <w:webHidden/>
              </w:rPr>
              <w:tab/>
            </w:r>
            <w:r>
              <w:rPr>
                <w:noProof/>
                <w:webHidden/>
              </w:rPr>
              <w:fldChar w:fldCharType="begin"/>
            </w:r>
            <w:r>
              <w:rPr>
                <w:noProof/>
                <w:webHidden/>
              </w:rPr>
              <w:instrText xml:space="preserve"> PAGEREF _Toc152758727 \h </w:instrText>
            </w:r>
            <w:r>
              <w:rPr>
                <w:noProof/>
                <w:webHidden/>
              </w:rPr>
            </w:r>
            <w:r>
              <w:rPr>
                <w:noProof/>
                <w:webHidden/>
              </w:rPr>
              <w:fldChar w:fldCharType="separate"/>
            </w:r>
            <w:r>
              <w:rPr>
                <w:noProof/>
                <w:webHidden/>
              </w:rPr>
              <w:t>281</w:t>
            </w:r>
            <w:r>
              <w:rPr>
                <w:noProof/>
                <w:webHidden/>
              </w:rPr>
              <w:fldChar w:fldCharType="end"/>
            </w:r>
          </w:hyperlink>
        </w:p>
        <w:p w14:paraId="256C29FC" w14:textId="4AB63D5C" w:rsidR="00B04EA6" w:rsidRDefault="00B04EA6">
          <w:pPr>
            <w:pStyle w:val="TOC3"/>
            <w:rPr>
              <w:rFonts w:cstheme="minorBidi"/>
              <w:noProof/>
              <w:kern w:val="2"/>
              <w:sz w:val="22"/>
              <w:szCs w:val="22"/>
              <w:lang w:val="en-US"/>
              <w14:ligatures w14:val="standardContextual"/>
            </w:rPr>
          </w:pPr>
          <w:hyperlink w:anchor="_Toc152758728" w:history="1">
            <w:r w:rsidRPr="00C21163">
              <w:rPr>
                <w:rStyle w:val="Hyperlink"/>
                <w:noProof/>
              </w:rPr>
              <w:t>11.5.2</w:t>
            </w:r>
            <w:r>
              <w:rPr>
                <w:rFonts w:cstheme="minorBidi"/>
                <w:noProof/>
                <w:kern w:val="2"/>
                <w:sz w:val="22"/>
                <w:szCs w:val="22"/>
                <w:lang w:val="en-US"/>
                <w14:ligatures w14:val="standardContextual"/>
              </w:rPr>
              <w:tab/>
            </w:r>
            <w:r w:rsidRPr="00C21163">
              <w:rPr>
                <w:rStyle w:val="Hyperlink"/>
                <w:noProof/>
              </w:rPr>
              <w:t>Farm components</w:t>
            </w:r>
            <w:r>
              <w:rPr>
                <w:noProof/>
                <w:webHidden/>
              </w:rPr>
              <w:tab/>
            </w:r>
            <w:r>
              <w:rPr>
                <w:noProof/>
                <w:webHidden/>
              </w:rPr>
              <w:fldChar w:fldCharType="begin"/>
            </w:r>
            <w:r>
              <w:rPr>
                <w:noProof/>
                <w:webHidden/>
              </w:rPr>
              <w:instrText xml:space="preserve"> PAGEREF _Toc152758728 \h </w:instrText>
            </w:r>
            <w:r>
              <w:rPr>
                <w:noProof/>
                <w:webHidden/>
              </w:rPr>
            </w:r>
            <w:r>
              <w:rPr>
                <w:noProof/>
                <w:webHidden/>
              </w:rPr>
              <w:fldChar w:fldCharType="separate"/>
            </w:r>
            <w:r>
              <w:rPr>
                <w:noProof/>
                <w:webHidden/>
              </w:rPr>
              <w:t>282</w:t>
            </w:r>
            <w:r>
              <w:rPr>
                <w:noProof/>
                <w:webHidden/>
              </w:rPr>
              <w:fldChar w:fldCharType="end"/>
            </w:r>
          </w:hyperlink>
        </w:p>
        <w:p w14:paraId="41935ECC" w14:textId="3DBA2A52" w:rsidR="00B04EA6" w:rsidRDefault="00B04EA6">
          <w:pPr>
            <w:pStyle w:val="TOC3"/>
            <w:rPr>
              <w:rFonts w:cstheme="minorBidi"/>
              <w:noProof/>
              <w:kern w:val="2"/>
              <w:sz w:val="22"/>
              <w:szCs w:val="22"/>
              <w:lang w:val="en-US"/>
              <w14:ligatures w14:val="standardContextual"/>
            </w:rPr>
          </w:pPr>
          <w:hyperlink w:anchor="_Toc152758729" w:history="1">
            <w:r w:rsidRPr="00C21163">
              <w:rPr>
                <w:rStyle w:val="Hyperlink"/>
                <w:noProof/>
              </w:rPr>
              <w:t>11.5.3</w:t>
            </w:r>
            <w:r>
              <w:rPr>
                <w:rFonts w:cstheme="minorBidi"/>
                <w:noProof/>
                <w:kern w:val="2"/>
                <w:sz w:val="22"/>
                <w:szCs w:val="22"/>
                <w:lang w:val="en-US"/>
                <w14:ligatures w14:val="standardContextual"/>
              </w:rPr>
              <w:tab/>
            </w:r>
            <w:r w:rsidRPr="00C21163">
              <w:rPr>
                <w:rStyle w:val="Hyperlink"/>
                <w:noProof/>
              </w:rPr>
              <w:t>Group</w:t>
            </w:r>
            <w:r>
              <w:rPr>
                <w:noProof/>
                <w:webHidden/>
              </w:rPr>
              <w:tab/>
            </w:r>
            <w:r>
              <w:rPr>
                <w:noProof/>
                <w:webHidden/>
              </w:rPr>
              <w:fldChar w:fldCharType="begin"/>
            </w:r>
            <w:r>
              <w:rPr>
                <w:noProof/>
                <w:webHidden/>
              </w:rPr>
              <w:instrText xml:space="preserve"> PAGEREF _Toc152758729 \h </w:instrText>
            </w:r>
            <w:r>
              <w:rPr>
                <w:noProof/>
                <w:webHidden/>
              </w:rPr>
            </w:r>
            <w:r>
              <w:rPr>
                <w:noProof/>
                <w:webHidden/>
              </w:rPr>
              <w:fldChar w:fldCharType="separate"/>
            </w:r>
            <w:r>
              <w:rPr>
                <w:noProof/>
                <w:webHidden/>
              </w:rPr>
              <w:t>283</w:t>
            </w:r>
            <w:r>
              <w:rPr>
                <w:noProof/>
                <w:webHidden/>
              </w:rPr>
              <w:fldChar w:fldCharType="end"/>
            </w:r>
          </w:hyperlink>
        </w:p>
        <w:p w14:paraId="4DA87F11" w14:textId="19DCBD74" w:rsidR="00B04EA6" w:rsidRDefault="00B04EA6">
          <w:pPr>
            <w:pStyle w:val="TOC3"/>
            <w:rPr>
              <w:rFonts w:cstheme="minorBidi"/>
              <w:noProof/>
              <w:kern w:val="2"/>
              <w:sz w:val="22"/>
              <w:szCs w:val="22"/>
              <w:lang w:val="en-US"/>
              <w14:ligatures w14:val="standardContextual"/>
            </w:rPr>
          </w:pPr>
          <w:hyperlink w:anchor="_Toc152758730" w:history="1">
            <w:r w:rsidRPr="00C21163">
              <w:rPr>
                <w:rStyle w:val="Hyperlink"/>
                <w:noProof/>
              </w:rPr>
              <w:t>11.5.4</w:t>
            </w:r>
            <w:r>
              <w:rPr>
                <w:rFonts w:cstheme="minorBidi"/>
                <w:noProof/>
                <w:kern w:val="2"/>
                <w:sz w:val="22"/>
                <w:szCs w:val="22"/>
                <w:lang w:val="en-US"/>
                <w14:ligatures w14:val="standardContextual"/>
              </w:rPr>
              <w:tab/>
            </w:r>
            <w:r w:rsidRPr="00C21163">
              <w:rPr>
                <w:rStyle w:val="Hyperlink"/>
                <w:noProof/>
              </w:rPr>
              <w:t>Tillage</w:t>
            </w:r>
            <w:r>
              <w:rPr>
                <w:noProof/>
                <w:webHidden/>
              </w:rPr>
              <w:tab/>
            </w:r>
            <w:r>
              <w:rPr>
                <w:noProof/>
                <w:webHidden/>
              </w:rPr>
              <w:fldChar w:fldCharType="begin"/>
            </w:r>
            <w:r>
              <w:rPr>
                <w:noProof/>
                <w:webHidden/>
              </w:rPr>
              <w:instrText xml:space="preserve"> PAGEREF _Toc152758730 \h </w:instrText>
            </w:r>
            <w:r>
              <w:rPr>
                <w:noProof/>
                <w:webHidden/>
              </w:rPr>
            </w:r>
            <w:r>
              <w:rPr>
                <w:noProof/>
                <w:webHidden/>
              </w:rPr>
              <w:fldChar w:fldCharType="separate"/>
            </w:r>
            <w:r>
              <w:rPr>
                <w:noProof/>
                <w:webHidden/>
              </w:rPr>
              <w:t>283</w:t>
            </w:r>
            <w:r>
              <w:rPr>
                <w:noProof/>
                <w:webHidden/>
              </w:rPr>
              <w:fldChar w:fldCharType="end"/>
            </w:r>
          </w:hyperlink>
        </w:p>
        <w:p w14:paraId="541F898A" w14:textId="5061F8C1" w:rsidR="00B04EA6" w:rsidRDefault="00B04EA6">
          <w:pPr>
            <w:pStyle w:val="TOC3"/>
            <w:rPr>
              <w:rFonts w:cstheme="minorBidi"/>
              <w:noProof/>
              <w:kern w:val="2"/>
              <w:sz w:val="22"/>
              <w:szCs w:val="22"/>
              <w:lang w:val="en-US"/>
              <w14:ligatures w14:val="standardContextual"/>
            </w:rPr>
          </w:pPr>
          <w:hyperlink w:anchor="_Toc152758731" w:history="1">
            <w:r w:rsidRPr="00C21163">
              <w:rPr>
                <w:rStyle w:val="Hyperlink"/>
                <w:noProof/>
              </w:rPr>
              <w:t>11.5.5</w:t>
            </w:r>
            <w:r>
              <w:rPr>
                <w:rFonts w:cstheme="minorBidi"/>
                <w:noProof/>
                <w:kern w:val="2"/>
                <w:sz w:val="22"/>
                <w:szCs w:val="22"/>
                <w:lang w:val="en-US"/>
                <w14:ligatures w14:val="standardContextual"/>
              </w:rPr>
              <w:tab/>
            </w:r>
            <w:r w:rsidRPr="00C21163">
              <w:rPr>
                <w:rStyle w:val="Hyperlink"/>
                <w:noProof/>
              </w:rPr>
              <w:t>Perennials</w:t>
            </w:r>
            <w:r>
              <w:rPr>
                <w:noProof/>
                <w:webHidden/>
              </w:rPr>
              <w:tab/>
            </w:r>
            <w:r>
              <w:rPr>
                <w:noProof/>
                <w:webHidden/>
              </w:rPr>
              <w:fldChar w:fldCharType="begin"/>
            </w:r>
            <w:r>
              <w:rPr>
                <w:noProof/>
                <w:webHidden/>
              </w:rPr>
              <w:instrText xml:space="preserve"> PAGEREF _Toc152758731 \h </w:instrText>
            </w:r>
            <w:r>
              <w:rPr>
                <w:noProof/>
                <w:webHidden/>
              </w:rPr>
            </w:r>
            <w:r>
              <w:rPr>
                <w:noProof/>
                <w:webHidden/>
              </w:rPr>
              <w:fldChar w:fldCharType="separate"/>
            </w:r>
            <w:r>
              <w:rPr>
                <w:noProof/>
                <w:webHidden/>
              </w:rPr>
              <w:t>284</w:t>
            </w:r>
            <w:r>
              <w:rPr>
                <w:noProof/>
                <w:webHidden/>
              </w:rPr>
              <w:fldChar w:fldCharType="end"/>
            </w:r>
          </w:hyperlink>
        </w:p>
        <w:p w14:paraId="58EC4F38" w14:textId="31FA0B7B" w:rsidR="00B04EA6" w:rsidRDefault="00B04EA6">
          <w:pPr>
            <w:pStyle w:val="TOC2"/>
            <w:rPr>
              <w:rFonts w:cstheme="minorBidi"/>
              <w:b w:val="0"/>
              <w:bCs w:val="0"/>
              <w:noProof/>
              <w:kern w:val="2"/>
              <w:sz w:val="22"/>
              <w:szCs w:val="22"/>
              <w:lang w:val="en-US"/>
              <w14:ligatures w14:val="standardContextual"/>
            </w:rPr>
          </w:pPr>
          <w:hyperlink w:anchor="_Toc152758732" w:history="1">
            <w:r w:rsidRPr="00C21163">
              <w:rPr>
                <w:rStyle w:val="Hyperlink"/>
                <w:noProof/>
              </w:rPr>
              <w:t>11.6</w:t>
            </w:r>
            <w:r>
              <w:rPr>
                <w:rFonts w:cstheme="minorBidi"/>
                <w:b w:val="0"/>
                <w:bCs w:val="0"/>
                <w:noProof/>
                <w:kern w:val="2"/>
                <w:sz w:val="22"/>
                <w:szCs w:val="22"/>
                <w:lang w:val="en-US"/>
                <w14:ligatures w14:val="standardContextual"/>
              </w:rPr>
              <w:tab/>
            </w:r>
            <w:r w:rsidRPr="00C21163">
              <w:rPr>
                <w:rStyle w:val="Hyperlink"/>
                <w:noProof/>
              </w:rPr>
              <w:t>Sources of error</w:t>
            </w:r>
            <w:r>
              <w:rPr>
                <w:noProof/>
                <w:webHidden/>
              </w:rPr>
              <w:tab/>
            </w:r>
            <w:r>
              <w:rPr>
                <w:noProof/>
                <w:webHidden/>
              </w:rPr>
              <w:fldChar w:fldCharType="begin"/>
            </w:r>
            <w:r>
              <w:rPr>
                <w:noProof/>
                <w:webHidden/>
              </w:rPr>
              <w:instrText xml:space="preserve"> PAGEREF _Toc152758732 \h </w:instrText>
            </w:r>
            <w:r>
              <w:rPr>
                <w:noProof/>
                <w:webHidden/>
              </w:rPr>
            </w:r>
            <w:r>
              <w:rPr>
                <w:noProof/>
                <w:webHidden/>
              </w:rPr>
              <w:fldChar w:fldCharType="separate"/>
            </w:r>
            <w:r>
              <w:rPr>
                <w:noProof/>
                <w:webHidden/>
              </w:rPr>
              <w:t>284</w:t>
            </w:r>
            <w:r>
              <w:rPr>
                <w:noProof/>
                <w:webHidden/>
              </w:rPr>
              <w:fldChar w:fldCharType="end"/>
            </w:r>
          </w:hyperlink>
        </w:p>
        <w:p w14:paraId="7CA7FA3F" w14:textId="06BC9C1E" w:rsidR="00B04EA6" w:rsidRDefault="00B04EA6">
          <w:pPr>
            <w:pStyle w:val="TOC2"/>
            <w:rPr>
              <w:rFonts w:cstheme="minorBidi"/>
              <w:b w:val="0"/>
              <w:bCs w:val="0"/>
              <w:noProof/>
              <w:kern w:val="2"/>
              <w:sz w:val="22"/>
              <w:szCs w:val="22"/>
              <w:lang w:val="en-US"/>
              <w14:ligatures w14:val="standardContextual"/>
            </w:rPr>
          </w:pPr>
          <w:hyperlink w:anchor="_Toc152758733" w:history="1">
            <w:r w:rsidRPr="00C21163">
              <w:rPr>
                <w:rStyle w:val="Hyperlink"/>
                <w:noProof/>
              </w:rPr>
              <w:t>11.7</w:t>
            </w:r>
            <w:r>
              <w:rPr>
                <w:rFonts w:cstheme="minorBidi"/>
                <w:b w:val="0"/>
                <w:bCs w:val="0"/>
                <w:noProof/>
                <w:kern w:val="2"/>
                <w:sz w:val="22"/>
                <w:szCs w:val="22"/>
                <w:lang w:val="en-US"/>
                <w14:ligatures w14:val="standardContextual"/>
              </w:rPr>
              <w:tab/>
            </w:r>
            <w:r w:rsidRPr="00C21163">
              <w:rPr>
                <w:rStyle w:val="Hyperlink"/>
                <w:noProof/>
              </w:rPr>
              <w:t>References</w:t>
            </w:r>
            <w:r>
              <w:rPr>
                <w:noProof/>
                <w:webHidden/>
              </w:rPr>
              <w:tab/>
            </w:r>
            <w:r>
              <w:rPr>
                <w:noProof/>
                <w:webHidden/>
              </w:rPr>
              <w:fldChar w:fldCharType="begin"/>
            </w:r>
            <w:r>
              <w:rPr>
                <w:noProof/>
                <w:webHidden/>
              </w:rPr>
              <w:instrText xml:space="preserve"> PAGEREF _Toc152758733 \h </w:instrText>
            </w:r>
            <w:r>
              <w:rPr>
                <w:noProof/>
                <w:webHidden/>
              </w:rPr>
            </w:r>
            <w:r>
              <w:rPr>
                <w:noProof/>
                <w:webHidden/>
              </w:rPr>
              <w:fldChar w:fldCharType="separate"/>
            </w:r>
            <w:r>
              <w:rPr>
                <w:noProof/>
                <w:webHidden/>
              </w:rPr>
              <w:t>284</w:t>
            </w:r>
            <w:r>
              <w:rPr>
                <w:noProof/>
                <w:webHidden/>
              </w:rPr>
              <w:fldChar w:fldCharType="end"/>
            </w:r>
          </w:hyperlink>
        </w:p>
        <w:p w14:paraId="53383A19" w14:textId="02A38E5E" w:rsidR="00B04EA6" w:rsidRDefault="00B04EA6">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58734" w:history="1">
            <w:r w:rsidRPr="00C21163">
              <w:rPr>
                <w:rStyle w:val="Hyperlink"/>
                <w:noProof/>
              </w:rPr>
              <w:t>12</w:t>
            </w:r>
            <w:r>
              <w:rPr>
                <w:rFonts w:asciiTheme="minorHAnsi" w:hAnsiTheme="minorHAnsi"/>
                <w:b w:val="0"/>
                <w:bCs w:val="0"/>
                <w:caps w:val="0"/>
                <w:noProof/>
                <w:kern w:val="2"/>
                <w:sz w:val="22"/>
                <w:szCs w:val="22"/>
                <w:lang w:val="en-US"/>
                <w14:ligatures w14:val="standardContextual"/>
              </w:rPr>
              <w:tab/>
            </w:r>
            <w:r w:rsidRPr="00C21163">
              <w:rPr>
                <w:rStyle w:val="Hyperlink"/>
                <w:noProof/>
              </w:rPr>
              <w:t>Acknowledgements</w:t>
            </w:r>
            <w:r>
              <w:rPr>
                <w:noProof/>
                <w:webHidden/>
              </w:rPr>
              <w:tab/>
            </w:r>
            <w:r>
              <w:rPr>
                <w:noProof/>
                <w:webHidden/>
              </w:rPr>
              <w:fldChar w:fldCharType="begin"/>
            </w:r>
            <w:r>
              <w:rPr>
                <w:noProof/>
                <w:webHidden/>
              </w:rPr>
              <w:instrText xml:space="preserve"> PAGEREF _Toc152758734 \h </w:instrText>
            </w:r>
            <w:r>
              <w:rPr>
                <w:noProof/>
                <w:webHidden/>
              </w:rPr>
            </w:r>
            <w:r>
              <w:rPr>
                <w:noProof/>
                <w:webHidden/>
              </w:rPr>
              <w:fldChar w:fldCharType="separate"/>
            </w:r>
            <w:r>
              <w:rPr>
                <w:noProof/>
                <w:webHidden/>
              </w:rPr>
              <w:t>285</w:t>
            </w:r>
            <w:r>
              <w:rPr>
                <w:noProof/>
                <w:webHidden/>
              </w:rPr>
              <w:fldChar w:fldCharType="end"/>
            </w:r>
          </w:hyperlink>
        </w:p>
        <w:p w14:paraId="0C6A249B" w14:textId="2F19AA9F" w:rsidR="00F85B77" w:rsidRPr="00D5649B" w:rsidRDefault="00C064EB" w:rsidP="00C064EB">
          <w:r w:rsidRPr="00D5649B">
            <w:rPr>
              <w:rFonts w:asciiTheme="majorHAnsi" w:hAnsiTheme="majorHAnsi"/>
              <w:b/>
              <w:bCs/>
              <w:szCs w:val="24"/>
            </w:rPr>
            <w:fldChar w:fldCharType="end"/>
          </w:r>
        </w:p>
      </w:sdtContent>
    </w:sdt>
    <w:bookmarkEnd w:id="0" w:displacedByCustomXml="prev"/>
    <w:p w14:paraId="3319ADDC"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7CAE292B" w14:textId="4A0CD9FF" w:rsidR="002E7F9F" w:rsidRDefault="002E7F9F" w:rsidP="002E7F9F">
      <w:pPr>
        <w:pStyle w:val="Heading1"/>
        <w:numPr>
          <w:ilvl w:val="0"/>
          <w:numId w:val="0"/>
        </w:numPr>
      </w:pPr>
      <w:bookmarkStart w:id="1" w:name="_Toc152758504"/>
      <w:r>
        <w:lastRenderedPageBreak/>
        <w:t>List of Figures</w:t>
      </w:r>
      <w:bookmarkEnd w:id="1"/>
    </w:p>
    <w:tbl>
      <w:tblPr>
        <w:tblStyle w:val="TableGrid"/>
        <w:tblW w:w="0" w:type="auto"/>
        <w:tblLook w:val="04A0" w:firstRow="1" w:lastRow="0" w:firstColumn="1" w:lastColumn="0" w:noHBand="0" w:noVBand="1"/>
      </w:tblPr>
      <w:tblGrid>
        <w:gridCol w:w="1435"/>
        <w:gridCol w:w="8100"/>
      </w:tblGrid>
      <w:tr w:rsidR="002E7F9F" w14:paraId="783F7EBE" w14:textId="77777777" w:rsidTr="00A45B22">
        <w:tc>
          <w:tcPr>
            <w:tcW w:w="1435" w:type="dxa"/>
          </w:tcPr>
          <w:p w14:paraId="48AB5726" w14:textId="61BC798A" w:rsidR="002E7F9F" w:rsidRDefault="002E7F9F" w:rsidP="00A45B22">
            <w:pPr>
              <w:tabs>
                <w:tab w:val="clear" w:pos="2880"/>
                <w:tab w:val="clear" w:pos="9360"/>
              </w:tabs>
              <w:spacing w:before="40" w:after="40" w:line="276" w:lineRule="auto"/>
              <w:jc w:val="center"/>
            </w:pPr>
            <w:r w:rsidRPr="00C1649A">
              <w:rPr>
                <w:rFonts w:cstheme="minorHAnsi"/>
                <w:b/>
              </w:rPr>
              <w:t>#</w:t>
            </w:r>
          </w:p>
        </w:tc>
        <w:tc>
          <w:tcPr>
            <w:tcW w:w="8100" w:type="dxa"/>
          </w:tcPr>
          <w:p w14:paraId="703B3A59" w14:textId="168F8272" w:rsidR="002E7F9F" w:rsidRDefault="002E7F9F" w:rsidP="00A45B22">
            <w:pPr>
              <w:tabs>
                <w:tab w:val="clear" w:pos="2880"/>
                <w:tab w:val="clear" w:pos="9360"/>
              </w:tabs>
              <w:spacing w:before="40" w:after="40" w:line="276" w:lineRule="auto"/>
            </w:pPr>
            <w:r w:rsidRPr="00C1649A">
              <w:rPr>
                <w:rFonts w:cstheme="minorHAnsi"/>
                <w:b/>
              </w:rPr>
              <w:t>Name</w:t>
            </w:r>
          </w:p>
        </w:tc>
      </w:tr>
      <w:tr w:rsidR="002E7F9F" w14:paraId="39AB1E5A" w14:textId="77777777" w:rsidTr="00A45B22">
        <w:tc>
          <w:tcPr>
            <w:tcW w:w="1435" w:type="dxa"/>
          </w:tcPr>
          <w:p w14:paraId="36EE2A06" w14:textId="2B162FC5"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_Ref133927852 \h </w:instrText>
            </w:r>
            <w:r w:rsidR="000251AF" w:rsidRPr="00C11D71">
              <w:rPr>
                <w:b/>
                <w:bCs/>
              </w:rPr>
              <w:instrText xml:space="preserve"> \* MERGEFORMAT </w:instrText>
            </w:r>
            <w:r w:rsidRPr="00C11D71">
              <w:rPr>
                <w:b/>
                <w:bCs/>
              </w:rPr>
            </w:r>
            <w:r w:rsidRPr="00C11D71">
              <w:rPr>
                <w:b/>
                <w:bCs/>
              </w:rPr>
              <w:fldChar w:fldCharType="separate"/>
            </w:r>
            <w:r w:rsidRPr="00C11D71">
              <w:rPr>
                <w:b/>
                <w:bCs/>
              </w:rPr>
              <w:t xml:space="preserve">Figure </w:t>
            </w:r>
            <w:r w:rsidRPr="00C11D71">
              <w:rPr>
                <w:b/>
                <w:bCs/>
                <w:noProof/>
              </w:rPr>
              <w:t>1</w:t>
            </w:r>
            <w:r w:rsidRPr="00C11D71">
              <w:rPr>
                <w:b/>
                <w:bCs/>
              </w:rPr>
              <w:fldChar w:fldCharType="end"/>
            </w:r>
          </w:p>
        </w:tc>
        <w:tc>
          <w:tcPr>
            <w:tcW w:w="8100" w:type="dxa"/>
          </w:tcPr>
          <w:p w14:paraId="69CEEA57" w14:textId="29CE92AA" w:rsidR="002E7F9F" w:rsidRDefault="00466F40" w:rsidP="00A45B22">
            <w:pPr>
              <w:tabs>
                <w:tab w:val="clear" w:pos="2880"/>
                <w:tab w:val="clear" w:pos="9360"/>
              </w:tabs>
              <w:spacing w:before="40" w:after="40" w:line="276" w:lineRule="auto"/>
            </w:pPr>
            <w:r w:rsidRPr="00466F40">
              <w:t>Overview of the IPCC Tier 2 steady state method</w:t>
            </w:r>
          </w:p>
        </w:tc>
      </w:tr>
      <w:tr w:rsidR="002E7F9F" w14:paraId="4DACF9CC" w14:textId="77777777" w:rsidTr="00A45B22">
        <w:tc>
          <w:tcPr>
            <w:tcW w:w="1435" w:type="dxa"/>
          </w:tcPr>
          <w:p w14:paraId="74B82D9F" w14:textId="3D5FDE3B"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_Ref133927894 \h </w:instrText>
            </w:r>
            <w:r w:rsidR="00CD160A" w:rsidRPr="00C11D71">
              <w:rPr>
                <w:b/>
                <w:bCs/>
              </w:rPr>
              <w:instrText xml:space="preserve"> \* MERGEFORMAT </w:instrText>
            </w:r>
            <w:r w:rsidRPr="00C11D71">
              <w:rPr>
                <w:b/>
                <w:bCs/>
              </w:rPr>
            </w:r>
            <w:r w:rsidRPr="00C11D71">
              <w:rPr>
                <w:b/>
                <w:bCs/>
              </w:rPr>
              <w:fldChar w:fldCharType="separate"/>
            </w:r>
            <w:r w:rsidRPr="00C11D71">
              <w:rPr>
                <w:b/>
                <w:bCs/>
              </w:rPr>
              <w:t>Figure 2</w:t>
            </w:r>
            <w:r w:rsidRPr="00C11D71">
              <w:rPr>
                <w:b/>
                <w:bCs/>
              </w:rPr>
              <w:fldChar w:fldCharType="end"/>
            </w:r>
          </w:p>
        </w:tc>
        <w:tc>
          <w:tcPr>
            <w:tcW w:w="8100" w:type="dxa"/>
          </w:tcPr>
          <w:p w14:paraId="58BB1F2D" w14:textId="0A377C6A" w:rsidR="002E7F9F" w:rsidRDefault="00466F40" w:rsidP="00A45B22">
            <w:pPr>
              <w:tabs>
                <w:tab w:val="clear" w:pos="2880"/>
                <w:tab w:val="clear" w:pos="9360"/>
              </w:tabs>
              <w:spacing w:before="40" w:after="40" w:line="276" w:lineRule="auto"/>
            </w:pPr>
            <w:r w:rsidRPr="00466F40">
              <w:t xml:space="preserve">Schematic representation of the Canadian </w:t>
            </w:r>
            <w:r w:rsidR="00283CE3">
              <w:t>N</w:t>
            </w:r>
            <w:r w:rsidR="00283CE3" w:rsidRPr="00283CE3">
              <w:rPr>
                <w:vertAlign w:val="subscript"/>
              </w:rPr>
              <w:t>2</w:t>
            </w:r>
            <w:r w:rsidR="00283CE3">
              <w:t>O</w:t>
            </w:r>
            <w:r w:rsidRPr="00466F40">
              <w:t xml:space="preserve"> emission factor calculation</w:t>
            </w:r>
          </w:p>
        </w:tc>
      </w:tr>
      <w:tr w:rsidR="002E7F9F" w14:paraId="6C7242DA" w14:textId="77777777" w:rsidTr="00A45B22">
        <w:tc>
          <w:tcPr>
            <w:tcW w:w="1435" w:type="dxa"/>
          </w:tcPr>
          <w:p w14:paraId="7FF7D901" w14:textId="21DD3FBF"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_Ref133927899 \h </w:instrText>
            </w:r>
            <w:r w:rsidR="00CD160A" w:rsidRPr="00C11D71">
              <w:rPr>
                <w:b/>
                <w:bCs/>
              </w:rPr>
              <w:instrText xml:space="preserve"> \* MERGEFORMAT </w:instrText>
            </w:r>
            <w:r w:rsidRPr="00C11D71">
              <w:rPr>
                <w:b/>
                <w:bCs/>
              </w:rPr>
            </w:r>
            <w:r w:rsidRPr="00C11D71">
              <w:rPr>
                <w:b/>
                <w:bCs/>
              </w:rPr>
              <w:fldChar w:fldCharType="separate"/>
            </w:r>
            <w:r w:rsidRPr="00C11D71">
              <w:rPr>
                <w:b/>
                <w:bCs/>
              </w:rPr>
              <w:t>Figure 3</w:t>
            </w:r>
            <w:r w:rsidRPr="00C11D71">
              <w:rPr>
                <w:b/>
                <w:bCs/>
              </w:rPr>
              <w:fldChar w:fldCharType="end"/>
            </w:r>
          </w:p>
        </w:tc>
        <w:tc>
          <w:tcPr>
            <w:tcW w:w="8100" w:type="dxa"/>
          </w:tcPr>
          <w:p w14:paraId="624CE9A8" w14:textId="070941B2" w:rsidR="002E7F9F" w:rsidRDefault="00466F40" w:rsidP="00A45B22">
            <w:pPr>
              <w:tabs>
                <w:tab w:val="clear" w:pos="2880"/>
                <w:tab w:val="clear" w:pos="9360"/>
              </w:tabs>
              <w:spacing w:before="40" w:after="40" w:line="276" w:lineRule="auto"/>
            </w:pPr>
            <w:r w:rsidRPr="00466F40">
              <w:t>Carbon and nitrogen flows in manure management for livestock in Canada</w:t>
            </w:r>
          </w:p>
        </w:tc>
      </w:tr>
      <w:tr w:rsidR="00466F40" w14:paraId="22142AD8" w14:textId="77777777" w:rsidTr="00A45B22">
        <w:tc>
          <w:tcPr>
            <w:tcW w:w="1435" w:type="dxa"/>
          </w:tcPr>
          <w:p w14:paraId="1846F719" w14:textId="3FE352B6" w:rsidR="00466F40"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_Ref133927904 \h </w:instrText>
            </w:r>
            <w:r w:rsidR="00CD160A" w:rsidRPr="00C11D71">
              <w:rPr>
                <w:b/>
                <w:bCs/>
              </w:rPr>
              <w:instrText xml:space="preserve"> \* MERGEFORMAT </w:instrText>
            </w:r>
            <w:r w:rsidRPr="00C11D71">
              <w:rPr>
                <w:b/>
                <w:bCs/>
              </w:rPr>
            </w:r>
            <w:r w:rsidRPr="00C11D71">
              <w:rPr>
                <w:b/>
                <w:bCs/>
              </w:rPr>
              <w:fldChar w:fldCharType="separate"/>
            </w:r>
            <w:r w:rsidRPr="00C11D71">
              <w:rPr>
                <w:b/>
                <w:bCs/>
              </w:rPr>
              <w:t>Figure 4</w:t>
            </w:r>
            <w:r w:rsidRPr="00C11D71">
              <w:rPr>
                <w:b/>
                <w:bCs/>
              </w:rPr>
              <w:fldChar w:fldCharType="end"/>
            </w:r>
          </w:p>
        </w:tc>
        <w:tc>
          <w:tcPr>
            <w:tcW w:w="8100" w:type="dxa"/>
          </w:tcPr>
          <w:p w14:paraId="75824814" w14:textId="22827B28" w:rsidR="00466F40" w:rsidRDefault="00466F40" w:rsidP="00A45B22">
            <w:pPr>
              <w:tabs>
                <w:tab w:val="clear" w:pos="2880"/>
                <w:tab w:val="clear" w:pos="9360"/>
              </w:tabs>
              <w:spacing w:before="40" w:after="40" w:line="276" w:lineRule="auto"/>
            </w:pPr>
            <w:r w:rsidRPr="00466F40">
              <w:t xml:space="preserve">Flow diagram representing the structure of the anaerobic digestion component in </w:t>
            </w:r>
            <w:proofErr w:type="spellStart"/>
            <w:r w:rsidRPr="00466F40">
              <w:t>Holos</w:t>
            </w:r>
            <w:proofErr w:type="spellEnd"/>
          </w:p>
        </w:tc>
      </w:tr>
    </w:tbl>
    <w:p w14:paraId="6F12C85F"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5F0AF3D9" w14:textId="154D5310" w:rsidR="003D4E09" w:rsidRDefault="00A31BE5" w:rsidP="00A31BE5">
      <w:pPr>
        <w:pStyle w:val="Heading1"/>
        <w:numPr>
          <w:ilvl w:val="0"/>
          <w:numId w:val="0"/>
        </w:numPr>
      </w:pPr>
      <w:bookmarkStart w:id="2" w:name="_Toc152758505"/>
      <w:r>
        <w:lastRenderedPageBreak/>
        <w:t>List of Tables</w:t>
      </w:r>
      <w:bookmarkEnd w:id="2"/>
    </w:p>
    <w:tbl>
      <w:tblPr>
        <w:tblStyle w:val="TableGrid"/>
        <w:tblW w:w="5000" w:type="pct"/>
        <w:tblLook w:val="04A0" w:firstRow="1" w:lastRow="0" w:firstColumn="1" w:lastColumn="0" w:noHBand="0" w:noVBand="1"/>
      </w:tblPr>
      <w:tblGrid>
        <w:gridCol w:w="932"/>
        <w:gridCol w:w="6801"/>
        <w:gridCol w:w="1100"/>
        <w:gridCol w:w="1237"/>
      </w:tblGrid>
      <w:tr w:rsidR="00A31BE5" w:rsidRPr="00C1649A" w14:paraId="417E60FF" w14:textId="77777777" w:rsidTr="00F17E6D">
        <w:tc>
          <w:tcPr>
            <w:tcW w:w="463" w:type="pct"/>
          </w:tcPr>
          <w:p w14:paraId="04890A50" w14:textId="28EA60CD" w:rsidR="00A31BE5" w:rsidRPr="00C1649A" w:rsidRDefault="00A31BE5" w:rsidP="000A1067">
            <w:pPr>
              <w:spacing w:before="40" w:after="40"/>
              <w:jc w:val="center"/>
              <w:rPr>
                <w:rFonts w:cstheme="minorHAnsi"/>
                <w:b/>
              </w:rPr>
            </w:pPr>
            <w:r w:rsidRPr="00C1649A">
              <w:rPr>
                <w:rFonts w:cstheme="minorHAnsi"/>
                <w:b/>
              </w:rPr>
              <w:t>#</w:t>
            </w:r>
          </w:p>
        </w:tc>
        <w:tc>
          <w:tcPr>
            <w:tcW w:w="3377" w:type="pct"/>
          </w:tcPr>
          <w:p w14:paraId="185D4FD8" w14:textId="7D534AFB" w:rsidR="00A31BE5" w:rsidRPr="00C1649A" w:rsidRDefault="00A31BE5" w:rsidP="000A1067">
            <w:pPr>
              <w:spacing w:before="40" w:after="40"/>
              <w:rPr>
                <w:rFonts w:cstheme="minorHAnsi"/>
                <w:b/>
              </w:rPr>
            </w:pPr>
            <w:r w:rsidRPr="00C1649A">
              <w:rPr>
                <w:rFonts w:cstheme="minorHAnsi"/>
                <w:b/>
              </w:rPr>
              <w:t>Name</w:t>
            </w:r>
          </w:p>
        </w:tc>
        <w:tc>
          <w:tcPr>
            <w:tcW w:w="546" w:type="pct"/>
          </w:tcPr>
          <w:p w14:paraId="4ECCCE76" w14:textId="7C5BE646" w:rsidR="00A31BE5" w:rsidRPr="00C1649A" w:rsidRDefault="00A31BE5" w:rsidP="000A1067">
            <w:pPr>
              <w:spacing w:before="40" w:after="40"/>
              <w:jc w:val="center"/>
              <w:rPr>
                <w:rFonts w:cstheme="minorHAnsi"/>
                <w:b/>
              </w:rPr>
            </w:pPr>
            <w:r w:rsidRPr="00C1649A">
              <w:rPr>
                <w:rFonts w:cstheme="minorHAnsi"/>
                <w:b/>
              </w:rPr>
              <w:t>GitHub Link</w:t>
            </w:r>
          </w:p>
        </w:tc>
        <w:tc>
          <w:tcPr>
            <w:tcW w:w="614" w:type="pct"/>
          </w:tcPr>
          <w:p w14:paraId="2219592A" w14:textId="1C49BAE4" w:rsidR="00A31BE5" w:rsidRPr="00C1649A" w:rsidRDefault="00A31BE5" w:rsidP="000A1067">
            <w:pPr>
              <w:spacing w:before="40" w:after="40"/>
              <w:jc w:val="center"/>
              <w:rPr>
                <w:rFonts w:cstheme="minorHAnsi"/>
                <w:b/>
              </w:rPr>
            </w:pPr>
            <w:r w:rsidRPr="00C1649A">
              <w:rPr>
                <w:rFonts w:cstheme="minorHAnsi"/>
                <w:b/>
              </w:rPr>
              <w:t>Format</w:t>
            </w:r>
          </w:p>
        </w:tc>
      </w:tr>
      <w:tr w:rsidR="00A31BE5" w:rsidRPr="00C1649A" w14:paraId="7949CC7D" w14:textId="77777777" w:rsidTr="00F17E6D">
        <w:tc>
          <w:tcPr>
            <w:tcW w:w="463" w:type="pct"/>
          </w:tcPr>
          <w:p w14:paraId="285BEE14" w14:textId="49ABDD00" w:rsidR="00A31BE5" w:rsidRPr="00C1649A" w:rsidRDefault="00C81494" w:rsidP="000A1067">
            <w:pPr>
              <w:spacing w:before="40" w:after="40"/>
              <w:jc w:val="center"/>
              <w:rPr>
                <w:rFonts w:cstheme="minorHAnsi"/>
              </w:rPr>
            </w:pPr>
            <w:bookmarkStart w:id="3" w:name="_Ref81241158"/>
            <w:r w:rsidRPr="00D5649B">
              <w:rPr>
                <w:rFonts w:cstheme="minorHAnsi"/>
                <w:b/>
                <w:szCs w:val="24"/>
              </w:rPr>
              <w:t xml:space="preserve">Table </w:t>
            </w:r>
            <w:r w:rsidRPr="00D5649B">
              <w:rPr>
                <w:rFonts w:cstheme="minorHAnsi"/>
                <w:b/>
                <w:szCs w:val="24"/>
              </w:rPr>
              <w:fldChar w:fldCharType="begin"/>
            </w:r>
            <w:r w:rsidRPr="00D5649B">
              <w:rPr>
                <w:rFonts w:cstheme="minorHAnsi"/>
                <w:b/>
                <w:szCs w:val="24"/>
              </w:rPr>
              <w:instrText xml:space="preserve"> SEQ Table \* ARABIC </w:instrText>
            </w:r>
            <w:r w:rsidRPr="00D5649B">
              <w:rPr>
                <w:rFonts w:cstheme="minorHAnsi"/>
                <w:b/>
                <w:szCs w:val="24"/>
              </w:rPr>
              <w:fldChar w:fldCharType="separate"/>
            </w:r>
            <w:r w:rsidR="0065667D">
              <w:rPr>
                <w:rFonts w:cstheme="minorHAnsi"/>
                <w:b/>
                <w:noProof/>
                <w:szCs w:val="24"/>
              </w:rPr>
              <w:t>1</w:t>
            </w:r>
            <w:r w:rsidRPr="00D5649B">
              <w:rPr>
                <w:rFonts w:cstheme="minorHAnsi"/>
                <w:b/>
                <w:szCs w:val="24"/>
              </w:rPr>
              <w:fldChar w:fldCharType="end"/>
            </w:r>
            <w:bookmarkEnd w:id="3"/>
          </w:p>
        </w:tc>
        <w:tc>
          <w:tcPr>
            <w:tcW w:w="3377" w:type="pct"/>
          </w:tcPr>
          <w:p w14:paraId="69C94E21" w14:textId="34873CFE" w:rsidR="00A31BE5" w:rsidRPr="00C1649A" w:rsidRDefault="00A31BE5" w:rsidP="000A1067">
            <w:pPr>
              <w:spacing w:before="40" w:after="40"/>
              <w:rPr>
                <w:rFonts w:cstheme="minorHAnsi"/>
              </w:rPr>
            </w:pPr>
            <w:r w:rsidRPr="00C1649A">
              <w:rPr>
                <w:rFonts w:cstheme="minorHAnsi"/>
                <w:szCs w:val="24"/>
              </w:rPr>
              <w:t>Values for the coefficients a, b, c, d, and e required to calculate growing degree day driven crop coefficients (</w:t>
            </w:r>
            <w:r w:rsidRPr="000251AF">
              <w:rPr>
                <w:rFonts w:cstheme="minorHAnsi"/>
                <w:i/>
                <w:iCs/>
                <w:szCs w:val="24"/>
              </w:rPr>
              <w:t>K</w:t>
            </w:r>
            <w:r w:rsidRPr="000251AF">
              <w:rPr>
                <w:rFonts w:cstheme="minorHAnsi"/>
                <w:i/>
                <w:iCs/>
                <w:szCs w:val="24"/>
                <w:vertAlign w:val="subscript"/>
              </w:rPr>
              <w:t>c</w:t>
            </w:r>
            <w:r w:rsidRPr="00C1649A">
              <w:rPr>
                <w:rFonts w:cstheme="minorHAnsi"/>
                <w:szCs w:val="24"/>
              </w:rPr>
              <w:t>) (from Martel et al. 2021)</w:t>
            </w:r>
          </w:p>
        </w:tc>
        <w:tc>
          <w:tcPr>
            <w:tcW w:w="546" w:type="pct"/>
          </w:tcPr>
          <w:p w14:paraId="6AC73229" w14:textId="36E175DC" w:rsidR="00A31BE5" w:rsidRPr="00C1649A" w:rsidRDefault="00000000" w:rsidP="000A1067">
            <w:pPr>
              <w:spacing w:before="40" w:after="40"/>
              <w:jc w:val="center"/>
              <w:rPr>
                <w:rFonts w:cstheme="minorHAnsi"/>
              </w:rPr>
            </w:pPr>
            <w:hyperlink r:id="rId13" w:history="1">
              <w:r w:rsidR="00A31BE5" w:rsidRPr="00C1649A">
                <w:rPr>
                  <w:rStyle w:val="Hyperlink"/>
                  <w:rFonts w:cstheme="minorHAnsi"/>
                </w:rPr>
                <w:t>Link</w:t>
              </w:r>
            </w:hyperlink>
          </w:p>
        </w:tc>
        <w:tc>
          <w:tcPr>
            <w:tcW w:w="614" w:type="pct"/>
          </w:tcPr>
          <w:p w14:paraId="76DC377E" w14:textId="5F2C00B4" w:rsidR="00A31BE5" w:rsidRPr="00C1649A" w:rsidRDefault="00A31BE5" w:rsidP="000A1067">
            <w:pPr>
              <w:spacing w:before="40" w:after="40"/>
              <w:jc w:val="center"/>
              <w:rPr>
                <w:rFonts w:cstheme="minorHAnsi"/>
              </w:rPr>
            </w:pPr>
            <w:r w:rsidRPr="00C1649A">
              <w:rPr>
                <w:rFonts w:cstheme="minorHAnsi"/>
              </w:rPr>
              <w:t>CSV</w:t>
            </w:r>
          </w:p>
        </w:tc>
      </w:tr>
      <w:tr w:rsidR="00A31BE5" w:rsidRPr="00C1649A" w14:paraId="62FCC89A" w14:textId="77777777" w:rsidTr="00F17E6D">
        <w:tc>
          <w:tcPr>
            <w:tcW w:w="463" w:type="pct"/>
          </w:tcPr>
          <w:p w14:paraId="1F36D105" w14:textId="4EEFE8C9" w:rsidR="00A31BE5" w:rsidRPr="004975C0" w:rsidRDefault="004975C0" w:rsidP="000A1067">
            <w:pPr>
              <w:spacing w:before="40" w:after="40"/>
              <w:jc w:val="center"/>
              <w:rPr>
                <w:rFonts w:cstheme="minorHAnsi"/>
                <w:b/>
              </w:rPr>
            </w:pPr>
            <w:bookmarkStart w:id="4" w:name="_Ref50108239"/>
            <w:r w:rsidRPr="004975C0">
              <w:rPr>
                <w:b/>
              </w:rPr>
              <w:t xml:space="preserve">Table </w:t>
            </w:r>
            <w:r w:rsidRPr="004975C0">
              <w:rPr>
                <w:b/>
              </w:rPr>
              <w:fldChar w:fldCharType="begin"/>
            </w:r>
            <w:r w:rsidRPr="004975C0">
              <w:rPr>
                <w:b/>
              </w:rPr>
              <w:instrText xml:space="preserve"> SEQ Table \* ARABIC </w:instrText>
            </w:r>
            <w:r w:rsidRPr="004975C0">
              <w:rPr>
                <w:b/>
              </w:rPr>
              <w:fldChar w:fldCharType="separate"/>
            </w:r>
            <w:r w:rsidR="0065667D">
              <w:rPr>
                <w:b/>
                <w:noProof/>
              </w:rPr>
              <w:t>2</w:t>
            </w:r>
            <w:r w:rsidRPr="004975C0">
              <w:rPr>
                <w:b/>
                <w:noProof/>
              </w:rPr>
              <w:fldChar w:fldCharType="end"/>
            </w:r>
            <w:bookmarkEnd w:id="4"/>
          </w:p>
        </w:tc>
        <w:tc>
          <w:tcPr>
            <w:tcW w:w="3377" w:type="pct"/>
          </w:tcPr>
          <w:p w14:paraId="14FD7F2A" w14:textId="4BBE03C1" w:rsidR="00A31BE5" w:rsidRPr="00C1649A" w:rsidRDefault="00A31BE5" w:rsidP="000A1067">
            <w:pPr>
              <w:spacing w:before="40" w:after="40"/>
              <w:rPr>
                <w:rFonts w:cstheme="minorHAnsi"/>
                <w:b/>
              </w:rPr>
            </w:pPr>
            <w:r w:rsidRPr="00C1649A">
              <w:rPr>
                <w:rFonts w:cstheme="minorHAnsi"/>
              </w:rPr>
              <w:t>Climate normal periods</w:t>
            </w:r>
          </w:p>
        </w:tc>
        <w:tc>
          <w:tcPr>
            <w:tcW w:w="546" w:type="pct"/>
          </w:tcPr>
          <w:p w14:paraId="5C0439A2" w14:textId="0E3A8810" w:rsidR="00A31BE5" w:rsidRPr="00C1649A" w:rsidRDefault="00000000" w:rsidP="000A1067">
            <w:pPr>
              <w:spacing w:before="40" w:after="40"/>
              <w:jc w:val="center"/>
              <w:rPr>
                <w:rFonts w:cstheme="minorHAnsi"/>
              </w:rPr>
            </w:pPr>
            <w:hyperlink r:id="rId14" w:history="1">
              <w:r w:rsidR="00A31BE5" w:rsidRPr="00C1649A">
                <w:rPr>
                  <w:rStyle w:val="Hyperlink"/>
                  <w:rFonts w:cstheme="minorHAnsi"/>
                </w:rPr>
                <w:t>Link</w:t>
              </w:r>
            </w:hyperlink>
          </w:p>
        </w:tc>
        <w:tc>
          <w:tcPr>
            <w:tcW w:w="614" w:type="pct"/>
          </w:tcPr>
          <w:p w14:paraId="2923F1B7" w14:textId="1E47EA1B" w:rsidR="00A31BE5" w:rsidRPr="00C1649A" w:rsidRDefault="00A31BE5" w:rsidP="000A1067">
            <w:pPr>
              <w:spacing w:before="40" w:after="40"/>
              <w:jc w:val="center"/>
              <w:rPr>
                <w:rFonts w:cstheme="minorHAnsi"/>
              </w:rPr>
            </w:pPr>
            <w:r w:rsidRPr="00C1649A">
              <w:rPr>
                <w:rFonts w:cstheme="minorHAnsi"/>
              </w:rPr>
              <w:t>CSV</w:t>
            </w:r>
          </w:p>
        </w:tc>
      </w:tr>
      <w:tr w:rsidR="00A31BE5" w:rsidRPr="00C1649A" w14:paraId="20D728B0" w14:textId="77777777" w:rsidTr="00F17E6D">
        <w:tc>
          <w:tcPr>
            <w:tcW w:w="463" w:type="pct"/>
          </w:tcPr>
          <w:p w14:paraId="66B6E4DB" w14:textId="6B77B02C" w:rsidR="00A31BE5" w:rsidRPr="00570F55" w:rsidRDefault="00570F55" w:rsidP="000A1067">
            <w:pPr>
              <w:spacing w:before="40" w:after="40"/>
              <w:jc w:val="center"/>
              <w:rPr>
                <w:rFonts w:cstheme="minorHAnsi"/>
                <w:b/>
              </w:rPr>
            </w:pPr>
            <w:bookmarkStart w:id="5" w:name="_Ref112225779"/>
            <w:r w:rsidRPr="00570F55">
              <w:rPr>
                <w:rFonts w:cstheme="minorHAnsi"/>
                <w:b/>
              </w:rPr>
              <w:t xml:space="preserve">Table </w:t>
            </w:r>
            <w:r w:rsidRPr="00570F55">
              <w:rPr>
                <w:rFonts w:cstheme="minorHAnsi"/>
                <w:b/>
                <w:noProof/>
              </w:rPr>
              <w:fldChar w:fldCharType="begin"/>
            </w:r>
            <w:r w:rsidRPr="00570F55">
              <w:rPr>
                <w:rFonts w:cstheme="minorHAnsi"/>
                <w:b/>
                <w:noProof/>
              </w:rPr>
              <w:instrText xml:space="preserve"> SEQ Table \* ARABIC </w:instrText>
            </w:r>
            <w:r w:rsidRPr="00570F55">
              <w:rPr>
                <w:rFonts w:cstheme="minorHAnsi"/>
                <w:b/>
                <w:noProof/>
              </w:rPr>
              <w:fldChar w:fldCharType="separate"/>
            </w:r>
            <w:r w:rsidR="0065667D">
              <w:rPr>
                <w:rFonts w:cstheme="minorHAnsi"/>
                <w:b/>
                <w:noProof/>
              </w:rPr>
              <w:t>3</w:t>
            </w:r>
            <w:r w:rsidRPr="00570F55">
              <w:rPr>
                <w:rFonts w:cstheme="minorHAnsi"/>
                <w:b/>
                <w:noProof/>
              </w:rPr>
              <w:fldChar w:fldCharType="end"/>
            </w:r>
            <w:bookmarkEnd w:id="5"/>
          </w:p>
        </w:tc>
        <w:tc>
          <w:tcPr>
            <w:tcW w:w="3377" w:type="pct"/>
          </w:tcPr>
          <w:p w14:paraId="11769CFF" w14:textId="0CB24944" w:rsidR="00A31BE5" w:rsidRPr="00C1649A" w:rsidRDefault="00F24B61" w:rsidP="000A1067">
            <w:pPr>
              <w:spacing w:before="40" w:after="40"/>
              <w:rPr>
                <w:rFonts w:cstheme="minorHAnsi"/>
                <w:b/>
              </w:rPr>
            </w:pPr>
            <w:proofErr w:type="spellStart"/>
            <w:r w:rsidRPr="00D5649B">
              <w:rPr>
                <w:rFonts w:cstheme="minorHAnsi"/>
                <w:i/>
              </w:rPr>
              <w:t>r</w:t>
            </w:r>
            <w:r w:rsidRPr="00D5649B">
              <w:rPr>
                <w:rFonts w:cstheme="minorHAnsi"/>
                <w:i/>
                <w:vertAlign w:val="subscript"/>
              </w:rPr>
              <w:t>c</w:t>
            </w:r>
            <w:proofErr w:type="spellEnd"/>
            <w:r w:rsidRPr="00D5649B">
              <w:rPr>
                <w:rFonts w:cstheme="minorHAnsi"/>
              </w:rPr>
              <w:t xml:space="preserve"> factor – Alberta, Saskatchewan, Manitoba only</w:t>
            </w:r>
          </w:p>
        </w:tc>
        <w:tc>
          <w:tcPr>
            <w:tcW w:w="546" w:type="pct"/>
          </w:tcPr>
          <w:p w14:paraId="0E71AAA5" w14:textId="56393067" w:rsidR="00A31BE5" w:rsidRPr="00C1649A" w:rsidRDefault="00000000" w:rsidP="000A1067">
            <w:pPr>
              <w:spacing w:before="40" w:after="40"/>
              <w:jc w:val="center"/>
              <w:rPr>
                <w:rFonts w:cstheme="minorHAnsi"/>
              </w:rPr>
            </w:pPr>
            <w:hyperlink r:id="rId15" w:history="1">
              <w:r w:rsidR="00F24B61" w:rsidRPr="00F24B61">
                <w:rPr>
                  <w:rStyle w:val="Hyperlink"/>
                  <w:rFonts w:cstheme="minorHAnsi"/>
                </w:rPr>
                <w:t>Link</w:t>
              </w:r>
            </w:hyperlink>
          </w:p>
        </w:tc>
        <w:tc>
          <w:tcPr>
            <w:tcW w:w="614" w:type="pct"/>
          </w:tcPr>
          <w:p w14:paraId="39AC44C6" w14:textId="4D6808CE" w:rsidR="00A31BE5" w:rsidRPr="00C1649A" w:rsidRDefault="00C1649A" w:rsidP="000A1067">
            <w:pPr>
              <w:spacing w:before="40" w:after="40"/>
              <w:jc w:val="center"/>
              <w:rPr>
                <w:rFonts w:cstheme="minorHAnsi"/>
              </w:rPr>
            </w:pPr>
            <w:r w:rsidRPr="00C1649A">
              <w:rPr>
                <w:rFonts w:cstheme="minorHAnsi"/>
              </w:rPr>
              <w:t>C# code</w:t>
            </w:r>
          </w:p>
        </w:tc>
      </w:tr>
      <w:tr w:rsidR="00F24B61" w:rsidRPr="00C1649A" w14:paraId="0F21EF9C" w14:textId="77777777" w:rsidTr="00F17E6D">
        <w:tc>
          <w:tcPr>
            <w:tcW w:w="463" w:type="pct"/>
          </w:tcPr>
          <w:p w14:paraId="7940A9B9" w14:textId="2C4C8414" w:rsidR="00F24B61" w:rsidRPr="00570F55" w:rsidRDefault="00570F55" w:rsidP="000A1067">
            <w:pPr>
              <w:spacing w:before="40" w:after="40"/>
              <w:jc w:val="center"/>
              <w:rPr>
                <w:rFonts w:cstheme="minorHAnsi"/>
                <w:b/>
              </w:rPr>
            </w:pPr>
            <w:bookmarkStart w:id="6" w:name="_Ref97186108"/>
            <w:r w:rsidRPr="00570F55">
              <w:rPr>
                <w:rFonts w:cstheme="minorHAnsi"/>
                <w:b/>
              </w:rPr>
              <w:t xml:space="preserve">Table </w:t>
            </w:r>
            <w:r w:rsidRPr="00570F55">
              <w:rPr>
                <w:rFonts w:cstheme="minorHAnsi"/>
                <w:b/>
              </w:rPr>
              <w:fldChar w:fldCharType="begin"/>
            </w:r>
            <w:r w:rsidRPr="00570F55">
              <w:rPr>
                <w:rFonts w:cstheme="minorHAnsi"/>
                <w:b/>
              </w:rPr>
              <w:instrText xml:space="preserve"> SEQ Table \* ARABIC </w:instrText>
            </w:r>
            <w:r w:rsidRPr="00570F55">
              <w:rPr>
                <w:rFonts w:cstheme="minorHAnsi"/>
                <w:b/>
              </w:rPr>
              <w:fldChar w:fldCharType="separate"/>
            </w:r>
            <w:r w:rsidR="0065667D">
              <w:rPr>
                <w:rFonts w:cstheme="minorHAnsi"/>
                <w:b/>
                <w:noProof/>
              </w:rPr>
              <w:t>4</w:t>
            </w:r>
            <w:r w:rsidRPr="00570F55">
              <w:rPr>
                <w:rFonts w:cstheme="minorHAnsi"/>
                <w:b/>
              </w:rPr>
              <w:fldChar w:fldCharType="end"/>
            </w:r>
            <w:bookmarkEnd w:id="6"/>
          </w:p>
        </w:tc>
        <w:tc>
          <w:tcPr>
            <w:tcW w:w="3377" w:type="pct"/>
          </w:tcPr>
          <w:p w14:paraId="40BC0A7B" w14:textId="1004218D" w:rsidR="00F24B61" w:rsidRPr="00C1649A" w:rsidRDefault="00C06455" w:rsidP="000A1067">
            <w:pPr>
              <w:spacing w:before="40" w:after="40"/>
              <w:rPr>
                <w:rFonts w:cstheme="minorHAnsi"/>
                <w:b/>
              </w:rPr>
            </w:pPr>
            <w:r w:rsidRPr="00D5649B">
              <w:rPr>
                <w:rFonts w:cstheme="minorHAnsi"/>
              </w:rPr>
              <w:t>Percentage of total annual irrigation water applied by month for each province/region in Canada (avera</w:t>
            </w:r>
            <w:r w:rsidR="00AD1200">
              <w:rPr>
                <w:rFonts w:cstheme="minorHAnsi"/>
              </w:rPr>
              <w:t>ge values across 2010 and 2012)</w:t>
            </w:r>
          </w:p>
        </w:tc>
        <w:tc>
          <w:tcPr>
            <w:tcW w:w="546" w:type="pct"/>
          </w:tcPr>
          <w:p w14:paraId="08EAD64C" w14:textId="571AE5EB" w:rsidR="00F24B61" w:rsidRPr="00C1649A" w:rsidRDefault="00000000" w:rsidP="000A1067">
            <w:pPr>
              <w:spacing w:before="40" w:after="40"/>
              <w:jc w:val="center"/>
              <w:rPr>
                <w:rFonts w:cstheme="minorHAnsi"/>
              </w:rPr>
            </w:pPr>
            <w:hyperlink r:id="rId16" w:history="1">
              <w:r w:rsidR="00F24B61" w:rsidRPr="00C06455">
                <w:rPr>
                  <w:rStyle w:val="Hyperlink"/>
                  <w:rFonts w:cstheme="minorHAnsi"/>
                </w:rPr>
                <w:t>Link</w:t>
              </w:r>
            </w:hyperlink>
          </w:p>
        </w:tc>
        <w:tc>
          <w:tcPr>
            <w:tcW w:w="614" w:type="pct"/>
          </w:tcPr>
          <w:p w14:paraId="342BCB45" w14:textId="6E1A2C63"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2978A48C" w14:textId="77777777" w:rsidTr="00F17E6D">
        <w:tc>
          <w:tcPr>
            <w:tcW w:w="463" w:type="pct"/>
          </w:tcPr>
          <w:p w14:paraId="4581B9C9" w14:textId="15A5B8B9" w:rsidR="00F24B61" w:rsidRPr="00AD1200" w:rsidRDefault="00AD1200" w:rsidP="000A1067">
            <w:pPr>
              <w:spacing w:before="40" w:after="40"/>
              <w:jc w:val="center"/>
              <w:rPr>
                <w:rFonts w:cstheme="minorHAnsi"/>
                <w:b/>
              </w:rPr>
            </w:pPr>
            <w:bookmarkStart w:id="7" w:name="_Ref94546855"/>
            <w:r w:rsidRPr="00AD1200">
              <w:rPr>
                <w:rFonts w:cstheme="minorHAnsi"/>
                <w:b/>
              </w:rPr>
              <w:t xml:space="preserve">Table </w:t>
            </w:r>
            <w:r w:rsidRPr="00AD1200">
              <w:rPr>
                <w:rFonts w:cstheme="minorHAnsi"/>
                <w:b/>
                <w:noProof/>
              </w:rPr>
              <w:fldChar w:fldCharType="begin"/>
            </w:r>
            <w:r w:rsidRPr="00AD1200">
              <w:rPr>
                <w:rFonts w:cstheme="minorHAnsi"/>
                <w:b/>
                <w:noProof/>
              </w:rPr>
              <w:instrText xml:space="preserve"> SEQ Table \* ARABIC </w:instrText>
            </w:r>
            <w:r w:rsidRPr="00AD1200">
              <w:rPr>
                <w:rFonts w:cstheme="minorHAnsi"/>
                <w:b/>
                <w:noProof/>
              </w:rPr>
              <w:fldChar w:fldCharType="separate"/>
            </w:r>
            <w:r w:rsidR="0065667D">
              <w:rPr>
                <w:rFonts w:cstheme="minorHAnsi"/>
                <w:b/>
                <w:noProof/>
              </w:rPr>
              <w:t>5</w:t>
            </w:r>
            <w:r w:rsidRPr="00AD1200">
              <w:rPr>
                <w:rFonts w:cstheme="minorHAnsi"/>
                <w:b/>
                <w:noProof/>
              </w:rPr>
              <w:fldChar w:fldCharType="end"/>
            </w:r>
            <w:bookmarkEnd w:id="7"/>
          </w:p>
        </w:tc>
        <w:tc>
          <w:tcPr>
            <w:tcW w:w="3377" w:type="pct"/>
          </w:tcPr>
          <w:p w14:paraId="1CC12F36" w14:textId="16980AD1" w:rsidR="00F24B61" w:rsidRPr="002B5B27" w:rsidRDefault="002B5B27" w:rsidP="000A1067">
            <w:pPr>
              <w:pStyle w:val="Caption"/>
              <w:spacing w:before="40" w:after="40" w:line="240" w:lineRule="auto"/>
              <w:rPr>
                <w:rFonts w:cstheme="minorHAnsi"/>
              </w:rPr>
            </w:pPr>
            <w:r w:rsidRPr="00D5649B">
              <w:rPr>
                <w:rFonts w:cstheme="minorHAnsi"/>
              </w:rPr>
              <w:t>Carbon input res</w:t>
            </w:r>
            <w:r>
              <w:rPr>
                <w:rFonts w:cstheme="minorHAnsi"/>
              </w:rPr>
              <w:t>idue al</w:t>
            </w:r>
            <w:r w:rsidR="0048086D">
              <w:rPr>
                <w:rFonts w:cstheme="minorHAnsi"/>
              </w:rPr>
              <w:t>location by crop type</w:t>
            </w:r>
          </w:p>
        </w:tc>
        <w:tc>
          <w:tcPr>
            <w:tcW w:w="546" w:type="pct"/>
          </w:tcPr>
          <w:p w14:paraId="3A3CE044" w14:textId="64CEA7A1" w:rsidR="00F24B61" w:rsidRPr="00C1649A" w:rsidRDefault="00000000" w:rsidP="000A1067">
            <w:pPr>
              <w:spacing w:before="40" w:after="40"/>
              <w:jc w:val="center"/>
              <w:rPr>
                <w:rFonts w:cstheme="minorHAnsi"/>
              </w:rPr>
            </w:pPr>
            <w:hyperlink r:id="rId17" w:history="1">
              <w:r w:rsidR="00F24B61" w:rsidRPr="002B5B27">
                <w:rPr>
                  <w:rStyle w:val="Hyperlink"/>
                  <w:rFonts w:cstheme="minorHAnsi"/>
                </w:rPr>
                <w:t>Link</w:t>
              </w:r>
            </w:hyperlink>
          </w:p>
        </w:tc>
        <w:tc>
          <w:tcPr>
            <w:tcW w:w="614" w:type="pct"/>
          </w:tcPr>
          <w:p w14:paraId="4C746CA4" w14:textId="7D25CA85"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4E414404" w14:textId="77777777" w:rsidTr="00F17E6D">
        <w:tc>
          <w:tcPr>
            <w:tcW w:w="463" w:type="pct"/>
          </w:tcPr>
          <w:p w14:paraId="144D67F4" w14:textId="6FD26775" w:rsidR="00F24B61" w:rsidRPr="00AD1200" w:rsidRDefault="00AD1200" w:rsidP="000A1067">
            <w:pPr>
              <w:spacing w:before="40" w:after="40"/>
              <w:jc w:val="center"/>
              <w:rPr>
                <w:rFonts w:cstheme="minorHAnsi"/>
                <w:b/>
              </w:rPr>
            </w:pPr>
            <w:bookmarkStart w:id="8" w:name="_Ref62838004"/>
            <w:r w:rsidRPr="00AD1200">
              <w:rPr>
                <w:rFonts w:cstheme="minorHAnsi"/>
                <w:b/>
              </w:rPr>
              <w:t xml:space="preserve">Table </w:t>
            </w:r>
            <w:r w:rsidRPr="00AD1200">
              <w:rPr>
                <w:rFonts w:cstheme="minorHAnsi"/>
                <w:b/>
              </w:rPr>
              <w:fldChar w:fldCharType="begin"/>
            </w:r>
            <w:r w:rsidRPr="00AD1200">
              <w:rPr>
                <w:rFonts w:cstheme="minorHAnsi"/>
                <w:b/>
              </w:rPr>
              <w:instrText xml:space="preserve"> SEQ Table \* ARABIC </w:instrText>
            </w:r>
            <w:r w:rsidRPr="00AD1200">
              <w:rPr>
                <w:rFonts w:cstheme="minorHAnsi"/>
                <w:b/>
              </w:rPr>
              <w:fldChar w:fldCharType="separate"/>
            </w:r>
            <w:r w:rsidR="0065667D">
              <w:rPr>
                <w:rFonts w:cstheme="minorHAnsi"/>
                <w:b/>
                <w:noProof/>
              </w:rPr>
              <w:t>6</w:t>
            </w:r>
            <w:r w:rsidRPr="00AD1200">
              <w:rPr>
                <w:rFonts w:cstheme="minorHAnsi"/>
                <w:b/>
                <w:noProof/>
              </w:rPr>
              <w:fldChar w:fldCharType="end"/>
            </w:r>
            <w:bookmarkEnd w:id="8"/>
          </w:p>
        </w:tc>
        <w:tc>
          <w:tcPr>
            <w:tcW w:w="3377" w:type="pct"/>
          </w:tcPr>
          <w:p w14:paraId="7899ADFD" w14:textId="58C32830" w:rsidR="00F24B61" w:rsidRPr="002B5B27" w:rsidRDefault="002B5B27" w:rsidP="000A1067">
            <w:pPr>
              <w:spacing w:before="40" w:after="40"/>
              <w:rPr>
                <w:rFonts w:cstheme="minorHAnsi"/>
              </w:rPr>
            </w:pPr>
            <w:r w:rsidRPr="002B5B27">
              <w:rPr>
                <w:rFonts w:cstheme="minorHAnsi"/>
              </w:rPr>
              <w:t>Manure types and default composit</w:t>
            </w:r>
            <w:r w:rsidR="00AD1200">
              <w:rPr>
                <w:rFonts w:cstheme="minorHAnsi"/>
              </w:rPr>
              <w:t xml:space="preserve">ion included in the </w:t>
            </w:r>
            <w:proofErr w:type="spellStart"/>
            <w:r w:rsidR="00AD1200">
              <w:rPr>
                <w:rFonts w:cstheme="minorHAnsi"/>
              </w:rPr>
              <w:t>Holos</w:t>
            </w:r>
            <w:proofErr w:type="spellEnd"/>
            <w:r w:rsidR="00AD1200">
              <w:rPr>
                <w:rFonts w:cstheme="minorHAnsi"/>
              </w:rPr>
              <w:t xml:space="preserve"> model</w:t>
            </w:r>
          </w:p>
        </w:tc>
        <w:tc>
          <w:tcPr>
            <w:tcW w:w="546" w:type="pct"/>
          </w:tcPr>
          <w:p w14:paraId="3AB4C583" w14:textId="7F562A9D" w:rsidR="00F24B61" w:rsidRPr="00C1649A" w:rsidRDefault="00000000" w:rsidP="000A1067">
            <w:pPr>
              <w:spacing w:before="40" w:after="40"/>
              <w:jc w:val="center"/>
              <w:rPr>
                <w:rFonts w:cstheme="minorHAnsi"/>
              </w:rPr>
            </w:pPr>
            <w:hyperlink r:id="rId18" w:history="1">
              <w:r w:rsidR="00F24B61" w:rsidRPr="002B5B27">
                <w:rPr>
                  <w:rStyle w:val="Hyperlink"/>
                  <w:rFonts w:cstheme="minorHAnsi"/>
                </w:rPr>
                <w:t>Link</w:t>
              </w:r>
            </w:hyperlink>
          </w:p>
        </w:tc>
        <w:tc>
          <w:tcPr>
            <w:tcW w:w="614" w:type="pct"/>
          </w:tcPr>
          <w:p w14:paraId="4409FD25" w14:textId="2DD75A8F"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03847F7C" w14:textId="77777777" w:rsidTr="00F17E6D">
        <w:tc>
          <w:tcPr>
            <w:tcW w:w="463" w:type="pct"/>
          </w:tcPr>
          <w:p w14:paraId="38DB238C" w14:textId="506F12CF" w:rsidR="00F24B61" w:rsidRPr="007C3CD5" w:rsidRDefault="007C3CD5" w:rsidP="000A1067">
            <w:pPr>
              <w:spacing w:before="40" w:after="40"/>
              <w:jc w:val="center"/>
              <w:rPr>
                <w:rFonts w:cstheme="minorHAnsi"/>
                <w:b/>
              </w:rPr>
            </w:pPr>
            <w:bookmarkStart w:id="9" w:name="_Ref488329024"/>
            <w:r w:rsidRPr="007C3CD5">
              <w:rPr>
                <w:rFonts w:cstheme="minorHAnsi"/>
                <w:b/>
              </w:rPr>
              <w:t xml:space="preserve">Table </w:t>
            </w:r>
            <w:r w:rsidRPr="007C3CD5">
              <w:rPr>
                <w:rFonts w:cstheme="minorHAnsi"/>
                <w:b/>
                <w:noProof/>
              </w:rPr>
              <w:fldChar w:fldCharType="begin"/>
            </w:r>
            <w:r w:rsidRPr="007C3CD5">
              <w:rPr>
                <w:rFonts w:cstheme="minorHAnsi"/>
                <w:b/>
                <w:noProof/>
              </w:rPr>
              <w:instrText xml:space="preserve"> SEQ Table \* ARABIC </w:instrText>
            </w:r>
            <w:r w:rsidRPr="007C3CD5">
              <w:rPr>
                <w:rFonts w:cstheme="minorHAnsi"/>
                <w:b/>
                <w:noProof/>
              </w:rPr>
              <w:fldChar w:fldCharType="separate"/>
            </w:r>
            <w:r w:rsidR="0065667D">
              <w:rPr>
                <w:rFonts w:cstheme="minorHAnsi"/>
                <w:b/>
                <w:noProof/>
              </w:rPr>
              <w:t>7</w:t>
            </w:r>
            <w:r w:rsidRPr="007C3CD5">
              <w:rPr>
                <w:rFonts w:cstheme="minorHAnsi"/>
                <w:b/>
                <w:noProof/>
              </w:rPr>
              <w:fldChar w:fldCharType="end"/>
            </w:r>
            <w:bookmarkEnd w:id="9"/>
          </w:p>
        </w:tc>
        <w:tc>
          <w:tcPr>
            <w:tcW w:w="3377" w:type="pct"/>
          </w:tcPr>
          <w:p w14:paraId="49EF8062" w14:textId="6F8FC5FB" w:rsidR="00F24B61" w:rsidRPr="002B5B27" w:rsidRDefault="002B5B27" w:rsidP="000A1067">
            <w:pPr>
              <w:spacing w:before="40" w:after="40"/>
              <w:rPr>
                <w:rFonts w:cstheme="minorHAnsi"/>
              </w:rPr>
            </w:pPr>
            <w:r w:rsidRPr="002B5B27">
              <w:rPr>
                <w:rFonts w:cstheme="minorHAnsi"/>
              </w:rPr>
              <w:t>Relative biomass allocation coefficients, lignin and nitrogen contents for dif</w:t>
            </w:r>
            <w:r w:rsidR="0048086D">
              <w:rPr>
                <w:rFonts w:cstheme="minorHAnsi"/>
              </w:rPr>
              <w:t xml:space="preserve">ferent crops in the </w:t>
            </w:r>
            <w:proofErr w:type="spellStart"/>
            <w:r w:rsidR="0048086D">
              <w:rPr>
                <w:rFonts w:cstheme="minorHAnsi"/>
              </w:rPr>
              <w:t>Holos</w:t>
            </w:r>
            <w:proofErr w:type="spellEnd"/>
            <w:r w:rsidR="0048086D">
              <w:rPr>
                <w:rFonts w:cstheme="minorHAnsi"/>
              </w:rPr>
              <w:t xml:space="preserve"> model</w:t>
            </w:r>
          </w:p>
        </w:tc>
        <w:tc>
          <w:tcPr>
            <w:tcW w:w="546" w:type="pct"/>
          </w:tcPr>
          <w:p w14:paraId="041D173B" w14:textId="0F01B1E0" w:rsidR="00F24B61" w:rsidRPr="00C1649A" w:rsidRDefault="00000000" w:rsidP="000A1067">
            <w:pPr>
              <w:spacing w:before="40" w:after="40"/>
              <w:jc w:val="center"/>
              <w:rPr>
                <w:rFonts w:cstheme="minorHAnsi"/>
              </w:rPr>
            </w:pPr>
            <w:hyperlink r:id="rId19" w:history="1">
              <w:r w:rsidR="00F24B61" w:rsidRPr="002B5B27">
                <w:rPr>
                  <w:rStyle w:val="Hyperlink"/>
                  <w:rFonts w:cstheme="minorHAnsi"/>
                </w:rPr>
                <w:t>Link</w:t>
              </w:r>
            </w:hyperlink>
          </w:p>
        </w:tc>
        <w:tc>
          <w:tcPr>
            <w:tcW w:w="614" w:type="pct"/>
          </w:tcPr>
          <w:p w14:paraId="6B10EDED" w14:textId="39B9FEBC"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507862E2" w14:textId="77777777" w:rsidTr="00F17E6D">
        <w:tc>
          <w:tcPr>
            <w:tcW w:w="463" w:type="pct"/>
          </w:tcPr>
          <w:p w14:paraId="34FFE417" w14:textId="6553559B" w:rsidR="00F24B61" w:rsidRPr="007C3CD5" w:rsidRDefault="007C3CD5" w:rsidP="000A1067">
            <w:pPr>
              <w:spacing w:before="40" w:after="40"/>
              <w:jc w:val="center"/>
              <w:rPr>
                <w:rFonts w:cstheme="minorHAnsi"/>
                <w:b/>
              </w:rPr>
            </w:pPr>
            <w:bookmarkStart w:id="10" w:name="_Ref109137864"/>
            <w:r w:rsidRPr="007C3CD5">
              <w:rPr>
                <w:b/>
              </w:rPr>
              <w:t xml:space="preserve">Table </w:t>
            </w:r>
            <w:r w:rsidRPr="007C3CD5">
              <w:rPr>
                <w:b/>
              </w:rPr>
              <w:fldChar w:fldCharType="begin"/>
            </w:r>
            <w:r w:rsidRPr="007C3CD5">
              <w:rPr>
                <w:b/>
              </w:rPr>
              <w:instrText xml:space="preserve"> SEQ Table \* ARABIC </w:instrText>
            </w:r>
            <w:r w:rsidRPr="007C3CD5">
              <w:rPr>
                <w:b/>
              </w:rPr>
              <w:fldChar w:fldCharType="separate"/>
            </w:r>
            <w:r w:rsidR="0065667D">
              <w:rPr>
                <w:b/>
                <w:noProof/>
              </w:rPr>
              <w:t>8</w:t>
            </w:r>
            <w:r w:rsidRPr="007C3CD5">
              <w:rPr>
                <w:b/>
                <w:noProof/>
              </w:rPr>
              <w:fldChar w:fldCharType="end"/>
            </w:r>
            <w:bookmarkEnd w:id="10"/>
          </w:p>
        </w:tc>
        <w:tc>
          <w:tcPr>
            <w:tcW w:w="3377" w:type="pct"/>
          </w:tcPr>
          <w:p w14:paraId="57DE10C2" w14:textId="2BDE3C60" w:rsidR="00F24B61" w:rsidRPr="002B5B27" w:rsidRDefault="002B5B27" w:rsidP="000A1067">
            <w:pPr>
              <w:spacing w:before="40" w:after="40"/>
              <w:rPr>
                <w:rFonts w:cstheme="minorHAnsi"/>
              </w:rPr>
            </w:pPr>
            <w:r w:rsidRPr="002B5B27">
              <w:rPr>
                <w:rFonts w:cstheme="minorHAnsi"/>
              </w:rPr>
              <w:t>Globally calibrated model parameters to be used to estimate SOC changes from mineral soils with the IPCC (2019) Tier 2 steady-state method</w:t>
            </w:r>
          </w:p>
        </w:tc>
        <w:tc>
          <w:tcPr>
            <w:tcW w:w="546" w:type="pct"/>
          </w:tcPr>
          <w:p w14:paraId="7D35CA79" w14:textId="00CA0718" w:rsidR="00F24B61" w:rsidRPr="00C1649A" w:rsidRDefault="00000000" w:rsidP="000A1067">
            <w:pPr>
              <w:spacing w:before="40" w:after="40"/>
              <w:jc w:val="center"/>
              <w:rPr>
                <w:rFonts w:cstheme="minorHAnsi"/>
              </w:rPr>
            </w:pPr>
            <w:hyperlink r:id="rId20" w:history="1">
              <w:r w:rsidR="00F24B61" w:rsidRPr="0048086D">
                <w:rPr>
                  <w:rStyle w:val="Hyperlink"/>
                  <w:rFonts w:cstheme="minorHAnsi"/>
                </w:rPr>
                <w:t>Link</w:t>
              </w:r>
            </w:hyperlink>
          </w:p>
        </w:tc>
        <w:tc>
          <w:tcPr>
            <w:tcW w:w="614" w:type="pct"/>
          </w:tcPr>
          <w:p w14:paraId="13A588A8" w14:textId="2F6E4385"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08EE8C6D" w14:textId="77777777" w:rsidTr="00F17E6D">
        <w:tc>
          <w:tcPr>
            <w:tcW w:w="463" w:type="pct"/>
          </w:tcPr>
          <w:p w14:paraId="35764760" w14:textId="18F0293C" w:rsidR="00F24B61" w:rsidRPr="007C3CD5" w:rsidRDefault="007C3CD5" w:rsidP="000A1067">
            <w:pPr>
              <w:spacing w:before="40" w:after="40"/>
              <w:jc w:val="center"/>
              <w:rPr>
                <w:rFonts w:cstheme="minorHAnsi"/>
                <w:b/>
              </w:rPr>
            </w:pPr>
            <w:bookmarkStart w:id="11" w:name="_Ref93336067"/>
            <w:r w:rsidRPr="007C3CD5">
              <w:rPr>
                <w:b/>
              </w:rPr>
              <w:t xml:space="preserve">Table </w:t>
            </w:r>
            <w:r w:rsidRPr="007C3CD5">
              <w:rPr>
                <w:b/>
              </w:rPr>
              <w:fldChar w:fldCharType="begin"/>
            </w:r>
            <w:r w:rsidRPr="007C3CD5">
              <w:rPr>
                <w:b/>
              </w:rPr>
              <w:instrText xml:space="preserve"> SEQ Table \* ARABIC </w:instrText>
            </w:r>
            <w:r w:rsidRPr="007C3CD5">
              <w:rPr>
                <w:b/>
              </w:rPr>
              <w:fldChar w:fldCharType="separate"/>
            </w:r>
            <w:r w:rsidR="0065667D">
              <w:rPr>
                <w:b/>
                <w:noProof/>
              </w:rPr>
              <w:t>9</w:t>
            </w:r>
            <w:r w:rsidRPr="007C3CD5">
              <w:rPr>
                <w:b/>
                <w:noProof/>
              </w:rPr>
              <w:fldChar w:fldCharType="end"/>
            </w:r>
            <w:bookmarkEnd w:id="11"/>
          </w:p>
        </w:tc>
        <w:tc>
          <w:tcPr>
            <w:tcW w:w="3377" w:type="pct"/>
          </w:tcPr>
          <w:p w14:paraId="159D0E76" w14:textId="2D3DF1A4" w:rsidR="00F24B61" w:rsidRPr="002B5B27" w:rsidRDefault="0048086D" w:rsidP="000A1067">
            <w:pPr>
              <w:spacing w:before="40" w:after="40"/>
              <w:rPr>
                <w:rFonts w:cstheme="minorHAnsi"/>
              </w:rPr>
            </w:pPr>
            <w:r w:rsidRPr="0048086D">
              <w:rPr>
                <w:rFonts w:cstheme="minorHAnsi"/>
              </w:rPr>
              <w:t>Default values for nitrogen and lignin contents in crops for the IPCC</w:t>
            </w:r>
            <w:r w:rsidR="0047080E">
              <w:rPr>
                <w:rFonts w:cstheme="minorHAnsi"/>
              </w:rPr>
              <w:t xml:space="preserve"> </w:t>
            </w:r>
            <w:r w:rsidRPr="0048086D">
              <w:rPr>
                <w:rFonts w:cstheme="minorHAnsi"/>
              </w:rPr>
              <w:t xml:space="preserve"> (2019) Tier 2 steady-state method (iterated)</w:t>
            </w:r>
          </w:p>
        </w:tc>
        <w:tc>
          <w:tcPr>
            <w:tcW w:w="546" w:type="pct"/>
          </w:tcPr>
          <w:p w14:paraId="45407D83" w14:textId="47D377CE" w:rsidR="00F24B61" w:rsidRPr="00C1649A" w:rsidRDefault="00000000" w:rsidP="000A1067">
            <w:pPr>
              <w:spacing w:before="40" w:after="40"/>
              <w:jc w:val="center"/>
              <w:rPr>
                <w:rFonts w:cstheme="minorHAnsi"/>
              </w:rPr>
            </w:pPr>
            <w:hyperlink r:id="rId21" w:history="1">
              <w:r w:rsidR="00F24B61" w:rsidRPr="0048086D">
                <w:rPr>
                  <w:rStyle w:val="Hyperlink"/>
                  <w:rFonts w:cstheme="minorHAnsi"/>
                </w:rPr>
                <w:t>Link</w:t>
              </w:r>
            </w:hyperlink>
          </w:p>
        </w:tc>
        <w:tc>
          <w:tcPr>
            <w:tcW w:w="614" w:type="pct"/>
          </w:tcPr>
          <w:p w14:paraId="561BF0B7" w14:textId="34211B43"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14B2D148" w14:textId="77777777" w:rsidTr="00F17E6D">
        <w:tc>
          <w:tcPr>
            <w:tcW w:w="463" w:type="pct"/>
          </w:tcPr>
          <w:p w14:paraId="7FFE35E6" w14:textId="5E60E31D" w:rsidR="00F24B61" w:rsidRPr="007C3CD5" w:rsidRDefault="007C3CD5" w:rsidP="000A1067">
            <w:pPr>
              <w:spacing w:before="40" w:after="40"/>
              <w:jc w:val="center"/>
              <w:rPr>
                <w:rFonts w:cstheme="minorHAnsi"/>
                <w:b/>
              </w:rPr>
            </w:pPr>
            <w:bookmarkStart w:id="12" w:name="_Ref93336070"/>
            <w:r w:rsidRPr="007C3CD5">
              <w:rPr>
                <w:b/>
              </w:rPr>
              <w:t xml:space="preserve">Table </w:t>
            </w:r>
            <w:r w:rsidRPr="007C3CD5">
              <w:rPr>
                <w:b/>
              </w:rPr>
              <w:fldChar w:fldCharType="begin"/>
            </w:r>
            <w:r w:rsidRPr="007C3CD5">
              <w:rPr>
                <w:b/>
              </w:rPr>
              <w:instrText xml:space="preserve"> SEQ Table \* ARABIC </w:instrText>
            </w:r>
            <w:r w:rsidRPr="007C3CD5">
              <w:rPr>
                <w:b/>
              </w:rPr>
              <w:fldChar w:fldCharType="separate"/>
            </w:r>
            <w:r w:rsidR="0065667D">
              <w:rPr>
                <w:b/>
                <w:noProof/>
              </w:rPr>
              <w:t>10</w:t>
            </w:r>
            <w:r w:rsidRPr="007C3CD5">
              <w:rPr>
                <w:b/>
                <w:noProof/>
              </w:rPr>
              <w:fldChar w:fldCharType="end"/>
            </w:r>
            <w:bookmarkEnd w:id="12"/>
          </w:p>
        </w:tc>
        <w:tc>
          <w:tcPr>
            <w:tcW w:w="3377" w:type="pct"/>
          </w:tcPr>
          <w:p w14:paraId="5666B8C2" w14:textId="5C9F00EA" w:rsidR="00F24B61" w:rsidRPr="002B5B27" w:rsidRDefault="0048086D" w:rsidP="000A1067">
            <w:pPr>
              <w:spacing w:before="40" w:after="40"/>
              <w:rPr>
                <w:rFonts w:cstheme="minorHAnsi"/>
              </w:rPr>
            </w:pPr>
            <w:r w:rsidRPr="0048086D">
              <w:rPr>
                <w:rFonts w:cstheme="minorHAnsi"/>
              </w:rPr>
              <w:t>Default values for carbon to nitrogen ratios, nitrogen, and lignin contents in livestock manure for the steady-state method (from IPCC (2019), Table 5.5C)</w:t>
            </w:r>
          </w:p>
        </w:tc>
        <w:tc>
          <w:tcPr>
            <w:tcW w:w="546" w:type="pct"/>
          </w:tcPr>
          <w:p w14:paraId="3DCABC39" w14:textId="4FBEB63E" w:rsidR="00F24B61" w:rsidRPr="00C1649A" w:rsidRDefault="00000000" w:rsidP="000A1067">
            <w:pPr>
              <w:spacing w:before="40" w:after="40"/>
              <w:jc w:val="center"/>
              <w:rPr>
                <w:rFonts w:cstheme="minorHAnsi"/>
              </w:rPr>
            </w:pPr>
            <w:hyperlink r:id="rId22" w:history="1">
              <w:r w:rsidR="00F24B61" w:rsidRPr="0048086D">
                <w:rPr>
                  <w:rStyle w:val="Hyperlink"/>
                  <w:rFonts w:cstheme="minorHAnsi"/>
                </w:rPr>
                <w:t>Link</w:t>
              </w:r>
            </w:hyperlink>
          </w:p>
        </w:tc>
        <w:tc>
          <w:tcPr>
            <w:tcW w:w="614" w:type="pct"/>
          </w:tcPr>
          <w:p w14:paraId="25A3B711" w14:textId="751F99ED"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750A536D" w14:textId="77777777" w:rsidTr="00F17E6D">
        <w:tc>
          <w:tcPr>
            <w:tcW w:w="463" w:type="pct"/>
          </w:tcPr>
          <w:p w14:paraId="2B138349" w14:textId="44C67A67" w:rsidR="00F24B61" w:rsidRPr="007C3CD5" w:rsidRDefault="007C3CD5" w:rsidP="000A1067">
            <w:pPr>
              <w:spacing w:before="40" w:after="40"/>
              <w:jc w:val="center"/>
              <w:rPr>
                <w:rFonts w:cstheme="minorHAnsi"/>
                <w:b/>
              </w:rPr>
            </w:pPr>
            <w:bookmarkStart w:id="13" w:name="_Ref2583308"/>
            <w:r w:rsidRPr="007C3CD5">
              <w:rPr>
                <w:b/>
              </w:rPr>
              <w:t xml:space="preserve">Table </w:t>
            </w:r>
            <w:r w:rsidRPr="007C3CD5">
              <w:rPr>
                <w:b/>
                <w:noProof/>
              </w:rPr>
              <w:fldChar w:fldCharType="begin"/>
            </w:r>
            <w:r w:rsidRPr="007C3CD5">
              <w:rPr>
                <w:b/>
                <w:noProof/>
              </w:rPr>
              <w:instrText xml:space="preserve"> SEQ Table \* ARABIC </w:instrText>
            </w:r>
            <w:r w:rsidRPr="007C3CD5">
              <w:rPr>
                <w:b/>
                <w:noProof/>
              </w:rPr>
              <w:fldChar w:fldCharType="separate"/>
            </w:r>
            <w:r w:rsidR="0065667D">
              <w:rPr>
                <w:b/>
                <w:noProof/>
              </w:rPr>
              <w:t>11</w:t>
            </w:r>
            <w:r w:rsidRPr="007C3CD5">
              <w:rPr>
                <w:b/>
                <w:noProof/>
              </w:rPr>
              <w:fldChar w:fldCharType="end"/>
            </w:r>
            <w:bookmarkEnd w:id="13"/>
          </w:p>
        </w:tc>
        <w:tc>
          <w:tcPr>
            <w:tcW w:w="3377" w:type="pct"/>
          </w:tcPr>
          <w:p w14:paraId="26A04FFA" w14:textId="645A71B9" w:rsidR="00F24B61" w:rsidRPr="002B5B27" w:rsidRDefault="0009352D" w:rsidP="000A1067">
            <w:pPr>
              <w:spacing w:before="40" w:after="40"/>
              <w:rPr>
                <w:rFonts w:cstheme="minorHAnsi"/>
              </w:rPr>
            </w:pPr>
            <w:r w:rsidRPr="0009352D">
              <w:rPr>
                <w:rFonts w:cstheme="minorHAnsi"/>
              </w:rPr>
              <w:t>Coefficients for aboveground biomass estimation for shelterbelt tree species</w:t>
            </w:r>
          </w:p>
        </w:tc>
        <w:tc>
          <w:tcPr>
            <w:tcW w:w="546" w:type="pct"/>
          </w:tcPr>
          <w:p w14:paraId="6F28F618" w14:textId="4723582D" w:rsidR="00F24B61" w:rsidRPr="00C1649A" w:rsidRDefault="00000000" w:rsidP="000A1067">
            <w:pPr>
              <w:spacing w:before="40" w:after="40"/>
              <w:jc w:val="center"/>
              <w:rPr>
                <w:rFonts w:cstheme="minorHAnsi"/>
              </w:rPr>
            </w:pPr>
            <w:hyperlink r:id="rId23" w:history="1">
              <w:r w:rsidR="00F24B61" w:rsidRPr="0009352D">
                <w:rPr>
                  <w:rStyle w:val="Hyperlink"/>
                  <w:rFonts w:cstheme="minorHAnsi"/>
                </w:rPr>
                <w:t>Link</w:t>
              </w:r>
            </w:hyperlink>
          </w:p>
        </w:tc>
        <w:tc>
          <w:tcPr>
            <w:tcW w:w="614" w:type="pct"/>
          </w:tcPr>
          <w:p w14:paraId="1175F37A" w14:textId="586108F7"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0A1314" w:rsidRPr="00C1649A" w14:paraId="341FF43C" w14:textId="77777777" w:rsidTr="00F17E6D">
        <w:tc>
          <w:tcPr>
            <w:tcW w:w="463" w:type="pct"/>
          </w:tcPr>
          <w:p w14:paraId="4ACD8389" w14:textId="2F6FF381" w:rsidR="000A1314" w:rsidRPr="00765D2B" w:rsidRDefault="00F066DB" w:rsidP="000A1067">
            <w:pPr>
              <w:pStyle w:val="Caption"/>
              <w:keepNext/>
              <w:spacing w:before="40" w:after="40" w:line="240" w:lineRule="auto"/>
              <w:jc w:val="center"/>
              <w:rPr>
                <w:rFonts w:cstheme="minorHAnsi"/>
                <w:b/>
                <w:color w:val="000000"/>
                <w:sz w:val="22"/>
                <w:szCs w:val="22"/>
              </w:rPr>
            </w:pPr>
            <w:bookmarkStart w:id="14" w:name="_Ref112226085"/>
            <w:r w:rsidRPr="00765D2B">
              <w:rPr>
                <w:b/>
              </w:rPr>
              <w:t xml:space="preserve">Table </w:t>
            </w:r>
            <w:r w:rsidRPr="00765D2B">
              <w:rPr>
                <w:b/>
              </w:rPr>
              <w:fldChar w:fldCharType="begin"/>
            </w:r>
            <w:r w:rsidRPr="00765D2B">
              <w:rPr>
                <w:b/>
              </w:rPr>
              <w:instrText xml:space="preserve"> SEQ Table \* ARABIC </w:instrText>
            </w:r>
            <w:r w:rsidRPr="00765D2B">
              <w:rPr>
                <w:b/>
              </w:rPr>
              <w:fldChar w:fldCharType="separate"/>
            </w:r>
            <w:r w:rsidR="0065667D">
              <w:rPr>
                <w:b/>
                <w:noProof/>
              </w:rPr>
              <w:t>12</w:t>
            </w:r>
            <w:r w:rsidRPr="00765D2B">
              <w:rPr>
                <w:b/>
              </w:rPr>
              <w:fldChar w:fldCharType="end"/>
            </w:r>
            <w:bookmarkEnd w:id="14"/>
          </w:p>
        </w:tc>
        <w:tc>
          <w:tcPr>
            <w:tcW w:w="3377" w:type="pct"/>
          </w:tcPr>
          <w:p w14:paraId="493BFDA1" w14:textId="19C0BBAF" w:rsidR="000A1314" w:rsidRPr="00765D2B" w:rsidRDefault="00BD3E9D" w:rsidP="000A1067">
            <w:pPr>
              <w:spacing w:before="40" w:after="40"/>
              <w:rPr>
                <w:rFonts w:cstheme="minorHAnsi"/>
              </w:rPr>
            </w:pPr>
            <w:r w:rsidRPr="00765D2B">
              <w:rPr>
                <w:rFonts w:cstheme="minorHAnsi"/>
              </w:rPr>
              <w:t>Shelterbelt carbon accumulation lookup</w:t>
            </w:r>
            <w:r w:rsidR="00D3472A">
              <w:rPr>
                <w:rFonts w:cstheme="minorHAnsi"/>
              </w:rPr>
              <w:t xml:space="preserve"> </w:t>
            </w:r>
            <w:r w:rsidRPr="00765D2B">
              <w:rPr>
                <w:rFonts w:cstheme="minorHAnsi"/>
              </w:rPr>
              <w:t>table by hardiness zone</w:t>
            </w:r>
          </w:p>
        </w:tc>
        <w:tc>
          <w:tcPr>
            <w:tcW w:w="546" w:type="pct"/>
          </w:tcPr>
          <w:p w14:paraId="1D7DE1AE" w14:textId="1751CBFC" w:rsidR="000A1314" w:rsidRPr="00765D2B" w:rsidRDefault="00000000" w:rsidP="000A1067">
            <w:pPr>
              <w:spacing w:before="40" w:after="40"/>
              <w:jc w:val="center"/>
              <w:rPr>
                <w:rFonts w:cstheme="minorHAnsi"/>
              </w:rPr>
            </w:pPr>
            <w:hyperlink r:id="rId24" w:history="1">
              <w:r w:rsidR="00BD3E9D" w:rsidRPr="00765D2B">
                <w:rPr>
                  <w:rStyle w:val="Hyperlink"/>
                  <w:rFonts w:cstheme="minorHAnsi"/>
                </w:rPr>
                <w:t>Link</w:t>
              </w:r>
            </w:hyperlink>
          </w:p>
        </w:tc>
        <w:tc>
          <w:tcPr>
            <w:tcW w:w="614" w:type="pct"/>
          </w:tcPr>
          <w:p w14:paraId="0147A209" w14:textId="4C75ED63" w:rsidR="000A1314" w:rsidRPr="00765D2B" w:rsidRDefault="00BD3E9D" w:rsidP="000A1067">
            <w:pPr>
              <w:spacing w:before="40" w:after="40"/>
              <w:jc w:val="center"/>
              <w:rPr>
                <w:rFonts w:cstheme="minorHAnsi"/>
              </w:rPr>
            </w:pPr>
            <w:r w:rsidRPr="00765D2B">
              <w:rPr>
                <w:rFonts w:cstheme="minorHAnsi"/>
              </w:rPr>
              <w:t>CSV</w:t>
            </w:r>
          </w:p>
        </w:tc>
      </w:tr>
      <w:tr w:rsidR="0009352D" w:rsidRPr="00C1649A" w14:paraId="737457A6" w14:textId="77777777" w:rsidTr="00F17E6D">
        <w:tc>
          <w:tcPr>
            <w:tcW w:w="463" w:type="pct"/>
          </w:tcPr>
          <w:p w14:paraId="7013F074" w14:textId="365A2AD8" w:rsidR="0009352D" w:rsidRPr="00333F9C" w:rsidRDefault="00333F9C" w:rsidP="000A1067">
            <w:pPr>
              <w:spacing w:before="40" w:after="40"/>
              <w:jc w:val="center"/>
              <w:rPr>
                <w:rFonts w:cstheme="minorHAnsi"/>
                <w:b/>
              </w:rPr>
            </w:pPr>
            <w:bookmarkStart w:id="15" w:name="_Ref37077613"/>
            <w:r w:rsidRPr="00333F9C">
              <w:rPr>
                <w:b/>
              </w:rPr>
              <w:t xml:space="preserve">Table </w:t>
            </w:r>
            <w:r w:rsidRPr="00333F9C">
              <w:rPr>
                <w:b/>
              </w:rPr>
              <w:fldChar w:fldCharType="begin"/>
            </w:r>
            <w:r w:rsidRPr="00333F9C">
              <w:rPr>
                <w:b/>
              </w:rPr>
              <w:instrText xml:space="preserve"> SEQ Table \* ARABIC </w:instrText>
            </w:r>
            <w:r w:rsidRPr="00333F9C">
              <w:rPr>
                <w:b/>
              </w:rPr>
              <w:fldChar w:fldCharType="separate"/>
            </w:r>
            <w:r w:rsidR="0065667D">
              <w:rPr>
                <w:b/>
                <w:noProof/>
              </w:rPr>
              <w:t>13</w:t>
            </w:r>
            <w:r w:rsidRPr="00333F9C">
              <w:rPr>
                <w:b/>
              </w:rPr>
              <w:fldChar w:fldCharType="end"/>
            </w:r>
            <w:bookmarkEnd w:id="15"/>
          </w:p>
        </w:tc>
        <w:tc>
          <w:tcPr>
            <w:tcW w:w="3377" w:type="pct"/>
          </w:tcPr>
          <w:p w14:paraId="47FC9112" w14:textId="11ECDF0D" w:rsidR="0009352D" w:rsidRPr="002B5B27" w:rsidRDefault="0009352D" w:rsidP="000A1067">
            <w:pPr>
              <w:spacing w:before="40" w:after="40"/>
              <w:rPr>
                <w:rFonts w:cstheme="minorHAnsi"/>
              </w:rPr>
            </w:pPr>
            <w:r w:rsidRPr="0009352D">
              <w:rPr>
                <w:rFonts w:cstheme="minorHAnsi"/>
              </w:rPr>
              <w:t>Soil nitrous oxide emission factors (N</w:t>
            </w:r>
            <w:r w:rsidRPr="0009352D">
              <w:rPr>
                <w:rFonts w:cstheme="minorHAnsi"/>
                <w:vertAlign w:val="subscript"/>
              </w:rPr>
              <w:t>2</w:t>
            </w:r>
            <w:r w:rsidRPr="0009352D">
              <w:rPr>
                <w:rFonts w:cstheme="minorHAnsi"/>
              </w:rPr>
              <w:t>O EF) as influenced by source of nitrogen, soil texture, tillage practice and crop type in Canada (adapted from Liang et al., 2020)</w:t>
            </w:r>
            <w:r w:rsidR="000A1314">
              <w:rPr>
                <w:rFonts w:cstheme="minorHAnsi"/>
              </w:rPr>
              <w:t xml:space="preserve"> and </w:t>
            </w:r>
            <w:r w:rsidR="000A1314" w:rsidRPr="0009352D">
              <w:rPr>
                <w:rFonts w:cstheme="minorHAnsi"/>
              </w:rPr>
              <w:t>N</w:t>
            </w:r>
            <w:r w:rsidR="000A1314" w:rsidRPr="0009352D">
              <w:rPr>
                <w:rFonts w:cstheme="minorHAnsi"/>
                <w:vertAlign w:val="subscript"/>
              </w:rPr>
              <w:t>2</w:t>
            </w:r>
            <w:r w:rsidR="000A1314" w:rsidRPr="0009352D">
              <w:rPr>
                <w:rFonts w:cstheme="minorHAnsi"/>
              </w:rPr>
              <w:t xml:space="preserve">O </w:t>
            </w:r>
            <w:r w:rsidR="000251AF">
              <w:rPr>
                <w:rFonts w:cstheme="minorHAnsi"/>
              </w:rPr>
              <w:t>r</w:t>
            </w:r>
            <w:r w:rsidR="000A1314" w:rsidRPr="0009352D">
              <w:rPr>
                <w:rFonts w:cstheme="minorHAnsi"/>
              </w:rPr>
              <w:t>eduction factor based on fertilizer application method</w:t>
            </w:r>
          </w:p>
        </w:tc>
        <w:tc>
          <w:tcPr>
            <w:tcW w:w="546" w:type="pct"/>
          </w:tcPr>
          <w:p w14:paraId="3F562DFD" w14:textId="6C784722" w:rsidR="0009352D" w:rsidRPr="00C1649A" w:rsidRDefault="00000000" w:rsidP="000A1067">
            <w:pPr>
              <w:spacing w:before="40" w:after="40"/>
              <w:jc w:val="center"/>
              <w:rPr>
                <w:rFonts w:cstheme="minorHAnsi"/>
              </w:rPr>
            </w:pPr>
            <w:hyperlink r:id="rId25" w:history="1">
              <w:r w:rsidR="000A1314" w:rsidRPr="000A1314">
                <w:rPr>
                  <w:rStyle w:val="Hyperlink"/>
                  <w:rFonts w:cstheme="minorHAnsi"/>
                </w:rPr>
                <w:t>Link</w:t>
              </w:r>
            </w:hyperlink>
          </w:p>
        </w:tc>
        <w:tc>
          <w:tcPr>
            <w:tcW w:w="614" w:type="pct"/>
          </w:tcPr>
          <w:p w14:paraId="682F2391" w14:textId="18D813F2" w:rsidR="0009352D" w:rsidRPr="00C1649A" w:rsidRDefault="000A1314" w:rsidP="000A1067">
            <w:pPr>
              <w:spacing w:before="40" w:after="40"/>
              <w:jc w:val="center"/>
              <w:rPr>
                <w:rFonts w:cstheme="minorHAnsi"/>
              </w:rPr>
            </w:pPr>
            <w:r w:rsidRPr="00C1649A">
              <w:rPr>
                <w:rFonts w:cstheme="minorHAnsi"/>
              </w:rPr>
              <w:t>C# code</w:t>
            </w:r>
          </w:p>
        </w:tc>
      </w:tr>
      <w:tr w:rsidR="00F24B61" w:rsidRPr="00C1649A" w14:paraId="4FE92520" w14:textId="77777777" w:rsidTr="00F17E6D">
        <w:tc>
          <w:tcPr>
            <w:tcW w:w="463" w:type="pct"/>
          </w:tcPr>
          <w:p w14:paraId="515383AC" w14:textId="61CCD998" w:rsidR="00F24B61" w:rsidRPr="00333F9C" w:rsidRDefault="00333F9C" w:rsidP="000A1067">
            <w:pPr>
              <w:spacing w:before="40" w:after="40"/>
              <w:jc w:val="center"/>
              <w:rPr>
                <w:rFonts w:cstheme="minorHAnsi"/>
                <w:b/>
              </w:rPr>
            </w:pPr>
            <w:bookmarkStart w:id="16" w:name="_Ref71815302"/>
            <w:r w:rsidRPr="00333F9C">
              <w:rPr>
                <w:b/>
              </w:rPr>
              <w:t xml:space="preserve">Table </w:t>
            </w:r>
            <w:r w:rsidRPr="00333F9C">
              <w:rPr>
                <w:b/>
              </w:rPr>
              <w:fldChar w:fldCharType="begin"/>
            </w:r>
            <w:r w:rsidRPr="00333F9C">
              <w:rPr>
                <w:b/>
              </w:rPr>
              <w:instrText xml:space="preserve"> SEQ Table \* ARABIC </w:instrText>
            </w:r>
            <w:r w:rsidRPr="00333F9C">
              <w:rPr>
                <w:b/>
              </w:rPr>
              <w:fldChar w:fldCharType="separate"/>
            </w:r>
            <w:r w:rsidR="0065667D">
              <w:rPr>
                <w:b/>
                <w:noProof/>
              </w:rPr>
              <w:t>14</w:t>
            </w:r>
            <w:r w:rsidRPr="00333F9C">
              <w:rPr>
                <w:b/>
                <w:noProof/>
              </w:rPr>
              <w:fldChar w:fldCharType="end"/>
            </w:r>
            <w:bookmarkEnd w:id="16"/>
          </w:p>
        </w:tc>
        <w:tc>
          <w:tcPr>
            <w:tcW w:w="3377" w:type="pct"/>
          </w:tcPr>
          <w:p w14:paraId="0BEF4DCE" w14:textId="38746C55" w:rsidR="00F24B61" w:rsidRPr="002B5B27" w:rsidRDefault="000A1314" w:rsidP="000A1067">
            <w:pPr>
              <w:spacing w:before="40" w:after="40"/>
              <w:rPr>
                <w:rFonts w:cstheme="minorHAnsi"/>
              </w:rPr>
            </w:pPr>
            <w:r w:rsidRPr="000A1314">
              <w:rPr>
                <w:rFonts w:cstheme="minorHAnsi"/>
              </w:rPr>
              <w:t>Coefficients used for the Bouwman et al. (2002) equation, which was of the form: emission factor (%) = 100 x exp (sum of relevant coefficients)</w:t>
            </w:r>
          </w:p>
        </w:tc>
        <w:tc>
          <w:tcPr>
            <w:tcW w:w="546" w:type="pct"/>
          </w:tcPr>
          <w:p w14:paraId="76889606" w14:textId="12A10549" w:rsidR="00F24B61" w:rsidRPr="00C1649A" w:rsidRDefault="00000000" w:rsidP="000A1067">
            <w:pPr>
              <w:spacing w:before="40" w:after="40"/>
              <w:jc w:val="center"/>
              <w:rPr>
                <w:rFonts w:cstheme="minorHAnsi"/>
              </w:rPr>
            </w:pPr>
            <w:hyperlink r:id="rId26" w:history="1">
              <w:r w:rsidR="00F24B61" w:rsidRPr="000A1314">
                <w:rPr>
                  <w:rStyle w:val="Hyperlink"/>
                  <w:rFonts w:cstheme="minorHAnsi"/>
                </w:rPr>
                <w:t>Link</w:t>
              </w:r>
            </w:hyperlink>
          </w:p>
        </w:tc>
        <w:tc>
          <w:tcPr>
            <w:tcW w:w="614" w:type="pct"/>
          </w:tcPr>
          <w:p w14:paraId="70F05B3D" w14:textId="3E8E8BA0"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6AE9FD3F" w14:textId="77777777" w:rsidTr="00F17E6D">
        <w:tc>
          <w:tcPr>
            <w:tcW w:w="463" w:type="pct"/>
          </w:tcPr>
          <w:p w14:paraId="3E42211B" w14:textId="65895F17" w:rsidR="00F24B61" w:rsidRPr="00333F9C" w:rsidRDefault="00333F9C" w:rsidP="000A1067">
            <w:pPr>
              <w:spacing w:before="40" w:after="40"/>
              <w:jc w:val="center"/>
              <w:rPr>
                <w:rFonts w:cstheme="minorHAnsi"/>
                <w:b/>
              </w:rPr>
            </w:pPr>
            <w:bookmarkStart w:id="17" w:name="_Ref116564970"/>
            <w:r w:rsidRPr="00333F9C">
              <w:rPr>
                <w:b/>
              </w:rPr>
              <w:lastRenderedPageBreak/>
              <w:t xml:space="preserve">Table </w:t>
            </w:r>
            <w:r w:rsidRPr="00333F9C">
              <w:rPr>
                <w:b/>
              </w:rPr>
              <w:fldChar w:fldCharType="begin"/>
            </w:r>
            <w:r w:rsidRPr="00333F9C">
              <w:rPr>
                <w:b/>
              </w:rPr>
              <w:instrText>SEQ Table \* ARABIC</w:instrText>
            </w:r>
            <w:r w:rsidRPr="00333F9C">
              <w:rPr>
                <w:b/>
              </w:rPr>
              <w:fldChar w:fldCharType="separate"/>
            </w:r>
            <w:r w:rsidR="0065667D">
              <w:rPr>
                <w:b/>
                <w:noProof/>
              </w:rPr>
              <w:t>15</w:t>
            </w:r>
            <w:r w:rsidRPr="00333F9C">
              <w:rPr>
                <w:b/>
              </w:rPr>
              <w:fldChar w:fldCharType="end"/>
            </w:r>
            <w:bookmarkEnd w:id="17"/>
          </w:p>
        </w:tc>
        <w:tc>
          <w:tcPr>
            <w:tcW w:w="3377" w:type="pct"/>
          </w:tcPr>
          <w:p w14:paraId="09FCD28B" w14:textId="0DF8002C" w:rsidR="00F24B61" w:rsidRPr="002B5B27" w:rsidRDefault="000A1314" w:rsidP="000A1067">
            <w:pPr>
              <w:spacing w:before="40" w:after="40"/>
              <w:rPr>
                <w:rFonts w:cstheme="minorHAnsi"/>
              </w:rPr>
            </w:pPr>
            <w:r w:rsidRPr="000A1314">
              <w:rPr>
                <w:rFonts w:cstheme="minorHAnsi"/>
              </w:rPr>
              <w:t>Default soil N</w:t>
            </w:r>
            <w:r w:rsidRPr="00570F55">
              <w:rPr>
                <w:rFonts w:cstheme="minorHAnsi"/>
                <w:vertAlign w:val="subscript"/>
              </w:rPr>
              <w:t>2</w:t>
            </w:r>
            <w:r w:rsidRPr="000A1314">
              <w:rPr>
                <w:rFonts w:cstheme="minorHAnsi"/>
              </w:rPr>
              <w:t>O emission breakdown</w:t>
            </w:r>
          </w:p>
        </w:tc>
        <w:tc>
          <w:tcPr>
            <w:tcW w:w="546" w:type="pct"/>
          </w:tcPr>
          <w:p w14:paraId="4325C7C8" w14:textId="1D39913F" w:rsidR="00F24B61" w:rsidRPr="00C1649A" w:rsidRDefault="00000000" w:rsidP="000A1067">
            <w:pPr>
              <w:spacing w:before="40" w:after="40"/>
              <w:jc w:val="center"/>
              <w:rPr>
                <w:rFonts w:cstheme="minorHAnsi"/>
              </w:rPr>
            </w:pPr>
            <w:hyperlink r:id="rId27" w:history="1">
              <w:r w:rsidR="00F24B61" w:rsidRPr="00BD3E9D">
                <w:rPr>
                  <w:rStyle w:val="Hyperlink"/>
                  <w:rFonts w:cstheme="minorHAnsi"/>
                </w:rPr>
                <w:t>Link</w:t>
              </w:r>
            </w:hyperlink>
          </w:p>
        </w:tc>
        <w:tc>
          <w:tcPr>
            <w:tcW w:w="614" w:type="pct"/>
          </w:tcPr>
          <w:p w14:paraId="1B6E20B8" w14:textId="485199DF"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0502604B" w14:textId="77777777" w:rsidTr="00F17E6D">
        <w:tc>
          <w:tcPr>
            <w:tcW w:w="463" w:type="pct"/>
          </w:tcPr>
          <w:p w14:paraId="2DA541E3" w14:textId="03CDC291" w:rsidR="00F24B61" w:rsidRPr="00333F9C" w:rsidRDefault="00333F9C" w:rsidP="000A1067">
            <w:pPr>
              <w:spacing w:before="40" w:after="40"/>
              <w:jc w:val="center"/>
              <w:rPr>
                <w:rFonts w:cstheme="minorHAnsi"/>
                <w:b/>
              </w:rPr>
            </w:pPr>
            <w:bookmarkStart w:id="18" w:name="_Ref116378054"/>
            <w:r w:rsidRPr="00333F9C">
              <w:rPr>
                <w:b/>
              </w:rPr>
              <w:t xml:space="preserve">Table </w:t>
            </w:r>
            <w:r w:rsidRPr="00333F9C">
              <w:rPr>
                <w:b/>
              </w:rPr>
              <w:fldChar w:fldCharType="begin"/>
            </w:r>
            <w:r w:rsidRPr="00333F9C">
              <w:rPr>
                <w:b/>
              </w:rPr>
              <w:instrText xml:space="preserve"> SEQ Table \* ARABIC </w:instrText>
            </w:r>
            <w:r w:rsidRPr="00333F9C">
              <w:rPr>
                <w:b/>
              </w:rPr>
              <w:fldChar w:fldCharType="separate"/>
            </w:r>
            <w:r w:rsidR="0065667D">
              <w:rPr>
                <w:b/>
                <w:noProof/>
              </w:rPr>
              <w:t>16</w:t>
            </w:r>
            <w:r w:rsidRPr="00333F9C">
              <w:rPr>
                <w:b/>
                <w:noProof/>
              </w:rPr>
              <w:fldChar w:fldCharType="end"/>
            </w:r>
            <w:bookmarkEnd w:id="18"/>
          </w:p>
        </w:tc>
        <w:tc>
          <w:tcPr>
            <w:tcW w:w="3377" w:type="pct"/>
          </w:tcPr>
          <w:p w14:paraId="37DD7FCD" w14:textId="4DD4288C" w:rsidR="00F24B61" w:rsidRPr="002B5B27" w:rsidRDefault="00BD3E9D" w:rsidP="000A1067">
            <w:pPr>
              <w:spacing w:before="40" w:after="40"/>
              <w:rPr>
                <w:rFonts w:cstheme="minorHAnsi"/>
              </w:rPr>
            </w:pPr>
            <w:r w:rsidRPr="00D5649B">
              <w:t>Livestock coefficients for beef cattle and dairy cattle</w:t>
            </w:r>
          </w:p>
        </w:tc>
        <w:tc>
          <w:tcPr>
            <w:tcW w:w="546" w:type="pct"/>
          </w:tcPr>
          <w:p w14:paraId="477CA940" w14:textId="101BB169" w:rsidR="00F24B61" w:rsidRPr="00C1649A" w:rsidRDefault="00000000" w:rsidP="000A1067">
            <w:pPr>
              <w:spacing w:before="40" w:after="40"/>
              <w:jc w:val="center"/>
              <w:rPr>
                <w:rFonts w:cstheme="minorHAnsi"/>
              </w:rPr>
            </w:pPr>
            <w:hyperlink r:id="rId28" w:history="1">
              <w:r w:rsidR="00F24B61" w:rsidRPr="00BD3E9D">
                <w:rPr>
                  <w:rStyle w:val="Hyperlink"/>
                  <w:rFonts w:cstheme="minorHAnsi"/>
                </w:rPr>
                <w:t>Link</w:t>
              </w:r>
            </w:hyperlink>
          </w:p>
        </w:tc>
        <w:tc>
          <w:tcPr>
            <w:tcW w:w="614" w:type="pct"/>
          </w:tcPr>
          <w:p w14:paraId="1475C48F" w14:textId="2202C625"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7642FC59" w14:textId="77777777" w:rsidTr="00F17E6D">
        <w:tc>
          <w:tcPr>
            <w:tcW w:w="463" w:type="pct"/>
          </w:tcPr>
          <w:p w14:paraId="4734D584" w14:textId="2851CE35" w:rsidR="00F24B61" w:rsidRPr="00333F9C" w:rsidRDefault="00333F9C" w:rsidP="000A1067">
            <w:pPr>
              <w:spacing w:before="40" w:after="40"/>
              <w:jc w:val="center"/>
              <w:rPr>
                <w:rFonts w:cstheme="minorHAnsi"/>
                <w:b/>
              </w:rPr>
            </w:pPr>
            <w:bookmarkStart w:id="19" w:name="_Ref116378228"/>
            <w:r w:rsidRPr="00333F9C">
              <w:rPr>
                <w:b/>
              </w:rPr>
              <w:t xml:space="preserve">Table </w:t>
            </w:r>
            <w:r w:rsidRPr="00333F9C">
              <w:rPr>
                <w:b/>
              </w:rPr>
              <w:fldChar w:fldCharType="begin"/>
            </w:r>
            <w:r w:rsidRPr="00333F9C">
              <w:rPr>
                <w:b/>
              </w:rPr>
              <w:instrText>SEQ Table \* ARABIC</w:instrText>
            </w:r>
            <w:r w:rsidRPr="00333F9C">
              <w:rPr>
                <w:b/>
              </w:rPr>
              <w:fldChar w:fldCharType="separate"/>
            </w:r>
            <w:r w:rsidR="0065667D">
              <w:rPr>
                <w:b/>
                <w:noProof/>
              </w:rPr>
              <w:t>17</w:t>
            </w:r>
            <w:r w:rsidRPr="00333F9C">
              <w:rPr>
                <w:b/>
              </w:rPr>
              <w:fldChar w:fldCharType="end"/>
            </w:r>
            <w:bookmarkEnd w:id="19"/>
          </w:p>
        </w:tc>
        <w:tc>
          <w:tcPr>
            <w:tcW w:w="3377" w:type="pct"/>
          </w:tcPr>
          <w:p w14:paraId="50F0129A" w14:textId="74BA1BD8" w:rsidR="00F24B61" w:rsidRPr="008D0C31" w:rsidRDefault="00A25726" w:rsidP="000A1067">
            <w:pPr>
              <w:spacing w:before="40" w:after="40"/>
              <w:rPr>
                <w:rFonts w:cstheme="minorHAnsi"/>
              </w:rPr>
            </w:pPr>
            <w:r w:rsidRPr="008D0C31">
              <w:rPr>
                <w:szCs w:val="24"/>
              </w:rPr>
              <w:t>Feeding activity coefficients (</w:t>
            </w:r>
            <w:r w:rsidRPr="008D0C31">
              <w:rPr>
                <w:i/>
                <w:iCs/>
                <w:szCs w:val="24"/>
              </w:rPr>
              <w:t>C</w:t>
            </w:r>
            <w:r w:rsidRPr="008D0C31">
              <w:rPr>
                <w:i/>
                <w:iCs/>
                <w:szCs w:val="24"/>
                <w:vertAlign w:val="subscript"/>
              </w:rPr>
              <w:t>a</w:t>
            </w:r>
            <w:r w:rsidRPr="008D0C31">
              <w:rPr>
                <w:szCs w:val="24"/>
              </w:rPr>
              <w:t>) for beef cattle and dairy cattle</w:t>
            </w:r>
          </w:p>
        </w:tc>
        <w:tc>
          <w:tcPr>
            <w:tcW w:w="546" w:type="pct"/>
          </w:tcPr>
          <w:p w14:paraId="25067C22" w14:textId="323F25AC" w:rsidR="00F24B61" w:rsidRPr="008D0C31" w:rsidRDefault="00000000" w:rsidP="000A1067">
            <w:pPr>
              <w:spacing w:before="40" w:after="40"/>
              <w:jc w:val="center"/>
              <w:rPr>
                <w:rFonts w:cstheme="minorHAnsi"/>
              </w:rPr>
            </w:pPr>
            <w:hyperlink r:id="rId29" w:history="1">
              <w:r w:rsidR="00F24B61" w:rsidRPr="008D0C31">
                <w:rPr>
                  <w:rStyle w:val="Hyperlink"/>
                  <w:rFonts w:cstheme="minorHAnsi"/>
                </w:rPr>
                <w:t>Link</w:t>
              </w:r>
            </w:hyperlink>
          </w:p>
        </w:tc>
        <w:tc>
          <w:tcPr>
            <w:tcW w:w="614" w:type="pct"/>
          </w:tcPr>
          <w:p w14:paraId="04D4E432" w14:textId="5F68977E" w:rsidR="00F24B61" w:rsidRPr="008D0C31" w:rsidRDefault="008C65A7" w:rsidP="000A1067">
            <w:pPr>
              <w:spacing w:before="40" w:after="40"/>
              <w:jc w:val="center"/>
              <w:rPr>
                <w:rFonts w:cstheme="minorHAnsi"/>
              </w:rPr>
            </w:pPr>
            <w:r w:rsidRPr="008D0C31">
              <w:rPr>
                <w:rFonts w:cstheme="minorHAnsi"/>
              </w:rPr>
              <w:t>CSV</w:t>
            </w:r>
          </w:p>
        </w:tc>
      </w:tr>
      <w:tr w:rsidR="00F24B61" w:rsidRPr="00C1649A" w14:paraId="03874E24" w14:textId="77777777" w:rsidTr="00F17E6D">
        <w:tc>
          <w:tcPr>
            <w:tcW w:w="463" w:type="pct"/>
          </w:tcPr>
          <w:p w14:paraId="02D7C64A" w14:textId="45BBB2D7" w:rsidR="00F24B61" w:rsidRPr="006F1DE3" w:rsidRDefault="006F1DE3" w:rsidP="000A1067">
            <w:pPr>
              <w:spacing w:before="40" w:after="40"/>
              <w:jc w:val="center"/>
              <w:rPr>
                <w:rFonts w:cstheme="minorHAnsi"/>
                <w:b/>
              </w:rPr>
            </w:pPr>
            <w:bookmarkStart w:id="20" w:name="_Ref62557839"/>
            <w:r w:rsidRPr="006F1DE3">
              <w:rPr>
                <w:b/>
              </w:rPr>
              <w:t xml:space="preserve">Table </w:t>
            </w:r>
            <w:r w:rsidRPr="006F1DE3">
              <w:rPr>
                <w:b/>
              </w:rPr>
              <w:fldChar w:fldCharType="begin"/>
            </w:r>
            <w:r w:rsidRPr="006F1DE3">
              <w:rPr>
                <w:b/>
              </w:rPr>
              <w:instrText xml:space="preserve"> SEQ Table \* ARABIC </w:instrText>
            </w:r>
            <w:r w:rsidRPr="006F1DE3">
              <w:rPr>
                <w:b/>
              </w:rPr>
              <w:fldChar w:fldCharType="separate"/>
            </w:r>
            <w:r w:rsidR="0065667D">
              <w:rPr>
                <w:b/>
                <w:noProof/>
              </w:rPr>
              <w:t>18</w:t>
            </w:r>
            <w:r w:rsidRPr="006F1DE3">
              <w:rPr>
                <w:b/>
                <w:noProof/>
              </w:rPr>
              <w:fldChar w:fldCharType="end"/>
            </w:r>
            <w:bookmarkEnd w:id="20"/>
          </w:p>
        </w:tc>
        <w:tc>
          <w:tcPr>
            <w:tcW w:w="3377" w:type="pct"/>
          </w:tcPr>
          <w:p w14:paraId="2ADEC459" w14:textId="71D69CB2" w:rsidR="00F24B61" w:rsidRPr="008D0C31" w:rsidRDefault="00A25726" w:rsidP="000A1067">
            <w:pPr>
              <w:spacing w:before="40" w:after="40"/>
              <w:rPr>
                <w:rFonts w:cstheme="minorHAnsi"/>
              </w:rPr>
            </w:pPr>
            <w:r w:rsidRPr="008D0C31">
              <w:rPr>
                <w:rFonts w:cstheme="minorHAnsi"/>
                <w:szCs w:val="24"/>
              </w:rPr>
              <w:t xml:space="preserve">Diet coefficients by livestock </w:t>
            </w:r>
            <w:r w:rsidR="00454067" w:rsidRPr="008D0C31">
              <w:rPr>
                <w:rFonts w:cstheme="minorHAnsi"/>
                <w:szCs w:val="24"/>
              </w:rPr>
              <w:t>type</w:t>
            </w:r>
            <w:r w:rsidRPr="008D0C31">
              <w:rPr>
                <w:rFonts w:cstheme="minorHAnsi"/>
                <w:szCs w:val="24"/>
              </w:rPr>
              <w:t xml:space="preserve"> and diet for beef cattle and dairy cattle</w:t>
            </w:r>
          </w:p>
        </w:tc>
        <w:tc>
          <w:tcPr>
            <w:tcW w:w="546" w:type="pct"/>
          </w:tcPr>
          <w:p w14:paraId="3F1F5E68" w14:textId="66EB85AE" w:rsidR="00F24B61" w:rsidRPr="008D0C31" w:rsidRDefault="00000000" w:rsidP="000A1067">
            <w:pPr>
              <w:spacing w:before="40" w:after="40"/>
              <w:jc w:val="center"/>
              <w:rPr>
                <w:rFonts w:cstheme="minorHAnsi"/>
              </w:rPr>
            </w:pPr>
            <w:hyperlink r:id="rId30" w:history="1">
              <w:r w:rsidR="00F24B61" w:rsidRPr="008D0C31">
                <w:rPr>
                  <w:rStyle w:val="Hyperlink"/>
                  <w:rFonts w:cstheme="minorHAnsi"/>
                </w:rPr>
                <w:t>Link</w:t>
              </w:r>
            </w:hyperlink>
          </w:p>
        </w:tc>
        <w:tc>
          <w:tcPr>
            <w:tcW w:w="614" w:type="pct"/>
          </w:tcPr>
          <w:p w14:paraId="31757E9E" w14:textId="2B98BD77" w:rsidR="00F24B61" w:rsidRPr="008D0C31" w:rsidRDefault="00F24B61" w:rsidP="000A1067">
            <w:pPr>
              <w:spacing w:before="40" w:after="40"/>
              <w:jc w:val="center"/>
              <w:rPr>
                <w:rFonts w:cstheme="minorHAnsi"/>
              </w:rPr>
            </w:pPr>
            <w:r w:rsidRPr="008D0C31">
              <w:rPr>
                <w:rFonts w:cstheme="minorHAnsi"/>
                <w:color w:val="000000"/>
                <w:sz w:val="22"/>
                <w:szCs w:val="22"/>
              </w:rPr>
              <w:t>CSV</w:t>
            </w:r>
          </w:p>
        </w:tc>
      </w:tr>
      <w:tr w:rsidR="00F24B61" w:rsidRPr="00C1649A" w14:paraId="4DE1AF1E" w14:textId="77777777" w:rsidTr="00F17E6D">
        <w:tc>
          <w:tcPr>
            <w:tcW w:w="463" w:type="pct"/>
          </w:tcPr>
          <w:p w14:paraId="78CD6D47" w14:textId="069DC9E9" w:rsidR="00F24B61" w:rsidRPr="006F1DE3" w:rsidRDefault="006F1DE3" w:rsidP="000A1067">
            <w:pPr>
              <w:spacing w:before="40" w:after="40"/>
              <w:jc w:val="center"/>
              <w:rPr>
                <w:rFonts w:cstheme="minorHAnsi"/>
                <w:b/>
              </w:rPr>
            </w:pPr>
            <w:bookmarkStart w:id="21" w:name="_Ref62563191"/>
            <w:r w:rsidRPr="006F1DE3">
              <w:rPr>
                <w:b/>
              </w:rPr>
              <w:t xml:space="preserve">Table </w:t>
            </w:r>
            <w:r w:rsidRPr="006F1DE3">
              <w:rPr>
                <w:b/>
              </w:rPr>
              <w:fldChar w:fldCharType="begin"/>
            </w:r>
            <w:r w:rsidRPr="006F1DE3">
              <w:rPr>
                <w:b/>
              </w:rPr>
              <w:instrText xml:space="preserve"> SEQ Table \* ARABIC </w:instrText>
            </w:r>
            <w:r w:rsidRPr="006F1DE3">
              <w:rPr>
                <w:b/>
              </w:rPr>
              <w:fldChar w:fldCharType="separate"/>
            </w:r>
            <w:r w:rsidR="0065667D">
              <w:rPr>
                <w:b/>
                <w:noProof/>
              </w:rPr>
              <w:t>19</w:t>
            </w:r>
            <w:r w:rsidRPr="006F1DE3">
              <w:rPr>
                <w:b/>
                <w:noProof/>
              </w:rPr>
              <w:fldChar w:fldCharType="end"/>
            </w:r>
            <w:bookmarkEnd w:id="21"/>
          </w:p>
        </w:tc>
        <w:tc>
          <w:tcPr>
            <w:tcW w:w="3377" w:type="pct"/>
          </w:tcPr>
          <w:p w14:paraId="7BE63174" w14:textId="5EF8D825" w:rsidR="00F24B61" w:rsidRPr="008D0C31" w:rsidRDefault="00A25726" w:rsidP="000A1067">
            <w:pPr>
              <w:spacing w:before="40" w:after="40"/>
              <w:rPr>
                <w:rFonts w:cstheme="minorHAnsi"/>
              </w:rPr>
            </w:pPr>
            <w:r w:rsidRPr="008D0C31">
              <w:rPr>
                <w:szCs w:val="24"/>
              </w:rPr>
              <w:t>Additive reduction factors for beef cattle and dairy cattle</w:t>
            </w:r>
          </w:p>
        </w:tc>
        <w:tc>
          <w:tcPr>
            <w:tcW w:w="546" w:type="pct"/>
          </w:tcPr>
          <w:p w14:paraId="4904284D" w14:textId="19E8E262" w:rsidR="00F24B61" w:rsidRPr="008D0C31" w:rsidRDefault="00000000" w:rsidP="000A1067">
            <w:pPr>
              <w:spacing w:before="40" w:after="40"/>
              <w:jc w:val="center"/>
              <w:rPr>
                <w:rFonts w:cstheme="minorHAnsi"/>
              </w:rPr>
            </w:pPr>
            <w:hyperlink r:id="rId31" w:history="1">
              <w:r w:rsidR="00F24B61" w:rsidRPr="008D0C31">
                <w:rPr>
                  <w:rStyle w:val="Hyperlink"/>
                  <w:rFonts w:cstheme="minorHAnsi"/>
                </w:rPr>
                <w:t>Link</w:t>
              </w:r>
            </w:hyperlink>
          </w:p>
        </w:tc>
        <w:tc>
          <w:tcPr>
            <w:tcW w:w="614" w:type="pct"/>
          </w:tcPr>
          <w:p w14:paraId="3F8AE0DF" w14:textId="1DA94EDB" w:rsidR="00F24B61" w:rsidRPr="008D0C31" w:rsidRDefault="00F24B61" w:rsidP="000A1067">
            <w:pPr>
              <w:spacing w:before="40" w:after="40"/>
              <w:jc w:val="center"/>
              <w:rPr>
                <w:rFonts w:cstheme="minorHAnsi"/>
              </w:rPr>
            </w:pPr>
            <w:r w:rsidRPr="008D0C31">
              <w:rPr>
                <w:rFonts w:cstheme="minorHAnsi"/>
                <w:color w:val="000000"/>
                <w:sz w:val="22"/>
                <w:szCs w:val="22"/>
              </w:rPr>
              <w:t>CSV</w:t>
            </w:r>
          </w:p>
        </w:tc>
      </w:tr>
      <w:tr w:rsidR="00F24B61" w:rsidRPr="00C1649A" w14:paraId="51377902" w14:textId="77777777" w:rsidTr="00F17E6D">
        <w:tc>
          <w:tcPr>
            <w:tcW w:w="463" w:type="pct"/>
          </w:tcPr>
          <w:p w14:paraId="6607DF26" w14:textId="25B5B73A" w:rsidR="00F24B61" w:rsidRPr="006F1DE3" w:rsidRDefault="006F1DE3" w:rsidP="000A1067">
            <w:pPr>
              <w:spacing w:before="40" w:after="40"/>
              <w:jc w:val="center"/>
              <w:rPr>
                <w:rFonts w:cstheme="minorHAnsi"/>
                <w:b/>
              </w:rPr>
            </w:pPr>
            <w:bookmarkStart w:id="22" w:name="_Ref85122415"/>
            <w:r w:rsidRPr="006F1DE3">
              <w:rPr>
                <w:b/>
              </w:rPr>
              <w:t xml:space="preserve">Table </w:t>
            </w:r>
            <w:r w:rsidRPr="006F1DE3">
              <w:rPr>
                <w:b/>
              </w:rPr>
              <w:fldChar w:fldCharType="begin"/>
            </w:r>
            <w:r w:rsidRPr="006F1DE3">
              <w:rPr>
                <w:b/>
              </w:rPr>
              <w:instrText xml:space="preserve"> SEQ Table \* ARABIC </w:instrText>
            </w:r>
            <w:r w:rsidRPr="006F1DE3">
              <w:rPr>
                <w:b/>
              </w:rPr>
              <w:fldChar w:fldCharType="separate"/>
            </w:r>
            <w:r w:rsidR="0065667D">
              <w:rPr>
                <w:b/>
                <w:noProof/>
              </w:rPr>
              <w:t>20</w:t>
            </w:r>
            <w:r w:rsidRPr="006F1DE3">
              <w:rPr>
                <w:b/>
                <w:noProof/>
              </w:rPr>
              <w:fldChar w:fldCharType="end"/>
            </w:r>
            <w:bookmarkEnd w:id="22"/>
          </w:p>
        </w:tc>
        <w:tc>
          <w:tcPr>
            <w:tcW w:w="3377" w:type="pct"/>
          </w:tcPr>
          <w:p w14:paraId="5708990F" w14:textId="5E21A887" w:rsidR="00F24B61" w:rsidRPr="008D0C31" w:rsidRDefault="00A25726" w:rsidP="000A1067">
            <w:pPr>
              <w:spacing w:before="40" w:after="40"/>
              <w:rPr>
                <w:rFonts w:cstheme="minorHAnsi"/>
              </w:rPr>
            </w:pPr>
            <w:r w:rsidRPr="008D0C31">
              <w:t xml:space="preserve">Examples of </w:t>
            </w:r>
            <w:proofErr w:type="spellStart"/>
            <w:r w:rsidRPr="008D0C31">
              <w:rPr>
                <w:i/>
                <w:iCs/>
              </w:rPr>
              <w:t>NE</w:t>
            </w:r>
            <w:r w:rsidRPr="008D0C31">
              <w:rPr>
                <w:i/>
                <w:iCs/>
                <w:vertAlign w:val="subscript"/>
              </w:rPr>
              <w:t>mf</w:t>
            </w:r>
            <w:proofErr w:type="spellEnd"/>
            <w:r w:rsidRPr="008D0C31">
              <w:t xml:space="preserve"> content of typical diets fed to cattle for estimation of dry matter intake (IPCC 2019, Table 10.8a)</w:t>
            </w:r>
          </w:p>
        </w:tc>
        <w:tc>
          <w:tcPr>
            <w:tcW w:w="546" w:type="pct"/>
          </w:tcPr>
          <w:p w14:paraId="7FE4AFA2" w14:textId="29CFA76F" w:rsidR="00F24B61" w:rsidRPr="008D0C31" w:rsidRDefault="00000000" w:rsidP="000A1067">
            <w:pPr>
              <w:spacing w:before="40" w:after="40"/>
              <w:jc w:val="center"/>
              <w:rPr>
                <w:rFonts w:cstheme="minorHAnsi"/>
              </w:rPr>
            </w:pPr>
            <w:hyperlink r:id="rId32" w:anchor="L427" w:history="1">
              <w:r w:rsidR="00F24B61" w:rsidRPr="008D0C31">
                <w:rPr>
                  <w:rStyle w:val="Hyperlink"/>
                  <w:rFonts w:cstheme="minorHAnsi"/>
                </w:rPr>
                <w:t>Link</w:t>
              </w:r>
            </w:hyperlink>
          </w:p>
        </w:tc>
        <w:tc>
          <w:tcPr>
            <w:tcW w:w="614" w:type="pct"/>
          </w:tcPr>
          <w:p w14:paraId="0332DC3B" w14:textId="7E1D92C8" w:rsidR="00F24B61" w:rsidRPr="008D0C31" w:rsidRDefault="00F24B61" w:rsidP="000A1067">
            <w:pPr>
              <w:spacing w:before="40" w:after="40"/>
              <w:jc w:val="center"/>
              <w:rPr>
                <w:rFonts w:cstheme="minorHAnsi"/>
              </w:rPr>
            </w:pPr>
            <w:r w:rsidRPr="008D0C31">
              <w:rPr>
                <w:rFonts w:cstheme="minorHAnsi"/>
              </w:rPr>
              <w:t>C# code</w:t>
            </w:r>
          </w:p>
        </w:tc>
      </w:tr>
      <w:tr w:rsidR="00F24B61" w:rsidRPr="00C1649A" w14:paraId="2419A658" w14:textId="77777777" w:rsidTr="00F17E6D">
        <w:tc>
          <w:tcPr>
            <w:tcW w:w="463" w:type="pct"/>
          </w:tcPr>
          <w:p w14:paraId="582A16B2" w14:textId="5BE33225" w:rsidR="00F24B61" w:rsidRPr="00B62AA9" w:rsidRDefault="00B62AA9" w:rsidP="000A1067">
            <w:pPr>
              <w:spacing w:before="40" w:after="40"/>
              <w:jc w:val="center"/>
              <w:rPr>
                <w:rFonts w:cstheme="minorHAnsi"/>
                <w:b/>
              </w:rPr>
            </w:pPr>
            <w:bookmarkStart w:id="23" w:name="_Ref96674951"/>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21</w:t>
            </w:r>
            <w:r w:rsidRPr="00B62AA9">
              <w:rPr>
                <w:b/>
                <w:noProof/>
              </w:rPr>
              <w:fldChar w:fldCharType="end"/>
            </w:r>
            <w:bookmarkEnd w:id="23"/>
          </w:p>
        </w:tc>
        <w:tc>
          <w:tcPr>
            <w:tcW w:w="3377" w:type="pct"/>
          </w:tcPr>
          <w:p w14:paraId="61B59AC1" w14:textId="0DBDED11" w:rsidR="00F24B61" w:rsidRPr="008D0C31" w:rsidRDefault="00A25726" w:rsidP="000A1067">
            <w:pPr>
              <w:spacing w:before="40" w:after="40"/>
              <w:rPr>
                <w:rFonts w:cstheme="minorHAnsi"/>
              </w:rPr>
            </w:pPr>
            <w:r w:rsidRPr="008D0C31">
              <w:t>Average milk production for dairy cows from 1990 to 2020</w:t>
            </w:r>
            <w:r w:rsidR="00487CB0" w:rsidRPr="008D0C31">
              <w:t>,</w:t>
            </w:r>
            <w:r w:rsidRPr="008D0C31">
              <w:t xml:space="preserve"> by province (ECCC 2022)</w:t>
            </w:r>
          </w:p>
        </w:tc>
        <w:tc>
          <w:tcPr>
            <w:tcW w:w="546" w:type="pct"/>
          </w:tcPr>
          <w:p w14:paraId="0EFED421" w14:textId="58A68365" w:rsidR="00F24B61" w:rsidRPr="008D0C31" w:rsidRDefault="00000000" w:rsidP="000A1067">
            <w:pPr>
              <w:spacing w:before="40" w:after="40"/>
              <w:jc w:val="center"/>
              <w:rPr>
                <w:rFonts w:cstheme="minorHAnsi"/>
              </w:rPr>
            </w:pPr>
            <w:hyperlink r:id="rId33" w:history="1">
              <w:r w:rsidR="00F24B61" w:rsidRPr="008D0C31">
                <w:rPr>
                  <w:rStyle w:val="Hyperlink"/>
                  <w:rFonts w:cstheme="minorHAnsi"/>
                </w:rPr>
                <w:t>Link</w:t>
              </w:r>
            </w:hyperlink>
          </w:p>
        </w:tc>
        <w:tc>
          <w:tcPr>
            <w:tcW w:w="614" w:type="pct"/>
          </w:tcPr>
          <w:p w14:paraId="611CACAF" w14:textId="39691C75" w:rsidR="00F24B61" w:rsidRPr="008D0C31" w:rsidRDefault="00F24B61" w:rsidP="000A1067">
            <w:pPr>
              <w:spacing w:before="40" w:after="40"/>
              <w:jc w:val="center"/>
              <w:rPr>
                <w:rFonts w:cstheme="minorHAnsi"/>
              </w:rPr>
            </w:pPr>
            <w:r w:rsidRPr="008D0C31">
              <w:rPr>
                <w:rFonts w:cstheme="minorHAnsi"/>
                <w:color w:val="000000"/>
                <w:sz w:val="22"/>
                <w:szCs w:val="22"/>
              </w:rPr>
              <w:t>CSV</w:t>
            </w:r>
          </w:p>
        </w:tc>
      </w:tr>
      <w:tr w:rsidR="00F24B61" w:rsidRPr="00C1649A" w14:paraId="6B4BB18C" w14:textId="77777777" w:rsidTr="00F17E6D">
        <w:tc>
          <w:tcPr>
            <w:tcW w:w="463" w:type="pct"/>
          </w:tcPr>
          <w:p w14:paraId="45BE9924" w14:textId="5381F7E0" w:rsidR="00F24B61" w:rsidRPr="00B62AA9" w:rsidRDefault="00B62AA9" w:rsidP="000A1067">
            <w:pPr>
              <w:spacing w:before="40" w:after="40"/>
              <w:jc w:val="center"/>
              <w:rPr>
                <w:rFonts w:cstheme="minorHAnsi"/>
                <w:b/>
              </w:rPr>
            </w:pPr>
            <w:bookmarkStart w:id="24" w:name="_Ref71878245"/>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22</w:t>
            </w:r>
            <w:r w:rsidRPr="00B62AA9">
              <w:rPr>
                <w:b/>
              </w:rPr>
              <w:fldChar w:fldCharType="end"/>
            </w:r>
            <w:bookmarkEnd w:id="24"/>
          </w:p>
        </w:tc>
        <w:tc>
          <w:tcPr>
            <w:tcW w:w="3377" w:type="pct"/>
          </w:tcPr>
          <w:p w14:paraId="3C05DDA9" w14:textId="6700AA6A" w:rsidR="00F24B61" w:rsidRPr="008D0C31" w:rsidRDefault="00A25726" w:rsidP="000A1067">
            <w:pPr>
              <w:spacing w:before="40" w:after="40"/>
              <w:rPr>
                <w:rFonts w:cstheme="minorHAnsi"/>
              </w:rPr>
            </w:pPr>
            <w:r w:rsidRPr="008D0C31">
              <w:t>Livestock coefficients for sheep</w:t>
            </w:r>
          </w:p>
        </w:tc>
        <w:tc>
          <w:tcPr>
            <w:tcW w:w="546" w:type="pct"/>
          </w:tcPr>
          <w:p w14:paraId="48155F3B" w14:textId="602298CC" w:rsidR="00F24B61" w:rsidRPr="008D0C31" w:rsidRDefault="00000000" w:rsidP="000A1067">
            <w:pPr>
              <w:spacing w:before="40" w:after="40"/>
              <w:jc w:val="center"/>
              <w:rPr>
                <w:rFonts w:cstheme="minorHAnsi"/>
              </w:rPr>
            </w:pPr>
            <w:hyperlink r:id="rId34" w:history="1">
              <w:r w:rsidR="00F24B61" w:rsidRPr="008D0C31">
                <w:rPr>
                  <w:rStyle w:val="Hyperlink"/>
                  <w:rFonts w:cstheme="minorHAnsi"/>
                </w:rPr>
                <w:t>Link</w:t>
              </w:r>
            </w:hyperlink>
          </w:p>
        </w:tc>
        <w:tc>
          <w:tcPr>
            <w:tcW w:w="614" w:type="pct"/>
          </w:tcPr>
          <w:p w14:paraId="76F3352B" w14:textId="10757B04" w:rsidR="00F24B61" w:rsidRPr="008D0C31" w:rsidRDefault="00F24B61" w:rsidP="000A1067">
            <w:pPr>
              <w:spacing w:before="40" w:after="40"/>
              <w:jc w:val="center"/>
              <w:rPr>
                <w:rFonts w:cstheme="minorHAnsi"/>
              </w:rPr>
            </w:pPr>
            <w:r w:rsidRPr="008D0C31">
              <w:rPr>
                <w:rFonts w:cstheme="minorHAnsi"/>
                <w:color w:val="000000"/>
                <w:sz w:val="22"/>
                <w:szCs w:val="22"/>
              </w:rPr>
              <w:t>CSV</w:t>
            </w:r>
          </w:p>
        </w:tc>
      </w:tr>
      <w:tr w:rsidR="00F24B61" w:rsidRPr="00C1649A" w14:paraId="29F103F4" w14:textId="77777777" w:rsidTr="00F17E6D">
        <w:tc>
          <w:tcPr>
            <w:tcW w:w="463" w:type="pct"/>
          </w:tcPr>
          <w:p w14:paraId="51E73CAC" w14:textId="260FED17" w:rsidR="00F24B61" w:rsidRPr="00B62AA9" w:rsidRDefault="00B62AA9" w:rsidP="000A1067">
            <w:pPr>
              <w:spacing w:before="40" w:after="40"/>
              <w:jc w:val="center"/>
              <w:rPr>
                <w:rFonts w:cstheme="minorHAnsi"/>
                <w:b/>
              </w:rPr>
            </w:pPr>
            <w:bookmarkStart w:id="25" w:name="_Ref109377127"/>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23</w:t>
            </w:r>
            <w:r w:rsidRPr="00B62AA9">
              <w:rPr>
                <w:b/>
              </w:rPr>
              <w:fldChar w:fldCharType="end"/>
            </w:r>
            <w:bookmarkEnd w:id="25"/>
          </w:p>
        </w:tc>
        <w:tc>
          <w:tcPr>
            <w:tcW w:w="3377" w:type="pct"/>
          </w:tcPr>
          <w:p w14:paraId="2F0F7338" w14:textId="710BA5A2" w:rsidR="00F24B61" w:rsidRPr="008D0C31" w:rsidRDefault="00A25726" w:rsidP="000A1067">
            <w:pPr>
              <w:spacing w:before="40" w:after="40"/>
              <w:rPr>
                <w:rFonts w:cstheme="minorHAnsi"/>
              </w:rPr>
            </w:pPr>
            <w:r w:rsidRPr="008D0C31">
              <w:t>Feeding activity coefficients for sheep</w:t>
            </w:r>
          </w:p>
        </w:tc>
        <w:tc>
          <w:tcPr>
            <w:tcW w:w="546" w:type="pct"/>
          </w:tcPr>
          <w:p w14:paraId="7EC3F1EC" w14:textId="5A9F3996" w:rsidR="00F24B61" w:rsidRPr="008D0C31" w:rsidRDefault="00000000" w:rsidP="000A1067">
            <w:pPr>
              <w:spacing w:before="40" w:after="40"/>
              <w:jc w:val="center"/>
              <w:rPr>
                <w:rFonts w:cstheme="minorHAnsi"/>
              </w:rPr>
            </w:pPr>
            <w:hyperlink r:id="rId35" w:history="1">
              <w:r w:rsidR="00F24B61" w:rsidRPr="008D0C31">
                <w:rPr>
                  <w:rStyle w:val="Hyperlink"/>
                  <w:rFonts w:cstheme="minorHAnsi"/>
                </w:rPr>
                <w:t>Link</w:t>
              </w:r>
            </w:hyperlink>
          </w:p>
        </w:tc>
        <w:tc>
          <w:tcPr>
            <w:tcW w:w="614" w:type="pct"/>
          </w:tcPr>
          <w:p w14:paraId="3E24EEFC" w14:textId="73CBCC91" w:rsidR="00F24B61" w:rsidRPr="008D0C31" w:rsidRDefault="00F24B61" w:rsidP="000A1067">
            <w:pPr>
              <w:spacing w:before="40" w:after="40"/>
              <w:jc w:val="center"/>
              <w:rPr>
                <w:rFonts w:cstheme="minorHAnsi"/>
              </w:rPr>
            </w:pPr>
            <w:r w:rsidRPr="008D0C31">
              <w:rPr>
                <w:rFonts w:cstheme="minorHAnsi"/>
              </w:rPr>
              <w:t>C# code</w:t>
            </w:r>
          </w:p>
        </w:tc>
      </w:tr>
      <w:tr w:rsidR="00F24B61" w:rsidRPr="00C1649A" w14:paraId="49C7C501" w14:textId="77777777" w:rsidTr="00F17E6D">
        <w:tc>
          <w:tcPr>
            <w:tcW w:w="463" w:type="pct"/>
          </w:tcPr>
          <w:p w14:paraId="1E316948" w14:textId="79F22FB1" w:rsidR="00F24B61" w:rsidRPr="00B62AA9" w:rsidRDefault="00B62AA9" w:rsidP="000A1067">
            <w:pPr>
              <w:spacing w:before="40" w:after="40"/>
              <w:jc w:val="center"/>
              <w:rPr>
                <w:rFonts w:cstheme="minorHAnsi"/>
                <w:b/>
              </w:rPr>
            </w:pPr>
            <w:bookmarkStart w:id="26" w:name="_Ref71886730"/>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24</w:t>
            </w:r>
            <w:r w:rsidRPr="00B62AA9">
              <w:rPr>
                <w:b/>
              </w:rPr>
              <w:fldChar w:fldCharType="end"/>
            </w:r>
            <w:bookmarkEnd w:id="26"/>
          </w:p>
        </w:tc>
        <w:tc>
          <w:tcPr>
            <w:tcW w:w="3377" w:type="pct"/>
          </w:tcPr>
          <w:p w14:paraId="68A0A720" w14:textId="0F29A1A7" w:rsidR="00F24B61" w:rsidRPr="008D0C31" w:rsidRDefault="002E448A" w:rsidP="000A1067">
            <w:pPr>
              <w:spacing w:before="40" w:after="40"/>
              <w:rPr>
                <w:rFonts w:cstheme="minorHAnsi"/>
              </w:rPr>
            </w:pPr>
            <w:r w:rsidRPr="008D0C31">
              <w:t>Lamb daily weight gain</w:t>
            </w:r>
          </w:p>
        </w:tc>
        <w:tc>
          <w:tcPr>
            <w:tcW w:w="546" w:type="pct"/>
          </w:tcPr>
          <w:p w14:paraId="76386AC3" w14:textId="09600617" w:rsidR="00F24B61" w:rsidRPr="008D0C31" w:rsidRDefault="00000000" w:rsidP="000A1067">
            <w:pPr>
              <w:spacing w:before="40" w:after="40"/>
              <w:jc w:val="center"/>
              <w:rPr>
                <w:rFonts w:cstheme="minorHAnsi"/>
              </w:rPr>
            </w:pPr>
            <w:hyperlink r:id="rId36" w:history="1">
              <w:r w:rsidR="00F24B61" w:rsidRPr="008D0C31">
                <w:rPr>
                  <w:rStyle w:val="Hyperlink"/>
                  <w:rFonts w:cstheme="minorHAnsi"/>
                </w:rPr>
                <w:t>Link</w:t>
              </w:r>
            </w:hyperlink>
          </w:p>
        </w:tc>
        <w:tc>
          <w:tcPr>
            <w:tcW w:w="614" w:type="pct"/>
          </w:tcPr>
          <w:p w14:paraId="6D64A982" w14:textId="6472F687" w:rsidR="00F24B61" w:rsidRPr="008D0C31" w:rsidRDefault="00F24B61" w:rsidP="000A1067">
            <w:pPr>
              <w:spacing w:before="40" w:after="40"/>
              <w:jc w:val="center"/>
              <w:rPr>
                <w:rFonts w:cstheme="minorHAnsi"/>
              </w:rPr>
            </w:pPr>
            <w:r w:rsidRPr="008D0C31">
              <w:rPr>
                <w:rFonts w:cstheme="minorHAnsi"/>
              </w:rPr>
              <w:t>C# code</w:t>
            </w:r>
          </w:p>
        </w:tc>
      </w:tr>
      <w:tr w:rsidR="00F24B61" w:rsidRPr="00C1649A" w14:paraId="7168B273" w14:textId="77777777" w:rsidTr="00F17E6D">
        <w:tc>
          <w:tcPr>
            <w:tcW w:w="463" w:type="pct"/>
          </w:tcPr>
          <w:p w14:paraId="0FDD9D0B" w14:textId="6A920BFA" w:rsidR="00F24B61" w:rsidRPr="00B62AA9" w:rsidRDefault="00B62AA9" w:rsidP="000A1067">
            <w:pPr>
              <w:spacing w:before="40" w:after="40"/>
              <w:jc w:val="center"/>
              <w:rPr>
                <w:rFonts w:cstheme="minorHAnsi"/>
                <w:b/>
              </w:rPr>
            </w:pPr>
            <w:bookmarkStart w:id="27" w:name="_Ref71878367"/>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25</w:t>
            </w:r>
            <w:r w:rsidRPr="00B62AA9">
              <w:rPr>
                <w:b/>
              </w:rPr>
              <w:fldChar w:fldCharType="end"/>
            </w:r>
            <w:bookmarkEnd w:id="27"/>
          </w:p>
        </w:tc>
        <w:tc>
          <w:tcPr>
            <w:tcW w:w="3377" w:type="pct"/>
          </w:tcPr>
          <w:p w14:paraId="43DE7521" w14:textId="44DE37D0" w:rsidR="00F24B61" w:rsidRPr="008D0C31" w:rsidRDefault="002E448A" w:rsidP="000A1067">
            <w:pPr>
              <w:spacing w:before="40" w:after="40"/>
              <w:rPr>
                <w:rFonts w:cstheme="minorHAnsi"/>
              </w:rPr>
            </w:pPr>
            <w:r w:rsidRPr="008D0C31">
              <w:t>Pregnancy coefficients for sheep</w:t>
            </w:r>
          </w:p>
        </w:tc>
        <w:tc>
          <w:tcPr>
            <w:tcW w:w="546" w:type="pct"/>
          </w:tcPr>
          <w:p w14:paraId="48404D6D" w14:textId="11131B59" w:rsidR="00F24B61" w:rsidRPr="008D0C31" w:rsidRDefault="00000000" w:rsidP="000A1067">
            <w:pPr>
              <w:spacing w:before="40" w:after="40"/>
              <w:jc w:val="center"/>
              <w:rPr>
                <w:rFonts w:cstheme="minorHAnsi"/>
              </w:rPr>
            </w:pPr>
            <w:hyperlink r:id="rId37" w:history="1">
              <w:r w:rsidR="00F24B61" w:rsidRPr="008D0C31">
                <w:rPr>
                  <w:rStyle w:val="Hyperlink"/>
                  <w:rFonts w:cstheme="minorHAnsi"/>
                </w:rPr>
                <w:t>Link</w:t>
              </w:r>
            </w:hyperlink>
          </w:p>
        </w:tc>
        <w:tc>
          <w:tcPr>
            <w:tcW w:w="614" w:type="pct"/>
          </w:tcPr>
          <w:p w14:paraId="65E731A7" w14:textId="1953E5A1" w:rsidR="00F24B61" w:rsidRPr="008D0C31" w:rsidRDefault="00F24B61" w:rsidP="000A1067">
            <w:pPr>
              <w:spacing w:before="40" w:after="40"/>
              <w:jc w:val="center"/>
              <w:rPr>
                <w:rFonts w:cstheme="minorHAnsi"/>
              </w:rPr>
            </w:pPr>
            <w:r w:rsidRPr="008D0C31">
              <w:rPr>
                <w:rFonts w:cstheme="minorHAnsi"/>
              </w:rPr>
              <w:t>C# code</w:t>
            </w:r>
          </w:p>
        </w:tc>
      </w:tr>
      <w:tr w:rsidR="00F24B61" w:rsidRPr="00C1649A" w14:paraId="55694E2E" w14:textId="77777777" w:rsidTr="00F17E6D">
        <w:tc>
          <w:tcPr>
            <w:tcW w:w="463" w:type="pct"/>
          </w:tcPr>
          <w:p w14:paraId="5892DD5D" w14:textId="683DABA0" w:rsidR="00F24B61" w:rsidRPr="00B62AA9" w:rsidRDefault="00B62AA9" w:rsidP="000A1067">
            <w:pPr>
              <w:spacing w:before="40" w:after="40"/>
              <w:jc w:val="center"/>
              <w:rPr>
                <w:rFonts w:cstheme="minorHAnsi"/>
                <w:b/>
              </w:rPr>
            </w:pPr>
            <w:bookmarkStart w:id="28" w:name="_Ref71878631"/>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26</w:t>
            </w:r>
            <w:r w:rsidRPr="00B62AA9">
              <w:rPr>
                <w:b/>
              </w:rPr>
              <w:fldChar w:fldCharType="end"/>
            </w:r>
            <w:bookmarkEnd w:id="28"/>
          </w:p>
        </w:tc>
        <w:tc>
          <w:tcPr>
            <w:tcW w:w="3377" w:type="pct"/>
          </w:tcPr>
          <w:p w14:paraId="15430EBB" w14:textId="368F1766" w:rsidR="00F24B61" w:rsidRPr="008D0C31" w:rsidRDefault="002E448A" w:rsidP="000A1067">
            <w:pPr>
              <w:spacing w:before="40" w:after="40"/>
              <w:rPr>
                <w:rFonts w:cstheme="minorHAnsi"/>
              </w:rPr>
            </w:pPr>
            <w:r w:rsidRPr="008D0C31">
              <w:t>Diet coefficients for sheep</w:t>
            </w:r>
          </w:p>
        </w:tc>
        <w:tc>
          <w:tcPr>
            <w:tcW w:w="546" w:type="pct"/>
          </w:tcPr>
          <w:p w14:paraId="4898DC86" w14:textId="57B0CFD8" w:rsidR="00F24B61" w:rsidRPr="008D0C31" w:rsidRDefault="00000000" w:rsidP="000A1067">
            <w:pPr>
              <w:spacing w:before="40" w:after="40"/>
              <w:jc w:val="center"/>
              <w:rPr>
                <w:rFonts w:cstheme="minorHAnsi"/>
              </w:rPr>
            </w:pPr>
            <w:hyperlink r:id="rId38" w:history="1">
              <w:r w:rsidR="00F24B61" w:rsidRPr="008D0C31">
                <w:rPr>
                  <w:rStyle w:val="Hyperlink"/>
                  <w:rFonts w:cstheme="minorHAnsi"/>
                </w:rPr>
                <w:t>Link</w:t>
              </w:r>
            </w:hyperlink>
          </w:p>
        </w:tc>
        <w:tc>
          <w:tcPr>
            <w:tcW w:w="614" w:type="pct"/>
          </w:tcPr>
          <w:p w14:paraId="2B50CA30" w14:textId="59FE0D97" w:rsidR="00F24B61" w:rsidRPr="008D0C31" w:rsidRDefault="00F24B61" w:rsidP="000A1067">
            <w:pPr>
              <w:spacing w:before="40" w:after="40"/>
              <w:jc w:val="center"/>
              <w:rPr>
                <w:rFonts w:cstheme="minorHAnsi"/>
              </w:rPr>
            </w:pPr>
            <w:r w:rsidRPr="008D0C31">
              <w:rPr>
                <w:rFonts w:cstheme="minorHAnsi"/>
                <w:color w:val="000000"/>
                <w:sz w:val="22"/>
                <w:szCs w:val="22"/>
              </w:rPr>
              <w:t>CSV</w:t>
            </w:r>
          </w:p>
        </w:tc>
      </w:tr>
      <w:tr w:rsidR="00F24B61" w:rsidRPr="00C1649A" w14:paraId="4BB1CD90" w14:textId="77777777" w:rsidTr="00F17E6D">
        <w:tc>
          <w:tcPr>
            <w:tcW w:w="463" w:type="pct"/>
          </w:tcPr>
          <w:p w14:paraId="43E92423" w14:textId="3779623E" w:rsidR="00F24B61" w:rsidRPr="00B62AA9" w:rsidRDefault="00B62AA9" w:rsidP="000A1067">
            <w:pPr>
              <w:spacing w:before="40" w:after="40"/>
              <w:jc w:val="center"/>
              <w:rPr>
                <w:rFonts w:cstheme="minorHAnsi"/>
                <w:b/>
              </w:rPr>
            </w:pPr>
            <w:bookmarkStart w:id="29" w:name="_Ref68865750"/>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27</w:t>
            </w:r>
            <w:r w:rsidRPr="00B62AA9">
              <w:rPr>
                <w:b/>
              </w:rPr>
              <w:fldChar w:fldCharType="end"/>
            </w:r>
            <w:bookmarkEnd w:id="29"/>
          </w:p>
        </w:tc>
        <w:tc>
          <w:tcPr>
            <w:tcW w:w="3377" w:type="pct"/>
          </w:tcPr>
          <w:p w14:paraId="621C1BFE" w14:textId="299D9FF6" w:rsidR="00F24B61" w:rsidRPr="008D0C31" w:rsidRDefault="002E448A" w:rsidP="000A1067">
            <w:pPr>
              <w:spacing w:before="40" w:after="40"/>
              <w:rPr>
                <w:rFonts w:cstheme="minorHAnsi"/>
              </w:rPr>
            </w:pPr>
            <w:r w:rsidRPr="008D0C31">
              <w:t>Enteric CH</w:t>
            </w:r>
            <w:r w:rsidRPr="008D0C31">
              <w:rPr>
                <w:vertAlign w:val="subscript"/>
              </w:rPr>
              <w:t>4</w:t>
            </w:r>
            <w:r w:rsidRPr="008D0C31">
              <w:t xml:space="preserve"> emission rates for swine, poultry and other livestock </w:t>
            </w:r>
            <w:r w:rsidR="00873302" w:rsidRPr="008D0C31">
              <w:t>types</w:t>
            </w:r>
          </w:p>
        </w:tc>
        <w:tc>
          <w:tcPr>
            <w:tcW w:w="546" w:type="pct"/>
          </w:tcPr>
          <w:p w14:paraId="6B6AD1D6" w14:textId="2337370C" w:rsidR="00F24B61" w:rsidRPr="008D0C31" w:rsidRDefault="00000000" w:rsidP="000A1067">
            <w:pPr>
              <w:spacing w:before="40" w:after="40"/>
              <w:jc w:val="center"/>
              <w:rPr>
                <w:rFonts w:cstheme="minorHAnsi"/>
              </w:rPr>
            </w:pPr>
            <w:hyperlink r:id="rId39" w:history="1">
              <w:r w:rsidR="00F24B61" w:rsidRPr="008D0C31">
                <w:rPr>
                  <w:rStyle w:val="Hyperlink"/>
                  <w:rFonts w:cstheme="minorHAnsi"/>
                </w:rPr>
                <w:t>Link</w:t>
              </w:r>
            </w:hyperlink>
          </w:p>
        </w:tc>
        <w:tc>
          <w:tcPr>
            <w:tcW w:w="614" w:type="pct"/>
          </w:tcPr>
          <w:p w14:paraId="7C00F487" w14:textId="6F3F4333" w:rsidR="00F24B61" w:rsidRPr="008D0C31" w:rsidRDefault="00F24B61" w:rsidP="000A1067">
            <w:pPr>
              <w:spacing w:before="40" w:after="40"/>
              <w:jc w:val="center"/>
              <w:rPr>
                <w:rFonts w:cstheme="minorHAnsi"/>
              </w:rPr>
            </w:pPr>
            <w:r w:rsidRPr="008D0C31">
              <w:rPr>
                <w:rFonts w:cstheme="minorHAnsi"/>
              </w:rPr>
              <w:t>C# code</w:t>
            </w:r>
          </w:p>
        </w:tc>
      </w:tr>
      <w:tr w:rsidR="000E0FF1" w:rsidRPr="00C1649A" w14:paraId="6A8261C6" w14:textId="77777777" w:rsidTr="00F17E6D">
        <w:tc>
          <w:tcPr>
            <w:tcW w:w="463" w:type="pct"/>
          </w:tcPr>
          <w:p w14:paraId="713C758F" w14:textId="64B604AC" w:rsidR="000E0FF1" w:rsidRPr="005E73C9" w:rsidRDefault="000E0FF1" w:rsidP="000A1067">
            <w:pPr>
              <w:spacing w:before="40" w:after="40"/>
              <w:jc w:val="center"/>
              <w:rPr>
                <w:b/>
                <w:highlight w:val="green"/>
              </w:rPr>
            </w:pPr>
            <w:bookmarkStart w:id="30" w:name="_Ref116379697"/>
            <w:r w:rsidRPr="008D0C31">
              <w:rPr>
                <w:b/>
              </w:rPr>
              <w:t xml:space="preserve">Table </w:t>
            </w:r>
            <w:r w:rsidRPr="008D0C31">
              <w:rPr>
                <w:b/>
              </w:rPr>
              <w:fldChar w:fldCharType="begin"/>
            </w:r>
            <w:r w:rsidRPr="008D0C31">
              <w:rPr>
                <w:b/>
              </w:rPr>
              <w:instrText>SEQ Table \* ARABIC</w:instrText>
            </w:r>
            <w:r w:rsidRPr="008D0C31">
              <w:rPr>
                <w:b/>
              </w:rPr>
              <w:fldChar w:fldCharType="separate"/>
            </w:r>
            <w:r w:rsidR="0065667D" w:rsidRPr="008D0C31">
              <w:rPr>
                <w:b/>
                <w:noProof/>
              </w:rPr>
              <w:t>28</w:t>
            </w:r>
            <w:r w:rsidRPr="008D0C31">
              <w:rPr>
                <w:b/>
              </w:rPr>
              <w:fldChar w:fldCharType="end"/>
            </w:r>
            <w:bookmarkEnd w:id="30"/>
          </w:p>
        </w:tc>
        <w:tc>
          <w:tcPr>
            <w:tcW w:w="3377" w:type="pct"/>
          </w:tcPr>
          <w:p w14:paraId="3776EA22" w14:textId="7CC9A61D" w:rsidR="000E0FF1" w:rsidRPr="008D0C31" w:rsidRDefault="000E0FF1" w:rsidP="000A1067">
            <w:pPr>
              <w:spacing w:before="40" w:after="40"/>
            </w:pPr>
            <w:r w:rsidRPr="008D0C31">
              <w:t>Average number of production days per production cycle and the number of non-production days between cycles per year for “all in, all out” systems</w:t>
            </w:r>
          </w:p>
        </w:tc>
        <w:tc>
          <w:tcPr>
            <w:tcW w:w="546" w:type="pct"/>
          </w:tcPr>
          <w:p w14:paraId="6800E581" w14:textId="2E8400FA" w:rsidR="000E0FF1" w:rsidRPr="008D0C31" w:rsidRDefault="00000000" w:rsidP="000A1067">
            <w:pPr>
              <w:spacing w:before="40" w:after="40"/>
              <w:jc w:val="center"/>
            </w:pPr>
            <w:hyperlink r:id="rId40" w:history="1">
              <w:r w:rsidR="008C65A7" w:rsidRPr="008D0C31">
                <w:rPr>
                  <w:rStyle w:val="Hyperlink"/>
                </w:rPr>
                <w:t>Link</w:t>
              </w:r>
            </w:hyperlink>
          </w:p>
        </w:tc>
        <w:tc>
          <w:tcPr>
            <w:tcW w:w="614" w:type="pct"/>
          </w:tcPr>
          <w:p w14:paraId="057166D3" w14:textId="0EB5BD79" w:rsidR="000E0FF1" w:rsidRPr="008D0C31" w:rsidRDefault="008C65A7" w:rsidP="000A1067">
            <w:pPr>
              <w:spacing w:before="40" w:after="40"/>
              <w:jc w:val="center"/>
              <w:rPr>
                <w:rFonts w:cstheme="minorHAnsi"/>
              </w:rPr>
            </w:pPr>
            <w:r w:rsidRPr="008D0C31">
              <w:rPr>
                <w:rFonts w:cstheme="minorHAnsi"/>
              </w:rPr>
              <w:t>CSV</w:t>
            </w:r>
          </w:p>
        </w:tc>
      </w:tr>
      <w:tr w:rsidR="00F24B61" w:rsidRPr="00C1649A" w14:paraId="71B3E38E" w14:textId="77777777" w:rsidTr="00F17E6D">
        <w:tc>
          <w:tcPr>
            <w:tcW w:w="463" w:type="pct"/>
          </w:tcPr>
          <w:p w14:paraId="7F27E427" w14:textId="257C4B0C" w:rsidR="00F24B61" w:rsidRPr="00B62AA9" w:rsidRDefault="00B62AA9" w:rsidP="000A1067">
            <w:pPr>
              <w:spacing w:before="40" w:after="40"/>
              <w:jc w:val="center"/>
              <w:rPr>
                <w:rFonts w:cstheme="minorHAnsi"/>
                <w:b/>
              </w:rPr>
            </w:pPr>
            <w:bookmarkStart w:id="31" w:name="_Ref75269846"/>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29</w:t>
            </w:r>
            <w:r w:rsidRPr="00B62AA9">
              <w:rPr>
                <w:b/>
                <w:noProof/>
              </w:rPr>
              <w:fldChar w:fldCharType="end"/>
            </w:r>
            <w:bookmarkEnd w:id="31"/>
          </w:p>
        </w:tc>
        <w:tc>
          <w:tcPr>
            <w:tcW w:w="3377" w:type="pct"/>
          </w:tcPr>
          <w:p w14:paraId="38689A03" w14:textId="2A14A765" w:rsidR="00F24B61" w:rsidRPr="008D0C31" w:rsidRDefault="002E448A" w:rsidP="000A1067">
            <w:pPr>
              <w:spacing w:before="40" w:after="40"/>
              <w:rPr>
                <w:rFonts w:cstheme="minorHAnsi"/>
              </w:rPr>
            </w:pPr>
            <w:r w:rsidRPr="008D0C31">
              <w:t xml:space="preserve">Percentage of total manure produced managed in different manure management systems, by </w:t>
            </w:r>
            <w:r w:rsidR="001C1E83" w:rsidRPr="008D0C31">
              <w:t>livestock type</w:t>
            </w:r>
            <w:r w:rsidRPr="008D0C31">
              <w:t>, in Canada</w:t>
            </w:r>
            <w:r w:rsidR="001A5362" w:rsidRPr="008D0C31">
              <w:t>, and daily manure excretion rates (</w:t>
            </w:r>
            <w:proofErr w:type="spellStart"/>
            <w:r w:rsidR="001A5362" w:rsidRPr="008D0C31">
              <w:rPr>
                <w:i/>
                <w:iCs/>
              </w:rPr>
              <w:t>Manure</w:t>
            </w:r>
            <w:r w:rsidR="001A5362" w:rsidRPr="008D0C31">
              <w:rPr>
                <w:i/>
                <w:iCs/>
                <w:vertAlign w:val="subscript"/>
              </w:rPr>
              <w:t>excretion</w:t>
            </w:r>
            <w:r w:rsidR="001A5362" w:rsidRPr="008D0C31">
              <w:rPr>
                <w:i/>
                <w:iCs/>
              </w:rPr>
              <w:t>_rate</w:t>
            </w:r>
            <w:proofErr w:type="spellEnd"/>
            <w:r w:rsidR="001A5362" w:rsidRPr="008D0C31">
              <w:t>) for sheep, poultry and other livestock</w:t>
            </w:r>
          </w:p>
        </w:tc>
        <w:tc>
          <w:tcPr>
            <w:tcW w:w="546" w:type="pct"/>
          </w:tcPr>
          <w:p w14:paraId="1FE94A05" w14:textId="78A69A81" w:rsidR="00F24B61" w:rsidRPr="008D0C31" w:rsidRDefault="00000000" w:rsidP="000A1067">
            <w:pPr>
              <w:spacing w:before="40" w:after="40"/>
              <w:jc w:val="center"/>
              <w:rPr>
                <w:rFonts w:cstheme="minorHAnsi"/>
              </w:rPr>
            </w:pPr>
            <w:hyperlink r:id="rId41" w:history="1">
              <w:r w:rsidR="00F24B61" w:rsidRPr="008D0C31">
                <w:rPr>
                  <w:rStyle w:val="Hyperlink"/>
                  <w:rFonts w:cstheme="minorHAnsi"/>
                </w:rPr>
                <w:t>Link</w:t>
              </w:r>
            </w:hyperlink>
          </w:p>
        </w:tc>
        <w:tc>
          <w:tcPr>
            <w:tcW w:w="614" w:type="pct"/>
          </w:tcPr>
          <w:p w14:paraId="53C96EFE" w14:textId="26660345" w:rsidR="00F24B61" w:rsidRPr="008D0C31" w:rsidRDefault="00F24B61" w:rsidP="000A1067">
            <w:pPr>
              <w:spacing w:before="40" w:after="40"/>
              <w:jc w:val="center"/>
              <w:rPr>
                <w:rFonts w:cstheme="minorHAnsi"/>
              </w:rPr>
            </w:pPr>
            <w:r w:rsidRPr="008D0C31">
              <w:rPr>
                <w:rFonts w:cstheme="minorHAnsi"/>
                <w:color w:val="000000"/>
                <w:sz w:val="22"/>
                <w:szCs w:val="22"/>
              </w:rPr>
              <w:t>CSV</w:t>
            </w:r>
          </w:p>
        </w:tc>
      </w:tr>
      <w:tr w:rsidR="00F24B61" w:rsidRPr="00C1649A" w14:paraId="7C53F66A" w14:textId="77777777" w:rsidTr="00F17E6D">
        <w:tc>
          <w:tcPr>
            <w:tcW w:w="463" w:type="pct"/>
          </w:tcPr>
          <w:p w14:paraId="71D3D5F6" w14:textId="657A8985" w:rsidR="00F24B61" w:rsidRPr="00B62AA9" w:rsidRDefault="00B62AA9" w:rsidP="000A1067">
            <w:pPr>
              <w:spacing w:before="40" w:after="40"/>
              <w:jc w:val="center"/>
              <w:rPr>
                <w:rFonts w:cstheme="minorHAnsi"/>
                <w:b/>
              </w:rPr>
            </w:pPr>
            <w:bookmarkStart w:id="32" w:name="_Ref81920063"/>
            <w:r w:rsidRPr="00B62AA9">
              <w:rPr>
                <w:b/>
                <w:szCs w:val="24"/>
              </w:rPr>
              <w:t xml:space="preserve">Table </w:t>
            </w:r>
            <w:r w:rsidRPr="00B62AA9">
              <w:rPr>
                <w:b/>
                <w:szCs w:val="24"/>
              </w:rPr>
              <w:fldChar w:fldCharType="begin"/>
            </w:r>
            <w:r w:rsidRPr="00B62AA9">
              <w:rPr>
                <w:b/>
                <w:szCs w:val="24"/>
              </w:rPr>
              <w:instrText xml:space="preserve"> SEQ Table \* ARABIC </w:instrText>
            </w:r>
            <w:r w:rsidRPr="00B62AA9">
              <w:rPr>
                <w:b/>
                <w:szCs w:val="24"/>
              </w:rPr>
              <w:fldChar w:fldCharType="separate"/>
            </w:r>
            <w:r w:rsidR="0065667D">
              <w:rPr>
                <w:b/>
                <w:noProof/>
                <w:szCs w:val="24"/>
              </w:rPr>
              <w:t>30</w:t>
            </w:r>
            <w:r w:rsidRPr="00B62AA9">
              <w:rPr>
                <w:b/>
                <w:szCs w:val="24"/>
              </w:rPr>
              <w:fldChar w:fldCharType="end"/>
            </w:r>
            <w:bookmarkEnd w:id="32"/>
          </w:p>
        </w:tc>
        <w:tc>
          <w:tcPr>
            <w:tcW w:w="3377" w:type="pct"/>
          </w:tcPr>
          <w:p w14:paraId="66C435BA" w14:textId="5CAC35B6" w:rsidR="00F24B61" w:rsidRPr="002B5B27" w:rsidRDefault="00266194" w:rsidP="000A1067">
            <w:pPr>
              <w:spacing w:before="40" w:after="40"/>
              <w:rPr>
                <w:rFonts w:cstheme="minorHAnsi"/>
              </w:rPr>
            </w:pPr>
            <w:r w:rsidRPr="00D5649B">
              <w:rPr>
                <w:szCs w:val="24"/>
              </w:rPr>
              <w:t xml:space="preserve">Default bedding application rates and composition of bedding materials for all livestock </w:t>
            </w:r>
            <w:r w:rsidR="0022466E">
              <w:rPr>
                <w:szCs w:val="24"/>
              </w:rPr>
              <w:t>types</w:t>
            </w:r>
          </w:p>
        </w:tc>
        <w:tc>
          <w:tcPr>
            <w:tcW w:w="546" w:type="pct"/>
          </w:tcPr>
          <w:p w14:paraId="104E080D" w14:textId="7F307F76" w:rsidR="00F24B61" w:rsidRPr="00C1649A" w:rsidRDefault="00000000" w:rsidP="000A1067">
            <w:pPr>
              <w:spacing w:before="40" w:after="40"/>
              <w:jc w:val="center"/>
              <w:rPr>
                <w:rFonts w:cstheme="minorHAnsi"/>
              </w:rPr>
            </w:pPr>
            <w:hyperlink r:id="rId42" w:history="1">
              <w:r w:rsidR="00F24B61" w:rsidRPr="00266194">
                <w:rPr>
                  <w:rStyle w:val="Hyperlink"/>
                  <w:rFonts w:cstheme="minorHAnsi"/>
                </w:rPr>
                <w:t>Link</w:t>
              </w:r>
            </w:hyperlink>
          </w:p>
        </w:tc>
        <w:tc>
          <w:tcPr>
            <w:tcW w:w="614" w:type="pct"/>
          </w:tcPr>
          <w:p w14:paraId="1C978848" w14:textId="60DC3DD2"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29D9AF6E" w14:textId="77777777" w:rsidTr="00F17E6D">
        <w:tc>
          <w:tcPr>
            <w:tcW w:w="463" w:type="pct"/>
          </w:tcPr>
          <w:p w14:paraId="3C212C8E" w14:textId="5A50D833" w:rsidR="00F24B61" w:rsidRPr="00B62AA9" w:rsidRDefault="00B62AA9" w:rsidP="000A1067">
            <w:pPr>
              <w:spacing w:before="40" w:after="40"/>
              <w:jc w:val="center"/>
              <w:rPr>
                <w:rFonts w:cstheme="minorHAnsi"/>
                <w:b/>
              </w:rPr>
            </w:pPr>
            <w:bookmarkStart w:id="33" w:name="_Ref81927305"/>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31</w:t>
            </w:r>
            <w:r w:rsidRPr="00B62AA9">
              <w:rPr>
                <w:b/>
                <w:noProof/>
              </w:rPr>
              <w:fldChar w:fldCharType="end"/>
            </w:r>
            <w:bookmarkEnd w:id="33"/>
          </w:p>
        </w:tc>
        <w:tc>
          <w:tcPr>
            <w:tcW w:w="3377" w:type="pct"/>
          </w:tcPr>
          <w:p w14:paraId="5FB71ABA" w14:textId="5183FA8B" w:rsidR="00F24B61" w:rsidRPr="002B5B27" w:rsidRDefault="00266194" w:rsidP="000A1067">
            <w:pPr>
              <w:spacing w:before="40" w:after="40"/>
              <w:rPr>
                <w:rFonts w:cstheme="minorHAnsi"/>
              </w:rPr>
            </w:pPr>
            <w:r w:rsidRPr="00D5649B">
              <w:t>Volatile solid excretion for performance standard diets for each pig group, by province</w:t>
            </w:r>
          </w:p>
        </w:tc>
        <w:tc>
          <w:tcPr>
            <w:tcW w:w="546" w:type="pct"/>
          </w:tcPr>
          <w:p w14:paraId="0E8934EE" w14:textId="15849707" w:rsidR="00F24B61" w:rsidRPr="00C1649A" w:rsidRDefault="00000000" w:rsidP="000A1067">
            <w:pPr>
              <w:spacing w:before="40" w:after="40"/>
              <w:jc w:val="center"/>
              <w:rPr>
                <w:rFonts w:cstheme="minorHAnsi"/>
              </w:rPr>
            </w:pPr>
            <w:hyperlink r:id="rId43" w:history="1">
              <w:r w:rsidR="00F24B61" w:rsidRPr="00266194">
                <w:rPr>
                  <w:rStyle w:val="Hyperlink"/>
                  <w:rFonts w:cstheme="minorHAnsi"/>
                </w:rPr>
                <w:t>Link</w:t>
              </w:r>
            </w:hyperlink>
          </w:p>
        </w:tc>
        <w:tc>
          <w:tcPr>
            <w:tcW w:w="614" w:type="pct"/>
          </w:tcPr>
          <w:p w14:paraId="40C03C64" w14:textId="3B1440FC"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21DFCD20" w14:textId="77777777" w:rsidTr="00F17E6D">
        <w:tc>
          <w:tcPr>
            <w:tcW w:w="463" w:type="pct"/>
          </w:tcPr>
          <w:p w14:paraId="1F2BE668" w14:textId="35A55A50" w:rsidR="00F24B61" w:rsidRPr="00B62AA9" w:rsidRDefault="00B62AA9" w:rsidP="000A1067">
            <w:pPr>
              <w:spacing w:before="40" w:after="40"/>
              <w:jc w:val="center"/>
              <w:rPr>
                <w:rFonts w:cstheme="minorHAnsi"/>
                <w:b/>
              </w:rPr>
            </w:pPr>
            <w:bookmarkStart w:id="34" w:name="_Ref81927312"/>
            <w:r w:rsidRPr="00B62AA9">
              <w:rPr>
                <w:b/>
              </w:rPr>
              <w:lastRenderedPageBreak/>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32</w:t>
            </w:r>
            <w:r w:rsidRPr="00B62AA9">
              <w:rPr>
                <w:b/>
                <w:noProof/>
              </w:rPr>
              <w:fldChar w:fldCharType="end"/>
            </w:r>
            <w:bookmarkEnd w:id="34"/>
          </w:p>
        </w:tc>
        <w:tc>
          <w:tcPr>
            <w:tcW w:w="3377" w:type="pct"/>
          </w:tcPr>
          <w:p w14:paraId="7232D648" w14:textId="11FD4974" w:rsidR="00F24B61" w:rsidRPr="002B5B27" w:rsidRDefault="00266194" w:rsidP="000A1067">
            <w:pPr>
              <w:spacing w:before="40" w:after="40"/>
              <w:rPr>
                <w:rFonts w:cstheme="minorHAnsi"/>
              </w:rPr>
            </w:pPr>
            <w:r w:rsidRPr="00D5649B">
              <w:t>Volatile solid and nitrogen excretion adjustment factors for swine, by diet</w:t>
            </w:r>
          </w:p>
        </w:tc>
        <w:tc>
          <w:tcPr>
            <w:tcW w:w="546" w:type="pct"/>
          </w:tcPr>
          <w:p w14:paraId="23537255" w14:textId="2F438396" w:rsidR="00F24B61" w:rsidRPr="00C1649A" w:rsidRDefault="00000000" w:rsidP="000A1067">
            <w:pPr>
              <w:spacing w:before="40" w:after="40"/>
              <w:jc w:val="center"/>
              <w:rPr>
                <w:rFonts w:cstheme="minorHAnsi"/>
              </w:rPr>
            </w:pPr>
            <w:hyperlink r:id="rId44" w:history="1">
              <w:r w:rsidR="00F24B61" w:rsidRPr="00266194">
                <w:rPr>
                  <w:rStyle w:val="Hyperlink"/>
                  <w:rFonts w:cstheme="minorHAnsi"/>
                </w:rPr>
                <w:t>Link</w:t>
              </w:r>
            </w:hyperlink>
          </w:p>
        </w:tc>
        <w:tc>
          <w:tcPr>
            <w:tcW w:w="614" w:type="pct"/>
          </w:tcPr>
          <w:p w14:paraId="5355E931" w14:textId="2E0DE4E7"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37F2E9B7" w14:textId="77777777" w:rsidTr="00F17E6D">
        <w:tc>
          <w:tcPr>
            <w:tcW w:w="463" w:type="pct"/>
          </w:tcPr>
          <w:p w14:paraId="21CD13AD" w14:textId="4C87285A" w:rsidR="00F24B61" w:rsidRPr="00B62AA9" w:rsidRDefault="00B62AA9" w:rsidP="000A1067">
            <w:pPr>
              <w:spacing w:before="40" w:after="40"/>
              <w:jc w:val="center"/>
              <w:rPr>
                <w:rFonts w:cstheme="minorHAnsi"/>
                <w:b/>
              </w:rPr>
            </w:pPr>
            <w:bookmarkStart w:id="35" w:name="_Ref81927449"/>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33</w:t>
            </w:r>
            <w:r w:rsidRPr="00B62AA9">
              <w:rPr>
                <w:b/>
                <w:noProof/>
              </w:rPr>
              <w:fldChar w:fldCharType="end"/>
            </w:r>
            <w:bookmarkEnd w:id="35"/>
          </w:p>
        </w:tc>
        <w:tc>
          <w:tcPr>
            <w:tcW w:w="3377" w:type="pct"/>
          </w:tcPr>
          <w:p w14:paraId="53789F86" w14:textId="623D6EFD" w:rsidR="00F24B61" w:rsidRPr="002B5B27" w:rsidRDefault="007B4A38" w:rsidP="000A1067">
            <w:pPr>
              <w:spacing w:before="40" w:after="40"/>
              <w:rPr>
                <w:rFonts w:cstheme="minorHAnsi"/>
              </w:rPr>
            </w:pPr>
            <w:r w:rsidRPr="00D5649B">
              <w:t xml:space="preserve">Daily feed intake (as fed) for each </w:t>
            </w:r>
            <w:r w:rsidR="00EC1825">
              <w:t>swine</w:t>
            </w:r>
            <w:r w:rsidRPr="00D5649B">
              <w:t xml:space="preserve"> group</w:t>
            </w:r>
          </w:p>
        </w:tc>
        <w:tc>
          <w:tcPr>
            <w:tcW w:w="546" w:type="pct"/>
          </w:tcPr>
          <w:p w14:paraId="558CC30D" w14:textId="4E2ED6E9" w:rsidR="00F24B61" w:rsidRPr="00C1649A" w:rsidRDefault="00000000" w:rsidP="000A1067">
            <w:pPr>
              <w:spacing w:before="40" w:after="40"/>
              <w:jc w:val="center"/>
              <w:rPr>
                <w:rFonts w:cstheme="minorHAnsi"/>
              </w:rPr>
            </w:pPr>
            <w:hyperlink r:id="rId45" w:history="1">
              <w:r w:rsidR="00F24B61" w:rsidRPr="007B4A38">
                <w:rPr>
                  <w:rStyle w:val="Hyperlink"/>
                  <w:rFonts w:cstheme="minorHAnsi"/>
                </w:rPr>
                <w:t>Link</w:t>
              </w:r>
            </w:hyperlink>
          </w:p>
        </w:tc>
        <w:tc>
          <w:tcPr>
            <w:tcW w:w="614" w:type="pct"/>
          </w:tcPr>
          <w:p w14:paraId="1423AEBB" w14:textId="2A1EE55A"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635D4236" w14:textId="77777777" w:rsidTr="00F17E6D">
        <w:tc>
          <w:tcPr>
            <w:tcW w:w="463" w:type="pct"/>
          </w:tcPr>
          <w:p w14:paraId="7CFCEAA4" w14:textId="5899E7F6" w:rsidR="00F24B61" w:rsidRPr="00B62AA9" w:rsidRDefault="00B62AA9" w:rsidP="000A1067">
            <w:pPr>
              <w:spacing w:before="40" w:after="40"/>
              <w:jc w:val="center"/>
              <w:rPr>
                <w:rFonts w:cstheme="minorHAnsi"/>
                <w:b/>
              </w:rPr>
            </w:pPr>
            <w:bookmarkStart w:id="36" w:name="_Ref81927722"/>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34</w:t>
            </w:r>
            <w:r w:rsidRPr="00B62AA9">
              <w:rPr>
                <w:b/>
              </w:rPr>
              <w:fldChar w:fldCharType="end"/>
            </w:r>
            <w:bookmarkEnd w:id="36"/>
          </w:p>
        </w:tc>
        <w:tc>
          <w:tcPr>
            <w:tcW w:w="3377" w:type="pct"/>
          </w:tcPr>
          <w:p w14:paraId="0DC29BA1" w14:textId="430F1ADE" w:rsidR="00F24B61" w:rsidRPr="007B4A38" w:rsidRDefault="007B4A38" w:rsidP="000A1067">
            <w:pPr>
              <w:pStyle w:val="Caption"/>
              <w:keepLines/>
              <w:spacing w:before="40" w:after="40" w:line="240" w:lineRule="auto"/>
            </w:pPr>
            <w:r w:rsidRPr="00D5649B">
              <w:t>Daily volatile solid excretion factors for chickens, goats, llamas and alpacas, horses, mules and bison</w:t>
            </w:r>
          </w:p>
        </w:tc>
        <w:tc>
          <w:tcPr>
            <w:tcW w:w="546" w:type="pct"/>
          </w:tcPr>
          <w:p w14:paraId="7DD92150" w14:textId="1F84DE05" w:rsidR="00F24B61" w:rsidRPr="00C1649A" w:rsidRDefault="00000000" w:rsidP="000A1067">
            <w:pPr>
              <w:spacing w:before="40" w:after="40"/>
              <w:jc w:val="center"/>
              <w:rPr>
                <w:rFonts w:cstheme="minorHAnsi"/>
              </w:rPr>
            </w:pPr>
            <w:hyperlink r:id="rId46" w:history="1">
              <w:r w:rsidR="00F24B61" w:rsidRPr="007B4A38">
                <w:rPr>
                  <w:rStyle w:val="Hyperlink"/>
                  <w:rFonts w:cstheme="minorHAnsi"/>
                </w:rPr>
                <w:t>Link</w:t>
              </w:r>
            </w:hyperlink>
          </w:p>
        </w:tc>
        <w:tc>
          <w:tcPr>
            <w:tcW w:w="614" w:type="pct"/>
          </w:tcPr>
          <w:p w14:paraId="0DDFF240" w14:textId="2A042635"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45B1685C" w14:textId="77777777" w:rsidTr="00F17E6D">
        <w:tc>
          <w:tcPr>
            <w:tcW w:w="463" w:type="pct"/>
          </w:tcPr>
          <w:p w14:paraId="0BC1FDF8" w14:textId="43843CDE" w:rsidR="00F24B61" w:rsidRPr="00B62AA9" w:rsidRDefault="00B62AA9" w:rsidP="000A1067">
            <w:pPr>
              <w:spacing w:before="40" w:after="40"/>
              <w:jc w:val="center"/>
              <w:rPr>
                <w:rFonts w:cstheme="minorHAnsi"/>
                <w:b/>
              </w:rPr>
            </w:pPr>
            <w:bookmarkStart w:id="37" w:name="_Ref82140750"/>
            <w:r w:rsidRPr="00B62AA9">
              <w:rPr>
                <w:b/>
                <w:szCs w:val="24"/>
              </w:rPr>
              <w:t xml:space="preserve">Table </w:t>
            </w:r>
            <w:r w:rsidRPr="00B62AA9">
              <w:rPr>
                <w:b/>
                <w:szCs w:val="24"/>
              </w:rPr>
              <w:fldChar w:fldCharType="begin"/>
            </w:r>
            <w:r w:rsidRPr="00B62AA9">
              <w:rPr>
                <w:b/>
                <w:szCs w:val="24"/>
              </w:rPr>
              <w:instrText xml:space="preserve"> SEQ Table \* ARABIC </w:instrText>
            </w:r>
            <w:r w:rsidRPr="00B62AA9">
              <w:rPr>
                <w:b/>
                <w:szCs w:val="24"/>
              </w:rPr>
              <w:fldChar w:fldCharType="separate"/>
            </w:r>
            <w:r w:rsidR="0065667D">
              <w:rPr>
                <w:b/>
                <w:noProof/>
                <w:szCs w:val="24"/>
              </w:rPr>
              <w:t>35</w:t>
            </w:r>
            <w:r w:rsidRPr="00B62AA9">
              <w:rPr>
                <w:b/>
                <w:szCs w:val="24"/>
              </w:rPr>
              <w:fldChar w:fldCharType="end"/>
            </w:r>
            <w:bookmarkEnd w:id="37"/>
          </w:p>
        </w:tc>
        <w:tc>
          <w:tcPr>
            <w:tcW w:w="3377" w:type="pct"/>
          </w:tcPr>
          <w:p w14:paraId="2C38B93C" w14:textId="1842CD56" w:rsidR="00F24B61" w:rsidRPr="002B5B27" w:rsidRDefault="00C81494" w:rsidP="000A1067">
            <w:pPr>
              <w:spacing w:before="40" w:after="40"/>
              <w:rPr>
                <w:rFonts w:cstheme="minorHAnsi"/>
              </w:rPr>
            </w:pPr>
            <w:r w:rsidRPr="00C81494">
              <w:rPr>
                <w:rFonts w:cstheme="minorHAnsi"/>
              </w:rPr>
              <w:t>Default values for maximum methane producing capacity (B</w:t>
            </w:r>
            <w:r w:rsidRPr="00C81494">
              <w:rPr>
                <w:rFonts w:cstheme="minorHAnsi"/>
                <w:vertAlign w:val="subscript"/>
              </w:rPr>
              <w:t>o</w:t>
            </w:r>
            <w:r w:rsidRPr="00C81494">
              <w:rPr>
                <w:rFonts w:cstheme="minorHAnsi"/>
              </w:rPr>
              <w:t>)</w:t>
            </w:r>
          </w:p>
        </w:tc>
        <w:tc>
          <w:tcPr>
            <w:tcW w:w="546" w:type="pct"/>
          </w:tcPr>
          <w:p w14:paraId="1726F7BC" w14:textId="09DCC360" w:rsidR="00F24B61" w:rsidRPr="00C1649A" w:rsidRDefault="00000000" w:rsidP="000A1067">
            <w:pPr>
              <w:spacing w:before="40" w:after="40"/>
              <w:jc w:val="center"/>
              <w:rPr>
                <w:rFonts w:cstheme="minorHAnsi"/>
              </w:rPr>
            </w:pPr>
            <w:hyperlink r:id="rId47" w:history="1">
              <w:r w:rsidR="00F24B61" w:rsidRPr="00C81494">
                <w:rPr>
                  <w:rStyle w:val="Hyperlink"/>
                  <w:rFonts w:cstheme="minorHAnsi"/>
                </w:rPr>
                <w:t>Link</w:t>
              </w:r>
            </w:hyperlink>
          </w:p>
        </w:tc>
        <w:tc>
          <w:tcPr>
            <w:tcW w:w="614" w:type="pct"/>
          </w:tcPr>
          <w:p w14:paraId="4CFA9EF8" w14:textId="5577D199"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6B750E3B" w14:textId="77777777" w:rsidTr="00F17E6D">
        <w:tc>
          <w:tcPr>
            <w:tcW w:w="463" w:type="pct"/>
          </w:tcPr>
          <w:p w14:paraId="41FD6A36" w14:textId="40B5D939" w:rsidR="00F24B61" w:rsidRPr="00B62AA9" w:rsidRDefault="00B62AA9" w:rsidP="000A1067">
            <w:pPr>
              <w:spacing w:before="40" w:after="40"/>
              <w:jc w:val="center"/>
              <w:rPr>
                <w:rFonts w:cstheme="minorHAnsi"/>
                <w:b/>
              </w:rPr>
            </w:pPr>
            <w:bookmarkStart w:id="38" w:name="_Ref81928082"/>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36</w:t>
            </w:r>
            <w:r w:rsidRPr="00B62AA9">
              <w:rPr>
                <w:b/>
                <w:noProof/>
              </w:rPr>
              <w:fldChar w:fldCharType="end"/>
            </w:r>
            <w:bookmarkEnd w:id="38"/>
          </w:p>
        </w:tc>
        <w:tc>
          <w:tcPr>
            <w:tcW w:w="3377" w:type="pct"/>
          </w:tcPr>
          <w:p w14:paraId="31E07CD3" w14:textId="6F8595CE" w:rsidR="00F24B61" w:rsidRPr="002B5B27" w:rsidRDefault="00C81494" w:rsidP="000A1067">
            <w:pPr>
              <w:spacing w:before="40" w:after="40"/>
              <w:rPr>
                <w:rFonts w:cstheme="minorHAnsi"/>
              </w:rPr>
            </w:pPr>
            <w:r w:rsidRPr="00D5649B">
              <w:t>Default methane conversion factors, direct N</w:t>
            </w:r>
            <w:r w:rsidRPr="00D5649B">
              <w:rPr>
                <w:vertAlign w:val="subscript"/>
              </w:rPr>
              <w:t>2</w:t>
            </w:r>
            <w:r w:rsidRPr="00D5649B">
              <w:t xml:space="preserve">O emission factors, volatilization and leaching fractions and emission factors, by </w:t>
            </w:r>
            <w:r w:rsidRPr="008D0C31">
              <w:t xml:space="preserve">livestock </w:t>
            </w:r>
            <w:r w:rsidR="005118C9" w:rsidRPr="008D0C31">
              <w:t>type</w:t>
            </w:r>
            <w:r w:rsidRPr="008D0C31">
              <w:t xml:space="preserve"> and</w:t>
            </w:r>
            <w:r w:rsidRPr="00D5649B">
              <w:t xml:space="preserve"> manure handling system</w:t>
            </w:r>
            <w:r>
              <w:t xml:space="preserve"> (f</w:t>
            </w:r>
            <w:r w:rsidRPr="00D5649B">
              <w:t xml:space="preserve">or beef </w:t>
            </w:r>
            <w:r w:rsidRPr="00B150F0">
              <w:t>cattle, dairy cattle</w:t>
            </w:r>
            <w:r>
              <w:t>,</w:t>
            </w:r>
            <w:r w:rsidRPr="00B150F0">
              <w:t xml:space="preserve"> broilers, layers and turkeys</w:t>
            </w:r>
            <w:r w:rsidR="00C25E88">
              <w:t>)</w:t>
            </w:r>
            <w:r w:rsidRPr="00B150F0">
              <w:t>, t</w:t>
            </w:r>
            <w:r w:rsidRPr="00D5649B">
              <w:t xml:space="preserve">he </w:t>
            </w:r>
            <w:proofErr w:type="spellStart"/>
            <w:r w:rsidRPr="00497366">
              <w:rPr>
                <w:i/>
                <w:iCs/>
              </w:rPr>
              <w:t>Frac</w:t>
            </w:r>
            <w:r w:rsidRPr="00497366">
              <w:rPr>
                <w:i/>
                <w:iCs/>
                <w:vertAlign w:val="subscript"/>
              </w:rPr>
              <w:t>volatilization</w:t>
            </w:r>
            <w:proofErr w:type="spellEnd"/>
            <w:r w:rsidRPr="00D5649B">
              <w:t xml:space="preserve"> values are estimated </w:t>
            </w:r>
            <w:r>
              <w:t>within</w:t>
            </w:r>
            <w:r w:rsidRPr="00D5649B">
              <w:t xml:space="preserve"> </w:t>
            </w:r>
            <w:proofErr w:type="spellStart"/>
            <w:r w:rsidRPr="00D5649B">
              <w:t>Holos</w:t>
            </w:r>
            <w:proofErr w:type="spellEnd"/>
            <w:r>
              <w:t xml:space="preserve">, </w:t>
            </w:r>
            <w:r w:rsidR="004F2513">
              <w:t xml:space="preserve">alternative </w:t>
            </w:r>
            <w:r w:rsidRPr="00D5649B">
              <w:t>IPCC (2019) defaults are provided in this table</w:t>
            </w:r>
          </w:p>
        </w:tc>
        <w:tc>
          <w:tcPr>
            <w:tcW w:w="546" w:type="pct"/>
          </w:tcPr>
          <w:p w14:paraId="0C217103" w14:textId="71875147" w:rsidR="00F24B61" w:rsidRPr="00C1649A" w:rsidRDefault="00000000" w:rsidP="000A1067">
            <w:pPr>
              <w:spacing w:before="40" w:after="40"/>
              <w:jc w:val="center"/>
              <w:rPr>
                <w:rFonts w:cstheme="minorHAnsi"/>
              </w:rPr>
            </w:pPr>
            <w:hyperlink r:id="rId48" w:history="1">
              <w:r w:rsidR="00F24B61" w:rsidRPr="00C81494">
                <w:rPr>
                  <w:rStyle w:val="Hyperlink"/>
                  <w:rFonts w:cstheme="minorHAnsi"/>
                </w:rPr>
                <w:t>Link</w:t>
              </w:r>
            </w:hyperlink>
          </w:p>
        </w:tc>
        <w:tc>
          <w:tcPr>
            <w:tcW w:w="614" w:type="pct"/>
          </w:tcPr>
          <w:p w14:paraId="79F94911" w14:textId="5BA613AB"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6B94754E" w14:textId="77777777" w:rsidTr="00F17E6D">
        <w:tc>
          <w:tcPr>
            <w:tcW w:w="463" w:type="pct"/>
          </w:tcPr>
          <w:p w14:paraId="04AFCD6C" w14:textId="671C5059" w:rsidR="00F24B61" w:rsidRPr="00B62AA9" w:rsidRDefault="00B62AA9" w:rsidP="000A1067">
            <w:pPr>
              <w:spacing w:before="40" w:after="40"/>
              <w:jc w:val="center"/>
              <w:rPr>
                <w:rFonts w:cstheme="minorHAnsi"/>
                <w:b/>
              </w:rPr>
            </w:pPr>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37</w:t>
            </w:r>
            <w:r w:rsidRPr="00B62AA9">
              <w:rPr>
                <w:b/>
                <w:noProof/>
              </w:rPr>
              <w:fldChar w:fldCharType="end"/>
            </w:r>
          </w:p>
        </w:tc>
        <w:tc>
          <w:tcPr>
            <w:tcW w:w="3377" w:type="pct"/>
          </w:tcPr>
          <w:p w14:paraId="67684F92" w14:textId="06728F9E" w:rsidR="00F24B61" w:rsidRPr="002B5B27" w:rsidRDefault="00C81494" w:rsidP="000A1067">
            <w:pPr>
              <w:spacing w:before="40" w:after="40"/>
              <w:rPr>
                <w:rFonts w:cstheme="minorHAnsi"/>
              </w:rPr>
            </w:pPr>
            <w:r w:rsidRPr="00D5649B">
              <w:t>Methane conversion factors (MCF) by climate zone and manure handlin</w:t>
            </w:r>
            <w:r w:rsidR="007407F3">
              <w:t>g</w:t>
            </w:r>
            <w:r w:rsidRPr="00D5649B">
              <w:t xml:space="preserve"> system</w:t>
            </w:r>
          </w:p>
        </w:tc>
        <w:tc>
          <w:tcPr>
            <w:tcW w:w="546" w:type="pct"/>
          </w:tcPr>
          <w:p w14:paraId="27C17BBE" w14:textId="2EA390FB" w:rsidR="00F24B61" w:rsidRPr="00C1649A" w:rsidRDefault="00000000" w:rsidP="000A1067">
            <w:pPr>
              <w:spacing w:before="40" w:after="40"/>
              <w:jc w:val="center"/>
              <w:rPr>
                <w:rFonts w:cstheme="minorHAnsi"/>
              </w:rPr>
            </w:pPr>
            <w:hyperlink r:id="rId49" w:history="1">
              <w:r w:rsidR="00F24B61" w:rsidRPr="00C81494">
                <w:rPr>
                  <w:rStyle w:val="Hyperlink"/>
                  <w:rFonts w:cstheme="minorHAnsi"/>
                </w:rPr>
                <w:t>Link</w:t>
              </w:r>
            </w:hyperlink>
          </w:p>
        </w:tc>
        <w:tc>
          <w:tcPr>
            <w:tcW w:w="614" w:type="pct"/>
          </w:tcPr>
          <w:p w14:paraId="44B4EA7C" w14:textId="3FB0B59D"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08D6E6D8" w14:textId="77777777" w:rsidTr="00F17E6D">
        <w:tc>
          <w:tcPr>
            <w:tcW w:w="463" w:type="pct"/>
          </w:tcPr>
          <w:p w14:paraId="39651E82" w14:textId="06A3E2A1" w:rsidR="00F24B61" w:rsidRPr="00B62AA9" w:rsidRDefault="00B62AA9" w:rsidP="000A1067">
            <w:pPr>
              <w:spacing w:before="40" w:after="40"/>
              <w:jc w:val="center"/>
              <w:rPr>
                <w:rFonts w:cstheme="minorHAnsi"/>
                <w:b/>
              </w:rPr>
            </w:pPr>
            <w:bookmarkStart w:id="39" w:name="_Ref82138555"/>
            <w:r w:rsidRPr="00B62AA9">
              <w:rPr>
                <w:b/>
              </w:rPr>
              <w:t xml:space="preserve">Table </w:t>
            </w:r>
            <w:r w:rsidRPr="00B62AA9">
              <w:rPr>
                <w:b/>
              </w:rPr>
              <w:fldChar w:fldCharType="begin"/>
            </w:r>
            <w:r w:rsidRPr="00B62AA9">
              <w:rPr>
                <w:b/>
              </w:rPr>
              <w:instrText xml:space="preserve"> SEQ Table \* ARABIC </w:instrText>
            </w:r>
            <w:r w:rsidRPr="00B62AA9">
              <w:rPr>
                <w:b/>
              </w:rPr>
              <w:fldChar w:fldCharType="separate"/>
            </w:r>
            <w:r w:rsidR="0065667D">
              <w:rPr>
                <w:b/>
                <w:noProof/>
              </w:rPr>
              <w:t>38</w:t>
            </w:r>
            <w:r w:rsidRPr="00B62AA9">
              <w:rPr>
                <w:b/>
                <w:noProof/>
              </w:rPr>
              <w:fldChar w:fldCharType="end"/>
            </w:r>
            <w:bookmarkEnd w:id="39"/>
          </w:p>
        </w:tc>
        <w:tc>
          <w:tcPr>
            <w:tcW w:w="3377" w:type="pct"/>
          </w:tcPr>
          <w:p w14:paraId="77502DBA" w14:textId="297F84F7" w:rsidR="00F24B61" w:rsidRPr="002B5B27" w:rsidRDefault="00C81494" w:rsidP="000A1067">
            <w:pPr>
              <w:spacing w:before="40" w:after="40"/>
              <w:rPr>
                <w:rFonts w:cstheme="minorHAnsi"/>
              </w:rPr>
            </w:pPr>
            <w:r w:rsidRPr="00D5649B">
              <w:t>Default CH</w:t>
            </w:r>
            <w:r w:rsidRPr="00D5649B">
              <w:rPr>
                <w:vertAlign w:val="subscript"/>
              </w:rPr>
              <w:t>4</w:t>
            </w:r>
            <w:r w:rsidRPr="00D5649B">
              <w:t xml:space="preserve"> emission factors for solid manure for other livestock </w:t>
            </w:r>
            <w:r w:rsidR="00873302">
              <w:t>types</w:t>
            </w:r>
          </w:p>
        </w:tc>
        <w:tc>
          <w:tcPr>
            <w:tcW w:w="546" w:type="pct"/>
          </w:tcPr>
          <w:p w14:paraId="59F723DE" w14:textId="45C0E8EA" w:rsidR="00F24B61" w:rsidRPr="00C1649A" w:rsidRDefault="00000000" w:rsidP="000A1067">
            <w:pPr>
              <w:spacing w:before="40" w:after="40"/>
              <w:jc w:val="center"/>
              <w:rPr>
                <w:rFonts w:cstheme="minorHAnsi"/>
              </w:rPr>
            </w:pPr>
            <w:hyperlink r:id="rId50" w:history="1">
              <w:r w:rsidR="00F24B61" w:rsidRPr="00C81494">
                <w:rPr>
                  <w:rStyle w:val="Hyperlink"/>
                  <w:rFonts w:cstheme="minorHAnsi"/>
                </w:rPr>
                <w:t>Link</w:t>
              </w:r>
            </w:hyperlink>
          </w:p>
        </w:tc>
        <w:tc>
          <w:tcPr>
            <w:tcW w:w="614" w:type="pct"/>
          </w:tcPr>
          <w:p w14:paraId="7927D9AE" w14:textId="2EA5A876"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5DE928D7" w14:textId="77777777" w:rsidTr="00F17E6D">
        <w:tc>
          <w:tcPr>
            <w:tcW w:w="463" w:type="pct"/>
          </w:tcPr>
          <w:p w14:paraId="37629F0C" w14:textId="33BBFBFD" w:rsidR="00F24B61" w:rsidRPr="00B62AA9" w:rsidRDefault="00B62AA9" w:rsidP="000A1067">
            <w:pPr>
              <w:spacing w:before="40" w:after="40"/>
              <w:jc w:val="center"/>
              <w:rPr>
                <w:rFonts w:cstheme="minorHAnsi"/>
                <w:b/>
              </w:rPr>
            </w:pPr>
            <w:bookmarkStart w:id="40" w:name="_Ref82140196"/>
            <w:r w:rsidRPr="00B62AA9">
              <w:rPr>
                <w:b/>
              </w:rPr>
              <w:t xml:space="preserve">Table </w:t>
            </w:r>
            <w:r w:rsidRPr="00B62AA9">
              <w:rPr>
                <w:b/>
              </w:rPr>
              <w:fldChar w:fldCharType="begin"/>
            </w:r>
            <w:r w:rsidRPr="00B62AA9">
              <w:rPr>
                <w:b/>
              </w:rPr>
              <w:instrText>SEQ Table \* ARABIC</w:instrText>
            </w:r>
            <w:r w:rsidRPr="00B62AA9">
              <w:rPr>
                <w:b/>
              </w:rPr>
              <w:fldChar w:fldCharType="separate"/>
            </w:r>
            <w:r w:rsidR="0065667D">
              <w:rPr>
                <w:b/>
                <w:noProof/>
              </w:rPr>
              <w:t>39</w:t>
            </w:r>
            <w:r w:rsidRPr="00B62AA9">
              <w:rPr>
                <w:b/>
              </w:rPr>
              <w:fldChar w:fldCharType="end"/>
            </w:r>
            <w:bookmarkEnd w:id="40"/>
          </w:p>
        </w:tc>
        <w:tc>
          <w:tcPr>
            <w:tcW w:w="3377" w:type="pct"/>
          </w:tcPr>
          <w:p w14:paraId="5D7C5A23" w14:textId="0581DBA4" w:rsidR="00F24B61" w:rsidRPr="002B5B27" w:rsidRDefault="00C75DE7" w:rsidP="000A1067">
            <w:pPr>
              <w:spacing w:before="40" w:after="40"/>
              <w:rPr>
                <w:rFonts w:cstheme="minorHAnsi"/>
              </w:rPr>
            </w:pPr>
            <w:r w:rsidRPr="00D5649B">
              <w:t>Crude protein content in feed, as fed, for each pig group, by province</w:t>
            </w:r>
          </w:p>
        </w:tc>
        <w:tc>
          <w:tcPr>
            <w:tcW w:w="546" w:type="pct"/>
          </w:tcPr>
          <w:p w14:paraId="069AD533" w14:textId="3459A8DF" w:rsidR="00F24B61" w:rsidRPr="00C1649A" w:rsidRDefault="00000000" w:rsidP="000A1067">
            <w:pPr>
              <w:spacing w:before="40" w:after="40"/>
              <w:jc w:val="center"/>
              <w:rPr>
                <w:rFonts w:cstheme="minorHAnsi"/>
              </w:rPr>
            </w:pPr>
            <w:hyperlink r:id="rId51" w:history="1">
              <w:r w:rsidR="00F24B61" w:rsidRPr="00C75DE7">
                <w:rPr>
                  <w:rStyle w:val="Hyperlink"/>
                  <w:rFonts w:cstheme="minorHAnsi"/>
                </w:rPr>
                <w:t>Link</w:t>
              </w:r>
            </w:hyperlink>
          </w:p>
        </w:tc>
        <w:tc>
          <w:tcPr>
            <w:tcW w:w="614" w:type="pct"/>
          </w:tcPr>
          <w:p w14:paraId="7CF1A8E4" w14:textId="5AB3439E"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57775F81" w14:textId="77777777" w:rsidTr="00F17E6D">
        <w:tc>
          <w:tcPr>
            <w:tcW w:w="463" w:type="pct"/>
          </w:tcPr>
          <w:p w14:paraId="54D09D3E" w14:textId="09041823" w:rsidR="00F24B61" w:rsidRPr="00D25BCC" w:rsidRDefault="00B62AA9" w:rsidP="000A1067">
            <w:pPr>
              <w:spacing w:before="40" w:after="40"/>
              <w:jc w:val="center"/>
              <w:rPr>
                <w:rFonts w:cstheme="minorHAnsi"/>
                <w:b/>
              </w:rPr>
            </w:pPr>
            <w:bookmarkStart w:id="41" w:name="_Ref82140283"/>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40</w:t>
            </w:r>
            <w:r w:rsidRPr="00D25BCC">
              <w:rPr>
                <w:b/>
                <w:noProof/>
              </w:rPr>
              <w:fldChar w:fldCharType="end"/>
            </w:r>
            <w:bookmarkEnd w:id="41"/>
          </w:p>
        </w:tc>
        <w:tc>
          <w:tcPr>
            <w:tcW w:w="3377" w:type="pct"/>
          </w:tcPr>
          <w:p w14:paraId="622D24E5" w14:textId="4C1CA737" w:rsidR="00F24B61" w:rsidRPr="002B5B27" w:rsidRDefault="00C75DE7" w:rsidP="000A1067">
            <w:pPr>
              <w:spacing w:before="40" w:after="40"/>
              <w:rPr>
                <w:rFonts w:cstheme="minorHAnsi"/>
              </w:rPr>
            </w:pPr>
            <w:r w:rsidRPr="00D5649B">
              <w:t xml:space="preserve">Default values for </w:t>
            </w:r>
            <w:proofErr w:type="spellStart"/>
            <w:r w:rsidRPr="003B3D80">
              <w:rPr>
                <w:i/>
                <w:iCs/>
              </w:rPr>
              <w:t>PR</w:t>
            </w:r>
            <w:r w:rsidRPr="003B3D80">
              <w:rPr>
                <w:i/>
                <w:iCs/>
                <w:vertAlign w:val="subscript"/>
              </w:rPr>
              <w:t>gain</w:t>
            </w:r>
            <w:proofErr w:type="spellEnd"/>
            <w:r w:rsidRPr="00D5649B">
              <w:t xml:space="preserve"> by growth stage for growing pigs</w:t>
            </w:r>
          </w:p>
        </w:tc>
        <w:tc>
          <w:tcPr>
            <w:tcW w:w="546" w:type="pct"/>
          </w:tcPr>
          <w:p w14:paraId="78ED4911" w14:textId="60ABF4C9" w:rsidR="00F24B61" w:rsidRPr="00C1649A" w:rsidRDefault="00000000" w:rsidP="000A1067">
            <w:pPr>
              <w:spacing w:before="40" w:after="40"/>
              <w:jc w:val="center"/>
              <w:rPr>
                <w:rFonts w:cstheme="minorHAnsi"/>
              </w:rPr>
            </w:pPr>
            <w:hyperlink r:id="rId52" w:history="1">
              <w:r w:rsidR="00F24B61" w:rsidRPr="00C75DE7">
                <w:rPr>
                  <w:rStyle w:val="Hyperlink"/>
                  <w:rFonts w:cstheme="minorHAnsi"/>
                </w:rPr>
                <w:t>Link</w:t>
              </w:r>
            </w:hyperlink>
          </w:p>
        </w:tc>
        <w:tc>
          <w:tcPr>
            <w:tcW w:w="614" w:type="pct"/>
          </w:tcPr>
          <w:p w14:paraId="42191640" w14:textId="322B9B47"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120E54C3" w14:textId="77777777" w:rsidTr="00F17E6D">
        <w:tc>
          <w:tcPr>
            <w:tcW w:w="463" w:type="pct"/>
          </w:tcPr>
          <w:p w14:paraId="1997B1EE" w14:textId="0525499F" w:rsidR="00F24B61" w:rsidRPr="00D25BCC" w:rsidRDefault="00B62AA9" w:rsidP="000A1067">
            <w:pPr>
              <w:spacing w:before="40" w:after="40"/>
              <w:jc w:val="center"/>
              <w:rPr>
                <w:rFonts w:cstheme="minorHAnsi"/>
                <w:b/>
              </w:rPr>
            </w:pPr>
            <w:bookmarkStart w:id="42" w:name="_Ref95764733"/>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41</w:t>
            </w:r>
            <w:r w:rsidRPr="00D25BCC">
              <w:rPr>
                <w:b/>
                <w:noProof/>
              </w:rPr>
              <w:fldChar w:fldCharType="end"/>
            </w:r>
            <w:bookmarkEnd w:id="42"/>
          </w:p>
        </w:tc>
        <w:tc>
          <w:tcPr>
            <w:tcW w:w="3377" w:type="pct"/>
          </w:tcPr>
          <w:p w14:paraId="6B91B7AC" w14:textId="01103375" w:rsidR="00F24B61" w:rsidRPr="002B5B27" w:rsidRDefault="00C75DE7" w:rsidP="000A1067">
            <w:pPr>
              <w:spacing w:before="40" w:after="40"/>
              <w:rPr>
                <w:rFonts w:cstheme="minorHAnsi"/>
              </w:rPr>
            </w:pPr>
            <w:r w:rsidRPr="00D5649B">
              <w:t xml:space="preserve">Parameter values for pullets, broilers (incl. roasters) and layers for the estimation of </w:t>
            </w:r>
            <w:proofErr w:type="spellStart"/>
            <w:r w:rsidRPr="00D5649B">
              <w:rPr>
                <w:i/>
              </w:rPr>
              <w:t>N</w:t>
            </w:r>
            <w:r w:rsidRPr="00D5649B">
              <w:rPr>
                <w:i/>
                <w:vertAlign w:val="subscript"/>
              </w:rPr>
              <w:t>excretion</w:t>
            </w:r>
            <w:r w:rsidRPr="00D5649B">
              <w:rPr>
                <w:i/>
              </w:rPr>
              <w:t>_rate</w:t>
            </w:r>
            <w:proofErr w:type="spellEnd"/>
          </w:p>
        </w:tc>
        <w:tc>
          <w:tcPr>
            <w:tcW w:w="546" w:type="pct"/>
          </w:tcPr>
          <w:p w14:paraId="504034E0" w14:textId="258D597F" w:rsidR="00F24B61" w:rsidRPr="00C1649A" w:rsidRDefault="00000000" w:rsidP="000A1067">
            <w:pPr>
              <w:spacing w:before="40" w:after="40"/>
              <w:jc w:val="center"/>
              <w:rPr>
                <w:rFonts w:cstheme="minorHAnsi"/>
              </w:rPr>
            </w:pPr>
            <w:hyperlink r:id="rId53" w:history="1">
              <w:r w:rsidR="00F24B61" w:rsidRPr="00C75DE7">
                <w:rPr>
                  <w:rStyle w:val="Hyperlink"/>
                  <w:rFonts w:cstheme="minorHAnsi"/>
                </w:rPr>
                <w:t>Link</w:t>
              </w:r>
            </w:hyperlink>
          </w:p>
        </w:tc>
        <w:tc>
          <w:tcPr>
            <w:tcW w:w="614" w:type="pct"/>
          </w:tcPr>
          <w:p w14:paraId="4A3944B9" w14:textId="74EE6EAD"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28025EFF" w14:textId="77777777" w:rsidTr="00F17E6D">
        <w:tc>
          <w:tcPr>
            <w:tcW w:w="463" w:type="pct"/>
          </w:tcPr>
          <w:p w14:paraId="4AD6715D" w14:textId="153AD834" w:rsidR="00F24B61" w:rsidRPr="00D25BCC" w:rsidRDefault="00B62AA9" w:rsidP="000A1067">
            <w:pPr>
              <w:spacing w:before="40" w:after="40"/>
              <w:jc w:val="center"/>
              <w:rPr>
                <w:rFonts w:cstheme="minorHAnsi"/>
                <w:b/>
              </w:rPr>
            </w:pPr>
            <w:bookmarkStart w:id="43" w:name="_Ref82141184"/>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42</w:t>
            </w:r>
            <w:r w:rsidRPr="00D25BCC">
              <w:rPr>
                <w:b/>
                <w:noProof/>
              </w:rPr>
              <w:fldChar w:fldCharType="end"/>
            </w:r>
            <w:bookmarkEnd w:id="43"/>
          </w:p>
        </w:tc>
        <w:tc>
          <w:tcPr>
            <w:tcW w:w="3377" w:type="pct"/>
          </w:tcPr>
          <w:p w14:paraId="1FC7E34A" w14:textId="11CC2BFF" w:rsidR="00F24B61" w:rsidRPr="002B5B27" w:rsidRDefault="00C75DE7" w:rsidP="000A1067">
            <w:pPr>
              <w:spacing w:before="40" w:after="40"/>
              <w:rPr>
                <w:rFonts w:cstheme="minorHAnsi"/>
              </w:rPr>
            </w:pPr>
            <w:r w:rsidRPr="00D5649B">
              <w:t>Default nitrogen excretion rates for poultry and other livestock</w:t>
            </w:r>
          </w:p>
        </w:tc>
        <w:tc>
          <w:tcPr>
            <w:tcW w:w="546" w:type="pct"/>
          </w:tcPr>
          <w:p w14:paraId="526753F1" w14:textId="39312DE8" w:rsidR="00F24B61" w:rsidRPr="00C1649A" w:rsidRDefault="00000000" w:rsidP="000A1067">
            <w:pPr>
              <w:spacing w:before="40" w:after="40"/>
              <w:jc w:val="center"/>
              <w:rPr>
                <w:rFonts w:cstheme="minorHAnsi"/>
              </w:rPr>
            </w:pPr>
            <w:hyperlink r:id="rId54" w:history="1">
              <w:r w:rsidR="00F24B61" w:rsidRPr="00C75DE7">
                <w:rPr>
                  <w:rStyle w:val="Hyperlink"/>
                  <w:rFonts w:cstheme="minorHAnsi"/>
                </w:rPr>
                <w:t>Link</w:t>
              </w:r>
            </w:hyperlink>
          </w:p>
        </w:tc>
        <w:tc>
          <w:tcPr>
            <w:tcW w:w="614" w:type="pct"/>
          </w:tcPr>
          <w:p w14:paraId="610C1805" w14:textId="30436F7B"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0909DCC7" w14:textId="77777777" w:rsidTr="00F17E6D">
        <w:tc>
          <w:tcPr>
            <w:tcW w:w="463" w:type="pct"/>
          </w:tcPr>
          <w:p w14:paraId="7E0314AE" w14:textId="5C83F1BD" w:rsidR="00F24B61" w:rsidRPr="00D25BCC" w:rsidRDefault="00B62AA9" w:rsidP="000A1067">
            <w:pPr>
              <w:spacing w:before="40" w:after="40"/>
              <w:jc w:val="center"/>
              <w:rPr>
                <w:rFonts w:cstheme="minorHAnsi"/>
                <w:b/>
              </w:rPr>
            </w:pPr>
            <w:bookmarkStart w:id="44" w:name="_Ref82142036"/>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43</w:t>
            </w:r>
            <w:r w:rsidRPr="00D25BCC">
              <w:rPr>
                <w:b/>
                <w:noProof/>
              </w:rPr>
              <w:fldChar w:fldCharType="end"/>
            </w:r>
            <w:bookmarkEnd w:id="44"/>
          </w:p>
        </w:tc>
        <w:tc>
          <w:tcPr>
            <w:tcW w:w="3377" w:type="pct"/>
          </w:tcPr>
          <w:p w14:paraId="573D5251" w14:textId="6300712D" w:rsidR="00F24B61" w:rsidRPr="002B5B27" w:rsidRDefault="00C75DE7" w:rsidP="000A1067">
            <w:pPr>
              <w:spacing w:before="40" w:after="40"/>
              <w:rPr>
                <w:rFonts w:cstheme="minorHAnsi"/>
              </w:rPr>
            </w:pPr>
            <w:r w:rsidRPr="00D5649B">
              <w:rPr>
                <w:szCs w:val="24"/>
              </w:rPr>
              <w:t>Default emission factors (kg NH</w:t>
            </w:r>
            <w:r w:rsidRPr="00D5649B">
              <w:rPr>
                <w:szCs w:val="24"/>
                <w:vertAlign w:val="subscript"/>
              </w:rPr>
              <w:t>3</w:t>
            </w:r>
            <w:r w:rsidRPr="00D5649B">
              <w:rPr>
                <w:szCs w:val="24"/>
              </w:rPr>
              <w:t>-N kg</w:t>
            </w:r>
            <w:r w:rsidRPr="00D5649B">
              <w:rPr>
                <w:szCs w:val="24"/>
                <w:vertAlign w:val="superscript"/>
              </w:rPr>
              <w:t>-1</w:t>
            </w:r>
            <w:r w:rsidRPr="00D5649B">
              <w:rPr>
                <w:szCs w:val="24"/>
              </w:rPr>
              <w:t xml:space="preserve"> TAN) for housing storage and land application of beef and dairy cattle manure at the reference temperature of 15 </w:t>
            </w:r>
            <w:r w:rsidRPr="00D5649B">
              <w:rPr>
                <w:rFonts w:cstheme="minorHAnsi"/>
                <w:szCs w:val="24"/>
                <w:vertAlign w:val="superscript"/>
              </w:rPr>
              <w:t>°</w:t>
            </w:r>
            <w:r w:rsidRPr="00D5649B">
              <w:rPr>
                <w:szCs w:val="24"/>
              </w:rPr>
              <w:t>C (Chai et al., 2014,2016)</w:t>
            </w:r>
          </w:p>
        </w:tc>
        <w:tc>
          <w:tcPr>
            <w:tcW w:w="546" w:type="pct"/>
          </w:tcPr>
          <w:p w14:paraId="668BD80C" w14:textId="186660DE" w:rsidR="00F24B61" w:rsidRPr="00C1649A" w:rsidRDefault="00000000" w:rsidP="000A1067">
            <w:pPr>
              <w:spacing w:before="40" w:after="40"/>
              <w:jc w:val="center"/>
              <w:rPr>
                <w:rFonts w:cstheme="minorHAnsi"/>
              </w:rPr>
            </w:pPr>
            <w:hyperlink r:id="rId55" w:history="1">
              <w:r w:rsidR="00F24B61" w:rsidRPr="00C75DE7">
                <w:rPr>
                  <w:rStyle w:val="Hyperlink"/>
                  <w:rFonts w:cstheme="minorHAnsi"/>
                </w:rPr>
                <w:t>Link</w:t>
              </w:r>
            </w:hyperlink>
          </w:p>
        </w:tc>
        <w:tc>
          <w:tcPr>
            <w:tcW w:w="614" w:type="pct"/>
          </w:tcPr>
          <w:p w14:paraId="1DEC3069" w14:textId="5043FC05"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199CD0C3" w14:textId="77777777" w:rsidTr="00F17E6D">
        <w:tc>
          <w:tcPr>
            <w:tcW w:w="463" w:type="pct"/>
          </w:tcPr>
          <w:p w14:paraId="5A676D59" w14:textId="7B9BB2BB" w:rsidR="00F24B61" w:rsidRPr="00D25BCC" w:rsidRDefault="00B62AA9" w:rsidP="000A1067">
            <w:pPr>
              <w:spacing w:before="40" w:after="40"/>
              <w:jc w:val="center"/>
              <w:rPr>
                <w:rFonts w:cstheme="minorHAnsi"/>
                <w:b/>
              </w:rPr>
            </w:pPr>
            <w:bookmarkStart w:id="45" w:name="_Ref82142173"/>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44</w:t>
            </w:r>
            <w:r w:rsidRPr="00D25BCC">
              <w:rPr>
                <w:b/>
                <w:noProof/>
              </w:rPr>
              <w:fldChar w:fldCharType="end"/>
            </w:r>
            <w:bookmarkEnd w:id="45"/>
          </w:p>
        </w:tc>
        <w:tc>
          <w:tcPr>
            <w:tcW w:w="3377" w:type="pct"/>
          </w:tcPr>
          <w:p w14:paraId="4CDACBDE" w14:textId="0332B9F4" w:rsidR="00F24B61" w:rsidRPr="002B5B27" w:rsidRDefault="00C75DE7" w:rsidP="000A1067">
            <w:pPr>
              <w:spacing w:before="40" w:after="40"/>
              <w:rPr>
                <w:rFonts w:cstheme="minorHAnsi"/>
              </w:rPr>
            </w:pPr>
            <w:r w:rsidRPr="00D5649B">
              <w:t>Fraction of organic N mineralized as TAN and the fraction of TAN immobilized to organic N and nitrified and denitrified during solid and liquid manure storage for beef and dairy cattle (based on TAN content) (Chai et al., 2014,2016)</w:t>
            </w:r>
          </w:p>
        </w:tc>
        <w:tc>
          <w:tcPr>
            <w:tcW w:w="546" w:type="pct"/>
          </w:tcPr>
          <w:p w14:paraId="00CBEA01" w14:textId="112FFCAF" w:rsidR="00F24B61" w:rsidRPr="00C1649A" w:rsidRDefault="00000000" w:rsidP="000A1067">
            <w:pPr>
              <w:spacing w:before="40" w:after="40"/>
              <w:jc w:val="center"/>
              <w:rPr>
                <w:rFonts w:cstheme="minorHAnsi"/>
              </w:rPr>
            </w:pPr>
            <w:hyperlink r:id="rId56" w:history="1">
              <w:r w:rsidR="00F24B61" w:rsidRPr="00C75DE7">
                <w:rPr>
                  <w:rStyle w:val="Hyperlink"/>
                  <w:rFonts w:cstheme="minorHAnsi"/>
                </w:rPr>
                <w:t>Link</w:t>
              </w:r>
            </w:hyperlink>
          </w:p>
        </w:tc>
        <w:tc>
          <w:tcPr>
            <w:tcW w:w="614" w:type="pct"/>
          </w:tcPr>
          <w:p w14:paraId="29DCE07C" w14:textId="53C0C220"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082F4CE6" w14:textId="77777777" w:rsidTr="00F17E6D">
        <w:tc>
          <w:tcPr>
            <w:tcW w:w="463" w:type="pct"/>
          </w:tcPr>
          <w:p w14:paraId="30019468" w14:textId="0E53A4FD" w:rsidR="00F24B61" w:rsidRPr="00D25BCC" w:rsidRDefault="00B62AA9" w:rsidP="000A1067">
            <w:pPr>
              <w:spacing w:before="40" w:after="40"/>
              <w:jc w:val="center"/>
              <w:rPr>
                <w:rFonts w:cstheme="minorHAnsi"/>
                <w:b/>
              </w:rPr>
            </w:pPr>
            <w:bookmarkStart w:id="46" w:name="_Ref94191294"/>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45</w:t>
            </w:r>
            <w:r w:rsidRPr="00D25BCC">
              <w:rPr>
                <w:b/>
                <w:noProof/>
              </w:rPr>
              <w:fldChar w:fldCharType="end"/>
            </w:r>
            <w:bookmarkEnd w:id="46"/>
          </w:p>
        </w:tc>
        <w:tc>
          <w:tcPr>
            <w:tcW w:w="3377" w:type="pct"/>
          </w:tcPr>
          <w:p w14:paraId="47A72785" w14:textId="3BF94B34" w:rsidR="00F24B61" w:rsidRPr="002B5B27" w:rsidRDefault="00C75DE7" w:rsidP="000A1067">
            <w:pPr>
              <w:spacing w:before="40" w:after="40"/>
              <w:rPr>
                <w:rFonts w:cstheme="minorHAnsi"/>
              </w:rPr>
            </w:pPr>
            <w:r w:rsidRPr="00D5649B">
              <w:t>Parameter adjustments for dried or stockpiled manure entering the anaerobic digester</w:t>
            </w:r>
          </w:p>
        </w:tc>
        <w:tc>
          <w:tcPr>
            <w:tcW w:w="546" w:type="pct"/>
          </w:tcPr>
          <w:p w14:paraId="72A3F151" w14:textId="36BF6F56" w:rsidR="00F24B61" w:rsidRPr="00C1649A" w:rsidRDefault="00000000" w:rsidP="000A1067">
            <w:pPr>
              <w:spacing w:before="40" w:after="40"/>
              <w:jc w:val="center"/>
              <w:rPr>
                <w:rFonts w:cstheme="minorHAnsi"/>
              </w:rPr>
            </w:pPr>
            <w:hyperlink r:id="rId57" w:history="1">
              <w:r w:rsidR="00F24B61" w:rsidRPr="00B83BE5">
                <w:rPr>
                  <w:rStyle w:val="Hyperlink"/>
                  <w:rFonts w:cstheme="minorHAnsi"/>
                </w:rPr>
                <w:t>Link</w:t>
              </w:r>
            </w:hyperlink>
          </w:p>
        </w:tc>
        <w:tc>
          <w:tcPr>
            <w:tcW w:w="614" w:type="pct"/>
          </w:tcPr>
          <w:p w14:paraId="166DAA69" w14:textId="1634F0F6"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27E833EB" w14:textId="77777777" w:rsidTr="00F17E6D">
        <w:tc>
          <w:tcPr>
            <w:tcW w:w="463" w:type="pct"/>
          </w:tcPr>
          <w:p w14:paraId="2D5C2A41" w14:textId="26AB6218" w:rsidR="00F24B61" w:rsidRPr="00D25BCC" w:rsidRDefault="00B62AA9" w:rsidP="000A1067">
            <w:pPr>
              <w:spacing w:before="40" w:after="40"/>
              <w:jc w:val="center"/>
              <w:rPr>
                <w:rFonts w:cstheme="minorHAnsi"/>
                <w:b/>
              </w:rPr>
            </w:pPr>
            <w:bookmarkStart w:id="47" w:name="_Ref90923370"/>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46</w:t>
            </w:r>
            <w:r w:rsidRPr="00D25BCC">
              <w:rPr>
                <w:b/>
                <w:noProof/>
              </w:rPr>
              <w:fldChar w:fldCharType="end"/>
            </w:r>
            <w:bookmarkEnd w:id="47"/>
          </w:p>
        </w:tc>
        <w:tc>
          <w:tcPr>
            <w:tcW w:w="3377" w:type="pct"/>
          </w:tcPr>
          <w:p w14:paraId="43CDC526" w14:textId="79414959" w:rsidR="00F24B61" w:rsidRPr="002B5B27" w:rsidRDefault="00B53873" w:rsidP="000A1067">
            <w:pPr>
              <w:spacing w:before="40" w:after="40"/>
              <w:rPr>
                <w:rFonts w:cstheme="minorHAnsi"/>
              </w:rPr>
            </w:pPr>
            <w:r w:rsidRPr="00D5649B">
              <w:t>Parameters used for the calculation of biogas and methane production using an anaerobic digestion system</w:t>
            </w:r>
          </w:p>
        </w:tc>
        <w:tc>
          <w:tcPr>
            <w:tcW w:w="546" w:type="pct"/>
          </w:tcPr>
          <w:p w14:paraId="48110BDC" w14:textId="284EFF0F" w:rsidR="00F24B61" w:rsidRPr="00C1649A" w:rsidRDefault="00000000" w:rsidP="000A1067">
            <w:pPr>
              <w:spacing w:before="40" w:after="40"/>
              <w:jc w:val="center"/>
              <w:rPr>
                <w:rFonts w:cstheme="minorHAnsi"/>
              </w:rPr>
            </w:pPr>
            <w:hyperlink r:id="rId58" w:history="1">
              <w:r w:rsidR="00F24B61" w:rsidRPr="00B53873">
                <w:rPr>
                  <w:rStyle w:val="Hyperlink"/>
                  <w:rFonts w:cstheme="minorHAnsi"/>
                </w:rPr>
                <w:t>Link</w:t>
              </w:r>
            </w:hyperlink>
          </w:p>
        </w:tc>
        <w:tc>
          <w:tcPr>
            <w:tcW w:w="614" w:type="pct"/>
          </w:tcPr>
          <w:p w14:paraId="5100D495" w14:textId="0CF2F131"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1CFCE2E9" w14:textId="77777777" w:rsidTr="00F17E6D">
        <w:tc>
          <w:tcPr>
            <w:tcW w:w="463" w:type="pct"/>
          </w:tcPr>
          <w:p w14:paraId="121C8568" w14:textId="2FE9DC75" w:rsidR="00F24B61" w:rsidRPr="00D25BCC" w:rsidRDefault="00D25BCC" w:rsidP="000A1067">
            <w:pPr>
              <w:spacing w:before="40" w:after="40"/>
              <w:jc w:val="center"/>
              <w:rPr>
                <w:rFonts w:cstheme="minorHAnsi"/>
                <w:b/>
              </w:rPr>
            </w:pPr>
            <w:bookmarkStart w:id="48" w:name="_Ref91145193"/>
            <w:r w:rsidRPr="00D25BCC">
              <w:rPr>
                <w:b/>
              </w:rPr>
              <w:lastRenderedPageBreak/>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47</w:t>
            </w:r>
            <w:r w:rsidRPr="00D25BCC">
              <w:rPr>
                <w:b/>
                <w:noProof/>
              </w:rPr>
              <w:fldChar w:fldCharType="end"/>
            </w:r>
            <w:bookmarkEnd w:id="48"/>
          </w:p>
        </w:tc>
        <w:tc>
          <w:tcPr>
            <w:tcW w:w="3377" w:type="pct"/>
          </w:tcPr>
          <w:p w14:paraId="6B36A1BF" w14:textId="0A5670E0" w:rsidR="00F24B61" w:rsidRPr="002B5B27" w:rsidRDefault="00B53873" w:rsidP="000A1067">
            <w:pPr>
              <w:spacing w:before="40" w:after="40"/>
              <w:rPr>
                <w:rFonts w:cstheme="minorHAnsi"/>
              </w:rPr>
            </w:pPr>
            <w:r w:rsidRPr="00D5649B">
              <w:t>Default values for separation coefficients (fraction in solid fraction) for solid-liquid separation of digestate</w:t>
            </w:r>
          </w:p>
        </w:tc>
        <w:tc>
          <w:tcPr>
            <w:tcW w:w="546" w:type="pct"/>
          </w:tcPr>
          <w:p w14:paraId="29E81AB8" w14:textId="00FB7171" w:rsidR="00F24B61" w:rsidRPr="00C1649A" w:rsidRDefault="00000000" w:rsidP="000A1067">
            <w:pPr>
              <w:spacing w:before="40" w:after="40"/>
              <w:jc w:val="center"/>
              <w:rPr>
                <w:rFonts w:cstheme="minorHAnsi"/>
              </w:rPr>
            </w:pPr>
            <w:hyperlink r:id="rId59" w:history="1">
              <w:r w:rsidR="00F24B61" w:rsidRPr="00B53873">
                <w:rPr>
                  <w:rStyle w:val="Hyperlink"/>
                  <w:rFonts w:cstheme="minorHAnsi"/>
                </w:rPr>
                <w:t>Link</w:t>
              </w:r>
            </w:hyperlink>
          </w:p>
        </w:tc>
        <w:tc>
          <w:tcPr>
            <w:tcW w:w="614" w:type="pct"/>
          </w:tcPr>
          <w:p w14:paraId="4855C1E9" w14:textId="671B13D8"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06EEBC07" w14:textId="77777777" w:rsidTr="00F17E6D">
        <w:tc>
          <w:tcPr>
            <w:tcW w:w="463" w:type="pct"/>
          </w:tcPr>
          <w:p w14:paraId="2C99C143" w14:textId="5452A897" w:rsidR="00F24B61" w:rsidRPr="00D25BCC" w:rsidRDefault="00D25BCC" w:rsidP="000A1067">
            <w:pPr>
              <w:spacing w:before="40" w:after="40"/>
              <w:jc w:val="center"/>
              <w:rPr>
                <w:rFonts w:cstheme="minorHAnsi"/>
                <w:b/>
              </w:rPr>
            </w:pPr>
            <w:bookmarkStart w:id="49" w:name="_Ref78880357"/>
            <w:r w:rsidRPr="00D25BCC">
              <w:rPr>
                <w:b/>
                <w:sz w:val="22"/>
              </w:rPr>
              <w:t xml:space="preserve">Table </w:t>
            </w:r>
            <w:r w:rsidRPr="00D25BCC">
              <w:rPr>
                <w:b/>
                <w:sz w:val="22"/>
              </w:rPr>
              <w:fldChar w:fldCharType="begin"/>
            </w:r>
            <w:r w:rsidRPr="00D25BCC">
              <w:rPr>
                <w:b/>
                <w:sz w:val="22"/>
              </w:rPr>
              <w:instrText xml:space="preserve"> SEQ Table \* ARABIC </w:instrText>
            </w:r>
            <w:r w:rsidRPr="00D25BCC">
              <w:rPr>
                <w:b/>
                <w:sz w:val="22"/>
              </w:rPr>
              <w:fldChar w:fldCharType="separate"/>
            </w:r>
            <w:r w:rsidR="0065667D">
              <w:rPr>
                <w:b/>
                <w:noProof/>
                <w:sz w:val="22"/>
              </w:rPr>
              <w:t>48</w:t>
            </w:r>
            <w:r w:rsidRPr="00D25BCC">
              <w:rPr>
                <w:b/>
                <w:noProof/>
                <w:sz w:val="22"/>
              </w:rPr>
              <w:fldChar w:fldCharType="end"/>
            </w:r>
            <w:bookmarkEnd w:id="49"/>
          </w:p>
        </w:tc>
        <w:tc>
          <w:tcPr>
            <w:tcW w:w="3377" w:type="pct"/>
          </w:tcPr>
          <w:p w14:paraId="2197FF28" w14:textId="62384FFC" w:rsidR="00F24B61" w:rsidRPr="00933A1C" w:rsidRDefault="00B53873" w:rsidP="000A1067">
            <w:pPr>
              <w:spacing w:before="40" w:after="40"/>
              <w:rPr>
                <w:rFonts w:cstheme="minorHAnsi"/>
                <w:szCs w:val="24"/>
              </w:rPr>
            </w:pPr>
            <w:r w:rsidRPr="00933A1C">
              <w:rPr>
                <w:rFonts w:ascii="Calibri" w:eastAsia="Times New Roman" w:hAnsi="Calibri" w:cs="Calibri"/>
                <w:color w:val="000000"/>
                <w:szCs w:val="24"/>
                <w:lang w:eastAsia="en-CA"/>
              </w:rPr>
              <w:t xml:space="preserve">Carbon </w:t>
            </w:r>
            <w:r w:rsidR="00033ED2">
              <w:rPr>
                <w:rFonts w:ascii="Calibri" w:eastAsia="Times New Roman" w:hAnsi="Calibri" w:cs="Calibri"/>
                <w:color w:val="000000"/>
                <w:szCs w:val="24"/>
                <w:lang w:eastAsia="en-CA"/>
              </w:rPr>
              <w:t>f</w:t>
            </w:r>
            <w:r w:rsidRPr="00933A1C">
              <w:rPr>
                <w:rFonts w:ascii="Calibri" w:eastAsia="Times New Roman" w:hAnsi="Calibri" w:cs="Calibri"/>
                <w:color w:val="000000"/>
                <w:szCs w:val="24"/>
                <w:lang w:eastAsia="en-CA"/>
              </w:rPr>
              <w:t>oot</w:t>
            </w:r>
            <w:r w:rsidR="00033ED2">
              <w:rPr>
                <w:rFonts w:ascii="Calibri" w:eastAsia="Times New Roman" w:hAnsi="Calibri" w:cs="Calibri"/>
                <w:color w:val="000000"/>
                <w:szCs w:val="24"/>
                <w:lang w:eastAsia="en-CA"/>
              </w:rPr>
              <w:t>p</w:t>
            </w:r>
            <w:r w:rsidRPr="00933A1C">
              <w:rPr>
                <w:rFonts w:ascii="Calibri" w:eastAsia="Times New Roman" w:hAnsi="Calibri" w:cs="Calibri"/>
                <w:color w:val="000000"/>
                <w:szCs w:val="24"/>
                <w:lang w:eastAsia="en-CA"/>
              </w:rPr>
              <w:t xml:space="preserve">rint at plant gate for different fertilizer blends (US numbers) based on </w:t>
            </w:r>
            <w:proofErr w:type="spellStart"/>
            <w:r w:rsidRPr="00933A1C">
              <w:rPr>
                <w:rFonts w:ascii="Calibri" w:eastAsia="Times New Roman" w:hAnsi="Calibri" w:cs="Calibri"/>
                <w:color w:val="000000"/>
                <w:szCs w:val="24"/>
                <w:lang w:eastAsia="en-CA"/>
              </w:rPr>
              <w:t>Brentrup</w:t>
            </w:r>
            <w:proofErr w:type="spellEnd"/>
            <w:r w:rsidRPr="00933A1C">
              <w:rPr>
                <w:rFonts w:ascii="Calibri" w:eastAsia="Times New Roman" w:hAnsi="Calibri" w:cs="Calibri"/>
                <w:color w:val="000000"/>
                <w:szCs w:val="24"/>
                <w:lang w:eastAsia="en-CA"/>
              </w:rPr>
              <w:t xml:space="preserve"> et al. </w:t>
            </w:r>
            <w:r w:rsidR="000251AF">
              <w:rPr>
                <w:rFonts w:ascii="Calibri" w:eastAsia="Times New Roman" w:hAnsi="Calibri" w:cs="Calibri"/>
                <w:color w:val="000000"/>
                <w:szCs w:val="24"/>
                <w:lang w:eastAsia="en-CA"/>
              </w:rPr>
              <w:t>(</w:t>
            </w:r>
            <w:r w:rsidRPr="00933A1C">
              <w:rPr>
                <w:rFonts w:ascii="Calibri" w:eastAsia="Times New Roman" w:hAnsi="Calibri" w:cs="Calibri"/>
                <w:color w:val="000000"/>
                <w:szCs w:val="24"/>
                <w:lang w:eastAsia="en-CA"/>
              </w:rPr>
              <w:t>201</w:t>
            </w:r>
            <w:r w:rsidR="00935480">
              <w:rPr>
                <w:rFonts w:ascii="Calibri" w:eastAsia="Times New Roman" w:hAnsi="Calibri" w:cs="Calibri"/>
                <w:color w:val="000000"/>
                <w:szCs w:val="24"/>
                <w:lang w:eastAsia="en-CA"/>
              </w:rPr>
              <w:t>8</w:t>
            </w:r>
            <w:r w:rsidR="000251AF">
              <w:rPr>
                <w:rFonts w:ascii="Calibri" w:eastAsia="Times New Roman" w:hAnsi="Calibri" w:cs="Calibri"/>
                <w:color w:val="000000"/>
                <w:szCs w:val="24"/>
                <w:lang w:eastAsia="en-CA"/>
              </w:rPr>
              <w:t>)</w:t>
            </w:r>
          </w:p>
        </w:tc>
        <w:tc>
          <w:tcPr>
            <w:tcW w:w="546" w:type="pct"/>
          </w:tcPr>
          <w:p w14:paraId="5F2476DF" w14:textId="50BCFBC5" w:rsidR="00F24B61" w:rsidRPr="00C1649A" w:rsidRDefault="00000000" w:rsidP="000A1067">
            <w:pPr>
              <w:spacing w:before="40" w:after="40"/>
              <w:jc w:val="center"/>
              <w:rPr>
                <w:rFonts w:cstheme="minorHAnsi"/>
              </w:rPr>
            </w:pPr>
            <w:hyperlink r:id="rId60" w:history="1">
              <w:r w:rsidR="00F24B61" w:rsidRPr="00B53873">
                <w:rPr>
                  <w:rStyle w:val="Hyperlink"/>
                  <w:rFonts w:cstheme="minorHAnsi"/>
                </w:rPr>
                <w:t>Link</w:t>
              </w:r>
            </w:hyperlink>
          </w:p>
        </w:tc>
        <w:tc>
          <w:tcPr>
            <w:tcW w:w="614" w:type="pct"/>
          </w:tcPr>
          <w:p w14:paraId="14F144F2" w14:textId="3EB983F8"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38D9D58E" w14:textId="77777777" w:rsidTr="00F17E6D">
        <w:tc>
          <w:tcPr>
            <w:tcW w:w="463" w:type="pct"/>
          </w:tcPr>
          <w:p w14:paraId="0FB0104B" w14:textId="471269A1" w:rsidR="00F24B61" w:rsidRPr="00D25BCC" w:rsidRDefault="00D25BCC" w:rsidP="000A1067">
            <w:pPr>
              <w:spacing w:before="40" w:after="40"/>
              <w:jc w:val="center"/>
              <w:rPr>
                <w:rFonts w:cstheme="minorHAnsi"/>
                <w:b/>
              </w:rPr>
            </w:pPr>
            <w:bookmarkStart w:id="50" w:name="_Ref95217846"/>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49</w:t>
            </w:r>
            <w:r w:rsidRPr="00D25BCC">
              <w:rPr>
                <w:b/>
                <w:noProof/>
              </w:rPr>
              <w:fldChar w:fldCharType="end"/>
            </w:r>
            <w:bookmarkEnd w:id="50"/>
          </w:p>
        </w:tc>
        <w:tc>
          <w:tcPr>
            <w:tcW w:w="3377" w:type="pct"/>
          </w:tcPr>
          <w:p w14:paraId="706DC61D" w14:textId="663356FF" w:rsidR="00F24B61" w:rsidRPr="002B5B27" w:rsidRDefault="00B53873" w:rsidP="000A1067">
            <w:pPr>
              <w:spacing w:before="40" w:after="40"/>
              <w:rPr>
                <w:rFonts w:cstheme="minorHAnsi"/>
              </w:rPr>
            </w:pPr>
            <w:r w:rsidRPr="00D5649B">
              <w:t>Electricity conversion values</w:t>
            </w:r>
            <w:r w:rsidR="00130D00">
              <w:t>,</w:t>
            </w:r>
            <w:r w:rsidRPr="00D5649B">
              <w:t xml:space="preserve"> by province </w:t>
            </w:r>
            <w:r w:rsidR="00130D00">
              <w:t>and</w:t>
            </w:r>
            <w:r w:rsidRPr="00D5649B">
              <w:t xml:space="preserve"> year</w:t>
            </w:r>
          </w:p>
        </w:tc>
        <w:tc>
          <w:tcPr>
            <w:tcW w:w="546" w:type="pct"/>
          </w:tcPr>
          <w:p w14:paraId="3E564191" w14:textId="7283F4FA" w:rsidR="00F24B61" w:rsidRPr="00C1649A" w:rsidRDefault="00000000" w:rsidP="000A1067">
            <w:pPr>
              <w:spacing w:before="40" w:after="40"/>
              <w:jc w:val="center"/>
              <w:rPr>
                <w:rFonts w:cstheme="minorHAnsi"/>
              </w:rPr>
            </w:pPr>
            <w:hyperlink r:id="rId61" w:history="1">
              <w:r w:rsidR="00F24B61" w:rsidRPr="00B53873">
                <w:rPr>
                  <w:rStyle w:val="Hyperlink"/>
                  <w:rFonts w:cstheme="minorHAnsi"/>
                </w:rPr>
                <w:t>Link</w:t>
              </w:r>
            </w:hyperlink>
          </w:p>
        </w:tc>
        <w:tc>
          <w:tcPr>
            <w:tcW w:w="614" w:type="pct"/>
          </w:tcPr>
          <w:p w14:paraId="0E1E3B69" w14:textId="6E088EA4"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75483286" w14:textId="77777777" w:rsidTr="00F17E6D">
        <w:tc>
          <w:tcPr>
            <w:tcW w:w="463" w:type="pct"/>
          </w:tcPr>
          <w:p w14:paraId="17E27B16" w14:textId="740B3699" w:rsidR="00F24B61" w:rsidRPr="00D25BCC" w:rsidRDefault="00D25BCC" w:rsidP="000A1067">
            <w:pPr>
              <w:spacing w:before="40" w:after="40"/>
              <w:jc w:val="center"/>
              <w:rPr>
                <w:rFonts w:cstheme="minorHAnsi"/>
                <w:b/>
              </w:rPr>
            </w:pPr>
            <w:bookmarkStart w:id="51" w:name="_Ref95216670"/>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50</w:t>
            </w:r>
            <w:r w:rsidRPr="00D25BCC">
              <w:rPr>
                <w:b/>
                <w:noProof/>
              </w:rPr>
              <w:fldChar w:fldCharType="end"/>
            </w:r>
            <w:bookmarkEnd w:id="51"/>
          </w:p>
        </w:tc>
        <w:tc>
          <w:tcPr>
            <w:tcW w:w="3377" w:type="pct"/>
          </w:tcPr>
          <w:p w14:paraId="6698ADF1" w14:textId="09B83E79" w:rsidR="00F24B61" w:rsidRPr="002B5B27" w:rsidRDefault="00B53873" w:rsidP="000A1067">
            <w:pPr>
              <w:spacing w:before="40" w:after="40"/>
              <w:rPr>
                <w:rFonts w:cstheme="minorHAnsi"/>
              </w:rPr>
            </w:pPr>
            <w:r w:rsidRPr="00D5649B">
              <w:t>Fuel energy requirement (</w:t>
            </w:r>
            <w:proofErr w:type="spellStart"/>
            <w:r w:rsidRPr="000251AF">
              <w:rPr>
                <w:i/>
                <w:iCs/>
              </w:rPr>
              <w:t>E</w:t>
            </w:r>
            <w:r w:rsidRPr="000251AF">
              <w:rPr>
                <w:i/>
                <w:iCs/>
                <w:vertAlign w:val="subscript"/>
              </w:rPr>
              <w:t>fuel</w:t>
            </w:r>
            <w:proofErr w:type="spellEnd"/>
            <w:r w:rsidRPr="00D5649B">
              <w:t>) estimates for various crops in different regions of Canada for specific soils and tillage operations</w:t>
            </w:r>
            <w:r w:rsidRPr="00D5649B">
              <w:rPr>
                <w:vertAlign w:val="superscript"/>
              </w:rPr>
              <w:t>1</w:t>
            </w:r>
            <w:r w:rsidRPr="00D5649B">
              <w:t xml:space="preserve"> (GJ ha</w:t>
            </w:r>
            <w:r w:rsidRPr="00D5649B">
              <w:rPr>
                <w:vertAlign w:val="superscript"/>
              </w:rPr>
              <w:t>-1</w:t>
            </w:r>
            <w:r w:rsidRPr="00D5649B">
              <w:t>)</w:t>
            </w:r>
          </w:p>
        </w:tc>
        <w:tc>
          <w:tcPr>
            <w:tcW w:w="546" w:type="pct"/>
          </w:tcPr>
          <w:p w14:paraId="0A55E42D" w14:textId="2CED3490" w:rsidR="00F24B61" w:rsidRPr="00C1649A" w:rsidRDefault="00000000" w:rsidP="000A1067">
            <w:pPr>
              <w:spacing w:before="40" w:after="40"/>
              <w:jc w:val="center"/>
              <w:rPr>
                <w:rFonts w:cstheme="minorHAnsi"/>
              </w:rPr>
            </w:pPr>
            <w:hyperlink r:id="rId62" w:history="1">
              <w:r w:rsidR="00F24B61" w:rsidRPr="00B53873">
                <w:rPr>
                  <w:rStyle w:val="Hyperlink"/>
                  <w:rFonts w:cstheme="minorHAnsi"/>
                </w:rPr>
                <w:t>Link</w:t>
              </w:r>
            </w:hyperlink>
          </w:p>
        </w:tc>
        <w:tc>
          <w:tcPr>
            <w:tcW w:w="614" w:type="pct"/>
          </w:tcPr>
          <w:p w14:paraId="1C1F3BDC" w14:textId="595529B4"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3AB9DF33" w14:textId="77777777" w:rsidTr="00F17E6D">
        <w:tc>
          <w:tcPr>
            <w:tcW w:w="463" w:type="pct"/>
          </w:tcPr>
          <w:p w14:paraId="6DC72315" w14:textId="5513C6EE" w:rsidR="00F24B61" w:rsidRPr="00D25BCC" w:rsidRDefault="00D25BCC" w:rsidP="000A1067">
            <w:pPr>
              <w:spacing w:before="40" w:after="40"/>
              <w:jc w:val="center"/>
              <w:rPr>
                <w:rFonts w:cstheme="minorHAnsi"/>
                <w:b/>
              </w:rPr>
            </w:pPr>
            <w:bookmarkStart w:id="52" w:name="_Ref95216657"/>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51</w:t>
            </w:r>
            <w:r w:rsidRPr="00D25BCC">
              <w:rPr>
                <w:b/>
                <w:noProof/>
              </w:rPr>
              <w:fldChar w:fldCharType="end"/>
            </w:r>
            <w:bookmarkEnd w:id="52"/>
          </w:p>
        </w:tc>
        <w:tc>
          <w:tcPr>
            <w:tcW w:w="3377" w:type="pct"/>
          </w:tcPr>
          <w:p w14:paraId="0B99C5C2" w14:textId="40C793D8" w:rsidR="00F24B61" w:rsidRPr="002B5B27" w:rsidRDefault="003F1446" w:rsidP="000A1067">
            <w:pPr>
              <w:spacing w:before="40" w:after="40"/>
              <w:rPr>
                <w:rFonts w:cstheme="minorHAnsi"/>
              </w:rPr>
            </w:pPr>
            <w:r w:rsidRPr="00D5649B">
              <w:t>Herbicide energy requirement (</w:t>
            </w:r>
            <w:proofErr w:type="spellStart"/>
            <w:r w:rsidRPr="000251AF">
              <w:rPr>
                <w:i/>
                <w:iCs/>
              </w:rPr>
              <w:t>E</w:t>
            </w:r>
            <w:r w:rsidRPr="000251AF">
              <w:rPr>
                <w:i/>
                <w:iCs/>
                <w:vertAlign w:val="subscript"/>
              </w:rPr>
              <w:t>herbicide</w:t>
            </w:r>
            <w:proofErr w:type="spellEnd"/>
            <w:r w:rsidRPr="00D5649B">
              <w:t>) estimates for various crops in different regions of Canada for specific soils and tillage operations</w:t>
            </w:r>
            <w:r w:rsidRPr="00D5649B">
              <w:rPr>
                <w:vertAlign w:val="superscript"/>
              </w:rPr>
              <w:t>1</w:t>
            </w:r>
            <w:r w:rsidRPr="00D5649B">
              <w:t xml:space="preserve"> (GJ ha</w:t>
            </w:r>
            <w:r w:rsidRPr="00D5649B">
              <w:rPr>
                <w:vertAlign w:val="superscript"/>
              </w:rPr>
              <w:t>-1</w:t>
            </w:r>
            <w:r w:rsidRPr="00D5649B">
              <w:t>)</w:t>
            </w:r>
          </w:p>
        </w:tc>
        <w:tc>
          <w:tcPr>
            <w:tcW w:w="546" w:type="pct"/>
          </w:tcPr>
          <w:p w14:paraId="254450F6" w14:textId="499809C2" w:rsidR="00F24B61" w:rsidRPr="00C1649A" w:rsidRDefault="00000000" w:rsidP="000A1067">
            <w:pPr>
              <w:spacing w:before="40" w:after="40"/>
              <w:jc w:val="center"/>
              <w:rPr>
                <w:rFonts w:cstheme="minorHAnsi"/>
              </w:rPr>
            </w:pPr>
            <w:hyperlink r:id="rId63" w:history="1">
              <w:r w:rsidR="00F24B61" w:rsidRPr="003F1446">
                <w:rPr>
                  <w:rStyle w:val="Hyperlink"/>
                  <w:rFonts w:cstheme="minorHAnsi"/>
                </w:rPr>
                <w:t>Link</w:t>
              </w:r>
            </w:hyperlink>
          </w:p>
        </w:tc>
        <w:tc>
          <w:tcPr>
            <w:tcW w:w="614" w:type="pct"/>
          </w:tcPr>
          <w:p w14:paraId="48E2AAA9" w14:textId="332DCF9C"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187A91A7" w14:textId="77777777" w:rsidTr="00F17E6D">
        <w:tc>
          <w:tcPr>
            <w:tcW w:w="463" w:type="pct"/>
          </w:tcPr>
          <w:p w14:paraId="07B47E26" w14:textId="1879EE0A" w:rsidR="00F24B61" w:rsidRPr="00D25BCC" w:rsidRDefault="00D25BCC" w:rsidP="000A1067">
            <w:pPr>
              <w:spacing w:before="40" w:after="40"/>
              <w:jc w:val="center"/>
              <w:rPr>
                <w:rFonts w:cstheme="minorHAnsi"/>
                <w:b/>
              </w:rPr>
            </w:pPr>
            <w:bookmarkStart w:id="53" w:name="_Ref285549725"/>
            <w:r w:rsidRPr="00D25BCC">
              <w:rPr>
                <w:b/>
              </w:rPr>
              <w:t xml:space="preserve">Table </w:t>
            </w:r>
            <w:r w:rsidRPr="00D25BCC">
              <w:rPr>
                <w:b/>
              </w:rPr>
              <w:fldChar w:fldCharType="begin"/>
            </w:r>
            <w:r w:rsidRPr="00D25BCC">
              <w:rPr>
                <w:b/>
              </w:rPr>
              <w:instrText>SEQ Table \* ARABIC</w:instrText>
            </w:r>
            <w:r w:rsidRPr="00D25BCC">
              <w:rPr>
                <w:b/>
              </w:rPr>
              <w:fldChar w:fldCharType="separate"/>
            </w:r>
            <w:r w:rsidR="0065667D">
              <w:rPr>
                <w:b/>
                <w:noProof/>
              </w:rPr>
              <w:t>52</w:t>
            </w:r>
            <w:r w:rsidRPr="00D25BCC">
              <w:rPr>
                <w:b/>
              </w:rPr>
              <w:fldChar w:fldCharType="end"/>
            </w:r>
            <w:bookmarkEnd w:id="53"/>
          </w:p>
        </w:tc>
        <w:tc>
          <w:tcPr>
            <w:tcW w:w="3377" w:type="pct"/>
          </w:tcPr>
          <w:p w14:paraId="32582A62" w14:textId="544C4EC4" w:rsidR="00F24B61" w:rsidRPr="002B5B27" w:rsidRDefault="003F1446" w:rsidP="000A1067">
            <w:pPr>
              <w:spacing w:before="40" w:after="40"/>
              <w:rPr>
                <w:rFonts w:cstheme="minorHAnsi"/>
              </w:rPr>
            </w:pPr>
            <w:r w:rsidRPr="00D5649B">
              <w:t xml:space="preserve">Crop type table for Eastern Canada, </w:t>
            </w:r>
            <w:r w:rsidRPr="00D5649B">
              <w:rPr>
                <w:color w:val="000000"/>
              </w:rPr>
              <w:t xml:space="preserve">used to determine </w:t>
            </w:r>
            <w:proofErr w:type="spellStart"/>
            <w:r w:rsidRPr="00D5649B">
              <w:rPr>
                <w:i/>
                <w:color w:val="000000"/>
              </w:rPr>
              <w:t>E</w:t>
            </w:r>
            <w:r w:rsidRPr="00D5649B">
              <w:rPr>
                <w:i/>
                <w:color w:val="000000"/>
                <w:vertAlign w:val="subscript"/>
              </w:rPr>
              <w:t>fuel</w:t>
            </w:r>
            <w:proofErr w:type="spellEnd"/>
            <w:r w:rsidRPr="00D5649B">
              <w:rPr>
                <w:i/>
                <w:color w:val="000000"/>
              </w:rPr>
              <w:t xml:space="preserve"> </w:t>
            </w:r>
            <w:r w:rsidRPr="00D5649B">
              <w:rPr>
                <w:color w:val="000000"/>
              </w:rPr>
              <w:t xml:space="preserve">and </w:t>
            </w:r>
            <w:proofErr w:type="spellStart"/>
            <w:r w:rsidRPr="00D5649B">
              <w:rPr>
                <w:i/>
              </w:rPr>
              <w:t>E</w:t>
            </w:r>
            <w:r w:rsidRPr="00D5649B">
              <w:rPr>
                <w:i/>
                <w:vertAlign w:val="subscript"/>
              </w:rPr>
              <w:t>herbicide</w:t>
            </w:r>
            <w:proofErr w:type="spellEnd"/>
            <w:r w:rsidRPr="00D5649B">
              <w:rPr>
                <w:color w:val="000000"/>
              </w:rPr>
              <w:t xml:space="preserve"> value</w:t>
            </w:r>
          </w:p>
        </w:tc>
        <w:tc>
          <w:tcPr>
            <w:tcW w:w="546" w:type="pct"/>
          </w:tcPr>
          <w:p w14:paraId="7B5EBC60" w14:textId="4455D66C" w:rsidR="00F24B61" w:rsidRPr="00C1649A" w:rsidRDefault="00000000" w:rsidP="000A1067">
            <w:pPr>
              <w:spacing w:before="40" w:after="40"/>
              <w:jc w:val="center"/>
              <w:rPr>
                <w:rFonts w:cstheme="minorHAnsi"/>
              </w:rPr>
            </w:pPr>
            <w:hyperlink r:id="rId64" w:history="1">
              <w:r w:rsidR="00F24B61" w:rsidRPr="003F1446">
                <w:rPr>
                  <w:rStyle w:val="Hyperlink"/>
                  <w:rFonts w:cstheme="minorHAnsi"/>
                </w:rPr>
                <w:t>Link</w:t>
              </w:r>
            </w:hyperlink>
          </w:p>
        </w:tc>
        <w:tc>
          <w:tcPr>
            <w:tcW w:w="614" w:type="pct"/>
          </w:tcPr>
          <w:p w14:paraId="7C6DB9B7" w14:textId="3F11A4C9" w:rsidR="00F24B61" w:rsidRPr="00C1649A" w:rsidRDefault="00F24B61" w:rsidP="000A1067">
            <w:pPr>
              <w:spacing w:before="40" w:after="40"/>
              <w:jc w:val="center"/>
              <w:rPr>
                <w:rFonts w:cstheme="minorHAnsi"/>
              </w:rPr>
            </w:pPr>
            <w:r w:rsidRPr="00C1649A">
              <w:rPr>
                <w:rFonts w:cstheme="minorHAnsi"/>
              </w:rPr>
              <w:t>C# code</w:t>
            </w:r>
          </w:p>
        </w:tc>
      </w:tr>
      <w:tr w:rsidR="00F24B61" w:rsidRPr="00C1649A" w14:paraId="6AB9F147" w14:textId="77777777" w:rsidTr="00F17E6D">
        <w:tc>
          <w:tcPr>
            <w:tcW w:w="463" w:type="pct"/>
          </w:tcPr>
          <w:p w14:paraId="313263FF" w14:textId="082FA6B8" w:rsidR="00F24B61" w:rsidRPr="00D25BCC" w:rsidRDefault="00D25BCC" w:rsidP="000A1067">
            <w:pPr>
              <w:spacing w:before="40" w:after="40"/>
              <w:jc w:val="center"/>
              <w:rPr>
                <w:rFonts w:cstheme="minorHAnsi"/>
                <w:b/>
              </w:rPr>
            </w:pPr>
            <w:bookmarkStart w:id="54" w:name="_Ref74824662"/>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53</w:t>
            </w:r>
            <w:r w:rsidRPr="00D25BCC">
              <w:rPr>
                <w:b/>
                <w:noProof/>
              </w:rPr>
              <w:fldChar w:fldCharType="end"/>
            </w:r>
            <w:bookmarkEnd w:id="54"/>
          </w:p>
        </w:tc>
        <w:tc>
          <w:tcPr>
            <w:tcW w:w="3377" w:type="pct"/>
          </w:tcPr>
          <w:p w14:paraId="75330D8B" w14:textId="65045282" w:rsidR="00F24B61" w:rsidRPr="002B5B27" w:rsidRDefault="00731BF5" w:rsidP="000A1067">
            <w:pPr>
              <w:spacing w:before="40" w:after="40"/>
              <w:rPr>
                <w:rFonts w:cstheme="minorHAnsi"/>
              </w:rPr>
            </w:pPr>
            <w:r w:rsidRPr="00D5649B">
              <w:t xml:space="preserve">Crop </w:t>
            </w:r>
            <w:r w:rsidR="00933A1C">
              <w:t>p</w:t>
            </w:r>
            <w:r w:rsidRPr="00D5649B">
              <w:t>rices</w:t>
            </w:r>
          </w:p>
        </w:tc>
        <w:tc>
          <w:tcPr>
            <w:tcW w:w="546" w:type="pct"/>
          </w:tcPr>
          <w:p w14:paraId="429B7A84" w14:textId="15D4E957" w:rsidR="00F24B61" w:rsidRPr="00C1649A" w:rsidRDefault="00000000" w:rsidP="000A1067">
            <w:pPr>
              <w:spacing w:before="40" w:after="40"/>
              <w:jc w:val="center"/>
              <w:rPr>
                <w:rFonts w:cstheme="minorHAnsi"/>
              </w:rPr>
            </w:pPr>
            <w:hyperlink r:id="rId65" w:history="1">
              <w:r w:rsidR="00F24B61" w:rsidRPr="009D783C">
                <w:rPr>
                  <w:rStyle w:val="Hyperlink"/>
                  <w:rFonts w:cstheme="minorHAnsi"/>
                </w:rPr>
                <w:t>Link</w:t>
              </w:r>
            </w:hyperlink>
          </w:p>
        </w:tc>
        <w:tc>
          <w:tcPr>
            <w:tcW w:w="614" w:type="pct"/>
          </w:tcPr>
          <w:p w14:paraId="61B7FEE1" w14:textId="4693D016" w:rsidR="00F24B61" w:rsidRPr="00C1649A" w:rsidRDefault="00F24B61" w:rsidP="000A1067">
            <w:pPr>
              <w:spacing w:before="40" w:after="40"/>
              <w:jc w:val="center"/>
              <w:rPr>
                <w:rFonts w:cstheme="minorHAnsi"/>
              </w:rPr>
            </w:pPr>
            <w:r w:rsidRPr="00C1649A">
              <w:rPr>
                <w:rFonts w:cstheme="minorHAnsi"/>
                <w:color w:val="000000"/>
                <w:sz w:val="22"/>
                <w:szCs w:val="22"/>
              </w:rPr>
              <w:t>CSV</w:t>
            </w:r>
          </w:p>
        </w:tc>
      </w:tr>
      <w:tr w:rsidR="00F24B61" w:rsidRPr="00C1649A" w14:paraId="272695B3" w14:textId="77777777" w:rsidTr="00F17E6D">
        <w:tc>
          <w:tcPr>
            <w:tcW w:w="463" w:type="pct"/>
          </w:tcPr>
          <w:p w14:paraId="2EF25AB6" w14:textId="7CA2959F" w:rsidR="00F24B61" w:rsidRPr="00D25BCC" w:rsidRDefault="00D25BCC" w:rsidP="000A1067">
            <w:pPr>
              <w:spacing w:before="40" w:after="40"/>
              <w:jc w:val="center"/>
              <w:rPr>
                <w:rFonts w:cstheme="minorHAnsi"/>
                <w:b/>
              </w:rPr>
            </w:pPr>
            <w:bookmarkStart w:id="55" w:name="_Ref116633505"/>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54</w:t>
            </w:r>
            <w:r w:rsidRPr="00D25BCC">
              <w:rPr>
                <w:b/>
                <w:noProof/>
              </w:rPr>
              <w:fldChar w:fldCharType="end"/>
            </w:r>
            <w:bookmarkEnd w:id="55"/>
          </w:p>
        </w:tc>
        <w:tc>
          <w:tcPr>
            <w:tcW w:w="3377" w:type="pct"/>
          </w:tcPr>
          <w:p w14:paraId="228ED508" w14:textId="7D6BDF27" w:rsidR="00F24B61" w:rsidRPr="002B5B27" w:rsidRDefault="00731BF5" w:rsidP="000A1067">
            <w:pPr>
              <w:spacing w:before="40" w:after="40"/>
              <w:rPr>
                <w:rFonts w:cstheme="minorHAnsi"/>
              </w:rPr>
            </w:pPr>
            <w:r w:rsidRPr="00D5649B">
              <w:t>Global warming potential of emissions</w:t>
            </w:r>
          </w:p>
        </w:tc>
        <w:tc>
          <w:tcPr>
            <w:tcW w:w="546" w:type="pct"/>
          </w:tcPr>
          <w:p w14:paraId="5C8F505F" w14:textId="05313606" w:rsidR="00F24B61" w:rsidRPr="00C1649A" w:rsidRDefault="00000000" w:rsidP="000A1067">
            <w:pPr>
              <w:spacing w:before="40" w:after="40"/>
              <w:jc w:val="center"/>
              <w:rPr>
                <w:rFonts w:cstheme="minorHAnsi"/>
              </w:rPr>
            </w:pPr>
            <w:hyperlink r:id="rId66" w:history="1">
              <w:r w:rsidR="00F24B61" w:rsidRPr="009D783C">
                <w:rPr>
                  <w:rStyle w:val="Hyperlink"/>
                  <w:rFonts w:cstheme="minorHAnsi"/>
                </w:rPr>
                <w:t>Link</w:t>
              </w:r>
            </w:hyperlink>
          </w:p>
        </w:tc>
        <w:tc>
          <w:tcPr>
            <w:tcW w:w="614" w:type="pct"/>
          </w:tcPr>
          <w:p w14:paraId="010B3CC2" w14:textId="57D94A84" w:rsidR="00F24B61" w:rsidRPr="00C1649A" w:rsidRDefault="009019B5" w:rsidP="000A1067">
            <w:pPr>
              <w:spacing w:before="40" w:after="40"/>
              <w:jc w:val="center"/>
              <w:rPr>
                <w:rFonts w:cstheme="minorHAnsi"/>
              </w:rPr>
            </w:pPr>
            <w:r w:rsidRPr="00C1649A">
              <w:rPr>
                <w:rFonts w:cstheme="minorHAnsi"/>
                <w:color w:val="000000"/>
                <w:sz w:val="22"/>
                <w:szCs w:val="22"/>
              </w:rPr>
              <w:t>CSV</w:t>
            </w:r>
          </w:p>
        </w:tc>
      </w:tr>
      <w:tr w:rsidR="00F24B61" w:rsidRPr="00C1649A" w14:paraId="7551FC67" w14:textId="77777777" w:rsidTr="00F17E6D">
        <w:tc>
          <w:tcPr>
            <w:tcW w:w="463" w:type="pct"/>
          </w:tcPr>
          <w:p w14:paraId="0E49C8DA" w14:textId="6AEB32A1" w:rsidR="00F24B61" w:rsidRPr="00D25BCC" w:rsidRDefault="00D25BCC" w:rsidP="000A1067">
            <w:pPr>
              <w:spacing w:before="40" w:after="40"/>
              <w:jc w:val="center"/>
              <w:rPr>
                <w:rFonts w:cstheme="minorHAnsi"/>
                <w:b/>
              </w:rPr>
            </w:pPr>
            <w:r w:rsidRPr="00D25BCC">
              <w:rPr>
                <w:b/>
              </w:rPr>
              <w:t xml:space="preserve">Table </w:t>
            </w:r>
            <w:r w:rsidRPr="00D25BCC">
              <w:rPr>
                <w:b/>
              </w:rPr>
              <w:fldChar w:fldCharType="begin"/>
            </w:r>
            <w:r w:rsidRPr="00D25BCC">
              <w:rPr>
                <w:b/>
              </w:rPr>
              <w:instrText xml:space="preserve"> SEQ Table \* ARABIC </w:instrText>
            </w:r>
            <w:r w:rsidRPr="00D25BCC">
              <w:rPr>
                <w:b/>
              </w:rPr>
              <w:fldChar w:fldCharType="separate"/>
            </w:r>
            <w:r w:rsidR="0065667D">
              <w:rPr>
                <w:b/>
                <w:noProof/>
              </w:rPr>
              <w:t>55</w:t>
            </w:r>
            <w:r w:rsidRPr="00D25BCC">
              <w:rPr>
                <w:b/>
                <w:noProof/>
              </w:rPr>
              <w:fldChar w:fldCharType="end"/>
            </w:r>
          </w:p>
        </w:tc>
        <w:tc>
          <w:tcPr>
            <w:tcW w:w="3377" w:type="pct"/>
          </w:tcPr>
          <w:p w14:paraId="3FAB037D" w14:textId="18EAA740" w:rsidR="00F24B61" w:rsidRPr="002B5B27" w:rsidRDefault="009D783C" w:rsidP="000A1067">
            <w:pPr>
              <w:spacing w:before="40" w:after="40"/>
              <w:rPr>
                <w:rFonts w:cstheme="minorHAnsi"/>
              </w:rPr>
            </w:pPr>
            <w:r w:rsidRPr="00D5649B">
              <w:t xml:space="preserve">Global radiative forcing (relative to 1750, in </w:t>
            </w:r>
            <w:r w:rsidRPr="00D5649B">
              <w:rPr>
                <w:rStyle w:val="mwe-math-mathml-inline"/>
                <w:vanish/>
              </w:rPr>
              <w:t xml:space="preserve"> </w:t>
            </w:r>
            <w:r w:rsidRPr="00D5649B">
              <w:rPr>
                <w:rStyle w:val="mwe-math-mathml-inline"/>
              </w:rPr>
              <w:t>W m</w:t>
            </w:r>
            <w:r w:rsidRPr="00D5649B">
              <w:rPr>
                <w:rStyle w:val="mwe-math-mathml-inline"/>
                <w:vertAlign w:val="superscript"/>
              </w:rPr>
              <w:t>-2</w:t>
            </w:r>
            <w:r w:rsidRPr="00D5649B">
              <w:t xml:space="preserve">) </w:t>
            </w:r>
            <w:r w:rsidRPr="00D5649B">
              <w:rPr>
                <w:sz w:val="20"/>
              </w:rPr>
              <w:t>(</w:t>
            </w:r>
            <w:hyperlink r:id="rId67" w:history="1">
              <w:r w:rsidRPr="004F40ED">
                <w:rPr>
                  <w:rStyle w:val="Hyperlink"/>
                  <w:sz w:val="20"/>
                </w:rPr>
                <w:t>https://www.esrl.noaa.gov/gmd/aggi/aggi.html</w:t>
              </w:r>
            </w:hyperlink>
            <w:r w:rsidRPr="00D5649B">
              <w:rPr>
                <w:sz w:val="20"/>
              </w:rPr>
              <w:t>)</w:t>
            </w:r>
          </w:p>
        </w:tc>
        <w:tc>
          <w:tcPr>
            <w:tcW w:w="546" w:type="pct"/>
          </w:tcPr>
          <w:p w14:paraId="1EB19BA8" w14:textId="4612510E" w:rsidR="00F24B61" w:rsidRPr="00C1649A" w:rsidRDefault="005926BC" w:rsidP="000A1067">
            <w:pPr>
              <w:spacing w:before="40" w:after="40"/>
              <w:jc w:val="center"/>
              <w:rPr>
                <w:rFonts w:cstheme="minorHAnsi"/>
              </w:rPr>
            </w:pPr>
            <w:hyperlink r:id="rId68" w:history="1">
              <w:r w:rsidR="00F24B61" w:rsidRPr="008D0C31">
                <w:rPr>
                  <w:rStyle w:val="Hyperlink"/>
                  <w:rFonts w:cstheme="minorHAnsi"/>
                </w:rPr>
                <w:t>Link</w:t>
              </w:r>
            </w:hyperlink>
          </w:p>
        </w:tc>
        <w:tc>
          <w:tcPr>
            <w:tcW w:w="614" w:type="pct"/>
          </w:tcPr>
          <w:p w14:paraId="1EAD3188" w14:textId="7A760292" w:rsidR="00F24B61" w:rsidRPr="00C1649A" w:rsidRDefault="00391F99" w:rsidP="000A1067">
            <w:pPr>
              <w:spacing w:before="40" w:after="40"/>
              <w:jc w:val="center"/>
              <w:rPr>
                <w:rFonts w:cstheme="minorHAnsi"/>
              </w:rPr>
            </w:pPr>
            <w:r>
              <w:rPr>
                <w:rFonts w:cstheme="minorHAnsi"/>
              </w:rPr>
              <w:t>CSV</w:t>
            </w:r>
          </w:p>
        </w:tc>
      </w:tr>
      <w:tr w:rsidR="00F24B61" w:rsidRPr="00C1649A" w14:paraId="23109030" w14:textId="77777777" w:rsidTr="00F17E6D">
        <w:tc>
          <w:tcPr>
            <w:tcW w:w="463" w:type="pct"/>
          </w:tcPr>
          <w:p w14:paraId="654CFEFD" w14:textId="556648BA" w:rsidR="00F24B61" w:rsidRPr="008D0C31" w:rsidRDefault="00D25BCC" w:rsidP="000A1067">
            <w:pPr>
              <w:spacing w:before="40" w:after="40"/>
              <w:jc w:val="center"/>
              <w:rPr>
                <w:rFonts w:cstheme="minorHAnsi"/>
                <w:b/>
              </w:rPr>
            </w:pPr>
            <w:r w:rsidRPr="008D0C31">
              <w:rPr>
                <w:b/>
              </w:rPr>
              <w:t xml:space="preserve">Table </w:t>
            </w:r>
            <w:r w:rsidRPr="008D0C31">
              <w:rPr>
                <w:b/>
              </w:rPr>
              <w:fldChar w:fldCharType="begin"/>
            </w:r>
            <w:r w:rsidRPr="008D0C31">
              <w:rPr>
                <w:b/>
              </w:rPr>
              <w:instrText xml:space="preserve"> SEQ Table \* ARABIC </w:instrText>
            </w:r>
            <w:r w:rsidRPr="008D0C31">
              <w:rPr>
                <w:b/>
              </w:rPr>
              <w:fldChar w:fldCharType="separate"/>
            </w:r>
            <w:r w:rsidR="0065667D" w:rsidRPr="008D0C31">
              <w:rPr>
                <w:b/>
                <w:noProof/>
              </w:rPr>
              <w:t>56</w:t>
            </w:r>
            <w:r w:rsidRPr="008D0C31">
              <w:rPr>
                <w:b/>
                <w:noProof/>
              </w:rPr>
              <w:fldChar w:fldCharType="end"/>
            </w:r>
          </w:p>
        </w:tc>
        <w:tc>
          <w:tcPr>
            <w:tcW w:w="3377" w:type="pct"/>
          </w:tcPr>
          <w:p w14:paraId="55DF2E9D" w14:textId="6800CEEA" w:rsidR="00F24B61" w:rsidRPr="008D0C31" w:rsidRDefault="009D783C" w:rsidP="000A1067">
            <w:pPr>
              <w:spacing w:before="40" w:after="40"/>
              <w:rPr>
                <w:rFonts w:cstheme="minorHAnsi"/>
              </w:rPr>
            </w:pPr>
            <w:r w:rsidRPr="008D0C31">
              <w:rPr>
                <w:iCs/>
              </w:rPr>
              <w:t>Conversion factors from atomic weight to molecular weight</w:t>
            </w:r>
          </w:p>
        </w:tc>
        <w:tc>
          <w:tcPr>
            <w:tcW w:w="546" w:type="pct"/>
          </w:tcPr>
          <w:p w14:paraId="6E0C1CCB" w14:textId="7888C405" w:rsidR="00F24B61" w:rsidRPr="008D0C31" w:rsidRDefault="00000000" w:rsidP="000A1067">
            <w:pPr>
              <w:spacing w:before="40" w:after="40"/>
              <w:jc w:val="center"/>
              <w:rPr>
                <w:rFonts w:cstheme="minorHAnsi"/>
              </w:rPr>
            </w:pPr>
            <w:hyperlink r:id="rId69" w:history="1">
              <w:r w:rsidR="00391F99" w:rsidRPr="008D0C31">
                <w:rPr>
                  <w:rStyle w:val="Hyperlink"/>
                  <w:rFonts w:cstheme="minorHAnsi"/>
                </w:rPr>
                <w:t>Link</w:t>
              </w:r>
            </w:hyperlink>
          </w:p>
        </w:tc>
        <w:tc>
          <w:tcPr>
            <w:tcW w:w="614" w:type="pct"/>
          </w:tcPr>
          <w:p w14:paraId="61B976D4" w14:textId="4DB88D92" w:rsidR="00F24B61" w:rsidRPr="008D0C31" w:rsidRDefault="00391F99" w:rsidP="000A1067">
            <w:pPr>
              <w:spacing w:before="40" w:after="40"/>
              <w:jc w:val="center"/>
              <w:rPr>
                <w:rFonts w:cstheme="minorHAnsi"/>
              </w:rPr>
            </w:pPr>
            <w:r w:rsidRPr="008D0C31">
              <w:rPr>
                <w:rFonts w:cstheme="minorHAnsi"/>
              </w:rPr>
              <w:t>CSV</w:t>
            </w:r>
          </w:p>
        </w:tc>
      </w:tr>
      <w:tr w:rsidR="00F24B61" w:rsidRPr="00C1649A" w14:paraId="5E39CD9C" w14:textId="77777777" w:rsidTr="00F17E6D">
        <w:tc>
          <w:tcPr>
            <w:tcW w:w="463" w:type="pct"/>
          </w:tcPr>
          <w:p w14:paraId="4D784DDD" w14:textId="6819D3FF" w:rsidR="00F24B61" w:rsidRPr="008D0C31" w:rsidRDefault="00D25BCC" w:rsidP="000A1067">
            <w:pPr>
              <w:spacing w:before="40" w:after="40"/>
              <w:jc w:val="center"/>
              <w:rPr>
                <w:rFonts w:cstheme="minorHAnsi"/>
                <w:b/>
              </w:rPr>
            </w:pPr>
            <w:bookmarkStart w:id="56" w:name="_Ref203274699"/>
            <w:r w:rsidRPr="008D0C31">
              <w:rPr>
                <w:b/>
              </w:rPr>
              <w:t xml:space="preserve">Table </w:t>
            </w:r>
            <w:r w:rsidRPr="008D0C31">
              <w:rPr>
                <w:b/>
              </w:rPr>
              <w:fldChar w:fldCharType="begin"/>
            </w:r>
            <w:r w:rsidRPr="008D0C31">
              <w:rPr>
                <w:b/>
              </w:rPr>
              <w:instrText xml:space="preserve"> SEQ Table \* ARABIC </w:instrText>
            </w:r>
            <w:r w:rsidRPr="008D0C31">
              <w:rPr>
                <w:b/>
              </w:rPr>
              <w:fldChar w:fldCharType="separate"/>
            </w:r>
            <w:r w:rsidR="0065667D" w:rsidRPr="008D0C31">
              <w:rPr>
                <w:b/>
                <w:noProof/>
              </w:rPr>
              <w:t>57</w:t>
            </w:r>
            <w:r w:rsidRPr="008D0C31">
              <w:rPr>
                <w:b/>
                <w:noProof/>
              </w:rPr>
              <w:fldChar w:fldCharType="end"/>
            </w:r>
            <w:bookmarkEnd w:id="56"/>
          </w:p>
        </w:tc>
        <w:tc>
          <w:tcPr>
            <w:tcW w:w="3377" w:type="pct"/>
          </w:tcPr>
          <w:p w14:paraId="1B4FFB9E" w14:textId="1A0B5483" w:rsidR="00F24B61" w:rsidRPr="008D0C31" w:rsidRDefault="009D783C" w:rsidP="000A1067">
            <w:pPr>
              <w:spacing w:before="40" w:after="40"/>
              <w:rPr>
                <w:rFonts w:cstheme="minorHAnsi"/>
              </w:rPr>
            </w:pPr>
            <w:r w:rsidRPr="008D0C31">
              <w:rPr>
                <w:rFonts w:cstheme="minorHAnsi"/>
              </w:rPr>
              <w:t>Relative uncertainties for each emission category</w:t>
            </w:r>
          </w:p>
        </w:tc>
        <w:tc>
          <w:tcPr>
            <w:tcW w:w="546" w:type="pct"/>
          </w:tcPr>
          <w:p w14:paraId="66749830" w14:textId="5A9F15EF" w:rsidR="00F24B61" w:rsidRPr="008D0C31" w:rsidRDefault="00000000" w:rsidP="000A1067">
            <w:pPr>
              <w:spacing w:before="40" w:after="40"/>
              <w:jc w:val="center"/>
              <w:rPr>
                <w:rFonts w:cstheme="minorHAnsi"/>
              </w:rPr>
            </w:pPr>
            <w:hyperlink r:id="rId70" w:history="1">
              <w:r w:rsidR="00F24B61" w:rsidRPr="008D0C31">
                <w:rPr>
                  <w:rStyle w:val="Hyperlink"/>
                  <w:rFonts w:cstheme="minorHAnsi"/>
                </w:rPr>
                <w:t>Link</w:t>
              </w:r>
            </w:hyperlink>
          </w:p>
        </w:tc>
        <w:tc>
          <w:tcPr>
            <w:tcW w:w="614" w:type="pct"/>
          </w:tcPr>
          <w:p w14:paraId="21FF67B2" w14:textId="74EBF648" w:rsidR="00F24B61" w:rsidRPr="008D0C31" w:rsidRDefault="00F24B61" w:rsidP="000A1067">
            <w:pPr>
              <w:spacing w:before="40" w:after="40"/>
              <w:jc w:val="center"/>
              <w:rPr>
                <w:rFonts w:cstheme="minorHAnsi"/>
              </w:rPr>
            </w:pPr>
            <w:r w:rsidRPr="008D0C31">
              <w:rPr>
                <w:rFonts w:cstheme="minorHAnsi"/>
              </w:rPr>
              <w:t>C# code</w:t>
            </w:r>
          </w:p>
        </w:tc>
      </w:tr>
      <w:tr w:rsidR="00F24B61" w:rsidRPr="00C1649A" w14:paraId="15B4F51E" w14:textId="77777777" w:rsidTr="00F17E6D">
        <w:tc>
          <w:tcPr>
            <w:tcW w:w="463" w:type="pct"/>
          </w:tcPr>
          <w:p w14:paraId="6A91D17B" w14:textId="5BB98168" w:rsidR="00F24B61" w:rsidRPr="008D0C31" w:rsidRDefault="00D25BCC" w:rsidP="000A1067">
            <w:pPr>
              <w:spacing w:before="40" w:after="40"/>
              <w:jc w:val="center"/>
              <w:rPr>
                <w:rFonts w:cstheme="minorHAnsi"/>
                <w:b/>
              </w:rPr>
            </w:pPr>
            <w:bookmarkStart w:id="57" w:name="_Ref203274708"/>
            <w:r w:rsidRPr="008D0C31">
              <w:rPr>
                <w:b/>
              </w:rPr>
              <w:t xml:space="preserve">Table </w:t>
            </w:r>
            <w:r w:rsidRPr="008D0C31">
              <w:rPr>
                <w:b/>
              </w:rPr>
              <w:fldChar w:fldCharType="begin"/>
            </w:r>
            <w:r w:rsidRPr="008D0C31">
              <w:rPr>
                <w:b/>
              </w:rPr>
              <w:instrText xml:space="preserve"> SEQ Table \* ARABIC </w:instrText>
            </w:r>
            <w:r w:rsidRPr="008D0C31">
              <w:rPr>
                <w:b/>
              </w:rPr>
              <w:fldChar w:fldCharType="separate"/>
            </w:r>
            <w:r w:rsidR="0065667D" w:rsidRPr="008D0C31">
              <w:rPr>
                <w:b/>
                <w:noProof/>
              </w:rPr>
              <w:t>58</w:t>
            </w:r>
            <w:r w:rsidRPr="008D0C31">
              <w:rPr>
                <w:b/>
                <w:noProof/>
              </w:rPr>
              <w:fldChar w:fldCharType="end"/>
            </w:r>
            <w:bookmarkEnd w:id="57"/>
          </w:p>
        </w:tc>
        <w:tc>
          <w:tcPr>
            <w:tcW w:w="3377" w:type="pct"/>
          </w:tcPr>
          <w:p w14:paraId="771E4687" w14:textId="3D19CE47" w:rsidR="00F24B61" w:rsidRPr="008D0C31" w:rsidRDefault="009D783C" w:rsidP="000A1067">
            <w:pPr>
              <w:spacing w:before="40" w:after="40"/>
              <w:rPr>
                <w:rFonts w:cstheme="minorHAnsi"/>
              </w:rPr>
            </w:pPr>
            <w:r w:rsidRPr="008D0C31">
              <w:rPr>
                <w:rFonts w:cstheme="minorHAnsi"/>
              </w:rPr>
              <w:t>Uncertainty categories and associated estimates</w:t>
            </w:r>
          </w:p>
        </w:tc>
        <w:tc>
          <w:tcPr>
            <w:tcW w:w="546" w:type="pct"/>
          </w:tcPr>
          <w:p w14:paraId="5F84A9FE" w14:textId="4A9652A4" w:rsidR="00F24B61" w:rsidRPr="008D0C31" w:rsidRDefault="00000000" w:rsidP="000A1067">
            <w:pPr>
              <w:spacing w:before="40" w:after="40"/>
              <w:jc w:val="center"/>
              <w:rPr>
                <w:rFonts w:cstheme="minorHAnsi"/>
              </w:rPr>
            </w:pPr>
            <w:hyperlink r:id="rId71" w:history="1">
              <w:r w:rsidR="00F24B61" w:rsidRPr="008D0C31">
                <w:rPr>
                  <w:rStyle w:val="Hyperlink"/>
                  <w:rFonts w:cstheme="minorHAnsi"/>
                </w:rPr>
                <w:t>Link</w:t>
              </w:r>
            </w:hyperlink>
          </w:p>
        </w:tc>
        <w:tc>
          <w:tcPr>
            <w:tcW w:w="614" w:type="pct"/>
          </w:tcPr>
          <w:p w14:paraId="7F7A6656" w14:textId="72ED1DFC" w:rsidR="00F24B61" w:rsidRPr="008D0C31" w:rsidRDefault="00F24B61" w:rsidP="000A1067">
            <w:pPr>
              <w:spacing w:before="40" w:after="40"/>
              <w:jc w:val="center"/>
              <w:rPr>
                <w:rFonts w:cstheme="minorHAnsi"/>
              </w:rPr>
            </w:pPr>
            <w:r w:rsidRPr="008D0C31">
              <w:rPr>
                <w:rFonts w:cstheme="minorHAnsi"/>
              </w:rPr>
              <w:t>C# code</w:t>
            </w:r>
          </w:p>
        </w:tc>
      </w:tr>
      <w:tr w:rsidR="00F24B61" w:rsidRPr="00C1649A" w14:paraId="4040E1D5" w14:textId="77777777" w:rsidTr="00F17E6D">
        <w:tc>
          <w:tcPr>
            <w:tcW w:w="463" w:type="pct"/>
          </w:tcPr>
          <w:p w14:paraId="5A2C4DBF" w14:textId="7B74770D" w:rsidR="00F24B61" w:rsidRPr="008D0C31" w:rsidRDefault="00D25BCC" w:rsidP="000A1067">
            <w:pPr>
              <w:spacing w:before="40" w:after="40"/>
              <w:jc w:val="center"/>
              <w:rPr>
                <w:rFonts w:cstheme="minorHAnsi"/>
                <w:b/>
              </w:rPr>
            </w:pPr>
            <w:r w:rsidRPr="008D0C31">
              <w:rPr>
                <w:b/>
              </w:rPr>
              <w:t xml:space="preserve">Table </w:t>
            </w:r>
            <w:r w:rsidRPr="008D0C31">
              <w:rPr>
                <w:b/>
              </w:rPr>
              <w:fldChar w:fldCharType="begin"/>
            </w:r>
            <w:r w:rsidRPr="008D0C31">
              <w:rPr>
                <w:b/>
              </w:rPr>
              <w:instrText xml:space="preserve"> SEQ Table \* ARABIC </w:instrText>
            </w:r>
            <w:r w:rsidRPr="008D0C31">
              <w:rPr>
                <w:b/>
              </w:rPr>
              <w:fldChar w:fldCharType="separate"/>
            </w:r>
            <w:r w:rsidR="0065667D" w:rsidRPr="008D0C31">
              <w:rPr>
                <w:b/>
                <w:noProof/>
              </w:rPr>
              <w:t>59</w:t>
            </w:r>
            <w:r w:rsidRPr="008D0C31">
              <w:rPr>
                <w:b/>
                <w:noProof/>
              </w:rPr>
              <w:fldChar w:fldCharType="end"/>
            </w:r>
          </w:p>
        </w:tc>
        <w:tc>
          <w:tcPr>
            <w:tcW w:w="3377" w:type="pct"/>
          </w:tcPr>
          <w:p w14:paraId="70AF8E06" w14:textId="71351DD8" w:rsidR="00F24B61" w:rsidRPr="008D0C31" w:rsidRDefault="009D783C" w:rsidP="000A1067">
            <w:pPr>
              <w:spacing w:before="40" w:after="40"/>
              <w:rPr>
                <w:rFonts w:cstheme="minorHAnsi"/>
              </w:rPr>
            </w:pPr>
            <w:r w:rsidRPr="008D0C31">
              <w:t>Output for report</w:t>
            </w:r>
          </w:p>
        </w:tc>
        <w:tc>
          <w:tcPr>
            <w:tcW w:w="546" w:type="pct"/>
          </w:tcPr>
          <w:p w14:paraId="19E85CC4" w14:textId="686C99AD" w:rsidR="00F24B61" w:rsidRPr="008D0C31" w:rsidRDefault="00000000" w:rsidP="000A1067">
            <w:pPr>
              <w:spacing w:before="40" w:after="40"/>
              <w:jc w:val="center"/>
              <w:rPr>
                <w:rFonts w:cstheme="minorHAnsi"/>
              </w:rPr>
            </w:pPr>
            <w:hyperlink r:id="rId72" w:history="1">
              <w:r w:rsidR="00F24B61" w:rsidRPr="008D0C31">
                <w:rPr>
                  <w:rStyle w:val="Hyperlink"/>
                  <w:rFonts w:cstheme="minorHAnsi"/>
                </w:rPr>
                <w:t>Link</w:t>
              </w:r>
            </w:hyperlink>
          </w:p>
        </w:tc>
        <w:tc>
          <w:tcPr>
            <w:tcW w:w="614" w:type="pct"/>
          </w:tcPr>
          <w:p w14:paraId="023B83EE" w14:textId="540132D4" w:rsidR="00F24B61" w:rsidRPr="008D0C31" w:rsidRDefault="009019B5" w:rsidP="000A1067">
            <w:pPr>
              <w:spacing w:before="40" w:after="40"/>
              <w:jc w:val="center"/>
              <w:rPr>
                <w:rFonts w:cstheme="minorHAnsi"/>
              </w:rPr>
            </w:pPr>
            <w:r w:rsidRPr="008D0C31">
              <w:rPr>
                <w:rFonts w:cstheme="minorHAnsi"/>
                <w:color w:val="000000"/>
                <w:sz w:val="22"/>
                <w:szCs w:val="22"/>
              </w:rPr>
              <w:t>CSV</w:t>
            </w:r>
          </w:p>
        </w:tc>
      </w:tr>
      <w:tr w:rsidR="002A29EF" w:rsidRPr="00C1649A" w14:paraId="154B5543" w14:textId="77777777" w:rsidTr="00F17E6D">
        <w:tc>
          <w:tcPr>
            <w:tcW w:w="463" w:type="pct"/>
          </w:tcPr>
          <w:p w14:paraId="2C1ADFB3" w14:textId="01956D7C" w:rsidR="002A29EF" w:rsidRPr="008D0C31" w:rsidRDefault="00283776" w:rsidP="000A1067">
            <w:pPr>
              <w:spacing w:before="40" w:after="40"/>
              <w:jc w:val="center"/>
              <w:rPr>
                <w:b/>
              </w:rPr>
            </w:pPr>
            <w:bookmarkStart w:id="58" w:name="_Ref101521504"/>
            <w:r w:rsidRPr="008D0C31">
              <w:rPr>
                <w:b/>
              </w:rPr>
              <w:t xml:space="preserve">Table </w:t>
            </w:r>
            <w:r w:rsidRPr="008D0C31">
              <w:rPr>
                <w:b/>
              </w:rPr>
              <w:fldChar w:fldCharType="begin"/>
            </w:r>
            <w:r w:rsidRPr="008D0C31">
              <w:rPr>
                <w:b/>
              </w:rPr>
              <w:instrText xml:space="preserve"> SEQ Table \* ARABIC </w:instrText>
            </w:r>
            <w:r w:rsidRPr="008D0C31">
              <w:rPr>
                <w:b/>
              </w:rPr>
              <w:fldChar w:fldCharType="separate"/>
            </w:r>
            <w:r w:rsidR="0065667D" w:rsidRPr="008D0C31">
              <w:rPr>
                <w:b/>
                <w:noProof/>
              </w:rPr>
              <w:t>60</w:t>
            </w:r>
            <w:r w:rsidRPr="008D0C31">
              <w:rPr>
                <w:b/>
                <w:noProof/>
              </w:rPr>
              <w:fldChar w:fldCharType="end"/>
            </w:r>
            <w:bookmarkEnd w:id="58"/>
          </w:p>
        </w:tc>
        <w:tc>
          <w:tcPr>
            <w:tcW w:w="3377" w:type="pct"/>
          </w:tcPr>
          <w:p w14:paraId="1E04ADC5" w14:textId="6608655F" w:rsidR="002A29EF" w:rsidRPr="008D0C31" w:rsidRDefault="00283776" w:rsidP="000A1067">
            <w:pPr>
              <w:spacing w:before="40" w:after="40"/>
            </w:pPr>
            <w:r w:rsidRPr="008D0C31">
              <w:t>Utilization rate lookup table for livestock grazing</w:t>
            </w:r>
          </w:p>
        </w:tc>
        <w:tc>
          <w:tcPr>
            <w:tcW w:w="546" w:type="pct"/>
          </w:tcPr>
          <w:p w14:paraId="348B2CF1" w14:textId="3C4A7604" w:rsidR="002A29EF" w:rsidRPr="008D0C31" w:rsidRDefault="005926BC" w:rsidP="000A1067">
            <w:pPr>
              <w:spacing w:before="40" w:after="40"/>
              <w:jc w:val="center"/>
            </w:pPr>
            <w:hyperlink r:id="rId73" w:history="1">
              <w:r w:rsidR="00283776" w:rsidRPr="008D0C31">
                <w:rPr>
                  <w:rStyle w:val="Hyperlink"/>
                  <w:rFonts w:cstheme="minorHAnsi"/>
                </w:rPr>
                <w:t>Link</w:t>
              </w:r>
            </w:hyperlink>
          </w:p>
        </w:tc>
        <w:tc>
          <w:tcPr>
            <w:tcW w:w="614" w:type="pct"/>
          </w:tcPr>
          <w:p w14:paraId="5A47F33D" w14:textId="017EBB95" w:rsidR="002A29EF" w:rsidRPr="008D0C31" w:rsidRDefault="00283776" w:rsidP="000A1067">
            <w:pPr>
              <w:spacing w:before="40" w:after="40"/>
              <w:jc w:val="center"/>
              <w:rPr>
                <w:rFonts w:cstheme="minorHAnsi"/>
                <w:color w:val="000000"/>
                <w:sz w:val="22"/>
                <w:szCs w:val="22"/>
              </w:rPr>
            </w:pPr>
            <w:r w:rsidRPr="008D0C31">
              <w:rPr>
                <w:rFonts w:cstheme="minorHAnsi"/>
              </w:rPr>
              <w:t>C# code</w:t>
            </w:r>
          </w:p>
        </w:tc>
      </w:tr>
      <w:tr w:rsidR="0065667D" w:rsidRPr="00C1649A" w14:paraId="151232AB" w14:textId="77777777" w:rsidTr="00F17E6D">
        <w:tc>
          <w:tcPr>
            <w:tcW w:w="463" w:type="pct"/>
          </w:tcPr>
          <w:p w14:paraId="7A99FCE3" w14:textId="294E7867" w:rsidR="0065667D" w:rsidRPr="008D0C31" w:rsidRDefault="009B025A" w:rsidP="000A1067">
            <w:pPr>
              <w:spacing w:before="40" w:after="40"/>
              <w:jc w:val="center"/>
              <w:rPr>
                <w:b/>
                <w:bCs/>
              </w:rPr>
            </w:pPr>
            <w:bookmarkStart w:id="59" w:name="_Ref141179573"/>
            <w:r w:rsidRPr="008D0C31">
              <w:rPr>
                <w:b/>
                <w:bCs/>
              </w:rPr>
              <w:t xml:space="preserve">Table </w:t>
            </w:r>
            <w:r w:rsidRPr="008D0C31">
              <w:rPr>
                <w:b/>
                <w:bCs/>
              </w:rPr>
              <w:fldChar w:fldCharType="begin"/>
            </w:r>
            <w:r w:rsidRPr="008D0C31">
              <w:rPr>
                <w:b/>
                <w:bCs/>
              </w:rPr>
              <w:instrText xml:space="preserve"> SEQ Table \* ARABIC </w:instrText>
            </w:r>
            <w:r w:rsidRPr="008D0C31">
              <w:rPr>
                <w:b/>
                <w:bCs/>
              </w:rPr>
              <w:fldChar w:fldCharType="separate"/>
            </w:r>
            <w:r w:rsidRPr="008D0C31">
              <w:rPr>
                <w:b/>
                <w:bCs/>
                <w:noProof/>
              </w:rPr>
              <w:t>61</w:t>
            </w:r>
            <w:r w:rsidRPr="008D0C31">
              <w:rPr>
                <w:b/>
                <w:bCs/>
                <w:noProof/>
              </w:rPr>
              <w:fldChar w:fldCharType="end"/>
            </w:r>
            <w:bookmarkEnd w:id="59"/>
          </w:p>
        </w:tc>
        <w:tc>
          <w:tcPr>
            <w:tcW w:w="3377" w:type="pct"/>
          </w:tcPr>
          <w:p w14:paraId="008777B8" w14:textId="6C88D365" w:rsidR="0065667D" w:rsidRPr="008D0C31" w:rsidRDefault="00130D00" w:rsidP="000A1067">
            <w:pPr>
              <w:pStyle w:val="Caption"/>
              <w:keepNext/>
              <w:spacing w:before="40" w:after="40" w:line="240" w:lineRule="auto"/>
            </w:pPr>
            <w:r w:rsidRPr="008D0C31">
              <w:t>Fractions of dairy cattle N volatilized as ammonia resulting from the application of manure N fertilizer, from select years, 1990–2020, at a provincial scale</w:t>
            </w:r>
          </w:p>
        </w:tc>
        <w:tc>
          <w:tcPr>
            <w:tcW w:w="546" w:type="pct"/>
          </w:tcPr>
          <w:p w14:paraId="68088D02" w14:textId="5E295519" w:rsidR="0065667D" w:rsidRPr="008D0C31" w:rsidRDefault="00000000" w:rsidP="000A1067">
            <w:pPr>
              <w:spacing w:before="40" w:after="40"/>
              <w:jc w:val="center"/>
            </w:pPr>
            <w:hyperlink r:id="rId74" w:history="1">
              <w:r w:rsidR="003702A7" w:rsidRPr="008D0C31">
                <w:rPr>
                  <w:rStyle w:val="Hyperlink"/>
                </w:rPr>
                <w:t>Link</w:t>
              </w:r>
            </w:hyperlink>
          </w:p>
        </w:tc>
        <w:tc>
          <w:tcPr>
            <w:tcW w:w="614" w:type="pct"/>
          </w:tcPr>
          <w:p w14:paraId="2B16644A" w14:textId="1CF1ABE6" w:rsidR="0065667D" w:rsidRPr="008D0C31" w:rsidRDefault="003702A7" w:rsidP="000A1067">
            <w:pPr>
              <w:spacing w:before="40" w:after="40"/>
              <w:jc w:val="center"/>
              <w:rPr>
                <w:rFonts w:cstheme="minorHAnsi"/>
              </w:rPr>
            </w:pPr>
            <w:r w:rsidRPr="008D0C31">
              <w:rPr>
                <w:rFonts w:cstheme="minorHAnsi"/>
              </w:rPr>
              <w:t>CSV</w:t>
            </w:r>
          </w:p>
        </w:tc>
      </w:tr>
      <w:tr w:rsidR="00130D00" w:rsidRPr="00C1649A" w14:paraId="503953B1" w14:textId="77777777" w:rsidTr="00F17E6D">
        <w:tc>
          <w:tcPr>
            <w:tcW w:w="463" w:type="pct"/>
          </w:tcPr>
          <w:p w14:paraId="762E7E0B" w14:textId="566E580E" w:rsidR="00130D00" w:rsidRPr="008D0C31" w:rsidRDefault="009B025A" w:rsidP="000A1067">
            <w:pPr>
              <w:spacing w:before="40" w:after="40"/>
              <w:jc w:val="center"/>
              <w:rPr>
                <w:b/>
                <w:bCs/>
              </w:rPr>
            </w:pPr>
            <w:bookmarkStart w:id="60" w:name="_Ref141179576"/>
            <w:r w:rsidRPr="008D0C31">
              <w:rPr>
                <w:b/>
                <w:bCs/>
              </w:rPr>
              <w:t xml:space="preserve">Table </w:t>
            </w:r>
            <w:r w:rsidRPr="008D0C31">
              <w:rPr>
                <w:b/>
                <w:bCs/>
              </w:rPr>
              <w:fldChar w:fldCharType="begin"/>
            </w:r>
            <w:r w:rsidRPr="008D0C31">
              <w:rPr>
                <w:b/>
                <w:bCs/>
              </w:rPr>
              <w:instrText xml:space="preserve"> SEQ Table \* ARABIC </w:instrText>
            </w:r>
            <w:r w:rsidRPr="008D0C31">
              <w:rPr>
                <w:b/>
                <w:bCs/>
              </w:rPr>
              <w:fldChar w:fldCharType="separate"/>
            </w:r>
            <w:r w:rsidRPr="008D0C31">
              <w:rPr>
                <w:b/>
                <w:bCs/>
                <w:noProof/>
              </w:rPr>
              <w:t>62</w:t>
            </w:r>
            <w:r w:rsidRPr="008D0C31">
              <w:rPr>
                <w:b/>
                <w:bCs/>
                <w:noProof/>
              </w:rPr>
              <w:fldChar w:fldCharType="end"/>
            </w:r>
            <w:bookmarkEnd w:id="60"/>
          </w:p>
        </w:tc>
        <w:tc>
          <w:tcPr>
            <w:tcW w:w="3377" w:type="pct"/>
          </w:tcPr>
          <w:p w14:paraId="70A6677A" w14:textId="2237D231" w:rsidR="00130D00" w:rsidRPr="008D0C31" w:rsidRDefault="00130D00" w:rsidP="000A1067">
            <w:pPr>
              <w:pStyle w:val="Caption"/>
              <w:keepNext/>
              <w:spacing w:before="40" w:after="40" w:line="240" w:lineRule="auto"/>
            </w:pPr>
            <w:r w:rsidRPr="008D0C31">
              <w:t>Fractions of swine N volatilized as ammonia resulting from the application of manure N fertilizer, from select years, 1990–2020, at a provincial scale</w:t>
            </w:r>
          </w:p>
        </w:tc>
        <w:tc>
          <w:tcPr>
            <w:tcW w:w="546" w:type="pct"/>
          </w:tcPr>
          <w:p w14:paraId="3ADC9A59" w14:textId="09DEB904" w:rsidR="00130D00" w:rsidRPr="008D0C31" w:rsidRDefault="00000000" w:rsidP="000A1067">
            <w:pPr>
              <w:spacing w:before="40" w:after="40"/>
              <w:jc w:val="center"/>
            </w:pPr>
            <w:hyperlink r:id="rId75" w:history="1">
              <w:r w:rsidR="003702A7" w:rsidRPr="008D0C31">
                <w:rPr>
                  <w:rStyle w:val="Hyperlink"/>
                </w:rPr>
                <w:t>Link</w:t>
              </w:r>
            </w:hyperlink>
          </w:p>
        </w:tc>
        <w:tc>
          <w:tcPr>
            <w:tcW w:w="614" w:type="pct"/>
          </w:tcPr>
          <w:p w14:paraId="3C1A18E1" w14:textId="2DAA2B3C" w:rsidR="00130D00" w:rsidRPr="008D0C31" w:rsidRDefault="003702A7" w:rsidP="000A1067">
            <w:pPr>
              <w:spacing w:before="40" w:after="40"/>
              <w:jc w:val="center"/>
              <w:rPr>
                <w:rFonts w:cstheme="minorHAnsi"/>
              </w:rPr>
            </w:pPr>
            <w:r w:rsidRPr="008D0C31">
              <w:rPr>
                <w:rFonts w:cstheme="minorHAnsi"/>
              </w:rPr>
              <w:t>CSV</w:t>
            </w:r>
          </w:p>
        </w:tc>
      </w:tr>
    </w:tbl>
    <w:p w14:paraId="4239A5BF" w14:textId="77777777" w:rsidR="00F019E7" w:rsidRPr="00D5649B" w:rsidRDefault="00F019E7" w:rsidP="003D4E09">
      <w:pPr>
        <w:pStyle w:val="Heading1"/>
      </w:pPr>
      <w:bookmarkStart w:id="61" w:name="_Toc528936537"/>
      <w:bookmarkStart w:id="62" w:name="_Ref109724109"/>
      <w:bookmarkStart w:id="63" w:name="_Toc152758506"/>
      <w:r w:rsidRPr="00D5649B">
        <w:lastRenderedPageBreak/>
        <w:t>Introduction</w:t>
      </w:r>
      <w:bookmarkEnd w:id="61"/>
      <w:bookmarkEnd w:id="62"/>
      <w:bookmarkEnd w:id="63"/>
    </w:p>
    <w:p w14:paraId="38986907" w14:textId="27CB7ECD" w:rsidR="00F019E7" w:rsidRPr="00D5649B" w:rsidRDefault="00F019E7" w:rsidP="00F019E7">
      <w:pPr>
        <w:pStyle w:val="Heading2"/>
      </w:pPr>
      <w:bookmarkStart w:id="64" w:name="_Toc528936538"/>
      <w:bookmarkStart w:id="65" w:name="_Toc152758507"/>
      <w:r w:rsidRPr="00D5649B">
        <w:t xml:space="preserve">Purpose of the </w:t>
      </w:r>
      <w:proofErr w:type="spellStart"/>
      <w:r w:rsidRPr="00D5649B">
        <w:t>Holos</w:t>
      </w:r>
      <w:proofErr w:type="spellEnd"/>
      <w:r w:rsidRPr="00D5649B">
        <w:t xml:space="preserve"> </w:t>
      </w:r>
      <w:r w:rsidR="004E267D">
        <w:t>m</w:t>
      </w:r>
      <w:r w:rsidRPr="00D5649B">
        <w:t>odel</w:t>
      </w:r>
      <w:bookmarkEnd w:id="64"/>
      <w:bookmarkEnd w:id="65"/>
    </w:p>
    <w:p w14:paraId="4A0206D0" w14:textId="7C3CD4A8" w:rsidR="00C55A5A" w:rsidRPr="00D5649B" w:rsidRDefault="2934E37E" w:rsidP="002B0C18">
      <w:r w:rsidRPr="00D5649B">
        <w:t xml:space="preserve">The </w:t>
      </w:r>
      <w:proofErr w:type="spellStart"/>
      <w:r w:rsidRPr="00D5649B">
        <w:t>Holos</w:t>
      </w:r>
      <w:proofErr w:type="spellEnd"/>
      <w:r w:rsidRPr="00D5649B">
        <w:t xml:space="preserve"> model is a software application developed and provided by Agriculture and Agri-Food Canada (AAFC) to estimate greenhouse gas (GHG) emissions</w:t>
      </w:r>
      <w:r w:rsidR="00067068">
        <w:t xml:space="preserve"> and soil C changes</w:t>
      </w:r>
      <w:r w:rsidRPr="00D5649B">
        <w:t xml:space="preserve"> from Canadian farming systems. The development of the </w:t>
      </w:r>
      <w:proofErr w:type="spellStart"/>
      <w:r w:rsidRPr="00D5649B">
        <w:t>Holos</w:t>
      </w:r>
      <w:proofErr w:type="spellEnd"/>
      <w:r w:rsidRPr="00D5649B">
        <w:t xml:space="preserve"> model drives innovation and ingenuity for the benefit of all Canadians through </w:t>
      </w:r>
      <w:r w:rsidR="00DA08FA" w:rsidRPr="00D5649B">
        <w:t xml:space="preserve">the adoption of </w:t>
      </w:r>
      <w:r w:rsidRPr="00D5649B">
        <w:t xml:space="preserve">scientific research that develops new knowledge and technologies, transferring </w:t>
      </w:r>
      <w:r w:rsidR="00DA08FA" w:rsidRPr="00D5649B">
        <w:t>them to</w:t>
      </w:r>
      <w:r w:rsidRPr="00D5649B">
        <w:t xml:space="preserve"> the agriculture and agri-food sector in </w:t>
      </w:r>
      <w:r w:rsidR="00DA08FA" w:rsidRPr="00D5649B">
        <w:t xml:space="preserve">the </w:t>
      </w:r>
      <w:r w:rsidRPr="00D5649B">
        <w:t xml:space="preserve">form of a software application. The model’s development focusses on enhancing the environmental sustainability of Canadian farming systems (while attempting to capture market opportunities) by testing, validating, and providing </w:t>
      </w:r>
      <w:proofErr w:type="spellStart"/>
      <w:r w:rsidRPr="00D5649B">
        <w:t>sustainabilty</w:t>
      </w:r>
      <w:proofErr w:type="spellEnd"/>
      <w:r w:rsidRPr="00D5649B">
        <w:t xml:space="preserve"> attributes for Canadian agricultural production systems. </w:t>
      </w:r>
    </w:p>
    <w:p w14:paraId="4ACC2829" w14:textId="0DAC9433" w:rsidR="001175A5" w:rsidRPr="00D5649B" w:rsidRDefault="2934E37E" w:rsidP="002B0C18">
      <w:r w:rsidRPr="00D5649B">
        <w:t>Th</w:t>
      </w:r>
      <w:r w:rsidR="00DA08FA" w:rsidRPr="00D5649B">
        <w:t xml:space="preserve">e development of the </w:t>
      </w:r>
      <w:proofErr w:type="spellStart"/>
      <w:r w:rsidR="00DA08FA" w:rsidRPr="00D5649B">
        <w:t>Holos</w:t>
      </w:r>
      <w:proofErr w:type="spellEnd"/>
      <w:r w:rsidR="00DA08FA" w:rsidRPr="00D5649B">
        <w:t xml:space="preserve"> model aligns</w:t>
      </w:r>
      <w:r w:rsidRPr="00D5649B">
        <w:t xml:space="preserve"> with AAFC’s </w:t>
      </w:r>
      <w:proofErr w:type="spellStart"/>
      <w:r w:rsidRPr="00D5649B">
        <w:t>agro</w:t>
      </w:r>
      <w:proofErr w:type="spellEnd"/>
      <w:r w:rsidRPr="00D5649B">
        <w:t>-ecosystem resilience strategy</w:t>
      </w:r>
      <w:r w:rsidR="00DA08FA" w:rsidRPr="00D5649B">
        <w:t>,</w:t>
      </w:r>
      <w:r w:rsidRPr="00D5649B">
        <w:t xml:space="preserve"> which aims to reduce the environmental footprint of agricultural production, and </w:t>
      </w:r>
      <w:r w:rsidR="00DA08FA" w:rsidRPr="00D5649B">
        <w:t xml:space="preserve">thus also </w:t>
      </w:r>
      <w:r w:rsidRPr="00D5649B">
        <w:t>interlinks closely with other AAFC sector strategies. For this purpose, the model combines country</w:t>
      </w:r>
      <w:r w:rsidR="00DA08FA" w:rsidRPr="00D5649B">
        <w:t>-</w:t>
      </w:r>
      <w:r w:rsidRPr="00D5649B">
        <w:t xml:space="preserve">specific emission factors and algorithms in </w:t>
      </w:r>
      <w:r w:rsidR="00DA08FA" w:rsidRPr="00D5649B">
        <w:t xml:space="preserve">a </w:t>
      </w:r>
      <w:r w:rsidRPr="00D5649B">
        <w:t>whole-farm approach that encompasses all components of a farm system</w:t>
      </w:r>
      <w:r w:rsidR="00DA08FA" w:rsidRPr="00D5649B">
        <w:t>, which can include</w:t>
      </w:r>
      <w:r w:rsidR="00B34F42" w:rsidRPr="00D5649B">
        <w:t xml:space="preserve"> </w:t>
      </w:r>
      <w:r w:rsidR="00DA08FA" w:rsidRPr="00D5649B">
        <w:t>different</w:t>
      </w:r>
      <w:r w:rsidRPr="00D5649B">
        <w:t xml:space="preserve"> </w:t>
      </w:r>
      <w:r w:rsidR="00B34F42" w:rsidRPr="00D5649B">
        <w:t xml:space="preserve">common </w:t>
      </w:r>
      <w:r w:rsidRPr="00D5649B">
        <w:t>livestock types</w:t>
      </w:r>
      <w:r w:rsidR="00B34F42" w:rsidRPr="00D5649B">
        <w:t xml:space="preserve"> such as </w:t>
      </w:r>
      <w:r w:rsidRPr="00D5649B">
        <w:t xml:space="preserve">beef, dairy, pork, and poultry, but also less </w:t>
      </w:r>
      <w:r w:rsidR="00B34F42" w:rsidRPr="00D5649B">
        <w:t xml:space="preserve">common types such as </w:t>
      </w:r>
      <w:r w:rsidRPr="00D5649B">
        <w:t>sheep, bison, horses, etc.</w:t>
      </w:r>
      <w:r w:rsidR="00DA08FA" w:rsidRPr="00D5649B">
        <w:t>,</w:t>
      </w:r>
      <w:r w:rsidRPr="00D5649B">
        <w:t xml:space="preserve"> annual crops (e.g., wheat, canola, corn, various legumes and other small grain crops), pastures and grasslands</w:t>
      </w:r>
      <w:r w:rsidR="00DA08FA" w:rsidRPr="00D5649B">
        <w:t>. The model can also provide</w:t>
      </w:r>
      <w:r w:rsidRPr="00D5649B">
        <w:t xml:space="preserve"> estimates of fuel and electricity demand (i.e., irrigation pumps) from farming operations and infrastructure. </w:t>
      </w:r>
    </w:p>
    <w:p w14:paraId="152D9B7E" w14:textId="6CF3A036" w:rsidR="00F019E7" w:rsidRPr="00D5649B" w:rsidRDefault="2934E37E" w:rsidP="002B0C18">
      <w:r w:rsidRPr="00D5649B">
        <w:t>The model estimates direct nitrous oxide (N</w:t>
      </w:r>
      <w:r w:rsidRPr="00D5649B">
        <w:rPr>
          <w:vertAlign w:val="subscript"/>
        </w:rPr>
        <w:t>2</w:t>
      </w:r>
      <w:r w:rsidRPr="00D5649B">
        <w:t>O), methane (CH</w:t>
      </w:r>
      <w:r w:rsidRPr="00D5649B">
        <w:rPr>
          <w:vertAlign w:val="subscript"/>
        </w:rPr>
        <w:t>4</w:t>
      </w:r>
      <w:r w:rsidRPr="00D5649B">
        <w:t>), and carbon dioxide (CO</w:t>
      </w:r>
      <w:r w:rsidRPr="00D5649B">
        <w:rPr>
          <w:vertAlign w:val="subscript"/>
        </w:rPr>
        <w:t>2</w:t>
      </w:r>
      <w:r w:rsidRPr="00D5649B">
        <w:t>) losses from the</w:t>
      </w:r>
      <w:r w:rsidR="00DA08FA" w:rsidRPr="00D5649B">
        <w:t xml:space="preserve"> different farm</w:t>
      </w:r>
      <w:r w:rsidR="00423687" w:rsidRPr="00D5649B">
        <w:t xml:space="preserve"> </w:t>
      </w:r>
      <w:r w:rsidRPr="00D5649B">
        <w:t xml:space="preserve">components, </w:t>
      </w:r>
      <w:r w:rsidR="00DA08FA" w:rsidRPr="00D5649B">
        <w:t>and</w:t>
      </w:r>
      <w:r w:rsidRPr="00D5649B">
        <w:t xml:space="preserve"> indirect losses as a consequence of ammonia (NH</w:t>
      </w:r>
      <w:r w:rsidR="00283CE3">
        <w:rPr>
          <w:vertAlign w:val="subscript"/>
        </w:rPr>
        <w:t>3</w:t>
      </w:r>
      <w:r w:rsidRPr="00D5649B">
        <w:t>) volatilization and nitrate (NO</w:t>
      </w:r>
      <w:r w:rsidRPr="00D5649B">
        <w:rPr>
          <w:vertAlign w:val="subscript"/>
        </w:rPr>
        <w:t>3</w:t>
      </w:r>
      <w:r w:rsidRPr="00D5649B">
        <w:rPr>
          <w:vertAlign w:val="superscript"/>
        </w:rPr>
        <w:t>-</w:t>
      </w:r>
      <w:r w:rsidRPr="00D5649B">
        <w:t>) leaching. In addition to these, the model includes ‘upstream’ estimates for emissions created through the production of farm inputs (e.g., CO</w:t>
      </w:r>
      <w:r w:rsidRPr="00D5649B">
        <w:rPr>
          <w:vertAlign w:val="subscript"/>
        </w:rPr>
        <w:t>2</w:t>
      </w:r>
      <w:r w:rsidRPr="00D5649B">
        <w:t xml:space="preserve"> losses from fertilizer, pesticide, and electricity production). This allows for </w:t>
      </w:r>
      <w:r w:rsidR="00DA08FA" w:rsidRPr="00D5649B">
        <w:t xml:space="preserve">the estimation of GHG emissions from </w:t>
      </w:r>
      <w:r w:rsidRPr="00D5649B">
        <w:t>farming systems, as well as commodity</w:t>
      </w:r>
      <w:r w:rsidR="00DA08FA" w:rsidRPr="00D5649B">
        <w:t>-</w:t>
      </w:r>
      <w:r w:rsidRPr="00D5649B">
        <w:t>based ‘cradle to farm-gate’ assessments that can be part of life cycle analyses.</w:t>
      </w:r>
    </w:p>
    <w:p w14:paraId="11B2E826" w14:textId="61D4C953" w:rsidR="00AB5B32" w:rsidRPr="00D5649B" w:rsidRDefault="2934E37E" w:rsidP="002B0C18">
      <w:r w:rsidRPr="00D5649B">
        <w:t xml:space="preserve">While it is therefore an option </w:t>
      </w:r>
      <w:r w:rsidRPr="007B0F50">
        <w:t xml:space="preserve">to test </w:t>
      </w:r>
      <w:r w:rsidR="00283CE3" w:rsidRPr="007B0F50">
        <w:t xml:space="preserve">the </w:t>
      </w:r>
      <w:r w:rsidRPr="007B0F50">
        <w:t xml:space="preserve">results </w:t>
      </w:r>
      <w:r w:rsidR="00283CE3" w:rsidRPr="007B0F50">
        <w:t xml:space="preserve">of scientific experiments </w:t>
      </w:r>
      <w:r w:rsidRPr="007B0F50">
        <w:t>in a whole-farm context (</w:t>
      </w:r>
      <w:r w:rsidR="00283CE3" w:rsidRPr="007B0F50">
        <w:t>under</w:t>
      </w:r>
      <w:r w:rsidRPr="007B0F50">
        <w:t xml:space="preserve"> ‘what i</w:t>
      </w:r>
      <w:r w:rsidR="00EF40E2" w:rsidRPr="007B0F50">
        <w:t>f</w:t>
      </w:r>
      <w:r w:rsidRPr="007B0F50">
        <w:t>?’ scenario</w:t>
      </w:r>
      <w:r w:rsidR="00283CE3" w:rsidRPr="007B0F50">
        <w:t>s</w:t>
      </w:r>
      <w:r w:rsidRPr="007B0F50">
        <w:t>), it is the</w:t>
      </w:r>
      <w:r w:rsidRPr="00D5649B">
        <w:t xml:space="preserve"> aim of the model to allow for the exploration of alternative management scenarios that may aid the decision</w:t>
      </w:r>
      <w:r w:rsidR="00EF40E2" w:rsidRPr="00D5649B">
        <w:t>-</w:t>
      </w:r>
      <w:r w:rsidRPr="00D5649B">
        <w:t>making</w:t>
      </w:r>
      <w:r w:rsidR="00EF40E2" w:rsidRPr="00D5649B">
        <w:t xml:space="preserve"> processes</w:t>
      </w:r>
      <w:r w:rsidRPr="00D5649B">
        <w:t xml:space="preserve"> of producers and policy makers alike (answering </w:t>
      </w:r>
      <w:r w:rsidR="00EF40E2" w:rsidRPr="00D5649B">
        <w:t>their</w:t>
      </w:r>
      <w:r w:rsidRPr="00D5649B">
        <w:t xml:space="preserve"> ‘what if?’</w:t>
      </w:r>
      <w:r w:rsidR="00EF40E2" w:rsidRPr="00D5649B">
        <w:t xml:space="preserve"> questions</w:t>
      </w:r>
      <w:r w:rsidRPr="00D5649B">
        <w:t>). The model aims, thus, to provide</w:t>
      </w:r>
      <w:r w:rsidR="00423687" w:rsidRPr="00D5649B">
        <w:t xml:space="preserve"> an easy</w:t>
      </w:r>
      <w:r w:rsidR="005E6B0D">
        <w:t>-</w:t>
      </w:r>
      <w:r w:rsidR="00423687" w:rsidRPr="00D5649B">
        <w:t>to</w:t>
      </w:r>
      <w:r w:rsidR="005E6B0D">
        <w:t>-</w:t>
      </w:r>
      <w:r w:rsidR="00423687" w:rsidRPr="00D5649B">
        <w:t xml:space="preserve">use model for multiple users </w:t>
      </w:r>
      <w:r w:rsidR="00336819" w:rsidRPr="00D5649B">
        <w:t>(</w:t>
      </w:r>
      <w:r w:rsidR="00423687" w:rsidRPr="00D5649B">
        <w:t>including producers, researchers and policy makers</w:t>
      </w:r>
      <w:r w:rsidR="00336819" w:rsidRPr="00D5649B">
        <w:t>)</w:t>
      </w:r>
      <w:r w:rsidR="005E6B0D">
        <w:t xml:space="preserve">, </w:t>
      </w:r>
      <w:r w:rsidR="00423687" w:rsidRPr="00D5649B">
        <w:t>allow</w:t>
      </w:r>
      <w:r w:rsidR="00336819" w:rsidRPr="00D5649B">
        <w:t>ing</w:t>
      </w:r>
      <w:r w:rsidR="00423687" w:rsidRPr="00D5649B">
        <w:t xml:space="preserve"> them to investigate the impacts of on-farm practices, management decisions and policy interventions on GHG emissions</w:t>
      </w:r>
      <w:r w:rsidRPr="00D5649B">
        <w:t xml:space="preserve">. </w:t>
      </w:r>
    </w:p>
    <w:p w14:paraId="1780B633" w14:textId="22C2AF96" w:rsidR="00131193" w:rsidRPr="00D5649B" w:rsidRDefault="2934E37E" w:rsidP="002B0C18">
      <w:r w:rsidRPr="00D5649B">
        <w:t xml:space="preserve">With the development of version 4 of the model, the </w:t>
      </w:r>
      <w:proofErr w:type="spellStart"/>
      <w:r w:rsidR="00EF40E2" w:rsidRPr="00D5649B">
        <w:t>Holos</w:t>
      </w:r>
      <w:proofErr w:type="spellEnd"/>
      <w:r w:rsidR="00EF40E2" w:rsidRPr="00D5649B">
        <w:t xml:space="preserve"> </w:t>
      </w:r>
      <w:r w:rsidRPr="00D5649B">
        <w:t xml:space="preserve">team recognizes the need to further </w:t>
      </w:r>
      <w:r w:rsidR="00EF40E2" w:rsidRPr="00D5649B">
        <w:t xml:space="preserve">facilitate </w:t>
      </w:r>
      <w:r w:rsidRPr="00D5649B">
        <w:t xml:space="preserve">the holistic assessment of farms with additional components (i.e., on-farm wetlands, riparian buffers, woodlots, and renewable energy generation), as well as </w:t>
      </w:r>
      <w:r w:rsidR="00EF40E2" w:rsidRPr="00D5649B">
        <w:t xml:space="preserve">the need to provide additional </w:t>
      </w:r>
      <w:r w:rsidRPr="00D5649B">
        <w:t>capabilities (i.e., economics</w:t>
      </w:r>
      <w:r w:rsidR="00EF40E2" w:rsidRPr="00D5649B">
        <w:t xml:space="preserve"> and</w:t>
      </w:r>
      <w:r w:rsidR="00395839" w:rsidRPr="00D5649B">
        <w:t xml:space="preserve"> </w:t>
      </w:r>
      <w:r w:rsidRPr="00D5649B">
        <w:t>ecosystem services</w:t>
      </w:r>
      <w:r w:rsidR="00395839" w:rsidRPr="00D5649B">
        <w:t xml:space="preserve"> </w:t>
      </w:r>
      <w:r w:rsidR="00395839" w:rsidRPr="008D0C31">
        <w:t>modules</w:t>
      </w:r>
      <w:r w:rsidRPr="008D0C31">
        <w:t xml:space="preserve">). </w:t>
      </w:r>
      <w:r w:rsidR="00EF40E2" w:rsidRPr="008D0C31">
        <w:t xml:space="preserve">Although these components </w:t>
      </w:r>
      <w:r w:rsidR="005E6B0D" w:rsidRPr="008D0C31">
        <w:t>are not</w:t>
      </w:r>
      <w:r w:rsidR="00EF40E2" w:rsidRPr="008D0C31">
        <w:t xml:space="preserve"> featured in </w:t>
      </w:r>
      <w:proofErr w:type="spellStart"/>
      <w:r w:rsidR="00EF40E2" w:rsidRPr="008D0C31">
        <w:t>Holos</w:t>
      </w:r>
      <w:proofErr w:type="spellEnd"/>
      <w:r w:rsidR="00EF40E2" w:rsidRPr="008D0C31">
        <w:t xml:space="preserve"> version 4, </w:t>
      </w:r>
      <w:r w:rsidR="005E6B0D" w:rsidRPr="008D0C31">
        <w:t>the future</w:t>
      </w:r>
      <w:r w:rsidRPr="008D0C31">
        <w:t xml:space="preserve"> collaborative development </w:t>
      </w:r>
      <w:r w:rsidR="005E6B0D" w:rsidRPr="008D0C31">
        <w:t xml:space="preserve">of </w:t>
      </w:r>
      <w:proofErr w:type="spellStart"/>
      <w:r w:rsidR="005E6B0D" w:rsidRPr="008D0C31">
        <w:t>Holos</w:t>
      </w:r>
      <w:proofErr w:type="spellEnd"/>
      <w:r w:rsidR="005E6B0D" w:rsidRPr="008D0C31">
        <w:t xml:space="preserve"> version 5 has been facilitated by the open source availability of the version 4 model code. Thus, we are continually </w:t>
      </w:r>
      <w:r w:rsidRPr="008D0C31">
        <w:t>looking for opportunities to involve the expertise of other groups outside of AAFC</w:t>
      </w:r>
      <w:r w:rsidR="00EF40E2" w:rsidRPr="008D0C31">
        <w:t xml:space="preserve"> to facilitate their inclusion in future versions</w:t>
      </w:r>
      <w:r w:rsidRPr="008D0C31">
        <w:t>.</w:t>
      </w:r>
    </w:p>
    <w:p w14:paraId="3FDA8570" w14:textId="6B204C5E" w:rsidR="00F019E7" w:rsidRPr="00D5649B" w:rsidRDefault="2934E37E" w:rsidP="00117A76">
      <w:pPr>
        <w:pStyle w:val="Heading2"/>
        <w:spacing w:line="360" w:lineRule="auto"/>
        <w:jc w:val="both"/>
      </w:pPr>
      <w:bookmarkStart w:id="66" w:name="_Toc528936539"/>
      <w:bookmarkStart w:id="67" w:name="_Toc152758508"/>
      <w:r w:rsidRPr="00D5649B">
        <w:lastRenderedPageBreak/>
        <w:t xml:space="preserve">Target </w:t>
      </w:r>
      <w:r w:rsidR="004E267D">
        <w:t>a</w:t>
      </w:r>
      <w:r w:rsidRPr="00D5649B">
        <w:t>udience</w:t>
      </w:r>
      <w:bookmarkEnd w:id="66"/>
      <w:bookmarkEnd w:id="67"/>
    </w:p>
    <w:p w14:paraId="3D3DFB65" w14:textId="5B7A7827" w:rsidR="00F019E7" w:rsidRPr="00D5649B" w:rsidRDefault="2934E37E" w:rsidP="002B0C18">
      <w:r w:rsidRPr="00D5649B">
        <w:t xml:space="preserve">There is not </w:t>
      </w:r>
      <w:r w:rsidR="005E6B0D">
        <w:t>one</w:t>
      </w:r>
      <w:r w:rsidR="00EF40E2" w:rsidRPr="00D5649B">
        <w:t xml:space="preserve"> single </w:t>
      </w:r>
      <w:r w:rsidR="004536F4">
        <w:t>target</w:t>
      </w:r>
      <w:r w:rsidRPr="00D5649B">
        <w:t xml:space="preserve"> user group for the </w:t>
      </w:r>
      <w:proofErr w:type="spellStart"/>
      <w:r w:rsidRPr="00D5649B">
        <w:t>Holos</w:t>
      </w:r>
      <w:proofErr w:type="spellEnd"/>
      <w:r w:rsidRPr="00D5649B">
        <w:t xml:space="preserve"> model, as the model</w:t>
      </w:r>
      <w:r w:rsidR="00EF40E2" w:rsidRPr="00D5649B">
        <w:t xml:space="preserve"> aim</w:t>
      </w:r>
      <w:r w:rsidRPr="00D5649B">
        <w:t xml:space="preserve">s </w:t>
      </w:r>
      <w:r w:rsidR="00EF40E2" w:rsidRPr="00D5649B">
        <w:t xml:space="preserve">to serve the needs of users from a </w:t>
      </w:r>
      <w:r w:rsidRPr="00D5649B">
        <w:t>variety of backgrounds</w:t>
      </w:r>
      <w:r w:rsidR="00EF40E2" w:rsidRPr="00D5649B">
        <w:t xml:space="preserve"> and with different objectives</w:t>
      </w:r>
      <w:r w:rsidRPr="00D5649B">
        <w:t>. Th</w:t>
      </w:r>
      <w:r w:rsidR="00EF40E2" w:rsidRPr="00D5649B">
        <w:t xml:space="preserve">ese objectives may be </w:t>
      </w:r>
      <w:r w:rsidRPr="00D5649B">
        <w:t xml:space="preserve">scientific </w:t>
      </w:r>
      <w:r w:rsidR="00EF40E2" w:rsidRPr="00D5649B">
        <w:t xml:space="preserve">in nature, related </w:t>
      </w:r>
      <w:r w:rsidRPr="00D5649B">
        <w:t>to policy making</w:t>
      </w:r>
      <w:r w:rsidR="00EF40E2" w:rsidRPr="00D5649B">
        <w:t>, or the user may wish to explore the impacts of alternative farm management decisions. In the latter sense, the model can also be used as an educational tool, opening up the user community to also include educators.</w:t>
      </w:r>
      <w:r w:rsidRPr="00D5649B">
        <w:t xml:space="preserve"> The development team is aiming to increase the capabilities and usability of the model by providing options for collaborative development for computer science experts or multi-media artists.</w:t>
      </w:r>
    </w:p>
    <w:p w14:paraId="0DE22624" w14:textId="1925F968" w:rsidR="00251982" w:rsidRPr="00D5649B" w:rsidRDefault="2934E37E" w:rsidP="002B0C18">
      <w:r w:rsidRPr="00D5649B">
        <w:t xml:space="preserve">Scientific use </w:t>
      </w:r>
      <w:r w:rsidR="00BD141B" w:rsidRPr="00D5649B">
        <w:t xml:space="preserve">of the model </w:t>
      </w:r>
      <w:r w:rsidRPr="00D5649B">
        <w:t>concentrates primarily on the (re)assessment of results from scientific experiments, comparing emission measurements to the model outputs, or testing the effect</w:t>
      </w:r>
      <w:r w:rsidR="00BD141B" w:rsidRPr="00D5649B">
        <w:t>s</w:t>
      </w:r>
      <w:r w:rsidRPr="00D5649B">
        <w:t xml:space="preserve"> of these experiments in the context of overall farm emissions. This has led to a number of peer-reviewed publications</w:t>
      </w:r>
      <w:r w:rsidR="00BD141B" w:rsidRPr="00D5649B">
        <w:t xml:space="preserve"> that have</w:t>
      </w:r>
      <w:r w:rsidR="009914A5" w:rsidRPr="00D5649B">
        <w:t xml:space="preserve"> </w:t>
      </w:r>
      <w:r w:rsidR="00BD141B" w:rsidRPr="00D5649B">
        <w:t>examined</w:t>
      </w:r>
      <w:r w:rsidRPr="00D5649B">
        <w:t xml:space="preserve"> the emission sources in beef and dairy production systems, comparing past </w:t>
      </w:r>
      <w:r w:rsidR="00BD141B" w:rsidRPr="00D5649B">
        <w:t xml:space="preserve">and </w:t>
      </w:r>
      <w:r w:rsidRPr="00D5649B">
        <w:t>present performance, an</w:t>
      </w:r>
      <w:r w:rsidR="005E6B0D">
        <w:t>d</w:t>
      </w:r>
      <w:r w:rsidRPr="00D5649B">
        <w:t xml:space="preserve"> </w:t>
      </w:r>
      <w:r w:rsidR="005E6B0D">
        <w:t xml:space="preserve">investigated </w:t>
      </w:r>
      <w:r w:rsidRPr="00D5649B">
        <w:t>the effect of feed ingredient choice on overall farm emissions. The latter involves the estimation of crop production emissions and carbon</w:t>
      </w:r>
      <w:r w:rsidR="00866B3E">
        <w:t xml:space="preserve"> (C)</w:t>
      </w:r>
      <w:r w:rsidRPr="00D5649B">
        <w:t xml:space="preserve"> storage potentials from crop product</w:t>
      </w:r>
      <w:r w:rsidR="004536F4">
        <w:t>i</w:t>
      </w:r>
      <w:r w:rsidRPr="00D5649B">
        <w:t>on choices (e.g., reduction of tillage or planting of perennials). For scientific use, we expect a need for a high level of detailed data inputs that reflect the experimental setup.</w:t>
      </w:r>
    </w:p>
    <w:p w14:paraId="37DDDB64" w14:textId="43048B13" w:rsidR="00FB336D" w:rsidRPr="00D5649B" w:rsidRDefault="2934E37E" w:rsidP="002B0C18">
      <w:r w:rsidRPr="00D5649B">
        <w:t>Policy makers are likely to utilize the model for policy implementation, where farmers (land owners) input their farm operation data into the model and use the output</w:t>
      </w:r>
      <w:r w:rsidR="004536F4">
        <w:t>s</w:t>
      </w:r>
      <w:r w:rsidRPr="00D5649B">
        <w:t xml:space="preserve"> (potentially through a certified 3</w:t>
      </w:r>
      <w:r w:rsidRPr="00D5649B">
        <w:rPr>
          <w:vertAlign w:val="superscript"/>
        </w:rPr>
        <w:t>rd</w:t>
      </w:r>
      <w:r w:rsidRPr="00D5649B">
        <w:t xml:space="preserve"> party) as confirmation that the policy has been fulfilled. This requires certainty that the model algorithms work reliably (i.e., by alignment with </w:t>
      </w:r>
      <w:r w:rsidR="000D16A7" w:rsidRPr="00D5649B">
        <w:t>n</w:t>
      </w:r>
      <w:r w:rsidRPr="00D5649B">
        <w:t xml:space="preserve">ational metrics), that the </w:t>
      </w:r>
      <w:r w:rsidR="000D16A7" w:rsidRPr="00D5649B">
        <w:t>specific</w:t>
      </w:r>
      <w:r w:rsidR="009914A5" w:rsidRPr="00D5649B">
        <w:t xml:space="preserve"> </w:t>
      </w:r>
      <w:r w:rsidRPr="00D5649B">
        <w:t xml:space="preserve">policy option can be modelled, and that the farmer (land owner) has all required input </w:t>
      </w:r>
      <w:r w:rsidR="000D16A7" w:rsidRPr="00D5649B">
        <w:t xml:space="preserve">data </w:t>
      </w:r>
      <w:r w:rsidRPr="00D5649B">
        <w:t xml:space="preserve">available. Another option for the policy maker is, however, to test policies and their effects before </w:t>
      </w:r>
      <w:proofErr w:type="spellStart"/>
      <w:r w:rsidRPr="00D5649B">
        <w:t>implemention</w:t>
      </w:r>
      <w:proofErr w:type="spellEnd"/>
      <w:r w:rsidRPr="00D5649B">
        <w:t xml:space="preserve">. For that purpose, the model requires appropriate regionally representative default farming systems (with all </w:t>
      </w:r>
      <w:r w:rsidR="000D16A7" w:rsidRPr="00D5649B">
        <w:t xml:space="preserve">of </w:t>
      </w:r>
      <w:r w:rsidRPr="00D5649B">
        <w:t>the necessary input parameters) to test the policy under different settings.</w:t>
      </w:r>
    </w:p>
    <w:p w14:paraId="55365A87" w14:textId="022DAA07" w:rsidR="00FB6B59" w:rsidRPr="00D5649B" w:rsidRDefault="2934E37E" w:rsidP="002B0C18">
      <w:r w:rsidRPr="00D5649B">
        <w:t xml:space="preserve">For farmers, the model could be useful to self-explore where emissions come from on their farm, and how they compare in magnitude. In addition, they can explore management practices that lower emissions from the farm, altering individual practices or the entire farm system. Productivity changes due to management </w:t>
      </w:r>
      <w:r w:rsidR="000D16A7" w:rsidRPr="00D5649B">
        <w:t xml:space="preserve">decisions </w:t>
      </w:r>
      <w:r w:rsidRPr="00D5649B">
        <w:t xml:space="preserve">are not included in the model, as the estimation of crop or animal growth would require additional inputs that are not readily available, and would also </w:t>
      </w:r>
      <w:r w:rsidR="000D16A7" w:rsidRPr="00D5649B">
        <w:t>lead to</w:t>
      </w:r>
      <w:r w:rsidRPr="00D5649B">
        <w:t xml:space="preserve"> considerable uncertainty (note that a simple economic model for cropping operations attempts to provide cost estimates for changing management, but is limited in scope and operability). Regardless of these limitations, farmers have used the model for self-assessments (‘what i</w:t>
      </w:r>
      <w:r w:rsidR="000D16A7" w:rsidRPr="00D5649B">
        <w:t>f</w:t>
      </w:r>
      <w:r w:rsidRPr="00D5649B">
        <w:t>?’) for marketing purposes.</w:t>
      </w:r>
    </w:p>
    <w:p w14:paraId="213BC6A9" w14:textId="7D9745FB" w:rsidR="002A0CA8" w:rsidRPr="00D5649B" w:rsidRDefault="2934E37E" w:rsidP="002B0C18">
      <w:r w:rsidRPr="00D5649B">
        <w:t xml:space="preserve">The model has further </w:t>
      </w:r>
      <w:r w:rsidR="004536F4">
        <w:t>application</w:t>
      </w:r>
      <w:r w:rsidRPr="00D5649B">
        <w:t xml:space="preserve"> in agricultural education, </w:t>
      </w:r>
      <w:r w:rsidR="000D16A7" w:rsidRPr="00D5649B">
        <w:t xml:space="preserve">particularly </w:t>
      </w:r>
      <w:r w:rsidRPr="00D5649B">
        <w:t xml:space="preserve">in courses concerned with sustainability. This </w:t>
      </w:r>
      <w:r w:rsidR="004536F4">
        <w:t>serves</w:t>
      </w:r>
      <w:r w:rsidRPr="00D5649B">
        <w:t xml:space="preserve"> both to showcase </w:t>
      </w:r>
      <w:r w:rsidR="000D16A7" w:rsidRPr="00D5649B">
        <w:t xml:space="preserve">to </w:t>
      </w:r>
      <w:r w:rsidRPr="00D5649B">
        <w:t xml:space="preserve">students how </w:t>
      </w:r>
      <w:r w:rsidR="009914A5" w:rsidRPr="00D5649B">
        <w:t xml:space="preserve">interconnected </w:t>
      </w:r>
      <w:r w:rsidRPr="00D5649B">
        <w:t xml:space="preserve">production processes are in farming systems, and also to identify GHG sources in farming and the best options to reduce them effectively. The software development in itself has also proven to be an excellent teaching opportunity for individual computer science students </w:t>
      </w:r>
      <w:r w:rsidR="000D16A7" w:rsidRPr="00D5649B">
        <w:t xml:space="preserve">who </w:t>
      </w:r>
      <w:r w:rsidRPr="00D5649B">
        <w:t xml:space="preserve">want to experience industry standard programming and </w:t>
      </w:r>
      <w:r w:rsidRPr="00D5649B">
        <w:lastRenderedPageBreak/>
        <w:t xml:space="preserve">code maintenance. Last but not least, the team is looking to partner with multimedia and arts students to improve the design and form of </w:t>
      </w:r>
      <w:r w:rsidR="000D16A7" w:rsidRPr="00D5649B">
        <w:t>model inputs and outputs</w:t>
      </w:r>
      <w:r w:rsidRPr="00D5649B">
        <w:t>.</w:t>
      </w:r>
    </w:p>
    <w:p w14:paraId="0D40FE2A" w14:textId="3CEDAE35" w:rsidR="00F019E7" w:rsidRPr="00D5649B" w:rsidRDefault="2934E37E" w:rsidP="00117A76">
      <w:pPr>
        <w:pStyle w:val="Heading2"/>
        <w:spacing w:line="360" w:lineRule="auto"/>
        <w:jc w:val="both"/>
      </w:pPr>
      <w:bookmarkStart w:id="68" w:name="_Toc528936540"/>
      <w:bookmarkStart w:id="69" w:name="_Toc152758509"/>
      <w:r w:rsidRPr="00D5649B">
        <w:t xml:space="preserve">Principles of </w:t>
      </w:r>
      <w:r w:rsidR="004E267D">
        <w:t>m</w:t>
      </w:r>
      <w:r w:rsidRPr="00D5649B">
        <w:t xml:space="preserve">odel </w:t>
      </w:r>
      <w:r w:rsidR="004E267D">
        <w:t>d</w:t>
      </w:r>
      <w:r w:rsidRPr="00D5649B">
        <w:t>evelopment</w:t>
      </w:r>
      <w:bookmarkEnd w:id="68"/>
      <w:bookmarkEnd w:id="69"/>
    </w:p>
    <w:p w14:paraId="116350A6" w14:textId="159F7C32" w:rsidR="00F019E7" w:rsidRPr="00D5649B" w:rsidRDefault="2934E37E" w:rsidP="002B0C18">
      <w:r w:rsidRPr="00D5649B">
        <w:t xml:space="preserve">Development of the </w:t>
      </w:r>
      <w:proofErr w:type="spellStart"/>
      <w:r w:rsidRPr="00D5649B">
        <w:t>Holos</w:t>
      </w:r>
      <w:proofErr w:type="spellEnd"/>
      <w:r w:rsidRPr="00D5649B">
        <w:t xml:space="preserve"> model takes place in two phases</w:t>
      </w:r>
      <w:r w:rsidR="00FE77DF" w:rsidRPr="00D5649B">
        <w:t>:</w:t>
      </w:r>
      <w:r w:rsidRPr="00D5649B">
        <w:t xml:space="preserve"> the development and combination of algorithms, and the transferral of these algorithms into software code in conjunction with the design of the interface. This is not necessarily a one-way street, both interface design and software development may trigger additional development (mainly due to opportunity rather than necessity). In any case,  the </w:t>
      </w:r>
      <w:proofErr w:type="spellStart"/>
      <w:r w:rsidRPr="00D5649B">
        <w:t>Holos</w:t>
      </w:r>
      <w:proofErr w:type="spellEnd"/>
      <w:r w:rsidRPr="00D5649B">
        <w:t xml:space="preserve"> development team follows the two principles of transparency and scientific reliability in order to foster open and collaborative model and software development. </w:t>
      </w:r>
    </w:p>
    <w:p w14:paraId="2A19BD68" w14:textId="7123AE4A" w:rsidR="000C2C31" w:rsidRPr="00D5649B" w:rsidRDefault="2934E37E" w:rsidP="002B0C18">
      <w:r w:rsidRPr="00D5649B">
        <w:t xml:space="preserve">Scientific reliability is at the core of </w:t>
      </w:r>
      <w:proofErr w:type="spellStart"/>
      <w:r w:rsidRPr="00D5649B">
        <w:t>Holos</w:t>
      </w:r>
      <w:proofErr w:type="spellEnd"/>
      <w:r w:rsidRPr="00D5649B">
        <w:t xml:space="preserve"> algorithm development and means that the team attempts to build the model entirely out of algorithms and relationships that have been published in peer-reviewed articles</w:t>
      </w:r>
      <w:r w:rsidR="00FE77DF" w:rsidRPr="00D5649B">
        <w:t xml:space="preserve">, which </w:t>
      </w:r>
      <w:r w:rsidRPr="00D5649B">
        <w:t>have, where possible and/or required</w:t>
      </w:r>
      <w:r w:rsidR="00FE77DF" w:rsidRPr="00D5649B">
        <w:t>,</w:t>
      </w:r>
      <w:r w:rsidRPr="00D5649B">
        <w:t xml:space="preserve"> a Canadian context. This approach does mean that the model will not be abreast of current </w:t>
      </w:r>
      <w:r w:rsidR="00FE77DF" w:rsidRPr="00D5649B">
        <w:t xml:space="preserve">scientific </w:t>
      </w:r>
      <w:r w:rsidRPr="00D5649B">
        <w:t>develop</w:t>
      </w:r>
      <w:r w:rsidR="00FE77DF" w:rsidRPr="00D5649B">
        <w:t>ments in the field</w:t>
      </w:r>
      <w:r w:rsidRPr="00D5649B">
        <w:t>, but rather that new knowledge will only be adopted when scientific consensus is built. Scientific reliability is also achieved through alignment with other metrics and assessment methods, with the National GHG inventory and AAFC’s Agri-environmental indicators being important benchmark</w:t>
      </w:r>
      <w:r w:rsidR="00FE77DF" w:rsidRPr="00D5649B">
        <w:t>s</w:t>
      </w:r>
      <w:r w:rsidRPr="00D5649B">
        <w:t xml:space="preserve"> and algorithm provider</w:t>
      </w:r>
      <w:r w:rsidR="00FE77DF" w:rsidRPr="00D5649B">
        <w:t>s. L</w:t>
      </w:r>
      <w:r w:rsidRPr="00D5649B">
        <w:t xml:space="preserve">ifecycle analysis </w:t>
      </w:r>
      <w:r w:rsidR="008F3360" w:rsidRPr="00D5649B">
        <w:t>standards</w:t>
      </w:r>
      <w:r w:rsidR="00133045" w:rsidRPr="00D5649B">
        <w:t xml:space="preserve"> (ISO</w:t>
      </w:r>
      <w:r w:rsidR="00336819" w:rsidRPr="00D5649B">
        <w:t xml:space="preserve"> 14044</w:t>
      </w:r>
      <w:r w:rsidR="00133045" w:rsidRPr="00D5649B">
        <w:t>)</w:t>
      </w:r>
      <w:r w:rsidRPr="00D5649B">
        <w:t xml:space="preserve"> </w:t>
      </w:r>
      <w:r w:rsidR="00FE77DF" w:rsidRPr="00D5649B">
        <w:t>also provide</w:t>
      </w:r>
      <w:r w:rsidRPr="00D5649B">
        <w:t xml:space="preserve"> important guidance </w:t>
      </w:r>
      <w:r w:rsidR="00FE77DF" w:rsidRPr="00D5649B">
        <w:t>o</w:t>
      </w:r>
      <w:r w:rsidRPr="00D5649B">
        <w:t xml:space="preserve">n how </w:t>
      </w:r>
      <w:r w:rsidR="00FE77DF" w:rsidRPr="00D5649B">
        <w:t xml:space="preserve">model </w:t>
      </w:r>
      <w:r w:rsidRPr="00D5649B">
        <w:t xml:space="preserve">results </w:t>
      </w:r>
      <w:r w:rsidR="00FE77DF" w:rsidRPr="00D5649B">
        <w:t>should</w:t>
      </w:r>
      <w:r w:rsidRPr="00D5649B">
        <w:t xml:space="preserve"> be summarized. Scientific reliability and the opportunity to </w:t>
      </w:r>
      <w:r w:rsidR="00FE77DF" w:rsidRPr="00D5649B">
        <w:t>trace</w:t>
      </w:r>
      <w:r w:rsidRPr="00D5649B">
        <w:t xml:space="preserve"> </w:t>
      </w:r>
      <w:r w:rsidR="00FE77DF" w:rsidRPr="00D5649B">
        <w:t xml:space="preserve">each </w:t>
      </w:r>
      <w:r w:rsidRPr="00D5649B">
        <w:t>algorithm to its published origin is also the foundation of the transparency principle.</w:t>
      </w:r>
    </w:p>
    <w:p w14:paraId="38841519" w14:textId="3D6B6838" w:rsidR="00676687" w:rsidRPr="00D5649B" w:rsidRDefault="00FE77DF" w:rsidP="002B0C18">
      <w:r w:rsidRPr="00D5649B">
        <w:t>In an a</w:t>
      </w:r>
      <w:r w:rsidR="2934E37E" w:rsidRPr="00D5649B">
        <w:t xml:space="preserve">ttempt to avoid </w:t>
      </w:r>
      <w:proofErr w:type="spellStart"/>
      <w:r w:rsidR="2934E37E" w:rsidRPr="00D5649B">
        <w:t>Holos</w:t>
      </w:r>
      <w:proofErr w:type="spellEnd"/>
      <w:r w:rsidR="2934E37E" w:rsidRPr="00D5649B">
        <w:t xml:space="preserve"> model outputs </w:t>
      </w:r>
      <w:r w:rsidRPr="00D5649B">
        <w:t xml:space="preserve">being </w:t>
      </w:r>
      <w:r w:rsidR="2934E37E" w:rsidRPr="00D5649B">
        <w:t xml:space="preserve">perceived as </w:t>
      </w:r>
      <w:r w:rsidRPr="00D5649B">
        <w:t xml:space="preserve">the </w:t>
      </w:r>
      <w:r w:rsidR="2934E37E" w:rsidRPr="00D5649B">
        <w:t xml:space="preserve">result of ‘black box’ simulations, the </w:t>
      </w:r>
      <w:proofErr w:type="spellStart"/>
      <w:r w:rsidR="2934E37E" w:rsidRPr="00D5649B">
        <w:t>Holos</w:t>
      </w:r>
      <w:proofErr w:type="spellEnd"/>
      <w:r w:rsidR="2934E37E" w:rsidRPr="00D5649B">
        <w:t xml:space="preserve"> development team is releasing algorithm documents that detail each and every algorithm incorporated in</w:t>
      </w:r>
      <w:r w:rsidRPr="00D5649B">
        <w:t>to</w:t>
      </w:r>
      <w:r w:rsidR="2934E37E" w:rsidRPr="00D5649B">
        <w:t xml:space="preserve"> the model (equation numbers in the document will match equation numbers in the software code). Algorithm documents track the progress of consecutive model versions, and in principle provide the basis for re-building the model in any other (software) environment. To further expand the transparency and adaptability of the model, the team is also preparing </w:t>
      </w:r>
      <w:r w:rsidRPr="00D5649B">
        <w:t>to share</w:t>
      </w:r>
      <w:r w:rsidR="2934E37E" w:rsidRPr="00D5649B">
        <w:t xml:space="preserve"> the model’s software code in an open source environment. This is with the goal </w:t>
      </w:r>
      <w:r w:rsidRPr="00D5649B">
        <w:t>of sharing</w:t>
      </w:r>
      <w:r w:rsidR="2934E37E" w:rsidRPr="00D5649B">
        <w:t xml:space="preserve"> the algorithm interconnectedness that is hard to relay in written documents, but also to open the model’s software code for collaborative additions by other groups</w:t>
      </w:r>
      <w:r w:rsidRPr="00D5649B">
        <w:t>, and</w:t>
      </w:r>
      <w:r w:rsidR="2934E37E" w:rsidRPr="00D5649B">
        <w:t xml:space="preserve"> for adaptation of the model by other groups for their </w:t>
      </w:r>
      <w:r w:rsidRPr="00D5649B">
        <w:t>specific objectives</w:t>
      </w:r>
      <w:r w:rsidR="2934E37E" w:rsidRPr="00D5649B">
        <w:t xml:space="preserve"> and requirements. </w:t>
      </w:r>
    </w:p>
    <w:p w14:paraId="3E2A4383" w14:textId="77777777" w:rsidR="00E57AFF" w:rsidRPr="00D5649B" w:rsidRDefault="2934E37E" w:rsidP="002B0C18">
      <w:r w:rsidRPr="00D5649B">
        <w:t xml:space="preserve">The </w:t>
      </w:r>
      <w:proofErr w:type="spellStart"/>
      <w:r w:rsidRPr="00D5649B">
        <w:t>Holos</w:t>
      </w:r>
      <w:proofErr w:type="spellEnd"/>
      <w:r w:rsidRPr="00D5649B">
        <w:t xml:space="preserve"> development team pledges to develop and share a framework for collaborative development with respect to software architecture, as well as documentation and data input requirements. However, the determination of what is included in subsequent </w:t>
      </w:r>
      <w:proofErr w:type="spellStart"/>
      <w:r w:rsidRPr="00D5649B">
        <w:t>Holos</w:t>
      </w:r>
      <w:proofErr w:type="spellEnd"/>
      <w:r w:rsidRPr="00D5649B">
        <w:t xml:space="preserve"> model versions remains with the </w:t>
      </w:r>
      <w:proofErr w:type="spellStart"/>
      <w:r w:rsidRPr="00D5649B">
        <w:t>Holos</w:t>
      </w:r>
      <w:proofErr w:type="spellEnd"/>
      <w:r w:rsidRPr="00D5649B">
        <w:t xml:space="preserve"> development team for the foreseeable future.</w:t>
      </w:r>
    </w:p>
    <w:p w14:paraId="766CD3D9" w14:textId="1D5A4A4F" w:rsidR="00F019E7" w:rsidRPr="00D5649B" w:rsidRDefault="2934E37E" w:rsidP="00117A76">
      <w:pPr>
        <w:pStyle w:val="Heading2"/>
        <w:spacing w:line="360" w:lineRule="auto"/>
        <w:jc w:val="both"/>
      </w:pPr>
      <w:bookmarkStart w:id="70" w:name="_Toc528936541"/>
      <w:bookmarkStart w:id="71" w:name="_Toc152758510"/>
      <w:r w:rsidRPr="00D5649B">
        <w:t xml:space="preserve">Workshops and </w:t>
      </w:r>
      <w:r w:rsidR="004E267D">
        <w:t>o</w:t>
      </w:r>
      <w:r w:rsidRPr="00D5649B">
        <w:t>utreach</w:t>
      </w:r>
      <w:bookmarkEnd w:id="70"/>
      <w:bookmarkEnd w:id="71"/>
    </w:p>
    <w:p w14:paraId="4808352D" w14:textId="43499E75" w:rsidR="00F019E7" w:rsidRPr="00D5649B" w:rsidRDefault="2934E37E" w:rsidP="002B0C18">
      <w:r w:rsidRPr="00D5649B">
        <w:t xml:space="preserve">Modelling agricultural systems is a way to test our scientific understanding of processes taking place in </w:t>
      </w:r>
      <w:r w:rsidR="00FE77DF" w:rsidRPr="00D5649B">
        <w:t>these systems</w:t>
      </w:r>
      <w:r w:rsidRPr="00D5649B">
        <w:t xml:space="preserve">, to provide context to </w:t>
      </w:r>
      <w:r w:rsidR="00FE77DF" w:rsidRPr="00D5649B">
        <w:t xml:space="preserve">the </w:t>
      </w:r>
      <w:r w:rsidRPr="00D5649B">
        <w:t xml:space="preserve">results of scientific experiments, to understand and teach the interconnectedness of farm systems, to explore options and capabilities to influence the system and its </w:t>
      </w:r>
      <w:r w:rsidRPr="00D5649B">
        <w:lastRenderedPageBreak/>
        <w:t xml:space="preserve">outputs, and to guide and inform future research. Despite these benefits, modelling systems doesn’t come naturally to </w:t>
      </w:r>
      <w:r w:rsidR="00FE77DF" w:rsidRPr="00D5649B">
        <w:t xml:space="preserve">any </w:t>
      </w:r>
      <w:r w:rsidRPr="00D5649B">
        <w:t>of our potential user groups, and the team, therefore, provides multiple options to learn more about modelling and the model. These options range from organizing an annual workshop/conference (incl</w:t>
      </w:r>
      <w:r w:rsidR="00E30D2C" w:rsidRPr="00D5649B">
        <w:t>uding</w:t>
      </w:r>
      <w:r w:rsidRPr="00D5649B">
        <w:t xml:space="preserve"> a model training session), provid</w:t>
      </w:r>
      <w:r w:rsidR="00FE77DF" w:rsidRPr="00D5649B">
        <w:t>ing</w:t>
      </w:r>
      <w:r w:rsidRPr="00D5649B">
        <w:t xml:space="preserve"> model training as invited course or seminar speakers, provid</w:t>
      </w:r>
      <w:r w:rsidR="00FE77DF" w:rsidRPr="00D5649B">
        <w:t>ing</w:t>
      </w:r>
      <w:r w:rsidRPr="00D5649B">
        <w:t xml:space="preserve"> training upon request or online, develop</w:t>
      </w:r>
      <w:r w:rsidR="00FE77DF" w:rsidRPr="00D5649B">
        <w:t>ing</w:t>
      </w:r>
      <w:r w:rsidRPr="00D5649B">
        <w:t xml:space="preserve"> and distribut</w:t>
      </w:r>
      <w:r w:rsidR="00FE77DF" w:rsidRPr="00D5649B">
        <w:t>ing</w:t>
      </w:r>
      <w:r w:rsidRPr="00D5649B">
        <w:t xml:space="preserve"> training materials, host</w:t>
      </w:r>
      <w:r w:rsidR="00FE77DF" w:rsidRPr="00D5649B">
        <w:t>ing</w:t>
      </w:r>
      <w:r w:rsidRPr="00D5649B">
        <w:t xml:space="preserve"> trainees for model training or development purposes, as well as conduct</w:t>
      </w:r>
      <w:r w:rsidR="00FE77DF" w:rsidRPr="00D5649B">
        <w:t>ing and publishing</w:t>
      </w:r>
      <w:r w:rsidRPr="00D5649B">
        <w:t xml:space="preserve"> our own modelling studies.</w:t>
      </w:r>
    </w:p>
    <w:p w14:paraId="7DECD73C" w14:textId="5C84BCAA" w:rsidR="00883A4B" w:rsidRPr="00D5649B" w:rsidRDefault="2934E37E" w:rsidP="002B0C18">
      <w:r w:rsidRPr="00D5649B">
        <w:t xml:space="preserve">Our annual event has evolved from an initial afternoon </w:t>
      </w:r>
      <w:proofErr w:type="spellStart"/>
      <w:r w:rsidRPr="00D5649B">
        <w:t>Holos</w:t>
      </w:r>
      <w:proofErr w:type="spellEnd"/>
      <w:r w:rsidRPr="00D5649B">
        <w:t xml:space="preserve"> release workshop with 10 participants to a two day ‘Sustainability of Canadian Agriculture’ conference with over 100 participants, where we bring</w:t>
      </w:r>
      <w:r w:rsidR="00E512F4" w:rsidRPr="00D5649B">
        <w:t xml:space="preserve"> together</w:t>
      </w:r>
      <w:r w:rsidRPr="00D5649B">
        <w:t xml:space="preserve"> scientists, academics, farmers, farmer organizations, and policy makers to debate how Canadian farming can continue into the future, and, in this sense, how the </w:t>
      </w:r>
      <w:proofErr w:type="spellStart"/>
      <w:r w:rsidRPr="00D5649B">
        <w:t>Holos</w:t>
      </w:r>
      <w:proofErr w:type="spellEnd"/>
      <w:r w:rsidRPr="00D5649B">
        <w:t xml:space="preserve"> model and its team can help and support the community.</w:t>
      </w:r>
    </w:p>
    <w:p w14:paraId="020A1B7A" w14:textId="574755AF" w:rsidR="00CC6555" w:rsidRPr="00D5649B" w:rsidRDefault="2934E37E" w:rsidP="002B0C18">
      <w:r w:rsidRPr="00D5649B">
        <w:t xml:space="preserve">Model training has been provided on demand </w:t>
      </w:r>
      <w:r w:rsidR="00E512F4" w:rsidRPr="00D5649B">
        <w:t>on</w:t>
      </w:r>
      <w:r w:rsidRPr="00D5649B">
        <w:t xml:space="preserve"> multiple occasions, mostly upon invite from university partners, </w:t>
      </w:r>
      <w:r w:rsidR="00E512F4" w:rsidRPr="00D5649B">
        <w:t xml:space="preserve">although the </w:t>
      </w:r>
      <w:r w:rsidRPr="00D5649B">
        <w:t xml:space="preserve">provincial government </w:t>
      </w:r>
      <w:r w:rsidR="00E512F4" w:rsidRPr="00D5649B">
        <w:t xml:space="preserve">has also </w:t>
      </w:r>
      <w:r w:rsidRPr="00D5649B">
        <w:t xml:space="preserve">requested model training. </w:t>
      </w:r>
      <w:r w:rsidR="00E512F4" w:rsidRPr="00D5649B">
        <w:t>Typically</w:t>
      </w:r>
      <w:r w:rsidRPr="00D5649B">
        <w:t xml:space="preserve">, the </w:t>
      </w:r>
      <w:proofErr w:type="spellStart"/>
      <w:r w:rsidRPr="00D5649B">
        <w:t>Holos</w:t>
      </w:r>
      <w:proofErr w:type="spellEnd"/>
      <w:r w:rsidRPr="00D5649B">
        <w:t xml:space="preserve"> team appreciates a formal invite (&gt;2 months before the event) to organize travel (contact holos@</w:t>
      </w:r>
      <w:r w:rsidR="00336819" w:rsidRPr="00D5649B">
        <w:t>agr.gc.</w:t>
      </w:r>
      <w:r w:rsidRPr="00D5649B">
        <w:t xml:space="preserve">ca). </w:t>
      </w:r>
      <w:r w:rsidR="00E512F4" w:rsidRPr="00D5649B">
        <w:t>T</w:t>
      </w:r>
      <w:r w:rsidRPr="00D5649B">
        <w:t xml:space="preserve">raining can be held for up to 50 participants (it is advisable that trainees work in pairs), and computers (Windows platform) should be available with the </w:t>
      </w:r>
      <w:proofErr w:type="spellStart"/>
      <w:r w:rsidRPr="00D5649B">
        <w:t>Holos</w:t>
      </w:r>
      <w:proofErr w:type="spellEnd"/>
      <w:r w:rsidRPr="00D5649B">
        <w:t xml:space="preserve"> model pre-installed. It is helpful if trainers (other than the </w:t>
      </w:r>
      <w:proofErr w:type="spellStart"/>
      <w:r w:rsidRPr="00D5649B">
        <w:t>Holos</w:t>
      </w:r>
      <w:proofErr w:type="spellEnd"/>
      <w:r w:rsidRPr="00D5649B">
        <w:t xml:space="preserve"> team) are familiar with the training to </w:t>
      </w:r>
      <w:r w:rsidR="00E512F4" w:rsidRPr="00D5649B">
        <w:t>assist</w:t>
      </w:r>
      <w:r w:rsidR="00E30D2C" w:rsidRPr="00D5649B">
        <w:t xml:space="preserve"> </w:t>
      </w:r>
      <w:r w:rsidRPr="00D5649B">
        <w:t xml:space="preserve">trainees. Training can also be provided through an online platform, </w:t>
      </w:r>
      <w:r w:rsidR="00E512F4" w:rsidRPr="00D5649B">
        <w:t xml:space="preserve">although </w:t>
      </w:r>
      <w:r w:rsidRPr="00D5649B">
        <w:t>troubleshooting is more limited and there is less opportunity for feedback.</w:t>
      </w:r>
    </w:p>
    <w:p w14:paraId="58CCC267" w14:textId="6B68B2AE" w:rsidR="006C26CE" w:rsidRPr="00D5649B" w:rsidRDefault="2934E37E" w:rsidP="002B0C18">
      <w:r w:rsidRPr="00D5649B">
        <w:t xml:space="preserve">One element that would improve online training (and self-training for that matter) would be available training materials. The </w:t>
      </w:r>
      <w:proofErr w:type="spellStart"/>
      <w:r w:rsidRPr="00D5649B">
        <w:t>Holos</w:t>
      </w:r>
      <w:proofErr w:type="spellEnd"/>
      <w:r w:rsidRPr="00D5649B">
        <w:t xml:space="preserve"> team has distributed training manuals as PDF files (for </w:t>
      </w:r>
      <w:proofErr w:type="spellStart"/>
      <w:r w:rsidRPr="00D5649B">
        <w:t>Holos</w:t>
      </w:r>
      <w:proofErr w:type="spellEnd"/>
      <w:r w:rsidRPr="00D5649B">
        <w:t xml:space="preserve"> V3) in the past, but recognize</w:t>
      </w:r>
      <w:r w:rsidR="00D61E3E" w:rsidRPr="00D5649B">
        <w:t>s</w:t>
      </w:r>
      <w:r w:rsidRPr="00D5649B">
        <w:t xml:space="preserve"> their limited use. While </w:t>
      </w:r>
      <w:proofErr w:type="spellStart"/>
      <w:r w:rsidRPr="00D5649B">
        <w:t>Holos</w:t>
      </w:r>
      <w:proofErr w:type="spellEnd"/>
      <w:r w:rsidRPr="00D5649B">
        <w:t xml:space="preserve"> V4 is much more user-friendly and self-explanatory, it also offers much more flexibility in the setup, both with respect to modelling modes as well as possible data input. The </w:t>
      </w:r>
      <w:proofErr w:type="spellStart"/>
      <w:r w:rsidRPr="00D5649B">
        <w:t>Holos</w:t>
      </w:r>
      <w:proofErr w:type="spellEnd"/>
      <w:r w:rsidRPr="00D5649B">
        <w:t xml:space="preserve"> team aims</w:t>
      </w:r>
      <w:r w:rsidR="00D61E3E" w:rsidRPr="00D5649B">
        <w:t>,</w:t>
      </w:r>
      <w:r w:rsidRPr="00D5649B">
        <w:t xml:space="preserve"> therefore</w:t>
      </w:r>
      <w:r w:rsidR="00D61E3E" w:rsidRPr="00D5649B">
        <w:t>,</w:t>
      </w:r>
      <w:r w:rsidRPr="00D5649B">
        <w:t xml:space="preserve"> to update already existing training materials</w:t>
      </w:r>
      <w:r w:rsidR="00D61E3E" w:rsidRPr="00D5649B">
        <w:t xml:space="preserve"> and</w:t>
      </w:r>
      <w:r w:rsidR="00E30D2C" w:rsidRPr="00D5649B">
        <w:t xml:space="preserve"> </w:t>
      </w:r>
      <w:r w:rsidRPr="00D5649B">
        <w:t xml:space="preserve">to </w:t>
      </w:r>
      <w:r w:rsidR="00E30D2C" w:rsidRPr="00D5649B">
        <w:t>share a</w:t>
      </w:r>
      <w:r w:rsidRPr="00D5649B">
        <w:t xml:space="preserve"> series of training videos. The team is available to host trainees at the Lethbridge Research and Development Centre. The team </w:t>
      </w:r>
      <w:r w:rsidR="00D61E3E" w:rsidRPr="00D5649B">
        <w:t xml:space="preserve">also </w:t>
      </w:r>
      <w:r w:rsidRPr="00D5649B">
        <w:t>offer</w:t>
      </w:r>
      <w:r w:rsidR="00D61E3E" w:rsidRPr="00D5649B">
        <w:t>s</w:t>
      </w:r>
      <w:r w:rsidRPr="00D5649B">
        <w:t xml:space="preserve"> opportunities for students as part of the Canadian universities Co-op student program (primarily computer science students).</w:t>
      </w:r>
    </w:p>
    <w:p w14:paraId="424AD445" w14:textId="1112F357" w:rsidR="00C040E4" w:rsidRPr="00D5649B" w:rsidRDefault="2934E37E" w:rsidP="002B0C18">
      <w:r w:rsidRPr="00D5649B">
        <w:t xml:space="preserve">Last but not least, the </w:t>
      </w:r>
      <w:proofErr w:type="spellStart"/>
      <w:r w:rsidRPr="00D5649B">
        <w:t>Holos</w:t>
      </w:r>
      <w:proofErr w:type="spellEnd"/>
      <w:r w:rsidRPr="00D5649B">
        <w:t xml:space="preserve"> team conducts its own model application studies that aim to demonstrate how the model can be utilized. Publications </w:t>
      </w:r>
      <w:r w:rsidR="00D61E3E" w:rsidRPr="00D5649B">
        <w:t>relating to</w:t>
      </w:r>
      <w:r w:rsidRPr="00D5649B">
        <w:t xml:space="preserve"> model development </w:t>
      </w:r>
      <w:r w:rsidR="00D61E3E" w:rsidRPr="00D5649B">
        <w:t>and model application</w:t>
      </w:r>
      <w:r w:rsidRPr="00D5649B">
        <w:t xml:space="preserve"> are listed on our </w:t>
      </w:r>
      <w:hyperlink r:id="rId76">
        <w:proofErr w:type="spellStart"/>
        <w:r w:rsidRPr="00D5649B">
          <w:rPr>
            <w:rStyle w:val="Hyperlink"/>
          </w:rPr>
          <w:t>Holos</w:t>
        </w:r>
        <w:proofErr w:type="spellEnd"/>
        <w:r w:rsidRPr="00D5649B">
          <w:rPr>
            <w:rStyle w:val="Hyperlink"/>
          </w:rPr>
          <w:t xml:space="preserve"> download page</w:t>
        </w:r>
      </w:hyperlink>
      <w:r w:rsidRPr="00D5649B">
        <w:t>, but we have limited resources to find publications by other groups who utilized the model. We</w:t>
      </w:r>
      <w:r w:rsidR="00D61E3E" w:rsidRPr="00D5649B">
        <w:t xml:space="preserve"> would</w:t>
      </w:r>
      <w:r w:rsidRPr="00D5649B">
        <w:t xml:space="preserve"> therefore appreciate if you could send us a copy!</w:t>
      </w:r>
    </w:p>
    <w:p w14:paraId="4BBE264B" w14:textId="531B7084" w:rsidR="00F019E7" w:rsidRPr="00D5649B" w:rsidRDefault="2934E37E" w:rsidP="00117A76">
      <w:pPr>
        <w:pStyle w:val="Heading2"/>
        <w:spacing w:line="360" w:lineRule="auto"/>
        <w:jc w:val="both"/>
      </w:pPr>
      <w:bookmarkStart w:id="72" w:name="_Toc528936542"/>
      <w:bookmarkStart w:id="73" w:name="_Toc152758511"/>
      <w:r w:rsidRPr="00D5649B">
        <w:t xml:space="preserve">Structure of this </w:t>
      </w:r>
      <w:r w:rsidR="004E267D">
        <w:t>d</w:t>
      </w:r>
      <w:r w:rsidRPr="00D5649B">
        <w:t>ocument</w:t>
      </w:r>
      <w:bookmarkEnd w:id="72"/>
      <w:bookmarkEnd w:id="73"/>
    </w:p>
    <w:p w14:paraId="58CFF32C" w14:textId="225EE86B" w:rsidR="00DA7EBB" w:rsidRPr="00D5649B" w:rsidRDefault="2934E37E" w:rsidP="002B0C18">
      <w:r w:rsidRPr="00D5649B">
        <w:t xml:space="preserve">The </w:t>
      </w:r>
      <w:proofErr w:type="spellStart"/>
      <w:r w:rsidRPr="00D5649B">
        <w:t>Holos</w:t>
      </w:r>
      <w:proofErr w:type="spellEnd"/>
      <w:r w:rsidRPr="00D5649B">
        <w:t xml:space="preserve"> algorithm document provides a detailed </w:t>
      </w:r>
      <w:r w:rsidR="00034201" w:rsidRPr="00D5649B">
        <w:t xml:space="preserve">description of </w:t>
      </w:r>
      <w:r w:rsidRPr="00D5649B">
        <w:t xml:space="preserve">the algorithms incorporated into the </w:t>
      </w:r>
      <w:proofErr w:type="spellStart"/>
      <w:r w:rsidRPr="00D5649B">
        <w:t>Holos</w:t>
      </w:r>
      <w:proofErr w:type="spellEnd"/>
      <w:r w:rsidRPr="00D5649B">
        <w:t xml:space="preserve"> model. It </w:t>
      </w:r>
      <w:r w:rsidR="00034201" w:rsidRPr="00D5649B">
        <w:t xml:space="preserve">begins </w:t>
      </w:r>
      <w:r w:rsidRPr="00D5649B">
        <w:t>with the land management section (which is also the recommended path of model input for users), detailing at first the calculations for carbon change, starting with the single year estimates that are aligned with the current National GHG inventory approach</w:t>
      </w:r>
      <w:r w:rsidR="00D37AD0" w:rsidRPr="00D5649B">
        <w:t xml:space="preserve"> (soon to be obsolete)</w:t>
      </w:r>
      <w:r w:rsidRPr="00D5649B">
        <w:t xml:space="preserve">. </w:t>
      </w:r>
      <w:r w:rsidR="00034201" w:rsidRPr="00D5649B">
        <w:t>Then</w:t>
      </w:r>
      <w:r w:rsidRPr="00D5649B">
        <w:t xml:space="preserve">, we detail how the </w:t>
      </w:r>
      <w:r w:rsidR="00BD3490" w:rsidRPr="00D5649B">
        <w:t>Introductory Carbon Balance Model (</w:t>
      </w:r>
      <w:r w:rsidRPr="00D5649B">
        <w:t>ICBM</w:t>
      </w:r>
      <w:r w:rsidR="00BD3490" w:rsidRPr="00D5649B">
        <w:t>)</w:t>
      </w:r>
      <w:r w:rsidRPr="00D5649B">
        <w:t xml:space="preserve"> works in the multi</w:t>
      </w:r>
      <w:r w:rsidR="00034201" w:rsidRPr="00D5649B">
        <w:t>-</w:t>
      </w:r>
      <w:r w:rsidRPr="00D5649B">
        <w:t>year modelling approach</w:t>
      </w:r>
      <w:r w:rsidR="00D37AD0" w:rsidRPr="00D5649B">
        <w:t xml:space="preserve">, and subsequently </w:t>
      </w:r>
      <w:r w:rsidR="009D7A77" w:rsidRPr="00D5649B">
        <w:t>detail the IPCC Tier 2 carbon model (</w:t>
      </w:r>
      <w:r w:rsidR="005142ED">
        <w:t>IPCC 2019</w:t>
      </w:r>
      <w:r w:rsidR="009D7A77" w:rsidRPr="00D5649B">
        <w:t xml:space="preserve">), the concurrent National </w:t>
      </w:r>
      <w:r w:rsidR="009D7A77" w:rsidRPr="00D5649B">
        <w:lastRenderedPageBreak/>
        <w:t xml:space="preserve">GHG inventory approach and the default option in the </w:t>
      </w:r>
      <w:proofErr w:type="spellStart"/>
      <w:r w:rsidR="009D7A77" w:rsidRPr="00D5649B">
        <w:t>Holos</w:t>
      </w:r>
      <w:proofErr w:type="spellEnd"/>
      <w:r w:rsidR="009D7A77" w:rsidRPr="00D5649B">
        <w:t xml:space="preserve"> model</w:t>
      </w:r>
      <w:r w:rsidRPr="00D5649B">
        <w:t xml:space="preserve">. The </w:t>
      </w:r>
      <w:r w:rsidR="00034201" w:rsidRPr="00D5649B">
        <w:t xml:space="preserve">final </w:t>
      </w:r>
      <w:r w:rsidRPr="00D5649B">
        <w:t xml:space="preserve">carbon section is the updated shelterbelt component, from where we </w:t>
      </w:r>
      <w:r w:rsidR="002158F6" w:rsidRPr="00D5649B">
        <w:t>plan</w:t>
      </w:r>
      <w:r w:rsidRPr="00D5649B">
        <w:t xml:space="preserve"> to continue into the water budget (</w:t>
      </w:r>
      <w:r w:rsidR="009D7A77" w:rsidRPr="00D5649B">
        <w:t>will be added after the release of Version 4</w:t>
      </w:r>
      <w:r w:rsidRPr="00D5649B">
        <w:t xml:space="preserve">). With the </w:t>
      </w:r>
      <w:r w:rsidR="00034201" w:rsidRPr="00D5649B">
        <w:t>n</w:t>
      </w:r>
      <w:r w:rsidRPr="00D5649B">
        <w:t>itrogen</w:t>
      </w:r>
      <w:r w:rsidR="00034201" w:rsidRPr="00D5649B">
        <w:t xml:space="preserve"> (N) model</w:t>
      </w:r>
      <w:r w:rsidRPr="00D5649B">
        <w:t xml:space="preserve">, we </w:t>
      </w:r>
      <w:r w:rsidR="00034201" w:rsidRPr="00D5649B">
        <w:t xml:space="preserve">begin </w:t>
      </w:r>
      <w:r w:rsidRPr="00D5649B">
        <w:t>again with the single year approach (also compliant with the National GHG inventory), and then follow up with the multi-year N budget approach</w:t>
      </w:r>
      <w:r w:rsidR="009D7A77" w:rsidRPr="00D5649B">
        <w:t xml:space="preserve"> (compliant with the National GHG inventory as far as the emission estimates are concerned)</w:t>
      </w:r>
      <w:r w:rsidRPr="00D5649B">
        <w:t>.</w:t>
      </w:r>
    </w:p>
    <w:p w14:paraId="3500780C" w14:textId="453E2D5E" w:rsidR="003359B2" w:rsidRDefault="2934E37E" w:rsidP="002B0C18">
      <w:r w:rsidRPr="00D5649B">
        <w:t xml:space="preserve">In the livestock </w:t>
      </w:r>
      <w:r w:rsidRPr="003967F1">
        <w:t>section</w:t>
      </w:r>
      <w:r w:rsidR="006C014B" w:rsidRPr="003967F1">
        <w:t>s (Chapters 3, 4 and 5)</w:t>
      </w:r>
      <w:r w:rsidRPr="003967F1">
        <w:t>, we separate beef cattle, dairy</w:t>
      </w:r>
      <w:r w:rsidR="00034201" w:rsidRPr="003967F1">
        <w:t xml:space="preserve"> cattle</w:t>
      </w:r>
      <w:r w:rsidRPr="003967F1">
        <w:t xml:space="preserve">, </w:t>
      </w:r>
      <w:r w:rsidR="00034201" w:rsidRPr="003967F1">
        <w:t>swine</w:t>
      </w:r>
      <w:r w:rsidRPr="003967F1">
        <w:t>, sheep, poultry and other</w:t>
      </w:r>
      <w:r w:rsidR="00034201" w:rsidRPr="003967F1">
        <w:t xml:space="preserve"> livestock</w:t>
      </w:r>
      <w:r w:rsidRPr="003967F1">
        <w:t xml:space="preserve">, </w:t>
      </w:r>
      <w:r w:rsidR="00034201" w:rsidRPr="003967F1">
        <w:t xml:space="preserve">using an </w:t>
      </w:r>
      <w:r w:rsidRPr="003967F1">
        <w:t>IPCC Tier 2 methodology for beef and dairy</w:t>
      </w:r>
      <w:r w:rsidR="00034201" w:rsidRPr="003967F1">
        <w:t xml:space="preserve"> cattle </w:t>
      </w:r>
      <w:r w:rsidR="006C014B" w:rsidRPr="003967F1">
        <w:t>and some poultry calculations,</w:t>
      </w:r>
      <w:r w:rsidR="006C014B">
        <w:t xml:space="preserve"> </w:t>
      </w:r>
      <w:r w:rsidR="00034201" w:rsidRPr="003359B2">
        <w:t>and a</w:t>
      </w:r>
      <w:r w:rsidR="006C014B" w:rsidRPr="003359B2">
        <w:t xml:space="preserve"> </w:t>
      </w:r>
      <w:r w:rsidR="003359B2">
        <w:t>mos</w:t>
      </w:r>
      <w:r w:rsidR="006C014B" w:rsidRPr="003359B2">
        <w:t>tly</w:t>
      </w:r>
      <w:r w:rsidR="00034201" w:rsidRPr="003359B2">
        <w:t xml:space="preserve"> </w:t>
      </w:r>
      <w:r w:rsidRPr="003359B2">
        <w:t>IPCC Tier 1</w:t>
      </w:r>
      <w:r w:rsidRPr="00D5649B">
        <w:t xml:space="preserve"> methodology for all other </w:t>
      </w:r>
      <w:r w:rsidRPr="003967F1">
        <w:t>livestock</w:t>
      </w:r>
      <w:r w:rsidR="00034201" w:rsidRPr="003967F1">
        <w:t xml:space="preserve"> types</w:t>
      </w:r>
      <w:r w:rsidRPr="003967F1">
        <w:t xml:space="preserve">. </w:t>
      </w:r>
      <w:r w:rsidR="003359B2">
        <w:br/>
      </w:r>
      <w:r w:rsidR="006C014B" w:rsidRPr="003967F1">
        <w:rPr>
          <w:b/>
          <w:u w:val="single"/>
        </w:rPr>
        <w:t>Note:</w:t>
      </w:r>
      <w:r w:rsidR="006C014B" w:rsidRPr="003967F1">
        <w:t xml:space="preserve"> throughout the document the term “livestock type” refers to the broad livestock </w:t>
      </w:r>
      <w:r w:rsidR="00873302">
        <w:t>categories included in the model</w:t>
      </w:r>
      <w:r w:rsidR="006C014B" w:rsidRPr="003967F1">
        <w:t xml:space="preserve">, e.g., beef cattle, dairy cattle, swine, etc., while the term “animal group” refers to individual sub-groups of animals within each livestock type, e.g., beef cows, dairy heifers, sows, rams, turkey hens, etc. </w:t>
      </w:r>
    </w:p>
    <w:p w14:paraId="3CB0B65A" w14:textId="54900AF0" w:rsidR="008B5E33" w:rsidRPr="00D5649B" w:rsidRDefault="2934E37E" w:rsidP="002B0C18">
      <w:r w:rsidRPr="003967F1">
        <w:t>This is</w:t>
      </w:r>
      <w:r w:rsidRPr="00D5649B">
        <w:t xml:space="preserve"> followed by the new manure component, where we track </w:t>
      </w:r>
      <w:r w:rsidR="006C014B">
        <w:t xml:space="preserve">the amount of </w:t>
      </w:r>
      <w:r w:rsidRPr="00D5649B">
        <w:t xml:space="preserve">manure in storage over time. Subsequently, the energy requirement calculations (and emissions) are detailed. The economics section </w:t>
      </w:r>
      <w:r w:rsidR="00034201" w:rsidRPr="00D5649B">
        <w:t>is still under development, as we determine</w:t>
      </w:r>
      <w:r w:rsidR="00C41F0B" w:rsidRPr="00D5649B">
        <w:t xml:space="preserve"> </w:t>
      </w:r>
      <w:r w:rsidRPr="00D5649B">
        <w:t xml:space="preserve">how to move forward </w:t>
      </w:r>
      <w:r w:rsidR="003F76E1" w:rsidRPr="00D5649B">
        <w:t xml:space="preserve">from </w:t>
      </w:r>
      <w:r w:rsidRPr="00D5649B">
        <w:t xml:space="preserve">the initial economics component in </w:t>
      </w:r>
      <w:proofErr w:type="spellStart"/>
      <w:r w:rsidRPr="00D5649B">
        <w:t>Holos</w:t>
      </w:r>
      <w:proofErr w:type="spellEnd"/>
      <w:r w:rsidRPr="00D5649B">
        <w:t xml:space="preserve"> V3</w:t>
      </w:r>
      <w:r w:rsidR="009D7A77" w:rsidRPr="00D5649B">
        <w:t xml:space="preserve"> (also to be added after the release of Version 4)</w:t>
      </w:r>
      <w:r w:rsidRPr="00D5649B">
        <w:t>. The end of the document details the summation of the results, uncertainty estimates and reporting considerations, before finishing with references and appendices.</w:t>
      </w:r>
    </w:p>
    <w:p w14:paraId="62506C97" w14:textId="7488AFAF" w:rsidR="00A93BE1" w:rsidRPr="00D5649B" w:rsidRDefault="00A93BE1" w:rsidP="00A93BE1">
      <w:pPr>
        <w:pStyle w:val="Heading2"/>
      </w:pPr>
      <w:bookmarkStart w:id="74" w:name="_Toc152758512"/>
      <w:r w:rsidRPr="00D5649B">
        <w:t>Required input parameter</w:t>
      </w:r>
      <w:r w:rsidR="00315E46" w:rsidRPr="00D5649B">
        <w:t>s</w:t>
      </w:r>
      <w:bookmarkEnd w:id="74"/>
    </w:p>
    <w:p w14:paraId="4262CB26" w14:textId="77777777" w:rsidR="000B27F1" w:rsidRPr="00D5649B" w:rsidRDefault="000B27F1" w:rsidP="000B27F1">
      <w:r w:rsidRPr="00D5649B">
        <w:t>General considerations:</w:t>
      </w:r>
    </w:p>
    <w:p w14:paraId="63185907" w14:textId="77777777" w:rsidR="000B27F1" w:rsidRPr="00D5649B" w:rsidRDefault="00D700CC" w:rsidP="000B27F1">
      <w:pPr>
        <w:pStyle w:val="ListParagraph"/>
        <w:numPr>
          <w:ilvl w:val="0"/>
          <w:numId w:val="20"/>
        </w:numPr>
      </w:pPr>
      <w:r w:rsidRPr="00D5649B">
        <w:rPr>
          <w:b/>
          <w:szCs w:val="24"/>
        </w:rPr>
        <w:t>L</w:t>
      </w:r>
      <w:r w:rsidR="000B27F1" w:rsidRPr="00D5649B">
        <w:rPr>
          <w:b/>
          <w:szCs w:val="24"/>
        </w:rPr>
        <w:t>eap years</w:t>
      </w:r>
      <w:r w:rsidRPr="00D5649B">
        <w:rPr>
          <w:b/>
          <w:szCs w:val="24"/>
        </w:rPr>
        <w:t xml:space="preserve"> are not considered.</w:t>
      </w:r>
    </w:p>
    <w:p w14:paraId="381C54C9" w14:textId="3DC7346B" w:rsidR="00D57C69" w:rsidRPr="00D5649B" w:rsidRDefault="00D700CC" w:rsidP="00D57C69">
      <w:pPr>
        <w:pStyle w:val="ListParagraph"/>
        <w:numPr>
          <w:ilvl w:val="0"/>
          <w:numId w:val="20"/>
        </w:numPr>
        <w:rPr>
          <w:b/>
        </w:rPr>
      </w:pPr>
      <w:r w:rsidRPr="00D5649B">
        <w:rPr>
          <w:b/>
        </w:rPr>
        <w:t>M</w:t>
      </w:r>
      <w:r w:rsidR="00A74D4A" w:rsidRPr="00D5649B">
        <w:rPr>
          <w:b/>
        </w:rPr>
        <w:t xml:space="preserve">etric or imperial </w:t>
      </w:r>
      <w:r w:rsidR="00315E46" w:rsidRPr="00D5649B">
        <w:rPr>
          <w:b/>
        </w:rPr>
        <w:t xml:space="preserve">units of measurement </w:t>
      </w:r>
      <w:r w:rsidRPr="00D5649B">
        <w:rPr>
          <w:b/>
        </w:rPr>
        <w:t xml:space="preserve">are </w:t>
      </w:r>
      <w:proofErr w:type="spellStart"/>
      <w:r w:rsidRPr="00D5649B">
        <w:rPr>
          <w:b/>
        </w:rPr>
        <w:t>chosed</w:t>
      </w:r>
      <w:proofErr w:type="spellEnd"/>
      <w:r w:rsidRPr="00D5649B">
        <w:rPr>
          <w:b/>
        </w:rPr>
        <w:t xml:space="preserve"> at the start, and apply to the complete run.</w:t>
      </w:r>
    </w:p>
    <w:p w14:paraId="31ED646F" w14:textId="77777777" w:rsidR="00A74D4A" w:rsidRPr="00D5649B" w:rsidRDefault="00D700CC" w:rsidP="00D57C69">
      <w:pPr>
        <w:pStyle w:val="ListParagraph"/>
        <w:numPr>
          <w:ilvl w:val="0"/>
          <w:numId w:val="20"/>
        </w:numPr>
      </w:pPr>
      <w:r w:rsidRPr="00D5649B">
        <w:rPr>
          <w:b/>
        </w:rPr>
        <w:t>There is a French and an English version of the interface.</w:t>
      </w:r>
    </w:p>
    <w:p w14:paraId="7B32BFC0" w14:textId="41130697" w:rsidR="00D700CC" w:rsidRPr="00D5649B" w:rsidRDefault="00D700CC" w:rsidP="00D57C69">
      <w:pPr>
        <w:pStyle w:val="ListParagraph"/>
        <w:numPr>
          <w:ilvl w:val="0"/>
          <w:numId w:val="20"/>
        </w:numPr>
      </w:pPr>
      <w:r w:rsidRPr="00D5649B">
        <w:rPr>
          <w:b/>
        </w:rPr>
        <w:t>All entered information saves instantaneous</w:t>
      </w:r>
      <w:r w:rsidR="00315E46" w:rsidRPr="00D5649B">
        <w:rPr>
          <w:b/>
        </w:rPr>
        <w:t>ly</w:t>
      </w:r>
      <w:r w:rsidRPr="00D5649B">
        <w:rPr>
          <w:b/>
        </w:rPr>
        <w:t xml:space="preserve"> and continuously.</w:t>
      </w:r>
    </w:p>
    <w:p w14:paraId="64F32940" w14:textId="77777777" w:rsidR="00D700CC" w:rsidRPr="00D5649B" w:rsidRDefault="00D700CC" w:rsidP="00D57C69">
      <w:pPr>
        <w:pStyle w:val="ListParagraph"/>
        <w:numPr>
          <w:ilvl w:val="0"/>
          <w:numId w:val="20"/>
        </w:numPr>
      </w:pPr>
      <w:r w:rsidRPr="00D5649B">
        <w:rPr>
          <w:b/>
        </w:rPr>
        <w:t>The user can select each farm component multiple times.</w:t>
      </w:r>
    </w:p>
    <w:p w14:paraId="5F8269DE" w14:textId="77777777" w:rsidR="00D700CC" w:rsidRPr="00D5649B" w:rsidRDefault="00650964" w:rsidP="00D57C69">
      <w:pPr>
        <w:pStyle w:val="ListParagraph"/>
        <w:numPr>
          <w:ilvl w:val="0"/>
          <w:numId w:val="20"/>
        </w:numPr>
        <w:rPr>
          <w:b/>
        </w:rPr>
      </w:pPr>
      <w:r w:rsidRPr="00D5649B">
        <w:rPr>
          <w:b/>
        </w:rPr>
        <w:t xml:space="preserve">The default soil data are limited to the areas designated as containing agricultural land by Statistics Canada. </w:t>
      </w:r>
    </w:p>
    <w:p w14:paraId="29245FE3" w14:textId="77777777" w:rsidR="00F332D8" w:rsidRPr="00D5649B" w:rsidRDefault="00F332D8" w:rsidP="008A7F5F">
      <w:pPr>
        <w:pStyle w:val="Heading3"/>
      </w:pPr>
      <w:bookmarkStart w:id="75" w:name="_Toc152758513"/>
      <w:r w:rsidRPr="00D5649B">
        <w:t>Map location</w:t>
      </w:r>
      <w:bookmarkEnd w:id="75"/>
    </w:p>
    <w:p w14:paraId="737F5311" w14:textId="7DFD27EE" w:rsidR="00FF2ECC" w:rsidRPr="00D5649B" w:rsidRDefault="00265EC7" w:rsidP="002B0C18">
      <w:r w:rsidRPr="00D5649B">
        <w:t>The first required model input is the selection of the farm’s location</w:t>
      </w:r>
      <w:r w:rsidR="00650964" w:rsidRPr="00D5649B">
        <w:t>.</w:t>
      </w:r>
      <w:r w:rsidR="00D700CC" w:rsidRPr="00D5649B">
        <w:t xml:space="preserve"> </w:t>
      </w:r>
      <w:r w:rsidRPr="00D5649B">
        <w:t>T</w:t>
      </w:r>
      <w:r w:rsidR="00650964" w:rsidRPr="00D5649B">
        <w:t xml:space="preserve">he user </w:t>
      </w:r>
      <w:r w:rsidR="00D96A1C" w:rsidRPr="00D5649B">
        <w:t xml:space="preserve">first </w:t>
      </w:r>
      <w:r w:rsidR="00650964" w:rsidRPr="00D5649B">
        <w:t xml:space="preserve">selects the </w:t>
      </w:r>
      <w:r w:rsidRPr="00D5649B">
        <w:t xml:space="preserve">relevant </w:t>
      </w:r>
      <w:r w:rsidR="00711E39" w:rsidRPr="00D5649B">
        <w:t xml:space="preserve">Canadian </w:t>
      </w:r>
      <w:r w:rsidR="00650964" w:rsidRPr="00D5649B">
        <w:t>province</w:t>
      </w:r>
      <w:r w:rsidR="00711E39" w:rsidRPr="00D5649B">
        <w:t xml:space="preserve">, </w:t>
      </w:r>
      <w:r w:rsidR="00650964" w:rsidRPr="00D5649B">
        <w:t>and</w:t>
      </w:r>
      <w:r w:rsidR="00711E39" w:rsidRPr="00D5649B">
        <w:t xml:space="preserve"> </w:t>
      </w:r>
      <w:r w:rsidRPr="00D5649B">
        <w:t>then the specific longitude and latitude of the farm</w:t>
      </w:r>
      <w:r w:rsidR="00315E46" w:rsidRPr="00D5649B">
        <w:t xml:space="preserve"> by clicking on the relevant location in the displayed map</w:t>
      </w:r>
      <w:r w:rsidR="0029388F" w:rsidRPr="00D5649B">
        <w:t xml:space="preserve">. </w:t>
      </w:r>
      <w:r w:rsidR="00FF2ECC" w:rsidRPr="00D5649B">
        <w:t xml:space="preserve">Selecting the specific </w:t>
      </w:r>
      <w:r w:rsidR="00315E46" w:rsidRPr="00D5649B">
        <w:t xml:space="preserve">farm </w:t>
      </w:r>
      <w:r w:rsidR="00FF2ECC" w:rsidRPr="00D5649B">
        <w:t xml:space="preserve">location </w:t>
      </w:r>
      <w:r w:rsidR="0029388F" w:rsidRPr="00D5649B">
        <w:t xml:space="preserve">also </w:t>
      </w:r>
      <w:r w:rsidR="00FF2ECC" w:rsidRPr="00D5649B">
        <w:t xml:space="preserve">allows </w:t>
      </w:r>
      <w:proofErr w:type="spellStart"/>
      <w:r w:rsidR="00FF2ECC" w:rsidRPr="00D5649B">
        <w:t>Holos</w:t>
      </w:r>
      <w:proofErr w:type="spellEnd"/>
      <w:r w:rsidR="00FF2ECC" w:rsidRPr="00D5649B">
        <w:t xml:space="preserve"> (</w:t>
      </w:r>
      <w:proofErr w:type="spellStart"/>
      <w:r w:rsidR="00315E46" w:rsidRPr="00D5649B">
        <w:t>asas</w:t>
      </w:r>
      <w:proofErr w:type="spellEnd"/>
      <w:r w:rsidR="00315E46" w:rsidRPr="00D5649B">
        <w:t xml:space="preserve"> a default</w:t>
      </w:r>
      <w:r w:rsidR="00FF2ECC" w:rsidRPr="00D5649B">
        <w:t>) to download a location</w:t>
      </w:r>
      <w:r w:rsidR="0029388F" w:rsidRPr="00D5649B">
        <w:t>-</w:t>
      </w:r>
      <w:r w:rsidR="00FF2ECC" w:rsidRPr="00D5649B">
        <w:t>specific historic daily weather dataset</w:t>
      </w:r>
      <w:r w:rsidR="00650964" w:rsidRPr="00D5649B">
        <w:t xml:space="preserve"> </w:t>
      </w:r>
      <w:r w:rsidR="00FF2ECC" w:rsidRPr="00D5649B">
        <w:t xml:space="preserve">from </w:t>
      </w:r>
      <w:hyperlink r:id="rId77" w:history="1">
        <w:r w:rsidR="00FF2ECC" w:rsidRPr="00D5649B">
          <w:rPr>
            <w:rStyle w:val="Hyperlink"/>
          </w:rPr>
          <w:t>https://power.larc.nasa.gov/data-access-viewer/</w:t>
        </w:r>
      </w:hyperlink>
      <w:r w:rsidR="0029388F" w:rsidRPr="00D5649B">
        <w:t>. These climate data are</w:t>
      </w:r>
      <w:r w:rsidR="00FF2ECC" w:rsidRPr="00D5649B">
        <w:t xml:space="preserve"> required </w:t>
      </w:r>
      <w:r w:rsidRPr="00D5649B">
        <w:t>for</w:t>
      </w:r>
      <w:r w:rsidR="00FF2ECC" w:rsidRPr="00D5649B">
        <w:t xml:space="preserve"> the ICBM</w:t>
      </w:r>
      <w:r w:rsidR="00315E46" w:rsidRPr="00D5649B">
        <w:t xml:space="preserve"> (</w:t>
      </w:r>
      <w:r w:rsidR="00FF2ECC" w:rsidRPr="00D5649B">
        <w:t xml:space="preserve">detailed in </w:t>
      </w:r>
      <w:r w:rsidRPr="00D443CE">
        <w:rPr>
          <w:b/>
        </w:rPr>
        <w:t xml:space="preserve">section </w:t>
      </w:r>
      <w:r w:rsidR="005142ED" w:rsidRPr="00D443CE">
        <w:rPr>
          <w:b/>
        </w:rPr>
        <w:fldChar w:fldCharType="begin"/>
      </w:r>
      <w:r w:rsidR="005142ED" w:rsidRPr="00D443CE">
        <w:rPr>
          <w:b/>
        </w:rPr>
        <w:instrText xml:space="preserve"> REF _Ref109974241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2.1</w:t>
      </w:r>
      <w:r w:rsidR="005142ED" w:rsidRPr="00D443CE">
        <w:rPr>
          <w:b/>
        </w:rPr>
        <w:fldChar w:fldCharType="end"/>
      </w:r>
      <w:r w:rsidRPr="00D5649B">
        <w:t>)</w:t>
      </w:r>
      <w:r w:rsidR="005142ED">
        <w:t>, the IPCC Tier 2 carbon model (</w:t>
      </w:r>
      <w:r w:rsidR="005142ED" w:rsidRPr="00D443CE">
        <w:rPr>
          <w:b/>
        </w:rPr>
        <w:t xml:space="preserve">section </w:t>
      </w:r>
      <w:r w:rsidR="005142ED" w:rsidRPr="00D443CE">
        <w:rPr>
          <w:b/>
        </w:rPr>
        <w:fldChar w:fldCharType="begin"/>
      </w:r>
      <w:r w:rsidR="005142ED" w:rsidRPr="00D443CE">
        <w:rPr>
          <w:b/>
        </w:rPr>
        <w:instrText xml:space="preserve"> REF _Ref109974256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2.2</w:t>
      </w:r>
      <w:r w:rsidR="005142ED" w:rsidRPr="00D443CE">
        <w:rPr>
          <w:b/>
        </w:rPr>
        <w:fldChar w:fldCharType="end"/>
      </w:r>
      <w:r w:rsidR="005142ED">
        <w:t>)</w:t>
      </w:r>
      <w:r w:rsidR="00FF2ECC" w:rsidRPr="00D5649B">
        <w:t>, the calculation of nitrous oxide emissions (</w:t>
      </w:r>
      <w:r w:rsidRPr="00D443CE">
        <w:rPr>
          <w:b/>
        </w:rPr>
        <w:t xml:space="preserve">section </w:t>
      </w:r>
      <w:r w:rsidR="00FF2ECC" w:rsidRPr="00D443CE">
        <w:rPr>
          <w:b/>
        </w:rPr>
        <w:fldChar w:fldCharType="begin"/>
      </w:r>
      <w:r w:rsidR="00FF2ECC" w:rsidRPr="00D443CE">
        <w:rPr>
          <w:b/>
        </w:rPr>
        <w:instrText xml:space="preserve"> REF _Ref50557331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2.5</w:t>
      </w:r>
      <w:r w:rsidR="00FF2ECC" w:rsidRPr="00D443CE">
        <w:rPr>
          <w:b/>
        </w:rPr>
        <w:fldChar w:fldCharType="end"/>
      </w:r>
      <w:r w:rsidR="005142ED" w:rsidRPr="00D443CE">
        <w:rPr>
          <w:b/>
        </w:rPr>
        <w:t>,</w:t>
      </w:r>
      <w:r w:rsidR="00FF2ECC" w:rsidRPr="00D443CE">
        <w:rPr>
          <w:b/>
        </w:rPr>
        <w:t xml:space="preserve"> </w:t>
      </w:r>
      <w:r w:rsidR="00FF2ECC" w:rsidRPr="00D443CE">
        <w:rPr>
          <w:b/>
        </w:rPr>
        <w:fldChar w:fldCharType="begin"/>
      </w:r>
      <w:r w:rsidR="00FF2ECC" w:rsidRPr="00D443CE">
        <w:rPr>
          <w:b/>
        </w:rPr>
        <w:instrText xml:space="preserve"> REF _Ref50557342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2.6</w:t>
      </w:r>
      <w:r w:rsidR="00FF2ECC" w:rsidRPr="00D443CE">
        <w:rPr>
          <w:b/>
        </w:rPr>
        <w:fldChar w:fldCharType="end"/>
      </w:r>
      <w:r w:rsidR="005142ED" w:rsidRPr="00D443CE">
        <w:rPr>
          <w:b/>
        </w:rPr>
        <w:t xml:space="preserve">, and </w:t>
      </w:r>
      <w:r w:rsidR="005142ED" w:rsidRPr="00D443CE">
        <w:rPr>
          <w:b/>
        </w:rPr>
        <w:fldChar w:fldCharType="begin"/>
      </w:r>
      <w:r w:rsidR="005142ED" w:rsidRPr="00D443CE">
        <w:rPr>
          <w:b/>
        </w:rPr>
        <w:instrText xml:space="preserve"> REF _Ref109974182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2.7</w:t>
      </w:r>
      <w:r w:rsidR="005142ED" w:rsidRPr="00D443CE">
        <w:rPr>
          <w:b/>
        </w:rPr>
        <w:fldChar w:fldCharType="end"/>
      </w:r>
      <w:r w:rsidR="00FF2ECC" w:rsidRPr="00D5649B">
        <w:t xml:space="preserve">), and the </w:t>
      </w:r>
      <w:r w:rsidR="00315E46" w:rsidRPr="00D5649B">
        <w:t xml:space="preserve">estimation of </w:t>
      </w:r>
      <w:r w:rsidR="00FF2ECC" w:rsidRPr="00D5649B">
        <w:t>emissions from livestock and their ammonia volatilization losses (</w:t>
      </w:r>
      <w:r w:rsidRPr="00D443CE">
        <w:rPr>
          <w:b/>
        </w:rPr>
        <w:t xml:space="preserve">section </w:t>
      </w:r>
      <w:r w:rsidR="005142ED" w:rsidRPr="00D443CE">
        <w:rPr>
          <w:b/>
        </w:rPr>
        <w:fldChar w:fldCharType="begin"/>
      </w:r>
      <w:r w:rsidR="005142ED" w:rsidRPr="00D443CE">
        <w:rPr>
          <w:b/>
        </w:rPr>
        <w:instrText xml:space="preserve"> REF _Ref109974137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3</w:t>
      </w:r>
      <w:r w:rsidR="005142ED" w:rsidRPr="00D443CE">
        <w:rPr>
          <w:b/>
        </w:rPr>
        <w:fldChar w:fldCharType="end"/>
      </w:r>
      <w:r w:rsidR="005142ED" w:rsidRPr="00D443CE">
        <w:rPr>
          <w:b/>
        </w:rPr>
        <w:t xml:space="preserve"> and </w:t>
      </w:r>
      <w:r w:rsidR="005142ED" w:rsidRPr="00D443CE">
        <w:rPr>
          <w:b/>
        </w:rPr>
        <w:fldChar w:fldCharType="begin"/>
      </w:r>
      <w:r w:rsidR="005142ED" w:rsidRPr="00D443CE">
        <w:rPr>
          <w:b/>
        </w:rPr>
        <w:instrText xml:space="preserve"> REF _Ref109974152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4</w:t>
      </w:r>
      <w:r w:rsidR="005142ED" w:rsidRPr="00D443CE">
        <w:rPr>
          <w:b/>
        </w:rPr>
        <w:fldChar w:fldCharType="end"/>
      </w:r>
      <w:r w:rsidR="00FF2ECC" w:rsidRPr="00D5649B">
        <w:t>).</w:t>
      </w:r>
    </w:p>
    <w:p w14:paraId="76A29794" w14:textId="7FA261F9" w:rsidR="00091A35" w:rsidRPr="00D5649B" w:rsidRDefault="0029388F" w:rsidP="002B0C18">
      <w:r w:rsidRPr="00D5649B">
        <w:lastRenderedPageBreak/>
        <w:t xml:space="preserve">Each farm location will fall within a specific Soil Landscapes of Canada (SLC) polygon. </w:t>
      </w:r>
      <w:r w:rsidR="00FF2ECC" w:rsidRPr="00D5649B">
        <w:t xml:space="preserve">The choice of SLC polygon allows the lookup of commonly present soil types in the </w:t>
      </w:r>
      <w:r w:rsidR="008A2AB6" w:rsidRPr="00D5649B">
        <w:t>region (</w:t>
      </w:r>
      <w:hyperlink r:id="rId78" w:history="1">
        <w:r w:rsidR="008A2AB6" w:rsidRPr="00D5649B">
          <w:rPr>
            <w:rStyle w:val="Hyperlink"/>
          </w:rPr>
          <w:t>https://open.canada.ca/data/en/dataset/5ad5e20c-f2bb-497d-a2a2-440eec6e10cd</w:t>
        </w:r>
      </w:hyperlink>
      <w:r w:rsidR="008A2AB6" w:rsidRPr="00D5649B">
        <w:t>), permitting the user to choose the best fitting soil</w:t>
      </w:r>
      <w:r w:rsidR="000508DC" w:rsidRPr="00D5649B">
        <w:t xml:space="preserve"> type</w:t>
      </w:r>
      <w:r w:rsidR="00315E46" w:rsidRPr="00D5649B">
        <w:t xml:space="preserve"> (where more than one exists within a single SLC polygon)</w:t>
      </w:r>
      <w:r w:rsidR="008A2AB6" w:rsidRPr="00D5649B">
        <w:t>, which is then applied as a default throughout the farm.</w:t>
      </w:r>
      <w:r w:rsidR="0022610B" w:rsidRPr="00D5649B">
        <w:t xml:space="preserve"> In the same menu, on a different tab, the appropriate plant hardiness zone (PHZ) can be selected (</w:t>
      </w:r>
      <w:hyperlink r:id="rId79" w:history="1">
        <w:r w:rsidR="0022610B" w:rsidRPr="00D5649B">
          <w:rPr>
            <w:rStyle w:val="Hyperlink"/>
          </w:rPr>
          <w:t>http://www.planthardiness.gc.ca/?m=1</w:t>
        </w:r>
      </w:hyperlink>
      <w:r w:rsidR="0022610B" w:rsidRPr="00D5649B">
        <w:t xml:space="preserve">), if more than one is present in the selected polygon. The PHZ is used for specific shelterbelt soil </w:t>
      </w:r>
      <w:r w:rsidR="00E57A76">
        <w:t>C</w:t>
      </w:r>
      <w:r w:rsidR="00E57A76" w:rsidRPr="00D5649B">
        <w:t xml:space="preserve"> </w:t>
      </w:r>
      <w:r w:rsidR="0022610B" w:rsidRPr="00D5649B">
        <w:t xml:space="preserve">and root growth lookup tables, with the exception of </w:t>
      </w:r>
      <w:r w:rsidR="00315E46" w:rsidRPr="00D5649B">
        <w:t xml:space="preserve">the province of </w:t>
      </w:r>
      <w:r w:rsidR="0022610B" w:rsidRPr="00D5649B">
        <w:t xml:space="preserve">Saskatchewan, where lookup tables are present for each </w:t>
      </w:r>
      <w:proofErr w:type="spellStart"/>
      <w:r w:rsidR="0022610B" w:rsidRPr="00D5649B">
        <w:t>ecodistrict</w:t>
      </w:r>
      <w:proofErr w:type="spellEnd"/>
      <w:r w:rsidR="0022610B" w:rsidRPr="00D5649B">
        <w:t xml:space="preserve"> (this is one case where the province selection triggers a province-specific lookup).</w:t>
      </w:r>
    </w:p>
    <w:p w14:paraId="569DF1E4" w14:textId="77777777" w:rsidR="00B51FAB" w:rsidRPr="00D5649B" w:rsidRDefault="00B51FAB" w:rsidP="008A7F5F">
      <w:pPr>
        <w:pStyle w:val="Heading3"/>
      </w:pPr>
      <w:bookmarkStart w:id="76" w:name="_Ref97624153"/>
      <w:bookmarkStart w:id="77" w:name="_Toc152758514"/>
      <w:r w:rsidRPr="00D5649B">
        <w:t>Climate data</w:t>
      </w:r>
      <w:bookmarkEnd w:id="76"/>
      <w:bookmarkEnd w:id="77"/>
    </w:p>
    <w:p w14:paraId="04558BAD" w14:textId="1E866CC1" w:rsidR="00EF51AC" w:rsidRPr="00D5649B" w:rsidRDefault="007714E8" w:rsidP="002B0C18">
      <w:pPr>
        <w:rPr>
          <w:szCs w:val="24"/>
        </w:rPr>
      </w:pPr>
      <w:r w:rsidRPr="00D5649B">
        <w:rPr>
          <w:szCs w:val="24"/>
        </w:rPr>
        <w:t xml:space="preserve">The resolution of climate data required by </w:t>
      </w:r>
      <w:proofErr w:type="spellStart"/>
      <w:r w:rsidRPr="00D5649B">
        <w:rPr>
          <w:szCs w:val="24"/>
        </w:rPr>
        <w:t>Holos</w:t>
      </w:r>
      <w:proofErr w:type="spellEnd"/>
      <w:r w:rsidRPr="00D5649B">
        <w:rPr>
          <w:szCs w:val="24"/>
        </w:rPr>
        <w:t xml:space="preserve"> varies depending on the model component. </w:t>
      </w:r>
      <w:r w:rsidR="009D7A77" w:rsidRPr="00D5649B">
        <w:rPr>
          <w:szCs w:val="24"/>
        </w:rPr>
        <w:t>Daily climate data are needed</w:t>
      </w:r>
      <w:r w:rsidRPr="00D5649B">
        <w:rPr>
          <w:szCs w:val="24"/>
        </w:rPr>
        <w:t xml:space="preserve"> </w:t>
      </w:r>
      <w:r w:rsidR="004B35FC" w:rsidRPr="00D5649B">
        <w:rPr>
          <w:szCs w:val="24"/>
        </w:rPr>
        <w:t>for the calculation of ammonia loss and animal performance</w:t>
      </w:r>
      <w:r w:rsidRPr="00D5649B">
        <w:rPr>
          <w:szCs w:val="24"/>
        </w:rPr>
        <w:t xml:space="preserve">, </w:t>
      </w:r>
      <w:r w:rsidR="009D7A77" w:rsidRPr="00D5649B">
        <w:rPr>
          <w:szCs w:val="24"/>
        </w:rPr>
        <w:t>as well as</w:t>
      </w:r>
      <w:r w:rsidRPr="00D5649B">
        <w:rPr>
          <w:szCs w:val="24"/>
        </w:rPr>
        <w:t xml:space="preserve"> in the land management component</w:t>
      </w:r>
      <w:r w:rsidR="004B35FC" w:rsidRPr="00D5649B">
        <w:rPr>
          <w:szCs w:val="24"/>
        </w:rPr>
        <w:t xml:space="preserve"> to calculate the soil moisture</w:t>
      </w:r>
      <w:r w:rsidR="009D7A77" w:rsidRPr="00D5649B">
        <w:rPr>
          <w:szCs w:val="24"/>
        </w:rPr>
        <w:t xml:space="preserve">, but the model is setup to run with monthly climate </w:t>
      </w:r>
      <w:proofErr w:type="spellStart"/>
      <w:r w:rsidR="009D7A77" w:rsidRPr="00D5649B">
        <w:rPr>
          <w:szCs w:val="24"/>
        </w:rPr>
        <w:t>normals</w:t>
      </w:r>
      <w:proofErr w:type="spellEnd"/>
      <w:r w:rsidR="009D7A77" w:rsidRPr="00D5649B">
        <w:rPr>
          <w:szCs w:val="24"/>
        </w:rPr>
        <w:t xml:space="preserve"> if daily data is not available.</w:t>
      </w:r>
      <w:r w:rsidR="004B35FC" w:rsidRPr="00D5649B">
        <w:rPr>
          <w:szCs w:val="24"/>
        </w:rPr>
        <w:t xml:space="preserve">. </w:t>
      </w:r>
    </w:p>
    <w:p w14:paraId="60DC2923" w14:textId="1F36AB00" w:rsidR="004B35FC" w:rsidRPr="00D5649B" w:rsidRDefault="004B35FC" w:rsidP="002B0C18">
      <w:pPr>
        <w:rPr>
          <w:szCs w:val="24"/>
        </w:rPr>
      </w:pPr>
      <w:r w:rsidRPr="00D5649B">
        <w:rPr>
          <w:szCs w:val="24"/>
        </w:rPr>
        <w:t xml:space="preserve">For the </w:t>
      </w:r>
      <w:r w:rsidR="008F7B26" w:rsidRPr="00D5649B">
        <w:rPr>
          <w:szCs w:val="24"/>
        </w:rPr>
        <w:t>ICBM</w:t>
      </w:r>
      <w:r w:rsidRPr="00D5649B">
        <w:rPr>
          <w:szCs w:val="24"/>
        </w:rPr>
        <w:t xml:space="preserve">, </w:t>
      </w:r>
      <w:r w:rsidR="00424128" w:rsidRPr="00D5649B">
        <w:rPr>
          <w:szCs w:val="24"/>
        </w:rPr>
        <w:t xml:space="preserve">daily </w:t>
      </w:r>
      <w:r w:rsidRPr="00D5649B">
        <w:rPr>
          <w:szCs w:val="24"/>
        </w:rPr>
        <w:t>temperature and precipitation</w:t>
      </w:r>
      <w:r w:rsidR="00424128" w:rsidRPr="00D5649B">
        <w:rPr>
          <w:szCs w:val="24"/>
        </w:rPr>
        <w:t xml:space="preserve"> data </w:t>
      </w:r>
      <w:r w:rsidRPr="00D5649B">
        <w:rPr>
          <w:szCs w:val="24"/>
        </w:rPr>
        <w:t xml:space="preserve">are required for the </w:t>
      </w:r>
      <w:r w:rsidR="008F7B26" w:rsidRPr="00D5649B">
        <w:rPr>
          <w:szCs w:val="24"/>
        </w:rPr>
        <w:t xml:space="preserve">estimation of </w:t>
      </w:r>
      <w:r w:rsidRPr="00D5649B">
        <w:rPr>
          <w:szCs w:val="24"/>
        </w:rPr>
        <w:t xml:space="preserve">soil temperature and as input to the soil moisture </w:t>
      </w:r>
      <w:r w:rsidR="00424128" w:rsidRPr="00D5649B">
        <w:rPr>
          <w:szCs w:val="24"/>
        </w:rPr>
        <w:t>model</w:t>
      </w:r>
      <w:r w:rsidR="008F7B26" w:rsidRPr="00D5649B">
        <w:rPr>
          <w:szCs w:val="24"/>
        </w:rPr>
        <w:t xml:space="preserve">; additionally, daily </w:t>
      </w:r>
      <w:r w:rsidR="000839E5" w:rsidRPr="00D5649B">
        <w:rPr>
          <w:szCs w:val="24"/>
        </w:rPr>
        <w:t xml:space="preserve">potential evapotranspiration </w:t>
      </w:r>
      <w:r w:rsidR="008F7B26" w:rsidRPr="00D5649B">
        <w:rPr>
          <w:szCs w:val="24"/>
        </w:rPr>
        <w:t>data are required</w:t>
      </w:r>
      <w:r w:rsidR="000839E5" w:rsidRPr="00D5649B">
        <w:rPr>
          <w:szCs w:val="24"/>
        </w:rPr>
        <w:t xml:space="preserve">. Research conducted by Martel et al. (2018) found that the </w:t>
      </w:r>
      <w:proofErr w:type="spellStart"/>
      <w:r w:rsidR="000839E5" w:rsidRPr="00D5649B">
        <w:rPr>
          <w:szCs w:val="24"/>
        </w:rPr>
        <w:t>Turc</w:t>
      </w:r>
      <w:proofErr w:type="spellEnd"/>
      <w:r w:rsidR="000839E5" w:rsidRPr="00D5649B">
        <w:rPr>
          <w:szCs w:val="24"/>
        </w:rPr>
        <w:t xml:space="preserve"> (1961) equation was best suited to estimate actual evapotranspiration </w:t>
      </w:r>
      <w:r w:rsidR="003748EB" w:rsidRPr="00D5649B">
        <w:rPr>
          <w:szCs w:val="24"/>
        </w:rPr>
        <w:t>from Canadian farming system</w:t>
      </w:r>
      <w:r w:rsidR="008F7B26" w:rsidRPr="00D5649B">
        <w:rPr>
          <w:szCs w:val="24"/>
        </w:rPr>
        <w:t>s, compared</w:t>
      </w:r>
      <w:r w:rsidR="000839E5" w:rsidRPr="00D5649B">
        <w:rPr>
          <w:szCs w:val="24"/>
        </w:rPr>
        <w:t xml:space="preserve"> with measured data from an Eddy-flux system.</w:t>
      </w:r>
      <w:r w:rsidR="00CB44C1" w:rsidRPr="00D5649B">
        <w:rPr>
          <w:szCs w:val="24"/>
        </w:rPr>
        <w:t xml:space="preserve"> The</w:t>
      </w:r>
      <w:r w:rsidR="008F7B26" w:rsidRPr="00D5649B">
        <w:rPr>
          <w:szCs w:val="24"/>
        </w:rPr>
        <w:t>se</w:t>
      </w:r>
      <w:r w:rsidR="00CB44C1" w:rsidRPr="00D5649B">
        <w:rPr>
          <w:szCs w:val="24"/>
        </w:rPr>
        <w:t xml:space="preserve"> equations (in response to the relative humidity) are given below:</w:t>
      </w:r>
    </w:p>
    <w:p w14:paraId="792313E1" w14:textId="77777777" w:rsidR="005C09A4" w:rsidRPr="00D5649B" w:rsidRDefault="005C09A4" w:rsidP="00B51FAB">
      <w:pPr>
        <w:rPr>
          <w:b/>
        </w:rPr>
      </w:pPr>
      <w:r w:rsidRPr="00D5649B">
        <w:rPr>
          <w:b/>
        </w:rPr>
        <w:t>For RH &gt;= 50%</w:t>
      </w:r>
    </w:p>
    <w:p w14:paraId="51BE9BB8" w14:textId="2C9A2159" w:rsidR="00B51FAB" w:rsidRPr="00D5649B" w:rsidRDefault="00000000" w:rsidP="004A2CC9">
      <w:pPr>
        <w:keepNext/>
        <w:tabs>
          <w:tab w:val="left" w:pos="8647"/>
        </w:tabs>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oMath>
      <w:r w:rsidR="00CB44C1" w:rsidRPr="00D5649B">
        <w:rPr>
          <w:b/>
        </w:rPr>
        <w:t xml:space="preserve"> </w:t>
      </w:r>
      <w:r w:rsidR="00CB44C1"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1868BAC9" w14:textId="77777777" w:rsidR="00EF51AC" w:rsidRPr="00D5649B" w:rsidRDefault="005C09A4" w:rsidP="00B51FAB">
      <w:pPr>
        <w:rPr>
          <w:b/>
        </w:rPr>
      </w:pPr>
      <w:r w:rsidRPr="00D5649B">
        <w:rPr>
          <w:b/>
        </w:rPr>
        <w:t>For RH &lt; 50%</w:t>
      </w:r>
    </w:p>
    <w:p w14:paraId="04D27BCD" w14:textId="56773259" w:rsidR="005C09A4" w:rsidRPr="0035331E" w:rsidRDefault="00000000" w:rsidP="00CB44C1">
      <w:pPr>
        <w:keepNext/>
        <w:tabs>
          <w:tab w:val="left" w:pos="8647"/>
        </w:tabs>
        <w:rPr>
          <w:b/>
          <w:lang w:val="fr-CA"/>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r>
                  <m:rPr>
                    <m:sty m:val="bi"/>
                  </m:rPr>
                  <w:rPr>
                    <w:rFonts w:ascii="Cambria Math" w:hAnsi="Cambria Math"/>
                  </w:rPr>
                  <m:t>50-</m:t>
                </m:r>
                <m:sSub>
                  <m:sSubPr>
                    <m:ctrlPr>
                      <w:rPr>
                        <w:rFonts w:ascii="Cambria Math" w:hAnsi="Cambria Math"/>
                        <w:b/>
                        <w:i/>
                      </w:rPr>
                    </m:ctrlPr>
                  </m:sSubPr>
                  <m:e>
                    <m:r>
                      <m:rPr>
                        <m:sty m:val="bi"/>
                      </m:rPr>
                      <w:rPr>
                        <w:rFonts w:ascii="Cambria Math" w:hAnsi="Cambria Math"/>
                      </w:rPr>
                      <m:t>RH</m:t>
                    </m:r>
                  </m:e>
                  <m:sub>
                    <m:r>
                      <m:rPr>
                        <m:sty m:val="bi"/>
                      </m:rPr>
                      <w:rPr>
                        <w:rFonts w:ascii="Cambria Math" w:hAnsi="Cambria Math"/>
                      </w:rPr>
                      <m:t>mean</m:t>
                    </m:r>
                  </m:sub>
                </m:sSub>
              </m:num>
              <m:den>
                <m:r>
                  <m:rPr>
                    <m:sty m:val="bi"/>
                  </m:rPr>
                  <w:rPr>
                    <w:rFonts w:ascii="Cambria Math" w:hAnsi="Cambria Math"/>
                  </w:rPr>
                  <m:t>70</m:t>
                </m:r>
              </m:den>
            </m:f>
          </m:e>
        </m:d>
      </m:oMath>
      <w:r w:rsidR="00CB44C1" w:rsidRPr="00D5649B">
        <w:rPr>
          <w:b/>
        </w:rPr>
        <w:t xml:space="preserve"> </w:t>
      </w:r>
      <w:r w:rsidR="00CB44C1"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sidRPr="001977CC">
        <w:rPr>
          <w:b/>
          <w:noProof/>
          <w:lang w:val="fr-CA"/>
        </w:rPr>
        <w:t>1.6.2</w:t>
      </w:r>
      <w:r w:rsidR="001977CC">
        <w:rPr>
          <w:b/>
        </w:rPr>
        <w:fldChar w:fldCharType="end"/>
      </w:r>
      <w:r w:rsidR="001977CC" w:rsidRPr="001977CC">
        <w:rPr>
          <w:b/>
          <w:lang w:val="fr-CA"/>
        </w:rPr>
        <w:noBreakHyphen/>
      </w:r>
      <w:r w:rsidR="001977CC">
        <w:rPr>
          <w:b/>
        </w:rPr>
        <w:fldChar w:fldCharType="begin"/>
      </w:r>
      <w:r w:rsidR="001977CC" w:rsidRPr="001977CC">
        <w:rPr>
          <w:b/>
          <w:lang w:val="fr-CA"/>
        </w:rPr>
        <w:instrText xml:space="preserve"> SEQ Eq. \* ARABIC \s 3 </w:instrText>
      </w:r>
      <w:r w:rsidR="001977CC">
        <w:rPr>
          <w:b/>
        </w:rPr>
        <w:fldChar w:fldCharType="separate"/>
      </w:r>
      <w:r w:rsidR="001977CC" w:rsidRPr="001977CC">
        <w:rPr>
          <w:b/>
          <w:noProof/>
          <w:lang w:val="fr-CA"/>
        </w:rPr>
        <w:t>2</w:t>
      </w:r>
      <w:r w:rsidR="001977CC">
        <w:rPr>
          <w:b/>
        </w:rPr>
        <w:fldChar w:fldCharType="end"/>
      </w:r>
    </w:p>
    <w:p w14:paraId="19E42597" w14:textId="30880409" w:rsidR="005C09A4" w:rsidRPr="004A2CC9" w:rsidRDefault="005C09A4" w:rsidP="005C09A4">
      <w:pPr>
        <w:jc w:val="right"/>
        <w:rPr>
          <w:sz w:val="20"/>
          <w:lang w:val="fr-CA"/>
        </w:rPr>
      </w:pPr>
      <w:r w:rsidRPr="004A2CC9">
        <w:rPr>
          <w:sz w:val="20"/>
          <w:lang w:val="fr-CA"/>
        </w:rPr>
        <w:t>Turc (196</w:t>
      </w:r>
      <w:r w:rsidR="00B40545" w:rsidRPr="004A2CC9">
        <w:rPr>
          <w:sz w:val="20"/>
          <w:lang w:val="fr-CA"/>
        </w:rPr>
        <w:t xml:space="preserve">1) </w:t>
      </w:r>
      <w:proofErr w:type="spellStart"/>
      <w:r w:rsidR="00EE3942" w:rsidRPr="004A2CC9">
        <w:rPr>
          <w:sz w:val="20"/>
          <w:lang w:val="fr-CA"/>
        </w:rPr>
        <w:t>after</w:t>
      </w:r>
      <w:proofErr w:type="spellEnd"/>
      <w:r w:rsidR="00CB73C6" w:rsidRPr="004A2CC9">
        <w:rPr>
          <w:sz w:val="20"/>
          <w:lang w:val="fr-CA"/>
        </w:rPr>
        <w:t xml:space="preserve"> </w:t>
      </w:r>
      <w:proofErr w:type="spellStart"/>
      <w:r w:rsidR="00CB73C6" w:rsidRPr="004A2CC9">
        <w:rPr>
          <w:sz w:val="20"/>
          <w:lang w:val="fr-CA"/>
        </w:rPr>
        <w:t>Alexandris</w:t>
      </w:r>
      <w:proofErr w:type="spellEnd"/>
      <w:r w:rsidR="00CB73C6" w:rsidRPr="004A2CC9">
        <w:rPr>
          <w:sz w:val="20"/>
          <w:lang w:val="fr-CA"/>
        </w:rPr>
        <w:t xml:space="preserve"> et al.</w:t>
      </w:r>
      <w:r w:rsidRPr="004A2CC9">
        <w:rPr>
          <w:sz w:val="20"/>
          <w:lang w:val="fr-CA"/>
        </w:rPr>
        <w:t xml:space="preserve"> (20</w:t>
      </w:r>
      <w:r w:rsidR="00CB73C6" w:rsidRPr="004A2CC9">
        <w:rPr>
          <w:sz w:val="20"/>
          <w:lang w:val="fr-CA"/>
        </w:rPr>
        <w:t>0</w:t>
      </w:r>
      <w:r w:rsidRPr="004A2CC9">
        <w:rPr>
          <w:sz w:val="20"/>
          <w:lang w:val="fr-CA"/>
        </w:rPr>
        <w:t>8)</w:t>
      </w:r>
      <w:r w:rsidR="009A502F" w:rsidRPr="004A2CC9">
        <w:rPr>
          <w:rStyle w:val="FootnoteReference"/>
          <w:sz w:val="20"/>
        </w:rPr>
        <w:footnoteReference w:id="2"/>
      </w:r>
    </w:p>
    <w:p w14:paraId="6082DB95" w14:textId="4E383106" w:rsidR="003D61A5" w:rsidRPr="00D5649B" w:rsidRDefault="00000000" w:rsidP="005D2F5D">
      <w:pPr>
        <w:keepNext/>
        <w:tabs>
          <w:tab w:val="clear" w:pos="2880"/>
          <w:tab w:val="clear" w:pos="9360"/>
        </w:tabs>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lang w:val="fr-CA"/>
          </w:rPr>
          <m:t>=</m:t>
        </m:r>
        <m:r>
          <m:rPr>
            <m:sty m:val="bi"/>
          </m:rPr>
          <w:rPr>
            <w:rFonts w:ascii="Cambria Math" w:hAnsi="Cambria Math"/>
          </w:rPr>
          <m:t>a</m:t>
        </m:r>
        <m:r>
          <m:rPr>
            <m:sty m:val="bi"/>
          </m:rPr>
          <w:rPr>
            <w:rFonts w:ascii="Cambria Math" w:hAnsi="Cambria Math"/>
            <w:lang w:val="fr-CA"/>
          </w:rPr>
          <m:t>+</m:t>
        </m:r>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c</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2</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d</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3</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e</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4</m:t>
            </m:r>
          </m:sup>
        </m:sSup>
      </m:oMath>
      <w:r w:rsidR="00923C3D" w:rsidRPr="0035331E">
        <w:rPr>
          <w:b/>
          <w:lang w:val="fr-CA"/>
        </w:rPr>
        <w:t xml:space="preserve"> </w:t>
      </w:r>
      <w:r w:rsidR="00923C3D" w:rsidRPr="0035331E">
        <w:rPr>
          <w:b/>
          <w:lang w:val="fr-CA"/>
        </w:rPr>
        <w:tab/>
      </w:r>
      <w:r w:rsidR="00923C3D" w:rsidRPr="0035331E">
        <w:rPr>
          <w:b/>
          <w:lang w:val="fr-CA"/>
        </w:rPr>
        <w:tab/>
      </w:r>
      <w:r w:rsidR="005D2F5D" w:rsidRPr="0035331E">
        <w:rPr>
          <w:b/>
          <w:lang w:val="fr-CA"/>
        </w:rPr>
        <w:tab/>
      </w:r>
      <w:r w:rsidR="005D2F5D" w:rsidRPr="0035331E">
        <w:rPr>
          <w:b/>
          <w:lang w:val="fr-CA"/>
        </w:rPr>
        <w:tab/>
      </w:r>
      <w:r w:rsidR="005D2F5D" w:rsidRPr="0035331E">
        <w:rPr>
          <w:b/>
          <w:lang w:val="fr-CA"/>
        </w:rPr>
        <w:tab/>
      </w:r>
      <w:r w:rsidR="005D2F5D" w:rsidRPr="0035331E">
        <w:rPr>
          <w:b/>
          <w:lang w:val="fr-CA"/>
        </w:rPr>
        <w:tab/>
      </w:r>
      <w:r w:rsidR="005D2F5D" w:rsidRPr="0035331E">
        <w:rPr>
          <w:b/>
          <w:lang w:val="fr-CA"/>
        </w:rPr>
        <w:tab/>
      </w:r>
      <w:r w:rsidR="005D2F5D" w:rsidRPr="0035331E">
        <w:rPr>
          <w:b/>
          <w:lang w:val="fr-CA"/>
        </w:rPr>
        <w:tab/>
      </w:r>
      <w:r w:rsidR="005D2F5D" w:rsidRPr="0035331E">
        <w:rPr>
          <w:b/>
          <w:lang w:val="fr-CA"/>
        </w:rPr>
        <w:tab/>
      </w:r>
      <w:r w:rsidR="005D2F5D" w:rsidRPr="0035331E">
        <w:rPr>
          <w:b/>
          <w:lang w:val="fr-CA"/>
        </w:rPr>
        <w:tab/>
      </w:r>
      <w:r w:rsidR="005D2F5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r w:rsidR="00B9370D" w:rsidRPr="0035331E">
        <w:rPr>
          <w:b/>
          <w:lang w:val="fr-CA"/>
        </w:rPr>
        <w:tab/>
      </w:r>
      <w:bookmarkStart w:id="78" w:name="Kc_Eq"/>
      <w:r w:rsidR="003C0A72" w:rsidRPr="0035331E">
        <w:rPr>
          <w:b/>
          <w:lang w:val="fr-CA"/>
        </w:rPr>
        <w:tab/>
      </w:r>
      <w:r w:rsidR="003C0A72" w:rsidRPr="0035331E">
        <w:rPr>
          <w:b/>
          <w:lang w:val="fr-CA"/>
        </w:rPr>
        <w:tab/>
      </w:r>
      <w:r w:rsidR="00923C3D" w:rsidRPr="0035331E">
        <w:rPr>
          <w:b/>
          <w:lang w:val="fr-CA"/>
        </w:rPr>
        <w:t xml:space="preserve">Eq. </w:t>
      </w:r>
      <w:r w:rsidR="001977CC">
        <w:rPr>
          <w:b/>
          <w:lang w:val="fr-CA"/>
        </w:rPr>
        <w:fldChar w:fldCharType="begin"/>
      </w:r>
      <w:r w:rsidR="001977CC">
        <w:rPr>
          <w:b/>
          <w:lang w:val="fr-CA"/>
        </w:rPr>
        <w:instrText xml:space="preserve"> STYLEREF 3 \s </w:instrText>
      </w:r>
      <w:r w:rsidR="001977CC">
        <w:rPr>
          <w:b/>
          <w:lang w:val="fr-CA"/>
        </w:rPr>
        <w:fldChar w:fldCharType="separate"/>
      </w:r>
      <w:r w:rsidR="001977CC" w:rsidRPr="001977CC">
        <w:rPr>
          <w:b/>
          <w:noProof/>
          <w:lang w:val="en-US"/>
        </w:rPr>
        <w:t>1.6.2</w:t>
      </w:r>
      <w:r w:rsidR="001977CC">
        <w:rPr>
          <w:b/>
          <w:lang w:val="fr-CA"/>
        </w:rPr>
        <w:fldChar w:fldCharType="end"/>
      </w:r>
      <w:r w:rsidR="001977CC" w:rsidRPr="001977CC">
        <w:rPr>
          <w:b/>
          <w:lang w:val="en-US"/>
        </w:rPr>
        <w:noBreakHyphen/>
      </w:r>
      <w:r w:rsidR="001977CC">
        <w:rPr>
          <w:b/>
          <w:lang w:val="fr-CA"/>
        </w:rPr>
        <w:fldChar w:fldCharType="begin"/>
      </w:r>
      <w:r w:rsidR="001977CC" w:rsidRPr="001977CC">
        <w:rPr>
          <w:b/>
          <w:lang w:val="en-US"/>
        </w:rPr>
        <w:instrText xml:space="preserve"> SEQ Eq. \* ARABIC \s 3 </w:instrText>
      </w:r>
      <w:r w:rsidR="001977CC">
        <w:rPr>
          <w:b/>
          <w:lang w:val="fr-CA"/>
        </w:rPr>
        <w:fldChar w:fldCharType="separate"/>
      </w:r>
      <w:r w:rsidR="001977CC" w:rsidRPr="001977CC">
        <w:rPr>
          <w:b/>
          <w:noProof/>
          <w:lang w:val="en-US"/>
        </w:rPr>
        <w:t>3</w:t>
      </w:r>
      <w:r w:rsidR="001977CC">
        <w:rPr>
          <w:b/>
          <w:lang w:val="fr-CA"/>
        </w:rPr>
        <w:fldChar w:fldCharType="end"/>
      </w:r>
      <w:bookmarkEnd w:id="78"/>
    </w:p>
    <w:p w14:paraId="172ED925" w14:textId="77777777" w:rsidR="007226C1" w:rsidRPr="00D5649B" w:rsidRDefault="007226C1" w:rsidP="007F45F8">
      <w:pPr>
        <w:keepNext/>
        <w:tabs>
          <w:tab w:val="clear" w:pos="2880"/>
          <w:tab w:val="clear" w:pos="9360"/>
        </w:tabs>
        <w:rPr>
          <w:b/>
        </w:rPr>
      </w:pPr>
      <w:r w:rsidRPr="00D5649B">
        <w:rPr>
          <w:b/>
        </w:rPr>
        <w:t>For grasses, a non-linear function to calculate K</w:t>
      </w:r>
      <w:r w:rsidRPr="00D5649B">
        <w:rPr>
          <w:b/>
          <w:vertAlign w:val="subscript"/>
        </w:rPr>
        <w:t>c</w:t>
      </w:r>
      <w:r w:rsidRPr="00D5649B">
        <w:rPr>
          <w:b/>
        </w:rPr>
        <w:t xml:space="preserve"> is used. </w:t>
      </w:r>
    </w:p>
    <w:p w14:paraId="7B4D1723" w14:textId="28BAEE81" w:rsidR="007F45F8" w:rsidRPr="00D5649B" w:rsidRDefault="00000000" w:rsidP="007F45F8">
      <w:pPr>
        <w:keepNext/>
        <w:tabs>
          <w:tab w:val="clear" w:pos="2880"/>
          <w:tab w:val="clear" w:pos="9360"/>
        </w:tabs>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c(grass)</m:t>
            </m:r>
          </m:sub>
        </m:sSub>
        <m:r>
          <m:rPr>
            <m:sty m:val="bi"/>
          </m:rPr>
          <w:rPr>
            <w:rFonts w:ascii="Cambria Math" w:hAnsi="Cambria Math"/>
          </w:rPr>
          <m:t>=a×</m:t>
        </m:r>
        <m:d>
          <m:dPr>
            <m:begChr m:val="["/>
            <m:endChr m:val="]"/>
            <m:ctrlPr>
              <w:rPr>
                <w:rFonts w:ascii="Cambria Math" w:hAnsi="Cambria Math"/>
                <w:b/>
                <w:i/>
              </w:rPr>
            </m:ctrlPr>
          </m:dPr>
          <m:e>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d>
              </m:sup>
            </m:sSup>
          </m:e>
        </m:d>
      </m:oMath>
      <w:r w:rsidR="007F45F8" w:rsidRPr="00D5649B">
        <w:rPr>
          <w:b/>
        </w:rPr>
        <w:t xml:space="preserve"> </w:t>
      </w:r>
      <w:r w:rsidR="007F45F8" w:rsidRPr="00D5649B">
        <w:rPr>
          <w:b/>
        </w:rPr>
        <w:tab/>
      </w:r>
      <w:r w:rsidR="007F45F8" w:rsidRPr="00D5649B">
        <w:rPr>
          <w:b/>
        </w:rPr>
        <w:tab/>
      </w:r>
      <w:r w:rsidR="007F45F8" w:rsidRPr="00D5649B">
        <w:rPr>
          <w:b/>
        </w:rPr>
        <w:tab/>
      </w:r>
      <w:r w:rsidR="007F45F8" w:rsidRPr="00D5649B">
        <w:rPr>
          <w:b/>
        </w:rPr>
        <w:tab/>
      </w:r>
      <w:r w:rsidR="007F45F8" w:rsidRPr="00D5649B">
        <w:rPr>
          <w:b/>
        </w:rPr>
        <w:tab/>
      </w:r>
      <w:r w:rsidR="007F45F8"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577D8A7B" w14:textId="55D3F7D7" w:rsidR="003D61A5" w:rsidRPr="00D5649B" w:rsidRDefault="00000000" w:rsidP="00923C3D">
      <w:pPr>
        <w:keepNext/>
        <w:tabs>
          <w:tab w:val="left" w:pos="8647"/>
        </w:tabs>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oMath>
      <w:r w:rsidR="00923C3D" w:rsidRPr="00D5649B">
        <w:rPr>
          <w:b/>
        </w:rPr>
        <w:t xml:space="preserve"> </w:t>
      </w:r>
      <w:r w:rsidR="00923C3D" w:rsidRPr="00D5649B">
        <w:rPr>
          <w:b/>
        </w:rPr>
        <w:tab/>
      </w:r>
      <w:r w:rsidR="00923C3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063678C3" w14:textId="77777777" w:rsidR="00CB44C1" w:rsidRPr="00D5649B" w:rsidRDefault="00CB44C1" w:rsidP="00CB44C1">
      <w:pPr>
        <w:pStyle w:val="Caption"/>
        <w:tabs>
          <w:tab w:val="clear" w:pos="2880"/>
          <w:tab w:val="left" w:pos="2694"/>
        </w:tabs>
        <w:spacing w:line="240" w:lineRule="auto"/>
        <w:ind w:left="2694" w:hanging="2694"/>
        <w:rPr>
          <w:sz w:val="20"/>
        </w:rPr>
      </w:pPr>
      <w:r w:rsidRPr="00D5649B">
        <w:rPr>
          <w:sz w:val="20"/>
        </w:rPr>
        <w:t>where</w:t>
      </w:r>
    </w:p>
    <w:p w14:paraId="72C38FC7" w14:textId="32CFD621" w:rsidR="00CB44C1" w:rsidRPr="00D5649B" w:rsidRDefault="00CB44C1" w:rsidP="00A45425">
      <w:pPr>
        <w:pStyle w:val="Caption"/>
        <w:tabs>
          <w:tab w:val="clear" w:pos="2880"/>
          <w:tab w:val="clear" w:pos="9360"/>
        </w:tabs>
        <w:spacing w:before="0" w:line="240" w:lineRule="auto"/>
        <w:ind w:left="2835" w:hanging="2835"/>
        <w:rPr>
          <w:sz w:val="20"/>
        </w:rPr>
      </w:pPr>
      <w:proofErr w:type="spellStart"/>
      <w:r w:rsidRPr="00D5649B">
        <w:rPr>
          <w:i/>
          <w:sz w:val="20"/>
        </w:rPr>
        <w:t>ET</w:t>
      </w:r>
      <w:r w:rsidR="003D61A5" w:rsidRPr="00D5649B">
        <w:rPr>
          <w:i/>
          <w:sz w:val="20"/>
          <w:vertAlign w:val="subscript"/>
        </w:rPr>
        <w:t>r</w:t>
      </w:r>
      <w:proofErr w:type="spellEnd"/>
      <w:r w:rsidRPr="00D5649B">
        <w:rPr>
          <w:i/>
          <w:sz w:val="20"/>
        </w:rPr>
        <w:tab/>
      </w:r>
      <w:r w:rsidR="00C50E3D" w:rsidRPr="00D5649B">
        <w:rPr>
          <w:sz w:val="20"/>
        </w:rPr>
        <w:t>R</w:t>
      </w:r>
      <w:r w:rsidRPr="00D5649B">
        <w:rPr>
          <w:sz w:val="20"/>
        </w:rPr>
        <w:t>eference evapotranspiration (mm</w:t>
      </w:r>
      <w:r w:rsidR="009550DA" w:rsidRPr="00D5649B">
        <w:rPr>
          <w:sz w:val="20"/>
        </w:rPr>
        <w:t xml:space="preserve"> day</w:t>
      </w:r>
      <w:r w:rsidR="009550DA" w:rsidRPr="00D5649B">
        <w:rPr>
          <w:sz w:val="20"/>
          <w:vertAlign w:val="superscript"/>
        </w:rPr>
        <w:t>-1</w:t>
      </w:r>
      <w:r w:rsidRPr="00D5649B">
        <w:rPr>
          <w:sz w:val="20"/>
        </w:rPr>
        <w:t xml:space="preserve">) </w:t>
      </w:r>
    </w:p>
    <w:p w14:paraId="536FB54F" w14:textId="6A567E5C" w:rsidR="00160963" w:rsidRPr="00D5649B" w:rsidRDefault="00160963" w:rsidP="00A45425">
      <w:pPr>
        <w:tabs>
          <w:tab w:val="clear" w:pos="2880"/>
          <w:tab w:val="clear" w:pos="9360"/>
        </w:tabs>
        <w:spacing w:before="0"/>
        <w:ind w:left="2835" w:hanging="2835"/>
      </w:pPr>
      <w:proofErr w:type="spellStart"/>
      <w:r w:rsidRPr="00D5649B">
        <w:rPr>
          <w:bCs/>
          <w:i/>
          <w:sz w:val="20"/>
          <w:szCs w:val="18"/>
        </w:rPr>
        <w:t>ET</w:t>
      </w:r>
      <w:r w:rsidRPr="00D5649B">
        <w:rPr>
          <w:bCs/>
          <w:i/>
          <w:sz w:val="20"/>
          <w:szCs w:val="18"/>
          <w:vertAlign w:val="subscript"/>
        </w:rPr>
        <w:t>c</w:t>
      </w:r>
      <w:proofErr w:type="spellEnd"/>
      <w:r w:rsidRPr="00D5649B">
        <w:rPr>
          <w:bCs/>
          <w:i/>
          <w:sz w:val="20"/>
          <w:szCs w:val="18"/>
        </w:rPr>
        <w:tab/>
      </w:r>
      <w:r w:rsidR="00C50E3D" w:rsidRPr="00D5649B">
        <w:rPr>
          <w:bCs/>
          <w:sz w:val="20"/>
          <w:szCs w:val="18"/>
        </w:rPr>
        <w:t>C</w:t>
      </w:r>
      <w:r w:rsidRPr="00D5649B">
        <w:rPr>
          <w:bCs/>
          <w:sz w:val="20"/>
          <w:szCs w:val="18"/>
        </w:rPr>
        <w:t xml:space="preserve">rop specific evapotranspiration </w:t>
      </w:r>
      <w:r w:rsidRPr="00D5649B">
        <w:rPr>
          <w:sz w:val="20"/>
        </w:rPr>
        <w:t>(mm day</w:t>
      </w:r>
      <w:r w:rsidRPr="00D5649B">
        <w:rPr>
          <w:sz w:val="20"/>
          <w:vertAlign w:val="superscript"/>
        </w:rPr>
        <w:t>-1</w:t>
      </w:r>
      <w:r w:rsidRPr="00D5649B">
        <w:rPr>
          <w:sz w:val="20"/>
        </w:rPr>
        <w:t>) without consideration of soil water availability</w:t>
      </w:r>
    </w:p>
    <w:p w14:paraId="7F8B86D0" w14:textId="59F0FBAF" w:rsidR="00CB44C1" w:rsidRPr="00D5649B" w:rsidRDefault="00CB44C1" w:rsidP="00A45425">
      <w:pPr>
        <w:tabs>
          <w:tab w:val="clear" w:pos="2880"/>
          <w:tab w:val="clear" w:pos="9360"/>
        </w:tabs>
        <w:spacing w:before="0"/>
        <w:ind w:left="2835" w:hanging="2835"/>
        <w:rPr>
          <w:bCs/>
          <w:sz w:val="20"/>
          <w:szCs w:val="18"/>
        </w:rPr>
      </w:pPr>
      <w:proofErr w:type="spellStart"/>
      <w:r w:rsidRPr="00D5649B">
        <w:rPr>
          <w:bCs/>
          <w:i/>
          <w:sz w:val="20"/>
          <w:szCs w:val="18"/>
        </w:rPr>
        <w:t>T</w:t>
      </w:r>
      <w:r w:rsidRPr="00D5649B">
        <w:rPr>
          <w:bCs/>
          <w:i/>
          <w:sz w:val="20"/>
          <w:szCs w:val="18"/>
          <w:vertAlign w:val="subscript"/>
        </w:rPr>
        <w:t>m</w:t>
      </w:r>
      <w:r w:rsidR="00160963" w:rsidRPr="00D5649B">
        <w:rPr>
          <w:bCs/>
          <w:i/>
          <w:sz w:val="20"/>
          <w:szCs w:val="18"/>
          <w:vertAlign w:val="subscript"/>
        </w:rPr>
        <w:t>ean</w:t>
      </w:r>
      <w:proofErr w:type="spellEnd"/>
      <w:r w:rsidRPr="00D5649B">
        <w:rPr>
          <w:bCs/>
          <w:i/>
          <w:sz w:val="20"/>
          <w:szCs w:val="18"/>
        </w:rPr>
        <w:tab/>
      </w:r>
      <w:r w:rsidR="00C50E3D" w:rsidRPr="00D5649B">
        <w:rPr>
          <w:bCs/>
          <w:sz w:val="20"/>
          <w:szCs w:val="18"/>
        </w:rPr>
        <w:t>M</w:t>
      </w:r>
      <w:r w:rsidRPr="00D5649B">
        <w:rPr>
          <w:bCs/>
          <w:sz w:val="20"/>
          <w:szCs w:val="18"/>
        </w:rPr>
        <w:t>ean daily temperature (</w:t>
      </w:r>
      <w:r w:rsidRPr="00D5649B">
        <w:rPr>
          <w:rFonts w:ascii="Cambria Math" w:hAnsi="Cambria Math" w:cs="Cambria Math"/>
          <w:bCs/>
          <w:sz w:val="20"/>
          <w:szCs w:val="18"/>
        </w:rPr>
        <w:t>℃</w:t>
      </w:r>
      <w:r w:rsidRPr="00D5649B">
        <w:rPr>
          <w:bCs/>
          <w:sz w:val="20"/>
          <w:szCs w:val="18"/>
        </w:rPr>
        <w:t>)</w:t>
      </w:r>
    </w:p>
    <w:p w14:paraId="26BFE814" w14:textId="43ACD9CC" w:rsidR="00CB44C1" w:rsidRPr="00D5649B" w:rsidRDefault="00CB44C1" w:rsidP="00A45425">
      <w:pPr>
        <w:tabs>
          <w:tab w:val="clear" w:pos="2880"/>
          <w:tab w:val="clear" w:pos="9360"/>
        </w:tabs>
        <w:spacing w:before="0"/>
        <w:ind w:left="2835" w:hanging="2835"/>
      </w:pPr>
      <w:r w:rsidRPr="00D5649B">
        <w:rPr>
          <w:bCs/>
          <w:i/>
          <w:sz w:val="20"/>
          <w:szCs w:val="18"/>
        </w:rPr>
        <w:t>R</w:t>
      </w:r>
      <w:r w:rsidRPr="00D5649B">
        <w:rPr>
          <w:bCs/>
          <w:i/>
          <w:sz w:val="20"/>
          <w:szCs w:val="18"/>
          <w:vertAlign w:val="subscript"/>
        </w:rPr>
        <w:t>s</w:t>
      </w:r>
      <w:r w:rsidRPr="00D5649B">
        <w:rPr>
          <w:bCs/>
          <w:sz w:val="20"/>
          <w:szCs w:val="18"/>
        </w:rPr>
        <w:tab/>
      </w:r>
      <w:r w:rsidR="00C50E3D" w:rsidRPr="00D5649B">
        <w:rPr>
          <w:bCs/>
          <w:sz w:val="20"/>
          <w:szCs w:val="18"/>
        </w:rPr>
        <w:t>S</w:t>
      </w:r>
      <w:r w:rsidRPr="00D5649B">
        <w:rPr>
          <w:bCs/>
          <w:sz w:val="20"/>
          <w:szCs w:val="18"/>
        </w:rPr>
        <w:t>olar radiation (MJ m</w:t>
      </w:r>
      <w:r w:rsidRPr="00D5649B">
        <w:rPr>
          <w:bCs/>
          <w:sz w:val="20"/>
          <w:szCs w:val="18"/>
          <w:vertAlign w:val="superscript"/>
        </w:rPr>
        <w:t>-2</w:t>
      </w:r>
      <w:r w:rsidRPr="00D5649B">
        <w:rPr>
          <w:bCs/>
          <w:sz w:val="20"/>
          <w:szCs w:val="18"/>
        </w:rPr>
        <w:t xml:space="preserve"> day</w:t>
      </w:r>
      <w:r w:rsidRPr="00D5649B">
        <w:rPr>
          <w:bCs/>
          <w:sz w:val="20"/>
          <w:szCs w:val="18"/>
          <w:vertAlign w:val="superscript"/>
        </w:rPr>
        <w:t>-1</w:t>
      </w:r>
      <w:r w:rsidRPr="00D5649B">
        <w:rPr>
          <w:bCs/>
          <w:sz w:val="20"/>
          <w:szCs w:val="18"/>
        </w:rPr>
        <w:t>)</w:t>
      </w:r>
    </w:p>
    <w:p w14:paraId="5F8268B5" w14:textId="13948406" w:rsidR="00AB14B7" w:rsidRPr="00D5649B" w:rsidRDefault="009550DA" w:rsidP="00A45425">
      <w:pPr>
        <w:tabs>
          <w:tab w:val="clear" w:pos="2880"/>
          <w:tab w:val="clear" w:pos="9360"/>
        </w:tabs>
        <w:spacing w:before="0"/>
        <w:ind w:left="2835" w:hanging="2835"/>
        <w:rPr>
          <w:sz w:val="20"/>
        </w:rPr>
      </w:pPr>
      <w:proofErr w:type="spellStart"/>
      <w:r w:rsidRPr="00D5649B">
        <w:rPr>
          <w:i/>
          <w:sz w:val="20"/>
        </w:rPr>
        <w:t>RH</w:t>
      </w:r>
      <w:r w:rsidR="00160963" w:rsidRPr="00D5649B">
        <w:rPr>
          <w:i/>
          <w:sz w:val="20"/>
          <w:vertAlign w:val="subscript"/>
        </w:rPr>
        <w:t>mean</w:t>
      </w:r>
      <w:proofErr w:type="spellEnd"/>
      <w:r w:rsidRPr="00D5649B">
        <w:rPr>
          <w:sz w:val="20"/>
        </w:rPr>
        <w:tab/>
      </w:r>
      <w:r w:rsidR="00C50E3D" w:rsidRPr="00D5649B">
        <w:rPr>
          <w:sz w:val="20"/>
        </w:rPr>
        <w:t>R</w:t>
      </w:r>
      <w:r w:rsidRPr="00D5649B">
        <w:rPr>
          <w:sz w:val="20"/>
        </w:rPr>
        <w:t>elative humidity (%)</w:t>
      </w:r>
    </w:p>
    <w:p w14:paraId="4399875D" w14:textId="2898AAE3" w:rsidR="00AB14B7" w:rsidRPr="00D5649B" w:rsidRDefault="00AB14B7" w:rsidP="00A45425">
      <w:pPr>
        <w:tabs>
          <w:tab w:val="clear" w:pos="2880"/>
          <w:tab w:val="clear" w:pos="9360"/>
        </w:tabs>
        <w:spacing w:before="0"/>
        <w:ind w:left="2835" w:hanging="2835"/>
        <w:rPr>
          <w:sz w:val="20"/>
        </w:rPr>
      </w:pPr>
      <w:r w:rsidRPr="00D5649B">
        <w:rPr>
          <w:i/>
          <w:sz w:val="20"/>
        </w:rPr>
        <w:t>K</w:t>
      </w:r>
      <w:r w:rsidRPr="00D5649B">
        <w:rPr>
          <w:i/>
          <w:sz w:val="20"/>
          <w:vertAlign w:val="subscript"/>
        </w:rPr>
        <w:t>c</w:t>
      </w:r>
      <w:r w:rsidRPr="00D5649B">
        <w:rPr>
          <w:sz w:val="20"/>
          <w:vertAlign w:val="subscript"/>
        </w:rPr>
        <w:tab/>
      </w:r>
      <w:r w:rsidRPr="00D5649B">
        <w:rPr>
          <w:sz w:val="20"/>
        </w:rPr>
        <w:t>Growing degree day driven crop coefficients</w:t>
      </w:r>
    </w:p>
    <w:p w14:paraId="038A32F2" w14:textId="65304907" w:rsidR="00AB14B7" w:rsidRPr="00D5649B" w:rsidRDefault="00EE6923" w:rsidP="00A4542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1040" behindDoc="0" locked="0" layoutInCell="1" allowOverlap="1" wp14:anchorId="009309FD" wp14:editId="6899892C">
                <wp:simplePos x="0" y="0"/>
                <wp:positionH relativeFrom="margin">
                  <wp:posOffset>0</wp:posOffset>
                </wp:positionH>
                <wp:positionV relativeFrom="paragraph">
                  <wp:posOffset>303530</wp:posOffset>
                </wp:positionV>
                <wp:extent cx="6375400" cy="781050"/>
                <wp:effectExtent l="0" t="0" r="6350" b="0"/>
                <wp:wrapTopAndBottom/>
                <wp:docPr id="62144831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D6678" w14:textId="77777777" w:rsidR="00B1240A" w:rsidRPr="00750784" w:rsidRDefault="00B1240A" w:rsidP="00FF6428">
                            <w:pPr>
                              <w:rPr>
                                <w:color w:val="000000" w:themeColor="text1"/>
                              </w:rPr>
                            </w:pPr>
                            <w:r w:rsidRPr="00750784">
                              <w:rPr>
                                <w:color w:val="000000" w:themeColor="text1"/>
                              </w:rPr>
                              <w:t>Holos V4 will use the following constant values:</w:t>
                            </w:r>
                          </w:p>
                          <w:p w14:paraId="74E0DA5D" w14:textId="6130669E" w:rsidR="00B1240A" w:rsidRPr="00750784" w:rsidRDefault="00B1240A" w:rsidP="00FF6428">
                            <w:pPr>
                              <w:rPr>
                                <w:color w:val="000000" w:themeColor="text1"/>
                              </w:rPr>
                            </w:pPr>
                            <w:r>
                              <w:rPr>
                                <w:color w:val="000000" w:themeColor="text1"/>
                              </w:rPr>
                              <w:t>T</w:t>
                            </w:r>
                            <w:r w:rsidRPr="006D106C">
                              <w:rPr>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09FD" id="Rectangle 55" o:spid="_x0000_s1026" style="position:absolute;left:0;text-align:left;margin-left:0;margin-top:23.9pt;width:502pt;height:6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" fillcolor="white [3212]" strokecolor="#243f60 [1604]" strokeweight="2pt">
                <v:path arrowok="t"/>
                <v:textbox>
                  <w:txbxContent>
                    <w:p w14:paraId="3ACD6678" w14:textId="77777777" w:rsidR="00B1240A" w:rsidRPr="00750784" w:rsidRDefault="00B1240A" w:rsidP="00FF6428">
                      <w:pPr>
                        <w:rPr>
                          <w:color w:val="000000" w:themeColor="text1"/>
                        </w:rPr>
                      </w:pPr>
                      <w:r w:rsidRPr="00750784">
                        <w:rPr>
                          <w:color w:val="000000" w:themeColor="text1"/>
                        </w:rPr>
                        <w:t>Holos V4 will use the following constant values:</w:t>
                      </w:r>
                    </w:p>
                    <w:p w14:paraId="74E0DA5D" w14:textId="6130669E" w:rsidR="00B1240A" w:rsidRPr="00750784" w:rsidRDefault="00B1240A" w:rsidP="00FF6428">
                      <w:pPr>
                        <w:rPr>
                          <w:color w:val="000000" w:themeColor="text1"/>
                        </w:rPr>
                      </w:pPr>
                      <w:r>
                        <w:rPr>
                          <w:color w:val="000000" w:themeColor="text1"/>
                        </w:rPr>
                        <w:t>T</w:t>
                      </w:r>
                      <w:r w:rsidRPr="006D106C">
                        <w:rPr>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v:textbox>
                <w10:wrap type="topAndBottom" anchorx="margin"/>
              </v:rect>
            </w:pict>
          </mc:Fallback>
        </mc:AlternateContent>
      </w:r>
      <w:r w:rsidR="00AB14B7" w:rsidRPr="00D5649B">
        <w:rPr>
          <w:i/>
          <w:sz w:val="20"/>
        </w:rPr>
        <w:t>a, b, c, d, e</w:t>
      </w:r>
      <w:r w:rsidR="00AB14B7" w:rsidRPr="00D5649B">
        <w:rPr>
          <w:sz w:val="20"/>
        </w:rPr>
        <w:tab/>
        <w:t>Coefficients required to calculate growing degree day driven crop coefficients (</w:t>
      </w:r>
      <w:r w:rsidR="00AB14B7" w:rsidRPr="00D5649B">
        <w:rPr>
          <w:sz w:val="20"/>
        </w:rPr>
        <w:fldChar w:fldCharType="begin"/>
      </w:r>
      <w:r w:rsidR="00AB14B7" w:rsidRPr="00D5649B">
        <w:rPr>
          <w:sz w:val="20"/>
        </w:rPr>
        <w:instrText xml:space="preserve"> REF _Ref81241158 \h  \* MERGEFORMAT </w:instrText>
      </w:r>
      <w:r w:rsidR="00AB14B7" w:rsidRPr="00D5649B">
        <w:rPr>
          <w:sz w:val="20"/>
        </w:rPr>
      </w:r>
      <w:r w:rsidR="00AB14B7" w:rsidRPr="00D5649B">
        <w:rPr>
          <w:sz w:val="20"/>
        </w:rPr>
        <w:fldChar w:fldCharType="separate"/>
      </w:r>
      <w:r w:rsidR="00AB14B7" w:rsidRPr="00D5649B">
        <w:rPr>
          <w:rFonts w:cstheme="minorHAnsi"/>
          <w:b/>
          <w:sz w:val="20"/>
        </w:rPr>
        <w:t xml:space="preserve">Table </w:t>
      </w:r>
      <w:r w:rsidR="00AB14B7" w:rsidRPr="00D5649B">
        <w:rPr>
          <w:rFonts w:cstheme="minorHAnsi"/>
          <w:b/>
          <w:noProof/>
          <w:sz w:val="20"/>
        </w:rPr>
        <w:t>1</w:t>
      </w:r>
      <w:r w:rsidR="00AB14B7" w:rsidRPr="00D5649B">
        <w:rPr>
          <w:sz w:val="20"/>
        </w:rPr>
        <w:fldChar w:fldCharType="end"/>
      </w:r>
      <w:r w:rsidR="00AB14B7" w:rsidRPr="00D5649B">
        <w:rPr>
          <w:sz w:val="20"/>
        </w:rPr>
        <w:t>)</w:t>
      </w:r>
    </w:p>
    <w:p w14:paraId="791646EF" w14:textId="761D410D" w:rsidR="00D57C69" w:rsidRPr="00D5649B" w:rsidRDefault="00D57C69" w:rsidP="002B0C18">
      <w:pPr>
        <w:tabs>
          <w:tab w:val="left" w:pos="2694"/>
        </w:tabs>
        <w:rPr>
          <w:szCs w:val="24"/>
        </w:rPr>
      </w:pPr>
      <w:r w:rsidRPr="00D5649B">
        <w:rPr>
          <w:szCs w:val="24"/>
        </w:rPr>
        <w:t xml:space="preserve">In order to </w:t>
      </w:r>
      <w:r w:rsidR="006D106C" w:rsidRPr="00D5649B">
        <w:rPr>
          <w:szCs w:val="24"/>
        </w:rPr>
        <w:t>reduce data input requirements for</w:t>
      </w:r>
      <w:r w:rsidRPr="00D5649B">
        <w:rPr>
          <w:szCs w:val="24"/>
        </w:rPr>
        <w:t xml:space="preserve"> the user, the </w:t>
      </w:r>
      <w:proofErr w:type="spellStart"/>
      <w:r w:rsidRPr="00D5649B">
        <w:rPr>
          <w:szCs w:val="24"/>
        </w:rPr>
        <w:t>Holos</w:t>
      </w:r>
      <w:proofErr w:type="spellEnd"/>
      <w:r w:rsidRPr="00D5649B">
        <w:rPr>
          <w:szCs w:val="24"/>
        </w:rPr>
        <w:t xml:space="preserve"> model links to a repository of daily climate data from </w:t>
      </w:r>
      <w:r w:rsidR="00D74B50" w:rsidRPr="00D5649B">
        <w:rPr>
          <w:szCs w:val="24"/>
        </w:rPr>
        <w:t xml:space="preserve">the </w:t>
      </w:r>
      <w:r w:rsidRPr="00D5649B">
        <w:rPr>
          <w:szCs w:val="24"/>
        </w:rPr>
        <w:t xml:space="preserve">NASA </w:t>
      </w:r>
      <w:r w:rsidR="00B5323B" w:rsidRPr="00D5649B">
        <w:rPr>
          <w:szCs w:val="24"/>
        </w:rPr>
        <w:t xml:space="preserve">POWER </w:t>
      </w:r>
      <w:r w:rsidRPr="00D5649B">
        <w:rPr>
          <w:szCs w:val="24"/>
        </w:rPr>
        <w:t>data access viewer:</w:t>
      </w:r>
    </w:p>
    <w:p w14:paraId="66AC43AC" w14:textId="77777777" w:rsidR="00D57C69" w:rsidRPr="00D5649B" w:rsidRDefault="00000000" w:rsidP="002B0C18">
      <w:pPr>
        <w:tabs>
          <w:tab w:val="left" w:pos="2694"/>
        </w:tabs>
        <w:rPr>
          <w:szCs w:val="24"/>
        </w:rPr>
      </w:pPr>
      <w:hyperlink r:id="rId80" w:tgtFrame="_blank" w:history="1">
        <w:r w:rsidR="00D57C69" w:rsidRPr="00D5649B">
          <w:rPr>
            <w:rStyle w:val="Hyperlink"/>
            <w:szCs w:val="24"/>
          </w:rPr>
          <w:t>https://power.larc.nasa.gov/data-access-viewer/</w:t>
        </w:r>
      </w:hyperlink>
    </w:p>
    <w:p w14:paraId="79ACF945" w14:textId="01249A7D" w:rsidR="00D57C69" w:rsidRPr="00D5649B" w:rsidRDefault="00720D14" w:rsidP="002B0C18">
      <w:pPr>
        <w:tabs>
          <w:tab w:val="left" w:pos="2694"/>
        </w:tabs>
        <w:rPr>
          <w:szCs w:val="24"/>
        </w:rPr>
      </w:pPr>
      <w:r w:rsidRPr="00D5649B">
        <w:rPr>
          <w:szCs w:val="24"/>
        </w:rPr>
        <w:t xml:space="preserve">Using this viewer, </w:t>
      </w:r>
      <w:r w:rsidR="00D57C69" w:rsidRPr="00D5649B">
        <w:rPr>
          <w:szCs w:val="24"/>
        </w:rPr>
        <w:t>daily minimum and maximum</w:t>
      </w:r>
      <w:r w:rsidRPr="00D5649B">
        <w:rPr>
          <w:szCs w:val="24"/>
        </w:rPr>
        <w:t xml:space="preserve"> temperature</w:t>
      </w:r>
      <w:r w:rsidR="00D57C69" w:rsidRPr="00D5649B">
        <w:rPr>
          <w:szCs w:val="24"/>
        </w:rPr>
        <w:t>, precipitation, solar radiation, and relative humidity are downloaded for the</w:t>
      </w:r>
      <w:r w:rsidRPr="00D5649B">
        <w:rPr>
          <w:szCs w:val="24"/>
        </w:rPr>
        <w:t xml:space="preserve"> specified location</w:t>
      </w:r>
      <w:r w:rsidR="00D57C69" w:rsidRPr="00D5649B">
        <w:rPr>
          <w:szCs w:val="24"/>
        </w:rPr>
        <w:t>. Using these climate data (or</w:t>
      </w:r>
      <w:r w:rsidR="00585B21" w:rsidRPr="00D5649B">
        <w:rPr>
          <w:szCs w:val="24"/>
        </w:rPr>
        <w:t xml:space="preserve"> alternative</w:t>
      </w:r>
      <w:r w:rsidR="009D7A77" w:rsidRPr="00D5649B">
        <w:rPr>
          <w:szCs w:val="24"/>
        </w:rPr>
        <w:t xml:space="preserve"> </w:t>
      </w:r>
      <w:r w:rsidR="00D57C69" w:rsidRPr="00D5649B">
        <w:rPr>
          <w:szCs w:val="24"/>
        </w:rPr>
        <w:t xml:space="preserve">climate data </w:t>
      </w:r>
      <w:r w:rsidRPr="00D5649B">
        <w:rPr>
          <w:szCs w:val="24"/>
        </w:rPr>
        <w:t xml:space="preserve">uploaded </w:t>
      </w:r>
      <w:r w:rsidR="00D57C69" w:rsidRPr="00D5649B">
        <w:rPr>
          <w:szCs w:val="24"/>
        </w:rPr>
        <w:t xml:space="preserve">by the user), </w:t>
      </w:r>
      <w:proofErr w:type="spellStart"/>
      <w:r w:rsidR="00D57C69" w:rsidRPr="00D5649B">
        <w:rPr>
          <w:szCs w:val="24"/>
        </w:rPr>
        <w:t>Holos</w:t>
      </w:r>
      <w:proofErr w:type="spellEnd"/>
      <w:r w:rsidR="00D57C69" w:rsidRPr="00D5649B">
        <w:rPr>
          <w:szCs w:val="24"/>
        </w:rPr>
        <w:t xml:space="preserve"> will calculate monthly climate </w:t>
      </w:r>
      <w:proofErr w:type="spellStart"/>
      <w:r w:rsidR="00D57C69" w:rsidRPr="00D5649B">
        <w:rPr>
          <w:szCs w:val="24"/>
        </w:rPr>
        <w:t>normals</w:t>
      </w:r>
      <w:proofErr w:type="spellEnd"/>
      <w:r w:rsidR="00D57C69" w:rsidRPr="00D5649B">
        <w:rPr>
          <w:szCs w:val="24"/>
        </w:rPr>
        <w:t xml:space="preserve"> to be used in the </w:t>
      </w:r>
      <w:r w:rsidR="00232AC8">
        <w:rPr>
          <w:szCs w:val="24"/>
        </w:rPr>
        <w:t>livestock</w:t>
      </w:r>
      <w:r w:rsidR="00232AC8" w:rsidRPr="00D5649B">
        <w:rPr>
          <w:szCs w:val="24"/>
        </w:rPr>
        <w:t xml:space="preserve"> </w:t>
      </w:r>
      <w:r w:rsidR="00D57C69" w:rsidRPr="00D5649B">
        <w:rPr>
          <w:szCs w:val="24"/>
        </w:rPr>
        <w:t xml:space="preserve">components (all past years) and for the current and all projected years. The climate </w:t>
      </w:r>
      <w:proofErr w:type="spellStart"/>
      <w:r w:rsidR="00D57C69" w:rsidRPr="00D5649B">
        <w:rPr>
          <w:szCs w:val="24"/>
        </w:rPr>
        <w:t>normals</w:t>
      </w:r>
      <w:proofErr w:type="spellEnd"/>
      <w:r w:rsidR="00D57C69" w:rsidRPr="00D5649B">
        <w:rPr>
          <w:szCs w:val="24"/>
        </w:rPr>
        <w:t xml:space="preserve"> for the projection period can be iterated by the user to test their own climate scenarios.</w:t>
      </w:r>
    </w:p>
    <w:p w14:paraId="7BE3B975" w14:textId="77777777" w:rsidR="00D57C69" w:rsidRPr="00D5649B" w:rsidRDefault="00D57C69" w:rsidP="002B0C18">
      <w:pPr>
        <w:tabs>
          <w:tab w:val="left" w:pos="2694"/>
        </w:tabs>
        <w:rPr>
          <w:szCs w:val="24"/>
        </w:rPr>
      </w:pPr>
      <w:r w:rsidRPr="00D5649B">
        <w:rPr>
          <w:szCs w:val="24"/>
        </w:rPr>
        <w:t xml:space="preserve">To calculate monthly climate </w:t>
      </w:r>
      <w:proofErr w:type="spellStart"/>
      <w:r w:rsidRPr="00D5649B">
        <w:rPr>
          <w:szCs w:val="24"/>
        </w:rPr>
        <w:t>normals</w:t>
      </w:r>
      <w:proofErr w:type="spellEnd"/>
      <w:r w:rsidRPr="00D5649B">
        <w:rPr>
          <w:szCs w:val="24"/>
        </w:rPr>
        <w:t>, the following generic equation is used:</w:t>
      </w:r>
    </w:p>
    <w:p w14:paraId="6A4EC532" w14:textId="2ADA374D" w:rsidR="00D57C69" w:rsidRPr="00D5649B" w:rsidRDefault="00000000" w:rsidP="00D57C69">
      <w:pPr>
        <w:keepNext/>
        <w:tabs>
          <w:tab w:val="left" w:pos="2694"/>
          <w:tab w:val="left" w:pos="8647"/>
        </w:tabs>
        <w:rPr>
          <w:b/>
          <w:szCs w:val="24"/>
        </w:rPr>
      </w:pPr>
      <m:oMath>
        <m:sSub>
          <m:sSubPr>
            <m:ctrlPr>
              <w:rPr>
                <w:rFonts w:ascii="Cambria Math" w:hAnsi="Cambria Math"/>
                <w:b/>
                <w:i/>
                <w:szCs w:val="24"/>
              </w:rPr>
            </m:ctrlPr>
          </m:sSubPr>
          <m:e>
            <m:r>
              <m:rPr>
                <m:sty m:val="bi"/>
              </m:rPr>
              <w:rPr>
                <w:rFonts w:ascii="Cambria Math" w:hAnsi="Cambria Math"/>
                <w:szCs w:val="24"/>
              </w:rPr>
              <m:t>Climate_Normal</m:t>
            </m:r>
          </m:e>
          <m:sub>
            <m:r>
              <m:rPr>
                <m:sty m:val="bi"/>
              </m:rPr>
              <w:rPr>
                <w:rFonts w:ascii="Cambria Math" w:hAnsi="Cambria Math"/>
                <w:szCs w:val="24"/>
              </w:rPr>
              <m:t>(type,period,month)</m:t>
            </m:r>
          </m:sub>
        </m:sSub>
        <m:r>
          <m:rPr>
            <m:sty m:val="bi"/>
          </m:rPr>
          <w:rPr>
            <w:rFonts w:ascii="Cambria Math" w:hAnsi="Cambria Math"/>
            <w:szCs w:val="24"/>
          </w:rPr>
          <m:t>=</m:t>
        </m:r>
        <m:f>
          <m:fPr>
            <m:ctrlPr>
              <w:rPr>
                <w:rFonts w:ascii="Cambria Math" w:hAnsi="Cambria Math"/>
                <w:b/>
                <w:i/>
                <w:szCs w:val="24"/>
              </w:rPr>
            </m:ctrlPr>
          </m:fPr>
          <m:num>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year</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year</m:t>
                    </m:r>
                  </m:sub>
                </m:sSub>
              </m:sup>
              <m:e>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Climate_value</m:t>
                                </m:r>
                              </m:e>
                              <m:sub>
                                <m:r>
                                  <m:rPr>
                                    <m:sty m:val="bi"/>
                                  </m:rPr>
                                  <w:rPr>
                                    <w:rFonts w:ascii="Cambria Math" w:hAnsi="Cambria Math"/>
                                    <w:szCs w:val="24"/>
                                  </w:rPr>
                                  <m:t>(type, day, month, year)</m:t>
                                </m:r>
                              </m:sub>
                            </m:sSub>
                          </m:e>
                        </m:d>
                      </m:e>
                    </m:nary>
                  </m:e>
                </m:d>
              </m:e>
            </m:nary>
          </m:num>
          <m:den>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e>
            </m:d>
            <m:r>
              <m:rPr>
                <m:sty m:val="bi"/>
              </m:rPr>
              <w:rPr>
                <w:rFonts w:ascii="Cambria Math" w:hAnsi="Cambria Math"/>
                <w:szCs w:val="24"/>
              </w:rPr>
              <m:t>×30</m:t>
            </m:r>
          </m:den>
        </m:f>
      </m:oMath>
      <w:r w:rsidR="00D57C69" w:rsidRPr="00D5649B">
        <w:rPr>
          <w:b/>
          <w:szCs w:val="24"/>
        </w:rPr>
        <w:t xml:space="preserve"> </w:t>
      </w:r>
      <w:r w:rsidR="00D57C69" w:rsidRPr="00D5649B">
        <w:rPr>
          <w:b/>
          <w:szCs w:val="24"/>
        </w:rPr>
        <w:tab/>
      </w:r>
      <w:r w:rsidR="00D57C69" w:rsidRPr="00D5649B">
        <w:rPr>
          <w:b/>
          <w:szCs w:val="24"/>
        </w:rPr>
        <w:tab/>
      </w:r>
      <w:r w:rsidR="00D57C69" w:rsidRPr="00D5649B">
        <w:rPr>
          <w:b/>
          <w:szCs w:val="24"/>
        </w:rPr>
        <w:tab/>
      </w:r>
      <w:r w:rsidR="00D57C69" w:rsidRPr="00D5649B">
        <w:rPr>
          <w:b/>
          <w:szCs w:val="24"/>
        </w:rPr>
        <w:tab/>
      </w:r>
      <w:r w:rsidR="00D57C69" w:rsidRPr="00D5649B">
        <w:rPr>
          <w:b/>
          <w:szCs w:val="24"/>
        </w:rPr>
        <w:tab/>
      </w:r>
      <w:r w:rsidR="00D57C6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6AF00D91" w14:textId="77777777" w:rsidR="00D57C69" w:rsidRPr="00D5649B" w:rsidRDefault="00D57C69" w:rsidP="00D57C69">
      <w:pPr>
        <w:pStyle w:val="Caption"/>
        <w:tabs>
          <w:tab w:val="clear" w:pos="2880"/>
          <w:tab w:val="left" w:pos="2694"/>
        </w:tabs>
        <w:spacing w:line="240" w:lineRule="auto"/>
        <w:ind w:left="2694" w:hanging="2694"/>
        <w:rPr>
          <w:sz w:val="20"/>
        </w:rPr>
      </w:pPr>
      <w:r w:rsidRPr="00D5649B">
        <w:rPr>
          <w:sz w:val="20"/>
        </w:rPr>
        <w:t>where</w:t>
      </w:r>
    </w:p>
    <w:p w14:paraId="16455DED" w14:textId="5C38FAC4"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Climate_Normal</w:t>
      </w:r>
      <w:proofErr w:type="spellEnd"/>
      <w:r w:rsidRPr="00D5649B">
        <w:rPr>
          <w:i/>
          <w:sz w:val="20"/>
          <w:szCs w:val="20"/>
          <w:vertAlign w:val="subscript"/>
        </w:rPr>
        <w:t>(</w:t>
      </w:r>
      <w:proofErr w:type="spellStart"/>
      <w:r w:rsidRPr="00D5649B">
        <w:rPr>
          <w:i/>
          <w:sz w:val="20"/>
          <w:szCs w:val="20"/>
          <w:vertAlign w:val="subscript"/>
        </w:rPr>
        <w:t>type,period,month</w:t>
      </w:r>
      <w:proofErr w:type="spellEnd"/>
      <w:r w:rsidRPr="00D5649B">
        <w:rPr>
          <w:i/>
          <w:sz w:val="20"/>
          <w:szCs w:val="20"/>
          <w:vertAlign w:val="subscript"/>
        </w:rPr>
        <w:t>)</w:t>
      </w:r>
      <w:r w:rsidRPr="00D5649B">
        <w:rPr>
          <w:i/>
          <w:sz w:val="20"/>
          <w:szCs w:val="20"/>
        </w:rPr>
        <w:tab/>
      </w:r>
      <w:r w:rsidRPr="00D5649B">
        <w:rPr>
          <w:sz w:val="20"/>
          <w:szCs w:val="20"/>
        </w:rPr>
        <w:t xml:space="preserve">30 year average of daily climate values for a certain </w:t>
      </w:r>
      <w:r w:rsidR="00585B21" w:rsidRPr="00D5649B">
        <w:rPr>
          <w:i/>
          <w:sz w:val="20"/>
          <w:szCs w:val="20"/>
        </w:rPr>
        <w:t>type</w:t>
      </w:r>
      <w:r w:rsidRPr="00D5649B">
        <w:rPr>
          <w:sz w:val="20"/>
          <w:szCs w:val="20"/>
        </w:rPr>
        <w:t xml:space="preserve">, </w:t>
      </w:r>
      <w:r w:rsidR="00585B21" w:rsidRPr="00D5649B">
        <w:rPr>
          <w:i/>
          <w:sz w:val="20"/>
          <w:szCs w:val="20"/>
        </w:rPr>
        <w:t>period</w:t>
      </w:r>
      <w:r w:rsidRPr="00D5649B">
        <w:rPr>
          <w:sz w:val="20"/>
          <w:szCs w:val="20"/>
        </w:rPr>
        <w:t xml:space="preserve">, and </w:t>
      </w:r>
      <w:r w:rsidR="00585B21" w:rsidRPr="00D5649B">
        <w:rPr>
          <w:i/>
          <w:sz w:val="20"/>
          <w:szCs w:val="20"/>
        </w:rPr>
        <w:t>month</w:t>
      </w:r>
    </w:p>
    <w:p w14:paraId="7E311673" w14:textId="26796C29"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Period</w:t>
      </w:r>
      <w:r w:rsidRPr="00D5649B">
        <w:rPr>
          <w:sz w:val="20"/>
          <w:szCs w:val="20"/>
        </w:rPr>
        <w:tab/>
      </w:r>
      <w:r w:rsidR="00720D14" w:rsidRPr="00D5649B">
        <w:rPr>
          <w:sz w:val="20"/>
          <w:szCs w:val="20"/>
        </w:rPr>
        <w:t>R</w:t>
      </w:r>
      <w:r w:rsidRPr="00D5649B">
        <w:rPr>
          <w:sz w:val="20"/>
          <w:szCs w:val="20"/>
        </w:rPr>
        <w:t xml:space="preserve">ange of years 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C373350" w14:textId="5E27301A"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Month</w:t>
      </w:r>
      <w:r w:rsidRPr="00D5649B">
        <w:rPr>
          <w:sz w:val="20"/>
          <w:szCs w:val="20"/>
        </w:rPr>
        <w:tab/>
      </w:r>
      <w:r w:rsidR="00720D14" w:rsidRPr="00D5649B">
        <w:rPr>
          <w:sz w:val="20"/>
          <w:szCs w:val="20"/>
        </w:rPr>
        <w:t>R</w:t>
      </w:r>
      <w:r w:rsidRPr="00D5649B">
        <w:rPr>
          <w:sz w:val="20"/>
          <w:szCs w:val="20"/>
        </w:rPr>
        <w:t xml:space="preserve">ange of </w:t>
      </w:r>
      <w:r w:rsidR="00585B21" w:rsidRPr="00D5649B">
        <w:rPr>
          <w:sz w:val="20"/>
          <w:szCs w:val="20"/>
        </w:rPr>
        <w:t xml:space="preserve">months </w:t>
      </w:r>
      <w:r w:rsidRPr="00D5649B">
        <w:rPr>
          <w:sz w:val="20"/>
          <w:szCs w:val="20"/>
        </w:rPr>
        <w:t xml:space="preserve">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2CB84F84" w14:textId="577F4196"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sz w:val="20"/>
          <w:szCs w:val="20"/>
        </w:rPr>
        <w:lastRenderedPageBreak/>
        <w:t>Type</w:t>
      </w:r>
      <w:r w:rsidRPr="00D5649B">
        <w:rPr>
          <w:sz w:val="20"/>
          <w:szCs w:val="20"/>
        </w:rPr>
        <w:tab/>
      </w:r>
      <w:r w:rsidR="00720D14" w:rsidRPr="00D5649B">
        <w:rPr>
          <w:sz w:val="20"/>
          <w:szCs w:val="20"/>
        </w:rPr>
        <w:t>M</w:t>
      </w:r>
      <w:r w:rsidRPr="00D5649B">
        <w:rPr>
          <w:sz w:val="20"/>
          <w:szCs w:val="20"/>
        </w:rPr>
        <w:t>aximum temperature (</w:t>
      </w:r>
      <w:r w:rsidRPr="00D5649B">
        <w:rPr>
          <w:rFonts w:ascii="Tahoma" w:hAnsi="Tahoma" w:cs="Tahoma"/>
          <w:sz w:val="20"/>
          <w:szCs w:val="20"/>
        </w:rPr>
        <w:t>℃</w:t>
      </w:r>
      <w:r w:rsidRPr="00D5649B">
        <w:rPr>
          <w:sz w:val="20"/>
          <w:szCs w:val="20"/>
        </w:rPr>
        <w:t>), minimum temperature (</w:t>
      </w:r>
      <w:r w:rsidRPr="00D5649B">
        <w:rPr>
          <w:rFonts w:ascii="Tahoma" w:hAnsi="Tahoma" w:cs="Tahoma"/>
          <w:sz w:val="20"/>
          <w:szCs w:val="20"/>
        </w:rPr>
        <w:t>℃</w:t>
      </w:r>
      <w:r w:rsidRPr="00D5649B">
        <w:rPr>
          <w:sz w:val="20"/>
          <w:szCs w:val="20"/>
        </w:rPr>
        <w:t>), mean temperature (</w:t>
      </w:r>
      <w:r w:rsidRPr="00D5649B">
        <w:rPr>
          <w:rFonts w:ascii="Tahoma" w:hAnsi="Tahoma" w:cs="Tahoma"/>
          <w:sz w:val="20"/>
          <w:szCs w:val="20"/>
        </w:rPr>
        <w:t>℃</w:t>
      </w:r>
      <w:r w:rsidRPr="00D5649B">
        <w:rPr>
          <w:sz w:val="20"/>
          <w:szCs w:val="20"/>
        </w:rPr>
        <w:t>), precipitation (mm), crop evapotranspiration (mm), relative humidity (%), solar radiation (MJ m</w:t>
      </w:r>
      <w:r w:rsidRPr="00D5649B">
        <w:rPr>
          <w:sz w:val="20"/>
          <w:szCs w:val="20"/>
          <w:vertAlign w:val="superscript"/>
        </w:rPr>
        <w:t>-2</w:t>
      </w:r>
      <w:r w:rsidRPr="00D5649B">
        <w:rPr>
          <w:sz w:val="20"/>
          <w:szCs w:val="20"/>
        </w:rPr>
        <w:t>)</w:t>
      </w:r>
    </w:p>
    <w:p w14:paraId="35CF516C" w14:textId="4639C6D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year</w:t>
      </w:r>
      <w:proofErr w:type="spellEnd"/>
      <w:r w:rsidRPr="00D5649B">
        <w:rPr>
          <w:i/>
          <w:sz w:val="20"/>
          <w:szCs w:val="20"/>
        </w:rPr>
        <w:tab/>
      </w:r>
      <w:r w:rsidRPr="00D5649B">
        <w:rPr>
          <w:sz w:val="20"/>
          <w:szCs w:val="20"/>
        </w:rPr>
        <w:t>Year in which a climate normal period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D73673C" w14:textId="54BFD032" w:rsidR="00D57C69" w:rsidRPr="00D5649B" w:rsidRDefault="00D57C69" w:rsidP="00A45425">
      <w:pPr>
        <w:tabs>
          <w:tab w:val="clear" w:pos="2880"/>
          <w:tab w:val="clear" w:pos="9360"/>
        </w:tabs>
        <w:spacing w:before="0"/>
        <w:ind w:left="2835" w:hanging="2835"/>
        <w:rPr>
          <w:sz w:val="20"/>
        </w:rPr>
      </w:pPr>
      <w:proofErr w:type="spellStart"/>
      <w:r w:rsidRPr="00D5649B">
        <w:rPr>
          <w:i/>
          <w:sz w:val="20"/>
        </w:rPr>
        <w:t>End</w:t>
      </w:r>
      <w:r w:rsidRPr="00D5649B">
        <w:rPr>
          <w:i/>
          <w:sz w:val="20"/>
          <w:vertAlign w:val="subscript"/>
        </w:rPr>
        <w:t>year</w:t>
      </w:r>
      <w:proofErr w:type="spellEnd"/>
      <w:r w:rsidRPr="00D5649B">
        <w:rPr>
          <w:i/>
          <w:sz w:val="20"/>
        </w:rPr>
        <w:tab/>
      </w:r>
      <w:r w:rsidRPr="00D5649B">
        <w:rPr>
          <w:sz w:val="20"/>
        </w:rPr>
        <w:t>Year in which a climate normal period ends (</w:t>
      </w:r>
      <w:r w:rsidRPr="005142ED">
        <w:rPr>
          <w:b/>
          <w:sz w:val="20"/>
        </w:rPr>
        <w:fldChar w:fldCharType="begin"/>
      </w:r>
      <w:r w:rsidRPr="005142ED">
        <w:rPr>
          <w:b/>
          <w:sz w:val="20"/>
        </w:rPr>
        <w:instrText xml:space="preserve"> REF _Ref50108239 \h  \* MERGEFORMAT </w:instrText>
      </w:r>
      <w:r w:rsidRPr="005142ED">
        <w:rPr>
          <w:b/>
          <w:sz w:val="20"/>
        </w:rPr>
      </w:r>
      <w:r w:rsidRPr="005142ED">
        <w:rPr>
          <w:b/>
          <w:sz w:val="20"/>
        </w:rPr>
        <w:fldChar w:fldCharType="separate"/>
      </w:r>
      <w:r w:rsidRPr="005142ED">
        <w:rPr>
          <w:b/>
          <w:sz w:val="20"/>
        </w:rPr>
        <w:t xml:space="preserve">Table </w:t>
      </w:r>
      <w:r w:rsidRPr="005142ED">
        <w:rPr>
          <w:b/>
          <w:noProof/>
          <w:sz w:val="20"/>
        </w:rPr>
        <w:t>2</w:t>
      </w:r>
      <w:r w:rsidRPr="005142ED">
        <w:rPr>
          <w:b/>
          <w:sz w:val="20"/>
        </w:rPr>
        <w:fldChar w:fldCharType="end"/>
      </w:r>
      <w:r w:rsidRPr="00D5649B">
        <w:rPr>
          <w:sz w:val="20"/>
        </w:rPr>
        <w:t>)</w:t>
      </w:r>
    </w:p>
    <w:p w14:paraId="7F4C622D" w14:textId="6BD58449"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month</w:t>
      </w:r>
      <w:proofErr w:type="spellEnd"/>
      <w:r w:rsidRPr="00D5649B">
        <w:rPr>
          <w:i/>
          <w:sz w:val="20"/>
          <w:szCs w:val="20"/>
        </w:rPr>
        <w:tab/>
      </w:r>
      <w:r w:rsidRPr="00D5649B">
        <w:rPr>
          <w:sz w:val="20"/>
          <w:szCs w:val="20"/>
        </w:rPr>
        <w:t>Julian day on which a month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05F6271" w14:textId="4D3441AC" w:rsidR="00F17611"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End</w:t>
      </w:r>
      <w:r w:rsidRPr="00D5649B">
        <w:rPr>
          <w:i/>
          <w:sz w:val="20"/>
          <w:szCs w:val="20"/>
          <w:vertAlign w:val="subscript"/>
        </w:rPr>
        <w:t>month</w:t>
      </w:r>
      <w:proofErr w:type="spellEnd"/>
      <w:r w:rsidRPr="00D5649B">
        <w:rPr>
          <w:i/>
          <w:sz w:val="20"/>
          <w:szCs w:val="20"/>
        </w:rPr>
        <w:tab/>
      </w:r>
      <w:r w:rsidRPr="00D5649B">
        <w:rPr>
          <w:sz w:val="20"/>
          <w:szCs w:val="20"/>
        </w:rPr>
        <w:t xml:space="preserve">Julian day on which a month </w:t>
      </w:r>
      <w:r w:rsidR="00585B21" w:rsidRPr="00D5649B">
        <w:rPr>
          <w:sz w:val="20"/>
          <w:szCs w:val="20"/>
        </w:rPr>
        <w:t xml:space="preserve">ends </w:t>
      </w:r>
      <w:r w:rsidRPr="00D5649B">
        <w:rPr>
          <w:sz w:val="20"/>
          <w:szCs w:val="20"/>
        </w:rPr>
        <w:t>(</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56FDD14" w14:textId="77777777" w:rsidR="000A6A1A" w:rsidRPr="00D5649B" w:rsidRDefault="00D57C69" w:rsidP="008A7F5F">
      <w:pPr>
        <w:pStyle w:val="Heading3"/>
      </w:pPr>
      <w:bookmarkStart w:id="79" w:name="_Toc152758515"/>
      <w:r w:rsidRPr="00D5649B">
        <w:t>Land management</w:t>
      </w:r>
      <w:bookmarkEnd w:id="79"/>
    </w:p>
    <w:p w14:paraId="0F812E19" w14:textId="77777777" w:rsidR="00D57C69" w:rsidRPr="00D5649B" w:rsidRDefault="00D57C69" w:rsidP="00D57C69">
      <w:pPr>
        <w:pStyle w:val="Heading4"/>
      </w:pPr>
      <w:r w:rsidRPr="00D5649B">
        <w:t>Field</w:t>
      </w:r>
    </w:p>
    <w:p w14:paraId="31A0CC36" w14:textId="3E28E531" w:rsidR="00FD087A" w:rsidRPr="00D5649B" w:rsidRDefault="002634AC" w:rsidP="00440687">
      <w:pPr>
        <w:pStyle w:val="ListParagraph"/>
        <w:numPr>
          <w:ilvl w:val="0"/>
          <w:numId w:val="23"/>
        </w:numPr>
      </w:pPr>
      <w:r w:rsidRPr="00D5649B">
        <w:t>Crop type grown (incl. cover crop) and field size are essential inputs, as these are needed to estimate N inputs from aboveground (i.e., straw) and belowground (i.e., roots) biomass to the soil.</w:t>
      </w:r>
      <w:r w:rsidR="00FD087A" w:rsidRPr="00D5649B">
        <w:t xml:space="preserve"> </w:t>
      </w:r>
      <w:r w:rsidRPr="00D5649B">
        <w:t xml:space="preserve">To carry out the necessary calculations, the model uses the input data together with in-built default data. </w:t>
      </w:r>
      <w:r w:rsidR="004E47E9" w:rsidRPr="00D5649B">
        <w:t xml:space="preserve">If the user wants to specify a (repeating) cropping sequence/crop rotation, </w:t>
      </w:r>
      <w:r w:rsidRPr="00D5649B">
        <w:t>the crops planted in previous years also need to be specified</w:t>
      </w:r>
      <w:r w:rsidR="004E47E9" w:rsidRPr="00D5649B">
        <w:t>.</w:t>
      </w:r>
    </w:p>
    <w:p w14:paraId="52674ADB" w14:textId="7159FAF0" w:rsidR="00DA1F9D" w:rsidRPr="00D5649B" w:rsidRDefault="002634AC" w:rsidP="00DA1F9D">
      <w:pPr>
        <w:pStyle w:val="ListParagraph"/>
        <w:numPr>
          <w:ilvl w:val="0"/>
          <w:numId w:val="23"/>
        </w:numPr>
      </w:pPr>
      <w:r w:rsidRPr="00D5649B">
        <w:t xml:space="preserve">Crop yield, amount of fertilizer applied, and residue return should be provided by the user if possible. In the absence of user-defined input for these parameters, the model will use default data, although these are only </w:t>
      </w:r>
      <w:r w:rsidR="009819AA" w:rsidRPr="00D5649B">
        <w:t>approximate</w:t>
      </w:r>
      <w:r w:rsidRPr="00D5649B">
        <w:t xml:space="preserve"> representations.</w:t>
      </w:r>
      <w:r w:rsidR="006C4FE9" w:rsidRPr="00D5649B">
        <w:br/>
        <w:t xml:space="preserve">- </w:t>
      </w:r>
      <w:r w:rsidRPr="00D5649B">
        <w:t xml:space="preserve">default crop yields are derived from Census Agricultural Regions (CAR) averages for the specified year </w:t>
      </w:r>
      <w:r w:rsidR="006C4FE9" w:rsidRPr="00D5649B">
        <w:t>(</w:t>
      </w:r>
      <w:hyperlink r:id="rId81" w:history="1">
        <w:r w:rsidR="006C4FE9" w:rsidRPr="00D5649B">
          <w:rPr>
            <w:rStyle w:val="Hyperlink"/>
          </w:rPr>
          <w:t>https://www150.statcan.gc.ca/t1/tbl1/en/tv.action?pid=3210000201</w:t>
        </w:r>
      </w:hyperlink>
      <w:r w:rsidR="006C4FE9" w:rsidRPr="00D5649B">
        <w:t>)</w:t>
      </w:r>
      <w:r w:rsidR="00DA1F9D" w:rsidRPr="00D5649B">
        <w:t>.</w:t>
      </w:r>
      <w:r w:rsidR="006C4FE9" w:rsidRPr="00D5649B">
        <w:br/>
        <w:t xml:space="preserve">- fertilization amounts (N) are calculated from crop </w:t>
      </w:r>
      <w:r w:rsidRPr="00D5649B">
        <w:t xml:space="preserve">N </w:t>
      </w:r>
      <w:r w:rsidR="006C4FE9" w:rsidRPr="00D5649B">
        <w:t>demand (based on the crop yield), assuming a fertilization efficiency of 50% (thus by default doubling the crop N demand)</w:t>
      </w:r>
      <w:r w:rsidR="00FB2963" w:rsidRPr="00D5649B">
        <w:br/>
        <w:t xml:space="preserve">- manure N and C additions  are estimated from </w:t>
      </w:r>
      <w:r w:rsidRPr="00D5649B">
        <w:t>the livestock components or from literature derived averages.</w:t>
      </w:r>
      <w:r w:rsidR="006C4FE9" w:rsidRPr="00D5649B">
        <w:br/>
        <w:t xml:space="preserve">- </w:t>
      </w:r>
      <w:r w:rsidRPr="00D5649B">
        <w:t xml:space="preserve">the </w:t>
      </w:r>
      <w:r w:rsidR="006C4FE9" w:rsidRPr="00D5649B">
        <w:t>residue return defaults for roots is 100% (</w:t>
      </w:r>
      <w:r w:rsidRPr="00D5649B">
        <w:t xml:space="preserve">for all crops </w:t>
      </w:r>
      <w:r w:rsidR="006C4FE9" w:rsidRPr="00D5649B">
        <w:t xml:space="preserve">except root </w:t>
      </w:r>
      <w:r w:rsidR="006C4FE9" w:rsidRPr="008D0C31">
        <w:t xml:space="preserve">crops), </w:t>
      </w:r>
      <w:r w:rsidR="008D0C31">
        <w:t xml:space="preserve">and </w:t>
      </w:r>
      <w:r w:rsidR="006C4FE9" w:rsidRPr="008D0C31">
        <w:t xml:space="preserve">straw return is assumed to be </w:t>
      </w:r>
      <w:r w:rsidR="008D0C31" w:rsidRPr="008D0C31">
        <w:t>10</w:t>
      </w:r>
      <w:r w:rsidR="006C4FE9" w:rsidRPr="008D0C31">
        <w:t xml:space="preserve">0% (all straw </w:t>
      </w:r>
      <w:r w:rsidR="008D0C31" w:rsidRPr="008D0C31">
        <w:t>remaining in</w:t>
      </w:r>
      <w:r w:rsidRPr="008D0C31">
        <w:t xml:space="preserve"> the field</w:t>
      </w:r>
      <w:r w:rsidR="006C4FE9" w:rsidRPr="008D0C31">
        <w:t xml:space="preserve">). There </w:t>
      </w:r>
      <w:r w:rsidR="00E74E0B" w:rsidRPr="008D0C31">
        <w:t>are</w:t>
      </w:r>
      <w:r w:rsidR="006C4FE9" w:rsidRPr="008D0C31">
        <w:t xml:space="preserve"> </w:t>
      </w:r>
      <w:r w:rsidR="00653E6E" w:rsidRPr="008D0C31">
        <w:t xml:space="preserve">crop specific </w:t>
      </w:r>
      <w:r w:rsidR="006C4FE9" w:rsidRPr="008D0C31">
        <w:t>default harvest losses</w:t>
      </w:r>
      <w:r w:rsidR="00DA1F9D" w:rsidRPr="008D0C31">
        <w:t xml:space="preserve"> (2% for annual crops and 35% for perennial crops</w:t>
      </w:r>
      <w:r w:rsidR="00207209" w:rsidRPr="008D0C31">
        <w:t>)</w:t>
      </w:r>
      <w:r w:rsidR="00653E6E" w:rsidRPr="008D0C31">
        <w:t xml:space="preserve">, but </w:t>
      </w:r>
      <w:r w:rsidRPr="008D0C31">
        <w:t>these</w:t>
      </w:r>
      <w:r w:rsidRPr="00D5649B">
        <w:t xml:space="preserve"> are </w:t>
      </w:r>
      <w:r w:rsidR="00653E6E" w:rsidRPr="00D5649B">
        <w:t xml:space="preserve">assumed to be of </w:t>
      </w:r>
      <w:r w:rsidR="00D76CC6">
        <w:t xml:space="preserve">relatively </w:t>
      </w:r>
      <w:r w:rsidR="00653E6E" w:rsidRPr="00D5649B">
        <w:t xml:space="preserve">minor importance in the calculation of </w:t>
      </w:r>
      <w:r w:rsidRPr="00D5649B">
        <w:t xml:space="preserve">C </w:t>
      </w:r>
      <w:r w:rsidR="00653E6E" w:rsidRPr="00D5649B">
        <w:t>inputs.</w:t>
      </w:r>
    </w:p>
    <w:p w14:paraId="6470D27D" w14:textId="77777777" w:rsidR="00DA1F9D" w:rsidRPr="00D5649B" w:rsidRDefault="007B04EE" w:rsidP="00DA1F9D">
      <w:pPr>
        <w:pStyle w:val="ListParagraph"/>
        <w:numPr>
          <w:ilvl w:val="0"/>
          <w:numId w:val="23"/>
        </w:numPr>
      </w:pPr>
      <w:r w:rsidRPr="00D5649B">
        <w:t>Tillage</w:t>
      </w:r>
      <w:r w:rsidR="002634AC" w:rsidRPr="00D5649B">
        <w:t xml:space="preserve"> regime</w:t>
      </w:r>
      <w:r w:rsidRPr="00D5649B">
        <w:t>, irrigation</w:t>
      </w:r>
      <w:r w:rsidR="002634AC" w:rsidRPr="00D5649B">
        <w:t xml:space="preserve"> amount</w:t>
      </w:r>
      <w:r w:rsidRPr="00D5649B">
        <w:t xml:space="preserve">, and pesticide application </w:t>
      </w:r>
      <w:r w:rsidR="002634AC" w:rsidRPr="00D5649B">
        <w:t xml:space="preserve">rates </w:t>
      </w:r>
      <w:r w:rsidRPr="00D5649B">
        <w:t xml:space="preserve">are minor inputs for </w:t>
      </w:r>
      <w:r w:rsidR="002634AC" w:rsidRPr="00D5649B">
        <w:t>GHG</w:t>
      </w:r>
      <w:r w:rsidRPr="00D5649B">
        <w:t xml:space="preserve"> emission estimates, as the</w:t>
      </w:r>
      <w:r w:rsidR="004E47E9" w:rsidRPr="00D5649B">
        <w:t>ir</w:t>
      </w:r>
      <w:r w:rsidRPr="00D5649B">
        <w:t xml:space="preserve"> impact is primarily driven by the emission</w:t>
      </w:r>
      <w:r w:rsidR="002634AC" w:rsidRPr="00D5649B">
        <w:t>s</w:t>
      </w:r>
      <w:r w:rsidRPr="00D5649B">
        <w:t xml:space="preserve"> caused through fuel use. However, they are major cost elements in a farm system and will have more importance in </w:t>
      </w:r>
      <w:r w:rsidR="00DA1F9D" w:rsidRPr="00D5649B">
        <w:t xml:space="preserve">the </w:t>
      </w:r>
      <w:r w:rsidRPr="00D5649B">
        <w:t>economic</w:t>
      </w:r>
      <w:r w:rsidR="00DA1F9D" w:rsidRPr="00D5649B">
        <w:t>s</w:t>
      </w:r>
      <w:r w:rsidRPr="00D5649B">
        <w:t xml:space="preserve"> component. </w:t>
      </w:r>
      <w:r w:rsidR="00DA1F9D" w:rsidRPr="00D5649B">
        <w:t xml:space="preserve">Atmospheric N deposition, N fixation, soil test N and fertilizer efficiency (to reduce the estimated N fertilization rate), and the moisture content of the crop at harvest can also be adjusted in the details settings. </w:t>
      </w:r>
    </w:p>
    <w:p w14:paraId="217FCCCE" w14:textId="37AC34C2" w:rsidR="00E74E0B" w:rsidRPr="00D5649B" w:rsidRDefault="00056A8E" w:rsidP="00DA1F9D">
      <w:pPr>
        <w:pStyle w:val="ListParagraph"/>
        <w:numPr>
          <w:ilvl w:val="0"/>
          <w:numId w:val="23"/>
        </w:numPr>
      </w:pPr>
      <w:r w:rsidRPr="00D5649B">
        <w:t>Crop-specific b</w:t>
      </w:r>
      <w:r w:rsidR="00FB2963" w:rsidRPr="00D5649B">
        <w:t xml:space="preserve">iomass fractions and </w:t>
      </w:r>
      <w:r w:rsidRPr="00D5649B">
        <w:t xml:space="preserve">N </w:t>
      </w:r>
      <w:r w:rsidR="00FB2963" w:rsidRPr="00D5649B">
        <w:t xml:space="preserve">concentrations are ‘hidden’ inputs that can be overwritten if specific or better </w:t>
      </w:r>
      <w:r w:rsidR="000B11C9" w:rsidRPr="00D5649B">
        <w:t xml:space="preserve">data are available, but </w:t>
      </w:r>
      <w:r w:rsidRPr="00D5649B">
        <w:t xml:space="preserve">these </w:t>
      </w:r>
      <w:r w:rsidR="000B11C9" w:rsidRPr="00D5649B">
        <w:t xml:space="preserve">are considered expert level changes </w:t>
      </w:r>
      <w:r w:rsidRPr="00D5649B">
        <w:t xml:space="preserve"> and making these adjustments </w:t>
      </w:r>
      <w:r w:rsidR="004E47E9" w:rsidRPr="00D5649B">
        <w:t>is</w:t>
      </w:r>
      <w:r w:rsidR="000B11C9" w:rsidRPr="00D5649B">
        <w:t xml:space="preserve"> not recommended.</w:t>
      </w:r>
    </w:p>
    <w:p w14:paraId="3EE0B0B6" w14:textId="77777777" w:rsidR="00D57C69" w:rsidRPr="00D5649B" w:rsidRDefault="00D57C69" w:rsidP="00D57C69">
      <w:pPr>
        <w:pStyle w:val="Heading4"/>
      </w:pPr>
      <w:r w:rsidRPr="00D5649B">
        <w:t>Crop rotation</w:t>
      </w:r>
    </w:p>
    <w:p w14:paraId="4CE80098" w14:textId="4637F687" w:rsidR="00D57C69" w:rsidRPr="00D5649B" w:rsidRDefault="004913CD" w:rsidP="00D57C69">
      <w:r w:rsidRPr="00D5649B">
        <w:t xml:space="preserve">The crop rotation component only works in the </w:t>
      </w:r>
      <w:r w:rsidRPr="00D5649B">
        <w:rPr>
          <w:i/>
        </w:rPr>
        <w:t>multi-year mode</w:t>
      </w:r>
      <w:r w:rsidRPr="00D5649B">
        <w:t xml:space="preserve"> of the model. It has the same input requirements as the field component, with the difference being that each added rotation phase (i.e., year) will automatically add one field with the same rotation, but with the crop sequence shifted by one year. This is done to maintain the principle that each rotation phase is present every year. </w:t>
      </w:r>
      <w:r w:rsidR="004A286B" w:rsidRPr="00D5649B">
        <w:t xml:space="preserve">The </w:t>
      </w:r>
      <w:r w:rsidR="004A286B" w:rsidRPr="00D5649B">
        <w:lastRenderedPageBreak/>
        <w:t>c</w:t>
      </w:r>
      <w:r w:rsidRPr="00D5649B">
        <w:t xml:space="preserve">rop management </w:t>
      </w:r>
      <w:r w:rsidR="004A286B" w:rsidRPr="00D5649B">
        <w:t xml:space="preserve">practices </w:t>
      </w:r>
      <w:r w:rsidRPr="00D5649B">
        <w:t xml:space="preserve">specified </w:t>
      </w:r>
      <w:r w:rsidR="004A286B" w:rsidRPr="00D5649B">
        <w:t>are</w:t>
      </w:r>
      <w:r w:rsidRPr="00D5649B">
        <w:t xml:space="preserve"> automatically applied on all fields</w:t>
      </w:r>
      <w:r w:rsidR="004A286B" w:rsidRPr="00D5649B">
        <w:t>, although these can be</w:t>
      </w:r>
      <w:r w:rsidRPr="00D5649B">
        <w:t xml:space="preserve"> overwritten </w:t>
      </w:r>
      <w:r w:rsidR="004A286B" w:rsidRPr="00D5649B">
        <w:t xml:space="preserve">later </w:t>
      </w:r>
      <w:r w:rsidRPr="00D5649B">
        <w:t>in the time-line screen.</w:t>
      </w:r>
    </w:p>
    <w:p w14:paraId="7B6BB62F" w14:textId="77777777" w:rsidR="00D57C69" w:rsidRPr="00D5649B" w:rsidRDefault="00D57C69" w:rsidP="00D57C69">
      <w:pPr>
        <w:pStyle w:val="Heading4"/>
      </w:pPr>
      <w:r w:rsidRPr="00D5649B">
        <w:t>Shelterbelt</w:t>
      </w:r>
    </w:p>
    <w:p w14:paraId="21FFB9D2" w14:textId="328ABDC4" w:rsidR="00D57C69" w:rsidRPr="00D5649B" w:rsidRDefault="005E0DB3" w:rsidP="00D57C69">
      <w:r w:rsidRPr="00D5649B">
        <w:t xml:space="preserve">For the shelterbelt component, the current state of </w:t>
      </w:r>
      <w:r w:rsidR="004A286B" w:rsidRPr="00D5649B">
        <w:t xml:space="preserve">C </w:t>
      </w:r>
      <w:r w:rsidRPr="00D5649B">
        <w:t xml:space="preserve">accumulation can be calculated using row length, number of tress and </w:t>
      </w:r>
      <w:r w:rsidR="00310771" w:rsidRPr="00D5649B">
        <w:t xml:space="preserve">their </w:t>
      </w:r>
      <w:r w:rsidRPr="00D5649B">
        <w:t xml:space="preserve">average circumference, as long as </w:t>
      </w:r>
      <w:r w:rsidR="004A286B" w:rsidRPr="00D5649B">
        <w:t>the shelterbelt species is specified</w:t>
      </w:r>
      <w:r w:rsidRPr="00D5649B">
        <w:t xml:space="preserve">. </w:t>
      </w:r>
      <w:r w:rsidR="00310771" w:rsidRPr="00D5649B">
        <w:t xml:space="preserve">The </w:t>
      </w:r>
      <w:r w:rsidR="00585D36" w:rsidRPr="00D5649B">
        <w:t xml:space="preserve">age of the shelterbelt can </w:t>
      </w:r>
      <w:r w:rsidR="00310771" w:rsidRPr="00D5649B">
        <w:t xml:space="preserve">also </w:t>
      </w:r>
      <w:r w:rsidR="00585D36" w:rsidRPr="00D5649B">
        <w:t xml:space="preserve">be defined. The model will provide outputs </w:t>
      </w:r>
      <w:r w:rsidR="00310771" w:rsidRPr="00D5649B">
        <w:t xml:space="preserve">estimating the amount of C </w:t>
      </w:r>
      <w:r w:rsidR="00585D36" w:rsidRPr="00D5649B">
        <w:t xml:space="preserve">stored within the tree, </w:t>
      </w:r>
      <w:r w:rsidR="00310771" w:rsidRPr="00D5649B">
        <w:t xml:space="preserve">and </w:t>
      </w:r>
      <w:r w:rsidR="00585D36" w:rsidRPr="00D5649B">
        <w:t xml:space="preserve">also </w:t>
      </w:r>
      <w:r w:rsidR="00310771" w:rsidRPr="00D5649B">
        <w:t xml:space="preserve">C </w:t>
      </w:r>
      <w:r w:rsidR="00585D36" w:rsidRPr="00D5649B">
        <w:t>stored in the soil below. Projections into the future presume non-limited (ideal) growth if planted new, but if a below-average circumference is specified (for an existing shelterbelt)</w:t>
      </w:r>
      <w:r w:rsidR="00310771" w:rsidRPr="00D5649B">
        <w:t>,</w:t>
      </w:r>
      <w:r w:rsidR="00585D36" w:rsidRPr="00D5649B">
        <w:t xml:space="preserve"> that reduction will perpetuate into future C accumulation estimates.</w:t>
      </w:r>
    </w:p>
    <w:p w14:paraId="6A887225" w14:textId="00B20647" w:rsidR="00D57C69" w:rsidRPr="00D5649B" w:rsidRDefault="00D57C69" w:rsidP="008A7F5F">
      <w:pPr>
        <w:pStyle w:val="Heading3"/>
      </w:pPr>
      <w:bookmarkStart w:id="80" w:name="_Ref98757115"/>
      <w:bookmarkStart w:id="81" w:name="_Toc152758516"/>
      <w:r w:rsidRPr="00D5649B">
        <w:t>Livestock management</w:t>
      </w:r>
      <w:bookmarkEnd w:id="80"/>
      <w:bookmarkEnd w:id="81"/>
    </w:p>
    <w:p w14:paraId="48A771A3" w14:textId="3EFE2FFA" w:rsidR="00071DD4" w:rsidRPr="00D5649B" w:rsidRDefault="00071DD4" w:rsidP="00071DD4">
      <w:r w:rsidRPr="00D5649B">
        <w:t xml:space="preserve">The livestock management interface </w:t>
      </w:r>
      <w:r w:rsidR="00D31E62" w:rsidRPr="00D5649B">
        <w:t xml:space="preserve">for all animal </w:t>
      </w:r>
      <w:r w:rsidR="00232AC8">
        <w:t>groups</w:t>
      </w:r>
      <w:r w:rsidR="00232AC8" w:rsidRPr="00D5649B">
        <w:t xml:space="preserve"> </w:t>
      </w:r>
      <w:r w:rsidR="00D31E62" w:rsidRPr="00D5649B">
        <w:t>follows the same principle. In the first step, the user define</w:t>
      </w:r>
      <w:r w:rsidR="00310771" w:rsidRPr="00D5649B">
        <w:t>s</w:t>
      </w:r>
      <w:r w:rsidR="00D31E62" w:rsidRPr="00D5649B">
        <w:t xml:space="preserve"> how many animal groups are in their system. Animals can be partitioned into groups </w:t>
      </w:r>
      <w:r w:rsidR="009520CB" w:rsidRPr="00D5649B">
        <w:t xml:space="preserve">with </w:t>
      </w:r>
      <w:r w:rsidR="00D31E62" w:rsidRPr="00D5649B">
        <w:t>similar management</w:t>
      </w:r>
      <w:r w:rsidR="009520CB" w:rsidRPr="00D5649B">
        <w:t xml:space="preserve"> practices</w:t>
      </w:r>
      <w:r w:rsidR="00D31E62" w:rsidRPr="00D5649B">
        <w:t xml:space="preserve">, but if so desired, the management for individual animals </w:t>
      </w:r>
      <w:r w:rsidR="00310771" w:rsidRPr="00D5649B">
        <w:t xml:space="preserve">can </w:t>
      </w:r>
      <w:r w:rsidR="00D31E62" w:rsidRPr="00D5649B">
        <w:t xml:space="preserve">be specified. In the second step, users define the management </w:t>
      </w:r>
      <w:r w:rsidR="009520CB" w:rsidRPr="00D5649B">
        <w:t>periods for</w:t>
      </w:r>
      <w:r w:rsidR="00D31E62" w:rsidRPr="00D5649B">
        <w:t xml:space="preserve"> their system, again with the option to </w:t>
      </w:r>
      <w:r w:rsidR="00B532CD" w:rsidRPr="00D5649B">
        <w:t>detail</w:t>
      </w:r>
      <w:r w:rsidR="00D31E62" w:rsidRPr="00D5649B">
        <w:t xml:space="preserve"> </w:t>
      </w:r>
      <w:r w:rsidR="00310771" w:rsidRPr="00D5649B">
        <w:t xml:space="preserve">management practices for individual </w:t>
      </w:r>
      <w:r w:rsidR="00D31E62" w:rsidRPr="00D5649B">
        <w:t xml:space="preserve">days if desired. The third step </w:t>
      </w:r>
      <w:r w:rsidR="00B532CD" w:rsidRPr="00D5649B">
        <w:t xml:space="preserve">permits the user to specify </w:t>
      </w:r>
      <w:r w:rsidR="00310771" w:rsidRPr="00D5649B">
        <w:t xml:space="preserve">the number of animals, </w:t>
      </w:r>
      <w:r w:rsidR="00B532CD" w:rsidRPr="00D5649B">
        <w:t xml:space="preserve">their start weight and average daily gain. </w:t>
      </w:r>
      <w:r w:rsidR="009520CB" w:rsidRPr="00D5649B">
        <w:t>M</w:t>
      </w:r>
      <w:r w:rsidR="00B532CD" w:rsidRPr="00D5649B">
        <w:t>odel default</w:t>
      </w:r>
      <w:r w:rsidR="00310771" w:rsidRPr="00D5649B">
        <w:t xml:space="preserve"> values</w:t>
      </w:r>
      <w:r w:rsidR="00B532CD" w:rsidRPr="00D5649B">
        <w:t xml:space="preserve"> for </w:t>
      </w:r>
      <w:r w:rsidR="00310771" w:rsidRPr="00D5649B">
        <w:t xml:space="preserve">the </w:t>
      </w:r>
      <w:r w:rsidR="00B532CD" w:rsidRPr="00D5649B">
        <w:t xml:space="preserve">housing and manure management </w:t>
      </w:r>
      <w:r w:rsidR="00310771" w:rsidRPr="00D5649B">
        <w:t>systems</w:t>
      </w:r>
      <w:r w:rsidR="008B792A" w:rsidRPr="00D5649B">
        <w:t xml:space="preserve"> </w:t>
      </w:r>
      <w:r w:rsidR="00310771" w:rsidRPr="00D5649B">
        <w:t xml:space="preserve">can </w:t>
      </w:r>
      <w:r w:rsidR="00B532CD" w:rsidRPr="00D5649B">
        <w:t xml:space="preserve">be overwritten. Furthermore, diet quality can be defined, either by using the provided defaults, or by designing a new diet using the </w:t>
      </w:r>
      <w:r w:rsidR="009520CB" w:rsidRPr="00D5649B">
        <w:t>Custom D</w:t>
      </w:r>
      <w:r w:rsidR="00B532CD" w:rsidRPr="00D5649B">
        <w:t xml:space="preserve">iet </w:t>
      </w:r>
      <w:r w:rsidR="009520CB" w:rsidRPr="00D5649B">
        <w:t>Creator</w:t>
      </w:r>
      <w:r w:rsidR="00B532CD" w:rsidRPr="00D5649B">
        <w:t>.</w:t>
      </w:r>
      <w:r w:rsidR="00D31E62" w:rsidRPr="00D5649B">
        <w:t xml:space="preserve"> </w:t>
      </w:r>
      <w:r w:rsidR="00B532CD" w:rsidRPr="00D5649B">
        <w:t xml:space="preserve">When choosing pasture as the housing system, an additional dropdown will enable the user to ‘place’ the animals onto one of the fields that have been added. This will trigger the model to calculate excreted manure as a </w:t>
      </w:r>
      <w:r w:rsidR="009520CB" w:rsidRPr="00D5649B">
        <w:t xml:space="preserve">C and N </w:t>
      </w:r>
      <w:r w:rsidR="00B532CD" w:rsidRPr="00D5649B">
        <w:t>addition to that field.</w:t>
      </w:r>
    </w:p>
    <w:p w14:paraId="0F8FF2E0" w14:textId="77777777" w:rsidR="00D57C69" w:rsidRPr="00D5649B" w:rsidRDefault="00D57C69" w:rsidP="00D57C69">
      <w:pPr>
        <w:pStyle w:val="Heading4"/>
      </w:pPr>
      <w:r w:rsidRPr="00D5649B">
        <w:t>Beef</w:t>
      </w:r>
    </w:p>
    <w:p w14:paraId="4E16CC26" w14:textId="388370D9" w:rsidR="003F6244" w:rsidRPr="00D5649B" w:rsidRDefault="00DB5B56" w:rsidP="00D57C69">
      <w:r w:rsidRPr="00D5649B">
        <w:t xml:space="preserve">The beef </w:t>
      </w:r>
      <w:r w:rsidR="00644012" w:rsidRPr="00D5649B">
        <w:t xml:space="preserve">production </w:t>
      </w:r>
      <w:r w:rsidRPr="00D5649B">
        <w:t>system provides three components</w:t>
      </w:r>
      <w:r w:rsidR="00644012" w:rsidRPr="00D5649B">
        <w:t>:</w:t>
      </w:r>
      <w:r w:rsidRPr="00D5649B">
        <w:t xml:space="preserve"> the cow-calf component that is pre-setup to cover a full year, and </w:t>
      </w:r>
      <w:r w:rsidR="00B57FBE" w:rsidRPr="00D5649B">
        <w:t xml:space="preserve">the (at least initially) short-term backgrounding and finishing components. </w:t>
      </w:r>
      <w:r w:rsidR="00336442" w:rsidRPr="00D5649B">
        <w:t>The cow-calf component has presets for cow/cal</w:t>
      </w:r>
      <w:r w:rsidR="009520CB" w:rsidRPr="00D5649B">
        <w:t>f</w:t>
      </w:r>
      <w:r w:rsidR="00336442" w:rsidRPr="00D5649B">
        <w:t xml:space="preserve"> groups, replacement heifers and bulls, and preset management periods for winter feeding, summer grazing and extended fall grazing. </w:t>
      </w:r>
      <w:r w:rsidR="003F6244" w:rsidRPr="00D5649B">
        <w:t xml:space="preserve">Selecting pasture as the housing option for an animal group permits </w:t>
      </w:r>
      <w:r w:rsidR="009520CB" w:rsidRPr="00D5649B">
        <w:t>the user to select an existing field</w:t>
      </w:r>
      <w:r w:rsidR="003F6244" w:rsidRPr="00D5649B">
        <w:t xml:space="preserve"> as the pasture. Carbon and </w:t>
      </w:r>
      <w:r w:rsidR="003C2449">
        <w:t>N</w:t>
      </w:r>
      <w:r w:rsidR="003C2449" w:rsidRPr="00D5649B">
        <w:t xml:space="preserve"> </w:t>
      </w:r>
      <w:r w:rsidR="003F6244" w:rsidRPr="00D5649B">
        <w:t xml:space="preserve">excreted by these animals during their time on pasture will be automatically added to the field’s </w:t>
      </w:r>
      <w:r w:rsidR="009520CB" w:rsidRPr="00D5649B">
        <w:t xml:space="preserve">C </w:t>
      </w:r>
      <w:r w:rsidR="003F6244" w:rsidRPr="00D5649B">
        <w:t xml:space="preserve">and </w:t>
      </w:r>
      <w:r w:rsidR="009520CB" w:rsidRPr="00D5649B">
        <w:t xml:space="preserve">N </w:t>
      </w:r>
      <w:r w:rsidR="003F6244" w:rsidRPr="00D5649B">
        <w:t>calculations.</w:t>
      </w:r>
    </w:p>
    <w:p w14:paraId="2FCBEEBC" w14:textId="5FAA0974" w:rsidR="0029014A" w:rsidRPr="00D5649B" w:rsidRDefault="00336442" w:rsidP="00D57C69">
      <w:r w:rsidRPr="00D5649B">
        <w:t xml:space="preserve">Preset animal numbers, weights and weight gain, housing system, manure management and diets are also present. </w:t>
      </w:r>
      <w:r w:rsidR="0029014A" w:rsidRPr="00D5649B">
        <w:t xml:space="preserve">The </w:t>
      </w:r>
      <w:r w:rsidR="003233EB" w:rsidRPr="00D5649B">
        <w:t>is also</w:t>
      </w:r>
      <w:r w:rsidR="0029014A" w:rsidRPr="00D5649B">
        <w:t xml:space="preserve"> the case for the backgrounding and finishing components, but note that only one </w:t>
      </w:r>
      <w:r w:rsidR="003233EB" w:rsidRPr="00D5649B">
        <w:t xml:space="preserve">management period </w:t>
      </w:r>
      <w:r w:rsidR="0029014A" w:rsidRPr="00D5649B">
        <w:t xml:space="preserve">is entered </w:t>
      </w:r>
      <w:r w:rsidR="003233EB" w:rsidRPr="00D5649B">
        <w:t xml:space="preserve">as </w:t>
      </w:r>
      <w:r w:rsidR="0029014A" w:rsidRPr="00D5649B">
        <w:t>default</w:t>
      </w:r>
      <w:r w:rsidR="003233EB" w:rsidRPr="00D5649B">
        <w:t xml:space="preserve"> for these components</w:t>
      </w:r>
      <w:r w:rsidR="0029014A" w:rsidRPr="00D5649B">
        <w:t xml:space="preserve">. </w:t>
      </w:r>
      <w:r w:rsidR="003233EB" w:rsidRPr="00D5649B">
        <w:t xml:space="preserve">If the </w:t>
      </w:r>
      <w:r w:rsidR="0029014A" w:rsidRPr="00D5649B">
        <w:t xml:space="preserve">user </w:t>
      </w:r>
      <w:r w:rsidR="003233EB" w:rsidRPr="00D5649B">
        <w:t xml:space="preserve">wishes </w:t>
      </w:r>
      <w:r w:rsidR="0029014A" w:rsidRPr="00D5649B">
        <w:t>to explore emissions over a full year</w:t>
      </w:r>
      <w:r w:rsidR="003233EB" w:rsidRPr="00D5649B">
        <w:t xml:space="preserve">, they will </w:t>
      </w:r>
      <w:r w:rsidR="0029014A" w:rsidRPr="00D5649B">
        <w:t xml:space="preserve">have to </w:t>
      </w:r>
      <w:r w:rsidR="003233EB" w:rsidRPr="00D5649B">
        <w:t xml:space="preserve">add </w:t>
      </w:r>
      <w:r w:rsidR="0029014A" w:rsidRPr="00D5649B">
        <w:t>management periods to represent subsequent cattle generations.</w:t>
      </w:r>
    </w:p>
    <w:p w14:paraId="20653167" w14:textId="71DBB4F7" w:rsidR="00D57C69" w:rsidRPr="00D5649B" w:rsidRDefault="00336442" w:rsidP="00D57C69">
      <w:r w:rsidRPr="00D5649B">
        <w:t>The user should override these defaults as needed, with the primary focus</w:t>
      </w:r>
      <w:r w:rsidR="0029014A" w:rsidRPr="00D5649B">
        <w:t xml:space="preserve"> (regarding the calculation accuracy of GHG emissions)</w:t>
      </w:r>
      <w:r w:rsidRPr="00D5649B">
        <w:t xml:space="preserve"> on animal numbers and animal weights (and gain), followed by diet specifications</w:t>
      </w:r>
      <w:r w:rsidR="0029014A" w:rsidRPr="00D5649B">
        <w:t>, and the housing and manure management</w:t>
      </w:r>
      <w:r w:rsidRPr="00D5649B">
        <w:t xml:space="preserve">. </w:t>
      </w:r>
      <w:r w:rsidR="00DF3B92" w:rsidRPr="00D5649B">
        <w:t>Selecting</w:t>
      </w:r>
      <w:r w:rsidR="0029014A" w:rsidRPr="00D5649B">
        <w:t xml:space="preserve"> </w:t>
      </w:r>
      <w:r w:rsidR="00DF3B92" w:rsidRPr="00D5649B">
        <w:t xml:space="preserve">“Show Additional Information” </w:t>
      </w:r>
      <w:r w:rsidR="003F442D" w:rsidRPr="00D5649B">
        <w:t>in the “H</w:t>
      </w:r>
      <w:r w:rsidR="00DF3B92" w:rsidRPr="00D5649B">
        <w:t>ousing</w:t>
      </w:r>
      <w:r w:rsidR="003F442D" w:rsidRPr="00D5649B">
        <w:t>”</w:t>
      </w:r>
      <w:r w:rsidR="00DF3B92" w:rsidRPr="00D5649B">
        <w:t xml:space="preserve"> tab</w:t>
      </w:r>
      <w:r w:rsidR="005142ED">
        <w:t xml:space="preserve"> </w:t>
      </w:r>
      <w:r w:rsidR="00DF3B92" w:rsidRPr="00D5649B">
        <w:t>also</w:t>
      </w:r>
      <w:r w:rsidR="0029014A" w:rsidRPr="00D5649B">
        <w:t xml:space="preserve"> grant</w:t>
      </w:r>
      <w:r w:rsidR="00DF3B92" w:rsidRPr="00D5649B">
        <w:t>s</w:t>
      </w:r>
      <w:r w:rsidR="0029014A" w:rsidRPr="00D5649B">
        <w:t xml:space="preserve"> access to the bedding material calculator, and </w:t>
      </w:r>
      <w:r w:rsidR="00DF3B92" w:rsidRPr="00D5649B">
        <w:t>in the “Manure”</w:t>
      </w:r>
      <w:r w:rsidR="003F442D" w:rsidRPr="00D5649B">
        <w:t xml:space="preserve"> </w:t>
      </w:r>
      <w:r w:rsidR="00DF3B92" w:rsidRPr="00D5649B">
        <w:t xml:space="preserve">tab this </w:t>
      </w:r>
      <w:r w:rsidR="00DF3B92" w:rsidRPr="00D5649B">
        <w:lastRenderedPageBreak/>
        <w:t xml:space="preserve">grants access to </w:t>
      </w:r>
      <w:proofErr w:type="spellStart"/>
      <w:r w:rsidR="0029014A" w:rsidRPr="00D5649B">
        <w:t>to</w:t>
      </w:r>
      <w:proofErr w:type="spellEnd"/>
      <w:r w:rsidR="0029014A" w:rsidRPr="00D5649B">
        <w:t xml:space="preserve"> several emission factors </w:t>
      </w:r>
      <w:r w:rsidR="003F6244" w:rsidRPr="00D5649B">
        <w:t>used in the model calculations. The latter should not be changed without scientific evidence.</w:t>
      </w:r>
    </w:p>
    <w:p w14:paraId="6524EE78" w14:textId="77777777" w:rsidR="00D57C69" w:rsidRPr="00D5649B" w:rsidRDefault="00D57C69" w:rsidP="00D57C69">
      <w:pPr>
        <w:pStyle w:val="Heading4"/>
      </w:pPr>
      <w:r w:rsidRPr="00D5649B">
        <w:t>Dairy</w:t>
      </w:r>
    </w:p>
    <w:p w14:paraId="54DD5852" w14:textId="250D11E5" w:rsidR="00D57C69" w:rsidRPr="00D5649B" w:rsidRDefault="003F6244" w:rsidP="00D57C69">
      <w:r w:rsidRPr="00D5649B">
        <w:t xml:space="preserve">The dairy </w:t>
      </w:r>
      <w:r w:rsidR="00644012" w:rsidRPr="00D5649B">
        <w:t xml:space="preserve">production system </w:t>
      </w:r>
      <w:r w:rsidRPr="00D5649B">
        <w:t xml:space="preserve">does not feature different </w:t>
      </w:r>
      <w:r w:rsidR="00644012" w:rsidRPr="00D5649B">
        <w:t>components</w:t>
      </w:r>
      <w:r w:rsidRPr="00D5649B">
        <w:t xml:space="preserve">, but instead lists the different animal groups within </w:t>
      </w:r>
      <w:r w:rsidR="003233EB" w:rsidRPr="00D5649B">
        <w:t>a single</w:t>
      </w:r>
      <w:r w:rsidRPr="00D5649B">
        <w:t xml:space="preserve"> component. </w:t>
      </w:r>
      <w:r w:rsidR="003233EB" w:rsidRPr="00D5649B">
        <w:t xml:space="preserve">However, group-specific </w:t>
      </w:r>
      <w:r w:rsidRPr="00D5649B">
        <w:t>management periods</w:t>
      </w:r>
      <w:r w:rsidR="00865ADD" w:rsidRPr="00D5649B">
        <w:t xml:space="preserve"> and practices </w:t>
      </w:r>
      <w:r w:rsidR="00CD206E" w:rsidRPr="00D5649B">
        <w:t>are provided and can (and should) be overwritten by the user where locally specific data are available.</w:t>
      </w:r>
      <w:r w:rsidR="00BA0D6B" w:rsidRPr="00D5649B">
        <w:t xml:space="preserve"> </w:t>
      </w:r>
      <w:r w:rsidR="00C47A33" w:rsidRPr="00D5649B">
        <w:t xml:space="preserve">In </w:t>
      </w:r>
      <w:r w:rsidR="003233EB" w:rsidRPr="00D5649B">
        <w:t xml:space="preserve">contrast </w:t>
      </w:r>
      <w:r w:rsidR="00C47A33" w:rsidRPr="00D5649B">
        <w:t>to the beef component</w:t>
      </w:r>
      <w:r w:rsidR="00644012" w:rsidRPr="00D5649B">
        <w:t>s</w:t>
      </w:r>
      <w:r w:rsidR="00C47A33" w:rsidRPr="00D5649B">
        <w:t xml:space="preserve">, </w:t>
      </w:r>
      <w:r w:rsidR="005142ED">
        <w:t>m</w:t>
      </w:r>
      <w:r w:rsidR="00C47A33" w:rsidRPr="00D5649B">
        <w:t xml:space="preserve">ilk production, </w:t>
      </w:r>
      <w:r w:rsidR="005142ED">
        <w:t>m</w:t>
      </w:r>
      <w:r w:rsidR="00C47A33" w:rsidRPr="00D5649B">
        <w:t xml:space="preserve">ilk fat content and </w:t>
      </w:r>
      <w:r w:rsidR="005142ED">
        <w:t>m</w:t>
      </w:r>
      <w:r w:rsidR="00C47A33" w:rsidRPr="00D5649B">
        <w:t>ilk protein should be specified by the user as this information will impact the energy requirement calculation, and thus the enteric methane estimates.</w:t>
      </w:r>
    </w:p>
    <w:p w14:paraId="4A921CC0" w14:textId="77777777" w:rsidR="00D57C69" w:rsidRPr="00D5649B" w:rsidRDefault="00D57C69" w:rsidP="00D57C69">
      <w:pPr>
        <w:pStyle w:val="Heading4"/>
      </w:pPr>
      <w:r w:rsidRPr="00D5649B">
        <w:t>Pork</w:t>
      </w:r>
    </w:p>
    <w:p w14:paraId="6265DF38" w14:textId="52A74AAA" w:rsidR="00D57C69" w:rsidRPr="00D5649B" w:rsidRDefault="00BA0D6B" w:rsidP="00D57C69">
      <w:r w:rsidRPr="00D5649B">
        <w:t xml:space="preserve">The pork/swine </w:t>
      </w:r>
      <w:r w:rsidR="00644012" w:rsidRPr="00D5649B">
        <w:t xml:space="preserve">production system </w:t>
      </w:r>
      <w:r w:rsidRPr="00D5649B">
        <w:t xml:space="preserve">offers different </w:t>
      </w:r>
      <w:r w:rsidR="00644012" w:rsidRPr="00D5649B">
        <w:t>components</w:t>
      </w:r>
      <w:r w:rsidRPr="00D5649B">
        <w:t xml:space="preserve"> (or combinations thereof) to best represent Canadian farming systems (Farrow to Wean, Iso-Wean, </w:t>
      </w:r>
      <w:r w:rsidR="00086352" w:rsidRPr="00D5649B">
        <w:t>Grower-to-Finish</w:t>
      </w:r>
      <w:r w:rsidRPr="00D5649B">
        <w:t xml:space="preserve">, and </w:t>
      </w:r>
      <w:r w:rsidR="00086352" w:rsidRPr="00D5649B">
        <w:t>Farrow-to-Finish</w:t>
      </w:r>
      <w:r w:rsidRPr="00D5649B">
        <w:t>). The user should select the</w:t>
      </w:r>
      <w:r w:rsidR="00086352" w:rsidRPr="00D5649B">
        <w:t xml:space="preserve"> </w:t>
      </w:r>
      <w:r w:rsidR="00644012" w:rsidRPr="00D5649B">
        <w:t xml:space="preserve">components </w:t>
      </w:r>
      <w:r w:rsidR="00086352" w:rsidRPr="00D5649B">
        <w:t xml:space="preserve">that </w:t>
      </w:r>
      <w:r w:rsidR="003233EB" w:rsidRPr="00D5649B">
        <w:t xml:space="preserve">best </w:t>
      </w:r>
      <w:r w:rsidR="00086352" w:rsidRPr="00D5649B">
        <w:t xml:space="preserve">represent their system. Only the Farrow-to-Wean and Farrow-to-Finish include Sow and Boar groups </w:t>
      </w:r>
      <w:r w:rsidR="003233EB" w:rsidRPr="00D5649B">
        <w:t xml:space="preserve">as </w:t>
      </w:r>
      <w:r w:rsidR="00086352" w:rsidRPr="00D5649B">
        <w:t xml:space="preserve">default, but </w:t>
      </w:r>
      <w:r w:rsidR="00DF3B92" w:rsidRPr="00D5649B">
        <w:t xml:space="preserve">animal </w:t>
      </w:r>
      <w:r w:rsidR="00086352" w:rsidRPr="00D5649B">
        <w:t xml:space="preserve">groups can be added to any component as needed. As it is common to switch diets based on weight during the different stages of growth, the default management periods are setup to represent expected changes in diet. </w:t>
      </w:r>
    </w:p>
    <w:p w14:paraId="3F40B7A9" w14:textId="7F3647CB" w:rsidR="00086352" w:rsidRPr="00D5649B" w:rsidRDefault="00086352" w:rsidP="00D57C69">
      <w:r w:rsidRPr="00D5649B">
        <w:t xml:space="preserve">Note that </w:t>
      </w:r>
      <w:r w:rsidR="00BE0D00" w:rsidRPr="00D5649B">
        <w:t xml:space="preserve">the </w:t>
      </w:r>
      <w:r w:rsidR="00FC649A" w:rsidRPr="00D5649B">
        <w:t>enteric CH</w:t>
      </w:r>
      <w:r w:rsidR="00FC649A" w:rsidRPr="00D5649B">
        <w:rPr>
          <w:vertAlign w:val="subscript"/>
        </w:rPr>
        <w:t>4</w:t>
      </w:r>
      <w:r w:rsidR="00FC649A" w:rsidRPr="00D5649B">
        <w:t xml:space="preserve"> </w:t>
      </w:r>
      <w:r w:rsidR="00BE0D00" w:rsidRPr="00D5649B">
        <w:t xml:space="preserve">emissions from pork are calculated </w:t>
      </w:r>
      <w:r w:rsidR="00FC649A" w:rsidRPr="00D5649B">
        <w:t xml:space="preserve">using </w:t>
      </w:r>
      <w:r w:rsidR="00BE0D00" w:rsidRPr="00D5649B">
        <w:t>a per animal emission rate</w:t>
      </w:r>
      <w:r w:rsidR="00FC649A" w:rsidRPr="00D5649B">
        <w:t>, specific to each animal group, therefore weight and daily gain information are not required. These emission factors</w:t>
      </w:r>
      <w:r w:rsidR="00BE0D00" w:rsidRPr="00D5649B">
        <w:t xml:space="preserve"> can be adjusted when </w:t>
      </w:r>
      <w:r w:rsidR="00FC649A" w:rsidRPr="00D5649B">
        <w:t xml:space="preserve">the user selects the “Show Additional Information” option, although these should only be changes </w:t>
      </w:r>
      <w:r w:rsidR="00BE0D00" w:rsidRPr="00D5649B">
        <w:t>based on scientific evidence</w:t>
      </w:r>
      <w:r w:rsidR="00C47A33" w:rsidRPr="00D5649B">
        <w:t xml:space="preserve">, </w:t>
      </w:r>
      <w:r w:rsidR="00FC649A" w:rsidRPr="00D5649B">
        <w:t>By default, t</w:t>
      </w:r>
      <w:r w:rsidR="00BE0D00" w:rsidRPr="00D5649B">
        <w:t xml:space="preserve">he model assumes that </w:t>
      </w:r>
      <w:r w:rsidR="00D87672" w:rsidRPr="00D5649B">
        <w:t xml:space="preserve">all animals are housed in barns, but </w:t>
      </w:r>
      <w:r w:rsidR="008F68DF" w:rsidRPr="00D5649B">
        <w:t xml:space="preserve">the housing </w:t>
      </w:r>
      <w:r w:rsidR="00FC649A" w:rsidRPr="00D5649B">
        <w:t xml:space="preserve">system can </w:t>
      </w:r>
      <w:r w:rsidR="008F68DF" w:rsidRPr="00D5649B">
        <w:t xml:space="preserve">be adjusted. Diet formulations can also be changed, but as mentioned above, </w:t>
      </w:r>
      <w:r w:rsidR="00FC649A" w:rsidRPr="00D5649B">
        <w:t xml:space="preserve">this </w:t>
      </w:r>
      <w:r w:rsidR="008F68DF" w:rsidRPr="00D5649B">
        <w:t xml:space="preserve">will not impact the </w:t>
      </w:r>
      <w:r w:rsidR="00FC649A" w:rsidRPr="00D5649B">
        <w:t>CH</w:t>
      </w:r>
      <w:r w:rsidR="00FC649A" w:rsidRPr="00D5649B">
        <w:rPr>
          <w:vertAlign w:val="subscript"/>
        </w:rPr>
        <w:t>4</w:t>
      </w:r>
      <w:r w:rsidR="00FC649A" w:rsidRPr="00D5649B">
        <w:t xml:space="preserve"> </w:t>
      </w:r>
      <w:r w:rsidR="008F68DF" w:rsidRPr="00D5649B">
        <w:t>emission rate</w:t>
      </w:r>
      <w:r w:rsidR="007213FF" w:rsidRPr="00D5649B">
        <w:t xml:space="preserve"> until a method is developed that </w:t>
      </w:r>
      <w:r w:rsidR="00FC649A" w:rsidRPr="00D5649B">
        <w:t>can account for such</w:t>
      </w:r>
      <w:r w:rsidR="007213FF" w:rsidRPr="00D5649B">
        <w:t xml:space="preserve"> changes. </w:t>
      </w:r>
      <w:r w:rsidR="00785F3E" w:rsidRPr="00D5649B">
        <w:t xml:space="preserve">However, </w:t>
      </w:r>
      <w:r w:rsidR="00FC649A" w:rsidRPr="00D5649B">
        <w:t xml:space="preserve">changes in diet </w:t>
      </w:r>
      <w:r w:rsidR="00785F3E" w:rsidRPr="00D5649B">
        <w:t xml:space="preserve">do impact </w:t>
      </w:r>
      <w:r w:rsidR="00FC649A" w:rsidRPr="00D5649B">
        <w:t xml:space="preserve">C and N excretion in </w:t>
      </w:r>
      <w:r w:rsidR="00785F3E" w:rsidRPr="00D5649B">
        <w:t>manure and emission</w:t>
      </w:r>
      <w:r w:rsidR="00FC649A" w:rsidRPr="00D5649B">
        <w:t>s</w:t>
      </w:r>
      <w:r w:rsidR="00785F3E" w:rsidRPr="00D5649B">
        <w:t xml:space="preserve"> estimates.</w:t>
      </w:r>
    </w:p>
    <w:p w14:paraId="79314FA4" w14:textId="77777777" w:rsidR="00D57C69" w:rsidRPr="00D5649B" w:rsidRDefault="00D57C69" w:rsidP="00D57C69">
      <w:pPr>
        <w:pStyle w:val="Heading4"/>
      </w:pPr>
      <w:r w:rsidRPr="00D5649B">
        <w:t>Poultry</w:t>
      </w:r>
    </w:p>
    <w:p w14:paraId="73C940C9" w14:textId="4DCD7419" w:rsidR="00D57C69" w:rsidRPr="00D5649B" w:rsidRDefault="00785F3E" w:rsidP="00D57C69">
      <w:r w:rsidRPr="00D5649B">
        <w:t>The poultry component</w:t>
      </w:r>
      <w:r w:rsidR="00D90D0A" w:rsidRPr="00D5649B">
        <w:t xml:space="preserve">s represent </w:t>
      </w:r>
      <w:r w:rsidR="005C371B" w:rsidRPr="00D5649B">
        <w:t xml:space="preserve">different </w:t>
      </w:r>
      <w:r w:rsidR="00D90D0A" w:rsidRPr="00D5649B">
        <w:t xml:space="preserve">operations </w:t>
      </w:r>
      <w:r w:rsidR="005C371B" w:rsidRPr="00D5649B">
        <w:t xml:space="preserve">commonly present in Canada (Pullet Farm, Chicken Multiplier Breeder, Chicken Multiplier hatchery, Chicken Meat Production, Chicken Egg Production, Turkey Multiplier Breeder, and Turkey Meat Production), but </w:t>
      </w:r>
      <w:r w:rsidR="00D90D0A" w:rsidRPr="00D5649B">
        <w:t>these are</w:t>
      </w:r>
      <w:r w:rsidR="005C371B" w:rsidRPr="00D5649B">
        <w:t xml:space="preserve"> more limited than the other livestock components due to the lack of a model that </w:t>
      </w:r>
      <w:r w:rsidR="00D90D0A" w:rsidRPr="00D5649B">
        <w:t xml:space="preserve">can </w:t>
      </w:r>
      <w:r w:rsidR="005C371B" w:rsidRPr="00D5649B">
        <w:t>take diet information into account</w:t>
      </w:r>
      <w:r w:rsidR="00C47A33" w:rsidRPr="00D5649B">
        <w:t>. The model therefore does not required feed information at this time. Animal numbers, housing, and manure management are inputs that can be adjusted.</w:t>
      </w:r>
    </w:p>
    <w:p w14:paraId="0AC742C1" w14:textId="77777777" w:rsidR="00D57C69" w:rsidRPr="00D5649B" w:rsidRDefault="00D57C69" w:rsidP="00D57C69">
      <w:pPr>
        <w:pStyle w:val="Heading4"/>
      </w:pPr>
      <w:r w:rsidRPr="00D5649B">
        <w:t>Sheep</w:t>
      </w:r>
    </w:p>
    <w:p w14:paraId="1958909A" w14:textId="2FCEA36E" w:rsidR="00D57C69" w:rsidRPr="00D5649B" w:rsidRDefault="00C47A33" w:rsidP="00D57C69">
      <w:r w:rsidRPr="00D5649B">
        <w:t>The sheep component</w:t>
      </w:r>
      <w:r w:rsidR="00D90D0A" w:rsidRPr="00D5649B">
        <w:t>s</w:t>
      </w:r>
      <w:r w:rsidRPr="00D5649B">
        <w:t xml:space="preserve"> includes </w:t>
      </w:r>
      <w:r w:rsidR="00D90D0A" w:rsidRPr="00D5649B">
        <w:t>R</w:t>
      </w:r>
      <w:r w:rsidRPr="00D5649B">
        <w:t xml:space="preserve">ams, </w:t>
      </w:r>
      <w:r w:rsidR="00D90D0A" w:rsidRPr="00D5649B">
        <w:t>L</w:t>
      </w:r>
      <w:r w:rsidRPr="00D5649B">
        <w:t xml:space="preserve">ambs and ewes, and a </w:t>
      </w:r>
      <w:r w:rsidR="00D90D0A" w:rsidRPr="00D5649B">
        <w:t>S</w:t>
      </w:r>
      <w:r w:rsidRPr="00D5649B">
        <w:t>heep feedlot. Input requirement</w:t>
      </w:r>
      <w:r w:rsidR="00D90D0A" w:rsidRPr="00D5649B">
        <w:t>s</w:t>
      </w:r>
      <w:r w:rsidRPr="00D5649B">
        <w:t xml:space="preserve"> are similar to the </w:t>
      </w:r>
      <w:r w:rsidR="008A6F70" w:rsidRPr="00D5649B">
        <w:t xml:space="preserve">beef cattle and dairy components, however, we were unable to find data that would permit us to define default management periods. Other than in the sheep feedlot interface, wool production can be defined (adjusting energy requirements and thus enteric </w:t>
      </w:r>
      <w:r w:rsidR="00D90D0A" w:rsidRPr="00D5649B">
        <w:t>CH</w:t>
      </w:r>
      <w:r w:rsidR="00D90D0A" w:rsidRPr="00D5649B">
        <w:rPr>
          <w:vertAlign w:val="subscript"/>
        </w:rPr>
        <w:t>4</w:t>
      </w:r>
      <w:r w:rsidR="00D90D0A" w:rsidRPr="00D5649B">
        <w:t xml:space="preserve"> </w:t>
      </w:r>
      <w:r w:rsidR="008A6F70" w:rsidRPr="00D5649B">
        <w:t xml:space="preserve">calculations). For the diets, the user can choose </w:t>
      </w:r>
      <w:r w:rsidR="00D90D0A" w:rsidRPr="00D5649B">
        <w:t xml:space="preserve">the </w:t>
      </w:r>
      <w:r w:rsidR="008A6F70" w:rsidRPr="00D5649B">
        <w:t>preset default diets</w:t>
      </w:r>
      <w:r w:rsidR="00D90D0A" w:rsidRPr="00D5649B">
        <w:t xml:space="preserve"> or </w:t>
      </w:r>
      <w:r w:rsidR="00043EB7" w:rsidRPr="00D5649B">
        <w:t xml:space="preserve">define custom diets in the </w:t>
      </w:r>
      <w:r w:rsidR="00D90D0A" w:rsidRPr="00D5649B">
        <w:t>Custom Diet Creator</w:t>
      </w:r>
      <w:r w:rsidR="00043EB7" w:rsidRPr="00D5649B">
        <w:t>.</w:t>
      </w:r>
      <w:r w:rsidR="008A6F70" w:rsidRPr="00D5649B">
        <w:t xml:space="preserve"> </w:t>
      </w:r>
    </w:p>
    <w:p w14:paraId="75B0170B" w14:textId="351EF095" w:rsidR="00D57C69" w:rsidRPr="00D5649B" w:rsidRDefault="00D57C69" w:rsidP="00D57C69">
      <w:pPr>
        <w:pStyle w:val="Heading4"/>
      </w:pPr>
      <w:r w:rsidRPr="00D5649B">
        <w:lastRenderedPageBreak/>
        <w:t>Other livestock</w:t>
      </w:r>
    </w:p>
    <w:p w14:paraId="7F00411E" w14:textId="2E070DA4" w:rsidR="00043EB7" w:rsidRDefault="00043EB7" w:rsidP="00043EB7">
      <w:r w:rsidRPr="00D5649B">
        <w:t xml:space="preserve">All other livestock components use </w:t>
      </w:r>
      <w:r w:rsidR="00D90D0A" w:rsidRPr="00D5649B">
        <w:t xml:space="preserve">the </w:t>
      </w:r>
      <w:r w:rsidRPr="00D5649B">
        <w:t>IPCC Tier 1</w:t>
      </w:r>
      <w:r w:rsidR="000C2096">
        <w:t xml:space="preserve"> (IPCC 2006</w:t>
      </w:r>
      <w:r w:rsidR="00050186">
        <w:t>,2019</w:t>
      </w:r>
      <w:r w:rsidR="000C2096">
        <w:t>)</w:t>
      </w:r>
      <w:r w:rsidRPr="00D5649B">
        <w:t xml:space="preserve"> methodology (</w:t>
      </w:r>
      <w:r w:rsidR="00D90D0A" w:rsidRPr="00D5649B">
        <w:t xml:space="preserve">default </w:t>
      </w:r>
      <w:r w:rsidRPr="00D5649B">
        <w:t xml:space="preserve">emission rates per animal), which is why only animal numbers and manure management information are needed. </w:t>
      </w:r>
      <w:r w:rsidR="0065124C" w:rsidRPr="00D5649B">
        <w:t xml:space="preserve">Manure excretion rates are currently </w:t>
      </w:r>
      <w:r w:rsidR="00FB4C8F" w:rsidRPr="00D5649B">
        <w:t>estimated</w:t>
      </w:r>
      <w:r w:rsidR="0065124C" w:rsidRPr="00D5649B">
        <w:t xml:space="preserve">, </w:t>
      </w:r>
      <w:r w:rsidR="00FB4C8F" w:rsidRPr="00D5649B">
        <w:t xml:space="preserve">so animals can be </w:t>
      </w:r>
      <w:r w:rsidR="0065124C" w:rsidRPr="00D5649B">
        <w:t>place</w:t>
      </w:r>
      <w:r w:rsidR="00FB4C8F" w:rsidRPr="00D5649B">
        <w:t>d</w:t>
      </w:r>
      <w:r w:rsidR="0065124C" w:rsidRPr="00D5649B">
        <w:t xml:space="preserve"> on pasture</w:t>
      </w:r>
      <w:r w:rsidR="00FB4C8F" w:rsidRPr="00D5649B">
        <w:t>, but currently no biomass consumption rates are available</w:t>
      </w:r>
      <w:r w:rsidR="0065124C" w:rsidRPr="00D5649B">
        <w:t>.</w:t>
      </w:r>
    </w:p>
    <w:p w14:paraId="60C352A7" w14:textId="1FCC971B" w:rsidR="005142ED" w:rsidRDefault="005142ED" w:rsidP="005142ED">
      <w:pPr>
        <w:pStyle w:val="Heading2"/>
      </w:pPr>
      <w:bookmarkStart w:id="82" w:name="_Toc152758517"/>
      <w:r>
        <w:t>References</w:t>
      </w:r>
      <w:bookmarkEnd w:id="82"/>
    </w:p>
    <w:p w14:paraId="68F95A7D" w14:textId="2AEE00A1" w:rsidR="000C2096" w:rsidRPr="00D5649B" w:rsidRDefault="000C2096" w:rsidP="000C2096">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82"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41116C7D" w14:textId="3D987E94" w:rsidR="000C2096" w:rsidRPr="00D5649B" w:rsidRDefault="000C2096" w:rsidP="000C2096">
      <w:pPr>
        <w:ind w:left="284" w:hanging="284"/>
        <w:rPr>
          <w:rFonts w:cstheme="minorHAnsi"/>
          <w:sz w:val="20"/>
        </w:rPr>
      </w:pPr>
      <w:r w:rsidRPr="00D5649B">
        <w:rPr>
          <w:rStyle w:val="markedcontent"/>
          <w:rFonts w:cstheme="minorHAnsi"/>
          <w:sz w:val="20"/>
        </w:rPr>
        <w:t>IPCC</w:t>
      </w:r>
      <w:r w:rsidR="00050186">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83"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635D7DD" w14:textId="77777777" w:rsidR="00385575" w:rsidRPr="00385575" w:rsidRDefault="00385575" w:rsidP="00385575">
      <w:pPr>
        <w:ind w:left="284" w:hanging="284"/>
        <w:rPr>
          <w:sz w:val="20"/>
        </w:rPr>
      </w:pPr>
      <w:r w:rsidRPr="00385575">
        <w:rPr>
          <w:sz w:val="20"/>
          <w:lang w:val="de-DE"/>
        </w:rPr>
        <w:t xml:space="preserve">Martel, M, Glenn. A., Wilson, H., and Kröbel, R., 2018. </w:t>
      </w:r>
      <w:r w:rsidRPr="00385575">
        <w:rPr>
          <w:sz w:val="20"/>
        </w:rPr>
        <w:t xml:space="preserve">Simulation of actual evapotranspiration from agricultural landscapes in the Canadian Prairies. Journal of Hydrology: Regional Studies 15, 105-118. </w:t>
      </w:r>
      <w:hyperlink r:id="rId84" w:history="1">
        <w:r w:rsidRPr="00385575">
          <w:rPr>
            <w:rStyle w:val="Hyperlink"/>
            <w:sz w:val="20"/>
          </w:rPr>
          <w:t>https://doi.org/10.1016/j.ejrh.2017.11.010</w:t>
        </w:r>
      </w:hyperlink>
    </w:p>
    <w:p w14:paraId="751BFF59" w14:textId="4E1FE29B" w:rsidR="008D74B9" w:rsidRDefault="00385575" w:rsidP="008D74B9">
      <w:pPr>
        <w:ind w:left="284" w:hanging="284"/>
        <w:rPr>
          <w:sz w:val="20"/>
          <w:szCs w:val="24"/>
        </w:rPr>
      </w:pPr>
      <w:proofErr w:type="spellStart"/>
      <w:r w:rsidRPr="00385575">
        <w:rPr>
          <w:sz w:val="20"/>
          <w:szCs w:val="24"/>
        </w:rPr>
        <w:t>Turc</w:t>
      </w:r>
      <w:proofErr w:type="spellEnd"/>
      <w:r w:rsidRPr="00385575">
        <w:rPr>
          <w:sz w:val="20"/>
          <w:szCs w:val="24"/>
        </w:rPr>
        <w:t>, L., 1961. Water requirements assessment of irrigation, potential evapotranspiration: simplified and updated climatic formula. Ann. Agron. 12, 13–49 (in French).</w:t>
      </w:r>
    </w:p>
    <w:p w14:paraId="0DE6F2AC" w14:textId="6FF8732B" w:rsidR="000B0799" w:rsidRPr="00F50216" w:rsidRDefault="000B0799" w:rsidP="000B0799">
      <w:pPr>
        <w:spacing w:after="120"/>
        <w:rPr>
          <w:rFonts w:cstheme="minorHAnsi"/>
          <w:b/>
          <w:lang w:val="en-US"/>
        </w:rPr>
      </w:pPr>
      <w:r w:rsidRPr="00F50216">
        <w:rPr>
          <w:rFonts w:cstheme="minorHAnsi"/>
          <w:b/>
          <w:lang w:val="en-US"/>
        </w:rPr>
        <w:t>Table 1</w:t>
      </w:r>
    </w:p>
    <w:p w14:paraId="22982C39" w14:textId="77777777" w:rsidR="000B0799" w:rsidRPr="00385575" w:rsidRDefault="000B0799" w:rsidP="000B0799">
      <w:pPr>
        <w:ind w:left="284" w:hanging="284"/>
        <w:rPr>
          <w:sz w:val="20"/>
        </w:rPr>
      </w:pPr>
      <w:r w:rsidRPr="00385575">
        <w:rPr>
          <w:sz w:val="20"/>
        </w:rPr>
        <w:t xml:space="preserve">Martel, M., Glenn, A., Wilson, H., </w:t>
      </w:r>
      <w:proofErr w:type="spellStart"/>
      <w:r w:rsidRPr="00385575">
        <w:rPr>
          <w:sz w:val="20"/>
        </w:rPr>
        <w:t>Danielescu</w:t>
      </w:r>
      <w:proofErr w:type="spellEnd"/>
      <w:r w:rsidRPr="00385575">
        <w:rPr>
          <w:sz w:val="20"/>
        </w:rPr>
        <w:t xml:space="preserve">, S., Kröbel, R., Smith, W., McConkey, B., Guest, G., and Janzen, H., 2021. A parsimonious water budget model for Canadian agricultural conditions. Journal of Hydrology: Regional Studies 36, August 2021, 100846. </w:t>
      </w:r>
      <w:hyperlink r:id="rId85" w:history="1">
        <w:r w:rsidRPr="00385575">
          <w:rPr>
            <w:rStyle w:val="Hyperlink"/>
            <w:sz w:val="20"/>
          </w:rPr>
          <w:t>https://doi.org/10.1016/j.ejrh.2021.100846</w:t>
        </w:r>
      </w:hyperlink>
    </w:p>
    <w:p w14:paraId="1B9A6A26" w14:textId="77777777" w:rsidR="000B0799" w:rsidRPr="008D74B9" w:rsidRDefault="000B0799" w:rsidP="008D74B9">
      <w:pPr>
        <w:ind w:left="284" w:hanging="284"/>
        <w:rPr>
          <w:sz w:val="20"/>
          <w:szCs w:val="24"/>
        </w:rPr>
      </w:pPr>
    </w:p>
    <w:p w14:paraId="7F70FC8D" w14:textId="77777777" w:rsidR="00CC528E" w:rsidRPr="00D5649B" w:rsidRDefault="00CC528E" w:rsidP="00CC528E">
      <w:pPr>
        <w:pStyle w:val="Heading1"/>
      </w:pPr>
      <w:bookmarkStart w:id="83" w:name="_Toc152758518"/>
      <w:r w:rsidRPr="00D5649B">
        <w:lastRenderedPageBreak/>
        <w:t>Land Management</w:t>
      </w:r>
      <w:bookmarkEnd w:id="83"/>
    </w:p>
    <w:p w14:paraId="5EC43148" w14:textId="42877D08" w:rsidR="00187822" w:rsidRDefault="00990BA4" w:rsidP="009076DA">
      <w:pPr>
        <w:pStyle w:val="Heading2"/>
      </w:pPr>
      <w:bookmarkStart w:id="84" w:name="_Ref109974241"/>
      <w:bookmarkStart w:id="85" w:name="_Toc152758519"/>
      <w:r w:rsidRPr="00D5649B">
        <w:t>Introductory Carbon Balance Model (ICBM)</w:t>
      </w:r>
      <w:bookmarkEnd w:id="84"/>
      <w:bookmarkEnd w:id="85"/>
    </w:p>
    <w:p w14:paraId="239DDBA8" w14:textId="68058F40" w:rsidR="00634079" w:rsidRPr="00D5649B" w:rsidRDefault="00634079" w:rsidP="00634079">
      <w:pPr>
        <w:pStyle w:val="Caption"/>
        <w:spacing w:after="120"/>
      </w:pPr>
      <w:r w:rsidRPr="00D5649B">
        <w:t>(by R. Kröbel</w:t>
      </w:r>
      <w:r>
        <w:t xml:space="preserve"> and A.W. Alemu</w:t>
      </w:r>
      <w:r w:rsidRPr="00D5649B">
        <w:t>)</w:t>
      </w:r>
    </w:p>
    <w:p w14:paraId="282272D5" w14:textId="27737E66" w:rsidR="00AB0F57" w:rsidRPr="00D5649B" w:rsidRDefault="00AB0F57" w:rsidP="00AB0F57">
      <w:pPr>
        <w:spacing w:after="120"/>
        <w:rPr>
          <w:rFonts w:cstheme="minorHAnsi"/>
        </w:rPr>
      </w:pPr>
      <w:r w:rsidRPr="00D5649B">
        <w:rPr>
          <w:rFonts w:cstheme="minorHAnsi"/>
        </w:rPr>
        <w:t xml:space="preserve">The Introductory Carbon Balance Model (ICBM) is a simplified 2-pool </w:t>
      </w:r>
      <w:r w:rsidR="00866B3E">
        <w:rPr>
          <w:rFonts w:cstheme="minorHAnsi"/>
        </w:rPr>
        <w:t>C</w:t>
      </w:r>
      <w:r w:rsidR="00866B3E" w:rsidRPr="00D5649B">
        <w:rPr>
          <w:rFonts w:cstheme="minorHAnsi"/>
        </w:rPr>
        <w:t xml:space="preserve"> </w:t>
      </w:r>
      <w:r w:rsidRPr="00D5649B">
        <w:rPr>
          <w:rFonts w:cstheme="minorHAnsi"/>
        </w:rPr>
        <w:t xml:space="preserve">model developed to estimate soil </w:t>
      </w:r>
      <w:r w:rsidR="00866B3E">
        <w:rPr>
          <w:rFonts w:cstheme="minorHAnsi"/>
        </w:rPr>
        <w:t>C</w:t>
      </w:r>
      <w:r w:rsidR="00866B3E" w:rsidRPr="00D5649B">
        <w:rPr>
          <w:rFonts w:cstheme="minorHAnsi"/>
        </w:rPr>
        <w:t xml:space="preserve"> </w:t>
      </w:r>
      <w:r w:rsidRPr="00D5649B">
        <w:rPr>
          <w:rFonts w:cstheme="minorHAnsi"/>
        </w:rPr>
        <w:t xml:space="preserve">balance. The model is comprised of a ‘young’ </w:t>
      </w:r>
      <w:r w:rsidR="00866B3E">
        <w:rPr>
          <w:rFonts w:cstheme="minorHAnsi"/>
        </w:rPr>
        <w:t>C</w:t>
      </w:r>
      <w:r w:rsidR="00866B3E" w:rsidRPr="00D5649B">
        <w:rPr>
          <w:rFonts w:cstheme="minorHAnsi"/>
        </w:rPr>
        <w:t xml:space="preserve"> </w:t>
      </w:r>
      <w:r w:rsidRPr="00D5649B">
        <w:rPr>
          <w:rFonts w:cstheme="minorHAnsi"/>
        </w:rPr>
        <w:t xml:space="preserve">pool, receiving aboveground and belowground </w:t>
      </w:r>
      <w:r w:rsidR="00866B3E">
        <w:rPr>
          <w:rFonts w:cstheme="minorHAnsi"/>
        </w:rPr>
        <w:t>C</w:t>
      </w:r>
      <w:r w:rsidR="00866B3E" w:rsidRPr="00D5649B">
        <w:rPr>
          <w:rFonts w:cstheme="minorHAnsi"/>
        </w:rPr>
        <w:t xml:space="preserve"> </w:t>
      </w:r>
      <w:r w:rsidRPr="00D5649B">
        <w:rPr>
          <w:rFonts w:cstheme="minorHAnsi"/>
        </w:rPr>
        <w:t xml:space="preserve">inputs (e.g., straw, roots, and manure) which decay quickly. Part of the ‘young’ </w:t>
      </w:r>
      <w:r w:rsidR="00866B3E">
        <w:rPr>
          <w:rFonts w:cstheme="minorHAnsi"/>
        </w:rPr>
        <w:t>C</w:t>
      </w:r>
      <w:r w:rsidR="00866B3E" w:rsidRPr="00D5649B">
        <w:rPr>
          <w:rFonts w:cstheme="minorHAnsi"/>
        </w:rPr>
        <w:t xml:space="preserve"> </w:t>
      </w:r>
      <w:r w:rsidRPr="00D5649B">
        <w:rPr>
          <w:rFonts w:cstheme="minorHAnsi"/>
        </w:rPr>
        <w:t xml:space="preserve">‘humifies’ (transfers) into the ‘old’ pool, which decays at a much slower rate. </w:t>
      </w:r>
    </w:p>
    <w:p w14:paraId="4C9C1C30" w14:textId="14C4DACF" w:rsidR="00AB0F57" w:rsidRPr="00D5649B" w:rsidRDefault="00AB0F57" w:rsidP="00AB0F57">
      <w:pPr>
        <w:spacing w:after="120"/>
        <w:rPr>
          <w:rFonts w:cstheme="minorHAnsi"/>
        </w:rPr>
      </w:pPr>
      <w:r w:rsidRPr="00D5649B">
        <w:rPr>
          <w:rFonts w:cstheme="minorHAnsi"/>
        </w:rPr>
        <w:t xml:space="preserve">Decay and humification factors are constant for each </w:t>
      </w:r>
      <w:r w:rsidR="00866B3E">
        <w:rPr>
          <w:rFonts w:cstheme="minorHAnsi"/>
        </w:rPr>
        <w:t>C</w:t>
      </w:r>
      <w:r w:rsidR="00866B3E" w:rsidRPr="00D5649B">
        <w:rPr>
          <w:rFonts w:cstheme="minorHAnsi"/>
        </w:rPr>
        <w:t xml:space="preserve"> </w:t>
      </w:r>
      <w:r w:rsidRPr="00D5649B">
        <w:rPr>
          <w:rFonts w:cstheme="minorHAnsi"/>
        </w:rPr>
        <w:t xml:space="preserve">fraction, and an adjustment parameter is calculated to model climate and management impacts (Andrén and </w:t>
      </w:r>
      <w:proofErr w:type="spellStart"/>
      <w:r w:rsidRPr="00D5649B">
        <w:rPr>
          <w:rFonts w:cstheme="minorHAnsi"/>
        </w:rPr>
        <w:t>Kätterer</w:t>
      </w:r>
      <w:proofErr w:type="spellEnd"/>
      <w:r w:rsidRPr="00D5649B">
        <w:rPr>
          <w:rFonts w:cstheme="minorHAnsi"/>
        </w:rPr>
        <w:t xml:space="preserve"> 1997). This climate/management factor (</w:t>
      </w:r>
      <w:r w:rsidRPr="00D5649B">
        <w:rPr>
          <w:rFonts w:cstheme="minorHAnsi"/>
          <w:i/>
        </w:rPr>
        <w:t>r</w:t>
      </w:r>
      <w:r w:rsidRPr="00D5649B">
        <w:rPr>
          <w:rFonts w:cstheme="minorHAnsi"/>
          <w:i/>
          <w:vertAlign w:val="subscript"/>
        </w:rPr>
        <w:t>e</w:t>
      </w:r>
      <w:r w:rsidRPr="00D5649B">
        <w:rPr>
          <w:rFonts w:cstheme="minorHAnsi"/>
        </w:rPr>
        <w:t xml:space="preserve">) summarizes the external influences on soil biological activity and decomposition rates as a function of soil water content, soil temperature, and tillage intensity. </w:t>
      </w:r>
    </w:p>
    <w:p w14:paraId="4485B63B" w14:textId="77777777" w:rsidR="00ED2D4C" w:rsidRDefault="00AB0F57" w:rsidP="00AB0F57">
      <w:pPr>
        <w:spacing w:after="120"/>
        <w:rPr>
          <w:rFonts w:cstheme="minorHAnsi"/>
        </w:rPr>
      </w:pPr>
      <w:r w:rsidRPr="00D5649B">
        <w:rPr>
          <w:rFonts w:cstheme="minorHAnsi"/>
        </w:rPr>
        <w:t xml:space="preserve">While the climate factor can be calculated using only climate data and by holding soil properties constant, </w:t>
      </w:r>
      <w:proofErr w:type="spellStart"/>
      <w:r w:rsidRPr="00D5649B">
        <w:rPr>
          <w:rFonts w:cstheme="minorHAnsi"/>
        </w:rPr>
        <w:t>Holos</w:t>
      </w:r>
      <w:proofErr w:type="spellEnd"/>
      <w:r w:rsidRPr="00D5649B">
        <w:rPr>
          <w:rFonts w:cstheme="minorHAnsi"/>
        </w:rPr>
        <w:t xml:space="preserve"> V4 uses soil properties and crop characteristics, in addition to climatic data in the calculation, based on a user-selected soil polygon. Soil characteristics are provided by the Soil Landscapes of Canada ISLC) version 3.2 (Soil Landscapes of Canada Working Group, 2010). For most soil polygons, Layer 1 characteristics are used. If Layer 1 is a litter layer, then Layer 2 characteristics are used. </w:t>
      </w:r>
    </w:p>
    <w:p w14:paraId="1BF229DE" w14:textId="5F0B032D" w:rsidR="00AB0F57" w:rsidRPr="00D5649B" w:rsidRDefault="00AB0F57" w:rsidP="00AB0F57">
      <w:pPr>
        <w:spacing w:after="120"/>
        <w:rPr>
          <w:rFonts w:cstheme="minorHAnsi"/>
        </w:rPr>
      </w:pPr>
      <w:proofErr w:type="spellStart"/>
      <w:r w:rsidRPr="00D5649B">
        <w:rPr>
          <w:rFonts w:cstheme="minorHAnsi"/>
        </w:rPr>
        <w:t>Holos</w:t>
      </w:r>
      <w:proofErr w:type="spellEnd"/>
      <w:r w:rsidRPr="00D5649B">
        <w:rPr>
          <w:rFonts w:cstheme="minorHAnsi"/>
        </w:rPr>
        <w:t xml:space="preserve"> will download location-specific historic daily weather dataset from </w:t>
      </w:r>
      <w:hyperlink r:id="rId86" w:history="1">
        <w:r w:rsidRPr="00D5649B">
          <w:rPr>
            <w:rStyle w:val="Hyperlink"/>
            <w:rFonts w:cstheme="minorHAnsi"/>
          </w:rPr>
          <w:t>https://power.larc.nasa.gov/data-access-viewer/</w:t>
        </w:r>
      </w:hyperlink>
      <w:r w:rsidRPr="00D5649B">
        <w:rPr>
          <w:rStyle w:val="Hyperlink"/>
          <w:rFonts w:cstheme="minorHAnsi"/>
          <w:color w:val="auto"/>
          <w:u w:val="none"/>
        </w:rPr>
        <w:t xml:space="preserve"> if an internet connection is available. If the internet cannot be accessed, </w:t>
      </w:r>
      <w:proofErr w:type="spellStart"/>
      <w:r w:rsidRPr="00D5649B">
        <w:rPr>
          <w:rStyle w:val="Hyperlink"/>
          <w:rFonts w:cstheme="minorHAnsi"/>
          <w:color w:val="auto"/>
          <w:u w:val="none"/>
        </w:rPr>
        <w:t>Holos</w:t>
      </w:r>
      <w:proofErr w:type="spellEnd"/>
      <w:r w:rsidRPr="00D5649B">
        <w:rPr>
          <w:rStyle w:val="Hyperlink"/>
          <w:rFonts w:cstheme="minorHAnsi"/>
          <w:color w:val="auto"/>
          <w:u w:val="none"/>
        </w:rPr>
        <w:t xml:space="preserve"> will fall back on internally stored </w:t>
      </w:r>
      <w:r w:rsidRPr="00D5649B">
        <w:rPr>
          <w:rFonts w:cstheme="minorHAnsi"/>
        </w:rPr>
        <w:t xml:space="preserve">monthly climate </w:t>
      </w:r>
      <w:proofErr w:type="spellStart"/>
      <w:r w:rsidRPr="00D5649B">
        <w:rPr>
          <w:rFonts w:cstheme="minorHAnsi"/>
        </w:rPr>
        <w:t>normals</w:t>
      </w:r>
      <w:proofErr w:type="spellEnd"/>
      <w:r w:rsidRPr="00D5649B">
        <w:rPr>
          <w:rFonts w:cstheme="minorHAnsi"/>
        </w:rPr>
        <w:t xml:space="preserve"> (average of the period 1980 – 2010) for temperature, precipitation and evapotranspiration that are specific to the SLC polygon the user has selected. </w:t>
      </w:r>
    </w:p>
    <w:p w14:paraId="343CE79D" w14:textId="31F58059" w:rsidR="00AB0F57" w:rsidRPr="00D5649B" w:rsidRDefault="00AB0F57" w:rsidP="00AB0F57">
      <w:pPr>
        <w:spacing w:after="120"/>
        <w:rPr>
          <w:rFonts w:cstheme="minorHAnsi"/>
        </w:rPr>
      </w:pPr>
      <w:r w:rsidRPr="00943163">
        <w:rPr>
          <w:rFonts w:cstheme="minorHAnsi"/>
          <w:b/>
        </w:rPr>
        <w:t xml:space="preserve">Section </w:t>
      </w:r>
      <w:r w:rsidRPr="00943163">
        <w:rPr>
          <w:rFonts w:cstheme="minorHAnsi"/>
          <w:b/>
        </w:rPr>
        <w:fldChar w:fldCharType="begin"/>
      </w:r>
      <w:r w:rsidRPr="00943163">
        <w:rPr>
          <w:rFonts w:cstheme="minorHAnsi"/>
          <w:b/>
        </w:rPr>
        <w:instrText xml:space="preserve"> REF _Ref404699735 \r \h  \* MERGEFORMAT </w:instrText>
      </w:r>
      <w:r w:rsidRPr="00943163">
        <w:rPr>
          <w:rFonts w:cstheme="minorHAnsi"/>
          <w:b/>
        </w:rPr>
      </w:r>
      <w:r w:rsidRPr="00943163">
        <w:rPr>
          <w:rFonts w:cstheme="minorHAnsi"/>
          <w:b/>
        </w:rPr>
        <w:fldChar w:fldCharType="separate"/>
      </w:r>
      <w:r w:rsidRPr="00943163">
        <w:rPr>
          <w:rFonts w:cstheme="minorHAnsi"/>
          <w:b/>
        </w:rPr>
        <w:t>2.1.1.1</w:t>
      </w:r>
      <w:r w:rsidRPr="00943163">
        <w:rPr>
          <w:rFonts w:cstheme="minorHAnsi"/>
          <w:b/>
        </w:rPr>
        <w:fldChar w:fldCharType="end"/>
      </w:r>
      <w:r w:rsidRPr="00D5649B">
        <w:rPr>
          <w:rFonts w:cstheme="minorHAnsi"/>
        </w:rPr>
        <w:t xml:space="preserve"> focuses on the climate factor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which represents the effects of soil water content and soil temperature, without the influence of tillage intensity.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factor is subsequently multiplied by a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prior to being used in ICBM equations to obtain the climate/management factor (</w:t>
      </w:r>
      <w:r w:rsidRPr="00D5649B">
        <w:rPr>
          <w:rFonts w:cstheme="minorHAnsi"/>
          <w:i/>
        </w:rPr>
        <w:t>r</w:t>
      </w:r>
      <w:r w:rsidRPr="00D5649B">
        <w:rPr>
          <w:rFonts w:cstheme="minorHAnsi"/>
          <w:i/>
          <w:vertAlign w:val="subscript"/>
        </w:rPr>
        <w:t>e</w:t>
      </w:r>
      <w:r w:rsidRPr="00D5649B">
        <w:rPr>
          <w:rFonts w:cstheme="minorHAnsi"/>
        </w:rPr>
        <w:t xml:space="preserve">) (methodology in </w:t>
      </w:r>
      <w:r w:rsidRPr="00943163">
        <w:rPr>
          <w:rFonts w:cstheme="minorHAnsi"/>
          <w:b/>
        </w:rPr>
        <w:t xml:space="preserve">sections </w:t>
      </w:r>
      <w:r w:rsidRPr="00943163">
        <w:rPr>
          <w:rFonts w:cstheme="minorHAnsi"/>
          <w:b/>
        </w:rPr>
        <w:fldChar w:fldCharType="begin"/>
      </w:r>
      <w:r w:rsidRPr="00943163">
        <w:rPr>
          <w:rFonts w:cstheme="minorHAnsi"/>
          <w:b/>
        </w:rPr>
        <w:instrText xml:space="preserve"> REF _Ref404699913 \r \h  \* MERGEFORMAT </w:instrText>
      </w:r>
      <w:r w:rsidRPr="00943163">
        <w:rPr>
          <w:rFonts w:cstheme="minorHAnsi"/>
          <w:b/>
        </w:rPr>
      </w:r>
      <w:r w:rsidRPr="00943163">
        <w:rPr>
          <w:rFonts w:cstheme="minorHAnsi"/>
          <w:b/>
        </w:rPr>
        <w:fldChar w:fldCharType="separate"/>
      </w:r>
      <w:r w:rsidR="00943163">
        <w:rPr>
          <w:rFonts w:cstheme="minorHAnsi"/>
          <w:b/>
        </w:rPr>
        <w:t>2.1.1.2</w:t>
      </w:r>
      <w:r w:rsidRPr="00943163">
        <w:rPr>
          <w:rFonts w:cstheme="minorHAnsi"/>
          <w:b/>
        </w:rPr>
        <w:fldChar w:fldCharType="end"/>
      </w:r>
      <w:r w:rsidRPr="00D5649B">
        <w:rPr>
          <w:rFonts w:cstheme="minorHAnsi"/>
        </w:rPr>
        <w:t xml:space="preserve"> and </w:t>
      </w:r>
      <w:r w:rsidRPr="00943163">
        <w:rPr>
          <w:rFonts w:cstheme="minorHAnsi"/>
          <w:b/>
        </w:rPr>
        <w:fldChar w:fldCharType="begin"/>
      </w:r>
      <w:r w:rsidRPr="00943163">
        <w:rPr>
          <w:rFonts w:cstheme="minorHAnsi"/>
          <w:b/>
        </w:rPr>
        <w:instrText xml:space="preserve"> REF _Ref404699922 \r \h  \* MERGEFORMAT </w:instrText>
      </w:r>
      <w:r w:rsidRPr="00943163">
        <w:rPr>
          <w:rFonts w:cstheme="minorHAnsi"/>
          <w:b/>
        </w:rPr>
      </w:r>
      <w:r w:rsidRPr="00943163">
        <w:rPr>
          <w:rFonts w:cstheme="minorHAnsi"/>
          <w:b/>
        </w:rPr>
        <w:fldChar w:fldCharType="separate"/>
      </w:r>
      <w:r w:rsidR="00943163">
        <w:rPr>
          <w:rFonts w:cstheme="minorHAnsi"/>
          <w:b/>
        </w:rPr>
        <w:t>2.1.1.3</w:t>
      </w:r>
      <w:r w:rsidRPr="00943163">
        <w:rPr>
          <w:rFonts w:cstheme="minorHAnsi"/>
          <w:b/>
        </w:rPr>
        <w:fldChar w:fldCharType="end"/>
      </w:r>
      <w:r w:rsidRPr="00D5649B">
        <w:rPr>
          <w:rFonts w:cstheme="minorHAnsi"/>
        </w:rPr>
        <w:t xml:space="preserve">). The </w:t>
      </w:r>
      <w:r w:rsidRPr="00D5649B">
        <w:rPr>
          <w:rFonts w:cstheme="minorHAnsi"/>
          <w:i/>
        </w:rPr>
        <w:t>r</w:t>
      </w:r>
      <w:r w:rsidRPr="00D5649B">
        <w:rPr>
          <w:rFonts w:cstheme="minorHAnsi"/>
          <w:i/>
          <w:vertAlign w:val="subscript"/>
        </w:rPr>
        <w:t>e</w:t>
      </w:r>
      <w:r w:rsidRPr="00D5649B">
        <w:rPr>
          <w:rFonts w:cstheme="minorHAnsi"/>
        </w:rPr>
        <w:t xml:space="preserve"> factor is calculated for each field for each year of the defined simulation period, but will remain static for as long </w:t>
      </w:r>
      <w:proofErr w:type="spellStart"/>
      <w:r w:rsidRPr="00D5649B">
        <w:rPr>
          <w:rFonts w:cstheme="minorHAnsi"/>
        </w:rPr>
        <w:t>Holos</w:t>
      </w:r>
      <w:proofErr w:type="spellEnd"/>
      <w:r w:rsidRPr="00D5649B">
        <w:rPr>
          <w:rFonts w:cstheme="minorHAnsi"/>
        </w:rPr>
        <w:t xml:space="preserve"> V4 provided climate </w:t>
      </w:r>
      <w:proofErr w:type="spellStart"/>
      <w:r w:rsidRPr="00D5649B">
        <w:rPr>
          <w:rFonts w:cstheme="minorHAnsi"/>
        </w:rPr>
        <w:t>normals</w:t>
      </w:r>
      <w:proofErr w:type="spellEnd"/>
      <w:r w:rsidRPr="00D5649B">
        <w:rPr>
          <w:rFonts w:cstheme="minorHAnsi"/>
        </w:rPr>
        <w:t xml:space="preserve"> are being used.</w:t>
      </w:r>
    </w:p>
    <w:p w14:paraId="1F8E5432" w14:textId="7BFAE4A8" w:rsidR="00AB0F57" w:rsidRPr="00D5649B" w:rsidRDefault="00AB0F57" w:rsidP="00AB0F57">
      <w:pPr>
        <w:spacing w:after="120"/>
        <w:rPr>
          <w:rFonts w:cstheme="minorHAnsi"/>
        </w:rPr>
      </w:pPr>
      <w:r w:rsidRPr="00D5649B">
        <w:rPr>
          <w:rFonts w:cstheme="minorHAnsi"/>
        </w:rPr>
        <w:t xml:space="preserve">The </w:t>
      </w:r>
      <w:r w:rsidR="00866B3E">
        <w:rPr>
          <w:rFonts w:cstheme="minorHAnsi"/>
        </w:rPr>
        <w:t>C</w:t>
      </w:r>
      <w:r w:rsidR="00866B3E" w:rsidRPr="00D5649B">
        <w:rPr>
          <w:rFonts w:cstheme="minorHAnsi"/>
        </w:rPr>
        <w:t xml:space="preserve"> </w:t>
      </w:r>
      <w:r w:rsidRPr="00D5649B">
        <w:rPr>
          <w:rFonts w:cstheme="minorHAnsi"/>
        </w:rPr>
        <w:t xml:space="preserve">input methodology is described in </w:t>
      </w:r>
      <w:r w:rsidRPr="00943163">
        <w:rPr>
          <w:rFonts w:cstheme="minorHAnsi"/>
          <w:b/>
        </w:rPr>
        <w:t xml:space="preserve">Section </w:t>
      </w:r>
      <w:r w:rsidRPr="00943163">
        <w:rPr>
          <w:rFonts w:cstheme="minorHAnsi"/>
          <w:b/>
          <w:highlight w:val="yellow"/>
        </w:rPr>
        <w:fldChar w:fldCharType="begin"/>
      </w:r>
      <w:r w:rsidRPr="00943163">
        <w:rPr>
          <w:rFonts w:cstheme="minorHAnsi"/>
          <w:b/>
        </w:rPr>
        <w:instrText xml:space="preserve"> REF _Ref420943212 \r \h </w:instrText>
      </w:r>
      <w:r w:rsidRPr="00943163">
        <w:rPr>
          <w:rFonts w:cstheme="minorHAnsi"/>
          <w:b/>
          <w:highlight w:val="yellow"/>
        </w:rPr>
        <w:instrText xml:space="preserve"> \* MERGEFORMAT </w:instrText>
      </w:r>
      <w:r w:rsidRPr="00943163">
        <w:rPr>
          <w:rFonts w:cstheme="minorHAnsi"/>
          <w:b/>
          <w:highlight w:val="yellow"/>
        </w:rPr>
      </w:r>
      <w:r w:rsidRPr="00943163">
        <w:rPr>
          <w:rFonts w:cstheme="minorHAnsi"/>
          <w:b/>
          <w:highlight w:val="yellow"/>
        </w:rPr>
        <w:fldChar w:fldCharType="separate"/>
      </w:r>
      <w:r w:rsidR="00943163">
        <w:rPr>
          <w:rFonts w:cstheme="minorHAnsi"/>
          <w:b/>
        </w:rPr>
        <w:t>2.1.2</w:t>
      </w:r>
      <w:r w:rsidRPr="00943163">
        <w:rPr>
          <w:rFonts w:cstheme="minorHAnsi"/>
          <w:b/>
          <w:highlight w:val="yellow"/>
        </w:rPr>
        <w:fldChar w:fldCharType="end"/>
      </w:r>
      <w:r w:rsidRPr="00D5649B">
        <w:rPr>
          <w:rFonts w:cstheme="minorHAnsi"/>
        </w:rPr>
        <w:t xml:space="preserve">. Carbon inputs (in the presence of plant growth) are annual and differ with the type of plant grown. They consist of aboveground residues (straw and product) and belowground residues (roots and root exudates). In addition to selecting the type of crop, the farmer can provide additional </w:t>
      </w:r>
      <w:r w:rsidR="00866B3E">
        <w:rPr>
          <w:rFonts w:cstheme="minorHAnsi"/>
        </w:rPr>
        <w:t>C</w:t>
      </w:r>
      <w:r w:rsidR="00866B3E" w:rsidRPr="00D5649B">
        <w:rPr>
          <w:rFonts w:cstheme="minorHAnsi"/>
        </w:rPr>
        <w:t xml:space="preserve"> </w:t>
      </w:r>
      <w:r w:rsidRPr="00D5649B">
        <w:rPr>
          <w:rFonts w:cstheme="minorHAnsi"/>
        </w:rPr>
        <w:t xml:space="preserve">inputs by applying manure or additional crop residues, as well as deciding to not grow a crop (e.g., fallow the land), irrigate a grown crop for better growth, or change the intensity of tillage. </w:t>
      </w:r>
    </w:p>
    <w:p w14:paraId="3240B3B1" w14:textId="4803B9B8" w:rsidR="00AB0F57" w:rsidRPr="00D5649B" w:rsidRDefault="00AB0F57" w:rsidP="00AB0F57">
      <w:pPr>
        <w:spacing w:after="120"/>
        <w:rPr>
          <w:rFonts w:cstheme="minorHAnsi"/>
        </w:rPr>
      </w:pPr>
      <w:r w:rsidRPr="00D5649B">
        <w:rPr>
          <w:rFonts w:cstheme="minorHAnsi"/>
        </w:rPr>
        <w:t xml:space="preserve">Changes in management result in changes to </w:t>
      </w:r>
      <w:r w:rsidR="00866B3E">
        <w:rPr>
          <w:rFonts w:cstheme="minorHAnsi"/>
        </w:rPr>
        <w:t>C</w:t>
      </w:r>
      <w:r w:rsidR="00866B3E" w:rsidRPr="00D5649B">
        <w:rPr>
          <w:rFonts w:cstheme="minorHAnsi"/>
        </w:rPr>
        <w:t xml:space="preserve"> </w:t>
      </w:r>
      <w:r w:rsidRPr="00D5649B">
        <w:rPr>
          <w:rFonts w:cstheme="minorHAnsi"/>
        </w:rPr>
        <w:t>inputs or to the previously described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xml:space="preserve">). Management practices such as fallow and irrigation modify climatic factors in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i/>
          <w:vertAlign w:val="subscript"/>
        </w:rPr>
        <w:t xml:space="preserve"> </w:t>
      </w:r>
      <w:r w:rsidRPr="00D5649B">
        <w:rPr>
          <w:rFonts w:cstheme="minorHAnsi"/>
        </w:rPr>
        <w:t xml:space="preserve">calculation. Crop residue C inputs to soil are a function of yield and residue management (Bolinder </w:t>
      </w:r>
      <w:r w:rsidRPr="00D5649B">
        <w:rPr>
          <w:rFonts w:cstheme="minorHAnsi"/>
          <w:i/>
        </w:rPr>
        <w:t xml:space="preserve">et al. </w:t>
      </w:r>
      <w:r w:rsidRPr="00D5649B">
        <w:rPr>
          <w:rFonts w:cstheme="minorHAnsi"/>
        </w:rPr>
        <w:t xml:space="preserve">2007; Gan </w:t>
      </w:r>
      <w:r w:rsidRPr="00D5649B">
        <w:rPr>
          <w:rFonts w:cstheme="minorHAnsi"/>
          <w:i/>
        </w:rPr>
        <w:t>et al.</w:t>
      </w:r>
      <w:r w:rsidRPr="00D5649B">
        <w:rPr>
          <w:rFonts w:cstheme="minorHAnsi"/>
        </w:rPr>
        <w:t xml:space="preserve"> 2009). </w:t>
      </w:r>
    </w:p>
    <w:p w14:paraId="62D47226" w14:textId="0667CDB5" w:rsidR="00AB0F57" w:rsidRPr="00AB0F57" w:rsidRDefault="00AB0F57" w:rsidP="00AB0F57">
      <w:pPr>
        <w:spacing w:after="120"/>
      </w:pPr>
      <w:r w:rsidRPr="00D5649B">
        <w:rPr>
          <w:rFonts w:cstheme="minorHAnsi"/>
        </w:rPr>
        <w:lastRenderedPageBreak/>
        <w:t>ICBM requires a starting point for initialization</w:t>
      </w:r>
      <w:r w:rsidRPr="00D5649B">
        <w:rPr>
          <w:rStyle w:val="SubtleEmphasis"/>
          <w:rFonts w:cstheme="minorHAnsi"/>
        </w:rPr>
        <w:t xml:space="preserve">. </w:t>
      </w:r>
      <w:proofErr w:type="spellStart"/>
      <w:r w:rsidRPr="00D5649B">
        <w:rPr>
          <w:rStyle w:val="Strong"/>
          <w:rFonts w:cstheme="minorHAnsi"/>
        </w:rPr>
        <w:t>Holos</w:t>
      </w:r>
      <w:proofErr w:type="spellEnd"/>
      <w:r w:rsidRPr="00D5649B">
        <w:rPr>
          <w:rStyle w:val="Strong"/>
          <w:rFonts w:cstheme="minorHAnsi"/>
        </w:rPr>
        <w:t xml:space="preserve"> Version 4 relies on the assumption that soil organic carbon</w:t>
      </w:r>
      <w:r w:rsidR="00866B3E">
        <w:rPr>
          <w:rStyle w:val="Strong"/>
          <w:rFonts w:cstheme="minorHAnsi"/>
        </w:rPr>
        <w:t xml:space="preserve"> (SOC)</w:t>
      </w:r>
      <w:r w:rsidRPr="00D5649B">
        <w:rPr>
          <w:rStyle w:val="Strong"/>
          <w:rFonts w:cstheme="minorHAnsi"/>
        </w:rPr>
        <w:t xml:space="preserve"> is in a steady state/reference condition in 1985 for the rotation and management practices described (Kröbel et al., 2016).</w:t>
      </w:r>
      <w:r w:rsidRPr="00D5649B">
        <w:rPr>
          <w:rFonts w:cstheme="minorHAnsi"/>
        </w:rPr>
        <w:t xml:space="preserve"> Multi-year crop rotations complicate this initialization because of differing C inputs depending on crop type. As such, the </w:t>
      </w:r>
      <w:r w:rsidR="00E57A76">
        <w:rPr>
          <w:rFonts w:cstheme="minorHAnsi"/>
        </w:rPr>
        <w:t>C</w:t>
      </w:r>
      <w:r w:rsidR="00E57A76" w:rsidRPr="00D5649B">
        <w:rPr>
          <w:rFonts w:cstheme="minorHAnsi"/>
        </w:rPr>
        <w:t xml:space="preserve"> </w:t>
      </w:r>
      <w:r w:rsidRPr="00D5649B">
        <w:rPr>
          <w:rFonts w:cstheme="minorHAnsi"/>
        </w:rPr>
        <w:t xml:space="preserve">input used will be the average of all C inputs from all crops in the described rotation. Initialization at steady state is described in </w:t>
      </w:r>
      <w:r w:rsidR="00ED2D4C" w:rsidRPr="00ED2D4C">
        <w:rPr>
          <w:rFonts w:cstheme="minorHAnsi"/>
          <w:b/>
        </w:rPr>
        <w:t>s</w:t>
      </w:r>
      <w:r w:rsidRPr="00ED2D4C">
        <w:rPr>
          <w:rFonts w:cstheme="minorHAnsi"/>
          <w:b/>
        </w:rPr>
        <w:t xml:space="preserve">ection </w:t>
      </w:r>
      <w:r w:rsidRPr="00ED2D4C">
        <w:rPr>
          <w:rFonts w:cstheme="minorHAnsi"/>
          <w:b/>
        </w:rPr>
        <w:fldChar w:fldCharType="begin"/>
      </w:r>
      <w:r w:rsidRPr="00ED2D4C">
        <w:rPr>
          <w:rFonts w:cstheme="minorHAnsi"/>
          <w:b/>
        </w:rPr>
        <w:instrText xml:space="preserve"> REF _Ref66268546 \r \h  \* MERGEFORMAT </w:instrText>
      </w:r>
      <w:r w:rsidRPr="00ED2D4C">
        <w:rPr>
          <w:rFonts w:cstheme="minorHAnsi"/>
          <w:b/>
        </w:rPr>
      </w:r>
      <w:r w:rsidRPr="00ED2D4C">
        <w:rPr>
          <w:rFonts w:cstheme="minorHAnsi"/>
          <w:b/>
        </w:rPr>
        <w:fldChar w:fldCharType="separate"/>
      </w:r>
      <w:r w:rsidR="00943163">
        <w:rPr>
          <w:rFonts w:cstheme="minorHAnsi"/>
          <w:b/>
        </w:rPr>
        <w:t>2.1.3</w:t>
      </w:r>
      <w:r w:rsidRPr="00ED2D4C">
        <w:rPr>
          <w:rFonts w:cstheme="minorHAnsi"/>
          <w:b/>
        </w:rPr>
        <w:fldChar w:fldCharType="end"/>
      </w:r>
      <w:r w:rsidRPr="00D5649B">
        <w:rPr>
          <w:rFonts w:cstheme="minorHAnsi"/>
        </w:rPr>
        <w:t xml:space="preserve">. The user also has the option to input a measured starting </w:t>
      </w:r>
      <w:r w:rsidR="00866B3E">
        <w:rPr>
          <w:rFonts w:cstheme="minorHAnsi"/>
        </w:rPr>
        <w:t>SOC</w:t>
      </w:r>
      <w:r w:rsidRPr="00D5649B">
        <w:rPr>
          <w:rFonts w:cstheme="minorHAnsi"/>
        </w:rPr>
        <w:t xml:space="preserve"> value, which will override the default steady state condition.</w:t>
      </w:r>
    </w:p>
    <w:p w14:paraId="27A38FA5" w14:textId="39208249" w:rsidR="00E45381" w:rsidRPr="00D5649B" w:rsidRDefault="00077C8D" w:rsidP="008A7F5F">
      <w:pPr>
        <w:pStyle w:val="Heading3"/>
      </w:pPr>
      <w:bookmarkStart w:id="86" w:name="_Toc152758520"/>
      <w:r w:rsidRPr="00D5649B">
        <w:t xml:space="preserve">Climate and </w:t>
      </w:r>
      <w:r w:rsidR="004E267D">
        <w:t>m</w:t>
      </w:r>
      <w:r w:rsidRPr="00D5649B">
        <w:t xml:space="preserve">anagement </w:t>
      </w:r>
      <w:r w:rsidR="004E267D">
        <w:t>f</w:t>
      </w:r>
      <w:r w:rsidRPr="00D5649B">
        <w:t xml:space="preserve">actors </w:t>
      </w:r>
      <w:r w:rsidR="004E267D">
        <w:t>i</w:t>
      </w:r>
      <w:r w:rsidRPr="00D5649B">
        <w:t xml:space="preserve">nfluencing </w:t>
      </w:r>
      <w:r w:rsidR="004E267D">
        <w:t>c</w:t>
      </w:r>
      <w:r w:rsidRPr="00D5649B">
        <w:t xml:space="preserve">arbon </w:t>
      </w:r>
      <w:r w:rsidR="004E267D">
        <w:t>d</w:t>
      </w:r>
      <w:r w:rsidRPr="00D5649B">
        <w:t>ecomposition</w:t>
      </w:r>
      <w:bookmarkEnd w:id="86"/>
    </w:p>
    <w:p w14:paraId="48CA636A" w14:textId="6013A5F3" w:rsidR="00352BF0" w:rsidRPr="00D5649B" w:rsidRDefault="00445AD0" w:rsidP="009076DA">
      <w:pPr>
        <w:pStyle w:val="Heading4"/>
      </w:pPr>
      <w:bookmarkStart w:id="87" w:name="_Ref404699735"/>
      <w:bookmarkStart w:id="88" w:name="_Toc528936544"/>
      <w:r w:rsidRPr="00D5649B">
        <w:t xml:space="preserve">Climate </w:t>
      </w:r>
      <w:r w:rsidR="009F4DD3" w:rsidRPr="00D5649B">
        <w:t>Factor</w:t>
      </w:r>
      <w:r w:rsidRPr="00D5649B">
        <w:t xml:space="preserve"> (</w:t>
      </w:r>
      <w:proofErr w:type="spellStart"/>
      <w:r w:rsidRPr="00D5649B">
        <w:rPr>
          <w:i/>
        </w:rPr>
        <w:t>r</w:t>
      </w:r>
      <w:r w:rsidR="000C6ACE" w:rsidRPr="00D5649B">
        <w:rPr>
          <w:i/>
          <w:vertAlign w:val="subscript"/>
        </w:rPr>
        <w:t>e</w:t>
      </w:r>
      <w:r w:rsidRPr="00D5649B">
        <w:rPr>
          <w:i/>
        </w:rPr>
        <w:t>_crop</w:t>
      </w:r>
      <w:proofErr w:type="spellEnd"/>
      <w:r w:rsidRPr="00D5649B">
        <w:t>)</w:t>
      </w:r>
      <w:bookmarkEnd w:id="87"/>
      <w:bookmarkEnd w:id="88"/>
    </w:p>
    <w:p w14:paraId="27BECB84" w14:textId="0A85002B" w:rsidR="003A6663" w:rsidRPr="00D5649B" w:rsidRDefault="00ED2D4C" w:rsidP="00E2464D">
      <w:pPr>
        <w:spacing w:after="120"/>
        <w:rPr>
          <w:rFonts w:cstheme="minorHAnsi"/>
        </w:rPr>
      </w:pPr>
      <w:r>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w:t>
      </w:r>
      <w:r>
        <w:rPr>
          <w:rFonts w:cstheme="minorHAnsi"/>
        </w:rPr>
        <w:t xml:space="preserve">factor </w:t>
      </w:r>
      <w:r w:rsidR="0011178E" w:rsidRPr="00D5649B">
        <w:rPr>
          <w:rFonts w:cstheme="minorHAnsi"/>
        </w:rPr>
        <w:t xml:space="preserve">is calculated daily and expressed as a mean annual average value for use in further ICBM equations. </w:t>
      </w:r>
      <w:r w:rsidR="00527B44" w:rsidRPr="00D5649B">
        <w:rPr>
          <w:rFonts w:cstheme="minorHAnsi"/>
        </w:rPr>
        <w:t xml:space="preserve">When there is no internet connection and daily climate data cannot be downloaded from the </w:t>
      </w:r>
      <w:r w:rsidR="00527B44" w:rsidRPr="00D5649B">
        <w:rPr>
          <w:rFonts w:cstheme="minorHAnsi"/>
        </w:rPr>
        <w:t xml:space="preserve">NASA website, </w:t>
      </w:r>
      <w:proofErr w:type="spellStart"/>
      <w:r w:rsidR="0011178E" w:rsidRPr="00D5649B">
        <w:rPr>
          <w:rFonts w:cstheme="minorHAnsi"/>
        </w:rPr>
        <w:t>Holos</w:t>
      </w:r>
      <w:proofErr w:type="spellEnd"/>
      <w:r w:rsidR="0011178E" w:rsidRPr="00D5649B">
        <w:rPr>
          <w:rFonts w:cstheme="minorHAnsi"/>
        </w:rPr>
        <w:t xml:space="preserve"> V4 </w:t>
      </w:r>
      <w:r w:rsidR="00527B44" w:rsidRPr="00D5649B">
        <w:rPr>
          <w:rFonts w:cstheme="minorHAnsi"/>
        </w:rPr>
        <w:t xml:space="preserve">uses the </w:t>
      </w:r>
      <w:r w:rsidR="0011178E" w:rsidRPr="00D5649B">
        <w:rPr>
          <w:rFonts w:cstheme="minorHAnsi"/>
        </w:rPr>
        <w:t xml:space="preserve">30 year normal climate values for each month. The monthly mean temperature value is used for each day of the month in the parameter calculations. The monthly precipitation and evapotranspiration value are divided by the number of days in the month and used for each day of the month. </w:t>
      </w:r>
      <w:r w:rsidR="00527B44" w:rsidRPr="00D5649B">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methodology follows that described </w:t>
      </w:r>
      <w:r w:rsidR="00442734">
        <w:rPr>
          <w:rFonts w:cstheme="minorHAnsi"/>
        </w:rPr>
        <w:t xml:space="preserve">in </w:t>
      </w:r>
      <w:r w:rsidR="0011178E" w:rsidRPr="00D5649B">
        <w:rPr>
          <w:rFonts w:cstheme="minorHAnsi"/>
        </w:rPr>
        <w:t xml:space="preserve">Bolinder </w:t>
      </w:r>
      <w:r w:rsidR="0011178E" w:rsidRPr="00ED2D4C">
        <w:rPr>
          <w:rFonts w:cstheme="minorHAnsi"/>
        </w:rPr>
        <w:t>et al.</w:t>
      </w:r>
      <w:r w:rsidR="0011178E" w:rsidRPr="00D5649B">
        <w:rPr>
          <w:rFonts w:cstheme="minorHAnsi"/>
        </w:rPr>
        <w:t xml:space="preserve"> </w:t>
      </w:r>
      <w:r w:rsidR="005E7A80">
        <w:rPr>
          <w:rFonts w:cstheme="minorHAnsi"/>
        </w:rPr>
        <w:t>(</w:t>
      </w:r>
      <w:r w:rsidR="0011178E" w:rsidRPr="00D5649B">
        <w:rPr>
          <w:rFonts w:cstheme="minorHAnsi"/>
        </w:rPr>
        <w:t>2008</w:t>
      </w:r>
      <w:r w:rsidR="005E7A80">
        <w:rPr>
          <w:rFonts w:cstheme="minorHAnsi"/>
        </w:rPr>
        <w:t>)</w:t>
      </w:r>
      <w:r w:rsidR="00442734">
        <w:rPr>
          <w:rFonts w:cstheme="minorHAnsi"/>
        </w:rPr>
        <w:t xml:space="preserve"> and </w:t>
      </w:r>
      <w:proofErr w:type="spellStart"/>
      <w:r w:rsidR="00442734" w:rsidRPr="00442734">
        <w:rPr>
          <w:rFonts w:cstheme="minorHAnsi"/>
        </w:rPr>
        <w:t>Kätterer</w:t>
      </w:r>
      <w:proofErr w:type="spellEnd"/>
      <w:r w:rsidR="00442734" w:rsidRPr="00442734">
        <w:rPr>
          <w:rFonts w:cstheme="minorHAnsi"/>
        </w:rPr>
        <w:t xml:space="preserve"> and Andrén </w:t>
      </w:r>
      <w:r w:rsidR="005E7A80">
        <w:rPr>
          <w:rFonts w:cstheme="minorHAnsi"/>
        </w:rPr>
        <w:t>(</w:t>
      </w:r>
      <w:r w:rsidR="00442734" w:rsidRPr="00442734">
        <w:rPr>
          <w:rFonts w:cstheme="minorHAnsi"/>
        </w:rPr>
        <w:t>2009</w:t>
      </w:r>
      <w:r w:rsidR="005E7A80">
        <w:rPr>
          <w:rFonts w:cstheme="minorHAnsi"/>
        </w:rPr>
        <w:t>)</w:t>
      </w:r>
      <w:r w:rsidR="0011178E" w:rsidRPr="00D5649B">
        <w:rPr>
          <w:rFonts w:cstheme="minorHAnsi"/>
        </w:rPr>
        <w:t xml:space="preserve">. </w:t>
      </w:r>
      <w:r w:rsidR="0057011D" w:rsidRPr="00D5649B">
        <w:rPr>
          <w:rFonts w:cstheme="minorHAnsi"/>
        </w:rPr>
        <w:t>The following equations are calculated each day for 365 days of the year.</w:t>
      </w:r>
    </w:p>
    <w:p w14:paraId="5D923DCD" w14:textId="77777777" w:rsidR="003A6663" w:rsidRPr="00D5649B" w:rsidRDefault="00C807C1" w:rsidP="009076DA">
      <w:pPr>
        <w:pStyle w:val="Heading5"/>
      </w:pPr>
      <w:bookmarkStart w:id="89" w:name="_Toc528936545"/>
      <w:r w:rsidRPr="00D5649B">
        <w:t>Green area index dynamics</w:t>
      </w:r>
      <w:bookmarkEnd w:id="89"/>
    </w:p>
    <w:bookmarkStart w:id="90" w:name="_Ref529878677"/>
    <w:p w14:paraId="4E59B9D0" w14:textId="3AD27FC7" w:rsidR="004F02D6" w:rsidRPr="00D5649B" w:rsidRDefault="00000000" w:rsidP="009358A6">
      <w:pPr>
        <w:pStyle w:val="Caption"/>
        <w:keepNext/>
        <w:tabs>
          <w:tab w:val="clear" w:pos="2880"/>
          <w:tab w:val="clear" w:pos="9360"/>
          <w:tab w:val="right" w:pos="9781"/>
        </w:tabs>
        <w:spacing w:after="120"/>
        <w:rPr>
          <w:rFonts w:cstheme="minorHAnsi"/>
          <w:b/>
          <w:szCs w:val="24"/>
        </w:rPr>
      </w:pPr>
      <m:oMath>
        <m:sSub>
          <m:sSubPr>
            <m:ctrlPr>
              <w:rPr>
                <w:rFonts w:ascii="Cambria Math" w:hAnsi="Cambria Math" w:cstheme="minorHAnsi"/>
                <w:b/>
                <w:i/>
              </w:rPr>
            </m:ctrlPr>
          </m:sSubPr>
          <m:e>
            <m:r>
              <m:rPr>
                <m:sty m:val="bi"/>
              </m:rPr>
              <w:rPr>
                <w:rFonts w:ascii="Cambria Math" w:hAnsi="Cambria Math" w:cstheme="minorHAnsi"/>
              </w:rPr>
              <m:t>GAI</m:t>
            </m:r>
          </m:e>
          <m:sub>
            <m:r>
              <m:rPr>
                <m:sty m:val="bi"/>
              </m:rPr>
              <w:rPr>
                <w:rFonts w:ascii="Cambria Math" w:hAnsi="Cambria Math" w:cstheme="minorHAnsi"/>
              </w:rPr>
              <m:t>max</m:t>
            </m:r>
          </m:sub>
        </m:sSub>
        <m:r>
          <m:rPr>
            <m:sty m:val="bi"/>
          </m:rPr>
          <w:rPr>
            <w:rFonts w:ascii="Cambria Math" w:hAnsi="Cambria Math" w:cstheme="minorHAnsi"/>
          </w:rPr>
          <m:t>=0.0731×</m:t>
        </m:r>
        <m:sSup>
          <m:sSupPr>
            <m:ctrlPr>
              <w:rPr>
                <w:rFonts w:ascii="Cambria Math" w:hAnsi="Cambria Math" w:cstheme="minorHAnsi"/>
                <w:b/>
                <w:i/>
              </w:rPr>
            </m:ctrlPr>
          </m:sSupPr>
          <m:e>
            <m:d>
              <m:dPr>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e>
            </m:d>
          </m:e>
          <m:sup>
            <m:r>
              <m:rPr>
                <m:sty m:val="bi"/>
              </m:rPr>
              <w:rPr>
                <w:rFonts w:ascii="Cambria Math" w:hAnsi="Cambria Math" w:cstheme="minorHAnsi"/>
              </w:rPr>
              <m:t>2</m:t>
            </m:r>
          </m:sup>
        </m:sSup>
        <m:r>
          <m:rPr>
            <m:sty m:val="bi"/>
          </m:rPr>
          <w:rPr>
            <w:rFonts w:ascii="Cambria Math" w:hAnsi="Cambria Math" w:cstheme="minorHAnsi"/>
          </w:rPr>
          <m:t>+0.408×</m:t>
        </m:r>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oMath>
      <w:r w:rsidR="004F02D6" w:rsidRPr="00D5649B">
        <w:rPr>
          <w:rFonts w:cstheme="minorHAnsi"/>
          <w:b/>
        </w:rPr>
        <w:t xml:space="preserve"> </w:t>
      </w:r>
      <w:r w:rsidR="004F02D6" w:rsidRPr="00D5649B">
        <w:rPr>
          <w:rFonts w:cstheme="minorHAnsi"/>
          <w:b/>
        </w:rPr>
        <w:tab/>
      </w:r>
      <w:r w:rsidR="004F02D6" w:rsidRPr="00D5649B">
        <w:rPr>
          <w:rFonts w:cstheme="minorHAnsi"/>
          <w:b/>
          <w:szCs w:val="24"/>
        </w:rPr>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2.1.1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1</w:t>
      </w:r>
      <w:r w:rsidR="001977CC">
        <w:rPr>
          <w:rFonts w:cstheme="minorHAnsi"/>
          <w:b/>
          <w:szCs w:val="24"/>
        </w:rPr>
        <w:fldChar w:fldCharType="end"/>
      </w:r>
    </w:p>
    <w:bookmarkEnd w:id="90"/>
    <w:p w14:paraId="633A4052" w14:textId="5C2EE2E2" w:rsidR="006B7144" w:rsidRPr="00D5649B" w:rsidRDefault="007A2BC4"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MidSeason=EmergenceDay+</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RipeningDay-EmergenceDay</m:t>
                    </m:r>
                  </m:e>
                </m:d>
              </m:num>
              <m:den>
                <m:r>
                  <m:rPr>
                    <m:sty m:val="bi"/>
                  </m:rPr>
                  <w:rPr>
                    <w:rFonts w:ascii="Cambria Math" w:hAnsi="Cambria Math" w:cstheme="minorHAnsi"/>
                    <w:color w:val="000000" w:themeColor="text1"/>
                  </w:rPr>
                  <m:t>2</m:t>
                </m:r>
              </m:den>
            </m:f>
          </m:e>
        </m:d>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w:t>
      </w:r>
      <w:r w:rsidR="001977CC">
        <w:rPr>
          <w:rFonts w:cstheme="minorHAnsi"/>
          <w:b/>
        </w:rPr>
        <w:fldChar w:fldCharType="end"/>
      </w:r>
    </w:p>
    <w:p w14:paraId="4CC268DF" w14:textId="685551AB" w:rsidR="006B7144" w:rsidRPr="00D5649B" w:rsidRDefault="007A2BC4"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GAI=</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GAI</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JulianDay-MidSeason</m:t>
                            </m:r>
                          </m:e>
                        </m:d>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2×variance</m:t>
                    </m:r>
                  </m:den>
                </m:f>
              </m:e>
            </m:d>
          </m:sup>
        </m:sSup>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w:t>
      </w:r>
      <w:r w:rsidR="001977CC">
        <w:rPr>
          <w:rFonts w:cstheme="minorHAnsi"/>
          <w:b/>
        </w:rPr>
        <w:fldChar w:fldCharType="end"/>
      </w:r>
    </w:p>
    <w:p w14:paraId="593E201B" w14:textId="77777777" w:rsidR="00791B8E" w:rsidRPr="00D5649B" w:rsidRDefault="00791B8E" w:rsidP="00AF22B5">
      <w:pPr>
        <w:tabs>
          <w:tab w:val="clear" w:pos="2880"/>
          <w:tab w:val="clear" w:pos="9360"/>
        </w:tabs>
        <w:spacing w:before="0"/>
        <w:ind w:left="2835" w:hanging="2835"/>
        <w:rPr>
          <w:rFonts w:cstheme="minorHAnsi"/>
          <w:sz w:val="20"/>
        </w:rPr>
      </w:pPr>
      <w:r w:rsidRPr="00D5649B">
        <w:rPr>
          <w:rFonts w:cstheme="minorHAnsi"/>
          <w:sz w:val="20"/>
        </w:rPr>
        <w:t>where</w:t>
      </w:r>
    </w:p>
    <w:p w14:paraId="3F6297A1" w14:textId="77777777"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GAImax</w:t>
      </w:r>
      <w:proofErr w:type="spellEnd"/>
      <w:r w:rsidR="00C7711A" w:rsidRPr="00D5649B">
        <w:rPr>
          <w:rFonts w:cstheme="minorHAnsi"/>
          <w:sz w:val="20"/>
        </w:rPr>
        <w:tab/>
        <w:t>Maximum amplitude of green area index</w:t>
      </w:r>
    </w:p>
    <w:p w14:paraId="445FE3F0" w14:textId="5069907A" w:rsidR="00C7711A"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Yield</w:t>
      </w:r>
      <w:r w:rsidR="00C7711A" w:rsidRPr="00D5649B">
        <w:rPr>
          <w:rFonts w:cstheme="minorHAnsi"/>
          <w:sz w:val="20"/>
        </w:rPr>
        <w:tab/>
        <w:t>Crop yield (</w:t>
      </w:r>
      <w:r w:rsidR="00C514F4" w:rsidRPr="00D5649B">
        <w:rPr>
          <w:rFonts w:cstheme="minorHAnsi"/>
          <w:sz w:val="20"/>
        </w:rPr>
        <w:t>kg</w:t>
      </w:r>
      <w:r w:rsidR="00C7711A" w:rsidRPr="00D5649B">
        <w:rPr>
          <w:rFonts w:cstheme="minorHAnsi"/>
          <w:sz w:val="20"/>
        </w:rPr>
        <w:t xml:space="preserve"> dry matter</w:t>
      </w:r>
      <w:r w:rsidR="000F3AE8">
        <w:rPr>
          <w:rFonts w:cstheme="minorHAnsi"/>
          <w:sz w:val="20"/>
        </w:rPr>
        <w:t xml:space="preserve"> (DM)</w:t>
      </w:r>
      <w:r w:rsidR="00C7711A" w:rsidRPr="00D5649B">
        <w:rPr>
          <w:rFonts w:cstheme="minorHAnsi"/>
          <w:sz w:val="20"/>
        </w:rPr>
        <w:t xml:space="preserve"> ha</w:t>
      </w:r>
      <w:r w:rsidR="00C7711A" w:rsidRPr="00D5649B">
        <w:rPr>
          <w:rFonts w:cstheme="minorHAnsi"/>
          <w:sz w:val="20"/>
          <w:vertAlign w:val="superscript"/>
        </w:rPr>
        <w:t>-1</w:t>
      </w:r>
      <w:r w:rsidR="0057011D" w:rsidRPr="00D5649B">
        <w:rPr>
          <w:rFonts w:cstheme="minorHAnsi"/>
          <w:sz w:val="20"/>
        </w:rPr>
        <w:t xml:space="preserve">, </w:t>
      </w:r>
      <w:r w:rsidR="00B819B1" w:rsidRPr="00D5649B">
        <w:rPr>
          <w:rFonts w:cstheme="minorHAnsi"/>
          <w:sz w:val="20"/>
        </w:rPr>
        <w:t xml:space="preserve">database </w:t>
      </w:r>
      <w:r w:rsidR="0057011D" w:rsidRPr="00D5649B">
        <w:rPr>
          <w:rFonts w:cstheme="minorHAnsi"/>
          <w:sz w:val="20"/>
        </w:rPr>
        <w:t xml:space="preserve">default </w:t>
      </w:r>
      <w:r w:rsidR="00B819B1" w:rsidRPr="00D5649B">
        <w:rPr>
          <w:rFonts w:cstheme="minorHAnsi"/>
          <w:sz w:val="20"/>
        </w:rPr>
        <w:t>or</w:t>
      </w:r>
      <w:r w:rsidR="0057011D" w:rsidRPr="00D5649B">
        <w:rPr>
          <w:rFonts w:cstheme="minorHAnsi"/>
          <w:sz w:val="20"/>
        </w:rPr>
        <w:t xml:space="preserve"> user </w:t>
      </w:r>
      <w:r w:rsidR="00B819B1" w:rsidRPr="00D5649B">
        <w:rPr>
          <w:rFonts w:cstheme="minorHAnsi"/>
          <w:sz w:val="20"/>
        </w:rPr>
        <w:t>specific</w:t>
      </w:r>
      <w:r w:rsidR="00C7711A" w:rsidRPr="00D5649B">
        <w:rPr>
          <w:rFonts w:cstheme="minorHAnsi"/>
          <w:sz w:val="20"/>
        </w:rPr>
        <w:t>)</w:t>
      </w:r>
    </w:p>
    <w:p w14:paraId="2DB84FF8" w14:textId="77777777"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MidSeason</w:t>
      </w:r>
      <w:proofErr w:type="spellEnd"/>
      <w:r w:rsidR="00C7711A" w:rsidRPr="00D5649B">
        <w:rPr>
          <w:rFonts w:cstheme="minorHAnsi"/>
          <w:sz w:val="20"/>
        </w:rPr>
        <w:tab/>
        <w:t>Median day of growing season (Julian day)</w:t>
      </w:r>
    </w:p>
    <w:p w14:paraId="12E0B882" w14:textId="77777777"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EmergenceDay</w:t>
      </w:r>
      <w:proofErr w:type="spellEnd"/>
      <w:r w:rsidR="00C7711A" w:rsidRPr="00D5649B">
        <w:rPr>
          <w:rFonts w:cstheme="minorHAnsi"/>
          <w:sz w:val="20"/>
        </w:rPr>
        <w:tab/>
        <w:t>Day of crop emergence (Julian day)</w:t>
      </w:r>
    </w:p>
    <w:p w14:paraId="52131DC8" w14:textId="77777777"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RipeningDay</w:t>
      </w:r>
      <w:proofErr w:type="spellEnd"/>
      <w:r w:rsidR="00C7711A" w:rsidRPr="00D5649B">
        <w:rPr>
          <w:rFonts w:cstheme="minorHAnsi"/>
          <w:sz w:val="20"/>
        </w:rPr>
        <w:tab/>
        <w:t>Day of crop ripening (Julian day)</w:t>
      </w:r>
    </w:p>
    <w:p w14:paraId="426A513B" w14:textId="49B223C4" w:rsidR="00F27EA1"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GAI</w:t>
      </w:r>
      <w:r w:rsidR="00C7711A" w:rsidRPr="00D5649B">
        <w:rPr>
          <w:rFonts w:cstheme="minorHAnsi"/>
          <w:sz w:val="20"/>
        </w:rPr>
        <w:tab/>
        <w:t>Green area index</w:t>
      </w:r>
    </w:p>
    <w:p w14:paraId="03BB1A88" w14:textId="66935AD8" w:rsidR="00F27EA1" w:rsidRPr="00D5649B" w:rsidRDefault="00F27EA1" w:rsidP="00AF5BA1">
      <w:pPr>
        <w:keepLines/>
        <w:tabs>
          <w:tab w:val="clear" w:pos="2880"/>
          <w:tab w:val="clear" w:pos="9360"/>
        </w:tabs>
        <w:spacing w:before="0"/>
        <w:ind w:left="2835" w:hanging="2835"/>
        <w:rPr>
          <w:rFonts w:cstheme="minorHAnsi"/>
          <w:sz w:val="20"/>
        </w:rPr>
      </w:pPr>
      <w:proofErr w:type="spellStart"/>
      <w:r w:rsidRPr="00D5649B">
        <w:rPr>
          <w:rFonts w:cstheme="minorHAnsi"/>
          <w:i/>
          <w:sz w:val="20"/>
        </w:rPr>
        <w:t>JulianDay</w:t>
      </w:r>
      <w:proofErr w:type="spellEnd"/>
      <w:r w:rsidR="00C7711A" w:rsidRPr="00D5649B">
        <w:rPr>
          <w:rFonts w:cstheme="minorHAnsi"/>
          <w:sz w:val="20"/>
        </w:rPr>
        <w:tab/>
        <w:t>Day (Julian day)</w:t>
      </w:r>
    </w:p>
    <w:p w14:paraId="3BF57B92" w14:textId="4C044008" w:rsidR="00F27EA1" w:rsidRDefault="00EE6923" w:rsidP="009E6E5D">
      <w:pPr>
        <w:keepLines/>
        <w:widowControl w:val="0"/>
        <w:tabs>
          <w:tab w:val="clear" w:pos="2880"/>
          <w:tab w:val="clear" w:pos="9360"/>
        </w:tabs>
        <w:spacing w:before="0"/>
        <w:ind w:left="2837" w:hanging="2837"/>
        <w:rPr>
          <w:rFonts w:cstheme="minorHAnsi"/>
          <w:sz w:val="20"/>
        </w:rPr>
      </w:pPr>
      <w:r>
        <w:rPr>
          <w:noProof/>
        </w:rPr>
        <w:lastRenderedPageBreak/>
        <mc:AlternateContent>
          <mc:Choice Requires="wps">
            <w:drawing>
              <wp:anchor distT="0" distB="0" distL="114300" distR="114300" simplePos="0" relativeHeight="251686400" behindDoc="0" locked="0" layoutInCell="1" allowOverlap="1" wp14:anchorId="28C87162" wp14:editId="64C74739">
                <wp:simplePos x="0" y="0"/>
                <wp:positionH relativeFrom="margin">
                  <wp:posOffset>0</wp:posOffset>
                </wp:positionH>
                <wp:positionV relativeFrom="paragraph">
                  <wp:posOffset>278130</wp:posOffset>
                </wp:positionV>
                <wp:extent cx="5929630" cy="1812290"/>
                <wp:effectExtent l="0" t="0" r="0" b="0"/>
                <wp:wrapTopAndBottom/>
                <wp:docPr id="147806678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18122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2E5DEC" w14:textId="77777777" w:rsidR="00B1240A" w:rsidRPr="00750784" w:rsidRDefault="00B1240A" w:rsidP="00697928">
                            <w:pPr>
                              <w:spacing w:before="0"/>
                              <w:rPr>
                                <w:color w:val="000000" w:themeColor="text1"/>
                              </w:rPr>
                            </w:pPr>
                            <w:r w:rsidRPr="00750784">
                              <w:rPr>
                                <w:color w:val="000000" w:themeColor="text1"/>
                              </w:rPr>
                              <w:t>Holos V4 will use the following constant values:</w:t>
                            </w:r>
                          </w:p>
                          <w:p w14:paraId="1CD61FF9" w14:textId="77777777" w:rsidR="00B1240A" w:rsidRPr="002445DC" w:rsidRDefault="00B1240A" w:rsidP="00697928">
                            <w:pPr>
                              <w:spacing w:before="0"/>
                              <w:rPr>
                                <w:i/>
                                <w:color w:val="000000" w:themeColor="text1"/>
                              </w:rPr>
                            </w:pPr>
                            <w:r w:rsidRPr="002445DC">
                              <w:rPr>
                                <w:i/>
                                <w:color w:val="000000" w:themeColor="text1"/>
                              </w:rPr>
                              <w:t>For annuals:</w:t>
                            </w:r>
                          </w:p>
                          <w:p w14:paraId="5D9542E3" w14:textId="77777777" w:rsidR="00B1240A" w:rsidRPr="00750784" w:rsidRDefault="00B1240A" w:rsidP="00697928">
                            <w:pPr>
                              <w:spacing w:before="0"/>
                              <w:rPr>
                                <w:color w:val="000000" w:themeColor="text1"/>
                              </w:rPr>
                            </w:pPr>
                            <w:r w:rsidRPr="00750784">
                              <w:rPr>
                                <w:color w:val="000000" w:themeColor="text1"/>
                              </w:rPr>
                              <w:t>EmergenceDay</w:t>
                            </w:r>
                            <w:r w:rsidRPr="00750784">
                              <w:rPr>
                                <w:color w:val="000000" w:themeColor="text1"/>
                              </w:rPr>
                              <w:tab/>
                              <w:t>141</w:t>
                            </w:r>
                          </w:p>
                          <w:p w14:paraId="4233D77B" w14:textId="77777777" w:rsidR="00B1240A" w:rsidRPr="00750784" w:rsidRDefault="00B1240A" w:rsidP="00697928">
                            <w:pPr>
                              <w:spacing w:before="0"/>
                              <w:rPr>
                                <w:color w:val="000000" w:themeColor="text1"/>
                              </w:rPr>
                            </w:pPr>
                            <w:r w:rsidRPr="00750784">
                              <w:rPr>
                                <w:color w:val="000000" w:themeColor="text1"/>
                              </w:rPr>
                              <w:t>RipeningDay</w:t>
                            </w:r>
                            <w:r w:rsidRPr="00750784">
                              <w:rPr>
                                <w:color w:val="000000" w:themeColor="text1"/>
                              </w:rPr>
                              <w:tab/>
                              <w:t>197</w:t>
                            </w:r>
                          </w:p>
                          <w:p w14:paraId="59DE5B6E" w14:textId="77777777" w:rsidR="00B1240A" w:rsidRDefault="00B1240A" w:rsidP="00697928">
                            <w:pPr>
                              <w:spacing w:before="0"/>
                              <w:rPr>
                                <w:color w:val="000000" w:themeColor="text1"/>
                              </w:rPr>
                            </w:pPr>
                            <w:r w:rsidRPr="00750784">
                              <w:rPr>
                                <w:color w:val="000000" w:themeColor="text1"/>
                              </w:rPr>
                              <w:t>Variance</w:t>
                            </w:r>
                            <w:r w:rsidRPr="00750784">
                              <w:rPr>
                                <w:color w:val="000000" w:themeColor="text1"/>
                              </w:rPr>
                              <w:tab/>
                              <w:t>300</w:t>
                            </w:r>
                          </w:p>
                          <w:p w14:paraId="42666B52" w14:textId="77777777" w:rsidR="00B1240A" w:rsidRPr="002445DC" w:rsidRDefault="00B1240A" w:rsidP="00697928">
                            <w:pPr>
                              <w:spacing w:before="0"/>
                              <w:rPr>
                                <w:i/>
                                <w:color w:val="000000" w:themeColor="text1"/>
                              </w:rPr>
                            </w:pPr>
                            <w:r w:rsidRPr="002445DC">
                              <w:rPr>
                                <w:i/>
                                <w:color w:val="000000" w:themeColor="text1"/>
                              </w:rPr>
                              <w:t>For perennials:</w:t>
                            </w:r>
                          </w:p>
                          <w:p w14:paraId="6E2FF2E4" w14:textId="77777777" w:rsidR="00B1240A" w:rsidRPr="003C0941" w:rsidRDefault="00B1240A" w:rsidP="00697928">
                            <w:pPr>
                              <w:spacing w:before="0"/>
                              <w:rPr>
                                <w:color w:val="000000" w:themeColor="text1"/>
                              </w:rPr>
                            </w:pPr>
                            <w:r w:rsidRPr="003C0941">
                              <w:rPr>
                                <w:color w:val="000000" w:themeColor="text1"/>
                              </w:rPr>
                              <w:t>EmergenceDay</w:t>
                            </w:r>
                            <w:r w:rsidRPr="003C0941">
                              <w:rPr>
                                <w:color w:val="000000" w:themeColor="text1"/>
                              </w:rPr>
                              <w:tab/>
                              <w:t>75</w:t>
                            </w:r>
                          </w:p>
                          <w:p w14:paraId="40860752" w14:textId="77777777" w:rsidR="00B1240A" w:rsidRPr="003C0941" w:rsidRDefault="00B1240A" w:rsidP="00697928">
                            <w:pPr>
                              <w:spacing w:before="0"/>
                              <w:rPr>
                                <w:color w:val="000000" w:themeColor="text1"/>
                              </w:rPr>
                            </w:pPr>
                            <w:r w:rsidRPr="003C0941">
                              <w:rPr>
                                <w:color w:val="000000" w:themeColor="text1"/>
                              </w:rPr>
                              <w:t>RipeningDay</w:t>
                            </w:r>
                            <w:r w:rsidRPr="003C0941">
                              <w:rPr>
                                <w:color w:val="000000" w:themeColor="text1"/>
                              </w:rPr>
                              <w:tab/>
                              <w:t>300</w:t>
                            </w:r>
                          </w:p>
                          <w:p w14:paraId="70D39D3E" w14:textId="77777777" w:rsidR="00B1240A" w:rsidRDefault="00B1240A" w:rsidP="00697928">
                            <w:pPr>
                              <w:spacing w:before="0"/>
                              <w:rPr>
                                <w:color w:val="000000" w:themeColor="text1"/>
                              </w:rPr>
                            </w:pPr>
                            <w:r w:rsidRPr="003C0941">
                              <w:rPr>
                                <w:color w:val="000000" w:themeColor="text1"/>
                              </w:rPr>
                              <w:t>Variance</w:t>
                            </w:r>
                            <w:r w:rsidRPr="003C0941">
                              <w:rPr>
                                <w:color w:val="000000" w:themeColor="text1"/>
                              </w:rPr>
                              <w:tab/>
                              <w:t>1500</w:t>
                            </w:r>
                          </w:p>
                          <w:p w14:paraId="0144462B" w14:textId="77777777" w:rsidR="00B1240A" w:rsidRPr="00750784" w:rsidRDefault="00B1240A" w:rsidP="00AF5BA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87162" id="Rectangle 54" o:spid="_x0000_s1027" style="position:absolute;left:0;text-align:left;margin-left:0;margin-top:21.9pt;width:466.9pt;height:142.7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" fillcolor="white [3212]" strokecolor="#243f60 [1604]" strokeweight="2pt">
                <v:path arrowok="t"/>
                <v:textbox>
                  <w:txbxContent>
                    <w:p w14:paraId="5B2E5DEC" w14:textId="77777777" w:rsidR="00B1240A" w:rsidRPr="00750784" w:rsidRDefault="00B1240A" w:rsidP="00697928">
                      <w:pPr>
                        <w:spacing w:before="0"/>
                        <w:rPr>
                          <w:color w:val="000000" w:themeColor="text1"/>
                        </w:rPr>
                      </w:pPr>
                      <w:r w:rsidRPr="00750784">
                        <w:rPr>
                          <w:color w:val="000000" w:themeColor="text1"/>
                        </w:rPr>
                        <w:t>Holos V4 will use the following constant values:</w:t>
                      </w:r>
                    </w:p>
                    <w:p w14:paraId="1CD61FF9" w14:textId="77777777" w:rsidR="00B1240A" w:rsidRPr="002445DC" w:rsidRDefault="00B1240A" w:rsidP="00697928">
                      <w:pPr>
                        <w:spacing w:before="0"/>
                        <w:rPr>
                          <w:i/>
                          <w:color w:val="000000" w:themeColor="text1"/>
                        </w:rPr>
                      </w:pPr>
                      <w:r w:rsidRPr="002445DC">
                        <w:rPr>
                          <w:i/>
                          <w:color w:val="000000" w:themeColor="text1"/>
                        </w:rPr>
                        <w:t>For annuals:</w:t>
                      </w:r>
                    </w:p>
                    <w:p w14:paraId="5D9542E3" w14:textId="77777777" w:rsidR="00B1240A" w:rsidRPr="00750784" w:rsidRDefault="00B1240A" w:rsidP="00697928">
                      <w:pPr>
                        <w:spacing w:before="0"/>
                        <w:rPr>
                          <w:color w:val="000000" w:themeColor="text1"/>
                        </w:rPr>
                      </w:pPr>
                      <w:r w:rsidRPr="00750784">
                        <w:rPr>
                          <w:color w:val="000000" w:themeColor="text1"/>
                        </w:rPr>
                        <w:t>EmergenceDay</w:t>
                      </w:r>
                      <w:r w:rsidRPr="00750784">
                        <w:rPr>
                          <w:color w:val="000000" w:themeColor="text1"/>
                        </w:rPr>
                        <w:tab/>
                        <w:t>141</w:t>
                      </w:r>
                    </w:p>
                    <w:p w14:paraId="4233D77B" w14:textId="77777777" w:rsidR="00B1240A" w:rsidRPr="00750784" w:rsidRDefault="00B1240A" w:rsidP="00697928">
                      <w:pPr>
                        <w:spacing w:before="0"/>
                        <w:rPr>
                          <w:color w:val="000000" w:themeColor="text1"/>
                        </w:rPr>
                      </w:pPr>
                      <w:r w:rsidRPr="00750784">
                        <w:rPr>
                          <w:color w:val="000000" w:themeColor="text1"/>
                        </w:rPr>
                        <w:t>RipeningDay</w:t>
                      </w:r>
                      <w:r w:rsidRPr="00750784">
                        <w:rPr>
                          <w:color w:val="000000" w:themeColor="text1"/>
                        </w:rPr>
                        <w:tab/>
                        <w:t>197</w:t>
                      </w:r>
                    </w:p>
                    <w:p w14:paraId="59DE5B6E" w14:textId="77777777" w:rsidR="00B1240A" w:rsidRDefault="00B1240A" w:rsidP="00697928">
                      <w:pPr>
                        <w:spacing w:before="0"/>
                        <w:rPr>
                          <w:color w:val="000000" w:themeColor="text1"/>
                        </w:rPr>
                      </w:pPr>
                      <w:r w:rsidRPr="00750784">
                        <w:rPr>
                          <w:color w:val="000000" w:themeColor="text1"/>
                        </w:rPr>
                        <w:t>Variance</w:t>
                      </w:r>
                      <w:r w:rsidRPr="00750784">
                        <w:rPr>
                          <w:color w:val="000000" w:themeColor="text1"/>
                        </w:rPr>
                        <w:tab/>
                        <w:t>300</w:t>
                      </w:r>
                    </w:p>
                    <w:p w14:paraId="42666B52" w14:textId="77777777" w:rsidR="00B1240A" w:rsidRPr="002445DC" w:rsidRDefault="00B1240A" w:rsidP="00697928">
                      <w:pPr>
                        <w:spacing w:before="0"/>
                        <w:rPr>
                          <w:i/>
                          <w:color w:val="000000" w:themeColor="text1"/>
                        </w:rPr>
                      </w:pPr>
                      <w:r w:rsidRPr="002445DC">
                        <w:rPr>
                          <w:i/>
                          <w:color w:val="000000" w:themeColor="text1"/>
                        </w:rPr>
                        <w:t>For perennials:</w:t>
                      </w:r>
                    </w:p>
                    <w:p w14:paraId="6E2FF2E4" w14:textId="77777777" w:rsidR="00B1240A" w:rsidRPr="003C0941" w:rsidRDefault="00B1240A" w:rsidP="00697928">
                      <w:pPr>
                        <w:spacing w:before="0"/>
                        <w:rPr>
                          <w:color w:val="000000" w:themeColor="text1"/>
                        </w:rPr>
                      </w:pPr>
                      <w:r w:rsidRPr="003C0941">
                        <w:rPr>
                          <w:color w:val="000000" w:themeColor="text1"/>
                        </w:rPr>
                        <w:t>EmergenceDay</w:t>
                      </w:r>
                      <w:r w:rsidRPr="003C0941">
                        <w:rPr>
                          <w:color w:val="000000" w:themeColor="text1"/>
                        </w:rPr>
                        <w:tab/>
                        <w:t>75</w:t>
                      </w:r>
                    </w:p>
                    <w:p w14:paraId="40860752" w14:textId="77777777" w:rsidR="00B1240A" w:rsidRPr="003C0941" w:rsidRDefault="00B1240A" w:rsidP="00697928">
                      <w:pPr>
                        <w:spacing w:before="0"/>
                        <w:rPr>
                          <w:color w:val="000000" w:themeColor="text1"/>
                        </w:rPr>
                      </w:pPr>
                      <w:r w:rsidRPr="003C0941">
                        <w:rPr>
                          <w:color w:val="000000" w:themeColor="text1"/>
                        </w:rPr>
                        <w:t>RipeningDay</w:t>
                      </w:r>
                      <w:r w:rsidRPr="003C0941">
                        <w:rPr>
                          <w:color w:val="000000" w:themeColor="text1"/>
                        </w:rPr>
                        <w:tab/>
                        <w:t>300</w:t>
                      </w:r>
                    </w:p>
                    <w:p w14:paraId="70D39D3E" w14:textId="77777777" w:rsidR="00B1240A" w:rsidRDefault="00B1240A" w:rsidP="00697928">
                      <w:pPr>
                        <w:spacing w:before="0"/>
                        <w:rPr>
                          <w:color w:val="000000" w:themeColor="text1"/>
                        </w:rPr>
                      </w:pPr>
                      <w:r w:rsidRPr="003C0941">
                        <w:rPr>
                          <w:color w:val="000000" w:themeColor="text1"/>
                        </w:rPr>
                        <w:t>Variance</w:t>
                      </w:r>
                      <w:r w:rsidRPr="003C0941">
                        <w:rPr>
                          <w:color w:val="000000" w:themeColor="text1"/>
                        </w:rPr>
                        <w:tab/>
                        <w:t>1500</w:t>
                      </w:r>
                    </w:p>
                    <w:p w14:paraId="0144462B" w14:textId="77777777" w:rsidR="00B1240A" w:rsidRPr="00750784" w:rsidRDefault="00B1240A" w:rsidP="00AF5BA1">
                      <w:pPr>
                        <w:rPr>
                          <w:color w:val="000000" w:themeColor="text1"/>
                        </w:rPr>
                      </w:pPr>
                    </w:p>
                  </w:txbxContent>
                </v:textbox>
                <w10:wrap type="topAndBottom" anchorx="margin"/>
              </v:rect>
            </w:pict>
          </mc:Fallback>
        </mc:AlternateContent>
      </w:r>
      <w:r w:rsidR="00C7711A" w:rsidRPr="00D5649B">
        <w:rPr>
          <w:rFonts w:cstheme="minorHAnsi"/>
          <w:i/>
          <w:sz w:val="20"/>
        </w:rPr>
        <w:t>V</w:t>
      </w:r>
      <w:r w:rsidR="00F27EA1" w:rsidRPr="00D5649B">
        <w:rPr>
          <w:rFonts w:cstheme="minorHAnsi"/>
          <w:i/>
          <w:sz w:val="20"/>
        </w:rPr>
        <w:t>ariance</w:t>
      </w:r>
      <w:r w:rsidR="00C7711A" w:rsidRPr="00D5649B">
        <w:rPr>
          <w:rFonts w:cstheme="minorHAnsi"/>
          <w:sz w:val="20"/>
        </w:rPr>
        <w:tab/>
        <w:t>Width of distribution function</w:t>
      </w:r>
    </w:p>
    <w:p w14:paraId="7F4AF10D" w14:textId="471A67C6" w:rsidR="00AF5BA1" w:rsidRDefault="00AF5BA1" w:rsidP="009E6E5D">
      <w:pPr>
        <w:keepLines/>
        <w:widowControl w:val="0"/>
        <w:tabs>
          <w:tab w:val="clear" w:pos="2880"/>
          <w:tab w:val="clear" w:pos="9360"/>
        </w:tabs>
        <w:spacing w:before="0"/>
        <w:ind w:left="2837" w:hanging="2837"/>
        <w:rPr>
          <w:rFonts w:cstheme="minorHAnsi"/>
          <w:sz w:val="20"/>
        </w:rPr>
      </w:pPr>
    </w:p>
    <w:p w14:paraId="5392514D" w14:textId="77777777" w:rsidR="005A05E5" w:rsidRPr="00D5649B" w:rsidRDefault="005A05E5" w:rsidP="009076DA">
      <w:pPr>
        <w:pStyle w:val="Heading5"/>
      </w:pPr>
      <w:bookmarkStart w:id="91" w:name="_Toc528936546"/>
      <w:bookmarkStart w:id="92" w:name="_Ref109993936"/>
      <w:r w:rsidRPr="00D5649B">
        <w:t>Water content at wilting point and field capacity</w:t>
      </w:r>
      <w:bookmarkEnd w:id="91"/>
      <w:bookmarkEnd w:id="92"/>
    </w:p>
    <w:p w14:paraId="2F45D8D5" w14:textId="49A72E81" w:rsidR="006B7144"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=-0.837531+0.430183×SoilOrganic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Percent</m:t>
            </m:r>
          </m:sub>
        </m:sSub>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w:t>
      </w:r>
      <w:r w:rsidR="001977CC">
        <w:rPr>
          <w:rFonts w:cstheme="minorHAnsi"/>
          <w:b/>
        </w:rPr>
        <w:fldChar w:fldCharType="end"/>
      </w:r>
    </w:p>
    <w:p w14:paraId="259C1F66" w14:textId="30898509" w:rsidR="006B7144"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=-1.40744+0.0661969×ClayContent×100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5</w:t>
      </w:r>
      <w:r w:rsidR="001977CC">
        <w:rPr>
          <w:rFonts w:cstheme="minorHAnsi"/>
          <w:b/>
        </w:rPr>
        <w:fldChar w:fldCharType="end"/>
      </w:r>
    </w:p>
    <w:p w14:paraId="716D527C" w14:textId="2F739876" w:rsidR="006B7144"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=-1.51866+0.0393284×SandContent×100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6</w:t>
      </w:r>
      <w:r w:rsidR="001977CC">
        <w:rPr>
          <w:rFonts w:cstheme="minorHAnsi"/>
          <w:b/>
        </w:rPr>
        <w:fldChar w:fldCharType="end"/>
      </w:r>
    </w:p>
    <w:p w14:paraId="0A02555D" w14:textId="7C60AE5E" w:rsidR="007A2BC4" w:rsidRPr="00D5649B" w:rsidRDefault="00B57040" w:rsidP="009358A6">
      <w:pPr>
        <w:keepNext/>
        <w:tabs>
          <w:tab w:val="clear" w:pos="2880"/>
          <w:tab w:val="clear" w:pos="9360"/>
          <w:tab w:val="right" w:pos="9781"/>
        </w:tabs>
        <w:spacing w:after="120"/>
        <w:ind w:left="2608" w:right="1576" w:hanging="2608"/>
        <w:rPr>
          <w:rFonts w:cstheme="minorHAnsi"/>
          <w:b/>
        </w:rPr>
      </w:pPr>
      <m:oMath>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=14.2568+7.36318×</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0.06865+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0.108713×Org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0.0157225×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0.00102805×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0.886569×Cla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0.223581×Org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0.0126379×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0.017059×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0.0135266×Org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0.0334434×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0.0535182×San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0.0354271×Org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0.00261313×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0.154563×Cla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0.0160219×Org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0.0400606×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0.104875×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0.0159857×Org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0.0671656×Cla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0.0260699×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7A2BC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7</w:t>
      </w:r>
      <w:r w:rsidR="001977CC">
        <w:rPr>
          <w:rFonts w:cstheme="minorHAnsi"/>
          <w:b/>
        </w:rPr>
        <w:fldChar w:fldCharType="end"/>
      </w:r>
    </w:p>
    <w:p w14:paraId="16917D12" w14:textId="554010E6" w:rsidR="006B7144"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WiltingPoint=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8</w:t>
      </w:r>
      <w:r w:rsidR="001977CC">
        <w:rPr>
          <w:rFonts w:cstheme="minorHAnsi"/>
          <w:b/>
        </w:rPr>
        <w:fldChar w:fldCharType="end"/>
      </w:r>
    </w:p>
    <w:p w14:paraId="6677DC6D"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1F5026FA" w14:textId="4B1DC258"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Pr="00D5649B">
        <w:rPr>
          <w:rFonts w:cstheme="minorHAnsi"/>
          <w:sz w:val="20"/>
        </w:rPr>
        <w:t xml:space="preserve">factor </w:t>
      </w:r>
    </w:p>
    <w:p w14:paraId="60F41571" w14:textId="4FB5878E"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 by weight (%, SLC data table)</w:t>
      </w:r>
    </w:p>
    <w:p w14:paraId="0EE77AFA"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lastRenderedPageBreak/>
        <w:t>Clay</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Clay factor</w:t>
      </w:r>
      <w:r w:rsidRPr="00D5649B">
        <w:rPr>
          <w:rFonts w:cstheme="minorHAnsi"/>
          <w:sz w:val="20"/>
        </w:rPr>
        <w:tab/>
      </w:r>
    </w:p>
    <w:p w14:paraId="61658403"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Pr="00D5649B">
        <w:rPr>
          <w:rFonts w:cstheme="minorHAnsi"/>
          <w:i/>
          <w:sz w:val="20"/>
        </w:rPr>
        <w:tab/>
      </w:r>
      <w:r w:rsidRPr="00D5649B">
        <w:rPr>
          <w:rFonts w:cstheme="minorHAnsi"/>
          <w:sz w:val="20"/>
        </w:rPr>
        <w:t xml:space="preserve">Proportion of clay in soil (SLC data table) </w:t>
      </w:r>
    </w:p>
    <w:p w14:paraId="0E8653F7"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sz w:val="20"/>
        </w:rPr>
        <w:t>Sand</w:t>
      </w:r>
      <w:r w:rsidRPr="00D5649B">
        <w:rPr>
          <w:rFonts w:cstheme="minorHAnsi"/>
          <w:sz w:val="20"/>
          <w:vertAlign w:val="subscript"/>
        </w:rPr>
        <w:t>factor</w:t>
      </w:r>
      <w:proofErr w:type="spellEnd"/>
      <w:r w:rsidRPr="00D5649B">
        <w:rPr>
          <w:rFonts w:cstheme="minorHAnsi"/>
          <w:sz w:val="20"/>
        </w:rPr>
        <w:tab/>
        <w:t>Sand factor</w:t>
      </w:r>
    </w:p>
    <w:p w14:paraId="524FDB4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Pr="00D5649B">
        <w:rPr>
          <w:rFonts w:cstheme="minorHAnsi"/>
          <w:i/>
          <w:sz w:val="20"/>
        </w:rPr>
        <w:tab/>
      </w:r>
      <w:r w:rsidRPr="00D5649B">
        <w:rPr>
          <w:rFonts w:cstheme="minorHAnsi"/>
          <w:sz w:val="20"/>
        </w:rPr>
        <w:t>Proportion of sand in soil (SLC data table)</w:t>
      </w:r>
    </w:p>
    <w:p w14:paraId="5C9C4DF8"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wilting point (%)</w:t>
      </w:r>
    </w:p>
    <w:p w14:paraId="736803C0"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Pr="00D5649B">
        <w:rPr>
          <w:rFonts w:cstheme="minorHAnsi"/>
          <w:i/>
          <w:sz w:val="20"/>
        </w:rPr>
        <w:tab/>
      </w:r>
      <w:r w:rsidRPr="00D5649B">
        <w:rPr>
          <w:rFonts w:cstheme="minorHAnsi"/>
          <w:sz w:val="20"/>
        </w:rPr>
        <w:t>Proportion of water content at wilting point (mm</w:t>
      </w:r>
      <w:r w:rsidRPr="00D5649B">
        <w:rPr>
          <w:rFonts w:cstheme="minorHAnsi"/>
          <w:sz w:val="20"/>
          <w:vertAlign w:val="superscript"/>
        </w:rPr>
        <w:t xml:space="preserve">3 </w:t>
      </w:r>
      <w:r w:rsidRPr="00D5649B">
        <w:rPr>
          <w:rFonts w:cstheme="minorHAnsi"/>
          <w:sz w:val="20"/>
        </w:rPr>
        <w:t>mm</w:t>
      </w:r>
      <w:r w:rsidRPr="00D5649B">
        <w:rPr>
          <w:rFonts w:cstheme="minorHAnsi"/>
          <w:sz w:val="20"/>
          <w:vertAlign w:val="superscript"/>
        </w:rPr>
        <w:t>-3</w:t>
      </w:r>
      <w:r w:rsidRPr="00D5649B">
        <w:rPr>
          <w:rFonts w:cstheme="minorHAnsi"/>
          <w:sz w:val="20"/>
        </w:rPr>
        <w:t xml:space="preserve">) </w:t>
      </w:r>
    </w:p>
    <w:p w14:paraId="7864C2B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FieldCapacity</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field capacity (%)</w:t>
      </w:r>
    </w:p>
    <w:p w14:paraId="7EBAF8A6" w14:textId="77777777" w:rsidR="00004BCF" w:rsidRDefault="00A37E8F" w:rsidP="00004BCF">
      <w:pPr>
        <w:keepNext/>
        <w:keepLines/>
        <w:widowControl w:val="0"/>
        <w:tabs>
          <w:tab w:val="clear" w:pos="2880"/>
          <w:tab w:val="clear" w:pos="9360"/>
        </w:tabs>
        <w:spacing w:before="0"/>
        <w:ind w:left="2837" w:hanging="2837"/>
        <w:rPr>
          <w:rFonts w:cstheme="minorHAnsi"/>
          <w:sz w:val="20"/>
        </w:rPr>
      </w:pPr>
      <w:proofErr w:type="spellStart"/>
      <w:r w:rsidRPr="00D5649B">
        <w:rPr>
          <w:rFonts w:cstheme="minorHAnsi"/>
          <w:i/>
          <w:sz w:val="20"/>
        </w:rPr>
        <w:t>FieldCapacity</w:t>
      </w:r>
      <w:proofErr w:type="spellEnd"/>
      <w:r w:rsidRPr="00D5649B">
        <w:rPr>
          <w:rFonts w:cstheme="minorHAnsi"/>
          <w:i/>
          <w:sz w:val="20"/>
        </w:rPr>
        <w:tab/>
      </w:r>
      <w:r w:rsidRPr="00D5649B">
        <w:rPr>
          <w:rFonts w:cstheme="minorHAnsi"/>
          <w:sz w:val="20"/>
        </w:rPr>
        <w:t>Proportion of water at field capacity (mm</w:t>
      </w:r>
      <w:r w:rsidRPr="00D5649B">
        <w:rPr>
          <w:rFonts w:cstheme="minorHAnsi"/>
          <w:sz w:val="20"/>
          <w:vertAlign w:val="superscript"/>
        </w:rPr>
        <w:t>3</w:t>
      </w:r>
      <w:r w:rsidRPr="00D5649B">
        <w:rPr>
          <w:rFonts w:cstheme="minorHAnsi"/>
          <w:sz w:val="20"/>
        </w:rPr>
        <w:t xml:space="preserve"> mm</w:t>
      </w:r>
      <w:r w:rsidRPr="00D5649B">
        <w:rPr>
          <w:rFonts w:cstheme="minorHAnsi"/>
          <w:sz w:val="20"/>
          <w:vertAlign w:val="superscript"/>
        </w:rPr>
        <w:t>-3</w:t>
      </w:r>
      <w:r w:rsidRPr="00D5649B">
        <w:rPr>
          <w:rFonts w:cstheme="minorHAnsi"/>
          <w:sz w:val="20"/>
        </w:rPr>
        <w:t xml:space="preserve">) </w:t>
      </w:r>
    </w:p>
    <w:p w14:paraId="28668325" w14:textId="77777777" w:rsidR="00004BCF" w:rsidRDefault="00004BCF" w:rsidP="00004BCF">
      <w:pPr>
        <w:keepNext/>
        <w:keepLines/>
        <w:widowControl w:val="0"/>
        <w:tabs>
          <w:tab w:val="clear" w:pos="2880"/>
          <w:tab w:val="clear" w:pos="9360"/>
        </w:tabs>
        <w:spacing w:before="0"/>
        <w:ind w:left="2837" w:hanging="2837"/>
        <w:rPr>
          <w:rFonts w:cstheme="minorHAnsi"/>
          <w:i/>
        </w:rPr>
      </w:pPr>
    </w:p>
    <w:p w14:paraId="59BF24D8" w14:textId="4F34F6EB" w:rsidR="002B3B63" w:rsidRPr="00D5649B" w:rsidRDefault="00B57040" w:rsidP="00F32EA1">
      <w:pPr>
        <w:keepNext/>
        <w:keepLines/>
        <w:widowControl w:val="0"/>
        <w:tabs>
          <w:tab w:val="clear" w:pos="2880"/>
          <w:tab w:val="clear" w:pos="9360"/>
          <w:tab w:val="left" w:pos="2700"/>
          <w:tab w:val="right" w:pos="9781"/>
        </w:tabs>
        <w:spacing w:after="120"/>
        <w:ind w:left="2700" w:right="23" w:hanging="2700"/>
        <w:rPr>
          <w:rFonts w:cstheme="minorHAnsi"/>
          <w:b/>
          <w:color w:val="000000" w:themeColor="text1"/>
        </w:rPr>
      </w:pPr>
      <m:oMath>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=29.7528+10.3544×</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0.0461615+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0.290955×Org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0.0496845×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0.00704802×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0.269101×Cla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0.176528×Org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0.0543138×</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0.1982×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0.320249×San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0.0111693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0.14104×Cla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0.0657345×Org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0.102026×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0.04012×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0.160838×Org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0.121392×Cla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0.061667×</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16579A" w:rsidRPr="00D5649B">
        <w:rPr>
          <w:rFonts w:cstheme="minorHAnsi"/>
          <w:b/>
          <w:color w:val="000000" w:themeColor="text1"/>
        </w:rPr>
        <w:tab/>
      </w:r>
      <w:r w:rsidR="007A2BC4" w:rsidRPr="00D5649B">
        <w:rPr>
          <w:rFonts w:cstheme="minorHAnsi"/>
          <w:b/>
          <w:color w:val="000000" w:themeColor="text1"/>
        </w:rPr>
        <w:t xml:space="preserve">Eq. </w:t>
      </w:r>
      <w:r w:rsidR="001977CC">
        <w:rPr>
          <w:rFonts w:cstheme="minorHAnsi"/>
          <w:b/>
          <w:color w:val="000000" w:themeColor="text1"/>
        </w:rPr>
        <w:fldChar w:fldCharType="begin"/>
      </w:r>
      <w:r w:rsidR="001977CC">
        <w:rPr>
          <w:rFonts w:cstheme="minorHAnsi"/>
          <w:b/>
          <w:color w:val="000000" w:themeColor="text1"/>
        </w:rPr>
        <w:instrText xml:space="preserve"> STYLEREF 3 \s </w:instrText>
      </w:r>
      <w:r w:rsidR="001977CC">
        <w:rPr>
          <w:rFonts w:cstheme="minorHAnsi"/>
          <w:b/>
          <w:color w:val="000000" w:themeColor="text1"/>
        </w:rPr>
        <w:fldChar w:fldCharType="separate"/>
      </w:r>
      <w:r w:rsidR="001977CC">
        <w:rPr>
          <w:rFonts w:cstheme="minorHAnsi"/>
          <w:b/>
          <w:noProof/>
          <w:color w:val="000000" w:themeColor="text1"/>
        </w:rPr>
        <w:t>2.1.1</w:t>
      </w:r>
      <w:r w:rsidR="001977CC">
        <w:rPr>
          <w:rFonts w:cstheme="minorHAnsi"/>
          <w:b/>
          <w:color w:val="000000" w:themeColor="text1"/>
        </w:rPr>
        <w:fldChar w:fldCharType="end"/>
      </w:r>
      <w:r w:rsidR="001977CC">
        <w:rPr>
          <w:rFonts w:cstheme="minorHAnsi"/>
          <w:b/>
          <w:color w:val="000000" w:themeColor="text1"/>
        </w:rPr>
        <w:noBreakHyphen/>
      </w:r>
      <w:r w:rsidR="001977CC">
        <w:rPr>
          <w:rFonts w:cstheme="minorHAnsi"/>
          <w:b/>
          <w:color w:val="000000" w:themeColor="text1"/>
        </w:rPr>
        <w:fldChar w:fldCharType="begin"/>
      </w:r>
      <w:r w:rsidR="001977CC">
        <w:rPr>
          <w:rFonts w:cstheme="minorHAnsi"/>
          <w:b/>
          <w:color w:val="000000" w:themeColor="text1"/>
        </w:rPr>
        <w:instrText xml:space="preserve"> SEQ Eq. \* ARABIC \s 3 </w:instrText>
      </w:r>
      <w:r w:rsidR="001977CC">
        <w:rPr>
          <w:rFonts w:cstheme="minorHAnsi"/>
          <w:b/>
          <w:color w:val="000000" w:themeColor="text1"/>
        </w:rPr>
        <w:fldChar w:fldCharType="separate"/>
      </w:r>
      <w:r w:rsidR="001977CC">
        <w:rPr>
          <w:rFonts w:cstheme="minorHAnsi"/>
          <w:b/>
          <w:noProof/>
          <w:color w:val="000000" w:themeColor="text1"/>
        </w:rPr>
        <w:t>9</w:t>
      </w:r>
      <w:r w:rsidR="001977CC">
        <w:rPr>
          <w:rFonts w:cstheme="minorHAnsi"/>
          <w:b/>
          <w:color w:val="000000" w:themeColor="text1"/>
        </w:rPr>
        <w:fldChar w:fldCharType="end"/>
      </w:r>
    </w:p>
    <w:p w14:paraId="14F5614A" w14:textId="24F42F50" w:rsidR="008A44CE"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FieldCapacity=</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8A44CE" w:rsidRPr="00D5649B">
        <w:rPr>
          <w:rFonts w:cstheme="minorHAnsi"/>
          <w:b/>
          <w:color w:val="A6A6A6" w:themeColor="background1" w:themeShade="A6"/>
        </w:rPr>
        <w:t xml:space="preserve">    </w:t>
      </w:r>
      <w:r w:rsidR="008A44CE" w:rsidRPr="00D5649B">
        <w:rPr>
          <w:rFonts w:cstheme="minorHAnsi"/>
          <w:b/>
          <w:color w:val="A6A6A6" w:themeColor="background1" w:themeShade="A6"/>
        </w:rPr>
        <w:tab/>
      </w:r>
      <w:r w:rsidR="008A44CE"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10</w:t>
      </w:r>
      <w:r w:rsidR="001977CC">
        <w:rPr>
          <w:rFonts w:cstheme="minorHAnsi"/>
          <w:b/>
        </w:rPr>
        <w:fldChar w:fldCharType="end"/>
      </w:r>
    </w:p>
    <w:p w14:paraId="24A22029"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7AB89B49" w14:textId="7F536D7E" w:rsidR="008F519F"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005E1FA0" w:rsidRPr="00D5649B">
        <w:rPr>
          <w:rFonts w:cstheme="minorHAnsi"/>
          <w:i/>
          <w:sz w:val="20"/>
        </w:rPr>
        <w:tab/>
      </w:r>
      <w:r w:rsidR="005E1FA0"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005E1FA0" w:rsidRPr="00D5649B">
        <w:rPr>
          <w:rFonts w:cstheme="minorHAnsi"/>
          <w:sz w:val="20"/>
        </w:rPr>
        <w:t>factor</w:t>
      </w:r>
      <w:r w:rsidR="0057011D" w:rsidRPr="00D5649B">
        <w:rPr>
          <w:rFonts w:cstheme="minorHAnsi"/>
          <w:sz w:val="20"/>
        </w:rPr>
        <w:t xml:space="preserve"> </w:t>
      </w:r>
    </w:p>
    <w:p w14:paraId="172A29EC" w14:textId="3E9C6685" w:rsidR="00701F1C" w:rsidRPr="00D5649B" w:rsidRDefault="00C14049"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w:t>
      </w:r>
      <w:r w:rsidR="008E5A4F" w:rsidRPr="00D5649B">
        <w:rPr>
          <w:rFonts w:cstheme="minorHAnsi"/>
          <w:sz w:val="20"/>
        </w:rPr>
        <w:t>, by weight (%</w:t>
      </w:r>
      <w:r w:rsidR="008F519F" w:rsidRPr="00D5649B">
        <w:rPr>
          <w:rFonts w:cstheme="minorHAnsi"/>
          <w:sz w:val="20"/>
        </w:rPr>
        <w:t>, SLC data table</w:t>
      </w:r>
      <w:r w:rsidR="00BE1CC9" w:rsidRPr="00D5649B">
        <w:rPr>
          <w:rFonts w:cstheme="minorHAnsi"/>
          <w:sz w:val="20"/>
        </w:rPr>
        <w:t>)</w:t>
      </w:r>
    </w:p>
    <w:p w14:paraId="4796F38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00F809B3" w:rsidRPr="00D5649B">
        <w:rPr>
          <w:rFonts w:cstheme="minorHAnsi"/>
          <w:i/>
          <w:sz w:val="20"/>
        </w:rPr>
        <w:tab/>
      </w:r>
      <w:r w:rsidR="00F809B3" w:rsidRPr="00D5649B">
        <w:rPr>
          <w:rFonts w:cstheme="minorHAnsi"/>
          <w:sz w:val="20"/>
        </w:rPr>
        <w:t>Clay factor</w:t>
      </w:r>
      <w:r w:rsidR="00F809B3" w:rsidRPr="00D5649B">
        <w:rPr>
          <w:rFonts w:cstheme="minorHAnsi"/>
          <w:sz w:val="20"/>
        </w:rPr>
        <w:tab/>
      </w:r>
    </w:p>
    <w:p w14:paraId="0508CBF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00F809B3" w:rsidRPr="00D5649B">
        <w:rPr>
          <w:rFonts w:cstheme="minorHAnsi"/>
          <w:i/>
          <w:sz w:val="20"/>
        </w:rPr>
        <w:tab/>
      </w:r>
      <w:r w:rsidR="00F809B3" w:rsidRPr="00D5649B">
        <w:rPr>
          <w:rFonts w:cstheme="minorHAnsi"/>
          <w:sz w:val="20"/>
        </w:rPr>
        <w:t>Proportion of clay in soil</w:t>
      </w:r>
      <w:r w:rsidR="008F519F" w:rsidRPr="00D5649B">
        <w:rPr>
          <w:rFonts w:cstheme="minorHAnsi"/>
          <w:sz w:val="20"/>
        </w:rPr>
        <w:t xml:space="preserve"> (SLC data table)</w:t>
      </w:r>
      <w:r w:rsidR="00F809B3" w:rsidRPr="00D5649B">
        <w:rPr>
          <w:rFonts w:cstheme="minorHAnsi"/>
          <w:sz w:val="20"/>
        </w:rPr>
        <w:t xml:space="preserve"> </w:t>
      </w:r>
    </w:p>
    <w:p w14:paraId="3D84D735"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sz w:val="20"/>
        </w:rPr>
        <w:t>Sand</w:t>
      </w:r>
      <w:r w:rsidRPr="00D5649B">
        <w:rPr>
          <w:rFonts w:cstheme="minorHAnsi"/>
          <w:sz w:val="20"/>
          <w:vertAlign w:val="subscript"/>
        </w:rPr>
        <w:t>factor</w:t>
      </w:r>
      <w:proofErr w:type="spellEnd"/>
      <w:r w:rsidR="00F809B3" w:rsidRPr="00D5649B">
        <w:rPr>
          <w:rFonts w:cstheme="minorHAnsi"/>
          <w:sz w:val="20"/>
        </w:rPr>
        <w:tab/>
        <w:t>Sand factor</w:t>
      </w:r>
    </w:p>
    <w:p w14:paraId="2C40F35B"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00F809B3" w:rsidRPr="00D5649B">
        <w:rPr>
          <w:rFonts w:cstheme="minorHAnsi"/>
          <w:i/>
          <w:sz w:val="20"/>
        </w:rPr>
        <w:tab/>
      </w:r>
      <w:r w:rsidR="00F809B3" w:rsidRPr="00D5649B">
        <w:rPr>
          <w:rFonts w:cstheme="minorHAnsi"/>
          <w:sz w:val="20"/>
        </w:rPr>
        <w:t>Proportion of sand in soil</w:t>
      </w:r>
      <w:r w:rsidR="008F519F" w:rsidRPr="00D5649B">
        <w:rPr>
          <w:rFonts w:cstheme="minorHAnsi"/>
          <w:sz w:val="20"/>
        </w:rPr>
        <w:t xml:space="preserve"> (SLC data table)</w:t>
      </w:r>
    </w:p>
    <w:p w14:paraId="52C4C180"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00E5204C" w:rsidRPr="00D5649B">
        <w:rPr>
          <w:rFonts w:cstheme="minorHAnsi"/>
          <w:i/>
          <w:sz w:val="20"/>
          <w:vertAlign w:val="subscript"/>
        </w:rPr>
        <w:t>Percent</w:t>
      </w:r>
      <w:proofErr w:type="spellEnd"/>
      <w:r w:rsidR="00F809B3" w:rsidRPr="00D5649B">
        <w:rPr>
          <w:rFonts w:cstheme="minorHAnsi"/>
          <w:i/>
          <w:sz w:val="20"/>
        </w:rPr>
        <w:tab/>
      </w:r>
      <w:r w:rsidR="00F809B3" w:rsidRPr="00D5649B">
        <w:rPr>
          <w:rFonts w:cstheme="minorHAnsi"/>
          <w:sz w:val="20"/>
        </w:rPr>
        <w:t>Water content at wilting point</w:t>
      </w:r>
      <w:r w:rsidR="00BA0946" w:rsidRPr="00D5649B">
        <w:rPr>
          <w:rFonts w:cstheme="minorHAnsi"/>
          <w:sz w:val="20"/>
        </w:rPr>
        <w:t xml:space="preserve"> (%</w:t>
      </w:r>
      <w:r w:rsidR="00F809B3" w:rsidRPr="00D5649B">
        <w:rPr>
          <w:rFonts w:cstheme="minorHAnsi"/>
          <w:sz w:val="20"/>
        </w:rPr>
        <w:t>)</w:t>
      </w:r>
    </w:p>
    <w:p w14:paraId="6140245D"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00F809B3" w:rsidRPr="00D5649B">
        <w:rPr>
          <w:rFonts w:cstheme="minorHAnsi"/>
          <w:i/>
          <w:sz w:val="20"/>
        </w:rPr>
        <w:tab/>
      </w:r>
      <w:r w:rsidR="00E5204C" w:rsidRPr="00D5649B">
        <w:rPr>
          <w:rFonts w:cstheme="minorHAnsi"/>
          <w:sz w:val="20"/>
        </w:rPr>
        <w:t>Proportion</w:t>
      </w:r>
      <w:r w:rsidR="00F809B3" w:rsidRPr="00D5649B">
        <w:rPr>
          <w:rFonts w:cstheme="minorHAnsi"/>
          <w:sz w:val="20"/>
        </w:rPr>
        <w:t xml:space="preserve"> of water content at wilting point</w:t>
      </w:r>
      <w:r w:rsidR="005A2983" w:rsidRPr="00D5649B">
        <w:rPr>
          <w:rFonts w:cstheme="minorHAnsi"/>
          <w:sz w:val="20"/>
        </w:rPr>
        <w:t xml:space="preserve"> </w:t>
      </w:r>
      <w:r w:rsidR="00BA0946" w:rsidRPr="00D5649B">
        <w:rPr>
          <w:rFonts w:cstheme="minorHAnsi"/>
          <w:sz w:val="20"/>
        </w:rPr>
        <w:t>(mm</w:t>
      </w:r>
      <w:r w:rsidR="00BA0946" w:rsidRPr="00D5649B">
        <w:rPr>
          <w:rFonts w:cstheme="minorHAnsi"/>
          <w:sz w:val="20"/>
          <w:vertAlign w:val="superscript"/>
        </w:rPr>
        <w:t xml:space="preserve">3 </w:t>
      </w:r>
      <w:r w:rsidR="00BA0946" w:rsidRPr="00D5649B">
        <w:rPr>
          <w:rFonts w:cstheme="minorHAnsi"/>
          <w:sz w:val="20"/>
        </w:rPr>
        <w:t>mm</w:t>
      </w:r>
      <w:r w:rsidR="00BA0946" w:rsidRPr="00D5649B">
        <w:rPr>
          <w:rFonts w:cstheme="minorHAnsi"/>
          <w:sz w:val="20"/>
          <w:vertAlign w:val="superscript"/>
        </w:rPr>
        <w:t>-3</w:t>
      </w:r>
      <w:r w:rsidR="00BA0946" w:rsidRPr="00D5649B">
        <w:rPr>
          <w:rFonts w:cstheme="minorHAnsi"/>
          <w:sz w:val="20"/>
        </w:rPr>
        <w:t>)</w:t>
      </w:r>
      <w:r w:rsidR="00F809B3" w:rsidRPr="00D5649B">
        <w:rPr>
          <w:rFonts w:cstheme="minorHAnsi"/>
          <w:sz w:val="20"/>
        </w:rPr>
        <w:t xml:space="preserve"> </w:t>
      </w:r>
    </w:p>
    <w:p w14:paraId="74BFEDF5"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E5204C" w:rsidRPr="00D5649B">
        <w:rPr>
          <w:rFonts w:cstheme="minorHAnsi"/>
          <w:i/>
          <w:sz w:val="20"/>
        </w:rPr>
        <w:t>Capacity</w:t>
      </w:r>
      <w:r w:rsidR="00E5204C" w:rsidRPr="00D5649B">
        <w:rPr>
          <w:rFonts w:cstheme="minorHAnsi"/>
          <w:i/>
          <w:sz w:val="20"/>
          <w:vertAlign w:val="subscript"/>
        </w:rPr>
        <w:t>Percent</w:t>
      </w:r>
      <w:proofErr w:type="spellEnd"/>
      <w:r w:rsidR="007868B5" w:rsidRPr="00D5649B">
        <w:rPr>
          <w:rFonts w:cstheme="minorHAnsi"/>
          <w:i/>
          <w:sz w:val="20"/>
        </w:rPr>
        <w:tab/>
      </w:r>
      <w:r w:rsidR="008C07A4" w:rsidRPr="00D5649B">
        <w:rPr>
          <w:rFonts w:cstheme="minorHAnsi"/>
          <w:sz w:val="20"/>
        </w:rPr>
        <w:t>Water content at f</w:t>
      </w:r>
      <w:r w:rsidR="008B2750" w:rsidRPr="00D5649B">
        <w:rPr>
          <w:rFonts w:cstheme="minorHAnsi"/>
          <w:sz w:val="20"/>
        </w:rPr>
        <w:t xml:space="preserve">ield capacity </w:t>
      </w:r>
      <w:r w:rsidR="007868B5" w:rsidRPr="00D5649B">
        <w:rPr>
          <w:rFonts w:cstheme="minorHAnsi"/>
          <w:sz w:val="20"/>
        </w:rPr>
        <w:t>(</w:t>
      </w:r>
      <w:r w:rsidR="00BA0946" w:rsidRPr="00D5649B">
        <w:rPr>
          <w:rFonts w:cstheme="minorHAnsi"/>
          <w:sz w:val="20"/>
        </w:rPr>
        <w:t>%</w:t>
      </w:r>
      <w:r w:rsidR="007868B5" w:rsidRPr="00D5649B">
        <w:rPr>
          <w:rFonts w:cstheme="minorHAnsi"/>
          <w:sz w:val="20"/>
        </w:rPr>
        <w:t>)</w:t>
      </w:r>
    </w:p>
    <w:p w14:paraId="0218B89C"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701F1C" w:rsidRPr="00D5649B">
        <w:rPr>
          <w:rFonts w:cstheme="minorHAnsi"/>
          <w:i/>
          <w:sz w:val="20"/>
        </w:rPr>
        <w:t>Capacity</w:t>
      </w:r>
      <w:proofErr w:type="spellEnd"/>
      <w:r w:rsidR="007868B5" w:rsidRPr="00D5649B">
        <w:rPr>
          <w:rFonts w:cstheme="minorHAnsi"/>
          <w:i/>
          <w:sz w:val="20"/>
        </w:rPr>
        <w:tab/>
      </w:r>
      <w:r w:rsidR="00E5204C" w:rsidRPr="00D5649B">
        <w:rPr>
          <w:rFonts w:cstheme="minorHAnsi"/>
          <w:sz w:val="20"/>
        </w:rPr>
        <w:t>Proportion</w:t>
      </w:r>
      <w:r w:rsidR="00BF3AFF" w:rsidRPr="00D5649B">
        <w:rPr>
          <w:rFonts w:cstheme="minorHAnsi"/>
          <w:sz w:val="20"/>
        </w:rPr>
        <w:t xml:space="preserve"> of water at f</w:t>
      </w:r>
      <w:r w:rsidR="007868B5" w:rsidRPr="00D5649B">
        <w:rPr>
          <w:rFonts w:cstheme="minorHAnsi"/>
          <w:sz w:val="20"/>
        </w:rPr>
        <w:t>ield capacity</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w:t>
      </w:r>
      <w:r w:rsidR="007868B5" w:rsidRPr="00D5649B">
        <w:rPr>
          <w:rFonts w:cstheme="minorHAnsi"/>
          <w:sz w:val="20"/>
        </w:rPr>
        <w:t xml:space="preserve"> </w:t>
      </w:r>
    </w:p>
    <w:p w14:paraId="096EDBAB" w14:textId="77777777" w:rsidR="004408E7" w:rsidRPr="00D5649B" w:rsidRDefault="004408E7" w:rsidP="009076DA">
      <w:pPr>
        <w:pStyle w:val="Heading5"/>
      </w:pPr>
      <w:bookmarkStart w:id="93" w:name="_Toc528936547"/>
      <w:r w:rsidRPr="00D5649B">
        <w:t>Soil temperature</w:t>
      </w:r>
      <w:bookmarkEnd w:id="93"/>
    </w:p>
    <w:p w14:paraId="7CEDDBED" w14:textId="77777777" w:rsidR="0015410B" w:rsidRPr="00D5649B" w:rsidRDefault="0015410B" w:rsidP="00E2464D">
      <w:pPr>
        <w:spacing w:after="120"/>
        <w:rPr>
          <w:rFonts w:cstheme="minorHAnsi"/>
        </w:rPr>
      </w:pPr>
      <w:r w:rsidRPr="00D5649B">
        <w:rPr>
          <w:rFonts w:cstheme="minorHAnsi"/>
        </w:rPr>
        <w:t>The soil temperature algorithms involve a series of looping equations based on soil temperature the previous day.</w:t>
      </w:r>
    </w:p>
    <w:p w14:paraId="4C1B1BC2" w14:textId="357BC4D9" w:rsidR="002B3B63"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SoilMeanDepth=</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SoilTopThickness</m:t>
            </m:r>
          </m:num>
          <m:den>
            <m:r>
              <m:rPr>
                <m:sty m:val="bi"/>
              </m:rPr>
              <w:rPr>
                <w:rFonts w:ascii="Cambria Math" w:hAnsi="Cambria Math" w:cstheme="minorHAnsi"/>
                <w:color w:val="000000" w:themeColor="text1"/>
              </w:rPr>
              <m:t>20</m:t>
            </m:r>
          </m:den>
        </m:f>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11</w:t>
      </w:r>
      <w:r w:rsidR="001977CC">
        <w:rPr>
          <w:rFonts w:cstheme="minorHAnsi"/>
          <w:b/>
        </w:rPr>
        <w:fldChar w:fldCharType="end"/>
      </w:r>
    </w:p>
    <w:p w14:paraId="4704B82B" w14:textId="13ECB732" w:rsidR="002B3B63" w:rsidRPr="00D5649B" w:rsidRDefault="00B57040" w:rsidP="009358A6">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LeafAreaIndex=0.8×GAI</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12</w:t>
      </w:r>
      <w:r w:rsidR="001977CC">
        <w:rPr>
          <w:rFonts w:cstheme="minorHAnsi"/>
          <w:b/>
        </w:rPr>
        <w:fldChar w:fldCharType="end"/>
      </w:r>
    </w:p>
    <w:p w14:paraId="1B1A2988" w14:textId="77777777" w:rsidR="00A37E8F" w:rsidRPr="00D5649B" w:rsidRDefault="00A37E8F" w:rsidP="00AF22B5">
      <w:pPr>
        <w:tabs>
          <w:tab w:val="clear" w:pos="2880"/>
          <w:tab w:val="clear" w:pos="9360"/>
        </w:tabs>
        <w:ind w:left="2835" w:hanging="2835"/>
        <w:rPr>
          <w:rFonts w:cstheme="minorHAnsi"/>
          <w:sz w:val="20"/>
        </w:rPr>
      </w:pPr>
      <w:r w:rsidRPr="00D5649B">
        <w:rPr>
          <w:rFonts w:cstheme="minorHAnsi"/>
          <w:sz w:val="20"/>
        </w:rPr>
        <w:t>where</w:t>
      </w:r>
    </w:p>
    <w:p w14:paraId="55B80D10"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SoilMeanDepth</w:t>
      </w:r>
      <w:proofErr w:type="spellEnd"/>
      <w:r w:rsidRPr="00D5649B">
        <w:rPr>
          <w:rFonts w:cstheme="minorHAnsi"/>
          <w:i/>
          <w:sz w:val="20"/>
        </w:rPr>
        <w:tab/>
      </w:r>
      <w:r w:rsidRPr="00D5649B">
        <w:rPr>
          <w:rFonts w:cstheme="minorHAnsi"/>
          <w:sz w:val="20"/>
        </w:rPr>
        <w:t>Soil mean depth (mm)</w:t>
      </w:r>
    </w:p>
    <w:p w14:paraId="10DA03AB"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lastRenderedPageBreak/>
        <w:t>SoilTopThickness</w:t>
      </w:r>
      <w:proofErr w:type="spellEnd"/>
      <w:r w:rsidRPr="00D5649B">
        <w:rPr>
          <w:rFonts w:cstheme="minorHAnsi"/>
          <w:i/>
          <w:sz w:val="20"/>
        </w:rPr>
        <w:tab/>
      </w:r>
      <w:r w:rsidR="007C4D13" w:rsidRPr="00D5649B">
        <w:rPr>
          <w:rFonts w:cstheme="minorHAnsi"/>
          <w:sz w:val="20"/>
        </w:rPr>
        <w:t>Thickness of top layer (mm)</w:t>
      </w:r>
    </w:p>
    <w:p w14:paraId="16CB7D55" w14:textId="271474D5" w:rsidR="00C91458" w:rsidRPr="00D5649B" w:rsidRDefault="00EE6923"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1344" behindDoc="0" locked="0" layoutInCell="1" allowOverlap="1" wp14:anchorId="5CE6B1ED" wp14:editId="5E8ECB27">
                <wp:simplePos x="0" y="0"/>
                <wp:positionH relativeFrom="margin">
                  <wp:align>left</wp:align>
                </wp:positionH>
                <wp:positionV relativeFrom="paragraph">
                  <wp:posOffset>252730</wp:posOffset>
                </wp:positionV>
                <wp:extent cx="5916295" cy="688340"/>
                <wp:effectExtent l="0" t="0" r="8255" b="0"/>
                <wp:wrapTopAndBottom/>
                <wp:docPr id="7767899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295" cy="688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84290" w14:textId="77777777" w:rsidR="00B1240A" w:rsidRPr="002073D1" w:rsidRDefault="00B1240A" w:rsidP="002073D1">
                            <w:pPr>
                              <w:rPr>
                                <w:color w:val="000000" w:themeColor="text1"/>
                              </w:rPr>
                            </w:pPr>
                            <w:r w:rsidRPr="002073D1">
                              <w:rPr>
                                <w:color w:val="000000" w:themeColor="text1"/>
                              </w:rPr>
                              <w:t>Holos V4 will use the following constant values:</w:t>
                            </w:r>
                          </w:p>
                          <w:p w14:paraId="682E6574" w14:textId="77777777" w:rsidR="00B1240A" w:rsidRPr="002073D1" w:rsidRDefault="00B1240A" w:rsidP="002073D1">
                            <w:pPr>
                              <w:rPr>
                                <w:color w:val="000000" w:themeColor="text1"/>
                              </w:rPr>
                            </w:pPr>
                            <w:r w:rsidRPr="002073D1">
                              <w:rPr>
                                <w:color w:val="000000" w:themeColor="text1"/>
                              </w:rPr>
                              <w:t>SoilTopThickness</w:t>
                            </w:r>
                            <w:r w:rsidRPr="002073D1">
                              <w:rPr>
                                <w:color w:val="000000" w:themeColor="text1"/>
                              </w:rPr>
                              <w:tab/>
                              <w:t>250mm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B1ED" id="Rectangle 53" o:spid="_x0000_s1028" style="position:absolute;left:0;text-align:left;margin-left:0;margin-top:19.9pt;width:465.85pt;height:54.2pt;z-index:25164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" fillcolor="white [3212]" strokecolor="#243f60 [1604]" strokeweight="2pt">
                <v:path arrowok="t"/>
                <v:textbox>
                  <w:txbxContent>
                    <w:p w14:paraId="4D484290" w14:textId="77777777" w:rsidR="00B1240A" w:rsidRPr="002073D1" w:rsidRDefault="00B1240A" w:rsidP="002073D1">
                      <w:pPr>
                        <w:rPr>
                          <w:color w:val="000000" w:themeColor="text1"/>
                        </w:rPr>
                      </w:pPr>
                      <w:r w:rsidRPr="002073D1">
                        <w:rPr>
                          <w:color w:val="000000" w:themeColor="text1"/>
                        </w:rPr>
                        <w:t>Holos V4 will use the following constant values:</w:t>
                      </w:r>
                    </w:p>
                    <w:p w14:paraId="682E6574" w14:textId="77777777" w:rsidR="00B1240A" w:rsidRPr="002073D1" w:rsidRDefault="00B1240A" w:rsidP="002073D1">
                      <w:pPr>
                        <w:rPr>
                          <w:color w:val="000000" w:themeColor="text1"/>
                        </w:rPr>
                      </w:pPr>
                      <w:r w:rsidRPr="002073D1">
                        <w:rPr>
                          <w:color w:val="000000" w:themeColor="text1"/>
                        </w:rPr>
                        <w:t>SoilTopThickness</w:t>
                      </w:r>
                      <w:r w:rsidRPr="002073D1">
                        <w:rPr>
                          <w:color w:val="000000" w:themeColor="text1"/>
                        </w:rPr>
                        <w:tab/>
                        <w:t>250mm</w:t>
                      </w:r>
                    </w:p>
                  </w:txbxContent>
                </v:textbox>
                <w10:wrap type="topAndBottom" anchorx="margin"/>
              </v:rect>
            </w:pict>
          </mc:Fallback>
        </mc:AlternateContent>
      </w:r>
      <w:proofErr w:type="spellStart"/>
      <w:r w:rsidR="00C91458" w:rsidRPr="00D5649B">
        <w:rPr>
          <w:rFonts w:cstheme="minorHAnsi"/>
          <w:i/>
          <w:sz w:val="20"/>
        </w:rPr>
        <w:t>LeafAreaIndex</w:t>
      </w:r>
      <w:proofErr w:type="spellEnd"/>
      <w:r w:rsidR="00C91458" w:rsidRPr="00D5649B">
        <w:rPr>
          <w:rFonts w:cstheme="minorHAnsi"/>
          <w:i/>
          <w:sz w:val="20"/>
        </w:rPr>
        <w:tab/>
      </w:r>
      <w:r w:rsidR="00C91458" w:rsidRPr="00D5649B">
        <w:rPr>
          <w:rFonts w:cstheme="minorHAnsi"/>
          <w:sz w:val="20"/>
        </w:rPr>
        <w:t>Leaf area index</w:t>
      </w:r>
    </w:p>
    <w:p w14:paraId="1793E0ED" w14:textId="77777777" w:rsidR="002903DA" w:rsidRPr="00D5649B" w:rsidRDefault="002903DA" w:rsidP="009076DA">
      <w:pPr>
        <w:pStyle w:val="Heading6"/>
        <w:rPr>
          <w:rStyle w:val="Emphasis"/>
          <w:rFonts w:cstheme="minorHAnsi"/>
          <w:b w:val="0"/>
          <w:i w:val="0"/>
        </w:rPr>
      </w:pPr>
      <w:r w:rsidRPr="00D5649B">
        <w:rPr>
          <w:rStyle w:val="Emphasis"/>
          <w:rFonts w:cstheme="minorHAnsi"/>
          <w:b w:val="0"/>
          <w:i w:val="0"/>
        </w:rPr>
        <w:t>Surface Temperature</w:t>
      </w:r>
    </w:p>
    <w:p w14:paraId="1F289CAC" w14:textId="77777777" w:rsidR="002903DA" w:rsidRPr="00D5649B" w:rsidRDefault="002903DA" w:rsidP="00E2464D">
      <w:pPr>
        <w:pStyle w:val="MTDisplayEquation"/>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&lt;</w:t>
      </w:r>
      <w:r w:rsidR="00331A65" w:rsidRPr="00D5649B">
        <w:rPr>
          <w:rFonts w:cstheme="minorHAnsi"/>
        </w:rPr>
        <w:t xml:space="preserve"> </w:t>
      </w:r>
      <w:r w:rsidRPr="00D5649B">
        <w:rPr>
          <w:rFonts w:cstheme="minorHAnsi"/>
        </w:rPr>
        <w:t>0˚C</w:t>
      </w:r>
    </w:p>
    <w:p w14:paraId="740F2B47" w14:textId="6F8F1F84" w:rsidR="002B3B63"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SurfaceTemp=0.20×Temperature</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13</w:t>
      </w:r>
      <w:r w:rsidR="001977CC">
        <w:rPr>
          <w:rFonts w:cstheme="minorHAnsi"/>
          <w:b/>
        </w:rPr>
        <w:fldChar w:fldCharType="end"/>
      </w:r>
    </w:p>
    <w:p w14:paraId="04FC36DC" w14:textId="77777777" w:rsidR="002903DA" w:rsidRPr="00D5649B" w:rsidRDefault="002903DA" w:rsidP="00E2464D">
      <w:pPr>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&gt;=</w:t>
      </w:r>
      <w:r w:rsidR="00331A65" w:rsidRPr="00D5649B">
        <w:rPr>
          <w:rFonts w:cstheme="minorHAnsi"/>
        </w:rPr>
        <w:t xml:space="preserve"> </w:t>
      </w:r>
      <w:r w:rsidRPr="00D5649B">
        <w:rPr>
          <w:rFonts w:cstheme="minorHAnsi"/>
        </w:rPr>
        <w:t>0˚C</w:t>
      </w:r>
    </w:p>
    <w:p w14:paraId="5AD15755" w14:textId="598F2A31" w:rsidR="002B3B63" w:rsidRPr="00D5649B"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SurfaceTemp=Temperature×</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0.95+0.05×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-0.4×</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LeafAreaIndex-3</m:t>
                    </m:r>
                  </m:e>
                </m:d>
              </m:sup>
            </m:sSup>
          </m:e>
        </m:d>
      </m:oMath>
      <w:r w:rsidR="002B3B63" w:rsidRPr="00D5649B">
        <w:rPr>
          <w:rFonts w:cstheme="minorHAnsi"/>
          <w:b/>
          <w:color w:val="A6A6A6" w:themeColor="background1" w:themeShade="A6"/>
        </w:rPr>
        <w:t xml:space="preserve"> </w:t>
      </w:r>
      <w:r w:rsidR="0016579A" w:rsidRPr="00D5649B">
        <w:rPr>
          <w:rFonts w:cstheme="minorHAnsi"/>
          <w:b/>
          <w:color w:val="A6A6A6" w:themeColor="background1" w:themeShade="A6"/>
        </w:rPr>
        <w:tab/>
      </w:r>
      <w:r w:rsidR="002B3B63"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14</w:t>
      </w:r>
      <w:r w:rsidR="001977CC">
        <w:rPr>
          <w:rFonts w:cstheme="minorHAnsi"/>
          <w:b/>
        </w:rPr>
        <w:fldChar w:fldCharType="end"/>
      </w:r>
    </w:p>
    <w:p w14:paraId="2C1047AC" w14:textId="77777777"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079A6BA0" w14:textId="77777777" w:rsidR="00691659" w:rsidRPr="00D5649B" w:rsidRDefault="007F2702" w:rsidP="00AF22B5">
      <w:pPr>
        <w:tabs>
          <w:tab w:val="clear" w:pos="2880"/>
          <w:tab w:val="clear" w:pos="9360"/>
        </w:tabs>
        <w:spacing w:before="0"/>
        <w:ind w:left="2835" w:hanging="2835"/>
        <w:rPr>
          <w:rFonts w:cstheme="minorHAnsi"/>
          <w:sz w:val="20"/>
        </w:rPr>
      </w:pPr>
      <w:r w:rsidRPr="00D5649B">
        <w:rPr>
          <w:rFonts w:cstheme="minorHAnsi"/>
          <w:i/>
          <w:sz w:val="20"/>
        </w:rPr>
        <w:t>Temperature</w:t>
      </w:r>
      <w:r w:rsidRPr="00D5649B">
        <w:rPr>
          <w:rFonts w:cstheme="minorHAnsi"/>
          <w:i/>
          <w:sz w:val="20"/>
        </w:rPr>
        <w:tab/>
      </w:r>
      <w:r w:rsidR="00591831" w:rsidRPr="00D5649B">
        <w:rPr>
          <w:rFonts w:cstheme="minorHAnsi"/>
          <w:sz w:val="20"/>
        </w:rPr>
        <w:t>Daily mean a</w:t>
      </w:r>
      <w:r w:rsidR="00691659" w:rsidRPr="00D5649B">
        <w:rPr>
          <w:rFonts w:cstheme="minorHAnsi"/>
          <w:sz w:val="20"/>
        </w:rPr>
        <w:t>ir t</w:t>
      </w:r>
      <w:r w:rsidR="008440FD" w:rsidRPr="00D5649B">
        <w:rPr>
          <w:rFonts w:cstheme="minorHAnsi"/>
          <w:sz w:val="20"/>
        </w:rPr>
        <w:t>emperature (˚C</w:t>
      </w:r>
      <w:r w:rsidR="00E3792C" w:rsidRPr="00D5649B">
        <w:rPr>
          <w:rFonts w:cstheme="minorHAnsi"/>
          <w:sz w:val="20"/>
        </w:rPr>
        <w:t>,</w:t>
      </w:r>
      <w:r w:rsidR="00591831" w:rsidRPr="00D5649B">
        <w:rPr>
          <w:rFonts w:cstheme="minorHAnsi"/>
          <w:sz w:val="20"/>
        </w:rPr>
        <w:t xml:space="preserve"> by month -</w:t>
      </w:r>
      <w:r w:rsidR="00E3792C" w:rsidRPr="00D5649B">
        <w:rPr>
          <w:rFonts w:cstheme="minorHAnsi"/>
          <w:sz w:val="20"/>
        </w:rPr>
        <w:t xml:space="preserve"> SLC data table</w:t>
      </w:r>
      <w:r w:rsidR="008440FD" w:rsidRPr="00D5649B">
        <w:rPr>
          <w:rFonts w:cstheme="minorHAnsi"/>
          <w:sz w:val="20"/>
        </w:rPr>
        <w:t>)</w:t>
      </w:r>
    </w:p>
    <w:p w14:paraId="4A1FA04E" w14:textId="77777777" w:rsidR="00691659" w:rsidRPr="0035331E" w:rsidRDefault="00691659" w:rsidP="00AF22B5">
      <w:pPr>
        <w:tabs>
          <w:tab w:val="clear" w:pos="2880"/>
          <w:tab w:val="clear" w:pos="9360"/>
        </w:tabs>
        <w:spacing w:before="0"/>
        <w:ind w:left="2835" w:hanging="2835"/>
        <w:rPr>
          <w:rFonts w:cstheme="minorHAnsi"/>
          <w:sz w:val="20"/>
          <w:lang w:val="fr-CA"/>
        </w:rPr>
      </w:pPr>
      <w:proofErr w:type="spellStart"/>
      <w:r w:rsidRPr="0035331E">
        <w:rPr>
          <w:rFonts w:cstheme="minorHAnsi"/>
          <w:i/>
          <w:sz w:val="20"/>
          <w:lang w:val="fr-CA"/>
        </w:rPr>
        <w:t>SurfaceTemp</w:t>
      </w:r>
      <w:proofErr w:type="spellEnd"/>
      <w:r w:rsidRPr="0035331E">
        <w:rPr>
          <w:rFonts w:cstheme="minorHAnsi"/>
          <w:i/>
          <w:sz w:val="20"/>
          <w:lang w:val="fr-CA"/>
        </w:rPr>
        <w:tab/>
      </w:r>
      <w:proofErr w:type="spellStart"/>
      <w:r w:rsidRPr="0035331E">
        <w:rPr>
          <w:rFonts w:cstheme="minorHAnsi"/>
          <w:sz w:val="20"/>
          <w:lang w:val="fr-CA"/>
        </w:rPr>
        <w:t>Soil</w:t>
      </w:r>
      <w:proofErr w:type="spellEnd"/>
      <w:r w:rsidRPr="0035331E">
        <w:rPr>
          <w:rFonts w:cstheme="minorHAnsi"/>
          <w:sz w:val="20"/>
          <w:lang w:val="fr-CA"/>
        </w:rPr>
        <w:t xml:space="preserve"> surface </w:t>
      </w:r>
      <w:proofErr w:type="spellStart"/>
      <w:r w:rsidRPr="0035331E">
        <w:rPr>
          <w:rFonts w:cstheme="minorHAnsi"/>
          <w:sz w:val="20"/>
          <w:lang w:val="fr-CA"/>
        </w:rPr>
        <w:t>temperature</w:t>
      </w:r>
      <w:proofErr w:type="spellEnd"/>
      <w:r w:rsidRPr="0035331E">
        <w:rPr>
          <w:rFonts w:cstheme="minorHAnsi"/>
          <w:sz w:val="20"/>
          <w:lang w:val="fr-CA"/>
        </w:rPr>
        <w:t xml:space="preserve"> (˚C)</w:t>
      </w:r>
    </w:p>
    <w:p w14:paraId="3A55BF9B" w14:textId="77777777" w:rsidR="0061556D" w:rsidRPr="00D5649B" w:rsidRDefault="002903DA" w:rsidP="009076DA">
      <w:pPr>
        <w:pStyle w:val="Heading6"/>
        <w:rPr>
          <w:rStyle w:val="Emphasis"/>
          <w:rFonts w:cstheme="minorHAnsi"/>
          <w:b w:val="0"/>
          <w:i w:val="0"/>
        </w:rPr>
      </w:pPr>
      <w:r w:rsidRPr="00D5649B">
        <w:rPr>
          <w:rStyle w:val="Emphasis"/>
          <w:rFonts w:cstheme="minorHAnsi"/>
          <w:b w:val="0"/>
        </w:rPr>
        <w:t>Soil Temperature</w:t>
      </w:r>
      <w:r w:rsidR="00CB6974" w:rsidRPr="00D5649B">
        <w:rPr>
          <w:rStyle w:val="Emphasis"/>
          <w:rFonts w:cstheme="minorHAnsi"/>
          <w:b w:val="0"/>
        </w:rPr>
        <w:t xml:space="preserve"> </w:t>
      </w:r>
    </w:p>
    <w:p w14:paraId="06A46D09" w14:textId="77777777" w:rsidR="007E10C8" w:rsidRPr="00D5649B" w:rsidRDefault="007E10C8" w:rsidP="00E2464D">
      <w:pPr>
        <w:spacing w:after="120"/>
        <w:rPr>
          <w:rFonts w:cstheme="minorHAnsi"/>
        </w:rPr>
      </w:pPr>
      <w:r w:rsidRPr="00D5649B">
        <w:rPr>
          <w:rFonts w:cstheme="minorHAnsi"/>
        </w:rPr>
        <w:t>On Day 1 (</w:t>
      </w:r>
      <w:r w:rsidR="00AF17D1" w:rsidRPr="00D5649B">
        <w:rPr>
          <w:rFonts w:cstheme="minorHAnsi"/>
        </w:rPr>
        <w:t>i</w:t>
      </w:r>
      <w:r w:rsidRPr="00D5649B">
        <w:rPr>
          <w:rFonts w:cstheme="minorHAnsi"/>
        </w:rPr>
        <w:t xml:space="preserve">f </w:t>
      </w:r>
      <w:proofErr w:type="spellStart"/>
      <w:r w:rsidRPr="00D5649B">
        <w:rPr>
          <w:rFonts w:cstheme="minorHAnsi"/>
        </w:rPr>
        <w:t>JulianDay</w:t>
      </w:r>
      <w:proofErr w:type="spellEnd"/>
      <w:r w:rsidR="0061556D" w:rsidRPr="00D5649B">
        <w:rPr>
          <w:rFonts w:cstheme="minorHAnsi"/>
        </w:rPr>
        <w:t xml:space="preserve"> </w:t>
      </w:r>
      <w:r w:rsidRPr="00D5649B">
        <w:rPr>
          <w:rFonts w:cstheme="minorHAnsi"/>
        </w:rPr>
        <w:t>=</w:t>
      </w:r>
      <w:r w:rsidR="0061556D" w:rsidRPr="00D5649B">
        <w:rPr>
          <w:rFonts w:cstheme="minorHAnsi"/>
        </w:rPr>
        <w:t xml:space="preserve"> </w:t>
      </w:r>
      <w:r w:rsidRPr="00D5649B">
        <w:rPr>
          <w:rFonts w:cstheme="minorHAnsi"/>
        </w:rPr>
        <w:t>1)</w:t>
      </w:r>
    </w:p>
    <w:p w14:paraId="6CF7AFEF" w14:textId="6294D394" w:rsidR="002B3B63" w:rsidRPr="00D5649B" w:rsidRDefault="00000000"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=0</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15</w:t>
      </w:r>
      <w:r w:rsidR="001977CC">
        <w:rPr>
          <w:rFonts w:cstheme="minorHAnsi"/>
          <w:b/>
        </w:rPr>
        <w:fldChar w:fldCharType="end"/>
      </w:r>
    </w:p>
    <w:p w14:paraId="75255078" w14:textId="77777777" w:rsidR="007E10C8" w:rsidRPr="00D5649B" w:rsidRDefault="007E10C8" w:rsidP="00E2464D">
      <w:pPr>
        <w:spacing w:after="120"/>
        <w:rPr>
          <w:rFonts w:cstheme="minorHAnsi"/>
          <w:b/>
        </w:rPr>
      </w:pPr>
      <w:r w:rsidRPr="00D5649B">
        <w:rPr>
          <w:rFonts w:cstheme="minorHAnsi"/>
          <w:b/>
        </w:rPr>
        <w:t>After Day 1</w:t>
      </w:r>
      <w:r w:rsidR="00AF17D1" w:rsidRPr="00D5649B">
        <w:rPr>
          <w:rFonts w:cstheme="minorHAnsi"/>
          <w:b/>
        </w:rPr>
        <w:t xml:space="preserve"> </w:t>
      </w:r>
      <w:r w:rsidRPr="00D5649B">
        <w:rPr>
          <w:rFonts w:cstheme="minorHAnsi"/>
          <w:b/>
        </w:rPr>
        <w:t>(</w:t>
      </w:r>
      <w:r w:rsidR="00AF17D1" w:rsidRPr="00D5649B">
        <w:rPr>
          <w:rFonts w:cstheme="minorHAnsi"/>
          <w:b/>
        </w:rPr>
        <w:t>i</w:t>
      </w:r>
      <w:r w:rsidRPr="00D5649B">
        <w:rPr>
          <w:rFonts w:cstheme="minorHAnsi"/>
          <w:b/>
        </w:rPr>
        <w:t xml:space="preserve">f </w:t>
      </w:r>
      <w:proofErr w:type="spellStart"/>
      <w:r w:rsidRPr="00D5649B">
        <w:rPr>
          <w:rFonts w:cstheme="minorHAnsi"/>
          <w:b/>
        </w:rPr>
        <w:t>JulianDay</w:t>
      </w:r>
      <w:proofErr w:type="spellEnd"/>
      <w:r w:rsidR="0061556D" w:rsidRPr="00D5649B">
        <w:rPr>
          <w:rFonts w:cstheme="minorHAnsi"/>
          <w:b/>
        </w:rPr>
        <w:t xml:space="preserve"> </w:t>
      </w:r>
      <w:r w:rsidRPr="00D5649B">
        <w:rPr>
          <w:rFonts w:cstheme="minorHAnsi"/>
          <w:b/>
        </w:rPr>
        <w:t>&gt;</w:t>
      </w:r>
      <w:r w:rsidR="0061556D" w:rsidRPr="00D5649B">
        <w:rPr>
          <w:rFonts w:cstheme="minorHAnsi"/>
          <w:b/>
        </w:rPr>
        <w:t xml:space="preserve"> </w:t>
      </w:r>
      <w:r w:rsidRPr="00D5649B">
        <w:rPr>
          <w:rFonts w:cstheme="minorHAnsi"/>
          <w:b/>
        </w:rPr>
        <w:t>1)</w:t>
      </w:r>
    </w:p>
    <w:p w14:paraId="338CF41F" w14:textId="76924647" w:rsidR="002B3B63" w:rsidRPr="00D5649B" w:rsidRDefault="00000000" w:rsidP="0069428B">
      <w:pPr>
        <w:pStyle w:val="MTDisplayEquation"/>
        <w:keepNext/>
        <w:tabs>
          <w:tab w:val="clear" w:pos="2880"/>
          <w:tab w:val="clear" w:pos="9360"/>
          <w:tab w:val="right" w:pos="9781"/>
        </w:tabs>
        <w:spacing w:after="120" w:line="360" w:lineRule="auto"/>
        <w:ind w:left="1560" w:hanging="15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SurfaceTemp-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e>
        </m:d>
        <m:r>
          <m:rPr>
            <m:sty m:val="bi"/>
          </m:rPr>
          <w:rPr>
            <w:rFonts w:ascii="Cambria Math" w:hAnsi="Cambria Math" w:cstheme="minorHAnsi"/>
            <w:color w:val="000000" w:themeColor="text1"/>
          </w:rPr>
          <m:t>×0.24×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-SoilMeanDepth×0.017</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-0.15×GAI</m:t>
            </m:r>
          </m:sup>
        </m:sSup>
      </m:oMath>
      <w:r w:rsidR="002B3B63" w:rsidRPr="00D5649B">
        <w:rPr>
          <w:rFonts w:cstheme="minorHAnsi"/>
          <w:b/>
          <w:color w:val="A6A6A6" w:themeColor="background1" w:themeShade="A6"/>
        </w:rPr>
        <w:t xml:space="preserve"> </w:t>
      </w:r>
      <w:r w:rsidR="0010264B">
        <w:rPr>
          <w:rFonts w:cstheme="minorHAnsi"/>
          <w:b/>
          <w:color w:val="A6A6A6" w:themeColor="background1" w:themeShade="A6"/>
        </w:rPr>
        <w:tab/>
      </w:r>
      <w:r w:rsidR="002B3B63"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16</w:t>
      </w:r>
      <w:r w:rsidR="001977CC">
        <w:rPr>
          <w:rFonts w:cstheme="minorHAnsi"/>
          <w:b/>
        </w:rPr>
        <w:fldChar w:fldCharType="end"/>
      </w:r>
    </w:p>
    <w:p w14:paraId="417E0BB9" w14:textId="5CB9053A"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1ACED7E2" w14:textId="2F5CB0D6" w:rsidR="00442734" w:rsidRPr="00D5649B" w:rsidRDefault="00691659" w:rsidP="00591F6C">
      <w:pPr>
        <w:tabs>
          <w:tab w:val="clear" w:pos="2880"/>
          <w:tab w:val="clear" w:pos="9360"/>
        </w:tabs>
        <w:spacing w:before="0"/>
        <w:ind w:left="2835" w:hanging="2835"/>
        <w:rPr>
          <w:rFonts w:cstheme="minorHAnsi"/>
          <w:sz w:val="20"/>
        </w:rPr>
      </w:pPr>
      <w:proofErr w:type="spellStart"/>
      <w:r w:rsidRPr="00D5649B">
        <w:rPr>
          <w:rFonts w:cstheme="minorHAnsi"/>
          <w:i/>
          <w:sz w:val="20"/>
        </w:rPr>
        <w:t>SoilTemp</w:t>
      </w:r>
      <w:proofErr w:type="spellEnd"/>
      <w:r w:rsidRPr="00D5649B">
        <w:rPr>
          <w:rFonts w:cstheme="minorHAnsi"/>
          <w:i/>
          <w:sz w:val="20"/>
        </w:rPr>
        <w:tab/>
      </w:r>
      <w:r w:rsidRPr="00D5649B">
        <w:rPr>
          <w:rFonts w:cstheme="minorHAnsi"/>
          <w:sz w:val="20"/>
        </w:rPr>
        <w:t>Soil temperature (˚C)</w:t>
      </w:r>
    </w:p>
    <w:p w14:paraId="2E5D4067" w14:textId="77777777" w:rsidR="007D1759" w:rsidRPr="00D5649B" w:rsidRDefault="007D1759" w:rsidP="009076DA">
      <w:pPr>
        <w:pStyle w:val="Heading5"/>
      </w:pPr>
      <w:bookmarkStart w:id="94" w:name="_Toc528936548"/>
      <w:r w:rsidRPr="00D5649B">
        <w:t>Water Balance</w:t>
      </w:r>
      <w:bookmarkEnd w:id="94"/>
    </w:p>
    <w:p w14:paraId="01D940BC" w14:textId="6EC3060F" w:rsidR="00527B44" w:rsidRDefault="00D15B1E" w:rsidP="00E2464D">
      <w:pPr>
        <w:spacing w:after="120"/>
        <w:rPr>
          <w:rFonts w:cstheme="minorHAnsi"/>
        </w:rPr>
      </w:pPr>
      <w:r w:rsidRPr="00D5649B">
        <w:rPr>
          <w:rFonts w:cstheme="minorHAnsi"/>
        </w:rPr>
        <w:t>The water balance algorithms involve a series of looping equations based on water storage in the topsoil the previous day.</w:t>
      </w:r>
    </w:p>
    <w:p w14:paraId="0240E7D0" w14:textId="77777777" w:rsidR="00E44521" w:rsidRPr="00D5649B" w:rsidRDefault="00E44521" w:rsidP="00E44521">
      <w:pPr>
        <w:pStyle w:val="Heading6"/>
      </w:pPr>
      <w:r w:rsidRPr="00D5649B">
        <w:t>Irrigation</w:t>
      </w:r>
    </w:p>
    <w:p w14:paraId="0F09C53F" w14:textId="77777777" w:rsidR="00E44521" w:rsidRPr="00D5649B" w:rsidRDefault="00E44521" w:rsidP="00E44521">
      <w:pPr>
        <w:rPr>
          <w:rFonts w:cstheme="minorHAnsi"/>
        </w:rPr>
      </w:pPr>
      <w:r w:rsidRPr="00D5649B">
        <w:rPr>
          <w:rFonts w:cstheme="minorHAnsi"/>
        </w:rPr>
        <w:t>Default irrigation is only calculated when PE &gt; P</w:t>
      </w:r>
    </w:p>
    <w:p w14:paraId="04E0BB96" w14:textId="71D60AB2" w:rsidR="00E44521" w:rsidRPr="00A03057" w:rsidRDefault="00000000" w:rsidP="00E44521">
      <w:pPr>
        <w:keepNext/>
        <w:tabs>
          <w:tab w:val="clear" w:pos="9360"/>
          <w:tab w:val="right" w:pos="9781"/>
        </w:tabs>
        <w:spacing w:after="120"/>
        <w:rPr>
          <w:rFonts w:cstheme="minorHAnsi"/>
          <w:b/>
          <w:bCs/>
          <w:iCs/>
        </w:rPr>
      </w:pPr>
      <m:oMath>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=PE-P</m:t>
        </m:r>
      </m:oMath>
      <w:r w:rsidR="00E44521" w:rsidRPr="00D5649B">
        <w:rPr>
          <w:b/>
          <w:bCs/>
          <w:iCs/>
        </w:rPr>
        <w:t xml:space="preserve"> </w:t>
      </w:r>
      <w:r w:rsidR="00E44521" w:rsidRPr="00D5649B">
        <w:rPr>
          <w:b/>
          <w:bCs/>
          <w:iCs/>
        </w:rPr>
        <w:tab/>
      </w:r>
      <w:r w:rsidR="00E44521" w:rsidRPr="00D5649B">
        <w:rPr>
          <w:b/>
        </w:rPr>
        <w:t>Eq</w:t>
      </w:r>
      <w:r w:rsidR="00E44521" w:rsidRPr="00A03057">
        <w:rPr>
          <w:b/>
        </w:rPr>
        <w:t xml:space="preserve">. </w:t>
      </w:r>
      <w:r w:rsidR="001977CC">
        <w:rPr>
          <w:b/>
        </w:rPr>
        <w:fldChar w:fldCharType="begin"/>
      </w:r>
      <w:r w:rsidR="001977CC">
        <w:rPr>
          <w:b/>
        </w:rPr>
        <w:instrText xml:space="preserve"> STYLEREF 3 \s </w:instrText>
      </w:r>
      <w:r w:rsidR="001977CC">
        <w:rPr>
          <w:b/>
        </w:rPr>
        <w:fldChar w:fldCharType="separate"/>
      </w:r>
      <w:r w:rsidR="001977CC">
        <w:rPr>
          <w:b/>
          <w:noProof/>
        </w:rPr>
        <w:t>2.1.1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p>
    <w:p w14:paraId="3C892EBA" w14:textId="77777777"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sz w:val="20"/>
        </w:rPr>
        <w:t>where</w:t>
      </w:r>
    </w:p>
    <w:p w14:paraId="75D2691D" w14:textId="398A6B08" w:rsidR="00E44521" w:rsidRPr="00A03057" w:rsidRDefault="00E44521" w:rsidP="00E44521">
      <w:pPr>
        <w:tabs>
          <w:tab w:val="clear" w:pos="2880"/>
          <w:tab w:val="clear" w:pos="9360"/>
        </w:tabs>
        <w:spacing w:before="0"/>
        <w:ind w:left="2835" w:hanging="2835"/>
        <w:rPr>
          <w:rFonts w:cstheme="minorHAnsi"/>
          <w:sz w:val="20"/>
        </w:rPr>
      </w:pPr>
      <w:proofErr w:type="spellStart"/>
      <w:r w:rsidRPr="00A03057">
        <w:rPr>
          <w:rFonts w:cstheme="minorHAnsi"/>
          <w:i/>
          <w:sz w:val="20"/>
        </w:rPr>
        <w:t>Irrigation</w:t>
      </w:r>
      <w:r w:rsidRPr="00A03057">
        <w:rPr>
          <w:rFonts w:cstheme="minorHAnsi"/>
          <w:i/>
          <w:sz w:val="20"/>
          <w:vertAlign w:val="subscript"/>
        </w:rPr>
        <w:t>annual</w:t>
      </w:r>
      <w:proofErr w:type="spellEnd"/>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irrigation, either calculated as default, or specified by the user (mm yr</w:t>
      </w:r>
      <w:r w:rsidRPr="00A03057">
        <w:rPr>
          <w:rFonts w:cstheme="minorHAnsi"/>
          <w:sz w:val="20"/>
          <w:vertAlign w:val="superscript"/>
        </w:rPr>
        <w:t>-1</w:t>
      </w:r>
      <w:r w:rsidRPr="00A03057">
        <w:rPr>
          <w:rFonts w:cstheme="minorHAnsi"/>
          <w:sz w:val="20"/>
        </w:rPr>
        <w:t>)</w:t>
      </w:r>
    </w:p>
    <w:p w14:paraId="24176BAF" w14:textId="3596D424"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PE</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evapotranspiration (mm yr</w:t>
      </w:r>
      <w:r w:rsidRPr="00A03057">
        <w:rPr>
          <w:rFonts w:cstheme="minorHAnsi"/>
          <w:sz w:val="20"/>
          <w:vertAlign w:val="superscript"/>
        </w:rPr>
        <w:t>-1</w:t>
      </w:r>
      <w:r w:rsidRPr="00A03057">
        <w:rPr>
          <w:rFonts w:cstheme="minorHAnsi"/>
          <w:sz w:val="20"/>
        </w:rPr>
        <w:t>)</w:t>
      </w:r>
    </w:p>
    <w:p w14:paraId="318ACCA7" w14:textId="3FB8A5C2"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precipitation (mm yr</w:t>
      </w:r>
      <w:r w:rsidRPr="00A03057">
        <w:rPr>
          <w:rFonts w:cstheme="minorHAnsi"/>
          <w:sz w:val="20"/>
          <w:vertAlign w:val="superscript"/>
        </w:rPr>
        <w:t>-1</w:t>
      </w:r>
      <w:r w:rsidRPr="00A03057">
        <w:rPr>
          <w:rFonts w:cstheme="minorHAnsi"/>
          <w:sz w:val="20"/>
        </w:rPr>
        <w:t>)</w:t>
      </w:r>
    </w:p>
    <w:p w14:paraId="34D9DF5C" w14:textId="77777777" w:rsidR="00E44521" w:rsidRPr="00A03057" w:rsidRDefault="00E44521" w:rsidP="00E44521">
      <w:pPr>
        <w:rPr>
          <w:rFonts w:cstheme="minorHAnsi"/>
        </w:rPr>
      </w:pPr>
      <w:r w:rsidRPr="00A03057">
        <w:rPr>
          <w:rFonts w:cstheme="minorHAnsi"/>
        </w:rPr>
        <w:t>The amount of irrigation water applied to the crop daily is estimated as the proportion of total annual irrigation water applied each month (as specified by the model user) divided by the number of days in the month:</w:t>
      </w:r>
    </w:p>
    <w:p w14:paraId="255AAB35" w14:textId="5AE58C05" w:rsidR="00E44521" w:rsidRPr="00D5649B" w:rsidRDefault="00000000" w:rsidP="00E44521">
      <w:pPr>
        <w:keepNext/>
        <w:tabs>
          <w:tab w:val="clear" w:pos="9360"/>
          <w:tab w:val="right" w:pos="9781"/>
        </w:tabs>
        <w:spacing w:after="120"/>
        <w:rPr>
          <w:rFonts w:cstheme="minorHAnsi"/>
          <w:b/>
          <w:bCs/>
          <w:i/>
          <w:iCs/>
        </w:rPr>
      </w:pPr>
      <m:oMath>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P</m:t>
            </m:r>
          </m:e>
          <m:sub>
            <m:r>
              <m:rPr>
                <m:sty m:val="bi"/>
              </m:rPr>
              <w:rPr>
                <w:rFonts w:ascii="Cambria Math" w:hAnsi="Cambria Math" w:cstheme="minorHAnsi"/>
              </w:rPr>
              <m:t>daily</m:t>
            </m:r>
          </m:sub>
        </m:sSub>
        <m:r>
          <m:rPr>
            <m:sty m:val="bi"/>
          </m:rPr>
          <w:rPr>
            <w:rFonts w:ascii="Cambria Math" w:hAnsi="Cambria Math" w:cstheme="minorHAnsi"/>
          </w:rPr>
          <m:t>+</m:t>
        </m:r>
        <m:d>
          <m:dPr>
            <m:ctrlPr>
              <w:rPr>
                <w:rFonts w:ascii="Cambria Math" w:hAnsi="Cambria Math" w:cstheme="minorHAnsi"/>
                <w:b/>
                <w:bCs/>
                <w:i/>
                <w:iCs/>
              </w:rPr>
            </m:ctrlPr>
          </m:dPr>
          <m:e>
            <m:f>
              <m:fPr>
                <m:ctrlPr>
                  <w:rPr>
                    <w:rFonts w:ascii="Cambria Math" w:hAnsi="Cambria Math" w:cstheme="minorHAnsi"/>
                    <w:b/>
                    <w:bCs/>
                    <w:i/>
                    <w:iCs/>
                  </w:rPr>
                </m:ctrlPr>
              </m:fPr>
              <m:num>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Fraction</m:t>
                    </m:r>
                  </m:e>
                  <m:sub>
                    <m:r>
                      <m:rPr>
                        <m:sty m:val="bi"/>
                      </m:rPr>
                      <w:rPr>
                        <w:rFonts w:ascii="Cambria Math" w:hAnsi="Cambria Math" w:cstheme="minorHAnsi"/>
                      </w:rPr>
                      <m:t>monthly</m:t>
                    </m:r>
                  </m:sub>
                </m:sSub>
              </m:num>
              <m:den>
                <m:sSub>
                  <m:sSubPr>
                    <m:ctrlPr>
                      <w:rPr>
                        <w:rFonts w:ascii="Cambria Math" w:hAnsi="Cambria Math" w:cstheme="minorHAnsi"/>
                        <w:b/>
                        <w:bCs/>
                        <w:i/>
                        <w:iCs/>
                      </w:rPr>
                    </m:ctrlPr>
                  </m:sSubPr>
                  <m:e>
                    <m:r>
                      <m:rPr>
                        <m:sty m:val="bi"/>
                      </m:rPr>
                      <w:rPr>
                        <w:rFonts w:ascii="Cambria Math" w:hAnsi="Cambria Math" w:cstheme="minorHAnsi"/>
                      </w:rPr>
                      <m:t>Days</m:t>
                    </m:r>
                  </m:e>
                  <m:sub>
                    <m:r>
                      <m:rPr>
                        <m:sty m:val="bi"/>
                      </m:rPr>
                      <w:rPr>
                        <w:rFonts w:ascii="Cambria Math" w:hAnsi="Cambria Math" w:cstheme="minorHAnsi"/>
                      </w:rPr>
                      <m:t>month</m:t>
                    </m:r>
                  </m:sub>
                </m:sSub>
              </m:den>
            </m:f>
          </m:e>
        </m:d>
      </m:oMath>
      <w:r w:rsidR="00E44521" w:rsidRPr="00A03057">
        <w:rPr>
          <w:b/>
          <w:bCs/>
          <w:iCs/>
        </w:rPr>
        <w:t xml:space="preserve"> </w:t>
      </w:r>
      <w:r w:rsidR="00E44521" w:rsidRPr="00A03057">
        <w:rPr>
          <w:b/>
          <w:bCs/>
          <w:iCs/>
        </w:rPr>
        <w:tab/>
      </w:r>
      <w:r w:rsidR="00E44521" w:rsidRPr="00A0305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2266E17A" w14:textId="77777777" w:rsidR="00E44521" w:rsidRPr="00D5649B" w:rsidRDefault="00E44521" w:rsidP="00E44521">
      <w:pPr>
        <w:tabs>
          <w:tab w:val="clear" w:pos="2880"/>
          <w:tab w:val="clear" w:pos="9360"/>
        </w:tabs>
        <w:spacing w:before="0"/>
        <w:ind w:left="2835" w:hanging="2835"/>
        <w:rPr>
          <w:rFonts w:cstheme="minorHAnsi"/>
          <w:sz w:val="20"/>
        </w:rPr>
      </w:pPr>
      <w:r w:rsidRPr="00D5649B">
        <w:rPr>
          <w:rFonts w:cstheme="minorHAnsi"/>
          <w:sz w:val="20"/>
        </w:rPr>
        <w:t>where</w:t>
      </w:r>
    </w:p>
    <w:p w14:paraId="5FE4DB43" w14:textId="6AF1E55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P</w:t>
      </w:r>
      <w:r w:rsidRPr="00D5649B">
        <w:rPr>
          <w:rFonts w:cstheme="minorHAnsi"/>
          <w:i/>
          <w:sz w:val="20"/>
          <w:vertAlign w:val="subscript"/>
        </w:rPr>
        <w:t>daily</w:t>
      </w:r>
      <w:proofErr w:type="spellEnd"/>
      <w:r w:rsidRPr="00D5649B">
        <w:rPr>
          <w:rFonts w:cstheme="minorHAnsi"/>
          <w:i/>
          <w:sz w:val="20"/>
        </w:rPr>
        <w:tab/>
      </w:r>
      <w:r w:rsidR="00E8270F">
        <w:rPr>
          <w:rFonts w:cstheme="minorHAnsi"/>
          <w:sz w:val="20"/>
        </w:rPr>
        <w:t>D</w:t>
      </w:r>
      <w:r w:rsidRPr="00D5649B">
        <w:rPr>
          <w:rFonts w:cstheme="minorHAnsi"/>
          <w:sz w:val="20"/>
        </w:rPr>
        <w:t>aily precipitation (mm d</w:t>
      </w:r>
      <w:r w:rsidRPr="00D5649B">
        <w:rPr>
          <w:rFonts w:cstheme="minorHAnsi"/>
          <w:sz w:val="20"/>
          <w:vertAlign w:val="superscript"/>
        </w:rPr>
        <w:t>-1</w:t>
      </w:r>
      <w:r w:rsidRPr="00D5649B">
        <w:rPr>
          <w:rFonts w:cstheme="minorHAnsi"/>
          <w:sz w:val="20"/>
        </w:rPr>
        <w:t>)</w:t>
      </w:r>
    </w:p>
    <w:p w14:paraId="69BC804A" w14:textId="5CF83C74"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Irrigation</w:t>
      </w:r>
      <w:r w:rsidRPr="00D5649B">
        <w:rPr>
          <w:rFonts w:cstheme="minorHAnsi"/>
          <w:i/>
          <w:sz w:val="20"/>
          <w:vertAlign w:val="subscript"/>
        </w:rPr>
        <w:t>annual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nnual irrigation, either calculated as default, or specified by the user (mm yr</w:t>
      </w:r>
      <w:r w:rsidRPr="00D5649B">
        <w:rPr>
          <w:rFonts w:cstheme="minorHAnsi"/>
          <w:sz w:val="20"/>
          <w:vertAlign w:val="superscript"/>
        </w:rPr>
        <w:t>-1</w:t>
      </w:r>
      <w:r w:rsidRPr="00D5649B">
        <w:rPr>
          <w:rFonts w:cstheme="minorHAnsi"/>
          <w:sz w:val="20"/>
        </w:rPr>
        <w:t>)</w:t>
      </w:r>
    </w:p>
    <w:p w14:paraId="7F9286BF" w14:textId="2D625280"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Fraction</w:t>
      </w:r>
      <w:r w:rsidRPr="00D5649B">
        <w:rPr>
          <w:rFonts w:cstheme="minorHAnsi"/>
          <w:i/>
          <w:sz w:val="20"/>
          <w:vertAlign w:val="subscript"/>
        </w:rPr>
        <w:t>monthly</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 xml:space="preserve">ssumed monthly distribution of irrigation (%) detailed in </w:t>
      </w:r>
      <w:r w:rsidRPr="008A5D32">
        <w:rPr>
          <w:rFonts w:cstheme="minorHAnsi"/>
          <w:b/>
          <w:sz w:val="20"/>
        </w:rPr>
        <w:fldChar w:fldCharType="begin"/>
      </w:r>
      <w:r w:rsidRPr="008A5D32">
        <w:rPr>
          <w:rFonts w:cstheme="minorHAnsi"/>
          <w:b/>
          <w:sz w:val="20"/>
        </w:rPr>
        <w:instrText xml:space="preserve"> REF _Ref97186108 \h  \* MERGEFORMAT </w:instrText>
      </w:r>
      <w:r w:rsidRPr="008A5D32">
        <w:rPr>
          <w:rFonts w:cstheme="minorHAnsi"/>
          <w:b/>
          <w:sz w:val="20"/>
        </w:rPr>
      </w:r>
      <w:r w:rsidRPr="008A5D32">
        <w:rPr>
          <w:rFonts w:cstheme="minorHAnsi"/>
          <w:b/>
          <w:sz w:val="20"/>
        </w:rPr>
        <w:fldChar w:fldCharType="separate"/>
      </w:r>
      <w:r w:rsidR="00265A46" w:rsidRPr="00265A46">
        <w:rPr>
          <w:rFonts w:cstheme="minorHAnsi"/>
          <w:b/>
          <w:sz w:val="20"/>
        </w:rPr>
        <w:t xml:space="preserve">Table </w:t>
      </w:r>
      <w:r w:rsidR="00265A46" w:rsidRPr="00265A46">
        <w:rPr>
          <w:rFonts w:cstheme="minorHAnsi"/>
          <w:b/>
          <w:noProof/>
          <w:sz w:val="20"/>
        </w:rPr>
        <w:t>4</w:t>
      </w:r>
      <w:r w:rsidRPr="008A5D32">
        <w:rPr>
          <w:rFonts w:cstheme="minorHAnsi"/>
          <w:b/>
          <w:sz w:val="20"/>
        </w:rPr>
        <w:fldChar w:fldCharType="end"/>
      </w:r>
      <w:r w:rsidRPr="00D5649B">
        <w:rPr>
          <w:rFonts w:cstheme="minorHAnsi"/>
          <w:sz w:val="20"/>
        </w:rPr>
        <w:t>.</w:t>
      </w:r>
    </w:p>
    <w:p w14:paraId="334854DC" w14:textId="25246D1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Days</w:t>
      </w:r>
      <w:r w:rsidRPr="00D5649B">
        <w:rPr>
          <w:rFonts w:cstheme="minorHAnsi"/>
          <w:i/>
          <w:sz w:val="20"/>
          <w:vertAlign w:val="subscript"/>
        </w:rPr>
        <w:t>month</w:t>
      </w:r>
      <w:proofErr w:type="spellEnd"/>
      <w:r w:rsidRPr="00D5649B">
        <w:rPr>
          <w:rFonts w:cstheme="minorHAnsi"/>
          <w:i/>
          <w:sz w:val="20"/>
        </w:rPr>
        <w:tab/>
      </w:r>
      <w:r w:rsidR="00E8270F">
        <w:rPr>
          <w:rFonts w:cstheme="minorHAnsi"/>
          <w:sz w:val="20"/>
        </w:rPr>
        <w:t>Number</w:t>
      </w:r>
      <w:r w:rsidRPr="00D5649B">
        <w:rPr>
          <w:rFonts w:cstheme="minorHAnsi"/>
          <w:sz w:val="20"/>
        </w:rPr>
        <w:t xml:space="preserve"> of days per month</w:t>
      </w:r>
    </w:p>
    <w:p w14:paraId="78EC3EFB" w14:textId="5454B021"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ACC730C" w14:textId="3EEAC282" w:rsidR="00E44521" w:rsidRPr="00D5649B" w:rsidRDefault="00E44521" w:rsidP="00E44521">
      <w:pPr>
        <w:rPr>
          <w:rFonts w:cstheme="minorHAnsi"/>
        </w:rPr>
      </w:pPr>
      <w:r w:rsidRPr="00D5649B">
        <w:rPr>
          <w:rFonts w:cstheme="minorHAnsi"/>
        </w:rPr>
        <w:t>The proportion of the annual irrigation amount applied in each month and for each province is estimated as an average of values derived from the Agricultural Water Use Survey for 2010 and 2012 (Statistics Canada, 2013a,b)</w:t>
      </w:r>
      <w:r>
        <w:rPr>
          <w:rFonts w:cstheme="minorHAnsi"/>
        </w:rPr>
        <w:t xml:space="preserve"> </w:t>
      </w:r>
      <w:r>
        <w:rPr>
          <w:rFonts w:cstheme="minorHAnsi"/>
          <w:szCs w:val="24"/>
        </w:rPr>
        <w:t>(</w:t>
      </w:r>
      <w:r>
        <w:rPr>
          <w:rFonts w:cstheme="minorHAnsi"/>
          <w:szCs w:val="24"/>
        </w:rPr>
        <w:fldChar w:fldCharType="begin"/>
      </w:r>
      <w:r>
        <w:rPr>
          <w:rFonts w:cstheme="minorHAnsi"/>
          <w:szCs w:val="24"/>
        </w:rPr>
        <w:instrText xml:space="preserve"> REF _Ref97186108 \h </w:instrText>
      </w:r>
      <w:r>
        <w:rPr>
          <w:rFonts w:cstheme="minorHAnsi"/>
          <w:szCs w:val="24"/>
        </w:rPr>
      </w:r>
      <w:r>
        <w:rPr>
          <w:rFonts w:cstheme="minorHAnsi"/>
          <w:szCs w:val="24"/>
        </w:rPr>
        <w:fldChar w:fldCharType="separate"/>
      </w:r>
      <w:r w:rsidRPr="00570F55">
        <w:rPr>
          <w:rFonts w:cstheme="minorHAnsi"/>
          <w:b/>
        </w:rPr>
        <w:t xml:space="preserve">Table </w:t>
      </w:r>
      <w:r>
        <w:rPr>
          <w:rFonts w:cstheme="minorHAnsi"/>
          <w:b/>
          <w:noProof/>
        </w:rPr>
        <w:t>4</w:t>
      </w:r>
      <w:r>
        <w:rPr>
          <w:rFonts w:cstheme="minorHAnsi"/>
          <w:szCs w:val="24"/>
        </w:rPr>
        <w:fldChar w:fldCharType="end"/>
      </w:r>
      <w:r>
        <w:rPr>
          <w:rFonts w:cstheme="minorHAnsi"/>
          <w:szCs w:val="24"/>
        </w:rPr>
        <w:t>).</w:t>
      </w:r>
    </w:p>
    <w:p w14:paraId="59F40144" w14:textId="77777777" w:rsidR="0023214C" w:rsidRPr="00D5649B" w:rsidRDefault="0023214C" w:rsidP="009076DA">
      <w:pPr>
        <w:pStyle w:val="Heading6"/>
        <w:rPr>
          <w:rStyle w:val="Emphasis"/>
          <w:rFonts w:cstheme="minorHAnsi"/>
          <w:b w:val="0"/>
          <w:i w:val="0"/>
        </w:rPr>
      </w:pPr>
      <w:r w:rsidRPr="00D5649B">
        <w:rPr>
          <w:rStyle w:val="Emphasis"/>
          <w:rFonts w:cstheme="minorHAnsi"/>
          <w:b w:val="0"/>
        </w:rPr>
        <w:t>Crop Evapotranspiration</w:t>
      </w:r>
    </w:p>
    <w:p w14:paraId="00E16599" w14:textId="7B56CD9D" w:rsidR="002B3B63" w:rsidRPr="00132961" w:rsidRDefault="00000000" w:rsidP="0069428B">
      <w:pPr>
        <w:keepNext/>
        <w:tabs>
          <w:tab w:val="clear" w:pos="2880"/>
          <w:tab w:val="clear" w:pos="9360"/>
          <w:tab w:val="right" w:pos="9781"/>
        </w:tabs>
        <w:spacing w:after="120"/>
        <w:rPr>
          <w:rFonts w:cstheme="minorHAnsi"/>
          <w:b/>
        </w:rPr>
      </w:pPr>
      <m:oMath>
        <m:sSub>
          <m:sSubPr>
            <m:ctrlPr>
              <w:rPr>
                <w:rStyle w:val="Emphasis"/>
                <w:rFonts w:ascii="Cambria Math" w:hAnsi="Cambria Math" w:cstheme="minorHAnsi"/>
                <w:b w:val="0"/>
                <w:bCs/>
                <w:i w:val="0"/>
                <w:iCs/>
                <w:color w:val="000000" w:themeColor="text1"/>
              </w:rPr>
            </m:ctrlPr>
          </m:sSubPr>
          <m:e>
            <m:r>
              <m:rPr>
                <m:sty m:val="p"/>
              </m:rPr>
              <w:rPr>
                <w:rStyle w:val="Emphasis"/>
                <w:rFonts w:ascii="Cambria Math" w:hAnsi="Cambria Math" w:cstheme="minorHAnsi"/>
                <w:color w:val="000000" w:themeColor="text1"/>
              </w:rPr>
              <m:t>K</m:t>
            </m:r>
          </m:e>
          <m:sub>
            <m:r>
              <m:rPr>
                <m:sty m:val="p"/>
              </m:rPr>
              <w:rPr>
                <w:rStyle w:val="Emphasis"/>
                <w:rFonts w:ascii="Cambria Math" w:hAnsi="Cambria Math" w:cstheme="minorHAnsi"/>
                <w:color w:val="000000" w:themeColor="text1"/>
              </w:rPr>
              <m:t>c</m:t>
            </m:r>
          </m:sub>
        </m:sSub>
        <m:r>
          <m:rPr>
            <m:sty m:val="p"/>
          </m:rPr>
          <w:rPr>
            <w:rStyle w:val="Emphasis"/>
            <w:rFonts w:ascii="Cambria Math" w:hAnsi="Cambria Math" w:cstheme="minorHAnsi"/>
            <w:color w:val="000000" w:themeColor="text1"/>
          </w:rPr>
          <m:t>=1.3-</m:t>
        </m:r>
        <m:d>
          <m:dPr>
            <m:ctrlPr>
              <w:rPr>
                <w:rStyle w:val="Emphasis"/>
                <w:rFonts w:ascii="Cambria Math" w:hAnsi="Cambria Math" w:cstheme="minorHAnsi"/>
                <w:b w:val="0"/>
                <w:bCs/>
                <w:i w:val="0"/>
                <w:iCs/>
                <w:color w:val="000000" w:themeColor="text1"/>
              </w:rPr>
            </m:ctrlPr>
          </m:dPr>
          <m:e>
            <m:r>
              <m:rPr>
                <m:sty m:val="p"/>
              </m:rPr>
              <w:rPr>
                <w:rStyle w:val="Emphasis"/>
                <w:rFonts w:ascii="Cambria Math" w:hAnsi="Cambria Math" w:cstheme="minorHAnsi"/>
                <w:color w:val="000000" w:themeColor="text1"/>
              </w:rPr>
              <m:t>1.3-0.8</m:t>
            </m:r>
          </m:e>
        </m:d>
        <m:r>
          <m:rPr>
            <m:sty m:val="p"/>
          </m:rPr>
          <w:rPr>
            <w:rStyle w:val="Emphasis"/>
            <w:rFonts w:ascii="Cambria Math" w:hAnsi="Cambria Math" w:cstheme="minorHAnsi"/>
            <w:color w:val="000000" w:themeColor="text1"/>
          </w:rPr>
          <m:t>×</m:t>
        </m:r>
        <m:sSup>
          <m:sSupPr>
            <m:ctrlPr>
              <w:rPr>
                <w:rStyle w:val="Emphasis"/>
                <w:rFonts w:ascii="Cambria Math" w:hAnsi="Cambria Math" w:cstheme="minorHAnsi"/>
                <w:b w:val="0"/>
                <w:bCs/>
                <w:i w:val="0"/>
                <w:iCs/>
                <w:color w:val="000000" w:themeColor="text1"/>
              </w:rPr>
            </m:ctrlPr>
          </m:sSupPr>
          <m:e>
            <m:r>
              <m:rPr>
                <m:sty m:val="p"/>
              </m:rPr>
              <w:rPr>
                <w:rStyle w:val="Emphasis"/>
                <w:rFonts w:ascii="Cambria Math" w:hAnsi="Cambria Math" w:cstheme="minorHAnsi"/>
                <w:color w:val="000000" w:themeColor="text1"/>
              </w:rPr>
              <m:t>e</m:t>
            </m:r>
          </m:e>
          <m:sup>
            <m:r>
              <m:rPr>
                <m:sty m:val="p"/>
              </m:rPr>
              <w:rPr>
                <w:rStyle w:val="Emphasis"/>
                <w:rFonts w:ascii="Cambria Math" w:hAnsi="Cambria Math" w:cstheme="minorHAnsi"/>
                <w:color w:val="000000" w:themeColor="text1"/>
              </w:rPr>
              <m:t>-0.17×GAI</m:t>
            </m:r>
          </m:sup>
        </m:sSup>
      </m:oMath>
      <w:r w:rsidR="002B3B63" w:rsidRPr="00132961">
        <w:rPr>
          <w:rStyle w:val="Emphasis"/>
          <w:rFonts w:cstheme="minorHAnsi"/>
          <w:i w:val="0"/>
          <w:color w:val="A6A6A6" w:themeColor="background1" w:themeShade="A6"/>
        </w:rPr>
        <w:t xml:space="preserve"> </w:t>
      </w:r>
      <w:r w:rsidR="002B3B63" w:rsidRPr="00132961">
        <w:rPr>
          <w:rStyle w:val="Emphasis"/>
          <w:rFonts w:cstheme="minorHAnsi"/>
          <w:i w:val="0"/>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19</w:t>
      </w:r>
      <w:r w:rsidR="001977CC">
        <w:rPr>
          <w:rFonts w:cstheme="minorHAnsi"/>
          <w:b/>
        </w:rPr>
        <w:fldChar w:fldCharType="end"/>
      </w:r>
    </w:p>
    <w:p w14:paraId="62035487" w14:textId="1FBE23BA"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O</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20</w:t>
      </w:r>
      <w:r w:rsidR="001977CC">
        <w:rPr>
          <w:rFonts w:cstheme="minorHAnsi"/>
          <w:b/>
        </w:rPr>
        <w:fldChar w:fldCharType="end"/>
      </w:r>
    </w:p>
    <w:p w14:paraId="34CEB6DB" w14:textId="77777777" w:rsidR="0007740D" w:rsidRPr="00132961" w:rsidRDefault="0007740D" w:rsidP="00AF22B5">
      <w:pPr>
        <w:tabs>
          <w:tab w:val="clear" w:pos="2880"/>
          <w:tab w:val="clear" w:pos="9360"/>
        </w:tabs>
        <w:spacing w:before="0"/>
        <w:ind w:left="2835" w:hanging="2835"/>
        <w:rPr>
          <w:rFonts w:cstheme="minorHAnsi"/>
          <w:sz w:val="20"/>
        </w:rPr>
      </w:pPr>
      <w:r w:rsidRPr="00132961">
        <w:rPr>
          <w:rFonts w:cstheme="minorHAnsi"/>
          <w:sz w:val="20"/>
        </w:rPr>
        <w:t>where</w:t>
      </w:r>
    </w:p>
    <w:p w14:paraId="7949BF81" w14:textId="1C48E619" w:rsidR="0061556D" w:rsidRPr="00132961" w:rsidRDefault="0061556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c</w:t>
      </w:r>
      <w:r w:rsidRPr="00132961">
        <w:rPr>
          <w:rFonts w:cstheme="minorHAnsi"/>
          <w:i/>
          <w:sz w:val="20"/>
        </w:rPr>
        <w:tab/>
      </w:r>
      <w:r w:rsidRPr="00132961">
        <w:rPr>
          <w:rFonts w:cstheme="minorHAnsi"/>
          <w:sz w:val="20"/>
        </w:rPr>
        <w:t>Crop coefficient</w:t>
      </w:r>
      <w:r w:rsidR="0084203F" w:rsidRPr="00132961">
        <w:rPr>
          <w:rFonts w:cstheme="minorHAnsi"/>
          <w:sz w:val="20"/>
        </w:rPr>
        <w:t xml:space="preserve"> (calculated according to Martel et al., 2021 – see </w:t>
      </w:r>
      <w:r w:rsidR="0084203F" w:rsidRPr="00943163">
        <w:rPr>
          <w:rFonts w:cstheme="minorHAnsi"/>
          <w:b/>
          <w:sz w:val="20"/>
        </w:rPr>
        <w:t xml:space="preserve">section </w:t>
      </w:r>
      <w:r w:rsidR="0084203F" w:rsidRPr="00943163">
        <w:rPr>
          <w:rFonts w:cstheme="minorHAnsi"/>
          <w:b/>
          <w:sz w:val="20"/>
        </w:rPr>
        <w:fldChar w:fldCharType="begin"/>
      </w:r>
      <w:r w:rsidR="0084203F" w:rsidRPr="00943163">
        <w:rPr>
          <w:rFonts w:cstheme="minorHAnsi"/>
          <w:b/>
          <w:sz w:val="20"/>
        </w:rPr>
        <w:instrText xml:space="preserve"> REF _Ref97624153 \r \h  \* MERGEFORMAT </w:instrText>
      </w:r>
      <w:r w:rsidR="0084203F" w:rsidRPr="00943163">
        <w:rPr>
          <w:rFonts w:cstheme="minorHAnsi"/>
          <w:b/>
          <w:sz w:val="20"/>
        </w:rPr>
      </w:r>
      <w:r w:rsidR="0084203F" w:rsidRPr="00943163">
        <w:rPr>
          <w:rFonts w:cstheme="minorHAnsi"/>
          <w:b/>
          <w:sz w:val="20"/>
        </w:rPr>
        <w:fldChar w:fldCharType="separate"/>
      </w:r>
      <w:r w:rsidR="00943163" w:rsidRPr="00943163">
        <w:rPr>
          <w:rFonts w:cstheme="minorHAnsi"/>
          <w:b/>
          <w:sz w:val="20"/>
        </w:rPr>
        <w:t>1.6.2</w:t>
      </w:r>
      <w:r w:rsidR="0084203F" w:rsidRPr="00943163">
        <w:rPr>
          <w:rFonts w:cstheme="minorHAnsi"/>
          <w:b/>
          <w:sz w:val="20"/>
        </w:rPr>
        <w:fldChar w:fldCharType="end"/>
      </w:r>
      <w:r w:rsidR="0084203F" w:rsidRPr="00132961">
        <w:rPr>
          <w:rFonts w:cstheme="minorHAnsi"/>
          <w:sz w:val="20"/>
        </w:rPr>
        <w:t>)</w:t>
      </w:r>
    </w:p>
    <w:p w14:paraId="1D44B0CD" w14:textId="77777777" w:rsidR="0095259C" w:rsidRPr="00132961" w:rsidRDefault="00596E42" w:rsidP="00AF22B5">
      <w:pPr>
        <w:tabs>
          <w:tab w:val="clear" w:pos="2880"/>
          <w:tab w:val="clear" w:pos="9360"/>
        </w:tabs>
        <w:spacing w:before="0"/>
        <w:ind w:left="2835" w:hanging="2835"/>
        <w:rPr>
          <w:rFonts w:cstheme="minorHAnsi"/>
          <w:sz w:val="20"/>
        </w:rPr>
      </w:pPr>
      <w:proofErr w:type="spellStart"/>
      <w:r w:rsidRPr="00132961">
        <w:rPr>
          <w:rFonts w:cstheme="minorHAnsi"/>
          <w:i/>
          <w:sz w:val="20"/>
        </w:rPr>
        <w:t>ET</w:t>
      </w:r>
      <w:r w:rsidRPr="00132961">
        <w:rPr>
          <w:rFonts w:cstheme="minorHAnsi"/>
          <w:i/>
          <w:sz w:val="20"/>
          <w:vertAlign w:val="subscript"/>
        </w:rPr>
        <w:t>c</w:t>
      </w:r>
      <w:proofErr w:type="spellEnd"/>
      <w:r w:rsidR="0095259C" w:rsidRPr="00132961">
        <w:rPr>
          <w:rFonts w:cstheme="minorHAnsi"/>
          <w:i/>
          <w:sz w:val="20"/>
        </w:rPr>
        <w:tab/>
      </w:r>
      <w:r w:rsidRPr="00132961">
        <w:rPr>
          <w:rFonts w:cstheme="minorHAnsi"/>
          <w:sz w:val="20"/>
        </w:rPr>
        <w:t xml:space="preserve">Crop evapotranspiration </w:t>
      </w:r>
      <w:r w:rsidR="00B210A4" w:rsidRPr="00132961">
        <w:rPr>
          <w:rFonts w:cstheme="minorHAnsi"/>
          <w:sz w:val="20"/>
        </w:rPr>
        <w:t xml:space="preserve">under standard conditions </w:t>
      </w:r>
      <w:r w:rsidRPr="00132961">
        <w:rPr>
          <w:rFonts w:cstheme="minorHAnsi"/>
          <w:sz w:val="20"/>
        </w:rPr>
        <w:t>(mm day</w:t>
      </w:r>
      <w:r w:rsidRPr="00132961">
        <w:rPr>
          <w:rFonts w:cstheme="minorHAnsi"/>
          <w:sz w:val="20"/>
          <w:vertAlign w:val="superscript"/>
        </w:rPr>
        <w:t>-1</w:t>
      </w:r>
      <w:r w:rsidRPr="00132961">
        <w:rPr>
          <w:rFonts w:cstheme="minorHAnsi"/>
          <w:sz w:val="20"/>
        </w:rPr>
        <w:t>)</w:t>
      </w:r>
    </w:p>
    <w:p w14:paraId="6F3F628A" w14:textId="77777777" w:rsidR="0095259C" w:rsidRPr="00132961" w:rsidRDefault="0095259C" w:rsidP="00AF22B5">
      <w:pPr>
        <w:tabs>
          <w:tab w:val="clear" w:pos="2880"/>
          <w:tab w:val="clear" w:pos="9360"/>
        </w:tabs>
        <w:spacing w:before="0"/>
        <w:ind w:left="2835" w:hanging="2835"/>
        <w:rPr>
          <w:rFonts w:cstheme="minorHAnsi"/>
          <w:sz w:val="20"/>
        </w:rPr>
      </w:pPr>
      <w:r w:rsidRPr="00132961">
        <w:rPr>
          <w:rFonts w:cstheme="minorHAnsi"/>
          <w:i/>
          <w:sz w:val="20"/>
        </w:rPr>
        <w:t>ET</w:t>
      </w:r>
      <w:r w:rsidRPr="00132961">
        <w:rPr>
          <w:rFonts w:cstheme="minorHAnsi"/>
          <w:i/>
          <w:sz w:val="20"/>
          <w:vertAlign w:val="subscript"/>
        </w:rPr>
        <w:t>o</w:t>
      </w:r>
      <w:r w:rsidRPr="00132961">
        <w:rPr>
          <w:rFonts w:cstheme="minorHAnsi"/>
          <w:i/>
          <w:sz w:val="20"/>
          <w:vertAlign w:val="subscript"/>
        </w:rPr>
        <w:tab/>
      </w:r>
      <w:r w:rsidR="00AB0DAD" w:rsidRPr="00132961">
        <w:rPr>
          <w:rFonts w:cstheme="minorHAnsi"/>
          <w:sz w:val="20"/>
        </w:rPr>
        <w:t>Daily r</w:t>
      </w:r>
      <w:r w:rsidRPr="00132961">
        <w:rPr>
          <w:rFonts w:cstheme="minorHAnsi"/>
          <w:sz w:val="20"/>
        </w:rPr>
        <w:t>eference crop evapotranspiration (</w:t>
      </w:r>
      <w:r w:rsidR="00596E42" w:rsidRPr="00132961">
        <w:rPr>
          <w:rFonts w:cstheme="minorHAnsi"/>
          <w:sz w:val="20"/>
        </w:rPr>
        <w:t>mm day</w:t>
      </w:r>
      <w:r w:rsidR="00596E42" w:rsidRPr="00132961">
        <w:rPr>
          <w:rFonts w:cstheme="minorHAnsi"/>
          <w:sz w:val="20"/>
          <w:vertAlign w:val="superscript"/>
        </w:rPr>
        <w:t>-1</w:t>
      </w:r>
      <w:r w:rsidR="00C76354" w:rsidRPr="00132961">
        <w:rPr>
          <w:rFonts w:cstheme="minorHAnsi"/>
          <w:sz w:val="20"/>
        </w:rPr>
        <w:t xml:space="preserve"> -</w:t>
      </w:r>
      <w:r w:rsidR="00596E42" w:rsidRPr="00132961">
        <w:rPr>
          <w:rFonts w:cstheme="minorHAnsi"/>
          <w:sz w:val="20"/>
        </w:rPr>
        <w:t xml:space="preserve"> </w:t>
      </w:r>
      <w:r w:rsidRPr="00132961">
        <w:rPr>
          <w:rFonts w:cstheme="minorHAnsi"/>
          <w:sz w:val="20"/>
        </w:rPr>
        <w:t>SLC data table)</w:t>
      </w:r>
      <w:r w:rsidR="00483E4F" w:rsidRPr="00132961">
        <w:rPr>
          <w:rStyle w:val="FootnoteReference"/>
          <w:rFonts w:cstheme="minorHAnsi"/>
          <w:sz w:val="20"/>
        </w:rPr>
        <w:footnoteReference w:id="3"/>
      </w:r>
    </w:p>
    <w:p w14:paraId="36F78C32" w14:textId="77777777" w:rsidR="00017D99" w:rsidRPr="00132961" w:rsidRDefault="00017D99" w:rsidP="009076DA">
      <w:pPr>
        <w:pStyle w:val="Heading6"/>
        <w:rPr>
          <w:rStyle w:val="Emphasis"/>
          <w:rFonts w:cstheme="minorHAnsi"/>
          <w:b w:val="0"/>
          <w:i w:val="0"/>
        </w:rPr>
      </w:pPr>
      <w:r w:rsidRPr="00132961">
        <w:rPr>
          <w:rStyle w:val="Emphasis"/>
          <w:rFonts w:cstheme="minorHAnsi"/>
          <w:b w:val="0"/>
        </w:rPr>
        <w:t>Soil Available Water</w:t>
      </w:r>
    </w:p>
    <w:p w14:paraId="51CA3101" w14:textId="521EA633" w:rsidR="0095259C" w:rsidRPr="00132961" w:rsidRDefault="006578C2" w:rsidP="00E2464D">
      <w:pPr>
        <w:spacing w:after="120"/>
        <w:rPr>
          <w:rFonts w:cstheme="minorHAnsi"/>
        </w:rPr>
      </w:pPr>
      <w:r w:rsidRPr="00132961">
        <w:rPr>
          <w:rFonts w:cstheme="minorHAnsi"/>
        </w:rPr>
        <w:t xml:space="preserve">If </w:t>
      </w:r>
      <w:proofErr w:type="spellStart"/>
      <w:r w:rsidR="006E0592" w:rsidRPr="006E0592">
        <w:rPr>
          <w:rFonts w:cstheme="minorHAnsi"/>
          <w:i/>
          <w:iCs/>
        </w:rPr>
        <w:t>Daily_Precip</w:t>
      </w:r>
      <w:r w:rsidR="006E0592" w:rsidRPr="006E0592">
        <w:rPr>
          <w:rFonts w:cstheme="minorHAnsi"/>
          <w:i/>
          <w:iCs/>
          <w:vertAlign w:val="subscript"/>
        </w:rPr>
        <w:t>Total</w:t>
      </w:r>
      <w:proofErr w:type="spellEnd"/>
      <w:r w:rsidR="003C5383">
        <w:rPr>
          <w:rFonts w:cstheme="minorHAnsi"/>
        </w:rPr>
        <w:t xml:space="preserve"> </w:t>
      </w:r>
      <w:r w:rsidR="0061556D" w:rsidRPr="00132961">
        <w:rPr>
          <w:rFonts w:cstheme="minorHAnsi"/>
        </w:rPr>
        <w:t xml:space="preserve">&lt; </w:t>
      </w:r>
      <w:r w:rsidRPr="00132961">
        <w:rPr>
          <w:rFonts w:cstheme="minorHAnsi"/>
        </w:rPr>
        <w:t>0.2*GAI</w:t>
      </w:r>
    </w:p>
    <w:p w14:paraId="54C6E135" w14:textId="47BF5540" w:rsidR="002B3B63" w:rsidRPr="00132961"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21</w:t>
      </w:r>
      <w:r w:rsidR="001977CC">
        <w:rPr>
          <w:rFonts w:cstheme="minorHAnsi"/>
          <w:b/>
        </w:rPr>
        <w:fldChar w:fldCharType="end"/>
      </w:r>
    </w:p>
    <w:p w14:paraId="6CBA9308" w14:textId="71467F29" w:rsidR="006578C2" w:rsidRPr="00132961" w:rsidRDefault="006578C2" w:rsidP="00E2464D">
      <w:pPr>
        <w:spacing w:after="120"/>
        <w:rPr>
          <w:rFonts w:cstheme="minorHAnsi"/>
          <w:u w:val="single"/>
        </w:rPr>
      </w:pPr>
      <w:r w:rsidRPr="00132961">
        <w:rPr>
          <w:rFonts w:cstheme="minorHAnsi"/>
        </w:rPr>
        <w:t xml:space="preserve">If </w:t>
      </w:r>
      <w:proofErr w:type="spellStart"/>
      <w:r w:rsidR="006E0592" w:rsidRPr="005348ED">
        <w:rPr>
          <w:rFonts w:cstheme="minorHAnsi"/>
          <w:i/>
          <w:iCs/>
        </w:rPr>
        <w:t>Daily_Precip</w:t>
      </w:r>
      <w:r w:rsidR="006E0592" w:rsidRPr="005348ED">
        <w:rPr>
          <w:rFonts w:cstheme="minorHAnsi"/>
          <w:i/>
          <w:iCs/>
          <w:vertAlign w:val="subscript"/>
        </w:rPr>
        <w:t>Total</w:t>
      </w:r>
      <w:proofErr w:type="spellEnd"/>
      <w:r w:rsidRPr="00132961">
        <w:rPr>
          <w:rFonts w:cstheme="minorHAnsi"/>
        </w:rPr>
        <w:t xml:space="preserve"> &gt;= 0.2*GAI</w:t>
      </w:r>
    </w:p>
    <w:p w14:paraId="4CA77F82" w14:textId="1CC67F21" w:rsidR="002B3B63" w:rsidRPr="00132961"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vertAlign w:val="subscript"/>
          </w:rPr>
          <m:t>CropInterception=0.2×GAI</m:t>
        </m:r>
      </m:oMath>
      <w:r w:rsidR="002B3B63" w:rsidRPr="00132961">
        <w:rPr>
          <w:rFonts w:cstheme="minorHAnsi"/>
          <w:b/>
          <w:color w:val="A6A6A6" w:themeColor="background1" w:themeShade="A6"/>
          <w:vertAlign w:val="subscript"/>
        </w:rPr>
        <w:t xml:space="preserve"> </w:t>
      </w:r>
      <w:r w:rsidR="002B3B63" w:rsidRPr="00132961">
        <w:rPr>
          <w:rFonts w:cstheme="minorHAnsi"/>
          <w:b/>
          <w:color w:val="A6A6A6" w:themeColor="background1" w:themeShade="A6"/>
          <w:vertAlign w:val="subscript"/>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22</w:t>
      </w:r>
      <w:r w:rsidR="001977CC">
        <w:rPr>
          <w:rFonts w:cstheme="minorHAnsi"/>
          <w:b/>
        </w:rPr>
        <w:fldChar w:fldCharType="end"/>
      </w:r>
    </w:p>
    <w:p w14:paraId="50D383C1" w14:textId="77777777" w:rsidR="00EA4469" w:rsidRPr="00132961" w:rsidRDefault="00944FD4" w:rsidP="00E2464D">
      <w:pPr>
        <w:spacing w:after="120"/>
        <w:rPr>
          <w:rFonts w:cstheme="minorHAnsi"/>
          <w:vertAlign w:val="subscript"/>
        </w:rPr>
      </w:pPr>
      <w:r w:rsidRPr="00132961">
        <w:rPr>
          <w:rFonts w:cstheme="minorHAnsi"/>
        </w:rPr>
        <w:t xml:space="preserve">If </w:t>
      </w:r>
      <w:proofErr w:type="spellStart"/>
      <w:r w:rsidRPr="006E0592">
        <w:rPr>
          <w:rFonts w:cstheme="minorHAnsi"/>
          <w:i/>
          <w:iCs/>
        </w:rPr>
        <w:t>CropInterception</w:t>
      </w:r>
      <w:proofErr w:type="spellEnd"/>
      <w:r w:rsidRPr="00132961">
        <w:rPr>
          <w:rFonts w:cstheme="minorHAnsi"/>
        </w:rPr>
        <w:t xml:space="preserve"> &gt;</w:t>
      </w:r>
      <w:r w:rsidR="0061556D" w:rsidRPr="00132961">
        <w:rPr>
          <w:rFonts w:cstheme="minorHAnsi"/>
        </w:rPr>
        <w:t xml:space="preserve"> </w:t>
      </w:r>
      <w:proofErr w:type="spellStart"/>
      <w:r w:rsidR="00295428" w:rsidRPr="00132961">
        <w:rPr>
          <w:rFonts w:cstheme="minorHAnsi"/>
        </w:rPr>
        <w:t>ET</w:t>
      </w:r>
      <w:r w:rsidR="00295428" w:rsidRPr="00132961">
        <w:rPr>
          <w:rFonts w:cstheme="minorHAnsi"/>
          <w:vertAlign w:val="subscript"/>
        </w:rPr>
        <w:t>c</w:t>
      </w:r>
      <w:proofErr w:type="spellEnd"/>
    </w:p>
    <w:p w14:paraId="5D7261AC" w14:textId="06951EF5" w:rsidR="002B3B63" w:rsidRPr="00132961"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23</w:t>
      </w:r>
      <w:r w:rsidR="001977CC">
        <w:rPr>
          <w:rFonts w:cstheme="minorHAnsi"/>
          <w:b/>
        </w:rPr>
        <w:fldChar w:fldCharType="end"/>
      </w:r>
    </w:p>
    <w:p w14:paraId="0819E62B" w14:textId="2BE8B9AB" w:rsidR="002B3B63" w:rsidRPr="00132961"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SoilAvailWater=</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color w:val="000000" w:themeColor="text1"/>
          </w:rPr>
          <m:t>-CropInterception</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24</w:t>
      </w:r>
      <w:r w:rsidR="001977CC">
        <w:rPr>
          <w:rFonts w:cstheme="minorHAnsi"/>
          <w:b/>
        </w:rPr>
        <w:fldChar w:fldCharType="end"/>
      </w:r>
    </w:p>
    <w:p w14:paraId="649FBB90" w14:textId="11472ED9" w:rsidR="002B3B63" w:rsidRPr="00132961"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VolSoilWaterContent=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num>
          <m:den>
            <m:r>
              <m:rPr>
                <m:sty m:val="bi"/>
              </m:rPr>
              <w:rPr>
                <w:rFonts w:ascii="Cambria Math" w:hAnsi="Cambria Math" w:cstheme="minorHAnsi"/>
                <w:color w:val="000000" w:themeColor="text1"/>
              </w:rPr>
              <m:t>SoilTopThickness</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25</w:t>
      </w:r>
      <w:r w:rsidR="001977CC">
        <w:rPr>
          <w:rFonts w:cstheme="minorHAnsi"/>
          <w:b/>
        </w:rPr>
        <w:fldChar w:fldCharType="end"/>
      </w:r>
    </w:p>
    <w:p w14:paraId="5EEB6923" w14:textId="77777777" w:rsidR="0061556D" w:rsidRPr="00132961" w:rsidRDefault="0061556D" w:rsidP="00E2464D">
      <w:pPr>
        <w:spacing w:after="120"/>
        <w:rPr>
          <w:rFonts w:cstheme="minorHAnsi"/>
        </w:rPr>
      </w:pPr>
      <w:r w:rsidRPr="00132961">
        <w:rPr>
          <w:rFonts w:cstheme="minorHAnsi"/>
        </w:rPr>
        <w:t xml:space="preserve">If </w:t>
      </w:r>
      <w:proofErr w:type="spellStart"/>
      <w:r w:rsidRPr="00132961">
        <w:rPr>
          <w:rFonts w:cstheme="minorHAnsi"/>
          <w:i/>
        </w:rPr>
        <w:t>VolSoilWaterContent</w:t>
      </w:r>
      <w:proofErr w:type="spellEnd"/>
      <w:r w:rsidRPr="00132961">
        <w:rPr>
          <w:rFonts w:cstheme="minorHAnsi"/>
        </w:rPr>
        <w:t xml:space="preserve"> </w:t>
      </w:r>
      <w:r w:rsidR="00B1570C" w:rsidRPr="00132961">
        <w:rPr>
          <w:rFonts w:cstheme="minorHAnsi"/>
        </w:rPr>
        <w:t xml:space="preserve">= 0 or </w:t>
      </w:r>
      <w:proofErr w:type="spellStart"/>
      <w:r w:rsidR="00B1570C" w:rsidRPr="00132961">
        <w:rPr>
          <w:rFonts w:cstheme="minorHAnsi"/>
        </w:rPr>
        <w:t>n.a.</w:t>
      </w:r>
      <w:proofErr w:type="spellEnd"/>
    </w:p>
    <w:p w14:paraId="082D5E27" w14:textId="1354191D" w:rsidR="002B3B63" w:rsidRPr="00132961"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VolSoilWaterContent=WiltingPoint</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26</w:t>
      </w:r>
      <w:r w:rsidR="001977CC">
        <w:rPr>
          <w:rFonts w:cstheme="minorHAnsi"/>
          <w:b/>
        </w:rPr>
        <w:fldChar w:fldCharType="end"/>
      </w:r>
    </w:p>
    <w:p w14:paraId="4F81AA00" w14:textId="77777777" w:rsidR="00B1570C" w:rsidRPr="00132961" w:rsidRDefault="00B1570C" w:rsidP="00AF22B5">
      <w:pPr>
        <w:tabs>
          <w:tab w:val="clear" w:pos="2880"/>
          <w:tab w:val="clear" w:pos="9360"/>
        </w:tabs>
        <w:spacing w:before="0"/>
        <w:ind w:left="2835" w:hanging="2835"/>
        <w:rPr>
          <w:rFonts w:cstheme="minorHAnsi"/>
          <w:sz w:val="20"/>
        </w:rPr>
      </w:pPr>
      <w:r w:rsidRPr="00132961">
        <w:rPr>
          <w:rFonts w:cstheme="minorHAnsi"/>
          <w:sz w:val="20"/>
        </w:rPr>
        <w:t>where</w:t>
      </w:r>
    </w:p>
    <w:p w14:paraId="3C63A5CE" w14:textId="274EEC5A" w:rsidR="0061556D" w:rsidRPr="00132961" w:rsidRDefault="0061556D" w:rsidP="00AF22B5">
      <w:pPr>
        <w:tabs>
          <w:tab w:val="clear" w:pos="2880"/>
          <w:tab w:val="clear" w:pos="9360"/>
        </w:tabs>
        <w:spacing w:before="0"/>
        <w:ind w:left="2835" w:hanging="2835"/>
        <w:rPr>
          <w:rFonts w:cstheme="minorHAnsi"/>
          <w:sz w:val="20"/>
        </w:rPr>
      </w:pPr>
      <w:proofErr w:type="spellStart"/>
      <w:r w:rsidRPr="00132961">
        <w:rPr>
          <w:rFonts w:cstheme="minorHAnsi"/>
          <w:i/>
          <w:sz w:val="20"/>
        </w:rPr>
        <w:lastRenderedPageBreak/>
        <w:t>CropInterception</w:t>
      </w:r>
      <w:proofErr w:type="spellEnd"/>
      <w:r w:rsidRPr="00132961">
        <w:rPr>
          <w:rFonts w:cstheme="minorHAnsi"/>
          <w:i/>
          <w:sz w:val="20"/>
        </w:rPr>
        <w:tab/>
      </w:r>
      <w:r w:rsidRPr="00132961">
        <w:rPr>
          <w:rFonts w:cstheme="minorHAnsi"/>
          <w:sz w:val="20"/>
        </w:rPr>
        <w:t>Crop interception</w:t>
      </w:r>
      <w:r w:rsidR="002F6834" w:rsidRPr="00132961">
        <w:rPr>
          <w:rStyle w:val="FootnoteReference"/>
          <w:rFonts w:cstheme="minorHAnsi"/>
          <w:sz w:val="20"/>
        </w:rPr>
        <w:footnoteReference w:id="4"/>
      </w:r>
      <w:r w:rsidRPr="00132961">
        <w:rPr>
          <w:rFonts w:cstheme="minorHAnsi"/>
          <w:sz w:val="20"/>
        </w:rPr>
        <w:t xml:space="preserve"> of precipitation</w:t>
      </w:r>
      <w:r w:rsidR="002F6834" w:rsidRPr="00132961">
        <w:rPr>
          <w:rFonts w:cstheme="minorHAnsi"/>
          <w:sz w:val="20"/>
        </w:rPr>
        <w:t xml:space="preserve"> + irrigation</w:t>
      </w:r>
      <w:r w:rsidR="002F6834" w:rsidRPr="00132961">
        <w:rPr>
          <w:rStyle w:val="FootnoteReference"/>
          <w:rFonts w:cstheme="minorHAnsi"/>
          <w:sz w:val="20"/>
        </w:rPr>
        <w:footnoteReference w:id="5"/>
      </w:r>
      <w:r w:rsidRPr="00132961">
        <w:rPr>
          <w:rFonts w:cstheme="minorHAnsi"/>
          <w:sz w:val="20"/>
        </w:rPr>
        <w:t xml:space="preserve"> (mm day</w:t>
      </w:r>
      <w:r w:rsidRPr="00132961">
        <w:rPr>
          <w:rFonts w:cstheme="minorHAnsi"/>
          <w:sz w:val="20"/>
          <w:vertAlign w:val="superscript"/>
        </w:rPr>
        <w:t>-1</w:t>
      </w:r>
      <w:r w:rsidRPr="00132961">
        <w:rPr>
          <w:rFonts w:cstheme="minorHAnsi"/>
          <w:sz w:val="20"/>
        </w:rPr>
        <w:t>)</w:t>
      </w:r>
    </w:p>
    <w:p w14:paraId="55DCA793" w14:textId="61D3C0FB" w:rsidR="0061556D" w:rsidRPr="00132961" w:rsidRDefault="00B97A7C" w:rsidP="00AF22B5">
      <w:pPr>
        <w:tabs>
          <w:tab w:val="clear" w:pos="2880"/>
          <w:tab w:val="clear" w:pos="9360"/>
        </w:tabs>
        <w:spacing w:before="0"/>
        <w:ind w:left="2835" w:hanging="2835"/>
        <w:rPr>
          <w:rFonts w:cstheme="minorHAnsi"/>
          <w:sz w:val="20"/>
        </w:rPr>
      </w:pPr>
      <w:proofErr w:type="spellStart"/>
      <w:r w:rsidRPr="00132961">
        <w:rPr>
          <w:rFonts w:cstheme="minorHAnsi"/>
          <w:i/>
          <w:sz w:val="20"/>
        </w:rPr>
        <w:t>Daily_Precip</w:t>
      </w:r>
      <w:r w:rsidRPr="00132961">
        <w:rPr>
          <w:rFonts w:cstheme="minorHAnsi"/>
          <w:i/>
          <w:sz w:val="20"/>
          <w:vertAlign w:val="subscript"/>
        </w:rPr>
        <w:t>Total</w:t>
      </w:r>
      <w:proofErr w:type="spellEnd"/>
      <w:r w:rsidR="0061556D" w:rsidRPr="00132961">
        <w:rPr>
          <w:rFonts w:cstheme="minorHAnsi"/>
          <w:i/>
          <w:sz w:val="20"/>
        </w:rPr>
        <w:tab/>
      </w:r>
      <w:r w:rsidR="0061556D" w:rsidRPr="00132961">
        <w:rPr>
          <w:rFonts w:cstheme="minorHAnsi"/>
          <w:sz w:val="20"/>
        </w:rPr>
        <w:t>Daily precipitation</w:t>
      </w:r>
      <w:r w:rsidR="002F6834" w:rsidRPr="00132961">
        <w:rPr>
          <w:rFonts w:cstheme="minorHAnsi"/>
          <w:sz w:val="20"/>
        </w:rPr>
        <w:t xml:space="preserve"> + irrigation</w:t>
      </w:r>
      <w:r w:rsidR="0061556D" w:rsidRPr="00132961">
        <w:rPr>
          <w:rFonts w:cstheme="minorHAnsi"/>
          <w:sz w:val="20"/>
        </w:rPr>
        <w:t xml:space="preserve"> (mm day</w:t>
      </w:r>
      <w:r w:rsidR="0061556D" w:rsidRPr="00132961">
        <w:rPr>
          <w:rFonts w:cstheme="minorHAnsi"/>
          <w:sz w:val="20"/>
          <w:vertAlign w:val="superscript"/>
        </w:rPr>
        <w:t>-1</w:t>
      </w:r>
      <w:r w:rsidR="0061556D" w:rsidRPr="00132961">
        <w:rPr>
          <w:rFonts w:cstheme="minorHAnsi"/>
          <w:sz w:val="20"/>
        </w:rPr>
        <w:t xml:space="preserve"> - SLC data table)</w:t>
      </w:r>
    </w:p>
    <w:p w14:paraId="0D15A725" w14:textId="77777777" w:rsidR="00C21386" w:rsidRPr="00132961" w:rsidRDefault="00C21386" w:rsidP="00AF22B5">
      <w:pPr>
        <w:tabs>
          <w:tab w:val="clear" w:pos="2880"/>
          <w:tab w:val="clear" w:pos="9360"/>
        </w:tabs>
        <w:spacing w:before="0"/>
        <w:ind w:left="2835" w:hanging="2835"/>
        <w:rPr>
          <w:rFonts w:cstheme="minorHAnsi"/>
          <w:sz w:val="20"/>
        </w:rPr>
      </w:pPr>
      <w:proofErr w:type="spellStart"/>
      <w:r w:rsidRPr="00132961">
        <w:rPr>
          <w:rFonts w:cstheme="minorHAnsi"/>
          <w:i/>
          <w:sz w:val="20"/>
        </w:rPr>
        <w:t>SoilAvailWater</w:t>
      </w:r>
      <w:proofErr w:type="spellEnd"/>
      <w:r w:rsidRPr="00132961">
        <w:rPr>
          <w:rFonts w:cstheme="minorHAnsi"/>
          <w:i/>
          <w:sz w:val="20"/>
        </w:rPr>
        <w:tab/>
      </w:r>
      <w:r w:rsidRPr="00132961">
        <w:rPr>
          <w:rFonts w:cstheme="minorHAnsi"/>
          <w:sz w:val="20"/>
        </w:rPr>
        <w:t>Soil available water</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12B9E9C5" w14:textId="685F5A96" w:rsidR="00AF354F" w:rsidRPr="00132961" w:rsidRDefault="00FF7518" w:rsidP="00AF22B5">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proofErr w:type="spellEnd"/>
      <w:r w:rsidR="00AF354F" w:rsidRPr="00132961">
        <w:rPr>
          <w:rFonts w:cstheme="minorHAnsi"/>
          <w:sz w:val="20"/>
        </w:rPr>
        <w:tab/>
        <w:t xml:space="preserve">Volumetric soil water content </w:t>
      </w:r>
      <w:r w:rsidR="006A0C72" w:rsidRPr="00132961">
        <w:rPr>
          <w:rFonts w:cstheme="minorHAnsi"/>
          <w:sz w:val="20"/>
        </w:rPr>
        <w:t>(mm</w:t>
      </w:r>
      <w:r w:rsidR="006A0C72" w:rsidRPr="00132961">
        <w:rPr>
          <w:rFonts w:cstheme="minorHAnsi"/>
          <w:sz w:val="20"/>
          <w:vertAlign w:val="superscript"/>
        </w:rPr>
        <w:t>3</w:t>
      </w:r>
      <w:r w:rsidR="006A0C72" w:rsidRPr="00132961">
        <w:rPr>
          <w:rFonts w:cstheme="minorHAnsi"/>
          <w:sz w:val="20"/>
        </w:rPr>
        <w:t xml:space="preserve"> mm</w:t>
      </w:r>
      <w:r w:rsidR="006A0C72" w:rsidRPr="00132961">
        <w:rPr>
          <w:rFonts w:cstheme="minorHAnsi"/>
          <w:sz w:val="20"/>
          <w:vertAlign w:val="superscript"/>
        </w:rPr>
        <w:t>-3</w:t>
      </w:r>
      <w:r w:rsidR="006A0C72" w:rsidRPr="00132961">
        <w:rPr>
          <w:rFonts w:cstheme="minorHAnsi"/>
          <w:sz w:val="20"/>
        </w:rPr>
        <w:t>)</w:t>
      </w:r>
    </w:p>
    <w:p w14:paraId="0149EE4E" w14:textId="27ECFD08" w:rsidR="007D6C7C" w:rsidRPr="00132961" w:rsidRDefault="00AF354F" w:rsidP="00AF22B5">
      <w:pPr>
        <w:tabs>
          <w:tab w:val="clear" w:pos="2880"/>
          <w:tab w:val="clear" w:pos="9360"/>
        </w:tabs>
        <w:spacing w:before="0"/>
        <w:ind w:left="2835" w:hanging="2835"/>
        <w:rPr>
          <w:rFonts w:cstheme="minorHAnsi"/>
          <w:sz w:val="20"/>
        </w:rPr>
      </w:pPr>
      <w:proofErr w:type="spellStart"/>
      <w:r w:rsidRPr="00132961">
        <w:rPr>
          <w:rFonts w:cstheme="minorHAnsi"/>
          <w:i/>
          <w:sz w:val="20"/>
        </w:rPr>
        <w:t>WaterStorage</w:t>
      </w:r>
      <w:proofErr w:type="spellEnd"/>
      <w:r w:rsidRPr="00132961">
        <w:rPr>
          <w:rFonts w:cstheme="minorHAnsi"/>
          <w:i/>
          <w:sz w:val="20"/>
        </w:rPr>
        <w:tab/>
      </w:r>
      <w:r w:rsidRPr="00132961">
        <w:rPr>
          <w:rFonts w:cstheme="minorHAnsi"/>
          <w:sz w:val="20"/>
        </w:rPr>
        <w:t>Water storage in topsoil (mm</w:t>
      </w:r>
      <w:r w:rsidR="00E776F1" w:rsidRPr="00132961">
        <w:rPr>
          <w:rFonts w:cstheme="minorHAnsi"/>
          <w:sz w:val="20"/>
          <w:vertAlign w:val="superscript"/>
        </w:rPr>
        <w:t xml:space="preserve"> </w:t>
      </w:r>
      <w:r w:rsidR="00E776F1" w:rsidRPr="00132961">
        <w:rPr>
          <w:rFonts w:cstheme="minorHAnsi"/>
          <w:sz w:val="20"/>
        </w:rPr>
        <w:t>day</w:t>
      </w:r>
      <w:r w:rsidR="00E776F1" w:rsidRPr="00132961">
        <w:rPr>
          <w:rFonts w:cstheme="minorHAnsi"/>
          <w:sz w:val="20"/>
          <w:vertAlign w:val="superscript"/>
        </w:rPr>
        <w:t>-1</w:t>
      </w:r>
      <w:r w:rsidRPr="00132961">
        <w:rPr>
          <w:rFonts w:cstheme="minorHAnsi"/>
          <w:sz w:val="20"/>
        </w:rPr>
        <w:t>)</w:t>
      </w:r>
      <w:r w:rsidR="00802CAE" w:rsidRPr="00132961">
        <w:rPr>
          <w:rFonts w:cstheme="minorHAnsi"/>
          <w:sz w:val="20"/>
        </w:rPr>
        <w:t xml:space="preserve"> – calculated previous day in </w:t>
      </w:r>
      <w:r w:rsidR="00943163" w:rsidRPr="00943163">
        <w:rPr>
          <w:rFonts w:cstheme="minorHAnsi"/>
          <w:sz w:val="16"/>
        </w:rPr>
        <w:fldChar w:fldCharType="begin"/>
      </w:r>
      <w:r w:rsidR="00943163" w:rsidRPr="00943163">
        <w:rPr>
          <w:rFonts w:cstheme="minorHAnsi"/>
          <w:sz w:val="16"/>
        </w:rPr>
        <w:instrText xml:space="preserve"> REF _Ref5196556 \h  \* MERGEFORMAT </w:instrText>
      </w:r>
      <w:r w:rsidR="00943163" w:rsidRPr="00943163">
        <w:rPr>
          <w:rFonts w:cstheme="minorHAnsi"/>
          <w:sz w:val="16"/>
        </w:rPr>
      </w:r>
      <w:r w:rsidR="00943163" w:rsidRPr="00943163">
        <w:rPr>
          <w:rFonts w:cstheme="minorHAnsi"/>
          <w:sz w:val="16"/>
        </w:rPr>
        <w:fldChar w:fldCharType="separate"/>
      </w:r>
      <w:r w:rsidR="00943163" w:rsidRPr="00943163">
        <w:rPr>
          <w:rFonts w:cstheme="minorHAnsi"/>
          <w:b/>
          <w:sz w:val="20"/>
        </w:rPr>
        <w:t xml:space="preserve">Eq. </w:t>
      </w:r>
      <w:r w:rsidR="00943163" w:rsidRPr="00943163">
        <w:rPr>
          <w:rFonts w:cstheme="minorHAnsi"/>
          <w:b/>
          <w:noProof/>
          <w:sz w:val="20"/>
        </w:rPr>
        <w:t>2.1.1</w:t>
      </w:r>
      <w:r w:rsidR="00943163" w:rsidRPr="00943163">
        <w:rPr>
          <w:rFonts w:cstheme="minorHAnsi"/>
          <w:b/>
          <w:sz w:val="20"/>
        </w:rPr>
        <w:noBreakHyphen/>
      </w:r>
      <w:r w:rsidR="00943163" w:rsidRPr="00943163">
        <w:rPr>
          <w:rFonts w:cstheme="minorHAnsi"/>
          <w:b/>
          <w:noProof/>
          <w:sz w:val="20"/>
        </w:rPr>
        <w:t>32</w:t>
      </w:r>
      <w:r w:rsidR="00943163" w:rsidRPr="00943163">
        <w:rPr>
          <w:rFonts w:cstheme="minorHAnsi"/>
          <w:sz w:val="16"/>
        </w:rPr>
        <w:fldChar w:fldCharType="end"/>
      </w:r>
    </w:p>
    <w:p w14:paraId="0C47E19C" w14:textId="77777777" w:rsidR="007D6C7C" w:rsidRPr="00132961" w:rsidRDefault="007D6C7C" w:rsidP="009076DA">
      <w:pPr>
        <w:pStyle w:val="Heading6"/>
        <w:rPr>
          <w:rStyle w:val="Emphasis"/>
          <w:rFonts w:cstheme="minorHAnsi"/>
          <w:b w:val="0"/>
          <w:i w:val="0"/>
        </w:rPr>
      </w:pPr>
      <w:r w:rsidRPr="00132961">
        <w:rPr>
          <w:rStyle w:val="Emphasis"/>
          <w:rFonts w:cstheme="minorHAnsi"/>
          <w:b w:val="0"/>
        </w:rPr>
        <w:t>Actual Evapotranspiration</w:t>
      </w:r>
    </w:p>
    <w:p w14:paraId="3CA6C4C9" w14:textId="3945D44B"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0.95×FieldCapacity-VolSoilWaterContent</m:t>
                    </m:r>
                  </m:num>
                  <m:den>
                    <m:r>
                      <m:rPr>
                        <m:sty m:val="bi"/>
                      </m:rPr>
                      <w:rPr>
                        <w:rFonts w:ascii="Cambria Math" w:hAnsi="Cambria Math" w:cstheme="minorHAnsi"/>
                        <w:color w:val="000000" w:themeColor="text1"/>
                      </w:rPr>
                      <m:t>0.95×FieldCapacity-alfa×WiltingPoint</m:t>
                    </m:r>
                  </m:den>
                </m:f>
              </m:e>
            </m:d>
          </m:e>
          <m:sup>
            <m:r>
              <m:rPr>
                <m:sty m:val="bi"/>
              </m:rPr>
              <w:rPr>
                <w:rFonts w:ascii="Cambria Math" w:hAnsi="Cambria Math" w:cstheme="minorHAnsi"/>
                <w:color w:val="000000" w:themeColor="text1"/>
              </w:rPr>
              <m:t>2</m:t>
            </m:r>
          </m:sup>
        </m:sSup>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27</w:t>
      </w:r>
      <w:r w:rsidR="001977CC">
        <w:rPr>
          <w:rFonts w:cstheme="minorHAnsi"/>
          <w:b/>
        </w:rPr>
        <w:fldChar w:fldCharType="end"/>
      </w:r>
    </w:p>
    <w:p w14:paraId="64D83151" w14:textId="77777777" w:rsidR="006908F0" w:rsidRPr="00132961" w:rsidRDefault="006908F0" w:rsidP="00E2464D">
      <w:pPr>
        <w:spacing w:after="120"/>
        <w:rPr>
          <w:rFonts w:cstheme="minorHAnsi"/>
          <w:b/>
        </w:rPr>
      </w:pPr>
      <w:r w:rsidRPr="00132961">
        <w:rPr>
          <w:rFonts w:cstheme="minorHAnsi"/>
          <w:b/>
          <w:i/>
        </w:rPr>
        <w:t>K</w:t>
      </w:r>
      <w:r w:rsidRPr="00132961">
        <w:rPr>
          <w:rFonts w:cstheme="minorHAnsi"/>
          <w:b/>
          <w:i/>
          <w:vertAlign w:val="subscript"/>
        </w:rPr>
        <w:t>r</w:t>
      </w:r>
      <w:r w:rsidRPr="00132961">
        <w:rPr>
          <w:rFonts w:cstheme="minorHAnsi"/>
          <w:b/>
          <w:i/>
        </w:rPr>
        <w:t xml:space="preserve"> </w:t>
      </w:r>
      <w:r w:rsidRPr="00132961">
        <w:rPr>
          <w:rFonts w:cstheme="minorHAnsi"/>
          <w:b/>
        </w:rPr>
        <w:t>ranges from 0 to 1.</w:t>
      </w:r>
    </w:p>
    <w:p w14:paraId="54E8CDEF" w14:textId="192AA09C"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28</w:t>
      </w:r>
      <w:r w:rsidR="001977CC">
        <w:rPr>
          <w:rFonts w:cstheme="minorHAnsi"/>
          <w:b/>
        </w:rPr>
        <w:fldChar w:fldCharType="end"/>
      </w:r>
    </w:p>
    <w:p w14:paraId="02313E0B" w14:textId="77777777" w:rsidR="006908F0" w:rsidRPr="00132961" w:rsidRDefault="006908F0" w:rsidP="00E2464D">
      <w:pPr>
        <w:spacing w:after="120"/>
        <w:rPr>
          <w:rFonts w:cstheme="minorHAnsi"/>
        </w:rPr>
      </w:pPr>
      <w:r w:rsidRPr="00132961">
        <w:rPr>
          <w:rFonts w:cstheme="minorHAnsi"/>
        </w:rPr>
        <w:t xml:space="preserve">If </w:t>
      </w:r>
      <w:proofErr w:type="spellStart"/>
      <w:r w:rsidRPr="00132961">
        <w:rPr>
          <w:rFonts w:cstheme="minorHAnsi"/>
        </w:rPr>
        <w:t>VolSoilWaterContent</w:t>
      </w:r>
      <w:proofErr w:type="spellEnd"/>
      <w:r w:rsidRPr="00132961">
        <w:rPr>
          <w:rFonts w:cstheme="minorHAnsi"/>
        </w:rPr>
        <w:t xml:space="preserve"> &lt; </w:t>
      </w:r>
      <w:r w:rsidR="00176C89" w:rsidRPr="00132961">
        <w:rPr>
          <w:rFonts w:cstheme="minorHAnsi"/>
        </w:rPr>
        <w:t>alfa</w:t>
      </w:r>
      <w:r w:rsidR="000601E7" w:rsidRPr="00132961">
        <w:rPr>
          <w:rFonts w:cstheme="minorHAnsi"/>
        </w:rPr>
        <w:t>/100</w:t>
      </w:r>
      <w:r w:rsidRPr="00132961">
        <w:rPr>
          <w:rFonts w:cstheme="minorHAnsi"/>
        </w:rPr>
        <w:t>*</w:t>
      </w:r>
      <w:proofErr w:type="spellStart"/>
      <w:r w:rsidRPr="00132961">
        <w:rPr>
          <w:rFonts w:cstheme="minorHAnsi"/>
        </w:rPr>
        <w:t>WiltingPoint</w:t>
      </w:r>
      <w:proofErr w:type="spellEnd"/>
    </w:p>
    <w:p w14:paraId="3625D4E8" w14:textId="130A1CEB" w:rsidR="002B3B63" w:rsidRPr="00132961" w:rsidRDefault="00000000"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29</w:t>
      </w:r>
      <w:r w:rsidR="001977CC">
        <w:rPr>
          <w:rFonts w:cstheme="minorHAnsi"/>
          <w:b/>
        </w:rPr>
        <w:fldChar w:fldCharType="end"/>
      </w:r>
    </w:p>
    <w:p w14:paraId="6465A8DD" w14:textId="0D103793" w:rsidR="002B3B63" w:rsidRPr="00132961" w:rsidRDefault="00000000"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30</w:t>
      </w:r>
      <w:r w:rsidR="001977CC">
        <w:rPr>
          <w:rFonts w:cstheme="minorHAnsi"/>
          <w:b/>
        </w:rPr>
        <w:fldChar w:fldCharType="end"/>
      </w:r>
    </w:p>
    <w:p w14:paraId="2B0C1C4C" w14:textId="77777777" w:rsidR="000601E7" w:rsidRPr="00132961" w:rsidRDefault="000601E7" w:rsidP="00AF22B5">
      <w:pPr>
        <w:tabs>
          <w:tab w:val="clear" w:pos="2880"/>
          <w:tab w:val="clear" w:pos="9360"/>
        </w:tabs>
        <w:spacing w:before="0"/>
        <w:ind w:left="2835" w:hanging="2835"/>
        <w:rPr>
          <w:rFonts w:cstheme="minorHAnsi"/>
          <w:sz w:val="20"/>
        </w:rPr>
      </w:pPr>
      <w:r w:rsidRPr="00132961">
        <w:rPr>
          <w:rFonts w:cstheme="minorHAnsi"/>
          <w:sz w:val="20"/>
        </w:rPr>
        <w:t>where</w:t>
      </w:r>
    </w:p>
    <w:p w14:paraId="0AA66CAD" w14:textId="77777777" w:rsidR="00E97B80" w:rsidRPr="00132961" w:rsidRDefault="00DC532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r</w:t>
      </w:r>
      <w:r w:rsidRPr="00132961">
        <w:rPr>
          <w:rFonts w:cstheme="minorHAnsi"/>
          <w:i/>
          <w:sz w:val="20"/>
        </w:rPr>
        <w:tab/>
      </w:r>
      <w:r w:rsidRPr="00132961">
        <w:rPr>
          <w:rFonts w:cstheme="minorHAnsi"/>
          <w:sz w:val="20"/>
        </w:rPr>
        <w:t>Soil coefficient</w:t>
      </w:r>
      <w:r w:rsidR="00E97B80" w:rsidRPr="00132961">
        <w:rPr>
          <w:rFonts w:cstheme="minorHAnsi"/>
          <w:sz w:val="20"/>
        </w:rPr>
        <w:t xml:space="preserve"> (</w:t>
      </w:r>
      <w:r w:rsidR="000601E7" w:rsidRPr="00132961">
        <w:rPr>
          <w:rFonts w:cstheme="minorHAnsi"/>
          <w:sz w:val="20"/>
        </w:rPr>
        <w:t>dimensionless)</w:t>
      </w:r>
    </w:p>
    <w:p w14:paraId="2DA3CCE4" w14:textId="15B93433" w:rsidR="00DC532D" w:rsidRPr="00132961" w:rsidRDefault="00D919DE" w:rsidP="00AF22B5">
      <w:pPr>
        <w:tabs>
          <w:tab w:val="clear" w:pos="2880"/>
          <w:tab w:val="clear" w:pos="9360"/>
        </w:tabs>
        <w:spacing w:before="0"/>
        <w:ind w:left="2835" w:hanging="2835"/>
        <w:rPr>
          <w:rFonts w:cstheme="minorHAnsi"/>
          <w:sz w:val="20"/>
        </w:rPr>
      </w:pPr>
      <w:r w:rsidRPr="00132961">
        <w:rPr>
          <w:rFonts w:cstheme="minorHAnsi"/>
          <w:i/>
          <w:sz w:val="20"/>
        </w:rPr>
        <w:t>alfa</w:t>
      </w:r>
      <w:r w:rsidR="00DC532D" w:rsidRPr="00132961">
        <w:rPr>
          <w:rFonts w:cstheme="minorHAnsi"/>
          <w:i/>
          <w:sz w:val="20"/>
        </w:rPr>
        <w:tab/>
      </w:r>
      <w:proofErr w:type="spellStart"/>
      <w:r w:rsidR="001D6154" w:rsidRPr="00132961">
        <w:rPr>
          <w:rFonts w:cstheme="minorHAnsi"/>
          <w:sz w:val="20"/>
        </w:rPr>
        <w:t>MM</w:t>
      </w:r>
      <w:r w:rsidRPr="00132961">
        <w:rPr>
          <w:rFonts w:cstheme="minorHAnsi"/>
          <w:sz w:val="20"/>
        </w:rPr>
        <w:t>inimum</w:t>
      </w:r>
      <w:proofErr w:type="spellEnd"/>
      <w:r w:rsidRPr="00132961">
        <w:rPr>
          <w:rFonts w:cstheme="minorHAnsi"/>
          <w:sz w:val="20"/>
        </w:rPr>
        <w:t xml:space="preserve"> water storage fraction of </w:t>
      </w:r>
      <w:proofErr w:type="spellStart"/>
      <w:r w:rsidRPr="00132961">
        <w:rPr>
          <w:rFonts w:cstheme="minorHAnsi"/>
          <w:sz w:val="20"/>
        </w:rPr>
        <w:t>WiltingPoint</w:t>
      </w:r>
      <w:proofErr w:type="spellEnd"/>
    </w:p>
    <w:p w14:paraId="7FF80876" w14:textId="5A660DA0" w:rsidR="006908F0" w:rsidRPr="00132961" w:rsidRDefault="00EE6923"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2368" behindDoc="0" locked="0" layoutInCell="1" allowOverlap="1" wp14:anchorId="1550B9AC" wp14:editId="05E26C6C">
                <wp:simplePos x="0" y="0"/>
                <wp:positionH relativeFrom="margin">
                  <wp:align>left</wp:align>
                </wp:positionH>
                <wp:positionV relativeFrom="paragraph">
                  <wp:posOffset>268605</wp:posOffset>
                </wp:positionV>
                <wp:extent cx="5928995" cy="640715"/>
                <wp:effectExtent l="0" t="0" r="0" b="6985"/>
                <wp:wrapTopAndBottom/>
                <wp:docPr id="132581136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8995" cy="640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B3A6E" w14:textId="77777777" w:rsidR="00B1240A" w:rsidRPr="002073D1" w:rsidRDefault="00B1240A" w:rsidP="00D05B9C">
                            <w:pPr>
                              <w:rPr>
                                <w:color w:val="000000" w:themeColor="text1"/>
                              </w:rPr>
                            </w:pPr>
                            <w:r w:rsidRPr="002073D1">
                              <w:rPr>
                                <w:color w:val="000000" w:themeColor="text1"/>
                              </w:rPr>
                              <w:t>Holos V4 will use the following constant values:</w:t>
                            </w:r>
                          </w:p>
                          <w:p w14:paraId="55DD7510" w14:textId="77777777" w:rsidR="00B1240A" w:rsidRPr="002073D1" w:rsidRDefault="00B1240A" w:rsidP="00D05B9C">
                            <w:pPr>
                              <w:rPr>
                                <w:color w:val="000000" w:themeColor="text1"/>
                              </w:rPr>
                            </w:pPr>
                            <w:r>
                              <w:rPr>
                                <w:color w:val="000000" w:themeColor="text1"/>
                              </w:rPr>
                              <w:t>alfa</w:t>
                            </w:r>
                            <w:r w:rsidRPr="002073D1">
                              <w:rPr>
                                <w:color w:val="000000" w:themeColor="text1"/>
                              </w:rPr>
                              <w:tab/>
                            </w:r>
                            <w:r>
                              <w:rPr>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0B9AC" id="Rectangle 52" o:spid="_x0000_s1029" style="position:absolute;left:0;text-align:left;margin-left:0;margin-top:21.15pt;width:466.85pt;height:50.45pt;z-index:25164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" fillcolor="white [3212]" strokecolor="#243f60 [1604]" strokeweight="2pt">
                <v:path arrowok="t"/>
                <v:textbox>
                  <w:txbxContent>
                    <w:p w14:paraId="5B5B3A6E" w14:textId="77777777" w:rsidR="00B1240A" w:rsidRPr="002073D1" w:rsidRDefault="00B1240A" w:rsidP="00D05B9C">
                      <w:pPr>
                        <w:rPr>
                          <w:color w:val="000000" w:themeColor="text1"/>
                        </w:rPr>
                      </w:pPr>
                      <w:r w:rsidRPr="002073D1">
                        <w:rPr>
                          <w:color w:val="000000" w:themeColor="text1"/>
                        </w:rPr>
                        <w:t>Holos V4 will use the following constant values:</w:t>
                      </w:r>
                    </w:p>
                    <w:p w14:paraId="55DD7510" w14:textId="77777777" w:rsidR="00B1240A" w:rsidRPr="002073D1" w:rsidRDefault="00B1240A" w:rsidP="00D05B9C">
                      <w:pPr>
                        <w:rPr>
                          <w:color w:val="000000" w:themeColor="text1"/>
                        </w:rPr>
                      </w:pPr>
                      <w:r>
                        <w:rPr>
                          <w:color w:val="000000" w:themeColor="text1"/>
                        </w:rPr>
                        <w:t>alfa</w:t>
                      </w:r>
                      <w:r w:rsidRPr="002073D1">
                        <w:rPr>
                          <w:color w:val="000000" w:themeColor="text1"/>
                        </w:rPr>
                        <w:tab/>
                      </w:r>
                      <w:r>
                        <w:rPr>
                          <w:color w:val="000000" w:themeColor="text1"/>
                        </w:rPr>
                        <w:t>0.7</w:t>
                      </w:r>
                    </w:p>
                  </w:txbxContent>
                </v:textbox>
                <w10:wrap type="topAndBottom" anchorx="margin"/>
              </v:rect>
            </w:pict>
          </mc:Fallback>
        </mc:AlternateContent>
      </w:r>
      <w:proofErr w:type="spellStart"/>
      <w:r w:rsidR="006908F0" w:rsidRPr="00132961">
        <w:rPr>
          <w:rFonts w:cstheme="minorHAnsi"/>
          <w:i/>
          <w:sz w:val="20"/>
        </w:rPr>
        <w:t>ET</w:t>
      </w:r>
      <w:r w:rsidR="006908F0" w:rsidRPr="00132961">
        <w:rPr>
          <w:rFonts w:cstheme="minorHAnsi"/>
          <w:i/>
          <w:sz w:val="20"/>
          <w:vertAlign w:val="subscript"/>
        </w:rPr>
        <w:t>a</w:t>
      </w:r>
      <w:proofErr w:type="spellEnd"/>
      <w:r w:rsidR="006908F0" w:rsidRPr="00132961">
        <w:rPr>
          <w:rFonts w:cstheme="minorHAnsi"/>
          <w:sz w:val="20"/>
        </w:rPr>
        <w:tab/>
        <w:t>Actual evapotranspiration (mm day</w:t>
      </w:r>
      <w:r w:rsidR="006908F0" w:rsidRPr="00132961">
        <w:rPr>
          <w:rFonts w:cstheme="minorHAnsi"/>
          <w:sz w:val="20"/>
          <w:vertAlign w:val="superscript"/>
        </w:rPr>
        <w:t>-1</w:t>
      </w:r>
      <w:r w:rsidR="006908F0" w:rsidRPr="00132961">
        <w:rPr>
          <w:rFonts w:cstheme="minorHAnsi"/>
          <w:sz w:val="20"/>
        </w:rPr>
        <w:t>)</w:t>
      </w:r>
    </w:p>
    <w:p w14:paraId="69699B90" w14:textId="77777777" w:rsidR="00412DB0" w:rsidRPr="00132961" w:rsidRDefault="00412DB0" w:rsidP="009076DA">
      <w:pPr>
        <w:pStyle w:val="Heading6"/>
        <w:rPr>
          <w:rStyle w:val="Emphasis"/>
          <w:rFonts w:cstheme="minorHAnsi"/>
          <w:b w:val="0"/>
          <w:i w:val="0"/>
          <w:spacing w:val="5"/>
        </w:rPr>
      </w:pPr>
      <w:r w:rsidRPr="00132961">
        <w:rPr>
          <w:rStyle w:val="Emphasis"/>
          <w:rFonts w:cstheme="minorHAnsi"/>
          <w:b w:val="0"/>
          <w:spacing w:val="5"/>
        </w:rPr>
        <w:t>Water Storage</w:t>
      </w:r>
    </w:p>
    <w:p w14:paraId="1381D788" w14:textId="77777777" w:rsidR="00644711" w:rsidRPr="00132961" w:rsidRDefault="007E10C8" w:rsidP="00E2464D">
      <w:pPr>
        <w:spacing w:after="120"/>
        <w:rPr>
          <w:rFonts w:cstheme="minorHAnsi"/>
        </w:rPr>
      </w:pPr>
      <w:r w:rsidRPr="00132961">
        <w:rPr>
          <w:rFonts w:cstheme="minorHAnsi"/>
        </w:rPr>
        <w:t>On Day 1 (</w:t>
      </w:r>
      <w:r w:rsidR="00BC634E" w:rsidRPr="00132961">
        <w:rPr>
          <w:rFonts w:cstheme="minorHAnsi"/>
        </w:rPr>
        <w:t>i</w:t>
      </w:r>
      <w:r w:rsidR="00EE48E6" w:rsidRPr="00132961">
        <w:rPr>
          <w:rFonts w:cstheme="minorHAnsi"/>
        </w:rPr>
        <w:t xml:space="preserve">f </w:t>
      </w:r>
      <w:proofErr w:type="spellStart"/>
      <w:r w:rsidR="00EE48E6" w:rsidRPr="00132961">
        <w:rPr>
          <w:rFonts w:cstheme="minorHAnsi"/>
          <w:i/>
        </w:rPr>
        <w:t>JulianDay</w:t>
      </w:r>
      <w:proofErr w:type="spellEnd"/>
      <w:r w:rsidR="00331A65" w:rsidRPr="00132961">
        <w:rPr>
          <w:rFonts w:cstheme="minorHAnsi"/>
          <w:i/>
        </w:rPr>
        <w:t xml:space="preserve"> </w:t>
      </w:r>
      <w:r w:rsidR="00EE48E6" w:rsidRPr="00132961">
        <w:rPr>
          <w:rFonts w:cstheme="minorHAnsi"/>
        </w:rPr>
        <w:t>=</w:t>
      </w:r>
      <w:r w:rsidR="00331A65" w:rsidRPr="00132961">
        <w:rPr>
          <w:rFonts w:cstheme="minorHAnsi"/>
        </w:rPr>
        <w:t xml:space="preserve"> </w:t>
      </w:r>
      <w:r w:rsidR="00EE48E6" w:rsidRPr="00132961">
        <w:rPr>
          <w:rFonts w:cstheme="minorHAnsi"/>
        </w:rPr>
        <w:t>1</w:t>
      </w:r>
      <w:r w:rsidRPr="00132961">
        <w:rPr>
          <w:rFonts w:cstheme="minorHAnsi"/>
        </w:rPr>
        <w:t>)</w:t>
      </w:r>
    </w:p>
    <w:bookmarkStart w:id="95" w:name="_Ref5196544"/>
    <w:p w14:paraId="77362550" w14:textId="040CDE14" w:rsidR="00237733" w:rsidRPr="00132961" w:rsidRDefault="00000000"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31</w:t>
      </w:r>
      <w:r w:rsidR="001977CC">
        <w:rPr>
          <w:rFonts w:cstheme="minorHAnsi"/>
          <w:b/>
        </w:rPr>
        <w:fldChar w:fldCharType="end"/>
      </w:r>
      <w:bookmarkEnd w:id="95"/>
    </w:p>
    <w:bookmarkStart w:id="96" w:name="_Ref5196556"/>
    <w:p w14:paraId="73427501" w14:textId="17B7867F" w:rsidR="00237733" w:rsidRPr="00132961" w:rsidRDefault="00000000"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 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32</w:t>
      </w:r>
      <w:r w:rsidR="001977CC">
        <w:rPr>
          <w:rFonts w:cstheme="minorHAnsi"/>
          <w:b/>
        </w:rPr>
        <w:fldChar w:fldCharType="end"/>
      </w:r>
      <w:bookmarkEnd w:id="96"/>
    </w:p>
    <w:p w14:paraId="578FACCF" w14:textId="510CB63A" w:rsidR="00D106FE" w:rsidRPr="00132961" w:rsidRDefault="007E10C8" w:rsidP="00E2464D">
      <w:pPr>
        <w:spacing w:after="120"/>
        <w:rPr>
          <w:rFonts w:cstheme="minorHAnsi"/>
        </w:rPr>
      </w:pPr>
      <w:r w:rsidRPr="00132961">
        <w:rPr>
          <w:rFonts w:cstheme="minorHAnsi"/>
        </w:rPr>
        <w:t>After Day 1</w:t>
      </w:r>
      <w:r w:rsidR="00BC634E" w:rsidRPr="00132961">
        <w:rPr>
          <w:rFonts w:cstheme="minorHAnsi"/>
        </w:rPr>
        <w:t>)</w:t>
      </w:r>
      <w:r w:rsidR="000B3306">
        <w:rPr>
          <w:rFonts w:cstheme="minorHAnsi"/>
        </w:rPr>
        <w:t xml:space="preserve"> </w:t>
      </w:r>
      <w:r w:rsidRPr="00132961">
        <w:rPr>
          <w:rFonts w:cstheme="minorHAnsi"/>
        </w:rPr>
        <w:t>(</w:t>
      </w:r>
      <w:r w:rsidR="00BC634E" w:rsidRPr="00132961">
        <w:rPr>
          <w:rFonts w:cstheme="minorHAnsi"/>
        </w:rPr>
        <w:t>i</w:t>
      </w:r>
      <w:r w:rsidR="00D106FE" w:rsidRPr="00132961">
        <w:rPr>
          <w:rFonts w:cstheme="minorHAnsi"/>
        </w:rPr>
        <w:t>f</w:t>
      </w:r>
      <w:r w:rsidR="00D106FE" w:rsidRPr="00132961">
        <w:rPr>
          <w:rFonts w:cstheme="minorHAnsi"/>
          <w:i/>
        </w:rPr>
        <w:t xml:space="preserve"> </w:t>
      </w:r>
      <w:proofErr w:type="spellStart"/>
      <w:r w:rsidR="00D106FE" w:rsidRPr="00132961">
        <w:rPr>
          <w:rFonts w:cstheme="minorHAnsi"/>
          <w:i/>
        </w:rPr>
        <w:t>JulianDay</w:t>
      </w:r>
      <w:proofErr w:type="spellEnd"/>
      <w:r w:rsidR="00331A65" w:rsidRPr="00132961">
        <w:rPr>
          <w:rFonts w:cstheme="minorHAnsi"/>
          <w:i/>
        </w:rPr>
        <w:t xml:space="preserve"> </w:t>
      </w:r>
      <w:r w:rsidR="00D106FE" w:rsidRPr="00132961">
        <w:rPr>
          <w:rFonts w:cstheme="minorHAnsi"/>
        </w:rPr>
        <w:t>&gt;</w:t>
      </w:r>
      <w:r w:rsidR="00331A65" w:rsidRPr="00132961">
        <w:rPr>
          <w:rFonts w:cstheme="minorHAnsi"/>
        </w:rPr>
        <w:t xml:space="preserve"> </w:t>
      </w:r>
      <w:r w:rsidR="00D106FE" w:rsidRPr="00132961">
        <w:rPr>
          <w:rFonts w:cstheme="minorHAnsi"/>
        </w:rPr>
        <w:t>1</w:t>
      </w:r>
      <w:r w:rsidRPr="00132961">
        <w:rPr>
          <w:rFonts w:cstheme="minorHAnsi"/>
        </w:rPr>
        <w:t>)</w:t>
      </w:r>
      <w:r w:rsidR="00D8261A" w:rsidRPr="00132961">
        <w:rPr>
          <w:rFonts w:cstheme="minorHAnsi"/>
        </w:rPr>
        <w:t xml:space="preserve"> </w:t>
      </w:r>
    </w:p>
    <w:p w14:paraId="3DE56E5F" w14:textId="5E525672" w:rsidR="00237733" w:rsidRPr="00132961"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DeepPerc=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33</w:t>
      </w:r>
      <w:r w:rsidR="001977CC">
        <w:rPr>
          <w:rFonts w:cstheme="minorHAnsi"/>
          <w:b/>
        </w:rPr>
        <w:fldChar w:fldCharType="end"/>
      </w:r>
    </w:p>
    <w:p w14:paraId="25C7FEF1" w14:textId="77777777" w:rsidR="00686E2F" w:rsidRPr="00132961" w:rsidRDefault="00686E2F" w:rsidP="00E2464D">
      <w:pPr>
        <w:spacing w:after="120"/>
        <w:rPr>
          <w:rFonts w:cstheme="minorHAnsi"/>
        </w:rPr>
      </w:pPr>
      <w:r w:rsidRPr="00132961">
        <w:rPr>
          <w:rFonts w:cstheme="minorHAnsi"/>
        </w:rPr>
        <w:t xml:space="preserve">If </w:t>
      </w:r>
      <w:proofErr w:type="spellStart"/>
      <w:r w:rsidRPr="00132961">
        <w:rPr>
          <w:rFonts w:cstheme="minorHAnsi"/>
        </w:rPr>
        <w:t>DeepPerc</w:t>
      </w:r>
      <w:proofErr w:type="spellEnd"/>
      <w:r w:rsidR="00331A65" w:rsidRPr="00132961">
        <w:rPr>
          <w:rFonts w:cstheme="minorHAnsi"/>
        </w:rPr>
        <w:t xml:space="preserve"> </w:t>
      </w:r>
      <w:r w:rsidRPr="00132961">
        <w:rPr>
          <w:rFonts w:cstheme="minorHAnsi"/>
        </w:rPr>
        <w:t>&lt;</w:t>
      </w:r>
      <w:r w:rsidR="00331A65" w:rsidRPr="00132961">
        <w:rPr>
          <w:rFonts w:cstheme="minorHAnsi"/>
        </w:rPr>
        <w:t xml:space="preserve"> </w:t>
      </w:r>
      <w:r w:rsidRPr="00132961">
        <w:rPr>
          <w:rFonts w:cstheme="minorHAnsi"/>
        </w:rPr>
        <w:t>0</w:t>
      </w:r>
    </w:p>
    <w:p w14:paraId="048C2185" w14:textId="22FD094C" w:rsidR="002B3B63" w:rsidRPr="00132961"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w:lastRenderedPageBreak/>
          <m:t>DeepPerc=0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34</w:t>
      </w:r>
      <w:r w:rsidR="001977CC">
        <w:rPr>
          <w:rFonts w:cstheme="minorHAnsi"/>
          <w:b/>
        </w:rPr>
        <w:fldChar w:fldCharType="end"/>
      </w:r>
    </w:p>
    <w:p w14:paraId="0EEEA71D" w14:textId="3D72922A" w:rsidR="0023773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+SoilAvailWater-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-DeepPerc</m:t>
        </m:r>
      </m:oMath>
      <w:r w:rsidR="00237733" w:rsidRPr="00132961">
        <w:rPr>
          <w:rFonts w:cstheme="minorHAnsi"/>
          <w:b/>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35</w:t>
      </w:r>
      <w:r w:rsidR="001977CC">
        <w:rPr>
          <w:rFonts w:cstheme="minorHAnsi"/>
          <w:b/>
        </w:rPr>
        <w:fldChar w:fldCharType="end"/>
      </w:r>
    </w:p>
    <w:p w14:paraId="748DB50F"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7B68031F" w14:textId="77777777" w:rsidR="001F5304" w:rsidRPr="00132961" w:rsidRDefault="001F5304" w:rsidP="002478CD">
      <w:pPr>
        <w:tabs>
          <w:tab w:val="clear" w:pos="2880"/>
          <w:tab w:val="clear" w:pos="9360"/>
        </w:tabs>
        <w:spacing w:before="0"/>
        <w:ind w:left="2835" w:hanging="2835"/>
        <w:rPr>
          <w:rFonts w:cstheme="minorHAnsi"/>
          <w:sz w:val="20"/>
        </w:rPr>
      </w:pPr>
      <w:proofErr w:type="spellStart"/>
      <w:r w:rsidRPr="00132961">
        <w:rPr>
          <w:rFonts w:cstheme="minorHAnsi"/>
          <w:i/>
          <w:sz w:val="20"/>
        </w:rPr>
        <w:t>DeepPerc</w:t>
      </w:r>
      <w:proofErr w:type="spellEnd"/>
      <w:r w:rsidRPr="00132961">
        <w:rPr>
          <w:rFonts w:cstheme="minorHAnsi"/>
          <w:sz w:val="20"/>
        </w:rPr>
        <w:tab/>
        <w:t>Water lost to percolation down the soil profile</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604CB412" w14:textId="77777777" w:rsidR="003147F9" w:rsidRPr="00132961" w:rsidRDefault="003147F9" w:rsidP="009076DA">
      <w:pPr>
        <w:pStyle w:val="Heading5"/>
      </w:pPr>
      <w:bookmarkStart w:id="97" w:name="_Toc528936549"/>
      <w:r w:rsidRPr="00132961">
        <w:t>Decomposition rate</w:t>
      </w:r>
      <w:r w:rsidR="003D642A" w:rsidRPr="00132961">
        <w:t xml:space="preserve"> – effect of soil temperature</w:t>
      </w:r>
      <w:bookmarkEnd w:id="97"/>
    </w:p>
    <w:p w14:paraId="79A50175" w14:textId="5C89C352"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num>
          <m:den>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36</w:t>
      </w:r>
      <w:r w:rsidR="001977CC">
        <w:rPr>
          <w:rFonts w:cstheme="minorHAnsi"/>
          <w:b/>
        </w:rPr>
        <w:fldChar w:fldCharType="end"/>
      </w:r>
    </w:p>
    <w:p w14:paraId="4A35ED6C" w14:textId="77777777" w:rsidR="00566CB7" w:rsidRPr="00132961" w:rsidRDefault="00566CB7" w:rsidP="00E2464D">
      <w:pPr>
        <w:spacing w:after="120"/>
        <w:rPr>
          <w:rFonts w:cstheme="minorHAnsi"/>
        </w:rPr>
      </w:pPr>
      <w:r w:rsidRPr="00132961">
        <w:rPr>
          <w:rFonts w:cstheme="minorHAnsi"/>
        </w:rPr>
        <w:t xml:space="preserve">If </w:t>
      </w:r>
      <w:r w:rsidRPr="00132961">
        <w:rPr>
          <w:rFonts w:cstheme="minorHAnsi"/>
          <w:i/>
        </w:rPr>
        <w:t>SoilTemp</w:t>
      </w:r>
      <w:r w:rsidRPr="00132961">
        <w:rPr>
          <w:rFonts w:cstheme="minorHAnsi"/>
          <w:i/>
          <w:vertAlign w:val="subscript"/>
        </w:rPr>
        <w:t>d-1</w:t>
      </w:r>
      <w:r w:rsidRPr="00132961">
        <w:rPr>
          <w:rFonts w:cstheme="minorHAnsi"/>
        </w:rPr>
        <w:t xml:space="preserve"> &lt;</w:t>
      </w:r>
      <w:r w:rsidR="00331A65" w:rsidRPr="00132961">
        <w:rPr>
          <w:rFonts w:cstheme="minorHAnsi"/>
        </w:rPr>
        <w:t xml:space="preserve"> </w:t>
      </w:r>
      <w:r w:rsidRPr="00132961">
        <w:rPr>
          <w:rFonts w:cstheme="minorHAnsi"/>
        </w:rPr>
        <w:t>-3.78 ˚C</w:t>
      </w:r>
    </w:p>
    <w:p w14:paraId="11E23542" w14:textId="20BD7D37"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37</w:t>
      </w:r>
      <w:r w:rsidR="001977CC">
        <w:rPr>
          <w:rFonts w:cstheme="minorHAnsi"/>
          <w:b/>
        </w:rPr>
        <w:fldChar w:fldCharType="end"/>
      </w:r>
    </w:p>
    <w:p w14:paraId="2E21E378"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652038CD" w14:textId="334CDD2A"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_temp</w:t>
      </w:r>
      <w:proofErr w:type="spellEnd"/>
      <w:r w:rsidRPr="00132961">
        <w:rPr>
          <w:rFonts w:cstheme="minorHAnsi"/>
          <w:i/>
          <w:sz w:val="20"/>
        </w:rPr>
        <w:tab/>
      </w:r>
      <w:r w:rsidRPr="00132961">
        <w:rPr>
          <w:rFonts w:cstheme="minorHAnsi"/>
          <w:sz w:val="20"/>
        </w:rPr>
        <w:t xml:space="preserve">Temperature </w:t>
      </w:r>
      <w:r w:rsidR="0086415E" w:rsidRPr="00132961">
        <w:rPr>
          <w:rFonts w:cstheme="minorHAnsi"/>
          <w:sz w:val="20"/>
        </w:rPr>
        <w:t xml:space="preserve">response </w:t>
      </w:r>
      <w:r w:rsidR="009F4DD3" w:rsidRPr="00132961">
        <w:rPr>
          <w:rFonts w:cstheme="minorHAnsi"/>
          <w:sz w:val="20"/>
        </w:rPr>
        <w:t>factor</w:t>
      </w:r>
    </w:p>
    <w:p w14:paraId="202FF1E2" w14:textId="77777777"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Temp</w:t>
      </w:r>
      <w:r w:rsidRPr="00132961">
        <w:rPr>
          <w:rFonts w:cstheme="minorHAnsi"/>
          <w:i/>
          <w:sz w:val="20"/>
          <w:vertAlign w:val="subscript"/>
        </w:rPr>
        <w:t>min</w:t>
      </w:r>
      <w:proofErr w:type="spellEnd"/>
      <w:r w:rsidRPr="00132961">
        <w:rPr>
          <w:rFonts w:cstheme="minorHAnsi"/>
          <w:i/>
          <w:sz w:val="20"/>
          <w:vertAlign w:val="subscript"/>
        </w:rPr>
        <w:tab/>
      </w:r>
      <w:r w:rsidRPr="00132961">
        <w:rPr>
          <w:rFonts w:cstheme="minorHAnsi"/>
          <w:sz w:val="20"/>
        </w:rPr>
        <w:t>Critical soil temperature (</w:t>
      </w:r>
      <w:r w:rsidR="00CA42B0" w:rsidRPr="00132961">
        <w:rPr>
          <w:rFonts w:cstheme="minorHAnsi"/>
          <w:sz w:val="20"/>
        </w:rPr>
        <w:t>˚C</w:t>
      </w:r>
      <w:r w:rsidR="00556770" w:rsidRPr="00132961">
        <w:rPr>
          <w:rFonts w:cstheme="minorHAnsi"/>
          <w:sz w:val="20"/>
        </w:rPr>
        <w:t>)</w:t>
      </w:r>
    </w:p>
    <w:p w14:paraId="6A5F23AC" w14:textId="3A9BB165" w:rsidR="00CA42B0" w:rsidRPr="00132961"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4112" behindDoc="0" locked="0" layoutInCell="1" allowOverlap="1" wp14:anchorId="1D5A15B6" wp14:editId="3295DF13">
                <wp:simplePos x="0" y="0"/>
                <wp:positionH relativeFrom="margin">
                  <wp:align>left</wp:align>
                </wp:positionH>
                <wp:positionV relativeFrom="paragraph">
                  <wp:posOffset>294640</wp:posOffset>
                </wp:positionV>
                <wp:extent cx="5949950" cy="681990"/>
                <wp:effectExtent l="0" t="0" r="0" b="3810"/>
                <wp:wrapTopAndBottom/>
                <wp:docPr id="26929707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819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F9C7A" w14:textId="77777777" w:rsidR="00B1240A" w:rsidRPr="002073D1" w:rsidRDefault="00B1240A" w:rsidP="00D05B9C">
                            <w:pPr>
                              <w:rPr>
                                <w:color w:val="000000" w:themeColor="text1"/>
                              </w:rPr>
                            </w:pPr>
                            <w:r w:rsidRPr="002073D1">
                              <w:rPr>
                                <w:color w:val="000000" w:themeColor="text1"/>
                              </w:rPr>
                              <w:t>Holos V4 will use the following constant values:</w:t>
                            </w:r>
                          </w:p>
                          <w:p w14:paraId="6E52DE7E" w14:textId="77777777" w:rsidR="00B1240A" w:rsidRDefault="00B1240A" w:rsidP="00D05B9C">
                            <w:pPr>
                              <w:rPr>
                                <w:color w:val="000000" w:themeColor="text1"/>
                              </w:rPr>
                            </w:pPr>
                            <w:r>
                              <w:rPr>
                                <w:color w:val="000000" w:themeColor="text1"/>
                              </w:rPr>
                              <w:t>T</w:t>
                            </w:r>
                            <w:r w:rsidRPr="00D05B9C">
                              <w:rPr>
                                <w:color w:val="000000" w:themeColor="text1"/>
                                <w:vertAlign w:val="subscript"/>
                              </w:rPr>
                              <w:t>min</w:t>
                            </w:r>
                            <w:r w:rsidRPr="002073D1">
                              <w:rPr>
                                <w:color w:val="000000" w:themeColor="text1"/>
                              </w:rPr>
                              <w:tab/>
                            </w:r>
                            <w:r>
                              <w:rPr>
                                <w:color w:val="000000" w:themeColor="text1"/>
                              </w:rPr>
                              <w:t>-3.78</w:t>
                            </w:r>
                            <w:r>
                              <w:rPr>
                                <w:rFonts w:cstheme="minorHAnsi"/>
                                <w:color w:val="000000" w:themeColor="text1"/>
                              </w:rPr>
                              <w:t>°</w:t>
                            </w:r>
                            <w:r>
                              <w:rPr>
                                <w:color w:val="000000" w:themeColor="text1"/>
                              </w:rPr>
                              <w:t>C</w:t>
                            </w:r>
                          </w:p>
                          <w:p w14:paraId="7C2E705F" w14:textId="77777777" w:rsidR="00B1240A" w:rsidRPr="002073D1" w:rsidRDefault="00B1240A" w:rsidP="00D05B9C">
                            <w:pPr>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C724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15B6" id="Rectangle 51" o:spid="_x0000_s1030" style="position:absolute;left:0;text-align:left;margin-left:0;margin-top:23.2pt;width:468.5pt;height:53.7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" fillcolor="white [3212]" strokecolor="#243f60 [1604]" strokeweight="2pt">
                <v:path arrowok="t"/>
                <v:textbox>
                  <w:txbxContent>
                    <w:p w14:paraId="67EF9C7A" w14:textId="77777777" w:rsidR="00B1240A" w:rsidRPr="002073D1" w:rsidRDefault="00B1240A" w:rsidP="00D05B9C">
                      <w:pPr>
                        <w:rPr>
                          <w:color w:val="000000" w:themeColor="text1"/>
                        </w:rPr>
                      </w:pPr>
                      <w:r w:rsidRPr="002073D1">
                        <w:rPr>
                          <w:color w:val="000000" w:themeColor="text1"/>
                        </w:rPr>
                        <w:t>Holos V4 will use the following constant values:</w:t>
                      </w:r>
                    </w:p>
                    <w:p w14:paraId="6E52DE7E" w14:textId="77777777" w:rsidR="00B1240A" w:rsidRDefault="00B1240A" w:rsidP="00D05B9C">
                      <w:pPr>
                        <w:rPr>
                          <w:color w:val="000000" w:themeColor="text1"/>
                        </w:rPr>
                      </w:pPr>
                      <w:r>
                        <w:rPr>
                          <w:color w:val="000000" w:themeColor="text1"/>
                        </w:rPr>
                        <w:t>T</w:t>
                      </w:r>
                      <w:r w:rsidRPr="00D05B9C">
                        <w:rPr>
                          <w:color w:val="000000" w:themeColor="text1"/>
                          <w:vertAlign w:val="subscript"/>
                        </w:rPr>
                        <w:t>min</w:t>
                      </w:r>
                      <w:r w:rsidRPr="002073D1">
                        <w:rPr>
                          <w:color w:val="000000" w:themeColor="text1"/>
                        </w:rPr>
                        <w:tab/>
                      </w:r>
                      <w:r>
                        <w:rPr>
                          <w:color w:val="000000" w:themeColor="text1"/>
                        </w:rPr>
                        <w:t>-3.78</w:t>
                      </w:r>
                      <w:r>
                        <w:rPr>
                          <w:rFonts w:cstheme="minorHAnsi"/>
                          <w:color w:val="000000" w:themeColor="text1"/>
                        </w:rPr>
                        <w:t>°</w:t>
                      </w:r>
                      <w:r>
                        <w:rPr>
                          <w:color w:val="000000" w:themeColor="text1"/>
                        </w:rPr>
                        <w:t>C</w:t>
                      </w:r>
                    </w:p>
                    <w:p w14:paraId="7C2E705F" w14:textId="77777777" w:rsidR="00B1240A" w:rsidRPr="002073D1" w:rsidRDefault="00B1240A" w:rsidP="00D05B9C">
                      <w:pPr>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C724E">
                      <w:pPr>
                        <w:rPr>
                          <w:color w:val="000000" w:themeColor="text1"/>
                        </w:rPr>
                      </w:pPr>
                    </w:p>
                  </w:txbxContent>
                </v:textbox>
                <w10:wrap type="topAndBottom" anchorx="margin"/>
              </v:rect>
            </w:pict>
          </mc:Fallback>
        </mc:AlternateContent>
      </w:r>
      <w:proofErr w:type="spellStart"/>
      <w:r w:rsidR="00CA42B0" w:rsidRPr="00132961">
        <w:rPr>
          <w:rFonts w:cstheme="minorHAnsi"/>
          <w:i/>
          <w:sz w:val="20"/>
        </w:rPr>
        <w:t>Temp</w:t>
      </w:r>
      <w:r w:rsidR="00CA42B0" w:rsidRPr="00132961">
        <w:rPr>
          <w:rFonts w:cstheme="minorHAnsi"/>
          <w:i/>
          <w:sz w:val="20"/>
          <w:vertAlign w:val="subscript"/>
        </w:rPr>
        <w:t>max</w:t>
      </w:r>
      <w:proofErr w:type="spellEnd"/>
      <w:r w:rsidR="00CA42B0" w:rsidRPr="00132961">
        <w:rPr>
          <w:rFonts w:cstheme="minorHAnsi"/>
          <w:i/>
          <w:sz w:val="20"/>
          <w:vertAlign w:val="subscript"/>
        </w:rPr>
        <w:tab/>
      </w:r>
      <w:r w:rsidR="00CA42B0" w:rsidRPr="00132961">
        <w:rPr>
          <w:rFonts w:cstheme="minorHAnsi"/>
          <w:sz w:val="20"/>
        </w:rPr>
        <w:t>Maximum soil temperature (˚C)</w:t>
      </w:r>
    </w:p>
    <w:p w14:paraId="1336F3A5" w14:textId="77777777" w:rsidR="0042349C" w:rsidRPr="00132961" w:rsidRDefault="0042349C" w:rsidP="009076DA">
      <w:pPr>
        <w:pStyle w:val="Heading5"/>
      </w:pPr>
      <w:bookmarkStart w:id="98" w:name="_Toc528936550"/>
      <w:r w:rsidRPr="00132961">
        <w:t>Decomposition rate – effect of soil moisture</w:t>
      </w:r>
      <w:bookmarkEnd w:id="98"/>
    </w:p>
    <w:p w14:paraId="3E2DC248" w14:textId="56823188"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r>
          <m:rPr>
            <m:sty m:val="bi"/>
          </m:rPr>
          <w:rPr>
            <w:rFonts w:ascii="Cambria Math" w:hAnsi="Cambria Math" w:cstheme="minorHAnsi"/>
            <w:color w:val="000000" w:themeColor="text1"/>
          </w:rPr>
          <m:t>=1.2×FieldCapacity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38</w:t>
      </w:r>
      <w:r w:rsidR="001977CC">
        <w:rPr>
          <w:rFonts w:cstheme="minorHAnsi"/>
          <w:b/>
        </w:rPr>
        <w:fldChar w:fldCharType="end"/>
      </w:r>
    </w:p>
    <w:p w14:paraId="7C83069D" w14:textId="5EFC9FC4"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=0.9×FieldCapacity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39</w:t>
      </w:r>
      <w:r w:rsidR="001977CC">
        <w:rPr>
          <w:rFonts w:cstheme="minorHAnsi"/>
          <w:b/>
        </w:rPr>
        <w:fldChar w:fldCharType="end"/>
      </w:r>
    </w:p>
    <w:p w14:paraId="49A1B9A8" w14:textId="77777777" w:rsidR="00B35438" w:rsidRPr="00132961" w:rsidRDefault="00B35438" w:rsidP="00E2464D">
      <w:pPr>
        <w:spacing w:after="120"/>
        <w:rPr>
          <w:rFonts w:cstheme="minorHAnsi"/>
          <w:vertAlign w:val="subscript"/>
        </w:rPr>
      </w:pPr>
      <w:r w:rsidRPr="00132961">
        <w:rPr>
          <w:rFonts w:cstheme="minorHAnsi"/>
        </w:rPr>
        <w:t xml:space="preserve">If </w:t>
      </w:r>
      <w:proofErr w:type="spellStart"/>
      <w:r w:rsidRPr="00132961">
        <w:rPr>
          <w:rFonts w:cstheme="minorHAnsi"/>
        </w:rPr>
        <w:t>VolSoilWaterContent</w:t>
      </w:r>
      <w:proofErr w:type="spellEnd"/>
      <w:r w:rsidRPr="00132961">
        <w:rPr>
          <w:rFonts w:cstheme="minorHAnsi"/>
        </w:rPr>
        <w:t xml:space="preserve"> &gt; </w:t>
      </w:r>
      <w:proofErr w:type="spellStart"/>
      <w:r w:rsidRPr="00132961">
        <w:rPr>
          <w:rFonts w:cstheme="minorHAnsi"/>
        </w:rPr>
        <w:t>VolSoilWaterContent</w:t>
      </w:r>
      <w:r w:rsidRPr="00132961">
        <w:rPr>
          <w:rFonts w:cstheme="minorHAnsi"/>
          <w:vertAlign w:val="subscript"/>
        </w:rPr>
        <w:t>opt</w:t>
      </w:r>
      <w:proofErr w:type="spellEnd"/>
    </w:p>
    <w:p w14:paraId="5C5C4F5A" w14:textId="677ED6EC"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e>
            </m:d>
          </m:den>
        </m:f>
        <m:r>
          <m:rPr>
            <m:sty m:val="bi"/>
          </m:rPr>
          <w:rPr>
            <w:rFonts w:ascii="Cambria Math" w:hAnsi="Cambria Math" w:cstheme="minorHAnsi"/>
            <w:color w:val="000000" w:themeColor="text1"/>
          </w:rPr>
          <m:t>+1</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40</w:t>
      </w:r>
      <w:r w:rsidR="001977CC">
        <w:rPr>
          <w:rFonts w:cstheme="minorHAnsi"/>
          <w:b/>
        </w:rPr>
        <w:fldChar w:fldCharType="end"/>
      </w:r>
    </w:p>
    <w:p w14:paraId="5C5D0A0F" w14:textId="77777777" w:rsidR="00C71479" w:rsidRPr="00132961" w:rsidRDefault="00C71479" w:rsidP="00E2464D">
      <w:pPr>
        <w:spacing w:after="120"/>
        <w:rPr>
          <w:rFonts w:cstheme="minorHAnsi"/>
          <w:vertAlign w:val="subscript"/>
        </w:rPr>
      </w:pPr>
      <w:r w:rsidRPr="00132961">
        <w:rPr>
          <w:rFonts w:cstheme="minorHAnsi"/>
        </w:rPr>
        <w:t xml:space="preserve">If </w:t>
      </w:r>
      <w:proofErr w:type="spellStart"/>
      <w:r w:rsidRPr="00132961">
        <w:rPr>
          <w:rFonts w:cstheme="minorHAnsi"/>
        </w:rPr>
        <w:t>VolSoilWaterContent</w:t>
      </w:r>
      <w:proofErr w:type="spellEnd"/>
      <w:r w:rsidRPr="00132961">
        <w:rPr>
          <w:rFonts w:cstheme="minorHAnsi"/>
        </w:rPr>
        <w:t xml:space="preserve"> &lt; </w:t>
      </w:r>
      <w:proofErr w:type="spellStart"/>
      <w:r w:rsidRPr="00132961">
        <w:rPr>
          <w:rFonts w:cstheme="minorHAnsi"/>
        </w:rPr>
        <w:t>WiltingPoint</w:t>
      </w:r>
      <w:proofErr w:type="spellEnd"/>
    </w:p>
    <w:p w14:paraId="7857BD88" w14:textId="2656F539"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VolSoilWaterContent</m:t>
            </m:r>
          </m:num>
          <m:den>
            <m:r>
              <m:rPr>
                <m:sty m:val="bi"/>
              </m:rPr>
              <w:rPr>
                <w:rFonts w:ascii="Cambria Math" w:hAnsi="Cambria Math" w:cstheme="minorHAnsi"/>
                <w:color w:val="000000" w:themeColor="text1"/>
              </w:rPr>
              <m:t>WiltingPoint</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41</w:t>
      </w:r>
      <w:r w:rsidR="001977CC">
        <w:rPr>
          <w:rFonts w:cstheme="minorHAnsi"/>
          <w:b/>
        </w:rPr>
        <w:fldChar w:fldCharType="end"/>
      </w:r>
    </w:p>
    <w:p w14:paraId="590F13AC" w14:textId="77777777" w:rsidR="00385349" w:rsidRPr="00132961" w:rsidRDefault="00385349" w:rsidP="00E2464D">
      <w:pPr>
        <w:spacing w:after="120"/>
        <w:rPr>
          <w:rFonts w:cstheme="minorHAnsi"/>
          <w:vertAlign w:val="subscript"/>
        </w:rPr>
      </w:pPr>
      <w:r w:rsidRPr="00132961">
        <w:rPr>
          <w:rFonts w:cstheme="minorHAnsi"/>
        </w:rPr>
        <w:t xml:space="preserve">If </w:t>
      </w:r>
      <w:proofErr w:type="spellStart"/>
      <w:r w:rsidRPr="00132961">
        <w:rPr>
          <w:rFonts w:cstheme="minorHAnsi"/>
        </w:rPr>
        <w:t>WiltingPoint</w:t>
      </w:r>
      <w:proofErr w:type="spellEnd"/>
      <w:r w:rsidRPr="00132961">
        <w:rPr>
          <w:rFonts w:cstheme="minorHAnsi"/>
        </w:rPr>
        <w:t xml:space="preserve"> &lt;= </w:t>
      </w:r>
      <w:proofErr w:type="spellStart"/>
      <w:r w:rsidRPr="00132961">
        <w:rPr>
          <w:rFonts w:cstheme="minorHAnsi"/>
        </w:rPr>
        <w:t>VolSoilWaterContent</w:t>
      </w:r>
      <w:proofErr w:type="spellEnd"/>
      <w:r w:rsidRPr="00132961">
        <w:rPr>
          <w:rFonts w:cstheme="minorHAnsi"/>
        </w:rPr>
        <w:t xml:space="preserve"> &lt;= </w:t>
      </w:r>
      <w:proofErr w:type="spellStart"/>
      <w:r w:rsidRPr="00132961">
        <w:rPr>
          <w:rFonts w:cstheme="minorHAnsi"/>
        </w:rPr>
        <w:t>VolSoilWaterContent</w:t>
      </w:r>
      <w:r w:rsidRPr="00132961">
        <w:rPr>
          <w:rFonts w:cstheme="minorHAnsi"/>
          <w:vertAlign w:val="subscript"/>
        </w:rPr>
        <w:t>opt</w:t>
      </w:r>
      <w:proofErr w:type="spellEnd"/>
    </w:p>
    <w:p w14:paraId="3272A4B2" w14:textId="4D15869F"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VolSoilWaterContent-WiltingPoint</m:t>
                </m:r>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-WiltingPoint</m:t>
                </m:r>
              </m:e>
            </m:d>
          </m:den>
        </m:f>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oMath>
      <w:r w:rsidR="002B3B63" w:rsidRPr="00132961">
        <w:rPr>
          <w:rFonts w:cstheme="minorHAnsi"/>
          <w:b/>
        </w:rPr>
        <w:t xml:space="preserve"> </w:t>
      </w:r>
      <w:r w:rsidR="002B3B63" w:rsidRPr="00132961">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42</w:t>
      </w:r>
      <w:r w:rsidR="001977CC">
        <w:rPr>
          <w:rFonts w:cstheme="minorHAnsi"/>
          <w:b/>
        </w:rPr>
        <w:fldChar w:fldCharType="end"/>
      </w:r>
    </w:p>
    <w:p w14:paraId="73251A20" w14:textId="77777777" w:rsidR="00597BA8" w:rsidRPr="00132961" w:rsidRDefault="00597BA8" w:rsidP="00E2464D">
      <w:pPr>
        <w:spacing w:after="120"/>
        <w:rPr>
          <w:rFonts w:cstheme="minorHAnsi"/>
        </w:rPr>
      </w:pPr>
      <w:proofErr w:type="spellStart"/>
      <w:r w:rsidRPr="00132961">
        <w:rPr>
          <w:rFonts w:cstheme="minorHAnsi"/>
          <w:i/>
        </w:rPr>
        <w:t>r</w:t>
      </w:r>
      <w:r w:rsidRPr="00132961">
        <w:rPr>
          <w:rFonts w:cstheme="minorHAnsi"/>
          <w:i/>
          <w:vertAlign w:val="subscript"/>
        </w:rPr>
        <w:t>e</w:t>
      </w:r>
      <w:r w:rsidRPr="00132961">
        <w:rPr>
          <w:rFonts w:cstheme="minorHAnsi"/>
          <w:i/>
        </w:rPr>
        <w:t>_water</w:t>
      </w:r>
      <w:proofErr w:type="spellEnd"/>
      <w:r w:rsidRPr="00132961">
        <w:rPr>
          <w:rFonts w:cstheme="minorHAnsi"/>
          <w:i/>
        </w:rPr>
        <w:t xml:space="preserve"> </w:t>
      </w:r>
      <w:r w:rsidRPr="00132961">
        <w:rPr>
          <w:rFonts w:cstheme="minorHAnsi"/>
        </w:rPr>
        <w:t>ranges from 0 to 1.</w:t>
      </w:r>
    </w:p>
    <w:p w14:paraId="7168392E" w14:textId="54FC947C" w:rsidR="002B3B63" w:rsidRPr="00132961" w:rsidRDefault="00000000"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43</w:t>
      </w:r>
      <w:r w:rsidR="001977CC">
        <w:rPr>
          <w:rFonts w:cstheme="minorHAnsi"/>
          <w:b/>
        </w:rPr>
        <w:fldChar w:fldCharType="end"/>
      </w:r>
    </w:p>
    <w:p w14:paraId="466687C8" w14:textId="77777777" w:rsidR="00710DD7" w:rsidRPr="00132961" w:rsidRDefault="00710DD7" w:rsidP="002478CD">
      <w:pPr>
        <w:tabs>
          <w:tab w:val="clear" w:pos="2880"/>
          <w:tab w:val="clear" w:pos="9360"/>
        </w:tabs>
        <w:spacing w:before="0"/>
        <w:ind w:left="2835" w:hanging="2835"/>
        <w:rPr>
          <w:rFonts w:cstheme="minorHAnsi"/>
          <w:sz w:val="20"/>
        </w:rPr>
      </w:pPr>
      <w:r w:rsidRPr="00132961">
        <w:rPr>
          <w:rFonts w:cstheme="minorHAnsi"/>
          <w:sz w:val="20"/>
        </w:rPr>
        <w:t>where</w:t>
      </w:r>
    </w:p>
    <w:p w14:paraId="6673D70D"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s</w:t>
      </w:r>
      <w:r w:rsidRPr="00132961">
        <w:rPr>
          <w:rFonts w:cstheme="minorHAnsi"/>
          <w:i/>
          <w:sz w:val="20"/>
          <w:vertAlign w:val="subscript"/>
        </w:rPr>
        <w:t>at</w:t>
      </w:r>
      <w:proofErr w:type="spellEnd"/>
      <w:r w:rsidR="009A6897" w:rsidRPr="00132961">
        <w:rPr>
          <w:rFonts w:cstheme="minorHAnsi"/>
          <w:i/>
          <w:sz w:val="20"/>
        </w:rPr>
        <w:tab/>
      </w:r>
      <w:r w:rsidRPr="00132961">
        <w:rPr>
          <w:rFonts w:cstheme="minorHAnsi"/>
          <w:sz w:val="20"/>
        </w:rPr>
        <w:t>Volumetric soil water content at saturation level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50DEDEF"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o</w:t>
      </w:r>
      <w:r w:rsidRPr="00132961">
        <w:rPr>
          <w:rFonts w:cstheme="minorHAnsi"/>
          <w:i/>
          <w:sz w:val="20"/>
          <w:vertAlign w:val="subscript"/>
        </w:rPr>
        <w:t>pt</w:t>
      </w:r>
      <w:proofErr w:type="spellEnd"/>
      <w:r w:rsidRPr="00132961">
        <w:rPr>
          <w:rFonts w:cstheme="minorHAnsi"/>
          <w:i/>
          <w:sz w:val="20"/>
        </w:rPr>
        <w:tab/>
      </w:r>
      <w:r w:rsidRPr="00132961">
        <w:rPr>
          <w:rFonts w:cstheme="minorHAnsi"/>
          <w:sz w:val="20"/>
        </w:rPr>
        <w:t>Volumetric soil water content at optimal water content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26DA5FF" w14:textId="77777777" w:rsidR="0042349C" w:rsidRPr="00132961" w:rsidRDefault="007B4D0F"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s</w:t>
      </w:r>
      <w:proofErr w:type="spellEnd"/>
      <w:r w:rsidRPr="00132961">
        <w:rPr>
          <w:rFonts w:cstheme="minorHAnsi"/>
          <w:sz w:val="20"/>
        </w:rPr>
        <w:tab/>
      </w:r>
      <w:r w:rsidR="00AC671D" w:rsidRPr="00132961">
        <w:rPr>
          <w:rFonts w:cstheme="minorHAnsi"/>
          <w:sz w:val="20"/>
        </w:rPr>
        <w:t>Reference</w:t>
      </w:r>
      <w:r w:rsidRPr="00132961">
        <w:rPr>
          <w:rFonts w:cstheme="minorHAnsi"/>
          <w:sz w:val="20"/>
        </w:rPr>
        <w:t xml:space="preserve"> saturation</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w:t>
      </w:r>
    </w:p>
    <w:p w14:paraId="4385D5A5" w14:textId="77777777" w:rsidR="009A6897" w:rsidRPr="00132961" w:rsidRDefault="009A6897"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wp</w:t>
      </w:r>
      <w:proofErr w:type="spellEnd"/>
      <w:r w:rsidRPr="00132961">
        <w:rPr>
          <w:rFonts w:cstheme="minorHAnsi"/>
          <w:sz w:val="20"/>
        </w:rPr>
        <w:tab/>
      </w:r>
      <w:r w:rsidR="00AC671D" w:rsidRPr="00132961">
        <w:rPr>
          <w:rFonts w:cstheme="minorHAnsi"/>
          <w:sz w:val="20"/>
        </w:rPr>
        <w:t xml:space="preserve">Reference </w:t>
      </w:r>
      <w:r w:rsidRPr="00132961">
        <w:rPr>
          <w:rFonts w:cstheme="minorHAnsi"/>
          <w:sz w:val="20"/>
        </w:rPr>
        <w:t>wilting point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061E2A8" w14:textId="025771C8" w:rsidR="0086415E" w:rsidRPr="00132961" w:rsidRDefault="00EE6923" w:rsidP="002478CD">
      <w:pPr>
        <w:tabs>
          <w:tab w:val="clear" w:pos="2880"/>
          <w:tab w:val="clear" w:pos="9360"/>
        </w:tabs>
        <w:spacing w:before="0"/>
        <w:ind w:left="2835" w:hanging="2835"/>
        <w:rPr>
          <w:rFonts w:cstheme="minorHAnsi"/>
          <w:sz w:val="20"/>
        </w:rPr>
      </w:pPr>
      <w:r>
        <w:rPr>
          <w:noProof/>
        </w:rPr>
        <w:lastRenderedPageBreak/>
        <mc:AlternateContent>
          <mc:Choice Requires="wps">
            <w:drawing>
              <wp:anchor distT="0" distB="0" distL="114300" distR="114300" simplePos="0" relativeHeight="251675136" behindDoc="0" locked="0" layoutInCell="1" allowOverlap="1" wp14:anchorId="29D19E4D" wp14:editId="5E8DD5FF">
                <wp:simplePos x="0" y="0"/>
                <wp:positionH relativeFrom="margin">
                  <wp:align>left</wp:align>
                </wp:positionH>
                <wp:positionV relativeFrom="paragraph">
                  <wp:posOffset>241935</wp:posOffset>
                </wp:positionV>
                <wp:extent cx="5949950" cy="681990"/>
                <wp:effectExtent l="0" t="0" r="0" b="3810"/>
                <wp:wrapTopAndBottom/>
                <wp:docPr id="8912568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819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7B637B" w14:textId="77777777" w:rsidR="00B1240A" w:rsidRPr="002073D1" w:rsidRDefault="00B1240A" w:rsidP="00AC671D">
                            <w:pPr>
                              <w:rPr>
                                <w:color w:val="000000" w:themeColor="text1"/>
                              </w:rPr>
                            </w:pPr>
                            <w:r w:rsidRPr="002073D1">
                              <w:rPr>
                                <w:color w:val="000000" w:themeColor="text1"/>
                              </w:rPr>
                              <w:t>Holos V4 will use the following constant values:</w:t>
                            </w:r>
                          </w:p>
                          <w:p w14:paraId="6DA45074" w14:textId="77777777" w:rsidR="00B1240A" w:rsidRDefault="00B1240A" w:rsidP="00AC671D">
                            <w:pPr>
                              <w:rPr>
                                <w:color w:val="000000" w:themeColor="text1"/>
                              </w:rPr>
                            </w:pPr>
                            <w:r>
                              <w:rPr>
                                <w:color w:val="000000" w:themeColor="text1"/>
                              </w:rPr>
                              <w:t>r</w:t>
                            </w:r>
                            <w:r>
                              <w:rPr>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3AF6C1F" w14:textId="77777777" w:rsidR="00B1240A" w:rsidRPr="002073D1" w:rsidRDefault="00B1240A" w:rsidP="00AC671D">
                            <w:pPr>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0BD3D661" w14:textId="77777777" w:rsidR="00B1240A" w:rsidRPr="00CC724E" w:rsidRDefault="00B1240A" w:rsidP="00AC671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19E4D" id="Rectangle 50" o:spid="_x0000_s1031" style="position:absolute;left:0;text-align:left;margin-left:0;margin-top:19.05pt;width:468.5pt;height:53.7pt;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" fillcolor="white [3212]" strokecolor="#243f60 [1604]" strokeweight="2pt">
                <v:path arrowok="t"/>
                <v:textbox>
                  <w:txbxContent>
                    <w:p w14:paraId="597B637B" w14:textId="77777777" w:rsidR="00B1240A" w:rsidRPr="002073D1" w:rsidRDefault="00B1240A" w:rsidP="00AC671D">
                      <w:pPr>
                        <w:rPr>
                          <w:color w:val="000000" w:themeColor="text1"/>
                        </w:rPr>
                      </w:pPr>
                      <w:r w:rsidRPr="002073D1">
                        <w:rPr>
                          <w:color w:val="000000" w:themeColor="text1"/>
                        </w:rPr>
                        <w:t>Holos V4 will use the following constant values:</w:t>
                      </w:r>
                    </w:p>
                    <w:p w14:paraId="6DA45074" w14:textId="77777777" w:rsidR="00B1240A" w:rsidRDefault="00B1240A" w:rsidP="00AC671D">
                      <w:pPr>
                        <w:rPr>
                          <w:color w:val="000000" w:themeColor="text1"/>
                        </w:rPr>
                      </w:pPr>
                      <w:r>
                        <w:rPr>
                          <w:color w:val="000000" w:themeColor="text1"/>
                        </w:rPr>
                        <w:t>r</w:t>
                      </w:r>
                      <w:r>
                        <w:rPr>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3AF6C1F" w14:textId="77777777" w:rsidR="00B1240A" w:rsidRPr="002073D1" w:rsidRDefault="00B1240A" w:rsidP="00AC671D">
                      <w:pPr>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0BD3D661" w14:textId="77777777" w:rsidR="00B1240A" w:rsidRPr="00CC724E" w:rsidRDefault="00B1240A" w:rsidP="00AC671D">
                      <w:pPr>
                        <w:rPr>
                          <w:color w:val="000000" w:themeColor="text1"/>
                        </w:rPr>
                      </w:pPr>
                    </w:p>
                  </w:txbxContent>
                </v:textbox>
                <w10:wrap type="topAndBottom" anchorx="margin"/>
              </v:rect>
            </w:pict>
          </mc:Fallback>
        </mc:AlternateContent>
      </w:r>
      <w:proofErr w:type="spellStart"/>
      <w:r w:rsidR="0086415E" w:rsidRPr="00132961">
        <w:rPr>
          <w:rFonts w:cstheme="minorHAnsi"/>
          <w:i/>
          <w:sz w:val="20"/>
        </w:rPr>
        <w:t>r</w:t>
      </w:r>
      <w:r w:rsidR="0086415E" w:rsidRPr="00132961">
        <w:rPr>
          <w:rFonts w:cstheme="minorHAnsi"/>
          <w:i/>
          <w:sz w:val="20"/>
          <w:vertAlign w:val="subscript"/>
        </w:rPr>
        <w:t>e</w:t>
      </w:r>
      <w:r w:rsidR="0086415E" w:rsidRPr="00132961">
        <w:rPr>
          <w:rFonts w:cstheme="minorHAnsi"/>
          <w:i/>
          <w:sz w:val="20"/>
        </w:rPr>
        <w:t>_water</w:t>
      </w:r>
      <w:proofErr w:type="spellEnd"/>
      <w:r w:rsidR="0086415E" w:rsidRPr="00132961">
        <w:rPr>
          <w:rFonts w:cstheme="minorHAnsi"/>
          <w:i/>
          <w:sz w:val="20"/>
        </w:rPr>
        <w:tab/>
      </w:r>
      <w:r w:rsidR="0086415E" w:rsidRPr="00132961">
        <w:rPr>
          <w:rFonts w:cstheme="minorHAnsi"/>
          <w:sz w:val="20"/>
        </w:rPr>
        <w:t xml:space="preserve">Moisture response </w:t>
      </w:r>
      <w:r w:rsidR="009F4DD3" w:rsidRPr="00132961">
        <w:rPr>
          <w:rFonts w:cstheme="minorHAnsi"/>
          <w:sz w:val="20"/>
        </w:rPr>
        <w:t>factor</w:t>
      </w:r>
    </w:p>
    <w:p w14:paraId="4640E4A1" w14:textId="77777777" w:rsidR="00A12E2B" w:rsidRPr="00132961" w:rsidRDefault="000637A6" w:rsidP="009076DA">
      <w:pPr>
        <w:pStyle w:val="Heading5"/>
      </w:pPr>
      <w:bookmarkStart w:id="99" w:name="_Toc528936551"/>
      <w:r w:rsidRPr="00132961">
        <w:t xml:space="preserve">Climate </w:t>
      </w:r>
      <w:r w:rsidR="009F4DD3" w:rsidRPr="00132961">
        <w:t>Factor</w:t>
      </w:r>
      <w:bookmarkEnd w:id="99"/>
    </w:p>
    <w:p w14:paraId="428FC4AA" w14:textId="77777777" w:rsidR="00C23C78" w:rsidRPr="00132961" w:rsidRDefault="00C23C78" w:rsidP="00E2464D">
      <w:pPr>
        <w:spacing w:after="120"/>
        <w:rPr>
          <w:rFonts w:cstheme="minorHAnsi"/>
        </w:rPr>
      </w:pPr>
      <w:proofErr w:type="spellStart"/>
      <w:r w:rsidRPr="00132961">
        <w:rPr>
          <w:rFonts w:cstheme="minorHAnsi"/>
          <w:i/>
        </w:rPr>
        <w:t>r</w:t>
      </w:r>
      <w:r w:rsidRPr="00132961">
        <w:rPr>
          <w:rFonts w:cstheme="minorHAnsi"/>
          <w:i/>
          <w:vertAlign w:val="subscript"/>
        </w:rPr>
        <w:t>e_crop</w:t>
      </w:r>
      <w:proofErr w:type="spellEnd"/>
      <w:r w:rsidRPr="00132961">
        <w:rPr>
          <w:rFonts w:cstheme="minorHAnsi"/>
        </w:rPr>
        <w:t xml:space="preserve"> will be calculated daily and expressed as a mean annual average value for use in ICBM equations</w:t>
      </w:r>
      <w:r w:rsidR="00D32F34" w:rsidRPr="00132961">
        <w:rPr>
          <w:rFonts w:cstheme="minorHAnsi"/>
        </w:rPr>
        <w:t>.</w:t>
      </w:r>
    </w:p>
    <w:p w14:paraId="20787D42" w14:textId="1B0818B9" w:rsidR="005D1DB8" w:rsidRPr="00132961"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44</w:t>
      </w:r>
      <w:r w:rsidR="001977CC">
        <w:rPr>
          <w:rFonts w:cstheme="minorHAnsi"/>
          <w:b/>
        </w:rPr>
        <w:fldChar w:fldCharType="end"/>
      </w:r>
    </w:p>
    <w:p w14:paraId="496A1C1A" w14:textId="3029D72F" w:rsidR="005D1DB8" w:rsidRPr="00132961"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Reference adjustment</m:t>
            </m:r>
          </m:den>
        </m:f>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45</w:t>
      </w:r>
      <w:r w:rsidR="001977CC">
        <w:rPr>
          <w:rFonts w:cstheme="minorHAnsi"/>
          <w:b/>
        </w:rPr>
        <w:fldChar w:fldCharType="end"/>
      </w:r>
    </w:p>
    <w:p w14:paraId="06C4E418" w14:textId="61888A72" w:rsidR="005D1DB8"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bar>
          <m:barPr>
            <m:pos m:val="top"/>
            <m:ctrlPr>
              <w:rPr>
                <w:rFonts w:ascii="Cambria Math" w:hAnsi="Cambria Math" w:cstheme="minorHAnsi"/>
                <w:b/>
                <w:i/>
                <w:color w:val="000000" w:themeColor="text1"/>
              </w:rPr>
            </m:ctrlPr>
          </m:bar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e>
        </m:bar>
      </m:oMath>
      <w:r w:rsidR="005D1DB8" w:rsidRPr="00132961">
        <w:rPr>
          <w:rFonts w:cstheme="minorHAnsi"/>
          <w:b/>
        </w:rPr>
        <w:t xml:space="preserve"> </w:t>
      </w:r>
      <w:r w:rsidR="005D1DB8" w:rsidRPr="00132961">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46</w:t>
      </w:r>
      <w:r w:rsidR="001977CC">
        <w:rPr>
          <w:rFonts w:cstheme="minorHAnsi"/>
          <w:b/>
        </w:rPr>
        <w:fldChar w:fldCharType="end"/>
      </w:r>
    </w:p>
    <w:p w14:paraId="4A6F2D9B" w14:textId="77777777" w:rsidR="00BB723F" w:rsidRPr="00D5649B" w:rsidRDefault="00BB723F" w:rsidP="002478CD">
      <w:pPr>
        <w:tabs>
          <w:tab w:val="clear" w:pos="2880"/>
          <w:tab w:val="clear" w:pos="9360"/>
        </w:tabs>
        <w:spacing w:before="0"/>
        <w:ind w:left="2835" w:hanging="2835"/>
        <w:rPr>
          <w:rFonts w:cstheme="minorHAnsi"/>
          <w:sz w:val="20"/>
        </w:rPr>
      </w:pPr>
      <w:r w:rsidRPr="00D5649B">
        <w:rPr>
          <w:rFonts w:cstheme="minorHAnsi"/>
          <w:sz w:val="20"/>
        </w:rPr>
        <w:t>where</w:t>
      </w:r>
    </w:p>
    <w:p w14:paraId="263578B0" w14:textId="30DA4E44" w:rsidR="00AC671D" w:rsidRPr="00D5649B" w:rsidRDefault="00AC671D" w:rsidP="002478CD">
      <w:pPr>
        <w:tabs>
          <w:tab w:val="clear" w:pos="2880"/>
          <w:tab w:val="clear" w:pos="9360"/>
        </w:tabs>
        <w:spacing w:before="0"/>
        <w:ind w:left="2835" w:hanging="2835"/>
        <w:rPr>
          <w:rFonts w:cstheme="minorHAnsi"/>
          <w:i/>
          <w:sz w:val="20"/>
        </w:rPr>
      </w:pPr>
      <w:r w:rsidRPr="00D5649B">
        <w:rPr>
          <w:rFonts w:cstheme="minorHAnsi"/>
          <w:i/>
          <w:sz w:val="20"/>
        </w:rPr>
        <w:t>Reference adjustment</w:t>
      </w:r>
      <w:r w:rsidRPr="00D5649B">
        <w:rPr>
          <w:rFonts w:cstheme="minorHAnsi"/>
          <w:i/>
          <w:sz w:val="20"/>
        </w:rPr>
        <w:tab/>
      </w:r>
      <w:r w:rsidR="00A40963" w:rsidRPr="00D5649B">
        <w:rPr>
          <w:rFonts w:cstheme="minorHAnsi"/>
          <w:sz w:val="20"/>
        </w:rPr>
        <w:t>C</w:t>
      </w:r>
      <w:r w:rsidRPr="00D5649B">
        <w:rPr>
          <w:rFonts w:cstheme="minorHAnsi"/>
          <w:sz w:val="20"/>
        </w:rPr>
        <w:t xml:space="preserve">alibration factor for a bare-fallow treatment considering a soil thickness of 25 cm, </w:t>
      </w:r>
      <w:r w:rsidR="00D045B0" w:rsidRPr="00D5649B">
        <w:rPr>
          <w:rFonts w:cstheme="minorHAnsi"/>
          <w:sz w:val="20"/>
        </w:rPr>
        <w:t>(</w:t>
      </w:r>
      <w:r w:rsidRPr="00D5649B">
        <w:rPr>
          <w:rFonts w:cstheme="minorHAnsi"/>
          <w:sz w:val="20"/>
        </w:rPr>
        <w:t>Uppsala, Sweden)</w:t>
      </w:r>
    </w:p>
    <w:p w14:paraId="6C63C88F" w14:textId="1995AB05" w:rsidR="00D32F34" w:rsidRPr="00D5649B"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7184" behindDoc="0" locked="0" layoutInCell="1" allowOverlap="1" wp14:anchorId="423CEF63" wp14:editId="7D61520D">
                <wp:simplePos x="0" y="0"/>
                <wp:positionH relativeFrom="margin">
                  <wp:align>left</wp:align>
                </wp:positionH>
                <wp:positionV relativeFrom="paragraph">
                  <wp:posOffset>292100</wp:posOffset>
                </wp:positionV>
                <wp:extent cx="5949950" cy="712470"/>
                <wp:effectExtent l="0" t="0" r="0" b="0"/>
                <wp:wrapTopAndBottom/>
                <wp:docPr id="1483019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24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9367D" w14:textId="77777777" w:rsidR="00B1240A" w:rsidRPr="00A17E57" w:rsidRDefault="00B1240A" w:rsidP="00F12F66">
                            <w:pPr>
                              <w:rPr>
                                <w:color w:val="000000" w:themeColor="text1"/>
                              </w:rPr>
                            </w:pPr>
                            <w:r w:rsidRPr="00A17E57">
                              <w:rPr>
                                <w:color w:val="000000" w:themeColor="text1"/>
                              </w:rPr>
                              <w:t>Holos V4 will use the following constant values:</w:t>
                            </w:r>
                          </w:p>
                          <w:p w14:paraId="1A6C3CEB" w14:textId="77777777" w:rsidR="00B1240A" w:rsidRPr="00CC724E" w:rsidRDefault="00B1240A" w:rsidP="00F12F66">
                            <w:pPr>
                              <w:rPr>
                                <w:color w:val="000000" w:themeColor="text1"/>
                              </w:rPr>
                            </w:pPr>
                            <w:r w:rsidRPr="00A17E57">
                              <w:rPr>
                                <w:color w:val="000000" w:themeColor="text1"/>
                              </w:rPr>
                              <w:t>Reference adjustment</w:t>
                            </w:r>
                            <w:r w:rsidRPr="00A17E57">
                              <w:rPr>
                                <w:color w:val="000000" w:themeColor="text1"/>
                              </w:rPr>
                              <w:tab/>
                              <w:t>0.10516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EF63" id="Rectangle 49" o:spid="_x0000_s1032" style="position:absolute;left:0;text-align:left;margin-left:0;margin-top:23pt;width:468.5pt;height:56.1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" fillcolor="white [3212]" strokecolor="#243f60 [1604]" strokeweight="2pt">
                <v:path arrowok="t"/>
                <v:textbox>
                  <w:txbxContent>
                    <w:p w14:paraId="56B9367D" w14:textId="77777777" w:rsidR="00B1240A" w:rsidRPr="00A17E57" w:rsidRDefault="00B1240A" w:rsidP="00F12F66">
                      <w:pPr>
                        <w:rPr>
                          <w:color w:val="000000" w:themeColor="text1"/>
                        </w:rPr>
                      </w:pPr>
                      <w:r w:rsidRPr="00A17E57">
                        <w:rPr>
                          <w:color w:val="000000" w:themeColor="text1"/>
                        </w:rPr>
                        <w:t>Holos V4 will use the following constant values:</w:t>
                      </w:r>
                    </w:p>
                    <w:p w14:paraId="1A6C3CEB" w14:textId="77777777" w:rsidR="00B1240A" w:rsidRPr="00CC724E" w:rsidRDefault="00B1240A" w:rsidP="00F12F66">
                      <w:pPr>
                        <w:rPr>
                          <w:color w:val="000000" w:themeColor="text1"/>
                        </w:rPr>
                      </w:pPr>
                      <w:r w:rsidRPr="00A17E57">
                        <w:rPr>
                          <w:color w:val="000000" w:themeColor="text1"/>
                        </w:rPr>
                        <w:t>Reference adjustment</w:t>
                      </w:r>
                      <w:r w:rsidRPr="00A17E57">
                        <w:rPr>
                          <w:color w:val="000000" w:themeColor="text1"/>
                        </w:rPr>
                        <w:tab/>
                        <w:t>0.10516</w:t>
                      </w:r>
                    </w:p>
                  </w:txbxContent>
                </v:textbox>
                <w10:wrap type="topAndBottom" anchorx="margin"/>
              </v:rect>
            </w:pict>
          </mc:Fallback>
        </mc:AlternateContent>
      </w:r>
      <w:proofErr w:type="spellStart"/>
      <w:r w:rsidR="00D32F34" w:rsidRPr="00D5649B">
        <w:rPr>
          <w:rFonts w:cstheme="minorHAnsi"/>
          <w:i/>
          <w:sz w:val="20"/>
        </w:rPr>
        <w:t>r</w:t>
      </w:r>
      <w:r w:rsidR="00D32F34" w:rsidRPr="00D5649B">
        <w:rPr>
          <w:rFonts w:cstheme="minorHAnsi"/>
          <w:i/>
          <w:sz w:val="20"/>
          <w:vertAlign w:val="subscript"/>
        </w:rPr>
        <w:t>e_crop</w:t>
      </w:r>
      <w:proofErr w:type="spellEnd"/>
      <w:r w:rsidR="00D32F34" w:rsidRPr="00D5649B">
        <w:rPr>
          <w:rFonts w:cstheme="minorHAnsi"/>
          <w:sz w:val="20"/>
        </w:rPr>
        <w:t xml:space="preserve"> </w:t>
      </w:r>
      <w:r w:rsidR="00D32F34" w:rsidRPr="00D5649B">
        <w:rPr>
          <w:rFonts w:cstheme="minorHAnsi"/>
          <w:sz w:val="20"/>
        </w:rPr>
        <w:tab/>
        <w:t>Climate parameter</w:t>
      </w:r>
    </w:p>
    <w:p w14:paraId="4B1200DF" w14:textId="77777777" w:rsidR="00C957FC" w:rsidRPr="00D5649B" w:rsidRDefault="00C957FC" w:rsidP="009076DA">
      <w:pPr>
        <w:pStyle w:val="Heading4"/>
      </w:pPr>
      <w:bookmarkStart w:id="100" w:name="_Tillage_Factor_(rc)"/>
      <w:bookmarkStart w:id="101" w:name="_Ref404699913"/>
      <w:bookmarkStart w:id="102" w:name="_Toc528936552"/>
      <w:bookmarkEnd w:id="100"/>
      <w:r w:rsidRPr="00D5649B">
        <w:t xml:space="preserve">Tillage </w:t>
      </w:r>
      <w:r w:rsidR="009F4DD3" w:rsidRPr="00D5649B">
        <w:t>Factor</w:t>
      </w:r>
      <w:r w:rsidRPr="00D5649B">
        <w:t xml:space="preserve"> (</w:t>
      </w:r>
      <w:proofErr w:type="spellStart"/>
      <w:r w:rsidRPr="00D5649B">
        <w:rPr>
          <w:i/>
        </w:rPr>
        <w:t>r</w:t>
      </w:r>
      <w:r w:rsidRPr="00D5649B">
        <w:rPr>
          <w:i/>
          <w:vertAlign w:val="subscript"/>
        </w:rPr>
        <w:t>c</w:t>
      </w:r>
      <w:proofErr w:type="spellEnd"/>
      <w:r w:rsidRPr="00D5649B">
        <w:t>)</w:t>
      </w:r>
      <w:bookmarkEnd w:id="101"/>
      <w:bookmarkEnd w:id="102"/>
    </w:p>
    <w:p w14:paraId="0CB84CA6" w14:textId="061C5367" w:rsidR="00E805EC" w:rsidRPr="003A64A4" w:rsidRDefault="00E805EC" w:rsidP="00E805EC">
      <w:pPr>
        <w:spacing w:after="120"/>
        <w:rPr>
          <w:rFonts w:cstheme="minorHAnsi"/>
        </w:rPr>
      </w:pPr>
      <w:r w:rsidRPr="00D5649B">
        <w:rPr>
          <w:rFonts w:cstheme="minorHAnsi"/>
        </w:rPr>
        <w:t xml:space="preserve">Using a dynamic </w:t>
      </w:r>
      <w:r w:rsidR="00866B3E">
        <w:rPr>
          <w:rFonts w:cstheme="minorHAnsi"/>
        </w:rPr>
        <w:t>C</w:t>
      </w:r>
      <w:r w:rsidR="00866B3E" w:rsidRPr="00D5649B">
        <w:rPr>
          <w:rFonts w:cstheme="minorHAnsi"/>
        </w:rPr>
        <w:t xml:space="preserve"> </w:t>
      </w:r>
      <w:r w:rsidRPr="00D5649B">
        <w:rPr>
          <w:rFonts w:cstheme="minorHAnsi"/>
        </w:rPr>
        <w:t>model that starts in 1985, tillage is spec</w:t>
      </w:r>
      <w:r w:rsidRPr="003A64A4">
        <w:rPr>
          <w:rFonts w:cstheme="minorHAnsi"/>
        </w:rPr>
        <w:t>ified for each simulation year, and changes in tillage are incorporated through an iterated decomposition adjustment factor</w:t>
      </w:r>
      <w:r w:rsidR="00EF330A" w:rsidRPr="003A64A4">
        <w:rPr>
          <w:rFonts w:cstheme="minorHAnsi"/>
        </w:rPr>
        <w:t xml:space="preserve"> (</w:t>
      </w:r>
      <w:proofErr w:type="spellStart"/>
      <w:r w:rsidR="00EF330A" w:rsidRPr="003A64A4">
        <w:rPr>
          <w:rFonts w:cstheme="minorHAnsi"/>
          <w:i/>
          <w:iCs/>
        </w:rPr>
        <w:t>r</w:t>
      </w:r>
      <w:r w:rsidR="00EF330A" w:rsidRPr="003A64A4">
        <w:rPr>
          <w:rFonts w:cstheme="minorHAnsi"/>
          <w:i/>
          <w:iCs/>
          <w:vertAlign w:val="subscript"/>
        </w:rPr>
        <w:t>c</w:t>
      </w:r>
      <w:proofErr w:type="spellEnd"/>
      <w:r w:rsidR="00EF330A" w:rsidRPr="003A64A4">
        <w:rPr>
          <w:rFonts w:cstheme="minorHAnsi"/>
        </w:rPr>
        <w:t>)</w:t>
      </w:r>
      <w:r w:rsidRPr="003A64A4">
        <w:rPr>
          <w:rFonts w:cstheme="minorHAnsi"/>
        </w:rPr>
        <w:t>.</w:t>
      </w:r>
    </w:p>
    <w:p w14:paraId="1561236C" w14:textId="77777777" w:rsidR="00E805EC" w:rsidRPr="00D5649B" w:rsidRDefault="00E805EC" w:rsidP="00E805EC">
      <w:pPr>
        <w:spacing w:after="120"/>
        <w:rPr>
          <w:rFonts w:cstheme="minorHAnsi"/>
        </w:rPr>
      </w:pPr>
      <w:r w:rsidRPr="003A64A4">
        <w:rPr>
          <w:rFonts w:cstheme="minorHAnsi"/>
        </w:rPr>
        <w:t>Required user input: Current tillage</w:t>
      </w:r>
      <w:r w:rsidR="00A40963" w:rsidRPr="003A64A4">
        <w:rPr>
          <w:rFonts w:cstheme="minorHAnsi"/>
        </w:rPr>
        <w:t xml:space="preserve"> regime</w:t>
      </w:r>
      <w:r w:rsidRPr="003A64A4">
        <w:rPr>
          <w:rFonts w:cstheme="minorHAnsi"/>
        </w:rPr>
        <w:t xml:space="preserve"> per rotation and/or crop, Past tillage </w:t>
      </w:r>
      <w:r w:rsidR="00A40963" w:rsidRPr="003A64A4">
        <w:rPr>
          <w:rFonts w:cstheme="minorHAnsi"/>
        </w:rPr>
        <w:t xml:space="preserve">regime </w:t>
      </w:r>
      <w:r w:rsidRPr="003A64A4">
        <w:rPr>
          <w:rFonts w:cstheme="minorHAnsi"/>
        </w:rPr>
        <w:t>for any previous rotation or crop, Year of change</w:t>
      </w:r>
    </w:p>
    <w:p w14:paraId="4A9892AB" w14:textId="77777777" w:rsidR="00E805EC" w:rsidRPr="00D5649B" w:rsidRDefault="00E805EC" w:rsidP="00E805EC">
      <w:pPr>
        <w:spacing w:after="120"/>
        <w:rPr>
          <w:rFonts w:cstheme="minorHAnsi"/>
        </w:rPr>
      </w:pPr>
      <w:r w:rsidRPr="00D5649B">
        <w:rPr>
          <w:rFonts w:cstheme="minorHAnsi"/>
        </w:rPr>
        <w:t>Tillage options: No-till, Reduced tillage, Intensive tillage</w:t>
      </w:r>
    </w:p>
    <w:p w14:paraId="5A3F78F2" w14:textId="335C2941" w:rsidR="00A37E07" w:rsidRPr="006F6783" w:rsidRDefault="00E1398E" w:rsidP="00E2464D">
      <w:pPr>
        <w:spacing w:after="120"/>
        <w:rPr>
          <w:rFonts w:cstheme="minorHAnsi"/>
        </w:rPr>
      </w:pPr>
      <w:r w:rsidRPr="00D5649B">
        <w:rPr>
          <w:rFonts w:cstheme="minorHAnsi"/>
        </w:rPr>
        <w:t>Tillage can be modified for each year of the cycle</w:t>
      </w:r>
      <w:r w:rsidR="00AD1416" w:rsidRPr="00D5649B">
        <w:rPr>
          <w:rFonts w:cstheme="minorHAnsi"/>
        </w:rPr>
        <w:t xml:space="preserve"> and is based on user input</w:t>
      </w:r>
      <w:r w:rsidRPr="00D5649B">
        <w:rPr>
          <w:rFonts w:cstheme="minorHAnsi"/>
        </w:rPr>
        <w:t>.</w:t>
      </w:r>
      <w:r w:rsidR="002D7C29" w:rsidRPr="00D5649B">
        <w:rPr>
          <w:rFonts w:cstheme="minorHAnsi"/>
        </w:rPr>
        <w:t xml:space="preserve"> For the </w:t>
      </w:r>
      <w:r w:rsidR="0031689F" w:rsidRPr="00D5649B">
        <w:rPr>
          <w:rFonts w:cstheme="minorHAnsi"/>
        </w:rPr>
        <w:t>Prairie Provinces</w:t>
      </w:r>
      <w:r w:rsidR="002D7C29" w:rsidRPr="00D5649B">
        <w:rPr>
          <w:rFonts w:cstheme="minorHAnsi"/>
        </w:rPr>
        <w:t xml:space="preserve"> (Alberta, Saskatchewan, and Manitoba), changes in tillage management have been shown to influence soil </w:t>
      </w:r>
      <w:r w:rsidR="00866B3E">
        <w:rPr>
          <w:rFonts w:cstheme="minorHAnsi"/>
        </w:rPr>
        <w:t>C</w:t>
      </w:r>
      <w:r w:rsidR="00866B3E" w:rsidRPr="00D5649B">
        <w:rPr>
          <w:rFonts w:cstheme="minorHAnsi"/>
        </w:rPr>
        <w:t xml:space="preserve"> </w:t>
      </w:r>
      <w:r w:rsidR="00BB723F" w:rsidRPr="006F6783">
        <w:rPr>
          <w:rFonts w:cstheme="minorHAnsi"/>
        </w:rPr>
        <w:t>stocks. Accordingly,</w:t>
      </w:r>
      <w:r w:rsidR="002D7C29" w:rsidRPr="006F6783">
        <w:rPr>
          <w:rFonts w:cstheme="minorHAnsi"/>
        </w:rPr>
        <w:t xml:space="preserve"> </w:t>
      </w:r>
      <w:r w:rsidR="00BB723F" w:rsidRPr="006F6783">
        <w:rPr>
          <w:rFonts w:cstheme="minorHAnsi"/>
        </w:rPr>
        <w:t>t</w:t>
      </w:r>
      <w:r w:rsidR="000F570A" w:rsidRPr="006F6783">
        <w:rPr>
          <w:rFonts w:cstheme="minorHAnsi"/>
        </w:rPr>
        <w:t xml:space="preserve">he tillage factor varies </w:t>
      </w:r>
      <w:r w:rsidR="00BB723F" w:rsidRPr="006F6783">
        <w:rPr>
          <w:rFonts w:cstheme="minorHAnsi"/>
        </w:rPr>
        <w:t>with</w:t>
      </w:r>
      <w:r w:rsidR="000F570A" w:rsidRPr="006F6783">
        <w:rPr>
          <w:rFonts w:cstheme="minorHAnsi"/>
        </w:rPr>
        <w:t xml:space="preserve"> soil type and tillage </w:t>
      </w:r>
      <w:r w:rsidR="00BB723F" w:rsidRPr="006F6783">
        <w:rPr>
          <w:rFonts w:cstheme="minorHAnsi"/>
        </w:rPr>
        <w:t>intensity</w:t>
      </w:r>
      <w:r w:rsidR="009F55CB" w:rsidRPr="006F6783">
        <w:rPr>
          <w:rFonts w:cstheme="minorHAnsi"/>
        </w:rPr>
        <w:t>.</w:t>
      </w:r>
      <w:r w:rsidR="00D669A3" w:rsidRPr="006F6783">
        <w:rPr>
          <w:rFonts w:cstheme="minorHAnsi"/>
        </w:rPr>
        <w:t xml:space="preserve"> </w:t>
      </w:r>
    </w:p>
    <w:p w14:paraId="063AF919" w14:textId="2A94593B" w:rsidR="000F570A" w:rsidRPr="00D5649B" w:rsidRDefault="00EE6923" w:rsidP="00F066DB">
      <w:pPr>
        <w:spacing w:after="120"/>
        <w:rPr>
          <w:rFonts w:cstheme="minorHAnsi"/>
        </w:rPr>
      </w:pPr>
      <w:bookmarkStart w:id="103" w:name="_Ref488329042"/>
      <w:bookmarkStart w:id="104" w:name="_Ref488156754"/>
      <w:r w:rsidRPr="006F6783">
        <w:rPr>
          <w:noProof/>
        </w:rPr>
        <mc:AlternateContent>
          <mc:Choice Requires="wps">
            <w:drawing>
              <wp:anchor distT="0" distB="0" distL="114300" distR="114300" simplePos="0" relativeHeight="251643392" behindDoc="0" locked="0" layoutInCell="1" allowOverlap="1" wp14:anchorId="3CB39E1C" wp14:editId="726512EF">
                <wp:simplePos x="0" y="0"/>
                <wp:positionH relativeFrom="margin">
                  <wp:posOffset>5080</wp:posOffset>
                </wp:positionH>
                <wp:positionV relativeFrom="paragraph">
                  <wp:posOffset>922020</wp:posOffset>
                </wp:positionV>
                <wp:extent cx="6251575" cy="1210945"/>
                <wp:effectExtent l="0" t="0" r="0" b="8255"/>
                <wp:wrapTopAndBottom/>
                <wp:docPr id="213215848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1575" cy="12109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A6606" w14:textId="77777777" w:rsidR="00B1240A" w:rsidRPr="006F6783" w:rsidRDefault="00B1240A" w:rsidP="00BB723F">
                            <w:pPr>
                              <w:rPr>
                                <w:color w:val="000000" w:themeColor="text1"/>
                              </w:rPr>
                            </w:pPr>
                            <w:r w:rsidRPr="006F6783">
                              <w:rPr>
                                <w:color w:val="000000" w:themeColor="text1"/>
                              </w:rPr>
                              <w:t>Holos V4 will use the following constant values:</w:t>
                            </w:r>
                          </w:p>
                          <w:p w14:paraId="4988A602" w14:textId="6D8A506E" w:rsidR="00B1240A" w:rsidRPr="006F6783" w:rsidRDefault="00B1240A" w:rsidP="00BB723F">
                            <w:pPr>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9E1C" id="Rectangle 48" o:spid="_x0000_s1033" style="position:absolute;margin-left:.4pt;margin-top:72.6pt;width:492.25pt;height:95.3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" fillcolor="white [3212]" strokecolor="#243f60 [1604]" strokeweight="2pt">
                <v:path arrowok="t"/>
                <v:textbox>
                  <w:txbxContent>
                    <w:p w14:paraId="04DA6606" w14:textId="77777777" w:rsidR="00B1240A" w:rsidRPr="006F6783" w:rsidRDefault="00B1240A" w:rsidP="00BB723F">
                      <w:pPr>
                        <w:rPr>
                          <w:color w:val="000000" w:themeColor="text1"/>
                        </w:rPr>
                      </w:pPr>
                      <w:r w:rsidRPr="006F6783">
                        <w:rPr>
                          <w:color w:val="000000" w:themeColor="text1"/>
                        </w:rPr>
                        <w:t>Holos V4 will use the following constant values:</w:t>
                      </w:r>
                    </w:p>
                    <w:p w14:paraId="4988A602" w14:textId="6D8A506E" w:rsidR="00B1240A" w:rsidRPr="006F6783" w:rsidRDefault="00B1240A" w:rsidP="00BB723F">
                      <w:pPr>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v:textbox>
                <w10:wrap type="topAndBottom" anchorx="margin"/>
              </v:rect>
            </w:pict>
          </mc:Fallback>
        </mc:AlternateContent>
      </w:r>
      <w:bookmarkEnd w:id="103"/>
      <w:bookmarkEnd w:id="104"/>
      <w:r w:rsidR="00EF330A" w:rsidRPr="006F6783">
        <w:rPr>
          <w:rFonts w:cstheme="minorHAnsi"/>
        </w:rPr>
        <w:t xml:space="preserve">For </w:t>
      </w:r>
      <w:r w:rsidR="009F229D" w:rsidRPr="006F6783">
        <w:rPr>
          <w:rFonts w:cstheme="minorHAnsi"/>
        </w:rPr>
        <w:t>perennials</w:t>
      </w:r>
      <w:r w:rsidR="00EF330A" w:rsidRPr="006F6783">
        <w:rPr>
          <w:rFonts w:cstheme="minorHAnsi"/>
        </w:rPr>
        <w:t xml:space="preserve"> in the prairie provinces (Alberta, Saskatchewan and Manitoba)</w:t>
      </w:r>
      <w:r w:rsidR="009F229D" w:rsidRPr="006F6783">
        <w:rPr>
          <w:rFonts w:cstheme="minorHAnsi"/>
        </w:rPr>
        <w:t xml:space="preserve">, </w:t>
      </w:r>
      <w:r w:rsidR="00EF330A" w:rsidRPr="006F6783">
        <w:rPr>
          <w:rFonts w:cstheme="minorHAnsi"/>
        </w:rPr>
        <w:t>as a default the no-till factor for the relevant soil type is applied in all years of the stand except for the final year (year in which the cro</w:t>
      </w:r>
      <w:r w:rsidR="00181020" w:rsidRPr="006F6783">
        <w:rPr>
          <w:rFonts w:cstheme="minorHAnsi"/>
        </w:rPr>
        <w:t>p is terminated)</w:t>
      </w:r>
      <w:r w:rsidR="00EF330A" w:rsidRPr="006F6783">
        <w:rPr>
          <w:rFonts w:cstheme="minorHAnsi"/>
        </w:rPr>
        <w:t>, in which the reduced tillage factor is applied for the relevant soil type (</w:t>
      </w:r>
      <w:r w:rsidR="00EF330A" w:rsidRPr="006F6783">
        <w:rPr>
          <w:rFonts w:cstheme="minorHAnsi"/>
        </w:rPr>
        <w:fldChar w:fldCharType="begin"/>
      </w:r>
      <w:r w:rsidR="00EF330A" w:rsidRPr="006F6783">
        <w:rPr>
          <w:rFonts w:cstheme="minorHAnsi"/>
        </w:rPr>
        <w:instrText xml:space="preserve"> REF _Ref112225779 \h  \* MERGEFORMAT </w:instrText>
      </w:r>
      <w:r w:rsidR="00EF330A" w:rsidRPr="006F6783">
        <w:rPr>
          <w:rFonts w:cstheme="minorHAnsi"/>
        </w:rPr>
      </w:r>
      <w:r w:rsidR="00EF330A" w:rsidRPr="006F6783">
        <w:rPr>
          <w:rFonts w:cstheme="minorHAnsi"/>
        </w:rPr>
        <w:fldChar w:fldCharType="separate"/>
      </w:r>
      <w:r w:rsidR="00EF330A" w:rsidRPr="006F6783">
        <w:rPr>
          <w:rFonts w:cstheme="minorHAnsi"/>
          <w:b/>
        </w:rPr>
        <w:t xml:space="preserve">Table </w:t>
      </w:r>
      <w:r w:rsidR="00EF330A" w:rsidRPr="006F6783">
        <w:rPr>
          <w:rFonts w:cstheme="minorHAnsi"/>
          <w:b/>
          <w:noProof/>
        </w:rPr>
        <w:t>3</w:t>
      </w:r>
      <w:r w:rsidR="00EF330A" w:rsidRPr="006F6783">
        <w:rPr>
          <w:rFonts w:cstheme="minorHAnsi"/>
        </w:rPr>
        <w:fldChar w:fldCharType="end"/>
      </w:r>
      <w:r w:rsidR="00EF330A" w:rsidRPr="006F6783">
        <w:rPr>
          <w:rFonts w:cstheme="minorHAnsi"/>
        </w:rPr>
        <w:t>). For all non-prairie provinces, the constant values in the box below are used.</w:t>
      </w:r>
    </w:p>
    <w:p w14:paraId="750BA7E9" w14:textId="087B364B" w:rsidR="00A37E07" w:rsidRPr="00D5649B" w:rsidRDefault="66969AD8" w:rsidP="00E44521">
      <w:pPr>
        <w:pStyle w:val="Heading4"/>
      </w:pPr>
      <w:bookmarkStart w:id="105" w:name="_Ref404699922"/>
      <w:bookmarkStart w:id="106" w:name="_Toc528936553"/>
      <w:r w:rsidRPr="00D5649B">
        <w:lastRenderedPageBreak/>
        <w:t>Climate/management Factor (</w:t>
      </w:r>
      <w:r w:rsidRPr="00D5649B">
        <w:rPr>
          <w:i/>
          <w:iCs/>
        </w:rPr>
        <w:t>r</w:t>
      </w:r>
      <w:r w:rsidRPr="00D5649B">
        <w:rPr>
          <w:i/>
          <w:iCs/>
          <w:vertAlign w:val="subscript"/>
        </w:rPr>
        <w:t>e</w:t>
      </w:r>
      <w:r w:rsidRPr="00D5649B">
        <w:t>)</w:t>
      </w:r>
      <w:bookmarkEnd w:id="105"/>
      <w:bookmarkEnd w:id="106"/>
    </w:p>
    <w:p w14:paraId="5B358FC7" w14:textId="51F14C70" w:rsidR="00A37E07" w:rsidRPr="00D5649B" w:rsidRDefault="00A37E07" w:rsidP="00E2464D">
      <w:pPr>
        <w:spacing w:after="120"/>
        <w:rPr>
          <w:rFonts w:cstheme="minorHAnsi"/>
        </w:rPr>
      </w:pPr>
      <w:r w:rsidRPr="00D5649B">
        <w:rPr>
          <w:rFonts w:cstheme="minorHAnsi"/>
        </w:rPr>
        <w:t xml:space="preserve">The climate/management </w:t>
      </w:r>
      <w:r w:rsidR="009F4DD3" w:rsidRPr="00D5649B">
        <w:rPr>
          <w:rFonts w:cstheme="minorHAnsi"/>
        </w:rPr>
        <w:t>factor</w:t>
      </w:r>
      <w:r w:rsidRPr="00D5649B">
        <w:rPr>
          <w:rFonts w:cstheme="minorHAnsi"/>
        </w:rPr>
        <w:t xml:space="preserve"> (</w:t>
      </w:r>
      <w:r w:rsidRPr="00D5649B">
        <w:rPr>
          <w:rFonts w:cstheme="minorHAnsi"/>
          <w:i/>
        </w:rPr>
        <w:t>r</w:t>
      </w:r>
      <w:r w:rsidRPr="00D5649B">
        <w:rPr>
          <w:rFonts w:cstheme="minorHAnsi"/>
          <w:i/>
          <w:vertAlign w:val="subscript"/>
        </w:rPr>
        <w:t>e</w:t>
      </w:r>
      <w:r w:rsidRPr="00D5649B">
        <w:rPr>
          <w:rFonts w:cstheme="minorHAnsi"/>
        </w:rPr>
        <w:t>)</w:t>
      </w:r>
      <w:r w:rsidR="00E32CAC" w:rsidRPr="00D5649B">
        <w:rPr>
          <w:rFonts w:cstheme="minorHAnsi"/>
        </w:rPr>
        <w:t xml:space="preserve"> is</w:t>
      </w:r>
      <w:r w:rsidRPr="00D5649B">
        <w:rPr>
          <w:rFonts w:cstheme="minorHAnsi"/>
        </w:rPr>
        <w:t xml:space="preserve"> </w:t>
      </w:r>
      <w:r w:rsidR="00E1398E" w:rsidRPr="00D5649B">
        <w:rPr>
          <w:rFonts w:cstheme="minorHAnsi"/>
        </w:rPr>
        <w:t>calculated annually for each</w:t>
      </w:r>
      <w:r w:rsidR="000729A1" w:rsidRPr="00D5649B">
        <w:rPr>
          <w:rFonts w:cstheme="minorHAnsi"/>
        </w:rPr>
        <w:t xml:space="preserve"> field for each</w:t>
      </w:r>
      <w:r w:rsidR="00E1398E" w:rsidRPr="00D5649B">
        <w:rPr>
          <w:rFonts w:cstheme="minorHAnsi"/>
        </w:rPr>
        <w:t xml:space="preserve"> year of the </w:t>
      </w:r>
      <w:r w:rsidR="00A40963" w:rsidRPr="00D5649B">
        <w:rPr>
          <w:rFonts w:cstheme="minorHAnsi"/>
        </w:rPr>
        <w:t>simulation period</w:t>
      </w:r>
      <w:r w:rsidR="00E1398E" w:rsidRPr="00D5649B">
        <w:rPr>
          <w:rFonts w:cstheme="minorHAnsi"/>
        </w:rPr>
        <w:t>.</w:t>
      </w:r>
    </w:p>
    <w:p w14:paraId="30D9A221" w14:textId="630482C4" w:rsidR="005D1DB8"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c</m:t>
            </m:r>
          </m:sub>
        </m:sSub>
      </m:oMath>
      <w:r w:rsidR="005D1DB8" w:rsidRPr="00D5649B">
        <w:rPr>
          <w:rFonts w:cstheme="minorHAnsi"/>
          <w:b/>
          <w:color w:val="A6A6A6" w:themeColor="background1" w:themeShade="A6"/>
        </w:rPr>
        <w:t xml:space="preserve"> </w:t>
      </w:r>
      <w:r w:rsidR="005D1DB8" w:rsidRPr="00D5649B">
        <w:rPr>
          <w:rFonts w:cstheme="minorHAnsi"/>
          <w:b/>
          <w:color w:val="A6A6A6" w:themeColor="background1" w:themeShade="A6"/>
        </w:rPr>
        <w:tab/>
      </w:r>
      <w:r w:rsidR="005D1DB8"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2.1.1</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47</w:t>
      </w:r>
      <w:r w:rsidR="001977CC">
        <w:rPr>
          <w:rFonts w:cstheme="minorHAnsi"/>
          <w:b/>
        </w:rPr>
        <w:fldChar w:fldCharType="end"/>
      </w:r>
    </w:p>
    <w:p w14:paraId="282DA7DA" w14:textId="77777777" w:rsidR="00BB723F" w:rsidRPr="00D5649B" w:rsidRDefault="00BB723F" w:rsidP="008A5D32">
      <w:pPr>
        <w:tabs>
          <w:tab w:val="clear" w:pos="2880"/>
          <w:tab w:val="clear" w:pos="9360"/>
        </w:tabs>
        <w:spacing w:before="0"/>
        <w:ind w:left="2835" w:hanging="2835"/>
        <w:rPr>
          <w:rFonts w:cstheme="minorHAnsi"/>
          <w:sz w:val="20"/>
        </w:rPr>
      </w:pPr>
      <w:r w:rsidRPr="00D5649B">
        <w:rPr>
          <w:rFonts w:cstheme="minorHAnsi"/>
          <w:sz w:val="20"/>
        </w:rPr>
        <w:t>where</w:t>
      </w:r>
    </w:p>
    <w:p w14:paraId="18095DF2" w14:textId="77777777" w:rsidR="00982524" w:rsidRPr="00D5649B" w:rsidRDefault="00982524" w:rsidP="00982524">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 xml:space="preserve">e </w:t>
      </w:r>
      <w:r w:rsidRPr="00D5649B">
        <w:rPr>
          <w:rFonts w:cstheme="minorHAnsi"/>
          <w:i/>
          <w:sz w:val="20"/>
        </w:rPr>
        <w:tab/>
      </w:r>
      <w:r w:rsidRPr="00D5649B">
        <w:rPr>
          <w:rFonts w:cstheme="minorHAnsi"/>
          <w:sz w:val="20"/>
        </w:rPr>
        <w:t xml:space="preserve">Climate/management factor </w:t>
      </w:r>
      <w:r w:rsidRPr="00D5649B">
        <w:rPr>
          <w:rFonts w:cstheme="minorHAnsi"/>
          <w:i/>
          <w:sz w:val="20"/>
        </w:rPr>
        <w:t xml:space="preserve"> </w:t>
      </w:r>
    </w:p>
    <w:p w14:paraId="7A8D2431" w14:textId="1E7524A0" w:rsidR="00A84762" w:rsidRPr="00D5649B" w:rsidRDefault="00A84762" w:rsidP="008A5D32">
      <w:pPr>
        <w:tabs>
          <w:tab w:val="clear" w:pos="2880"/>
          <w:tab w:val="clear" w:pos="9360"/>
        </w:tabs>
        <w:spacing w:before="0"/>
        <w:ind w:left="2835" w:hanging="2835"/>
        <w:rPr>
          <w:rFonts w:cstheme="minorHAnsi"/>
          <w:sz w:val="20"/>
        </w:rPr>
      </w:pPr>
      <w:proofErr w:type="spellStart"/>
      <w:r w:rsidRPr="00D5649B">
        <w:rPr>
          <w:rFonts w:cstheme="minorHAnsi"/>
          <w:i/>
          <w:sz w:val="20"/>
        </w:rPr>
        <w:t>r</w:t>
      </w:r>
      <w:r w:rsidRPr="00D5649B">
        <w:rPr>
          <w:rFonts w:cstheme="minorHAnsi"/>
          <w:i/>
          <w:sz w:val="20"/>
          <w:vertAlign w:val="subscript"/>
        </w:rPr>
        <w:t>c</w:t>
      </w:r>
      <w:proofErr w:type="spellEnd"/>
      <w:r w:rsidRPr="00D5649B">
        <w:rPr>
          <w:rFonts w:cstheme="minorHAnsi"/>
          <w:i/>
          <w:sz w:val="20"/>
          <w:vertAlign w:val="subscript"/>
        </w:rPr>
        <w:t xml:space="preserve"> </w:t>
      </w:r>
      <w:r w:rsidRPr="00D5649B">
        <w:rPr>
          <w:rFonts w:cstheme="minorHAnsi"/>
          <w:i/>
          <w:sz w:val="20"/>
        </w:rPr>
        <w:tab/>
      </w:r>
      <w:r w:rsidR="00DE3EC3" w:rsidRPr="00D5649B">
        <w:rPr>
          <w:rFonts w:cstheme="minorHAnsi"/>
          <w:sz w:val="20"/>
        </w:rPr>
        <w:t>Tillage</w:t>
      </w:r>
      <w:r w:rsidRPr="00D5649B">
        <w:rPr>
          <w:rFonts w:cstheme="minorHAnsi"/>
          <w:sz w:val="20"/>
        </w:rPr>
        <w:t xml:space="preserve"> factor</w:t>
      </w:r>
    </w:p>
    <w:p w14:paraId="3F678E37" w14:textId="77777777" w:rsidR="00370366" w:rsidRPr="00D5649B" w:rsidRDefault="00C27DC8" w:rsidP="008A7F5F">
      <w:pPr>
        <w:pStyle w:val="Heading3"/>
      </w:pPr>
      <w:bookmarkStart w:id="107" w:name="_Ref420943212"/>
      <w:bookmarkStart w:id="108" w:name="_Toc528936554"/>
      <w:bookmarkStart w:id="109" w:name="_Toc152758521"/>
      <w:r w:rsidRPr="00D5649B">
        <w:t>Carbon inputs</w:t>
      </w:r>
      <w:bookmarkEnd w:id="107"/>
      <w:bookmarkEnd w:id="108"/>
      <w:bookmarkEnd w:id="109"/>
    </w:p>
    <w:p w14:paraId="02C7B3BE" w14:textId="330859CF" w:rsidR="00697F7B" w:rsidRPr="00D5649B" w:rsidRDefault="0002433B" w:rsidP="00697F7B">
      <w:pPr>
        <w:spacing w:after="120"/>
        <w:rPr>
          <w:rFonts w:cstheme="minorHAnsi"/>
        </w:rPr>
      </w:pPr>
      <w:r w:rsidRPr="00D5649B">
        <w:rPr>
          <w:rFonts w:cstheme="minorHAnsi"/>
        </w:rPr>
        <w:t xml:space="preserve">Carbon inputs are calculated for each field for each year of the </w:t>
      </w:r>
      <w:r w:rsidR="00EC5881" w:rsidRPr="00D5649B">
        <w:rPr>
          <w:rFonts w:cstheme="minorHAnsi"/>
        </w:rPr>
        <w:t xml:space="preserve">simulation period </w:t>
      </w:r>
      <w:r w:rsidRPr="00D5649B">
        <w:rPr>
          <w:rFonts w:cstheme="minorHAnsi"/>
        </w:rPr>
        <w:t xml:space="preserve">following </w:t>
      </w:r>
      <w:r w:rsidR="00697F7B" w:rsidRPr="00D5649B">
        <w:rPr>
          <w:rFonts w:cstheme="minorHAnsi"/>
        </w:rPr>
        <w:t xml:space="preserve">the </w:t>
      </w:r>
      <w:r w:rsidRPr="00D5649B">
        <w:rPr>
          <w:rFonts w:cstheme="minorHAnsi"/>
        </w:rPr>
        <w:t xml:space="preserve">methodology described by Bolinder </w:t>
      </w:r>
      <w:r w:rsidRPr="00943163">
        <w:rPr>
          <w:rFonts w:cstheme="minorHAnsi"/>
        </w:rPr>
        <w:t>et al.</w:t>
      </w:r>
      <w:r w:rsidRPr="00D5649B">
        <w:rPr>
          <w:rFonts w:cstheme="minorHAnsi"/>
          <w:i/>
        </w:rPr>
        <w:t xml:space="preserve"> </w:t>
      </w:r>
      <w:r w:rsidR="00B6624B" w:rsidRPr="00D5649B">
        <w:rPr>
          <w:rFonts w:cstheme="minorHAnsi"/>
        </w:rPr>
        <w:t>(</w:t>
      </w:r>
      <w:r w:rsidRPr="00D5649B">
        <w:rPr>
          <w:rFonts w:cstheme="minorHAnsi"/>
        </w:rPr>
        <w:t>2007</w:t>
      </w:r>
      <w:r w:rsidR="00B6624B" w:rsidRPr="00D5649B">
        <w:rPr>
          <w:rFonts w:cstheme="minorHAnsi"/>
        </w:rPr>
        <w:t>)</w:t>
      </w:r>
      <w:r w:rsidRPr="00D5649B">
        <w:rPr>
          <w:rFonts w:cstheme="minorHAnsi"/>
        </w:rPr>
        <w:t>.</w:t>
      </w:r>
      <w:r w:rsidR="009136EF" w:rsidRPr="00D5649B">
        <w:rPr>
          <w:rFonts w:cstheme="minorHAnsi"/>
        </w:rPr>
        <w:t xml:space="preserve"> </w:t>
      </w:r>
      <w:r w:rsidR="00697F7B" w:rsidRPr="00D5649B">
        <w:rPr>
          <w:rFonts w:cstheme="minorHAnsi"/>
        </w:rPr>
        <w:t>The methodology differs between a</w:t>
      </w:r>
      <w:r w:rsidR="00D31AEF" w:rsidRPr="00D5649B">
        <w:rPr>
          <w:rStyle w:val="SubtleEmphasis"/>
          <w:rFonts w:cstheme="minorHAnsi"/>
          <w:i w:val="0"/>
        </w:rPr>
        <w:t>nnual</w:t>
      </w:r>
      <w:r w:rsidR="00697F7B" w:rsidRPr="00D5649B">
        <w:rPr>
          <w:rStyle w:val="SubtleEmphasis"/>
          <w:rFonts w:cstheme="minorHAnsi"/>
          <w:i w:val="0"/>
        </w:rPr>
        <w:t xml:space="preserve"> and</w:t>
      </w:r>
      <w:r w:rsidR="00D31AEF" w:rsidRPr="00D5649B">
        <w:rPr>
          <w:rStyle w:val="SubtleEmphasis"/>
          <w:rFonts w:cstheme="minorHAnsi"/>
          <w:i w:val="0"/>
        </w:rPr>
        <w:t xml:space="preserve"> perennial crop</w:t>
      </w:r>
      <w:r w:rsidR="00697F7B" w:rsidRPr="00D5649B">
        <w:rPr>
          <w:rStyle w:val="SubtleEmphasis"/>
          <w:rFonts w:cstheme="minorHAnsi"/>
          <w:i w:val="0"/>
        </w:rPr>
        <w:t>s</w:t>
      </w:r>
      <w:r w:rsidR="00D31AEF" w:rsidRPr="00D5649B">
        <w:rPr>
          <w:rStyle w:val="SubtleEmphasis"/>
          <w:rFonts w:cstheme="minorHAnsi"/>
          <w:i w:val="0"/>
        </w:rPr>
        <w:t xml:space="preserve">. </w:t>
      </w:r>
      <w:r w:rsidR="00697F7B" w:rsidRPr="00D5649B">
        <w:rPr>
          <w:rStyle w:val="SubtleEmphasis"/>
          <w:rFonts w:cstheme="minorHAnsi"/>
          <w:i w:val="0"/>
        </w:rPr>
        <w:t xml:space="preserve">Furthermore, </w:t>
      </w:r>
      <w:r w:rsidR="00A4561C" w:rsidRPr="00D5649B">
        <w:rPr>
          <w:rStyle w:val="SubtleEmphasis"/>
          <w:rFonts w:cstheme="minorHAnsi"/>
          <w:i w:val="0"/>
        </w:rPr>
        <w:t>silage</w:t>
      </w:r>
      <w:r w:rsidR="00697F7B" w:rsidRPr="00D5649B">
        <w:rPr>
          <w:rStyle w:val="SubtleEmphasis"/>
          <w:rFonts w:cstheme="minorHAnsi"/>
          <w:i w:val="0"/>
        </w:rPr>
        <w:t xml:space="preserve"> crops are</w:t>
      </w:r>
      <w:r w:rsidR="00D31AEF" w:rsidRPr="00D5649B">
        <w:rPr>
          <w:rStyle w:val="SubtleEmphasis"/>
          <w:rFonts w:cstheme="minorHAnsi"/>
          <w:i w:val="0"/>
        </w:rPr>
        <w:t xml:space="preserve"> h</w:t>
      </w:r>
      <w:r w:rsidR="005B783F" w:rsidRPr="00D5649B">
        <w:rPr>
          <w:rStyle w:val="SubtleEmphasis"/>
          <w:rFonts w:cstheme="minorHAnsi"/>
          <w:i w:val="0"/>
        </w:rPr>
        <w:t>andled uniquely</w:t>
      </w:r>
      <w:r w:rsidR="00697F7B" w:rsidRPr="00D5649B">
        <w:rPr>
          <w:rStyle w:val="SubtleEmphasis"/>
          <w:rFonts w:cstheme="minorHAnsi"/>
          <w:i w:val="0"/>
        </w:rPr>
        <w:t>,</w:t>
      </w:r>
      <w:r w:rsidR="005B783F" w:rsidRPr="00D5649B">
        <w:rPr>
          <w:rStyle w:val="SubtleEmphasis"/>
          <w:rFonts w:cstheme="minorHAnsi"/>
          <w:i w:val="0"/>
        </w:rPr>
        <w:t xml:space="preserve"> as are root crops.</w:t>
      </w:r>
      <w:r w:rsidR="00712ADD" w:rsidRPr="00D5649B">
        <w:rPr>
          <w:rStyle w:val="SubtleEmphasis"/>
          <w:rFonts w:cstheme="minorHAnsi"/>
          <w:i w:val="0"/>
        </w:rPr>
        <w:t xml:space="preserve"> </w:t>
      </w:r>
      <w:r w:rsidR="00697F7B" w:rsidRPr="00D5649B">
        <w:rPr>
          <w:rFonts w:cstheme="minorHAnsi"/>
        </w:rPr>
        <w:t xml:space="preserve">Carbon inputs from product, straw, root, and extra-root </w:t>
      </w:r>
      <w:r w:rsidR="00EC5881" w:rsidRPr="00D5649B">
        <w:rPr>
          <w:rFonts w:cstheme="minorHAnsi"/>
        </w:rPr>
        <w:t>are</w:t>
      </w:r>
      <w:r w:rsidR="00697F7B" w:rsidRPr="00D5649B">
        <w:rPr>
          <w:rFonts w:cstheme="minorHAnsi"/>
        </w:rPr>
        <w:t xml:space="preserve"> characterized by crop, with the first two being assigned to the aboveground residue pool, and the </w:t>
      </w:r>
      <w:r w:rsidR="00EC5881" w:rsidRPr="00D5649B">
        <w:rPr>
          <w:rFonts w:cstheme="minorHAnsi"/>
        </w:rPr>
        <w:t xml:space="preserve">latter two </w:t>
      </w:r>
      <w:r w:rsidR="00697F7B" w:rsidRPr="00D5649B">
        <w:rPr>
          <w:rFonts w:cstheme="minorHAnsi"/>
        </w:rPr>
        <w:t>to the belowground residue pool.</w:t>
      </w:r>
      <w:r w:rsidR="00697F7B" w:rsidRPr="00D5649B">
        <w:rPr>
          <w:rStyle w:val="Strong"/>
          <w:rFonts w:cstheme="minorHAnsi"/>
        </w:rPr>
        <w:t xml:space="preserve"> </w:t>
      </w:r>
      <w:r w:rsidR="00697F7B" w:rsidRPr="00D5649B">
        <w:rPr>
          <w:rStyle w:val="Strong"/>
          <w:rFonts w:cstheme="minorHAnsi"/>
          <w:b w:val="0"/>
          <w:color w:val="auto"/>
        </w:rPr>
        <w:t xml:space="preserve">It is assumed that extra-root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 xml:space="preserve">(representing the root exudates a plant releases into the soil environment) is a fixed proportion of plant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for all crop types (i.e., 65%).</w:t>
      </w:r>
    </w:p>
    <w:p w14:paraId="424738BF" w14:textId="50572336" w:rsidR="00A866FB" w:rsidRPr="00D5649B" w:rsidRDefault="00712ADD" w:rsidP="00E2464D">
      <w:pPr>
        <w:spacing w:after="120"/>
        <w:rPr>
          <w:rStyle w:val="SubtleEmphasis"/>
          <w:rFonts w:cstheme="minorHAnsi"/>
          <w:i w:val="0"/>
        </w:rPr>
      </w:pPr>
      <w:r w:rsidRPr="00D5649B">
        <w:rPr>
          <w:rStyle w:val="SubtleEmphasis"/>
          <w:rFonts w:cstheme="minorHAnsi"/>
          <w:i w:val="0"/>
        </w:rPr>
        <w:t xml:space="preserve">Note that irrigated and rainfed crops have different biomass </w:t>
      </w:r>
      <w:r w:rsidR="00003D70" w:rsidRPr="00D5649B">
        <w:rPr>
          <w:rStyle w:val="SubtleEmphasis"/>
          <w:rFonts w:cstheme="minorHAnsi"/>
          <w:i w:val="0"/>
        </w:rPr>
        <w:t>allocation coefficients</w:t>
      </w:r>
      <w:r w:rsidRPr="00D5649B">
        <w:rPr>
          <w:rStyle w:val="SubtleEmphasis"/>
          <w:rFonts w:cstheme="minorHAnsi"/>
          <w:i w:val="0"/>
        </w:rPr>
        <w:t>.</w:t>
      </w:r>
      <w:r w:rsidR="00697F7B" w:rsidRPr="00D5649B">
        <w:rPr>
          <w:rStyle w:val="SubtleEmphasis"/>
          <w:rFonts w:cstheme="minorHAnsi"/>
          <w:i w:val="0"/>
        </w:rPr>
        <w:t xml:space="preserve"> The </w:t>
      </w:r>
      <w:proofErr w:type="spellStart"/>
      <w:r w:rsidR="00697F7B" w:rsidRPr="00D5649B">
        <w:rPr>
          <w:rStyle w:val="SubtleEmphasis"/>
          <w:rFonts w:cstheme="minorHAnsi"/>
          <w:i w:val="0"/>
        </w:rPr>
        <w:t>Holos</w:t>
      </w:r>
      <w:proofErr w:type="spellEnd"/>
      <w:r w:rsidR="00697F7B" w:rsidRPr="00D5649B">
        <w:rPr>
          <w:rStyle w:val="SubtleEmphasis"/>
          <w:rFonts w:cstheme="minorHAnsi"/>
          <w:i w:val="0"/>
        </w:rPr>
        <w:t xml:space="preserve"> model will include specific biomass fractions for irrigated crops where available, and use standard fractions as </w:t>
      </w:r>
      <w:r w:rsidR="00EC5881" w:rsidRPr="00D5649B">
        <w:rPr>
          <w:rStyle w:val="SubtleEmphasis"/>
          <w:rFonts w:cstheme="minorHAnsi"/>
          <w:i w:val="0"/>
        </w:rPr>
        <w:t xml:space="preserve">defaults </w:t>
      </w:r>
      <w:r w:rsidR="00697F7B" w:rsidRPr="00D5649B">
        <w:rPr>
          <w:rStyle w:val="SubtleEmphasis"/>
          <w:rFonts w:cstheme="minorHAnsi"/>
          <w:i w:val="0"/>
        </w:rPr>
        <w:t>where no specific information is available.</w:t>
      </w:r>
    </w:p>
    <w:p w14:paraId="4158BE1F" w14:textId="626A2341" w:rsidR="006F5039" w:rsidRPr="00D5649B" w:rsidRDefault="006F5039" w:rsidP="009076DA">
      <w:pPr>
        <w:pStyle w:val="Heading4"/>
      </w:pPr>
      <w:bookmarkStart w:id="110" w:name="_Toc528936555"/>
      <w:r w:rsidRPr="00D5649B">
        <w:t>Above</w:t>
      </w:r>
      <w:r w:rsidR="00B7263A">
        <w:t>-</w:t>
      </w:r>
      <w:r w:rsidRPr="00D5649B">
        <w:t xml:space="preserve"> and belowground residue input</w:t>
      </w:r>
    </w:p>
    <w:p w14:paraId="27B07EE1" w14:textId="28055434" w:rsidR="00BE26B1" w:rsidRPr="0064496F" w:rsidRDefault="00BE26B1" w:rsidP="006F5039">
      <w:pPr>
        <w:pStyle w:val="MTDisplayEquation"/>
        <w:spacing w:after="120"/>
        <w:rPr>
          <w:rStyle w:val="SubtleReference"/>
          <w:rFonts w:cstheme="minorHAnsi"/>
          <w:b w:val="0"/>
        </w:rPr>
      </w:pPr>
      <w:r w:rsidRPr="00D5649B">
        <w:rPr>
          <w:rStyle w:val="SubtleReference"/>
          <w:rFonts w:cstheme="minorHAnsi"/>
          <w:b w:val="0"/>
        </w:rPr>
        <w:t xml:space="preserve">As the model requires </w:t>
      </w:r>
      <w:r w:rsidR="00EC5881" w:rsidRPr="00D5649B">
        <w:rPr>
          <w:rStyle w:val="SubtleReference"/>
          <w:rFonts w:cstheme="minorHAnsi"/>
          <w:b w:val="0"/>
        </w:rPr>
        <w:t xml:space="preserve">data </w:t>
      </w:r>
      <w:r w:rsidRPr="00D5649B">
        <w:rPr>
          <w:rStyle w:val="SubtleReference"/>
          <w:rFonts w:cstheme="minorHAnsi"/>
          <w:b w:val="0"/>
        </w:rPr>
        <w:t>on harvest loss</w:t>
      </w:r>
      <w:r w:rsidR="00EC5881" w:rsidRPr="00D5649B">
        <w:rPr>
          <w:rStyle w:val="SubtleReference"/>
          <w:rFonts w:cstheme="minorHAnsi"/>
          <w:b w:val="0"/>
        </w:rPr>
        <w:t>es</w:t>
      </w:r>
      <w:r w:rsidRPr="00D5649B">
        <w:rPr>
          <w:rStyle w:val="SubtleReference"/>
          <w:rFonts w:cstheme="minorHAnsi"/>
          <w:b w:val="0"/>
        </w:rPr>
        <w:t>, we assume that the measured yield provided by the user represents the collected harvest after the loss took place. Therefore, the user provided yield is updated to include the amount of harvest</w:t>
      </w:r>
      <w:r w:rsidR="00B6624B" w:rsidRPr="00D5649B">
        <w:rPr>
          <w:rStyle w:val="SubtleReference"/>
          <w:rFonts w:cstheme="minorHAnsi"/>
          <w:b w:val="0"/>
        </w:rPr>
        <w:t>ed</w:t>
      </w:r>
      <w:r w:rsidRPr="00D5649B">
        <w:rPr>
          <w:rStyle w:val="SubtleReference"/>
          <w:rFonts w:cstheme="minorHAnsi"/>
          <w:b w:val="0"/>
        </w:rPr>
        <w:t xml:space="preserve"> product lost during harvest</w:t>
      </w:r>
      <w:r w:rsidR="00EC5881" w:rsidRPr="00D5649B">
        <w:rPr>
          <w:rStyle w:val="SubtleReference"/>
          <w:rFonts w:cstheme="minorHAnsi"/>
          <w:b w:val="0"/>
        </w:rPr>
        <w:t xml:space="preserve"> – this loss is assumed to be 2%</w:t>
      </w:r>
      <w:r w:rsidR="00B6624B" w:rsidRPr="00D5649B">
        <w:rPr>
          <w:rStyle w:val="SubtleReference"/>
          <w:rFonts w:cstheme="minorHAnsi"/>
          <w:b w:val="0"/>
        </w:rPr>
        <w:t xml:space="preserve"> for annual crops and 35% for perennial crops</w:t>
      </w:r>
      <w:r w:rsidR="00EC5881" w:rsidRPr="00D5649B">
        <w:rPr>
          <w:rStyle w:val="SubtleReference"/>
          <w:rFonts w:cstheme="minorHAnsi"/>
          <w:b w:val="0"/>
        </w:rPr>
        <w:t xml:space="preserve">. The total yield estimate (including harvest losses) is then adjusted </w:t>
      </w:r>
      <w:r w:rsidR="00EC5881" w:rsidRPr="0064496F">
        <w:rPr>
          <w:rStyle w:val="SubtleReference"/>
          <w:rFonts w:cstheme="minorHAnsi"/>
          <w:b w:val="0"/>
        </w:rPr>
        <w:t>to account for moisture content to provide a dry matter yield value</w:t>
      </w:r>
      <w:r w:rsidRPr="0064496F">
        <w:rPr>
          <w:rStyle w:val="SubtleReference"/>
          <w:rFonts w:cstheme="minorHAnsi"/>
          <w:b w:val="0"/>
        </w:rPr>
        <w:t>:</w:t>
      </w:r>
    </w:p>
    <w:p w14:paraId="39003E41" w14:textId="3F2A27F2" w:rsidR="001F6974" w:rsidRPr="0064496F"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F6974" w:rsidRPr="0064496F">
        <w:rPr>
          <w:rFonts w:cstheme="minorHAnsi"/>
          <w:b/>
          <w:color w:val="000000" w:themeColor="text1"/>
        </w:rPr>
        <w:t xml:space="preserve"> </w:t>
      </w:r>
      <w:r w:rsidR="001F6974" w:rsidRPr="0064496F">
        <w:rPr>
          <w:rFonts w:cstheme="minorHAnsi"/>
          <w:b/>
          <w:color w:val="000000" w:themeColor="text1"/>
        </w:rPr>
        <w:tab/>
      </w:r>
      <w:bookmarkStart w:id="111" w:name="CropCp_Eq"/>
      <w:r w:rsidR="001F6974" w:rsidRPr="0064496F">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w:t>
      </w:r>
      <w:r w:rsidR="001977CC">
        <w:rPr>
          <w:rFonts w:cstheme="minorHAnsi"/>
          <w:b/>
        </w:rPr>
        <w:fldChar w:fldCharType="end"/>
      </w:r>
      <w:bookmarkEnd w:id="111"/>
    </w:p>
    <w:p w14:paraId="59610626" w14:textId="77777777" w:rsidR="001F6974" w:rsidRPr="0064496F" w:rsidRDefault="001F6974" w:rsidP="008A5D32">
      <w:pPr>
        <w:tabs>
          <w:tab w:val="clear" w:pos="2880"/>
          <w:tab w:val="clear" w:pos="9360"/>
        </w:tabs>
        <w:spacing w:before="0"/>
        <w:ind w:left="2835" w:hanging="2835"/>
        <w:rPr>
          <w:rFonts w:cstheme="minorHAnsi"/>
          <w:i/>
          <w:sz w:val="20"/>
        </w:rPr>
      </w:pPr>
      <w:r w:rsidRPr="0064496F">
        <w:rPr>
          <w:rFonts w:cstheme="minorHAnsi"/>
          <w:i/>
          <w:sz w:val="20"/>
        </w:rPr>
        <w:t>where</w:t>
      </w:r>
    </w:p>
    <w:p w14:paraId="7A35C508" w14:textId="40108E24" w:rsidR="001F6974" w:rsidRPr="0064496F" w:rsidRDefault="001F6974" w:rsidP="008A5D32">
      <w:pPr>
        <w:tabs>
          <w:tab w:val="clear" w:pos="2880"/>
          <w:tab w:val="clear" w:pos="9360"/>
        </w:tabs>
        <w:spacing w:before="0"/>
        <w:ind w:left="2835" w:hanging="2835"/>
        <w:rPr>
          <w:rFonts w:cstheme="minorHAnsi"/>
          <w:sz w:val="20"/>
        </w:rPr>
      </w:pPr>
      <w:r w:rsidRPr="0064496F">
        <w:rPr>
          <w:rFonts w:cstheme="minorHAnsi"/>
          <w:i/>
          <w:sz w:val="20"/>
        </w:rPr>
        <w:t>C</w:t>
      </w:r>
      <w:r w:rsidRPr="0064496F">
        <w:rPr>
          <w:rFonts w:cstheme="minorHAnsi"/>
          <w:i/>
          <w:sz w:val="20"/>
          <w:vertAlign w:val="subscript"/>
        </w:rPr>
        <w:t>p</w:t>
      </w:r>
      <w:r w:rsidRPr="0064496F">
        <w:rPr>
          <w:rFonts w:cstheme="minorHAnsi"/>
          <w:i/>
          <w:sz w:val="20"/>
          <w:vertAlign w:val="subscript"/>
        </w:rPr>
        <w:tab/>
      </w:r>
      <w:r w:rsidRPr="0064496F">
        <w:rPr>
          <w:rFonts w:cstheme="minorHAnsi"/>
          <w:sz w:val="20"/>
        </w:rPr>
        <w:t xml:space="preserve">Plant </w:t>
      </w:r>
      <w:r w:rsidR="00866B3E" w:rsidRPr="0064496F">
        <w:rPr>
          <w:rFonts w:cstheme="minorHAnsi"/>
          <w:sz w:val="20"/>
        </w:rPr>
        <w:t xml:space="preserve">C </w:t>
      </w:r>
      <w:r w:rsidRPr="0064496F">
        <w:rPr>
          <w:rFonts w:cstheme="minorHAnsi"/>
          <w:sz w:val="20"/>
        </w:rPr>
        <w:t>in agricultural product (kg ha</w:t>
      </w:r>
      <w:r w:rsidRPr="0064496F">
        <w:rPr>
          <w:rFonts w:cstheme="minorHAnsi"/>
          <w:sz w:val="20"/>
          <w:vertAlign w:val="superscript"/>
        </w:rPr>
        <w:t>-1</w:t>
      </w:r>
      <w:r w:rsidRPr="0064496F">
        <w:rPr>
          <w:rFonts w:cstheme="minorHAnsi"/>
          <w:sz w:val="20"/>
        </w:rPr>
        <w:t>)</w:t>
      </w:r>
    </w:p>
    <w:p w14:paraId="7BD4ACF4" w14:textId="753EFB62" w:rsidR="001F6974" w:rsidRPr="00D5649B" w:rsidRDefault="001F6974" w:rsidP="008A5D32">
      <w:pPr>
        <w:tabs>
          <w:tab w:val="clear" w:pos="2880"/>
          <w:tab w:val="clear" w:pos="9360"/>
        </w:tabs>
        <w:spacing w:before="0"/>
        <w:ind w:left="2835" w:hanging="2835"/>
        <w:rPr>
          <w:rFonts w:cstheme="minorHAnsi"/>
          <w:sz w:val="20"/>
        </w:rPr>
      </w:pPr>
      <w:r w:rsidRPr="0064496F">
        <w:rPr>
          <w:rFonts w:cstheme="minorHAnsi"/>
          <w:i/>
          <w:sz w:val="20"/>
        </w:rPr>
        <w:t>Yield</w:t>
      </w:r>
      <w:r w:rsidRPr="0064496F">
        <w:rPr>
          <w:rFonts w:cstheme="minorHAnsi"/>
          <w:i/>
          <w:sz w:val="20"/>
        </w:rPr>
        <w:tab/>
      </w:r>
      <w:r w:rsidRPr="0064496F">
        <w:rPr>
          <w:rFonts w:cstheme="minorHAnsi"/>
          <w:sz w:val="20"/>
        </w:rPr>
        <w:t>Crop yield (k</w:t>
      </w:r>
      <w:r w:rsidR="009B3638" w:rsidRPr="0064496F">
        <w:rPr>
          <w:rFonts w:cstheme="minorHAnsi"/>
          <w:sz w:val="20"/>
        </w:rPr>
        <w:t>g wet weight</w:t>
      </w:r>
      <w:r w:rsidRPr="0064496F">
        <w:rPr>
          <w:rFonts w:cstheme="minorHAnsi"/>
          <w:sz w:val="20"/>
        </w:rPr>
        <w:t xml:space="preserve"> ha</w:t>
      </w:r>
      <w:r w:rsidRPr="0064496F">
        <w:rPr>
          <w:rFonts w:cstheme="minorHAnsi"/>
          <w:sz w:val="20"/>
          <w:vertAlign w:val="superscript"/>
        </w:rPr>
        <w:t>-1</w:t>
      </w:r>
      <w:r w:rsidRPr="0064496F">
        <w:rPr>
          <w:rFonts w:cstheme="minorHAnsi"/>
          <w:sz w:val="20"/>
        </w:rPr>
        <w:t>, default</w:t>
      </w:r>
      <w:r w:rsidRPr="00D5649B">
        <w:rPr>
          <w:rFonts w:cstheme="minorHAnsi"/>
          <w:sz w:val="20"/>
        </w:rPr>
        <w:t xml:space="preserve"> provided, user override)</w:t>
      </w:r>
    </w:p>
    <w:p w14:paraId="0E68B9E5" w14:textId="3393D577" w:rsidR="00C50F10" w:rsidRPr="00D5649B" w:rsidRDefault="00C50F10" w:rsidP="008A5D32">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sz w:val="20"/>
        </w:rPr>
        <w:tab/>
        <w:t>Moisture content (%) of crop product (</w:t>
      </w:r>
      <w:r w:rsidRPr="008A5D32">
        <w:rPr>
          <w:rFonts w:cstheme="minorHAnsi"/>
          <w:b/>
          <w:sz w:val="20"/>
        </w:rPr>
        <w:fldChar w:fldCharType="begin"/>
      </w:r>
      <w:r w:rsidRPr="008A5D32">
        <w:rPr>
          <w:rFonts w:cstheme="minorHAnsi"/>
          <w:b/>
          <w:sz w:val="20"/>
        </w:rPr>
        <w:instrText xml:space="preserve"> REF _Ref488329024 \h  \* MERGEFORMAT </w:instrText>
      </w:r>
      <w:r w:rsidRPr="008A5D32">
        <w:rPr>
          <w:rFonts w:cstheme="minorHAnsi"/>
          <w:b/>
          <w:sz w:val="20"/>
        </w:rPr>
      </w:r>
      <w:r w:rsidRPr="008A5D32">
        <w:rPr>
          <w:rFonts w:cstheme="minorHAnsi"/>
          <w:b/>
          <w:sz w:val="20"/>
        </w:rPr>
        <w:fldChar w:fldCharType="separate"/>
      </w:r>
      <w:r w:rsidR="00576F3F" w:rsidRPr="0027026A">
        <w:rPr>
          <w:rFonts w:cstheme="minorHAnsi"/>
          <w:b/>
          <w:sz w:val="20"/>
        </w:rPr>
        <w:t xml:space="preserve">Table </w:t>
      </w:r>
      <w:r w:rsidR="00576F3F" w:rsidRPr="0027026A">
        <w:rPr>
          <w:rFonts w:cstheme="minorHAnsi"/>
          <w:b/>
          <w:noProof/>
          <w:sz w:val="20"/>
        </w:rPr>
        <w:t>7</w:t>
      </w:r>
      <w:r w:rsidRPr="008A5D32">
        <w:rPr>
          <w:rFonts w:cstheme="minorHAnsi"/>
          <w:b/>
          <w:sz w:val="20"/>
        </w:rPr>
        <w:fldChar w:fldCharType="end"/>
      </w:r>
      <w:r w:rsidRPr="00D5649B">
        <w:rPr>
          <w:rFonts w:cstheme="minorHAnsi"/>
          <w:sz w:val="20"/>
        </w:rPr>
        <w:t>)</w:t>
      </w:r>
    </w:p>
    <w:p w14:paraId="28FBFFF5" w14:textId="49711550" w:rsidR="001F6974" w:rsidRPr="00D5649B"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r w:rsidR="00684AEF" w:rsidRPr="00D5649B">
        <w:rPr>
          <w:rStyle w:val="FootnoteReference"/>
          <w:rFonts w:cstheme="minorHAnsi"/>
          <w:sz w:val="20"/>
        </w:rPr>
        <w:footnoteReference w:id="6"/>
      </w:r>
    </w:p>
    <w:p w14:paraId="66972275" w14:textId="77777777" w:rsidR="001F6974" w:rsidRPr="00D5649B"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4F11D525" w14:textId="77777777" w:rsidR="006F5039" w:rsidRPr="00D5649B" w:rsidRDefault="006F5039" w:rsidP="006F5039">
      <w:pPr>
        <w:pStyle w:val="MTDisplayEquation"/>
        <w:spacing w:after="120"/>
        <w:rPr>
          <w:rStyle w:val="SubtleReference"/>
          <w:rFonts w:cstheme="minorHAnsi"/>
          <w:b w:val="0"/>
          <w:i/>
        </w:rPr>
      </w:pPr>
      <w:r w:rsidRPr="00D5649B">
        <w:rPr>
          <w:rStyle w:val="SubtleReference"/>
          <w:rFonts w:cstheme="minorHAnsi"/>
          <w:b w:val="0"/>
          <w:i/>
        </w:rPr>
        <w:t>For annual crops, perennial crops, and fodder corn.</w:t>
      </w:r>
    </w:p>
    <w:bookmarkStart w:id="112" w:name="_Ref530746756"/>
    <w:p w14:paraId="7A2AC2D5" w14:textId="7239D8B4" w:rsidR="006F5039" w:rsidRPr="00D5649B" w:rsidRDefault="00000000"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w:t>
      </w:r>
      <w:r w:rsidR="001977CC">
        <w:rPr>
          <w:rFonts w:cstheme="minorHAnsi"/>
          <w:b/>
        </w:rPr>
        <w:fldChar w:fldCharType="end"/>
      </w:r>
      <w:bookmarkEnd w:id="112"/>
    </w:p>
    <w:p w14:paraId="55814FC7" w14:textId="2B38F720" w:rsidR="006F5039" w:rsidRPr="00D5649B" w:rsidRDefault="00000000" w:rsidP="00432439">
      <w:pPr>
        <w:keepNext/>
        <w:tabs>
          <w:tab w:val="clear" w:pos="2880"/>
          <w:tab w:val="clear" w:pos="9360"/>
          <w:tab w:val="right" w:pos="9781"/>
        </w:tabs>
        <w:spacing w:after="120"/>
        <w:rPr>
          <w:rFonts w:cstheme="minorHAnsi"/>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w:t>
      </w:r>
      <w:r w:rsidR="001977CC">
        <w:rPr>
          <w:rFonts w:cstheme="minorHAnsi"/>
          <w:b/>
        </w:rPr>
        <w:fldChar w:fldCharType="end"/>
      </w:r>
    </w:p>
    <w:p w14:paraId="5CDE5C6F" w14:textId="77777777" w:rsidR="006F5039" w:rsidRPr="00D5649B" w:rsidRDefault="006F5039" w:rsidP="006F5039">
      <w:pPr>
        <w:spacing w:after="120"/>
        <w:rPr>
          <w:rStyle w:val="SubtleReference"/>
          <w:rFonts w:cstheme="minorHAnsi"/>
          <w:b w:val="0"/>
          <w:i/>
        </w:rPr>
      </w:pPr>
      <w:r w:rsidRPr="00D5649B">
        <w:rPr>
          <w:rStyle w:val="SubtleReference"/>
          <w:rFonts w:cstheme="minorHAnsi"/>
          <w:b w:val="0"/>
          <w:i/>
        </w:rPr>
        <w:t>For root crops.</w:t>
      </w:r>
    </w:p>
    <w:bookmarkStart w:id="113" w:name="_Ref109135876"/>
    <w:p w14:paraId="598CF1AE" w14:textId="628566DC" w:rsidR="006F5039" w:rsidRPr="00D5649B" w:rsidRDefault="00000000"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w:t>
      </w:r>
      <w:r w:rsidR="001977CC">
        <w:rPr>
          <w:rFonts w:cstheme="minorHAnsi"/>
          <w:b/>
        </w:rPr>
        <w:fldChar w:fldCharType="end"/>
      </w:r>
      <w:bookmarkEnd w:id="113"/>
    </w:p>
    <w:bookmarkStart w:id="114" w:name="_Ref530746780"/>
    <w:p w14:paraId="0F207482" w14:textId="6EBCA698" w:rsidR="006F5039" w:rsidRPr="00D5649B" w:rsidRDefault="00000000"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5</w:t>
      </w:r>
      <w:r w:rsidR="001977CC">
        <w:rPr>
          <w:rFonts w:cstheme="minorHAnsi"/>
          <w:b/>
        </w:rPr>
        <w:fldChar w:fldCharType="end"/>
      </w:r>
      <w:bookmarkEnd w:id="114"/>
    </w:p>
    <w:p w14:paraId="6B225FF6" w14:textId="77777777"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sz w:val="20"/>
        </w:rPr>
        <w:t>where</w:t>
      </w:r>
    </w:p>
    <w:p w14:paraId="20C85E2D" w14:textId="1972A10B"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 xml:space="preserve">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41D196ED" w14:textId="5D98E801" w:rsidR="006F5039" w:rsidRPr="00D5649B" w:rsidRDefault="006F5039"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 xml:space="preserve">) </w:t>
      </w:r>
    </w:p>
    <w:p w14:paraId="2097CCE1" w14:textId="4E09535E"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p>
    <w:p w14:paraId="7A9B91DA" w14:textId="0734436A" w:rsidR="006F5039" w:rsidRPr="00D5649B" w:rsidRDefault="006F5039"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 xml:space="preserve">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3D37484A" w14:textId="7B0AF2D3"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0CDD0E89" w14:textId="6E128721" w:rsidR="006F5039"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04DEBBCE" w14:textId="275B66E8" w:rsidR="00D5108B" w:rsidRPr="00D5108B" w:rsidRDefault="00D5108B" w:rsidP="00D5108B">
      <w:pPr>
        <w:spacing w:after="120"/>
        <w:rPr>
          <w:rFonts w:cstheme="minorHAnsi"/>
        </w:rPr>
      </w:pPr>
      <w:r w:rsidRPr="009E6259">
        <w:rPr>
          <w:rFonts w:cstheme="minorHAnsi"/>
          <w:b/>
          <w:bCs/>
        </w:rPr>
        <w:t>NOTE:</w:t>
      </w:r>
      <w:r w:rsidRPr="009E6259">
        <w:rPr>
          <w:rFonts w:cstheme="minorHAnsi"/>
        </w:rPr>
        <w:t xml:space="preserve"> The amount of residues not returned to the soil is accounted for in the parameter </w:t>
      </w: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oMath>
      <w:r w:rsidRPr="009E6259">
        <w:rPr>
          <w:rFonts w:cstheme="minorHAnsi"/>
          <w:b/>
          <w:color w:val="000000" w:themeColor="text1"/>
        </w:rPr>
        <w:t>.</w:t>
      </w:r>
    </w:p>
    <w:p w14:paraId="17835478" w14:textId="40340E2B" w:rsidR="00F0517C" w:rsidRPr="00D5649B" w:rsidRDefault="00F0517C" w:rsidP="009076DA">
      <w:pPr>
        <w:pStyle w:val="Heading4"/>
      </w:pPr>
      <w:bookmarkStart w:id="115" w:name="_Ref87019006"/>
      <w:r w:rsidRPr="00D5649B">
        <w:t>Annual crops</w:t>
      </w:r>
      <w:bookmarkEnd w:id="110"/>
      <w:bookmarkEnd w:id="115"/>
    </w:p>
    <w:p w14:paraId="244C4A00" w14:textId="33DC0962" w:rsidR="006E44AB" w:rsidRPr="00D5649B" w:rsidRDefault="006E44AB" w:rsidP="00E2464D">
      <w:pPr>
        <w:spacing w:after="120"/>
        <w:rPr>
          <w:rFonts w:cstheme="minorHAnsi"/>
        </w:rPr>
      </w:pPr>
      <w:r w:rsidRPr="00D5649B">
        <w:rPr>
          <w:rFonts w:cstheme="minorHAnsi"/>
        </w:rPr>
        <w:t>Annual crops include small-grain cereals, oilseeds, pulse crops, and</w:t>
      </w:r>
      <w:r w:rsidR="009E7F58" w:rsidRPr="00D5649B">
        <w:rPr>
          <w:rFonts w:cstheme="minorHAnsi"/>
        </w:rPr>
        <w:t xml:space="preserve"> grain</w:t>
      </w:r>
      <w:r w:rsidRPr="00D5649B">
        <w:rPr>
          <w:rFonts w:cstheme="minorHAnsi"/>
        </w:rPr>
        <w:t xml:space="preserve"> corn (</w:t>
      </w:r>
      <w:r w:rsidRPr="005C6418">
        <w:rPr>
          <w:rFonts w:cstheme="minorHAnsi"/>
          <w:b/>
        </w:rPr>
        <w:fldChar w:fldCharType="begin"/>
      </w:r>
      <w:r w:rsidRPr="005C6418">
        <w:rPr>
          <w:rFonts w:cstheme="minorHAnsi"/>
          <w:b/>
        </w:rPr>
        <w:instrText xml:space="preserve"> REF _Ref488329024 \h </w:instrText>
      </w:r>
      <w:r w:rsidR="00F9472E" w:rsidRPr="005C6418">
        <w:rPr>
          <w:rFonts w:cstheme="minorHAnsi"/>
          <w:b/>
        </w:rPr>
        <w:instrText xml:space="preserve"> \* MERGEFORMAT </w:instrText>
      </w:r>
      <w:r w:rsidRPr="005C6418">
        <w:rPr>
          <w:rFonts w:cstheme="minorHAnsi"/>
          <w:b/>
        </w:rPr>
      </w:r>
      <w:r w:rsidRPr="005C6418">
        <w:rPr>
          <w:rFonts w:cstheme="minorHAnsi"/>
          <w:b/>
        </w:rPr>
        <w:fldChar w:fldCharType="separate"/>
      </w:r>
      <w:r w:rsidR="00716BAC" w:rsidRPr="007C3CD5">
        <w:rPr>
          <w:rFonts w:cstheme="minorHAnsi"/>
          <w:b/>
        </w:rPr>
        <w:t xml:space="preserve">Table </w:t>
      </w:r>
      <w:r w:rsidR="00716BAC">
        <w:rPr>
          <w:rFonts w:cstheme="minorHAnsi"/>
          <w:b/>
        </w:rPr>
        <w:t>7</w:t>
      </w:r>
      <w:r w:rsidRPr="005C6418">
        <w:rPr>
          <w:rFonts w:cstheme="minorHAnsi"/>
          <w:b/>
        </w:rPr>
        <w:fldChar w:fldCharType="end"/>
      </w:r>
      <w:r w:rsidRPr="00D5649B">
        <w:rPr>
          <w:rFonts w:cstheme="minorHAnsi"/>
        </w:rPr>
        <w:t>).</w:t>
      </w:r>
      <w:r w:rsidR="005B783F" w:rsidRPr="00D5649B">
        <w:rPr>
          <w:rFonts w:cstheme="minorHAnsi"/>
        </w:rPr>
        <w:t xml:space="preserve"> </w:t>
      </w:r>
    </w:p>
    <w:bookmarkStart w:id="116" w:name="_Ref109134076"/>
    <w:p w14:paraId="1DBFA3A4" w14:textId="1F72A11F" w:rsidR="0050292B"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50292B"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6</w:t>
      </w:r>
      <w:r w:rsidR="001977CC">
        <w:rPr>
          <w:rFonts w:cstheme="minorHAnsi"/>
          <w:b/>
        </w:rPr>
        <w:fldChar w:fldCharType="end"/>
      </w:r>
      <w:bookmarkEnd w:id="116"/>
    </w:p>
    <w:p w14:paraId="5BF5828C" w14:textId="115E10D0" w:rsidR="0050292B"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50292B"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7</w:t>
      </w:r>
      <w:r w:rsidR="001977CC">
        <w:rPr>
          <w:rFonts w:cstheme="minorHAnsi"/>
          <w:b/>
        </w:rPr>
        <w:fldChar w:fldCharType="end"/>
      </w:r>
    </w:p>
    <w:p w14:paraId="749E28FF" w14:textId="10C25F43" w:rsidR="0050292B"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50292B"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8</w:t>
      </w:r>
      <w:r w:rsidR="001977CC">
        <w:rPr>
          <w:rFonts w:cstheme="minorHAnsi"/>
          <w:b/>
        </w:rPr>
        <w:fldChar w:fldCharType="end"/>
      </w:r>
    </w:p>
    <w:p w14:paraId="7297AD4E" w14:textId="51DD665D" w:rsidR="0050292B" w:rsidRPr="00D5649B" w:rsidRDefault="00000000"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50292B"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9</w:t>
      </w:r>
      <w:r w:rsidR="001977CC">
        <w:rPr>
          <w:rFonts w:cstheme="minorHAnsi"/>
          <w:b/>
        </w:rPr>
        <w:fldChar w:fldCharType="end"/>
      </w:r>
    </w:p>
    <w:p w14:paraId="3FE06E1D" w14:textId="77777777" w:rsidR="00690655" w:rsidRPr="00D5649B" w:rsidRDefault="00690655" w:rsidP="00F45AE7">
      <w:pPr>
        <w:tabs>
          <w:tab w:val="clear" w:pos="2880"/>
          <w:tab w:val="clear" w:pos="9360"/>
        </w:tabs>
        <w:spacing w:before="0"/>
        <w:ind w:left="2835" w:hanging="2835"/>
        <w:rPr>
          <w:rFonts w:cstheme="minorHAnsi"/>
          <w:sz w:val="20"/>
        </w:rPr>
      </w:pPr>
      <w:r w:rsidRPr="00D5649B">
        <w:rPr>
          <w:rFonts w:cstheme="minorHAnsi"/>
          <w:sz w:val="20"/>
        </w:rPr>
        <w:t>where</w:t>
      </w:r>
    </w:p>
    <w:p w14:paraId="1FED3437" w14:textId="1C9AF623"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69F8E81C" w14:textId="7FE16A7D" w:rsidR="00ED0172" w:rsidRPr="00D5649B" w:rsidRDefault="00ED01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0CED7AFA" w14:textId="77777777" w:rsidR="0093534E" w:rsidRPr="00D5649B" w:rsidRDefault="0093534E"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00ED0172" w:rsidRPr="00D5649B">
        <w:rPr>
          <w:rFonts w:cstheme="minorHAnsi"/>
          <w:i/>
          <w:sz w:val="20"/>
          <w:vertAlign w:val="subscript"/>
        </w:rPr>
        <w:t>p</w:t>
      </w:r>
      <w:proofErr w:type="spellEnd"/>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product yield returned to soil (user override)</w:t>
      </w:r>
    </w:p>
    <w:p w14:paraId="0D938584" w14:textId="05BF2C15"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A061A8"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553778" w:rsidRPr="00D5649B">
        <w:rPr>
          <w:rFonts w:cstheme="minorHAnsi"/>
          <w:sz w:val="20"/>
        </w:rPr>
        <w:t>straw</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6F75D15F" w14:textId="120AE00C" w:rsidR="00C44F57" w:rsidRPr="00D5649B" w:rsidRDefault="00C44F57" w:rsidP="00F45AE7">
      <w:pPr>
        <w:tabs>
          <w:tab w:val="clear" w:pos="2880"/>
          <w:tab w:val="clear" w:pos="9360"/>
        </w:tabs>
        <w:spacing w:before="0"/>
        <w:ind w:left="2835" w:hanging="2835"/>
        <w:rPr>
          <w:rFonts w:cstheme="minorHAnsi"/>
          <w:sz w:val="20"/>
        </w:rPr>
      </w:pPr>
      <w:r w:rsidRPr="00D5649B">
        <w:rPr>
          <w:rFonts w:cstheme="minorHAnsi"/>
          <w:i/>
          <w:sz w:val="20"/>
        </w:rPr>
        <w:t>R</w:t>
      </w:r>
      <w:r w:rsidR="00A061A8" w:rsidRPr="00D5649B">
        <w:rPr>
          <w:rFonts w:cstheme="minorHAnsi"/>
          <w:i/>
          <w:sz w:val="20"/>
          <w:vertAlign w:val="subscript"/>
        </w:rPr>
        <w:t>s</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straw</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5EE211A" w14:textId="4641EB99" w:rsidR="005076FC" w:rsidRPr="00D5649B" w:rsidRDefault="005076F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6B789206" w14:textId="77777777" w:rsidR="002959AE" w:rsidRPr="00D5649B" w:rsidRDefault="002959AE" w:rsidP="00F45AE7">
      <w:pPr>
        <w:tabs>
          <w:tab w:val="clear" w:pos="2880"/>
          <w:tab w:val="clear" w:pos="9360"/>
        </w:tabs>
        <w:spacing w:before="0"/>
        <w:ind w:left="2835" w:hanging="2835"/>
        <w:rPr>
          <w:rFonts w:cstheme="minorHAnsi"/>
          <w:sz w:val="20"/>
        </w:rPr>
      </w:pPr>
      <w:r w:rsidRPr="00D5649B">
        <w:rPr>
          <w:rFonts w:cstheme="minorHAnsi"/>
          <w:i/>
          <w:sz w:val="20"/>
        </w:rPr>
        <w:t>S</w:t>
      </w:r>
      <w:r w:rsidR="00A061A8" w:rsidRPr="00D5649B">
        <w:rPr>
          <w:rFonts w:cstheme="minorHAnsi"/>
          <w:i/>
          <w:sz w:val="20"/>
          <w:vertAlign w:val="subscript"/>
        </w:rPr>
        <w:t>s</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straw</w:t>
      </w:r>
      <w:r w:rsidRPr="00D5649B">
        <w:rPr>
          <w:rFonts w:cstheme="minorHAnsi"/>
          <w:sz w:val="20"/>
        </w:rPr>
        <w:t xml:space="preserve"> returned to soil </w:t>
      </w:r>
      <w:r w:rsidR="003543D9" w:rsidRPr="00D5649B">
        <w:rPr>
          <w:rFonts w:cstheme="minorHAnsi"/>
          <w:sz w:val="20"/>
        </w:rPr>
        <w:t>(user override)</w:t>
      </w:r>
    </w:p>
    <w:p w14:paraId="0B86D722" w14:textId="69F8321C"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2959AE"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A061A8" w:rsidRPr="00D5649B">
        <w:rPr>
          <w:rFonts w:cstheme="minorHAnsi"/>
          <w:sz w:val="20"/>
        </w:rPr>
        <w:t>roots</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EF7FD01" w14:textId="71A73ABB" w:rsidR="00574484" w:rsidRPr="00D5649B" w:rsidRDefault="00574484"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roots</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AB1FE69" w14:textId="77777777" w:rsidR="006002C1" w:rsidRPr="00D5649B" w:rsidRDefault="006002C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roots</w:t>
      </w:r>
      <w:r w:rsidRPr="00D5649B">
        <w:rPr>
          <w:rFonts w:cstheme="minorHAnsi"/>
          <w:sz w:val="20"/>
        </w:rPr>
        <w:t xml:space="preserve"> returned to soil (user o</w:t>
      </w:r>
      <w:r w:rsidR="00EA7A87" w:rsidRPr="00D5649B">
        <w:rPr>
          <w:rFonts w:cstheme="minorHAnsi"/>
          <w:sz w:val="20"/>
        </w:rPr>
        <w:t>ver</w:t>
      </w:r>
      <w:r w:rsidRPr="00D5649B">
        <w:rPr>
          <w:rFonts w:cstheme="minorHAnsi"/>
          <w:sz w:val="20"/>
        </w:rPr>
        <w:t>ride)</w:t>
      </w:r>
    </w:p>
    <w:p w14:paraId="3979BCF7" w14:textId="3784FA9D"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extra-root</w:t>
      </w:r>
      <w:r w:rsidR="00ED0172" w:rsidRPr="00D5649B">
        <w:rPr>
          <w:rFonts w:cstheme="minorHAnsi"/>
          <w:sz w:val="20"/>
        </w:rPr>
        <w:t xml:space="preserve"> material</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018FFA2" w14:textId="038F3B6C" w:rsidR="00BF333F" w:rsidRPr="00D5649B" w:rsidRDefault="00ED0172" w:rsidP="00F45AE7">
      <w:pPr>
        <w:tabs>
          <w:tab w:val="clear" w:pos="2880"/>
          <w:tab w:val="clear" w:pos="9360"/>
        </w:tabs>
        <w:spacing w:before="0"/>
        <w:ind w:left="2835" w:hanging="2835"/>
        <w:rPr>
          <w:rFonts w:cstheme="minorHAnsi"/>
          <w:color w:val="DCDDDE"/>
        </w:rPr>
      </w:pPr>
      <w:r w:rsidRPr="00D5649B">
        <w:rPr>
          <w:rFonts w:cstheme="minorHAnsi"/>
          <w:i/>
          <w:sz w:val="20"/>
        </w:rPr>
        <w:t>R</w:t>
      </w:r>
      <w:r w:rsidR="00574484"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r w:rsidR="00F45AE7">
        <w:rPr>
          <w:rFonts w:cstheme="minorHAnsi"/>
          <w:color w:val="DCDDDE"/>
        </w:rPr>
        <w:t xml:space="preserve"> </w:t>
      </w:r>
    </w:p>
    <w:p w14:paraId="0E5319C3" w14:textId="49D567B5" w:rsidR="000806F1" w:rsidRPr="00D5649B" w:rsidRDefault="00EE6923" w:rsidP="00F45AE7">
      <w:pPr>
        <w:tabs>
          <w:tab w:val="left" w:pos="2694"/>
        </w:tabs>
        <w:rPr>
          <w:rFonts w:cstheme="minorHAnsi"/>
          <w:sz w:val="20"/>
        </w:rPr>
      </w:pPr>
      <w:r>
        <w:rPr>
          <w:noProof/>
        </w:rPr>
        <w:lastRenderedPageBreak/>
        <mc:AlternateContent>
          <mc:Choice Requires="wps">
            <w:drawing>
              <wp:anchor distT="0" distB="0" distL="114300" distR="114300" simplePos="0" relativeHeight="251631104" behindDoc="0" locked="0" layoutInCell="1" allowOverlap="1" wp14:anchorId="2FE32038" wp14:editId="1DD32F97">
                <wp:simplePos x="0" y="0"/>
                <wp:positionH relativeFrom="margin">
                  <wp:posOffset>-3810</wp:posOffset>
                </wp:positionH>
                <wp:positionV relativeFrom="paragraph">
                  <wp:posOffset>834390</wp:posOffset>
                </wp:positionV>
                <wp:extent cx="5949950" cy="1487170"/>
                <wp:effectExtent l="0" t="0" r="0" b="0"/>
                <wp:wrapTopAndBottom/>
                <wp:docPr id="15183637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871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744BD" w14:textId="77777777" w:rsidR="00B1240A" w:rsidRPr="00690655" w:rsidRDefault="00B1240A" w:rsidP="00690655">
                            <w:pPr>
                              <w:rPr>
                                <w:color w:val="000000" w:themeColor="text1"/>
                              </w:rPr>
                            </w:pPr>
                            <w:r w:rsidRPr="00690655">
                              <w:rPr>
                                <w:color w:val="000000" w:themeColor="text1"/>
                              </w:rPr>
                              <w:t>Holos V4 will use the following constant values:</w:t>
                            </w:r>
                          </w:p>
                          <w:p w14:paraId="2F64CB98" w14:textId="77777777" w:rsidR="00B1240A" w:rsidRDefault="00B1240A" w:rsidP="00690655">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690655">
                            <w:pPr>
                              <w:spacing w:after="120"/>
                              <w:rPr>
                                <w:color w:val="000000" w:themeColor="text1"/>
                              </w:rPr>
                            </w:pPr>
                            <w:r w:rsidRPr="00FB23CE">
                              <w:rPr>
                                <w:color w:val="000000" w:themeColor="text1"/>
                              </w:rPr>
                              <w:t>S</w:t>
                            </w:r>
                            <w:r w:rsidRPr="00FB23CE">
                              <w:rPr>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690655">
                            <w:pPr>
                              <w:spacing w:after="120"/>
                              <w:rPr>
                                <w:color w:val="000000" w:themeColor="text1"/>
                              </w:rPr>
                            </w:pPr>
                            <w:r w:rsidRPr="00A17E57">
                              <w:rPr>
                                <w:color w:val="000000" w:themeColor="text1"/>
                              </w:rPr>
                              <w:t>S</w:t>
                            </w:r>
                            <w:r w:rsidRPr="00A17E57">
                              <w:rPr>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690655">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2038" id="Rectangle 47" o:spid="_x0000_s1034" style="position:absolute;margin-left:-.3pt;margin-top:65.7pt;width:468.5pt;height:117.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" fillcolor="white [3212]" strokecolor="#243f60 [1604]" strokeweight="2pt">
                <v:path arrowok="t"/>
                <v:textbox>
                  <w:txbxContent>
                    <w:p w14:paraId="1B8744BD" w14:textId="77777777" w:rsidR="00B1240A" w:rsidRPr="00690655" w:rsidRDefault="00B1240A" w:rsidP="00690655">
                      <w:pPr>
                        <w:rPr>
                          <w:color w:val="000000" w:themeColor="text1"/>
                        </w:rPr>
                      </w:pPr>
                      <w:r w:rsidRPr="00690655">
                        <w:rPr>
                          <w:color w:val="000000" w:themeColor="text1"/>
                        </w:rPr>
                        <w:t>Holos V4 will use the following constant values:</w:t>
                      </w:r>
                    </w:p>
                    <w:p w14:paraId="2F64CB98" w14:textId="77777777" w:rsidR="00B1240A" w:rsidRDefault="00B1240A" w:rsidP="00690655">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690655">
                      <w:pPr>
                        <w:spacing w:after="120"/>
                        <w:rPr>
                          <w:color w:val="000000" w:themeColor="text1"/>
                        </w:rPr>
                      </w:pPr>
                      <w:r w:rsidRPr="00FB23CE">
                        <w:rPr>
                          <w:color w:val="000000" w:themeColor="text1"/>
                        </w:rPr>
                        <w:t>S</w:t>
                      </w:r>
                      <w:r w:rsidRPr="00FB23CE">
                        <w:rPr>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690655">
                      <w:pPr>
                        <w:spacing w:after="120"/>
                        <w:rPr>
                          <w:color w:val="000000" w:themeColor="text1"/>
                        </w:rPr>
                      </w:pPr>
                      <w:r w:rsidRPr="00A17E57">
                        <w:rPr>
                          <w:color w:val="000000" w:themeColor="text1"/>
                        </w:rPr>
                        <w:t>S</w:t>
                      </w:r>
                      <w:r w:rsidRPr="00A17E57">
                        <w:rPr>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690655">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r w:rsidR="00BF333F" w:rsidRPr="00D5649B">
        <w:rPr>
          <w:rFonts w:cstheme="minorHAnsi"/>
        </w:rPr>
        <w:t xml:space="preserve">When green manure is chosen as a harvest option for a main crop (meaning the user is entering an aboveground biomass value instead of a grain yield), the </w:t>
      </w:r>
      <w:r w:rsidR="003F2C1B" w:rsidRPr="00D5649B">
        <w:rPr>
          <w:rFonts w:cstheme="minorHAnsi"/>
        </w:rPr>
        <w:t>residue fractions</w:t>
      </w:r>
      <w:r w:rsidR="00BF333F" w:rsidRPr="00D5649B">
        <w:rPr>
          <w:rFonts w:cstheme="minorHAnsi"/>
        </w:rPr>
        <w:t xml:space="preserve"> for product and straw are combined to form a single coefficient, R</w:t>
      </w:r>
      <w:r w:rsidR="00BF333F" w:rsidRPr="00D5649B">
        <w:rPr>
          <w:rFonts w:cstheme="minorHAnsi"/>
          <w:vertAlign w:val="subscript"/>
        </w:rPr>
        <w:t>p</w:t>
      </w:r>
      <w:r w:rsidR="00BF333F" w:rsidRPr="00D5649B">
        <w:rPr>
          <w:rFonts w:cstheme="minorHAnsi"/>
        </w:rPr>
        <w:t xml:space="preserve">, and </w:t>
      </w:r>
      <w:r w:rsidR="00CA3040">
        <w:rPr>
          <w:rFonts w:cstheme="minorHAnsi"/>
        </w:rPr>
        <w:fldChar w:fldCharType="begin"/>
      </w:r>
      <w:r w:rsidR="00CA3040">
        <w:rPr>
          <w:rFonts w:cstheme="minorHAnsi"/>
        </w:rPr>
        <w:instrText xml:space="preserve"> REF _Ref109134076 \h </w:instrText>
      </w:r>
      <w:r w:rsidR="00CA3040">
        <w:rPr>
          <w:rFonts w:cstheme="minorHAnsi"/>
        </w:rPr>
      </w:r>
      <w:r w:rsidR="00CA3040">
        <w:rPr>
          <w:rFonts w:cstheme="minorHAnsi"/>
        </w:rPr>
        <w:fldChar w:fldCharType="separate"/>
      </w:r>
      <w:r w:rsidR="005C6418" w:rsidRPr="00D5649B">
        <w:rPr>
          <w:rFonts w:cstheme="minorHAnsi"/>
          <w:b/>
        </w:rPr>
        <w:t xml:space="preserve">Eq. </w:t>
      </w:r>
      <w:r w:rsidR="005C6418">
        <w:rPr>
          <w:rFonts w:cstheme="minorHAnsi"/>
          <w:b/>
          <w:noProof/>
        </w:rPr>
        <w:t>2.1.2</w:t>
      </w:r>
      <w:r w:rsidR="005C6418">
        <w:rPr>
          <w:rFonts w:cstheme="minorHAnsi"/>
          <w:b/>
        </w:rPr>
        <w:noBreakHyphen/>
      </w:r>
      <w:r w:rsidR="005C6418">
        <w:rPr>
          <w:rFonts w:cstheme="minorHAnsi"/>
          <w:b/>
          <w:noProof/>
        </w:rPr>
        <w:t>6</w:t>
      </w:r>
      <w:r w:rsidR="00CA3040">
        <w:rPr>
          <w:rFonts w:cstheme="minorHAnsi"/>
        </w:rPr>
        <w:fldChar w:fldCharType="end"/>
      </w:r>
      <w:r w:rsidR="00CA3040">
        <w:rPr>
          <w:rFonts w:cstheme="minorHAnsi"/>
        </w:rPr>
        <w:t xml:space="preserve"> </w:t>
      </w:r>
      <w:r w:rsidR="00BF333F" w:rsidRPr="00D5649B">
        <w:rPr>
          <w:rFonts w:cstheme="minorHAnsi"/>
        </w:rPr>
        <w:t>is omitted from the calculations</w:t>
      </w:r>
      <w:r w:rsidR="00BF333F" w:rsidRPr="00CA3040">
        <w:rPr>
          <w:rFonts w:cstheme="minorHAnsi"/>
        </w:rPr>
        <w:t>.</w:t>
      </w:r>
    </w:p>
    <w:p w14:paraId="25101300" w14:textId="6FD9FBB1" w:rsidR="00E2464D" w:rsidRPr="00D5649B" w:rsidRDefault="004466EA" w:rsidP="009076DA">
      <w:pPr>
        <w:pStyle w:val="Heading4"/>
      </w:pPr>
      <w:bookmarkStart w:id="117" w:name="_Ref87019014"/>
      <w:r w:rsidRPr="00D5649B">
        <w:t>Silage Crops</w:t>
      </w:r>
      <w:bookmarkEnd w:id="117"/>
    </w:p>
    <w:p w14:paraId="74B5B393" w14:textId="45FFEDE4" w:rsidR="00E2464D" w:rsidRPr="00D5649B" w:rsidRDefault="004466EA" w:rsidP="00E2464D">
      <w:pPr>
        <w:spacing w:after="120"/>
        <w:rPr>
          <w:rFonts w:cstheme="minorHAnsi"/>
        </w:rPr>
      </w:pPr>
      <w:r w:rsidRPr="00D5649B">
        <w:rPr>
          <w:rFonts w:cstheme="minorHAnsi"/>
        </w:rPr>
        <w:t>S</w:t>
      </w:r>
      <w:r w:rsidR="00E2464D" w:rsidRPr="00D5649B">
        <w:rPr>
          <w:rFonts w:cstheme="minorHAnsi"/>
        </w:rPr>
        <w:t xml:space="preserve">ilage </w:t>
      </w:r>
      <w:r w:rsidRPr="00D5649B">
        <w:rPr>
          <w:rFonts w:cstheme="minorHAnsi"/>
        </w:rPr>
        <w:t xml:space="preserve">crops </w:t>
      </w:r>
      <w:r w:rsidR="00E2464D" w:rsidRPr="00D5649B">
        <w:rPr>
          <w:rFonts w:cstheme="minorHAnsi"/>
        </w:rPr>
        <w:t xml:space="preserve">must be handled </w:t>
      </w:r>
      <w:r w:rsidR="0066393D" w:rsidRPr="00D5649B">
        <w:rPr>
          <w:rFonts w:cstheme="minorHAnsi"/>
        </w:rPr>
        <w:t xml:space="preserve">separately as these are </w:t>
      </w:r>
      <w:r w:rsidR="00E2464D" w:rsidRPr="00D5649B">
        <w:rPr>
          <w:rFonts w:cstheme="minorHAnsi"/>
        </w:rPr>
        <w:t>annual crop</w:t>
      </w:r>
      <w:r w:rsidR="0066393D" w:rsidRPr="00D5649B">
        <w:rPr>
          <w:rFonts w:cstheme="minorHAnsi"/>
        </w:rPr>
        <w:t>s</w:t>
      </w:r>
      <w:r w:rsidR="00E2464D" w:rsidRPr="00D5649B">
        <w:rPr>
          <w:rFonts w:cstheme="minorHAnsi"/>
        </w:rPr>
        <w:t xml:space="preserve"> yet function as a forage or perennial crop in that straw inputs are not calculated (i.e., all aboveground biomass is </w:t>
      </w:r>
      <w:r w:rsidR="00AE7FF8">
        <w:rPr>
          <w:rFonts w:cstheme="minorHAnsi"/>
        </w:rPr>
        <w:t>considered to be</w:t>
      </w:r>
      <w:r w:rsidRPr="00D5649B">
        <w:rPr>
          <w:rFonts w:cstheme="minorHAnsi"/>
        </w:rPr>
        <w:t xml:space="preserve"> </w:t>
      </w:r>
      <w:r w:rsidR="00E2464D" w:rsidRPr="00D5649B">
        <w:rPr>
          <w:rFonts w:cstheme="minorHAnsi"/>
        </w:rPr>
        <w:t>product).</w:t>
      </w:r>
      <w:r w:rsidR="002003CA" w:rsidRPr="00D5649B">
        <w:rPr>
          <w:rFonts w:cstheme="minorHAnsi"/>
        </w:rPr>
        <w:t xml:space="preserve"> Therefore, </w:t>
      </w:r>
      <w:r w:rsidR="000223D7" w:rsidRPr="00D5649B">
        <w:rPr>
          <w:rFonts w:cstheme="minorHAnsi"/>
        </w:rPr>
        <w:t xml:space="preserve">for these crops, </w:t>
      </w:r>
      <w:r w:rsidR="00384A2B" w:rsidRPr="00D5649B">
        <w:rPr>
          <w:rFonts w:cstheme="minorHAnsi"/>
        </w:rPr>
        <w:t xml:space="preserve">when specifying the yield, </w:t>
      </w:r>
      <w:r w:rsidR="000223D7" w:rsidRPr="00D5649B">
        <w:rPr>
          <w:rFonts w:cstheme="minorHAnsi"/>
        </w:rPr>
        <w:t>the user must enter a</w:t>
      </w:r>
      <w:r w:rsidR="00641876" w:rsidRPr="00D5649B">
        <w:rPr>
          <w:rFonts w:cstheme="minorHAnsi"/>
        </w:rPr>
        <w:t xml:space="preserve"> value for total aboveground biomass (kg aboveground biomass ha</w:t>
      </w:r>
      <w:r w:rsidR="00641876" w:rsidRPr="00D5649B">
        <w:rPr>
          <w:rFonts w:cstheme="minorHAnsi"/>
          <w:vertAlign w:val="superscript"/>
        </w:rPr>
        <w:t>-1</w:t>
      </w:r>
      <w:r w:rsidR="00641876" w:rsidRPr="00D5649B">
        <w:rPr>
          <w:rFonts w:cstheme="minorHAnsi"/>
        </w:rPr>
        <w:t>)</w:t>
      </w:r>
      <w:r w:rsidR="00384A2B" w:rsidRPr="00D5649B">
        <w:rPr>
          <w:rFonts w:cstheme="minorHAnsi"/>
        </w:rPr>
        <w:t>.</w:t>
      </w:r>
      <w:r w:rsidR="00641876" w:rsidRPr="00D5649B">
        <w:rPr>
          <w:rFonts w:cstheme="minorHAnsi"/>
        </w:rPr>
        <w:t xml:space="preserve"> </w:t>
      </w:r>
      <w:r w:rsidR="0034552D" w:rsidRPr="00F45AE7">
        <w:rPr>
          <w:rFonts w:cstheme="minorHAnsi"/>
          <w:b/>
        </w:rPr>
        <w:fldChar w:fldCharType="begin"/>
      </w:r>
      <w:r w:rsidR="0034552D" w:rsidRPr="00F45AE7">
        <w:rPr>
          <w:rFonts w:cstheme="minorHAnsi"/>
          <w:b/>
        </w:rPr>
        <w:instrText xml:space="preserve"> REF _Ref488329024 \h  \* MERGEFORMAT </w:instrText>
      </w:r>
      <w:r w:rsidR="0034552D" w:rsidRPr="00F45AE7">
        <w:rPr>
          <w:rFonts w:cstheme="minorHAnsi"/>
          <w:b/>
        </w:rPr>
      </w:r>
      <w:r w:rsidR="0034552D" w:rsidRPr="00F45AE7">
        <w:rPr>
          <w:rFonts w:cstheme="minorHAnsi"/>
          <w:b/>
        </w:rPr>
        <w:fldChar w:fldCharType="separate"/>
      </w:r>
      <w:r w:rsidR="00716BAC" w:rsidRPr="007C3CD5">
        <w:rPr>
          <w:rFonts w:cstheme="minorHAnsi"/>
          <w:b/>
        </w:rPr>
        <w:t xml:space="preserve">Table </w:t>
      </w:r>
      <w:r w:rsidR="00716BAC">
        <w:rPr>
          <w:rFonts w:cstheme="minorHAnsi"/>
          <w:b/>
          <w:noProof/>
        </w:rPr>
        <w:t>7</w:t>
      </w:r>
      <w:r w:rsidR="0034552D" w:rsidRPr="00F45AE7">
        <w:rPr>
          <w:rFonts w:cstheme="minorHAnsi"/>
          <w:b/>
        </w:rPr>
        <w:fldChar w:fldCharType="end"/>
      </w:r>
      <w:r w:rsidR="002003CA" w:rsidRPr="00D5649B">
        <w:rPr>
          <w:rFonts w:cstheme="minorHAnsi"/>
        </w:rPr>
        <w:t xml:space="preserve"> provides a </w:t>
      </w:r>
      <w:r w:rsidR="009A40EE" w:rsidRPr="00D5649B">
        <w:rPr>
          <w:rFonts w:cstheme="minorHAnsi"/>
        </w:rPr>
        <w:t xml:space="preserve">single </w:t>
      </w:r>
      <w:r w:rsidR="002003CA" w:rsidRPr="00D5649B">
        <w:rPr>
          <w:rFonts w:cstheme="minorHAnsi"/>
        </w:rPr>
        <w:t>combined product fraction</w:t>
      </w:r>
      <w:r w:rsidR="00790172" w:rsidRPr="00D5649B">
        <w:rPr>
          <w:rFonts w:cstheme="minorHAnsi"/>
        </w:rPr>
        <w:t xml:space="preserve"> (R</w:t>
      </w:r>
      <w:r w:rsidR="00790172" w:rsidRPr="00D5649B">
        <w:rPr>
          <w:rFonts w:cstheme="minorHAnsi"/>
          <w:vertAlign w:val="subscript"/>
        </w:rPr>
        <w:t>p</w:t>
      </w:r>
      <w:r w:rsidR="00790172" w:rsidRPr="00D5649B">
        <w:rPr>
          <w:rFonts w:cstheme="minorHAnsi"/>
        </w:rPr>
        <w:t xml:space="preserve">) </w:t>
      </w:r>
      <w:r w:rsidR="004A6083" w:rsidRPr="00D5649B">
        <w:rPr>
          <w:rFonts w:cstheme="minorHAnsi"/>
        </w:rPr>
        <w:t>that accounts for all aboveground biomass</w:t>
      </w:r>
      <w:r w:rsidR="00D872E6" w:rsidRPr="00D5649B">
        <w:rPr>
          <w:rFonts w:cstheme="minorHAnsi"/>
        </w:rPr>
        <w:t>.</w:t>
      </w:r>
      <w:r w:rsidR="007F46E7" w:rsidRPr="00D5649B">
        <w:rPr>
          <w:rFonts w:cstheme="minorHAnsi"/>
        </w:rPr>
        <w:t xml:space="preserve"> Silage crops include: </w:t>
      </w:r>
      <w:r w:rsidR="00E72511" w:rsidRPr="00D5649B">
        <w:rPr>
          <w:rFonts w:cstheme="minorHAnsi"/>
        </w:rPr>
        <w:t>c</w:t>
      </w:r>
      <w:r w:rsidR="007F46E7" w:rsidRPr="00D5649B">
        <w:rPr>
          <w:rFonts w:cstheme="minorHAnsi"/>
        </w:rPr>
        <w:t xml:space="preserve">orn </w:t>
      </w:r>
      <w:r w:rsidR="0087537E" w:rsidRPr="00D5649B">
        <w:rPr>
          <w:rFonts w:cstheme="minorHAnsi"/>
        </w:rPr>
        <w:t>s</w:t>
      </w:r>
      <w:r w:rsidR="007F46E7" w:rsidRPr="00D5649B">
        <w:rPr>
          <w:rFonts w:cstheme="minorHAnsi"/>
        </w:rPr>
        <w:t xml:space="preserve">ilage, </w:t>
      </w:r>
      <w:r w:rsidR="00E72511" w:rsidRPr="00D5649B">
        <w:rPr>
          <w:rFonts w:cstheme="minorHAnsi"/>
        </w:rPr>
        <w:t>b</w:t>
      </w:r>
      <w:r w:rsidR="007F46E7" w:rsidRPr="00D5649B">
        <w:rPr>
          <w:rFonts w:cstheme="minorHAnsi"/>
        </w:rPr>
        <w:t xml:space="preserve">arley silage, </w:t>
      </w:r>
      <w:r w:rsidR="00E72511" w:rsidRPr="00D5649B">
        <w:rPr>
          <w:rFonts w:cstheme="minorHAnsi"/>
        </w:rPr>
        <w:t>t</w:t>
      </w:r>
      <w:r w:rsidR="007F46E7" w:rsidRPr="00D5649B">
        <w:rPr>
          <w:rFonts w:cstheme="minorHAnsi"/>
        </w:rPr>
        <w:t>riticale silage</w:t>
      </w:r>
      <w:r w:rsidR="0034552D" w:rsidRPr="00D5649B">
        <w:rPr>
          <w:rFonts w:cstheme="minorHAnsi"/>
        </w:rPr>
        <w:t>.</w:t>
      </w:r>
      <w:r w:rsidR="007F46E7" w:rsidRPr="00D5649B">
        <w:rPr>
          <w:rFonts w:cstheme="minorHAnsi"/>
        </w:rPr>
        <w:t xml:space="preserve"> </w:t>
      </w:r>
    </w:p>
    <w:p w14:paraId="79B700AA" w14:textId="60E482E1" w:rsidR="00874CC2"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874CC2"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10</w:t>
      </w:r>
      <w:r w:rsidR="001977CC">
        <w:rPr>
          <w:rFonts w:cstheme="minorHAnsi"/>
          <w:b/>
        </w:rPr>
        <w:fldChar w:fldCharType="end"/>
      </w:r>
    </w:p>
    <w:p w14:paraId="7CA17A1B" w14:textId="1E60F36C" w:rsidR="00874CC2"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874CC2"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11</w:t>
      </w:r>
      <w:r w:rsidR="001977CC">
        <w:rPr>
          <w:rFonts w:cstheme="minorHAnsi"/>
          <w:b/>
        </w:rPr>
        <w:fldChar w:fldCharType="end"/>
      </w:r>
    </w:p>
    <w:p w14:paraId="59D663DB" w14:textId="5FFB073F" w:rsidR="00874CC2" w:rsidRPr="004D700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4D700B">
        <w:rPr>
          <w:rFonts w:cstheme="minorHAnsi"/>
          <w:color w:val="A6A6A6" w:themeColor="background1" w:themeShade="A6"/>
        </w:rPr>
        <w:t xml:space="preserve"> </w:t>
      </w:r>
      <w:r w:rsidR="00874CC2" w:rsidRPr="004D700B">
        <w:rPr>
          <w:rFonts w:cstheme="minorHAnsi"/>
          <w:color w:val="A6A6A6" w:themeColor="background1" w:themeShade="A6"/>
        </w:rPr>
        <w:tab/>
      </w:r>
      <w:r w:rsidR="00874CC2" w:rsidRPr="004D700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12</w:t>
      </w:r>
      <w:r w:rsidR="001977CC">
        <w:rPr>
          <w:rFonts w:cstheme="minorHAnsi"/>
          <w:b/>
        </w:rPr>
        <w:fldChar w:fldCharType="end"/>
      </w:r>
    </w:p>
    <w:p w14:paraId="21921724" w14:textId="24AF129A" w:rsidR="00D547AD" w:rsidRPr="002B016D" w:rsidRDefault="00D547AD" w:rsidP="00726A0E">
      <w:pPr>
        <w:keepNext/>
        <w:tabs>
          <w:tab w:val="left" w:pos="8647"/>
        </w:tabs>
        <w:spacing w:after="120"/>
        <w:rPr>
          <w:rFonts w:cstheme="minorHAnsi"/>
          <w:b/>
        </w:rPr>
      </w:pPr>
      <w:r w:rsidRPr="004D700B">
        <w:rPr>
          <w:rFonts w:cstheme="minorHAnsi"/>
          <w:b/>
        </w:rPr>
        <w:t xml:space="preserve">For crops where no lookup </w:t>
      </w:r>
      <w:r w:rsidR="00320319" w:rsidRPr="004D700B">
        <w:rPr>
          <w:rFonts w:cstheme="minorHAnsi"/>
          <w:b/>
        </w:rPr>
        <w:t xml:space="preserve">value </w:t>
      </w:r>
      <w:r w:rsidRPr="004D700B">
        <w:rPr>
          <w:rFonts w:cstheme="minorHAnsi"/>
          <w:b/>
        </w:rPr>
        <w:t xml:space="preserve">is </w:t>
      </w:r>
      <w:r w:rsidR="00320319" w:rsidRPr="004D700B">
        <w:rPr>
          <w:rFonts w:cstheme="minorHAnsi"/>
          <w:b/>
        </w:rPr>
        <w:t>available</w:t>
      </w:r>
      <w:r w:rsidRPr="004D700B">
        <w:rPr>
          <w:rFonts w:cstheme="minorHAnsi"/>
          <w:b/>
        </w:rPr>
        <w:t xml:space="preserve">, the default grain yield (for the respective cash crop) is used to calculate the </w:t>
      </w:r>
      <w:r w:rsidR="00320319" w:rsidRPr="004D700B">
        <w:rPr>
          <w:rFonts w:cstheme="minorHAnsi"/>
          <w:b/>
        </w:rPr>
        <w:t xml:space="preserve">total </w:t>
      </w:r>
      <w:r w:rsidRPr="004D700B">
        <w:rPr>
          <w:rFonts w:cstheme="minorHAnsi"/>
          <w:b/>
        </w:rPr>
        <w:t>aboveground dry</w:t>
      </w:r>
      <w:r w:rsidR="00B7263A" w:rsidRPr="004D700B">
        <w:rPr>
          <w:rFonts w:cstheme="minorHAnsi"/>
          <w:b/>
        </w:rPr>
        <w:t xml:space="preserve"> </w:t>
      </w:r>
      <w:r w:rsidRPr="004D700B">
        <w:rPr>
          <w:rFonts w:cstheme="minorHAnsi"/>
          <w:b/>
        </w:rPr>
        <w:t>matter</w:t>
      </w:r>
      <w:r w:rsidR="00320319" w:rsidRPr="004D700B">
        <w:rPr>
          <w:rFonts w:cstheme="minorHAnsi"/>
          <w:b/>
        </w:rPr>
        <w:t xml:space="preserve"> (product + straw/residue)</w:t>
      </w:r>
      <w:r w:rsidR="00E0515F" w:rsidRPr="004D700B">
        <w:rPr>
          <w:rFonts w:cstheme="minorHAnsi"/>
          <w:b/>
        </w:rPr>
        <w:t xml:space="preserve">. </w:t>
      </w:r>
      <w:r w:rsidR="00E0515F" w:rsidRPr="004D700B">
        <w:rPr>
          <w:rFonts w:cstheme="minorHAnsi"/>
          <w:b/>
          <w:u w:val="single"/>
        </w:rPr>
        <w:t>Note:</w:t>
      </w:r>
      <w:r w:rsidR="00E0515F" w:rsidRPr="004D700B">
        <w:rPr>
          <w:rFonts w:cstheme="minorHAnsi"/>
          <w:b/>
        </w:rPr>
        <w:t xml:space="preserve"> </w:t>
      </w:r>
      <w:r w:rsidR="00E0515F" w:rsidRPr="004D700B">
        <w:rPr>
          <w:rFonts w:cstheme="minorHAnsi"/>
          <w:b/>
        </w:rPr>
        <w:fldChar w:fldCharType="begin"/>
      </w:r>
      <w:r w:rsidR="00E0515F" w:rsidRPr="004D700B">
        <w:rPr>
          <w:rFonts w:cstheme="minorHAnsi"/>
          <w:b/>
        </w:rPr>
        <w:instrText xml:space="preserve"> REF YieldSilageCrop_Eq \h  \* MERGEFORMAT </w:instrText>
      </w:r>
      <w:r w:rsidR="00E0515F" w:rsidRPr="004D700B">
        <w:rPr>
          <w:rFonts w:cstheme="minorHAnsi"/>
          <w:b/>
        </w:rPr>
      </w:r>
      <w:r w:rsidR="00E0515F" w:rsidRPr="004D700B">
        <w:rPr>
          <w:rFonts w:cstheme="minorHAnsi"/>
          <w:b/>
        </w:rPr>
        <w:fldChar w:fldCharType="separate"/>
      </w:r>
      <w:r w:rsidR="00E0515F" w:rsidRPr="004D700B">
        <w:rPr>
          <w:rFonts w:cstheme="minorHAnsi"/>
          <w:b/>
        </w:rPr>
        <w:t xml:space="preserve">Eq. </w:t>
      </w:r>
      <w:r w:rsidR="00E0515F" w:rsidRPr="004D700B">
        <w:rPr>
          <w:rFonts w:cstheme="minorHAnsi"/>
          <w:b/>
          <w:noProof/>
        </w:rPr>
        <w:t>2.1.2</w:t>
      </w:r>
      <w:r w:rsidR="00E0515F" w:rsidRPr="004D700B">
        <w:rPr>
          <w:rFonts w:cstheme="minorHAnsi"/>
          <w:b/>
        </w:rPr>
        <w:noBreakHyphen/>
      </w:r>
      <w:r w:rsidR="00E0515F" w:rsidRPr="004D700B">
        <w:rPr>
          <w:rFonts w:cstheme="minorHAnsi"/>
          <w:b/>
          <w:noProof/>
        </w:rPr>
        <w:t>13</w:t>
      </w:r>
      <w:r w:rsidR="00E0515F" w:rsidRPr="004D700B">
        <w:rPr>
          <w:rFonts w:cstheme="minorHAnsi"/>
          <w:b/>
        </w:rPr>
        <w:fldChar w:fldCharType="end"/>
      </w:r>
      <w:r w:rsidR="00E0515F" w:rsidRPr="004D700B">
        <w:rPr>
          <w:rFonts w:cstheme="minorHAnsi"/>
          <w:b/>
        </w:rPr>
        <w:t xml:space="preserve"> is calculated only for those silage crops listed in the drop-down “Crop” menu in </w:t>
      </w:r>
      <w:proofErr w:type="spellStart"/>
      <w:r w:rsidR="00E0515F" w:rsidRPr="004D700B">
        <w:rPr>
          <w:rFonts w:cstheme="minorHAnsi"/>
          <w:b/>
        </w:rPr>
        <w:t>Holos</w:t>
      </w:r>
      <w:proofErr w:type="spellEnd"/>
      <w:r w:rsidR="00E0515F" w:rsidRPr="004D700B">
        <w:rPr>
          <w:rFonts w:cstheme="minorHAnsi"/>
          <w:b/>
        </w:rPr>
        <w:t xml:space="preserve"> (barley, oat, corn, triticale and wheat silage)</w:t>
      </w:r>
      <w:r w:rsidRPr="004D700B">
        <w:rPr>
          <w:rFonts w:cstheme="minorHAnsi"/>
          <w:b/>
        </w:rPr>
        <w:t>:</w:t>
      </w:r>
    </w:p>
    <w:p w14:paraId="06BD4D25" w14:textId="42FD122D" w:rsidR="00B25510" w:rsidRPr="002B016D" w:rsidRDefault="00000000" w:rsidP="00432439">
      <w:pPr>
        <w:keepNext/>
        <w:tabs>
          <w:tab w:val="clear" w:pos="2880"/>
          <w:tab w:val="clear" w:pos="936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silagecrop</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p(graincrop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content(graincrop)</m:t>
                    </m:r>
                  </m:sub>
                </m:sSub>
              </m:num>
              <m:den>
                <m:r>
                  <m:rPr>
                    <m:sty m:val="bi"/>
                  </m:rPr>
                  <w:rPr>
                    <w:rFonts w:ascii="Cambria Math" w:hAnsi="Cambria Math" w:cstheme="minorHAnsi"/>
                    <w:color w:val="000000" w:themeColor="text1"/>
                  </w:rPr>
                  <m:t>100</m:t>
                </m:r>
              </m:den>
            </m:f>
          </m:e>
        </m:d>
      </m:oMath>
      <w:r w:rsidR="00D547AD" w:rsidRPr="002B016D">
        <w:rPr>
          <w:rFonts w:cstheme="minorHAnsi"/>
          <w:b/>
          <w:color w:val="000000" w:themeColor="text1"/>
        </w:rPr>
        <w:t xml:space="preserve"> </w:t>
      </w:r>
      <w:r w:rsidR="00B25510" w:rsidRPr="002B016D">
        <w:rPr>
          <w:rFonts w:cstheme="minorHAnsi"/>
          <w:b/>
          <w:color w:val="000000" w:themeColor="text1"/>
        </w:rPr>
        <w:tab/>
      </w:r>
      <w:bookmarkStart w:id="118" w:name="YieldSilageCrop_Eq"/>
      <w:r w:rsidR="00B25510" w:rsidRPr="002B016D">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13</w:t>
      </w:r>
      <w:r w:rsidR="001977CC">
        <w:rPr>
          <w:rFonts w:cstheme="minorHAnsi"/>
          <w:b/>
        </w:rPr>
        <w:fldChar w:fldCharType="end"/>
      </w:r>
      <w:bookmarkEnd w:id="118"/>
    </w:p>
    <w:p w14:paraId="10C1A0C1" w14:textId="77777777" w:rsidR="00BC2702" w:rsidRPr="002B016D" w:rsidRDefault="00BC2702" w:rsidP="00F45AE7">
      <w:pPr>
        <w:tabs>
          <w:tab w:val="clear" w:pos="2880"/>
          <w:tab w:val="clear" w:pos="9360"/>
        </w:tabs>
        <w:spacing w:before="0"/>
        <w:ind w:left="2835" w:hanging="2835"/>
        <w:rPr>
          <w:rFonts w:cstheme="minorHAnsi"/>
          <w:sz w:val="20"/>
        </w:rPr>
      </w:pPr>
      <w:r w:rsidRPr="002B016D">
        <w:rPr>
          <w:rFonts w:cstheme="minorHAnsi"/>
          <w:sz w:val="20"/>
        </w:rPr>
        <w:t>where</w:t>
      </w:r>
    </w:p>
    <w:p w14:paraId="20CF435E" w14:textId="180F5F9B" w:rsidR="00E2464D" w:rsidRPr="002B016D" w:rsidRDefault="00E2464D"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0F3AE8" w:rsidRPr="002B016D">
        <w:rPr>
          <w:rFonts w:cstheme="minorHAnsi"/>
          <w:i/>
          <w:sz w:val="20"/>
          <w:vertAlign w:val="subscript"/>
        </w:rPr>
        <w:t>silagecrop</w:t>
      </w:r>
      <w:proofErr w:type="spellEnd"/>
      <w:r w:rsidRPr="002B016D">
        <w:rPr>
          <w:rFonts w:cstheme="minorHAnsi"/>
          <w:i/>
          <w:sz w:val="20"/>
        </w:rPr>
        <w:tab/>
      </w:r>
      <w:r w:rsidR="000F3AE8" w:rsidRPr="002B016D">
        <w:rPr>
          <w:rFonts w:cstheme="minorHAnsi"/>
          <w:sz w:val="20"/>
        </w:rPr>
        <w:t>Estimated y</w:t>
      </w:r>
      <w:r w:rsidRPr="002B016D">
        <w:rPr>
          <w:rFonts w:cstheme="minorHAnsi"/>
          <w:sz w:val="20"/>
        </w:rPr>
        <w:t xml:space="preserve">ield (kg </w:t>
      </w:r>
      <w:r w:rsidR="000F3AE8" w:rsidRPr="002B016D">
        <w:rPr>
          <w:rFonts w:cstheme="minorHAnsi"/>
          <w:sz w:val="20"/>
        </w:rPr>
        <w:t>DM</w:t>
      </w:r>
      <w:r w:rsidRPr="002B016D">
        <w:rPr>
          <w:rFonts w:cstheme="minorHAnsi"/>
          <w:sz w:val="20"/>
        </w:rPr>
        <w:t xml:space="preserve"> ha</w:t>
      </w:r>
      <w:r w:rsidRPr="002B016D">
        <w:rPr>
          <w:rFonts w:cstheme="minorHAnsi"/>
          <w:sz w:val="20"/>
          <w:vertAlign w:val="superscript"/>
        </w:rPr>
        <w:t>-1</w:t>
      </w:r>
      <w:r w:rsidRPr="002B016D">
        <w:rPr>
          <w:rFonts w:cstheme="minorHAnsi"/>
          <w:sz w:val="20"/>
        </w:rPr>
        <w:t>)</w:t>
      </w:r>
      <w:r w:rsidR="000F3AE8" w:rsidRPr="002B016D">
        <w:rPr>
          <w:rFonts w:cstheme="minorHAnsi"/>
          <w:sz w:val="20"/>
        </w:rPr>
        <w:t xml:space="preserve"> of total aboveground biomass (product + straw/residue) for silage crop</w:t>
      </w:r>
    </w:p>
    <w:p w14:paraId="3DF839FD" w14:textId="65303091" w:rsidR="000F3AE8" w:rsidRPr="002B016D" w:rsidRDefault="000F3AE8"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221404" w:rsidRPr="002B016D">
        <w:rPr>
          <w:rFonts w:cstheme="minorHAnsi"/>
          <w:i/>
          <w:sz w:val="20"/>
          <w:vertAlign w:val="subscript"/>
        </w:rPr>
        <w:t>grain</w:t>
      </w:r>
      <w:r w:rsidRPr="002B016D">
        <w:rPr>
          <w:rFonts w:cstheme="minorHAnsi"/>
          <w:i/>
          <w:sz w:val="20"/>
          <w:vertAlign w:val="subscript"/>
        </w:rPr>
        <w:t>crop</w:t>
      </w:r>
      <w:proofErr w:type="spellEnd"/>
      <w:r w:rsidRPr="002B016D">
        <w:rPr>
          <w:rFonts w:cstheme="minorHAnsi"/>
          <w:i/>
          <w:sz w:val="20"/>
        </w:rPr>
        <w:tab/>
      </w:r>
      <w:r w:rsidR="00221404" w:rsidRPr="002B016D">
        <w:rPr>
          <w:rFonts w:cstheme="minorHAnsi"/>
          <w:sz w:val="20"/>
        </w:rPr>
        <w:t>Y</w:t>
      </w:r>
      <w:r w:rsidRPr="002B016D">
        <w:rPr>
          <w:rFonts w:cstheme="minorHAnsi"/>
          <w:sz w:val="20"/>
        </w:rPr>
        <w:t xml:space="preserve">ield (kg </w:t>
      </w:r>
      <w:r w:rsidR="00221404" w:rsidRPr="002B016D">
        <w:rPr>
          <w:rFonts w:cstheme="minorHAnsi"/>
          <w:sz w:val="20"/>
        </w:rPr>
        <w:t>wet weight</w:t>
      </w:r>
      <w:r w:rsidRPr="002B016D">
        <w:rPr>
          <w:rFonts w:cstheme="minorHAnsi"/>
          <w:sz w:val="20"/>
        </w:rPr>
        <w:t xml:space="preserve"> ha</w:t>
      </w:r>
      <w:r w:rsidRPr="002B016D">
        <w:rPr>
          <w:rFonts w:cstheme="minorHAnsi"/>
          <w:sz w:val="20"/>
          <w:vertAlign w:val="superscript"/>
        </w:rPr>
        <w:t>-1</w:t>
      </w:r>
      <w:r w:rsidR="00221404" w:rsidRPr="002B016D">
        <w:rPr>
          <w:rFonts w:cstheme="minorHAnsi"/>
          <w:sz w:val="20"/>
        </w:rPr>
        <w:t>, user reported or default value</w:t>
      </w:r>
      <w:r w:rsidRPr="002B016D">
        <w:rPr>
          <w:rFonts w:cstheme="minorHAnsi"/>
          <w:sz w:val="20"/>
        </w:rPr>
        <w:t xml:space="preserve">) of </w:t>
      </w:r>
      <w:r w:rsidR="00221404" w:rsidRPr="002B016D">
        <w:rPr>
          <w:rFonts w:cstheme="minorHAnsi"/>
          <w:sz w:val="20"/>
        </w:rPr>
        <w:t>corresponding grain crop (product)</w:t>
      </w:r>
    </w:p>
    <w:p w14:paraId="1737F4D6" w14:textId="177A626E" w:rsidR="00E2464D" w:rsidRPr="002B016D" w:rsidRDefault="00E2464D" w:rsidP="00F45AE7">
      <w:pPr>
        <w:tabs>
          <w:tab w:val="clear" w:pos="2880"/>
          <w:tab w:val="clear" w:pos="9360"/>
        </w:tabs>
        <w:spacing w:before="0"/>
        <w:ind w:left="2835" w:hanging="2835"/>
        <w:rPr>
          <w:rFonts w:cstheme="minorHAnsi"/>
          <w:sz w:val="20"/>
        </w:rPr>
      </w:pPr>
      <w:r w:rsidRPr="002B016D">
        <w:rPr>
          <w:rFonts w:cstheme="minorHAnsi"/>
          <w:i/>
          <w:sz w:val="20"/>
        </w:rPr>
        <w:t>R</w:t>
      </w:r>
      <w:r w:rsidR="00221404" w:rsidRPr="002B016D">
        <w:rPr>
          <w:rFonts w:cstheme="minorHAnsi"/>
          <w:i/>
          <w:sz w:val="20"/>
          <w:vertAlign w:val="subscript"/>
        </w:rPr>
        <w:t>s</w:t>
      </w:r>
      <w:r w:rsidRPr="002B016D">
        <w:rPr>
          <w:rFonts w:cstheme="minorHAnsi"/>
          <w:i/>
          <w:sz w:val="20"/>
          <w:vertAlign w:val="subscript"/>
        </w:rPr>
        <w:tab/>
      </w:r>
      <w:r w:rsidRPr="002B016D">
        <w:rPr>
          <w:rFonts w:cstheme="minorHAnsi"/>
          <w:sz w:val="20"/>
        </w:rPr>
        <w:t xml:space="preserve">Relative biomass allocation coefficient for </w:t>
      </w:r>
      <w:r w:rsidR="00221404" w:rsidRPr="002B016D">
        <w:rPr>
          <w:rFonts w:cstheme="minorHAnsi"/>
          <w:sz w:val="20"/>
        </w:rPr>
        <w:t xml:space="preserve">straw/residue </w:t>
      </w:r>
      <w:r w:rsidRPr="002B016D">
        <w:rPr>
          <w:rFonts w:cstheme="minorHAnsi"/>
          <w:sz w:val="20"/>
        </w:rPr>
        <w:t>(</w:t>
      </w:r>
      <w:r w:rsidRPr="002B016D">
        <w:rPr>
          <w:rFonts w:cstheme="minorHAnsi"/>
          <w:b/>
          <w:sz w:val="20"/>
        </w:rPr>
        <w:fldChar w:fldCharType="begin"/>
      </w:r>
      <w:r w:rsidRPr="002B016D">
        <w:rPr>
          <w:rFonts w:cstheme="minorHAnsi"/>
          <w:b/>
          <w:sz w:val="20"/>
        </w:rPr>
        <w:instrText xml:space="preserve"> REF _Ref488329024 \h </w:instrText>
      </w:r>
      <w:r w:rsidR="00BC2702" w:rsidRPr="002B016D">
        <w:rPr>
          <w:rFonts w:cstheme="minorHAnsi"/>
          <w:b/>
          <w:sz w:val="20"/>
        </w:rPr>
        <w:instrText xml:space="preserve"> \* MERGEFORMAT </w:instrText>
      </w:r>
      <w:r w:rsidRPr="002B016D">
        <w:rPr>
          <w:rFonts w:cstheme="minorHAnsi"/>
          <w:b/>
          <w:sz w:val="20"/>
        </w:rPr>
      </w:r>
      <w:r w:rsidRPr="002B016D">
        <w:rPr>
          <w:rFonts w:cstheme="minorHAnsi"/>
          <w:b/>
          <w:sz w:val="20"/>
        </w:rPr>
        <w:fldChar w:fldCharType="separate"/>
      </w:r>
      <w:r w:rsidR="00576F3F" w:rsidRPr="002B016D">
        <w:rPr>
          <w:rFonts w:cstheme="minorHAnsi"/>
          <w:b/>
          <w:sz w:val="20"/>
        </w:rPr>
        <w:t>Table 7</w:t>
      </w:r>
      <w:r w:rsidRPr="002B016D">
        <w:rPr>
          <w:rFonts w:cstheme="minorHAnsi"/>
          <w:b/>
          <w:sz w:val="20"/>
        </w:rPr>
        <w:fldChar w:fldCharType="end"/>
      </w:r>
      <w:r w:rsidRPr="002B016D">
        <w:rPr>
          <w:rFonts w:cstheme="minorHAnsi"/>
          <w:sz w:val="20"/>
        </w:rPr>
        <w:t>)</w:t>
      </w:r>
    </w:p>
    <w:p w14:paraId="0C060E01" w14:textId="77777777" w:rsidR="00221404" w:rsidRPr="002B016D" w:rsidRDefault="00221404" w:rsidP="00221404">
      <w:pPr>
        <w:tabs>
          <w:tab w:val="clear" w:pos="2880"/>
          <w:tab w:val="clear" w:pos="9360"/>
        </w:tabs>
        <w:spacing w:before="0"/>
        <w:ind w:left="2835" w:hanging="2835"/>
        <w:rPr>
          <w:rFonts w:cstheme="minorHAnsi"/>
          <w:sz w:val="20"/>
        </w:rPr>
      </w:pPr>
      <w:r w:rsidRPr="002B016D">
        <w:rPr>
          <w:rFonts w:cstheme="minorHAnsi"/>
          <w:i/>
          <w:sz w:val="20"/>
        </w:rPr>
        <w:t>R</w:t>
      </w:r>
      <w:r w:rsidRPr="002B016D">
        <w:rPr>
          <w:rFonts w:cstheme="minorHAnsi"/>
          <w:i/>
          <w:sz w:val="20"/>
          <w:vertAlign w:val="subscript"/>
        </w:rPr>
        <w:t>p</w:t>
      </w:r>
      <w:r w:rsidRPr="002B016D">
        <w:rPr>
          <w:rFonts w:cstheme="minorHAnsi"/>
          <w:i/>
          <w:sz w:val="20"/>
          <w:vertAlign w:val="subscript"/>
        </w:rPr>
        <w:tab/>
      </w:r>
      <w:r w:rsidRPr="002B016D">
        <w:rPr>
          <w:rFonts w:cstheme="minorHAnsi"/>
          <w:sz w:val="20"/>
        </w:rPr>
        <w:t>Relative biomass allocation coefficient for product (</w:t>
      </w:r>
      <w:r w:rsidRPr="002B016D">
        <w:rPr>
          <w:rFonts w:cstheme="minorHAnsi"/>
          <w:b/>
          <w:sz w:val="20"/>
        </w:rPr>
        <w:fldChar w:fldCharType="begin"/>
      </w:r>
      <w:r w:rsidRPr="002B016D">
        <w:rPr>
          <w:rFonts w:cstheme="minorHAnsi"/>
          <w:b/>
          <w:sz w:val="20"/>
        </w:rPr>
        <w:instrText xml:space="preserve"> REF _Ref488329024 \h  \* MERGEFORMAT </w:instrText>
      </w:r>
      <w:r w:rsidRPr="002B016D">
        <w:rPr>
          <w:rFonts w:cstheme="minorHAnsi"/>
          <w:b/>
          <w:sz w:val="20"/>
        </w:rPr>
      </w:r>
      <w:r w:rsidRPr="002B016D">
        <w:rPr>
          <w:rFonts w:cstheme="minorHAnsi"/>
          <w:b/>
          <w:sz w:val="20"/>
        </w:rPr>
        <w:fldChar w:fldCharType="separate"/>
      </w:r>
      <w:r w:rsidRPr="002B016D">
        <w:rPr>
          <w:rFonts w:cstheme="minorHAnsi"/>
          <w:b/>
          <w:sz w:val="20"/>
        </w:rPr>
        <w:t>Table 7</w:t>
      </w:r>
      <w:r w:rsidRPr="002B016D">
        <w:rPr>
          <w:rFonts w:cstheme="minorHAnsi"/>
          <w:b/>
          <w:sz w:val="20"/>
        </w:rPr>
        <w:fldChar w:fldCharType="end"/>
      </w:r>
      <w:r w:rsidRPr="002B016D">
        <w:rPr>
          <w:rFonts w:cstheme="minorHAnsi"/>
          <w:sz w:val="20"/>
        </w:rPr>
        <w:t>)</w:t>
      </w:r>
    </w:p>
    <w:p w14:paraId="4152D129" w14:textId="77777777" w:rsidR="00221404" w:rsidRPr="002B016D" w:rsidRDefault="00221404" w:rsidP="00221404">
      <w:pPr>
        <w:tabs>
          <w:tab w:val="clear" w:pos="2880"/>
          <w:tab w:val="clear" w:pos="9360"/>
        </w:tabs>
        <w:spacing w:before="0"/>
        <w:ind w:left="2835" w:hanging="2835"/>
        <w:rPr>
          <w:rFonts w:cstheme="minorHAnsi"/>
          <w:sz w:val="20"/>
        </w:rPr>
      </w:pPr>
      <w:proofErr w:type="spellStart"/>
      <w:r w:rsidRPr="002B016D">
        <w:rPr>
          <w:rFonts w:cstheme="minorHAnsi"/>
          <w:i/>
          <w:sz w:val="20"/>
        </w:rPr>
        <w:t>S</w:t>
      </w:r>
      <w:r w:rsidRPr="002B016D">
        <w:rPr>
          <w:rFonts w:cstheme="minorHAnsi"/>
          <w:i/>
          <w:sz w:val="20"/>
          <w:vertAlign w:val="subscript"/>
        </w:rPr>
        <w:t>p</w:t>
      </w:r>
      <w:proofErr w:type="spellEnd"/>
      <w:r w:rsidRPr="002B016D">
        <w:rPr>
          <w:rFonts w:cstheme="minorHAnsi"/>
          <w:i/>
          <w:sz w:val="20"/>
          <w:vertAlign w:val="subscript"/>
        </w:rPr>
        <w:tab/>
      </w:r>
      <w:r w:rsidRPr="002B016D">
        <w:rPr>
          <w:rFonts w:cstheme="minorHAnsi"/>
          <w:sz w:val="20"/>
        </w:rPr>
        <w:t>Percentage of product yield returned to soil as harvest loss (user override)</w:t>
      </w:r>
    </w:p>
    <w:p w14:paraId="7ABF9F7B" w14:textId="0E1947C0" w:rsidR="00B25510" w:rsidRPr="002B016D" w:rsidRDefault="00B25510" w:rsidP="00F45AE7">
      <w:pPr>
        <w:tabs>
          <w:tab w:val="clear" w:pos="2880"/>
          <w:tab w:val="clear" w:pos="9360"/>
        </w:tabs>
        <w:spacing w:before="0"/>
        <w:ind w:left="2835" w:hanging="2835"/>
        <w:rPr>
          <w:rFonts w:cstheme="minorHAnsi"/>
          <w:sz w:val="16"/>
        </w:rPr>
      </w:pPr>
      <w:proofErr w:type="spellStart"/>
      <w:r w:rsidRPr="002B016D">
        <w:rPr>
          <w:i/>
          <w:color w:val="000000" w:themeColor="text1"/>
          <w:sz w:val="20"/>
        </w:rPr>
        <w:t>moisture</w:t>
      </w:r>
      <w:r w:rsidRPr="002B016D">
        <w:rPr>
          <w:i/>
          <w:color w:val="000000" w:themeColor="text1"/>
          <w:sz w:val="20"/>
          <w:vertAlign w:val="subscript"/>
        </w:rPr>
        <w:t>content</w:t>
      </w:r>
      <w:proofErr w:type="spellEnd"/>
      <w:r w:rsidRPr="002B016D">
        <w:rPr>
          <w:color w:val="000000" w:themeColor="text1"/>
          <w:sz w:val="20"/>
        </w:rPr>
        <w:tab/>
      </w:r>
      <w:r w:rsidR="00866B3E" w:rsidRPr="002B016D">
        <w:rPr>
          <w:color w:val="000000" w:themeColor="text1"/>
          <w:sz w:val="20"/>
        </w:rPr>
        <w:t>M</w:t>
      </w:r>
      <w:r w:rsidRPr="002B016D">
        <w:rPr>
          <w:color w:val="000000" w:themeColor="text1"/>
          <w:sz w:val="20"/>
        </w:rPr>
        <w:t xml:space="preserve">oisture content of the </w:t>
      </w:r>
      <w:r w:rsidR="00221404" w:rsidRPr="002B016D">
        <w:rPr>
          <w:color w:val="000000" w:themeColor="text1"/>
          <w:sz w:val="20"/>
        </w:rPr>
        <w:t>grain crop (%)</w:t>
      </w:r>
    </w:p>
    <w:p w14:paraId="0A5358B5" w14:textId="377A1994" w:rsidR="00E2464D" w:rsidRPr="00D5649B" w:rsidRDefault="00EE6923" w:rsidP="00F45AE7">
      <w:pPr>
        <w:tabs>
          <w:tab w:val="clear" w:pos="2880"/>
          <w:tab w:val="clear" w:pos="9360"/>
        </w:tabs>
        <w:spacing w:before="0"/>
        <w:ind w:left="2835" w:hanging="2835"/>
        <w:rPr>
          <w:rFonts w:cstheme="minorHAnsi"/>
          <w:sz w:val="20"/>
        </w:rPr>
      </w:pPr>
      <w:r>
        <w:rPr>
          <w:noProof/>
        </w:rPr>
        <w:lastRenderedPageBreak/>
        <mc:AlternateContent>
          <mc:Choice Requires="wps">
            <w:drawing>
              <wp:anchor distT="0" distB="0" distL="114300" distR="114300" simplePos="0" relativeHeight="251684352" behindDoc="0" locked="0" layoutInCell="1" allowOverlap="1" wp14:anchorId="011975FC" wp14:editId="3A17A0A1">
                <wp:simplePos x="0" y="0"/>
                <wp:positionH relativeFrom="margin">
                  <wp:align>left</wp:align>
                </wp:positionH>
                <wp:positionV relativeFrom="paragraph">
                  <wp:posOffset>235585</wp:posOffset>
                </wp:positionV>
                <wp:extent cx="5949950" cy="1171575"/>
                <wp:effectExtent l="0" t="0" r="0" b="9525"/>
                <wp:wrapTopAndBottom/>
                <wp:docPr id="10304435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171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AE09D" w14:textId="77777777" w:rsidR="00B1240A" w:rsidRPr="00690655" w:rsidRDefault="00B1240A" w:rsidP="00BC2702">
                            <w:pPr>
                              <w:rPr>
                                <w:color w:val="000000" w:themeColor="text1"/>
                              </w:rPr>
                            </w:pPr>
                            <w:r w:rsidRPr="00690655">
                              <w:rPr>
                                <w:color w:val="000000" w:themeColor="text1"/>
                              </w:rPr>
                              <w:t>Holos V4 will use the following constant values:</w:t>
                            </w:r>
                          </w:p>
                          <w:p w14:paraId="41F789BA" w14:textId="77777777" w:rsidR="00B1240A" w:rsidRPr="008A490C" w:rsidRDefault="00B1240A" w:rsidP="00BC2702">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140A8DB1"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P</w:t>
                            </w:r>
                            <w:r w:rsidRPr="008A490C">
                              <w:rPr>
                                <w:color w:val="000000" w:themeColor="text1"/>
                              </w:rPr>
                              <w:tab/>
                              <w:t xml:space="preserve">2% </w:t>
                            </w:r>
                          </w:p>
                          <w:p w14:paraId="47700439" w14:textId="77700C8D"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r</w:t>
                            </w:r>
                            <w:r w:rsidRPr="008A490C">
                              <w:rPr>
                                <w:color w:val="000000" w:themeColor="text1"/>
                              </w:rPr>
                              <w:tab/>
                              <w:t>100%</w:t>
                            </w:r>
                          </w:p>
                          <w:p w14:paraId="209E824C" w14:textId="2F495B04" w:rsidR="00B1240A" w:rsidRPr="00690655" w:rsidRDefault="00B1240A" w:rsidP="00BC2702">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75FC" id="Rectangle 46" o:spid="_x0000_s1035" style="position:absolute;left:0;text-align:left;margin-left:0;margin-top:18.55pt;width:468.5pt;height:92.25pt;z-index:25168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" fillcolor="white [3212]" strokecolor="#243f60 [1604]" strokeweight="2pt">
                <v:path arrowok="t"/>
                <v:textbox>
                  <w:txbxContent>
                    <w:p w14:paraId="022AE09D" w14:textId="77777777" w:rsidR="00B1240A" w:rsidRPr="00690655" w:rsidRDefault="00B1240A" w:rsidP="00BC2702">
                      <w:pPr>
                        <w:rPr>
                          <w:color w:val="000000" w:themeColor="text1"/>
                        </w:rPr>
                      </w:pPr>
                      <w:r w:rsidRPr="00690655">
                        <w:rPr>
                          <w:color w:val="000000" w:themeColor="text1"/>
                        </w:rPr>
                        <w:t>Holos V4 will use the following constant values:</w:t>
                      </w:r>
                    </w:p>
                    <w:p w14:paraId="41F789BA" w14:textId="77777777" w:rsidR="00B1240A" w:rsidRPr="008A490C" w:rsidRDefault="00B1240A" w:rsidP="00BC2702">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140A8DB1"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P</w:t>
                      </w:r>
                      <w:r w:rsidRPr="008A490C">
                        <w:rPr>
                          <w:color w:val="000000" w:themeColor="text1"/>
                        </w:rPr>
                        <w:tab/>
                        <w:t xml:space="preserve">2% </w:t>
                      </w:r>
                    </w:p>
                    <w:p w14:paraId="47700439" w14:textId="77700C8D"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r</w:t>
                      </w:r>
                      <w:r w:rsidRPr="008A490C">
                        <w:rPr>
                          <w:color w:val="000000" w:themeColor="text1"/>
                        </w:rPr>
                        <w:tab/>
                        <w:t>100%</w:t>
                      </w:r>
                    </w:p>
                    <w:p w14:paraId="209E824C" w14:textId="2F495B04" w:rsidR="00B1240A" w:rsidRPr="00690655" w:rsidRDefault="00B1240A" w:rsidP="00BC2702">
                      <w:pPr>
                        <w:spacing w:after="120"/>
                        <w:rPr>
                          <w:color w:val="000000" w:themeColor="text1"/>
                        </w:rPr>
                      </w:pPr>
                    </w:p>
                  </w:txbxContent>
                </v:textbox>
                <w10:wrap type="topAndBottom" anchorx="margin"/>
              </v:rect>
            </w:pict>
          </mc:Fallback>
        </mc:AlternateContent>
      </w:r>
    </w:p>
    <w:p w14:paraId="3A7EC5FC" w14:textId="77777777" w:rsidR="00895810" w:rsidRPr="00D5649B" w:rsidRDefault="00895810" w:rsidP="009076DA">
      <w:pPr>
        <w:pStyle w:val="Heading4"/>
      </w:pPr>
      <w:bookmarkStart w:id="119" w:name="_Ref55473454"/>
      <w:bookmarkStart w:id="120" w:name="_Toc528936556"/>
      <w:r w:rsidRPr="00D5649B">
        <w:t>Cover Crops</w:t>
      </w:r>
      <w:bookmarkEnd w:id="119"/>
    </w:p>
    <w:p w14:paraId="2C7E3129" w14:textId="2D7DDF3D" w:rsidR="00F76551" w:rsidRPr="00D5649B" w:rsidRDefault="00F76551" w:rsidP="00895810">
      <w:pPr>
        <w:rPr>
          <w:rFonts w:cstheme="minorHAnsi"/>
        </w:rPr>
      </w:pPr>
      <w:r w:rsidRPr="00D5649B">
        <w:rPr>
          <w:rFonts w:cstheme="minorHAnsi"/>
        </w:rPr>
        <w:t>Cover crops</w:t>
      </w:r>
      <w:r w:rsidR="00640EA3" w:rsidRPr="00D5649B">
        <w:rPr>
          <w:rFonts w:cstheme="minorHAnsi"/>
        </w:rPr>
        <w:t xml:space="preserve"> are defined as </w:t>
      </w:r>
      <w:r w:rsidR="00384A2B" w:rsidRPr="00D5649B">
        <w:rPr>
          <w:rFonts w:cstheme="minorHAnsi"/>
        </w:rPr>
        <w:t xml:space="preserve">a </w:t>
      </w:r>
      <w:r w:rsidR="00640EA3" w:rsidRPr="00D5649B">
        <w:rPr>
          <w:rFonts w:cstheme="minorHAnsi"/>
        </w:rPr>
        <w:t>secondary crop grown after a main crop, outside of the growing season. As there</w:t>
      </w:r>
      <w:r w:rsidRPr="00D5649B">
        <w:rPr>
          <w:rFonts w:cstheme="minorHAnsi"/>
        </w:rPr>
        <w:t xml:space="preserve"> </w:t>
      </w:r>
      <w:r w:rsidR="000F2AD1" w:rsidRPr="00D5649B">
        <w:rPr>
          <w:rFonts w:cstheme="minorHAnsi"/>
        </w:rPr>
        <w:t xml:space="preserve">is </w:t>
      </w:r>
      <w:r w:rsidRPr="00D5649B">
        <w:rPr>
          <w:rFonts w:cstheme="minorHAnsi"/>
        </w:rPr>
        <w:t>a variety of conflicting or simultaneous utilizations</w:t>
      </w:r>
      <w:r w:rsidR="00384A2B" w:rsidRPr="00D5649B">
        <w:rPr>
          <w:rFonts w:cstheme="minorHAnsi"/>
        </w:rPr>
        <w:t xml:space="preserve"> for such crops</w:t>
      </w:r>
      <w:r w:rsidRPr="00D5649B">
        <w:rPr>
          <w:rFonts w:cstheme="minorHAnsi"/>
        </w:rPr>
        <w:t xml:space="preserve"> (e.g. soil cover, green manure, forage, produce)</w:t>
      </w:r>
      <w:r w:rsidR="00640EA3" w:rsidRPr="00D5649B">
        <w:rPr>
          <w:rFonts w:cstheme="minorHAnsi"/>
        </w:rPr>
        <w:t>, we assumed a number of default fraction</w:t>
      </w:r>
      <w:r w:rsidR="00384A2B" w:rsidRPr="00D5649B">
        <w:rPr>
          <w:rFonts w:cstheme="minorHAnsi"/>
        </w:rPr>
        <w:t>s</w:t>
      </w:r>
      <w:r w:rsidR="00640EA3" w:rsidRPr="00D5649B">
        <w:rPr>
          <w:rFonts w:cstheme="minorHAnsi"/>
        </w:rPr>
        <w:t xml:space="preserve"> for</w:t>
      </w:r>
      <w:r w:rsidR="00E57A76">
        <w:rPr>
          <w:rFonts w:cstheme="minorHAnsi"/>
        </w:rPr>
        <w:t xml:space="preserve"> C</w:t>
      </w:r>
      <w:r w:rsidR="00640EA3" w:rsidRPr="00D5649B">
        <w:rPr>
          <w:rFonts w:cstheme="minorHAnsi"/>
        </w:rPr>
        <w:t xml:space="preserve"> return</w:t>
      </w:r>
      <w:r w:rsidR="004133BD" w:rsidRPr="00D5649B">
        <w:rPr>
          <w:rFonts w:cstheme="minorHAnsi"/>
        </w:rPr>
        <w:t xml:space="preserve"> (see box below)</w:t>
      </w:r>
      <w:r w:rsidR="00640EA3" w:rsidRPr="00D5649B">
        <w:rPr>
          <w:rFonts w:cstheme="minorHAnsi"/>
        </w:rPr>
        <w:t>, which the user can override</w:t>
      </w:r>
      <w:r w:rsidRPr="00D5649B">
        <w:rPr>
          <w:rFonts w:cstheme="minorHAnsi"/>
        </w:rPr>
        <w:t xml:space="preserve">. </w:t>
      </w:r>
    </w:p>
    <w:p w14:paraId="0030B8DB" w14:textId="29FD4F9C" w:rsidR="00F76551" w:rsidRPr="00D5649B" w:rsidRDefault="00BF7649" w:rsidP="00895810">
      <w:pPr>
        <w:rPr>
          <w:rFonts w:cstheme="minorHAnsi"/>
        </w:rPr>
      </w:pPr>
      <w:r w:rsidRPr="00D5649B">
        <w:rPr>
          <w:rFonts w:cstheme="minorHAnsi"/>
        </w:rPr>
        <w:t xml:space="preserve">In </w:t>
      </w:r>
      <w:r w:rsidR="00640EA3" w:rsidRPr="00D5649B">
        <w:rPr>
          <w:rFonts w:cstheme="minorHAnsi"/>
        </w:rPr>
        <w:t>the case where a ‘cover crop’ is used instead of a bare fallow (</w:t>
      </w:r>
      <w:r w:rsidR="00F76551" w:rsidRPr="00D5649B">
        <w:rPr>
          <w:rFonts w:cstheme="minorHAnsi"/>
        </w:rPr>
        <w:t>In the Canadian prairies</w:t>
      </w:r>
      <w:r w:rsidR="00640EA3" w:rsidRPr="00D5649B">
        <w:rPr>
          <w:rFonts w:cstheme="minorHAnsi"/>
        </w:rPr>
        <w:t>)</w:t>
      </w:r>
      <w:r w:rsidR="00F76551" w:rsidRPr="00D5649B">
        <w:rPr>
          <w:rFonts w:cstheme="minorHAnsi"/>
        </w:rPr>
        <w:t xml:space="preserve">, </w:t>
      </w:r>
      <w:r w:rsidR="00640EA3" w:rsidRPr="00D5649B">
        <w:rPr>
          <w:rFonts w:cstheme="minorHAnsi"/>
        </w:rPr>
        <w:t>the user is requested to input that as a main crop</w:t>
      </w:r>
      <w:r w:rsidR="00F76551" w:rsidRPr="00D5649B">
        <w:rPr>
          <w:rFonts w:cstheme="minorHAnsi"/>
        </w:rPr>
        <w:t xml:space="preserve">. </w:t>
      </w:r>
      <w:r w:rsidR="00640EA3" w:rsidRPr="00D5649B">
        <w:rPr>
          <w:rFonts w:cstheme="minorHAnsi"/>
        </w:rPr>
        <w:t>Thus</w:t>
      </w:r>
      <w:r w:rsidR="00F76551" w:rsidRPr="00D5649B">
        <w:rPr>
          <w:rFonts w:cstheme="minorHAnsi"/>
        </w:rPr>
        <w:t>, the overall yield and the provided main crop biomass fraction have to be adjusted to represent the grown cover crop as</w:t>
      </w:r>
      <w:r w:rsidR="00921A33" w:rsidRPr="00D5649B">
        <w:rPr>
          <w:rFonts w:cstheme="minorHAnsi"/>
        </w:rPr>
        <w:t xml:space="preserve"> </w:t>
      </w:r>
      <w:r w:rsidR="00F76551" w:rsidRPr="00D5649B">
        <w:rPr>
          <w:rFonts w:cstheme="minorHAnsi"/>
        </w:rPr>
        <w:t xml:space="preserve">replacement of a main crop. </w:t>
      </w:r>
    </w:p>
    <w:bookmarkStart w:id="121" w:name="_Ref109134262"/>
    <w:p w14:paraId="68305D8F" w14:textId="0DBF5378" w:rsidR="00874CC2"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874CC2"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14</w:t>
      </w:r>
      <w:r w:rsidR="001977CC">
        <w:rPr>
          <w:rFonts w:cstheme="minorHAnsi"/>
          <w:b/>
        </w:rPr>
        <w:fldChar w:fldCharType="end"/>
      </w:r>
      <w:bookmarkEnd w:id="121"/>
    </w:p>
    <w:p w14:paraId="7321318F" w14:textId="6F1F692E" w:rsidR="00874CC2"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874CC2"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15</w:t>
      </w:r>
      <w:r w:rsidR="001977CC">
        <w:rPr>
          <w:rFonts w:cstheme="minorHAnsi"/>
          <w:b/>
        </w:rPr>
        <w:fldChar w:fldCharType="end"/>
      </w:r>
    </w:p>
    <w:p w14:paraId="5B772D5D" w14:textId="75E60410" w:rsidR="00874CC2"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874CC2"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16</w:t>
      </w:r>
      <w:r w:rsidR="001977CC">
        <w:rPr>
          <w:rFonts w:cstheme="minorHAnsi"/>
          <w:b/>
        </w:rPr>
        <w:fldChar w:fldCharType="end"/>
      </w:r>
    </w:p>
    <w:p w14:paraId="061430B7"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sz w:val="20"/>
        </w:rPr>
        <w:t>where</w:t>
      </w:r>
    </w:p>
    <w:p w14:paraId="4F9D8D7C" w14:textId="67D93A1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w:t>
      </w:r>
      <w:r w:rsidRPr="00497696">
        <w:rPr>
          <w:rFonts w:cstheme="minorHAnsi"/>
          <w:sz w:val="20"/>
        </w:rPr>
        <w:t>uct (kg ha</w:t>
      </w:r>
      <w:r w:rsidRPr="00497696">
        <w:rPr>
          <w:rFonts w:cstheme="minorHAnsi"/>
          <w:sz w:val="20"/>
          <w:vertAlign w:val="superscript"/>
        </w:rPr>
        <w:t>-1</w:t>
      </w:r>
      <w:r w:rsidRPr="00497696">
        <w:rPr>
          <w:rFonts w:cstheme="minorHAnsi"/>
          <w:sz w:val="20"/>
        </w:rPr>
        <w:t>)</w:t>
      </w:r>
      <w:r w:rsidR="00610BD2" w:rsidRPr="00497696">
        <w:rPr>
          <w:rFonts w:cstheme="minorHAnsi"/>
          <w:sz w:val="20"/>
        </w:rPr>
        <w:t xml:space="preserve">, calculated using </w:t>
      </w:r>
      <w:r w:rsidR="00610BD2" w:rsidRPr="00497696">
        <w:rPr>
          <w:rFonts w:cstheme="minorHAnsi"/>
          <w:sz w:val="20"/>
        </w:rPr>
        <w:fldChar w:fldCharType="begin"/>
      </w:r>
      <w:r w:rsidR="00610BD2" w:rsidRPr="00497696">
        <w:rPr>
          <w:rFonts w:cstheme="minorHAnsi"/>
          <w:sz w:val="20"/>
        </w:rPr>
        <w:instrText xml:space="preserve"> REF CropCp_Eq \h  \* MERGEFORMAT </w:instrText>
      </w:r>
      <w:r w:rsidR="00610BD2" w:rsidRPr="00497696">
        <w:rPr>
          <w:rFonts w:cstheme="minorHAnsi"/>
          <w:sz w:val="20"/>
        </w:rPr>
      </w:r>
      <w:r w:rsidR="00610BD2" w:rsidRPr="00497696">
        <w:rPr>
          <w:rFonts w:cstheme="minorHAnsi"/>
          <w:sz w:val="20"/>
        </w:rPr>
        <w:fldChar w:fldCharType="separate"/>
      </w:r>
      <w:r w:rsidR="00610BD2" w:rsidRPr="00497696">
        <w:rPr>
          <w:rFonts w:cstheme="minorHAnsi"/>
          <w:b/>
          <w:sz w:val="20"/>
        </w:rPr>
        <w:t xml:space="preserve">Eq. </w:t>
      </w:r>
      <w:r w:rsidR="00610BD2" w:rsidRPr="00497696">
        <w:rPr>
          <w:rFonts w:cstheme="minorHAnsi"/>
          <w:b/>
          <w:noProof/>
          <w:sz w:val="20"/>
        </w:rPr>
        <w:t>2.1.2</w:t>
      </w:r>
      <w:r w:rsidR="00610BD2" w:rsidRPr="00497696">
        <w:rPr>
          <w:rFonts w:cstheme="minorHAnsi"/>
          <w:b/>
          <w:sz w:val="20"/>
        </w:rPr>
        <w:noBreakHyphen/>
      </w:r>
      <w:r w:rsidR="00610BD2" w:rsidRPr="00497696">
        <w:rPr>
          <w:rFonts w:cstheme="minorHAnsi"/>
          <w:b/>
          <w:noProof/>
          <w:sz w:val="20"/>
        </w:rPr>
        <w:t>1</w:t>
      </w:r>
      <w:r w:rsidR="00610BD2" w:rsidRPr="00497696">
        <w:rPr>
          <w:rFonts w:cstheme="minorHAnsi"/>
          <w:sz w:val="20"/>
        </w:rPr>
        <w:fldChar w:fldCharType="end"/>
      </w:r>
    </w:p>
    <w:p w14:paraId="32D11CB2" w14:textId="194DD75F"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1B46A58B" w14:textId="77777777"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0BC44D0C" w14:textId="5ADCE10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2A0A2C9" w14:textId="66B27435"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5791D721" w14:textId="6720EFD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0F6EC3A"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(user override)</w:t>
      </w:r>
    </w:p>
    <w:p w14:paraId="6BD11B60" w14:textId="759DFC18"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6A6F85C3" w14:textId="48DD21A0" w:rsidR="003A2B63"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876B78">
        <w:rPr>
          <w:rFonts w:cstheme="minorHAnsi"/>
          <w:sz w:val="20"/>
        </w:rPr>
        <w:t>)</w:t>
      </w:r>
    </w:p>
    <w:p w14:paraId="556CF504" w14:textId="7F896BE3" w:rsidR="003A2B63" w:rsidRPr="00D5649B" w:rsidRDefault="00790172" w:rsidP="003A2B63">
      <w:pPr>
        <w:rPr>
          <w:rFonts w:cstheme="minorHAnsi"/>
        </w:rPr>
      </w:pPr>
      <w:r w:rsidRPr="00D5649B">
        <w:rPr>
          <w:rFonts w:cstheme="minorHAnsi"/>
        </w:rPr>
        <w:t>Where cover crops are used as green manure, forage, or biomass crops, the crop yield is entered as total aboveground biomass (kg ha</w:t>
      </w:r>
      <w:r w:rsidRPr="00D5649B">
        <w:rPr>
          <w:rFonts w:cstheme="minorHAnsi"/>
          <w:vertAlign w:val="superscript"/>
        </w:rPr>
        <w:t>-1</w:t>
      </w:r>
      <w:r w:rsidRPr="00D5649B">
        <w:rPr>
          <w:rFonts w:cstheme="minorHAnsi"/>
        </w:rPr>
        <w:t>). In this case, fractions of product (R</w:t>
      </w:r>
      <w:r w:rsidRPr="00D5649B">
        <w:rPr>
          <w:rFonts w:cstheme="minorHAnsi"/>
          <w:vertAlign w:val="subscript"/>
        </w:rPr>
        <w:t>p</w:t>
      </w:r>
      <w:r w:rsidRPr="00D5649B">
        <w:rPr>
          <w:rFonts w:cstheme="minorHAnsi"/>
        </w:rPr>
        <w:t>) and straw (R</w:t>
      </w:r>
      <w:r w:rsidRPr="00D5649B">
        <w:rPr>
          <w:rFonts w:cstheme="minorHAnsi"/>
          <w:vertAlign w:val="subscript"/>
        </w:rPr>
        <w:t>s</w:t>
      </w:r>
      <w:r w:rsidRPr="00D5649B">
        <w:rPr>
          <w:rFonts w:cstheme="minorHAnsi"/>
        </w:rPr>
        <w:t>) are combined into R</w:t>
      </w:r>
      <w:r w:rsidRPr="00D5649B">
        <w:rPr>
          <w:rFonts w:cstheme="minorHAnsi"/>
          <w:vertAlign w:val="subscript"/>
        </w:rPr>
        <w:t>p</w:t>
      </w:r>
      <w:r w:rsidRPr="00D5649B">
        <w:rPr>
          <w:rFonts w:cstheme="minorHAnsi"/>
        </w:rPr>
        <w:t xml:space="preserve">, and </w:t>
      </w:r>
      <w:r w:rsidR="00186789">
        <w:rPr>
          <w:rFonts w:cstheme="minorHAnsi"/>
        </w:rPr>
        <w:fldChar w:fldCharType="begin"/>
      </w:r>
      <w:r w:rsidR="00186789">
        <w:rPr>
          <w:rFonts w:cstheme="minorHAnsi"/>
        </w:rPr>
        <w:instrText xml:space="preserve"> REF _Ref109134262 \h </w:instrText>
      </w:r>
      <w:r w:rsidR="00186789">
        <w:rPr>
          <w:rFonts w:cstheme="minorHAnsi"/>
        </w:rPr>
      </w:r>
      <w:r w:rsidR="00186789">
        <w:rPr>
          <w:rFonts w:cstheme="minorHAnsi"/>
        </w:rPr>
        <w:fldChar w:fldCharType="separate"/>
      </w:r>
      <w:r w:rsidR="005C6418" w:rsidRPr="00D5649B">
        <w:rPr>
          <w:rFonts w:cstheme="minorHAnsi"/>
          <w:b/>
        </w:rPr>
        <w:t xml:space="preserve">Eq. </w:t>
      </w:r>
      <w:r w:rsidR="005C6418">
        <w:rPr>
          <w:rFonts w:cstheme="minorHAnsi"/>
          <w:b/>
          <w:noProof/>
        </w:rPr>
        <w:t>2.1.2</w:t>
      </w:r>
      <w:r w:rsidR="005C6418">
        <w:rPr>
          <w:rFonts w:cstheme="minorHAnsi"/>
          <w:b/>
        </w:rPr>
        <w:noBreakHyphen/>
      </w:r>
      <w:r w:rsidR="005C6418">
        <w:rPr>
          <w:rFonts w:cstheme="minorHAnsi"/>
          <w:b/>
          <w:noProof/>
        </w:rPr>
        <w:t>14</w:t>
      </w:r>
      <w:r w:rsidR="00186789">
        <w:rPr>
          <w:rFonts w:cstheme="minorHAnsi"/>
        </w:rPr>
        <w:fldChar w:fldCharType="end"/>
      </w:r>
      <w:r w:rsidR="002E5D5E">
        <w:rPr>
          <w:rFonts w:cstheme="minorHAnsi"/>
        </w:rPr>
        <w:t xml:space="preserve"> </w:t>
      </w:r>
      <w:r w:rsidRPr="00D5649B">
        <w:rPr>
          <w:rFonts w:cstheme="minorHAnsi"/>
        </w:rPr>
        <w:t xml:space="preserve">is omitted. Where the cover crop is </w:t>
      </w:r>
      <w:r w:rsidR="004729AB">
        <w:rPr>
          <w:rFonts w:cstheme="minorHAnsi"/>
        </w:rPr>
        <w:t xml:space="preserve">harvested as </w:t>
      </w:r>
      <w:r w:rsidRPr="00D5649B">
        <w:rPr>
          <w:rFonts w:cstheme="minorHAnsi"/>
        </w:rPr>
        <w:t xml:space="preserve">a cash crop (e.g., winter wheat), the calculations </w:t>
      </w:r>
      <w:r w:rsidR="004729AB">
        <w:rPr>
          <w:rFonts w:cstheme="minorHAnsi"/>
        </w:rPr>
        <w:t>are the same as those for annual cash crops</w:t>
      </w:r>
      <w:r w:rsidRPr="00D5649B">
        <w:rPr>
          <w:rFonts w:cstheme="minorHAnsi"/>
        </w:rPr>
        <w:t xml:space="preserve"> with separate R</w:t>
      </w:r>
      <w:r w:rsidRPr="00D5649B">
        <w:rPr>
          <w:rFonts w:cstheme="minorHAnsi"/>
          <w:vertAlign w:val="subscript"/>
        </w:rPr>
        <w:t>p</w:t>
      </w:r>
      <w:r w:rsidRPr="00D5649B">
        <w:rPr>
          <w:rFonts w:cstheme="minorHAnsi"/>
        </w:rPr>
        <w:t xml:space="preserve"> and R</w:t>
      </w:r>
      <w:r w:rsidRPr="00D5649B">
        <w:rPr>
          <w:rFonts w:cstheme="minorHAnsi"/>
          <w:vertAlign w:val="subscript"/>
        </w:rPr>
        <w:t>s</w:t>
      </w:r>
      <w:r w:rsidRPr="00D5649B">
        <w:rPr>
          <w:rFonts w:cstheme="minorHAnsi"/>
        </w:rPr>
        <w:t xml:space="preserve"> (and </w:t>
      </w:r>
      <w:r w:rsidR="002E5D5E">
        <w:rPr>
          <w:rFonts w:cstheme="minorHAnsi"/>
        </w:rPr>
        <w:fldChar w:fldCharType="begin"/>
      </w:r>
      <w:r w:rsidR="002E5D5E">
        <w:rPr>
          <w:rFonts w:cstheme="minorHAnsi"/>
        </w:rPr>
        <w:instrText xml:space="preserve"> REF _Ref109134262 \h </w:instrText>
      </w:r>
      <w:r w:rsidR="002E5D5E">
        <w:rPr>
          <w:rFonts w:cstheme="minorHAnsi"/>
        </w:rPr>
      </w:r>
      <w:r w:rsidR="002E5D5E">
        <w:rPr>
          <w:rFonts w:cstheme="minorHAnsi"/>
        </w:rPr>
        <w:fldChar w:fldCharType="separate"/>
      </w:r>
      <w:r w:rsidR="005C6418" w:rsidRPr="00D5649B">
        <w:rPr>
          <w:rFonts w:cstheme="minorHAnsi"/>
          <w:b/>
        </w:rPr>
        <w:t xml:space="preserve">Eq. </w:t>
      </w:r>
      <w:r w:rsidR="005C6418">
        <w:rPr>
          <w:rFonts w:cstheme="minorHAnsi"/>
          <w:b/>
          <w:noProof/>
        </w:rPr>
        <w:t>2.1.2</w:t>
      </w:r>
      <w:r w:rsidR="005C6418">
        <w:rPr>
          <w:rFonts w:cstheme="minorHAnsi"/>
          <w:b/>
        </w:rPr>
        <w:noBreakHyphen/>
      </w:r>
      <w:r w:rsidR="005C6418">
        <w:rPr>
          <w:rFonts w:cstheme="minorHAnsi"/>
          <w:b/>
          <w:noProof/>
        </w:rPr>
        <w:t>14</w:t>
      </w:r>
      <w:r w:rsidR="002E5D5E">
        <w:rPr>
          <w:rFonts w:cstheme="minorHAnsi"/>
        </w:rPr>
        <w:fldChar w:fldCharType="end"/>
      </w:r>
      <w:r w:rsidR="002E5D5E">
        <w:rPr>
          <w:rFonts w:cstheme="minorHAnsi"/>
        </w:rPr>
        <w:t xml:space="preserve"> </w:t>
      </w:r>
      <w:r w:rsidRPr="00D5649B">
        <w:rPr>
          <w:rFonts w:cstheme="minorHAnsi"/>
        </w:rPr>
        <w:t>is included)</w:t>
      </w:r>
      <w:r w:rsidR="003A2B63" w:rsidRPr="00D5649B">
        <w:rPr>
          <w:rFonts w:cstheme="minorHAnsi"/>
        </w:rPr>
        <w:t xml:space="preserve">. </w:t>
      </w:r>
    </w:p>
    <w:p w14:paraId="7FCDBB90" w14:textId="24C592FC" w:rsidR="003A2B63" w:rsidRPr="00D5649B" w:rsidRDefault="00EE6923" w:rsidP="00726A0E">
      <w:pPr>
        <w:tabs>
          <w:tab w:val="clear" w:pos="2880"/>
          <w:tab w:val="left" w:pos="2694"/>
        </w:tabs>
        <w:spacing w:before="0"/>
        <w:rPr>
          <w:rFonts w:cstheme="minorHAnsi"/>
          <w:sz w:val="20"/>
        </w:rPr>
      </w:pPr>
      <w:r>
        <w:rPr>
          <w:noProof/>
        </w:rPr>
        <w:lastRenderedPageBreak/>
        <mc:AlternateContent>
          <mc:Choice Requires="wps">
            <w:drawing>
              <wp:anchor distT="0" distB="0" distL="114300" distR="114300" simplePos="0" relativeHeight="251645440" behindDoc="0" locked="0" layoutInCell="1" allowOverlap="1" wp14:anchorId="5D017FFC" wp14:editId="1D0D5D6B">
                <wp:simplePos x="0" y="0"/>
                <wp:positionH relativeFrom="margin">
                  <wp:posOffset>2540</wp:posOffset>
                </wp:positionH>
                <wp:positionV relativeFrom="paragraph">
                  <wp:posOffset>221615</wp:posOffset>
                </wp:positionV>
                <wp:extent cx="5949950" cy="1745615"/>
                <wp:effectExtent l="0" t="0" r="0" b="6985"/>
                <wp:wrapTopAndBottom/>
                <wp:docPr id="19479150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7456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8B26C" w14:textId="77777777" w:rsidR="00B1240A" w:rsidRPr="00690655" w:rsidRDefault="00B1240A" w:rsidP="00F76551">
                            <w:pPr>
                              <w:rPr>
                                <w:color w:val="000000" w:themeColor="text1"/>
                              </w:rPr>
                            </w:pPr>
                            <w:r w:rsidRPr="00690655">
                              <w:rPr>
                                <w:color w:val="000000" w:themeColor="text1"/>
                              </w:rPr>
                              <w:t>Holos V4 will use the following constant values:</w:t>
                            </w:r>
                          </w:p>
                          <w:p w14:paraId="2821D77E" w14:textId="77777777" w:rsidR="00B1240A" w:rsidRDefault="00B1240A" w:rsidP="00F76551">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F76551">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cover crop</w:t>
                            </w:r>
                            <w:r w:rsidRPr="00A17E57">
                              <w:rPr>
                                <w:color w:val="000000" w:themeColor="text1"/>
                              </w:rPr>
                              <w:tab/>
                              <w:t>100%</w:t>
                            </w:r>
                          </w:p>
                          <w:p w14:paraId="0D5934A8"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forage</w:t>
                            </w:r>
                            <w:r w:rsidRPr="00A17E57">
                              <w:rPr>
                                <w:color w:val="000000" w:themeColor="text1"/>
                              </w:rPr>
                              <w:tab/>
                              <w:t>35%</w:t>
                            </w:r>
                          </w:p>
                          <w:p w14:paraId="3245D584"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produce</w:t>
                            </w:r>
                            <w:r w:rsidRPr="00A17E57">
                              <w:rPr>
                                <w:color w:val="000000" w:themeColor="text1"/>
                              </w:rPr>
                              <w:tab/>
                              <w:t xml:space="preserve">0% </w:t>
                            </w:r>
                          </w:p>
                          <w:p w14:paraId="3C1D038B" w14:textId="78F2B5F2" w:rsidR="00B1240A" w:rsidRPr="007F46E7" w:rsidRDefault="00B1240A" w:rsidP="00F76551">
                            <w:pPr>
                              <w:spacing w:after="120"/>
                              <w:rPr>
                                <w:color w:val="000000" w:themeColor="text1"/>
                              </w:rPr>
                            </w:pPr>
                            <w:r w:rsidRPr="00D3250A">
                              <w:rPr>
                                <w:color w:val="000000" w:themeColor="text1"/>
                              </w:rPr>
                              <w:t>S</w:t>
                            </w:r>
                            <w:r w:rsidRPr="00D3250A">
                              <w:rPr>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F76551">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7FFC" id="Rectangle 45" o:spid="_x0000_s1036" style="position:absolute;margin-left:.2pt;margin-top:17.45pt;width:468.5pt;height:137.4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" fillcolor="white [3212]" strokecolor="#243f60 [1604]" strokeweight="2pt">
                <v:path arrowok="t"/>
                <v:textbox>
                  <w:txbxContent>
                    <w:p w14:paraId="6638B26C" w14:textId="77777777" w:rsidR="00B1240A" w:rsidRPr="00690655" w:rsidRDefault="00B1240A" w:rsidP="00F76551">
                      <w:pPr>
                        <w:rPr>
                          <w:color w:val="000000" w:themeColor="text1"/>
                        </w:rPr>
                      </w:pPr>
                      <w:r w:rsidRPr="00690655">
                        <w:rPr>
                          <w:color w:val="000000" w:themeColor="text1"/>
                        </w:rPr>
                        <w:t>Holos V4 will use the following constant values:</w:t>
                      </w:r>
                    </w:p>
                    <w:p w14:paraId="2821D77E" w14:textId="77777777" w:rsidR="00B1240A" w:rsidRDefault="00B1240A" w:rsidP="00F76551">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F76551">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cover crop</w:t>
                      </w:r>
                      <w:r w:rsidRPr="00A17E57">
                        <w:rPr>
                          <w:color w:val="000000" w:themeColor="text1"/>
                        </w:rPr>
                        <w:tab/>
                        <w:t>100%</w:t>
                      </w:r>
                    </w:p>
                    <w:p w14:paraId="0D5934A8"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forage</w:t>
                      </w:r>
                      <w:r w:rsidRPr="00A17E57">
                        <w:rPr>
                          <w:color w:val="000000" w:themeColor="text1"/>
                        </w:rPr>
                        <w:tab/>
                        <w:t>35%</w:t>
                      </w:r>
                    </w:p>
                    <w:p w14:paraId="3245D584"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produce</w:t>
                      </w:r>
                      <w:r w:rsidRPr="00A17E57">
                        <w:rPr>
                          <w:color w:val="000000" w:themeColor="text1"/>
                        </w:rPr>
                        <w:tab/>
                        <w:t xml:space="preserve">0% </w:t>
                      </w:r>
                    </w:p>
                    <w:p w14:paraId="3C1D038B" w14:textId="78F2B5F2" w:rsidR="00B1240A" w:rsidRPr="007F46E7" w:rsidRDefault="00B1240A" w:rsidP="00F76551">
                      <w:pPr>
                        <w:spacing w:after="120"/>
                        <w:rPr>
                          <w:color w:val="000000" w:themeColor="text1"/>
                        </w:rPr>
                      </w:pPr>
                      <w:r w:rsidRPr="00D3250A">
                        <w:rPr>
                          <w:color w:val="000000" w:themeColor="text1"/>
                        </w:rPr>
                        <w:t>S</w:t>
                      </w:r>
                      <w:r w:rsidRPr="00D3250A">
                        <w:rPr>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F76551">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p>
    <w:p w14:paraId="2D87EC6B" w14:textId="77777777" w:rsidR="001A3E77" w:rsidRPr="00D5649B" w:rsidRDefault="001A3E77" w:rsidP="009076DA">
      <w:pPr>
        <w:pStyle w:val="Heading4"/>
      </w:pPr>
      <w:bookmarkStart w:id="122" w:name="_Toc528936558"/>
      <w:bookmarkStart w:id="123" w:name="_Ref529973188"/>
      <w:bookmarkStart w:id="124" w:name="_Ref87019032"/>
      <w:r w:rsidRPr="00D5649B">
        <w:t>Root crops</w:t>
      </w:r>
      <w:bookmarkEnd w:id="122"/>
      <w:bookmarkEnd w:id="123"/>
      <w:bookmarkEnd w:id="124"/>
    </w:p>
    <w:p w14:paraId="52858037" w14:textId="2FDCA834" w:rsidR="001A3E77" w:rsidRPr="00D5649B" w:rsidRDefault="001A3E77" w:rsidP="001A3E77">
      <w:pPr>
        <w:spacing w:after="120"/>
        <w:rPr>
          <w:rFonts w:cstheme="minorHAnsi"/>
        </w:rPr>
      </w:pPr>
      <w:r w:rsidRPr="00D5649B">
        <w:rPr>
          <w:rFonts w:cstheme="minorHAnsi"/>
        </w:rPr>
        <w:t>Root crops (</w:t>
      </w:r>
      <w:r w:rsidRPr="00943163">
        <w:rPr>
          <w:rFonts w:cstheme="minorHAnsi"/>
          <w:b/>
        </w:rPr>
        <w:fldChar w:fldCharType="begin"/>
      </w:r>
      <w:r w:rsidRPr="00943163">
        <w:rPr>
          <w:rFonts w:cstheme="minorHAnsi"/>
          <w:b/>
        </w:rPr>
        <w:instrText xml:space="preserve"> REF _Ref488329024 \h </w:instrText>
      </w:r>
      <w:r w:rsidR="00F9472E" w:rsidRPr="00943163">
        <w:rPr>
          <w:rFonts w:cstheme="minorHAnsi"/>
          <w:b/>
        </w:rPr>
        <w:instrText xml:space="preserve"> \* MERGEFORMAT </w:instrText>
      </w:r>
      <w:r w:rsidRPr="00943163">
        <w:rPr>
          <w:rFonts w:cstheme="minorHAnsi"/>
          <w:b/>
        </w:rPr>
      </w:r>
      <w:r w:rsidRPr="00943163">
        <w:rPr>
          <w:rFonts w:cstheme="minorHAnsi"/>
          <w:b/>
        </w:rPr>
        <w:fldChar w:fldCharType="separate"/>
      </w:r>
      <w:r w:rsidR="00943163" w:rsidRPr="007C3CD5">
        <w:rPr>
          <w:rFonts w:cstheme="minorHAnsi"/>
          <w:b/>
        </w:rPr>
        <w:t xml:space="preserve">Table </w:t>
      </w:r>
      <w:r w:rsidR="00943163">
        <w:rPr>
          <w:rFonts w:cstheme="minorHAnsi"/>
          <w:b/>
        </w:rPr>
        <w:t>7</w:t>
      </w:r>
      <w:r w:rsidRPr="00943163">
        <w:rPr>
          <w:rFonts w:cstheme="minorHAnsi"/>
          <w:b/>
        </w:rPr>
        <w:fldChar w:fldCharType="end"/>
      </w:r>
      <w:r w:rsidRPr="00D5649B">
        <w:rPr>
          <w:rFonts w:cstheme="minorHAnsi"/>
        </w:rPr>
        <w:t xml:space="preserve">) follow the same basic methodology as described. However, the “root” is the product with these crops. As such, the methodology is modified as below. </w:t>
      </w:r>
    </w:p>
    <w:p w14:paraId="6694926C" w14:textId="723357DD" w:rsidR="001A3E77"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1A3E77"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17</w:t>
      </w:r>
      <w:r w:rsidR="001977CC">
        <w:rPr>
          <w:rFonts w:cstheme="minorHAnsi"/>
          <w:b/>
        </w:rPr>
        <w:fldChar w:fldCharType="end"/>
      </w:r>
    </w:p>
    <w:p w14:paraId="6CC22E45" w14:textId="1F400FE2" w:rsidR="001A3E77"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1A3E77"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18</w:t>
      </w:r>
      <w:r w:rsidR="001977CC">
        <w:rPr>
          <w:rFonts w:cstheme="minorHAnsi"/>
          <w:b/>
        </w:rPr>
        <w:fldChar w:fldCharType="end"/>
      </w:r>
    </w:p>
    <w:p w14:paraId="707602A0" w14:textId="268029AB" w:rsidR="001A3E77"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1A3E77"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19</w:t>
      </w:r>
      <w:r w:rsidR="001977CC">
        <w:rPr>
          <w:rFonts w:cstheme="minorHAnsi"/>
          <w:b/>
        </w:rPr>
        <w:fldChar w:fldCharType="end"/>
      </w:r>
    </w:p>
    <w:p w14:paraId="7A4FB42D"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sz w:val="20"/>
        </w:rPr>
        <w:t>where</w:t>
      </w:r>
    </w:p>
    <w:p w14:paraId="5EC00C85" w14:textId="4909E254"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5C55EA3" w14:textId="6CF0EA10"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FCC389A" w14:textId="77777777"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58A45E49" w14:textId="346E364E"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p>
    <w:p w14:paraId="34C1F78D" w14:textId="03261E9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Relative biomass allocation coefficient for straw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1042BEAF" w14:textId="68702892"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6B99E69C"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Percentage of straw returned to soil (user override)</w:t>
      </w:r>
    </w:p>
    <w:p w14:paraId="0A30E0DE" w14:textId="31D15F34"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02F513C" w14:textId="2BAB7DCD" w:rsidR="001A3E77" w:rsidRPr="00D5649B" w:rsidRDefault="00EE6923" w:rsidP="00F45AE7">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8512" behindDoc="0" locked="0" layoutInCell="1" allowOverlap="1" wp14:anchorId="67360DC1" wp14:editId="4C31C04F">
                <wp:simplePos x="0" y="0"/>
                <wp:positionH relativeFrom="margin">
                  <wp:align>left</wp:align>
                </wp:positionH>
                <wp:positionV relativeFrom="paragraph">
                  <wp:posOffset>250190</wp:posOffset>
                </wp:positionV>
                <wp:extent cx="5949950" cy="1280160"/>
                <wp:effectExtent l="0" t="0" r="0" b="0"/>
                <wp:wrapTopAndBottom/>
                <wp:docPr id="6292854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80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390398" w14:textId="77777777" w:rsidR="00B1240A" w:rsidRPr="00690655" w:rsidRDefault="00B1240A" w:rsidP="001A3E77">
                            <w:pPr>
                              <w:rPr>
                                <w:color w:val="000000" w:themeColor="text1"/>
                              </w:rPr>
                            </w:pPr>
                            <w:r w:rsidRPr="00690655">
                              <w:rPr>
                                <w:color w:val="000000" w:themeColor="text1"/>
                              </w:rPr>
                              <w:t>Holos V4 will use the following constant values:</w:t>
                            </w:r>
                          </w:p>
                          <w:p w14:paraId="694BAD1E" w14:textId="77777777" w:rsidR="00B1240A" w:rsidRPr="00CD2410" w:rsidRDefault="00B1240A" w:rsidP="001A3E77">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173D3C01" w14:textId="77777777" w:rsidR="00B1240A" w:rsidRPr="00CD2410" w:rsidRDefault="00B1240A" w:rsidP="001A3E77">
                            <w:pPr>
                              <w:spacing w:after="120"/>
                              <w:rPr>
                                <w:color w:val="000000" w:themeColor="text1"/>
                              </w:rPr>
                            </w:pPr>
                            <w:r w:rsidRPr="00CD2410">
                              <w:rPr>
                                <w:color w:val="000000" w:themeColor="text1"/>
                              </w:rPr>
                              <w:t>S</w:t>
                            </w:r>
                            <w:r w:rsidRPr="00CD2410">
                              <w:rPr>
                                <w:color w:val="000000" w:themeColor="text1"/>
                                <w:vertAlign w:val="subscript"/>
                              </w:rPr>
                              <w:t>P</w:t>
                            </w:r>
                            <w:r w:rsidRPr="00CD2410">
                              <w:rPr>
                                <w:color w:val="000000" w:themeColor="text1"/>
                              </w:rPr>
                              <w:tab/>
                              <w:t xml:space="preserve">0% </w:t>
                            </w:r>
                          </w:p>
                          <w:p w14:paraId="2333BF9E" w14:textId="77777777" w:rsidR="00B1240A" w:rsidRPr="00690655" w:rsidRDefault="00B1240A" w:rsidP="001A3E77">
                            <w:pPr>
                              <w:spacing w:after="120"/>
                              <w:rPr>
                                <w:color w:val="000000" w:themeColor="text1"/>
                              </w:rPr>
                            </w:pPr>
                            <w:r w:rsidRPr="00CD2410">
                              <w:rPr>
                                <w:color w:val="000000" w:themeColor="text1"/>
                              </w:rPr>
                              <w:t>S</w:t>
                            </w:r>
                            <w:r w:rsidRPr="00CD2410">
                              <w:rPr>
                                <w:color w:val="000000" w:themeColor="text1"/>
                                <w:vertAlign w:val="subscript"/>
                              </w:rPr>
                              <w:t>s</w:t>
                            </w:r>
                            <w:r w:rsidRPr="00CD2410">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0DC1" id="Rectangle 44" o:spid="_x0000_s1037" style="position:absolute;left:0;text-align:left;margin-left:0;margin-top:19.7pt;width:468.5pt;height:100.8pt;z-index:25164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" fillcolor="white [3212]" strokecolor="#243f60 [1604]" strokeweight="2pt">
                <v:path arrowok="t"/>
                <v:textbox>
                  <w:txbxContent>
                    <w:p w14:paraId="1F390398" w14:textId="77777777" w:rsidR="00B1240A" w:rsidRPr="00690655" w:rsidRDefault="00B1240A" w:rsidP="001A3E77">
                      <w:pPr>
                        <w:rPr>
                          <w:color w:val="000000" w:themeColor="text1"/>
                        </w:rPr>
                      </w:pPr>
                      <w:r w:rsidRPr="00690655">
                        <w:rPr>
                          <w:color w:val="000000" w:themeColor="text1"/>
                        </w:rPr>
                        <w:t>Holos V4 will use the following constant values:</w:t>
                      </w:r>
                    </w:p>
                    <w:p w14:paraId="694BAD1E" w14:textId="77777777" w:rsidR="00B1240A" w:rsidRPr="00CD2410" w:rsidRDefault="00B1240A" w:rsidP="001A3E77">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173D3C01" w14:textId="77777777" w:rsidR="00B1240A" w:rsidRPr="00CD2410" w:rsidRDefault="00B1240A" w:rsidP="001A3E77">
                      <w:pPr>
                        <w:spacing w:after="120"/>
                        <w:rPr>
                          <w:color w:val="000000" w:themeColor="text1"/>
                        </w:rPr>
                      </w:pPr>
                      <w:r w:rsidRPr="00CD2410">
                        <w:rPr>
                          <w:color w:val="000000" w:themeColor="text1"/>
                        </w:rPr>
                        <w:t>S</w:t>
                      </w:r>
                      <w:r w:rsidRPr="00CD2410">
                        <w:rPr>
                          <w:color w:val="000000" w:themeColor="text1"/>
                          <w:vertAlign w:val="subscript"/>
                        </w:rPr>
                        <w:t>P</w:t>
                      </w:r>
                      <w:r w:rsidRPr="00CD2410">
                        <w:rPr>
                          <w:color w:val="000000" w:themeColor="text1"/>
                        </w:rPr>
                        <w:tab/>
                        <w:t xml:space="preserve">0% </w:t>
                      </w:r>
                    </w:p>
                    <w:p w14:paraId="2333BF9E" w14:textId="77777777" w:rsidR="00B1240A" w:rsidRPr="00690655" w:rsidRDefault="00B1240A" w:rsidP="001A3E77">
                      <w:pPr>
                        <w:spacing w:after="120"/>
                        <w:rPr>
                          <w:color w:val="000000" w:themeColor="text1"/>
                        </w:rPr>
                      </w:pPr>
                      <w:r w:rsidRPr="00CD2410">
                        <w:rPr>
                          <w:color w:val="000000" w:themeColor="text1"/>
                        </w:rPr>
                        <w:t>S</w:t>
                      </w:r>
                      <w:r w:rsidRPr="00CD2410">
                        <w:rPr>
                          <w:color w:val="000000" w:themeColor="text1"/>
                          <w:vertAlign w:val="subscript"/>
                        </w:rPr>
                        <w:t>s</w:t>
                      </w:r>
                      <w:r w:rsidRPr="00CD2410">
                        <w:rPr>
                          <w:color w:val="000000" w:themeColor="text1"/>
                        </w:rPr>
                        <w:tab/>
                        <w:t>100%</w:t>
                      </w:r>
                    </w:p>
                  </w:txbxContent>
                </v:textbox>
                <w10:wrap type="topAndBottom" anchorx="margin"/>
              </v:rect>
            </w:pict>
          </mc:Fallback>
        </mc:AlternateContent>
      </w:r>
      <w:r w:rsidR="001A3E77" w:rsidRPr="00D5649B">
        <w:rPr>
          <w:rFonts w:cstheme="minorHAnsi"/>
          <w:i/>
          <w:sz w:val="20"/>
        </w:rPr>
        <w:t>R</w:t>
      </w:r>
      <w:r w:rsidR="001A3E77" w:rsidRPr="00D5649B">
        <w:rPr>
          <w:rFonts w:cstheme="minorHAnsi"/>
          <w:i/>
          <w:sz w:val="20"/>
          <w:vertAlign w:val="subscript"/>
        </w:rPr>
        <w:t>e</w:t>
      </w:r>
      <w:r w:rsidR="001A3E77" w:rsidRPr="00D5649B">
        <w:rPr>
          <w:rFonts w:cstheme="minorHAnsi"/>
          <w:i/>
          <w:sz w:val="20"/>
          <w:vertAlign w:val="subscript"/>
        </w:rPr>
        <w:tab/>
      </w:r>
      <w:r w:rsidR="001A3E77" w:rsidRPr="00D5649B">
        <w:rPr>
          <w:rFonts w:cstheme="minorHAnsi"/>
          <w:sz w:val="20"/>
        </w:rPr>
        <w:t>Relative biomass allocation coefficient for extra-root material (</w:t>
      </w:r>
      <w:r w:rsidR="001A3E77" w:rsidRPr="000B2833">
        <w:rPr>
          <w:rFonts w:cstheme="minorHAnsi"/>
          <w:b/>
          <w:sz w:val="20"/>
        </w:rPr>
        <w:fldChar w:fldCharType="begin"/>
      </w:r>
      <w:r w:rsidR="001A3E77" w:rsidRPr="000B2833">
        <w:rPr>
          <w:rFonts w:cstheme="minorHAnsi"/>
          <w:b/>
          <w:sz w:val="20"/>
        </w:rPr>
        <w:instrText xml:space="preserve"> REF _Ref488329024 \h  \* MERGEFORMAT </w:instrText>
      </w:r>
      <w:r w:rsidR="001A3E77" w:rsidRPr="000B2833">
        <w:rPr>
          <w:rFonts w:cstheme="minorHAnsi"/>
          <w:b/>
          <w:sz w:val="20"/>
        </w:rPr>
      </w:r>
      <w:r w:rsidR="001A3E77" w:rsidRPr="000B2833">
        <w:rPr>
          <w:rFonts w:cstheme="minorHAnsi"/>
          <w:b/>
          <w:sz w:val="20"/>
        </w:rPr>
        <w:fldChar w:fldCharType="separate"/>
      </w:r>
      <w:r w:rsidR="00576F3F" w:rsidRPr="0027026A">
        <w:rPr>
          <w:rFonts w:cstheme="minorHAnsi"/>
          <w:b/>
          <w:sz w:val="20"/>
        </w:rPr>
        <w:t>Table 7</w:t>
      </w:r>
      <w:r w:rsidR="001A3E77" w:rsidRPr="000B2833">
        <w:rPr>
          <w:rFonts w:cstheme="minorHAnsi"/>
          <w:b/>
          <w:sz w:val="20"/>
        </w:rPr>
        <w:fldChar w:fldCharType="end"/>
      </w:r>
      <w:r w:rsidR="001A3E77" w:rsidRPr="00D5649B">
        <w:rPr>
          <w:rFonts w:cstheme="minorHAnsi"/>
          <w:sz w:val="20"/>
        </w:rPr>
        <w:t>)</w:t>
      </w:r>
    </w:p>
    <w:p w14:paraId="024C2133" w14:textId="29BC02B7" w:rsidR="00FE6CE8" w:rsidRPr="00D5649B" w:rsidRDefault="00FE6CE8" w:rsidP="009076DA">
      <w:pPr>
        <w:pStyle w:val="Heading4"/>
      </w:pPr>
      <w:bookmarkStart w:id="125" w:name="_Ref87019037"/>
      <w:r w:rsidRPr="00D5649B">
        <w:t>Perennial crops</w:t>
      </w:r>
      <w:bookmarkEnd w:id="120"/>
      <w:bookmarkEnd w:id="125"/>
    </w:p>
    <w:p w14:paraId="3DA2500F" w14:textId="77777777" w:rsidR="00895810" w:rsidRPr="00D5649B" w:rsidRDefault="00895810" w:rsidP="00895810">
      <w:pPr>
        <w:rPr>
          <w:rFonts w:cstheme="minorHAnsi"/>
          <w:b/>
        </w:rPr>
      </w:pPr>
      <w:r w:rsidRPr="00D5649B">
        <w:rPr>
          <w:rFonts w:cstheme="minorHAnsi"/>
          <w:b/>
        </w:rPr>
        <w:t>Handling perennial crops</w:t>
      </w:r>
    </w:p>
    <w:p w14:paraId="16E62193" w14:textId="2D79C8EE" w:rsidR="009160ED" w:rsidRPr="00497696" w:rsidRDefault="009160ED" w:rsidP="00E2464D">
      <w:pPr>
        <w:spacing w:after="120"/>
        <w:rPr>
          <w:rFonts w:cstheme="minorHAnsi"/>
        </w:rPr>
      </w:pPr>
      <w:r w:rsidRPr="00D5649B">
        <w:rPr>
          <w:rFonts w:cstheme="minorHAnsi"/>
        </w:rPr>
        <w:t>Perennial crops follow the same basic methodology as annual crops. However, root growth and residue biomass allocation must be modified to account for the perennial nature of these crops</w:t>
      </w:r>
      <w:r w:rsidR="00AD6646" w:rsidRPr="00D5649B">
        <w:rPr>
          <w:rFonts w:cstheme="minorHAnsi"/>
        </w:rPr>
        <w:t xml:space="preserve"> (the term root turnover is introduced in addition to the root biomass, designating a fraction of the root biomass that </w:t>
      </w:r>
      <w:r w:rsidR="00AD6646" w:rsidRPr="00D5649B">
        <w:rPr>
          <w:rFonts w:cstheme="minorHAnsi"/>
        </w:rPr>
        <w:lastRenderedPageBreak/>
        <w:t>is lost each year and regrown the next)</w:t>
      </w:r>
      <w:r w:rsidRPr="00D5649B">
        <w:rPr>
          <w:rFonts w:cstheme="minorHAnsi"/>
        </w:rPr>
        <w:t>.</w:t>
      </w:r>
      <w:r w:rsidR="00C1373B" w:rsidRPr="00D5649B">
        <w:rPr>
          <w:rFonts w:cstheme="minorHAnsi"/>
        </w:rPr>
        <w:t xml:space="preserve"> Further, because </w:t>
      </w:r>
      <w:r w:rsidR="006221F4" w:rsidRPr="00D5649B">
        <w:rPr>
          <w:rFonts w:cstheme="minorHAnsi"/>
        </w:rPr>
        <w:t>the “straw”</w:t>
      </w:r>
      <w:r w:rsidR="00C1373B" w:rsidRPr="00D5649B">
        <w:rPr>
          <w:rFonts w:cstheme="minorHAnsi"/>
        </w:rPr>
        <w:t xml:space="preserve"> is </w:t>
      </w:r>
      <w:r w:rsidR="00803514" w:rsidRPr="00D5649B">
        <w:rPr>
          <w:rFonts w:cstheme="minorHAnsi"/>
        </w:rPr>
        <w:t>generally</w:t>
      </w:r>
      <w:r w:rsidR="00C1373B" w:rsidRPr="00D5649B">
        <w:rPr>
          <w:rFonts w:cstheme="minorHAnsi"/>
        </w:rPr>
        <w:t xml:space="preserve"> the product</w:t>
      </w:r>
      <w:r w:rsidR="00803514" w:rsidRPr="00D5649B">
        <w:rPr>
          <w:rFonts w:cstheme="minorHAnsi"/>
        </w:rPr>
        <w:t xml:space="preserve"> with perennial </w:t>
      </w:r>
      <w:r w:rsidR="00803514" w:rsidRPr="00497696">
        <w:rPr>
          <w:rFonts w:cstheme="minorHAnsi"/>
        </w:rPr>
        <w:t>crops</w:t>
      </w:r>
      <w:r w:rsidR="00C42BCC" w:rsidRPr="00497696">
        <w:rPr>
          <w:rFonts w:cstheme="minorHAnsi"/>
        </w:rPr>
        <w:t xml:space="preserve"> (i.e., all aboveground biomass is product)</w:t>
      </w:r>
      <w:r w:rsidR="000F0624" w:rsidRPr="00497696">
        <w:rPr>
          <w:rFonts w:cstheme="minorHAnsi"/>
        </w:rPr>
        <w:t xml:space="preserve">, </w:t>
      </w:r>
      <w:r w:rsidR="00C42BCC" w:rsidRPr="00497696">
        <w:rPr>
          <w:rFonts w:cstheme="minorHAnsi"/>
        </w:rPr>
        <w:t xml:space="preserve">the </w:t>
      </w:r>
      <w:r w:rsidR="002F7DE3" w:rsidRPr="00497696">
        <w:rPr>
          <w:rFonts w:cstheme="minorHAnsi"/>
        </w:rPr>
        <w:t>methodology is further adjusted with straw inputs removed.</w:t>
      </w:r>
      <w:r w:rsidR="00AC3C99" w:rsidRPr="00497696">
        <w:rPr>
          <w:rFonts w:cstheme="minorHAnsi"/>
        </w:rPr>
        <w:t xml:space="preserve"> </w:t>
      </w:r>
      <w:r w:rsidR="00AC3C99" w:rsidRPr="00497696">
        <w:rPr>
          <w:rFonts w:cstheme="minorHAnsi"/>
          <w:b/>
        </w:rPr>
        <w:fldChar w:fldCharType="begin"/>
      </w:r>
      <w:r w:rsidR="00AC3C99" w:rsidRPr="00497696">
        <w:rPr>
          <w:rFonts w:cstheme="minorHAnsi"/>
          <w:b/>
        </w:rPr>
        <w:instrText xml:space="preserve"> REF _Ref488329024 \h  \* MERGEFORMAT </w:instrText>
      </w:r>
      <w:r w:rsidR="00AC3C99" w:rsidRPr="00497696">
        <w:rPr>
          <w:rFonts w:cstheme="minorHAnsi"/>
          <w:b/>
        </w:rPr>
      </w:r>
      <w:r w:rsidR="00AC3C99" w:rsidRPr="00497696">
        <w:rPr>
          <w:rFonts w:cstheme="minorHAnsi"/>
          <w:b/>
        </w:rPr>
        <w:fldChar w:fldCharType="separate"/>
      </w:r>
      <w:r w:rsidR="00AC3C99" w:rsidRPr="00497696">
        <w:rPr>
          <w:rFonts w:cstheme="minorHAnsi"/>
          <w:b/>
        </w:rPr>
        <w:t xml:space="preserve">Table </w:t>
      </w:r>
      <w:r w:rsidR="00AC3C99" w:rsidRPr="00497696">
        <w:rPr>
          <w:rFonts w:cstheme="minorHAnsi"/>
          <w:b/>
          <w:noProof/>
        </w:rPr>
        <w:t>7</w:t>
      </w:r>
      <w:r w:rsidR="00AC3C99" w:rsidRPr="00497696">
        <w:rPr>
          <w:rFonts w:cstheme="minorHAnsi"/>
          <w:b/>
        </w:rPr>
        <w:fldChar w:fldCharType="end"/>
      </w:r>
      <w:r w:rsidR="00AC3C99" w:rsidRPr="00497696">
        <w:rPr>
          <w:rFonts w:cstheme="minorHAnsi"/>
        </w:rPr>
        <w:t xml:space="preserve"> provides a single combined product fraction (R</w:t>
      </w:r>
      <w:r w:rsidR="00AC3C99" w:rsidRPr="00497696">
        <w:rPr>
          <w:rFonts w:cstheme="minorHAnsi"/>
          <w:vertAlign w:val="subscript"/>
        </w:rPr>
        <w:t>p</w:t>
      </w:r>
      <w:r w:rsidR="00AC3C99" w:rsidRPr="00497696">
        <w:rPr>
          <w:rFonts w:cstheme="minorHAnsi"/>
        </w:rPr>
        <w:t xml:space="preserve">) that accounts for all aboveground biomass. </w:t>
      </w:r>
    </w:p>
    <w:p w14:paraId="15A2D1E2" w14:textId="7FCD6E34" w:rsidR="00A866FB" w:rsidRPr="00497696" w:rsidRDefault="00190E67" w:rsidP="00E2464D">
      <w:pPr>
        <w:spacing w:after="120"/>
        <w:rPr>
          <w:rStyle w:val="SubtleEmphasis"/>
          <w:rFonts w:cstheme="minorHAnsi"/>
        </w:rPr>
      </w:pPr>
      <w:r w:rsidRPr="00497696">
        <w:rPr>
          <w:rStyle w:val="Strong"/>
          <w:rFonts w:cstheme="minorHAnsi"/>
          <w:color w:val="auto"/>
        </w:rPr>
        <w:t xml:space="preserve">It is assumed that </w:t>
      </w:r>
      <w:r w:rsidR="006A1B2C" w:rsidRPr="00497696">
        <w:rPr>
          <w:rStyle w:val="Strong"/>
          <w:rFonts w:cstheme="minorHAnsi"/>
          <w:color w:val="auto"/>
        </w:rPr>
        <w:t xml:space="preserve">30% of the </w:t>
      </w:r>
      <w:r w:rsidRPr="00497696">
        <w:rPr>
          <w:rStyle w:val="Strong"/>
          <w:rFonts w:cstheme="minorHAnsi"/>
          <w:color w:val="auto"/>
        </w:rPr>
        <w:t>root</w:t>
      </w:r>
      <w:r w:rsidR="006A1B2C" w:rsidRPr="00497696">
        <w:rPr>
          <w:rStyle w:val="Strong"/>
          <w:rFonts w:cstheme="minorHAnsi"/>
          <w:color w:val="auto"/>
        </w:rPr>
        <w:t xml:space="preserve"> biomass is turned over</w:t>
      </w:r>
      <w:r w:rsidRPr="00497696">
        <w:rPr>
          <w:rStyle w:val="Strong"/>
          <w:rFonts w:cstheme="minorHAnsi"/>
          <w:color w:val="auto"/>
        </w:rPr>
        <w:t xml:space="preserve"> </w:t>
      </w:r>
      <w:r w:rsidR="006A1B2C" w:rsidRPr="00497696">
        <w:rPr>
          <w:rStyle w:val="Strong"/>
          <w:rFonts w:cstheme="minorHAnsi"/>
          <w:color w:val="auto"/>
        </w:rPr>
        <w:t>(</w:t>
      </w:r>
      <w:r w:rsidRPr="00497696">
        <w:rPr>
          <w:rStyle w:val="Strong"/>
          <w:rFonts w:cstheme="minorHAnsi"/>
          <w:color w:val="auto"/>
        </w:rPr>
        <w:t>input</w:t>
      </w:r>
      <w:r w:rsidR="006A1B2C" w:rsidRPr="00497696">
        <w:rPr>
          <w:rStyle w:val="Strong"/>
          <w:rFonts w:cstheme="minorHAnsi"/>
          <w:color w:val="auto"/>
        </w:rPr>
        <w:t>)</w:t>
      </w:r>
      <w:r w:rsidRPr="00497696">
        <w:rPr>
          <w:rStyle w:val="Strong"/>
          <w:rFonts w:cstheme="minorHAnsi"/>
          <w:color w:val="auto"/>
        </w:rPr>
        <w:t xml:space="preserve"> </w:t>
      </w:r>
      <w:r w:rsidR="006A1B2C" w:rsidRPr="00497696">
        <w:rPr>
          <w:rStyle w:val="Strong"/>
          <w:rFonts w:cstheme="minorHAnsi"/>
          <w:color w:val="auto"/>
        </w:rPr>
        <w:t>annually before harvest, and 100% on harvest</w:t>
      </w:r>
      <w:r w:rsidRPr="00497696">
        <w:rPr>
          <w:rStyle w:val="Strong"/>
          <w:rFonts w:cstheme="minorHAnsi"/>
          <w:color w:val="auto"/>
        </w:rPr>
        <w:t>.</w:t>
      </w:r>
      <w:r w:rsidRPr="00497696">
        <w:rPr>
          <w:rStyle w:val="SubtleEmphasis"/>
          <w:rFonts w:cstheme="minorHAnsi"/>
        </w:rPr>
        <w:t xml:space="preserve"> </w:t>
      </w:r>
      <w:r w:rsidR="00577FC0" w:rsidRPr="00497696">
        <w:rPr>
          <w:rStyle w:val="SubtleEmphasis"/>
          <w:rFonts w:cstheme="minorHAnsi"/>
        </w:rPr>
        <w:t xml:space="preserve">Extra-root input is calculated </w:t>
      </w:r>
      <w:r w:rsidR="0021669A" w:rsidRPr="00497696">
        <w:rPr>
          <w:rStyle w:val="SubtleEmphasis"/>
          <w:rFonts w:cstheme="minorHAnsi"/>
        </w:rPr>
        <w:t>annual</w:t>
      </w:r>
      <w:r w:rsidR="005A4828" w:rsidRPr="00497696">
        <w:rPr>
          <w:rStyle w:val="SubtleEmphasis"/>
          <w:rFonts w:cstheme="minorHAnsi"/>
        </w:rPr>
        <w:t>ly</w:t>
      </w:r>
      <w:r w:rsidR="00577FC0" w:rsidRPr="00497696">
        <w:rPr>
          <w:rStyle w:val="SubtleEmphasis"/>
          <w:rFonts w:cstheme="minorHAnsi"/>
        </w:rPr>
        <w:t xml:space="preserve"> with the complete allocation coefficient.</w:t>
      </w:r>
    </w:p>
    <w:p w14:paraId="225A7789" w14:textId="6B672225" w:rsidR="0021669A" w:rsidRDefault="0021669A" w:rsidP="0021669A">
      <w:pPr>
        <w:spacing w:after="120"/>
        <w:rPr>
          <w:rFonts w:cstheme="minorHAnsi"/>
        </w:rPr>
      </w:pPr>
      <w:r w:rsidRPr="00497696">
        <w:rPr>
          <w:rFonts w:cstheme="minorHAnsi"/>
        </w:rPr>
        <w:t>Perennial crops include forages (</w:t>
      </w:r>
      <w:r w:rsidRPr="00497696">
        <w:rPr>
          <w:rFonts w:cstheme="minorHAnsi"/>
          <w:b/>
        </w:rPr>
        <w:fldChar w:fldCharType="begin"/>
      </w:r>
      <w:r w:rsidRPr="00497696">
        <w:rPr>
          <w:rFonts w:cstheme="minorHAnsi"/>
          <w:b/>
        </w:rPr>
        <w:instrText xml:space="preserve"> REF _Ref488329024 \h </w:instrText>
      </w:r>
      <w:r w:rsidR="002D39E3" w:rsidRPr="00497696">
        <w:rPr>
          <w:rFonts w:cstheme="minorHAnsi"/>
          <w:b/>
        </w:rPr>
        <w:instrText xml:space="preserve"> \* MERGEFORMAT </w:instrText>
      </w:r>
      <w:r w:rsidRPr="00497696">
        <w:rPr>
          <w:rFonts w:cstheme="minorHAnsi"/>
          <w:b/>
        </w:rPr>
      </w:r>
      <w:r w:rsidRPr="00497696">
        <w:rPr>
          <w:rFonts w:cstheme="minorHAnsi"/>
          <w:b/>
        </w:rPr>
        <w:fldChar w:fldCharType="separate"/>
      </w:r>
      <w:r w:rsidR="00943163" w:rsidRPr="00497696">
        <w:rPr>
          <w:rFonts w:cstheme="minorHAnsi"/>
          <w:b/>
        </w:rPr>
        <w:t>Table 7</w:t>
      </w:r>
      <w:r w:rsidRPr="00497696">
        <w:rPr>
          <w:rFonts w:cstheme="minorHAnsi"/>
          <w:b/>
        </w:rPr>
        <w:fldChar w:fldCharType="end"/>
      </w:r>
      <w:r w:rsidRPr="00497696">
        <w:rPr>
          <w:rFonts w:cstheme="minorHAnsi"/>
        </w:rPr>
        <w:t>).</w:t>
      </w:r>
    </w:p>
    <w:p w14:paraId="03C20BE5" w14:textId="1AB39D57" w:rsidR="000F6441" w:rsidRPr="00D5649B" w:rsidRDefault="000F6441" w:rsidP="0021669A">
      <w:pPr>
        <w:spacing w:after="120"/>
        <w:rPr>
          <w:rFonts w:cstheme="minorHAnsi"/>
        </w:rPr>
      </w:pPr>
      <w:r w:rsidRPr="00D5649B">
        <w:rPr>
          <w:rFonts w:cstheme="minorHAnsi"/>
        </w:rPr>
        <w:t>For managed pasture, rangeland, and grasslands, the methodology is similar to the perennial crop calculations. Root growth and residue biomass allocation must be modified to account for the perennial nature of these crops. Further, because the “straw” is generally the product with perennial crops (i.e., all aboveground biomass is product); the methodology is further adju</w:t>
      </w:r>
      <w:r w:rsidR="007C7C00">
        <w:rPr>
          <w:rFonts w:cstheme="minorHAnsi"/>
        </w:rPr>
        <w:t>sted with straw inputs removed.</w:t>
      </w:r>
    </w:p>
    <w:p w14:paraId="50DDDEE8" w14:textId="09EDAF78" w:rsidR="00AD6646" w:rsidRPr="00D5649B" w:rsidRDefault="00AD6646" w:rsidP="009076DA">
      <w:pPr>
        <w:pStyle w:val="Heading5"/>
      </w:pPr>
      <w:r w:rsidRPr="00D5649B">
        <w:t>Aboveground biomass</w:t>
      </w:r>
    </w:p>
    <w:p w14:paraId="576575A3" w14:textId="2F722765" w:rsidR="000F5762" w:rsidRPr="00D5649B" w:rsidRDefault="000F5762" w:rsidP="002D39E3">
      <w:pPr>
        <w:rPr>
          <w:rFonts w:cstheme="minorHAnsi"/>
          <w:b/>
        </w:rPr>
      </w:pPr>
      <w:r w:rsidRPr="007C7C00">
        <w:rPr>
          <w:rFonts w:cstheme="minorHAnsi"/>
        </w:rPr>
        <w:t>See</w:t>
      </w:r>
      <w:r w:rsidRPr="00D5649B">
        <w:rPr>
          <w:rFonts w:cstheme="minorHAnsi"/>
          <w:b/>
        </w:rPr>
        <w:t xml:space="preserve"> section </w:t>
      </w:r>
      <w:r w:rsidRPr="00D5649B">
        <w:rPr>
          <w:rFonts w:cstheme="minorHAnsi"/>
          <w:b/>
        </w:rPr>
        <w:fldChar w:fldCharType="begin"/>
      </w:r>
      <w:r w:rsidRPr="00D5649B">
        <w:rPr>
          <w:rFonts w:cstheme="minorHAnsi"/>
          <w:b/>
        </w:rPr>
        <w:instrText xml:space="preserve"> REF _Ref101522901 \r \h </w:instrText>
      </w:r>
      <w:r w:rsidR="00692DBC" w:rsidRPr="00D5649B">
        <w:rPr>
          <w:rFonts w:cstheme="minorHAnsi"/>
          <w:b/>
        </w:rPr>
        <w:instrText xml:space="preserve"> \* MERGEFORMAT </w:instrText>
      </w:r>
      <w:r w:rsidRPr="00D5649B">
        <w:rPr>
          <w:rFonts w:cstheme="minorHAnsi"/>
          <w:b/>
        </w:rPr>
      </w:r>
      <w:r w:rsidRPr="00D5649B">
        <w:rPr>
          <w:rFonts w:cstheme="minorHAnsi"/>
          <w:b/>
        </w:rPr>
        <w:fldChar w:fldCharType="separate"/>
      </w:r>
      <w:r w:rsidR="00943163">
        <w:rPr>
          <w:rFonts w:cstheme="minorHAnsi"/>
          <w:b/>
        </w:rPr>
        <w:t>11.3.2</w:t>
      </w:r>
      <w:r w:rsidRPr="00D5649B">
        <w:rPr>
          <w:rFonts w:cstheme="minorHAnsi"/>
          <w:b/>
        </w:rPr>
        <w:fldChar w:fldCharType="end"/>
      </w:r>
      <w:r w:rsidRPr="00D5649B">
        <w:rPr>
          <w:rFonts w:cstheme="minorHAnsi"/>
          <w:b/>
        </w:rPr>
        <w:t xml:space="preserve"> </w:t>
      </w:r>
      <w:r w:rsidRPr="007C7C00">
        <w:rPr>
          <w:rFonts w:cstheme="minorHAnsi"/>
        </w:rPr>
        <w:t xml:space="preserve">for the calculation of </w:t>
      </w:r>
      <w:r w:rsidR="00B7263A" w:rsidRPr="007C7C00">
        <w:rPr>
          <w:rFonts w:cstheme="minorHAnsi"/>
        </w:rPr>
        <w:t xml:space="preserve">C </w:t>
      </w:r>
      <w:r w:rsidRPr="007C7C00">
        <w:rPr>
          <w:rFonts w:cstheme="minorHAnsi"/>
        </w:rPr>
        <w:t>inputs after grazing or haying.</w:t>
      </w:r>
    </w:p>
    <w:p w14:paraId="1692E7F2" w14:textId="527E6E97" w:rsidR="002D39E3" w:rsidRPr="00D5649B" w:rsidRDefault="002D39E3" w:rsidP="002D39E3">
      <w:pPr>
        <w:rPr>
          <w:rFonts w:cstheme="minorHAnsi"/>
          <w:b/>
        </w:rPr>
      </w:pPr>
      <w:r w:rsidRPr="00D5649B">
        <w:rPr>
          <w:rFonts w:cstheme="minorHAnsi"/>
          <w:b/>
        </w:rPr>
        <w:t xml:space="preserve">In all years where no harvest amount is input by the user (it is assumed that growth takes place, but was too little to be harvested), aboveground growth/productivity is still calculated and aboveground return is automatically set to 100%. </w:t>
      </w:r>
    </w:p>
    <w:p w14:paraId="7E714357" w14:textId="64CB302A" w:rsidR="00AD6646" w:rsidRPr="00D5649B" w:rsidRDefault="00AD6646" w:rsidP="00E72511">
      <w:pPr>
        <w:rPr>
          <w:rFonts w:cstheme="minorHAnsi"/>
          <w:b/>
        </w:rPr>
      </w:pPr>
      <w:r w:rsidRPr="00D5649B">
        <w:rPr>
          <w:rFonts w:cstheme="minorHAnsi"/>
          <w:b/>
        </w:rPr>
        <w:t xml:space="preserve">In the first year (t) – including when </w:t>
      </w:r>
      <w:proofErr w:type="spellStart"/>
      <w:r w:rsidRPr="00D5649B">
        <w:rPr>
          <w:rFonts w:cstheme="minorHAnsi"/>
          <w:b/>
        </w:rPr>
        <w:t>underseeded</w:t>
      </w:r>
      <w:proofErr w:type="spellEnd"/>
      <w:r w:rsidRPr="00D5649B">
        <w:rPr>
          <w:rFonts w:cstheme="minorHAnsi"/>
          <w:b/>
        </w:rPr>
        <w:t>:</w:t>
      </w:r>
    </w:p>
    <w:p w14:paraId="581994C9" w14:textId="77777777" w:rsidR="002D39E3" w:rsidRPr="00D5649B" w:rsidRDefault="00AD6646" w:rsidP="002D39E3">
      <w:pPr>
        <w:keepLines/>
        <w:tabs>
          <w:tab w:val="clear" w:pos="9360"/>
          <w:tab w:val="right" w:pos="9810"/>
        </w:tabs>
        <w:rPr>
          <w:rFonts w:cstheme="minorHAnsi"/>
        </w:rPr>
      </w:pPr>
      <w:r w:rsidRPr="00D5649B">
        <w:rPr>
          <w:rFonts w:cstheme="minorHAnsi"/>
        </w:rPr>
        <w:t>If Cp is provided by the user (C</w:t>
      </w:r>
      <w:r w:rsidRPr="00D5649B">
        <w:rPr>
          <w:rFonts w:cstheme="minorHAnsi"/>
          <w:vertAlign w:val="subscript"/>
        </w:rPr>
        <w:t>p(t)</w:t>
      </w:r>
      <w:r w:rsidRPr="00D5649B">
        <w:rPr>
          <w:rFonts w:cstheme="minorHAnsi"/>
        </w:rPr>
        <w:t xml:space="preserve"> &gt; 0)</w:t>
      </w:r>
    </w:p>
    <w:p w14:paraId="03A89199" w14:textId="20A1A45E" w:rsidR="00874CC2" w:rsidRPr="00D5649B" w:rsidRDefault="00000000" w:rsidP="00432439">
      <w:pPr>
        <w:keepLines/>
        <w:tabs>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2D39E3" w:rsidRPr="00D5649B">
        <w:rPr>
          <w:rFonts w:cstheme="minorHAnsi"/>
          <w:color w:val="A6A6A6" w:themeColor="background1" w:themeShade="A6"/>
        </w:rPr>
        <w:tab/>
      </w:r>
      <w:r w:rsidR="00D00209" w:rsidRPr="00D5649B">
        <w:rPr>
          <w:rFonts w:cstheme="minorHAnsi"/>
          <w:color w:val="A6A6A6" w:themeColor="background1" w:themeShade="A6"/>
        </w:rPr>
        <w:tab/>
      </w:r>
      <w:r w:rsidR="00874CC2"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20</w:t>
      </w:r>
      <w:r w:rsidR="001977CC">
        <w:rPr>
          <w:rFonts w:cstheme="minorHAnsi"/>
          <w:b/>
        </w:rPr>
        <w:fldChar w:fldCharType="end"/>
      </w:r>
    </w:p>
    <w:p w14:paraId="2FA15E38" w14:textId="0C609422" w:rsidR="00AD6646" w:rsidRPr="00D5649B" w:rsidRDefault="002D39E3" w:rsidP="00F45AE7">
      <w:pPr>
        <w:keepLines/>
        <w:tabs>
          <w:tab w:val="clear" w:pos="2880"/>
          <w:tab w:val="clear" w:pos="9360"/>
        </w:tabs>
        <w:ind w:left="2835" w:hanging="2835"/>
        <w:rPr>
          <w:rFonts w:cstheme="minorHAnsi"/>
        </w:rPr>
      </w:pPr>
      <w:r w:rsidRPr="00D5649B">
        <w:rPr>
          <w:rFonts w:cstheme="minorHAnsi"/>
        </w:rPr>
        <w:t>w</w:t>
      </w:r>
      <w:r w:rsidR="00AD6646" w:rsidRPr="00D5649B">
        <w:rPr>
          <w:rFonts w:cstheme="minorHAnsi"/>
        </w:rPr>
        <w:t>here</w:t>
      </w:r>
    </w:p>
    <w:p w14:paraId="200E2EF4" w14:textId="1076184E" w:rsidR="00AD6646" w:rsidRPr="00D5649B" w:rsidRDefault="00AD6646" w:rsidP="00F45AE7">
      <w:pPr>
        <w:keepLines/>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sz w:val="20"/>
        </w:rPr>
        <w:tab/>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42B8D66F" w14:textId="1D8F324B"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B8BCB6E" w14:textId="04C3FF9A"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sz w:val="20"/>
        </w:rPr>
        <w:tab/>
        <w:t>Percentage of product yield returned to soil (user override)</w:t>
      </w:r>
    </w:p>
    <w:p w14:paraId="6E31774E" w14:textId="7310272B" w:rsidR="00AD6646" w:rsidRPr="00D5649B" w:rsidRDefault="00AD6646" w:rsidP="00334E49">
      <w:pPr>
        <w:keepLines/>
        <w:tabs>
          <w:tab w:val="left" w:pos="8647"/>
        </w:tabs>
        <w:spacing w:before="0"/>
        <w:rPr>
          <w:rFonts w:cstheme="minorHAnsi"/>
          <w:sz w:val="20"/>
        </w:rPr>
      </w:pPr>
    </w:p>
    <w:p w14:paraId="72D90056" w14:textId="65D00AAE" w:rsidR="00AD6646" w:rsidRPr="00D5649B" w:rsidRDefault="00AD6646" w:rsidP="00334E49">
      <w:pPr>
        <w:keepLines/>
        <w:tabs>
          <w:tab w:val="left" w:pos="8647"/>
        </w:tabs>
        <w:spacing w:before="0"/>
        <w:rPr>
          <w:rFonts w:cstheme="minorHAnsi"/>
        </w:rPr>
      </w:pPr>
      <w:r w:rsidRPr="00D5649B">
        <w:rPr>
          <w:rFonts w:cstheme="minorHAnsi"/>
        </w:rPr>
        <w:t>If Cp is unknown (Cp(t) = 0), but is available in the second year (Cp(t+1) &gt; 0)</w:t>
      </w:r>
    </w:p>
    <w:p w14:paraId="3DBE607A" w14:textId="5D71F1BD" w:rsidR="00AD6646" w:rsidRPr="00D5649B" w:rsidRDefault="00000000" w:rsidP="00432439">
      <w:pPr>
        <w:keepLines/>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AD6646" w:rsidRPr="00D5649B">
        <w:rPr>
          <w:rFonts w:cstheme="minorHAnsi"/>
          <w:color w:val="A6A6A6" w:themeColor="background1" w:themeShade="A6"/>
        </w:rPr>
        <w:t xml:space="preserve"> </w:t>
      </w:r>
      <w:r w:rsidR="00AD6646" w:rsidRPr="00D5649B">
        <w:rPr>
          <w:rFonts w:cstheme="minorHAnsi"/>
          <w:color w:val="A6A6A6" w:themeColor="background1" w:themeShade="A6"/>
        </w:rPr>
        <w:tab/>
      </w:r>
      <w:r w:rsidR="00AD6646"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21</w:t>
      </w:r>
      <w:r w:rsidR="001977CC">
        <w:rPr>
          <w:rFonts w:cstheme="minorHAnsi"/>
          <w:b/>
        </w:rPr>
        <w:fldChar w:fldCharType="end"/>
      </w:r>
    </w:p>
    <w:p w14:paraId="5F8AD0F7" w14:textId="77777777" w:rsidR="00121FEC" w:rsidRPr="00D5649B" w:rsidRDefault="00121FEC" w:rsidP="002D39E3">
      <w:pPr>
        <w:tabs>
          <w:tab w:val="left" w:pos="8647"/>
        </w:tabs>
        <w:spacing w:after="120"/>
        <w:rPr>
          <w:rFonts w:cstheme="minorHAnsi"/>
        </w:rPr>
      </w:pPr>
      <w:r w:rsidRPr="00D5649B">
        <w:rPr>
          <w:rFonts w:cstheme="minorHAnsi"/>
        </w:rPr>
        <w:t>If C</w:t>
      </w:r>
      <w:r w:rsidRPr="00D5649B">
        <w:rPr>
          <w:rFonts w:cstheme="minorHAnsi"/>
          <w:vertAlign w:val="subscript"/>
        </w:rPr>
        <w:t>p</w:t>
      </w:r>
      <w:r w:rsidRPr="00D5649B">
        <w:rPr>
          <w:rFonts w:cstheme="minorHAnsi"/>
        </w:rPr>
        <w:t xml:space="preserve"> is unknown (C</w:t>
      </w:r>
      <w:r w:rsidRPr="00D5649B">
        <w:rPr>
          <w:rFonts w:cstheme="minorHAnsi"/>
          <w:vertAlign w:val="subscript"/>
        </w:rPr>
        <w:t>p(t)</w:t>
      </w:r>
      <w:r w:rsidRPr="00D5649B">
        <w:rPr>
          <w:rFonts w:cstheme="minorHAnsi"/>
        </w:rPr>
        <w:t xml:space="preserve"> = 0), and unknown in the second year (C</w:t>
      </w:r>
      <w:r w:rsidRPr="00D5649B">
        <w:rPr>
          <w:rFonts w:cstheme="minorHAnsi"/>
          <w:vertAlign w:val="subscript"/>
        </w:rPr>
        <w:t>p(t+1)</w:t>
      </w:r>
      <w:r w:rsidRPr="00D5649B">
        <w:rPr>
          <w:rFonts w:cstheme="minorHAnsi"/>
        </w:rPr>
        <w:t>=0)</w:t>
      </w:r>
    </w:p>
    <w:p w14:paraId="126D4DC9" w14:textId="68E11C59" w:rsidR="00121FEC" w:rsidRDefault="00000000" w:rsidP="00312138">
      <w:pPr>
        <w:tabs>
          <w:tab w:val="clear" w:pos="2880"/>
          <w:tab w:val="clear" w:pos="9360"/>
          <w:tab w:val="right" w:pos="9771"/>
        </w:tabs>
        <w:spacing w:after="120"/>
        <w:ind w:left="1134" w:hanging="1134"/>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21FEC" w:rsidRPr="003737BF">
        <w:rPr>
          <w:rFonts w:cstheme="minorHAnsi"/>
          <w:b/>
          <w:color w:val="000000" w:themeColor="text1"/>
        </w:rPr>
        <w:t xml:space="preserve"> </w:t>
      </w:r>
      <w:r w:rsidR="000F6441" w:rsidRPr="003737BF">
        <w:rPr>
          <w:rFonts w:cstheme="minorHAnsi"/>
          <w:b/>
          <w:color w:val="000000" w:themeColor="text1"/>
        </w:rPr>
        <w:tab/>
      </w:r>
      <w:r w:rsidR="00121FEC" w:rsidRPr="003737BF">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22</w:t>
      </w:r>
      <w:r w:rsidR="001977CC">
        <w:rPr>
          <w:rFonts w:cstheme="minorHAnsi"/>
          <w:b/>
        </w:rPr>
        <w:fldChar w:fldCharType="end"/>
      </w:r>
    </w:p>
    <w:p w14:paraId="4A97CA3B" w14:textId="0E0D0A17" w:rsidR="004F291D" w:rsidRPr="004F291D" w:rsidRDefault="004F291D" w:rsidP="004F291D">
      <w:pPr>
        <w:tabs>
          <w:tab w:val="clear" w:pos="2880"/>
          <w:tab w:val="clear" w:pos="9360"/>
          <w:tab w:val="right" w:pos="9771"/>
        </w:tabs>
        <w:spacing w:after="120"/>
        <w:ind w:left="1134" w:hanging="1134"/>
        <w:jc w:val="right"/>
        <w:rPr>
          <w:rFonts w:cstheme="minorHAnsi"/>
          <w:bCs/>
          <w:sz w:val="20"/>
        </w:rPr>
      </w:pPr>
      <w:r w:rsidRPr="004F291D">
        <w:rPr>
          <w:rFonts w:cstheme="minorHAnsi"/>
          <w:bCs/>
          <w:sz w:val="20"/>
        </w:rPr>
        <w:t>Thorpe (2011)</w:t>
      </w:r>
    </w:p>
    <w:p w14:paraId="521176D4" w14:textId="5F68B671" w:rsidR="009C074D" w:rsidRPr="00D5649B" w:rsidRDefault="00000000" w:rsidP="000B2833">
      <w:pPr>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oMath>
      <w:r w:rsidR="009C074D" w:rsidRPr="00D5649B">
        <w:rPr>
          <w:rFonts w:cstheme="minorHAnsi"/>
          <w:color w:val="A6A6A6" w:themeColor="background1" w:themeShade="A6"/>
        </w:rPr>
        <w:t xml:space="preserve"> </w:t>
      </w:r>
      <w:r w:rsidR="009C074D" w:rsidRPr="00D5649B">
        <w:rPr>
          <w:rFonts w:cstheme="minorHAnsi"/>
          <w:color w:val="A6A6A6" w:themeColor="background1" w:themeShade="A6"/>
        </w:rPr>
        <w:tab/>
      </w:r>
      <w:r w:rsidR="009C074D"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23</w:t>
      </w:r>
      <w:r w:rsidR="001977CC">
        <w:rPr>
          <w:rFonts w:cstheme="minorHAnsi"/>
          <w:b/>
        </w:rPr>
        <w:fldChar w:fldCharType="end"/>
      </w:r>
    </w:p>
    <w:p w14:paraId="064DC069" w14:textId="0B80D347" w:rsidR="00121FEC" w:rsidRPr="00D5649B" w:rsidRDefault="00000000" w:rsidP="000B2833">
      <w:pPr>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121FEC"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24</w:t>
      </w:r>
      <w:r w:rsidR="001977CC">
        <w:rPr>
          <w:rFonts w:cstheme="minorHAnsi"/>
          <w:b/>
        </w:rPr>
        <w:fldChar w:fldCharType="end"/>
      </w:r>
    </w:p>
    <w:p w14:paraId="6FDB2BF2" w14:textId="5D4EB6B7" w:rsidR="00121FEC" w:rsidRPr="00D5649B" w:rsidRDefault="00000000" w:rsidP="000B2833">
      <w:pPr>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121FEC"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25</w:t>
      </w:r>
      <w:r w:rsidR="001977CC">
        <w:rPr>
          <w:rFonts w:cstheme="minorHAnsi"/>
          <w:b/>
        </w:rPr>
        <w:fldChar w:fldCharType="end"/>
      </w:r>
    </w:p>
    <w:p w14:paraId="4631DEC5"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023C0F26" w14:textId="1989257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lastRenderedPageBreak/>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51DE7A4" w14:textId="3D6E0A63"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74C5951" w14:textId="4191437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70B67FE" w14:textId="77777777"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1BA166F3" w14:textId="4747B0AF"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w:t>
      </w:r>
      <w:r w:rsidRPr="00D5649B">
        <w:rPr>
          <w:rFonts w:cstheme="minorHAnsi"/>
          <w:sz w:val="20"/>
        </w:rPr>
        <w:tab/>
      </w:r>
      <w:r w:rsidR="00121D37">
        <w:rPr>
          <w:rFonts w:cstheme="minorHAnsi"/>
          <w:sz w:val="20"/>
        </w:rPr>
        <w:t>A</w:t>
      </w:r>
      <w:r w:rsidRPr="00D5649B">
        <w:rPr>
          <w:rFonts w:cstheme="minorHAnsi"/>
          <w:sz w:val="20"/>
        </w:rPr>
        <w:t>nnual precipitation</w:t>
      </w:r>
    </w:p>
    <w:p w14:paraId="19F72C6E" w14:textId="15109CD4"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121D37">
        <w:rPr>
          <w:rFonts w:cstheme="minorHAnsi"/>
          <w:sz w:val="20"/>
        </w:rPr>
        <w:t>A</w:t>
      </w:r>
      <w:r w:rsidRPr="00D5649B">
        <w:rPr>
          <w:rFonts w:cstheme="minorHAnsi"/>
          <w:sz w:val="20"/>
        </w:rPr>
        <w:t>nnual potential evapotranspiration</w:t>
      </w:r>
    </w:p>
    <w:p w14:paraId="3A703B9F" w14:textId="1DB65ACF"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121D37">
        <w:rPr>
          <w:rFonts w:cstheme="minorHAnsi"/>
          <w:sz w:val="20"/>
        </w:rPr>
        <w:t>P</w:t>
      </w:r>
      <w:r w:rsidRPr="00D5649B">
        <w:rPr>
          <w:rFonts w:cstheme="minorHAnsi"/>
          <w:sz w:val="20"/>
        </w:rPr>
        <w:t>roportion of</w:t>
      </w:r>
      <w:r w:rsidR="00121D37">
        <w:rPr>
          <w:rFonts w:cstheme="minorHAnsi"/>
          <w:sz w:val="20"/>
        </w:rPr>
        <w:t xml:space="preserve"> annual</w:t>
      </w:r>
      <w:r w:rsidRPr="00D5649B">
        <w:rPr>
          <w:rFonts w:cstheme="minorHAnsi"/>
          <w:sz w:val="20"/>
        </w:rPr>
        <w:t xml:space="preserve"> precipitation falling in May through Sept </w:t>
      </w:r>
    </w:p>
    <w:p w14:paraId="7EAC1D6C"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b/>
          <w:color w:val="000000" w:themeColor="text1"/>
        </w:rPr>
        <w:t>In the following years (t&gt;1):</w:t>
      </w:r>
    </w:p>
    <w:p w14:paraId="2BF1B032"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rPr>
        <w:t>If Cp is unknown in any year but the first (C</w:t>
      </w:r>
      <w:r w:rsidRPr="00D5649B">
        <w:rPr>
          <w:rFonts w:cstheme="minorHAnsi"/>
          <w:vertAlign w:val="subscript"/>
        </w:rPr>
        <w:t>p(t&gt;1)</w:t>
      </w:r>
      <w:r w:rsidRPr="00D5649B">
        <w:rPr>
          <w:rFonts w:cstheme="minorHAnsi"/>
        </w:rPr>
        <w:t xml:space="preserve"> = 0)</w:t>
      </w:r>
    </w:p>
    <w:p w14:paraId="351A6CB6" w14:textId="64EDEADA" w:rsidR="00121FEC" w:rsidRPr="00D5649B" w:rsidRDefault="00000000" w:rsidP="000B2833">
      <w:pPr>
        <w:keepNext/>
        <w:tabs>
          <w:tab w:val="clear" w:pos="2880"/>
          <w:tab w:val="clear" w:pos="9360"/>
          <w:tab w:val="right" w:pos="9781"/>
        </w:tabs>
        <w:spacing w:after="120"/>
        <w:ind w:left="1134" w:hanging="1134"/>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t&gt;1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D3115E" w:rsidRPr="003737BF">
        <w:rPr>
          <w:rFonts w:cstheme="minorHAnsi"/>
          <w:b/>
          <w:color w:val="000000" w:themeColor="text1"/>
        </w:rPr>
        <w:t xml:space="preserve"> </w:t>
      </w:r>
      <w:r w:rsidR="00312138" w:rsidRPr="003737BF">
        <w:rPr>
          <w:rFonts w:cstheme="minorHAnsi"/>
          <w:b/>
        </w:rPr>
        <w:tab/>
      </w:r>
      <w:r w:rsidR="00334E49" w:rsidRPr="003737BF">
        <w:rPr>
          <w:rFonts w:cstheme="minorHAnsi"/>
          <w:b/>
        </w:rPr>
        <w:t>Eq.</w:t>
      </w:r>
      <w:r w:rsidR="00334E49" w:rsidRPr="00D5649B">
        <w:rPr>
          <w:rFonts w:cstheme="minorHAnsi"/>
          <w:b/>
        </w:rPr>
        <w:t xml:space="preserve">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26</w:t>
      </w:r>
      <w:r w:rsidR="001977CC">
        <w:rPr>
          <w:rFonts w:cstheme="minorHAnsi"/>
          <w:b/>
        </w:rPr>
        <w:fldChar w:fldCharType="end"/>
      </w:r>
    </w:p>
    <w:p w14:paraId="51C94960" w14:textId="6962851E" w:rsidR="00121FEC" w:rsidRPr="00D5649B" w:rsidRDefault="00000000" w:rsidP="00786020">
      <w:pPr>
        <w:keepNext/>
        <w:tabs>
          <w:tab w:val="clear" w:pos="2880"/>
          <w:tab w:val="clear" w:pos="936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ptoSoil(t&gt;1)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P(t&gt;1)</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b/>
          <w:color w:val="000000" w:themeColor="text1"/>
        </w:rPr>
        <w:t xml:space="preserve"> </w:t>
      </w:r>
      <w:r w:rsidR="00121FEC" w:rsidRPr="00D5649B">
        <w:rPr>
          <w:rFonts w:cstheme="minorHAnsi"/>
          <w:b/>
          <w:color w:val="000000" w:themeColor="text1"/>
        </w:rPr>
        <w:tab/>
      </w:r>
      <w:r w:rsidR="00334E4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27</w:t>
      </w:r>
      <w:r w:rsidR="001977CC">
        <w:rPr>
          <w:rFonts w:cstheme="minorHAnsi"/>
          <w:b/>
        </w:rPr>
        <w:fldChar w:fldCharType="end"/>
      </w:r>
    </w:p>
    <w:p w14:paraId="3210B7C0"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46660C5A" w14:textId="0AA78FCE"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3F4BD19" w14:textId="59448AA1"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6F075134" w14:textId="3587368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06C33207" w14:textId="77777777"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0962ED05" w14:textId="1F44A6E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w:t>
      </w:r>
      <w:r w:rsidRPr="00D5649B">
        <w:rPr>
          <w:rFonts w:cstheme="minorHAnsi"/>
          <w:sz w:val="20"/>
        </w:rPr>
        <w:tab/>
      </w:r>
      <w:r w:rsidR="00866B3E">
        <w:rPr>
          <w:rFonts w:cstheme="minorHAnsi"/>
          <w:sz w:val="20"/>
        </w:rPr>
        <w:t>A</w:t>
      </w:r>
      <w:r w:rsidRPr="00D5649B">
        <w:rPr>
          <w:rFonts w:cstheme="minorHAnsi"/>
          <w:sz w:val="20"/>
        </w:rPr>
        <w:t>nnual precipitation</w:t>
      </w:r>
    </w:p>
    <w:p w14:paraId="332B8E51" w14:textId="27C4949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866B3E">
        <w:rPr>
          <w:rFonts w:cstheme="minorHAnsi"/>
          <w:sz w:val="20"/>
        </w:rPr>
        <w:t>A</w:t>
      </w:r>
      <w:r w:rsidRPr="00D5649B">
        <w:rPr>
          <w:rFonts w:cstheme="minorHAnsi"/>
          <w:sz w:val="20"/>
        </w:rPr>
        <w:t>nnual potential evapotranspiration</w:t>
      </w:r>
    </w:p>
    <w:p w14:paraId="7F422DAE" w14:textId="3B841036" w:rsidR="00AD6646" w:rsidRPr="00F45AE7"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866B3E">
        <w:rPr>
          <w:rFonts w:cstheme="minorHAnsi"/>
          <w:sz w:val="20"/>
        </w:rPr>
        <w:t>P</w:t>
      </w:r>
      <w:r w:rsidRPr="00D5649B">
        <w:rPr>
          <w:rFonts w:cstheme="minorHAnsi"/>
          <w:sz w:val="20"/>
        </w:rPr>
        <w:t xml:space="preserve">roportion of </w:t>
      </w:r>
      <w:r w:rsidR="00121D37">
        <w:rPr>
          <w:rFonts w:cstheme="minorHAnsi"/>
          <w:sz w:val="20"/>
        </w:rPr>
        <w:t xml:space="preserve">annual </w:t>
      </w:r>
      <w:r w:rsidRPr="00D5649B">
        <w:rPr>
          <w:rFonts w:cstheme="minorHAnsi"/>
          <w:sz w:val="20"/>
        </w:rPr>
        <w:t>precipitati</w:t>
      </w:r>
      <w:r w:rsidR="00F45AE7">
        <w:rPr>
          <w:rFonts w:cstheme="minorHAnsi"/>
          <w:sz w:val="20"/>
        </w:rPr>
        <w:t xml:space="preserve">on falling in May through Sept </w:t>
      </w:r>
    </w:p>
    <w:p w14:paraId="236C3581" w14:textId="5DB970CD" w:rsidR="00AD6646" w:rsidRPr="00D5649B" w:rsidRDefault="00121FEC" w:rsidP="009076DA">
      <w:pPr>
        <w:pStyle w:val="Heading5"/>
      </w:pPr>
      <w:r w:rsidRPr="00D5649B">
        <w:t>Belowground biomass</w:t>
      </w:r>
    </w:p>
    <w:p w14:paraId="5D9230F5" w14:textId="5747FB9F" w:rsidR="00121FEC" w:rsidRPr="00D5649B" w:rsidRDefault="00121FEC" w:rsidP="00121FEC">
      <w:pPr>
        <w:keepNext/>
        <w:tabs>
          <w:tab w:val="left" w:pos="8647"/>
        </w:tabs>
        <w:spacing w:after="120"/>
        <w:rPr>
          <w:rFonts w:cstheme="minorHAnsi"/>
          <w:b/>
          <w:color w:val="000000" w:themeColor="text1"/>
        </w:rPr>
      </w:pPr>
      <w:bookmarkStart w:id="126" w:name="_Hlk150180615"/>
      <w:r w:rsidRPr="00D5649B">
        <w:rPr>
          <w:rFonts w:cstheme="minorHAnsi"/>
          <w:b/>
          <w:color w:val="000000" w:themeColor="text1"/>
        </w:rPr>
        <w:t xml:space="preserve">In the first </w:t>
      </w:r>
      <w:r w:rsidRPr="009E6259">
        <w:rPr>
          <w:rFonts w:cstheme="minorHAnsi"/>
          <w:b/>
          <w:color w:val="000000" w:themeColor="text1"/>
        </w:rPr>
        <w:t>year</w:t>
      </w:r>
      <w:r w:rsidR="0006279B" w:rsidRPr="009E6259">
        <w:rPr>
          <w:rFonts w:cstheme="minorHAnsi"/>
          <w:b/>
          <w:color w:val="000000" w:themeColor="text1"/>
        </w:rPr>
        <w:t>/</w:t>
      </w:r>
      <w:r w:rsidR="009E6259" w:rsidRPr="009E6259">
        <w:rPr>
          <w:rFonts w:cstheme="minorHAnsi"/>
          <w:b/>
          <w:color w:val="000000" w:themeColor="text1"/>
        </w:rPr>
        <w:t>seeding</w:t>
      </w:r>
      <w:r w:rsidR="0006279B" w:rsidRPr="009E6259">
        <w:rPr>
          <w:rFonts w:cstheme="minorHAnsi"/>
          <w:b/>
          <w:color w:val="000000" w:themeColor="text1"/>
        </w:rPr>
        <w:t xml:space="preserve"> year</w:t>
      </w:r>
      <w:r w:rsidRPr="009E6259">
        <w:rPr>
          <w:rFonts w:cstheme="minorHAnsi"/>
          <w:b/>
          <w:color w:val="000000" w:themeColor="text1"/>
        </w:rPr>
        <w:t xml:space="preserve"> (t</w:t>
      </w:r>
      <w:r w:rsidRPr="00D5649B">
        <w:rPr>
          <w:rFonts w:cstheme="minorHAnsi"/>
          <w:b/>
          <w:color w:val="000000" w:themeColor="text1"/>
        </w:rPr>
        <w:t>)</w:t>
      </w:r>
      <w:r w:rsidR="0006279B">
        <w:rPr>
          <w:rFonts w:cstheme="minorHAnsi"/>
          <w:b/>
          <w:color w:val="000000" w:themeColor="text1"/>
        </w:rPr>
        <w:t>:</w:t>
      </w:r>
    </w:p>
    <w:p w14:paraId="4C6D1945" w14:textId="33566BF9" w:rsidR="00121FEC" w:rsidRPr="00D5649B" w:rsidRDefault="00000000" w:rsidP="00786020">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bookmarkEnd w:id="126"/>
      <w:r w:rsidR="00334E4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28</w:t>
      </w:r>
      <w:r w:rsidR="001977CC">
        <w:rPr>
          <w:rFonts w:cstheme="minorHAnsi"/>
          <w:b/>
        </w:rPr>
        <w:fldChar w:fldCharType="end"/>
      </w:r>
    </w:p>
    <w:p w14:paraId="106F45FC" w14:textId="6FA223A7" w:rsidR="00121FEC" w:rsidRPr="00D5649B" w:rsidRDefault="00000000" w:rsidP="00786020">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334E49"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29</w:t>
      </w:r>
      <w:r w:rsidR="001977CC">
        <w:rPr>
          <w:rFonts w:cstheme="minorHAnsi"/>
          <w:b/>
        </w:rPr>
        <w:fldChar w:fldCharType="end"/>
      </w:r>
    </w:p>
    <w:p w14:paraId="17DC86D4" w14:textId="77777777" w:rsidR="00121FEC" w:rsidRPr="00D5649B" w:rsidRDefault="00121FEC" w:rsidP="00F45AE7">
      <w:pPr>
        <w:tabs>
          <w:tab w:val="clear" w:pos="2880"/>
          <w:tab w:val="clear" w:pos="9360"/>
        </w:tabs>
        <w:spacing w:before="0"/>
        <w:ind w:left="2835" w:hanging="2835"/>
        <w:rPr>
          <w:rFonts w:cstheme="minorHAnsi"/>
          <w:sz w:val="20"/>
        </w:rPr>
      </w:pPr>
      <w:bookmarkStart w:id="127" w:name="_Hlk150180625"/>
      <w:r w:rsidRPr="00D5649B">
        <w:rPr>
          <w:rFonts w:cstheme="minorHAnsi"/>
          <w:sz w:val="20"/>
        </w:rPr>
        <w:t>where</w:t>
      </w:r>
    </w:p>
    <w:p w14:paraId="022D21ED" w14:textId="546EAE6C"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187B2956" w14:textId="35265807" w:rsidR="00121FEC" w:rsidRPr="009C3E02" w:rsidRDefault="00121FEC" w:rsidP="00F45AE7">
      <w:pPr>
        <w:tabs>
          <w:tab w:val="clear" w:pos="2880"/>
          <w:tab w:val="clear" w:pos="9360"/>
        </w:tabs>
        <w:spacing w:before="0"/>
        <w:ind w:left="2835" w:hanging="2835"/>
        <w:rPr>
          <w:rFonts w:cstheme="minorHAnsi"/>
          <w:sz w:val="20"/>
        </w:rPr>
      </w:pPr>
      <w:r w:rsidRPr="009C3E02">
        <w:rPr>
          <w:rFonts w:cstheme="minorHAnsi"/>
          <w:i/>
          <w:sz w:val="20"/>
        </w:rPr>
        <w:t>R</w:t>
      </w:r>
      <w:r w:rsidRPr="009C3E02">
        <w:rPr>
          <w:rFonts w:cstheme="minorHAnsi"/>
          <w:i/>
          <w:sz w:val="20"/>
          <w:vertAlign w:val="subscript"/>
        </w:rPr>
        <w:t>p</w:t>
      </w:r>
      <w:r w:rsidRPr="009C3E02">
        <w:rPr>
          <w:rFonts w:cstheme="minorHAnsi"/>
          <w:i/>
          <w:sz w:val="20"/>
          <w:vertAlign w:val="subscript"/>
        </w:rPr>
        <w:tab/>
      </w:r>
      <w:r w:rsidRPr="009C3E02">
        <w:rPr>
          <w:rFonts w:cstheme="minorHAnsi"/>
          <w:sz w:val="20"/>
        </w:rPr>
        <w:t>Relative biomass allocation coefficient for product (</w:t>
      </w:r>
      <w:r w:rsidRPr="009C3E02">
        <w:rPr>
          <w:rFonts w:cstheme="minorHAnsi"/>
          <w:b/>
          <w:sz w:val="20"/>
        </w:rPr>
        <w:fldChar w:fldCharType="begin"/>
      </w:r>
      <w:r w:rsidRPr="009C3E02">
        <w:rPr>
          <w:rFonts w:cstheme="minorHAnsi"/>
          <w:b/>
          <w:sz w:val="20"/>
        </w:rPr>
        <w:instrText xml:space="preserve"> REF _Ref488329024 \h  \* MERGEFORMAT </w:instrText>
      </w:r>
      <w:r w:rsidRPr="009C3E02">
        <w:rPr>
          <w:rFonts w:cstheme="minorHAnsi"/>
          <w:b/>
          <w:sz w:val="20"/>
        </w:rPr>
      </w:r>
      <w:r w:rsidRPr="009C3E02">
        <w:rPr>
          <w:rFonts w:cstheme="minorHAnsi"/>
          <w:b/>
          <w:sz w:val="20"/>
        </w:rPr>
        <w:fldChar w:fldCharType="separate"/>
      </w:r>
      <w:r w:rsidR="00576F3F" w:rsidRPr="009C3E02">
        <w:rPr>
          <w:rFonts w:cstheme="minorHAnsi"/>
          <w:b/>
          <w:sz w:val="20"/>
        </w:rPr>
        <w:t>Table 7</w:t>
      </w:r>
      <w:r w:rsidRPr="009C3E02">
        <w:rPr>
          <w:rFonts w:cstheme="minorHAnsi"/>
          <w:b/>
          <w:sz w:val="20"/>
        </w:rPr>
        <w:fldChar w:fldCharType="end"/>
      </w:r>
      <w:r w:rsidRPr="009C3E02">
        <w:rPr>
          <w:rFonts w:cstheme="minorHAnsi"/>
          <w:sz w:val="20"/>
        </w:rPr>
        <w:t>)</w:t>
      </w:r>
    </w:p>
    <w:p w14:paraId="47ED907A" w14:textId="16487D82" w:rsidR="00121FEC" w:rsidRPr="00D5649B" w:rsidRDefault="00121FEC" w:rsidP="00F45AE7">
      <w:pPr>
        <w:tabs>
          <w:tab w:val="clear" w:pos="2880"/>
          <w:tab w:val="clear" w:pos="9360"/>
        </w:tabs>
        <w:spacing w:before="0"/>
        <w:ind w:left="2835" w:hanging="2835"/>
        <w:rPr>
          <w:rFonts w:cstheme="minorHAnsi"/>
          <w:sz w:val="20"/>
        </w:rPr>
      </w:pPr>
      <w:r w:rsidRPr="009C3E02">
        <w:rPr>
          <w:rFonts w:cstheme="minorHAnsi"/>
          <w:i/>
          <w:sz w:val="20"/>
        </w:rPr>
        <w:t>C</w:t>
      </w:r>
      <w:r w:rsidRPr="009C3E02">
        <w:rPr>
          <w:rFonts w:cstheme="minorHAnsi"/>
          <w:i/>
          <w:sz w:val="20"/>
          <w:vertAlign w:val="subscript"/>
        </w:rPr>
        <w:t>r</w:t>
      </w:r>
      <w:r w:rsidRPr="009C3E02">
        <w:rPr>
          <w:rFonts w:cstheme="minorHAnsi"/>
          <w:sz w:val="20"/>
        </w:rPr>
        <w:tab/>
      </w:r>
      <w:r w:rsidR="00866B3E" w:rsidRPr="009C3E02">
        <w:rPr>
          <w:rFonts w:cstheme="minorHAnsi"/>
          <w:sz w:val="20"/>
        </w:rPr>
        <w:t>C</w:t>
      </w:r>
      <w:r w:rsidR="00866B3E" w:rsidRPr="009C3E02" w:rsidDel="00866B3E">
        <w:rPr>
          <w:rFonts w:cstheme="minorHAnsi"/>
          <w:sz w:val="20"/>
        </w:rPr>
        <w:t xml:space="preserve"> </w:t>
      </w:r>
      <w:r w:rsidRPr="009C3E02">
        <w:rPr>
          <w:rFonts w:cstheme="minorHAnsi"/>
          <w:sz w:val="20"/>
        </w:rPr>
        <w:t>input from roots (kg ha</w:t>
      </w:r>
      <w:r w:rsidRPr="009C3E02">
        <w:rPr>
          <w:rFonts w:cstheme="minorHAnsi"/>
          <w:sz w:val="20"/>
          <w:vertAlign w:val="superscript"/>
        </w:rPr>
        <w:t>-1</w:t>
      </w:r>
      <w:r w:rsidRPr="009C3E02">
        <w:rPr>
          <w:rFonts w:cstheme="minorHAnsi"/>
          <w:sz w:val="20"/>
        </w:rPr>
        <w:t>)</w:t>
      </w:r>
      <w:r w:rsidR="00FD1183" w:rsidRPr="009C3E02">
        <w:rPr>
          <w:rFonts w:cstheme="minorHAnsi"/>
          <w:sz w:val="20"/>
        </w:rPr>
        <w:t xml:space="preserve">; </w:t>
      </w:r>
      <w:r w:rsidR="00FD1183" w:rsidRPr="009C3E02">
        <w:rPr>
          <w:rFonts w:cstheme="minorHAnsi"/>
          <w:i/>
          <w:iCs/>
          <w:sz w:val="20"/>
        </w:rPr>
        <w:t>C</w:t>
      </w:r>
      <w:r w:rsidR="00FD1183" w:rsidRPr="009C3E02">
        <w:rPr>
          <w:rFonts w:cstheme="minorHAnsi"/>
          <w:i/>
          <w:iCs/>
          <w:sz w:val="20"/>
          <w:vertAlign w:val="subscript"/>
        </w:rPr>
        <w:t>r</w:t>
      </w:r>
      <w:r w:rsidR="00FD1183" w:rsidRPr="009C3E02">
        <w:rPr>
          <w:rFonts w:cstheme="minorHAnsi"/>
          <w:sz w:val="20"/>
        </w:rPr>
        <w:t xml:space="preserve"> must be equal to or greater than 450 kg ha</w:t>
      </w:r>
      <w:r w:rsidR="00FD1183" w:rsidRPr="009C3E02">
        <w:rPr>
          <w:rFonts w:cstheme="minorHAnsi"/>
          <w:sz w:val="20"/>
          <w:vertAlign w:val="superscript"/>
        </w:rPr>
        <w:t>-1</w:t>
      </w:r>
      <w:r w:rsidR="00FD1183" w:rsidRPr="009C3E02">
        <w:rPr>
          <w:rFonts w:cstheme="minorHAnsi"/>
          <w:sz w:val="20"/>
        </w:rPr>
        <w:t xml:space="preserve"> year</w:t>
      </w:r>
      <w:r w:rsidR="00FD1183" w:rsidRPr="009C3E02">
        <w:rPr>
          <w:rFonts w:cstheme="minorHAnsi"/>
          <w:sz w:val="20"/>
          <w:vertAlign w:val="superscript"/>
        </w:rPr>
        <w:t>-1</w:t>
      </w:r>
      <w:r w:rsidR="00FD1183" w:rsidRPr="009C3E02">
        <w:rPr>
          <w:rFonts w:cstheme="minorHAnsi"/>
          <w:sz w:val="20"/>
        </w:rPr>
        <w:t xml:space="preserve"> (i.e., root biomass must be equal to or greater than 1,000 kg DM ha</w:t>
      </w:r>
      <w:r w:rsidR="00FD1183" w:rsidRPr="009C3E02">
        <w:rPr>
          <w:rFonts w:cstheme="minorHAnsi"/>
          <w:sz w:val="20"/>
          <w:vertAlign w:val="superscript"/>
        </w:rPr>
        <w:t>-1</w:t>
      </w:r>
      <w:r w:rsidR="00FD1183" w:rsidRPr="009C3E02">
        <w:rPr>
          <w:rFonts w:cstheme="minorHAnsi"/>
          <w:sz w:val="20"/>
        </w:rPr>
        <w:t xml:space="preserve"> yr</w:t>
      </w:r>
      <w:r w:rsidR="00FD1183" w:rsidRPr="009C3E02">
        <w:rPr>
          <w:rFonts w:cstheme="minorHAnsi"/>
          <w:sz w:val="20"/>
          <w:vertAlign w:val="superscript"/>
        </w:rPr>
        <w:t>-1</w:t>
      </w:r>
      <w:r w:rsidR="00FD1183" w:rsidRPr="009C3E02">
        <w:rPr>
          <w:rFonts w:cstheme="minorHAnsi"/>
          <w:sz w:val="20"/>
        </w:rPr>
        <w:t>)</w:t>
      </w:r>
    </w:p>
    <w:p w14:paraId="7FCC66B1" w14:textId="2D31D76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5F8C945A" w14:textId="6ACA091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per year</w:t>
      </w:r>
    </w:p>
    <w:p w14:paraId="2F242ADF" w14:textId="6C20A27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98D6F40" w14:textId="3B069816"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w:t>
      </w:r>
      <w:bookmarkEnd w:id="127"/>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61F1B39A" w14:textId="2F24C775" w:rsidR="00121FEC" w:rsidRPr="00F7032C" w:rsidRDefault="00121FEC" w:rsidP="00121FEC">
      <w:pPr>
        <w:keepNext/>
        <w:tabs>
          <w:tab w:val="left" w:pos="8647"/>
        </w:tabs>
        <w:spacing w:after="120"/>
        <w:rPr>
          <w:rFonts w:cstheme="minorHAnsi"/>
          <w:b/>
          <w:color w:val="000000" w:themeColor="text1"/>
        </w:rPr>
      </w:pPr>
      <w:bookmarkStart w:id="128" w:name="_Hlk144210115"/>
      <w:r w:rsidRPr="00F7032C">
        <w:rPr>
          <w:rFonts w:cstheme="minorHAnsi"/>
          <w:b/>
          <w:color w:val="000000" w:themeColor="text1"/>
        </w:rPr>
        <w:lastRenderedPageBreak/>
        <w:t xml:space="preserve">In </w:t>
      </w:r>
      <w:r w:rsidR="0006279B" w:rsidRPr="00F7032C">
        <w:rPr>
          <w:rFonts w:cstheme="minorHAnsi"/>
          <w:b/>
          <w:color w:val="000000" w:themeColor="text1"/>
        </w:rPr>
        <w:t xml:space="preserve">years </w:t>
      </w:r>
      <w:r w:rsidRPr="00F7032C">
        <w:rPr>
          <w:rFonts w:cstheme="minorHAnsi"/>
          <w:b/>
          <w:color w:val="000000" w:themeColor="text1"/>
        </w:rPr>
        <w:t>t</w:t>
      </w:r>
      <w:r w:rsidR="00FD1183" w:rsidRPr="00F7032C">
        <w:rPr>
          <w:rFonts w:cstheme="minorHAnsi"/>
          <w:b/>
          <w:color w:val="000000" w:themeColor="text1"/>
        </w:rPr>
        <w:t>=2 to t=5 (inclusive)</w:t>
      </w:r>
      <w:r w:rsidR="0006279B" w:rsidRPr="00F7032C">
        <w:rPr>
          <w:rFonts w:cstheme="minorHAnsi"/>
          <w:b/>
          <w:color w:val="000000" w:themeColor="text1"/>
        </w:rPr>
        <w:t>:</w:t>
      </w:r>
    </w:p>
    <w:bookmarkEnd w:id="128"/>
    <w:p w14:paraId="1084147B" w14:textId="5A680DA2" w:rsidR="00121FEC" w:rsidRPr="00F7032C" w:rsidRDefault="00000000" w:rsidP="00786020">
      <w:pPr>
        <w:keepNext/>
        <w:tabs>
          <w:tab w:val="clear" w:pos="2880"/>
          <w:tab w:val="clear" w:pos="936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Percent</m:t>
                </m:r>
              </m:e>
              <m:sub>
                <m:r>
                  <m:rPr>
                    <m:sty m:val="bi"/>
                  </m:rPr>
                  <w:rPr>
                    <w:rFonts w:ascii="Cambria Math" w:hAnsi="Cambria Math" w:cstheme="minorHAnsi"/>
                    <w:color w:val="000000" w:themeColor="text1"/>
                  </w:rPr>
                  <m:t>rootincrease</m:t>
                </m:r>
              </m:sub>
            </m:sSub>
          </m:num>
          <m:den>
            <m:r>
              <m:rPr>
                <m:sty m:val="bi"/>
              </m:rPr>
              <w:rPr>
                <w:rFonts w:ascii="Cambria Math" w:hAnsi="Cambria Math" w:cstheme="minorHAnsi"/>
                <w:color w:val="000000" w:themeColor="text1"/>
              </w:rPr>
              <m:t>100</m:t>
            </m:r>
          </m:den>
        </m:f>
        <m:r>
          <m:rPr>
            <m:sty m:val="bi"/>
          </m:rPr>
          <w:rPr>
            <w:rFonts w:ascii="Cambria Math" w:hAnsi="Cambria Math" w:cstheme="minorHAnsi"/>
            <w:color w:val="000000" w:themeColor="text1"/>
          </w:rPr>
          <m:t>)</m:t>
        </m:r>
      </m:oMath>
      <w:r w:rsidR="00121FEC" w:rsidRPr="00F7032C">
        <w:rPr>
          <w:rFonts w:cstheme="minorHAnsi"/>
          <w:color w:val="A6A6A6" w:themeColor="background1" w:themeShade="A6"/>
        </w:rPr>
        <w:t xml:space="preserve"> </w:t>
      </w:r>
      <w:r w:rsidR="00121FEC" w:rsidRPr="00F7032C">
        <w:rPr>
          <w:rFonts w:cstheme="minorHAnsi"/>
          <w:color w:val="A6A6A6" w:themeColor="background1" w:themeShade="A6"/>
        </w:rPr>
        <w:tab/>
      </w:r>
      <w:r w:rsidR="00121FEC" w:rsidRPr="00F7032C">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sidRPr="001977CC">
        <w:rPr>
          <w:rFonts w:cstheme="minorHAnsi"/>
          <w:b/>
          <w:noProof/>
          <w:lang w:val="fr-CA"/>
        </w:rPr>
        <w:t>2.1.2</w:t>
      </w:r>
      <w:r w:rsidR="001977CC">
        <w:rPr>
          <w:rFonts w:cstheme="minorHAnsi"/>
          <w:b/>
        </w:rPr>
        <w:fldChar w:fldCharType="end"/>
      </w:r>
      <w:r w:rsidR="001977CC" w:rsidRPr="001977CC">
        <w:rPr>
          <w:rFonts w:cstheme="minorHAnsi"/>
          <w:b/>
          <w:lang w:val="fr-CA"/>
        </w:rPr>
        <w:noBreakHyphen/>
      </w:r>
      <w:r w:rsidR="001977CC">
        <w:rPr>
          <w:rFonts w:cstheme="minorHAnsi"/>
          <w:b/>
        </w:rPr>
        <w:fldChar w:fldCharType="begin"/>
      </w:r>
      <w:r w:rsidR="001977CC" w:rsidRPr="001977CC">
        <w:rPr>
          <w:rFonts w:cstheme="minorHAnsi"/>
          <w:b/>
          <w:lang w:val="fr-CA"/>
        </w:rPr>
        <w:instrText xml:space="preserve"> SEQ Eq. \* ARABIC \s 3 </w:instrText>
      </w:r>
      <w:r w:rsidR="001977CC">
        <w:rPr>
          <w:rFonts w:cstheme="minorHAnsi"/>
          <w:b/>
        </w:rPr>
        <w:fldChar w:fldCharType="separate"/>
      </w:r>
      <w:r w:rsidR="001977CC" w:rsidRPr="001977CC">
        <w:rPr>
          <w:rFonts w:cstheme="minorHAnsi"/>
          <w:b/>
          <w:noProof/>
          <w:lang w:val="fr-CA"/>
        </w:rPr>
        <w:t>30</w:t>
      </w:r>
      <w:r w:rsidR="001977CC">
        <w:rPr>
          <w:rFonts w:cstheme="minorHAnsi"/>
          <w:b/>
        </w:rPr>
        <w:fldChar w:fldCharType="end"/>
      </w:r>
    </w:p>
    <w:p w14:paraId="36127DFD" w14:textId="4C775C34" w:rsidR="00121FEC" w:rsidRPr="0035331E" w:rsidRDefault="00000000" w:rsidP="00786020">
      <w:pPr>
        <w:keepNext/>
        <w:tabs>
          <w:tab w:val="clear" w:pos="2880"/>
          <w:tab w:val="clear" w:pos="936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35331E">
        <w:rPr>
          <w:rFonts w:cstheme="minorHAnsi"/>
          <w:color w:val="A6A6A6" w:themeColor="background1" w:themeShade="A6"/>
          <w:lang w:val="fr-CA"/>
        </w:rPr>
        <w:t xml:space="preserve"> </w:t>
      </w:r>
      <w:r w:rsidR="00121FEC" w:rsidRPr="0035331E">
        <w:rPr>
          <w:rFonts w:cstheme="minorHAnsi"/>
          <w:color w:val="A6A6A6" w:themeColor="background1" w:themeShade="A6"/>
          <w:lang w:val="fr-CA"/>
        </w:rPr>
        <w:tab/>
      </w:r>
      <w:r w:rsidR="00121FEC" w:rsidRPr="0035331E">
        <w:rPr>
          <w:rFonts w:cstheme="minorHAnsi"/>
          <w:b/>
          <w:lang w:val="fr-CA"/>
        </w:rPr>
        <w:t xml:space="preserve">Eq. </w:t>
      </w:r>
      <w:r w:rsidR="001977CC">
        <w:rPr>
          <w:rFonts w:cstheme="minorHAnsi"/>
          <w:b/>
          <w:lang w:val="fr-CA"/>
        </w:rPr>
        <w:fldChar w:fldCharType="begin"/>
      </w:r>
      <w:r w:rsidR="001977CC">
        <w:rPr>
          <w:rFonts w:cstheme="minorHAnsi"/>
          <w:b/>
          <w:lang w:val="fr-CA"/>
        </w:rPr>
        <w:instrText xml:space="preserve"> STYLEREF 3 \s </w:instrText>
      </w:r>
      <w:r w:rsidR="001977CC">
        <w:rPr>
          <w:rFonts w:cstheme="minorHAnsi"/>
          <w:b/>
          <w:lang w:val="fr-CA"/>
        </w:rPr>
        <w:fldChar w:fldCharType="separate"/>
      </w:r>
      <w:r w:rsidR="001977CC">
        <w:rPr>
          <w:rFonts w:cstheme="minorHAnsi"/>
          <w:b/>
          <w:noProof/>
          <w:lang w:val="fr-CA"/>
        </w:rPr>
        <w:t>2.1.2</w:t>
      </w:r>
      <w:r w:rsidR="001977CC">
        <w:rPr>
          <w:rFonts w:cstheme="minorHAnsi"/>
          <w:b/>
          <w:lang w:val="fr-CA"/>
        </w:rPr>
        <w:fldChar w:fldCharType="end"/>
      </w:r>
      <w:r w:rsidR="001977CC">
        <w:rPr>
          <w:rFonts w:cstheme="minorHAnsi"/>
          <w:b/>
          <w:lang w:val="fr-CA"/>
        </w:rPr>
        <w:noBreakHyphen/>
      </w:r>
      <w:r w:rsidR="001977CC">
        <w:rPr>
          <w:rFonts w:cstheme="minorHAnsi"/>
          <w:b/>
          <w:lang w:val="fr-CA"/>
        </w:rPr>
        <w:fldChar w:fldCharType="begin"/>
      </w:r>
      <w:r w:rsidR="001977CC">
        <w:rPr>
          <w:rFonts w:cstheme="minorHAnsi"/>
          <w:b/>
          <w:lang w:val="fr-CA"/>
        </w:rPr>
        <w:instrText xml:space="preserve"> SEQ Eq. \* ARABIC \s 3 </w:instrText>
      </w:r>
      <w:r w:rsidR="001977CC">
        <w:rPr>
          <w:rFonts w:cstheme="minorHAnsi"/>
          <w:b/>
          <w:lang w:val="fr-CA"/>
        </w:rPr>
        <w:fldChar w:fldCharType="separate"/>
      </w:r>
      <w:r w:rsidR="001977CC">
        <w:rPr>
          <w:rFonts w:cstheme="minorHAnsi"/>
          <w:b/>
          <w:noProof/>
          <w:lang w:val="fr-CA"/>
        </w:rPr>
        <w:t>31</w:t>
      </w:r>
      <w:r w:rsidR="001977CC">
        <w:rPr>
          <w:rFonts w:cstheme="minorHAnsi"/>
          <w:b/>
          <w:lang w:val="fr-CA"/>
        </w:rPr>
        <w:fldChar w:fldCharType="end"/>
      </w:r>
    </w:p>
    <w:p w14:paraId="7E781B70" w14:textId="77777777" w:rsidR="00121FEC" w:rsidRPr="00E432D1" w:rsidRDefault="00121FEC" w:rsidP="00121FEC">
      <w:pPr>
        <w:keepNext/>
        <w:tabs>
          <w:tab w:val="left" w:pos="8647"/>
        </w:tabs>
        <w:spacing w:after="120"/>
        <w:rPr>
          <w:rFonts w:ascii="Cambria Math" w:hAnsi="Cambria Math" w:cstheme="minorHAnsi"/>
          <w:color w:val="000000" w:themeColor="text1"/>
          <w:lang w:val="fr-CA"/>
          <w:oMath/>
        </w:rPr>
      </w:pPr>
      <w:r w:rsidRPr="00E432D1">
        <w:rPr>
          <w:rFonts w:cstheme="minorHAnsi"/>
          <w:color w:val="000000" w:themeColor="text1"/>
          <w:lang w:val="fr-CA"/>
        </w:rPr>
        <w:t>If C</w:t>
      </w:r>
      <w:r w:rsidRPr="00E432D1">
        <w:rPr>
          <w:rFonts w:cstheme="minorHAnsi"/>
          <w:color w:val="000000" w:themeColor="text1"/>
          <w:vertAlign w:val="subscript"/>
          <w:lang w:val="fr-CA"/>
        </w:rPr>
        <w:t>r(t)</w:t>
      </w:r>
      <w:r w:rsidRPr="00E432D1">
        <w:rPr>
          <w:rFonts w:cstheme="minorHAnsi"/>
          <w:color w:val="000000" w:themeColor="text1"/>
          <w:lang w:val="fr-CA"/>
        </w:rPr>
        <w:t xml:space="preserve"> &lt; C</w:t>
      </w:r>
      <w:r w:rsidRPr="00E432D1">
        <w:rPr>
          <w:rFonts w:cstheme="minorHAnsi"/>
          <w:color w:val="000000" w:themeColor="text1"/>
          <w:vertAlign w:val="subscript"/>
          <w:lang w:val="fr-CA"/>
        </w:rPr>
        <w:t>r(t-1)</w:t>
      </w:r>
      <w:r w:rsidRPr="00E432D1">
        <w:rPr>
          <w:rFonts w:cstheme="minorHAnsi"/>
          <w:color w:val="000000" w:themeColor="text1"/>
          <w:lang w:val="fr-CA"/>
        </w:rPr>
        <w:t>:</w:t>
      </w:r>
    </w:p>
    <w:p w14:paraId="60C1914B" w14:textId="64D35AA7" w:rsidR="00121FEC"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sub>
        </m:sSub>
        <m:r>
          <m:rPr>
            <m:sty m:val="bi"/>
          </m:rPr>
          <w:rPr>
            <w:rFonts w:ascii="Cambria Math" w:hAnsi="Cambria Math" w:cstheme="minorHAnsi"/>
            <w:color w:val="000000" w:themeColor="text1"/>
            <w:lang w:val="en-US"/>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en-US"/>
              </w:rPr>
              <m:t>)</m:t>
            </m:r>
          </m:sub>
        </m:sSub>
      </m:oMath>
      <w:r w:rsidR="00121FEC" w:rsidRPr="00E432D1">
        <w:rPr>
          <w:rFonts w:cstheme="minorHAnsi"/>
          <w:b/>
          <w:color w:val="000000" w:themeColor="text1"/>
          <w:lang w:val="en-US"/>
        </w:rPr>
        <w:t xml:space="preserve"> </w:t>
      </w:r>
      <w:r w:rsidR="00121FEC" w:rsidRPr="00E432D1">
        <w:rPr>
          <w:rFonts w:cstheme="minorHAnsi"/>
          <w:b/>
          <w:color w:val="000000" w:themeColor="text1"/>
          <w:lang w:val="en-US"/>
        </w:rPr>
        <w:tab/>
      </w:r>
      <w:r w:rsidR="00121FEC" w:rsidRPr="00E432D1">
        <w:rPr>
          <w:rFonts w:cstheme="minorHAnsi"/>
          <w:b/>
          <w:lang w:val="en-US"/>
        </w:rPr>
        <w:t xml:space="preserve">Eq. </w:t>
      </w:r>
      <w:r w:rsidR="001977CC">
        <w:rPr>
          <w:rFonts w:cstheme="minorHAnsi"/>
          <w:b/>
          <w:lang w:val="en-US"/>
        </w:rPr>
        <w:fldChar w:fldCharType="begin"/>
      </w:r>
      <w:r w:rsidR="001977CC">
        <w:rPr>
          <w:rFonts w:cstheme="minorHAnsi"/>
          <w:b/>
          <w:lang w:val="en-US"/>
        </w:rPr>
        <w:instrText xml:space="preserve"> STYLEREF 3 \s </w:instrText>
      </w:r>
      <w:r w:rsidR="001977CC">
        <w:rPr>
          <w:rFonts w:cstheme="minorHAnsi"/>
          <w:b/>
          <w:lang w:val="en-US"/>
        </w:rPr>
        <w:fldChar w:fldCharType="separate"/>
      </w:r>
      <w:r w:rsidR="001977CC">
        <w:rPr>
          <w:rFonts w:cstheme="minorHAnsi"/>
          <w:b/>
          <w:noProof/>
          <w:lang w:val="en-US"/>
        </w:rPr>
        <w:t>2.1.2</w:t>
      </w:r>
      <w:r w:rsidR="001977CC">
        <w:rPr>
          <w:rFonts w:cstheme="minorHAnsi"/>
          <w:b/>
          <w:lang w:val="en-US"/>
        </w:rPr>
        <w:fldChar w:fldCharType="end"/>
      </w:r>
      <w:r w:rsidR="001977CC">
        <w:rPr>
          <w:rFonts w:cstheme="minorHAnsi"/>
          <w:b/>
          <w:lang w:val="en-US"/>
        </w:rPr>
        <w:noBreakHyphen/>
      </w:r>
      <w:r w:rsidR="001977CC">
        <w:rPr>
          <w:rFonts w:cstheme="minorHAnsi"/>
          <w:b/>
          <w:lang w:val="en-US"/>
        </w:rPr>
        <w:fldChar w:fldCharType="begin"/>
      </w:r>
      <w:r w:rsidR="001977CC">
        <w:rPr>
          <w:rFonts w:cstheme="minorHAnsi"/>
          <w:b/>
          <w:lang w:val="en-US"/>
        </w:rPr>
        <w:instrText xml:space="preserve"> SEQ Eq. \* ARABIC \s 3 </w:instrText>
      </w:r>
      <w:r w:rsidR="001977CC">
        <w:rPr>
          <w:rFonts w:cstheme="minorHAnsi"/>
          <w:b/>
          <w:lang w:val="en-US"/>
        </w:rPr>
        <w:fldChar w:fldCharType="separate"/>
      </w:r>
      <w:r w:rsidR="001977CC">
        <w:rPr>
          <w:rFonts w:cstheme="minorHAnsi"/>
          <w:b/>
          <w:noProof/>
          <w:lang w:val="en-US"/>
        </w:rPr>
        <w:t>32</w:t>
      </w:r>
      <w:r w:rsidR="001977CC">
        <w:rPr>
          <w:rFonts w:cstheme="minorHAnsi"/>
          <w:b/>
          <w:lang w:val="en-US"/>
        </w:rPr>
        <w:fldChar w:fldCharType="end"/>
      </w:r>
    </w:p>
    <w:p w14:paraId="7CEFE2F4" w14:textId="19561E72" w:rsidR="00121FEC" w:rsidRPr="00D5649B" w:rsidRDefault="00000000"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e(t-1)</m:t>
            </m:r>
          </m:sub>
        </m:sSub>
      </m:oMath>
      <w:r w:rsidR="00121FEC" w:rsidRPr="00D5649B">
        <w:rPr>
          <w:rFonts w:cstheme="minorHAnsi"/>
          <w:b/>
          <w:color w:val="000000" w:themeColor="text1"/>
        </w:rPr>
        <w:t xml:space="preserve"> </w:t>
      </w:r>
      <w:r w:rsidR="00121FEC" w:rsidRPr="00D5649B">
        <w:rPr>
          <w:rFonts w:cstheme="minorHAnsi"/>
          <w:b/>
          <w:color w:val="000000" w:themeColor="text1"/>
        </w:rPr>
        <w:tab/>
      </w:r>
      <w:r w:rsidR="00121FEC"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33</w:t>
      </w:r>
      <w:r w:rsidR="001977CC">
        <w:rPr>
          <w:rFonts w:cstheme="minorHAnsi"/>
          <w:b/>
        </w:rPr>
        <w:fldChar w:fldCharType="end"/>
      </w:r>
    </w:p>
    <w:p w14:paraId="19E29C62"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25962B41" w14:textId="0DD2DCE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D061350" w14:textId="6D70511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D1FAE78" w14:textId="10FCC5D7" w:rsidR="00121FEC" w:rsidRPr="00F7032C" w:rsidRDefault="00121FEC" w:rsidP="00F45AE7">
      <w:pPr>
        <w:tabs>
          <w:tab w:val="clear" w:pos="2880"/>
          <w:tab w:val="clear" w:pos="9360"/>
        </w:tabs>
        <w:spacing w:before="0"/>
        <w:ind w:left="2835" w:hanging="2835"/>
        <w:rPr>
          <w:rFonts w:cstheme="minorHAnsi"/>
          <w:i/>
          <w:iCs/>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input from </w:t>
      </w:r>
      <w:r w:rsidRPr="00F7032C">
        <w:rPr>
          <w:rFonts w:cstheme="minorHAnsi"/>
          <w:sz w:val="20"/>
        </w:rPr>
        <w:t>roots (kg ha</w:t>
      </w:r>
      <w:r w:rsidRPr="00F7032C">
        <w:rPr>
          <w:rFonts w:cstheme="minorHAnsi"/>
          <w:sz w:val="20"/>
          <w:vertAlign w:val="superscript"/>
        </w:rPr>
        <w:t>-1</w:t>
      </w:r>
      <w:r w:rsidRPr="00F7032C">
        <w:rPr>
          <w:rFonts w:cstheme="minorHAnsi"/>
          <w:sz w:val="20"/>
        </w:rPr>
        <w:t>)</w:t>
      </w:r>
      <w:r w:rsidR="00FD1183" w:rsidRPr="00F7032C">
        <w:rPr>
          <w:rFonts w:cstheme="minorHAnsi"/>
          <w:sz w:val="20"/>
        </w:rPr>
        <w:t xml:space="preserve"> in year </w:t>
      </w:r>
      <w:r w:rsidR="00FD1183" w:rsidRPr="00F7032C">
        <w:rPr>
          <w:rFonts w:cstheme="minorHAnsi"/>
          <w:i/>
          <w:iCs/>
          <w:sz w:val="20"/>
        </w:rPr>
        <w:t>t</w:t>
      </w:r>
    </w:p>
    <w:p w14:paraId="6DF55F05" w14:textId="170CD179" w:rsidR="00FD1183" w:rsidRPr="00F7032C" w:rsidRDefault="00FD1183" w:rsidP="00F45AE7">
      <w:pPr>
        <w:tabs>
          <w:tab w:val="clear" w:pos="2880"/>
          <w:tab w:val="clear" w:pos="9360"/>
        </w:tabs>
        <w:spacing w:before="0"/>
        <w:ind w:left="2835" w:hanging="2835"/>
        <w:rPr>
          <w:rFonts w:cstheme="minorHAnsi"/>
          <w:sz w:val="20"/>
        </w:rPr>
      </w:pPr>
      <w:r w:rsidRPr="00F7032C">
        <w:rPr>
          <w:rFonts w:cstheme="minorHAnsi"/>
          <w:i/>
          <w:iCs/>
          <w:sz w:val="20"/>
        </w:rPr>
        <w:t>C</w:t>
      </w:r>
      <w:r w:rsidRPr="00F7032C">
        <w:rPr>
          <w:rFonts w:cstheme="minorHAnsi"/>
          <w:i/>
          <w:iCs/>
          <w:sz w:val="20"/>
          <w:vertAlign w:val="subscript"/>
        </w:rPr>
        <w:t>r(t-1)</w:t>
      </w:r>
      <w:r w:rsidRPr="00F7032C">
        <w:rPr>
          <w:rFonts w:cstheme="minorHAnsi"/>
          <w:i/>
          <w:iCs/>
          <w:sz w:val="20"/>
        </w:rPr>
        <w:tab/>
      </w:r>
      <w:r w:rsidRPr="00F7032C">
        <w:rPr>
          <w:rFonts w:cstheme="minorHAnsi"/>
          <w:sz w:val="20"/>
        </w:rPr>
        <w:t>C</w:t>
      </w:r>
      <w:r w:rsidRPr="00F7032C" w:rsidDel="00866B3E">
        <w:rPr>
          <w:rFonts w:cstheme="minorHAnsi"/>
          <w:sz w:val="20"/>
        </w:rPr>
        <w:t xml:space="preserve"> </w:t>
      </w:r>
      <w:r w:rsidRPr="00F7032C">
        <w:rPr>
          <w:rFonts w:cstheme="minorHAnsi"/>
          <w:sz w:val="20"/>
        </w:rPr>
        <w:t>input from roots (kg ha</w:t>
      </w:r>
      <w:r w:rsidRPr="00F7032C">
        <w:rPr>
          <w:rFonts w:cstheme="minorHAnsi"/>
          <w:sz w:val="20"/>
          <w:vertAlign w:val="superscript"/>
        </w:rPr>
        <w:t>-1</w:t>
      </w:r>
      <w:r w:rsidRPr="00F7032C">
        <w:rPr>
          <w:rFonts w:cstheme="minorHAnsi"/>
          <w:sz w:val="20"/>
        </w:rPr>
        <w:t xml:space="preserve">) in year </w:t>
      </w:r>
      <w:r w:rsidRPr="00F7032C">
        <w:rPr>
          <w:rFonts w:cstheme="minorHAnsi"/>
          <w:i/>
          <w:iCs/>
          <w:sz w:val="20"/>
        </w:rPr>
        <w:t>t-1</w:t>
      </w:r>
    </w:p>
    <w:p w14:paraId="7E4BB07C" w14:textId="5798DF13" w:rsidR="00E432D1" w:rsidRPr="00E432D1" w:rsidRDefault="00E432D1" w:rsidP="00E432D1">
      <w:pPr>
        <w:tabs>
          <w:tab w:val="clear" w:pos="2880"/>
          <w:tab w:val="clear" w:pos="9360"/>
        </w:tabs>
        <w:spacing w:before="0"/>
        <w:ind w:left="2835" w:hanging="2835"/>
        <w:rPr>
          <w:rFonts w:cstheme="minorHAnsi"/>
          <w:sz w:val="20"/>
        </w:rPr>
      </w:pP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i/>
          <w:iCs/>
          <w:sz w:val="20"/>
        </w:rPr>
        <w:tab/>
      </w:r>
      <w:r w:rsidRPr="00F7032C">
        <w:rPr>
          <w:rFonts w:cstheme="minorHAnsi"/>
          <w:sz w:val="20"/>
        </w:rPr>
        <w:t xml:space="preserve">Annual percentage increase in root biomass (%); a default constant </w:t>
      </w: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sz w:val="20"/>
        </w:rPr>
        <w:t xml:space="preserve"> value of 19.35% is used for year t=2 to year t=5 (inclusive). </w:t>
      </w:r>
      <w:r w:rsidRPr="00F7032C">
        <w:rPr>
          <w:rFonts w:cstheme="minorHAnsi"/>
          <w:b/>
          <w:bCs/>
          <w:sz w:val="20"/>
          <w:u w:val="single"/>
        </w:rPr>
        <w:t>Note:</w:t>
      </w:r>
      <w:r w:rsidRPr="00F7032C">
        <w:rPr>
          <w:rFonts w:cstheme="minorHAnsi"/>
          <w:sz w:val="20"/>
        </w:rPr>
        <w:t xml:space="preserve"> if the perennial stand endures beyond year t=5, then for all years t&gt;5: C</w:t>
      </w:r>
      <w:r w:rsidRPr="00F7032C">
        <w:rPr>
          <w:rFonts w:cstheme="minorHAnsi"/>
          <w:sz w:val="20"/>
          <w:vertAlign w:val="subscript"/>
        </w:rPr>
        <w:t>r(t)</w:t>
      </w:r>
      <w:r w:rsidRPr="00F7032C">
        <w:rPr>
          <w:rFonts w:cstheme="minorHAnsi"/>
          <w:sz w:val="20"/>
        </w:rPr>
        <w:t xml:space="preserve"> = C</w:t>
      </w:r>
      <w:r w:rsidRPr="00F7032C">
        <w:rPr>
          <w:rFonts w:cstheme="minorHAnsi"/>
          <w:sz w:val="20"/>
          <w:vertAlign w:val="subscript"/>
        </w:rPr>
        <w:t>r(t-1)</w:t>
      </w:r>
    </w:p>
    <w:p w14:paraId="0624DF59" w14:textId="2565370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5D68053F" w14:textId="553977D5" w:rsidR="00803514" w:rsidRPr="00F45AE7"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F45AE7">
        <w:rPr>
          <w:rFonts w:cstheme="minorHAnsi"/>
          <w:sz w:val="20"/>
        </w:rPr>
        <w:t>)</w:t>
      </w:r>
    </w:p>
    <w:p w14:paraId="5B23E0C5" w14:textId="599485D3" w:rsidR="000F6441" w:rsidRDefault="00EE6923" w:rsidP="000F6441">
      <w:pPr>
        <w:pStyle w:val="Heading5"/>
      </w:pPr>
      <w:bookmarkStart w:id="129" w:name="_Toc528936559"/>
      <w:r>
        <w:rPr>
          <w:noProof/>
        </w:rPr>
        <mc:AlternateContent>
          <mc:Choice Requires="wps">
            <w:drawing>
              <wp:anchor distT="0" distB="0" distL="114300" distR="114300" simplePos="0" relativeHeight="251632128" behindDoc="0" locked="0" layoutInCell="1" allowOverlap="1" wp14:anchorId="1F7C52C3" wp14:editId="68AD409C">
                <wp:simplePos x="0" y="0"/>
                <wp:positionH relativeFrom="margin">
                  <wp:posOffset>-2540</wp:posOffset>
                </wp:positionH>
                <wp:positionV relativeFrom="paragraph">
                  <wp:posOffset>168275</wp:posOffset>
                </wp:positionV>
                <wp:extent cx="5952490" cy="1554480"/>
                <wp:effectExtent l="0" t="0" r="0" b="7620"/>
                <wp:wrapTopAndBottom/>
                <wp:docPr id="66781468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2490" cy="15544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8C812" w14:textId="77777777" w:rsidR="00B1240A" w:rsidRPr="00690655" w:rsidRDefault="00B1240A" w:rsidP="003E67AA">
                            <w:pPr>
                              <w:rPr>
                                <w:color w:val="000000" w:themeColor="text1"/>
                              </w:rPr>
                            </w:pPr>
                            <w:r w:rsidRPr="00690655">
                              <w:rPr>
                                <w:color w:val="000000" w:themeColor="text1"/>
                              </w:rPr>
                              <w:t>Holos V4 will use the following constant values:</w:t>
                            </w:r>
                          </w:p>
                          <w:p w14:paraId="1280368E" w14:textId="77777777" w:rsidR="00B1240A" w:rsidRPr="00692DBC" w:rsidRDefault="00B1240A" w:rsidP="003E67AA">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5BB99B29" w14:textId="23555D69"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35% (haying loss)</w:t>
                            </w:r>
                          </w:p>
                          <w:p w14:paraId="4B49F175" w14:textId="3014A11E"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00F22E95" w:rsidRPr="00F22E95">
                              <w:rPr>
                                <w:b/>
                                <w:color w:val="000000" w:themeColor="text1"/>
                              </w:rPr>
                              <w:t xml:space="preserve">Table </w:t>
                            </w:r>
                            <w:r w:rsidR="00F22E95" w:rsidRPr="00F22E95">
                              <w:rPr>
                                <w:b/>
                                <w:noProof/>
                                <w:color w:val="000000" w:themeColor="text1"/>
                              </w:rPr>
                              <w:t>60</w:t>
                            </w:r>
                            <w:r w:rsidRPr="007C7C00">
                              <w:rPr>
                                <w:b/>
                                <w:color w:val="000000" w:themeColor="text1"/>
                              </w:rPr>
                              <w:fldChar w:fldCharType="end"/>
                            </w:r>
                            <w:r w:rsidRPr="00692DBC">
                              <w:rPr>
                                <w:color w:val="000000" w:themeColor="text1"/>
                              </w:rPr>
                              <w:t xml:space="preserve">  </w:t>
                            </w:r>
                          </w:p>
                          <w:p w14:paraId="7A8248DC" w14:textId="013A376E" w:rsidR="00B1240A" w:rsidRPr="00690655" w:rsidRDefault="00B1240A" w:rsidP="003E67AA">
                            <w:pPr>
                              <w:spacing w:after="120"/>
                              <w:rPr>
                                <w:color w:val="000000" w:themeColor="text1"/>
                              </w:rPr>
                            </w:pPr>
                            <w:r w:rsidRPr="00692DBC">
                              <w:rPr>
                                <w:color w:val="000000" w:themeColor="text1"/>
                              </w:rPr>
                              <w:t>S</w:t>
                            </w:r>
                            <w:r w:rsidRPr="00692DBC">
                              <w:rPr>
                                <w:color w:val="000000" w:themeColor="text1"/>
                                <w:vertAlign w:val="subscript"/>
                              </w:rPr>
                              <w:t>r</w:t>
                            </w:r>
                            <w:r w:rsidRPr="00692DBC">
                              <w:rPr>
                                <w:color w:val="000000" w:themeColor="text1"/>
                              </w:rPr>
                              <w:tab/>
                              <w:t>100% in the termination year and 30% in all other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C52C3" id="Rectangle 43" o:spid="_x0000_s1038" style="position:absolute;left:0;text-align:left;margin-left:-.2pt;margin-top:13.25pt;width:468.7pt;height:122.4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" fillcolor="white [3212]" strokecolor="#243f60 [1604]" strokeweight="2pt">
                <v:path arrowok="t"/>
                <v:textbox>
                  <w:txbxContent>
                    <w:p w14:paraId="37D8C812" w14:textId="77777777" w:rsidR="00B1240A" w:rsidRPr="00690655" w:rsidRDefault="00B1240A" w:rsidP="003E67AA">
                      <w:pPr>
                        <w:rPr>
                          <w:color w:val="000000" w:themeColor="text1"/>
                        </w:rPr>
                      </w:pPr>
                      <w:r w:rsidRPr="00690655">
                        <w:rPr>
                          <w:color w:val="000000" w:themeColor="text1"/>
                        </w:rPr>
                        <w:t>Holos V4 will use the following constant values:</w:t>
                      </w:r>
                    </w:p>
                    <w:p w14:paraId="1280368E" w14:textId="77777777" w:rsidR="00B1240A" w:rsidRPr="00692DBC" w:rsidRDefault="00B1240A" w:rsidP="003E67AA">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5BB99B29" w14:textId="23555D69"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35% (haying loss)</w:t>
                      </w:r>
                    </w:p>
                    <w:p w14:paraId="4B49F175" w14:textId="3014A11E"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00F22E95" w:rsidRPr="00F22E95">
                        <w:rPr>
                          <w:b/>
                          <w:color w:val="000000" w:themeColor="text1"/>
                        </w:rPr>
                        <w:t xml:space="preserve">Table </w:t>
                      </w:r>
                      <w:r w:rsidR="00F22E95" w:rsidRPr="00F22E95">
                        <w:rPr>
                          <w:b/>
                          <w:noProof/>
                          <w:color w:val="000000" w:themeColor="text1"/>
                        </w:rPr>
                        <w:t>60</w:t>
                      </w:r>
                      <w:r w:rsidRPr="007C7C00">
                        <w:rPr>
                          <w:b/>
                          <w:color w:val="000000" w:themeColor="text1"/>
                        </w:rPr>
                        <w:fldChar w:fldCharType="end"/>
                      </w:r>
                      <w:r w:rsidRPr="00692DBC">
                        <w:rPr>
                          <w:color w:val="000000" w:themeColor="text1"/>
                        </w:rPr>
                        <w:t xml:space="preserve">  </w:t>
                      </w:r>
                    </w:p>
                    <w:p w14:paraId="7A8248DC" w14:textId="013A376E" w:rsidR="00B1240A" w:rsidRPr="00690655" w:rsidRDefault="00B1240A" w:rsidP="003E67AA">
                      <w:pPr>
                        <w:spacing w:after="120"/>
                        <w:rPr>
                          <w:color w:val="000000" w:themeColor="text1"/>
                        </w:rPr>
                      </w:pPr>
                      <w:r w:rsidRPr="00692DBC">
                        <w:rPr>
                          <w:color w:val="000000" w:themeColor="text1"/>
                        </w:rPr>
                        <w:t>S</w:t>
                      </w:r>
                      <w:r w:rsidRPr="00692DBC">
                        <w:rPr>
                          <w:color w:val="000000" w:themeColor="text1"/>
                          <w:vertAlign w:val="subscript"/>
                        </w:rPr>
                        <w:t>r</w:t>
                      </w:r>
                      <w:r w:rsidRPr="00692DBC">
                        <w:rPr>
                          <w:color w:val="000000" w:themeColor="text1"/>
                        </w:rPr>
                        <w:tab/>
                        <w:t>100% in the termination year and 30% in all other years</w:t>
                      </w:r>
                    </w:p>
                  </w:txbxContent>
                </v:textbox>
                <w10:wrap type="topAndBottom" anchorx="margin"/>
              </v:rect>
            </w:pict>
          </mc:Fallback>
        </mc:AlternateContent>
      </w:r>
      <w:r w:rsidR="000F6441">
        <w:t>Supplemental Hay</w:t>
      </w:r>
    </w:p>
    <w:p w14:paraId="5C52BE10" w14:textId="24D5BD74" w:rsidR="00E57472" w:rsidRPr="00D5649B" w:rsidRDefault="00E57472" w:rsidP="00C82FB0">
      <w:pPr>
        <w:tabs>
          <w:tab w:val="clear" w:pos="2880"/>
          <w:tab w:val="left" w:pos="2694"/>
        </w:tabs>
        <w:spacing w:before="0"/>
        <w:rPr>
          <w:rFonts w:cstheme="minorHAnsi"/>
        </w:rPr>
      </w:pPr>
      <w:r w:rsidRPr="00D5649B">
        <w:rPr>
          <w:rFonts w:cstheme="minorHAnsi"/>
        </w:rPr>
        <w:t>When supplemental hay is provided to grazing animals on pasture, C is added to the soil via feeding losses. A default feeding loss of 20% is used (Rotz and Muck, 1994). The addition of C to the soil via ‘lost’ supplementa</w:t>
      </w:r>
      <w:r w:rsidR="00F45AE7">
        <w:rPr>
          <w:rFonts w:cstheme="minorHAnsi"/>
        </w:rPr>
        <w:t>l hay is calculated as follows:</w:t>
      </w:r>
    </w:p>
    <w:p w14:paraId="064D09C4" w14:textId="42957A31" w:rsidR="00E57472" w:rsidRPr="00D5649B" w:rsidRDefault="00000000" w:rsidP="00BC2931">
      <w:pPr>
        <w:keepNext/>
        <w:tabs>
          <w:tab w:val="clear" w:pos="2880"/>
          <w:tab w:val="clear" w:pos="9360"/>
          <w:tab w:val="right" w:pos="9781"/>
        </w:tabs>
        <w:spacing w:after="120"/>
        <w:ind w:left="1530" w:hanging="153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weight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number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Loss</m:t>
                        </m:r>
                      </m:e>
                      <m:sub>
                        <m:r>
                          <m:rPr>
                            <m:sty m:val="bi"/>
                          </m:rPr>
                          <w:rPr>
                            <w:rFonts w:ascii="Cambria Math" w:hAnsi="Cambria Math" w:cstheme="minorHAnsi"/>
                            <w:color w:val="000000" w:themeColor="text1"/>
                          </w:rPr>
                          <m:t>feeding</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e>
            </m:d>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Carbon</m:t>
            </m:r>
          </m:e>
          <m:sub>
            <m:r>
              <m:rPr>
                <m:sty m:val="bi"/>
              </m:rPr>
              <w:rPr>
                <w:rFonts w:ascii="Cambria Math" w:hAnsi="Cambria Math" w:cstheme="minorHAnsi"/>
                <w:color w:val="000000" w:themeColor="text1"/>
              </w:rPr>
              <m:t>concentration</m:t>
            </m:r>
          </m:sub>
        </m:sSub>
      </m:oMath>
      <w:r w:rsidR="00E57472" w:rsidRPr="00D5649B">
        <w:rPr>
          <w:rFonts w:cstheme="minorHAnsi"/>
          <w:color w:val="A6A6A6" w:themeColor="background1" w:themeShade="A6"/>
        </w:rPr>
        <w:t xml:space="preserve"> </w:t>
      </w:r>
      <w:r w:rsidR="00FF2397" w:rsidRPr="00D5649B">
        <w:rPr>
          <w:rFonts w:cstheme="minorHAnsi"/>
          <w:color w:val="A6A6A6" w:themeColor="background1" w:themeShade="A6"/>
        </w:rPr>
        <w:tab/>
      </w:r>
      <w:r w:rsidR="00E57472" w:rsidRPr="007C7C00">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34</w:t>
      </w:r>
      <w:r w:rsidR="001977CC">
        <w:rPr>
          <w:rFonts w:cstheme="minorHAnsi"/>
          <w:b/>
        </w:rPr>
        <w:fldChar w:fldCharType="end"/>
      </w:r>
    </w:p>
    <w:p w14:paraId="77814892" w14:textId="77777777" w:rsidR="00E57472" w:rsidRPr="00D5649B" w:rsidRDefault="00E57472" w:rsidP="00F45AE7">
      <w:pPr>
        <w:tabs>
          <w:tab w:val="clear" w:pos="2880"/>
          <w:tab w:val="clear" w:pos="9360"/>
        </w:tabs>
        <w:spacing w:before="0"/>
        <w:ind w:left="2835" w:hanging="2835"/>
        <w:rPr>
          <w:rFonts w:cstheme="minorHAnsi"/>
          <w:sz w:val="20"/>
        </w:rPr>
      </w:pPr>
      <w:r w:rsidRPr="00D5649B">
        <w:rPr>
          <w:rFonts w:cstheme="minorHAnsi"/>
          <w:sz w:val="20"/>
        </w:rPr>
        <w:t>where</w:t>
      </w:r>
    </w:p>
    <w:p w14:paraId="35C9F623" w14:textId="6F01831D" w:rsidR="00E57472" w:rsidRPr="00D5649B" w:rsidRDefault="00E574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supphay</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added to the soil in supplemental hay (kg ha</w:t>
      </w:r>
      <w:r w:rsidRPr="00D5649B">
        <w:rPr>
          <w:rFonts w:cstheme="minorHAnsi"/>
          <w:sz w:val="20"/>
          <w:vertAlign w:val="superscript"/>
        </w:rPr>
        <w:t>-1</w:t>
      </w:r>
      <w:r w:rsidRPr="00D5649B">
        <w:rPr>
          <w:rFonts w:cstheme="minorHAnsi"/>
          <w:sz w:val="20"/>
        </w:rPr>
        <w:t>)</w:t>
      </w:r>
    </w:p>
    <w:p w14:paraId="0F7CC03C" w14:textId="2D53F891"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weight</w:t>
      </w:r>
      <w:proofErr w:type="spellEnd"/>
      <w:r w:rsidRPr="00D5649B">
        <w:rPr>
          <w:rFonts w:cstheme="minorHAnsi"/>
          <w:sz w:val="20"/>
        </w:rPr>
        <w:tab/>
        <w:t>Weight of hay bale (kg)</w:t>
      </w:r>
      <w:r w:rsidR="0024630A" w:rsidRPr="00D5649B">
        <w:rPr>
          <w:rFonts w:cstheme="minorHAnsi"/>
          <w:sz w:val="20"/>
        </w:rPr>
        <w:t xml:space="preserve"> – user defined</w:t>
      </w:r>
    </w:p>
    <w:p w14:paraId="7602386B" w14:textId="38E13603" w:rsidR="00C50F10" w:rsidRPr="00D5649B" w:rsidRDefault="00C50F10" w:rsidP="00F45AE7">
      <w:pPr>
        <w:tabs>
          <w:tab w:val="clear" w:pos="2880"/>
          <w:tab w:val="clear" w:pos="9360"/>
        </w:tabs>
        <w:spacing w:before="0"/>
        <w:ind w:left="2835" w:hanging="2835"/>
        <w:rPr>
          <w:rFonts w:cstheme="minorHAnsi"/>
          <w:sz w:val="20"/>
        </w:rPr>
      </w:pPr>
      <w:r w:rsidRPr="00D5649B">
        <w:rPr>
          <w:rFonts w:cstheme="minorHAnsi"/>
          <w:i/>
          <w:sz w:val="20"/>
        </w:rPr>
        <w:t>Bale</w:t>
      </w:r>
      <w:r w:rsidRPr="00D5649B">
        <w:rPr>
          <w:rFonts w:cstheme="minorHAnsi"/>
          <w:i/>
          <w:sz w:val="20"/>
          <w:vertAlign w:val="subscript"/>
        </w:rPr>
        <w:t>number</w:t>
      </w:r>
      <w:r w:rsidRPr="00D5649B">
        <w:rPr>
          <w:rFonts w:cstheme="minorHAnsi"/>
          <w:sz w:val="20"/>
        </w:rPr>
        <w:tab/>
        <w:t>Number of bales provided as supplemental feed to grazing livestock on pasture</w:t>
      </w:r>
      <w:r w:rsidR="0024630A" w:rsidRPr="00D5649B">
        <w:rPr>
          <w:rFonts w:cstheme="minorHAnsi"/>
          <w:sz w:val="20"/>
        </w:rPr>
        <w:t xml:space="preserve"> – user defined</w:t>
      </w:r>
    </w:p>
    <w:p w14:paraId="5FC312A0" w14:textId="5BA4FEC2"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Loss</w:t>
      </w:r>
      <w:r w:rsidRPr="00D5649B">
        <w:rPr>
          <w:rFonts w:cstheme="minorHAnsi"/>
          <w:i/>
          <w:sz w:val="20"/>
          <w:vertAlign w:val="subscript"/>
        </w:rPr>
        <w:t>feeding</w:t>
      </w:r>
      <w:proofErr w:type="spellEnd"/>
      <w:r w:rsidRPr="00D5649B">
        <w:rPr>
          <w:rFonts w:cstheme="minorHAnsi"/>
          <w:sz w:val="20"/>
        </w:rPr>
        <w:tab/>
        <w:t>Percentage of supplemental hay fed to livestock grazing on pasture that is ‘lost’. A default of 20% is used</w:t>
      </w:r>
    </w:p>
    <w:p w14:paraId="58CB2CF2" w14:textId="05FFBC5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i/>
          <w:sz w:val="20"/>
          <w:vertAlign w:val="subscript"/>
        </w:rPr>
        <w:tab/>
      </w:r>
      <w:r w:rsidRPr="00D5649B">
        <w:rPr>
          <w:rFonts w:cstheme="minorHAnsi"/>
          <w:sz w:val="20"/>
        </w:rPr>
        <w:t>Moisture content of hay</w:t>
      </w:r>
      <w:r w:rsidR="00E157F1" w:rsidRPr="00D5649B">
        <w:rPr>
          <w:rFonts w:cstheme="minorHAnsi"/>
          <w:sz w:val="20"/>
        </w:rPr>
        <w:t xml:space="preserve"> (</w:t>
      </w:r>
      <w:r w:rsidR="00E157F1" w:rsidRPr="00F45AE7">
        <w:rPr>
          <w:rFonts w:cstheme="minorHAnsi"/>
          <w:b/>
          <w:sz w:val="20"/>
        </w:rPr>
        <w:fldChar w:fldCharType="begin"/>
      </w:r>
      <w:r w:rsidR="00E157F1" w:rsidRPr="00F45AE7">
        <w:rPr>
          <w:rFonts w:cstheme="minorHAnsi"/>
          <w:b/>
          <w:sz w:val="20"/>
        </w:rPr>
        <w:instrText xml:space="preserve"> REF _Ref488329024 \h  \* MERGEFORMAT </w:instrText>
      </w:r>
      <w:r w:rsidR="00E157F1" w:rsidRPr="00F45AE7">
        <w:rPr>
          <w:rFonts w:cstheme="minorHAnsi"/>
          <w:b/>
          <w:sz w:val="20"/>
        </w:rPr>
      </w:r>
      <w:r w:rsidR="00E157F1" w:rsidRPr="00F45AE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7</w:t>
      </w:r>
      <w:r w:rsidR="00E157F1" w:rsidRPr="00F45AE7">
        <w:rPr>
          <w:rFonts w:cstheme="minorHAnsi"/>
          <w:b/>
          <w:sz w:val="20"/>
        </w:rPr>
        <w:fldChar w:fldCharType="end"/>
      </w:r>
      <w:r w:rsidR="00E157F1" w:rsidRPr="00D5649B">
        <w:rPr>
          <w:rFonts w:cstheme="minorHAnsi"/>
          <w:sz w:val="20"/>
        </w:rPr>
        <w:t>)</w:t>
      </w:r>
    </w:p>
    <w:p w14:paraId="129FED40" w14:textId="3EE8794B"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hay</w:t>
      </w:r>
      <w:r w:rsidR="00E157F1" w:rsidRPr="00D5649B">
        <w:rPr>
          <w:rFonts w:cstheme="minorHAnsi"/>
          <w:sz w:val="20"/>
        </w:rPr>
        <w:t xml:space="preserve">. A default value of 0.45 </w:t>
      </w:r>
      <w:r w:rsidRPr="00D5649B">
        <w:rPr>
          <w:rFonts w:cstheme="minorHAnsi"/>
          <w:sz w:val="20"/>
        </w:rPr>
        <w:t>kg kg</w:t>
      </w:r>
      <w:r w:rsidRPr="00D5649B">
        <w:rPr>
          <w:rFonts w:cstheme="minorHAnsi"/>
          <w:sz w:val="20"/>
          <w:vertAlign w:val="superscript"/>
        </w:rPr>
        <w:t>-1</w:t>
      </w:r>
      <w:r w:rsidR="00E157F1" w:rsidRPr="00D5649B">
        <w:rPr>
          <w:rFonts w:cstheme="minorHAnsi"/>
          <w:sz w:val="20"/>
        </w:rPr>
        <w:t xml:space="preserve"> is used</w:t>
      </w:r>
    </w:p>
    <w:p w14:paraId="399FA16A" w14:textId="5D00A6CD" w:rsidR="008F2C0C" w:rsidRPr="00D5649B" w:rsidRDefault="00785326" w:rsidP="009076DA">
      <w:pPr>
        <w:pStyle w:val="Heading4"/>
      </w:pPr>
      <w:bookmarkStart w:id="130" w:name="_Ref87019065"/>
      <w:r w:rsidRPr="00D5649B">
        <w:lastRenderedPageBreak/>
        <w:t>Fallow</w:t>
      </w:r>
      <w:bookmarkEnd w:id="129"/>
      <w:bookmarkEnd w:id="130"/>
    </w:p>
    <w:p w14:paraId="3C0042F0" w14:textId="70E4B516" w:rsidR="00241A44" w:rsidRPr="00D5649B" w:rsidRDefault="0073367F" w:rsidP="008D4737">
      <w:pPr>
        <w:spacing w:after="120"/>
        <w:rPr>
          <w:rFonts w:cstheme="minorHAnsi"/>
        </w:rPr>
      </w:pPr>
      <w:r w:rsidRPr="00D5649B">
        <w:rPr>
          <w:rFonts w:cstheme="minorHAnsi"/>
        </w:rPr>
        <w:t>Fallowing will be handled as an annual crop with Yield=0</w:t>
      </w:r>
      <w:r w:rsidR="00D1312A" w:rsidRPr="00D5649B">
        <w:rPr>
          <w:rFonts w:cstheme="minorHAnsi"/>
        </w:rPr>
        <w:t>, and for Western Canada, with a no-till tillage factor (e.g., 0.6 - 0.8 according to soil zone</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r w:rsidRPr="00D5649B">
        <w:rPr>
          <w:rFonts w:cstheme="minorHAnsi"/>
        </w:rPr>
        <w:t xml:space="preserve">. The </w:t>
      </w:r>
      <w:proofErr w:type="spellStart"/>
      <w:r w:rsidRPr="00D5649B">
        <w:rPr>
          <w:rFonts w:cstheme="minorHAnsi"/>
          <w:i/>
        </w:rPr>
        <w:t>re</w:t>
      </w:r>
      <w:r w:rsidRPr="00D5649B">
        <w:rPr>
          <w:rFonts w:cstheme="minorHAnsi"/>
          <w:i/>
        </w:rPr>
        <w:softHyphen/>
      </w:r>
      <w:r w:rsidRPr="00D5649B">
        <w:rPr>
          <w:rFonts w:cstheme="minorHAnsi"/>
          <w:i/>
        </w:rPr>
        <w:softHyphen/>
        <w:t>_crop</w:t>
      </w:r>
      <w:proofErr w:type="spellEnd"/>
      <w:r w:rsidRPr="00D5649B">
        <w:rPr>
          <w:rFonts w:cstheme="minorHAnsi"/>
        </w:rPr>
        <w:t xml:space="preserve"> calculation (</w:t>
      </w:r>
      <w:r w:rsidR="00AF0B05" w:rsidRPr="00716BAC">
        <w:rPr>
          <w:rFonts w:cstheme="minorHAnsi"/>
          <w:b/>
        </w:rPr>
        <w:fldChar w:fldCharType="begin"/>
      </w:r>
      <w:r w:rsidR="00AF0B05" w:rsidRPr="00716BAC">
        <w:rPr>
          <w:rFonts w:cstheme="minorHAnsi"/>
          <w:b/>
        </w:rPr>
        <w:instrText xml:space="preserve"> REF _Ref404699735 \r \h </w:instrText>
      </w:r>
      <w:r w:rsidR="00A17E57" w:rsidRPr="00716BAC">
        <w:rPr>
          <w:rFonts w:cstheme="minorHAnsi"/>
          <w:b/>
        </w:rPr>
        <w:instrText xml:space="preserve"> \* MERGEFORMAT </w:instrText>
      </w:r>
      <w:r w:rsidR="00AF0B05" w:rsidRPr="00716BAC">
        <w:rPr>
          <w:rFonts w:cstheme="minorHAnsi"/>
          <w:b/>
        </w:rPr>
      </w:r>
      <w:r w:rsidR="00AF0B05" w:rsidRPr="00716BAC">
        <w:rPr>
          <w:rFonts w:cstheme="minorHAnsi"/>
          <w:b/>
        </w:rPr>
        <w:fldChar w:fldCharType="separate"/>
      </w:r>
      <w:r w:rsidR="00716BAC" w:rsidRPr="00716BAC">
        <w:rPr>
          <w:rFonts w:cstheme="minorHAnsi"/>
          <w:b/>
        </w:rPr>
        <w:t>2.1.1.1</w:t>
      </w:r>
      <w:r w:rsidR="00AF0B05" w:rsidRPr="00716BAC">
        <w:rPr>
          <w:rFonts w:cstheme="minorHAnsi"/>
          <w:b/>
        </w:rPr>
        <w:fldChar w:fldCharType="end"/>
      </w:r>
      <w:r w:rsidRPr="00D5649B">
        <w:rPr>
          <w:rFonts w:cstheme="minorHAnsi"/>
        </w:rPr>
        <w:t>) will also use Yield=0.</w:t>
      </w:r>
      <w:r w:rsidR="005A4992" w:rsidRPr="00D5649B">
        <w:rPr>
          <w:rFonts w:cstheme="minorHAnsi"/>
        </w:rPr>
        <w:t xml:space="preserve"> </w:t>
      </w:r>
      <w:r w:rsidR="00D1312A" w:rsidRPr="00D5649B">
        <w:rPr>
          <w:rFonts w:cstheme="minorHAnsi"/>
        </w:rPr>
        <w:t xml:space="preserve">The user will be asked whether </w:t>
      </w:r>
      <w:proofErr w:type="spellStart"/>
      <w:r w:rsidR="00821F70" w:rsidRPr="00D5649B">
        <w:rPr>
          <w:rFonts w:cstheme="minorHAnsi"/>
        </w:rPr>
        <w:t>theythey</w:t>
      </w:r>
      <w:proofErr w:type="spellEnd"/>
      <w:r w:rsidR="00821F70" w:rsidRPr="00D5649B">
        <w:rPr>
          <w:rFonts w:cstheme="minorHAnsi"/>
        </w:rPr>
        <w:t xml:space="preserve"> are</w:t>
      </w:r>
      <w:r w:rsidR="00D1312A" w:rsidRPr="00D5649B">
        <w:rPr>
          <w:rFonts w:cstheme="minorHAnsi"/>
        </w:rPr>
        <w:t xml:space="preserve"> utilizing chemical fallow (at which point nothing further changes in the calculations, except the addition of herbicide usage driven emissions) or mechanical fallow (at which point, for Western Canada, a tillage factor will be assigned as listed in </w:t>
      </w:r>
      <w:hyperlink w:anchor="_Tillage_Factor_(rc)" w:history="1">
        <w:r w:rsidR="00943535" w:rsidRPr="00716BAC">
          <w:rPr>
            <w:rStyle w:val="Hyperlink"/>
            <w:rFonts w:cstheme="minorHAnsi"/>
            <w:b/>
          </w:rPr>
          <w:fldChar w:fldCharType="begin"/>
        </w:r>
        <w:r w:rsidR="00943535" w:rsidRPr="00716BAC">
          <w:rPr>
            <w:rFonts w:cstheme="minorHAnsi"/>
            <w:b/>
          </w:rPr>
          <w:instrText xml:space="preserve"> REF _Ref404699913 \r \h </w:instrText>
        </w:r>
        <w:r w:rsidR="00F9472E" w:rsidRPr="00716BAC">
          <w:rPr>
            <w:rStyle w:val="Hyperlink"/>
            <w:rFonts w:cstheme="minorHAnsi"/>
            <w:b/>
          </w:rPr>
          <w:instrText xml:space="preserve"> \* MERGEFORMAT </w:instrText>
        </w:r>
        <w:r w:rsidR="00943535" w:rsidRPr="00716BAC">
          <w:rPr>
            <w:rStyle w:val="Hyperlink"/>
            <w:rFonts w:cstheme="minorHAnsi"/>
            <w:b/>
          </w:rPr>
        </w:r>
        <w:r w:rsidR="00943535" w:rsidRPr="00716BAC">
          <w:rPr>
            <w:rStyle w:val="Hyperlink"/>
            <w:rFonts w:cstheme="minorHAnsi"/>
            <w:b/>
          </w:rPr>
          <w:fldChar w:fldCharType="separate"/>
        </w:r>
        <w:r w:rsidR="00733CDD" w:rsidRPr="00716BAC">
          <w:rPr>
            <w:rFonts w:cstheme="minorHAnsi"/>
            <w:b/>
          </w:rPr>
          <w:t>2.1.1.2</w:t>
        </w:r>
        <w:r w:rsidR="00943535" w:rsidRPr="00716BAC">
          <w:rPr>
            <w:rStyle w:val="Hyperlink"/>
            <w:rFonts w:cstheme="minorHAnsi"/>
            <w:b/>
          </w:rPr>
          <w:fldChar w:fldCharType="end"/>
        </w:r>
      </w:hyperlink>
      <w:r w:rsidR="00821F70" w:rsidRPr="00F45AE7">
        <w:rPr>
          <w:rStyle w:val="Hyperlink"/>
          <w:rFonts w:cstheme="minorHAnsi"/>
          <w:color w:val="auto"/>
          <w:u w:val="none"/>
        </w:rPr>
        <w:t>)</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p>
    <w:p w14:paraId="7114CC73" w14:textId="24F633E1" w:rsidR="00286A5F" w:rsidRPr="00D5649B" w:rsidRDefault="00EE6923" w:rsidP="008D4737">
      <w:pPr>
        <w:spacing w:after="120"/>
        <w:rPr>
          <w:rFonts w:cstheme="minorHAnsi"/>
        </w:rPr>
      </w:pPr>
      <w:r>
        <w:rPr>
          <w:noProof/>
        </w:rPr>
        <mc:AlternateContent>
          <mc:Choice Requires="wps">
            <w:drawing>
              <wp:anchor distT="0" distB="0" distL="114300" distR="114300" simplePos="0" relativeHeight="251633152" behindDoc="0" locked="0" layoutInCell="1" allowOverlap="1" wp14:anchorId="5AF04F44" wp14:editId="4CF31840">
                <wp:simplePos x="0" y="0"/>
                <wp:positionH relativeFrom="margin">
                  <wp:align>left</wp:align>
                </wp:positionH>
                <wp:positionV relativeFrom="paragraph">
                  <wp:posOffset>459105</wp:posOffset>
                </wp:positionV>
                <wp:extent cx="5949950" cy="1001395"/>
                <wp:effectExtent l="0" t="0" r="0" b="8255"/>
                <wp:wrapTopAndBottom/>
                <wp:docPr id="19619280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013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4F1EF" w14:textId="6460D3CF" w:rsidR="00B1240A" w:rsidRPr="00690655" w:rsidRDefault="00B1240A" w:rsidP="00D1312A">
                            <w:pPr>
                              <w:rPr>
                                <w:color w:val="000000" w:themeColor="text1"/>
                              </w:rPr>
                            </w:pPr>
                            <w:r w:rsidRPr="00690655">
                              <w:rPr>
                                <w:color w:val="000000" w:themeColor="text1"/>
                              </w:rPr>
                              <w:t xml:space="preserve">Holos V4 will use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D1312A">
                            <w:pPr>
                              <w:spacing w:after="120"/>
                              <w:rPr>
                                <w:color w:val="000000" w:themeColor="text1"/>
                                <w:vertAlign w:val="superscript"/>
                              </w:rPr>
                            </w:pPr>
                            <w:r>
                              <w:rPr>
                                <w:i/>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D1312A">
                            <w:pPr>
                              <w:spacing w:after="120"/>
                              <w:rPr>
                                <w:color w:val="000000" w:themeColor="text1"/>
                              </w:rPr>
                            </w:pPr>
                            <w:r>
                              <w:rPr>
                                <w:color w:val="000000" w:themeColor="text1"/>
                              </w:rPr>
                              <w:t>Tillage intensity</w:t>
                            </w:r>
                            <w:r w:rsidRPr="00CD2410">
                              <w:rPr>
                                <w:color w:val="000000" w:themeColor="text1"/>
                              </w:rPr>
                              <w:tab/>
                            </w:r>
                            <w:r>
                              <w:rPr>
                                <w:color w:val="000000" w:themeColor="text1"/>
                              </w:rPr>
                              <w:t xml:space="preserve">no-till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4F44" id="Rectangle 42" o:spid="_x0000_s1039" style="position:absolute;margin-left:0;margin-top:36.15pt;width:468.5pt;height:78.85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" fillcolor="white [3212]" strokecolor="#243f60 [1604]" strokeweight="2pt">
                <v:path arrowok="t"/>
                <v:textbox>
                  <w:txbxContent>
                    <w:p w14:paraId="49D4F1EF" w14:textId="6460D3CF" w:rsidR="00B1240A" w:rsidRPr="00690655" w:rsidRDefault="00B1240A" w:rsidP="00D1312A">
                      <w:pPr>
                        <w:rPr>
                          <w:color w:val="000000" w:themeColor="text1"/>
                        </w:rPr>
                      </w:pPr>
                      <w:r w:rsidRPr="00690655">
                        <w:rPr>
                          <w:color w:val="000000" w:themeColor="text1"/>
                        </w:rPr>
                        <w:t xml:space="preserve">Holos V4 will use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D1312A">
                      <w:pPr>
                        <w:spacing w:after="120"/>
                        <w:rPr>
                          <w:color w:val="000000" w:themeColor="text1"/>
                          <w:vertAlign w:val="superscript"/>
                        </w:rPr>
                      </w:pPr>
                      <w:r>
                        <w:rPr>
                          <w:i/>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D1312A">
                      <w:pPr>
                        <w:spacing w:after="120"/>
                        <w:rPr>
                          <w:color w:val="000000" w:themeColor="text1"/>
                        </w:rPr>
                      </w:pPr>
                      <w:r>
                        <w:rPr>
                          <w:color w:val="000000" w:themeColor="text1"/>
                        </w:rPr>
                        <w:t>Tillage intensity</w:t>
                      </w:r>
                      <w:r w:rsidRPr="00CD2410">
                        <w:rPr>
                          <w:color w:val="000000" w:themeColor="text1"/>
                        </w:rPr>
                        <w:tab/>
                      </w:r>
                      <w:r>
                        <w:rPr>
                          <w:color w:val="000000" w:themeColor="text1"/>
                        </w:rPr>
                        <w:t xml:space="preserve">no-till </w:t>
                      </w:r>
                    </w:p>
                  </w:txbxContent>
                </v:textbox>
                <w10:wrap type="topAndBottom" anchorx="margin"/>
              </v:rect>
            </w:pict>
          </mc:Fallback>
        </mc:AlternateContent>
      </w:r>
      <w:r w:rsidR="00286A5F" w:rsidRPr="00D5649B">
        <w:rPr>
          <w:rFonts w:cstheme="minorHAnsi"/>
        </w:rPr>
        <w:t>Required user input:  Length and frequency of fallow phase in a crop rotation (or on a field), applied tillage or herbicide for weed control</w:t>
      </w:r>
    </w:p>
    <w:p w14:paraId="45F43AC2" w14:textId="6B7CD785" w:rsidR="00F96E02" w:rsidRPr="00D5649B" w:rsidRDefault="00F96E02" w:rsidP="00943267">
      <w:pPr>
        <w:pStyle w:val="Heading4"/>
        <w:keepNext/>
      </w:pPr>
      <w:bookmarkStart w:id="131" w:name="_Toc528936561"/>
      <w:bookmarkStart w:id="132" w:name="_Ref87019093"/>
      <w:r w:rsidRPr="00D5649B">
        <w:t xml:space="preserve">Manure </w:t>
      </w:r>
      <w:r w:rsidR="00943267">
        <w:t>c</w:t>
      </w:r>
      <w:r w:rsidRPr="00D5649B">
        <w:t>arbon input</w:t>
      </w:r>
      <w:bookmarkEnd w:id="131"/>
      <w:bookmarkEnd w:id="132"/>
      <w:r w:rsidR="00943267">
        <w:t>s</w:t>
      </w:r>
    </w:p>
    <w:p w14:paraId="7B5A55E8" w14:textId="5D9CF13B" w:rsidR="00580824" w:rsidRPr="009E6259" w:rsidRDefault="00F9454B" w:rsidP="006A1209">
      <w:pPr>
        <w:rPr>
          <w:rFonts w:cstheme="minorHAnsi"/>
        </w:rPr>
      </w:pPr>
      <w:r w:rsidRPr="00D5649B">
        <w:rPr>
          <w:rFonts w:cstheme="minorHAnsi"/>
        </w:rPr>
        <w:t>T</w:t>
      </w:r>
      <w:r w:rsidR="00580824" w:rsidRPr="00D5649B">
        <w:rPr>
          <w:rFonts w:cstheme="minorHAnsi"/>
        </w:rPr>
        <w:t xml:space="preserve">he </w:t>
      </w:r>
      <w:proofErr w:type="spellStart"/>
      <w:r w:rsidR="00580824" w:rsidRPr="00D5649B">
        <w:rPr>
          <w:rFonts w:cstheme="minorHAnsi"/>
        </w:rPr>
        <w:t>Holos</w:t>
      </w:r>
      <w:proofErr w:type="spellEnd"/>
      <w:r w:rsidR="00580824" w:rsidRPr="00D5649B">
        <w:rPr>
          <w:rFonts w:cstheme="minorHAnsi"/>
        </w:rPr>
        <w:t xml:space="preserve"> model livestock calculations estimate the amount of </w:t>
      </w:r>
      <w:r w:rsidRPr="00D5649B">
        <w:rPr>
          <w:rFonts w:cstheme="minorHAnsi"/>
        </w:rPr>
        <w:t>manure excreted</w:t>
      </w:r>
      <w:r w:rsidR="00580824" w:rsidRPr="00D5649B">
        <w:rPr>
          <w:rFonts w:cstheme="minorHAnsi"/>
        </w:rPr>
        <w:t xml:space="preserve">, and the manure </w:t>
      </w:r>
      <w:r w:rsidRPr="00D5649B">
        <w:rPr>
          <w:rFonts w:cstheme="minorHAnsi"/>
        </w:rPr>
        <w:t xml:space="preserve">is either applied directly to land (i.e., fresh or raw) or </w:t>
      </w:r>
      <w:r w:rsidR="00580824" w:rsidRPr="00D5649B">
        <w:rPr>
          <w:rFonts w:cstheme="minorHAnsi"/>
        </w:rPr>
        <w:t>accumulate</w:t>
      </w:r>
      <w:r w:rsidRPr="00D5649B">
        <w:rPr>
          <w:rFonts w:cstheme="minorHAnsi"/>
        </w:rPr>
        <w:t>s</w:t>
      </w:r>
      <w:r w:rsidR="00580824" w:rsidRPr="00D5649B">
        <w:rPr>
          <w:rFonts w:cstheme="minorHAnsi"/>
        </w:rPr>
        <w:t xml:space="preserve"> in the designated storage unit over time</w:t>
      </w:r>
      <w:r w:rsidR="00745D8A" w:rsidRPr="00D5649B">
        <w:rPr>
          <w:rFonts w:cstheme="minorHAnsi"/>
        </w:rPr>
        <w:t xml:space="preserve"> and is then applied to the farm’s fields</w:t>
      </w:r>
      <w:r w:rsidR="00580824" w:rsidRPr="00D5649B">
        <w:rPr>
          <w:rFonts w:cstheme="minorHAnsi"/>
        </w:rPr>
        <w:t>. The user indicate</w:t>
      </w:r>
      <w:r w:rsidR="00265A21" w:rsidRPr="00D5649B">
        <w:rPr>
          <w:rFonts w:cstheme="minorHAnsi"/>
        </w:rPr>
        <w:t>s</w:t>
      </w:r>
      <w:r w:rsidR="00580824" w:rsidRPr="00D5649B">
        <w:rPr>
          <w:rFonts w:cstheme="minorHAnsi"/>
        </w:rPr>
        <w:t xml:space="preserve"> in the cropping interface when and at what rate the manure is being applied</w:t>
      </w:r>
      <w:r w:rsidR="00E24202" w:rsidRPr="00D5649B">
        <w:rPr>
          <w:rFonts w:cstheme="minorHAnsi"/>
        </w:rPr>
        <w:t xml:space="preserve"> (this is also the case when manure is imported to the farm from different sources)</w:t>
      </w:r>
      <w:r w:rsidR="00580824" w:rsidRPr="00D5649B">
        <w:rPr>
          <w:rFonts w:cstheme="minorHAnsi"/>
        </w:rPr>
        <w:t xml:space="preserve">. </w:t>
      </w:r>
      <w:proofErr w:type="spellStart"/>
      <w:r w:rsidR="00580824" w:rsidRPr="00D5649B">
        <w:rPr>
          <w:rFonts w:cstheme="minorHAnsi"/>
        </w:rPr>
        <w:t>Holos</w:t>
      </w:r>
      <w:proofErr w:type="spellEnd"/>
      <w:r w:rsidR="00580824" w:rsidRPr="00D5649B">
        <w:rPr>
          <w:rFonts w:cstheme="minorHAnsi"/>
        </w:rPr>
        <w:t xml:space="preserve"> </w:t>
      </w:r>
      <w:r w:rsidR="00265A21" w:rsidRPr="00D5649B">
        <w:rPr>
          <w:rFonts w:cstheme="minorHAnsi"/>
        </w:rPr>
        <w:t>uses</w:t>
      </w:r>
      <w:r w:rsidR="00580824" w:rsidRPr="00D5649B">
        <w:rPr>
          <w:rFonts w:cstheme="minorHAnsi"/>
        </w:rPr>
        <w:t xml:space="preserve"> </w:t>
      </w:r>
      <w:r w:rsidR="00821F70" w:rsidRPr="00D5649B">
        <w:rPr>
          <w:rFonts w:cstheme="minorHAnsi"/>
        </w:rPr>
        <w:fldChar w:fldCharType="begin"/>
      </w:r>
      <w:r w:rsidR="00821F70" w:rsidRPr="00D5649B">
        <w:rPr>
          <w:rFonts w:cstheme="minorHAnsi"/>
        </w:rPr>
        <w:instrText xml:space="preserve"> REF _Ref62838004 \h  \* MERGEFORMAT </w:instrText>
      </w:r>
      <w:r w:rsidR="00821F70" w:rsidRPr="00D5649B">
        <w:rPr>
          <w:rFonts w:cstheme="minorHAnsi"/>
        </w:rPr>
      </w:r>
      <w:r w:rsidR="00821F70" w:rsidRPr="00D5649B">
        <w:rPr>
          <w:rFonts w:cstheme="minorHAnsi"/>
        </w:rPr>
        <w:fldChar w:fldCharType="separate"/>
      </w:r>
      <w:r w:rsidR="000A314B" w:rsidRPr="0027026A">
        <w:rPr>
          <w:rFonts w:cstheme="minorHAnsi"/>
        </w:rPr>
        <w:t xml:space="preserve">Table </w:t>
      </w:r>
      <w:r w:rsidR="000A314B" w:rsidRPr="0027026A">
        <w:rPr>
          <w:rFonts w:cstheme="minorHAnsi"/>
          <w:noProof/>
        </w:rPr>
        <w:t>6</w:t>
      </w:r>
      <w:r w:rsidR="00821F70" w:rsidRPr="00D5649B">
        <w:rPr>
          <w:rFonts w:cstheme="minorHAnsi"/>
        </w:rPr>
        <w:fldChar w:fldCharType="end"/>
      </w:r>
      <w:r w:rsidR="002B1D5F" w:rsidRPr="00D5649B">
        <w:rPr>
          <w:rFonts w:cstheme="minorHAnsi"/>
        </w:rPr>
        <w:t xml:space="preserve"> </w:t>
      </w:r>
      <w:r w:rsidR="00580824" w:rsidRPr="00D5649B">
        <w:rPr>
          <w:rFonts w:cstheme="minorHAnsi"/>
        </w:rPr>
        <w:t xml:space="preserve">to derive default </w:t>
      </w:r>
      <w:r w:rsidR="00265A21" w:rsidRPr="00D5649B">
        <w:rPr>
          <w:rFonts w:cstheme="minorHAnsi"/>
        </w:rPr>
        <w:t xml:space="preserve">model inputs (e.g., manure C and N concentration) for each </w:t>
      </w:r>
      <w:r w:rsidR="00580824" w:rsidRPr="00D5649B">
        <w:rPr>
          <w:rFonts w:cstheme="minorHAnsi"/>
        </w:rPr>
        <w:t xml:space="preserve">manure and storage type. However, as the moisture content is likely the most variable value, the user </w:t>
      </w:r>
      <w:r w:rsidR="00FE749B" w:rsidRPr="00D5649B">
        <w:rPr>
          <w:rFonts w:cstheme="minorHAnsi"/>
        </w:rPr>
        <w:t>can</w:t>
      </w:r>
      <w:r w:rsidR="00580824" w:rsidRPr="00D5649B">
        <w:rPr>
          <w:rFonts w:cstheme="minorHAnsi"/>
        </w:rPr>
        <w:t xml:space="preserve"> input an approximate estimate of the </w:t>
      </w:r>
      <w:r w:rsidR="00E24202" w:rsidRPr="00D5649B">
        <w:rPr>
          <w:rFonts w:cstheme="minorHAnsi"/>
        </w:rPr>
        <w:t>actual</w:t>
      </w:r>
      <w:r w:rsidR="00580824" w:rsidRPr="00D5649B">
        <w:rPr>
          <w:rFonts w:cstheme="minorHAnsi"/>
        </w:rPr>
        <w:t xml:space="preserve"> moisture content</w:t>
      </w:r>
      <w:r w:rsidR="00E24202" w:rsidRPr="00D5649B">
        <w:rPr>
          <w:rFonts w:cstheme="minorHAnsi"/>
        </w:rPr>
        <w:t xml:space="preserve"> to reduce the uncertainty of nutrient </w:t>
      </w:r>
      <w:r w:rsidR="00837A6C">
        <w:rPr>
          <w:rFonts w:cstheme="minorHAnsi"/>
        </w:rPr>
        <w:t>content</w:t>
      </w:r>
      <w:r w:rsidR="00E24202" w:rsidRPr="00D5649B">
        <w:rPr>
          <w:rFonts w:cstheme="minorHAnsi"/>
        </w:rPr>
        <w:t xml:space="preserve"> calculations</w:t>
      </w:r>
      <w:r w:rsidR="00580824" w:rsidRPr="00D5649B">
        <w:rPr>
          <w:rFonts w:cstheme="minorHAnsi"/>
        </w:rPr>
        <w:t xml:space="preserve">. </w:t>
      </w:r>
      <w:r w:rsidR="00E24202" w:rsidRPr="00D5649B">
        <w:rPr>
          <w:rFonts w:cstheme="minorHAnsi"/>
        </w:rPr>
        <w:t xml:space="preserve">The user will also be asked to specify the application method (if </w:t>
      </w:r>
      <w:r w:rsidR="00837A6C">
        <w:rPr>
          <w:rFonts w:cstheme="minorHAnsi"/>
        </w:rPr>
        <w:t xml:space="preserve">different to the </w:t>
      </w:r>
      <w:r w:rsidR="00E24202" w:rsidRPr="00D5649B">
        <w:rPr>
          <w:rFonts w:cstheme="minorHAnsi"/>
        </w:rPr>
        <w:t xml:space="preserve">default), however, this </w:t>
      </w:r>
      <w:r w:rsidR="00265A21" w:rsidRPr="00D5649B">
        <w:rPr>
          <w:rFonts w:cstheme="minorHAnsi"/>
        </w:rPr>
        <w:t>has</w:t>
      </w:r>
      <w:r w:rsidR="00E24202" w:rsidRPr="00D5649B">
        <w:rPr>
          <w:rFonts w:cstheme="minorHAnsi"/>
        </w:rPr>
        <w:t xml:space="preserve"> no relevance for the </w:t>
      </w:r>
      <w:r w:rsidR="00265A21" w:rsidRPr="00D5649B">
        <w:rPr>
          <w:rFonts w:cstheme="minorHAnsi"/>
        </w:rPr>
        <w:t xml:space="preserve">C </w:t>
      </w:r>
      <w:r w:rsidR="00E24202" w:rsidRPr="00D5649B">
        <w:rPr>
          <w:rFonts w:cstheme="minorHAnsi"/>
        </w:rPr>
        <w:t>stock calculations.</w:t>
      </w:r>
      <w:r w:rsidR="00CD5FBB" w:rsidRPr="00D5649B">
        <w:rPr>
          <w:rFonts w:cstheme="minorHAnsi"/>
        </w:rPr>
        <w:t xml:space="preserve"> It is assumed that manure storage systems are empty at the end of the year thus any leftover manure remaining is equally </w:t>
      </w:r>
      <w:r w:rsidR="00CD5FBB" w:rsidRPr="009E6259">
        <w:rPr>
          <w:rFonts w:cstheme="minorHAnsi"/>
        </w:rPr>
        <w:t xml:space="preserve">spread across </w:t>
      </w:r>
      <w:r w:rsidR="00837A6C" w:rsidRPr="009E6259">
        <w:rPr>
          <w:rFonts w:cstheme="minorHAnsi"/>
        </w:rPr>
        <w:t>all of the farm’s fields (except native rangeland, if present)</w:t>
      </w:r>
      <w:r w:rsidR="00CD5FBB" w:rsidRPr="009E6259">
        <w:rPr>
          <w:rFonts w:cstheme="minorHAnsi"/>
        </w:rPr>
        <w:t xml:space="preserve"> and relevant emissions </w:t>
      </w:r>
      <w:r w:rsidR="00837A6C" w:rsidRPr="009E6259">
        <w:rPr>
          <w:rFonts w:cstheme="minorHAnsi"/>
        </w:rPr>
        <w:t xml:space="preserve">are </w:t>
      </w:r>
      <w:r w:rsidR="00CD5FBB" w:rsidRPr="009E6259">
        <w:rPr>
          <w:rFonts w:cstheme="minorHAnsi"/>
        </w:rPr>
        <w:t>calculated.</w:t>
      </w:r>
    </w:p>
    <w:p w14:paraId="539EA63B" w14:textId="7F8CE91C" w:rsidR="00580824" w:rsidRPr="009E6259" w:rsidRDefault="00FE749B" w:rsidP="006A1209">
      <w:pPr>
        <w:rPr>
          <w:rFonts w:cstheme="minorHAnsi"/>
          <w:iCs/>
        </w:rPr>
      </w:pPr>
      <w:r w:rsidRPr="009E6259">
        <w:rPr>
          <w:rFonts w:cstheme="minorHAnsi"/>
        </w:rPr>
        <w:t>Inputs of C</w:t>
      </w:r>
      <w:r w:rsidR="00DA129F" w:rsidRPr="009E6259">
        <w:rPr>
          <w:rFonts w:cstheme="minorHAnsi"/>
        </w:rPr>
        <w:t xml:space="preserve"> </w:t>
      </w:r>
      <w:r w:rsidRPr="009E6259">
        <w:rPr>
          <w:rFonts w:cstheme="minorHAnsi"/>
        </w:rPr>
        <w:t xml:space="preserve">to agricultural </w:t>
      </w:r>
      <w:r w:rsidR="00837A6C" w:rsidRPr="009E6259">
        <w:rPr>
          <w:rFonts w:cstheme="minorHAnsi"/>
        </w:rPr>
        <w:t>soils</w:t>
      </w:r>
      <w:r w:rsidRPr="009E6259">
        <w:rPr>
          <w:rFonts w:cstheme="minorHAnsi"/>
        </w:rPr>
        <w:t xml:space="preserve"> in </w:t>
      </w:r>
      <w:r w:rsidR="00837A6C" w:rsidRPr="009E6259">
        <w:rPr>
          <w:rFonts w:cstheme="minorHAnsi"/>
        </w:rPr>
        <w:t xml:space="preserve">fresh or stored </w:t>
      </w:r>
      <w:r w:rsidRPr="009E6259">
        <w:rPr>
          <w:rFonts w:cstheme="minorHAnsi"/>
        </w:rPr>
        <w:t xml:space="preserve">livestock manure </w:t>
      </w:r>
      <w:r w:rsidR="00837A6C" w:rsidRPr="009E6259">
        <w:rPr>
          <w:rFonts w:cstheme="minorHAnsi"/>
        </w:rPr>
        <w:t xml:space="preserve">(i.e., dung, urine and bedding) </w:t>
      </w:r>
      <w:r w:rsidRPr="009E6259">
        <w:rPr>
          <w:rFonts w:cstheme="minorHAnsi"/>
        </w:rPr>
        <w:t xml:space="preserve">are estimated in </w:t>
      </w:r>
      <w:r w:rsidR="00232AC8" w:rsidRPr="009E6259">
        <w:rPr>
          <w:rFonts w:cstheme="minorHAnsi"/>
          <w:b/>
        </w:rPr>
        <w:t>S</w:t>
      </w:r>
      <w:r w:rsidR="00DD15AE" w:rsidRPr="009E6259">
        <w:rPr>
          <w:rFonts w:cstheme="minorHAnsi"/>
          <w:b/>
        </w:rPr>
        <w:t xml:space="preserve">ection </w:t>
      </w:r>
      <w:r w:rsidR="00DD15AE" w:rsidRPr="009E6259">
        <w:rPr>
          <w:rFonts w:cstheme="minorHAnsi"/>
          <w:b/>
        </w:rPr>
        <w:fldChar w:fldCharType="begin"/>
      </w:r>
      <w:r w:rsidR="00DD15AE" w:rsidRPr="009E6259">
        <w:rPr>
          <w:rFonts w:cstheme="minorHAnsi"/>
          <w:b/>
        </w:rPr>
        <w:instrText xml:space="preserve"> REF _Ref97638669 \r \h  \* MERGEFORMAT </w:instrText>
      </w:r>
      <w:r w:rsidR="00DD15AE" w:rsidRPr="009E6259">
        <w:rPr>
          <w:rFonts w:cstheme="minorHAnsi"/>
          <w:b/>
        </w:rPr>
      </w:r>
      <w:r w:rsidR="00DD15AE" w:rsidRPr="009E6259">
        <w:rPr>
          <w:rFonts w:cstheme="minorHAnsi"/>
          <w:b/>
        </w:rPr>
        <w:fldChar w:fldCharType="separate"/>
      </w:r>
      <w:r w:rsidR="00716BAC" w:rsidRPr="009E6259">
        <w:rPr>
          <w:rFonts w:cstheme="minorHAnsi"/>
          <w:b/>
        </w:rPr>
        <w:t>4.7</w:t>
      </w:r>
      <w:r w:rsidR="00DD15AE" w:rsidRPr="009E6259">
        <w:rPr>
          <w:rFonts w:cstheme="minorHAnsi"/>
          <w:b/>
        </w:rPr>
        <w:fldChar w:fldCharType="end"/>
      </w:r>
      <w:r w:rsidR="00837A6C" w:rsidRPr="009E6259">
        <w:rPr>
          <w:rFonts w:cstheme="minorHAnsi"/>
          <w:b/>
        </w:rPr>
        <w:t xml:space="preserve"> </w:t>
      </w:r>
      <w:r w:rsidR="00837A6C" w:rsidRPr="009E6259">
        <w:rPr>
          <w:rFonts w:cstheme="minorHAnsi"/>
          <w:bCs/>
        </w:rPr>
        <w:t>– see</w:t>
      </w:r>
      <w:r w:rsidR="00837A6C" w:rsidRPr="009E6259">
        <w:rPr>
          <w:rFonts w:cstheme="minorHAnsi"/>
          <w:b/>
        </w:rPr>
        <w:t xml:space="preserve"> </w:t>
      </w:r>
      <w:r w:rsidR="00837A6C" w:rsidRPr="009E6259">
        <w:rPr>
          <w:rFonts w:cstheme="minorHAnsi"/>
        </w:rPr>
        <w:fldChar w:fldCharType="begin"/>
      </w:r>
      <w:r w:rsidR="00837A6C" w:rsidRPr="009E6259">
        <w:rPr>
          <w:rFonts w:cstheme="minorHAnsi"/>
          <w:b/>
        </w:rPr>
        <w:instrText xml:space="preserve"> REF TotalCModel_TFieldN_Eq \h </w:instrText>
      </w:r>
      <w:r w:rsidR="00837A6C" w:rsidRPr="009E6259">
        <w:rPr>
          <w:rFonts w:cstheme="minorHAnsi"/>
        </w:rPr>
        <w:instrText xml:space="preserve"> \* MERGEFORMAT </w:instrText>
      </w:r>
      <w:r w:rsidR="00837A6C" w:rsidRPr="009E6259">
        <w:rPr>
          <w:rFonts w:cstheme="minorHAnsi"/>
        </w:rPr>
      </w:r>
      <w:r w:rsidR="00837A6C" w:rsidRPr="009E6259">
        <w:rPr>
          <w:rFonts w:cstheme="minorHAnsi"/>
        </w:rPr>
        <w:fldChar w:fldCharType="separate"/>
      </w:r>
      <w:r w:rsidR="00837A6C" w:rsidRPr="009E6259">
        <w:rPr>
          <w:b/>
        </w:rPr>
        <w:t xml:space="preserve">Eq. </w:t>
      </w:r>
      <w:r w:rsidR="00837A6C" w:rsidRPr="009E6259">
        <w:rPr>
          <w:b/>
          <w:noProof/>
        </w:rPr>
        <w:t>4.7.1</w:t>
      </w:r>
      <w:r w:rsidR="00837A6C" w:rsidRPr="009E6259">
        <w:rPr>
          <w:b/>
        </w:rPr>
        <w:noBreakHyphen/>
      </w:r>
      <w:r w:rsidR="00837A6C" w:rsidRPr="009E6259">
        <w:rPr>
          <w:b/>
          <w:noProof/>
        </w:rPr>
        <w:t>6</w:t>
      </w:r>
      <w:r w:rsidR="00837A6C" w:rsidRPr="009E6259">
        <w:rPr>
          <w:rFonts w:cstheme="minorHAnsi"/>
        </w:rPr>
        <w:fldChar w:fldCharType="end"/>
      </w:r>
      <w:r w:rsidR="00DA129F" w:rsidRPr="009E6259">
        <w:rPr>
          <w:rFonts w:cstheme="minorHAnsi"/>
        </w:rPr>
        <w:t xml:space="preserve"> </w:t>
      </w:r>
      <w:r w:rsidR="00837A6C" w:rsidRPr="009E6259">
        <w:rPr>
          <w:rFonts w:cstheme="minorHAnsi"/>
        </w:rPr>
        <w:t>for additions of manure C</w:t>
      </w:r>
      <w:r w:rsidR="00DA129F" w:rsidRPr="009E6259">
        <w:rPr>
          <w:rFonts w:cstheme="minorHAnsi"/>
        </w:rPr>
        <w:t xml:space="preserve"> </w:t>
      </w:r>
      <w:r w:rsidR="00837A6C" w:rsidRPr="009E6259">
        <w:rPr>
          <w:rFonts w:cstheme="minorHAnsi"/>
        </w:rPr>
        <w:t>to soil</w:t>
      </w:r>
      <w:r w:rsidR="00473AA2" w:rsidRPr="009E6259">
        <w:rPr>
          <w:rFonts w:cstheme="minorHAnsi"/>
        </w:rPr>
        <w:t xml:space="preserve"> in</w:t>
      </w:r>
      <w:r w:rsidR="00837A6C" w:rsidRPr="009E6259">
        <w:rPr>
          <w:rFonts w:cstheme="minorHAnsi"/>
        </w:rPr>
        <w:t xml:space="preserve"> field </w:t>
      </w:r>
      <w:r w:rsidR="00837A6C" w:rsidRPr="009E6259">
        <w:rPr>
          <w:rFonts w:cstheme="minorHAnsi"/>
          <w:i/>
          <w:iCs/>
        </w:rPr>
        <w:t>n</w:t>
      </w:r>
      <w:r w:rsidR="00837A6C" w:rsidRPr="009E6259">
        <w:rPr>
          <w:rFonts w:cstheme="minorHAnsi"/>
        </w:rPr>
        <w:t xml:space="preserve"> in year </w:t>
      </w:r>
      <w:r w:rsidR="00837A6C" w:rsidRPr="009E6259">
        <w:rPr>
          <w:rFonts w:cstheme="minorHAnsi"/>
          <w:i/>
          <w:iCs/>
        </w:rPr>
        <w:t>t</w:t>
      </w:r>
      <w:r w:rsidRPr="009E6259">
        <w:rPr>
          <w:rFonts w:cstheme="minorHAnsi"/>
        </w:rPr>
        <w:t xml:space="preserve">. </w:t>
      </w:r>
      <w:r w:rsidR="001433D5" w:rsidRPr="009E6259">
        <w:rPr>
          <w:rFonts w:cstheme="minorHAnsi"/>
        </w:rPr>
        <w:t xml:space="preserve">Inputs of C in anaerobic digestate applied to </w:t>
      </w:r>
      <w:r w:rsidR="00473AA2" w:rsidRPr="009E6259">
        <w:rPr>
          <w:rFonts w:cstheme="minorHAnsi"/>
        </w:rPr>
        <w:t xml:space="preserve">field </w:t>
      </w:r>
      <w:r w:rsidR="00473AA2" w:rsidRPr="009E6259">
        <w:rPr>
          <w:rFonts w:cstheme="minorHAnsi"/>
          <w:i/>
          <w:iCs/>
        </w:rPr>
        <w:t>n</w:t>
      </w:r>
      <w:r w:rsidR="00473AA2" w:rsidRPr="009E6259">
        <w:rPr>
          <w:rFonts w:cstheme="minorHAnsi"/>
        </w:rPr>
        <w:t xml:space="preserve"> in year </w:t>
      </w:r>
      <w:r w:rsidR="00473AA2" w:rsidRPr="009E6259">
        <w:rPr>
          <w:rFonts w:cstheme="minorHAnsi"/>
          <w:i/>
          <w:iCs/>
        </w:rPr>
        <w:t>t</w:t>
      </w:r>
      <w:r w:rsidR="001433D5" w:rsidRPr="009E6259">
        <w:rPr>
          <w:rFonts w:cstheme="minorHAnsi"/>
        </w:rPr>
        <w:t xml:space="preserve"> are estimated in </w:t>
      </w:r>
      <w:r w:rsidR="00F9798D" w:rsidRPr="009E6259">
        <w:rPr>
          <w:rFonts w:cstheme="minorHAnsi"/>
          <w:b/>
          <w:bCs/>
        </w:rPr>
        <w:t xml:space="preserve">Section </w:t>
      </w:r>
      <w:r w:rsidR="00F9798D" w:rsidRPr="009E6259">
        <w:rPr>
          <w:rFonts w:cstheme="minorHAnsi"/>
          <w:b/>
          <w:bCs/>
        </w:rPr>
        <w:fldChar w:fldCharType="begin"/>
      </w:r>
      <w:r w:rsidR="00F9798D" w:rsidRPr="009E6259">
        <w:rPr>
          <w:rFonts w:cstheme="minorHAnsi"/>
          <w:b/>
          <w:bCs/>
        </w:rPr>
        <w:instrText xml:space="preserve"> REF _Ref146543373 \r \h  \* MERGEFORMAT </w:instrText>
      </w:r>
      <w:r w:rsidR="00F9798D" w:rsidRPr="009E6259">
        <w:rPr>
          <w:rFonts w:cstheme="minorHAnsi"/>
          <w:b/>
          <w:bCs/>
        </w:rPr>
      </w:r>
      <w:r w:rsidR="00F9798D" w:rsidRPr="009E6259">
        <w:rPr>
          <w:rFonts w:cstheme="minorHAnsi"/>
          <w:b/>
          <w:bCs/>
        </w:rPr>
        <w:fldChar w:fldCharType="separate"/>
      </w:r>
      <w:r w:rsidR="00F9798D" w:rsidRPr="009E6259">
        <w:rPr>
          <w:rFonts w:cstheme="minorHAnsi"/>
          <w:b/>
          <w:bCs/>
        </w:rPr>
        <w:t>4.9.7.1</w:t>
      </w:r>
      <w:r w:rsidR="00F9798D" w:rsidRPr="009E6259">
        <w:rPr>
          <w:rFonts w:cstheme="minorHAnsi"/>
          <w:b/>
          <w:bCs/>
        </w:rPr>
        <w:fldChar w:fldCharType="end"/>
      </w:r>
      <w:r w:rsidR="00F9798D" w:rsidRPr="009E6259">
        <w:rPr>
          <w:rFonts w:cstheme="minorHAnsi"/>
          <w:b/>
          <w:bCs/>
        </w:rPr>
        <w:t xml:space="preserve"> </w:t>
      </w:r>
      <w:r w:rsidR="00DA129F" w:rsidRPr="009E6259">
        <w:rPr>
          <w:rFonts w:cstheme="minorHAnsi"/>
          <w:b/>
          <w:bCs/>
        </w:rPr>
        <w:t>(</w:t>
      </w:r>
      <w:r w:rsidR="00473AA2" w:rsidRPr="009E6259">
        <w:rPr>
          <w:rFonts w:cstheme="minorHAnsi"/>
          <w:b/>
          <w:bCs/>
        </w:rPr>
        <w:fldChar w:fldCharType="begin"/>
      </w:r>
      <w:r w:rsidR="00473AA2" w:rsidRPr="009E6259">
        <w:rPr>
          <w:rFonts w:cstheme="minorHAnsi"/>
          <w:b/>
          <w:bCs/>
        </w:rPr>
        <w:instrText xml:space="preserve"> REF TotalCModelDigestate_TFieldN_Eq \h </w:instrText>
      </w:r>
      <w:r w:rsidR="00473AA2" w:rsidRPr="009E6259">
        <w:rPr>
          <w:rFonts w:cstheme="minorHAnsi"/>
          <w:b/>
          <w:bCs/>
        </w:rPr>
      </w:r>
      <w:r w:rsidR="009E6259">
        <w:rPr>
          <w:rFonts w:cstheme="minorHAnsi"/>
          <w:b/>
          <w:bCs/>
        </w:rPr>
        <w:instrText xml:space="preserve"> \* MERGEFORMAT </w:instrText>
      </w:r>
      <w:r w:rsidR="00473AA2" w:rsidRPr="009E6259">
        <w:rPr>
          <w:rFonts w:cstheme="minorHAnsi"/>
          <w:b/>
          <w:bCs/>
        </w:rPr>
        <w:fldChar w:fldCharType="separate"/>
      </w:r>
      <w:r w:rsidR="00473AA2" w:rsidRPr="009E6259">
        <w:rPr>
          <w:b/>
        </w:rPr>
        <w:t xml:space="preserve">Eq. </w:t>
      </w:r>
      <w:r w:rsidR="00473AA2" w:rsidRPr="009E6259">
        <w:rPr>
          <w:b/>
          <w:noProof/>
        </w:rPr>
        <w:t>4.9.7</w:t>
      </w:r>
      <w:r w:rsidR="00473AA2" w:rsidRPr="009E6259">
        <w:rPr>
          <w:b/>
        </w:rPr>
        <w:noBreakHyphen/>
      </w:r>
      <w:r w:rsidR="00473AA2" w:rsidRPr="009E6259">
        <w:rPr>
          <w:b/>
          <w:noProof/>
        </w:rPr>
        <w:t>5</w:t>
      </w:r>
      <w:r w:rsidR="00473AA2" w:rsidRPr="009E6259">
        <w:rPr>
          <w:rFonts w:cstheme="minorHAnsi"/>
          <w:b/>
          <w:bCs/>
        </w:rPr>
        <w:fldChar w:fldCharType="end"/>
      </w:r>
      <w:r w:rsidR="00DA129F" w:rsidRPr="009E6259">
        <w:rPr>
          <w:rFonts w:cstheme="minorHAnsi"/>
          <w:b/>
          <w:bCs/>
        </w:rPr>
        <w:t xml:space="preserve">) </w:t>
      </w:r>
      <w:r w:rsidR="001433D5" w:rsidRPr="009E6259">
        <w:rPr>
          <w:rFonts w:cstheme="minorHAnsi"/>
        </w:rPr>
        <w:t>and i</w:t>
      </w:r>
      <w:r w:rsidRPr="009E6259">
        <w:rPr>
          <w:rFonts w:cstheme="minorHAnsi"/>
        </w:rPr>
        <w:t xml:space="preserve">nputs in dung and urine deposited </w:t>
      </w:r>
      <w:r w:rsidR="00837A6C" w:rsidRPr="009E6259">
        <w:rPr>
          <w:rFonts w:cstheme="minorHAnsi"/>
        </w:rPr>
        <w:t xml:space="preserve">directly on pasture </w:t>
      </w:r>
      <w:r w:rsidRPr="009E6259">
        <w:rPr>
          <w:rFonts w:cstheme="minorHAnsi"/>
        </w:rPr>
        <w:t xml:space="preserve">by grazing animals </w:t>
      </w:r>
      <w:r w:rsidR="00DD15AE" w:rsidRPr="009E6259">
        <w:rPr>
          <w:rFonts w:cstheme="minorHAnsi"/>
        </w:rPr>
        <w:t xml:space="preserve">are estimated in </w:t>
      </w:r>
      <w:r w:rsidR="00232AC8" w:rsidRPr="009E6259">
        <w:rPr>
          <w:rFonts w:cstheme="minorHAnsi"/>
          <w:b/>
        </w:rPr>
        <w:t>C</w:t>
      </w:r>
      <w:r w:rsidR="00DD15AE" w:rsidRPr="009E6259">
        <w:rPr>
          <w:rFonts w:cstheme="minorHAnsi"/>
          <w:b/>
        </w:rPr>
        <w:t xml:space="preserve">hapter </w:t>
      </w:r>
      <w:r w:rsidR="00DD15AE" w:rsidRPr="009E6259">
        <w:rPr>
          <w:rFonts w:cstheme="minorHAnsi"/>
          <w:b/>
        </w:rPr>
        <w:fldChar w:fldCharType="begin"/>
      </w:r>
      <w:r w:rsidR="00DD15AE" w:rsidRPr="009E6259">
        <w:rPr>
          <w:rFonts w:cstheme="minorHAnsi"/>
          <w:b/>
        </w:rPr>
        <w:instrText xml:space="preserve"> REF _Ref97638848 \r \h  \* MERGEFORMAT </w:instrText>
      </w:r>
      <w:r w:rsidR="00DD15AE" w:rsidRPr="009E6259">
        <w:rPr>
          <w:rFonts w:cstheme="minorHAnsi"/>
          <w:b/>
        </w:rPr>
      </w:r>
      <w:r w:rsidR="00DD15AE" w:rsidRPr="009E6259">
        <w:rPr>
          <w:rFonts w:cstheme="minorHAnsi"/>
          <w:b/>
        </w:rPr>
        <w:fldChar w:fldCharType="separate"/>
      </w:r>
      <w:r w:rsidR="00716BAC" w:rsidRPr="009E6259">
        <w:rPr>
          <w:rFonts w:cstheme="minorHAnsi"/>
          <w:b/>
        </w:rPr>
        <w:t>5</w:t>
      </w:r>
      <w:r w:rsidR="00DD15AE" w:rsidRPr="009E6259">
        <w:rPr>
          <w:rFonts w:cstheme="minorHAnsi"/>
          <w:b/>
        </w:rPr>
        <w:fldChar w:fldCharType="end"/>
      </w:r>
      <w:r w:rsidR="00B810EE" w:rsidRPr="009E6259">
        <w:rPr>
          <w:rFonts w:cstheme="minorHAnsi"/>
          <w:b/>
        </w:rPr>
        <w:t xml:space="preserve"> (</w:t>
      </w:r>
      <w:r w:rsidR="00B810EE" w:rsidRPr="009E6259">
        <w:rPr>
          <w:rFonts w:cstheme="minorHAnsi"/>
          <w:b/>
        </w:rPr>
        <w:fldChar w:fldCharType="begin"/>
      </w:r>
      <w:r w:rsidR="00B810EE" w:rsidRPr="009E6259">
        <w:rPr>
          <w:rFonts w:cstheme="minorHAnsi"/>
          <w:b/>
        </w:rPr>
        <w:instrText xml:space="preserve"> REF Cmodel_pasture_TFieldN_Eq \h </w:instrText>
      </w:r>
      <w:r w:rsidR="00943267" w:rsidRPr="009E6259">
        <w:rPr>
          <w:rFonts w:cstheme="minorHAnsi"/>
          <w:b/>
        </w:rPr>
        <w:instrText xml:space="preserve"> \* MERGEFORMAT </w:instrText>
      </w:r>
      <w:r w:rsidR="00B810EE" w:rsidRPr="009E6259">
        <w:rPr>
          <w:rFonts w:cstheme="minorHAnsi"/>
          <w:b/>
        </w:rPr>
      </w:r>
      <w:r w:rsidR="00B810EE" w:rsidRPr="009E6259">
        <w:rPr>
          <w:rFonts w:cstheme="minorHAnsi"/>
          <w:b/>
        </w:rPr>
        <w:fldChar w:fldCharType="separate"/>
      </w:r>
      <w:r w:rsidR="00B810EE" w:rsidRPr="009E6259">
        <w:rPr>
          <w:b/>
        </w:rPr>
        <w:t xml:space="preserve">Eq. </w:t>
      </w:r>
      <w:r w:rsidR="00B810EE" w:rsidRPr="009E6259">
        <w:rPr>
          <w:b/>
          <w:noProof/>
        </w:rPr>
        <w:t>5.6.1</w:t>
      </w:r>
      <w:r w:rsidR="00B810EE" w:rsidRPr="009E6259">
        <w:rPr>
          <w:b/>
        </w:rPr>
        <w:noBreakHyphen/>
      </w:r>
      <w:r w:rsidR="00B810EE" w:rsidRPr="009E6259">
        <w:rPr>
          <w:b/>
          <w:noProof/>
        </w:rPr>
        <w:t>1</w:t>
      </w:r>
      <w:r w:rsidR="00B810EE" w:rsidRPr="009E6259">
        <w:rPr>
          <w:rFonts w:cstheme="minorHAnsi"/>
          <w:b/>
        </w:rPr>
        <w:fldChar w:fldCharType="end"/>
      </w:r>
      <w:r w:rsidR="00B810EE" w:rsidRPr="009E6259">
        <w:rPr>
          <w:rFonts w:cstheme="minorHAnsi"/>
          <w:b/>
        </w:rPr>
        <w:t>)</w:t>
      </w:r>
      <w:r w:rsidR="00943267" w:rsidRPr="009E6259">
        <w:rPr>
          <w:rFonts w:cstheme="minorHAnsi"/>
        </w:rPr>
        <w:t xml:space="preserve">, specific to field </w:t>
      </w:r>
      <w:r w:rsidR="00943267" w:rsidRPr="009E6259">
        <w:rPr>
          <w:rFonts w:cstheme="minorHAnsi"/>
          <w:i/>
          <w:iCs/>
        </w:rPr>
        <w:t>n</w:t>
      </w:r>
      <w:r w:rsidR="00943267" w:rsidRPr="009E6259">
        <w:rPr>
          <w:rFonts w:cstheme="minorHAnsi"/>
        </w:rPr>
        <w:t xml:space="preserve"> in year </w:t>
      </w:r>
      <w:r w:rsidR="00943267" w:rsidRPr="009E6259">
        <w:rPr>
          <w:rFonts w:cstheme="minorHAnsi"/>
          <w:i/>
          <w:iCs/>
        </w:rPr>
        <w:t>t</w:t>
      </w:r>
      <w:r w:rsidR="0040015D" w:rsidRPr="009E6259">
        <w:rPr>
          <w:rFonts w:cstheme="minorHAnsi"/>
        </w:rPr>
        <w:t xml:space="preserve"> </w:t>
      </w:r>
      <w:r w:rsidR="0040015D" w:rsidRPr="009E6259">
        <w:rPr>
          <w:rFonts w:cstheme="minorHAnsi"/>
          <w:szCs w:val="24"/>
        </w:rPr>
        <w:t xml:space="preserve">- </w:t>
      </w:r>
      <w:r w:rsidR="0040015D" w:rsidRPr="009E6259">
        <w:rPr>
          <w:iCs/>
          <w:szCs w:val="24"/>
          <w:u w:val="single"/>
        </w:rPr>
        <w:t>Note:</w:t>
      </w:r>
      <w:r w:rsidR="0040015D" w:rsidRPr="009E6259">
        <w:rPr>
          <w:iCs/>
          <w:szCs w:val="24"/>
        </w:rPr>
        <w:t xml:space="preserve"> this includes C added to soil </w:t>
      </w:r>
      <w:r w:rsidR="001A516D" w:rsidRPr="009E6259">
        <w:rPr>
          <w:iCs/>
          <w:szCs w:val="24"/>
        </w:rPr>
        <w:t>by</w:t>
      </w:r>
      <w:r w:rsidR="0040015D" w:rsidRPr="009E6259">
        <w:rPr>
          <w:iCs/>
          <w:szCs w:val="24"/>
        </w:rPr>
        <w:t xml:space="preserve"> all livestock types grazing on field </w:t>
      </w:r>
      <w:r w:rsidR="0040015D" w:rsidRPr="009E6259">
        <w:rPr>
          <w:i/>
          <w:szCs w:val="24"/>
        </w:rPr>
        <w:t>n</w:t>
      </w:r>
      <w:r w:rsidR="0040015D" w:rsidRPr="009E6259">
        <w:rPr>
          <w:iCs/>
          <w:szCs w:val="24"/>
        </w:rPr>
        <w:t xml:space="preserve"> in year </w:t>
      </w:r>
      <w:r w:rsidR="0040015D" w:rsidRPr="009E6259">
        <w:rPr>
          <w:i/>
          <w:szCs w:val="24"/>
        </w:rPr>
        <w:t>t</w:t>
      </w:r>
      <w:r w:rsidR="00473AA2" w:rsidRPr="009E6259">
        <w:rPr>
          <w:iCs/>
          <w:szCs w:val="24"/>
        </w:rPr>
        <w:t>, and t</w:t>
      </w:r>
      <w:r w:rsidR="00F9798D" w:rsidRPr="009E6259">
        <w:rPr>
          <w:iCs/>
          <w:szCs w:val="24"/>
        </w:rPr>
        <w:t>hese amounts are exclusive of any C</w:t>
      </w:r>
      <w:r w:rsidR="00F57F06" w:rsidRPr="009E6259">
        <w:rPr>
          <w:iCs/>
          <w:szCs w:val="24"/>
        </w:rPr>
        <w:t>H</w:t>
      </w:r>
      <w:r w:rsidR="00F57F06" w:rsidRPr="009E6259">
        <w:rPr>
          <w:iCs/>
          <w:szCs w:val="24"/>
          <w:vertAlign w:val="subscript"/>
        </w:rPr>
        <w:t>4</w:t>
      </w:r>
      <w:r w:rsidR="00F57F06" w:rsidRPr="009E6259">
        <w:rPr>
          <w:iCs/>
          <w:szCs w:val="24"/>
        </w:rPr>
        <w:t>-C</w:t>
      </w:r>
      <w:r w:rsidR="00F9798D" w:rsidRPr="009E6259">
        <w:rPr>
          <w:iCs/>
          <w:szCs w:val="24"/>
        </w:rPr>
        <w:t xml:space="preserve"> losses related to the deposition of dung and urine to soil by grazing animals.</w:t>
      </w:r>
    </w:p>
    <w:p w14:paraId="18F75539" w14:textId="740A2780" w:rsidR="00895810" w:rsidRPr="009E6259" w:rsidRDefault="00895810" w:rsidP="009076DA">
      <w:pPr>
        <w:pStyle w:val="Heading4"/>
      </w:pPr>
      <w:r w:rsidRPr="009E6259">
        <w:t xml:space="preserve">Default </w:t>
      </w:r>
      <w:r w:rsidR="004E267D" w:rsidRPr="009E6259">
        <w:t>b</w:t>
      </w:r>
      <w:r w:rsidRPr="009E6259">
        <w:t xml:space="preserve">iomass </w:t>
      </w:r>
      <w:r w:rsidR="004E267D" w:rsidRPr="009E6259">
        <w:t>f</w:t>
      </w:r>
      <w:r w:rsidRPr="009E6259">
        <w:t>ractions</w:t>
      </w:r>
    </w:p>
    <w:p w14:paraId="2AACEF0E" w14:textId="594F1B84" w:rsidR="00F066DB" w:rsidRDefault="00AB6EC5" w:rsidP="00F066DB">
      <w:pPr>
        <w:rPr>
          <w:rFonts w:cstheme="minorHAnsi"/>
        </w:rPr>
      </w:pPr>
      <w:r w:rsidRPr="00D5649B">
        <w:rPr>
          <w:rFonts w:cstheme="minorHAnsi"/>
        </w:rPr>
        <w:t xml:space="preserve">The default crop-specific biomass allocation fractions used in the ICBM are detailed in </w:t>
      </w:r>
      <w:r w:rsidRPr="001D72AD">
        <w:rPr>
          <w:rFonts w:cstheme="minorHAnsi"/>
          <w:b/>
        </w:rPr>
        <w:fldChar w:fldCharType="begin"/>
      </w:r>
      <w:r w:rsidRPr="001D72AD">
        <w:rPr>
          <w:rFonts w:cstheme="minorHAnsi"/>
          <w:b/>
        </w:rPr>
        <w:instrText xml:space="preserve"> REF _Ref488329024 \h </w:instrText>
      </w:r>
      <w:r w:rsidR="00F9472E" w:rsidRPr="001D72AD">
        <w:rPr>
          <w:rFonts w:cstheme="minorHAnsi"/>
          <w:b/>
        </w:rPr>
        <w:instrText xml:space="preserve"> \* MERGEFORMAT </w:instrText>
      </w:r>
      <w:r w:rsidRPr="001D72AD">
        <w:rPr>
          <w:rFonts w:cstheme="minorHAnsi"/>
          <w:b/>
        </w:rPr>
      </w:r>
      <w:r w:rsidRPr="001D72AD">
        <w:rPr>
          <w:rFonts w:cstheme="minorHAnsi"/>
          <w:b/>
        </w:rPr>
        <w:fldChar w:fldCharType="separate"/>
      </w:r>
      <w:r w:rsidR="00716BAC" w:rsidRPr="007C3CD5">
        <w:rPr>
          <w:rFonts w:cstheme="minorHAnsi"/>
          <w:b/>
        </w:rPr>
        <w:t xml:space="preserve">Table </w:t>
      </w:r>
      <w:r w:rsidR="00716BAC">
        <w:rPr>
          <w:rFonts w:cstheme="minorHAnsi"/>
          <w:b/>
          <w:noProof/>
        </w:rPr>
        <w:t>7</w:t>
      </w:r>
      <w:r w:rsidRPr="001D72AD">
        <w:rPr>
          <w:rFonts w:cstheme="minorHAnsi"/>
          <w:b/>
        </w:rPr>
        <w:fldChar w:fldCharType="end"/>
      </w:r>
      <w:r w:rsidRPr="00D5649B">
        <w:rPr>
          <w:rFonts w:cstheme="minorHAnsi"/>
        </w:rPr>
        <w:t>.</w:t>
      </w:r>
      <w:bookmarkStart w:id="133" w:name="_Ref420942270"/>
      <w:bookmarkStart w:id="134" w:name="_Toc528936563"/>
    </w:p>
    <w:p w14:paraId="7926A86A" w14:textId="5416D0E4" w:rsidR="003D642A" w:rsidRPr="00D5649B" w:rsidRDefault="00E42353" w:rsidP="008A7F5F">
      <w:pPr>
        <w:pStyle w:val="Heading3"/>
      </w:pPr>
      <w:bookmarkStart w:id="135" w:name="_Ref66268546"/>
      <w:bookmarkStart w:id="136" w:name="_Toc152758522"/>
      <w:r w:rsidRPr="00D5649B">
        <w:t>Steady state</w:t>
      </w:r>
      <w:bookmarkEnd w:id="133"/>
      <w:bookmarkEnd w:id="134"/>
      <w:bookmarkEnd w:id="135"/>
      <w:bookmarkEnd w:id="136"/>
    </w:p>
    <w:p w14:paraId="5B17F533" w14:textId="3123E3ED" w:rsidR="008B254B" w:rsidRPr="00D5649B" w:rsidRDefault="00E83D02" w:rsidP="008D4737">
      <w:pPr>
        <w:spacing w:after="120"/>
        <w:rPr>
          <w:rFonts w:cstheme="minorHAnsi"/>
        </w:rPr>
      </w:pPr>
      <w:proofErr w:type="spellStart"/>
      <w:r w:rsidRPr="00D5649B">
        <w:rPr>
          <w:rFonts w:cstheme="minorHAnsi"/>
        </w:rPr>
        <w:t>Holos</w:t>
      </w:r>
      <w:proofErr w:type="spellEnd"/>
      <w:r w:rsidRPr="00D5649B">
        <w:rPr>
          <w:rFonts w:cstheme="minorHAnsi"/>
        </w:rPr>
        <w:t xml:space="preserve"> Version 4</w:t>
      </w:r>
      <w:r w:rsidR="00C27DC8" w:rsidRPr="00D5649B">
        <w:rPr>
          <w:rFonts w:cstheme="minorHAnsi"/>
        </w:rPr>
        <w:t xml:space="preserve"> assumes </w:t>
      </w:r>
      <w:r w:rsidR="00E84762" w:rsidRPr="00D5649B">
        <w:rPr>
          <w:rFonts w:cstheme="minorHAnsi"/>
        </w:rPr>
        <w:t xml:space="preserve">an </w:t>
      </w:r>
      <w:r w:rsidR="00C27DC8" w:rsidRPr="00D5649B">
        <w:rPr>
          <w:rFonts w:cstheme="minorHAnsi"/>
        </w:rPr>
        <w:t>organic soil</w:t>
      </w:r>
      <w:r w:rsidR="00E57A76">
        <w:rPr>
          <w:rFonts w:cstheme="minorHAnsi"/>
        </w:rPr>
        <w:t xml:space="preserve"> C</w:t>
      </w:r>
      <w:r w:rsidR="00866B3E" w:rsidRPr="00D5649B" w:rsidDel="00866B3E">
        <w:rPr>
          <w:rFonts w:cstheme="minorHAnsi"/>
        </w:rPr>
        <w:t xml:space="preserve"> </w:t>
      </w:r>
      <w:r w:rsidR="00C27DC8" w:rsidRPr="00D5649B">
        <w:rPr>
          <w:rFonts w:cstheme="minorHAnsi"/>
        </w:rPr>
        <w:t xml:space="preserve">steady state </w:t>
      </w:r>
      <w:r w:rsidR="00E84762" w:rsidRPr="00D5649B">
        <w:rPr>
          <w:rFonts w:cstheme="minorHAnsi"/>
        </w:rPr>
        <w:t>was</w:t>
      </w:r>
      <w:r w:rsidR="00C27DC8" w:rsidRPr="00D5649B">
        <w:rPr>
          <w:rFonts w:cstheme="minorHAnsi"/>
        </w:rPr>
        <w:t xml:space="preserve"> achieved in </w:t>
      </w:r>
      <w:r w:rsidR="00E84762" w:rsidRPr="00D5649B">
        <w:rPr>
          <w:rFonts w:cstheme="minorHAnsi"/>
        </w:rPr>
        <w:t xml:space="preserve">the first year of the model simulation (default starting year: </w:t>
      </w:r>
      <w:r w:rsidR="00C27DC8" w:rsidRPr="00D5649B">
        <w:rPr>
          <w:rFonts w:cstheme="minorHAnsi"/>
        </w:rPr>
        <w:t>1985</w:t>
      </w:r>
      <w:r w:rsidR="00E84762" w:rsidRPr="00D5649B">
        <w:rPr>
          <w:rFonts w:cstheme="minorHAnsi"/>
        </w:rPr>
        <w:t>)</w:t>
      </w:r>
      <w:r w:rsidR="007504B0" w:rsidRPr="00D5649B">
        <w:rPr>
          <w:rFonts w:cstheme="minorHAnsi"/>
        </w:rPr>
        <w:t xml:space="preserve">. </w:t>
      </w:r>
      <w:r w:rsidR="00E84762" w:rsidRPr="00D5649B">
        <w:rPr>
          <w:rFonts w:cstheme="minorHAnsi"/>
        </w:rPr>
        <w:t>The year</w:t>
      </w:r>
      <w:r w:rsidR="0095055B" w:rsidRPr="00D5649B">
        <w:rPr>
          <w:rFonts w:cstheme="minorHAnsi"/>
        </w:rPr>
        <w:t xml:space="preserve"> 1985 was </w:t>
      </w:r>
      <w:r w:rsidR="00E84762" w:rsidRPr="00D5649B">
        <w:rPr>
          <w:rFonts w:cstheme="minorHAnsi"/>
        </w:rPr>
        <w:t xml:space="preserve">chosen as a default start year as this was </w:t>
      </w:r>
      <w:r w:rsidR="0095055B" w:rsidRPr="00D5649B">
        <w:rPr>
          <w:rFonts w:cstheme="minorHAnsi"/>
        </w:rPr>
        <w:lastRenderedPageBreak/>
        <w:t xml:space="preserve">deemed the minimum time frame in which to assess </w:t>
      </w:r>
      <w:r w:rsidR="00E57A76">
        <w:rPr>
          <w:rFonts w:cstheme="minorHAnsi"/>
        </w:rPr>
        <w:t>C</w:t>
      </w:r>
      <w:r w:rsidR="00866B3E" w:rsidRPr="00D5649B" w:rsidDel="00866B3E">
        <w:rPr>
          <w:rFonts w:cstheme="minorHAnsi"/>
        </w:rPr>
        <w:t xml:space="preserve"> </w:t>
      </w:r>
      <w:r w:rsidR="0095055B" w:rsidRPr="00D5649B">
        <w:rPr>
          <w:rFonts w:cstheme="minorHAnsi"/>
        </w:rPr>
        <w:t xml:space="preserve">change due to management choices, as </w:t>
      </w:r>
      <w:r w:rsidR="00E57A76">
        <w:rPr>
          <w:rFonts w:cstheme="minorHAnsi"/>
        </w:rPr>
        <w:t>C</w:t>
      </w:r>
      <w:r w:rsidR="00E57A76" w:rsidDel="00E57A76">
        <w:rPr>
          <w:rFonts w:cstheme="minorHAnsi"/>
          <w:sz w:val="20"/>
        </w:rPr>
        <w:t xml:space="preserve"> </w:t>
      </w:r>
      <w:r w:rsidR="0095055B" w:rsidRPr="00D5649B">
        <w:rPr>
          <w:rFonts w:cstheme="minorHAnsi"/>
        </w:rPr>
        <w:t>changes take place o</w:t>
      </w:r>
      <w:r w:rsidR="001C7CE3">
        <w:rPr>
          <w:rFonts w:cstheme="minorHAnsi"/>
        </w:rPr>
        <w:t>ver</w:t>
      </w:r>
      <w:r w:rsidR="0095055B" w:rsidRPr="00D5649B">
        <w:rPr>
          <w:rFonts w:cstheme="minorHAnsi"/>
        </w:rPr>
        <w:t xml:space="preserve"> decadal time scales. This year also </w:t>
      </w:r>
      <w:r w:rsidR="00E84762" w:rsidRPr="00D5649B">
        <w:rPr>
          <w:rFonts w:cstheme="minorHAnsi"/>
        </w:rPr>
        <w:t xml:space="preserve">marks a time point </w:t>
      </w:r>
      <w:r w:rsidR="0095055B" w:rsidRPr="00D5649B">
        <w:rPr>
          <w:rFonts w:cstheme="minorHAnsi"/>
        </w:rPr>
        <w:t>before</w:t>
      </w:r>
      <w:r w:rsidR="00E84762" w:rsidRPr="00D5649B">
        <w:rPr>
          <w:rFonts w:cstheme="minorHAnsi"/>
        </w:rPr>
        <w:t xml:space="preserve"> the rapid expansion of</w:t>
      </w:r>
      <w:r w:rsidR="0095055B" w:rsidRPr="00D5649B">
        <w:rPr>
          <w:rFonts w:cstheme="minorHAnsi"/>
        </w:rPr>
        <w:t xml:space="preserve"> canola in </w:t>
      </w:r>
      <w:r w:rsidR="00E84762" w:rsidRPr="00D5649B">
        <w:rPr>
          <w:rFonts w:cstheme="minorHAnsi"/>
        </w:rPr>
        <w:t xml:space="preserve">the </w:t>
      </w:r>
      <w:r w:rsidR="0095055B" w:rsidRPr="00D5649B">
        <w:rPr>
          <w:rFonts w:cstheme="minorHAnsi"/>
        </w:rPr>
        <w:t xml:space="preserve">planting area, </w:t>
      </w:r>
      <w:r w:rsidR="00E84762" w:rsidRPr="00D5649B">
        <w:rPr>
          <w:rFonts w:cstheme="minorHAnsi"/>
        </w:rPr>
        <w:t xml:space="preserve">which subsequently may have lowered </w:t>
      </w:r>
      <w:r w:rsidR="0095055B" w:rsidRPr="00D5649B">
        <w:rPr>
          <w:rFonts w:cstheme="minorHAnsi"/>
        </w:rPr>
        <w:t xml:space="preserve">the overall variability of crop rotations and crops grown. </w:t>
      </w:r>
      <w:r w:rsidR="00E84762" w:rsidRPr="00D5649B">
        <w:rPr>
          <w:rFonts w:cstheme="minorHAnsi"/>
        </w:rPr>
        <w:t>T</w:t>
      </w:r>
      <w:r w:rsidR="008B254B" w:rsidRPr="00D5649B">
        <w:rPr>
          <w:rFonts w:cstheme="minorHAnsi"/>
        </w:rPr>
        <w:t>his simplification was made to circumvent:</w:t>
      </w:r>
    </w:p>
    <w:p w14:paraId="412687C2" w14:textId="6D0EA37F" w:rsidR="008B254B" w:rsidRPr="00D5649B" w:rsidRDefault="00E84762" w:rsidP="00BB2599">
      <w:pPr>
        <w:pStyle w:val="ListParagraph"/>
        <w:numPr>
          <w:ilvl w:val="0"/>
          <w:numId w:val="3"/>
        </w:numPr>
        <w:spacing w:after="120"/>
        <w:rPr>
          <w:rFonts w:cstheme="minorHAnsi"/>
        </w:rPr>
      </w:pPr>
      <w:r w:rsidRPr="00D5649B">
        <w:rPr>
          <w:rFonts w:cstheme="minorHAnsi"/>
        </w:rPr>
        <w:t>t</w:t>
      </w:r>
      <w:r w:rsidR="008B254B" w:rsidRPr="00D5649B">
        <w:rPr>
          <w:rFonts w:cstheme="minorHAnsi"/>
        </w:rPr>
        <w:t xml:space="preserve">hat the user would have to supply a </w:t>
      </w:r>
      <w:r w:rsidR="00E57A76">
        <w:rPr>
          <w:rFonts w:cstheme="minorHAnsi"/>
        </w:rPr>
        <w:t>C</w:t>
      </w:r>
      <w:r w:rsidR="00866B3E" w:rsidRPr="00D5649B" w:rsidDel="00866B3E">
        <w:rPr>
          <w:rFonts w:cstheme="minorHAnsi"/>
        </w:rPr>
        <w:t xml:space="preserve"> </w:t>
      </w:r>
      <w:r w:rsidR="008B254B" w:rsidRPr="00D5649B">
        <w:rPr>
          <w:rFonts w:cstheme="minorHAnsi"/>
        </w:rPr>
        <w:t xml:space="preserve">stock value for </w:t>
      </w:r>
      <w:r w:rsidRPr="00D5649B">
        <w:rPr>
          <w:rFonts w:cstheme="minorHAnsi"/>
        </w:rPr>
        <w:t xml:space="preserve">their </w:t>
      </w:r>
      <w:r w:rsidR="008B254B" w:rsidRPr="00D5649B">
        <w:rPr>
          <w:rFonts w:cstheme="minorHAnsi"/>
        </w:rPr>
        <w:t>fields from 1985</w:t>
      </w:r>
      <w:r w:rsidRPr="00D5649B">
        <w:rPr>
          <w:rFonts w:cstheme="minorHAnsi"/>
        </w:rPr>
        <w:t>;</w:t>
      </w:r>
      <w:r w:rsidR="008B254B" w:rsidRPr="00D5649B">
        <w:rPr>
          <w:rFonts w:cstheme="minorHAnsi"/>
        </w:rPr>
        <w:t xml:space="preserve"> and</w:t>
      </w:r>
    </w:p>
    <w:p w14:paraId="7E32FC55" w14:textId="0DCB689C" w:rsidR="008B254B" w:rsidRPr="00D5649B" w:rsidRDefault="008B254B" w:rsidP="00BB2599">
      <w:pPr>
        <w:pStyle w:val="ListParagraph"/>
        <w:numPr>
          <w:ilvl w:val="0"/>
          <w:numId w:val="3"/>
        </w:numPr>
        <w:spacing w:after="120"/>
        <w:rPr>
          <w:rFonts w:cstheme="minorHAnsi"/>
        </w:rPr>
      </w:pPr>
      <w:r w:rsidRPr="00D5649B">
        <w:rPr>
          <w:rFonts w:cstheme="minorHAnsi"/>
        </w:rPr>
        <w:t xml:space="preserve">that crop rotation comparisons are confounded by the </w:t>
      </w:r>
      <w:r w:rsidR="00E57A76">
        <w:rPr>
          <w:rFonts w:cstheme="minorHAnsi"/>
        </w:rPr>
        <w:t>C</w:t>
      </w:r>
      <w:r w:rsidR="00866B3E" w:rsidRPr="00D5649B" w:rsidDel="00866B3E">
        <w:rPr>
          <w:rFonts w:cstheme="minorHAnsi"/>
        </w:rPr>
        <w:t xml:space="preserve"> </w:t>
      </w:r>
      <w:r w:rsidRPr="00D5649B">
        <w:rPr>
          <w:rFonts w:cstheme="minorHAnsi"/>
        </w:rPr>
        <w:t>model responding to a previous management change.</w:t>
      </w:r>
    </w:p>
    <w:p w14:paraId="05074770" w14:textId="39355CF4" w:rsidR="004339CE" w:rsidRPr="00D5649B" w:rsidRDefault="00C27DC8" w:rsidP="008D4737">
      <w:pPr>
        <w:spacing w:after="120"/>
        <w:rPr>
          <w:rFonts w:cstheme="minorHAnsi"/>
        </w:rPr>
      </w:pPr>
      <w:r w:rsidRPr="00D5649B">
        <w:rPr>
          <w:rFonts w:cstheme="minorHAnsi"/>
        </w:rPr>
        <w:t xml:space="preserve">Using the </w:t>
      </w:r>
      <w:r w:rsidR="007504B0" w:rsidRPr="00D5649B">
        <w:rPr>
          <w:rFonts w:cstheme="minorHAnsi"/>
        </w:rPr>
        <w:t xml:space="preserve">initial historical (and field-specific) rotation provided by the user (the </w:t>
      </w:r>
      <w:r w:rsidRPr="00D5649B">
        <w:rPr>
          <w:rFonts w:cstheme="minorHAnsi"/>
        </w:rPr>
        <w:t xml:space="preserve">rotation described </w:t>
      </w:r>
      <w:r w:rsidR="00E84762" w:rsidRPr="00D5649B">
        <w:rPr>
          <w:rFonts w:cstheme="minorHAnsi"/>
        </w:rPr>
        <w:t xml:space="preserve">as </w:t>
      </w:r>
      <w:r w:rsidR="008B254B" w:rsidRPr="00D5649B">
        <w:rPr>
          <w:rFonts w:cstheme="minorHAnsi"/>
        </w:rPr>
        <w:t>starting in</w:t>
      </w:r>
      <w:r w:rsidR="007504B0" w:rsidRPr="00D5649B">
        <w:rPr>
          <w:rFonts w:cstheme="minorHAnsi"/>
        </w:rPr>
        <w:t xml:space="preserve"> 1985</w:t>
      </w:r>
      <w:r w:rsidR="00967ECD" w:rsidRPr="00D5649B">
        <w:rPr>
          <w:rFonts w:cstheme="minorHAnsi"/>
        </w:rPr>
        <w:t xml:space="preserve"> or an alternative start</w:t>
      </w:r>
      <w:r w:rsidR="00E84762" w:rsidRPr="00D5649B">
        <w:rPr>
          <w:rFonts w:cstheme="minorHAnsi"/>
        </w:rPr>
        <w:t xml:space="preserve"> year specified by the user</w:t>
      </w:r>
      <w:r w:rsidR="007504B0" w:rsidRPr="00D5649B">
        <w:rPr>
          <w:rFonts w:cstheme="minorHAnsi"/>
        </w:rPr>
        <w:t>)</w:t>
      </w:r>
      <w:r w:rsidRPr="00D5649B">
        <w:rPr>
          <w:rFonts w:cstheme="minorHAnsi"/>
        </w:rPr>
        <w:t xml:space="preserve">, </w:t>
      </w:r>
      <w:proofErr w:type="spellStart"/>
      <w:r w:rsidRPr="00D5649B">
        <w:rPr>
          <w:rFonts w:cstheme="minorHAnsi"/>
        </w:rPr>
        <w:t>Holos</w:t>
      </w:r>
      <w:proofErr w:type="spellEnd"/>
      <w:r w:rsidRPr="00D5649B">
        <w:rPr>
          <w:rFonts w:cstheme="minorHAnsi"/>
        </w:rPr>
        <w:t xml:space="preserve"> calculate</w:t>
      </w:r>
      <w:r w:rsidR="00E84762" w:rsidRPr="00D5649B">
        <w:rPr>
          <w:rFonts w:cstheme="minorHAnsi"/>
        </w:rPr>
        <w:t>s</w:t>
      </w:r>
      <w:r w:rsidRPr="00D5649B">
        <w:rPr>
          <w:rFonts w:cstheme="minorHAnsi"/>
        </w:rPr>
        <w:t xml:space="preserve"> average</w:t>
      </w:r>
      <w:r w:rsidR="008B254B" w:rsidRPr="00D5649B">
        <w:rPr>
          <w:rFonts w:cstheme="minorHAnsi"/>
        </w:rPr>
        <w:t xml:space="preserve"> </w:t>
      </w:r>
      <w:r w:rsidR="00E57A76">
        <w:rPr>
          <w:rFonts w:cstheme="minorHAnsi"/>
        </w:rPr>
        <w:t>C</w:t>
      </w:r>
      <w:r w:rsidR="00866B3E" w:rsidRPr="00D5649B" w:rsidDel="00866B3E">
        <w:rPr>
          <w:rFonts w:cstheme="minorHAnsi"/>
        </w:rPr>
        <w:t xml:space="preserve"> </w:t>
      </w:r>
      <w:r w:rsidR="008B254B" w:rsidRPr="00D5649B">
        <w:rPr>
          <w:rFonts w:cstheme="minorHAnsi"/>
        </w:rPr>
        <w:t>inputs</w:t>
      </w:r>
      <w:r w:rsidRPr="00D5649B">
        <w:rPr>
          <w:rFonts w:cstheme="minorHAnsi"/>
        </w:rPr>
        <w:t xml:space="preserve"> across the rotation for aboveground residue, belowground residue, and manure.</w:t>
      </w:r>
      <w:r w:rsidR="008B254B" w:rsidRPr="00D5649B">
        <w:rPr>
          <w:rFonts w:cstheme="minorHAnsi"/>
        </w:rPr>
        <w:t xml:space="preserve"> The e</w:t>
      </w:r>
      <w:r w:rsidR="004339CE" w:rsidRPr="00D5649B">
        <w:rPr>
          <w:rFonts w:cstheme="minorHAnsi"/>
        </w:rPr>
        <w:t>quations for</w:t>
      </w:r>
      <w:r w:rsidR="008B254B" w:rsidRPr="00D5649B">
        <w:rPr>
          <w:rFonts w:cstheme="minorHAnsi"/>
        </w:rPr>
        <w:t xml:space="preserve"> the</w:t>
      </w:r>
      <w:r w:rsidR="004339CE" w:rsidRPr="00D5649B">
        <w:rPr>
          <w:rFonts w:cstheme="minorHAnsi"/>
        </w:rPr>
        <w:t xml:space="preserve"> calculation of </w:t>
      </w:r>
      <w:r w:rsidR="008B254B" w:rsidRPr="00D5649B">
        <w:rPr>
          <w:rFonts w:cstheme="minorHAnsi"/>
        </w:rPr>
        <w:t xml:space="preserve">the </w:t>
      </w:r>
      <w:r w:rsidR="004339CE" w:rsidRPr="00D5649B">
        <w:rPr>
          <w:rFonts w:cstheme="minorHAnsi"/>
        </w:rPr>
        <w:t>steady state</w:t>
      </w:r>
      <w:r w:rsidR="008B254B" w:rsidRPr="00D5649B">
        <w:rPr>
          <w:rFonts w:cstheme="minorHAnsi"/>
        </w:rPr>
        <w:t xml:space="preserve"> (soil </w:t>
      </w:r>
      <w:r w:rsidR="00E57A76">
        <w:rPr>
          <w:rFonts w:cstheme="minorHAnsi"/>
        </w:rPr>
        <w:t>C</w:t>
      </w:r>
      <w:r w:rsidR="00866B3E" w:rsidRPr="00D5649B" w:rsidDel="00866B3E">
        <w:rPr>
          <w:rFonts w:cstheme="minorHAnsi"/>
        </w:rPr>
        <w:t xml:space="preserve"> </w:t>
      </w:r>
      <w:r w:rsidR="008B254B" w:rsidRPr="00D5649B">
        <w:rPr>
          <w:rFonts w:cstheme="minorHAnsi"/>
        </w:rPr>
        <w:t>equilibrium)</w:t>
      </w:r>
      <w:r w:rsidR="004339CE" w:rsidRPr="00D5649B">
        <w:rPr>
          <w:rFonts w:cstheme="minorHAnsi"/>
        </w:rPr>
        <w:t xml:space="preserve"> were newly derived by</w:t>
      </w:r>
      <w:r w:rsidR="008B254B" w:rsidRPr="00D5649B">
        <w:rPr>
          <w:rFonts w:cstheme="minorHAnsi"/>
        </w:rPr>
        <w:t xml:space="preserve"> Dr.</w:t>
      </w:r>
      <w:r w:rsidR="004339CE" w:rsidRPr="00D5649B">
        <w:rPr>
          <w:rFonts w:cstheme="minorHAnsi"/>
        </w:rPr>
        <w:t xml:space="preserve"> H</w:t>
      </w:r>
      <w:r w:rsidR="008B254B" w:rsidRPr="00D5649B">
        <w:rPr>
          <w:rFonts w:cstheme="minorHAnsi"/>
        </w:rPr>
        <w:t>.H.</w:t>
      </w:r>
      <w:r w:rsidR="004339CE" w:rsidRPr="00D5649B">
        <w:rPr>
          <w:rFonts w:cstheme="minorHAnsi"/>
        </w:rPr>
        <w:t xml:space="preserve"> Janzen </w:t>
      </w:r>
      <w:r w:rsidR="008B254B" w:rsidRPr="00D5649B">
        <w:rPr>
          <w:rFonts w:cstheme="minorHAnsi"/>
        </w:rPr>
        <w:t>(</w:t>
      </w:r>
      <w:r w:rsidR="004339CE" w:rsidRPr="00D5649B">
        <w:rPr>
          <w:rFonts w:cstheme="minorHAnsi"/>
        </w:rPr>
        <w:t>2017</w:t>
      </w:r>
      <w:r w:rsidR="008B254B" w:rsidRPr="00D5649B">
        <w:rPr>
          <w:rFonts w:cstheme="minorHAnsi"/>
        </w:rPr>
        <w:t xml:space="preserve">, pers. </w:t>
      </w:r>
      <w:r w:rsidR="00E84762" w:rsidRPr="00D5649B">
        <w:rPr>
          <w:rFonts w:cstheme="minorHAnsi"/>
        </w:rPr>
        <w:t>C</w:t>
      </w:r>
      <w:r w:rsidR="008B254B" w:rsidRPr="00D5649B">
        <w:rPr>
          <w:rFonts w:cstheme="minorHAnsi"/>
        </w:rPr>
        <w:t>omm</w:t>
      </w:r>
      <w:r w:rsidR="00E84762" w:rsidRPr="00D5649B">
        <w:rPr>
          <w:rFonts w:cstheme="minorHAnsi"/>
        </w:rPr>
        <w:t>.</w:t>
      </w:r>
      <w:r w:rsidR="008B254B" w:rsidRPr="00D5649B">
        <w:rPr>
          <w:rFonts w:cstheme="minorHAnsi"/>
        </w:rPr>
        <w:t>)</w:t>
      </w:r>
      <w:r w:rsidR="004339CE" w:rsidRPr="00D5649B">
        <w:rPr>
          <w:rFonts w:cstheme="minorHAnsi"/>
        </w:rPr>
        <w:t xml:space="preserve"> based on past ICBM literature</w:t>
      </w:r>
      <w:r w:rsidR="00F82305" w:rsidRPr="00D5649B">
        <w:rPr>
          <w:rFonts w:cstheme="minorHAnsi"/>
        </w:rPr>
        <w:t xml:space="preserve"> (</w:t>
      </w:r>
      <w:r w:rsidR="00634610" w:rsidRPr="00D5649B">
        <w:rPr>
          <w:rFonts w:cstheme="minorHAnsi"/>
        </w:rPr>
        <w:t xml:space="preserve">Andrén and </w:t>
      </w:r>
      <w:proofErr w:type="spellStart"/>
      <w:r w:rsidR="00634610" w:rsidRPr="00D5649B">
        <w:rPr>
          <w:rFonts w:cstheme="minorHAnsi"/>
        </w:rPr>
        <w:t>Kätterer</w:t>
      </w:r>
      <w:proofErr w:type="spellEnd"/>
      <w:r w:rsidR="00634610" w:rsidRPr="00D5649B">
        <w:rPr>
          <w:rFonts w:cstheme="minorHAnsi"/>
        </w:rPr>
        <w:t xml:space="preserve"> 1997).</w:t>
      </w:r>
    </w:p>
    <w:p w14:paraId="034C3F3A" w14:textId="0A44A31D" w:rsidR="004339CE" w:rsidRPr="00D5649B" w:rsidRDefault="004339CE" w:rsidP="008D4737">
      <w:pPr>
        <w:spacing w:after="120"/>
        <w:rPr>
          <w:rFonts w:cstheme="minorHAnsi"/>
          <w:b/>
          <w:color w:val="C0504D" w:themeColor="accent2"/>
        </w:rPr>
      </w:pPr>
      <w:r w:rsidRPr="00D5649B">
        <w:rPr>
          <w:rFonts w:cstheme="minorHAnsi"/>
        </w:rPr>
        <w:t>Th</w:t>
      </w:r>
      <w:r w:rsidR="008B254B" w:rsidRPr="00D5649B">
        <w:rPr>
          <w:rFonts w:cstheme="minorHAnsi"/>
        </w:rPr>
        <w:t>erefore, the model simulation</w:t>
      </w:r>
      <w:r w:rsidR="00CE0068">
        <w:rPr>
          <w:rFonts w:cstheme="minorHAnsi"/>
        </w:rPr>
        <w:t xml:space="preserve"> </w:t>
      </w:r>
      <w:r w:rsidR="008B254B" w:rsidRPr="00D5649B">
        <w:rPr>
          <w:rFonts w:cstheme="minorHAnsi"/>
        </w:rPr>
        <w:t>start</w:t>
      </w:r>
      <w:r w:rsidR="00E84762" w:rsidRPr="00D5649B">
        <w:rPr>
          <w:rFonts w:cstheme="minorHAnsi"/>
        </w:rPr>
        <w:t>s</w:t>
      </w:r>
      <w:r w:rsidR="008B254B" w:rsidRPr="00D5649B">
        <w:rPr>
          <w:rFonts w:cstheme="minorHAnsi"/>
        </w:rPr>
        <w:t xml:space="preserve"> in </w:t>
      </w:r>
      <w:r w:rsidR="00E84762" w:rsidRPr="00D5649B">
        <w:rPr>
          <w:rFonts w:cstheme="minorHAnsi"/>
        </w:rPr>
        <w:t xml:space="preserve">a </w:t>
      </w:r>
      <w:r w:rsidR="008B254B" w:rsidRPr="00D5649B">
        <w:rPr>
          <w:rFonts w:cstheme="minorHAnsi"/>
        </w:rPr>
        <w:t xml:space="preserve">steady state (equilibrium), and this steady state will be maintained for as long as the initial rotation is maintained with the same </w:t>
      </w:r>
      <w:r w:rsidR="00E57A76">
        <w:rPr>
          <w:rFonts w:cstheme="minorHAnsi"/>
        </w:rPr>
        <w:t>C</w:t>
      </w:r>
      <w:r w:rsidR="00866B3E" w:rsidRPr="00D5649B" w:rsidDel="00866B3E">
        <w:rPr>
          <w:rFonts w:cstheme="minorHAnsi"/>
        </w:rPr>
        <w:t xml:space="preserve"> </w:t>
      </w:r>
      <w:r w:rsidR="008B254B" w:rsidRPr="00D5649B">
        <w:rPr>
          <w:rFonts w:cstheme="minorHAnsi"/>
        </w:rPr>
        <w:t>inputs. Change</w:t>
      </w:r>
      <w:r w:rsidR="00E84762" w:rsidRPr="00D5649B">
        <w:rPr>
          <w:rFonts w:cstheme="minorHAnsi"/>
        </w:rPr>
        <w:t>s</w:t>
      </w:r>
      <w:r w:rsidR="008B254B" w:rsidRPr="00D5649B">
        <w:rPr>
          <w:rFonts w:cstheme="minorHAnsi"/>
        </w:rPr>
        <w:t xml:space="preserve"> in </w:t>
      </w:r>
      <w:r w:rsidR="00E84762" w:rsidRPr="00D5649B">
        <w:rPr>
          <w:rFonts w:cstheme="minorHAnsi"/>
        </w:rPr>
        <w:t xml:space="preserve">soil </w:t>
      </w:r>
      <w:r w:rsidR="00E57A76">
        <w:rPr>
          <w:rFonts w:cstheme="minorHAnsi"/>
        </w:rPr>
        <w:t>C</w:t>
      </w:r>
      <w:r w:rsidR="00866B3E" w:rsidRPr="00D5649B" w:rsidDel="00866B3E">
        <w:rPr>
          <w:rFonts w:cstheme="minorHAnsi"/>
        </w:rPr>
        <w:t xml:space="preserve"> </w:t>
      </w:r>
      <w:r w:rsidR="008B254B" w:rsidRPr="00D5649B">
        <w:rPr>
          <w:rFonts w:cstheme="minorHAnsi"/>
        </w:rPr>
        <w:t xml:space="preserve">will only happen if the </w:t>
      </w:r>
      <w:r w:rsidR="00E57A76">
        <w:rPr>
          <w:rFonts w:cstheme="minorHAnsi"/>
        </w:rPr>
        <w:t>C</w:t>
      </w:r>
      <w:r w:rsidR="00866B3E" w:rsidRPr="00D5649B" w:rsidDel="00866B3E">
        <w:rPr>
          <w:rFonts w:cstheme="minorHAnsi"/>
        </w:rPr>
        <w:t xml:space="preserve"> </w:t>
      </w:r>
      <w:r w:rsidR="008B254B" w:rsidRPr="00D5649B">
        <w:rPr>
          <w:rFonts w:cstheme="minorHAnsi"/>
        </w:rPr>
        <w:t xml:space="preserve">inputs change, either through user specified annual crop yields, or by changing the crop rotation to include crops that have a different </w:t>
      </w:r>
      <w:r w:rsidR="00E57A76">
        <w:rPr>
          <w:rFonts w:cstheme="minorHAnsi"/>
        </w:rPr>
        <w:t>C</w:t>
      </w:r>
      <w:r w:rsidR="00866B3E" w:rsidRPr="00D5649B" w:rsidDel="00866B3E">
        <w:rPr>
          <w:rFonts w:cstheme="minorHAnsi"/>
        </w:rPr>
        <w:t xml:space="preserve"> </w:t>
      </w:r>
      <w:r w:rsidR="008B254B" w:rsidRPr="00D5649B">
        <w:rPr>
          <w:rFonts w:cstheme="minorHAnsi"/>
        </w:rPr>
        <w:t>input</w:t>
      </w:r>
      <w:r w:rsidR="0095055B" w:rsidRPr="00D5649B">
        <w:rPr>
          <w:rFonts w:cstheme="minorHAnsi"/>
        </w:rPr>
        <w:t xml:space="preserve"> (see also Kröbel et al. 2016)</w:t>
      </w:r>
      <w:r w:rsidR="008B254B" w:rsidRPr="00D5649B">
        <w:rPr>
          <w:rFonts w:cstheme="minorHAnsi"/>
        </w:rPr>
        <w:t>.</w:t>
      </w:r>
    </w:p>
    <w:p w14:paraId="1F2235A4" w14:textId="77777777" w:rsidR="00C27DC8" w:rsidRPr="00D5649B" w:rsidRDefault="00C27DC8" w:rsidP="009076DA">
      <w:pPr>
        <w:pStyle w:val="Heading4"/>
      </w:pPr>
      <w:bookmarkStart w:id="137" w:name="_Toc528936564"/>
      <w:r w:rsidRPr="00D5649B">
        <w:t>Average carbon inputs</w:t>
      </w:r>
      <w:bookmarkEnd w:id="137"/>
      <w:r w:rsidR="00026597" w:rsidRPr="00D5649B">
        <w:t xml:space="preserve"> (default mode for cropping systems comparisons)</w:t>
      </w:r>
    </w:p>
    <w:p w14:paraId="7E709670" w14:textId="0D319A5E" w:rsidR="00177162" w:rsidRPr="00D5649B" w:rsidRDefault="00177162" w:rsidP="008D4737">
      <w:pPr>
        <w:pStyle w:val="MTDisplayEquation"/>
        <w:spacing w:after="120"/>
        <w:rPr>
          <w:rFonts w:cstheme="minorHAnsi"/>
        </w:rPr>
      </w:pPr>
      <w:r w:rsidRPr="00D5649B">
        <w:rPr>
          <w:rFonts w:cstheme="minorHAnsi"/>
        </w:rPr>
        <w:t xml:space="preserve">Carbon input from product and </w:t>
      </w:r>
      <w:r w:rsidR="00E57A76">
        <w:rPr>
          <w:rFonts w:cstheme="minorHAnsi"/>
        </w:rPr>
        <w:t>C</w:t>
      </w:r>
      <w:r w:rsidR="00866B3E" w:rsidRPr="00D5649B" w:rsidDel="00866B3E">
        <w:rPr>
          <w:rFonts w:cstheme="minorHAnsi"/>
        </w:rPr>
        <w:t xml:space="preserve"> </w:t>
      </w:r>
      <w:r w:rsidRPr="00D5649B">
        <w:rPr>
          <w:rFonts w:cstheme="minorHAnsi"/>
        </w:rPr>
        <w:t xml:space="preserve">input from straw (if an annual crop) is averaged for each crop in the rotation described in </w:t>
      </w:r>
      <w:r w:rsidR="00E84762" w:rsidRPr="00D5649B">
        <w:rPr>
          <w:rFonts w:cstheme="minorHAnsi"/>
        </w:rPr>
        <w:t xml:space="preserve">the simulation start year </w:t>
      </w:r>
      <w:r w:rsidRPr="00D5649B">
        <w:rPr>
          <w:rFonts w:cstheme="minorHAnsi"/>
        </w:rPr>
        <w:t>until the</w:t>
      </w:r>
      <w:r w:rsidR="00AE13A5" w:rsidRPr="00D5649B">
        <w:rPr>
          <w:rFonts w:cstheme="minorHAnsi"/>
        </w:rPr>
        <w:t xml:space="preserve"> end of that management period to determine aboveground biomass </w:t>
      </w:r>
      <w:r w:rsidR="00E57A76">
        <w:rPr>
          <w:rFonts w:cstheme="minorHAnsi"/>
        </w:rPr>
        <w:t>C</w:t>
      </w:r>
      <w:r w:rsidR="00866B3E" w:rsidRPr="00D5649B" w:rsidDel="00866B3E">
        <w:rPr>
          <w:rFonts w:cstheme="minorHAnsi"/>
        </w:rPr>
        <w:t xml:space="preserve"> </w:t>
      </w:r>
      <w:r w:rsidR="00AE13A5" w:rsidRPr="00D5649B">
        <w:rPr>
          <w:rFonts w:cstheme="minorHAnsi"/>
        </w:rPr>
        <w:t>input.</w:t>
      </w:r>
    </w:p>
    <w:p w14:paraId="404850EE" w14:textId="78EE6D14" w:rsidR="00AE13A5" w:rsidRPr="00D5649B" w:rsidRDefault="00AE13A5" w:rsidP="008D4737">
      <w:pPr>
        <w:pStyle w:val="MTDisplayEquation"/>
        <w:spacing w:after="120"/>
        <w:rPr>
          <w:rFonts w:cstheme="minorHAnsi"/>
        </w:rPr>
      </w:pPr>
      <w:r w:rsidRPr="00D5649B">
        <w:rPr>
          <w:rFonts w:cstheme="minorHAnsi"/>
        </w:rPr>
        <w:t>Carbon input from root</w:t>
      </w:r>
      <w:r w:rsidR="00E84762" w:rsidRPr="00D5649B">
        <w:rPr>
          <w:rFonts w:cstheme="minorHAnsi"/>
        </w:rPr>
        <w:t>s</w:t>
      </w:r>
      <w:r w:rsidRPr="00D5649B">
        <w:rPr>
          <w:rFonts w:cstheme="minorHAnsi"/>
        </w:rPr>
        <w:t xml:space="preserve"> and </w:t>
      </w:r>
      <w:r w:rsidR="00E57A76">
        <w:rPr>
          <w:rFonts w:cstheme="minorHAnsi"/>
        </w:rPr>
        <w:t>C</w:t>
      </w:r>
      <w:r w:rsidR="00866B3E" w:rsidRPr="00D5649B" w:rsidDel="00866B3E">
        <w:rPr>
          <w:rFonts w:cstheme="minorHAnsi"/>
        </w:rPr>
        <w:t xml:space="preserve"> </w:t>
      </w:r>
      <w:r w:rsidRPr="00D5649B">
        <w:rPr>
          <w:rFonts w:cstheme="minorHAnsi"/>
        </w:rPr>
        <w:t>input from extra-root</w:t>
      </w:r>
      <w:r w:rsidR="00E84762" w:rsidRPr="00D5649B">
        <w:rPr>
          <w:rFonts w:cstheme="minorHAnsi"/>
        </w:rPr>
        <w:t xml:space="preserve"> material</w:t>
      </w:r>
      <w:r w:rsidRPr="00D5649B">
        <w:rPr>
          <w:rFonts w:cstheme="minorHAnsi"/>
        </w:rPr>
        <w:t xml:space="preserve"> is averaged for each crop in the rotation described in </w:t>
      </w:r>
      <w:r w:rsidR="00E84762" w:rsidRPr="00D5649B">
        <w:rPr>
          <w:rFonts w:cstheme="minorHAnsi"/>
        </w:rPr>
        <w:t xml:space="preserve">the simulation start year </w:t>
      </w:r>
      <w:r w:rsidRPr="00D5649B">
        <w:rPr>
          <w:rFonts w:cstheme="minorHAnsi"/>
        </w:rPr>
        <w:t xml:space="preserve">until the end of that management period to determine belowground biomass </w:t>
      </w:r>
      <w:r w:rsidR="00B7263A">
        <w:rPr>
          <w:rFonts w:cstheme="minorHAnsi"/>
        </w:rPr>
        <w:t>C</w:t>
      </w:r>
      <w:r w:rsidR="00B7263A" w:rsidRPr="00D5649B">
        <w:rPr>
          <w:rFonts w:cstheme="minorHAnsi"/>
        </w:rPr>
        <w:t xml:space="preserve"> </w:t>
      </w:r>
      <w:r w:rsidRPr="00D5649B">
        <w:rPr>
          <w:rFonts w:cstheme="minorHAnsi"/>
        </w:rPr>
        <w:t>input.</w:t>
      </w:r>
    </w:p>
    <w:p w14:paraId="3155993F" w14:textId="6DDB8822" w:rsidR="00D510E4" w:rsidRPr="00D5649B" w:rsidRDefault="00177162" w:rsidP="008D4737">
      <w:pPr>
        <w:pStyle w:val="MTDisplayEquation"/>
        <w:spacing w:after="120"/>
        <w:rPr>
          <w:rStyle w:val="SubtleEmphasis"/>
          <w:rFonts w:cstheme="minorHAnsi"/>
        </w:rPr>
      </w:pPr>
      <w:r w:rsidRPr="00D5649B">
        <w:rPr>
          <w:rStyle w:val="SubtleEmphasis"/>
          <w:rFonts w:cstheme="minorHAnsi"/>
        </w:rPr>
        <w:t>Note that product from root crops is consid</w:t>
      </w:r>
      <w:r w:rsidR="00204A04" w:rsidRPr="00D5649B">
        <w:rPr>
          <w:rStyle w:val="SubtleEmphasis"/>
          <w:rFonts w:cstheme="minorHAnsi"/>
        </w:rPr>
        <w:t>ered belowground biomass input – see</w:t>
      </w:r>
      <w:r w:rsidR="00026597" w:rsidRPr="00D5649B">
        <w:rPr>
          <w:rStyle w:val="SubtleEmphasis"/>
          <w:rFonts w:cstheme="minorHAnsi"/>
        </w:rPr>
        <w:t xml:space="preserve"> section</w:t>
      </w:r>
      <w:r w:rsidR="00204A04" w:rsidRPr="00D5649B">
        <w:rPr>
          <w:rStyle w:val="SubtleEmphasis"/>
          <w:rFonts w:cstheme="minorHAnsi"/>
        </w:rPr>
        <w:t xml:space="preserve"> </w:t>
      </w:r>
      <w:r w:rsidR="00026597" w:rsidRPr="00D5649B">
        <w:rPr>
          <w:rStyle w:val="SubtleEmphasis"/>
          <w:rFonts w:cstheme="minorHAnsi"/>
        </w:rPr>
        <w:fldChar w:fldCharType="begin"/>
      </w:r>
      <w:r w:rsidR="00026597" w:rsidRPr="00D5649B">
        <w:rPr>
          <w:rStyle w:val="SubtleEmphasis"/>
          <w:rFonts w:cstheme="minorHAnsi"/>
        </w:rPr>
        <w:instrText xml:space="preserve"> REF _Ref529973188 \r \h </w:instrText>
      </w:r>
      <w:r w:rsidR="00F9472E" w:rsidRPr="00D5649B">
        <w:rPr>
          <w:rStyle w:val="SubtleEmphasis"/>
          <w:rFonts w:cstheme="minorHAnsi"/>
        </w:rPr>
        <w:instrText xml:space="preserve"> \* MERGEFORMAT </w:instrText>
      </w:r>
      <w:r w:rsidR="00026597" w:rsidRPr="00D5649B">
        <w:rPr>
          <w:rStyle w:val="SubtleEmphasis"/>
          <w:rFonts w:cstheme="minorHAnsi"/>
        </w:rPr>
      </w:r>
      <w:r w:rsidR="00026597" w:rsidRPr="00D5649B">
        <w:rPr>
          <w:rStyle w:val="SubtleEmphasis"/>
          <w:rFonts w:cstheme="minorHAnsi"/>
        </w:rPr>
        <w:fldChar w:fldCharType="separate"/>
      </w:r>
      <w:r w:rsidR="00733CDD">
        <w:rPr>
          <w:rStyle w:val="SubtleEmphasis"/>
          <w:rFonts w:cstheme="minorHAnsi"/>
        </w:rPr>
        <w:t>2.1.2.5</w:t>
      </w:r>
      <w:r w:rsidR="00026597" w:rsidRPr="00D5649B">
        <w:rPr>
          <w:rStyle w:val="SubtleEmphasis"/>
          <w:rFonts w:cstheme="minorHAnsi"/>
        </w:rPr>
        <w:fldChar w:fldCharType="end"/>
      </w:r>
      <w:r w:rsidR="00204A04" w:rsidRPr="00D5649B">
        <w:rPr>
          <w:rStyle w:val="SubtleEmphasis"/>
          <w:rFonts w:cstheme="minorHAnsi"/>
        </w:rPr>
        <w:t>.</w:t>
      </w:r>
    </w:p>
    <w:bookmarkStart w:id="138" w:name="_Ref87014892"/>
    <w:bookmarkStart w:id="139" w:name="_Ref530743239"/>
    <w:p w14:paraId="3BE4D71C" w14:textId="43BF9938" w:rsidR="003F7607" w:rsidRPr="00D5649B" w:rsidRDefault="00000000" w:rsidP="00FA2202">
      <w:pPr>
        <w:pStyle w:val="Cap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s(rotationphase)</m:t>
                </m:r>
              </m:sub>
            </m:sSub>
          </m:e>
        </m:acc>
      </m:oMath>
      <w:r w:rsidR="003F7607" w:rsidRPr="00D5649B">
        <w:rPr>
          <w:rFonts w:cstheme="minorHAnsi"/>
          <w:b/>
          <w:color w:val="000000" w:themeColor="text1"/>
        </w:rPr>
        <w:t xml:space="preserve"> </w:t>
      </w:r>
      <w:r w:rsidR="003F7607" w:rsidRPr="00D5649B">
        <w:rPr>
          <w:rFonts w:cstheme="minorHAnsi"/>
          <w:b/>
          <w:color w:val="000000" w:themeColor="text1"/>
        </w:rPr>
        <w:tab/>
      </w:r>
      <w:r w:rsidR="003F7607"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w:t>
      </w:r>
      <w:r w:rsidR="001977CC">
        <w:rPr>
          <w:rFonts w:cstheme="minorHAnsi"/>
          <w:b/>
        </w:rPr>
        <w:fldChar w:fldCharType="end"/>
      </w:r>
      <w:bookmarkEnd w:id="138"/>
    </w:p>
    <w:bookmarkStart w:id="140" w:name="_Ref530743261"/>
    <w:bookmarkEnd w:id="139"/>
    <w:p w14:paraId="551D231D" w14:textId="5E32D25F" w:rsidR="00E95985" w:rsidRPr="00D5649B"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E95985"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w:t>
      </w:r>
      <w:r w:rsidR="001977CC">
        <w:rPr>
          <w:rFonts w:cstheme="minorHAnsi"/>
          <w:b/>
        </w:rPr>
        <w:fldChar w:fldCharType="end"/>
      </w:r>
    </w:p>
    <w:bookmarkStart w:id="141" w:name="_Ref87014940"/>
    <w:bookmarkStart w:id="142" w:name="_Ref530744233"/>
    <w:bookmarkEnd w:id="140"/>
    <w:p w14:paraId="59D8F67C" w14:textId="21C418F5" w:rsidR="00E95985" w:rsidRPr="00D5649B"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E95985"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w:t>
      </w:r>
      <w:r w:rsidR="001977CC">
        <w:rPr>
          <w:rFonts w:cstheme="minorHAnsi"/>
          <w:b/>
        </w:rPr>
        <w:fldChar w:fldCharType="end"/>
      </w:r>
      <w:bookmarkEnd w:id="141"/>
    </w:p>
    <w:bookmarkEnd w:id="142"/>
    <w:p w14:paraId="7374E2E9" w14:textId="77777777" w:rsidR="008B3C4A" w:rsidRPr="00D5649B" w:rsidRDefault="008B3C4A" w:rsidP="008955C3">
      <w:pPr>
        <w:tabs>
          <w:tab w:val="clear" w:pos="2880"/>
          <w:tab w:val="clear" w:pos="9360"/>
        </w:tabs>
        <w:spacing w:before="0"/>
        <w:ind w:left="2835" w:hanging="2835"/>
        <w:rPr>
          <w:rFonts w:cstheme="minorHAnsi"/>
          <w:sz w:val="20"/>
        </w:rPr>
      </w:pPr>
      <w:r w:rsidRPr="00D5649B">
        <w:rPr>
          <w:rFonts w:cstheme="minorHAnsi"/>
          <w:sz w:val="20"/>
        </w:rPr>
        <w:t>where</w:t>
      </w:r>
    </w:p>
    <w:p w14:paraId="66320C1D" w14:textId="52086A24" w:rsidR="003D5EFD" w:rsidRPr="00D5649B"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004A7B47" w:rsidRPr="00D5649B">
        <w:rPr>
          <w:rFonts w:cstheme="minorHAnsi"/>
          <w:i/>
          <w:sz w:val="20"/>
          <w:vertAlign w:val="subscript"/>
        </w:rPr>
        <w:t>(rot)</w:t>
      </w:r>
      <w:r w:rsidRPr="00D5649B">
        <w:rPr>
          <w:rFonts w:cstheme="minorHAnsi"/>
          <w:i/>
          <w:sz w:val="20"/>
          <w:vertAlign w:val="subscript"/>
        </w:rPr>
        <w:tab/>
      </w:r>
      <w:r w:rsidR="00093A34" w:rsidRPr="00D5649B">
        <w:rPr>
          <w:rFonts w:cstheme="minorHAnsi"/>
          <w:sz w:val="20"/>
        </w:rPr>
        <w:t>Average a</w:t>
      </w:r>
      <w:r w:rsidRPr="00D5649B">
        <w:rPr>
          <w:rFonts w:cstheme="minorHAnsi"/>
          <w:sz w:val="20"/>
        </w:rPr>
        <w:t xml:space="preserve">boveground </w:t>
      </w:r>
      <w:r w:rsidR="00BC7515" w:rsidRPr="00D5649B">
        <w:rPr>
          <w:rFonts w:cstheme="minorHAnsi"/>
          <w:sz w:val="20"/>
        </w:rPr>
        <w:t>residue</w:t>
      </w:r>
      <w:r w:rsidRPr="00D5649B">
        <w:rPr>
          <w:rFonts w:cstheme="minorHAnsi"/>
          <w:sz w:val="20"/>
        </w:rPr>
        <w:t xml:space="preserv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r w:rsidR="004A7B47" w:rsidRPr="00D5649B">
        <w:rPr>
          <w:rFonts w:cstheme="minorHAnsi"/>
          <w:sz w:val="20"/>
        </w:rPr>
        <w:t xml:space="preserve"> of a</w:t>
      </w:r>
      <w:r w:rsidR="00EE2F3F" w:rsidRPr="00D5649B">
        <w:rPr>
          <w:rFonts w:cstheme="minorHAnsi"/>
          <w:sz w:val="20"/>
        </w:rPr>
        <w:t xml:space="preserve"> </w:t>
      </w:r>
      <w:r w:rsidR="004A7B47" w:rsidRPr="00D5649B">
        <w:rPr>
          <w:rFonts w:cstheme="minorHAnsi"/>
          <w:sz w:val="20"/>
        </w:rPr>
        <w:t xml:space="preserve">rotation </w:t>
      </w:r>
    </w:p>
    <w:p w14:paraId="29079DF6" w14:textId="5B68F9F7" w:rsidR="00093A34" w:rsidRPr="00D5649B" w:rsidRDefault="00093A3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w:t>
      </w:r>
      <w:r w:rsidR="00E95985" w:rsidRPr="00D5649B">
        <w:rPr>
          <w:rFonts w:cstheme="minorHAnsi"/>
          <w:sz w:val="20"/>
        </w:rPr>
        <w:t>b</w:t>
      </w:r>
      <w:r w:rsidRPr="00D5649B">
        <w:rPr>
          <w:rFonts w:cstheme="minorHAnsi"/>
          <w:sz w:val="20"/>
        </w:rPr>
        <w:t xml:space="preserve">elowground residue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2443AFA6" w14:textId="2505AE32" w:rsidR="00093A34" w:rsidRPr="00D5649B" w:rsidRDefault="00093A3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Pr="00D5649B">
        <w:rPr>
          <w:rFonts w:cstheme="minorHAnsi"/>
          <w:sz w:val="20"/>
        </w:rPr>
        <w:t xml:space="preserve">Average </w:t>
      </w:r>
      <w:r w:rsidRPr="00CE3A39">
        <w:rPr>
          <w:rFonts w:cstheme="minorHAnsi"/>
          <w:sz w:val="20"/>
        </w:rPr>
        <w:t>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B7263A" w:rsidRPr="00CE3A39">
        <w:rPr>
          <w:rFonts w:cstheme="minorHAnsi"/>
          <w:sz w:val="20"/>
        </w:rPr>
        <w:t xml:space="preserve">C </w:t>
      </w:r>
      <w:r w:rsidRPr="00CE3A39">
        <w:rPr>
          <w:rFonts w:cstheme="minorHAnsi"/>
          <w:sz w:val="20"/>
        </w:rPr>
        <w:t>input (kg</w:t>
      </w:r>
      <w:r w:rsidRPr="00D5649B">
        <w:rPr>
          <w:rFonts w:cstheme="minorHAnsi"/>
          <w:sz w:val="20"/>
        </w:rPr>
        <w:t xml:space="preserve"> ha</w:t>
      </w:r>
      <w:r w:rsidRPr="00D5649B">
        <w:rPr>
          <w:rFonts w:cstheme="minorHAnsi"/>
          <w:sz w:val="20"/>
          <w:vertAlign w:val="superscript"/>
        </w:rPr>
        <w:t>-1</w:t>
      </w:r>
      <w:r w:rsidRPr="00D5649B">
        <w:rPr>
          <w:rFonts w:cstheme="minorHAnsi"/>
          <w:sz w:val="20"/>
        </w:rPr>
        <w:t xml:space="preserve">) of a rotation </w:t>
      </w:r>
    </w:p>
    <w:p w14:paraId="53B63F82" w14:textId="73594E27" w:rsidR="00D510E4" w:rsidRPr="00D5649B" w:rsidRDefault="00D510E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008B3C4A" w:rsidRPr="00D5649B">
        <w:rPr>
          <w:rFonts w:cstheme="minorHAnsi"/>
          <w:i/>
          <w:sz w:val="20"/>
          <w:vertAlign w:val="subscript"/>
        </w:rPr>
        <w:t>(</w:t>
      </w:r>
      <w:proofErr w:type="spellStart"/>
      <w:r w:rsidR="008B3C4A" w:rsidRPr="00D5649B">
        <w:rPr>
          <w:rFonts w:cstheme="minorHAnsi"/>
          <w:i/>
          <w:sz w:val="20"/>
          <w:vertAlign w:val="subscript"/>
        </w:rPr>
        <w:t>rotation</w:t>
      </w:r>
      <w:r w:rsidR="00093A34" w:rsidRPr="00D5649B">
        <w:rPr>
          <w:rFonts w:cstheme="minorHAnsi"/>
          <w:i/>
          <w:sz w:val="20"/>
          <w:vertAlign w:val="subscript"/>
        </w:rPr>
        <w:t>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r w:rsidR="0025784E" w:rsidRPr="00D5649B">
        <w:rPr>
          <w:rFonts w:cstheme="minorHAnsi"/>
          <w:sz w:val="20"/>
        </w:rPr>
        <w:t xml:space="preserve"> </w:t>
      </w:r>
      <w:r w:rsidR="00EE2F3F" w:rsidRPr="00D5649B">
        <w:rPr>
          <w:rFonts w:cstheme="minorHAnsi"/>
          <w:sz w:val="20"/>
        </w:rPr>
        <w:t xml:space="preserve">of </w:t>
      </w:r>
      <w:r w:rsidR="00093A34" w:rsidRPr="00D5649B">
        <w:rPr>
          <w:rFonts w:cstheme="minorHAnsi"/>
          <w:sz w:val="20"/>
        </w:rPr>
        <w:t>each</w:t>
      </w:r>
      <w:r w:rsidR="00EE2F3F" w:rsidRPr="00D5649B">
        <w:rPr>
          <w:rFonts w:cstheme="minorHAnsi"/>
          <w:sz w:val="20"/>
        </w:rPr>
        <w:t xml:space="preserve"> rotation </w:t>
      </w:r>
      <w:r w:rsidR="00093A34" w:rsidRPr="00D5649B">
        <w:rPr>
          <w:rFonts w:cstheme="minorHAnsi"/>
          <w:sz w:val="20"/>
        </w:rPr>
        <w:t>phase</w:t>
      </w:r>
    </w:p>
    <w:p w14:paraId="11AF2DA7" w14:textId="44181425" w:rsidR="00D510E4" w:rsidRPr="00D5649B" w:rsidRDefault="00D510E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008B3C4A" w:rsidRPr="00D5649B">
        <w:rPr>
          <w:rFonts w:cstheme="minorHAnsi"/>
          <w:i/>
          <w:sz w:val="20"/>
          <w:vertAlign w:val="subscript"/>
        </w:rPr>
        <w:t>(</w:t>
      </w:r>
      <w:proofErr w:type="spellStart"/>
      <w:r w:rsidR="00093A34" w:rsidRPr="00D5649B">
        <w:rPr>
          <w:rFonts w:cstheme="minorHAnsi"/>
          <w:i/>
          <w:sz w:val="20"/>
          <w:vertAlign w:val="subscript"/>
        </w:rPr>
        <w:t>rotationphase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r w:rsidR="00EE2F3F" w:rsidRPr="00D5649B">
        <w:rPr>
          <w:rFonts w:cstheme="minorHAnsi"/>
          <w:sz w:val="20"/>
        </w:rPr>
        <w:t xml:space="preserve"> </w:t>
      </w:r>
      <w:r w:rsidR="00093A34" w:rsidRPr="00D5649B">
        <w:rPr>
          <w:rFonts w:cstheme="minorHAnsi"/>
          <w:sz w:val="20"/>
        </w:rPr>
        <w:t>of each rotation phase</w:t>
      </w:r>
    </w:p>
    <w:p w14:paraId="087727D4" w14:textId="6AC9B185" w:rsidR="003D5EFD" w:rsidRPr="009E6259"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008B3C4A" w:rsidRPr="00D5649B">
        <w:rPr>
          <w:rFonts w:cstheme="minorHAnsi"/>
          <w:i/>
          <w:sz w:val="20"/>
          <w:vertAlign w:val="subscript"/>
        </w:rPr>
        <w:t>(</w:t>
      </w:r>
      <w:proofErr w:type="spellStart"/>
      <w:r w:rsidR="00093A34" w:rsidRPr="00D5649B">
        <w:rPr>
          <w:rFonts w:cstheme="minorHAnsi"/>
          <w:i/>
          <w:sz w:val="20"/>
          <w:vertAlign w:val="subscript"/>
        </w:rPr>
        <w:t>rotationphase</w:t>
      </w:r>
      <w:proofErr w:type="spellEnd"/>
      <w:r w:rsidR="008B3C4A" w:rsidRPr="00D5649B">
        <w:rPr>
          <w:rFonts w:cstheme="minorHAnsi"/>
          <w:i/>
          <w:sz w:val="20"/>
          <w:vertAlign w:val="subscript"/>
        </w:rPr>
        <w:t>)</w:t>
      </w:r>
      <w:r w:rsidRPr="00D5649B">
        <w:rPr>
          <w:rFonts w:cstheme="minorHAnsi"/>
          <w:sz w:val="20"/>
        </w:rPr>
        <w:tab/>
      </w:r>
      <w:r w:rsidR="00866B3E" w:rsidRPr="009E6259">
        <w:rPr>
          <w:rFonts w:cstheme="minorHAnsi"/>
          <w:sz w:val="20"/>
        </w:rPr>
        <w:t>C</w:t>
      </w:r>
      <w:r w:rsidR="00866B3E" w:rsidRPr="009E6259" w:rsidDel="00866B3E">
        <w:rPr>
          <w:rFonts w:cstheme="minorHAnsi"/>
          <w:sz w:val="20"/>
        </w:rPr>
        <w:t xml:space="preserve"> </w:t>
      </w:r>
      <w:r w:rsidRPr="009E6259">
        <w:rPr>
          <w:rFonts w:cstheme="minorHAnsi"/>
          <w:sz w:val="20"/>
        </w:rPr>
        <w:t>input from roots (kg ha</w:t>
      </w:r>
      <w:r w:rsidRPr="009E6259">
        <w:rPr>
          <w:rFonts w:cstheme="minorHAnsi"/>
          <w:sz w:val="20"/>
          <w:vertAlign w:val="superscript"/>
        </w:rPr>
        <w:t>-1</w:t>
      </w:r>
      <w:r w:rsidRPr="009E6259">
        <w:rPr>
          <w:rFonts w:cstheme="minorHAnsi"/>
          <w:sz w:val="20"/>
        </w:rPr>
        <w:t>)</w:t>
      </w:r>
      <w:r w:rsidR="00EE2F3F" w:rsidRPr="009E6259">
        <w:rPr>
          <w:rFonts w:cstheme="minorHAnsi"/>
          <w:sz w:val="20"/>
        </w:rPr>
        <w:t xml:space="preserve"> </w:t>
      </w:r>
      <w:r w:rsidR="00093A34" w:rsidRPr="009E6259">
        <w:rPr>
          <w:rFonts w:cstheme="minorHAnsi"/>
          <w:sz w:val="20"/>
        </w:rPr>
        <w:t>of each rotation phase</w:t>
      </w:r>
    </w:p>
    <w:p w14:paraId="5E3FA06B" w14:textId="56AC329A" w:rsidR="003D5EFD" w:rsidRPr="009E6259" w:rsidRDefault="003D5EFD" w:rsidP="008955C3">
      <w:pPr>
        <w:tabs>
          <w:tab w:val="clear" w:pos="2880"/>
          <w:tab w:val="clear" w:pos="9360"/>
        </w:tabs>
        <w:spacing w:before="0"/>
        <w:ind w:left="2835" w:hanging="2835"/>
        <w:rPr>
          <w:rFonts w:cstheme="minorHAnsi"/>
          <w:sz w:val="20"/>
        </w:rPr>
      </w:pPr>
      <w:r w:rsidRPr="009E6259">
        <w:rPr>
          <w:rFonts w:cstheme="minorHAnsi"/>
          <w:i/>
          <w:sz w:val="20"/>
        </w:rPr>
        <w:t>C</w:t>
      </w:r>
      <w:r w:rsidRPr="009E6259">
        <w:rPr>
          <w:rFonts w:cstheme="minorHAnsi"/>
          <w:i/>
          <w:sz w:val="20"/>
          <w:vertAlign w:val="subscript"/>
        </w:rPr>
        <w:t>e</w:t>
      </w:r>
      <w:r w:rsidR="008B3C4A" w:rsidRPr="009E6259">
        <w:rPr>
          <w:rFonts w:cstheme="minorHAnsi"/>
          <w:i/>
          <w:sz w:val="20"/>
          <w:vertAlign w:val="subscript"/>
        </w:rPr>
        <w:t>(</w:t>
      </w:r>
      <w:proofErr w:type="spellStart"/>
      <w:r w:rsidR="00093A34" w:rsidRPr="009E6259">
        <w:rPr>
          <w:rFonts w:cstheme="minorHAnsi"/>
          <w:i/>
          <w:sz w:val="20"/>
          <w:vertAlign w:val="subscript"/>
        </w:rPr>
        <w:t>rotationphase</w:t>
      </w:r>
      <w:proofErr w:type="spellEnd"/>
      <w:r w:rsidR="008B3C4A" w:rsidRPr="009E6259">
        <w:rPr>
          <w:rFonts w:cstheme="minorHAnsi"/>
          <w:i/>
          <w:sz w:val="20"/>
          <w:vertAlign w:val="subscript"/>
        </w:rPr>
        <w:t>)</w:t>
      </w:r>
      <w:r w:rsidRPr="009E6259">
        <w:rPr>
          <w:rFonts w:cstheme="minorHAnsi"/>
          <w:i/>
          <w:sz w:val="20"/>
          <w:vertAlign w:val="subscript"/>
        </w:rPr>
        <w:tab/>
      </w:r>
      <w:r w:rsidR="00866B3E" w:rsidRPr="009E6259">
        <w:rPr>
          <w:rFonts w:cstheme="minorHAnsi"/>
          <w:sz w:val="20"/>
        </w:rPr>
        <w:t>C</w:t>
      </w:r>
      <w:r w:rsidR="00866B3E" w:rsidRPr="009E6259" w:rsidDel="00866B3E">
        <w:rPr>
          <w:rFonts w:cstheme="minorHAnsi"/>
          <w:sz w:val="20"/>
        </w:rPr>
        <w:t xml:space="preserve"> </w:t>
      </w:r>
      <w:r w:rsidRPr="009E6259">
        <w:rPr>
          <w:rFonts w:cstheme="minorHAnsi"/>
          <w:sz w:val="20"/>
        </w:rPr>
        <w:t>input from extra-root material (kg ha</w:t>
      </w:r>
      <w:r w:rsidRPr="009E6259">
        <w:rPr>
          <w:rFonts w:cstheme="minorHAnsi"/>
          <w:sz w:val="20"/>
          <w:vertAlign w:val="superscript"/>
        </w:rPr>
        <w:t>-1</w:t>
      </w:r>
      <w:r w:rsidRPr="009E6259">
        <w:rPr>
          <w:rFonts w:cstheme="minorHAnsi"/>
          <w:sz w:val="20"/>
        </w:rPr>
        <w:t>)</w:t>
      </w:r>
      <w:r w:rsidR="00EE2F3F" w:rsidRPr="009E6259">
        <w:rPr>
          <w:rFonts w:cstheme="minorHAnsi"/>
          <w:sz w:val="20"/>
        </w:rPr>
        <w:t xml:space="preserve"> </w:t>
      </w:r>
      <w:r w:rsidR="00093A34" w:rsidRPr="009E6259">
        <w:rPr>
          <w:rFonts w:cstheme="minorHAnsi"/>
          <w:sz w:val="20"/>
        </w:rPr>
        <w:t>of each rotation phase</w:t>
      </w:r>
    </w:p>
    <w:p w14:paraId="49FA0FBF" w14:textId="3721806F" w:rsidR="003D5EFD" w:rsidRPr="001B6097" w:rsidRDefault="00093A34" w:rsidP="008955C3">
      <w:pPr>
        <w:tabs>
          <w:tab w:val="clear" w:pos="2880"/>
          <w:tab w:val="clear" w:pos="9360"/>
        </w:tabs>
        <w:spacing w:before="0"/>
        <w:ind w:left="2835" w:hanging="2835"/>
        <w:rPr>
          <w:rFonts w:cstheme="minorHAnsi"/>
          <w:sz w:val="20"/>
        </w:rPr>
      </w:pPr>
      <w:r w:rsidRPr="009E6259">
        <w:rPr>
          <w:rFonts w:cstheme="minorHAnsi"/>
          <w:i/>
          <w:sz w:val="20"/>
        </w:rPr>
        <w:t>C</w:t>
      </w:r>
      <w:r w:rsidRPr="009E6259">
        <w:rPr>
          <w:rFonts w:cstheme="minorHAnsi"/>
          <w:i/>
          <w:sz w:val="20"/>
          <w:vertAlign w:val="subscript"/>
        </w:rPr>
        <w:t>m(</w:t>
      </w:r>
      <w:proofErr w:type="spellStart"/>
      <w:r w:rsidRPr="009E6259">
        <w:rPr>
          <w:rFonts w:cstheme="minorHAnsi"/>
          <w:i/>
          <w:sz w:val="20"/>
          <w:vertAlign w:val="subscript"/>
        </w:rPr>
        <w:t>rotationphase</w:t>
      </w:r>
      <w:proofErr w:type="spellEnd"/>
      <w:r w:rsidRPr="009E6259">
        <w:rPr>
          <w:rFonts w:cstheme="minorHAnsi"/>
          <w:i/>
          <w:sz w:val="20"/>
          <w:vertAlign w:val="subscript"/>
        </w:rPr>
        <w:t>)</w:t>
      </w:r>
      <w:r w:rsidRPr="009E6259">
        <w:rPr>
          <w:rFonts w:cstheme="minorHAnsi"/>
          <w:i/>
          <w:sz w:val="20"/>
          <w:vertAlign w:val="subscript"/>
        </w:rPr>
        <w:tab/>
      </w:r>
      <w:r w:rsidR="00866B3E" w:rsidRPr="009E6259">
        <w:rPr>
          <w:rFonts w:cstheme="minorHAnsi"/>
          <w:sz w:val="20"/>
        </w:rPr>
        <w:t>C</w:t>
      </w:r>
      <w:r w:rsidR="00866B3E" w:rsidRPr="009E6259" w:rsidDel="00866B3E">
        <w:rPr>
          <w:rFonts w:cstheme="minorHAnsi"/>
          <w:sz w:val="20"/>
        </w:rPr>
        <w:t xml:space="preserve"> </w:t>
      </w:r>
      <w:r w:rsidRPr="009E6259">
        <w:rPr>
          <w:rFonts w:cstheme="minorHAnsi"/>
          <w:sz w:val="20"/>
        </w:rPr>
        <w:t xml:space="preserve">input from manure </w:t>
      </w:r>
      <w:r w:rsidR="001433D5" w:rsidRPr="009E6259">
        <w:rPr>
          <w:rFonts w:cstheme="minorHAnsi"/>
          <w:sz w:val="20"/>
        </w:rPr>
        <w:t xml:space="preserve">and anaerobic digestate </w:t>
      </w:r>
      <w:r w:rsidRPr="009E6259">
        <w:rPr>
          <w:rFonts w:cstheme="minorHAnsi"/>
          <w:sz w:val="20"/>
        </w:rPr>
        <w:t>(kg ha</w:t>
      </w:r>
      <w:r w:rsidRPr="009E6259">
        <w:rPr>
          <w:rFonts w:cstheme="minorHAnsi"/>
          <w:sz w:val="20"/>
          <w:vertAlign w:val="superscript"/>
        </w:rPr>
        <w:t>-1</w:t>
      </w:r>
      <w:r w:rsidRPr="009E6259">
        <w:rPr>
          <w:rFonts w:cstheme="minorHAnsi"/>
          <w:sz w:val="20"/>
        </w:rPr>
        <w:t>) of each rotation phase</w:t>
      </w:r>
      <w:r w:rsidR="001B6097" w:rsidRPr="009E6259">
        <w:rPr>
          <w:rFonts w:cstheme="minorHAnsi"/>
          <w:sz w:val="20"/>
        </w:rPr>
        <w:t xml:space="preserve">, </w:t>
      </w:r>
      <w:r w:rsidR="00F22E95" w:rsidRPr="009E6259">
        <w:rPr>
          <w:rFonts w:cstheme="minorHAnsi"/>
          <w:sz w:val="20"/>
        </w:rPr>
        <w:t xml:space="preserve">derived from </w:t>
      </w:r>
      <w:r w:rsidR="001B6097" w:rsidRPr="009E6259">
        <w:rPr>
          <w:rFonts w:cstheme="minorHAnsi"/>
          <w:sz w:val="20"/>
        </w:rPr>
        <w:fldChar w:fldCharType="begin"/>
      </w:r>
      <w:r w:rsidR="001B6097" w:rsidRPr="009E6259">
        <w:rPr>
          <w:rFonts w:cstheme="minorHAnsi"/>
          <w:sz w:val="20"/>
        </w:rPr>
        <w:instrText xml:space="preserve"> REF TotalCModel_TFieldN_Eq \h  \* MERGEFORMAT </w:instrText>
      </w:r>
      <w:r w:rsidR="001B6097" w:rsidRPr="009E6259">
        <w:rPr>
          <w:rFonts w:cstheme="minorHAnsi"/>
          <w:sz w:val="20"/>
        </w:rPr>
      </w:r>
      <w:r w:rsidR="001B6097" w:rsidRPr="009E6259">
        <w:rPr>
          <w:rFonts w:cstheme="minorHAnsi"/>
          <w:sz w:val="20"/>
        </w:rPr>
        <w:fldChar w:fldCharType="separate"/>
      </w:r>
      <w:r w:rsidR="001B6097" w:rsidRPr="009E6259">
        <w:rPr>
          <w:b/>
          <w:sz w:val="20"/>
        </w:rPr>
        <w:t xml:space="preserve">Eq. </w:t>
      </w:r>
      <w:r w:rsidR="001B6097" w:rsidRPr="009E6259">
        <w:rPr>
          <w:b/>
          <w:noProof/>
          <w:sz w:val="20"/>
        </w:rPr>
        <w:t>4.7.1</w:t>
      </w:r>
      <w:r w:rsidR="001B6097" w:rsidRPr="009E6259">
        <w:rPr>
          <w:b/>
          <w:sz w:val="20"/>
        </w:rPr>
        <w:noBreakHyphen/>
      </w:r>
      <w:r w:rsidR="001B6097" w:rsidRPr="009E6259">
        <w:rPr>
          <w:b/>
          <w:noProof/>
          <w:sz w:val="20"/>
        </w:rPr>
        <w:t>6</w:t>
      </w:r>
      <w:r w:rsidR="001B6097" w:rsidRPr="009E6259">
        <w:rPr>
          <w:rFonts w:cstheme="minorHAnsi"/>
          <w:sz w:val="20"/>
        </w:rPr>
        <w:fldChar w:fldCharType="end"/>
      </w:r>
      <w:r w:rsidR="001433D5" w:rsidRPr="009E6259">
        <w:rPr>
          <w:rFonts w:cstheme="minorHAnsi"/>
          <w:sz w:val="20"/>
        </w:rPr>
        <w:t xml:space="preserve"> (for </w:t>
      </w:r>
      <w:r w:rsidR="00CE3A39" w:rsidRPr="009E6259">
        <w:rPr>
          <w:rFonts w:cstheme="minorHAnsi"/>
          <w:sz w:val="20"/>
        </w:rPr>
        <w:t xml:space="preserve">farm-produced and imported </w:t>
      </w:r>
      <w:r w:rsidR="001433D5" w:rsidRPr="009E6259">
        <w:rPr>
          <w:rFonts w:cstheme="minorHAnsi"/>
          <w:sz w:val="20"/>
        </w:rPr>
        <w:t>manure)</w:t>
      </w:r>
      <w:r w:rsidR="000D465A" w:rsidRPr="009E6259">
        <w:rPr>
          <w:rFonts w:cstheme="minorHAnsi"/>
          <w:sz w:val="20"/>
        </w:rPr>
        <w:t>,</w:t>
      </w:r>
      <w:r w:rsidR="001433D5" w:rsidRPr="009E6259">
        <w:rPr>
          <w:rFonts w:cstheme="minorHAnsi"/>
          <w:sz w:val="20"/>
        </w:rPr>
        <w:t xml:space="preserve"> </w:t>
      </w:r>
      <w:r w:rsidR="00A520D3" w:rsidRPr="009E6259">
        <w:rPr>
          <w:rFonts w:cstheme="minorHAnsi"/>
          <w:b/>
          <w:bCs/>
          <w:sz w:val="20"/>
        </w:rPr>
        <w:fldChar w:fldCharType="begin"/>
      </w:r>
      <w:r w:rsidR="00A520D3" w:rsidRPr="009E6259">
        <w:rPr>
          <w:rFonts w:cstheme="minorHAnsi"/>
          <w:b/>
          <w:bCs/>
          <w:sz w:val="20"/>
        </w:rPr>
        <w:instrText xml:space="preserve"> REF TotalCModelDigestate_TFieldN_Eq \h  \* MERGEFORMAT </w:instrText>
      </w:r>
      <w:r w:rsidR="00A520D3" w:rsidRPr="009E6259">
        <w:rPr>
          <w:rFonts w:cstheme="minorHAnsi"/>
          <w:b/>
          <w:bCs/>
          <w:sz w:val="20"/>
        </w:rPr>
      </w:r>
      <w:r w:rsidR="00A520D3" w:rsidRPr="009E6259">
        <w:rPr>
          <w:rFonts w:cstheme="minorHAnsi"/>
          <w:b/>
          <w:bCs/>
          <w:sz w:val="20"/>
        </w:rPr>
        <w:fldChar w:fldCharType="separate"/>
      </w:r>
      <w:r w:rsidR="00A520D3" w:rsidRPr="009E6259">
        <w:rPr>
          <w:b/>
          <w:sz w:val="20"/>
        </w:rPr>
        <w:t xml:space="preserve">Eq. </w:t>
      </w:r>
      <w:r w:rsidR="00A520D3" w:rsidRPr="009E6259">
        <w:rPr>
          <w:b/>
          <w:noProof/>
          <w:sz w:val="20"/>
        </w:rPr>
        <w:t>4.9.7</w:t>
      </w:r>
      <w:r w:rsidR="00A520D3" w:rsidRPr="009E6259">
        <w:rPr>
          <w:b/>
          <w:sz w:val="20"/>
        </w:rPr>
        <w:noBreakHyphen/>
      </w:r>
      <w:r w:rsidR="00A520D3" w:rsidRPr="009E6259">
        <w:rPr>
          <w:b/>
          <w:noProof/>
          <w:sz w:val="20"/>
        </w:rPr>
        <w:t>5</w:t>
      </w:r>
      <w:r w:rsidR="00A520D3" w:rsidRPr="009E6259">
        <w:rPr>
          <w:rFonts w:cstheme="minorHAnsi"/>
          <w:b/>
          <w:bCs/>
          <w:sz w:val="20"/>
        </w:rPr>
        <w:fldChar w:fldCharType="end"/>
      </w:r>
      <w:r w:rsidR="00A520D3" w:rsidRPr="009E6259">
        <w:rPr>
          <w:rFonts w:cstheme="minorHAnsi"/>
          <w:sz w:val="20"/>
        </w:rPr>
        <w:t xml:space="preserve"> </w:t>
      </w:r>
      <w:r w:rsidR="001433D5" w:rsidRPr="009E6259">
        <w:rPr>
          <w:rFonts w:cstheme="minorHAnsi"/>
          <w:sz w:val="20"/>
        </w:rPr>
        <w:t>(for digestate)</w:t>
      </w:r>
      <w:r w:rsidR="000D465A" w:rsidRPr="009E6259">
        <w:rPr>
          <w:rFonts w:cstheme="minorHAnsi"/>
          <w:sz w:val="20"/>
        </w:rPr>
        <w:t xml:space="preserve"> and </w:t>
      </w:r>
      <w:r w:rsidR="00A520D3" w:rsidRPr="009E6259">
        <w:rPr>
          <w:rFonts w:cstheme="minorHAnsi"/>
          <w:b/>
          <w:sz w:val="20"/>
        </w:rPr>
        <w:fldChar w:fldCharType="begin"/>
      </w:r>
      <w:r w:rsidR="00A520D3" w:rsidRPr="009E6259">
        <w:rPr>
          <w:rFonts w:cstheme="minorHAnsi"/>
          <w:b/>
          <w:sz w:val="20"/>
        </w:rPr>
        <w:instrText xml:space="preserve"> REF Cmodel_pasture_TFieldN_Eq \h  \* MERGEFORMAT </w:instrText>
      </w:r>
      <w:r w:rsidR="00A520D3" w:rsidRPr="009E6259">
        <w:rPr>
          <w:rFonts w:cstheme="minorHAnsi"/>
          <w:b/>
          <w:sz w:val="20"/>
        </w:rPr>
      </w:r>
      <w:r w:rsidR="00A520D3" w:rsidRPr="009E6259">
        <w:rPr>
          <w:rFonts w:cstheme="minorHAnsi"/>
          <w:b/>
          <w:sz w:val="20"/>
        </w:rPr>
        <w:fldChar w:fldCharType="separate"/>
      </w:r>
      <w:r w:rsidR="00A520D3" w:rsidRPr="009E6259">
        <w:rPr>
          <w:b/>
          <w:sz w:val="20"/>
        </w:rPr>
        <w:t xml:space="preserve">Eq. </w:t>
      </w:r>
      <w:r w:rsidR="00A520D3" w:rsidRPr="009E6259">
        <w:rPr>
          <w:b/>
          <w:noProof/>
          <w:sz w:val="20"/>
        </w:rPr>
        <w:t>5.6.1</w:t>
      </w:r>
      <w:r w:rsidR="00A520D3" w:rsidRPr="009E6259">
        <w:rPr>
          <w:b/>
          <w:sz w:val="20"/>
        </w:rPr>
        <w:noBreakHyphen/>
      </w:r>
      <w:r w:rsidR="00A520D3" w:rsidRPr="009E6259">
        <w:rPr>
          <w:b/>
          <w:noProof/>
          <w:sz w:val="20"/>
        </w:rPr>
        <w:t>1</w:t>
      </w:r>
      <w:r w:rsidR="00A520D3" w:rsidRPr="009E6259">
        <w:rPr>
          <w:rFonts w:cstheme="minorHAnsi"/>
          <w:b/>
          <w:sz w:val="20"/>
        </w:rPr>
        <w:fldChar w:fldCharType="end"/>
      </w:r>
      <w:r w:rsidR="000D465A" w:rsidRPr="009E6259">
        <w:rPr>
          <w:rFonts w:cstheme="minorHAnsi"/>
          <w:sz w:val="20"/>
        </w:rPr>
        <w:t xml:space="preserve"> (for dung and urine deposited on pasture)</w:t>
      </w:r>
      <w:r w:rsidR="00406D2E" w:rsidRPr="009E6259">
        <w:rPr>
          <w:rFonts w:cstheme="minorHAnsi"/>
          <w:sz w:val="20"/>
        </w:rPr>
        <w:t>; this is a field-specific value calculated across all years in the first phase of the rotation</w:t>
      </w:r>
    </w:p>
    <w:p w14:paraId="193AFB4A" w14:textId="77777777" w:rsidR="003D5EFD" w:rsidRPr="00D5649B" w:rsidRDefault="006420CE" w:rsidP="00647AAB">
      <w:pPr>
        <w:pStyle w:val="Heading4"/>
        <w:rPr>
          <w:rFonts w:cstheme="minorHAnsi"/>
        </w:rPr>
      </w:pPr>
      <w:bookmarkStart w:id="143" w:name="_Toc528936565"/>
      <w:r w:rsidRPr="00D5649B">
        <w:rPr>
          <w:rFonts w:cstheme="minorHAnsi"/>
        </w:rPr>
        <w:lastRenderedPageBreak/>
        <w:t>Young pool steady state</w:t>
      </w:r>
      <w:bookmarkEnd w:id="143"/>
    </w:p>
    <w:bookmarkStart w:id="144" w:name="_Ref87014832"/>
    <w:bookmarkStart w:id="145" w:name="_Ref530743197"/>
    <w:p w14:paraId="06C704C0" w14:textId="658D43FF" w:rsidR="00BE5FB0" w:rsidRPr="00D5649B"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ag-ss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BE5FB0" w:rsidRPr="00D5649B">
        <w:rPr>
          <w:rFonts w:cstheme="minorHAnsi"/>
          <w:b/>
          <w:color w:val="000000" w:themeColor="text1"/>
        </w:rPr>
        <w:tab/>
      </w:r>
      <w:r w:rsidR="00BE5FB0"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4</w:t>
      </w:r>
      <w:r w:rsidR="001977CC">
        <w:rPr>
          <w:rFonts w:cstheme="minorHAnsi"/>
          <w:b/>
        </w:rPr>
        <w:fldChar w:fldCharType="end"/>
      </w:r>
      <w:bookmarkEnd w:id="144"/>
    </w:p>
    <w:bookmarkEnd w:id="145"/>
    <w:p w14:paraId="1C0DFC70" w14:textId="30E94FB0" w:rsidR="00BE5FB0" w:rsidRPr="00D5649B"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bg-ss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BE5FB0" w:rsidRPr="00D5649B">
        <w:rPr>
          <w:rFonts w:cstheme="minorHAnsi"/>
          <w:b/>
          <w:color w:val="000000" w:themeColor="text1"/>
        </w:rPr>
        <w:tab/>
      </w:r>
      <w:r w:rsidR="00BE5FB0"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5</w:t>
      </w:r>
      <w:r w:rsidR="001977CC">
        <w:rPr>
          <w:rFonts w:cstheme="minorHAnsi"/>
          <w:b/>
        </w:rPr>
        <w:fldChar w:fldCharType="end"/>
      </w:r>
    </w:p>
    <w:bookmarkStart w:id="146" w:name="_Ref109135532"/>
    <w:p w14:paraId="5F9A217D" w14:textId="53C9E90E" w:rsidR="00BE5FB0" w:rsidRPr="007D25F7"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m-ss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7D25F7">
        <w:rPr>
          <w:rFonts w:cstheme="minorHAnsi"/>
          <w:b/>
          <w:color w:val="000000" w:themeColor="text1"/>
        </w:rPr>
        <w:t xml:space="preserve"> </w:t>
      </w:r>
      <w:r w:rsidR="00BE5FB0" w:rsidRPr="007D25F7">
        <w:rPr>
          <w:rFonts w:cstheme="minorHAnsi"/>
          <w:b/>
          <w:color w:val="000000" w:themeColor="text1"/>
        </w:rPr>
        <w:tab/>
      </w:r>
      <w:r w:rsidR="00BE5FB0" w:rsidRPr="007D25F7">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6</w:t>
      </w:r>
      <w:r w:rsidR="001977CC">
        <w:rPr>
          <w:rFonts w:cstheme="minorHAnsi"/>
          <w:b/>
        </w:rPr>
        <w:fldChar w:fldCharType="end"/>
      </w:r>
      <w:bookmarkEnd w:id="146"/>
    </w:p>
    <w:p w14:paraId="37039938" w14:textId="77777777" w:rsidR="00093A34" w:rsidRPr="007D25F7" w:rsidRDefault="00BE5FB0" w:rsidP="008955C3">
      <w:pPr>
        <w:keepNext/>
        <w:tabs>
          <w:tab w:val="clear" w:pos="2880"/>
          <w:tab w:val="clear" w:pos="9360"/>
        </w:tabs>
        <w:spacing w:before="0"/>
        <w:ind w:left="2835" w:hanging="2835"/>
        <w:rPr>
          <w:rFonts w:cstheme="minorHAnsi"/>
          <w:sz w:val="20"/>
        </w:rPr>
      </w:pPr>
      <w:r w:rsidRPr="007D25F7">
        <w:rPr>
          <w:rFonts w:cstheme="minorHAnsi"/>
          <w:sz w:val="20"/>
        </w:rPr>
        <w:t xml:space="preserve">where </w:t>
      </w:r>
    </w:p>
    <w:p w14:paraId="2019C6E6" w14:textId="742C09EB"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ag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aboveground (kg ha</w:t>
      </w:r>
      <w:r w:rsidRPr="007D25F7">
        <w:rPr>
          <w:rFonts w:cstheme="minorHAnsi"/>
          <w:sz w:val="20"/>
          <w:vertAlign w:val="superscript"/>
        </w:rPr>
        <w:t>-1</w:t>
      </w:r>
      <w:r w:rsidRPr="007D25F7">
        <w:rPr>
          <w:rFonts w:cstheme="minorHAnsi"/>
          <w:sz w:val="20"/>
        </w:rPr>
        <w:t>)</w:t>
      </w:r>
    </w:p>
    <w:p w14:paraId="17F018F5" w14:textId="58856BDD"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bg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belowground (kg ha</w:t>
      </w:r>
      <w:r w:rsidRPr="007D25F7">
        <w:rPr>
          <w:rFonts w:cstheme="minorHAnsi"/>
          <w:sz w:val="20"/>
          <w:vertAlign w:val="superscript"/>
        </w:rPr>
        <w:t>-1</w:t>
      </w:r>
      <w:r w:rsidRPr="007D25F7">
        <w:rPr>
          <w:rFonts w:cstheme="minorHAnsi"/>
          <w:sz w:val="20"/>
        </w:rPr>
        <w:t>)</w:t>
      </w:r>
    </w:p>
    <w:p w14:paraId="70FA39B4" w14:textId="77777777" w:rsidR="00422143" w:rsidRPr="00D5649B"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m</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w:t>
      </w:r>
      <w:r w:rsidRPr="00D5649B">
        <w:rPr>
          <w:rFonts w:cstheme="minorHAnsi"/>
          <w:sz w:val="20"/>
        </w:rPr>
        <w:t xml:space="preserve"> pool steady state - manure (kg ha</w:t>
      </w:r>
      <w:r w:rsidRPr="00D5649B">
        <w:rPr>
          <w:rFonts w:cstheme="minorHAnsi"/>
          <w:sz w:val="20"/>
          <w:vertAlign w:val="superscript"/>
        </w:rPr>
        <w:t>-1</w:t>
      </w:r>
      <w:r w:rsidRPr="00D5649B">
        <w:rPr>
          <w:rFonts w:cstheme="minorHAnsi"/>
          <w:sz w:val="20"/>
        </w:rPr>
        <w:t>)</w:t>
      </w:r>
    </w:p>
    <w:p w14:paraId="4A84B244" w14:textId="24F2A5AD" w:rsidR="00E95985" w:rsidRPr="00D5649B" w:rsidRDefault="00E95985"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5FB7A88D" w14:textId="4641F4F5" w:rsidR="00E95985" w:rsidRPr="00CE3A39" w:rsidRDefault="00E9598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w:t>
      </w:r>
      <w:r w:rsidRPr="00CE3A39">
        <w:rPr>
          <w:rFonts w:cstheme="minorHAnsi"/>
          <w:sz w:val="20"/>
        </w:rPr>
        <w:t>kg ha</w:t>
      </w:r>
      <w:r w:rsidRPr="00CE3A39">
        <w:rPr>
          <w:rFonts w:cstheme="minorHAnsi"/>
          <w:sz w:val="20"/>
          <w:vertAlign w:val="superscript"/>
        </w:rPr>
        <w:t>-1</w:t>
      </w:r>
      <w:r w:rsidRPr="00CE3A39">
        <w:rPr>
          <w:rFonts w:cstheme="minorHAnsi"/>
          <w:sz w:val="20"/>
        </w:rPr>
        <w:t xml:space="preserve">) of a rotation </w:t>
      </w:r>
    </w:p>
    <w:p w14:paraId="23CA1EDD" w14:textId="6B5EE263" w:rsidR="00E95985" w:rsidRPr="00D5649B" w:rsidRDefault="00E95985" w:rsidP="008955C3">
      <w:pPr>
        <w:tabs>
          <w:tab w:val="clear" w:pos="2880"/>
          <w:tab w:val="clear" w:pos="9360"/>
        </w:tabs>
        <w:spacing w:before="0"/>
        <w:ind w:left="2835" w:hanging="2835"/>
        <w:rPr>
          <w:rFonts w:cstheme="minorHAnsi"/>
          <w:sz w:val="20"/>
        </w:rPr>
      </w:pPr>
      <w:r w:rsidRPr="00CE3A39">
        <w:rPr>
          <w:rFonts w:cstheme="minorHAnsi"/>
          <w:i/>
          <w:sz w:val="20"/>
        </w:rPr>
        <w:t>C</w:t>
      </w:r>
      <w:r w:rsidR="00DF6604" w:rsidRPr="00CE3A39">
        <w:rPr>
          <w:rFonts w:cstheme="minorHAnsi"/>
          <w:i/>
          <w:sz w:val="20"/>
          <w:vertAlign w:val="subscript"/>
        </w:rPr>
        <w:t>m</w:t>
      </w:r>
      <w:r w:rsidRPr="00CE3A39">
        <w:rPr>
          <w:rFonts w:cstheme="minorHAnsi"/>
          <w:i/>
          <w:sz w:val="20"/>
          <w:vertAlign w:val="subscript"/>
        </w:rPr>
        <w:t>(rot)</w:t>
      </w:r>
      <w:r w:rsidRPr="00CE3A39">
        <w:rPr>
          <w:rFonts w:cstheme="minorHAnsi"/>
          <w:i/>
          <w:sz w:val="20"/>
          <w:vertAlign w:val="subscript"/>
        </w:rPr>
        <w:tab/>
      </w:r>
      <w:r w:rsidRPr="00CE3A39">
        <w:rPr>
          <w:rFonts w:cstheme="minorHAnsi"/>
          <w:sz w:val="20"/>
        </w:rPr>
        <w:t>Average 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866B3E" w:rsidRPr="00CE3A39">
        <w:rPr>
          <w:rFonts w:cstheme="minorHAnsi"/>
          <w:sz w:val="20"/>
        </w:rPr>
        <w:t>C</w:t>
      </w:r>
      <w:r w:rsidR="00866B3E" w:rsidRPr="00CE3A39" w:rsidDel="00866B3E">
        <w:rPr>
          <w:rFonts w:cstheme="minorHAnsi"/>
          <w:sz w:val="20"/>
        </w:rPr>
        <w:t xml:space="preserve"> </w:t>
      </w:r>
      <w:r w:rsidRPr="00CE3A39">
        <w:rPr>
          <w:rFonts w:cstheme="minorHAnsi"/>
          <w:sz w:val="20"/>
        </w:rPr>
        <w:t>input (kg ha</w:t>
      </w:r>
      <w:r w:rsidRPr="00CE3A39">
        <w:rPr>
          <w:rFonts w:cstheme="minorHAnsi"/>
          <w:sz w:val="20"/>
          <w:vertAlign w:val="superscript"/>
        </w:rPr>
        <w:t>-1</w:t>
      </w:r>
      <w:r w:rsidRPr="00CE3A39">
        <w:rPr>
          <w:rFonts w:cstheme="minorHAnsi"/>
          <w:sz w:val="20"/>
        </w:rPr>
        <w:t>) of a rotation</w:t>
      </w:r>
    </w:p>
    <w:p w14:paraId="1C0EBE82" w14:textId="77777777" w:rsidR="00637FD5" w:rsidRPr="00D5649B" w:rsidRDefault="00637FD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001D4C3B" w:rsidRPr="00D5649B">
        <w:rPr>
          <w:rFonts w:cstheme="minorHAnsi"/>
          <w:sz w:val="20"/>
        </w:rPr>
        <w:t>Decomposition rate constant for young pool</w:t>
      </w:r>
    </w:p>
    <w:p w14:paraId="7CAF39DE" w14:textId="0A944533" w:rsidR="002C2C37" w:rsidRPr="00D5649B" w:rsidRDefault="00EE6923" w:rsidP="008955C3">
      <w:pPr>
        <w:tabs>
          <w:tab w:val="clear" w:pos="2880"/>
          <w:tab w:val="clear" w:pos="9360"/>
        </w:tabs>
        <w:spacing w:before="0"/>
        <w:ind w:left="2835" w:hanging="2835"/>
        <w:rPr>
          <w:rFonts w:cstheme="minorHAnsi"/>
          <w:i/>
          <w:sz w:val="20"/>
        </w:rPr>
      </w:pPr>
      <w:r>
        <w:rPr>
          <w:noProof/>
        </w:rPr>
        <mc:AlternateContent>
          <mc:Choice Requires="wps">
            <w:drawing>
              <wp:anchor distT="0" distB="0" distL="114300" distR="114300" simplePos="0" relativeHeight="251638272" behindDoc="0" locked="0" layoutInCell="1" allowOverlap="1" wp14:anchorId="70665A99" wp14:editId="3F2BB38F">
                <wp:simplePos x="0" y="0"/>
                <wp:positionH relativeFrom="margin">
                  <wp:align>left</wp:align>
                </wp:positionH>
                <wp:positionV relativeFrom="paragraph">
                  <wp:posOffset>313055</wp:posOffset>
                </wp:positionV>
                <wp:extent cx="5949950" cy="739140"/>
                <wp:effectExtent l="0" t="0" r="0" b="3810"/>
                <wp:wrapTopAndBottom/>
                <wp:docPr id="71481736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39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227A8" w14:textId="77777777" w:rsidR="00B1240A" w:rsidRPr="00690655" w:rsidRDefault="00B1240A" w:rsidP="002548D1">
                            <w:pPr>
                              <w:rPr>
                                <w:color w:val="000000" w:themeColor="text1"/>
                              </w:rPr>
                            </w:pPr>
                            <w:r w:rsidRPr="00690655">
                              <w:rPr>
                                <w:color w:val="000000" w:themeColor="text1"/>
                              </w:rPr>
                              <w:t>Holos V4 will use the following constant values:</w:t>
                            </w:r>
                          </w:p>
                          <w:p w14:paraId="67981745" w14:textId="77777777" w:rsidR="00B1240A" w:rsidRPr="002548D1" w:rsidRDefault="00B1240A" w:rsidP="002548D1">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5A99" id="Rectangle 41" o:spid="_x0000_s1040" style="position:absolute;left:0;text-align:left;margin-left:0;margin-top:24.65pt;width:468.5pt;height:58.2pt;z-index:25163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" fillcolor="white [3212]" strokecolor="#243f60 [1604]" strokeweight="2pt">
                <v:path arrowok="t"/>
                <v:textbox>
                  <w:txbxContent>
                    <w:p w14:paraId="036227A8" w14:textId="77777777" w:rsidR="00B1240A" w:rsidRPr="00690655" w:rsidRDefault="00B1240A" w:rsidP="002548D1">
                      <w:pPr>
                        <w:rPr>
                          <w:color w:val="000000" w:themeColor="text1"/>
                        </w:rPr>
                      </w:pPr>
                      <w:r w:rsidRPr="00690655">
                        <w:rPr>
                          <w:color w:val="000000" w:themeColor="text1"/>
                        </w:rPr>
                        <w:t>Holos V4 will use the following constant values:</w:t>
                      </w:r>
                    </w:p>
                    <w:p w14:paraId="67981745" w14:textId="77777777" w:rsidR="00B1240A" w:rsidRPr="002548D1" w:rsidRDefault="00B1240A" w:rsidP="002548D1">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v:textbox>
                <w10:wrap type="topAndBottom" anchorx="margin"/>
              </v:rect>
            </w:pict>
          </mc:Fallback>
        </mc:AlternateContent>
      </w:r>
      <w:r w:rsidR="002C2C37" w:rsidRPr="00D5649B">
        <w:rPr>
          <w:rFonts w:cstheme="minorHAnsi"/>
          <w:i/>
          <w:sz w:val="20"/>
        </w:rPr>
        <w:t>r</w:t>
      </w:r>
      <w:r w:rsidR="002C2C37" w:rsidRPr="00D5649B">
        <w:rPr>
          <w:rFonts w:cstheme="minorHAnsi"/>
          <w:i/>
          <w:sz w:val="20"/>
          <w:vertAlign w:val="subscript"/>
        </w:rPr>
        <w:t xml:space="preserve">e </w:t>
      </w:r>
      <w:r w:rsidR="002C2C37" w:rsidRPr="00D5649B">
        <w:rPr>
          <w:rFonts w:cstheme="minorHAnsi"/>
          <w:i/>
          <w:sz w:val="20"/>
        </w:rPr>
        <w:tab/>
      </w:r>
      <w:r w:rsidR="002C2C37" w:rsidRPr="00D5649B">
        <w:rPr>
          <w:rFonts w:cstheme="minorHAnsi"/>
          <w:sz w:val="20"/>
        </w:rPr>
        <w:t xml:space="preserve">Climate/management factor </w:t>
      </w:r>
      <w:r w:rsidR="002C2C37" w:rsidRPr="00D5649B">
        <w:rPr>
          <w:rFonts w:cstheme="minorHAnsi"/>
          <w:i/>
          <w:sz w:val="20"/>
        </w:rPr>
        <w:t xml:space="preserve"> </w:t>
      </w:r>
    </w:p>
    <w:p w14:paraId="694C0623" w14:textId="77777777" w:rsidR="001D4C3B" w:rsidRPr="00D5649B" w:rsidRDefault="00BC2A4C" w:rsidP="009076DA">
      <w:pPr>
        <w:pStyle w:val="Heading4"/>
      </w:pPr>
      <w:bookmarkStart w:id="147" w:name="_Toc528936566"/>
      <w:r w:rsidRPr="00D5649B">
        <w:t>Old pool steady state</w:t>
      </w:r>
      <w:bookmarkEnd w:id="147"/>
    </w:p>
    <w:bookmarkStart w:id="148" w:name="_Ref530746567"/>
    <w:bookmarkStart w:id="149" w:name="_Ref87014858"/>
    <w:p w14:paraId="24945CBC" w14:textId="4A2B3F04" w:rsidR="00181E7F" w:rsidRPr="00D5649B" w:rsidRDefault="00000000" w:rsidP="00FA2202">
      <w:pPr>
        <w:pStyle w:val="Caption"/>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nor/>
              </m:rPr>
              <w:rPr>
                <w:rFonts w:cstheme="minorHAnsi"/>
                <w:b/>
                <w:i/>
                <w:color w:val="000000" w:themeColor="text1"/>
              </w:rPr>
              <m:t>O</m:t>
            </m:r>
          </m:e>
          <m:sub>
            <m:r>
              <m:rPr>
                <m:nor/>
              </m:rPr>
              <w:rPr>
                <w:rFonts w:cstheme="minorHAnsi"/>
                <w:b/>
                <w:i/>
                <w:color w:val="000000" w:themeColor="text1"/>
              </w:rPr>
              <m:t>ss</m:t>
            </m:r>
          </m:sub>
        </m:sSub>
        <m:r>
          <m:rPr>
            <m:nor/>
          </m:rPr>
          <w:rPr>
            <w:rFonts w:cstheme="minorHAnsi"/>
            <w:b/>
            <w: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num>
          <m:den>
            <m:sSup>
              <m:sSupPr>
                <m:ctrlPr>
                  <w:rPr>
                    <w:rFonts w:ascii="Cambria Math" w:hAnsi="Cambria Math" w:cstheme="minorHAnsi"/>
                    <w:b/>
                    <w:i/>
                    <w:color w:val="000000" w:themeColor="text1"/>
                  </w:rPr>
                </m:ctrlPr>
              </m:sSupPr>
              <m:e>
                <m:r>
                  <m:rPr>
                    <m:nor/>
                  </m:rPr>
                  <w:rPr>
                    <w:rFonts w:cstheme="minorHAnsi"/>
                    <w:b/>
                    <w:i/>
                    <w:color w:val="000000" w:themeColor="text1"/>
                  </w:rPr>
                  <m:t>1-e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den>
        </m:f>
        <m:r>
          <m:rPr>
            <m:nor/>
          </m:rPr>
          <w:rPr>
            <w:rFonts w:cstheme="minorHAnsi"/>
            <w:b/>
            <w: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ag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ag-ss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ag(rot)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w:proofErr w:type="spellStart"/>
                    <m:r>
                      <m:rPr>
                        <m:nor/>
                      </m:rPr>
                      <w:rPr>
                        <w:rFonts w:cstheme="minorHAnsi"/>
                        <w:b/>
                        <w:i/>
                        <w:color w:val="000000" w:themeColor="text1"/>
                      </w:rPr>
                      <m:t>bg</m:t>
                    </m:r>
                    <w:proofErr w:type="spellEnd"/>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w:proofErr w:type="spellStart"/>
                    <m:r>
                      <m:rPr>
                        <m:nor/>
                      </m:rPr>
                      <w:rPr>
                        <w:rFonts w:cstheme="minorHAnsi"/>
                        <w:b/>
                        <w:i/>
                        <w:color w:val="000000" w:themeColor="text1"/>
                      </w:rPr>
                      <m:t>bg</m:t>
                    </m:r>
                    <w:proofErr w:type="spellEnd"/>
                    <m:r>
                      <m:rPr>
                        <m:nor/>
                      </m:rPr>
                      <w:rPr>
                        <w:rFonts w:cstheme="minorHAnsi"/>
                        <w:b/>
                        <w:i/>
                        <w:color w:val="000000" w:themeColor="text1"/>
                      </w:rPr>
                      <m:t>-ss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w:proofErr w:type="spellStart"/>
                    <m:r>
                      <m:rPr>
                        <m:nor/>
                      </m:rPr>
                      <w:rPr>
                        <w:rFonts w:cstheme="minorHAnsi"/>
                        <w:b/>
                        <w:i/>
                        <w:color w:val="000000" w:themeColor="text1"/>
                      </w:rPr>
                      <m:t>bg</m:t>
                    </m:r>
                    <w:proofErr w:type="spellEnd"/>
                    <m:r>
                      <m:rPr>
                        <m:nor/>
                      </m:rPr>
                      <w:rPr>
                        <w:rFonts w:cstheme="minorHAnsi"/>
                        <w:b/>
                        <w:i/>
                        <w:color w:val="000000" w:themeColor="text1"/>
                      </w:rPr>
                      <m:t>(rot)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m</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m-ss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m(rot)</m:t>
                    </m:r>
                  </m:sub>
                </m:sSub>
              </m:e>
            </m:d>
          </m:num>
          <m:den>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den>
        </m:f>
        <m:r>
          <w:rPr>
            <w:rFonts w:ascii="Cambria Math" w:hAnsi="Cambria Math" w:cstheme="minorHAnsi"/>
            <w:color w:val="000000" w:themeColor="text1"/>
          </w:rPr>
          <m:t xml:space="preserve"> </m:t>
        </m:r>
      </m:oMath>
      <w:r w:rsidR="00E337DD" w:rsidRPr="00D5649B">
        <w:rPr>
          <w:rFonts w:cstheme="minorHAnsi"/>
          <w:b/>
          <w:i/>
          <w:color w:val="000000" w:themeColor="text1"/>
        </w:rPr>
        <w:t xml:space="preserve"> </w:t>
      </w:r>
      <w:bookmarkEnd w:id="148"/>
      <w:r w:rsidR="00286A5F" w:rsidRPr="00D5649B">
        <w:rPr>
          <w:rFonts w:cstheme="minorHAnsi"/>
          <w:b/>
          <w:i/>
          <w:color w:val="000000" w:themeColor="text1"/>
        </w:rPr>
        <w:tab/>
      </w:r>
      <w:r w:rsidR="00286A5F"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7</w:t>
      </w:r>
      <w:r w:rsidR="001977CC">
        <w:rPr>
          <w:rFonts w:cstheme="minorHAnsi"/>
          <w:b/>
        </w:rPr>
        <w:fldChar w:fldCharType="end"/>
      </w:r>
      <w:bookmarkEnd w:id="149"/>
    </w:p>
    <w:p w14:paraId="6AB660FA"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sz w:val="20"/>
        </w:rPr>
        <w:t>where</w:t>
      </w:r>
    </w:p>
    <w:p w14:paraId="71B33800" w14:textId="77777777"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O</w:t>
      </w:r>
      <w:r w:rsidRPr="00D5649B">
        <w:rPr>
          <w:rFonts w:cstheme="minorHAnsi"/>
          <w:i/>
          <w:sz w:val="20"/>
          <w:vertAlign w:val="subscript"/>
        </w:rPr>
        <w:t>ss</w:t>
      </w:r>
      <w:r w:rsidRPr="00D5649B">
        <w:rPr>
          <w:rFonts w:cstheme="minorHAnsi"/>
          <w:i/>
          <w:sz w:val="20"/>
          <w:vertAlign w:val="subscript"/>
        </w:rPr>
        <w:tab/>
      </w:r>
      <w:r w:rsidRPr="00D5649B">
        <w:rPr>
          <w:rFonts w:cstheme="minorHAnsi"/>
          <w:sz w:val="20"/>
        </w:rPr>
        <w:t>Old pool</w:t>
      </w:r>
      <w:r w:rsidR="002C25FC" w:rsidRPr="00D5649B">
        <w:rPr>
          <w:rFonts w:cstheme="minorHAnsi"/>
          <w:sz w:val="20"/>
        </w:rPr>
        <w:t xml:space="preserve"> steady state</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03784865" w14:textId="72001DF8"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387E0FDA" w14:textId="098AAA75"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5732EAC5"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i/>
          <w:sz w:val="20"/>
          <w:vertAlign w:val="subscript"/>
        </w:rPr>
        <w:tab/>
      </w:r>
      <w:r w:rsidRPr="00D5649B">
        <w:rPr>
          <w:rFonts w:cstheme="minorHAnsi"/>
          <w:sz w:val="20"/>
        </w:rPr>
        <w:t>Humification coefficient – manure</w:t>
      </w:r>
    </w:p>
    <w:p w14:paraId="576579D5" w14:textId="275C8052" w:rsidR="00E95985" w:rsidRPr="00D5649B" w:rsidRDefault="00E95985" w:rsidP="00494884">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6AFFBA4A" w14:textId="5D5D4E68" w:rsidR="00E95985" w:rsidRPr="00D5649B" w:rsidRDefault="00E95985" w:rsidP="00494884">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3F830FD7" w14:textId="77777777" w:rsidR="004E6E39" w:rsidRDefault="00E95985" w:rsidP="00494884">
      <w:pPr>
        <w:tabs>
          <w:tab w:val="clear" w:pos="2880"/>
          <w:tab w:val="clear" w:pos="9360"/>
        </w:tabs>
        <w:spacing w:before="0"/>
        <w:ind w:left="2835" w:hanging="2835"/>
        <w:rPr>
          <w:rFonts w:cstheme="minorHAnsi"/>
          <w: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004E6E39" w:rsidRPr="00CE3A39">
        <w:rPr>
          <w:rFonts w:cstheme="minorHAnsi"/>
          <w:sz w:val="20"/>
        </w:rPr>
        <w:t>Average manure (incl. manure deposited directly on pasture by grazing animals) + digestate C</w:t>
      </w:r>
      <w:r w:rsidR="004E6E39" w:rsidRPr="00CE3A39" w:rsidDel="00866B3E">
        <w:rPr>
          <w:rFonts w:cstheme="minorHAnsi"/>
          <w:sz w:val="20"/>
        </w:rPr>
        <w:t xml:space="preserve"> </w:t>
      </w:r>
      <w:r w:rsidR="004E6E39" w:rsidRPr="00CE3A39">
        <w:rPr>
          <w:rFonts w:cstheme="minorHAnsi"/>
          <w:sz w:val="20"/>
        </w:rPr>
        <w:t>input (kg ha</w:t>
      </w:r>
      <w:r w:rsidR="004E6E39" w:rsidRPr="00CE3A39">
        <w:rPr>
          <w:rFonts w:cstheme="minorHAnsi"/>
          <w:sz w:val="20"/>
          <w:vertAlign w:val="superscript"/>
        </w:rPr>
        <w:t>-1</w:t>
      </w:r>
      <w:r w:rsidR="004E6E39" w:rsidRPr="00CE3A39">
        <w:rPr>
          <w:rFonts w:cstheme="minorHAnsi"/>
          <w:sz w:val="20"/>
        </w:rPr>
        <w:t>) of a rotation</w:t>
      </w:r>
      <w:r w:rsidR="004E6E39" w:rsidRPr="00D5649B">
        <w:rPr>
          <w:rFonts w:cstheme="minorHAnsi"/>
          <w:i/>
          <w:sz w:val="20"/>
        </w:rPr>
        <w:t xml:space="preserve"> </w:t>
      </w:r>
    </w:p>
    <w:p w14:paraId="1B2784D0" w14:textId="6C16BDFA"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4B32A785" w14:textId="77777777" w:rsidR="009E6259" w:rsidRDefault="00FC3CFC" w:rsidP="00494884">
      <w:pPr>
        <w:tabs>
          <w:tab w:val="clear" w:pos="2880"/>
          <w:tab w:val="clear" w:pos="9360"/>
        </w:tabs>
        <w:spacing w:before="0"/>
        <w:ind w:left="2835" w:hanging="2835"/>
        <w:rPr>
          <w:rFonts w:cstheme="minorHAnsi"/>
          <w:sz w:val="20"/>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76F1FF8B" w14:textId="172C7B6C" w:rsidR="00FC3CFC" w:rsidRDefault="00FC3CFC" w:rsidP="00494884">
      <w:pPr>
        <w:tabs>
          <w:tab w:val="clear" w:pos="2880"/>
          <w:tab w:val="clear" w:pos="9360"/>
        </w:tabs>
        <w:spacing w:before="0"/>
        <w:ind w:left="2835" w:hanging="2835"/>
        <w:rPr>
          <w:rFonts w:cstheme="minorHAnsi"/>
          <w:i/>
          <w:sz w:val="20"/>
        </w:rPr>
      </w:pPr>
      <w:r w:rsidRPr="00D5649B">
        <w:rPr>
          <w:rFonts w:cstheme="minorHAnsi"/>
          <w:i/>
          <w:sz w:val="20"/>
        </w:rPr>
        <w:t>r</w:t>
      </w:r>
      <w:r w:rsidRPr="00D5649B">
        <w:rPr>
          <w:rFonts w:cstheme="minorHAnsi"/>
          <w:i/>
          <w:sz w:val="20"/>
          <w:vertAlign w:val="subscript"/>
        </w:rPr>
        <w:t xml:space="preserve">e </w:t>
      </w:r>
      <w:r w:rsidRPr="00D5649B">
        <w:rPr>
          <w:rFonts w:cstheme="minorHAnsi"/>
          <w:i/>
          <w:sz w:val="20"/>
        </w:rPr>
        <w:tab/>
      </w:r>
      <w:r w:rsidRPr="00D5649B">
        <w:rPr>
          <w:rFonts w:cstheme="minorHAnsi"/>
          <w:sz w:val="20"/>
        </w:rPr>
        <w:t xml:space="preserve">Climate/management factor </w:t>
      </w:r>
      <w:r w:rsidR="00845FCD" w:rsidRPr="00D5649B">
        <w:rPr>
          <w:rFonts w:cstheme="minorHAnsi"/>
          <w:i/>
          <w:sz w:val="20"/>
        </w:rPr>
        <w:t xml:space="preserve"> </w:t>
      </w:r>
    </w:p>
    <w:p w14:paraId="0AD6F156" w14:textId="77777777" w:rsidR="009E6259" w:rsidRDefault="009E6259" w:rsidP="00494884">
      <w:pPr>
        <w:tabs>
          <w:tab w:val="clear" w:pos="2880"/>
          <w:tab w:val="clear" w:pos="9360"/>
        </w:tabs>
        <w:spacing w:before="0"/>
        <w:ind w:left="2835" w:hanging="2835"/>
        <w:rPr>
          <w:rFonts w:cstheme="minorHAnsi"/>
          <w:i/>
          <w:sz w:val="20"/>
        </w:rPr>
      </w:pPr>
    </w:p>
    <w:p w14:paraId="066BBDEE" w14:textId="47D3D78B" w:rsidR="009E6259" w:rsidRPr="00D5649B" w:rsidRDefault="009E6259" w:rsidP="00494884">
      <w:pPr>
        <w:tabs>
          <w:tab w:val="clear" w:pos="2880"/>
          <w:tab w:val="clear" w:pos="9360"/>
        </w:tabs>
        <w:spacing w:before="0"/>
        <w:ind w:left="2835" w:hanging="2835"/>
        <w:rPr>
          <w:rFonts w:cstheme="minorHAnsi"/>
          <w:i/>
          <w:sz w:val="20"/>
        </w:rPr>
      </w:pPr>
      <w:r>
        <w:rPr>
          <w:noProof/>
        </w:rPr>
        <w:lastRenderedPageBreak/>
        <mc:AlternateContent>
          <mc:Choice Requires="wps">
            <w:drawing>
              <wp:anchor distT="0" distB="0" distL="114300" distR="114300" simplePos="0" relativeHeight="251690496" behindDoc="0" locked="0" layoutInCell="1" allowOverlap="1" wp14:anchorId="2500CEE2" wp14:editId="2B0D7058">
                <wp:simplePos x="0" y="0"/>
                <wp:positionH relativeFrom="margin">
                  <wp:posOffset>0</wp:posOffset>
                </wp:positionH>
                <wp:positionV relativeFrom="paragraph">
                  <wp:posOffset>151765</wp:posOffset>
                </wp:positionV>
                <wp:extent cx="5949950" cy="1600835"/>
                <wp:effectExtent l="0" t="0" r="12700" b="18415"/>
                <wp:wrapTopAndBottom/>
                <wp:docPr id="11732037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00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6215FF" w14:textId="77777777" w:rsidR="009E6259" w:rsidRPr="00690655" w:rsidRDefault="009E6259" w:rsidP="009E6259">
                            <w:pPr>
                              <w:spacing w:before="0"/>
                              <w:rPr>
                                <w:color w:val="000000" w:themeColor="text1"/>
                              </w:rPr>
                            </w:pPr>
                            <w:proofErr w:type="spellStart"/>
                            <w:r w:rsidRPr="00690655">
                              <w:rPr>
                                <w:color w:val="000000" w:themeColor="text1"/>
                              </w:rPr>
                              <w:t>Holos</w:t>
                            </w:r>
                            <w:proofErr w:type="spellEnd"/>
                            <w:r w:rsidRPr="00690655">
                              <w:rPr>
                                <w:color w:val="000000" w:themeColor="text1"/>
                              </w:rPr>
                              <w:t xml:space="preserve"> V4 will use the following constant values:</w:t>
                            </w:r>
                          </w:p>
                          <w:p w14:paraId="43F2BCDD" w14:textId="77777777" w:rsidR="009E6259" w:rsidRPr="00ED2C38" w:rsidRDefault="009E6259" w:rsidP="009E6259">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52445369" w14:textId="77777777" w:rsidR="009E6259" w:rsidRPr="00ED2C38" w:rsidRDefault="009E6259" w:rsidP="009E6259">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2240B6EB" w14:textId="77777777" w:rsidR="009E6259" w:rsidRPr="00ED2C38" w:rsidRDefault="009E6259" w:rsidP="009E6259">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27B60BB2" w14:textId="77777777" w:rsidR="009E6259" w:rsidRPr="007A2585" w:rsidRDefault="009E6259" w:rsidP="009E6259">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0DEB7998" w14:textId="77777777" w:rsidR="009E6259" w:rsidRPr="007A2585" w:rsidRDefault="009E6259" w:rsidP="009E6259">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DA46C1A" w14:textId="77777777" w:rsidR="009E6259" w:rsidRPr="002548D1" w:rsidRDefault="009E6259" w:rsidP="009E6259">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0CEE2" id="Rectangle 40" o:spid="_x0000_s1041" style="position:absolute;left:0;text-align:left;margin-left:0;margin-top:11.95pt;width:468.5pt;height:126.0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" fillcolor="white [3212]" strokecolor="#243f60 [1604]" strokeweight="2pt">
                <v:path arrowok="t"/>
                <v:textbox>
                  <w:txbxContent>
                    <w:p w14:paraId="6E6215FF" w14:textId="77777777" w:rsidR="009E6259" w:rsidRPr="00690655" w:rsidRDefault="009E6259" w:rsidP="009E6259">
                      <w:pPr>
                        <w:spacing w:before="0"/>
                        <w:rPr>
                          <w:color w:val="000000" w:themeColor="text1"/>
                        </w:rPr>
                      </w:pPr>
                      <w:proofErr w:type="spellStart"/>
                      <w:r w:rsidRPr="00690655">
                        <w:rPr>
                          <w:color w:val="000000" w:themeColor="text1"/>
                        </w:rPr>
                        <w:t>Holos</w:t>
                      </w:r>
                      <w:proofErr w:type="spellEnd"/>
                      <w:r w:rsidRPr="00690655">
                        <w:rPr>
                          <w:color w:val="000000" w:themeColor="text1"/>
                        </w:rPr>
                        <w:t xml:space="preserve"> V4 will use the following constant values:</w:t>
                      </w:r>
                    </w:p>
                    <w:p w14:paraId="43F2BCDD" w14:textId="77777777" w:rsidR="009E6259" w:rsidRPr="00ED2C38" w:rsidRDefault="009E6259" w:rsidP="009E6259">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52445369" w14:textId="77777777" w:rsidR="009E6259" w:rsidRPr="00ED2C38" w:rsidRDefault="009E6259" w:rsidP="009E6259">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2240B6EB" w14:textId="77777777" w:rsidR="009E6259" w:rsidRPr="00ED2C38" w:rsidRDefault="009E6259" w:rsidP="009E6259">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27B60BB2" w14:textId="77777777" w:rsidR="009E6259" w:rsidRPr="007A2585" w:rsidRDefault="009E6259" w:rsidP="009E6259">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0DEB7998" w14:textId="77777777" w:rsidR="009E6259" w:rsidRPr="007A2585" w:rsidRDefault="009E6259" w:rsidP="009E6259">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DA46C1A" w14:textId="77777777" w:rsidR="009E6259" w:rsidRPr="002548D1" w:rsidRDefault="009E6259" w:rsidP="009E6259">
                      <w:pPr>
                        <w:spacing w:after="120"/>
                        <w:rPr>
                          <w:color w:val="000000" w:themeColor="text1"/>
                          <w:vertAlign w:val="superscript"/>
                        </w:rPr>
                      </w:pPr>
                    </w:p>
                  </w:txbxContent>
                </v:textbox>
                <w10:wrap type="topAndBottom" anchorx="margin"/>
              </v:rect>
            </w:pict>
          </mc:Fallback>
        </mc:AlternateContent>
      </w:r>
    </w:p>
    <w:p w14:paraId="3CE577D9" w14:textId="04C9C66E" w:rsidR="002A04A2" w:rsidRPr="00D5649B" w:rsidRDefault="002A04A2" w:rsidP="009076DA">
      <w:pPr>
        <w:pStyle w:val="Heading4"/>
      </w:pPr>
      <w:r w:rsidRPr="00D5649B">
        <w:t>Measured starting soil organic carbon</w:t>
      </w:r>
    </w:p>
    <w:p w14:paraId="4A339F84" w14:textId="54CE752B" w:rsidR="002A04A2" w:rsidRPr="00D5649B" w:rsidRDefault="002A04A2" w:rsidP="00FB2755">
      <w:pPr>
        <w:rPr>
          <w:rFonts w:cstheme="minorHAnsi"/>
        </w:rPr>
      </w:pPr>
      <w:r w:rsidRPr="00D5649B">
        <w:rPr>
          <w:rFonts w:cstheme="minorHAnsi"/>
        </w:rPr>
        <w:t xml:space="preserve">If the user has a measured </w:t>
      </w:r>
      <w:r w:rsidR="00866B3E">
        <w:rPr>
          <w:rFonts w:cstheme="minorHAnsi"/>
        </w:rPr>
        <w:t>SOC</w:t>
      </w:r>
      <w:r w:rsidRPr="00D5649B">
        <w:rPr>
          <w:rFonts w:cstheme="minorHAnsi"/>
        </w:rPr>
        <w:t xml:space="preserve"> value </w:t>
      </w:r>
      <w:r w:rsidR="00E02CB8" w:rsidRPr="00D5649B">
        <w:rPr>
          <w:rFonts w:cstheme="minorHAnsi"/>
        </w:rPr>
        <w:t>(kg C ha</w:t>
      </w:r>
      <w:r w:rsidR="00E02CB8" w:rsidRPr="00D5649B">
        <w:rPr>
          <w:rFonts w:cstheme="minorHAnsi"/>
          <w:vertAlign w:val="superscript"/>
        </w:rPr>
        <w:t>-1</w:t>
      </w:r>
      <w:r w:rsidR="00E02CB8" w:rsidRPr="00D5649B">
        <w:rPr>
          <w:rFonts w:cstheme="minorHAnsi"/>
        </w:rPr>
        <w:t xml:space="preserve">) </w:t>
      </w:r>
      <w:r w:rsidRPr="00D5649B">
        <w:rPr>
          <w:rFonts w:cstheme="minorHAnsi"/>
        </w:rPr>
        <w:t xml:space="preserve">that can be used to initialise the model, this can be entered </w:t>
      </w:r>
      <w:r w:rsidR="00E02CB8" w:rsidRPr="00D5649B">
        <w:rPr>
          <w:rFonts w:cstheme="minorHAnsi"/>
        </w:rPr>
        <w:t xml:space="preserve">as a custom starting value. This custom SOC value can be field-specific. Entering this value will override the default the steady state calculation </w:t>
      </w:r>
      <w:r w:rsidR="00E73C96" w:rsidRPr="00D5649B">
        <w:rPr>
          <w:rFonts w:cstheme="minorHAnsi"/>
        </w:rPr>
        <w:t>before</w:t>
      </w:r>
      <w:r w:rsidR="00E02CB8" w:rsidRPr="00D5649B">
        <w:rPr>
          <w:rFonts w:cstheme="minorHAnsi"/>
        </w:rPr>
        <w:t xml:space="preserve"> the first year of the simulation described above. Using the custom SOC starting value, the model estimates the size of the above- and belowground young C pools and the old C pool for the </w:t>
      </w:r>
      <w:r w:rsidR="00E73C96" w:rsidRPr="00D5649B">
        <w:rPr>
          <w:rFonts w:cstheme="minorHAnsi"/>
        </w:rPr>
        <w:t>start</w:t>
      </w:r>
      <w:r w:rsidR="00E02CB8" w:rsidRPr="00D5649B">
        <w:rPr>
          <w:rFonts w:cstheme="minorHAnsi"/>
        </w:rPr>
        <w:t xml:space="preserve"> of the simulation </w:t>
      </w:r>
      <w:r w:rsidR="00ED2EC4" w:rsidRPr="00D5649B">
        <w:rPr>
          <w:rFonts w:cstheme="minorHAnsi"/>
        </w:rPr>
        <w:t xml:space="preserve">(year </w:t>
      </w:r>
      <w:r w:rsidR="00E73C96" w:rsidRPr="00D5649B">
        <w:rPr>
          <w:rFonts w:cstheme="minorHAnsi"/>
        </w:rPr>
        <w:t>0</w:t>
      </w:r>
      <w:r w:rsidR="00ED2EC4" w:rsidRPr="00D5649B">
        <w:rPr>
          <w:rFonts w:cstheme="minorHAnsi"/>
        </w:rPr>
        <w:t xml:space="preserve">) </w:t>
      </w:r>
      <w:r w:rsidR="00E02CB8" w:rsidRPr="00D5649B">
        <w:rPr>
          <w:rFonts w:cstheme="minorHAnsi"/>
        </w:rPr>
        <w:t>as follows:</w:t>
      </w:r>
    </w:p>
    <w:p w14:paraId="397B6312" w14:textId="3B7DFB44" w:rsidR="00ED2EC4" w:rsidRPr="00B9341F" w:rsidRDefault="00000000" w:rsidP="00FA2202">
      <w:pPr>
        <w:keepNext/>
        <w:tabs>
          <w:tab w:val="clear" w:pos="936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0" w:name="Yag_MeasuredInitialSOC"/>
      <w:r w:rsidR="0086240C" w:rsidRPr="00B9341F">
        <w:rPr>
          <w:rFonts w:cstheme="minorHAnsi"/>
          <w:b/>
          <w:lang w:val="de-DE"/>
        </w:rPr>
        <w:t xml:space="preserve">Eq. </w:t>
      </w:r>
      <w:r w:rsidR="001977CC">
        <w:rPr>
          <w:rFonts w:cstheme="minorHAnsi"/>
          <w:b/>
          <w:lang w:val="de-DE"/>
        </w:rPr>
        <w:fldChar w:fldCharType="begin"/>
      </w:r>
      <w:r w:rsidR="001977CC">
        <w:rPr>
          <w:rFonts w:cstheme="minorHAnsi"/>
          <w:b/>
          <w:lang w:val="de-DE"/>
        </w:rPr>
        <w:instrText xml:space="preserve"> STYLEREF 3 \s </w:instrText>
      </w:r>
      <w:r w:rsidR="001977CC">
        <w:rPr>
          <w:rFonts w:cstheme="minorHAnsi"/>
          <w:b/>
          <w:lang w:val="de-DE"/>
        </w:rPr>
        <w:fldChar w:fldCharType="separate"/>
      </w:r>
      <w:r w:rsidR="001977CC">
        <w:rPr>
          <w:rFonts w:cstheme="minorHAnsi"/>
          <w:b/>
          <w:noProof/>
          <w:lang w:val="de-DE"/>
        </w:rPr>
        <w:t>2.1.3</w:t>
      </w:r>
      <w:r w:rsidR="001977CC">
        <w:rPr>
          <w:rFonts w:cstheme="minorHAnsi"/>
          <w:b/>
          <w:lang w:val="de-DE"/>
        </w:rPr>
        <w:fldChar w:fldCharType="end"/>
      </w:r>
      <w:r w:rsidR="001977CC">
        <w:rPr>
          <w:rFonts w:cstheme="minorHAnsi"/>
          <w:b/>
          <w:lang w:val="de-DE"/>
        </w:rPr>
        <w:noBreakHyphen/>
      </w:r>
      <w:r w:rsidR="001977CC">
        <w:rPr>
          <w:rFonts w:cstheme="minorHAnsi"/>
          <w:b/>
          <w:lang w:val="de-DE"/>
        </w:rPr>
        <w:fldChar w:fldCharType="begin"/>
      </w:r>
      <w:r w:rsidR="001977CC">
        <w:rPr>
          <w:rFonts w:cstheme="minorHAnsi"/>
          <w:b/>
          <w:lang w:val="de-DE"/>
        </w:rPr>
        <w:instrText xml:space="preserve"> SEQ Eq. \* ARABIC \s 3 </w:instrText>
      </w:r>
      <w:r w:rsidR="001977CC">
        <w:rPr>
          <w:rFonts w:cstheme="minorHAnsi"/>
          <w:b/>
          <w:lang w:val="de-DE"/>
        </w:rPr>
        <w:fldChar w:fldCharType="separate"/>
      </w:r>
      <w:r w:rsidR="001977CC">
        <w:rPr>
          <w:rFonts w:cstheme="minorHAnsi"/>
          <w:b/>
          <w:noProof/>
          <w:lang w:val="de-DE"/>
        </w:rPr>
        <w:t>8</w:t>
      </w:r>
      <w:r w:rsidR="001977CC">
        <w:rPr>
          <w:rFonts w:cstheme="minorHAnsi"/>
          <w:b/>
          <w:lang w:val="de-DE"/>
        </w:rPr>
        <w:fldChar w:fldCharType="end"/>
      </w:r>
      <w:bookmarkEnd w:id="150"/>
    </w:p>
    <w:p w14:paraId="4D947464" w14:textId="3AF888A1" w:rsidR="00ED2EC4" w:rsidRPr="00B9341F" w:rsidRDefault="00000000" w:rsidP="00FA2202">
      <w:pPr>
        <w:keepNext/>
        <w:tabs>
          <w:tab w:val="clear" w:pos="936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1" w:name="Ybg_MeasuredInitialSOC"/>
      <w:r w:rsidR="0086240C" w:rsidRPr="00B9341F">
        <w:rPr>
          <w:rFonts w:cstheme="minorHAnsi"/>
          <w:b/>
          <w:lang w:val="de-DE"/>
        </w:rPr>
        <w:t xml:space="preserve">Eq. </w:t>
      </w:r>
      <w:r w:rsidR="001977CC">
        <w:rPr>
          <w:rFonts w:cstheme="minorHAnsi"/>
          <w:b/>
          <w:lang w:val="de-DE"/>
        </w:rPr>
        <w:fldChar w:fldCharType="begin"/>
      </w:r>
      <w:r w:rsidR="001977CC">
        <w:rPr>
          <w:rFonts w:cstheme="minorHAnsi"/>
          <w:b/>
          <w:lang w:val="de-DE"/>
        </w:rPr>
        <w:instrText xml:space="preserve"> STYLEREF 3 \s </w:instrText>
      </w:r>
      <w:r w:rsidR="001977CC">
        <w:rPr>
          <w:rFonts w:cstheme="minorHAnsi"/>
          <w:b/>
          <w:lang w:val="de-DE"/>
        </w:rPr>
        <w:fldChar w:fldCharType="separate"/>
      </w:r>
      <w:r w:rsidR="001977CC">
        <w:rPr>
          <w:rFonts w:cstheme="minorHAnsi"/>
          <w:b/>
          <w:noProof/>
          <w:lang w:val="de-DE"/>
        </w:rPr>
        <w:t>2.1.3</w:t>
      </w:r>
      <w:r w:rsidR="001977CC">
        <w:rPr>
          <w:rFonts w:cstheme="minorHAnsi"/>
          <w:b/>
          <w:lang w:val="de-DE"/>
        </w:rPr>
        <w:fldChar w:fldCharType="end"/>
      </w:r>
      <w:r w:rsidR="001977CC">
        <w:rPr>
          <w:rFonts w:cstheme="minorHAnsi"/>
          <w:b/>
          <w:lang w:val="de-DE"/>
        </w:rPr>
        <w:noBreakHyphen/>
      </w:r>
      <w:r w:rsidR="001977CC">
        <w:rPr>
          <w:rFonts w:cstheme="minorHAnsi"/>
          <w:b/>
          <w:lang w:val="de-DE"/>
        </w:rPr>
        <w:fldChar w:fldCharType="begin"/>
      </w:r>
      <w:r w:rsidR="001977CC">
        <w:rPr>
          <w:rFonts w:cstheme="minorHAnsi"/>
          <w:b/>
          <w:lang w:val="de-DE"/>
        </w:rPr>
        <w:instrText xml:space="preserve"> SEQ Eq. \* ARABIC \s 3 </w:instrText>
      </w:r>
      <w:r w:rsidR="001977CC">
        <w:rPr>
          <w:rFonts w:cstheme="minorHAnsi"/>
          <w:b/>
          <w:lang w:val="de-DE"/>
        </w:rPr>
        <w:fldChar w:fldCharType="separate"/>
      </w:r>
      <w:r w:rsidR="001977CC">
        <w:rPr>
          <w:rFonts w:cstheme="minorHAnsi"/>
          <w:b/>
          <w:noProof/>
          <w:lang w:val="de-DE"/>
        </w:rPr>
        <w:t>9</w:t>
      </w:r>
      <w:r w:rsidR="001977CC">
        <w:rPr>
          <w:rFonts w:cstheme="minorHAnsi"/>
          <w:b/>
          <w:lang w:val="de-DE"/>
        </w:rPr>
        <w:fldChar w:fldCharType="end"/>
      </w:r>
      <w:bookmarkEnd w:id="151"/>
    </w:p>
    <w:bookmarkStart w:id="152" w:name="_Ref109135570"/>
    <w:p w14:paraId="53420BC6" w14:textId="5D208F75" w:rsidR="00ED2EC4" w:rsidRPr="00D5649B" w:rsidRDefault="00000000" w:rsidP="00FA2202">
      <w:pPr>
        <w:keepNext/>
        <w:tabs>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measured</m:t>
            </m:r>
          </m:sub>
        </m:sSub>
        <m:r>
          <m:rPr>
            <m:sty m:val="bi"/>
          </m:rPr>
          <w:rPr>
            <w:rFonts w:ascii="Cambria Math" w:hAnsi="Cambria Math" w:cstheme="minorHAnsi"/>
            <w:lang w:val="de-DE"/>
          </w:rPr>
          <m:t>-</m:t>
        </m:r>
        <m:sSub>
          <m:sSubPr>
            <m:ctrlPr>
              <w:rPr>
                <w:rFonts w:ascii="Cambria Math" w:hAnsi="Cambria Math" w:cstheme="minorHAnsi"/>
                <w:b/>
                <w:i/>
              </w:rPr>
            </m:ctrlPr>
          </m:sSubPr>
          <m:e>
            <m:r>
              <m:rPr>
                <m:sty m:val="bi"/>
              </m:rPr>
              <w:rPr>
                <w:rFonts w:ascii="Cambria Math" w:hAnsi="Cambria Math" w:cstheme="minorHAnsi"/>
                <w:lang w:val="de-DE"/>
              </w:rPr>
              <m:t>(</m:t>
            </m:r>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m:t>
        </m:r>
      </m:oMath>
      <w:r w:rsidR="0086240C" w:rsidRPr="00B9341F">
        <w:rPr>
          <w:rFonts w:cstheme="minorHAnsi"/>
          <w:b/>
          <w:lang w:val="de-DE"/>
        </w:rPr>
        <w:t xml:space="preserve"> </w:t>
      </w:r>
      <w:r w:rsidR="0086240C" w:rsidRPr="00B9341F">
        <w:rPr>
          <w:rFonts w:cstheme="minorHAnsi"/>
          <w:b/>
          <w:lang w:val="de-DE"/>
        </w:rPr>
        <w:tab/>
      </w:r>
      <w:bookmarkStart w:id="153" w:name="O_MeasuredInitialSOC"/>
      <w:r w:rsidR="0086240C" w:rsidRPr="00B9341F">
        <w:rPr>
          <w:rFonts w:cstheme="minorHAnsi"/>
          <w:b/>
          <w:lang w:val="de-DE"/>
        </w:rPr>
        <w:t xml:space="preserve">Eq. </w:t>
      </w:r>
      <w:r w:rsidR="001977CC">
        <w:rPr>
          <w:rFonts w:cstheme="minorHAnsi"/>
          <w:b/>
          <w:lang w:val="de-DE"/>
        </w:rPr>
        <w:fldChar w:fldCharType="begin"/>
      </w:r>
      <w:r w:rsidR="001977CC">
        <w:rPr>
          <w:rFonts w:cstheme="minorHAnsi"/>
          <w:b/>
          <w:lang w:val="de-DE"/>
        </w:rPr>
        <w:instrText xml:space="preserve"> STYLEREF 3 \s </w:instrText>
      </w:r>
      <w:r w:rsidR="001977CC">
        <w:rPr>
          <w:rFonts w:cstheme="minorHAnsi"/>
          <w:b/>
          <w:lang w:val="de-DE"/>
        </w:rPr>
        <w:fldChar w:fldCharType="separate"/>
      </w:r>
      <w:r w:rsidR="001977CC">
        <w:rPr>
          <w:rFonts w:cstheme="minorHAnsi"/>
          <w:b/>
          <w:noProof/>
          <w:lang w:val="de-DE"/>
        </w:rPr>
        <w:t>2.1.3</w:t>
      </w:r>
      <w:r w:rsidR="001977CC">
        <w:rPr>
          <w:rFonts w:cstheme="minorHAnsi"/>
          <w:b/>
          <w:lang w:val="de-DE"/>
        </w:rPr>
        <w:fldChar w:fldCharType="end"/>
      </w:r>
      <w:r w:rsidR="001977CC">
        <w:rPr>
          <w:rFonts w:cstheme="minorHAnsi"/>
          <w:b/>
          <w:lang w:val="de-DE"/>
        </w:rPr>
        <w:noBreakHyphen/>
      </w:r>
      <w:r w:rsidR="001977CC">
        <w:rPr>
          <w:rFonts w:cstheme="minorHAnsi"/>
          <w:b/>
          <w:lang w:val="de-DE"/>
        </w:rPr>
        <w:fldChar w:fldCharType="begin"/>
      </w:r>
      <w:r w:rsidR="001977CC">
        <w:rPr>
          <w:rFonts w:cstheme="minorHAnsi"/>
          <w:b/>
          <w:lang w:val="de-DE"/>
        </w:rPr>
        <w:instrText xml:space="preserve"> SEQ Eq. \* ARABIC \s 3 </w:instrText>
      </w:r>
      <w:r w:rsidR="001977CC">
        <w:rPr>
          <w:rFonts w:cstheme="minorHAnsi"/>
          <w:b/>
          <w:lang w:val="de-DE"/>
        </w:rPr>
        <w:fldChar w:fldCharType="separate"/>
      </w:r>
      <w:r w:rsidR="001977CC">
        <w:rPr>
          <w:rFonts w:cstheme="minorHAnsi"/>
          <w:b/>
          <w:noProof/>
          <w:lang w:val="de-DE"/>
        </w:rPr>
        <w:t>10</w:t>
      </w:r>
      <w:r w:rsidR="001977CC">
        <w:rPr>
          <w:rFonts w:cstheme="minorHAnsi"/>
          <w:b/>
          <w:lang w:val="de-DE"/>
        </w:rPr>
        <w:fldChar w:fldCharType="end"/>
      </w:r>
      <w:bookmarkEnd w:id="152"/>
    </w:p>
    <w:p w14:paraId="220BEBF2" w14:textId="6B4A2177" w:rsidR="00164529" w:rsidRPr="00D5649B" w:rsidRDefault="00164529" w:rsidP="00F9472E">
      <w:pPr>
        <w:pStyle w:val="Heading4"/>
        <w:rPr>
          <w:rFonts w:cstheme="minorHAnsi"/>
        </w:rPr>
      </w:pPr>
      <w:bookmarkStart w:id="154" w:name="_Toc528936567"/>
      <w:bookmarkEnd w:id="153"/>
      <w:r w:rsidRPr="00D5649B">
        <w:rPr>
          <w:rFonts w:cstheme="minorHAnsi"/>
        </w:rPr>
        <w:t xml:space="preserve">Soil </w:t>
      </w:r>
      <w:r w:rsidR="00D276C5" w:rsidRPr="00D5649B">
        <w:rPr>
          <w:rFonts w:cstheme="minorHAnsi"/>
        </w:rPr>
        <w:t xml:space="preserve">organic </w:t>
      </w:r>
      <w:r w:rsidRPr="00D5649B">
        <w:rPr>
          <w:rFonts w:cstheme="minorHAnsi"/>
        </w:rPr>
        <w:t>carbon</w:t>
      </w:r>
      <w:r w:rsidR="00936CB0" w:rsidRPr="00D5649B">
        <w:rPr>
          <w:rFonts w:cstheme="minorHAnsi"/>
        </w:rPr>
        <w:t xml:space="preserve"> change</w:t>
      </w:r>
      <w:bookmarkEnd w:id="154"/>
    </w:p>
    <w:p w14:paraId="3E675617" w14:textId="643F9E91" w:rsidR="00936CB0" w:rsidRPr="00D5649B" w:rsidRDefault="00936CB0" w:rsidP="008D4737">
      <w:pPr>
        <w:spacing w:after="120"/>
        <w:rPr>
          <w:rFonts w:cstheme="minorHAnsi"/>
        </w:rPr>
      </w:pPr>
      <w:r w:rsidRPr="00D5649B">
        <w:rPr>
          <w:rFonts w:cstheme="minorHAnsi"/>
        </w:rPr>
        <w:t>Using</w:t>
      </w:r>
      <w:r w:rsidR="00E84762" w:rsidRPr="00D5649B">
        <w:rPr>
          <w:rFonts w:cstheme="minorHAnsi"/>
        </w:rPr>
        <w:t xml:space="preserve"> the</w:t>
      </w:r>
      <w:r w:rsidRPr="00D5649B">
        <w:rPr>
          <w:rFonts w:cstheme="minorHAnsi"/>
        </w:rPr>
        <w:t xml:space="preserve"> ICBM (</w:t>
      </w:r>
      <w:proofErr w:type="spellStart"/>
      <w:r w:rsidR="00B73843" w:rsidRPr="00D5649B">
        <w:rPr>
          <w:rFonts w:cstheme="minorHAnsi"/>
        </w:rPr>
        <w:t>Kätterer</w:t>
      </w:r>
      <w:proofErr w:type="spellEnd"/>
      <w:r w:rsidR="00B73843" w:rsidRPr="00D5649B">
        <w:rPr>
          <w:rFonts w:cstheme="minorHAnsi"/>
        </w:rPr>
        <w:t xml:space="preserve"> </w:t>
      </w:r>
      <w:r w:rsidR="00B73843" w:rsidRPr="00D5649B">
        <w:rPr>
          <w:rFonts w:cstheme="minorHAnsi"/>
          <w:i/>
        </w:rPr>
        <w:t>et al.</w:t>
      </w:r>
      <w:r w:rsidR="00B73843" w:rsidRPr="00D5649B">
        <w:rPr>
          <w:rFonts w:cstheme="minorHAnsi"/>
        </w:rPr>
        <w:t xml:space="preserve"> 2008</w:t>
      </w:r>
      <w:r w:rsidRPr="00D5649B">
        <w:rPr>
          <w:rFonts w:cstheme="minorHAnsi"/>
        </w:rPr>
        <w:t>)</w:t>
      </w:r>
      <w:r w:rsidR="00F129E4" w:rsidRPr="00D5649B">
        <w:rPr>
          <w:rFonts w:cstheme="minorHAnsi"/>
        </w:rPr>
        <w:t>,</w:t>
      </w:r>
      <w:r w:rsidRPr="00D5649B">
        <w:rPr>
          <w:rFonts w:cstheme="minorHAnsi"/>
        </w:rPr>
        <w:t xml:space="preserve"> </w:t>
      </w:r>
      <w:proofErr w:type="spellStart"/>
      <w:r w:rsidR="00F129E4" w:rsidRPr="00D5649B">
        <w:rPr>
          <w:rFonts w:cstheme="minorHAnsi"/>
        </w:rPr>
        <w:t>Holos</w:t>
      </w:r>
      <w:proofErr w:type="spellEnd"/>
      <w:r w:rsidRPr="00D5649B">
        <w:rPr>
          <w:rFonts w:cstheme="minorHAnsi"/>
        </w:rPr>
        <w:t xml:space="preserve"> will calculate </w:t>
      </w:r>
      <w:r w:rsidR="00E57A76">
        <w:rPr>
          <w:rFonts w:cstheme="minorHAnsi"/>
        </w:rPr>
        <w:t>C</w:t>
      </w:r>
      <w:r w:rsidR="00866B3E" w:rsidRPr="00D5649B" w:rsidDel="00866B3E">
        <w:rPr>
          <w:rFonts w:cstheme="minorHAnsi"/>
        </w:rPr>
        <w:t xml:space="preserve"> </w:t>
      </w:r>
      <w:r w:rsidRPr="00D5649B">
        <w:rPr>
          <w:rFonts w:cstheme="minorHAnsi"/>
        </w:rPr>
        <w:t xml:space="preserve">dynamics from </w:t>
      </w:r>
      <w:r w:rsidR="00935718" w:rsidRPr="00D5649B">
        <w:rPr>
          <w:rFonts w:cstheme="minorHAnsi"/>
        </w:rPr>
        <w:t xml:space="preserve">the </w:t>
      </w:r>
      <w:r w:rsidRPr="00D5649B">
        <w:rPr>
          <w:rFonts w:cstheme="minorHAnsi"/>
        </w:rPr>
        <w:t xml:space="preserve">1985 steady state </w:t>
      </w:r>
      <w:r w:rsidR="00935718" w:rsidRPr="00D5649B">
        <w:rPr>
          <w:rFonts w:cstheme="minorHAnsi"/>
        </w:rPr>
        <w:t xml:space="preserve">or custom measured SOC </w:t>
      </w:r>
      <w:r w:rsidRPr="00D5649B">
        <w:rPr>
          <w:rFonts w:cstheme="minorHAnsi"/>
        </w:rPr>
        <w:t xml:space="preserve">onwards through the historical period (1985 to initial year of cycle) and through the present cycle. </w:t>
      </w:r>
      <w:proofErr w:type="spellStart"/>
      <w:r w:rsidR="00F129E4" w:rsidRPr="00D5649B">
        <w:rPr>
          <w:rFonts w:cstheme="minorHAnsi"/>
        </w:rPr>
        <w:t>Holos</w:t>
      </w:r>
      <w:proofErr w:type="spellEnd"/>
      <w:r w:rsidR="00FD64FF" w:rsidRPr="00D5649B">
        <w:rPr>
          <w:rFonts w:cstheme="minorHAnsi"/>
        </w:rPr>
        <w:t xml:space="preserve"> </w:t>
      </w:r>
      <w:r w:rsidR="00E84762" w:rsidRPr="00D5649B">
        <w:rPr>
          <w:rFonts w:cstheme="minorHAnsi"/>
        </w:rPr>
        <w:t xml:space="preserve">can </w:t>
      </w:r>
      <w:r w:rsidRPr="00D5649B">
        <w:rPr>
          <w:rFonts w:cstheme="minorHAnsi"/>
        </w:rPr>
        <w:t>also project into the</w:t>
      </w:r>
      <w:r w:rsidR="00CF6CBF" w:rsidRPr="00D5649B">
        <w:rPr>
          <w:rFonts w:cstheme="minorHAnsi"/>
        </w:rPr>
        <w:t xml:space="preserve"> future </w:t>
      </w:r>
      <w:r w:rsidR="00FD64FF" w:rsidRPr="00D5649B">
        <w:rPr>
          <w:rFonts w:cstheme="minorHAnsi"/>
        </w:rPr>
        <w:t>to simulate soil C changes under user-defined scenarios</w:t>
      </w:r>
      <w:r w:rsidR="00CF6CBF" w:rsidRPr="00D5649B">
        <w:rPr>
          <w:rFonts w:cstheme="minorHAnsi"/>
        </w:rPr>
        <w:t>.</w:t>
      </w:r>
    </w:p>
    <w:p w14:paraId="1D5E8C85" w14:textId="743B2365" w:rsidR="00A62356" w:rsidRPr="00D5649B" w:rsidRDefault="00A62356" w:rsidP="008D4737">
      <w:pPr>
        <w:spacing w:after="120"/>
        <w:rPr>
          <w:rFonts w:cstheme="minorHAnsi"/>
        </w:rPr>
      </w:pPr>
      <w:r w:rsidRPr="00D5649B">
        <w:rPr>
          <w:rStyle w:val="Strong"/>
          <w:rFonts w:cstheme="minorHAnsi"/>
        </w:rPr>
        <w:t xml:space="preserve">If there has been no change in management since </w:t>
      </w:r>
      <w:r w:rsidR="00967ECD" w:rsidRPr="00D5649B">
        <w:rPr>
          <w:rStyle w:val="Strong"/>
          <w:rFonts w:cstheme="minorHAnsi"/>
        </w:rPr>
        <w:t>the</w:t>
      </w:r>
      <w:r w:rsidR="00702F33" w:rsidRPr="00D5649B">
        <w:rPr>
          <w:rStyle w:val="Strong"/>
          <w:rFonts w:cstheme="minorHAnsi"/>
        </w:rPr>
        <w:t xml:space="preserve"> initial year of the simulation</w:t>
      </w:r>
      <w:r w:rsidRPr="00D5649B">
        <w:rPr>
          <w:rStyle w:val="Strong"/>
          <w:rFonts w:cstheme="minorHAnsi"/>
        </w:rPr>
        <w:t xml:space="preserve">, </w:t>
      </w:r>
      <w:proofErr w:type="spellStart"/>
      <w:r w:rsidRPr="00D5649B">
        <w:rPr>
          <w:rStyle w:val="Strong"/>
          <w:rFonts w:cstheme="minorHAnsi"/>
        </w:rPr>
        <w:t>Holos</w:t>
      </w:r>
      <w:proofErr w:type="spellEnd"/>
      <w:r w:rsidRPr="00D5649B">
        <w:rPr>
          <w:rStyle w:val="Strong"/>
          <w:rFonts w:cstheme="minorHAnsi"/>
        </w:rPr>
        <w:t xml:space="preserve"> will </w:t>
      </w:r>
      <w:r w:rsidR="005D2141" w:rsidRPr="00D5649B">
        <w:rPr>
          <w:rStyle w:val="Strong"/>
          <w:rFonts w:cstheme="minorHAnsi"/>
        </w:rPr>
        <w:t>assume no soil</w:t>
      </w:r>
      <w:r w:rsidR="00E57A76">
        <w:rPr>
          <w:rStyle w:val="Strong"/>
          <w:rFonts w:cstheme="minorHAnsi"/>
        </w:rPr>
        <w:t xml:space="preserve"> C</w:t>
      </w:r>
      <w:r w:rsidR="00866B3E" w:rsidRPr="00D5649B" w:rsidDel="00866B3E">
        <w:rPr>
          <w:rStyle w:val="Strong"/>
          <w:rFonts w:cstheme="minorHAnsi"/>
        </w:rPr>
        <w:t xml:space="preserve"> </w:t>
      </w:r>
      <w:r w:rsidR="005D2141" w:rsidRPr="00D5649B">
        <w:rPr>
          <w:rStyle w:val="Strong"/>
          <w:rFonts w:cstheme="minorHAnsi"/>
        </w:rPr>
        <w:t>change</w:t>
      </w:r>
      <w:r w:rsidR="005D2141" w:rsidRPr="00D5649B">
        <w:rPr>
          <w:rFonts w:cstheme="minorHAnsi"/>
        </w:rPr>
        <w:t xml:space="preserve"> (as per ICBM calculations)</w:t>
      </w:r>
      <w:r w:rsidR="00640EA3" w:rsidRPr="00D5649B">
        <w:rPr>
          <w:rFonts w:cstheme="minorHAnsi"/>
        </w:rPr>
        <w:t>, if the user does not specify annually specific (measured) yield values</w:t>
      </w:r>
      <w:r w:rsidR="005D2141" w:rsidRPr="00D5649B">
        <w:rPr>
          <w:rFonts w:cstheme="minorHAnsi"/>
        </w:rPr>
        <w:t>.</w:t>
      </w:r>
    </w:p>
    <w:p w14:paraId="4F418DD4" w14:textId="77777777" w:rsidR="00D276C5" w:rsidRPr="00D5649B" w:rsidRDefault="00D276C5" w:rsidP="009076DA">
      <w:pPr>
        <w:pStyle w:val="Heading4"/>
      </w:pPr>
      <w:bookmarkStart w:id="155" w:name="_Toc528936568"/>
      <w:r w:rsidRPr="00D5649B">
        <w:t>Soil organic carbon change – per hectare</w:t>
      </w:r>
      <w:bookmarkEnd w:id="155"/>
    </w:p>
    <w:p w14:paraId="4BCD5CAC" w14:textId="6F1F7380" w:rsidR="00733CDD" w:rsidRPr="00733CDD" w:rsidRDefault="00F647DD" w:rsidP="00733CDD">
      <w:pPr>
        <w:keepNext/>
        <w:rPr>
          <w:rStyle w:val="SubtleEmphasis"/>
          <w:i w:val="0"/>
        </w:rPr>
      </w:pPr>
      <w:r w:rsidRPr="00124761">
        <w:rPr>
          <w:rStyle w:val="SubtleEmphasis"/>
          <w:rFonts w:cstheme="minorHAnsi"/>
          <w:i w:val="0"/>
        </w:rPr>
        <w:t xml:space="preserve">The first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change calculation occur</w:t>
      </w:r>
      <w:r w:rsidR="00967ECD" w:rsidRPr="00124761">
        <w:rPr>
          <w:rStyle w:val="SubtleEmphasis"/>
          <w:rFonts w:cstheme="minorHAnsi"/>
          <w:i w:val="0"/>
        </w:rPr>
        <w:t>s</w:t>
      </w:r>
      <w:r w:rsidRPr="00124761">
        <w:rPr>
          <w:rStyle w:val="SubtleEmphasis"/>
          <w:rFonts w:cstheme="minorHAnsi"/>
          <w:i w:val="0"/>
        </w:rPr>
        <w:t xml:space="preserve"> in</w:t>
      </w:r>
      <w:r w:rsidR="00FD64FF" w:rsidRPr="00124761">
        <w:rPr>
          <w:rStyle w:val="SubtleEmphasis"/>
          <w:rFonts w:cstheme="minorHAnsi"/>
          <w:i w:val="0"/>
        </w:rPr>
        <w:t xml:space="preserve"> </w:t>
      </w:r>
      <w:r w:rsidR="00967ECD" w:rsidRPr="00124761">
        <w:rPr>
          <w:rStyle w:val="SubtleEmphasis"/>
          <w:rFonts w:cstheme="minorHAnsi"/>
          <w:i w:val="0"/>
        </w:rPr>
        <w:t xml:space="preserve">the second year of the simulation, </w:t>
      </w:r>
      <w:r w:rsidRPr="00124761">
        <w:rPr>
          <w:rStyle w:val="SubtleEmphasis"/>
          <w:rFonts w:cstheme="minorHAnsi"/>
          <w:i w:val="0"/>
        </w:rPr>
        <w:t xml:space="preserve">and for this initial calculation t-1 values for young and old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pools should be steady state values</w:t>
      </w:r>
      <w:r w:rsidR="00D66526" w:rsidRPr="00124761">
        <w:rPr>
          <w:rStyle w:val="SubtleEmphasis"/>
          <w:rFonts w:cstheme="minorHAnsi"/>
          <w:i w:val="0"/>
        </w:rPr>
        <w:t xml:space="preserve"> as calculated in </w:t>
      </w:r>
      <w:r w:rsidR="00441509">
        <w:rPr>
          <w:rStyle w:val="SubtleEmphasis"/>
          <w:rFonts w:cstheme="minorHAnsi"/>
        </w:rPr>
        <w:fldChar w:fldCharType="begin"/>
      </w:r>
      <w:r w:rsidR="00441509">
        <w:rPr>
          <w:rStyle w:val="SubtleEmphasis"/>
          <w:rFonts w:cstheme="minorHAnsi"/>
          <w:i w:val="0"/>
        </w:rPr>
        <w:instrText xml:space="preserve"> REF _Ref87014832 \h </w:instrText>
      </w:r>
      <w:r w:rsidR="00441509">
        <w:rPr>
          <w:rStyle w:val="SubtleEmphasis"/>
          <w:rFonts w:cstheme="minorHAnsi"/>
        </w:rPr>
      </w:r>
      <w:r w:rsidR="00441509">
        <w:rPr>
          <w:rStyle w:val="SubtleEmphasis"/>
          <w:rFonts w:cstheme="minorHAnsi"/>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4</w:t>
      </w:r>
      <w:r w:rsidR="00441509">
        <w:rPr>
          <w:rStyle w:val="SubtleEmphasis"/>
          <w:rFonts w:cstheme="minorHAnsi"/>
        </w:rPr>
        <w:fldChar w:fldCharType="end"/>
      </w:r>
      <w:r w:rsidR="00D66526" w:rsidRPr="00D5649B">
        <w:rPr>
          <w:rStyle w:val="SubtleEmphasis"/>
          <w:rFonts w:cstheme="minorHAnsi"/>
        </w:rPr>
        <w:t xml:space="preserve"> -</w:t>
      </w:r>
      <w:r w:rsidR="00722328" w:rsidRPr="00D5649B">
        <w:rPr>
          <w:rStyle w:val="SubtleEmphasis"/>
          <w:rFonts w:cstheme="minorHAnsi"/>
        </w:rPr>
        <w:t xml:space="preserve"> </w:t>
      </w:r>
      <w:r w:rsidR="00441509">
        <w:rPr>
          <w:rStyle w:val="SubtleEmphasis"/>
          <w:rFonts w:cstheme="minorHAnsi"/>
        </w:rPr>
        <w:fldChar w:fldCharType="begin"/>
      </w:r>
      <w:r w:rsidR="00441509">
        <w:rPr>
          <w:rStyle w:val="SubtleEmphasis"/>
          <w:rFonts w:cstheme="minorHAnsi"/>
        </w:rPr>
        <w:instrText xml:space="preserve"> REF _Ref109135532 \h </w:instrText>
      </w:r>
      <w:r w:rsidR="00441509">
        <w:rPr>
          <w:rStyle w:val="SubtleEmphasis"/>
          <w:rFonts w:cstheme="minorHAnsi"/>
        </w:rPr>
      </w:r>
      <w:r w:rsidR="00441509">
        <w:rPr>
          <w:rStyle w:val="SubtleEmphasis"/>
          <w:rFonts w:cstheme="minorHAnsi"/>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6</w:t>
      </w:r>
      <w:r w:rsidR="00441509">
        <w:rPr>
          <w:rStyle w:val="SubtleEmphasis"/>
          <w:rFonts w:cstheme="minorHAnsi"/>
        </w:rPr>
        <w:fldChar w:fldCharType="end"/>
      </w:r>
      <w:r w:rsidR="008A4E2E" w:rsidRPr="00D5649B">
        <w:rPr>
          <w:rStyle w:val="SubtleEmphasis"/>
          <w:rFonts w:cstheme="minorHAnsi"/>
          <w:i w:val="0"/>
        </w:rPr>
        <w:t xml:space="preserve"> or based on a measured initial SOC value as calculated in</w:t>
      </w:r>
      <w:r w:rsidR="0077070A" w:rsidRPr="00D5649B">
        <w:rPr>
          <w:rStyle w:val="SubtleEmphasis"/>
          <w:rFonts w:cstheme="minorHAnsi"/>
          <w:i w:val="0"/>
        </w:rPr>
        <w:t xml:space="preserve"> </w:t>
      </w:r>
      <w:r w:rsidR="0077070A" w:rsidRPr="00D5649B">
        <w:rPr>
          <w:rStyle w:val="SubtleEmphasis"/>
          <w:rFonts w:cstheme="minorHAnsi"/>
          <w:i w:val="0"/>
        </w:rPr>
        <w:fldChar w:fldCharType="begin"/>
      </w:r>
      <w:r w:rsidR="0077070A" w:rsidRPr="00D5649B">
        <w:rPr>
          <w:rStyle w:val="SubtleEmphasis"/>
          <w:rFonts w:cstheme="minorHAnsi"/>
          <w:i w:val="0"/>
        </w:rPr>
        <w:instrText xml:space="preserve"> REF O_MeasuredInitialSOC \h  \* MERGEFORMAT </w:instrText>
      </w:r>
      <w:r w:rsidR="0077070A" w:rsidRPr="00D5649B">
        <w:rPr>
          <w:rStyle w:val="SubtleEmphasis"/>
          <w:rFonts w:cstheme="minorHAnsi"/>
          <w:i w:val="0"/>
        </w:rPr>
      </w:r>
      <w:r w:rsidR="0077070A" w:rsidRPr="00D5649B">
        <w:rPr>
          <w:rStyle w:val="SubtleEmphasis"/>
          <w:rFonts w:cstheme="minorHAnsi"/>
          <w:i w:val="0"/>
        </w:rPr>
        <w:fldChar w:fldCharType="separate"/>
      </w:r>
      <w:r w:rsidR="00733CDD" w:rsidRPr="00733CDD">
        <w:rPr>
          <w:rFonts w:cstheme="minorHAnsi"/>
          <w:b/>
        </w:rPr>
        <w:t>Eq</w:t>
      </w:r>
      <w:r w:rsidR="00733CDD" w:rsidRPr="00733CDD">
        <w:rPr>
          <w:rStyle w:val="SubtleEmphasis"/>
          <w:i w:val="0"/>
        </w:rPr>
        <w:t xml:space="preserve">. </w:t>
      </w:r>
      <w:r w:rsidR="00733CDD" w:rsidRPr="00733CDD">
        <w:rPr>
          <w:rStyle w:val="SubtleEmphasis"/>
          <w:b/>
          <w:i w:val="0"/>
        </w:rPr>
        <w:t>2.1.3</w:t>
      </w:r>
      <w:r w:rsidR="00733CDD" w:rsidRPr="00733CDD">
        <w:rPr>
          <w:rStyle w:val="SubtleEmphasis"/>
          <w:b/>
          <w:i w:val="0"/>
        </w:rPr>
        <w:noBreakHyphen/>
        <w:t>10</w:t>
      </w:r>
      <w:r w:rsidR="00733CDD" w:rsidRPr="00733CDD">
        <w:rPr>
          <w:rStyle w:val="SubtleEmphasis"/>
          <w:i w:val="0"/>
        </w:rPr>
        <w:t>.</w:t>
      </w:r>
    </w:p>
    <w:p w14:paraId="6A70B4DC" w14:textId="7C84E2C4" w:rsidR="00277BAB" w:rsidRPr="00441509" w:rsidRDefault="0077070A" w:rsidP="0077070A">
      <w:pPr>
        <w:keepNext/>
        <w:spacing w:after="120"/>
        <w:rPr>
          <w:rStyle w:val="SubtleEmphasis"/>
          <w:rFonts w:cstheme="minorHAnsi"/>
          <w:i w:val="0"/>
        </w:rPr>
      </w:pPr>
      <w:r w:rsidRPr="00D5649B">
        <w:rPr>
          <w:rStyle w:val="SubtleEmphasis"/>
          <w:rFonts w:cstheme="minorHAnsi"/>
          <w:i w:val="0"/>
        </w:rPr>
        <w:fldChar w:fldCharType="end"/>
      </w:r>
      <w:r w:rsidR="004600E6" w:rsidRPr="00441509">
        <w:rPr>
          <w:rStyle w:val="SubtleEmphasis"/>
          <w:rFonts w:cstheme="minorHAnsi"/>
          <w:i w:val="0"/>
        </w:rPr>
        <w:t xml:space="preserve">For the historical period (1985-year prior to </w:t>
      </w:r>
      <w:r w:rsidR="005C7F7F" w:rsidRPr="00441509">
        <w:rPr>
          <w:rStyle w:val="SubtleEmphasis"/>
          <w:rFonts w:cstheme="minorHAnsi"/>
          <w:i w:val="0"/>
        </w:rPr>
        <w:t>initial</w:t>
      </w:r>
      <w:r w:rsidR="004600E6" w:rsidRPr="00441509">
        <w:rPr>
          <w:rStyle w:val="SubtleEmphasis"/>
          <w:rFonts w:cstheme="minorHAnsi"/>
          <w:i w:val="0"/>
        </w:rPr>
        <w:t xml:space="preserve"> year of cycle), average </w:t>
      </w:r>
      <w:r w:rsidR="00F87823">
        <w:rPr>
          <w:rFonts w:cstheme="minorHAnsi"/>
        </w:rPr>
        <w:t>C</w:t>
      </w:r>
      <w:r w:rsidR="00866B3E" w:rsidRPr="00441509" w:rsidDel="00866B3E">
        <w:rPr>
          <w:rStyle w:val="SubtleEmphasis"/>
          <w:rFonts w:cstheme="minorHAnsi"/>
          <w:i w:val="0"/>
        </w:rPr>
        <w:t xml:space="preserve"> </w:t>
      </w:r>
      <w:r w:rsidR="004600E6" w:rsidRPr="00441509">
        <w:rPr>
          <w:rStyle w:val="SubtleEmphasis"/>
          <w:rFonts w:cstheme="minorHAnsi"/>
          <w:i w:val="0"/>
        </w:rPr>
        <w:t>input values will be used (</w:t>
      </w:r>
      <w:r w:rsidR="00441509">
        <w:rPr>
          <w:rStyle w:val="SubtleEmphasis"/>
          <w:rFonts w:cstheme="minorHAnsi"/>
          <w:i w:val="0"/>
          <w:szCs w:val="24"/>
        </w:rPr>
        <w:fldChar w:fldCharType="begin"/>
      </w:r>
      <w:r w:rsidR="00441509">
        <w:rPr>
          <w:rStyle w:val="SubtleEmphasis"/>
          <w:rFonts w:cstheme="minorHAnsi"/>
          <w:i w:val="0"/>
        </w:rPr>
        <w:instrText xml:space="preserve"> REF _Ref87014892 \h </w:instrText>
      </w:r>
      <w:r w:rsidR="00441509">
        <w:rPr>
          <w:rStyle w:val="SubtleEmphasis"/>
          <w:rFonts w:cstheme="minorHAnsi"/>
          <w:i w:val="0"/>
          <w:szCs w:val="24"/>
        </w:rPr>
      </w:r>
      <w:r w:rsidR="00441509">
        <w:rPr>
          <w:rStyle w:val="SubtleEmphasis"/>
          <w:rFonts w:cstheme="minorHAnsi"/>
          <w:i w:val="0"/>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1</w:t>
      </w:r>
      <w:r w:rsidR="00441509">
        <w:rPr>
          <w:rStyle w:val="SubtleEmphasis"/>
          <w:rFonts w:cstheme="minorHAnsi"/>
          <w:i w:val="0"/>
          <w:szCs w:val="24"/>
        </w:rPr>
        <w:fldChar w:fldCharType="end"/>
      </w:r>
      <w:r w:rsidR="004600E6" w:rsidRPr="00441509">
        <w:rPr>
          <w:rStyle w:val="SubtleEmphasis"/>
          <w:rFonts w:cstheme="minorHAnsi"/>
          <w:i w:val="0"/>
          <w:szCs w:val="24"/>
        </w:rPr>
        <w:t xml:space="preserve"> </w:t>
      </w:r>
      <w:r w:rsidR="00722328" w:rsidRPr="00441509">
        <w:rPr>
          <w:rStyle w:val="SubtleEmphasis"/>
          <w:rFonts w:cstheme="minorHAnsi"/>
          <w:i w:val="0"/>
          <w:szCs w:val="24"/>
        </w:rPr>
        <w:t xml:space="preserve">- </w:t>
      </w:r>
      <w:r w:rsidR="00441509">
        <w:rPr>
          <w:rFonts w:cstheme="minorHAnsi"/>
          <w:i/>
          <w:szCs w:val="24"/>
        </w:rPr>
        <w:fldChar w:fldCharType="begin"/>
      </w:r>
      <w:r w:rsidR="00441509">
        <w:rPr>
          <w:rStyle w:val="SubtleEmphasis"/>
          <w:rFonts w:cstheme="minorHAnsi"/>
          <w:i w:val="0"/>
          <w:szCs w:val="24"/>
        </w:rPr>
        <w:instrText xml:space="preserve"> REF _Ref87014940 \h </w:instrText>
      </w:r>
      <w:r w:rsidR="00441509">
        <w:rPr>
          <w:rFonts w:cstheme="minorHAnsi"/>
          <w:i/>
          <w:szCs w:val="24"/>
        </w:rPr>
      </w:r>
      <w:r w:rsidR="00441509">
        <w:rPr>
          <w:rFonts w:cstheme="minorHAnsi"/>
          <w:i/>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3</w:t>
      </w:r>
      <w:r w:rsidR="00441509">
        <w:rPr>
          <w:rFonts w:cstheme="minorHAnsi"/>
          <w:i/>
          <w:szCs w:val="24"/>
        </w:rPr>
        <w:fldChar w:fldCharType="end"/>
      </w:r>
      <w:r w:rsidR="004600E6" w:rsidRPr="00441509">
        <w:rPr>
          <w:rStyle w:val="SubtleEmphasis"/>
          <w:rFonts w:cstheme="minorHAnsi"/>
          <w:i w:val="0"/>
        </w:rPr>
        <w:t>).</w:t>
      </w:r>
      <w:r w:rsidR="005C7F7F" w:rsidRPr="00441509">
        <w:rPr>
          <w:rStyle w:val="SubtleEmphasis"/>
          <w:rFonts w:cstheme="minorHAnsi"/>
          <w:i w:val="0"/>
        </w:rPr>
        <w:t xml:space="preserve"> </w:t>
      </w:r>
    </w:p>
    <w:p w14:paraId="3A3D57B0" w14:textId="3D80227F" w:rsidR="00722328" w:rsidRPr="00441509" w:rsidRDefault="005C7F7F" w:rsidP="008D4737">
      <w:pPr>
        <w:spacing w:after="120"/>
        <w:rPr>
          <w:rStyle w:val="SubtleEmphasis"/>
          <w:rFonts w:cstheme="minorHAnsi"/>
          <w:i w:val="0"/>
        </w:rPr>
      </w:pPr>
      <w:r w:rsidRPr="00441509">
        <w:rPr>
          <w:rStyle w:val="SubtleEmphasis"/>
          <w:rFonts w:cstheme="minorHAnsi"/>
          <w:i w:val="0"/>
        </w:rPr>
        <w:t xml:space="preserve">For the current cycle (from initial year to end of cycle), actual </w:t>
      </w:r>
      <w:r w:rsidR="00F87823">
        <w:rPr>
          <w:rFonts w:cstheme="minorHAnsi"/>
        </w:rPr>
        <w:t>C</w:t>
      </w:r>
      <w:r w:rsidR="00866B3E" w:rsidRPr="00441509" w:rsidDel="00866B3E">
        <w:rPr>
          <w:rStyle w:val="SubtleEmphasis"/>
          <w:rFonts w:cstheme="minorHAnsi"/>
          <w:i w:val="0"/>
        </w:rPr>
        <w:t xml:space="preserve"> </w:t>
      </w:r>
      <w:r w:rsidRPr="00441509">
        <w:rPr>
          <w:rStyle w:val="SubtleEmphasis"/>
          <w:rFonts w:cstheme="minorHAnsi"/>
          <w:i w:val="0"/>
        </w:rPr>
        <w:t>input values will be used (</w:t>
      </w:r>
      <w:r w:rsidR="00441509">
        <w:rPr>
          <w:rStyle w:val="SubtleEmphasis"/>
          <w:rFonts w:cstheme="minorHAnsi"/>
          <w:i w:val="0"/>
        </w:rPr>
        <w:fldChar w:fldCharType="begin"/>
      </w:r>
      <w:r w:rsidR="00441509">
        <w:rPr>
          <w:rStyle w:val="SubtleEmphasis"/>
          <w:rFonts w:cstheme="minorHAnsi"/>
          <w:i w:val="0"/>
        </w:rPr>
        <w:instrText xml:space="preserve"> REF _Ref530746756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2</w:t>
      </w:r>
      <w:r w:rsidR="00441509">
        <w:rPr>
          <w:rStyle w:val="SubtleEmphasis"/>
          <w:rFonts w:cstheme="minorHAnsi"/>
          <w:i w:val="0"/>
        </w:rPr>
        <w:fldChar w:fldCharType="end"/>
      </w:r>
      <w:r w:rsidRPr="00441509">
        <w:rPr>
          <w:rStyle w:val="SubtleEmphasis"/>
          <w:rFonts w:cstheme="minorHAnsi"/>
          <w:i w:val="0"/>
        </w:rPr>
        <w:t xml:space="preserve"> -</w:t>
      </w:r>
      <w:r w:rsidR="00722328" w:rsidRPr="00441509">
        <w:rPr>
          <w:rStyle w:val="SubtleEmphasis"/>
          <w:rFonts w:cstheme="minorHAnsi"/>
          <w:i w:val="0"/>
        </w:rPr>
        <w:t xml:space="preserve"> </w:t>
      </w:r>
      <w:r w:rsidR="00441509">
        <w:rPr>
          <w:rStyle w:val="SubtleEmphasis"/>
          <w:rFonts w:cstheme="minorHAnsi"/>
          <w:i w:val="0"/>
        </w:rPr>
        <w:fldChar w:fldCharType="begin"/>
      </w:r>
      <w:r w:rsidR="00441509">
        <w:rPr>
          <w:rStyle w:val="SubtleEmphasis"/>
          <w:rFonts w:cstheme="minorHAnsi"/>
          <w:i w:val="0"/>
        </w:rPr>
        <w:instrText xml:space="preserve"> REF _Ref530746780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5</w:t>
      </w:r>
      <w:r w:rsidR="00441509">
        <w:rPr>
          <w:rStyle w:val="SubtleEmphasis"/>
          <w:rFonts w:cstheme="minorHAnsi"/>
          <w:i w:val="0"/>
        </w:rPr>
        <w:fldChar w:fldCharType="end"/>
      </w:r>
      <w:r w:rsidRPr="00441509">
        <w:rPr>
          <w:rStyle w:val="SubtleEmphasis"/>
          <w:rFonts w:cstheme="minorHAnsi"/>
          <w:i w:val="0"/>
        </w:rPr>
        <w:t>).</w:t>
      </w:r>
    </w:p>
    <w:p w14:paraId="5FBCB764" w14:textId="77777777" w:rsidR="000965BE" w:rsidRPr="00D5649B" w:rsidRDefault="009218D8" w:rsidP="009218D8">
      <w:pPr>
        <w:spacing w:after="120"/>
        <w:rPr>
          <w:rFonts w:cstheme="minorHAnsi"/>
        </w:rPr>
      </w:pPr>
      <w:r w:rsidRPr="00D5649B">
        <w:rPr>
          <w:rFonts w:cstheme="minorHAnsi"/>
        </w:rPr>
        <w:lastRenderedPageBreak/>
        <w:t>The manure pool acts as a young pool similar to the aboveground and belowground residue pools</w:t>
      </w:r>
      <w:r w:rsidR="00E337DD" w:rsidRPr="00D5649B">
        <w:rPr>
          <w:rFonts w:cstheme="minorHAnsi"/>
        </w:rPr>
        <w:t xml:space="preserve"> (see below)</w:t>
      </w:r>
      <w:r w:rsidRPr="00D5649B">
        <w:rPr>
          <w:rFonts w:cstheme="minorHAnsi"/>
        </w:rPr>
        <w:t>.</w:t>
      </w:r>
    </w:p>
    <w:p w14:paraId="65D46BEA" w14:textId="188F2EA1" w:rsidR="00286A5F" w:rsidRPr="008E495E" w:rsidRDefault="00000000" w:rsidP="00FA2202">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11</w:t>
      </w:r>
      <w:r w:rsidR="001977CC">
        <w:rPr>
          <w:rFonts w:cstheme="minorHAnsi"/>
          <w:b/>
        </w:rPr>
        <w:fldChar w:fldCharType="end"/>
      </w:r>
    </w:p>
    <w:p w14:paraId="213CED97" w14:textId="151A5D09" w:rsidR="00286A5F" w:rsidRPr="008E495E"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12</w:t>
      </w:r>
      <w:r w:rsidR="001977CC">
        <w:rPr>
          <w:rFonts w:cstheme="minorHAnsi"/>
          <w:b/>
        </w:rPr>
        <w:fldChar w:fldCharType="end"/>
      </w:r>
    </w:p>
    <w:p w14:paraId="39737DD1" w14:textId="5A5201C8" w:rsidR="00286A5F" w:rsidRPr="008E495E"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13</w:t>
      </w:r>
      <w:r w:rsidR="001977CC">
        <w:rPr>
          <w:rFonts w:cstheme="minorHAnsi"/>
          <w:b/>
        </w:rPr>
        <w:fldChar w:fldCharType="end"/>
      </w:r>
    </w:p>
    <w:p w14:paraId="1EAE8B1A" w14:textId="77777777" w:rsidR="00340749" w:rsidRPr="00D5649B" w:rsidRDefault="00340749" w:rsidP="00340749">
      <w:pPr>
        <w:tabs>
          <w:tab w:val="clear" w:pos="2880"/>
          <w:tab w:val="left" w:pos="1710"/>
          <w:tab w:val="left" w:pos="2070"/>
          <w:tab w:val="left" w:pos="2160"/>
        </w:tabs>
        <w:spacing w:after="120"/>
        <w:rPr>
          <w:rFonts w:cstheme="minorHAnsi"/>
        </w:rPr>
      </w:pPr>
      <w:r w:rsidRPr="008E495E">
        <w:rPr>
          <w:rFonts w:cstheme="minorHAnsi"/>
        </w:rPr>
        <w:t>The inclusion in the old pool calculation is</w:t>
      </w:r>
      <w:r w:rsidRPr="00D5649B">
        <w:rPr>
          <w:rFonts w:cstheme="minorHAnsi"/>
        </w:rPr>
        <w:t xml:space="preserve"> based on (see further below):</w:t>
      </w:r>
    </w:p>
    <w:p w14:paraId="291B258F" w14:textId="6F9B6B8B" w:rsidR="00340749" w:rsidRPr="00D5649B" w:rsidRDefault="00340749" w:rsidP="00E337DD">
      <w:pPr>
        <w:keepNext/>
        <w:spacing w:after="120"/>
        <w:rPr>
          <w:rFonts w:cstheme="minorHAnsi"/>
        </w:rPr>
      </w:pPr>
    </w:p>
    <w:p w14:paraId="117CB2DF" w14:textId="77777777" w:rsidR="00286A5F" w:rsidRPr="00D5649B" w:rsidRDefault="00000000" w:rsidP="00FA2202">
      <w:pPr>
        <w:pStyle w:val="MTDisplayEquation"/>
        <w:keepNext/>
        <w:tabs>
          <w:tab w:val="clear" w:pos="2880"/>
          <w:tab w:val="left" w:pos="2835"/>
        </w:tabs>
        <w:spacing w:after="120"/>
        <w:ind w:right="1575"/>
        <w:rPr>
          <w:rFonts w:cstheme="minorHAnsi"/>
        </w:rPr>
      </w:pPr>
      <m:oMathPara>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r>
            <m:rPr>
              <m:sty m:val="bi"/>
            </m:rPr>
            <w:rPr>
              <w:rFonts w:ascii="Cambria Math" w:hAnsi="Cambria Math" w:cstheme="minorHAnsi"/>
            </w:rPr>
            <m:t>=</m:t>
          </m:r>
          <m:d>
            <m:dPr>
              <m:begChr m:val="["/>
              <m:endChr m:val="]"/>
              <m:ctrlPr>
                <w:rPr>
                  <w:rFonts w:ascii="Cambria Math" w:hAnsi="Cambria Math" w:cstheme="minorHAnsi"/>
                  <w:b/>
                  <w:i/>
                </w:rPr>
              </m:ctrlPr>
            </m:dPr>
            <m:e>
              <m:eqArr>
                <m:eqArrPr>
                  <m:ctrlPr>
                    <w:rPr>
                      <w:rFonts w:ascii="Cambria Math" w:hAnsi="Cambria Math" w:cstheme="minorHAnsi"/>
                      <w:b/>
                      <w:i/>
                    </w:rPr>
                  </m:ctrlPr>
                </m:eqArrPr>
                <m:e>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ctrlPr>
                    <w:rPr>
                      <w:rFonts w:ascii="Cambria Math" w:eastAsia="Cambria Math" w:hAnsi="Cambria Math" w:cstheme="minorHAnsi"/>
                      <w:b/>
                      <w:i/>
                    </w:rPr>
                  </m:ctrlPr>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qArr>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oMath>
      </m:oMathPara>
    </w:p>
    <w:p w14:paraId="77E6D945" w14:textId="726A6630" w:rsidR="00286A5F" w:rsidRPr="00D5649B" w:rsidRDefault="00286A5F" w:rsidP="00711BFF">
      <w:pPr>
        <w:pStyle w:val="Caption"/>
        <w:tabs>
          <w:tab w:val="clear" w:pos="2880"/>
          <w:tab w:val="clear" w:pos="9360"/>
          <w:tab w:val="right" w:pos="9781"/>
        </w:tabs>
        <w:spacing w:after="120" w:line="240" w:lineRule="auto"/>
        <w:rPr>
          <w:rFonts w:cstheme="minorHAnsi"/>
          <w:b/>
        </w:rPr>
      </w:pPr>
      <w:r w:rsidRPr="00D5649B">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14</w:t>
      </w:r>
      <w:r w:rsidR="001977CC">
        <w:rPr>
          <w:rFonts w:cstheme="minorHAnsi"/>
          <w:b/>
        </w:rPr>
        <w:fldChar w:fldCharType="end"/>
      </w:r>
    </w:p>
    <w:p w14:paraId="6E2A181C" w14:textId="2B1C561C" w:rsidR="00286A5F" w:rsidRPr="00D5649B" w:rsidRDefault="00000000" w:rsidP="00FA2202">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oMath>
      <w:r w:rsidR="00286A5F" w:rsidRPr="00D5649B">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15</w:t>
      </w:r>
      <w:r w:rsidR="001977CC">
        <w:rPr>
          <w:rFonts w:cstheme="minorHAnsi"/>
          <w:b/>
        </w:rPr>
        <w:fldChar w:fldCharType="end"/>
      </w:r>
    </w:p>
    <w:p w14:paraId="5FEBE7AD" w14:textId="791D1F21" w:rsidR="00286A5F" w:rsidRPr="00D5649B" w:rsidRDefault="00000000" w:rsidP="00FA2202">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(t-1)</m:t>
            </m:r>
          </m:sub>
        </m:sSub>
      </m:oMath>
      <w:r w:rsidR="00286A5F" w:rsidRPr="00D5649B">
        <w:rPr>
          <w:rFonts w:cstheme="minorHAnsi"/>
          <w:b/>
        </w:rPr>
        <w:t xml:space="preserve">  </w:t>
      </w:r>
      <w:r w:rsidR="00286A5F" w:rsidRPr="00D5649B">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16</w:t>
      </w:r>
      <w:r w:rsidR="001977CC">
        <w:rPr>
          <w:rFonts w:cstheme="minorHAnsi"/>
          <w:b/>
        </w:rPr>
        <w:fldChar w:fldCharType="end"/>
      </w:r>
    </w:p>
    <w:p w14:paraId="7823BB46" w14:textId="77777777"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sz w:val="20"/>
        </w:rPr>
        <w:t>where</w:t>
      </w:r>
    </w:p>
    <w:p w14:paraId="0DD46E0F" w14:textId="4F992438" w:rsidR="00210445" w:rsidRPr="00D5649B" w:rsidRDefault="00B36F73" w:rsidP="00494884">
      <w:pPr>
        <w:tabs>
          <w:tab w:val="clear" w:pos="2880"/>
          <w:tab w:val="clear" w:pos="9360"/>
        </w:tabs>
        <w:spacing w:before="0"/>
        <w:ind w:left="2835" w:hanging="2835"/>
        <w:rPr>
          <w:rFonts w:cstheme="minorHAnsi"/>
          <w:sz w:val="20"/>
        </w:rPr>
      </w:pPr>
      <w:proofErr w:type="spellStart"/>
      <w:r w:rsidRPr="00D5649B">
        <w:rPr>
          <w:rFonts w:cstheme="minorHAnsi"/>
          <w:i/>
          <w:sz w:val="20"/>
        </w:rPr>
        <w:t>Y</w:t>
      </w:r>
      <w:r w:rsidRPr="00D5649B">
        <w:rPr>
          <w:rFonts w:cstheme="minorHAnsi"/>
          <w:i/>
          <w:sz w:val="20"/>
          <w:vertAlign w:val="subscript"/>
        </w:rPr>
        <w:t>ag</w:t>
      </w:r>
      <w:proofErr w:type="spellEnd"/>
      <w:r w:rsidRPr="00D5649B">
        <w:rPr>
          <w:rFonts w:cstheme="minorHAnsi"/>
          <w:i/>
          <w:sz w:val="20"/>
          <w:vertAlign w:val="subscript"/>
        </w:rPr>
        <w:tab/>
      </w:r>
      <w:r w:rsidRPr="00D5649B">
        <w:rPr>
          <w:rFonts w:cstheme="minorHAnsi"/>
          <w:sz w:val="20"/>
        </w:rPr>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7F65" w:rsidRPr="00D5649B">
        <w:rPr>
          <w:rFonts w:cstheme="minorHAnsi"/>
          <w:sz w:val="20"/>
        </w:rPr>
        <w:t xml:space="preserve"> aboveground </w:t>
      </w:r>
      <w:r w:rsidRPr="00D5649B">
        <w:rPr>
          <w:rFonts w:cstheme="minorHAnsi"/>
          <w:sz w:val="20"/>
        </w:rPr>
        <w:t xml:space="preserve">(kg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p>
    <w:p w14:paraId="298EF238" w14:textId="0482DEBB" w:rsidR="00FC7470" w:rsidRPr="00D5649B" w:rsidRDefault="00FC747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Y</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Young pool soi</w:t>
      </w:r>
      <w:r w:rsidR="00927F65" w:rsidRPr="00D5649B">
        <w:rPr>
          <w:rFonts w:cstheme="minorHAnsi"/>
          <w:sz w:val="20"/>
        </w:rPr>
        <w:t xml:space="preserve">l organic </w:t>
      </w:r>
      <w:r w:rsidR="00B7263A">
        <w:rPr>
          <w:rFonts w:cstheme="minorHAnsi"/>
          <w:sz w:val="20"/>
        </w:rPr>
        <w:t>C</w:t>
      </w:r>
      <w:r w:rsidR="00B7263A" w:rsidRPr="00D5649B">
        <w:rPr>
          <w:rFonts w:cstheme="minorHAnsi"/>
          <w:sz w:val="20"/>
        </w:rPr>
        <w:t xml:space="preserve"> </w:t>
      </w:r>
      <w:r w:rsidR="00927F65" w:rsidRPr="00D5649B">
        <w:rPr>
          <w:rFonts w:cstheme="minorHAnsi"/>
          <w:sz w:val="20"/>
        </w:rPr>
        <w:t>– belowground</w:t>
      </w:r>
      <w:r w:rsidRPr="00D5649B">
        <w:rPr>
          <w:rFonts w:cstheme="minorHAnsi"/>
          <w:sz w:val="20"/>
        </w:rPr>
        <w:t xml:space="preserve"> (kg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p>
    <w:p w14:paraId="6BEF0DBB" w14:textId="2BA76C00" w:rsidR="004D2115" w:rsidRPr="00D5649B" w:rsidRDefault="004D2115" w:rsidP="00494884">
      <w:pPr>
        <w:tabs>
          <w:tab w:val="clear" w:pos="2880"/>
          <w:tab w:val="clear" w:pos="9360"/>
        </w:tabs>
        <w:spacing w:before="0"/>
        <w:ind w:left="2835" w:hanging="2835"/>
        <w:rPr>
          <w:rFonts w:cstheme="minorHAnsi"/>
          <w:sz w:val="20"/>
        </w:rPr>
      </w:pPr>
      <w:proofErr w:type="spellStart"/>
      <w:r w:rsidRPr="00D5649B">
        <w:rPr>
          <w:rFonts w:cstheme="minorHAnsi"/>
          <w:sz w:val="20"/>
        </w:rPr>
        <w:t>Y</w:t>
      </w:r>
      <w:r w:rsidRPr="00D5649B">
        <w:rPr>
          <w:rFonts w:cstheme="minorHAnsi"/>
          <w:sz w:val="20"/>
          <w:vertAlign w:val="subscript"/>
        </w:rPr>
        <w:t>m</w:t>
      </w:r>
      <w:proofErr w:type="spellEnd"/>
      <w:r w:rsidRPr="00D5649B">
        <w:rPr>
          <w:rFonts w:cstheme="minorHAnsi"/>
          <w:sz w:val="20"/>
          <w:vertAlign w:val="subscript"/>
        </w:rPr>
        <w:t>(t)</w:t>
      </w:r>
      <w:r w:rsidRPr="00D5649B">
        <w:rPr>
          <w:rFonts w:cstheme="minorHAnsi"/>
          <w:sz w:val="20"/>
        </w:rPr>
        <w:t xml:space="preserve"> </w:t>
      </w:r>
      <w:r w:rsidRPr="00D5649B">
        <w:rPr>
          <w:rFonts w:cstheme="minorHAnsi"/>
          <w:sz w:val="20"/>
        </w:rPr>
        <w:tab/>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18D8" w:rsidRPr="00D5649B">
        <w:rPr>
          <w:rFonts w:cstheme="minorHAnsi"/>
          <w:sz w:val="20"/>
        </w:rPr>
        <w:t xml:space="preserve"> </w:t>
      </w:r>
      <w:r w:rsidRPr="00D5649B">
        <w:rPr>
          <w:rFonts w:cstheme="minorHAnsi"/>
          <w:sz w:val="20"/>
        </w:rPr>
        <w:t>manure (kg C ha</w:t>
      </w:r>
      <w:r w:rsidRPr="00D5649B">
        <w:rPr>
          <w:rFonts w:cstheme="minorHAnsi"/>
          <w:sz w:val="20"/>
          <w:vertAlign w:val="superscript"/>
        </w:rPr>
        <w:t>-1</w:t>
      </w:r>
      <w:r w:rsidRPr="00D5649B">
        <w:rPr>
          <w:rFonts w:cstheme="minorHAnsi"/>
          <w:sz w:val="20"/>
        </w:rPr>
        <w:t>)</w:t>
      </w:r>
    </w:p>
    <w:p w14:paraId="4CEEB266"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w:t>
      </w:r>
      <w:r w:rsidRPr="00D5649B">
        <w:rPr>
          <w:rFonts w:cstheme="minorHAnsi"/>
          <w:i/>
          <w:sz w:val="20"/>
        </w:rPr>
        <w:tab/>
      </w:r>
      <w:r w:rsidRPr="00D5649B">
        <w:rPr>
          <w:rFonts w:cstheme="minorHAnsi"/>
          <w:sz w:val="20"/>
        </w:rPr>
        <w:t>Current time step</w:t>
      </w:r>
    </w:p>
    <w:p w14:paraId="7C3EC972" w14:textId="6F6C467A"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t-1</w:t>
      </w:r>
      <w:r w:rsidRPr="00D5649B">
        <w:rPr>
          <w:rFonts w:cstheme="minorHAnsi"/>
          <w:i/>
          <w:sz w:val="20"/>
        </w:rPr>
        <w:tab/>
      </w:r>
      <w:r w:rsidRPr="00D5649B">
        <w:rPr>
          <w:rFonts w:cstheme="minorHAnsi"/>
          <w:sz w:val="20"/>
        </w:rPr>
        <w:t>Previous time step</w:t>
      </w:r>
    </w:p>
    <w:p w14:paraId="0FC304D1" w14:textId="483B78F2" w:rsidR="00112FF0" w:rsidRPr="008E495E" w:rsidRDefault="00112FF0" w:rsidP="00494884">
      <w:pPr>
        <w:tabs>
          <w:tab w:val="clear" w:pos="2880"/>
          <w:tab w:val="clear" w:pos="9360"/>
        </w:tabs>
        <w:spacing w:before="0"/>
        <w:ind w:left="2835" w:hanging="2835"/>
        <w:rPr>
          <w:rFonts w:cstheme="minorHAnsi"/>
          <w:sz w:val="20"/>
        </w:rPr>
      </w:pPr>
      <w:r w:rsidRPr="008E495E">
        <w:rPr>
          <w:rFonts w:cstheme="minorHAnsi"/>
          <w:i/>
          <w:sz w:val="20"/>
        </w:rPr>
        <w:t>C</w:t>
      </w:r>
      <w:r w:rsidRPr="008E495E">
        <w:rPr>
          <w:rFonts w:cstheme="minorHAnsi"/>
          <w:i/>
          <w:sz w:val="20"/>
          <w:vertAlign w:val="subscript"/>
        </w:rPr>
        <w:t>ag</w:t>
      </w:r>
      <w:r w:rsidRPr="008E495E">
        <w:rPr>
          <w:rFonts w:cstheme="minorHAnsi"/>
          <w:i/>
          <w:sz w:val="20"/>
          <w:vertAlign w:val="subscript"/>
        </w:rPr>
        <w:tab/>
      </w:r>
      <w:r w:rsidRPr="008E495E">
        <w:rPr>
          <w:rFonts w:cstheme="minorHAnsi"/>
          <w:sz w:val="20"/>
        </w:rPr>
        <w:t xml:space="preserve">Aboveground residue </w:t>
      </w:r>
      <w:r w:rsidR="00B7263A" w:rsidRPr="008E495E">
        <w:rPr>
          <w:rFonts w:cstheme="minorHAnsi"/>
          <w:sz w:val="20"/>
        </w:rPr>
        <w:t xml:space="preserve">C </w:t>
      </w:r>
      <w:r w:rsidRPr="008E495E">
        <w:rPr>
          <w:rFonts w:cstheme="minorHAnsi"/>
          <w:sz w:val="20"/>
        </w:rPr>
        <w:t>input (kg</w:t>
      </w:r>
      <w:r w:rsidR="009218D8" w:rsidRPr="008E495E">
        <w:rPr>
          <w:rFonts w:cstheme="minorHAnsi"/>
          <w:sz w:val="20"/>
        </w:rPr>
        <w:t xml:space="preserve"> C</w:t>
      </w:r>
      <w:r w:rsidRPr="008E495E">
        <w:rPr>
          <w:rFonts w:cstheme="minorHAnsi"/>
          <w:sz w:val="20"/>
        </w:rPr>
        <w:t xml:space="preserve"> ha</w:t>
      </w:r>
      <w:r w:rsidRPr="008E495E">
        <w:rPr>
          <w:rFonts w:cstheme="minorHAnsi"/>
          <w:sz w:val="20"/>
          <w:vertAlign w:val="superscript"/>
        </w:rPr>
        <w:t>-1</w:t>
      </w:r>
      <w:r w:rsidRPr="008E495E">
        <w:rPr>
          <w:rFonts w:cstheme="minorHAnsi"/>
          <w:sz w:val="20"/>
        </w:rPr>
        <w:t>)</w:t>
      </w:r>
    </w:p>
    <w:p w14:paraId="479C76B4" w14:textId="6E89C869" w:rsidR="00112FF0" w:rsidRPr="008E495E" w:rsidRDefault="00112FF0" w:rsidP="00494884">
      <w:pPr>
        <w:tabs>
          <w:tab w:val="clear" w:pos="2880"/>
          <w:tab w:val="clear" w:pos="9360"/>
        </w:tabs>
        <w:spacing w:before="0"/>
        <w:ind w:left="2835" w:hanging="2835"/>
        <w:rPr>
          <w:rFonts w:cstheme="minorHAnsi"/>
          <w:sz w:val="20"/>
        </w:rPr>
      </w:pPr>
      <w:proofErr w:type="spellStart"/>
      <w:r w:rsidRPr="008E495E">
        <w:rPr>
          <w:rFonts w:cstheme="minorHAnsi"/>
          <w:i/>
          <w:sz w:val="20"/>
        </w:rPr>
        <w:t>C</w:t>
      </w:r>
      <w:r w:rsidRPr="008E495E">
        <w:rPr>
          <w:rFonts w:cstheme="minorHAnsi"/>
          <w:i/>
          <w:sz w:val="20"/>
          <w:vertAlign w:val="subscript"/>
        </w:rPr>
        <w:t>bg</w:t>
      </w:r>
      <w:proofErr w:type="spellEnd"/>
      <w:r w:rsidRPr="008E495E">
        <w:rPr>
          <w:rFonts w:cstheme="minorHAnsi"/>
          <w:i/>
          <w:sz w:val="20"/>
          <w:vertAlign w:val="subscript"/>
        </w:rPr>
        <w:tab/>
      </w:r>
      <w:r w:rsidRPr="008E495E">
        <w:rPr>
          <w:rFonts w:cstheme="minorHAnsi"/>
          <w:sz w:val="20"/>
        </w:rPr>
        <w:t xml:space="preserve">Belowground residue </w:t>
      </w:r>
      <w:r w:rsidR="00B7263A" w:rsidRPr="008E495E">
        <w:rPr>
          <w:rFonts w:cstheme="minorHAnsi"/>
          <w:sz w:val="20"/>
        </w:rPr>
        <w:t xml:space="preserve">C </w:t>
      </w:r>
      <w:r w:rsidRPr="008E495E">
        <w:rPr>
          <w:rFonts w:cstheme="minorHAnsi"/>
          <w:sz w:val="20"/>
        </w:rPr>
        <w:t xml:space="preserve">input (kg </w:t>
      </w:r>
      <w:r w:rsidR="009218D8" w:rsidRPr="008E495E">
        <w:rPr>
          <w:rFonts w:cstheme="minorHAnsi"/>
          <w:sz w:val="20"/>
        </w:rPr>
        <w:t xml:space="preserve">C </w:t>
      </w:r>
      <w:r w:rsidRPr="008E495E">
        <w:rPr>
          <w:rFonts w:cstheme="minorHAnsi"/>
          <w:sz w:val="20"/>
        </w:rPr>
        <w:t>ha</w:t>
      </w:r>
      <w:r w:rsidRPr="008E495E">
        <w:rPr>
          <w:rFonts w:cstheme="minorHAnsi"/>
          <w:sz w:val="20"/>
          <w:vertAlign w:val="superscript"/>
        </w:rPr>
        <w:t>-1</w:t>
      </w:r>
      <w:r w:rsidRPr="008E495E">
        <w:rPr>
          <w:rFonts w:cstheme="minorHAnsi"/>
          <w:sz w:val="20"/>
        </w:rPr>
        <w:t>)</w:t>
      </w:r>
    </w:p>
    <w:p w14:paraId="380C6629" w14:textId="33D759CA" w:rsidR="00A520D3" w:rsidRPr="008E495E" w:rsidRDefault="009218D8" w:rsidP="00494884">
      <w:pPr>
        <w:tabs>
          <w:tab w:val="clear" w:pos="2880"/>
          <w:tab w:val="clear" w:pos="9360"/>
        </w:tabs>
        <w:spacing w:before="0"/>
        <w:ind w:left="2835" w:hanging="2835"/>
        <w:rPr>
          <w:rFonts w:cstheme="minorHAnsi"/>
          <w:sz w:val="20"/>
        </w:rPr>
      </w:pPr>
      <w:r w:rsidRPr="008E495E">
        <w:rPr>
          <w:rFonts w:cstheme="minorHAnsi"/>
          <w:i/>
          <w:sz w:val="20"/>
        </w:rPr>
        <w:t>C</w:t>
      </w:r>
      <w:r w:rsidR="00AA04A0" w:rsidRPr="008E495E">
        <w:rPr>
          <w:rFonts w:cstheme="minorHAnsi"/>
          <w:i/>
          <w:sz w:val="20"/>
          <w:vertAlign w:val="subscript"/>
        </w:rPr>
        <w:t>m</w:t>
      </w:r>
      <w:r w:rsidRPr="008E495E">
        <w:rPr>
          <w:rFonts w:cstheme="minorHAnsi"/>
          <w:i/>
          <w:sz w:val="20"/>
          <w:vertAlign w:val="subscript"/>
        </w:rPr>
        <w:tab/>
      </w:r>
      <w:r w:rsidR="004E6E39" w:rsidRPr="008E495E">
        <w:rPr>
          <w:rFonts w:cstheme="minorHAnsi"/>
          <w:sz w:val="20"/>
        </w:rPr>
        <w:t>C</w:t>
      </w:r>
      <w:r w:rsidR="004E6E39" w:rsidRPr="008E495E" w:rsidDel="00866B3E">
        <w:rPr>
          <w:rFonts w:cstheme="minorHAnsi"/>
          <w:sz w:val="20"/>
        </w:rPr>
        <w:t xml:space="preserve"> </w:t>
      </w:r>
      <w:r w:rsidR="004E6E39" w:rsidRPr="008E495E">
        <w:rPr>
          <w:rFonts w:cstheme="minorHAnsi"/>
          <w:sz w:val="20"/>
        </w:rPr>
        <w:t>input from manure and anaerobic digestate (kg C ha</w:t>
      </w:r>
      <w:r w:rsidR="004E6E39" w:rsidRPr="008E495E">
        <w:rPr>
          <w:rFonts w:cstheme="minorHAnsi"/>
          <w:sz w:val="20"/>
          <w:vertAlign w:val="superscript"/>
        </w:rPr>
        <w:t>-1</w:t>
      </w:r>
      <w:r w:rsidR="004E6E39" w:rsidRPr="008E495E">
        <w:rPr>
          <w:rFonts w:cstheme="minorHAnsi"/>
          <w:sz w:val="20"/>
        </w:rPr>
        <w:t xml:space="preserve">) of each rotation phase, derived from </w:t>
      </w:r>
      <w:r w:rsidR="004E6E39" w:rsidRPr="008E495E">
        <w:rPr>
          <w:rFonts w:cstheme="minorHAnsi"/>
          <w:sz w:val="20"/>
        </w:rPr>
        <w:fldChar w:fldCharType="begin"/>
      </w:r>
      <w:r w:rsidR="004E6E39" w:rsidRPr="008E495E">
        <w:rPr>
          <w:rFonts w:cstheme="minorHAnsi"/>
          <w:sz w:val="20"/>
        </w:rPr>
        <w:instrText xml:space="preserve"> REF TotalCModel_TFieldN_Eq \h  \* MERGEFORMAT </w:instrText>
      </w:r>
      <w:r w:rsidR="004E6E39" w:rsidRPr="008E495E">
        <w:rPr>
          <w:rFonts w:cstheme="minorHAnsi"/>
          <w:sz w:val="20"/>
        </w:rPr>
      </w:r>
      <w:r w:rsidR="004E6E39" w:rsidRPr="008E495E">
        <w:rPr>
          <w:rFonts w:cstheme="minorHAnsi"/>
          <w:sz w:val="20"/>
        </w:rPr>
        <w:fldChar w:fldCharType="separate"/>
      </w:r>
      <w:r w:rsidR="004E6E39" w:rsidRPr="008E495E">
        <w:rPr>
          <w:b/>
          <w:sz w:val="20"/>
        </w:rPr>
        <w:t xml:space="preserve">Eq. </w:t>
      </w:r>
      <w:r w:rsidR="004E6E39" w:rsidRPr="008E495E">
        <w:rPr>
          <w:b/>
          <w:noProof/>
          <w:sz w:val="20"/>
        </w:rPr>
        <w:t>4.7.1</w:t>
      </w:r>
      <w:r w:rsidR="004E6E39" w:rsidRPr="008E495E">
        <w:rPr>
          <w:b/>
          <w:sz w:val="20"/>
        </w:rPr>
        <w:noBreakHyphen/>
      </w:r>
      <w:r w:rsidR="004E6E39" w:rsidRPr="008E495E">
        <w:rPr>
          <w:b/>
          <w:noProof/>
          <w:sz w:val="20"/>
        </w:rPr>
        <w:t>6</w:t>
      </w:r>
      <w:r w:rsidR="004E6E39" w:rsidRPr="008E495E">
        <w:rPr>
          <w:rFonts w:cstheme="minorHAnsi"/>
          <w:sz w:val="20"/>
        </w:rPr>
        <w:fldChar w:fldCharType="end"/>
      </w:r>
      <w:r w:rsidR="004E6E39" w:rsidRPr="008E495E">
        <w:rPr>
          <w:rFonts w:cstheme="minorHAnsi"/>
          <w:sz w:val="20"/>
        </w:rPr>
        <w:t xml:space="preserve"> (for farm-produced and imported manure), </w:t>
      </w:r>
      <w:r w:rsidR="004E6E39" w:rsidRPr="008E495E">
        <w:rPr>
          <w:rFonts w:cstheme="minorHAnsi"/>
          <w:b/>
          <w:bCs/>
          <w:sz w:val="20"/>
        </w:rPr>
        <w:fldChar w:fldCharType="begin"/>
      </w:r>
      <w:r w:rsidR="004E6E39" w:rsidRPr="008E495E">
        <w:rPr>
          <w:rFonts w:cstheme="minorHAnsi"/>
          <w:b/>
          <w:bCs/>
          <w:sz w:val="20"/>
        </w:rPr>
        <w:instrText xml:space="preserve"> REF TotalCModelDigestate_TFieldN_Eq \h  \* MERGEFORMAT </w:instrText>
      </w:r>
      <w:r w:rsidR="004E6E39" w:rsidRPr="008E495E">
        <w:rPr>
          <w:rFonts w:cstheme="minorHAnsi"/>
          <w:b/>
          <w:bCs/>
          <w:sz w:val="20"/>
        </w:rPr>
      </w:r>
      <w:r w:rsidR="004E6E39" w:rsidRPr="008E495E">
        <w:rPr>
          <w:rFonts w:cstheme="minorHAnsi"/>
          <w:b/>
          <w:bCs/>
          <w:sz w:val="20"/>
        </w:rPr>
        <w:fldChar w:fldCharType="separate"/>
      </w:r>
      <w:r w:rsidR="004E6E39" w:rsidRPr="008E495E">
        <w:rPr>
          <w:b/>
          <w:sz w:val="20"/>
        </w:rPr>
        <w:t xml:space="preserve">Eq. </w:t>
      </w:r>
      <w:r w:rsidR="004E6E39" w:rsidRPr="008E495E">
        <w:rPr>
          <w:b/>
          <w:noProof/>
          <w:sz w:val="20"/>
        </w:rPr>
        <w:t>4.9.7</w:t>
      </w:r>
      <w:r w:rsidR="004E6E39" w:rsidRPr="008E495E">
        <w:rPr>
          <w:b/>
          <w:sz w:val="20"/>
        </w:rPr>
        <w:noBreakHyphen/>
      </w:r>
      <w:r w:rsidR="004E6E39" w:rsidRPr="008E495E">
        <w:rPr>
          <w:b/>
          <w:noProof/>
          <w:sz w:val="20"/>
        </w:rPr>
        <w:t>5</w:t>
      </w:r>
      <w:r w:rsidR="004E6E39" w:rsidRPr="008E495E">
        <w:rPr>
          <w:rFonts w:cstheme="minorHAnsi"/>
          <w:b/>
          <w:bCs/>
          <w:sz w:val="20"/>
        </w:rPr>
        <w:fldChar w:fldCharType="end"/>
      </w:r>
      <w:r w:rsidR="004E6E39" w:rsidRPr="008E495E">
        <w:rPr>
          <w:rFonts w:cstheme="minorHAnsi"/>
          <w:sz w:val="20"/>
        </w:rPr>
        <w:t xml:space="preserve"> (for digestate) and </w:t>
      </w:r>
      <w:r w:rsidR="004E6E39" w:rsidRPr="008E495E">
        <w:rPr>
          <w:rFonts w:cstheme="minorHAnsi"/>
          <w:b/>
          <w:sz w:val="20"/>
        </w:rPr>
        <w:fldChar w:fldCharType="begin"/>
      </w:r>
      <w:r w:rsidR="004E6E39" w:rsidRPr="008E495E">
        <w:rPr>
          <w:rFonts w:cstheme="minorHAnsi"/>
          <w:b/>
          <w:sz w:val="20"/>
        </w:rPr>
        <w:instrText xml:space="preserve"> REF Cmodel_pasture_TFieldN_Eq \h  \* MERGEFORMAT </w:instrText>
      </w:r>
      <w:r w:rsidR="004E6E39" w:rsidRPr="008E495E">
        <w:rPr>
          <w:rFonts w:cstheme="minorHAnsi"/>
          <w:b/>
          <w:sz w:val="20"/>
        </w:rPr>
      </w:r>
      <w:r w:rsidR="004E6E39" w:rsidRPr="008E495E">
        <w:rPr>
          <w:rFonts w:cstheme="minorHAnsi"/>
          <w:b/>
          <w:sz w:val="20"/>
        </w:rPr>
        <w:fldChar w:fldCharType="separate"/>
      </w:r>
      <w:r w:rsidR="004E6E39" w:rsidRPr="008E495E">
        <w:rPr>
          <w:b/>
          <w:sz w:val="20"/>
        </w:rPr>
        <w:t xml:space="preserve">Eq. </w:t>
      </w:r>
      <w:r w:rsidR="004E6E39" w:rsidRPr="008E495E">
        <w:rPr>
          <w:b/>
          <w:noProof/>
          <w:sz w:val="20"/>
        </w:rPr>
        <w:t>5.6.1</w:t>
      </w:r>
      <w:r w:rsidR="004E6E39" w:rsidRPr="008E495E">
        <w:rPr>
          <w:b/>
          <w:sz w:val="20"/>
        </w:rPr>
        <w:noBreakHyphen/>
      </w:r>
      <w:r w:rsidR="004E6E39" w:rsidRPr="008E495E">
        <w:rPr>
          <w:b/>
          <w:noProof/>
          <w:sz w:val="20"/>
        </w:rPr>
        <w:t>1</w:t>
      </w:r>
      <w:r w:rsidR="004E6E39" w:rsidRPr="008E495E">
        <w:rPr>
          <w:rFonts w:cstheme="minorHAnsi"/>
          <w:b/>
          <w:sz w:val="20"/>
        </w:rPr>
        <w:fldChar w:fldCharType="end"/>
      </w:r>
      <w:r w:rsidR="004E6E39" w:rsidRPr="008E495E">
        <w:rPr>
          <w:rFonts w:cstheme="minorHAnsi"/>
          <w:sz w:val="20"/>
        </w:rPr>
        <w:t xml:space="preserve"> (for dung and urine deposited on pasture)</w:t>
      </w:r>
      <w:r w:rsidR="00A520D3" w:rsidRPr="008E495E">
        <w:rPr>
          <w:rFonts w:cstheme="minorHAnsi"/>
          <w:sz w:val="20"/>
        </w:rPr>
        <w:t>)</w:t>
      </w:r>
    </w:p>
    <w:p w14:paraId="2A4305AF" w14:textId="0FE7509E" w:rsidR="00FC7470" w:rsidRPr="008E495E" w:rsidRDefault="00FC7470" w:rsidP="00494884">
      <w:pPr>
        <w:tabs>
          <w:tab w:val="clear" w:pos="2880"/>
          <w:tab w:val="clear" w:pos="9360"/>
        </w:tabs>
        <w:spacing w:before="0"/>
        <w:ind w:left="2835" w:hanging="2835"/>
        <w:rPr>
          <w:rFonts w:cstheme="minorHAnsi"/>
          <w:i/>
          <w:sz w:val="20"/>
        </w:rPr>
      </w:pPr>
      <w:r w:rsidRPr="008E495E">
        <w:rPr>
          <w:rFonts w:cstheme="minorHAnsi"/>
          <w:i/>
          <w:sz w:val="20"/>
        </w:rPr>
        <w:t>r</w:t>
      </w:r>
      <w:r w:rsidRPr="008E495E">
        <w:rPr>
          <w:rFonts w:cstheme="minorHAnsi"/>
          <w:i/>
          <w:sz w:val="20"/>
          <w:vertAlign w:val="subscript"/>
        </w:rPr>
        <w:t xml:space="preserve">e </w:t>
      </w:r>
      <w:r w:rsidRPr="008E495E">
        <w:rPr>
          <w:rFonts w:cstheme="minorHAnsi"/>
          <w:i/>
          <w:sz w:val="20"/>
        </w:rPr>
        <w:tab/>
      </w:r>
      <w:r w:rsidRPr="008E495E">
        <w:rPr>
          <w:rFonts w:cstheme="minorHAnsi"/>
          <w:sz w:val="20"/>
        </w:rPr>
        <w:t xml:space="preserve">Climate/management factor </w:t>
      </w:r>
      <w:r w:rsidRPr="008E495E">
        <w:rPr>
          <w:rFonts w:cstheme="minorHAnsi"/>
          <w:i/>
          <w:sz w:val="20"/>
        </w:rPr>
        <w:t xml:space="preserve"> </w:t>
      </w:r>
    </w:p>
    <w:p w14:paraId="683DCB4F" w14:textId="5CEBA2D7" w:rsidR="00112FF0" w:rsidRPr="00D5649B" w:rsidRDefault="00112FF0" w:rsidP="00494884">
      <w:pPr>
        <w:tabs>
          <w:tab w:val="clear" w:pos="2880"/>
          <w:tab w:val="clear" w:pos="9360"/>
        </w:tabs>
        <w:spacing w:before="0"/>
        <w:ind w:left="2835" w:hanging="2835"/>
        <w:rPr>
          <w:rFonts w:cstheme="minorHAnsi"/>
          <w:sz w:val="20"/>
        </w:rPr>
      </w:pPr>
      <w:r w:rsidRPr="008E495E">
        <w:rPr>
          <w:rFonts w:cstheme="minorHAnsi"/>
          <w:i/>
          <w:sz w:val="20"/>
        </w:rPr>
        <w:t>O</w:t>
      </w:r>
      <w:r w:rsidRPr="008E495E">
        <w:rPr>
          <w:rFonts w:cstheme="minorHAnsi"/>
          <w:i/>
          <w:sz w:val="20"/>
        </w:rPr>
        <w:tab/>
      </w:r>
      <w:r w:rsidRPr="008E495E">
        <w:rPr>
          <w:rFonts w:cstheme="minorHAnsi"/>
          <w:sz w:val="20"/>
        </w:rPr>
        <w:t xml:space="preserve">Old pool soil organic </w:t>
      </w:r>
      <w:r w:rsidR="00B7263A" w:rsidRPr="008E495E">
        <w:rPr>
          <w:rFonts w:cstheme="minorHAnsi"/>
          <w:sz w:val="20"/>
        </w:rPr>
        <w:t xml:space="preserve">C </w:t>
      </w:r>
      <w:r w:rsidRPr="008E495E">
        <w:rPr>
          <w:rFonts w:cstheme="minorHAnsi"/>
          <w:sz w:val="20"/>
        </w:rPr>
        <w:t>(kg ha</w:t>
      </w:r>
      <w:r w:rsidRPr="008E495E">
        <w:rPr>
          <w:rFonts w:cstheme="minorHAnsi"/>
          <w:sz w:val="20"/>
          <w:vertAlign w:val="superscript"/>
        </w:rPr>
        <w:t>-1</w:t>
      </w:r>
      <w:r w:rsidRPr="008E495E">
        <w:rPr>
          <w:rFonts w:cstheme="minorHAnsi"/>
          <w:sz w:val="20"/>
        </w:rPr>
        <w:t>)</w:t>
      </w:r>
    </w:p>
    <w:p w14:paraId="25AD9381" w14:textId="56D2FF6D" w:rsidR="00112FF0" w:rsidRPr="00D5649B" w:rsidRDefault="00112FF0"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0F0094BB" w14:textId="779DD2F5" w:rsidR="00FC7470" w:rsidRPr="00D5649B" w:rsidRDefault="00112FF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24568DBF" w14:textId="517654E9"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sz w:val="20"/>
        </w:rPr>
        <w:tab/>
      </w:r>
      <w:proofErr w:type="spellStart"/>
      <w:r w:rsidR="002254E9" w:rsidRPr="00D5649B">
        <w:rPr>
          <w:rFonts w:cstheme="minorHAnsi"/>
          <w:sz w:val="20"/>
        </w:rPr>
        <w:t>HH</w:t>
      </w:r>
      <w:r w:rsidRPr="00D5649B">
        <w:rPr>
          <w:rFonts w:cstheme="minorHAnsi"/>
          <w:sz w:val="20"/>
        </w:rPr>
        <w:t>umification</w:t>
      </w:r>
      <w:proofErr w:type="spellEnd"/>
      <w:r w:rsidRPr="00D5649B">
        <w:rPr>
          <w:rFonts w:cstheme="minorHAnsi"/>
          <w:sz w:val="20"/>
        </w:rPr>
        <w:t xml:space="preserve"> coefficient – manure input</w:t>
      </w:r>
    </w:p>
    <w:p w14:paraId="27889AA0" w14:textId="77777777" w:rsidR="009218D8" w:rsidRPr="00D5649B" w:rsidRDefault="009218D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3EA0B57B"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lastRenderedPageBreak/>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365F02DB" w14:textId="7CB30373" w:rsidR="00DA0C9A" w:rsidRPr="00D5649B" w:rsidRDefault="00F6204B" w:rsidP="00494884">
      <w:pPr>
        <w:tabs>
          <w:tab w:val="clear" w:pos="2880"/>
          <w:tab w:val="clear" w:pos="9360"/>
        </w:tabs>
        <w:spacing w:before="0"/>
        <w:ind w:left="2835" w:hanging="2835"/>
        <w:rPr>
          <w:rFonts w:cstheme="minorHAnsi"/>
          <w:sz w:val="20"/>
        </w:rPr>
      </w:pPr>
      <w:r w:rsidRPr="00D5649B">
        <w:rPr>
          <w:rFonts w:cstheme="minorHAnsi"/>
          <w:i/>
          <w:sz w:val="20"/>
        </w:rPr>
        <w:t>SOC</w:t>
      </w:r>
      <w:r w:rsidRPr="00D5649B">
        <w:rPr>
          <w:rFonts w:cstheme="minorHAnsi"/>
          <w:i/>
          <w:sz w:val="20"/>
        </w:rPr>
        <w:tab/>
      </w:r>
      <w:r w:rsidRPr="00D5649B">
        <w:rPr>
          <w:rFonts w:cstheme="minorHAnsi"/>
          <w:sz w:val="20"/>
        </w:rPr>
        <w:t xml:space="preserve">Soil organic </w:t>
      </w:r>
      <w:r w:rsidR="00B7263A">
        <w:rPr>
          <w:rFonts w:cstheme="minorHAnsi"/>
          <w:sz w:val="20"/>
        </w:rPr>
        <w:t>C</w:t>
      </w:r>
      <w:r w:rsidR="00B7263A" w:rsidRPr="00D5649B">
        <w:rPr>
          <w:rFonts w:cstheme="minorHAnsi"/>
          <w:sz w:val="20"/>
        </w:rPr>
        <w:t xml:space="preserve"> </w:t>
      </w:r>
      <w:r w:rsidRPr="00D5649B">
        <w:rPr>
          <w:rFonts w:cstheme="minorHAnsi"/>
          <w:sz w:val="20"/>
        </w:rPr>
        <w:t>(kg ha</w:t>
      </w:r>
      <w:r w:rsidRPr="00D5649B">
        <w:rPr>
          <w:rFonts w:cstheme="minorHAnsi"/>
          <w:sz w:val="20"/>
          <w:vertAlign w:val="superscript"/>
        </w:rPr>
        <w:t>-1</w:t>
      </w:r>
      <w:r w:rsidRPr="00D5649B">
        <w:rPr>
          <w:rFonts w:cstheme="minorHAnsi"/>
          <w:sz w:val="20"/>
        </w:rPr>
        <w:t>)</w:t>
      </w:r>
    </w:p>
    <w:p w14:paraId="75FD56DC" w14:textId="66A5800E" w:rsidR="00F6204B" w:rsidRPr="00D5649B" w:rsidRDefault="00EE6923" w:rsidP="00494884">
      <w:pPr>
        <w:tabs>
          <w:tab w:val="clear" w:pos="2880"/>
          <w:tab w:val="clear" w:pos="9360"/>
        </w:tabs>
        <w:spacing w:before="0"/>
        <w:ind w:left="2835" w:hanging="2835"/>
        <w:rPr>
          <w:rFonts w:cstheme="minorHAnsi"/>
          <w:i/>
          <w:sz w:val="20"/>
          <w:vertAlign w:val="subscript"/>
        </w:rPr>
      </w:pPr>
      <w:r>
        <w:rPr>
          <w:noProof/>
        </w:rPr>
        <mc:AlternateContent>
          <mc:Choice Requires="wps">
            <w:drawing>
              <wp:anchor distT="0" distB="0" distL="114300" distR="114300" simplePos="0" relativeHeight="251634176" behindDoc="0" locked="0" layoutInCell="1" allowOverlap="1" wp14:anchorId="1F3D5259" wp14:editId="7A8F4DB8">
                <wp:simplePos x="0" y="0"/>
                <wp:positionH relativeFrom="margin">
                  <wp:posOffset>-10795</wp:posOffset>
                </wp:positionH>
                <wp:positionV relativeFrom="paragraph">
                  <wp:posOffset>291465</wp:posOffset>
                </wp:positionV>
                <wp:extent cx="5949950" cy="1208405"/>
                <wp:effectExtent l="0" t="0" r="0" b="0"/>
                <wp:wrapTopAndBottom/>
                <wp:docPr id="460519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84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9FF1E" w14:textId="77777777" w:rsidR="00B1240A" w:rsidRPr="00690655" w:rsidRDefault="00B1240A" w:rsidP="00711BFF">
                            <w:pPr>
                              <w:spacing w:before="0"/>
                              <w:rPr>
                                <w:color w:val="000000" w:themeColor="text1"/>
                              </w:rPr>
                            </w:pPr>
                            <w:r w:rsidRPr="00690655">
                              <w:rPr>
                                <w:color w:val="000000" w:themeColor="text1"/>
                              </w:rPr>
                              <w:t>Holos V4 will use the following constant values:</w:t>
                            </w:r>
                          </w:p>
                          <w:p w14:paraId="00DD21F4"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E6C5173"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5C7D9161"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583F0B0E"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0598099B"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34B539E7" w14:textId="77777777" w:rsidR="00B1240A" w:rsidRPr="002548D1" w:rsidRDefault="00B1240A" w:rsidP="00340749">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D5259" id="Rectangle 39" o:spid="_x0000_s1042" style="position:absolute;left:0;text-align:left;margin-left:-.85pt;margin-top:22.95pt;width:468.5pt;height:95.1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" fillcolor="white [3212]" strokecolor="#243f60 [1604]" strokeweight="2pt">
                <v:path arrowok="t"/>
                <v:textbox>
                  <w:txbxContent>
                    <w:p w14:paraId="7A99FF1E" w14:textId="77777777" w:rsidR="00B1240A" w:rsidRPr="00690655" w:rsidRDefault="00B1240A" w:rsidP="00711BFF">
                      <w:pPr>
                        <w:spacing w:before="0"/>
                        <w:rPr>
                          <w:color w:val="000000" w:themeColor="text1"/>
                        </w:rPr>
                      </w:pPr>
                      <w:r w:rsidRPr="00690655">
                        <w:rPr>
                          <w:color w:val="000000" w:themeColor="text1"/>
                        </w:rPr>
                        <w:t>Holos V4 will use the following constant values:</w:t>
                      </w:r>
                    </w:p>
                    <w:p w14:paraId="00DD21F4"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E6C5173"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5C7D9161"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583F0B0E"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0598099B"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34B539E7" w14:textId="77777777" w:rsidR="00B1240A" w:rsidRPr="002548D1" w:rsidRDefault="00B1240A" w:rsidP="00340749">
                      <w:pPr>
                        <w:spacing w:after="120"/>
                        <w:rPr>
                          <w:color w:val="000000" w:themeColor="text1"/>
                          <w:vertAlign w:val="superscript"/>
                        </w:rPr>
                      </w:pPr>
                    </w:p>
                  </w:txbxContent>
                </v:textbox>
                <w10:wrap type="topAndBottom" anchorx="margin"/>
              </v:rect>
            </w:pict>
          </mc:Fallback>
        </mc:AlternateContent>
      </w:r>
      <w:r w:rsidR="00F6204B" w:rsidRPr="00D5649B">
        <w:rPr>
          <w:rFonts w:cstheme="minorHAnsi"/>
          <w:sz w:val="20"/>
        </w:rPr>
        <w:t>Δ</w:t>
      </w:r>
      <w:r w:rsidR="00F6204B" w:rsidRPr="00D5649B">
        <w:rPr>
          <w:rFonts w:cstheme="minorHAnsi"/>
          <w:i/>
          <w:sz w:val="20"/>
        </w:rPr>
        <w:t>SOC</w:t>
      </w:r>
      <w:r w:rsidR="00F6204B" w:rsidRPr="00D5649B">
        <w:rPr>
          <w:rFonts w:cstheme="minorHAnsi"/>
          <w:i/>
          <w:sz w:val="20"/>
        </w:rPr>
        <w:tab/>
      </w:r>
      <w:r w:rsidR="00F6204B" w:rsidRPr="00D5649B">
        <w:rPr>
          <w:rFonts w:cstheme="minorHAnsi"/>
          <w:sz w:val="20"/>
        </w:rPr>
        <w:t xml:space="preserve">Change in soil organic </w:t>
      </w:r>
      <w:r w:rsidR="00B7263A">
        <w:rPr>
          <w:rFonts w:cstheme="minorHAnsi"/>
          <w:sz w:val="20"/>
        </w:rPr>
        <w:t>C</w:t>
      </w:r>
      <w:r w:rsidR="00B7263A" w:rsidRPr="00D5649B">
        <w:rPr>
          <w:rFonts w:cstheme="minorHAnsi"/>
          <w:sz w:val="20"/>
        </w:rPr>
        <w:t xml:space="preserve"> </w:t>
      </w:r>
      <w:r w:rsidR="00F6204B" w:rsidRPr="00D5649B">
        <w:rPr>
          <w:rFonts w:cstheme="minorHAnsi"/>
          <w:sz w:val="20"/>
        </w:rPr>
        <w:t xml:space="preserve">from time </w:t>
      </w:r>
      <w:r w:rsidR="00F6204B" w:rsidRPr="00D5649B">
        <w:rPr>
          <w:rFonts w:cstheme="minorHAnsi"/>
          <w:i/>
          <w:sz w:val="20"/>
        </w:rPr>
        <w:t xml:space="preserve">t-1 </w:t>
      </w:r>
      <w:r w:rsidR="00F6204B" w:rsidRPr="00D5649B">
        <w:rPr>
          <w:rFonts w:cstheme="minorHAnsi"/>
          <w:sz w:val="20"/>
        </w:rPr>
        <w:t xml:space="preserve">to time </w:t>
      </w:r>
      <w:r w:rsidR="00F6204B" w:rsidRPr="00D5649B">
        <w:rPr>
          <w:rFonts w:cstheme="minorHAnsi"/>
          <w:i/>
          <w:sz w:val="20"/>
        </w:rPr>
        <w:t>t</w:t>
      </w:r>
      <w:r w:rsidR="00B63796" w:rsidRPr="00D5649B">
        <w:rPr>
          <w:rFonts w:cstheme="minorHAnsi"/>
          <w:i/>
          <w:sz w:val="20"/>
        </w:rPr>
        <w:t xml:space="preserve"> </w:t>
      </w:r>
      <w:r w:rsidR="00B63796" w:rsidRPr="00D5649B">
        <w:rPr>
          <w:rFonts w:cstheme="minorHAnsi"/>
          <w:sz w:val="20"/>
        </w:rPr>
        <w:t>(kg ha</w:t>
      </w:r>
      <w:r w:rsidR="00B63796" w:rsidRPr="00D5649B">
        <w:rPr>
          <w:rFonts w:cstheme="minorHAnsi"/>
          <w:sz w:val="20"/>
          <w:vertAlign w:val="superscript"/>
        </w:rPr>
        <w:t>-1</w:t>
      </w:r>
      <w:r w:rsidR="00B63796" w:rsidRPr="00D5649B">
        <w:rPr>
          <w:rFonts w:cstheme="minorHAnsi"/>
          <w:sz w:val="20"/>
        </w:rPr>
        <w:t>)</w:t>
      </w:r>
    </w:p>
    <w:p w14:paraId="12FA24D2" w14:textId="50BA127C" w:rsidR="00D276C5" w:rsidRPr="00D5649B" w:rsidRDefault="00D276C5" w:rsidP="009076DA">
      <w:pPr>
        <w:pStyle w:val="Heading4"/>
      </w:pPr>
      <w:bookmarkStart w:id="156" w:name="_Toc528936569"/>
      <w:r w:rsidRPr="00D5649B">
        <w:t>Soil organic carbon change – per field</w:t>
      </w:r>
      <w:r w:rsidR="00ED15F5" w:rsidRPr="00D5649B">
        <w:t>, per farm</w:t>
      </w:r>
      <w:bookmarkEnd w:id="156"/>
    </w:p>
    <w:p w14:paraId="2163392C" w14:textId="4355CC11" w:rsidR="00D276C5" w:rsidRPr="00D5649B" w:rsidRDefault="00D276C5" w:rsidP="008D4737">
      <w:pPr>
        <w:spacing w:after="120"/>
        <w:rPr>
          <w:rFonts w:cstheme="minorHAnsi"/>
        </w:rPr>
      </w:pPr>
      <w:r w:rsidRPr="00D5649B">
        <w:rPr>
          <w:rFonts w:cstheme="minorHAnsi"/>
        </w:rPr>
        <w:t xml:space="preserve">In order to calculate the </w:t>
      </w:r>
      <w:r w:rsidR="00866B3E">
        <w:rPr>
          <w:rFonts w:cstheme="minorHAnsi"/>
        </w:rPr>
        <w:t>C</w:t>
      </w:r>
      <w:r w:rsidRPr="00D5649B">
        <w:rPr>
          <w:rFonts w:cstheme="minorHAnsi"/>
        </w:rPr>
        <w:t xml:space="preserve"> change per field and per farm, </w:t>
      </w:r>
      <w:r w:rsidR="00967ECD" w:rsidRPr="00D5649B">
        <w:rPr>
          <w:rFonts w:cstheme="minorHAnsi"/>
        </w:rPr>
        <w:t xml:space="preserve">the </w:t>
      </w:r>
      <w:r w:rsidRPr="00D5649B">
        <w:rPr>
          <w:rFonts w:cstheme="minorHAnsi"/>
        </w:rPr>
        <w:t xml:space="preserve">area of </w:t>
      </w:r>
      <w:r w:rsidR="00967ECD" w:rsidRPr="00D5649B">
        <w:rPr>
          <w:rFonts w:cstheme="minorHAnsi"/>
        </w:rPr>
        <w:t xml:space="preserve">the </w:t>
      </w:r>
      <w:r w:rsidRPr="00D5649B">
        <w:rPr>
          <w:rFonts w:cstheme="minorHAnsi"/>
        </w:rPr>
        <w:t>fields must be considered.</w:t>
      </w:r>
    </w:p>
    <w:p w14:paraId="76951F41" w14:textId="23735908" w:rsidR="00286A5F" w:rsidRPr="00D5649B" w:rsidRDefault="00000000" w:rsidP="00D565A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Field</m:t>
            </m:r>
          </m:e>
          <m:sub>
            <m:r>
              <m:rPr>
                <m:sty m:val="bi"/>
              </m:rPr>
              <w:rPr>
                <w:rFonts w:ascii="Cambria Math" w:hAnsi="Cambria Math" w:cstheme="minorHAnsi"/>
              </w:rPr>
              <m:t>area</m:t>
            </m:r>
          </m:sub>
        </m:sSub>
      </m:oMath>
      <w:r w:rsidR="00286A5F" w:rsidRPr="00D5649B">
        <w:rPr>
          <w:rFonts w:cstheme="minorHAnsi"/>
          <w:b/>
        </w:rPr>
        <w:t xml:space="preserve"> </w:t>
      </w:r>
      <w:r w:rsidR="00286A5F" w:rsidRPr="00D5649B">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17</w:t>
      </w:r>
      <w:r w:rsidR="001977CC">
        <w:rPr>
          <w:rFonts w:cstheme="minorHAnsi"/>
          <w:b/>
        </w:rPr>
        <w:fldChar w:fldCharType="end"/>
      </w:r>
    </w:p>
    <w:p w14:paraId="51DCEB63" w14:textId="287A54BC" w:rsidR="00286A5F" w:rsidRPr="00D5649B" w:rsidRDefault="00000000" w:rsidP="00D565A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farm</m:t>
            </m:r>
            <m:d>
              <m:dPr>
                <m:ctrlPr>
                  <w:rPr>
                    <w:rFonts w:ascii="Cambria Math" w:hAnsi="Cambria Math" w:cstheme="minorHAnsi"/>
                    <w:b/>
                    <w:i/>
                  </w:rPr>
                </m:ctrlPr>
              </m:dPr>
              <m:e>
                <m:r>
                  <m:rPr>
                    <m:sty m:val="bi"/>
                  </m:rPr>
                  <w:rPr>
                    <w:rFonts w:ascii="Cambria Math" w:hAnsi="Cambria Math" w:cstheme="minorHAnsi"/>
                  </w:rPr>
                  <m:t>t</m:t>
                </m:r>
              </m:e>
            </m:d>
          </m:sub>
        </m:sSub>
        <m:r>
          <m:rPr>
            <m:sty m:val="bi"/>
          </m:rPr>
          <w:rPr>
            <w:rFonts w:ascii="Cambria Math" w:hAnsi="Cambria Math" w:cstheme="minorHAnsi"/>
          </w:rPr>
          <m:t>=</m:t>
        </m:r>
        <m:nary>
          <m:naryPr>
            <m:chr m:val="∑"/>
            <m:limLoc m:val="undOvr"/>
            <m:subHide m:val="1"/>
            <m:supHide m:val="1"/>
            <m:ctrlPr>
              <w:rPr>
                <w:rFonts w:ascii="Cambria Math" w:hAnsi="Cambria Math" w:cstheme="minorHAnsi"/>
                <w:b/>
                <w:i/>
              </w:rPr>
            </m:ctrlPr>
          </m:naryPr>
          <m:sub/>
          <m:sup/>
          <m:e>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e>
        </m:nary>
      </m:oMath>
      <w:r w:rsidR="00286A5F" w:rsidRPr="00D5649B">
        <w:rPr>
          <w:rFonts w:cstheme="minorHAnsi"/>
          <w:b/>
        </w:rPr>
        <w:t xml:space="preserve"> </w:t>
      </w:r>
      <w:r w:rsidR="00286A5F" w:rsidRPr="00D5649B">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2.1.3</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18</w:t>
      </w:r>
      <w:r w:rsidR="001977CC">
        <w:rPr>
          <w:rFonts w:cstheme="minorHAnsi"/>
          <w:b/>
        </w:rPr>
        <w:fldChar w:fldCharType="end"/>
      </w:r>
    </w:p>
    <w:p w14:paraId="233F08A9" w14:textId="77777777" w:rsidR="00D276C5" w:rsidRPr="00D5649B" w:rsidRDefault="00990529" w:rsidP="00494884">
      <w:pPr>
        <w:tabs>
          <w:tab w:val="clear" w:pos="2880"/>
          <w:tab w:val="clear" w:pos="9360"/>
        </w:tabs>
        <w:spacing w:before="0"/>
        <w:ind w:left="2835" w:hanging="2835"/>
        <w:rPr>
          <w:rFonts w:cstheme="minorHAnsi"/>
          <w:sz w:val="20"/>
        </w:rPr>
      </w:pPr>
      <w:r w:rsidRPr="00D5649B">
        <w:rPr>
          <w:rFonts w:cstheme="minorHAnsi"/>
          <w:sz w:val="20"/>
        </w:rPr>
        <w:t>where</w:t>
      </w:r>
    </w:p>
    <w:p w14:paraId="443C111D" w14:textId="241E757B" w:rsidR="00D276C5" w:rsidRPr="00D5649B" w:rsidRDefault="00D276C5" w:rsidP="00494884">
      <w:pPr>
        <w:tabs>
          <w:tab w:val="clear" w:pos="2880"/>
          <w:tab w:val="clear" w:pos="9360"/>
        </w:tabs>
        <w:spacing w:before="0"/>
        <w:ind w:left="2835" w:hanging="2835"/>
        <w:rPr>
          <w:rFonts w:cstheme="minorHAnsi"/>
          <w:sz w:val="20"/>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vertAlign w:val="subscript"/>
        </w:rPr>
        <w:t>field</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field (kg)</w:t>
      </w:r>
    </w:p>
    <w:p w14:paraId="4F695795" w14:textId="3F8DA2C9" w:rsidR="00D276C5" w:rsidRPr="00D5649B" w:rsidRDefault="00D276C5" w:rsidP="00494884">
      <w:pPr>
        <w:tabs>
          <w:tab w:val="clear" w:pos="2880"/>
          <w:tab w:val="clear" w:pos="9360"/>
        </w:tabs>
        <w:spacing w:before="0"/>
        <w:ind w:left="2835" w:hanging="2835"/>
        <w:rPr>
          <w:rFonts w:cstheme="minorHAnsi"/>
          <w:i/>
          <w:sz w:val="20"/>
          <w:vertAlign w:val="subscript"/>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(kg ha</w:t>
      </w:r>
      <w:r w:rsidRPr="00D5649B">
        <w:rPr>
          <w:rFonts w:cstheme="minorHAnsi"/>
          <w:sz w:val="20"/>
          <w:vertAlign w:val="superscript"/>
        </w:rPr>
        <w:t>-1</w:t>
      </w:r>
      <w:r w:rsidRPr="00D5649B">
        <w:rPr>
          <w:rFonts w:cstheme="minorHAnsi"/>
          <w:sz w:val="20"/>
        </w:rPr>
        <w:t>)</w:t>
      </w:r>
    </w:p>
    <w:p w14:paraId="1751C500" w14:textId="77777777" w:rsidR="00ED15F5" w:rsidRPr="00D5649B" w:rsidRDefault="00990529" w:rsidP="00494884">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D276C5" w:rsidRPr="00D5649B">
        <w:rPr>
          <w:rFonts w:cstheme="minorHAnsi"/>
          <w:i/>
          <w:sz w:val="20"/>
          <w:vertAlign w:val="subscript"/>
        </w:rPr>
        <w:t>area</w:t>
      </w:r>
      <w:proofErr w:type="spellEnd"/>
      <w:r w:rsidR="00D276C5" w:rsidRPr="00D5649B">
        <w:rPr>
          <w:rFonts w:cstheme="minorHAnsi"/>
          <w:sz w:val="20"/>
        </w:rPr>
        <w:tab/>
        <w:t>Area of field (ha)</w:t>
      </w:r>
    </w:p>
    <w:p w14:paraId="36FF4A9F" w14:textId="37AACE37" w:rsidR="00035BB9" w:rsidRPr="00D5649B" w:rsidRDefault="00035BB9" w:rsidP="00494884">
      <w:pPr>
        <w:tabs>
          <w:tab w:val="clear" w:pos="2880"/>
          <w:tab w:val="clear" w:pos="9360"/>
        </w:tabs>
        <w:spacing w:before="0"/>
        <w:ind w:left="2835" w:hanging="2835"/>
        <w:rPr>
          <w:rFonts w:cstheme="minorHAnsi"/>
          <w:sz w:val="20"/>
        </w:rPr>
      </w:pPr>
      <w:proofErr w:type="spellStart"/>
      <w:r w:rsidRPr="00D5649B">
        <w:rPr>
          <w:rFonts w:cstheme="minorHAnsi"/>
          <w:sz w:val="20"/>
        </w:rPr>
        <w:t>Δ</w:t>
      </w:r>
      <w:r w:rsidRPr="00D5649B">
        <w:rPr>
          <w:rFonts w:cstheme="minorHAnsi"/>
          <w:i/>
          <w:sz w:val="20"/>
        </w:rPr>
        <w:t>SOC</w:t>
      </w:r>
      <w:r w:rsidRPr="00D5649B">
        <w:rPr>
          <w:rFonts w:cstheme="minorHAnsi"/>
          <w:i/>
          <w:sz w:val="20"/>
          <w:vertAlign w:val="subscript"/>
        </w:rPr>
        <w:t>farm</w:t>
      </w:r>
      <w:proofErr w:type="spellEnd"/>
      <w:r w:rsidR="004B7D91" w:rsidRPr="00D5649B">
        <w:rPr>
          <w:rFonts w:cstheme="minorHAnsi"/>
          <w:i/>
          <w:sz w:val="20"/>
          <w:vertAlign w:val="subscript"/>
        </w:rPr>
        <w:t>(t)</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farm (kg)</w:t>
      </w:r>
    </w:p>
    <w:p w14:paraId="7ADE8362" w14:textId="026E8A19" w:rsidR="009E7F5C" w:rsidRPr="00D5649B" w:rsidRDefault="009E7F5C" w:rsidP="008D4737">
      <w:pPr>
        <w:spacing w:after="120"/>
        <w:rPr>
          <w:rFonts w:cstheme="minorHAnsi"/>
        </w:rPr>
      </w:pPr>
      <w:r w:rsidRPr="00D5649B">
        <w:rPr>
          <w:rFonts w:cstheme="minorHAnsi"/>
        </w:rPr>
        <w:t xml:space="preserve">Once calculated, these estimates may be plotted over time from the </w:t>
      </w:r>
      <w:r w:rsidR="002254E9" w:rsidRPr="00D5649B">
        <w:rPr>
          <w:rFonts w:cstheme="minorHAnsi"/>
        </w:rPr>
        <w:t>h</w:t>
      </w:r>
      <w:r w:rsidRPr="00D5649B">
        <w:rPr>
          <w:rFonts w:cstheme="minorHAnsi"/>
        </w:rPr>
        <w:t xml:space="preserve">istorical </w:t>
      </w:r>
      <w:r w:rsidR="002254E9" w:rsidRPr="00D5649B">
        <w:rPr>
          <w:rFonts w:cstheme="minorHAnsi"/>
        </w:rPr>
        <w:t>p</w:t>
      </w:r>
      <w:r w:rsidRPr="00D5649B">
        <w:rPr>
          <w:rFonts w:cstheme="minorHAnsi"/>
        </w:rPr>
        <w:t>eriod (1985 to initial cycle year</w:t>
      </w:r>
      <w:r w:rsidR="00CD5FBB" w:rsidRPr="00D5649B">
        <w:rPr>
          <w:rFonts w:cstheme="minorHAnsi"/>
        </w:rPr>
        <w:t xml:space="preserve"> – 1985 is </w:t>
      </w:r>
      <w:proofErr w:type="spellStart"/>
      <w:r w:rsidR="00CD5FBB" w:rsidRPr="00D5649B">
        <w:rPr>
          <w:rFonts w:cstheme="minorHAnsi"/>
        </w:rPr>
        <w:t>Holos</w:t>
      </w:r>
      <w:proofErr w:type="spellEnd"/>
      <w:r w:rsidR="00CD5FBB" w:rsidRPr="00D5649B">
        <w:rPr>
          <w:rFonts w:cstheme="minorHAnsi"/>
        </w:rPr>
        <w:t>’ default start year but the user can override this</w:t>
      </w:r>
      <w:r w:rsidRPr="00D5649B">
        <w:rPr>
          <w:rFonts w:cstheme="minorHAnsi"/>
        </w:rPr>
        <w:t>), through the defined cycle (as per user input), and through a future simulation period as defined by the user.</w:t>
      </w:r>
    </w:p>
    <w:p w14:paraId="45634DB3" w14:textId="77777777" w:rsidR="003F2C9A" w:rsidRPr="00D5649B" w:rsidRDefault="003F2C9A" w:rsidP="008A7F5F">
      <w:pPr>
        <w:pStyle w:val="Heading3"/>
      </w:pPr>
      <w:bookmarkStart w:id="157" w:name="_Toc152758523"/>
      <w:r w:rsidRPr="00D5649B">
        <w:t>Carbon emissions from land use</w:t>
      </w:r>
      <w:bookmarkEnd w:id="157"/>
    </w:p>
    <w:p w14:paraId="1710286E"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t>Concerns:</w:t>
      </w:r>
    </w:p>
    <w:p w14:paraId="61EBCA2B" w14:textId="2EB5DB9D" w:rsidR="003F2C9A" w:rsidRPr="00D5649B" w:rsidRDefault="003F2C9A" w:rsidP="00BB2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Using the dynamic modelling approach, users can implement multiple management strategies that alter the soil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stock, but the effect of each management practice will be mixed into the effects of others, and practices implemented at a later time may mask the effect of previous choices.</w:t>
      </w:r>
    </w:p>
    <w:p w14:paraId="2DB7B508" w14:textId="11B6E264" w:rsidR="003F2C9A" w:rsidRPr="00D5649B" w:rsidRDefault="003F2C9A" w:rsidP="00BB2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The use of a single average yield per crop over time allows a (cropping system) comparison approach, but in order to test the applicability of the model using measured values (or assess the real world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change estimate), the model has to be run with annually specific yield values.</w:t>
      </w:r>
    </w:p>
    <w:p w14:paraId="7BA8AC79"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t>Assumptions:</w:t>
      </w:r>
    </w:p>
    <w:p w14:paraId="10EDA37C" w14:textId="20419F21"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Net CH</w:t>
      </w:r>
      <w:r w:rsidRPr="00D5649B">
        <w:rPr>
          <w:rFonts w:cstheme="minorHAnsi"/>
          <w:sz w:val="20"/>
          <w:vertAlign w:val="subscript"/>
        </w:rPr>
        <w:t xml:space="preserve">4 </w:t>
      </w:r>
      <w:r w:rsidRPr="00D5649B">
        <w:rPr>
          <w:rFonts w:cstheme="minorHAnsi"/>
          <w:sz w:val="20"/>
        </w:rPr>
        <w:t>exchange to and from soils is zero</w:t>
      </w:r>
    </w:p>
    <w:p w14:paraId="07A5738A" w14:textId="224A879F"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 xml:space="preserve">The past and present farm area is assumed to be constant. (This avoids </w:t>
      </w:r>
      <w:r w:rsidR="002254E9" w:rsidRPr="00D5649B">
        <w:rPr>
          <w:rFonts w:cstheme="minorHAnsi"/>
          <w:sz w:val="20"/>
        </w:rPr>
        <w:t xml:space="preserve">artificial </w:t>
      </w:r>
      <w:r w:rsidRPr="00D5649B">
        <w:rPr>
          <w:rFonts w:cstheme="minorHAnsi"/>
          <w:sz w:val="20"/>
        </w:rPr>
        <w:t>effects on GHG emissions from changes in farm size)</w:t>
      </w:r>
    </w:p>
    <w:p w14:paraId="714E1E0A" w14:textId="06FC90C5"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Perennial crop area losses are attributed to conversions to annual crops. Perennial conversions to permanent cover do not occur</w:t>
      </w:r>
    </w:p>
    <w:p w14:paraId="5CE36C94" w14:textId="37605DD5"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Each seeded grassland/permanent cover and perennial crop was converted from annual cropland</w:t>
      </w:r>
    </w:p>
    <w:p w14:paraId="1BC948DA" w14:textId="358B2D94"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If perennial croplands are present, past perennial crop area is assumed to be zero</w:t>
      </w:r>
    </w:p>
    <w:p w14:paraId="13FC99EE" w14:textId="2D191018"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lastRenderedPageBreak/>
        <w:t>Broken grassland and perennial cropland was converted to annual cropland (therefore, the areas of broken grassland and past perennial cropland can not exceed the present area of annual cropland and fallow)</w:t>
      </w:r>
    </w:p>
    <w:p w14:paraId="5CAA04EB" w14:textId="727928A4"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Time since management changes refers to the most recent management change</w:t>
      </w:r>
    </w:p>
    <w:p w14:paraId="0D1346EE"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Intensive tillage – complete burial of residue; vertical mixing of the soil</w:t>
      </w:r>
    </w:p>
    <w:p w14:paraId="3794C711"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Reduced tillage – one or few tillage passes with most residue retained on the surface; horizontal mixing of the soil</w:t>
      </w:r>
    </w:p>
    <w:p w14:paraId="2BD85A1C" w14:textId="77777777" w:rsidR="00DD465D" w:rsidRDefault="00DD465D" w:rsidP="00DD465D">
      <w:pPr>
        <w:numPr>
          <w:ilvl w:val="0"/>
          <w:numId w:val="6"/>
        </w:numPr>
        <w:tabs>
          <w:tab w:val="clear" w:pos="2880"/>
          <w:tab w:val="clear" w:pos="9360"/>
        </w:tabs>
        <w:rPr>
          <w:rFonts w:cstheme="minorHAnsi"/>
          <w:sz w:val="20"/>
        </w:rPr>
      </w:pPr>
      <w:r w:rsidRPr="00DD465D">
        <w:rPr>
          <w:rFonts w:cstheme="minorHAnsi"/>
          <w:sz w:val="20"/>
        </w:rPr>
        <w:t>No-till – no tillage at any point in the rotation except at seeding; no mixing of the soil</w:t>
      </w:r>
    </w:p>
    <w:p w14:paraId="349C28A9" w14:textId="2605AEA7" w:rsidR="003F2C9A" w:rsidRPr="00D5649B" w:rsidRDefault="003F2C9A" w:rsidP="00DD465D">
      <w:pPr>
        <w:numPr>
          <w:ilvl w:val="0"/>
          <w:numId w:val="6"/>
        </w:numPr>
        <w:tabs>
          <w:tab w:val="clear" w:pos="2880"/>
          <w:tab w:val="clear" w:pos="9360"/>
        </w:tabs>
        <w:rPr>
          <w:rFonts w:cstheme="minorHAnsi"/>
          <w:sz w:val="20"/>
        </w:rPr>
      </w:pPr>
      <w:r w:rsidRPr="00D5649B">
        <w:rPr>
          <w:rFonts w:cstheme="minorHAnsi"/>
          <w:sz w:val="20"/>
        </w:rPr>
        <w:t>Seeding of perennial and grassland, cropping past perennials and breaking grassland is limited to years since 1910</w:t>
      </w:r>
    </w:p>
    <w:p w14:paraId="65D0A2F3" w14:textId="77777777" w:rsidR="003F2C9A" w:rsidRPr="00D5649B" w:rsidRDefault="003F2C9A" w:rsidP="009076DA">
      <w:pPr>
        <w:pStyle w:val="Heading4"/>
      </w:pPr>
      <w:bookmarkStart w:id="158" w:name="_Toc528936570"/>
      <w:r w:rsidRPr="00D5649B">
        <w:t>Converting carbon to CO</w:t>
      </w:r>
      <w:r w:rsidRPr="00D5649B">
        <w:rPr>
          <w:vertAlign w:val="subscript"/>
        </w:rPr>
        <w:t>2</w:t>
      </w:r>
      <w:r w:rsidRPr="00D5649B">
        <w:t xml:space="preserve"> equivalents</w:t>
      </w:r>
      <w:bookmarkEnd w:id="158"/>
    </w:p>
    <w:p w14:paraId="10083007" w14:textId="67171DED" w:rsidR="003F2C9A" w:rsidRPr="00D5649B" w:rsidRDefault="003F2C9A" w:rsidP="003F2C9A">
      <w:pPr>
        <w:spacing w:after="120"/>
        <w:rPr>
          <w:rFonts w:cstheme="minorHAnsi"/>
          <w:b/>
        </w:rPr>
      </w:pPr>
      <w:r w:rsidRPr="00D5649B">
        <w:rPr>
          <w:rFonts w:cstheme="minorHAnsi"/>
          <w:b/>
        </w:rPr>
        <w:t>In order to convert from</w:t>
      </w:r>
      <w:r w:rsidR="00F87823">
        <w:rPr>
          <w:rFonts w:cstheme="minorHAnsi"/>
          <w:b/>
        </w:rPr>
        <w:t xml:space="preserve"> C</w:t>
      </w:r>
      <w:r w:rsidR="00866B3E" w:rsidRPr="00D5649B" w:rsidDel="00866B3E">
        <w:rPr>
          <w:rFonts w:cstheme="minorHAnsi"/>
          <w:b/>
        </w:rPr>
        <w:t xml:space="preserve"> </w:t>
      </w:r>
      <w:r w:rsidRPr="00D5649B">
        <w:rPr>
          <w:rFonts w:cstheme="minorHAnsi"/>
          <w:b/>
        </w:rPr>
        <w:t>to CO</w:t>
      </w:r>
      <w:r w:rsidRPr="00D5649B">
        <w:rPr>
          <w:rFonts w:cstheme="minorHAnsi"/>
          <w:b/>
          <w:vertAlign w:val="subscript"/>
        </w:rPr>
        <w:t>2</w:t>
      </w:r>
      <w:r w:rsidRPr="00D5649B">
        <w:rPr>
          <w:rFonts w:cstheme="minorHAnsi"/>
          <w:b/>
        </w:rPr>
        <w:t xml:space="preserve"> equivalents (CO</w:t>
      </w:r>
      <w:r w:rsidRPr="00D5649B">
        <w:rPr>
          <w:rFonts w:cstheme="minorHAnsi"/>
          <w:b/>
          <w:vertAlign w:val="subscript"/>
        </w:rPr>
        <w:t>2</w:t>
      </w:r>
      <w:r w:rsidRPr="00D5649B">
        <w:rPr>
          <w:rFonts w:cstheme="minorHAnsi"/>
          <w:b/>
        </w:rPr>
        <w:t>e),</w:t>
      </w:r>
      <w:r w:rsidR="00F87823">
        <w:rPr>
          <w:rFonts w:cstheme="minorHAnsi"/>
          <w:b/>
        </w:rPr>
        <w:t xml:space="preserve"> C</w:t>
      </w:r>
      <w:r w:rsidR="00866B3E" w:rsidRPr="00D5649B" w:rsidDel="00866B3E">
        <w:rPr>
          <w:rFonts w:cstheme="minorHAnsi"/>
          <w:b/>
        </w:rPr>
        <w:t xml:space="preserve"> </w:t>
      </w:r>
      <w:r w:rsidRPr="00D5649B">
        <w:rPr>
          <w:rFonts w:cstheme="minorHAnsi"/>
          <w:b/>
        </w:rPr>
        <w:t>values must be multiplied by 44/12.</w:t>
      </w:r>
    </w:p>
    <w:bookmarkStart w:id="159" w:name="_Ref110585868"/>
    <w:p w14:paraId="252737AA" w14:textId="41A10DFE" w:rsidR="003F2C9A" w:rsidRPr="00D5649B" w:rsidRDefault="00000000"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3F2C9A" w:rsidRPr="00D5649B">
        <w:rPr>
          <w:rFonts w:cstheme="minorHAnsi"/>
          <w:b/>
        </w:rPr>
        <w:t xml:space="preserve"> </w:t>
      </w:r>
      <w:r w:rsidR="003F2C9A" w:rsidRPr="00D5649B">
        <w:rPr>
          <w:rFonts w:cstheme="minorHAnsi"/>
          <w:b/>
        </w:rPr>
        <w:tab/>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2.1.4</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w:t>
      </w:r>
      <w:r w:rsidR="001977CC">
        <w:rPr>
          <w:rFonts w:cstheme="minorHAnsi"/>
          <w:b/>
        </w:rPr>
        <w:fldChar w:fldCharType="end"/>
      </w:r>
      <w:bookmarkEnd w:id="159"/>
    </w:p>
    <w:p w14:paraId="6C8F344B" w14:textId="1E3C45C8" w:rsidR="003F2C9A" w:rsidRPr="00D5649B" w:rsidRDefault="00535D5C" w:rsidP="00FA2202">
      <w:pPr>
        <w:keepNext/>
        <w:tabs>
          <w:tab w:val="clear" w:pos="2880"/>
          <w:tab w:val="clear" w:pos="9360"/>
          <w:tab w:val="right" w:pos="9781"/>
        </w:tabs>
        <w:spacing w:after="120"/>
        <w:rPr>
          <w:rFonts w:cstheme="minorHAnsi"/>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3F2C9A"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2.1.4</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2</w:t>
      </w:r>
      <w:r w:rsidR="001977CC">
        <w:rPr>
          <w:rFonts w:cstheme="minorHAnsi"/>
          <w:b/>
        </w:rPr>
        <w:fldChar w:fldCharType="end"/>
      </w:r>
    </w:p>
    <w:p w14:paraId="4CD622A6" w14:textId="77777777" w:rsidR="003F2C9A" w:rsidRPr="00D5649B" w:rsidRDefault="003F2C9A" w:rsidP="00647AAB">
      <w:pPr>
        <w:pStyle w:val="Heading4"/>
        <w:rPr>
          <w:rFonts w:cstheme="minorHAnsi"/>
        </w:rPr>
      </w:pPr>
      <w:bookmarkStart w:id="160" w:name="_Toc343610136"/>
      <w:r w:rsidRPr="00D5649B">
        <w:rPr>
          <w:rFonts w:cstheme="minorHAnsi"/>
        </w:rPr>
        <w:t>Monthly Emission Estimate</w:t>
      </w:r>
      <w:bookmarkEnd w:id="160"/>
    </w:p>
    <w:p w14:paraId="4DFC0874" w14:textId="6AC03222" w:rsidR="003F2C9A" w:rsidRPr="00D5649B" w:rsidRDefault="003F2C9A" w:rsidP="003F2C9A">
      <w:pPr>
        <w:rPr>
          <w:rFonts w:cstheme="minorHAnsi"/>
        </w:rPr>
      </w:pPr>
      <w:r w:rsidRPr="00D5649B">
        <w:rPr>
          <w:rFonts w:cstheme="minorHAnsi"/>
        </w:rPr>
        <w:t xml:space="preserve">Yearly soil </w:t>
      </w:r>
      <w:r w:rsidR="00F87823">
        <w:rPr>
          <w:rFonts w:cstheme="minorHAnsi"/>
        </w:rPr>
        <w:t>C</w:t>
      </w:r>
      <w:r w:rsidR="00866B3E" w:rsidRPr="00D5649B" w:rsidDel="00866B3E">
        <w:rPr>
          <w:rFonts w:cstheme="minorHAnsi"/>
        </w:rPr>
        <w:t xml:space="preserve"> </w:t>
      </w:r>
      <w:r w:rsidRPr="00D5649B">
        <w:rPr>
          <w:rFonts w:cstheme="minorHAnsi"/>
        </w:rPr>
        <w:t>values are prorated over 12 months.</w:t>
      </w:r>
    </w:p>
    <w:p w14:paraId="395227FB" w14:textId="30783F16" w:rsidR="003F2C9A" w:rsidRPr="00D5649B" w:rsidRDefault="00000000" w:rsidP="00FA2202">
      <w:pPr>
        <w:keepNext/>
        <w:tabs>
          <w:tab w:val="clear" w:pos="2880"/>
          <w:tab w:val="clear" w:pos="9360"/>
          <w:tab w:val="right" w:pos="9781"/>
        </w:tabs>
        <w:spacing w:after="120"/>
        <w:rPr>
          <w:rFonts w:cstheme="minorHAnsi"/>
          <w:b/>
          <w:sz w:val="20"/>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r>
              <m:rPr>
                <m:sty m:val="bi"/>
              </m:rPr>
              <w:rPr>
                <w:rFonts w:ascii="Cambria Math" w:hAnsi="Cambria Math" w:cstheme="minorHAnsi"/>
              </w:rPr>
              <m:t>soil</m:t>
            </m:r>
          </m:sub>
        </m:sSub>
        <m:d>
          <m:dPr>
            <m:ctrlPr>
              <w:rPr>
                <w:rFonts w:ascii="Cambria Math" w:hAnsi="Cambria Math" w:cstheme="minorHAnsi"/>
                <w:b/>
                <w:i/>
              </w:rPr>
            </m:ctrlPr>
          </m:dPr>
          <m:e>
            <m:r>
              <m:rPr>
                <m:sty m:val="bi"/>
              </m:rPr>
              <w:rPr>
                <w:rFonts w:ascii="Cambria Math" w:hAnsi="Cambria Math" w:cstheme="minorHAnsi"/>
              </w:rPr>
              <m:t>month</m:t>
            </m:r>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3F2C9A"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2.1.4</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3</w:t>
      </w:r>
      <w:r w:rsidR="001977CC">
        <w:rPr>
          <w:rFonts w:cstheme="minorHAnsi"/>
          <w:b/>
        </w:rPr>
        <w:fldChar w:fldCharType="end"/>
      </w:r>
    </w:p>
    <w:p w14:paraId="1FD4A8B2" w14:textId="77777777" w:rsidR="00535D5C" w:rsidRPr="00D5649B" w:rsidRDefault="00535D5C" w:rsidP="00494884">
      <w:pPr>
        <w:tabs>
          <w:tab w:val="clear" w:pos="2880"/>
          <w:tab w:val="clear" w:pos="9360"/>
        </w:tabs>
        <w:spacing w:before="0"/>
        <w:ind w:left="2835" w:hanging="2835"/>
        <w:rPr>
          <w:rFonts w:cstheme="minorHAnsi"/>
          <w:sz w:val="20"/>
        </w:rPr>
      </w:pPr>
      <w:r w:rsidRPr="00D5649B">
        <w:rPr>
          <w:rFonts w:cstheme="minorHAnsi"/>
          <w:sz w:val="20"/>
        </w:rPr>
        <w:t>where</w:t>
      </w:r>
    </w:p>
    <w:p w14:paraId="3C586658" w14:textId="77777777" w:rsidR="003F2C9A" w:rsidRPr="00D5649B" w:rsidRDefault="003F2C9A" w:rsidP="00494884">
      <w:pPr>
        <w:tabs>
          <w:tab w:val="clear" w:pos="2880"/>
          <w:tab w:val="clear" w:pos="9360"/>
        </w:tabs>
        <w:spacing w:before="0"/>
        <w:ind w:left="2835" w:hanging="2835"/>
        <w:rPr>
          <w:rFonts w:cstheme="minorHAnsi"/>
          <w:color w:val="000000"/>
          <w:sz w:val="20"/>
        </w:rPr>
      </w:pPr>
      <w:r w:rsidRPr="00D5649B">
        <w:rPr>
          <w:rFonts w:cstheme="minorHAnsi"/>
          <w:i/>
          <w:color w:val="000000"/>
          <w:sz w:val="20"/>
        </w:rPr>
        <w:t>CO</w:t>
      </w:r>
      <w:r w:rsidRPr="00D5649B">
        <w:rPr>
          <w:rFonts w:cstheme="minorHAnsi"/>
          <w:i/>
          <w:color w:val="000000"/>
          <w:sz w:val="20"/>
          <w:vertAlign w:val="subscript"/>
        </w:rPr>
        <w:t>2soil</w:t>
      </w:r>
      <w:r w:rsidRPr="00D5649B">
        <w:rPr>
          <w:rFonts w:cstheme="minorHAnsi"/>
          <w:i/>
          <w:color w:val="000000"/>
          <w:sz w:val="20"/>
        </w:rPr>
        <w:t>(month)</w:t>
      </w:r>
      <w:r w:rsidRPr="00D5649B">
        <w:rPr>
          <w:rFonts w:cstheme="minorHAnsi"/>
          <w:i/>
          <w:color w:val="000000"/>
          <w:sz w:val="20"/>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Pr="00D5649B">
        <w:rPr>
          <w:rFonts w:cstheme="minorHAnsi"/>
          <w:color w:val="000000"/>
          <w:sz w:val="20"/>
        </w:rPr>
        <w:t xml:space="preserve"> </w:t>
      </w:r>
      <w:r w:rsidRPr="00D5649B">
        <w:rPr>
          <w:rFonts w:cstheme="minorHAnsi"/>
          <w:sz w:val="20"/>
        </w:rPr>
        <w:t>month</w:t>
      </w:r>
      <w:r w:rsidRPr="00D5649B">
        <w:rPr>
          <w:rFonts w:cstheme="minorHAnsi"/>
          <w:sz w:val="20"/>
          <w:vertAlign w:val="superscript"/>
        </w:rPr>
        <w:t>-1</w:t>
      </w:r>
      <w:r w:rsidRPr="00D5649B">
        <w:rPr>
          <w:rFonts w:cstheme="minorHAnsi"/>
          <w:sz w:val="20"/>
        </w:rPr>
        <w:t>) – by month</w:t>
      </w:r>
    </w:p>
    <w:p w14:paraId="265B01DB" w14:textId="77777777" w:rsidR="003F2C9A" w:rsidRPr="00D5649B" w:rsidRDefault="003F2C9A" w:rsidP="00494884">
      <w:pPr>
        <w:tabs>
          <w:tab w:val="clear" w:pos="2880"/>
          <w:tab w:val="clear" w:pos="9360"/>
        </w:tabs>
        <w:spacing w:before="0"/>
        <w:ind w:left="2835" w:hanging="2835"/>
        <w:rPr>
          <w:rFonts w:cstheme="minorHAnsi"/>
          <w:sz w:val="20"/>
        </w:rPr>
      </w:pPr>
      <w:r w:rsidRPr="00D5649B">
        <w:rPr>
          <w:rFonts w:cstheme="minorHAnsi"/>
          <w:i/>
          <w:color w:val="000000"/>
          <w:sz w:val="20"/>
        </w:rPr>
        <w:t>CO</w:t>
      </w:r>
      <w:r w:rsidRPr="00D5649B">
        <w:rPr>
          <w:rFonts w:cstheme="minorHAnsi"/>
          <w:i/>
          <w:color w:val="000000"/>
          <w:sz w:val="20"/>
          <w:vertAlign w:val="subscript"/>
        </w:rPr>
        <w:t>2soil</w:t>
      </w:r>
      <w:r w:rsidRPr="00D5649B">
        <w:rPr>
          <w:rFonts w:cstheme="minorHAnsi"/>
          <w:i/>
          <w:color w:val="FF0000"/>
          <w:sz w:val="20"/>
          <w:vertAlign w:val="subscript"/>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Pr="00D5649B">
        <w:rPr>
          <w:rFonts w:cstheme="minorHAnsi"/>
          <w:color w:val="000000"/>
          <w:sz w:val="20"/>
        </w:rPr>
        <w:t xml:space="preserve"> </w:t>
      </w:r>
      <w:r w:rsidRPr="00D5649B">
        <w:rPr>
          <w:rFonts w:cstheme="minorHAnsi"/>
          <w:sz w:val="20"/>
        </w:rPr>
        <w:t>year</w:t>
      </w:r>
      <w:r w:rsidRPr="00D5649B">
        <w:rPr>
          <w:rFonts w:cstheme="minorHAnsi"/>
          <w:sz w:val="20"/>
          <w:vertAlign w:val="superscript"/>
        </w:rPr>
        <w:t>-1</w:t>
      </w:r>
      <w:r w:rsidRPr="00D5649B">
        <w:rPr>
          <w:rFonts w:cstheme="minorHAnsi"/>
          <w:sz w:val="20"/>
        </w:rPr>
        <w:t>)</w:t>
      </w:r>
    </w:p>
    <w:p w14:paraId="6F67B531" w14:textId="51F4D817" w:rsidR="00F55D90" w:rsidRPr="00AF22B5" w:rsidRDefault="003F2C9A" w:rsidP="00494884">
      <w:pPr>
        <w:tabs>
          <w:tab w:val="clear" w:pos="2880"/>
          <w:tab w:val="clear" w:pos="9360"/>
        </w:tabs>
        <w:spacing w:before="0"/>
        <w:ind w:left="2835" w:hanging="2835"/>
        <w:rPr>
          <w:rFonts w:cstheme="minorHAnsi"/>
          <w:sz w:val="20"/>
        </w:rPr>
      </w:pPr>
      <w:r w:rsidRPr="00D5649B">
        <w:rPr>
          <w:rFonts w:cstheme="minorHAnsi"/>
          <w:i/>
          <w:sz w:val="20"/>
        </w:rPr>
        <w:t>12</w:t>
      </w:r>
      <w:r w:rsidRPr="00D5649B">
        <w:rPr>
          <w:rFonts w:cstheme="minorHAnsi"/>
          <w:i/>
          <w:sz w:val="20"/>
        </w:rPr>
        <w:tab/>
      </w:r>
      <w:r w:rsidR="00AF22B5">
        <w:rPr>
          <w:rFonts w:cstheme="minorHAnsi"/>
          <w:sz w:val="20"/>
        </w:rPr>
        <w:t>Number of months per year</w:t>
      </w:r>
    </w:p>
    <w:p w14:paraId="0EEA89D1" w14:textId="421845BC" w:rsidR="00222E78" w:rsidRPr="00D5649B" w:rsidRDefault="00C61D36" w:rsidP="00733CDD">
      <w:pPr>
        <w:pStyle w:val="Heading2"/>
        <w:pageBreakBefore/>
        <w:ind w:left="578" w:hanging="578"/>
      </w:pPr>
      <w:bookmarkStart w:id="161" w:name="_Ref109974256"/>
      <w:bookmarkStart w:id="162" w:name="_Toc152758524"/>
      <w:r w:rsidRPr="00D5649B">
        <w:lastRenderedPageBreak/>
        <w:t xml:space="preserve">Intergovernmental </w:t>
      </w:r>
      <w:r w:rsidR="00222E78" w:rsidRPr="00D5649B">
        <w:t xml:space="preserve">Panel </w:t>
      </w:r>
      <w:r w:rsidRPr="00D5649B">
        <w:t xml:space="preserve">on </w:t>
      </w:r>
      <w:r w:rsidR="00222E78" w:rsidRPr="00D5649B">
        <w:t>Climate Change (IPCC) Tier 2 Carbon Model</w:t>
      </w:r>
      <w:bookmarkEnd w:id="161"/>
      <w:bookmarkEnd w:id="162"/>
    </w:p>
    <w:p w14:paraId="414D3784" w14:textId="4A5798F8" w:rsidR="00634079" w:rsidRPr="00D5649B" w:rsidRDefault="00634079" w:rsidP="00634079">
      <w:pPr>
        <w:pStyle w:val="Caption"/>
        <w:spacing w:after="120"/>
      </w:pPr>
      <w:r w:rsidRPr="00D5649B">
        <w:t>(by R. Kröbel)</w:t>
      </w:r>
    </w:p>
    <w:p w14:paraId="00F5E27C" w14:textId="42714F8C" w:rsidR="00221346" w:rsidRPr="00D5649B" w:rsidRDefault="00221346" w:rsidP="00221346">
      <w:pPr>
        <w:rPr>
          <w:rFonts w:cstheme="minorHAnsi"/>
          <w:b/>
          <w:szCs w:val="24"/>
        </w:rPr>
      </w:pPr>
      <w:r w:rsidRPr="00D5649B">
        <w:rPr>
          <w:rFonts w:cstheme="minorHAnsi"/>
          <w:b/>
          <w:szCs w:val="24"/>
        </w:rPr>
        <w:t>Steady-State Method</w:t>
      </w:r>
    </w:p>
    <w:p w14:paraId="73FE5136" w14:textId="1307558C" w:rsidR="00221346" w:rsidRPr="00D5649B" w:rsidRDefault="00221346" w:rsidP="00221346">
      <w:pPr>
        <w:rPr>
          <w:rFonts w:cstheme="minorHAnsi"/>
          <w:szCs w:val="24"/>
        </w:rPr>
      </w:pPr>
      <w:r w:rsidRPr="00D5649B">
        <w:rPr>
          <w:rFonts w:cstheme="minorHAnsi"/>
          <w:szCs w:val="24"/>
        </w:rPr>
        <w:t xml:space="preserve">The Tier 2 steady-state method is a three sub-pool steady-state C model that provides an optional alternative method for estimating soil C stock changes in the 0-30 cm layer of mineral soils in </w:t>
      </w:r>
      <w:r w:rsidR="00F9564C" w:rsidRPr="00D5649B">
        <w:rPr>
          <w:rFonts w:cstheme="minorHAnsi"/>
          <w:szCs w:val="24"/>
        </w:rPr>
        <w:t>c</w:t>
      </w:r>
      <w:r w:rsidRPr="00D5649B">
        <w:rPr>
          <w:rFonts w:cstheme="minorHAnsi"/>
          <w:szCs w:val="24"/>
        </w:rPr>
        <w:t xml:space="preserve">ropland </w:t>
      </w:r>
      <w:r w:rsidR="00F9564C" w:rsidRPr="00D5649B">
        <w:rPr>
          <w:rFonts w:cstheme="minorHAnsi"/>
          <w:szCs w:val="24"/>
        </w:rPr>
        <w:t>r</w:t>
      </w:r>
      <w:r w:rsidRPr="00D5649B">
        <w:rPr>
          <w:rFonts w:cstheme="minorHAnsi"/>
          <w:szCs w:val="24"/>
        </w:rPr>
        <w:t xml:space="preserve">emaining </w:t>
      </w:r>
      <w:r w:rsidR="00F9564C" w:rsidRPr="00D5649B">
        <w:rPr>
          <w:rFonts w:cstheme="minorHAnsi"/>
          <w:szCs w:val="24"/>
        </w:rPr>
        <w:t>c</w:t>
      </w:r>
      <w:r w:rsidRPr="00D5649B">
        <w:rPr>
          <w:rFonts w:cstheme="minorHAnsi"/>
          <w:szCs w:val="24"/>
        </w:rPr>
        <w:t>ropland.</w:t>
      </w:r>
      <w:r w:rsidRPr="00D5649B">
        <w:rPr>
          <w:rStyle w:val="FootnoteReference"/>
          <w:rFonts w:cstheme="minorHAnsi"/>
          <w:szCs w:val="24"/>
        </w:rPr>
        <w:footnoteReference w:id="7"/>
      </w:r>
      <w:r w:rsidRPr="00D5649B">
        <w:rPr>
          <w:rFonts w:cstheme="minorHAnsi"/>
          <w:szCs w:val="24"/>
        </w:rPr>
        <w:t xml:space="preserve"> This Tier 2 steady-state method estimates </w:t>
      </w:r>
      <w:r w:rsidR="00C61D36" w:rsidRPr="00D5649B">
        <w:rPr>
          <w:rFonts w:cstheme="minorHAnsi"/>
          <w:szCs w:val="24"/>
        </w:rPr>
        <w:t xml:space="preserve">soil </w:t>
      </w:r>
      <w:r w:rsidRPr="00D5649B">
        <w:rPr>
          <w:rFonts w:cstheme="minorHAnsi"/>
          <w:szCs w:val="24"/>
        </w:rPr>
        <w:t xml:space="preserve">C stock changes from combinations of tillage and C-input management activities under conditions defined by the soil texture and the weather. </w:t>
      </w:r>
    </w:p>
    <w:p w14:paraId="5B710568" w14:textId="1B050360" w:rsidR="00221346" w:rsidRPr="00D5649B" w:rsidRDefault="00221346" w:rsidP="00221346">
      <w:pPr>
        <w:rPr>
          <w:rFonts w:cstheme="minorHAnsi"/>
          <w:szCs w:val="24"/>
        </w:rPr>
      </w:pPr>
      <w:r w:rsidRPr="00D5649B">
        <w:rPr>
          <w:rFonts w:cstheme="minorHAnsi"/>
          <w:szCs w:val="24"/>
        </w:rPr>
        <w:t xml:space="preserve">This is an approach with intermediate complexity between </w:t>
      </w:r>
      <w:r w:rsidR="00F9564C" w:rsidRPr="00D5649B">
        <w:rPr>
          <w:rFonts w:cstheme="minorHAnsi"/>
          <w:szCs w:val="24"/>
        </w:rPr>
        <w:t xml:space="preserve">the IPCC (2019) </w:t>
      </w:r>
      <w:r w:rsidRPr="00D5649B">
        <w:rPr>
          <w:rFonts w:cstheme="minorHAnsi"/>
          <w:szCs w:val="24"/>
        </w:rPr>
        <w:t>Tier 1 and Tier 3 methods, and is based on a steady-state solution to the three soil organic C sub-pools in the Century ecosystem model (Ogle et al. 2012; Parton et al. 1987; Paustian et al. 1997b).</w:t>
      </w:r>
      <w:r w:rsidR="00F9564C" w:rsidRPr="00D5649B">
        <w:rPr>
          <w:rFonts w:cstheme="minorHAnsi"/>
          <w:szCs w:val="24"/>
        </w:rPr>
        <w:t xml:space="preserve"> </w:t>
      </w:r>
      <w:r w:rsidRPr="00D5649B">
        <w:rPr>
          <w:rFonts w:cstheme="minorHAnsi"/>
          <w:szCs w:val="24"/>
        </w:rPr>
        <w:t>The Tier 2 steady-state method addresses more complexity in soil C dynamics than Tier 1 or Tier 2 using default equations, by subdividing soil organic C into three separate sub-pools with fast (</w:t>
      </w:r>
      <w:r w:rsidR="00F9564C" w:rsidRPr="00D5649B">
        <w:rPr>
          <w:rFonts w:cstheme="minorHAnsi"/>
          <w:szCs w:val="24"/>
        </w:rPr>
        <w:t>a</w:t>
      </w:r>
      <w:r w:rsidRPr="00D5649B">
        <w:rPr>
          <w:rFonts w:cstheme="minorHAnsi"/>
          <w:szCs w:val="24"/>
        </w:rPr>
        <w:t>ctive sub-pool), intermediate (</w:t>
      </w:r>
      <w:r w:rsidR="00F9564C" w:rsidRPr="00D5649B">
        <w:rPr>
          <w:rFonts w:cstheme="minorHAnsi"/>
          <w:szCs w:val="24"/>
        </w:rPr>
        <w:t>s</w:t>
      </w:r>
      <w:r w:rsidRPr="00D5649B">
        <w:rPr>
          <w:rFonts w:cstheme="minorHAnsi"/>
          <w:szCs w:val="24"/>
        </w:rPr>
        <w:t>low sub-pool), and long turnover times (</w:t>
      </w:r>
      <w:r w:rsidR="00F9564C" w:rsidRPr="00D5649B">
        <w:rPr>
          <w:rFonts w:cstheme="minorHAnsi"/>
          <w:szCs w:val="24"/>
        </w:rPr>
        <w:t>p</w:t>
      </w:r>
      <w:r w:rsidRPr="00D5649B">
        <w:rPr>
          <w:rFonts w:cstheme="minorHAnsi"/>
          <w:szCs w:val="24"/>
        </w:rPr>
        <w:t xml:space="preserve">assive sub-pool). The turnover time of C within each sub-pool determines the length of time that C remains in the soil. The Tier 2 steady-state method incorporates spatial and temporal variation in climate, organic </w:t>
      </w:r>
      <w:r w:rsidR="00F87823">
        <w:rPr>
          <w:rFonts w:cstheme="minorHAnsi"/>
        </w:rPr>
        <w:t>C</w:t>
      </w:r>
      <w:r w:rsidR="00866B3E" w:rsidRPr="00D5649B" w:rsidDel="00866B3E">
        <w:rPr>
          <w:rFonts w:cstheme="minorHAnsi"/>
          <w:szCs w:val="24"/>
        </w:rPr>
        <w:t xml:space="preserve"> </w:t>
      </w:r>
      <w:r w:rsidRPr="00D5649B">
        <w:rPr>
          <w:rFonts w:cstheme="minorHAnsi"/>
          <w:szCs w:val="24"/>
        </w:rPr>
        <w:t xml:space="preserve">inputs to soils, soil properties and management practices. See </w:t>
      </w:r>
      <w:r w:rsidR="006B465B" w:rsidRPr="00711BFF">
        <w:rPr>
          <w:rFonts w:cstheme="minorHAnsi"/>
          <w:b/>
          <w:szCs w:val="24"/>
        </w:rPr>
        <w:t>section</w:t>
      </w:r>
      <w:r w:rsidR="00F9564C" w:rsidRPr="00711BFF">
        <w:rPr>
          <w:rFonts w:cstheme="minorHAnsi"/>
          <w:b/>
          <w:szCs w:val="24"/>
        </w:rPr>
        <w:t xml:space="preserve"> </w:t>
      </w:r>
      <w:r w:rsidR="00C52D48" w:rsidRPr="00711BFF">
        <w:rPr>
          <w:rFonts w:cstheme="minorHAnsi"/>
          <w:b/>
          <w:szCs w:val="24"/>
        </w:rPr>
        <w:fldChar w:fldCharType="begin"/>
      </w:r>
      <w:r w:rsidR="00C52D48" w:rsidRPr="00711BFF">
        <w:rPr>
          <w:rFonts w:cstheme="minorHAnsi"/>
          <w:b/>
          <w:szCs w:val="24"/>
        </w:rPr>
        <w:instrText xml:space="preserve"> REF _Ref93335294 \r \h </w:instrText>
      </w:r>
      <w:r w:rsidR="00711BFF">
        <w:rPr>
          <w:rFonts w:cstheme="minorHAnsi"/>
          <w:b/>
          <w:szCs w:val="24"/>
        </w:rPr>
        <w:instrText xml:space="preserve"> \* MERGEFORMAT </w:instrText>
      </w:r>
      <w:r w:rsidR="00C52D48" w:rsidRPr="00711BFF">
        <w:rPr>
          <w:rFonts w:cstheme="minorHAnsi"/>
          <w:b/>
          <w:szCs w:val="24"/>
        </w:rPr>
      </w:r>
      <w:r w:rsidR="00C52D48" w:rsidRPr="00711BFF">
        <w:rPr>
          <w:rFonts w:cstheme="minorHAnsi"/>
          <w:b/>
          <w:szCs w:val="24"/>
        </w:rPr>
        <w:fldChar w:fldCharType="separate"/>
      </w:r>
      <w:r w:rsidR="001E676E">
        <w:rPr>
          <w:rFonts w:cstheme="minorHAnsi"/>
          <w:b/>
          <w:szCs w:val="24"/>
        </w:rPr>
        <w:t>2.2.1</w:t>
      </w:r>
      <w:r w:rsidR="00C52D48" w:rsidRPr="00711BFF">
        <w:rPr>
          <w:rFonts w:cstheme="minorHAnsi"/>
          <w:b/>
          <w:szCs w:val="24"/>
        </w:rPr>
        <w:fldChar w:fldCharType="end"/>
      </w:r>
      <w:r w:rsidR="006B465B" w:rsidRPr="00D5649B">
        <w:rPr>
          <w:rFonts w:cstheme="minorHAnsi"/>
          <w:szCs w:val="24"/>
        </w:rPr>
        <w:t xml:space="preserve"> </w:t>
      </w:r>
      <w:r w:rsidR="00F9564C" w:rsidRPr="00D5649B">
        <w:rPr>
          <w:rFonts w:cstheme="minorHAnsi"/>
          <w:szCs w:val="24"/>
        </w:rPr>
        <w:t>(derived from IPCC 2019)</w:t>
      </w:r>
      <w:r w:rsidRPr="00D5649B">
        <w:rPr>
          <w:rFonts w:cstheme="minorHAnsi"/>
          <w:szCs w:val="24"/>
        </w:rPr>
        <w:t xml:space="preserve"> for more information about the </w:t>
      </w:r>
      <w:r w:rsidR="001331FC" w:rsidRPr="00D5649B">
        <w:rPr>
          <w:rFonts w:cstheme="minorHAnsi"/>
          <w:szCs w:val="24"/>
        </w:rPr>
        <w:t xml:space="preserve">Tier 2 </w:t>
      </w:r>
      <w:r w:rsidRPr="00D5649B">
        <w:rPr>
          <w:rFonts w:cstheme="minorHAnsi"/>
          <w:szCs w:val="24"/>
        </w:rPr>
        <w:t>method.</w:t>
      </w:r>
    </w:p>
    <w:p w14:paraId="26802CFE" w14:textId="1C9D6B52" w:rsidR="00221346" w:rsidRPr="00D5649B" w:rsidRDefault="00F9564C" w:rsidP="008A7F5F">
      <w:pPr>
        <w:pStyle w:val="Heading3"/>
      </w:pPr>
      <w:bookmarkStart w:id="163" w:name="_Ref93335294"/>
      <w:bookmarkStart w:id="164" w:name="_Toc152758525"/>
      <w:r w:rsidRPr="00D5649B">
        <w:t>Description of the Tier 2 steady state method for estimating mineral soil organic carbon stock changes</w:t>
      </w:r>
      <w:bookmarkEnd w:id="163"/>
      <w:bookmarkEnd w:id="164"/>
    </w:p>
    <w:p w14:paraId="1E4ADA0D" w14:textId="397458B4" w:rsidR="00221346" w:rsidRPr="00D5649B" w:rsidRDefault="00221346" w:rsidP="00221346">
      <w:pPr>
        <w:rPr>
          <w:rFonts w:cstheme="minorHAnsi"/>
          <w:szCs w:val="24"/>
        </w:rPr>
      </w:pPr>
      <w:r w:rsidRPr="00D5649B">
        <w:rPr>
          <w:rFonts w:cstheme="minorHAnsi"/>
          <w:szCs w:val="24"/>
        </w:rPr>
        <w:t>The Tier 2 steady-state method is adapted from the Century Ecosystem Model (Parton et al. 1987) and estimates changes in soil organic C for the top 30</w:t>
      </w:r>
      <w:r w:rsidR="001331FC" w:rsidRPr="00D5649B">
        <w:rPr>
          <w:rFonts w:cstheme="minorHAnsi"/>
          <w:szCs w:val="24"/>
        </w:rPr>
        <w:t xml:space="preserve"> </w:t>
      </w:r>
      <w:r w:rsidRPr="00D5649B">
        <w:rPr>
          <w:rFonts w:cstheme="minorHAnsi"/>
          <w:szCs w:val="24"/>
        </w:rPr>
        <w:t xml:space="preserve">cm of the soil profile. In this model, the stock of the soil </w:t>
      </w:r>
      <w:r w:rsidR="00C61D36" w:rsidRPr="00D5649B">
        <w:rPr>
          <w:rFonts w:cstheme="minorHAnsi"/>
          <w:szCs w:val="24"/>
        </w:rPr>
        <w:t xml:space="preserve">C </w:t>
      </w:r>
      <w:r w:rsidRPr="00D5649B">
        <w:rPr>
          <w:rFonts w:cstheme="minorHAnsi"/>
          <w:szCs w:val="24"/>
        </w:rPr>
        <w:t xml:space="preserve">sub-pools is initialised by running the model with climate and </w:t>
      </w:r>
      <w:r w:rsidR="00A34723" w:rsidRPr="00D5649B">
        <w:rPr>
          <w:rFonts w:cstheme="minorHAnsi"/>
          <w:szCs w:val="24"/>
        </w:rPr>
        <w:t xml:space="preserve">C </w:t>
      </w:r>
      <w:r w:rsidRPr="00D5649B">
        <w:rPr>
          <w:rFonts w:cstheme="minorHAnsi"/>
          <w:szCs w:val="24"/>
        </w:rPr>
        <w:t>input data associated for a period of 5-20 years prior to the start of the inventory (or longer if data are available). A proportion of biomass C (C input to the soil) is transferred to soil litter, and then divided into fraction, β, that goes to metabolic components with the remaining frac</w:t>
      </w:r>
      <w:r w:rsidR="001331FC" w:rsidRPr="00D5649B">
        <w:rPr>
          <w:rFonts w:cstheme="minorHAnsi"/>
          <w:szCs w:val="24"/>
        </w:rPr>
        <w:t>t</w:t>
      </w:r>
      <w:r w:rsidRPr="00D5649B">
        <w:rPr>
          <w:rFonts w:cstheme="minorHAnsi"/>
          <w:szCs w:val="24"/>
        </w:rPr>
        <w:t>ion (</w:t>
      </w:r>
      <w:proofErr w:type="spellStart"/>
      <w:r w:rsidRPr="00D5649B">
        <w:rPr>
          <w:rFonts w:cstheme="minorHAnsi"/>
          <w:szCs w:val="24"/>
        </w:rPr>
        <w:t>C</w:t>
      </w:r>
      <w:r w:rsidRPr="006D703D">
        <w:rPr>
          <w:rFonts w:cstheme="minorHAnsi"/>
          <w:szCs w:val="24"/>
          <w:vertAlign w:val="subscript"/>
        </w:rPr>
        <w:t>input</w:t>
      </w:r>
      <w:proofErr w:type="spellEnd"/>
      <w:r w:rsidR="004C5A59">
        <w:rPr>
          <w:rFonts w:cstheme="minorHAnsi"/>
          <w:szCs w:val="24"/>
          <w:vertAlign w:val="subscript"/>
        </w:rPr>
        <w:t xml:space="preserve"> </w:t>
      </w:r>
      <w:r w:rsidRPr="00D5649B">
        <w:rPr>
          <w:rFonts w:cstheme="minorHAnsi"/>
          <w:szCs w:val="24"/>
        </w:rPr>
        <w:t>-</w:t>
      </w:r>
      <w:r w:rsidR="004C5A59">
        <w:rPr>
          <w:rFonts w:cstheme="minorHAnsi"/>
          <w:szCs w:val="24"/>
        </w:rPr>
        <w:t xml:space="preserve"> </w:t>
      </w:r>
      <w:r w:rsidRPr="00D5649B">
        <w:rPr>
          <w:rFonts w:cstheme="minorHAnsi"/>
          <w:szCs w:val="24"/>
        </w:rPr>
        <w:t>β) going to structural components</w:t>
      </w:r>
      <w:r w:rsidRPr="00D5649B">
        <w:rPr>
          <w:rStyle w:val="FootnoteReference"/>
          <w:rFonts w:cstheme="minorHAnsi"/>
          <w:szCs w:val="24"/>
        </w:rPr>
        <w:footnoteReference w:id="8"/>
      </w:r>
      <w:r w:rsidRPr="00D5649B">
        <w:rPr>
          <w:rFonts w:cstheme="minorHAnsi"/>
          <w:szCs w:val="24"/>
        </w:rPr>
        <w:t xml:space="preserve">. The structural component is composed of more recalcitrant, </w:t>
      </w:r>
      <w:proofErr w:type="spellStart"/>
      <w:r w:rsidRPr="00D5649B">
        <w:rPr>
          <w:rFonts w:cstheme="minorHAnsi"/>
          <w:szCs w:val="24"/>
        </w:rPr>
        <w:t>ligno</w:t>
      </w:r>
      <w:proofErr w:type="spellEnd"/>
      <w:r w:rsidRPr="00D5649B">
        <w:rPr>
          <w:rFonts w:cstheme="minorHAnsi"/>
          <w:szCs w:val="24"/>
        </w:rPr>
        <w:t xml:space="preserve">-cellulose plant materials. The metabolic component is composed of more readily decomposed organic matter. Decomposition products are transferred according to calculated fractional transfer coefficients (f1 to f8) to and between three soil organic matter sub-pools, active, slow and passive. The active sub-pool is microbial (bacteria and fungi) biomass and associated metabolites with a rapid turnover (months to years), the slow sub-pool has intermediate stability and turnover (decades), and the passive sub-pool is mineral-protected C and </w:t>
      </w:r>
      <w:r w:rsidRPr="00D5649B">
        <w:rPr>
          <w:rFonts w:cstheme="minorHAnsi"/>
          <w:szCs w:val="24"/>
        </w:rPr>
        <w:lastRenderedPageBreak/>
        <w:t xml:space="preserve">microbial decomposition products with long turnover times (centuries). Irrespective of the turnover time the approach is used to estimate the stock of each sub-pool and how they change over time. The total soil organic </w:t>
      </w:r>
      <w:r w:rsidR="001331FC" w:rsidRPr="00D5649B">
        <w:rPr>
          <w:rFonts w:cstheme="minorHAnsi"/>
          <w:szCs w:val="24"/>
        </w:rPr>
        <w:t xml:space="preserve">C </w:t>
      </w:r>
      <w:r w:rsidRPr="00D5649B">
        <w:rPr>
          <w:rFonts w:cstheme="minorHAnsi"/>
          <w:szCs w:val="24"/>
        </w:rPr>
        <w:t>stock and stock change is calculated as the sum of the values derived for each sub-pool</w:t>
      </w:r>
      <w:r w:rsidR="00CB2CF3" w:rsidRPr="00D5649B">
        <w:rPr>
          <w:rFonts w:cstheme="minorHAnsi"/>
          <w:szCs w:val="24"/>
        </w:rPr>
        <w:t xml:space="preserve"> (Text from IPCC (2019, Box 5.1B)</w:t>
      </w:r>
    </w:p>
    <w:p w14:paraId="3F23DF81" w14:textId="77777777" w:rsidR="00456F82" w:rsidRPr="00D5649B" w:rsidRDefault="00221346" w:rsidP="006B465B">
      <w:pPr>
        <w:keepNext/>
        <w:jc w:val="center"/>
      </w:pPr>
      <w:r w:rsidRPr="00D5649B">
        <w:rPr>
          <w:rFonts w:cstheme="minorHAnsi"/>
          <w:noProof/>
          <w:lang w:eastAsia="en-CA"/>
        </w:rPr>
        <w:drawing>
          <wp:inline distT="0" distB="0" distL="0" distR="0" wp14:anchorId="0F5BDCFB" wp14:editId="75F24121">
            <wp:extent cx="5303520" cy="498214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3520" cy="4982147"/>
                    </a:xfrm>
                    <a:prstGeom prst="rect">
                      <a:avLst/>
                    </a:prstGeom>
                    <a:noFill/>
                    <a:ln>
                      <a:noFill/>
                    </a:ln>
                  </pic:spPr>
                </pic:pic>
              </a:graphicData>
            </a:graphic>
          </wp:inline>
        </w:drawing>
      </w:r>
    </w:p>
    <w:p w14:paraId="389BED07" w14:textId="65E5D989" w:rsidR="00221346" w:rsidRPr="00D5649B" w:rsidRDefault="00456F82" w:rsidP="003F36F6">
      <w:pPr>
        <w:pStyle w:val="Caption"/>
        <w:jc w:val="center"/>
        <w:rPr>
          <w:rFonts w:cstheme="minorHAnsi"/>
        </w:rPr>
      </w:pPr>
      <w:bookmarkStart w:id="165" w:name="_Ref133927852"/>
      <w:r w:rsidRPr="00C11D71">
        <w:rPr>
          <w:b/>
          <w:bCs w:val="0"/>
        </w:rPr>
        <w:t xml:space="preserve">Figure </w:t>
      </w:r>
      <w:r w:rsidR="009472C5" w:rsidRPr="00C11D71">
        <w:rPr>
          <w:b/>
          <w:bCs w:val="0"/>
        </w:rPr>
        <w:fldChar w:fldCharType="begin"/>
      </w:r>
      <w:r w:rsidR="009472C5" w:rsidRPr="00C11D71">
        <w:rPr>
          <w:b/>
          <w:bCs w:val="0"/>
        </w:rPr>
        <w:instrText xml:space="preserve"> SEQ Figure \* ARABIC </w:instrText>
      </w:r>
      <w:r w:rsidR="009472C5" w:rsidRPr="00C11D71">
        <w:rPr>
          <w:b/>
          <w:bCs w:val="0"/>
        </w:rPr>
        <w:fldChar w:fldCharType="separate"/>
      </w:r>
      <w:r w:rsidR="00931061" w:rsidRPr="00C11D71">
        <w:rPr>
          <w:b/>
          <w:bCs w:val="0"/>
          <w:noProof/>
        </w:rPr>
        <w:t>1</w:t>
      </w:r>
      <w:r w:rsidR="009472C5" w:rsidRPr="00C11D71">
        <w:rPr>
          <w:b/>
          <w:bCs w:val="0"/>
          <w:noProof/>
        </w:rPr>
        <w:fldChar w:fldCharType="end"/>
      </w:r>
      <w:bookmarkEnd w:id="165"/>
      <w:r w:rsidRPr="00C11D71">
        <w:rPr>
          <w:b/>
          <w:bCs w:val="0"/>
        </w:rPr>
        <w:t>.</w:t>
      </w:r>
      <w:r w:rsidRPr="00D5649B">
        <w:t xml:space="preserve"> </w:t>
      </w:r>
      <w:r w:rsidR="003F36F6" w:rsidRPr="00D5649B">
        <w:t>Overview of the IPCC Tier 2 steady state method. Source: IPCC (2019)</w:t>
      </w:r>
    </w:p>
    <w:p w14:paraId="50E10A3F" w14:textId="09253FA5" w:rsidR="00221346" w:rsidRPr="00D5649B" w:rsidRDefault="00221346" w:rsidP="00221346">
      <w:pPr>
        <w:rPr>
          <w:rFonts w:cstheme="minorHAnsi"/>
        </w:rPr>
      </w:pPr>
      <w:r w:rsidRPr="00D5649B">
        <w:rPr>
          <w:rFonts w:cstheme="minorHAnsi"/>
        </w:rPr>
        <w:t xml:space="preserve">Decomposition rates for sub-pools depend on the decay rate constants, temperature effects, and moisture effects. Decomposition of the active and slow sub-pools is also influenced by the soil texture (sand content) and tillage practice. Sub-pools with longer turnover times imply that the C remains in the soil for more years before the organic matter is decomposed and </w:t>
      </w:r>
      <w:r w:rsidR="00F87823">
        <w:rPr>
          <w:rFonts w:cstheme="minorHAnsi"/>
        </w:rPr>
        <w:t>C</w:t>
      </w:r>
      <w:r w:rsidR="00866B3E" w:rsidRPr="00D5649B" w:rsidDel="00866B3E">
        <w:rPr>
          <w:rFonts w:cstheme="minorHAnsi"/>
        </w:rPr>
        <w:t xml:space="preserve"> </w:t>
      </w:r>
      <w:r w:rsidRPr="00D5649B">
        <w:rPr>
          <w:rFonts w:cstheme="minorHAnsi"/>
        </w:rPr>
        <w:t>is respired as CO</w:t>
      </w:r>
      <w:r w:rsidRPr="00D5649B">
        <w:rPr>
          <w:rFonts w:cstheme="minorHAnsi"/>
          <w:vertAlign w:val="subscript"/>
        </w:rPr>
        <w:t>2</w:t>
      </w:r>
      <w:r w:rsidRPr="00D5649B">
        <w:rPr>
          <w:rFonts w:cstheme="minorHAnsi"/>
        </w:rPr>
        <w:t xml:space="preserve"> by the soil decomposer community. As decomposition occurs in each sub-pool, some of the decomposing C is transferred to other sub-pools and components (arrows in the diagram) and some of the C is converted into CO</w:t>
      </w:r>
      <w:r w:rsidRPr="00D5649B">
        <w:rPr>
          <w:rFonts w:cstheme="minorHAnsi"/>
          <w:vertAlign w:val="subscript"/>
        </w:rPr>
        <w:t>2</w:t>
      </w:r>
      <w:r w:rsidRPr="00D5649B">
        <w:rPr>
          <w:rFonts w:cstheme="minorHAnsi"/>
        </w:rPr>
        <w:t xml:space="preserve"> and lost from the soil (not identified with arrows). The transfer of C to the next sub-pool or component at steady state is determined by the transfer coefficients (f). Higher transfer coefficients imply that more of the C is transferred to the next sub-pool or component rather than converted into </w:t>
      </w:r>
      <w:r w:rsidRPr="00D5649B">
        <w:rPr>
          <w:rFonts w:cstheme="minorHAnsi"/>
        </w:rPr>
        <w:lastRenderedPageBreak/>
        <w:t>CO</w:t>
      </w:r>
      <w:r w:rsidRPr="00D5649B">
        <w:rPr>
          <w:rFonts w:cstheme="minorHAnsi"/>
          <w:vertAlign w:val="subscript"/>
        </w:rPr>
        <w:t>2</w:t>
      </w:r>
      <w:r w:rsidRPr="00D5649B">
        <w:rPr>
          <w:rFonts w:cstheme="minorHAnsi"/>
        </w:rPr>
        <w:t>. The steady-state solution for this model is discussed further in Paustian et al. (1997) and Ogle et al. (2012).</w:t>
      </w:r>
    </w:p>
    <w:p w14:paraId="5D0864F7" w14:textId="5EC2D447" w:rsidR="00221346" w:rsidRPr="00D5649B" w:rsidRDefault="00221346" w:rsidP="00221346">
      <w:pPr>
        <w:rPr>
          <w:rFonts w:cstheme="minorHAnsi"/>
        </w:rPr>
      </w:pPr>
      <w:r w:rsidRPr="00D5649B">
        <w:rPr>
          <w:rFonts w:cstheme="minorHAnsi"/>
        </w:rPr>
        <w:t>The land base is stratified as fine as possible to include the spatial variation in climate, soil properties, irrigation, and tillage practices. Each grid cell or region would contain a single combination of climate, soil properties and tillage practices and have an area of land assigned to the unit. Within each grid cell or region, the compiler will determine the C input using country-specific equations, or alternatively a generic equation can be used (Equation 5.0</w:t>
      </w:r>
      <w:r w:rsidR="00432259" w:rsidRPr="00D5649B">
        <w:rPr>
          <w:rFonts w:cstheme="minorHAnsi"/>
        </w:rPr>
        <w:t>H</w:t>
      </w:r>
      <w:r w:rsidR="001D6254" w:rsidRPr="00D5649B">
        <w:rPr>
          <w:rFonts w:cstheme="minorHAnsi"/>
        </w:rPr>
        <w:t xml:space="preserve"> in IPCC (2019 – see </w:t>
      </w:r>
      <w:r w:rsidR="001D6254" w:rsidRPr="00D5649B">
        <w:rPr>
          <w:rFonts w:cstheme="minorHAnsi"/>
        </w:rPr>
        <w:fldChar w:fldCharType="begin"/>
      </w:r>
      <w:r w:rsidR="001D6254" w:rsidRPr="00D5649B">
        <w:rPr>
          <w:rFonts w:cstheme="minorHAnsi"/>
        </w:rPr>
        <w:instrText xml:space="preserve"> REF RAGt_IPCCTier2_Eq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1D6254" w:rsidRPr="00D5649B">
        <w:rPr>
          <w:b/>
        </w:rPr>
        <w:t xml:space="preserve">Eq. </w:t>
      </w:r>
      <w:r w:rsidR="001D6254" w:rsidRPr="00D5649B">
        <w:rPr>
          <w:b/>
          <w:noProof/>
        </w:rPr>
        <w:t>2.2.2</w:t>
      </w:r>
      <w:r w:rsidR="001D6254" w:rsidRPr="00D5649B">
        <w:rPr>
          <w:b/>
        </w:rPr>
        <w:noBreakHyphen/>
      </w:r>
      <w:r w:rsidR="001D6254" w:rsidRPr="00D5649B">
        <w:rPr>
          <w:b/>
          <w:noProof/>
        </w:rPr>
        <w:t>1</w:t>
      </w:r>
      <w:r w:rsidR="001D6254" w:rsidRPr="00D5649B">
        <w:rPr>
          <w:rFonts w:cstheme="minorHAnsi"/>
        </w:rPr>
        <w:fldChar w:fldCharType="end"/>
      </w:r>
      <w:r w:rsidR="001D6254" w:rsidRPr="00D5649B">
        <w:rPr>
          <w:rFonts w:cstheme="minorHAnsi"/>
        </w:rPr>
        <w:t xml:space="preserve"> to </w:t>
      </w:r>
      <w:r w:rsidR="001D6254" w:rsidRPr="00D5649B">
        <w:rPr>
          <w:rFonts w:cstheme="minorHAnsi"/>
        </w:rPr>
        <w:fldChar w:fldCharType="begin"/>
      </w:r>
      <w:r w:rsidR="001D6254" w:rsidRPr="00D5649B">
        <w:rPr>
          <w:rFonts w:cstheme="minorHAnsi"/>
        </w:rPr>
        <w:instrText xml:space="preserve"> REF CInput_IPCCTier2_Eq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1D6254" w:rsidRPr="00D5649B">
        <w:rPr>
          <w:b/>
        </w:rPr>
        <w:t xml:space="preserve">Eq. </w:t>
      </w:r>
      <w:r w:rsidR="001D6254" w:rsidRPr="00D5649B">
        <w:rPr>
          <w:b/>
          <w:noProof/>
        </w:rPr>
        <w:t>2.2.2</w:t>
      </w:r>
      <w:r w:rsidR="001D6254" w:rsidRPr="00D5649B">
        <w:rPr>
          <w:b/>
        </w:rPr>
        <w:noBreakHyphen/>
      </w:r>
      <w:r w:rsidR="001D6254" w:rsidRPr="00D5649B">
        <w:rPr>
          <w:b/>
          <w:noProof/>
        </w:rPr>
        <w:t>5</w:t>
      </w:r>
      <w:r w:rsidR="001D6254" w:rsidRPr="00D5649B">
        <w:rPr>
          <w:rFonts w:cstheme="minorHAnsi"/>
        </w:rPr>
        <w:fldChar w:fldCharType="end"/>
      </w:r>
      <w:r w:rsidR="006B465B" w:rsidRPr="00D5649B">
        <w:rPr>
          <w:rFonts w:cstheme="minorHAnsi"/>
        </w:rPr>
        <w:t xml:space="preserve"> below</w:t>
      </w:r>
      <w:r w:rsidRPr="00D5649B">
        <w:rPr>
          <w:rFonts w:cstheme="minorHAnsi"/>
        </w:rPr>
        <w:t xml:space="preserve">). Compilers will also need values for the parameters defining the quality of the C input (lignin and </w:t>
      </w:r>
      <w:r w:rsidR="003C2449">
        <w:rPr>
          <w:rFonts w:cstheme="minorHAnsi"/>
        </w:rPr>
        <w:t>N</w:t>
      </w:r>
      <w:r w:rsidR="003C2449" w:rsidRPr="00D5649B">
        <w:rPr>
          <w:rFonts w:cstheme="minorHAnsi"/>
        </w:rPr>
        <w:t xml:space="preserve"> </w:t>
      </w:r>
      <w:r w:rsidRPr="00D5649B">
        <w:rPr>
          <w:rFonts w:cstheme="minorHAnsi"/>
        </w:rPr>
        <w:t>content) or use generic values available in Tables 5.5</w:t>
      </w:r>
      <w:r w:rsidR="00432259" w:rsidRPr="00D5649B">
        <w:rPr>
          <w:rFonts w:cstheme="minorHAnsi"/>
        </w:rPr>
        <w:t>B</w:t>
      </w:r>
      <w:r w:rsidRPr="00D5649B">
        <w:rPr>
          <w:rFonts w:cstheme="minorHAnsi"/>
        </w:rPr>
        <w:t xml:space="preserve"> and 5.5</w:t>
      </w:r>
      <w:r w:rsidR="00432259" w:rsidRPr="00D5649B">
        <w:rPr>
          <w:rFonts w:cstheme="minorHAnsi"/>
        </w:rPr>
        <w:t>C</w:t>
      </w:r>
      <w:r w:rsidR="006B465B" w:rsidRPr="00D5649B">
        <w:rPr>
          <w:rFonts w:cstheme="minorHAnsi"/>
        </w:rPr>
        <w:t xml:space="preserve"> in IPCC (2019)</w:t>
      </w:r>
      <w:r w:rsidR="00432259" w:rsidRPr="00D5649B">
        <w:rPr>
          <w:rFonts w:cstheme="minorHAnsi"/>
        </w:rPr>
        <w:t xml:space="preserve"> (see </w:t>
      </w:r>
      <w:r w:rsidR="006B465B" w:rsidRPr="00494884">
        <w:rPr>
          <w:rFonts w:cstheme="minorHAnsi"/>
          <w:b/>
        </w:rPr>
        <w:fldChar w:fldCharType="begin"/>
      </w:r>
      <w:r w:rsidR="006B465B" w:rsidRPr="00494884">
        <w:rPr>
          <w:rFonts w:cstheme="minorHAnsi"/>
          <w:b/>
        </w:rPr>
        <w:instrText xml:space="preserve"> REF _Ref93336067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9</w:t>
      </w:r>
      <w:r w:rsidR="006B465B" w:rsidRPr="00494884">
        <w:rPr>
          <w:rFonts w:cstheme="minorHAnsi"/>
          <w:b/>
        </w:rPr>
        <w:fldChar w:fldCharType="end"/>
      </w:r>
      <w:r w:rsidR="006B465B" w:rsidRPr="00D5649B">
        <w:rPr>
          <w:rFonts w:cstheme="minorHAnsi"/>
        </w:rPr>
        <w:t xml:space="preserve"> and </w:t>
      </w:r>
      <w:r w:rsidR="006B465B" w:rsidRPr="00494884">
        <w:rPr>
          <w:rFonts w:cstheme="minorHAnsi"/>
          <w:b/>
        </w:rPr>
        <w:fldChar w:fldCharType="begin"/>
      </w:r>
      <w:r w:rsidR="006B465B" w:rsidRPr="00494884">
        <w:rPr>
          <w:rFonts w:cstheme="minorHAnsi"/>
          <w:b/>
        </w:rPr>
        <w:instrText xml:space="preserve"> REF _Ref93336070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10</w:t>
      </w:r>
      <w:r w:rsidR="006B465B" w:rsidRPr="00494884">
        <w:rPr>
          <w:rFonts w:cstheme="minorHAnsi"/>
          <w:b/>
        </w:rPr>
        <w:fldChar w:fldCharType="end"/>
      </w:r>
      <w:r w:rsidR="006B465B" w:rsidRPr="00D5649B">
        <w:rPr>
          <w:rFonts w:cstheme="minorHAnsi"/>
        </w:rPr>
        <w:t>)</w:t>
      </w:r>
      <w:r w:rsidRPr="00D5649B">
        <w:rPr>
          <w:rFonts w:cstheme="minorHAnsi"/>
        </w:rPr>
        <w:t>. The type of tillage applied within each grid cell or region will need to be compiled to determine the correct value for tillage parameter. Monthly average temperature, precipitation and potential evapotranspiration is needed for each grid cell or region.</w:t>
      </w:r>
    </w:p>
    <w:p w14:paraId="3D1F3836" w14:textId="77777777" w:rsidR="00221346" w:rsidRPr="00D5649B" w:rsidRDefault="00221346" w:rsidP="008A7F5F">
      <w:pPr>
        <w:pStyle w:val="Heading3"/>
        <w:rPr>
          <w:rFonts w:eastAsia="Arial"/>
        </w:rPr>
      </w:pPr>
      <w:bookmarkStart w:id="166" w:name="_Toc152758526"/>
      <w:r w:rsidRPr="00D5649B">
        <w:t>Estimation of C inputs</w:t>
      </w:r>
      <w:bookmarkEnd w:id="166"/>
    </w:p>
    <w:p w14:paraId="71BC402A" w14:textId="23BBEA09" w:rsidR="00221346" w:rsidRPr="00D5649B" w:rsidRDefault="00221346" w:rsidP="009076DA">
      <w:pPr>
        <w:pStyle w:val="Heading4"/>
      </w:pPr>
      <w:r w:rsidRPr="00D5649B">
        <w:t xml:space="preserve">For annual crops included in the </w:t>
      </w:r>
      <w:r w:rsidR="005C1A71" w:rsidRPr="00D5649B">
        <w:t>National Inventory Report (</w:t>
      </w:r>
      <w:r w:rsidRPr="00D5649B">
        <w:t>NIR</w:t>
      </w:r>
      <w:r w:rsidR="005C1A71" w:rsidRPr="00D5649B">
        <w:t>)</w:t>
      </w:r>
      <w:r w:rsidRPr="00D5649B">
        <w:t xml:space="preserve"> methodology</w:t>
      </w:r>
    </w:p>
    <w:p w14:paraId="5DF66F36" w14:textId="43BF4EC2" w:rsidR="00221346" w:rsidRPr="00D5649B" w:rsidRDefault="00000000" w:rsidP="00FA2202">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r>
          <m:rPr>
            <m:sty m:val="bi"/>
          </m:rPr>
          <w:rPr>
            <w:rFonts w:ascii="Cambria Math" w:hAnsi="Cambria Math" w:cstheme="minorHAnsi"/>
          </w:rPr>
          <m:t>=slope×</m:t>
        </m:r>
        <m:d>
          <m:dPr>
            <m:begChr m:val="["/>
            <m:endChr m:val="]"/>
            <m:ctrlPr>
              <w:rPr>
                <w:rFonts w:ascii="Cambria Math" w:hAnsi="Cambria Math" w:cstheme="minorHAnsi"/>
                <w:b/>
                <w:i/>
              </w:rPr>
            </m:ctrlPr>
          </m:dPr>
          <m:e>
            <m:d>
              <m:dPr>
                <m:ctrlPr>
                  <w:rPr>
                    <w:rFonts w:ascii="Cambria Math" w:hAnsi="Cambria Math" w:cstheme="minorHAnsi"/>
                    <w:b/>
                    <w:i/>
                  </w:rPr>
                </m:ctrlPr>
              </m:dPr>
              <m:e>
                <m:r>
                  <m:rPr>
                    <m:sty m:val="bi"/>
                  </m:rPr>
                  <w:rPr>
                    <w:rFonts w:ascii="Cambria Math" w:hAnsi="Cambria Math" w:cstheme="minorHAnsi"/>
                  </w:rPr>
                  <m:t>Yield/1000</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r>
          <m:rPr>
            <m:sty m:val="bi"/>
          </m:rPr>
          <w:rPr>
            <w:rFonts w:ascii="Cambria Math" w:hAnsi="Cambria Math" w:cstheme="minorHAnsi"/>
          </w:rPr>
          <m:t>+intercept</m:t>
        </m:r>
      </m:oMath>
      <w:r w:rsidR="005C1A71" w:rsidRPr="00D5649B">
        <w:rPr>
          <w:b/>
        </w:rPr>
        <w:t xml:space="preserve"> </w:t>
      </w:r>
      <w:r w:rsidR="005C1A71" w:rsidRPr="00D5649B">
        <w:rPr>
          <w:b/>
        </w:rPr>
        <w:tab/>
      </w:r>
      <w:bookmarkStart w:id="167" w:name="RAGt_IPCCTier2_Eq"/>
      <w:r w:rsidR="005C1A71"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167"/>
    </w:p>
    <w:p w14:paraId="05FE072F" w14:textId="522DAB45" w:rsidR="0053055E" w:rsidRPr="004A2CC9" w:rsidRDefault="0053055E" w:rsidP="004A2CC9">
      <w:pPr>
        <w:pStyle w:val="NoSpacing"/>
        <w:keepNext/>
        <w:tabs>
          <w:tab w:val="clear" w:pos="9360"/>
          <w:tab w:val="right" w:pos="10080"/>
        </w:tabs>
        <w:jc w:val="right"/>
        <w:rPr>
          <w:rFonts w:cstheme="minorHAnsi"/>
          <w:sz w:val="20"/>
        </w:rPr>
      </w:pPr>
      <w:r w:rsidRPr="00D5649B">
        <w:rPr>
          <w:b/>
        </w:rPr>
        <w:tab/>
      </w:r>
      <w:r w:rsidRPr="00D5649B">
        <w:rPr>
          <w:b/>
        </w:rPr>
        <w:tab/>
      </w:r>
      <w:r w:rsidRPr="004A2CC9">
        <w:rPr>
          <w:sz w:val="20"/>
        </w:rPr>
        <w:t>Thiagarajan et al. 2018, Eq. 1</w:t>
      </w:r>
    </w:p>
    <w:p w14:paraId="52155072" w14:textId="4074C84C" w:rsidR="00221346" w:rsidRPr="00D5649B" w:rsidRDefault="00494884" w:rsidP="00221346">
      <w:pPr>
        <w:pStyle w:val="Default"/>
        <w:rPr>
          <w:rFonts w:asciiTheme="minorHAnsi" w:hAnsiTheme="minorHAnsi" w:cstheme="minorHAnsi"/>
          <w:sz w:val="20"/>
          <w:szCs w:val="16"/>
        </w:rPr>
      </w:pPr>
      <w:r>
        <w:rPr>
          <w:rFonts w:asciiTheme="minorHAnsi" w:hAnsiTheme="minorHAnsi" w:cstheme="minorHAnsi"/>
          <w:sz w:val="20"/>
          <w:szCs w:val="16"/>
        </w:rPr>
        <w:t>w</w:t>
      </w:r>
      <w:r w:rsidR="00221346" w:rsidRPr="00D5649B">
        <w:rPr>
          <w:rFonts w:asciiTheme="minorHAnsi" w:hAnsiTheme="minorHAnsi" w:cstheme="minorHAnsi"/>
          <w:sz w:val="20"/>
          <w:szCs w:val="16"/>
        </w:rPr>
        <w:t xml:space="preserve">here: </w:t>
      </w:r>
    </w:p>
    <w:p w14:paraId="69B85DDF" w14:textId="3970FF71" w:rsidR="00A34723" w:rsidRPr="00D5649B" w:rsidRDefault="00A34723" w:rsidP="00C55662">
      <w:pPr>
        <w:pStyle w:val="NoSpacing"/>
        <w:tabs>
          <w:tab w:val="clear" w:pos="2880"/>
          <w:tab w:val="clear" w:pos="9360"/>
        </w:tabs>
        <w:spacing w:before="0"/>
        <w:ind w:left="2835" w:hanging="2835"/>
        <w:rPr>
          <w:rFonts w:cstheme="minorHAnsi"/>
          <w:sz w:val="20"/>
        </w:rPr>
      </w:pPr>
      <w:r w:rsidRPr="00D5649B">
        <w:rPr>
          <w:rFonts w:cstheme="minorHAnsi"/>
          <w:i/>
          <w:sz w:val="20"/>
          <w:szCs w:val="16"/>
        </w:rPr>
        <w:t>Rag(t)</w:t>
      </w:r>
      <w:r w:rsidRPr="00D5649B">
        <w:rPr>
          <w:rFonts w:cstheme="minorHAnsi"/>
          <w:i/>
          <w:sz w:val="20"/>
          <w:szCs w:val="16"/>
        </w:rPr>
        <w:tab/>
      </w:r>
      <w:r w:rsidRPr="00D5649B">
        <w:rPr>
          <w:rFonts w:cstheme="minorHAnsi"/>
          <w:sz w:val="20"/>
        </w:rPr>
        <w:t xml:space="preserve">Harvest ratio = ratio of </w:t>
      </w:r>
      <w:r w:rsidR="00DE5A5F" w:rsidRPr="00D5649B">
        <w:rPr>
          <w:rFonts w:cstheme="minorHAnsi"/>
          <w:sz w:val="20"/>
        </w:rPr>
        <w:t xml:space="preserve">harvested yield to </w:t>
      </w:r>
      <w:r w:rsidRPr="00D5649B">
        <w:rPr>
          <w:rFonts w:cstheme="minorHAnsi"/>
          <w:sz w:val="20"/>
        </w:rPr>
        <w:t xml:space="preserve">aboveground residue </w:t>
      </w:r>
      <w:r w:rsidR="00021B7F">
        <w:rPr>
          <w:rFonts w:cstheme="minorHAnsi"/>
          <w:sz w:val="20"/>
        </w:rPr>
        <w:t>DM</w:t>
      </w:r>
      <w:r w:rsidRPr="00D5649B">
        <w:rPr>
          <w:rFonts w:cstheme="minorHAnsi"/>
          <w:sz w:val="20"/>
        </w:rPr>
        <w:t xml:space="preserve"> (AG</w:t>
      </w:r>
      <w:r w:rsidRPr="00B92158">
        <w:rPr>
          <w:rFonts w:cstheme="minorHAnsi"/>
          <w:sz w:val="20"/>
          <w:vertAlign w:val="subscript"/>
        </w:rPr>
        <w:t>DM(T)</w:t>
      </w:r>
      <w:r w:rsidRPr="00D5649B">
        <w:rPr>
          <w:rFonts w:cstheme="minorHAnsi"/>
          <w:sz w:val="20"/>
        </w:rPr>
        <w:t>) for crop T (Crop</w:t>
      </w:r>
      <w:r w:rsidRPr="00B92158">
        <w:rPr>
          <w:rFonts w:cstheme="minorHAnsi"/>
          <w:sz w:val="20"/>
          <w:vertAlign w:val="subscript"/>
        </w:rPr>
        <w:t>(T)</w:t>
      </w:r>
      <w:r w:rsidR="00C6598F" w:rsidRPr="00D5649B">
        <w:rPr>
          <w:rFonts w:cstheme="minorHAnsi"/>
          <w:sz w:val="20"/>
        </w:rPr>
        <w:t>)</w:t>
      </w:r>
    </w:p>
    <w:p w14:paraId="16BBF97D" w14:textId="24D49C39"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slope</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445EDC3E" w14:textId="600E33C0"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intercept</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06341A55" w14:textId="47990A1E"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Yield</w:t>
      </w:r>
      <w:r w:rsidRPr="00D5649B">
        <w:rPr>
          <w:rFonts w:cstheme="minorHAnsi"/>
          <w:sz w:val="20"/>
        </w:rPr>
        <w:tab/>
      </w:r>
      <w:r w:rsidR="00A34723" w:rsidRPr="00D5649B">
        <w:rPr>
          <w:rFonts w:cstheme="minorHAnsi"/>
          <w:sz w:val="20"/>
        </w:rPr>
        <w:t>C</w:t>
      </w:r>
      <w:r w:rsidRPr="00D5649B">
        <w:rPr>
          <w:rFonts w:cstheme="minorHAnsi"/>
          <w:sz w:val="20"/>
        </w:rPr>
        <w:t>rop yield (</w:t>
      </w:r>
      <w:r w:rsidR="00C6598F" w:rsidRPr="00D5649B">
        <w:rPr>
          <w:rFonts w:cstheme="minorHAnsi"/>
          <w:sz w:val="20"/>
        </w:rPr>
        <w:t>t</w:t>
      </w:r>
      <w:r w:rsidRPr="00D5649B">
        <w:rPr>
          <w:rFonts w:cstheme="minorHAnsi"/>
          <w:sz w:val="20"/>
        </w:rPr>
        <w:t xml:space="preserve"> ha</w:t>
      </w:r>
      <w:r w:rsidRPr="00D5649B">
        <w:rPr>
          <w:rFonts w:cstheme="minorHAnsi"/>
          <w:sz w:val="20"/>
          <w:vertAlign w:val="superscript"/>
        </w:rPr>
        <w:t>-1</w:t>
      </w:r>
      <w:r w:rsidRPr="00D5649B">
        <w:rPr>
          <w:rFonts w:cstheme="minorHAnsi"/>
          <w:sz w:val="20"/>
        </w:rPr>
        <w:t>, default provided, user override)</w:t>
      </w:r>
    </w:p>
    <w:p w14:paraId="17E2E042" w14:textId="06106AA1" w:rsidR="00221346" w:rsidRPr="006C2A0A" w:rsidRDefault="00221346" w:rsidP="00C55662">
      <w:pPr>
        <w:pStyle w:val="NoSpacing"/>
        <w:tabs>
          <w:tab w:val="clear" w:pos="2880"/>
          <w:tab w:val="clear" w:pos="9360"/>
        </w:tabs>
        <w:spacing w:before="0"/>
        <w:ind w:left="2835" w:hanging="2835"/>
        <w:rPr>
          <w:rFonts w:cstheme="minorHAnsi"/>
          <w:sz w:val="20"/>
          <w:lang w:val="fr-CA"/>
        </w:rPr>
      </w:pPr>
      <w:proofErr w:type="spellStart"/>
      <w:r w:rsidRPr="006C2A0A">
        <w:rPr>
          <w:rFonts w:cstheme="minorHAnsi"/>
          <w:i/>
          <w:sz w:val="20"/>
          <w:lang w:val="fr-CA"/>
        </w:rPr>
        <w:t>moisture</w:t>
      </w:r>
      <w:r w:rsidRPr="006C2A0A">
        <w:rPr>
          <w:rFonts w:cstheme="minorHAnsi"/>
          <w:i/>
          <w:sz w:val="20"/>
          <w:vertAlign w:val="subscript"/>
          <w:lang w:val="fr-CA"/>
        </w:rPr>
        <w:t>content</w:t>
      </w:r>
      <w:proofErr w:type="spellEnd"/>
      <w:r w:rsidRPr="006C2A0A">
        <w:rPr>
          <w:rFonts w:cstheme="minorHAnsi"/>
          <w:i/>
          <w:sz w:val="20"/>
          <w:lang w:val="fr-CA"/>
        </w:rPr>
        <w:tab/>
      </w:r>
      <w:proofErr w:type="spellStart"/>
      <w:r w:rsidR="00A34723" w:rsidRPr="006C2A0A">
        <w:rPr>
          <w:rFonts w:cstheme="minorHAnsi"/>
          <w:sz w:val="20"/>
          <w:lang w:val="fr-CA"/>
        </w:rPr>
        <w:t>C</w:t>
      </w:r>
      <w:r w:rsidRPr="006C2A0A">
        <w:rPr>
          <w:rFonts w:cstheme="minorHAnsi"/>
          <w:sz w:val="20"/>
          <w:lang w:val="fr-CA"/>
        </w:rPr>
        <w:t>rop</w:t>
      </w:r>
      <w:proofErr w:type="spellEnd"/>
      <w:r w:rsidRPr="006C2A0A">
        <w:rPr>
          <w:rFonts w:cstheme="minorHAnsi"/>
          <w:sz w:val="20"/>
          <w:lang w:val="fr-CA"/>
        </w:rPr>
        <w:t xml:space="preserve"> </w:t>
      </w:r>
      <w:proofErr w:type="spellStart"/>
      <w:r w:rsidRPr="006C2A0A">
        <w:rPr>
          <w:rFonts w:cstheme="minorHAnsi"/>
          <w:sz w:val="20"/>
          <w:lang w:val="fr-CA"/>
        </w:rPr>
        <w:t>moisture</w:t>
      </w:r>
      <w:proofErr w:type="spellEnd"/>
      <w:r w:rsidRPr="006C2A0A">
        <w:rPr>
          <w:rFonts w:cstheme="minorHAnsi"/>
          <w:sz w:val="20"/>
          <w:lang w:val="fr-CA"/>
        </w:rPr>
        <w:t xml:space="preserve"> content (%)</w:t>
      </w:r>
      <w:r w:rsidR="00CD0DB5" w:rsidRPr="006C2A0A">
        <w:rPr>
          <w:rFonts w:cstheme="minorHAnsi"/>
          <w:sz w:val="20"/>
          <w:lang w:val="fr-CA"/>
        </w:rPr>
        <w:t xml:space="preserve"> (</w:t>
      </w:r>
      <w:r w:rsidR="00CD0DB5" w:rsidRPr="00C55662">
        <w:rPr>
          <w:rFonts w:cstheme="minorHAnsi"/>
          <w:b/>
          <w:sz w:val="20"/>
        </w:rPr>
        <w:fldChar w:fldCharType="begin"/>
      </w:r>
      <w:r w:rsidR="00CD0DB5" w:rsidRPr="006C2A0A">
        <w:rPr>
          <w:rFonts w:cstheme="minorHAnsi"/>
          <w:b/>
          <w:sz w:val="20"/>
          <w:lang w:val="fr-CA"/>
        </w:rPr>
        <w:instrText xml:space="preserve"> REF _Ref488329024 \h  \* MERGEFORMAT </w:instrText>
      </w:r>
      <w:r w:rsidR="00CD0DB5" w:rsidRPr="00C55662">
        <w:rPr>
          <w:rFonts w:cstheme="minorHAnsi"/>
          <w:b/>
          <w:sz w:val="20"/>
        </w:rPr>
      </w:r>
      <w:r w:rsidR="00CD0DB5" w:rsidRPr="00C55662">
        <w:rPr>
          <w:rFonts w:cstheme="minorHAnsi"/>
          <w:b/>
          <w:sz w:val="20"/>
        </w:rPr>
        <w:fldChar w:fldCharType="separate"/>
      </w:r>
      <w:r w:rsidR="001E676E" w:rsidRPr="001E676E">
        <w:rPr>
          <w:rFonts w:cstheme="minorHAnsi"/>
          <w:b/>
          <w:sz w:val="20"/>
          <w:lang w:val="fr-CA"/>
        </w:rPr>
        <w:t xml:space="preserve">Table </w:t>
      </w:r>
      <w:r w:rsidR="001E676E" w:rsidRPr="001E676E">
        <w:rPr>
          <w:rFonts w:cstheme="minorHAnsi"/>
          <w:b/>
          <w:noProof/>
          <w:sz w:val="20"/>
          <w:lang w:val="fr-CA"/>
        </w:rPr>
        <w:t>7</w:t>
      </w:r>
      <w:r w:rsidR="00CD0DB5" w:rsidRPr="00C55662">
        <w:rPr>
          <w:rFonts w:cstheme="minorHAnsi"/>
          <w:b/>
          <w:sz w:val="20"/>
        </w:rPr>
        <w:fldChar w:fldCharType="end"/>
      </w:r>
      <w:r w:rsidR="00CD0DB5" w:rsidRPr="006C2A0A">
        <w:rPr>
          <w:rFonts w:cstheme="minorHAnsi"/>
          <w:sz w:val="20"/>
          <w:lang w:val="fr-CA"/>
        </w:rPr>
        <w:t>)</w:t>
      </w:r>
    </w:p>
    <w:bookmarkStart w:id="168" w:name="_Ref109803158"/>
    <w:p w14:paraId="3146E063" w14:textId="0CEE1890" w:rsidR="00221346" w:rsidRPr="00254C30" w:rsidRDefault="00000000" w:rsidP="00FA2202">
      <w:pPr>
        <w:pStyle w:val="NoSpacing"/>
        <w:keepNext/>
        <w:tabs>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oMath>
      <w:r w:rsidR="005C1A71" w:rsidRPr="00254C30">
        <w:rPr>
          <w:rFonts w:cstheme="minorHAnsi"/>
          <w:b/>
        </w:rPr>
        <w:tab/>
      </w:r>
      <w:bookmarkStart w:id="169" w:name="AGDMt_IPCCTier2_Eq"/>
      <w:r w:rsidR="005C1A71" w:rsidRPr="00254C30">
        <w:rPr>
          <w:rFonts w:cstheme="minorHAnsi"/>
          <w:b/>
        </w:rPr>
        <w:t xml:space="preserve">Eq. </w:t>
      </w:r>
      <w:r w:rsidR="001977CC" w:rsidRPr="00254C30">
        <w:rPr>
          <w:rFonts w:cstheme="minorHAnsi"/>
          <w:b/>
        </w:rPr>
        <w:fldChar w:fldCharType="begin"/>
      </w:r>
      <w:r w:rsidR="001977CC" w:rsidRPr="00254C30">
        <w:rPr>
          <w:rFonts w:cstheme="minorHAnsi"/>
          <w:b/>
        </w:rPr>
        <w:instrText xml:space="preserve"> STYLEREF 3 \s </w:instrText>
      </w:r>
      <w:r w:rsidR="001977CC" w:rsidRPr="00254C30">
        <w:rPr>
          <w:rFonts w:cstheme="minorHAnsi"/>
          <w:b/>
        </w:rPr>
        <w:fldChar w:fldCharType="separate"/>
      </w:r>
      <w:r w:rsidR="001977CC" w:rsidRPr="00254C30">
        <w:rPr>
          <w:rFonts w:cstheme="minorHAnsi"/>
          <w:b/>
          <w:noProof/>
        </w:rPr>
        <w:t>2.2.2</w:t>
      </w:r>
      <w:r w:rsidR="001977CC" w:rsidRPr="00254C30">
        <w:rPr>
          <w:rFonts w:cstheme="minorHAnsi"/>
          <w:b/>
        </w:rPr>
        <w:fldChar w:fldCharType="end"/>
      </w:r>
      <w:r w:rsidR="001977CC" w:rsidRPr="00254C30">
        <w:rPr>
          <w:rFonts w:cstheme="minorHAnsi"/>
          <w:b/>
        </w:rPr>
        <w:noBreakHyphen/>
      </w:r>
      <w:r w:rsidR="001977CC" w:rsidRPr="00254C30">
        <w:rPr>
          <w:rFonts w:cstheme="minorHAnsi"/>
          <w:b/>
        </w:rPr>
        <w:fldChar w:fldCharType="begin"/>
      </w:r>
      <w:r w:rsidR="001977CC" w:rsidRPr="00254C30">
        <w:rPr>
          <w:rFonts w:cstheme="minorHAnsi"/>
          <w:b/>
        </w:rPr>
        <w:instrText xml:space="preserve"> SEQ Eq. \* ARABIC \s 3 </w:instrText>
      </w:r>
      <w:r w:rsidR="001977CC" w:rsidRPr="00254C30">
        <w:rPr>
          <w:rFonts w:cstheme="minorHAnsi"/>
          <w:b/>
        </w:rPr>
        <w:fldChar w:fldCharType="separate"/>
      </w:r>
      <w:r w:rsidR="001977CC" w:rsidRPr="00254C30">
        <w:rPr>
          <w:rFonts w:cstheme="minorHAnsi"/>
          <w:b/>
          <w:noProof/>
        </w:rPr>
        <w:t>2</w:t>
      </w:r>
      <w:r w:rsidR="001977CC" w:rsidRPr="00254C30">
        <w:rPr>
          <w:rFonts w:cstheme="minorHAnsi"/>
          <w:b/>
        </w:rPr>
        <w:fldChar w:fldCharType="end"/>
      </w:r>
      <w:bookmarkEnd w:id="168"/>
      <w:bookmarkEnd w:id="169"/>
    </w:p>
    <w:bookmarkStart w:id="170" w:name="_Ref132115843"/>
    <w:p w14:paraId="428CD6FA" w14:textId="1AB2A7CC" w:rsidR="00DC2A1A" w:rsidRPr="00254C30" w:rsidRDefault="00000000" w:rsidP="00DC2A1A">
      <w:pPr>
        <w:pStyle w:val="Caption"/>
        <w:tabs>
          <w:tab w:val="clear" w:pos="9360"/>
          <w:tab w:val="right" w:pos="9781"/>
        </w:tabs>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oMath>
      <w:r w:rsidR="00DC2A1A" w:rsidRPr="00254C30">
        <w:rPr>
          <w:b/>
          <w:bCs w:val="0"/>
          <w:szCs w:val="20"/>
        </w:rPr>
        <w:t xml:space="preserve"> </w:t>
      </w:r>
      <w:r w:rsidR="00DC2A1A" w:rsidRPr="00254C30">
        <w:rPr>
          <w:b/>
          <w:bCs w:val="0"/>
          <w:szCs w:val="20"/>
        </w:rPr>
        <w:tab/>
      </w:r>
      <w:r w:rsidR="0068675F" w:rsidRPr="00254C30">
        <w:rPr>
          <w:b/>
          <w:bCs w:val="0"/>
          <w:szCs w:val="20"/>
        </w:rPr>
        <w:tab/>
      </w:r>
      <w:r w:rsidR="0068675F" w:rsidRPr="00254C30">
        <w:rPr>
          <w:b/>
          <w:bCs w:val="0"/>
          <w:szCs w:val="20"/>
        </w:rPr>
        <w:tab/>
      </w:r>
      <w:r w:rsidR="0068675F" w:rsidRPr="00254C30">
        <w:rPr>
          <w:b/>
          <w:bCs w:val="0"/>
          <w:szCs w:val="20"/>
        </w:rPr>
        <w:tab/>
      </w:r>
      <w:r w:rsidR="00DC2A1A" w:rsidRPr="00254C30">
        <w:rPr>
          <w:b/>
        </w:rPr>
        <w:t xml:space="preserve">Eq. </w:t>
      </w:r>
      <w:r w:rsidR="001977CC" w:rsidRPr="00254C30">
        <w:rPr>
          <w:b/>
        </w:rPr>
        <w:fldChar w:fldCharType="begin"/>
      </w:r>
      <w:r w:rsidR="001977CC" w:rsidRPr="00254C30">
        <w:rPr>
          <w:b/>
        </w:rPr>
        <w:instrText xml:space="preserve"> STYLEREF 3 \s </w:instrText>
      </w:r>
      <w:r w:rsidR="001977CC" w:rsidRPr="00254C30">
        <w:rPr>
          <w:b/>
        </w:rPr>
        <w:fldChar w:fldCharType="separate"/>
      </w:r>
      <w:r w:rsidR="001977CC" w:rsidRPr="00254C30">
        <w:rPr>
          <w:b/>
          <w:noProof/>
        </w:rPr>
        <w:t>2.2.2</w:t>
      </w:r>
      <w:r w:rsidR="001977CC" w:rsidRPr="00254C30">
        <w:rPr>
          <w:b/>
        </w:rPr>
        <w:fldChar w:fldCharType="end"/>
      </w:r>
      <w:r w:rsidR="001977CC" w:rsidRPr="00254C30">
        <w:rPr>
          <w:b/>
        </w:rPr>
        <w:noBreakHyphen/>
      </w:r>
      <w:r w:rsidR="001977CC" w:rsidRPr="00254C30">
        <w:rPr>
          <w:b/>
        </w:rPr>
        <w:fldChar w:fldCharType="begin"/>
      </w:r>
      <w:r w:rsidR="001977CC" w:rsidRPr="00254C30">
        <w:rPr>
          <w:b/>
        </w:rPr>
        <w:instrText xml:space="preserve"> SEQ Eq. \* ARABIC \s 3 </w:instrText>
      </w:r>
      <w:r w:rsidR="001977CC" w:rsidRPr="00254C30">
        <w:rPr>
          <w:b/>
        </w:rPr>
        <w:fldChar w:fldCharType="separate"/>
      </w:r>
      <w:r w:rsidR="001977CC" w:rsidRPr="00254C30">
        <w:rPr>
          <w:b/>
          <w:noProof/>
        </w:rPr>
        <w:t>3</w:t>
      </w:r>
      <w:r w:rsidR="001977CC" w:rsidRPr="00254C30">
        <w:rPr>
          <w:b/>
        </w:rPr>
        <w:fldChar w:fldCharType="end"/>
      </w:r>
      <w:bookmarkEnd w:id="170"/>
    </w:p>
    <w:p w14:paraId="071AF9C7" w14:textId="0BCCEAD8" w:rsidR="00221346" w:rsidRPr="00254C30" w:rsidRDefault="00494884" w:rsidP="00221346">
      <w:pPr>
        <w:pStyle w:val="Default"/>
        <w:rPr>
          <w:rFonts w:asciiTheme="minorHAnsi" w:hAnsiTheme="minorHAnsi" w:cstheme="minorHAnsi"/>
          <w:sz w:val="20"/>
          <w:szCs w:val="20"/>
        </w:rPr>
      </w:pPr>
      <w:r w:rsidRPr="00254C30">
        <w:rPr>
          <w:rFonts w:asciiTheme="minorHAnsi" w:hAnsiTheme="minorHAnsi" w:cstheme="minorHAnsi"/>
          <w:sz w:val="20"/>
          <w:szCs w:val="20"/>
        </w:rPr>
        <w:t>w</w:t>
      </w:r>
      <w:r w:rsidR="00221346" w:rsidRPr="00254C30">
        <w:rPr>
          <w:rFonts w:asciiTheme="minorHAnsi" w:hAnsiTheme="minorHAnsi" w:cstheme="minorHAnsi"/>
          <w:sz w:val="20"/>
          <w:szCs w:val="20"/>
        </w:rPr>
        <w:t xml:space="preserve">here: </w:t>
      </w:r>
    </w:p>
    <w:p w14:paraId="30ED0988" w14:textId="60C3EBAE" w:rsidR="00221346" w:rsidRPr="00254C30" w:rsidRDefault="0022134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DM(T)</w:t>
      </w:r>
      <w:r w:rsidRPr="00254C30">
        <w:rPr>
          <w:rFonts w:asciiTheme="minorHAnsi" w:hAnsiTheme="minorHAnsi" w:cstheme="minorHAnsi"/>
          <w:sz w:val="20"/>
          <w:szCs w:val="20"/>
        </w:rPr>
        <w:tab/>
        <w:t xml:space="preserve">Aboveground residue </w:t>
      </w:r>
      <w:r w:rsidR="00021B7F" w:rsidRPr="00254C30">
        <w:rPr>
          <w:rFonts w:asciiTheme="minorHAnsi" w:hAnsiTheme="minorHAnsi" w:cstheme="minorHAnsi"/>
          <w:sz w:val="20"/>
          <w:szCs w:val="20"/>
        </w:rPr>
        <w:t>DM</w:t>
      </w:r>
      <w:r w:rsidRPr="00254C30">
        <w:rPr>
          <w:rFonts w:asciiTheme="minorHAnsi" w:hAnsiTheme="minorHAnsi" w:cstheme="minorHAnsi"/>
          <w:sz w:val="20"/>
          <w:szCs w:val="20"/>
        </w:rPr>
        <w:t xml:space="preserve"> for crop T</w:t>
      </w:r>
      <w:r w:rsidR="00FC4E02" w:rsidRPr="00254C30">
        <w:rPr>
          <w:rFonts w:asciiTheme="minorHAnsi" w:hAnsiTheme="minorHAnsi" w:cstheme="minorHAnsi"/>
          <w:sz w:val="20"/>
          <w:szCs w:val="20"/>
        </w:rPr>
        <w:t xml:space="preserve"> (</w:t>
      </w:r>
      <w:r w:rsidRPr="00254C30">
        <w:rPr>
          <w:rFonts w:asciiTheme="minorHAnsi" w:hAnsiTheme="minorHAnsi" w:cstheme="minorHAnsi"/>
          <w:sz w:val="20"/>
          <w:szCs w:val="20"/>
        </w:rPr>
        <w:t xml:space="preserve">kg </w:t>
      </w:r>
      <w:r w:rsidR="00FC4E02" w:rsidRPr="00254C30">
        <w:rPr>
          <w:rFonts w:asciiTheme="minorHAnsi" w:hAnsiTheme="minorHAnsi" w:cstheme="minorHAnsi"/>
          <w:sz w:val="20"/>
          <w:szCs w:val="20"/>
        </w:rPr>
        <w:t>DM</w:t>
      </w:r>
      <w:r w:rsidRPr="00254C30">
        <w:rPr>
          <w:rFonts w:asciiTheme="minorHAnsi" w:hAnsiTheme="minorHAnsi" w:cstheme="minorHAnsi"/>
          <w:sz w:val="20"/>
          <w:szCs w:val="20"/>
        </w:rPr>
        <w:t xml:space="preserve"> ha</w:t>
      </w:r>
      <w:r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Pr="00254C30">
        <w:rPr>
          <w:rFonts w:asciiTheme="minorHAnsi" w:hAnsiTheme="minorHAnsi" w:cstheme="minorHAnsi"/>
          <w:sz w:val="20"/>
          <w:szCs w:val="20"/>
        </w:rPr>
        <w:t xml:space="preserve"> </w:t>
      </w:r>
    </w:p>
    <w:p w14:paraId="0CFE053B" w14:textId="41F56A81" w:rsidR="00DC2A1A" w:rsidRPr="00254C30" w:rsidRDefault="00DC2A1A" w:rsidP="00DC2A1A">
      <w:pPr>
        <w:pStyle w:val="Default"/>
        <w:ind w:left="2835" w:hanging="2835"/>
        <w:rPr>
          <w:rFonts w:asciiTheme="minorHAnsi" w:hAnsiTheme="minorHAnsi" w:cstheme="minorHAnsi"/>
          <w:sz w:val="20"/>
          <w:szCs w:val="20"/>
        </w:rPr>
      </w:pPr>
      <w:proofErr w:type="spellStart"/>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DMexported</w:t>
      </w:r>
      <w:proofErr w:type="spellEnd"/>
      <w:r w:rsidRPr="00254C30">
        <w:rPr>
          <w:rFonts w:asciiTheme="minorHAnsi" w:hAnsiTheme="minorHAnsi" w:cstheme="minorHAnsi"/>
          <w:i/>
          <w:sz w:val="20"/>
          <w:szCs w:val="20"/>
          <w:vertAlign w:val="subscript"/>
        </w:rPr>
        <w:t>(T)</w:t>
      </w:r>
      <w:r w:rsidRPr="00254C30">
        <w:rPr>
          <w:rFonts w:asciiTheme="minorHAnsi" w:hAnsiTheme="minorHAnsi" w:cstheme="minorHAnsi"/>
          <w:sz w:val="20"/>
          <w:szCs w:val="20"/>
        </w:rPr>
        <w:tab/>
        <w:t>Aboveground residue DM for crop T (kg DM ha</w:t>
      </w:r>
      <w:r w:rsidRPr="00254C30">
        <w:rPr>
          <w:rFonts w:asciiTheme="minorHAnsi" w:hAnsiTheme="minorHAnsi" w:cstheme="minorHAnsi"/>
          <w:sz w:val="20"/>
          <w:szCs w:val="20"/>
          <w:vertAlign w:val="superscript"/>
        </w:rPr>
        <w:t>-1</w:t>
      </w:r>
      <w:r w:rsidRPr="00254C30">
        <w:rPr>
          <w:rFonts w:asciiTheme="minorHAnsi" w:hAnsiTheme="minorHAnsi" w:cstheme="minorHAnsi"/>
          <w:sz w:val="20"/>
          <w:szCs w:val="20"/>
        </w:rPr>
        <w:t xml:space="preserve">) that is exported from </w:t>
      </w:r>
      <w:r w:rsidR="00B22316" w:rsidRPr="00254C30">
        <w:rPr>
          <w:rFonts w:asciiTheme="minorHAnsi" w:hAnsiTheme="minorHAnsi" w:cstheme="minorHAnsi"/>
          <w:sz w:val="20"/>
          <w:szCs w:val="20"/>
        </w:rPr>
        <w:t>the</w:t>
      </w:r>
      <w:r w:rsidRPr="00254C30">
        <w:rPr>
          <w:rFonts w:asciiTheme="minorHAnsi" w:hAnsiTheme="minorHAnsi" w:cstheme="minorHAnsi"/>
          <w:sz w:val="20"/>
          <w:szCs w:val="20"/>
        </w:rPr>
        <w:t xml:space="preserve"> field</w:t>
      </w:r>
    </w:p>
    <w:p w14:paraId="03335F04" w14:textId="3CF1D163" w:rsidR="00221346" w:rsidRPr="00CE624B" w:rsidRDefault="00C123D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Yield</w:t>
      </w:r>
      <w:r w:rsidR="00221346" w:rsidRPr="00254C30">
        <w:rPr>
          <w:rFonts w:asciiTheme="minorHAnsi" w:hAnsiTheme="minorHAnsi" w:cstheme="minorHAnsi"/>
          <w:i/>
          <w:sz w:val="20"/>
          <w:szCs w:val="20"/>
          <w:vertAlign w:val="subscript"/>
        </w:rPr>
        <w:t>(T)</w:t>
      </w:r>
      <w:r w:rsidR="00221346" w:rsidRPr="00254C30">
        <w:rPr>
          <w:rFonts w:asciiTheme="minorHAnsi" w:hAnsiTheme="minorHAnsi" w:cstheme="minorHAnsi"/>
          <w:sz w:val="20"/>
          <w:szCs w:val="20"/>
        </w:rPr>
        <w:tab/>
      </w:r>
      <w:r w:rsidR="00A34723" w:rsidRPr="00254C30">
        <w:rPr>
          <w:rFonts w:asciiTheme="minorHAnsi" w:hAnsiTheme="minorHAnsi" w:cstheme="minorHAnsi"/>
          <w:sz w:val="20"/>
          <w:szCs w:val="20"/>
        </w:rPr>
        <w:t>H</w:t>
      </w:r>
      <w:r w:rsidR="00221346" w:rsidRPr="00254C30">
        <w:rPr>
          <w:rFonts w:asciiTheme="minorHAnsi" w:hAnsiTheme="minorHAnsi" w:cstheme="minorHAnsi"/>
          <w:sz w:val="20"/>
          <w:szCs w:val="20"/>
        </w:rPr>
        <w:t>arvested annual grain yield for crop T</w:t>
      </w:r>
      <w:r w:rsidR="00FC4E02" w:rsidRPr="00254C30">
        <w:rPr>
          <w:rFonts w:asciiTheme="minorHAnsi" w:hAnsiTheme="minorHAnsi" w:cstheme="minorHAnsi"/>
          <w:sz w:val="20"/>
          <w:szCs w:val="20"/>
        </w:rPr>
        <w:t xml:space="preserve"> (</w:t>
      </w:r>
      <w:r w:rsidR="00221346" w:rsidRPr="00254C30">
        <w:rPr>
          <w:rFonts w:asciiTheme="minorHAnsi" w:hAnsiTheme="minorHAnsi" w:cstheme="minorHAnsi"/>
          <w:sz w:val="20"/>
          <w:szCs w:val="20"/>
        </w:rPr>
        <w:t xml:space="preserve">kg </w:t>
      </w:r>
      <w:r w:rsidR="00FC4E02" w:rsidRPr="00254C30">
        <w:rPr>
          <w:rFonts w:asciiTheme="minorHAnsi" w:hAnsiTheme="minorHAnsi" w:cstheme="minorHAnsi"/>
          <w:sz w:val="20"/>
          <w:szCs w:val="20"/>
        </w:rPr>
        <w:t>DM</w:t>
      </w:r>
      <w:r w:rsidR="00221346" w:rsidRPr="00254C30">
        <w:rPr>
          <w:rFonts w:asciiTheme="minorHAnsi" w:hAnsiTheme="minorHAnsi" w:cstheme="minorHAnsi"/>
          <w:sz w:val="20"/>
          <w:szCs w:val="20"/>
        </w:rPr>
        <w:t xml:space="preserve"> ha</w:t>
      </w:r>
      <w:r w:rsidR="00221346"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00221346" w:rsidRPr="00CE624B">
        <w:rPr>
          <w:rFonts w:asciiTheme="minorHAnsi" w:hAnsiTheme="minorHAnsi" w:cstheme="minorHAnsi"/>
          <w:sz w:val="20"/>
          <w:szCs w:val="20"/>
        </w:rPr>
        <w:t xml:space="preserve"> </w:t>
      </w:r>
    </w:p>
    <w:p w14:paraId="64D0C164" w14:textId="36429766" w:rsidR="00221346" w:rsidRPr="00CE624B" w:rsidRDefault="00221346" w:rsidP="00C55662">
      <w:pPr>
        <w:pStyle w:val="NoSpacing"/>
        <w:spacing w:before="0"/>
        <w:ind w:left="2835" w:hanging="2835"/>
        <w:rPr>
          <w:rFonts w:cstheme="minorHAnsi"/>
          <w:sz w:val="20"/>
        </w:rPr>
      </w:pPr>
      <w:r w:rsidRPr="00CE624B">
        <w:rPr>
          <w:rFonts w:cstheme="minorHAnsi"/>
          <w:i/>
          <w:sz w:val="20"/>
        </w:rPr>
        <w:t>R</w:t>
      </w:r>
      <w:r w:rsidRPr="00CE624B">
        <w:rPr>
          <w:rFonts w:cstheme="minorHAnsi"/>
          <w:i/>
          <w:sz w:val="20"/>
          <w:vertAlign w:val="subscript"/>
        </w:rPr>
        <w:t>AG(T)</w:t>
      </w:r>
      <w:r w:rsidRPr="00CE624B">
        <w:rPr>
          <w:rFonts w:cstheme="minorHAnsi"/>
          <w:sz w:val="20"/>
        </w:rPr>
        <w:tab/>
        <w:t xml:space="preserve">Harvest ratio = ratio of aboveground residues </w:t>
      </w:r>
      <w:r w:rsidR="00021B7F" w:rsidRPr="00CE624B">
        <w:rPr>
          <w:rFonts w:cstheme="minorHAnsi"/>
          <w:sz w:val="20"/>
        </w:rPr>
        <w:t>DM</w:t>
      </w:r>
      <w:r w:rsidRPr="00CE624B">
        <w:rPr>
          <w:rFonts w:cstheme="minorHAnsi"/>
          <w:sz w:val="20"/>
        </w:rPr>
        <w:t xml:space="preserve"> (AG</w:t>
      </w:r>
      <w:r w:rsidRPr="00CE624B">
        <w:rPr>
          <w:rFonts w:cstheme="minorHAnsi"/>
          <w:sz w:val="20"/>
          <w:vertAlign w:val="subscript"/>
        </w:rPr>
        <w:t>DM(T)</w:t>
      </w:r>
      <w:r w:rsidRPr="00CE624B">
        <w:rPr>
          <w:rFonts w:cstheme="minorHAnsi"/>
          <w:sz w:val="20"/>
        </w:rPr>
        <w:t>) to harvested yield for crop T (Crop</w:t>
      </w:r>
      <w:r w:rsidRPr="00CE624B">
        <w:rPr>
          <w:rFonts w:cstheme="minorHAnsi"/>
          <w:sz w:val="20"/>
          <w:vertAlign w:val="subscript"/>
        </w:rPr>
        <w:t>(T)</w:t>
      </w:r>
      <w:r w:rsidRPr="00CE624B">
        <w:rPr>
          <w:rFonts w:cstheme="minorHAnsi"/>
          <w:sz w:val="20"/>
        </w:rPr>
        <w:t>)</w:t>
      </w:r>
      <w:r w:rsidR="00FC4E02" w:rsidRPr="00CE624B">
        <w:rPr>
          <w:rFonts w:cstheme="minorHAnsi"/>
          <w:sz w:val="20"/>
        </w:rPr>
        <w:t xml:space="preserve"> (</w:t>
      </w:r>
      <w:r w:rsidRPr="00CE624B">
        <w:rPr>
          <w:rFonts w:cstheme="minorHAnsi"/>
          <w:sz w:val="20"/>
        </w:rPr>
        <w:t xml:space="preserve">kg </w:t>
      </w:r>
      <w:r w:rsidR="00FC4E02" w:rsidRPr="00CE624B">
        <w:rPr>
          <w:rFonts w:cstheme="minorHAnsi"/>
          <w:sz w:val="20"/>
        </w:rPr>
        <w:t>DM</w:t>
      </w:r>
      <w:r w:rsidRPr="00CE624B">
        <w:rPr>
          <w:rFonts w:cstheme="minorHAnsi"/>
          <w:sz w:val="20"/>
        </w:rPr>
        <w:t xml:space="preserve"> ha</w:t>
      </w:r>
      <w:r w:rsidRPr="00CE624B">
        <w:rPr>
          <w:rFonts w:cstheme="minorHAnsi"/>
          <w:sz w:val="20"/>
          <w:vertAlign w:val="superscript"/>
        </w:rPr>
        <w:t>-</w:t>
      </w:r>
      <w:r w:rsidR="00FC4E02" w:rsidRPr="00CE624B">
        <w:rPr>
          <w:rFonts w:cstheme="minorHAnsi"/>
          <w:sz w:val="20"/>
        </w:rPr>
        <w:t>)</w:t>
      </w:r>
      <w:r w:rsidR="00FC4E02" w:rsidRPr="00CE624B">
        <w:rPr>
          <w:rFonts w:cstheme="minorHAnsi"/>
          <w:sz w:val="20"/>
          <w:vertAlign w:val="superscript"/>
        </w:rPr>
        <w:t>-</w:t>
      </w:r>
      <w:r w:rsidRPr="00CE624B">
        <w:rPr>
          <w:rFonts w:cstheme="minorHAnsi"/>
          <w:sz w:val="20"/>
          <w:vertAlign w:val="superscript"/>
        </w:rPr>
        <w:t>1</w:t>
      </w:r>
      <w:r w:rsidRPr="00CE624B">
        <w:rPr>
          <w:rFonts w:cstheme="minorHAnsi"/>
          <w:sz w:val="20"/>
        </w:rPr>
        <w:t xml:space="preserve"> </w:t>
      </w:r>
    </w:p>
    <w:p w14:paraId="0043454B" w14:textId="77777777" w:rsidR="004620F7" w:rsidRPr="00D5649B" w:rsidRDefault="004620F7" w:rsidP="004620F7">
      <w:pPr>
        <w:tabs>
          <w:tab w:val="clear" w:pos="2880"/>
          <w:tab w:val="clear" w:pos="9360"/>
        </w:tabs>
        <w:spacing w:before="0"/>
        <w:ind w:left="2835" w:hanging="2835"/>
        <w:rPr>
          <w:rFonts w:cstheme="minorHAnsi"/>
          <w:sz w:val="20"/>
        </w:rPr>
      </w:pPr>
      <w:r w:rsidRPr="00DC2A1A">
        <w:rPr>
          <w:rFonts w:cstheme="minorHAnsi"/>
          <w:i/>
          <w:sz w:val="20"/>
        </w:rPr>
        <w:t>S</w:t>
      </w:r>
      <w:r w:rsidRPr="00DC2A1A">
        <w:rPr>
          <w:rFonts w:cstheme="minorHAnsi"/>
          <w:i/>
          <w:sz w:val="20"/>
          <w:vertAlign w:val="subscript"/>
        </w:rPr>
        <w:t>s</w:t>
      </w:r>
      <w:r w:rsidRPr="00DC2A1A">
        <w:rPr>
          <w:rFonts w:cstheme="minorHAnsi"/>
          <w:i/>
          <w:sz w:val="20"/>
          <w:vertAlign w:val="subscript"/>
        </w:rPr>
        <w:tab/>
      </w:r>
      <w:r w:rsidRPr="00DC2A1A">
        <w:rPr>
          <w:rFonts w:cstheme="minorHAnsi"/>
          <w:sz w:val="20"/>
        </w:rPr>
        <w:t>Percentage of straw returned to soil (user override)</w:t>
      </w:r>
    </w:p>
    <w:p w14:paraId="3798083A" w14:textId="4F63209F" w:rsidR="00221346" w:rsidRPr="00D5649B" w:rsidRDefault="00221346" w:rsidP="00C55662">
      <w:pPr>
        <w:pStyle w:val="NoSpacing"/>
        <w:spacing w:before="0"/>
        <w:ind w:left="2835" w:hanging="2835"/>
        <w:rPr>
          <w:rFonts w:cstheme="minorHAnsi"/>
          <w:sz w:val="20"/>
        </w:rPr>
      </w:pPr>
      <w:r w:rsidRPr="00D5649B">
        <w:rPr>
          <w:rFonts w:cstheme="minorHAnsi"/>
          <w:i/>
          <w:sz w:val="20"/>
        </w:rPr>
        <w:t>T</w:t>
      </w:r>
      <w:r w:rsidRPr="00D5649B">
        <w:rPr>
          <w:rFonts w:cstheme="minorHAnsi"/>
          <w:i/>
          <w:sz w:val="20"/>
        </w:rPr>
        <w:tab/>
      </w:r>
      <w:r w:rsidR="00A34723" w:rsidRPr="00D5649B">
        <w:rPr>
          <w:rFonts w:cstheme="minorHAnsi"/>
          <w:sz w:val="20"/>
        </w:rPr>
        <w:t>C</w:t>
      </w:r>
      <w:r w:rsidRPr="00D5649B">
        <w:rPr>
          <w:rFonts w:cstheme="minorHAnsi"/>
          <w:sz w:val="20"/>
        </w:rPr>
        <w:t>rop or forage type</w:t>
      </w:r>
    </w:p>
    <w:p w14:paraId="48DE3CB4" w14:textId="6EFC8844" w:rsidR="005C1A71" w:rsidRPr="00D5649B" w:rsidRDefault="00000000" w:rsidP="00FA2202">
      <w:pPr>
        <w:pStyle w:val="NoSpacing"/>
        <w:keepNext/>
        <w:tabs>
          <w:tab w:val="clear" w:pos="9360"/>
          <w:tab w:val="right" w:pos="10080"/>
        </w:tabs>
        <w:spacing w:after="120"/>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Remove(T)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Burnt(T)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f</m:t>
                    </m:r>
                  </m:sub>
                </m:sSub>
              </m:e>
            </m:d>
          </m:e>
        </m:d>
      </m:oMath>
      <w:r w:rsidR="005C1A71" w:rsidRPr="00D5649B">
        <w:rPr>
          <w:b/>
        </w:rPr>
        <w:t xml:space="preserve"> </w:t>
      </w:r>
    </w:p>
    <w:p w14:paraId="7D7AEC35" w14:textId="0257808B" w:rsidR="00221346" w:rsidRPr="00D5649B" w:rsidRDefault="005C1A71" w:rsidP="00FA2202">
      <w:pPr>
        <w:pStyle w:val="Caption"/>
        <w:tabs>
          <w:tab w:val="clear" w:pos="9360"/>
          <w:tab w:val="right" w:pos="9781"/>
        </w:tabs>
        <w:spacing w:after="120"/>
        <w:rPr>
          <w:b/>
        </w:rPr>
      </w:pPr>
      <w:r w:rsidRPr="00D5649B">
        <w:tab/>
      </w:r>
      <w:r w:rsidRPr="00D5649B">
        <w:tab/>
      </w:r>
      <w:bookmarkStart w:id="171" w:name="AGRt_IPCCTier2_Eq"/>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171"/>
    </w:p>
    <w:p w14:paraId="21FA27EE" w14:textId="0DD83022" w:rsidR="001F61B0" w:rsidRDefault="00A34723" w:rsidP="004A2CC9">
      <w:pPr>
        <w:tabs>
          <w:tab w:val="clear" w:pos="2880"/>
          <w:tab w:val="clear" w:pos="9360"/>
        </w:tabs>
        <w:jc w:val="right"/>
        <w:rPr>
          <w:sz w:val="20"/>
        </w:rPr>
      </w:pPr>
      <w:r w:rsidRPr="00D5649B">
        <w:lastRenderedPageBreak/>
        <w:tab/>
      </w:r>
      <w:r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Pr="004A2CC9">
        <w:rPr>
          <w:sz w:val="20"/>
        </w:rPr>
        <w:t>IPCC 2019, Eq.</w:t>
      </w:r>
      <w:r w:rsidR="007230C3" w:rsidRPr="004A2CC9">
        <w:rPr>
          <w:sz w:val="20"/>
        </w:rPr>
        <w:t xml:space="preserve"> 5.0H</w:t>
      </w:r>
    </w:p>
    <w:p w14:paraId="6FC498D9" w14:textId="132431EF" w:rsidR="00221346" w:rsidRPr="00D5649B" w:rsidRDefault="007230C3" w:rsidP="001F61B0">
      <w:pPr>
        <w:tabs>
          <w:tab w:val="clear" w:pos="2880"/>
          <w:tab w:val="clear" w:pos="9360"/>
        </w:tabs>
        <w:rPr>
          <w:rFonts w:cstheme="minorHAnsi"/>
          <w:sz w:val="20"/>
        </w:rPr>
      </w:pPr>
      <w:r w:rsidRPr="00D5649B">
        <w:rPr>
          <w:rFonts w:cstheme="minorHAnsi"/>
          <w:sz w:val="20"/>
        </w:rPr>
        <w:t>w</w:t>
      </w:r>
      <w:r w:rsidR="00221346" w:rsidRPr="00D5649B">
        <w:rPr>
          <w:rFonts w:cstheme="minorHAnsi"/>
          <w:sz w:val="20"/>
        </w:rPr>
        <w:t xml:space="preserve">here: </w:t>
      </w:r>
    </w:p>
    <w:p w14:paraId="6428B6BD" w14:textId="39BB5049"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r>
      <w:r w:rsidR="007230C3" w:rsidRPr="00D5649B">
        <w:rPr>
          <w:rFonts w:cstheme="minorHAnsi"/>
          <w:sz w:val="20"/>
        </w:rPr>
        <w:t>A</w:t>
      </w:r>
      <w:r w:rsidRPr="00D5649B">
        <w:rPr>
          <w:rFonts w:cstheme="minorHAnsi"/>
          <w:sz w:val="20"/>
        </w:rPr>
        <w:t>nnual total amount of aboveground crop residue for crop T</w:t>
      </w:r>
      <w:r w:rsidR="00FC4E02" w:rsidRPr="00D5649B">
        <w:rPr>
          <w:rFonts w:cstheme="minorHAnsi"/>
          <w:sz w:val="20"/>
        </w:rPr>
        <w:t xml:space="preserve"> (</w:t>
      </w:r>
      <w:r w:rsidRPr="00D5649B">
        <w:rPr>
          <w:rFonts w:cstheme="minorHAnsi"/>
          <w:sz w:val="20"/>
        </w:rPr>
        <w:t xml:space="preserve">kg </w:t>
      </w:r>
      <w:r w:rsidR="00D52E62" w:rsidRPr="00D5649B">
        <w:rPr>
          <w:rFonts w:cstheme="minorHAnsi"/>
          <w:sz w:val="20"/>
        </w:rPr>
        <w:t>DM</w:t>
      </w:r>
      <w:r w:rsidRPr="00D5649B">
        <w:rPr>
          <w:rFonts w:cstheme="minorHAnsi"/>
          <w:sz w:val="20"/>
        </w:rPr>
        <w:t xml:space="preserve"> </w:t>
      </w:r>
      <w:proofErr w:type="spellStart"/>
      <w:r w:rsidRPr="00D5649B">
        <w:rPr>
          <w:rFonts w:cstheme="minorHAnsi"/>
          <w:sz w:val="20"/>
        </w:rPr>
        <w:t>yr</w:t>
      </w:r>
      <w:proofErr w:type="spellEnd"/>
      <w:r w:rsidRPr="00D5649B">
        <w:rPr>
          <w:rFonts w:cstheme="minorHAnsi"/>
          <w:sz w:val="20"/>
          <w:vertAlign w:val="superscript"/>
        </w:rPr>
        <w:t>-</w:t>
      </w:r>
      <w:r w:rsidR="00FC4E02" w:rsidRPr="00D5649B">
        <w:rPr>
          <w:rFonts w:cstheme="minorHAnsi"/>
          <w:sz w:val="20"/>
        </w:rPr>
        <w:t>)</w:t>
      </w:r>
      <w:r w:rsidRPr="00D5649B">
        <w:rPr>
          <w:rFonts w:cstheme="minorHAnsi"/>
          <w:sz w:val="20"/>
          <w:vertAlign w:val="superscript"/>
        </w:rPr>
        <w:t>1</w:t>
      </w:r>
      <w:r w:rsidRPr="00D5649B">
        <w:rPr>
          <w:rFonts w:cstheme="minorHAnsi"/>
          <w:sz w:val="20"/>
        </w:rPr>
        <w:t xml:space="preserve">. </w:t>
      </w:r>
    </w:p>
    <w:p w14:paraId="08F75EE2" w14:textId="4544F67A" w:rsidR="00221346" w:rsidRPr="00D5649B" w:rsidRDefault="00221346" w:rsidP="00C55662">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AG</w:t>
      </w:r>
      <w:r w:rsidRPr="00D5649B">
        <w:rPr>
          <w:rFonts w:asciiTheme="minorHAnsi" w:hAnsiTheme="minorHAnsi" w:cstheme="minorHAnsi"/>
          <w:i/>
          <w:sz w:val="20"/>
          <w:szCs w:val="20"/>
          <w:vertAlign w:val="subscript"/>
        </w:rPr>
        <w:t>DM(T)</w:t>
      </w:r>
      <w:r w:rsidRPr="00D5649B">
        <w:rPr>
          <w:rFonts w:asciiTheme="minorHAnsi" w:hAnsiTheme="minorHAnsi" w:cstheme="minorHAnsi"/>
          <w:sz w:val="20"/>
          <w:szCs w:val="20"/>
        </w:rPr>
        <w:tab/>
        <w:t xml:space="preserve">Aboveground residue </w:t>
      </w:r>
      <w:r w:rsidR="00021B7F">
        <w:rPr>
          <w:rFonts w:asciiTheme="minorHAnsi" w:hAnsiTheme="minorHAnsi" w:cstheme="minorHAnsi"/>
          <w:sz w:val="20"/>
          <w:szCs w:val="20"/>
        </w:rPr>
        <w:t>DM</w:t>
      </w:r>
      <w:r w:rsidRPr="00D5649B">
        <w:rPr>
          <w:rFonts w:asciiTheme="minorHAnsi" w:hAnsiTheme="minorHAnsi" w:cstheme="minorHAnsi"/>
          <w:sz w:val="20"/>
          <w:szCs w:val="20"/>
        </w:rPr>
        <w:t xml:space="preserve"> for crop T</w:t>
      </w:r>
      <w:r w:rsidR="00FC4E02" w:rsidRPr="00D5649B">
        <w:rPr>
          <w:rFonts w:asciiTheme="minorHAnsi" w:hAnsiTheme="minorHAnsi" w:cstheme="minorHAnsi"/>
          <w:sz w:val="20"/>
          <w:szCs w:val="20"/>
        </w:rPr>
        <w:t xml:space="preserve"> (</w:t>
      </w:r>
      <w:r w:rsidRPr="00D5649B">
        <w:rPr>
          <w:rFonts w:asciiTheme="minorHAnsi" w:hAnsiTheme="minorHAnsi" w:cstheme="minorHAnsi"/>
          <w:sz w:val="20"/>
          <w:szCs w:val="20"/>
        </w:rPr>
        <w:t xml:space="preserve">kg </w:t>
      </w:r>
      <w:r w:rsidR="00D52E62" w:rsidRPr="00D5649B">
        <w:rPr>
          <w:rFonts w:asciiTheme="minorHAnsi" w:hAnsiTheme="minorHAnsi" w:cstheme="minorHAnsi"/>
          <w:sz w:val="20"/>
          <w:szCs w:val="20"/>
        </w:rPr>
        <w:t>DM</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00FC4E02" w:rsidRPr="00D5649B">
        <w:rPr>
          <w:rFonts w:asciiTheme="minorHAnsi" w:hAnsiTheme="minorHAnsi" w:cstheme="minorHAnsi"/>
          <w:sz w:val="20"/>
          <w:szCs w:val="20"/>
        </w:rPr>
        <w:t>)</w:t>
      </w:r>
    </w:p>
    <w:p w14:paraId="14FFBF00" w14:textId="41DED658"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Area</w:t>
      </w:r>
      <w:r w:rsidRPr="00D5649B">
        <w:rPr>
          <w:rFonts w:cstheme="minorHAnsi"/>
          <w:i/>
          <w:sz w:val="20"/>
          <w:vertAlign w:val="subscript"/>
        </w:rPr>
        <w:t>(T)</w:t>
      </w:r>
      <w:r w:rsidRPr="00D5649B">
        <w:rPr>
          <w:rFonts w:cstheme="minorHAnsi"/>
          <w:sz w:val="20"/>
        </w:rPr>
        <w:tab/>
      </w:r>
      <w:r w:rsidR="00D70D51" w:rsidRPr="00D5649B">
        <w:rPr>
          <w:rFonts w:cstheme="minorHAnsi"/>
          <w:sz w:val="20"/>
        </w:rPr>
        <w:t>T</w:t>
      </w:r>
      <w:r w:rsidRPr="00D5649B">
        <w:rPr>
          <w:rFonts w:cstheme="minorHAnsi"/>
          <w:sz w:val="20"/>
        </w:rPr>
        <w:t>otal annual area harvested of crop T</w:t>
      </w:r>
      <w:r w:rsidR="00FC4E02" w:rsidRPr="00D5649B">
        <w:rPr>
          <w:rFonts w:cstheme="minorHAnsi"/>
          <w:sz w:val="20"/>
        </w:rPr>
        <w:t xml:space="preserve"> (</w:t>
      </w:r>
      <w:r w:rsidRPr="00D5649B">
        <w:rPr>
          <w:rFonts w:cstheme="minorHAnsi"/>
          <w:sz w:val="20"/>
        </w:rPr>
        <w:t>ha yr</w:t>
      </w:r>
      <w:r w:rsidRPr="00D5649B">
        <w:rPr>
          <w:rFonts w:cstheme="minorHAnsi"/>
          <w:sz w:val="20"/>
          <w:vertAlign w:val="superscript"/>
        </w:rPr>
        <w:t>-1</w:t>
      </w:r>
      <w:r w:rsidR="00FC4E02" w:rsidRPr="00D5649B">
        <w:rPr>
          <w:rFonts w:cstheme="minorHAnsi"/>
          <w:sz w:val="20"/>
        </w:rPr>
        <w:t>)</w:t>
      </w:r>
    </w:p>
    <w:p w14:paraId="324F0DA3" w14:textId="01A0B565"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raction of total area under crop T that is renewed annually</w:t>
      </w:r>
      <w:r w:rsidR="00FC4E02" w:rsidRPr="00D5649B">
        <w:rPr>
          <w:rFonts w:cstheme="minorHAnsi"/>
          <w:sz w:val="20"/>
        </w:rPr>
        <w:t xml:space="preserve"> (</w:t>
      </w:r>
      <w:r w:rsidRPr="00D5649B">
        <w:rPr>
          <w:rFonts w:cstheme="minorHAnsi"/>
          <w:sz w:val="20"/>
        </w:rPr>
        <w:t>dimensionless</w:t>
      </w:r>
      <w:r w:rsidR="00FC4E02" w:rsidRPr="00D5649B">
        <w:rPr>
          <w:rFonts w:cstheme="minorHAnsi"/>
          <w:sz w:val="20"/>
        </w:rPr>
        <w:t>)</w:t>
      </w:r>
      <w:r w:rsidRPr="00D5649B">
        <w:rPr>
          <w:rFonts w:cstheme="minorHAnsi"/>
          <w:sz w:val="20"/>
        </w:rPr>
        <w:t xml:space="preserve"> </w:t>
      </w:r>
    </w:p>
    <w:p w14:paraId="1DCAE741" w14:textId="146707C9" w:rsidR="00221346" w:rsidRPr="00D5649B" w:rsidRDefault="00221346" w:rsidP="00C55662">
      <w:pPr>
        <w:pStyle w:val="NoSpacing"/>
        <w:tabs>
          <w:tab w:val="clear" w:pos="2880"/>
          <w:tab w:val="clear" w:pos="9360"/>
        </w:tabs>
        <w:spacing w:before="0"/>
        <w:ind w:left="2835" w:hanging="2835"/>
        <w:rPr>
          <w:rFonts w:cstheme="minorHAnsi"/>
        </w:rPr>
      </w:pPr>
      <w:proofErr w:type="spellStart"/>
      <w:r w:rsidRPr="00D5649B">
        <w:rPr>
          <w:rFonts w:cstheme="minorHAnsi"/>
          <w:i/>
          <w:iCs/>
          <w:sz w:val="20"/>
        </w:rPr>
        <w:t>Frac</w:t>
      </w:r>
      <w:r w:rsidRPr="00D5649B">
        <w:rPr>
          <w:rFonts w:cstheme="minorHAnsi"/>
          <w:i/>
          <w:iCs/>
          <w:sz w:val="20"/>
          <w:vertAlign w:val="subscript"/>
        </w:rPr>
        <w:t>Remove</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aboveground residues of crop T removed annually for purposes such as </w:t>
      </w:r>
      <w:r w:rsidR="004C02A4">
        <w:rPr>
          <w:rFonts w:cstheme="minorHAnsi"/>
          <w:sz w:val="20"/>
        </w:rPr>
        <w:t>f</w:t>
      </w:r>
      <w:r w:rsidRPr="00D5649B">
        <w:rPr>
          <w:rFonts w:cstheme="minorHAnsi"/>
          <w:sz w:val="20"/>
        </w:rPr>
        <w:t xml:space="preserve">eed, bedding and construction, dimensionless. Survey of experts in country is required to obtain data. If data for </w:t>
      </w:r>
      <w:proofErr w:type="spellStart"/>
      <w:r w:rsidRPr="00D5649B">
        <w:rPr>
          <w:rFonts w:cstheme="minorHAnsi"/>
          <w:sz w:val="20"/>
        </w:rPr>
        <w:t>Frac</w:t>
      </w:r>
      <w:r w:rsidRPr="00D5649B">
        <w:rPr>
          <w:rFonts w:cstheme="minorHAnsi"/>
          <w:sz w:val="13"/>
          <w:szCs w:val="13"/>
        </w:rPr>
        <w:t>Remove</w:t>
      </w:r>
      <w:proofErr w:type="spellEnd"/>
      <w:r w:rsidRPr="00D5649B">
        <w:rPr>
          <w:rFonts w:cstheme="minorHAnsi"/>
          <w:sz w:val="13"/>
          <w:szCs w:val="13"/>
        </w:rPr>
        <w:t xml:space="preserve"> </w:t>
      </w:r>
      <w:r w:rsidRPr="00D5649B">
        <w:rPr>
          <w:rFonts w:cstheme="minorHAnsi"/>
          <w:sz w:val="20"/>
        </w:rPr>
        <w:t xml:space="preserve">are not available, assume no removal. </w:t>
      </w:r>
    </w:p>
    <w:p w14:paraId="0C167591" w14:textId="2680C993"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Burnt</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annual harvested area of crop T burnt, dimensionless. </w:t>
      </w:r>
      <w:r w:rsidR="00E9341F" w:rsidRPr="00D5649B">
        <w:rPr>
          <w:rFonts w:cstheme="minorHAnsi"/>
          <w:sz w:val="20"/>
        </w:rPr>
        <w:t xml:space="preserve">By default, this value </w:t>
      </w:r>
      <w:r w:rsidR="00FF3DF9">
        <w:rPr>
          <w:rFonts w:cstheme="minorHAnsi"/>
          <w:sz w:val="20"/>
        </w:rPr>
        <w:t>i</w:t>
      </w:r>
      <w:r w:rsidR="00E9341F" w:rsidRPr="00D5649B">
        <w:rPr>
          <w:rFonts w:cstheme="minorHAnsi"/>
          <w:sz w:val="20"/>
        </w:rPr>
        <w:t>s zero</w:t>
      </w:r>
    </w:p>
    <w:p w14:paraId="54A9040E" w14:textId="3F50B884" w:rsidR="00221346" w:rsidRPr="00D5649B" w:rsidRDefault="00221346" w:rsidP="00C55662">
      <w:pPr>
        <w:pStyle w:val="NoSpacing"/>
        <w:tabs>
          <w:tab w:val="clear" w:pos="2880"/>
          <w:tab w:val="clear" w:pos="9360"/>
        </w:tabs>
        <w:spacing w:before="0"/>
        <w:ind w:left="2835" w:hanging="2835"/>
        <w:rPr>
          <w:rFonts w:cstheme="minorHAnsi"/>
        </w:rPr>
      </w:pPr>
      <w:r w:rsidRPr="00D5649B">
        <w:rPr>
          <w:rFonts w:cstheme="minorHAnsi"/>
          <w:i/>
          <w:sz w:val="20"/>
        </w:rPr>
        <w:t>C</w:t>
      </w:r>
      <w:r w:rsidRPr="00D5649B">
        <w:rPr>
          <w:rFonts w:cstheme="minorHAnsi"/>
          <w:i/>
          <w:sz w:val="20"/>
          <w:vertAlign w:val="subscript"/>
        </w:rPr>
        <w:t>f</w:t>
      </w:r>
      <w:r w:rsidRPr="00D5649B">
        <w:rPr>
          <w:rFonts w:cstheme="minorHAnsi"/>
          <w:i/>
          <w:sz w:val="20"/>
          <w:vertAlign w:val="subscript"/>
        </w:rPr>
        <w:tab/>
      </w:r>
      <w:r w:rsidR="00D70D51" w:rsidRPr="00D5649B">
        <w:rPr>
          <w:rFonts w:cstheme="minorHAnsi"/>
          <w:sz w:val="20"/>
        </w:rPr>
        <w:t>C</w:t>
      </w:r>
      <w:r w:rsidRPr="00D5649B">
        <w:rPr>
          <w:rFonts w:cstheme="minorHAnsi"/>
          <w:sz w:val="20"/>
        </w:rPr>
        <w:t>ombustion factor (dimensionless) (refer to Chapter 2, Table 2.6</w:t>
      </w:r>
      <w:r w:rsidR="00E9341F" w:rsidRPr="00D5649B">
        <w:rPr>
          <w:rFonts w:cstheme="minorHAnsi"/>
          <w:sz w:val="20"/>
        </w:rPr>
        <w:t xml:space="preserve"> of IPCC</w:t>
      </w:r>
      <w:r w:rsidR="007065AA">
        <w:rPr>
          <w:rFonts w:cstheme="minorHAnsi"/>
          <w:sz w:val="20"/>
        </w:rPr>
        <w:t xml:space="preserve"> </w:t>
      </w:r>
      <w:r w:rsidR="00E9341F" w:rsidRPr="00D5649B">
        <w:rPr>
          <w:rFonts w:cstheme="minorHAnsi"/>
          <w:sz w:val="20"/>
        </w:rPr>
        <w:t>2019</w:t>
      </w:r>
      <w:r w:rsidRPr="00D5649B">
        <w:rPr>
          <w:rFonts w:cstheme="minorHAnsi"/>
          <w:sz w:val="20"/>
        </w:rPr>
        <w:t>)</w:t>
      </w:r>
    </w:p>
    <w:bookmarkStart w:id="172" w:name="_Ref109803469"/>
    <w:p w14:paraId="66DE84FD" w14:textId="1DB7DB2E" w:rsidR="00221346" w:rsidRPr="00D5649B" w:rsidRDefault="00000000" w:rsidP="009E6259">
      <w:pPr>
        <w:pStyle w:val="NoSpacing"/>
        <w:keepNext/>
        <w:tabs>
          <w:tab w:val="clear" w:pos="2880"/>
          <w:tab w:val="clear" w:pos="9360"/>
          <w:tab w:val="left" w:pos="1440"/>
          <w:tab w:val="right" w:pos="9781"/>
        </w:tabs>
        <w:spacing w:after="120"/>
        <w:ind w:left="1710" w:hanging="1710"/>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5C1A71" w:rsidRPr="00D5649B">
        <w:rPr>
          <w:b/>
        </w:rPr>
        <w:t xml:space="preserve"> </w:t>
      </w:r>
      <w:r w:rsidR="00432259" w:rsidRPr="00D5649B">
        <w:rPr>
          <w:b/>
        </w:rPr>
        <w:tab/>
      </w:r>
      <w:bookmarkStart w:id="173" w:name="BGRt_IPCCTier2_Eq"/>
      <w:r w:rsidR="005C1A71"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172"/>
      <w:bookmarkEnd w:id="173"/>
    </w:p>
    <w:p w14:paraId="6C2B5EA7" w14:textId="34D3FB4C" w:rsidR="00C5754F" w:rsidRPr="004A2CC9" w:rsidRDefault="00C5754F" w:rsidP="004A2CC9">
      <w:pPr>
        <w:pStyle w:val="NoSpacing"/>
        <w:keepNext/>
        <w:tabs>
          <w:tab w:val="clear" w:pos="9360"/>
          <w:tab w:val="right" w:pos="10080"/>
        </w:tabs>
        <w:spacing w:after="120"/>
        <w:jc w:val="right"/>
        <w:rPr>
          <w:rFonts w:cstheme="minorHAnsi"/>
          <w:b/>
          <w:sz w:val="20"/>
        </w:rPr>
      </w:pPr>
      <w:r w:rsidRPr="00D5649B">
        <w:tab/>
      </w:r>
      <w:r w:rsidRPr="00D5649B">
        <w:tab/>
      </w:r>
      <w:r w:rsidRPr="004A2CC9">
        <w:rPr>
          <w:sz w:val="20"/>
        </w:rPr>
        <w:t>IPCC 2019, Eq. 5.0H</w:t>
      </w:r>
    </w:p>
    <w:p w14:paraId="01A0C7F0" w14:textId="2E3F1690" w:rsidR="00221346" w:rsidRPr="00D5649B" w:rsidRDefault="00494884" w:rsidP="00221346">
      <w:pPr>
        <w:pStyle w:val="Default"/>
        <w:rPr>
          <w:rFonts w:asciiTheme="minorHAnsi" w:hAnsiTheme="minorHAnsi" w:cstheme="minorHAnsi"/>
          <w:sz w:val="20"/>
          <w:szCs w:val="20"/>
        </w:rPr>
      </w:pPr>
      <w:r>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1022F67E" w14:textId="222CD379" w:rsidR="00221346" w:rsidRPr="00D86F37"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00D70D51" w:rsidRPr="00D5649B">
        <w:rPr>
          <w:rFonts w:cstheme="minorHAnsi"/>
          <w:sz w:val="20"/>
        </w:rPr>
        <w:t>A</w:t>
      </w:r>
      <w:r w:rsidRPr="00D5649B">
        <w:rPr>
          <w:rFonts w:cstheme="minorHAnsi"/>
          <w:sz w:val="20"/>
        </w:rPr>
        <w:t>nnual total amount of belowground crop residue for crop T</w:t>
      </w:r>
      <w:r w:rsidR="00E274CA" w:rsidRPr="00D5649B">
        <w:rPr>
          <w:rFonts w:cstheme="minorHAnsi"/>
          <w:sz w:val="20"/>
        </w:rPr>
        <w:t xml:space="preserve"> (</w:t>
      </w:r>
      <w:r w:rsidRPr="00D5649B">
        <w:rPr>
          <w:rFonts w:cstheme="minorHAnsi"/>
          <w:sz w:val="20"/>
        </w:rPr>
        <w:t xml:space="preserve">kg </w:t>
      </w:r>
      <w:r w:rsidR="00E274CA" w:rsidRPr="00D5649B">
        <w:rPr>
          <w:rFonts w:cstheme="minorHAnsi"/>
          <w:sz w:val="20"/>
        </w:rPr>
        <w:t>DM</w:t>
      </w:r>
      <w:r w:rsidRPr="00D5649B">
        <w:rPr>
          <w:rFonts w:cstheme="minorHAnsi"/>
          <w:sz w:val="20"/>
        </w:rPr>
        <w:t xml:space="preserve"> yr</w:t>
      </w:r>
      <w:r w:rsidRPr="00D5649B">
        <w:rPr>
          <w:rFonts w:cstheme="minorHAnsi"/>
          <w:sz w:val="20"/>
          <w:vertAlign w:val="superscript"/>
        </w:rPr>
        <w:t>-1</w:t>
      </w:r>
      <w:r w:rsidR="00D86F37">
        <w:rPr>
          <w:rFonts w:cstheme="minorHAnsi"/>
          <w:sz w:val="20"/>
        </w:rPr>
        <w:t xml:space="preserve">). </w:t>
      </w:r>
      <w:r w:rsidR="00D86F37" w:rsidRPr="0063515F">
        <w:rPr>
          <w:rFonts w:cstheme="minorHAnsi"/>
          <w:b/>
          <w:bCs/>
          <w:sz w:val="20"/>
        </w:rPr>
        <w:t>Note:</w:t>
      </w:r>
      <w:r w:rsidR="00D86F37">
        <w:rPr>
          <w:rFonts w:cstheme="minorHAnsi"/>
          <w:sz w:val="20"/>
        </w:rPr>
        <w:t xml:space="preserve"> </w:t>
      </w:r>
      <w:r w:rsidR="00D86F37" w:rsidRPr="00D86F37">
        <w:rPr>
          <w:rFonts w:cstheme="minorHAnsi"/>
          <w:i/>
          <w:iCs/>
          <w:sz w:val="20"/>
        </w:rPr>
        <w:t>BGR</w:t>
      </w:r>
      <w:r w:rsidR="00D86F37" w:rsidRPr="00D86F37">
        <w:rPr>
          <w:rFonts w:cstheme="minorHAnsi"/>
          <w:i/>
          <w:iCs/>
          <w:sz w:val="20"/>
          <w:vertAlign w:val="subscript"/>
        </w:rPr>
        <w:t>(T)</w:t>
      </w:r>
      <w:r w:rsidR="00D86F37">
        <w:rPr>
          <w:rFonts w:cstheme="minorHAnsi"/>
          <w:sz w:val="20"/>
        </w:rPr>
        <w:t xml:space="preserve"> is estimated without the </w:t>
      </w:r>
      <w:r w:rsidR="00D86F37" w:rsidRPr="00D86F37">
        <w:rPr>
          <w:rFonts w:cstheme="minorHAnsi"/>
          <w:i/>
          <w:iCs/>
          <w:sz w:val="20"/>
        </w:rPr>
        <w:t>S</w:t>
      </w:r>
      <w:r w:rsidR="00D86F37" w:rsidRPr="00D86F37">
        <w:rPr>
          <w:rFonts w:cstheme="minorHAnsi"/>
          <w:i/>
          <w:iCs/>
          <w:sz w:val="20"/>
          <w:vertAlign w:val="subscript"/>
        </w:rPr>
        <w:t>s</w:t>
      </w:r>
      <w:r w:rsidR="00D86F37">
        <w:rPr>
          <w:rFonts w:cstheme="minorHAnsi"/>
          <w:sz w:val="20"/>
        </w:rPr>
        <w:t xml:space="preserve"> parameter in </w:t>
      </w:r>
      <w:r w:rsidR="00D86F37" w:rsidRPr="00D86F37">
        <w:rPr>
          <w:rFonts w:cstheme="minorHAnsi"/>
          <w:sz w:val="20"/>
        </w:rPr>
        <w:fldChar w:fldCharType="begin"/>
      </w:r>
      <w:r w:rsidR="00D86F37" w:rsidRPr="00D86F37">
        <w:rPr>
          <w:rFonts w:cstheme="minorHAnsi"/>
          <w:sz w:val="20"/>
        </w:rPr>
        <w:instrText xml:space="preserve"> REF AGDMt_IPCCTier2_Eq \h </w:instrText>
      </w:r>
      <w:r w:rsidR="00D86F37">
        <w:rPr>
          <w:rFonts w:cstheme="minorHAnsi"/>
          <w:sz w:val="20"/>
        </w:rPr>
        <w:instrText xml:space="preserve"> \* MERGEFORMAT </w:instrText>
      </w:r>
      <w:r w:rsidR="00D86F37" w:rsidRPr="00D86F37">
        <w:rPr>
          <w:rFonts w:cstheme="minorHAnsi"/>
          <w:sz w:val="20"/>
        </w:rPr>
      </w:r>
      <w:r w:rsidR="00D86F37" w:rsidRPr="00D86F37">
        <w:rPr>
          <w:rFonts w:cstheme="minorHAnsi"/>
          <w:sz w:val="20"/>
        </w:rPr>
        <w:fldChar w:fldCharType="separate"/>
      </w:r>
      <w:r w:rsidR="00D86F37" w:rsidRPr="00D86F37">
        <w:rPr>
          <w:rFonts w:cstheme="minorHAnsi"/>
          <w:b/>
          <w:sz w:val="20"/>
        </w:rPr>
        <w:t xml:space="preserve">Eq. </w:t>
      </w:r>
      <w:r w:rsidR="00D86F37" w:rsidRPr="00D86F37">
        <w:rPr>
          <w:rFonts w:cstheme="minorHAnsi"/>
          <w:b/>
          <w:noProof/>
          <w:sz w:val="20"/>
        </w:rPr>
        <w:t>2.2.2</w:t>
      </w:r>
      <w:r w:rsidR="00D86F37" w:rsidRPr="00D86F37">
        <w:rPr>
          <w:rFonts w:cstheme="minorHAnsi"/>
          <w:b/>
          <w:sz w:val="20"/>
        </w:rPr>
        <w:noBreakHyphen/>
      </w:r>
      <w:r w:rsidR="00D86F37" w:rsidRPr="00D86F37">
        <w:rPr>
          <w:rFonts w:cstheme="minorHAnsi"/>
          <w:b/>
          <w:noProof/>
          <w:sz w:val="20"/>
        </w:rPr>
        <w:t>2</w:t>
      </w:r>
      <w:r w:rsidR="00D86F37" w:rsidRPr="00D86F37">
        <w:rPr>
          <w:rFonts w:cstheme="minorHAnsi"/>
          <w:sz w:val="20"/>
        </w:rPr>
        <w:fldChar w:fldCharType="end"/>
      </w:r>
      <w:r w:rsidR="00D86F37">
        <w:rPr>
          <w:rFonts w:cstheme="minorHAnsi"/>
          <w:sz w:val="20"/>
        </w:rPr>
        <w:t xml:space="preserve"> as the amount of belowground biomass produced depends on the amount of aboveground biomass produced and not the amount left in the field</w:t>
      </w:r>
    </w:p>
    <w:p w14:paraId="0FE7864D" w14:textId="5FBCEC92"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RS</w:t>
      </w:r>
      <w:r w:rsidRPr="00D5649B">
        <w:rPr>
          <w:rFonts w:cstheme="minorHAnsi"/>
          <w:i/>
          <w:sz w:val="20"/>
          <w:vertAlign w:val="subscript"/>
        </w:rPr>
        <w:t>(T)</w:t>
      </w:r>
      <w:r w:rsidRPr="00D5649B">
        <w:rPr>
          <w:rFonts w:cstheme="minorHAnsi"/>
          <w:sz w:val="20"/>
        </w:rPr>
        <w:tab/>
        <w:t xml:space="preserve">Shoot to root ratio = ratio of belowground root biomass to aboveground shoot biomass for crop T, (kg </w:t>
      </w:r>
      <w:r w:rsidR="00D52E62" w:rsidRPr="00D5649B">
        <w:rPr>
          <w:rFonts w:cstheme="minorHAnsi"/>
          <w:sz w:val="20"/>
        </w:rPr>
        <w:t>DM</w:t>
      </w:r>
      <w:r w:rsidRPr="00D5649B">
        <w:rPr>
          <w:rFonts w:cstheme="minorHAnsi"/>
          <w:sz w:val="20"/>
        </w:rPr>
        <w:t xml:space="preserve"> ha</w:t>
      </w:r>
      <w:r w:rsidRPr="00D5649B">
        <w:rPr>
          <w:rFonts w:cstheme="minorHAnsi"/>
          <w:sz w:val="20"/>
          <w:vertAlign w:val="superscript"/>
        </w:rPr>
        <w:t>-1</w:t>
      </w:r>
      <w:r w:rsidRPr="00D5649B">
        <w:rPr>
          <w:rFonts w:cstheme="minorHAnsi"/>
          <w:sz w:val="20"/>
        </w:rPr>
        <w:t>)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676564" w:rsidRPr="00676564">
        <w:rPr>
          <w:b/>
          <w:sz w:val="20"/>
        </w:rPr>
        <w:t xml:space="preserve">Table </w:t>
      </w:r>
      <w:r w:rsidR="00676564" w:rsidRPr="00676564">
        <w:rPr>
          <w:b/>
          <w:noProof/>
          <w:sz w:val="20"/>
        </w:rPr>
        <w:t>9</w:t>
      </w:r>
      <w:r w:rsidR="00C55662" w:rsidRPr="00C55662">
        <w:rPr>
          <w:rFonts w:cstheme="minorHAnsi"/>
          <w:b/>
          <w:sz w:val="20"/>
        </w:rPr>
        <w:fldChar w:fldCharType="end"/>
      </w:r>
      <w:r w:rsidRPr="00D5649B">
        <w:rPr>
          <w:rFonts w:cstheme="minorHAnsi"/>
          <w:sz w:val="20"/>
        </w:rPr>
        <w:t xml:space="preserve">) </w:t>
      </w:r>
    </w:p>
    <w:p w14:paraId="401803C3" w14:textId="54428795"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Area</w:t>
      </w:r>
      <w:r w:rsidRPr="00D5649B">
        <w:rPr>
          <w:rFonts w:cstheme="minorHAnsi"/>
          <w:i/>
          <w:sz w:val="20"/>
          <w:vertAlign w:val="subscript"/>
        </w:rPr>
        <w:t>(T)</w:t>
      </w:r>
      <w:r w:rsidRPr="00D5649B">
        <w:rPr>
          <w:rFonts w:cstheme="minorHAnsi"/>
          <w:sz w:val="20"/>
        </w:rPr>
        <w:tab/>
      </w:r>
      <w:r w:rsidR="00D70D51" w:rsidRPr="00D5649B">
        <w:rPr>
          <w:rFonts w:cstheme="minorHAnsi"/>
          <w:sz w:val="20"/>
        </w:rPr>
        <w:t>T</w:t>
      </w:r>
      <w:r w:rsidRPr="00D5649B">
        <w:rPr>
          <w:rFonts w:cstheme="minorHAnsi"/>
          <w:sz w:val="20"/>
        </w:rPr>
        <w:t>otal annual area harvested of crop T</w:t>
      </w:r>
      <w:r w:rsidR="00E274CA" w:rsidRPr="00D5649B">
        <w:rPr>
          <w:rFonts w:cstheme="minorHAnsi"/>
          <w:sz w:val="20"/>
        </w:rPr>
        <w:t xml:space="preserve"> (</w:t>
      </w:r>
      <w:r w:rsidRPr="00D5649B">
        <w:rPr>
          <w:rFonts w:cstheme="minorHAnsi"/>
          <w:sz w:val="20"/>
        </w:rPr>
        <w:t>ha yr</w:t>
      </w:r>
      <w:r w:rsidRPr="00D5649B">
        <w:rPr>
          <w:rFonts w:cstheme="minorHAnsi"/>
          <w:sz w:val="20"/>
          <w:vertAlign w:val="superscript"/>
        </w:rPr>
        <w:t>-1</w:t>
      </w:r>
      <w:r w:rsidR="00E274CA" w:rsidRPr="00D5649B">
        <w:rPr>
          <w:rFonts w:cstheme="minorHAnsi"/>
          <w:sz w:val="20"/>
        </w:rPr>
        <w:t>)</w:t>
      </w:r>
    </w:p>
    <w:p w14:paraId="7455327B" w14:textId="411ACCB4" w:rsidR="00221346" w:rsidRPr="00D5649B" w:rsidRDefault="0022134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raction of total area under crop T that is renewed annually</w:t>
      </w:r>
      <w:r w:rsidR="00E274CA" w:rsidRPr="00D5649B">
        <w:rPr>
          <w:rFonts w:cstheme="minorHAnsi"/>
          <w:sz w:val="20"/>
        </w:rPr>
        <w:t xml:space="preserve"> (</w:t>
      </w:r>
      <w:r w:rsidRPr="00D5649B">
        <w:rPr>
          <w:rFonts w:cstheme="minorHAnsi"/>
          <w:sz w:val="20"/>
        </w:rPr>
        <w:t>dimensionless</w:t>
      </w:r>
      <w:r w:rsidR="00E274CA" w:rsidRPr="00D5649B">
        <w:rPr>
          <w:rFonts w:cstheme="minorHAnsi"/>
          <w:sz w:val="20"/>
        </w:rPr>
        <w:t>)</w:t>
      </w:r>
      <w:r w:rsidRPr="00D5649B">
        <w:rPr>
          <w:rFonts w:cstheme="minorHAnsi"/>
          <w:sz w:val="20"/>
        </w:rPr>
        <w:t xml:space="preserve">. For countries where forages are renewed on average every X years,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xml:space="preserve">= 1/X. For annual crops,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1</w:t>
      </w:r>
    </w:p>
    <w:p w14:paraId="59465BBB" w14:textId="77777777" w:rsidR="00221346" w:rsidRPr="00D5649B" w:rsidRDefault="00221346" w:rsidP="009076DA">
      <w:pPr>
        <w:pStyle w:val="Heading4"/>
      </w:pPr>
      <w:r w:rsidRPr="00D5649B">
        <w:t>For crops not in the NIR</w:t>
      </w:r>
    </w:p>
    <w:p w14:paraId="7B39FE34" w14:textId="2B21761B" w:rsidR="00221346" w:rsidRPr="00D5649B" w:rsidRDefault="00000000" w:rsidP="00FA2202">
      <w:pPr>
        <w:keepNext/>
        <w:tabs>
          <w:tab w:val="clear" w:pos="9360"/>
          <w:tab w:val="left" w:pos="8647"/>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221346" w:rsidRPr="00D5649B">
        <w:rPr>
          <w:rFonts w:cstheme="minorHAnsi"/>
          <w:b/>
          <w:color w:val="000000" w:themeColor="text1"/>
        </w:rPr>
        <w:t xml:space="preserve"> </w:t>
      </w:r>
      <w:r w:rsidR="00221346" w:rsidRPr="00D5649B">
        <w:rPr>
          <w:rFonts w:cstheme="minorHAnsi"/>
          <w:b/>
          <w:color w:val="000000" w:themeColor="text1"/>
        </w:rPr>
        <w:tab/>
      </w:r>
      <w:r w:rsidR="005C1A71" w:rsidRPr="00D5649B">
        <w:rPr>
          <w:rFonts w:cstheme="minorHAnsi"/>
          <w:b/>
          <w:color w:val="000000" w:themeColor="text1"/>
        </w:rPr>
        <w:tab/>
      </w:r>
      <w:r w:rsidR="00221346"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2.2.2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6</w:t>
      </w:r>
      <w:r w:rsidR="001977CC">
        <w:rPr>
          <w:rFonts w:cstheme="minorHAnsi"/>
          <w:b/>
        </w:rPr>
        <w:fldChar w:fldCharType="end"/>
      </w:r>
    </w:p>
    <w:p w14:paraId="7ADA18F5" w14:textId="77777777" w:rsidR="00221346" w:rsidRPr="00D5649B" w:rsidRDefault="00221346" w:rsidP="00221346">
      <w:pPr>
        <w:tabs>
          <w:tab w:val="left" w:pos="2694"/>
        </w:tabs>
        <w:rPr>
          <w:rFonts w:cstheme="minorHAnsi"/>
          <w:i/>
          <w:sz w:val="20"/>
        </w:rPr>
      </w:pPr>
      <w:r w:rsidRPr="00D5649B">
        <w:rPr>
          <w:rFonts w:cstheme="minorHAnsi"/>
          <w:i/>
          <w:sz w:val="20"/>
        </w:rPr>
        <w:t>where</w:t>
      </w:r>
    </w:p>
    <w:p w14:paraId="1BFC69D0" w14:textId="1C00B8BD" w:rsidR="00221346" w:rsidRPr="00D5649B" w:rsidRDefault="00221346" w:rsidP="00C55662">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00BD69C2"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3D741F50" w14:textId="62BBFE21" w:rsidR="00221346" w:rsidRPr="00D5649B" w:rsidRDefault="00221346" w:rsidP="00C55662">
      <w:pPr>
        <w:tabs>
          <w:tab w:val="clear" w:pos="2880"/>
          <w:tab w:val="clear" w:pos="9360"/>
        </w:tabs>
        <w:spacing w:before="0"/>
        <w:ind w:left="2835" w:hanging="2835"/>
        <w:rPr>
          <w:rFonts w:cstheme="minorHAnsi"/>
          <w:sz w:val="20"/>
        </w:rPr>
      </w:pPr>
      <w:r w:rsidRPr="00D5649B">
        <w:rPr>
          <w:rFonts w:cstheme="minorHAnsi"/>
          <w:i/>
          <w:sz w:val="20"/>
        </w:rPr>
        <w:t>Yield</w:t>
      </w:r>
      <w:r w:rsidRPr="00D5649B">
        <w:rPr>
          <w:rFonts w:cstheme="minorHAnsi"/>
          <w:i/>
          <w:sz w:val="20"/>
        </w:rPr>
        <w:tab/>
      </w:r>
      <w:r w:rsidR="00BD69C2" w:rsidRPr="00D5649B">
        <w:rPr>
          <w:rFonts w:cstheme="minorHAnsi"/>
          <w:i/>
          <w:sz w:val="20"/>
        </w:rPr>
        <w:tab/>
      </w:r>
      <w:r w:rsidRPr="00D5649B">
        <w:rPr>
          <w:rFonts w:cstheme="minorHAnsi"/>
          <w:sz w:val="20"/>
        </w:rPr>
        <w:t xml:space="preserve">Crop yield (kg </w:t>
      </w:r>
      <w:r w:rsidR="00021B7F">
        <w:rPr>
          <w:rFonts w:cstheme="minorHAnsi"/>
          <w:sz w:val="20"/>
        </w:rPr>
        <w:t>DM</w:t>
      </w:r>
      <w:r w:rsidRPr="00D5649B">
        <w:rPr>
          <w:rFonts w:cstheme="minorHAnsi"/>
          <w:sz w:val="20"/>
        </w:rPr>
        <w:t xml:space="preserve"> ha</w:t>
      </w:r>
      <w:r w:rsidRPr="00D5649B">
        <w:rPr>
          <w:rFonts w:cstheme="minorHAnsi"/>
          <w:sz w:val="20"/>
          <w:vertAlign w:val="superscript"/>
        </w:rPr>
        <w:t>-1</w:t>
      </w:r>
      <w:r w:rsidRPr="00D5649B">
        <w:rPr>
          <w:rFonts w:cstheme="minorHAnsi"/>
          <w:sz w:val="20"/>
        </w:rPr>
        <w:t>, default provided, user override)</w:t>
      </w:r>
    </w:p>
    <w:p w14:paraId="2AE2163B" w14:textId="61111F2A" w:rsidR="00221346" w:rsidRPr="00D5649B" w:rsidRDefault="00221346" w:rsidP="00C55662">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BD69C2"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r w:rsidRPr="00D5649B">
        <w:rPr>
          <w:rStyle w:val="FootnoteReference"/>
          <w:rFonts w:cstheme="minorHAnsi"/>
          <w:sz w:val="20"/>
        </w:rPr>
        <w:footnoteReference w:id="9"/>
      </w:r>
    </w:p>
    <w:p w14:paraId="3E7BAAED" w14:textId="20266780" w:rsidR="00221346" w:rsidRPr="00D5649B" w:rsidRDefault="00221346" w:rsidP="00C55662">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00BD69C2" w:rsidRPr="00D5649B">
        <w:rPr>
          <w:rFonts w:cstheme="minorHAnsi"/>
          <w:i/>
          <w:sz w:val="20"/>
          <w:vertAlign w:val="subscript"/>
        </w:rPr>
        <w:tab/>
      </w:r>
      <w:r w:rsidRPr="00D5649B">
        <w:rPr>
          <w:rFonts w:cstheme="minorHAnsi"/>
          <w:sz w:val="20"/>
        </w:rPr>
        <w:t>Percentage of product yield returned to soil (user override)</w:t>
      </w:r>
    </w:p>
    <w:p w14:paraId="2959299B" w14:textId="77777777" w:rsidR="00221346" w:rsidRPr="00D5649B" w:rsidRDefault="00221346" w:rsidP="00221346">
      <w:pPr>
        <w:pStyle w:val="MTDisplayEquation"/>
        <w:spacing w:after="120"/>
        <w:rPr>
          <w:rStyle w:val="SubtleReference"/>
          <w:rFonts w:cstheme="minorHAnsi"/>
          <w:b w:val="0"/>
          <w:i/>
        </w:rPr>
      </w:pPr>
      <w:r w:rsidRPr="00D5649B">
        <w:rPr>
          <w:rStyle w:val="SubtleReference"/>
          <w:rFonts w:cstheme="minorHAnsi"/>
          <w:i/>
        </w:rPr>
        <w:t>For annual crops, perennial crops, and fodder corn.</w:t>
      </w:r>
    </w:p>
    <w:p w14:paraId="5C9DDB2D" w14:textId="4D91A93D" w:rsidR="00221346" w:rsidRPr="00D5649B" w:rsidRDefault="00000000" w:rsidP="00FA2202">
      <w:pPr>
        <w:pStyle w:val="MTDisplayEquation"/>
        <w:keepNext/>
        <w:tabs>
          <w:tab w:val="clear" w:pos="9360"/>
          <w:tab w:val="left" w:pos="8647"/>
          <w:tab w:val="right" w:pos="9781"/>
        </w:tabs>
        <w:spacing w:after="120"/>
        <w:rPr>
          <w:rFonts w:cstheme="minorHAnsi"/>
          <w:b/>
          <w:sz w:val="28"/>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D5649B">
        <w:rPr>
          <w:rFonts w:cstheme="minorHAnsi"/>
        </w:rPr>
        <w:t xml:space="preserve"> </w:t>
      </w:r>
      <w:r w:rsidR="00221346" w:rsidRPr="00D5649B">
        <w:rPr>
          <w:rFonts w:cstheme="minorHAnsi"/>
        </w:rPr>
        <w:tab/>
      </w:r>
      <w:r w:rsidR="00221346" w:rsidRPr="00D5649B">
        <w:rPr>
          <w:rFonts w:cstheme="minorHAnsi"/>
        </w:rPr>
        <w:tab/>
      </w:r>
      <w:r w:rsidR="005C1A71" w:rsidRPr="00D5649B">
        <w:rPr>
          <w:rFonts w:cstheme="minorHAnsi"/>
        </w:rPr>
        <w:tab/>
      </w:r>
      <w:r w:rsidR="00221346"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2.2.2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7</w:t>
      </w:r>
      <w:r w:rsidR="001977CC">
        <w:rPr>
          <w:rFonts w:cstheme="minorHAnsi"/>
          <w:b/>
        </w:rPr>
        <w:fldChar w:fldCharType="end"/>
      </w:r>
    </w:p>
    <w:p w14:paraId="2EEE2C35" w14:textId="0B911DDC" w:rsidR="00221346" w:rsidRPr="00D5649B" w:rsidRDefault="00000000" w:rsidP="00FA2202">
      <w:pPr>
        <w:keepNext/>
        <w:tabs>
          <w:tab w:val="clear" w:pos="2880"/>
          <w:tab w:val="clear" w:pos="9360"/>
          <w:tab w:val="right" w:pos="9799"/>
        </w:tabs>
        <w:spacing w:after="120"/>
        <w:rPr>
          <w:rFonts w:cstheme="minorHAnsi"/>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D5649B">
        <w:rPr>
          <w:rFonts w:cstheme="minorHAnsi"/>
        </w:rPr>
        <w:t xml:space="preserve"> </w:t>
      </w:r>
      <w:r w:rsidR="00126658" w:rsidRPr="00D5649B">
        <w:rPr>
          <w:rFonts w:cstheme="minorHAnsi"/>
        </w:rPr>
        <w:tab/>
      </w:r>
      <w:r w:rsidR="00221346"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2.2.2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8</w:t>
      </w:r>
      <w:r w:rsidR="001977CC">
        <w:rPr>
          <w:rFonts w:cstheme="minorHAnsi"/>
          <w:b/>
        </w:rPr>
        <w:fldChar w:fldCharType="end"/>
      </w:r>
    </w:p>
    <w:p w14:paraId="0222C573" w14:textId="77777777" w:rsidR="00221346" w:rsidRPr="00D5649B" w:rsidRDefault="00221346" w:rsidP="00221346">
      <w:pPr>
        <w:spacing w:after="120"/>
        <w:rPr>
          <w:rStyle w:val="SubtleReference"/>
          <w:rFonts w:cstheme="minorHAnsi"/>
          <w:b w:val="0"/>
          <w:i/>
        </w:rPr>
      </w:pPr>
      <w:r w:rsidRPr="00D5649B">
        <w:rPr>
          <w:rStyle w:val="SubtleReference"/>
          <w:rFonts w:cstheme="minorHAnsi"/>
          <w:i/>
        </w:rPr>
        <w:t>For root crops.</w:t>
      </w:r>
    </w:p>
    <w:p w14:paraId="0AFD783D" w14:textId="5612CAB4" w:rsidR="00221346" w:rsidRPr="00D5649B" w:rsidRDefault="00000000" w:rsidP="00FA2202">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D5649B">
        <w:rPr>
          <w:rFonts w:cstheme="minorHAnsi"/>
        </w:rPr>
        <w:t xml:space="preserve"> </w:t>
      </w:r>
      <w:r w:rsidR="00221346" w:rsidRPr="00D5649B">
        <w:rPr>
          <w:rFonts w:cstheme="minorHAnsi"/>
        </w:rPr>
        <w:tab/>
      </w:r>
      <w:r w:rsidR="00221346" w:rsidRPr="00D5649B">
        <w:rPr>
          <w:rFonts w:cstheme="minorHAnsi"/>
        </w:rPr>
        <w:tab/>
      </w:r>
      <w:r w:rsidR="005C1A71" w:rsidRPr="00D5649B">
        <w:rPr>
          <w:rFonts w:cstheme="minorHAnsi"/>
        </w:rPr>
        <w:tab/>
      </w:r>
      <w:r w:rsidR="00221346"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2.2.2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9</w:t>
      </w:r>
      <w:r w:rsidR="001977CC">
        <w:rPr>
          <w:rFonts w:cstheme="minorHAnsi"/>
          <w:b/>
        </w:rPr>
        <w:fldChar w:fldCharType="end"/>
      </w:r>
    </w:p>
    <w:p w14:paraId="38FA7D20" w14:textId="6BA90BF3" w:rsidR="00221346" w:rsidRPr="00D5649B" w:rsidRDefault="00000000" w:rsidP="00FA2202">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D5649B">
        <w:rPr>
          <w:rFonts w:cstheme="minorHAnsi"/>
        </w:rPr>
        <w:t xml:space="preserve"> </w:t>
      </w:r>
      <w:r w:rsidR="00221346" w:rsidRPr="00D5649B">
        <w:rPr>
          <w:rFonts w:cstheme="minorHAnsi"/>
        </w:rPr>
        <w:tab/>
      </w:r>
      <w:r w:rsidR="00221346" w:rsidRPr="00D5649B">
        <w:rPr>
          <w:rFonts w:cstheme="minorHAnsi"/>
        </w:rPr>
        <w:tab/>
      </w:r>
      <w:r w:rsidR="005C1A71" w:rsidRPr="00D5649B">
        <w:rPr>
          <w:rFonts w:cstheme="minorHAnsi"/>
        </w:rPr>
        <w:tab/>
      </w:r>
      <w:r w:rsidR="00221346" w:rsidRPr="00D5649B">
        <w:rPr>
          <w:rFonts w:cstheme="minorHAnsi"/>
          <w:b/>
        </w:rPr>
        <w:t xml:space="preserve">Eq. </w:t>
      </w:r>
      <w:r w:rsidR="001977CC">
        <w:rPr>
          <w:rFonts w:cstheme="minorHAnsi"/>
          <w:b/>
        </w:rPr>
        <w:fldChar w:fldCharType="begin"/>
      </w:r>
      <w:r w:rsidR="001977CC">
        <w:rPr>
          <w:rFonts w:cstheme="minorHAnsi"/>
          <w:b/>
        </w:rPr>
        <w:instrText xml:space="preserve"> STYLEREF 3 \s </w:instrText>
      </w:r>
      <w:r w:rsidR="001977CC">
        <w:rPr>
          <w:rFonts w:cstheme="minorHAnsi"/>
          <w:b/>
        </w:rPr>
        <w:fldChar w:fldCharType="separate"/>
      </w:r>
      <w:r w:rsidR="001977CC">
        <w:rPr>
          <w:rFonts w:cstheme="minorHAnsi"/>
          <w:b/>
          <w:noProof/>
        </w:rPr>
        <w:t>2.2.2</w:t>
      </w:r>
      <w:r w:rsidR="001977CC">
        <w:rPr>
          <w:rFonts w:cstheme="minorHAnsi"/>
          <w:b/>
        </w:rPr>
        <w:fldChar w:fldCharType="end"/>
      </w:r>
      <w:r w:rsidR="001977CC">
        <w:rPr>
          <w:rFonts w:cstheme="minorHAnsi"/>
          <w:b/>
        </w:rPr>
        <w:noBreakHyphen/>
      </w:r>
      <w:r w:rsidR="001977CC">
        <w:rPr>
          <w:rFonts w:cstheme="minorHAnsi"/>
          <w:b/>
        </w:rPr>
        <w:fldChar w:fldCharType="begin"/>
      </w:r>
      <w:r w:rsidR="001977CC">
        <w:rPr>
          <w:rFonts w:cstheme="minorHAnsi"/>
          <w:b/>
        </w:rPr>
        <w:instrText xml:space="preserve"> SEQ Eq. \* ARABIC \s 3 </w:instrText>
      </w:r>
      <w:r w:rsidR="001977CC">
        <w:rPr>
          <w:rFonts w:cstheme="minorHAnsi"/>
          <w:b/>
        </w:rPr>
        <w:fldChar w:fldCharType="separate"/>
      </w:r>
      <w:r w:rsidR="001977CC">
        <w:rPr>
          <w:rFonts w:cstheme="minorHAnsi"/>
          <w:b/>
          <w:noProof/>
        </w:rPr>
        <w:t>10</w:t>
      </w:r>
      <w:r w:rsidR="001977CC">
        <w:rPr>
          <w:rFonts w:cstheme="minorHAnsi"/>
          <w:b/>
        </w:rPr>
        <w:fldChar w:fldCharType="end"/>
      </w:r>
    </w:p>
    <w:p w14:paraId="7C9F1199" w14:textId="77777777" w:rsidR="00221346" w:rsidRPr="00D5649B" w:rsidRDefault="00221346" w:rsidP="00221346">
      <w:pPr>
        <w:tabs>
          <w:tab w:val="left" w:pos="2694"/>
        </w:tabs>
        <w:rPr>
          <w:rFonts w:cstheme="minorHAnsi"/>
          <w:sz w:val="20"/>
        </w:rPr>
      </w:pPr>
      <w:r w:rsidRPr="00D5649B">
        <w:rPr>
          <w:rFonts w:cstheme="minorHAnsi"/>
          <w:sz w:val="20"/>
        </w:rPr>
        <w:t>where</w:t>
      </w:r>
    </w:p>
    <w:p w14:paraId="7D731B75" w14:textId="4486B0DD" w:rsidR="00221346" w:rsidRPr="00D5649B" w:rsidRDefault="00221346" w:rsidP="00C55662">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Pr="00D5649B">
        <w:rPr>
          <w:rFonts w:cstheme="minorHAnsi"/>
          <w:i/>
          <w:sz w:val="20"/>
          <w:vertAlign w:val="subscript"/>
        </w:rPr>
        <w:tab/>
      </w:r>
      <w:r w:rsidR="00BD69C2" w:rsidRPr="00D5649B">
        <w:rPr>
          <w:rFonts w:cstheme="minorHAnsi"/>
          <w:i/>
          <w:sz w:val="20"/>
          <w:vertAlign w:val="subscript"/>
        </w:rPr>
        <w:tab/>
      </w:r>
      <w:r w:rsidRPr="00D5649B">
        <w:rPr>
          <w:rFonts w:cstheme="minorHAnsi"/>
          <w:sz w:val="20"/>
        </w:rPr>
        <w:t xml:space="preserve">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43F14187" w14:textId="7E3BF8D4" w:rsidR="00221346" w:rsidRPr="00D5649B" w:rsidRDefault="00221346" w:rsidP="00C55662">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BD69C2"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 xml:space="preserve">) </w:t>
      </w:r>
    </w:p>
    <w:p w14:paraId="196BB2C9" w14:textId="5DC5E875" w:rsidR="00221346" w:rsidRPr="00D5649B" w:rsidRDefault="00221346" w:rsidP="00C55662">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Pr="00D5649B">
        <w:rPr>
          <w:rFonts w:cstheme="minorHAnsi"/>
          <w:i/>
          <w:sz w:val="20"/>
          <w:vertAlign w:val="subscript"/>
        </w:rPr>
        <w:tab/>
      </w:r>
      <w:r w:rsidR="00BD69C2"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p>
    <w:p w14:paraId="53B67B38" w14:textId="4C8E8150" w:rsidR="00221346" w:rsidRPr="00D5649B" w:rsidRDefault="00221346" w:rsidP="00C55662">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ab/>
      </w:r>
      <w:r w:rsidR="00BD69C2" w:rsidRPr="00D5649B">
        <w:rPr>
          <w:rFonts w:cstheme="minorHAnsi"/>
          <w:i/>
          <w:sz w:val="20"/>
          <w:vertAlign w:val="subscript"/>
        </w:rPr>
        <w:tab/>
      </w:r>
      <w:r w:rsidRPr="00D5649B">
        <w:rPr>
          <w:rFonts w:cstheme="minorHAnsi"/>
          <w:sz w:val="20"/>
        </w:rPr>
        <w:t xml:space="preserve">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1AA20802" w14:textId="1203B601" w:rsidR="00221346" w:rsidRPr="00D5649B" w:rsidRDefault="00221346" w:rsidP="00C55662">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BD69C2"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551A0772" w14:textId="3369F2F8" w:rsidR="00221346" w:rsidRPr="00D5649B" w:rsidRDefault="00221346" w:rsidP="00C55662">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BD69C2"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629C8EA2" w14:textId="77777777" w:rsidR="00221346" w:rsidRPr="00D5649B" w:rsidRDefault="00221346" w:rsidP="009076DA">
      <w:pPr>
        <w:pStyle w:val="Heading5"/>
      </w:pPr>
      <w:r w:rsidRPr="00D5649B">
        <w:t>For annual crops not in the NIR</w:t>
      </w:r>
    </w:p>
    <w:p w14:paraId="2B18BE1C" w14:textId="0743D7DB" w:rsidR="00221346" w:rsidRPr="00D5649B" w:rsidRDefault="00221346" w:rsidP="00221346">
      <w:pPr>
        <w:tabs>
          <w:tab w:val="left" w:pos="2694"/>
        </w:tabs>
        <w:rPr>
          <w:rFonts w:cstheme="minorHAnsi"/>
          <w:sz w:val="20"/>
        </w:rPr>
      </w:pPr>
      <w:r w:rsidRPr="00D5649B">
        <w:rPr>
          <w:rFonts w:cstheme="minorHAnsi"/>
        </w:rPr>
        <w:t xml:space="preserve">Follow methodology in section </w:t>
      </w:r>
      <w:r w:rsidR="001E4431" w:rsidRPr="00D5649B">
        <w:rPr>
          <w:rFonts w:cstheme="minorHAnsi"/>
        </w:rPr>
        <w:fldChar w:fldCharType="begin"/>
      </w:r>
      <w:r w:rsidR="001E4431" w:rsidRPr="00D5649B">
        <w:rPr>
          <w:rFonts w:cstheme="minorHAnsi"/>
        </w:rPr>
        <w:instrText xml:space="preserve"> REF _Ref87019006 \r \h </w:instrText>
      </w:r>
      <w:r w:rsidR="001E4431" w:rsidRPr="00D5649B">
        <w:rPr>
          <w:rFonts w:cstheme="minorHAnsi"/>
        </w:rPr>
      </w:r>
      <w:r w:rsidR="001E4431" w:rsidRPr="00D5649B">
        <w:rPr>
          <w:rFonts w:cstheme="minorHAnsi"/>
        </w:rPr>
        <w:fldChar w:fldCharType="separate"/>
      </w:r>
      <w:r w:rsidR="00A27057">
        <w:rPr>
          <w:rFonts w:cstheme="minorHAnsi"/>
        </w:rPr>
        <w:t>2.1.2.2</w:t>
      </w:r>
      <w:r w:rsidR="001E4431" w:rsidRPr="00D5649B">
        <w:rPr>
          <w:rFonts w:cstheme="minorHAnsi"/>
        </w:rPr>
        <w:fldChar w:fldCharType="end"/>
      </w:r>
    </w:p>
    <w:p w14:paraId="6F42092B" w14:textId="77777777" w:rsidR="00221346" w:rsidRPr="00D5649B" w:rsidRDefault="00221346" w:rsidP="009076DA">
      <w:pPr>
        <w:pStyle w:val="Heading5"/>
      </w:pPr>
      <w:r w:rsidRPr="00D5649B">
        <w:t>Silage crops</w:t>
      </w:r>
    </w:p>
    <w:p w14:paraId="53669E05" w14:textId="4FCA7FA4" w:rsidR="00221346" w:rsidRPr="00D5649B" w:rsidRDefault="00221346" w:rsidP="00221346">
      <w:pPr>
        <w:tabs>
          <w:tab w:val="left" w:pos="2694"/>
        </w:tabs>
        <w:rPr>
          <w:rFonts w:cstheme="minorHAnsi"/>
          <w:sz w:val="20"/>
        </w:rPr>
      </w:pPr>
      <w:r w:rsidRPr="00D5649B">
        <w:rPr>
          <w:rFonts w:cstheme="minorHAnsi"/>
        </w:rPr>
        <w:t xml:space="preserve">Follow methodology in section </w:t>
      </w:r>
      <w:r w:rsidR="001E4431" w:rsidRPr="00D5649B">
        <w:rPr>
          <w:rFonts w:cstheme="minorHAnsi"/>
        </w:rPr>
        <w:fldChar w:fldCharType="begin"/>
      </w:r>
      <w:r w:rsidR="001E4431" w:rsidRPr="00D5649B">
        <w:rPr>
          <w:rFonts w:cstheme="minorHAnsi"/>
        </w:rPr>
        <w:instrText xml:space="preserve"> REF _Ref87019014 \r \h </w:instrText>
      </w:r>
      <w:r w:rsidR="001E4431" w:rsidRPr="00D5649B">
        <w:rPr>
          <w:rFonts w:cstheme="minorHAnsi"/>
        </w:rPr>
      </w:r>
      <w:r w:rsidR="001E4431" w:rsidRPr="00D5649B">
        <w:rPr>
          <w:rFonts w:cstheme="minorHAnsi"/>
        </w:rPr>
        <w:fldChar w:fldCharType="separate"/>
      </w:r>
      <w:r w:rsidR="00676564">
        <w:rPr>
          <w:rFonts w:cstheme="minorHAnsi"/>
        </w:rPr>
        <w:t>2.1.2.3</w:t>
      </w:r>
      <w:r w:rsidR="001E4431" w:rsidRPr="00D5649B">
        <w:rPr>
          <w:rFonts w:cstheme="minorHAnsi"/>
        </w:rPr>
        <w:fldChar w:fldCharType="end"/>
      </w:r>
    </w:p>
    <w:p w14:paraId="22C91922" w14:textId="77777777" w:rsidR="00221346" w:rsidRPr="00D5649B" w:rsidRDefault="00221346" w:rsidP="009076DA">
      <w:pPr>
        <w:pStyle w:val="Heading5"/>
      </w:pPr>
      <w:r w:rsidRPr="00D5649B">
        <w:t>Cover crops</w:t>
      </w:r>
    </w:p>
    <w:p w14:paraId="17D5F5BC" w14:textId="6EA3D385" w:rsidR="00221346" w:rsidRPr="00D5649B" w:rsidRDefault="00221346" w:rsidP="00221346">
      <w:pPr>
        <w:tabs>
          <w:tab w:val="left" w:pos="2694"/>
        </w:tabs>
        <w:rPr>
          <w:rFonts w:cstheme="minorHAnsi"/>
          <w:sz w:val="20"/>
        </w:rPr>
      </w:pPr>
      <w:r w:rsidRPr="00D5649B">
        <w:rPr>
          <w:rFonts w:cstheme="minorHAnsi"/>
        </w:rPr>
        <w:t xml:space="preserve">Follow methodology in section </w:t>
      </w:r>
      <w:r w:rsidR="001E4431" w:rsidRPr="00D5649B">
        <w:rPr>
          <w:rFonts w:cstheme="minorHAnsi"/>
        </w:rPr>
        <w:fldChar w:fldCharType="begin"/>
      </w:r>
      <w:r w:rsidR="001E4431" w:rsidRPr="00D5649B">
        <w:rPr>
          <w:rFonts w:cstheme="minorHAnsi"/>
        </w:rPr>
        <w:instrText xml:space="preserve"> REF _Ref55473454 \r \h </w:instrText>
      </w:r>
      <w:r w:rsidR="001E4431" w:rsidRPr="00D5649B">
        <w:rPr>
          <w:rFonts w:cstheme="minorHAnsi"/>
        </w:rPr>
      </w:r>
      <w:r w:rsidR="001E4431" w:rsidRPr="00D5649B">
        <w:rPr>
          <w:rFonts w:cstheme="minorHAnsi"/>
        </w:rPr>
        <w:fldChar w:fldCharType="separate"/>
      </w:r>
      <w:r w:rsidR="00676564">
        <w:rPr>
          <w:rFonts w:cstheme="minorHAnsi"/>
        </w:rPr>
        <w:t>2.1.2.4</w:t>
      </w:r>
      <w:r w:rsidR="001E4431" w:rsidRPr="00D5649B">
        <w:rPr>
          <w:rFonts w:cstheme="minorHAnsi"/>
        </w:rPr>
        <w:fldChar w:fldCharType="end"/>
      </w:r>
    </w:p>
    <w:p w14:paraId="0640F29C" w14:textId="77777777" w:rsidR="00221346" w:rsidRPr="00D5649B" w:rsidRDefault="00221346" w:rsidP="009076DA">
      <w:pPr>
        <w:pStyle w:val="Heading5"/>
      </w:pPr>
      <w:r w:rsidRPr="00D5649B">
        <w:t>Root crops</w:t>
      </w:r>
    </w:p>
    <w:p w14:paraId="04A7FED3" w14:textId="49D3ED6F" w:rsidR="00221346" w:rsidRPr="00D5649B" w:rsidRDefault="00221346" w:rsidP="00221346">
      <w:pPr>
        <w:pStyle w:val="Default"/>
        <w:rPr>
          <w:rFonts w:asciiTheme="minorHAnsi" w:hAnsiTheme="minorHAnsi" w:cstheme="minorHAnsi"/>
          <w:sz w:val="22"/>
          <w:szCs w:val="20"/>
        </w:rPr>
      </w:pPr>
      <w:r w:rsidRPr="00D5649B">
        <w:rPr>
          <w:rFonts w:asciiTheme="minorHAnsi" w:hAnsiTheme="minorHAnsi" w:cstheme="minorHAnsi"/>
          <w:sz w:val="22"/>
          <w:szCs w:val="20"/>
        </w:rPr>
        <w:t xml:space="preserve">Follow methodology in section </w:t>
      </w:r>
      <w:r w:rsidR="001E4431" w:rsidRPr="00D5649B">
        <w:rPr>
          <w:rFonts w:asciiTheme="minorHAnsi" w:hAnsiTheme="minorHAnsi" w:cstheme="minorHAnsi"/>
          <w:sz w:val="22"/>
          <w:szCs w:val="20"/>
        </w:rPr>
        <w:fldChar w:fldCharType="begin"/>
      </w:r>
      <w:r w:rsidR="001E4431" w:rsidRPr="00D5649B">
        <w:rPr>
          <w:rFonts w:asciiTheme="minorHAnsi" w:hAnsiTheme="minorHAnsi" w:cstheme="minorHAnsi"/>
          <w:sz w:val="22"/>
          <w:szCs w:val="20"/>
        </w:rPr>
        <w:instrText xml:space="preserve"> REF _Ref87019032 \r \h </w:instrText>
      </w:r>
      <w:r w:rsidR="001E4431" w:rsidRPr="00D5649B">
        <w:rPr>
          <w:rFonts w:asciiTheme="minorHAnsi" w:hAnsiTheme="minorHAnsi" w:cstheme="minorHAnsi"/>
          <w:sz w:val="22"/>
          <w:szCs w:val="20"/>
        </w:rPr>
      </w:r>
      <w:r w:rsidR="001E4431" w:rsidRPr="00D5649B">
        <w:rPr>
          <w:rFonts w:asciiTheme="minorHAnsi" w:hAnsiTheme="minorHAnsi" w:cstheme="minorHAnsi"/>
          <w:sz w:val="22"/>
          <w:szCs w:val="20"/>
        </w:rPr>
        <w:fldChar w:fldCharType="separate"/>
      </w:r>
      <w:r w:rsidR="00A27057">
        <w:rPr>
          <w:rFonts w:asciiTheme="minorHAnsi" w:hAnsiTheme="minorHAnsi" w:cstheme="minorHAnsi"/>
          <w:sz w:val="22"/>
          <w:szCs w:val="20"/>
        </w:rPr>
        <w:t>2.1.2.5</w:t>
      </w:r>
      <w:r w:rsidR="001E4431" w:rsidRPr="00D5649B">
        <w:rPr>
          <w:rFonts w:asciiTheme="minorHAnsi" w:hAnsiTheme="minorHAnsi" w:cstheme="minorHAnsi"/>
          <w:sz w:val="22"/>
          <w:szCs w:val="20"/>
        </w:rPr>
        <w:fldChar w:fldCharType="end"/>
      </w:r>
    </w:p>
    <w:p w14:paraId="3BE7A850" w14:textId="77777777" w:rsidR="00221346" w:rsidRPr="00D5649B" w:rsidRDefault="00221346" w:rsidP="009076DA">
      <w:pPr>
        <w:pStyle w:val="Heading5"/>
      </w:pPr>
      <w:r w:rsidRPr="00D5649B">
        <w:t>Perennials</w:t>
      </w:r>
    </w:p>
    <w:p w14:paraId="4130DFBA" w14:textId="15D15AF5" w:rsidR="00221346" w:rsidRPr="00D5649B" w:rsidRDefault="00221346" w:rsidP="00221346">
      <w:pPr>
        <w:pStyle w:val="Default"/>
        <w:rPr>
          <w:rFonts w:asciiTheme="minorHAnsi" w:hAnsiTheme="minorHAnsi" w:cstheme="minorHAnsi"/>
          <w:sz w:val="22"/>
          <w:szCs w:val="20"/>
        </w:rPr>
      </w:pPr>
      <w:r w:rsidRPr="00D5649B">
        <w:rPr>
          <w:rFonts w:asciiTheme="minorHAnsi" w:hAnsiTheme="minorHAnsi" w:cstheme="minorHAnsi"/>
          <w:sz w:val="22"/>
          <w:szCs w:val="20"/>
        </w:rPr>
        <w:t xml:space="preserve">Follow methodology in section </w:t>
      </w:r>
      <w:r w:rsidR="001E4431" w:rsidRPr="00D5649B">
        <w:rPr>
          <w:rFonts w:asciiTheme="minorHAnsi" w:hAnsiTheme="minorHAnsi" w:cstheme="minorHAnsi"/>
          <w:sz w:val="22"/>
          <w:szCs w:val="20"/>
        </w:rPr>
        <w:fldChar w:fldCharType="begin"/>
      </w:r>
      <w:r w:rsidR="001E4431" w:rsidRPr="00D5649B">
        <w:rPr>
          <w:rFonts w:asciiTheme="minorHAnsi" w:hAnsiTheme="minorHAnsi" w:cstheme="minorHAnsi"/>
          <w:sz w:val="22"/>
          <w:szCs w:val="20"/>
        </w:rPr>
        <w:instrText xml:space="preserve"> REF _Ref87019037 \r \h </w:instrText>
      </w:r>
      <w:r w:rsidR="001E4431" w:rsidRPr="00D5649B">
        <w:rPr>
          <w:rFonts w:asciiTheme="minorHAnsi" w:hAnsiTheme="minorHAnsi" w:cstheme="minorHAnsi"/>
          <w:sz w:val="22"/>
          <w:szCs w:val="20"/>
        </w:rPr>
      </w:r>
      <w:r w:rsidR="001E4431" w:rsidRPr="00D5649B">
        <w:rPr>
          <w:rFonts w:asciiTheme="minorHAnsi" w:hAnsiTheme="minorHAnsi" w:cstheme="minorHAnsi"/>
          <w:sz w:val="22"/>
          <w:szCs w:val="20"/>
        </w:rPr>
        <w:fldChar w:fldCharType="separate"/>
      </w:r>
      <w:r w:rsidR="00A27057">
        <w:rPr>
          <w:rFonts w:asciiTheme="minorHAnsi" w:hAnsiTheme="minorHAnsi" w:cstheme="minorHAnsi"/>
          <w:sz w:val="22"/>
          <w:szCs w:val="20"/>
        </w:rPr>
        <w:t>2.1.2.6</w:t>
      </w:r>
      <w:r w:rsidR="001E4431" w:rsidRPr="00D5649B">
        <w:rPr>
          <w:rFonts w:asciiTheme="minorHAnsi" w:hAnsiTheme="minorHAnsi" w:cstheme="minorHAnsi"/>
          <w:sz w:val="22"/>
          <w:szCs w:val="20"/>
        </w:rPr>
        <w:fldChar w:fldCharType="end"/>
      </w:r>
    </w:p>
    <w:p w14:paraId="0B03B42C" w14:textId="77777777" w:rsidR="00221346" w:rsidRPr="00D5649B" w:rsidRDefault="00221346" w:rsidP="009076DA">
      <w:pPr>
        <w:pStyle w:val="Heading5"/>
      </w:pPr>
      <w:r w:rsidRPr="00D5649B">
        <w:t>Rangeland</w:t>
      </w:r>
    </w:p>
    <w:p w14:paraId="2823A80B" w14:textId="2B9A2A16" w:rsidR="00221346" w:rsidRPr="00D5649B" w:rsidRDefault="00221346" w:rsidP="00221346">
      <w:pPr>
        <w:pStyle w:val="Default"/>
        <w:rPr>
          <w:rFonts w:asciiTheme="minorHAnsi" w:hAnsiTheme="minorHAnsi" w:cstheme="minorHAnsi"/>
          <w:sz w:val="22"/>
          <w:szCs w:val="20"/>
        </w:rPr>
      </w:pPr>
      <w:r w:rsidRPr="00D5649B">
        <w:rPr>
          <w:rFonts w:asciiTheme="minorHAnsi" w:hAnsiTheme="minorHAnsi" w:cstheme="minorHAnsi"/>
          <w:sz w:val="22"/>
          <w:szCs w:val="20"/>
        </w:rPr>
        <w:t xml:space="preserve">Follow methodology in section </w:t>
      </w:r>
      <w:r w:rsidR="001E4431" w:rsidRPr="00D5649B">
        <w:rPr>
          <w:rFonts w:asciiTheme="minorHAnsi" w:hAnsiTheme="minorHAnsi" w:cstheme="minorHAnsi"/>
          <w:sz w:val="22"/>
          <w:szCs w:val="20"/>
        </w:rPr>
        <w:fldChar w:fldCharType="begin"/>
      </w:r>
      <w:r w:rsidR="001E4431" w:rsidRPr="00D5649B">
        <w:rPr>
          <w:rFonts w:asciiTheme="minorHAnsi" w:hAnsiTheme="minorHAnsi" w:cstheme="minorHAnsi"/>
          <w:sz w:val="22"/>
          <w:szCs w:val="20"/>
        </w:rPr>
        <w:instrText xml:space="preserve"> REF _Ref87019048 \r \h </w:instrText>
      </w:r>
      <w:r w:rsidR="001E4431" w:rsidRPr="00D5649B">
        <w:rPr>
          <w:rFonts w:asciiTheme="minorHAnsi" w:hAnsiTheme="minorHAnsi" w:cstheme="minorHAnsi"/>
          <w:sz w:val="22"/>
          <w:szCs w:val="20"/>
        </w:rPr>
      </w:r>
      <w:r w:rsidR="001E4431" w:rsidRPr="00D5649B">
        <w:rPr>
          <w:rFonts w:asciiTheme="minorHAnsi" w:hAnsiTheme="minorHAnsi" w:cstheme="minorHAnsi"/>
          <w:sz w:val="22"/>
          <w:szCs w:val="20"/>
        </w:rPr>
        <w:fldChar w:fldCharType="separate"/>
      </w:r>
      <w:r w:rsidR="00A27057">
        <w:rPr>
          <w:rFonts w:asciiTheme="minorHAnsi" w:hAnsiTheme="minorHAnsi" w:cstheme="minorHAnsi"/>
          <w:sz w:val="22"/>
          <w:szCs w:val="20"/>
        </w:rPr>
        <w:t>2.1.2.7</w:t>
      </w:r>
      <w:r w:rsidR="001E4431" w:rsidRPr="00D5649B">
        <w:rPr>
          <w:rFonts w:asciiTheme="minorHAnsi" w:hAnsiTheme="minorHAnsi" w:cstheme="minorHAnsi"/>
          <w:sz w:val="22"/>
          <w:szCs w:val="20"/>
        </w:rPr>
        <w:fldChar w:fldCharType="end"/>
      </w:r>
    </w:p>
    <w:p w14:paraId="7AF28057" w14:textId="77777777" w:rsidR="00221346" w:rsidRPr="00D5649B" w:rsidRDefault="00221346" w:rsidP="009076DA">
      <w:pPr>
        <w:pStyle w:val="Heading5"/>
      </w:pPr>
      <w:r w:rsidRPr="00D5649B">
        <w:t>Fallow</w:t>
      </w:r>
    </w:p>
    <w:p w14:paraId="44327B59" w14:textId="35D4E7BD" w:rsidR="00221346" w:rsidRPr="00D5649B" w:rsidRDefault="001E4431" w:rsidP="00221346">
      <w:pPr>
        <w:rPr>
          <w:rFonts w:cstheme="minorHAnsi"/>
          <w:sz w:val="22"/>
        </w:rPr>
      </w:pPr>
      <w:r w:rsidRPr="00D5649B">
        <w:rPr>
          <w:rFonts w:cstheme="minorHAnsi"/>
          <w:sz w:val="22"/>
        </w:rPr>
        <w:t xml:space="preserve">Follow methodology in section </w:t>
      </w:r>
      <w:r w:rsidRPr="00D5649B">
        <w:rPr>
          <w:rFonts w:cstheme="minorHAnsi"/>
          <w:sz w:val="22"/>
        </w:rPr>
        <w:fldChar w:fldCharType="begin"/>
      </w:r>
      <w:r w:rsidRPr="00D5649B">
        <w:rPr>
          <w:rFonts w:cstheme="minorHAnsi"/>
          <w:sz w:val="22"/>
        </w:rPr>
        <w:instrText xml:space="preserve"> REF _Ref87019065 \r \h </w:instrText>
      </w:r>
      <w:r w:rsidRPr="00D5649B">
        <w:rPr>
          <w:rFonts w:cstheme="minorHAnsi"/>
          <w:sz w:val="22"/>
        </w:rPr>
      </w:r>
      <w:r w:rsidRPr="00D5649B">
        <w:rPr>
          <w:rFonts w:cstheme="minorHAnsi"/>
          <w:sz w:val="22"/>
        </w:rPr>
        <w:fldChar w:fldCharType="separate"/>
      </w:r>
      <w:r w:rsidR="00A27057">
        <w:rPr>
          <w:rFonts w:cstheme="minorHAnsi"/>
          <w:sz w:val="22"/>
        </w:rPr>
        <w:t>2.1.2.8</w:t>
      </w:r>
      <w:r w:rsidRPr="00D5649B">
        <w:rPr>
          <w:rFonts w:cstheme="minorHAnsi"/>
          <w:sz w:val="22"/>
        </w:rPr>
        <w:fldChar w:fldCharType="end"/>
      </w:r>
    </w:p>
    <w:p w14:paraId="5A48C77D" w14:textId="1C51BCF2" w:rsidR="001E4431" w:rsidRPr="00D5649B" w:rsidRDefault="001E4431" w:rsidP="009076DA">
      <w:pPr>
        <w:pStyle w:val="Heading5"/>
      </w:pPr>
      <w:r w:rsidRPr="00D5649B">
        <w:t>Manure</w:t>
      </w:r>
    </w:p>
    <w:p w14:paraId="06CA5680" w14:textId="2BF18106" w:rsidR="001E4431" w:rsidRDefault="001E4431" w:rsidP="00221346">
      <w:pPr>
        <w:rPr>
          <w:rFonts w:cstheme="minorHAnsi"/>
          <w:sz w:val="22"/>
        </w:rPr>
      </w:pPr>
      <w:r w:rsidRPr="00D5649B">
        <w:rPr>
          <w:rFonts w:cstheme="minorHAnsi"/>
          <w:sz w:val="22"/>
        </w:rPr>
        <w:t xml:space="preserve">Follow methodology in section </w:t>
      </w:r>
      <w:r w:rsidRPr="00D5649B">
        <w:rPr>
          <w:rFonts w:cstheme="minorHAnsi"/>
          <w:sz w:val="22"/>
        </w:rPr>
        <w:fldChar w:fldCharType="begin"/>
      </w:r>
      <w:r w:rsidRPr="00D5649B">
        <w:rPr>
          <w:rFonts w:cstheme="minorHAnsi"/>
          <w:sz w:val="22"/>
        </w:rPr>
        <w:instrText xml:space="preserve"> REF _Ref87019093 \r \h </w:instrText>
      </w:r>
      <w:r w:rsidRPr="00D5649B">
        <w:rPr>
          <w:rFonts w:cstheme="minorHAnsi"/>
          <w:sz w:val="22"/>
        </w:rPr>
      </w:r>
      <w:r w:rsidRPr="00D5649B">
        <w:rPr>
          <w:rFonts w:cstheme="minorHAnsi"/>
          <w:sz w:val="22"/>
        </w:rPr>
        <w:fldChar w:fldCharType="separate"/>
      </w:r>
      <w:r w:rsidR="00943267">
        <w:rPr>
          <w:rFonts w:cstheme="minorHAnsi"/>
          <w:sz w:val="22"/>
        </w:rPr>
        <w:t>2.1.2.8</w:t>
      </w:r>
      <w:r w:rsidRPr="00D5649B">
        <w:rPr>
          <w:rFonts w:cstheme="minorHAnsi"/>
          <w:sz w:val="22"/>
        </w:rPr>
        <w:fldChar w:fldCharType="end"/>
      </w:r>
    </w:p>
    <w:p w14:paraId="5047F961" w14:textId="6011DF04" w:rsidR="001A0F4B" w:rsidRDefault="001A0F4B" w:rsidP="009076DA">
      <w:pPr>
        <w:pStyle w:val="Heading5"/>
      </w:pPr>
      <w:r>
        <w:t>Total input</w:t>
      </w:r>
    </w:p>
    <w:p w14:paraId="3E08FA0F" w14:textId="58D13D8B" w:rsidR="001A0F4B" w:rsidRPr="00D5649B" w:rsidRDefault="00000000" w:rsidP="00FA2202">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num>
          <m:den>
            <m:r>
              <m:rPr>
                <m:sty m:val="bi"/>
              </m:rPr>
              <w:rPr>
                <w:rFonts w:ascii="Cambria Math" w:hAnsi="Cambria Math" w:cstheme="minorHAnsi"/>
              </w:rPr>
              <m:t>1000</m:t>
            </m:r>
          </m:den>
        </m:f>
      </m:oMath>
      <w:r w:rsidR="001A0F4B" w:rsidRPr="00D5649B">
        <w:rPr>
          <w:b/>
        </w:rPr>
        <w:t xml:space="preserve"> </w:t>
      </w:r>
      <w:r w:rsidR="001A0F4B" w:rsidRPr="00D5649B">
        <w:rPr>
          <w:b/>
        </w:rPr>
        <w:tab/>
      </w:r>
      <w:bookmarkStart w:id="174" w:name="CInput_IPCCTier2_Eq"/>
      <w:r w:rsidR="001A0F4B"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bookmarkEnd w:id="174"/>
    </w:p>
    <w:p w14:paraId="796DDFD2" w14:textId="3FED62F0" w:rsidR="001A0F4B" w:rsidRPr="004A2CC9" w:rsidRDefault="001A0F4B" w:rsidP="004A2CC9">
      <w:pPr>
        <w:pStyle w:val="NoSpacing"/>
        <w:keepNext/>
        <w:tabs>
          <w:tab w:val="clear" w:pos="9360"/>
          <w:tab w:val="right" w:pos="10080"/>
        </w:tabs>
        <w:jc w:val="right"/>
        <w:rPr>
          <w:rFonts w:cstheme="minorHAnsi"/>
          <w:b/>
          <w:sz w:val="20"/>
        </w:rPr>
      </w:pPr>
      <w:r w:rsidRPr="00D5649B">
        <w:tab/>
      </w:r>
      <w:r w:rsidRPr="00D5649B">
        <w:tab/>
      </w:r>
      <w:r w:rsidRPr="004A2CC9">
        <w:rPr>
          <w:sz w:val="20"/>
        </w:rPr>
        <w:t>IPCC 2019, Eq. 5.0H</w:t>
      </w:r>
    </w:p>
    <w:p w14:paraId="07307B58" w14:textId="641E2BCC" w:rsidR="001A0F4B" w:rsidRPr="00D5649B" w:rsidRDefault="00494884" w:rsidP="001A0F4B">
      <w:pPr>
        <w:pStyle w:val="Default"/>
        <w:rPr>
          <w:rFonts w:asciiTheme="minorHAnsi" w:hAnsiTheme="minorHAnsi" w:cstheme="minorHAnsi"/>
          <w:sz w:val="20"/>
          <w:szCs w:val="20"/>
        </w:rPr>
      </w:pPr>
      <w:r>
        <w:rPr>
          <w:rFonts w:asciiTheme="minorHAnsi" w:hAnsiTheme="minorHAnsi" w:cstheme="minorHAnsi"/>
          <w:sz w:val="20"/>
          <w:szCs w:val="20"/>
        </w:rPr>
        <w:t>w</w:t>
      </w:r>
      <w:r w:rsidR="001A0F4B" w:rsidRPr="00D5649B">
        <w:rPr>
          <w:rFonts w:asciiTheme="minorHAnsi" w:hAnsiTheme="minorHAnsi" w:cstheme="minorHAnsi"/>
          <w:sz w:val="20"/>
          <w:szCs w:val="20"/>
        </w:rPr>
        <w:t xml:space="preserve">here: </w:t>
      </w:r>
    </w:p>
    <w:p w14:paraId="69F8A2C7" w14:textId="10F95766"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Annual total amount of aboveground crop residue for crop T (kg DM yr</w:t>
      </w:r>
      <w:r w:rsidRPr="00D5649B">
        <w:rPr>
          <w:rFonts w:cstheme="minorHAnsi"/>
          <w:sz w:val="20"/>
          <w:vertAlign w:val="superscript"/>
        </w:rPr>
        <w:t>-1</w:t>
      </w:r>
      <w:r w:rsidRPr="00D5649B">
        <w:rPr>
          <w:rFonts w:cstheme="minorHAnsi"/>
          <w:sz w:val="20"/>
        </w:rPr>
        <w:t xml:space="preserve">) </w:t>
      </w:r>
    </w:p>
    <w:p w14:paraId="028994E6" w14:textId="447E5CFE"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AG(T)</w:t>
      </w:r>
      <w:r w:rsidRPr="00D5649B">
        <w:rPr>
          <w:rFonts w:cstheme="minorHAnsi"/>
          <w:sz w:val="20"/>
        </w:rPr>
        <w:tab/>
        <w:t>C content of aboveground residues for crop T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7321DE8B" w14:textId="77777777"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lastRenderedPageBreak/>
        <w:t>BGR</w:t>
      </w:r>
      <w:r w:rsidRPr="00D5649B">
        <w:rPr>
          <w:rFonts w:cstheme="minorHAnsi"/>
          <w:i/>
          <w:sz w:val="20"/>
          <w:vertAlign w:val="subscript"/>
        </w:rPr>
        <w:t>(T)</w:t>
      </w:r>
      <w:r w:rsidRPr="00D5649B">
        <w:rPr>
          <w:rFonts w:cstheme="minorHAnsi"/>
          <w:i/>
          <w:sz w:val="20"/>
        </w:rPr>
        <w:tab/>
      </w:r>
      <w:r w:rsidRPr="00D5649B">
        <w:rPr>
          <w:rFonts w:cstheme="minorHAnsi"/>
          <w:sz w:val="20"/>
        </w:rPr>
        <w:t>Annual total amount of belowground crop residue for crop T (kg DM yr</w:t>
      </w:r>
      <w:r w:rsidRPr="00D5649B">
        <w:rPr>
          <w:rFonts w:cstheme="minorHAnsi"/>
          <w:sz w:val="20"/>
          <w:vertAlign w:val="superscript"/>
        </w:rPr>
        <w:t>-1</w:t>
      </w:r>
      <w:r w:rsidRPr="00D5649B">
        <w:rPr>
          <w:rFonts w:cstheme="minorHAnsi"/>
          <w:sz w:val="20"/>
        </w:rPr>
        <w:t>)</w:t>
      </w:r>
    </w:p>
    <w:p w14:paraId="75637407" w14:textId="3EC253A4"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BG(T)</w:t>
      </w:r>
      <w:r w:rsidRPr="00D5649B">
        <w:rPr>
          <w:rFonts w:cstheme="minorHAnsi"/>
          <w:sz w:val="20"/>
        </w:rPr>
        <w:tab/>
        <w:t>C content of belowground residues for crop T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0367394B" w14:textId="3154B59D"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sidR="00232AC8">
        <w:rPr>
          <w:rFonts w:cstheme="minorHAnsi"/>
          <w:sz w:val="20"/>
        </w:rPr>
        <w:t>in</w:t>
      </w:r>
      <w:r w:rsidRPr="00D5649B">
        <w:rPr>
          <w:rFonts w:cstheme="minorHAnsi"/>
          <w:sz w:val="20"/>
        </w:rPr>
        <w:t xml:space="preserve"> </w:t>
      </w:r>
      <w:r w:rsidR="00232AC8">
        <w:rPr>
          <w:rFonts w:cstheme="minorHAnsi"/>
          <w:sz w:val="20"/>
        </w:rPr>
        <w:t>livestock</w:t>
      </w:r>
      <w:r w:rsidR="00232AC8" w:rsidRPr="00D5649B">
        <w:rPr>
          <w:rFonts w:cstheme="minorHAnsi"/>
          <w:sz w:val="20"/>
        </w:rPr>
        <w:t xml:space="preserve"> </w:t>
      </w:r>
      <w:r w:rsidRPr="00D5649B">
        <w:rPr>
          <w:rFonts w:cstheme="minorHAnsi"/>
          <w:sz w:val="20"/>
        </w:rPr>
        <w:t>manure applied to crop T (kg C) (</w:t>
      </w:r>
      <w:r w:rsidR="00A222A4" w:rsidRPr="00A222A4">
        <w:rPr>
          <w:rFonts w:cstheme="minorHAnsi"/>
          <w:sz w:val="20"/>
        </w:rPr>
        <w:fldChar w:fldCharType="begin"/>
      </w:r>
      <w:r w:rsidR="00A222A4" w:rsidRPr="00A222A4">
        <w:rPr>
          <w:rFonts w:cstheme="minorHAnsi"/>
          <w:sz w:val="20"/>
        </w:rPr>
        <w:instrText xml:space="preserve"> REF _Ref87014940 \h </w:instrText>
      </w:r>
      <w:r w:rsidR="00A222A4">
        <w:rPr>
          <w:rFonts w:cstheme="minorHAnsi"/>
          <w:sz w:val="20"/>
        </w:rPr>
        <w:instrText xml:space="preserve"> \* MERGEFORMAT </w:instrText>
      </w:r>
      <w:r w:rsidR="00A222A4" w:rsidRPr="00A222A4">
        <w:rPr>
          <w:rFonts w:cstheme="minorHAnsi"/>
          <w:sz w:val="20"/>
        </w:rPr>
      </w:r>
      <w:r w:rsidR="00A222A4" w:rsidRPr="00A222A4">
        <w:rPr>
          <w:rFonts w:cstheme="minorHAnsi"/>
          <w:sz w:val="20"/>
        </w:rPr>
        <w:fldChar w:fldCharType="separate"/>
      </w:r>
      <w:r w:rsidR="00A222A4" w:rsidRPr="00A222A4">
        <w:rPr>
          <w:rFonts w:cstheme="minorHAnsi"/>
          <w:b/>
          <w:sz w:val="20"/>
        </w:rPr>
        <w:t xml:space="preserve">Eq. </w:t>
      </w:r>
      <w:r w:rsidR="00A222A4" w:rsidRPr="00A222A4">
        <w:rPr>
          <w:rFonts w:cstheme="minorHAnsi"/>
          <w:b/>
          <w:noProof/>
          <w:sz w:val="20"/>
        </w:rPr>
        <w:t>2.1.3</w:t>
      </w:r>
      <w:r w:rsidR="00A222A4" w:rsidRPr="00A222A4">
        <w:rPr>
          <w:rFonts w:cstheme="minorHAnsi"/>
          <w:b/>
          <w:sz w:val="20"/>
        </w:rPr>
        <w:noBreakHyphen/>
      </w:r>
      <w:r w:rsidR="00A222A4" w:rsidRPr="00A222A4">
        <w:rPr>
          <w:rFonts w:cstheme="minorHAnsi"/>
          <w:b/>
          <w:noProof/>
          <w:sz w:val="20"/>
        </w:rPr>
        <w:t>3</w:t>
      </w:r>
      <w:r w:rsidR="00A222A4" w:rsidRPr="00A222A4">
        <w:rPr>
          <w:rFonts w:cstheme="minorHAnsi"/>
          <w:sz w:val="20"/>
        </w:rPr>
        <w:fldChar w:fldCharType="end"/>
      </w:r>
      <w:r w:rsidRPr="00D5649B">
        <w:rPr>
          <w:rFonts w:cstheme="minorHAnsi"/>
          <w:sz w:val="20"/>
        </w:rPr>
        <w:t>)</w:t>
      </w:r>
    </w:p>
    <w:p w14:paraId="28A58461" w14:textId="19C815E3" w:rsidR="001A0F4B" w:rsidRPr="001A0F4B" w:rsidRDefault="001A0F4B" w:rsidP="001A0F4B">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sidR="00DA63CB">
        <w:rPr>
          <w:rFonts w:cstheme="minorHAnsi"/>
          <w:sz w:val="20"/>
        </w:rPr>
        <w:t>C</w:t>
      </w:r>
      <w:r w:rsidR="00DA63CB" w:rsidRPr="00D5649B">
        <w:rPr>
          <w:rFonts w:cstheme="minorHAnsi"/>
          <w:sz w:val="20"/>
        </w:rPr>
        <w:t xml:space="preserve"> </w:t>
      </w:r>
      <w:r w:rsidRPr="00D5649B">
        <w:rPr>
          <w:rFonts w:cstheme="minorHAnsi"/>
          <w:sz w:val="20"/>
        </w:rPr>
        <w:t>inputs (t C ha</w:t>
      </w:r>
      <w:r w:rsidRPr="00D5649B">
        <w:rPr>
          <w:rFonts w:cstheme="minorHAnsi"/>
          <w:sz w:val="20"/>
          <w:vertAlign w:val="superscript"/>
        </w:rPr>
        <w:t>-1</w:t>
      </w:r>
      <w:r w:rsidRPr="00D5649B">
        <w:rPr>
          <w:rFonts w:cstheme="minorHAnsi"/>
          <w:sz w:val="20"/>
        </w:rPr>
        <w:t>)</w:t>
      </w:r>
    </w:p>
    <w:p w14:paraId="5FB2D4FB" w14:textId="52AFC564" w:rsidR="00221346" w:rsidRPr="00D5649B" w:rsidRDefault="00221346" w:rsidP="008A7F5F">
      <w:pPr>
        <w:pStyle w:val="Heading3"/>
      </w:pPr>
      <w:bookmarkStart w:id="175" w:name="_Toc152758527"/>
      <w:r w:rsidRPr="00D5649B">
        <w:t xml:space="preserve">Calculate the </w:t>
      </w:r>
      <w:r w:rsidR="004E267D">
        <w:t>i</w:t>
      </w:r>
      <w:r w:rsidRPr="00D5649B">
        <w:t xml:space="preserve">nitial </w:t>
      </w:r>
      <w:r w:rsidR="004E267D">
        <w:t>s</w:t>
      </w:r>
      <w:r w:rsidRPr="00D5649B">
        <w:t xml:space="preserve">tocks of the </w:t>
      </w:r>
      <w:r w:rsidR="004E267D">
        <w:t>a</w:t>
      </w:r>
      <w:r w:rsidRPr="00D5649B">
        <w:t xml:space="preserve">ctive, </w:t>
      </w:r>
      <w:r w:rsidR="004E267D">
        <w:t>s</w:t>
      </w:r>
      <w:r w:rsidRPr="00D5649B">
        <w:t xml:space="preserve">low and </w:t>
      </w:r>
      <w:r w:rsidR="004E267D">
        <w:t>p</w:t>
      </w:r>
      <w:r w:rsidRPr="00D5649B">
        <w:t>assive SOC sub-pools</w:t>
      </w:r>
      <w:bookmarkEnd w:id="175"/>
    </w:p>
    <w:p w14:paraId="6AA17E3E" w14:textId="2BFC74BE" w:rsidR="00221346" w:rsidRPr="00D5649B" w:rsidRDefault="00221346" w:rsidP="00221346">
      <w:pPr>
        <w:pStyle w:val="Default"/>
        <w:rPr>
          <w:rFonts w:asciiTheme="minorHAnsi" w:hAnsiTheme="minorHAnsi" w:cstheme="minorHAnsi"/>
        </w:rPr>
      </w:pPr>
      <w:r w:rsidRPr="00D5649B">
        <w:rPr>
          <w:rFonts w:asciiTheme="minorHAnsi" w:hAnsiTheme="minorHAnsi" w:cstheme="minorHAnsi"/>
        </w:rPr>
        <w:t xml:space="preserve">The initial stocks are calculated based on the climatic, soil texture, management and </w:t>
      </w:r>
      <w:r w:rsidR="00D7086D" w:rsidRPr="00D5649B">
        <w:rPr>
          <w:rFonts w:asciiTheme="minorHAnsi" w:hAnsiTheme="minorHAnsi" w:cstheme="minorHAnsi"/>
        </w:rPr>
        <w:t xml:space="preserve">C </w:t>
      </w:r>
      <w:r w:rsidRPr="00D5649B">
        <w:rPr>
          <w:rFonts w:asciiTheme="minorHAnsi" w:hAnsiTheme="minorHAnsi" w:cstheme="minorHAnsi"/>
        </w:rPr>
        <w:t>input data for a run-in period of 5 to 20 years (more years may be used if data are available).</w:t>
      </w:r>
    </w:p>
    <w:p w14:paraId="2B89530B" w14:textId="77777777" w:rsidR="00D7086D" w:rsidRPr="00D5649B" w:rsidRDefault="00221346" w:rsidP="009076DA">
      <w:pPr>
        <w:pStyle w:val="Heading4"/>
        <w:rPr>
          <w:szCs w:val="16"/>
        </w:rPr>
      </w:pPr>
      <w:r w:rsidRPr="00D5649B">
        <w:t xml:space="preserve">Calculate the average annual values of </w:t>
      </w:r>
      <w:proofErr w:type="spellStart"/>
      <w:r w:rsidRPr="00D5649B">
        <w:rPr>
          <w:i/>
        </w:rPr>
        <w:t>t</w:t>
      </w:r>
      <w:r w:rsidRPr="00D5649B">
        <w:rPr>
          <w:i/>
          <w:vertAlign w:val="subscript"/>
        </w:rPr>
        <w:t>fac</w:t>
      </w:r>
      <w:proofErr w:type="spellEnd"/>
      <w:r w:rsidRPr="00D5649B">
        <w:t xml:space="preserve"> and </w:t>
      </w:r>
      <w:proofErr w:type="spellStart"/>
      <w:r w:rsidRPr="00D5649B">
        <w:rPr>
          <w:i/>
        </w:rPr>
        <w:t>w</w:t>
      </w:r>
      <w:r w:rsidRPr="00D5649B">
        <w:rPr>
          <w:i/>
          <w:vertAlign w:val="subscript"/>
        </w:rPr>
        <w:t>fac</w:t>
      </w:r>
      <w:proofErr w:type="spellEnd"/>
      <w:r w:rsidR="008A7B7D" w:rsidRPr="00D5649B">
        <w:t xml:space="preserve"> </w:t>
      </w:r>
      <w:r w:rsidRPr="00D5649B">
        <w:t xml:space="preserve"> for the run-in period</w:t>
      </w:r>
    </w:p>
    <w:p w14:paraId="33BF5BE2" w14:textId="5085ABDD" w:rsidR="00221346" w:rsidRPr="00B9341F" w:rsidRDefault="00000000" w:rsidP="00FA2202">
      <w:pPr>
        <w:pStyle w:val="Default"/>
        <w:keepNext/>
        <w:tabs>
          <w:tab w:val="right" w:pos="9781"/>
        </w:tabs>
        <w:spacing w:before="120" w:after="120"/>
        <w:rPr>
          <w:rFonts w:asciiTheme="minorHAnsi" w:hAnsiTheme="minorHAnsi" w:cstheme="minorHAnsi"/>
          <w:b/>
          <w:lang w:val="de-DE"/>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m:t>
            </m:r>
          </m:sup>
        </m:sSup>
        <m:r>
          <m:rPr>
            <m:sty m:val="bi"/>
          </m:rPr>
          <w:rPr>
            <w:rFonts w:ascii="Cambria Math" w:hAnsi="Cambria Math" w:cstheme="minorHAnsi"/>
            <w:color w:val="auto"/>
            <w:sz w:val="22"/>
            <w:szCs w:val="16"/>
          </w:rPr>
          <m:t>×exp</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0.076×</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2.63</m:t>
                    </m:r>
                  </m:sup>
                </m:sSup>
              </m:e>
            </m:d>
          </m:e>
        </m:d>
      </m:oMath>
      <w:r w:rsidR="001E4431" w:rsidRPr="00D5649B">
        <w:rPr>
          <w:b/>
          <w:color w:val="auto"/>
          <w:sz w:val="22"/>
          <w:szCs w:val="16"/>
        </w:rPr>
        <w:t xml:space="preserve"> </w:t>
      </w:r>
      <w:r w:rsidR="001E4431" w:rsidRPr="00D5649B">
        <w:rPr>
          <w:b/>
          <w:color w:val="auto"/>
          <w:sz w:val="22"/>
          <w:szCs w:val="16"/>
        </w:rPr>
        <w:tab/>
      </w:r>
      <w:bookmarkStart w:id="176" w:name="ti_IPCCTier2_Eq"/>
      <w:r w:rsidR="001E443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w:t>
      </w:r>
      <w:r w:rsidR="001977CC">
        <w:rPr>
          <w:rFonts w:asciiTheme="minorHAnsi" w:hAnsiTheme="minorHAnsi" w:cstheme="minorHAnsi"/>
          <w:b/>
        </w:rPr>
        <w:fldChar w:fldCharType="end"/>
      </w:r>
      <w:bookmarkEnd w:id="176"/>
    </w:p>
    <w:p w14:paraId="09C6C1DE" w14:textId="4088B451" w:rsidR="00AC5961" w:rsidRPr="004A2CC9" w:rsidRDefault="00AC5961" w:rsidP="004A2CC9">
      <w:pPr>
        <w:pStyle w:val="Default"/>
        <w:keepNext/>
        <w:ind w:left="7560" w:firstLine="270"/>
        <w:jc w:val="right"/>
        <w:rPr>
          <w:rFonts w:asciiTheme="minorHAnsi" w:hAnsiTheme="minorHAnsi" w:cstheme="minorHAnsi"/>
          <w:b/>
          <w:sz w:val="20"/>
          <w:szCs w:val="20"/>
          <w:lang w:val="de-DE"/>
        </w:rPr>
      </w:pPr>
      <w:r w:rsidRPr="004A2CC9">
        <w:rPr>
          <w:rFonts w:asciiTheme="minorHAnsi" w:hAnsiTheme="minorHAnsi" w:cstheme="minorHAnsi"/>
          <w:sz w:val="20"/>
          <w:szCs w:val="20"/>
          <w:lang w:val="de-DE"/>
        </w:rPr>
        <w:t>IPCC 2019, Eq. 5.0E</w:t>
      </w:r>
    </w:p>
    <w:bookmarkStart w:id="177" w:name="_Ref87271590"/>
    <w:p w14:paraId="4F34CB70" w14:textId="153E52A5" w:rsidR="00221346" w:rsidRPr="00D5649B" w:rsidRDefault="00000000" w:rsidP="00FA2202">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lang w:val="de-DE"/>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m:t>
            </m:r>
            <m:r>
              <m:rPr>
                <m:sty m:val="bi"/>
              </m:rPr>
              <w:rPr>
                <w:rFonts w:ascii="Cambria Math" w:hAnsi="Cambria Math" w:cstheme="minorHAnsi"/>
                <w:color w:val="auto"/>
                <w:sz w:val="22"/>
                <w:szCs w:val="16"/>
                <w:lang w:val="de-DE"/>
              </w:rPr>
              <m:t>=</m:t>
            </m:r>
            <m:r>
              <m:rPr>
                <m:sty m:val="bi"/>
              </m:rPr>
              <w:rPr>
                <w:rFonts w:ascii="Cambria Math" w:hAnsi="Cambria Math" w:cstheme="minorHAnsi"/>
                <w:color w:val="auto"/>
                <w:sz w:val="22"/>
                <w:szCs w:val="16"/>
              </w:rPr>
              <m:t>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e>
        </m:nary>
      </m:oMath>
      <w:r w:rsidR="001E4431" w:rsidRPr="00B9341F">
        <w:rPr>
          <w:b/>
          <w:color w:val="auto"/>
          <w:sz w:val="22"/>
          <w:szCs w:val="16"/>
          <w:lang w:val="de-DE"/>
        </w:rPr>
        <w:t xml:space="preserve"> </w:t>
      </w:r>
      <w:r w:rsidR="001E4431" w:rsidRPr="00B9341F">
        <w:rPr>
          <w:b/>
          <w:color w:val="auto"/>
          <w:sz w:val="22"/>
          <w:szCs w:val="16"/>
          <w:lang w:val="de-DE"/>
        </w:rPr>
        <w:tab/>
      </w:r>
      <w:bookmarkStart w:id="178" w:name="tfac_Eq"/>
      <w:r w:rsidR="001E4431" w:rsidRPr="00B9341F">
        <w:rPr>
          <w:rFonts w:asciiTheme="minorHAnsi" w:hAnsiTheme="minorHAnsi" w:cstheme="minorHAnsi"/>
          <w:b/>
          <w:lang w:val="de-DE"/>
        </w:rPr>
        <w:t xml:space="preserve">Eq. </w:t>
      </w:r>
      <w:r w:rsidR="001977CC">
        <w:rPr>
          <w:rFonts w:asciiTheme="minorHAnsi" w:hAnsiTheme="minorHAnsi" w:cstheme="minorHAnsi"/>
          <w:b/>
          <w:lang w:val="de-DE"/>
        </w:rPr>
        <w:fldChar w:fldCharType="begin"/>
      </w:r>
      <w:r w:rsidR="001977CC">
        <w:rPr>
          <w:rFonts w:asciiTheme="minorHAnsi" w:hAnsiTheme="minorHAnsi" w:cstheme="minorHAnsi"/>
          <w:b/>
          <w:lang w:val="de-DE"/>
        </w:rPr>
        <w:instrText xml:space="preserve"> STYLEREF 3 \s </w:instrText>
      </w:r>
      <w:r w:rsidR="001977CC">
        <w:rPr>
          <w:rFonts w:asciiTheme="minorHAnsi" w:hAnsiTheme="minorHAnsi" w:cstheme="minorHAnsi"/>
          <w:b/>
          <w:lang w:val="de-DE"/>
        </w:rPr>
        <w:fldChar w:fldCharType="separate"/>
      </w:r>
      <w:r w:rsidR="001977CC">
        <w:rPr>
          <w:rFonts w:asciiTheme="minorHAnsi" w:hAnsiTheme="minorHAnsi" w:cstheme="minorHAnsi"/>
          <w:b/>
          <w:noProof/>
          <w:lang w:val="de-DE"/>
        </w:rPr>
        <w:t>2.2.3</w:t>
      </w:r>
      <w:r w:rsidR="001977CC">
        <w:rPr>
          <w:rFonts w:asciiTheme="minorHAnsi" w:hAnsiTheme="minorHAnsi" w:cstheme="minorHAnsi"/>
          <w:b/>
          <w:lang w:val="de-DE"/>
        </w:rPr>
        <w:fldChar w:fldCharType="end"/>
      </w:r>
      <w:r w:rsidR="001977CC">
        <w:rPr>
          <w:rFonts w:asciiTheme="minorHAnsi" w:hAnsiTheme="minorHAnsi" w:cstheme="minorHAnsi"/>
          <w:b/>
          <w:lang w:val="de-DE"/>
        </w:rPr>
        <w:noBreakHyphen/>
      </w:r>
      <w:r w:rsidR="001977CC">
        <w:rPr>
          <w:rFonts w:asciiTheme="minorHAnsi" w:hAnsiTheme="minorHAnsi" w:cstheme="minorHAnsi"/>
          <w:b/>
          <w:lang w:val="de-DE"/>
        </w:rPr>
        <w:fldChar w:fldCharType="begin"/>
      </w:r>
      <w:r w:rsidR="001977CC">
        <w:rPr>
          <w:rFonts w:asciiTheme="minorHAnsi" w:hAnsiTheme="minorHAnsi" w:cstheme="minorHAnsi"/>
          <w:b/>
          <w:lang w:val="de-DE"/>
        </w:rPr>
        <w:instrText xml:space="preserve"> SEQ Eq. \* ARABIC \s 3 </w:instrText>
      </w:r>
      <w:r w:rsidR="001977CC">
        <w:rPr>
          <w:rFonts w:asciiTheme="minorHAnsi" w:hAnsiTheme="minorHAnsi" w:cstheme="minorHAnsi"/>
          <w:b/>
          <w:lang w:val="de-DE"/>
        </w:rPr>
        <w:fldChar w:fldCharType="separate"/>
      </w:r>
      <w:r w:rsidR="001977CC">
        <w:rPr>
          <w:rFonts w:asciiTheme="minorHAnsi" w:hAnsiTheme="minorHAnsi" w:cstheme="minorHAnsi"/>
          <w:b/>
          <w:noProof/>
          <w:lang w:val="de-DE"/>
        </w:rPr>
        <w:t>2</w:t>
      </w:r>
      <w:r w:rsidR="001977CC">
        <w:rPr>
          <w:rFonts w:asciiTheme="minorHAnsi" w:hAnsiTheme="minorHAnsi" w:cstheme="minorHAnsi"/>
          <w:b/>
          <w:lang w:val="de-DE"/>
        </w:rPr>
        <w:fldChar w:fldCharType="end"/>
      </w:r>
      <w:bookmarkEnd w:id="177"/>
      <w:bookmarkEnd w:id="178"/>
    </w:p>
    <w:p w14:paraId="1CA33DA6" w14:textId="0A258E43" w:rsidR="00AC5961" w:rsidRPr="004A2CC9" w:rsidRDefault="00AC5961"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5.0E</w:t>
      </w:r>
    </w:p>
    <w:p w14:paraId="652E1FD2" w14:textId="77777777" w:rsidR="00AC5961" w:rsidRPr="00D5649B" w:rsidRDefault="00AC5961" w:rsidP="001E4431">
      <w:pPr>
        <w:pStyle w:val="Default"/>
        <w:keepNext/>
        <w:rPr>
          <w:rFonts w:asciiTheme="minorHAnsi" w:hAnsiTheme="minorHAnsi" w:cstheme="minorHAnsi"/>
          <w:b/>
          <w:color w:val="auto"/>
          <w:sz w:val="22"/>
          <w:szCs w:val="16"/>
        </w:rPr>
      </w:pPr>
    </w:p>
    <w:p w14:paraId="376D5577" w14:textId="22315D3A"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78747E88" w14:textId="755DE81B"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475B49" w:rsidRPr="00D5649B">
        <w:rPr>
          <w:rFonts w:cstheme="minorHAnsi"/>
          <w:color w:val="000000"/>
          <w:sz w:val="20"/>
        </w:rPr>
        <w:t>A</w:t>
      </w:r>
      <w:r w:rsidRPr="00D5649B">
        <w:rPr>
          <w:rFonts w:cstheme="minorHAnsi"/>
          <w:color w:val="000000"/>
          <w:sz w:val="20"/>
        </w:rPr>
        <w:t>nnual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p>
    <w:p w14:paraId="2827327A" w14:textId="5DCF4760"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r w:rsidRPr="00D5649B">
        <w:rPr>
          <w:rFonts w:cstheme="minorHAnsi"/>
          <w:color w:val="000000"/>
          <w:sz w:val="20"/>
        </w:rPr>
        <w:t xml:space="preserve"> (</w:t>
      </w:r>
      <w:proofErr w:type="spellStart"/>
      <w:r w:rsidRPr="00D5649B">
        <w:rPr>
          <w:rFonts w:cstheme="minorHAnsi"/>
          <w:i/>
          <w:color w:val="000000"/>
          <w:sz w:val="20"/>
        </w:rPr>
        <w:t>i</w:t>
      </w:r>
      <w:proofErr w:type="spellEnd"/>
      <w:r w:rsidRPr="00D5649B">
        <w:rPr>
          <w:rFonts w:cstheme="minorHAnsi"/>
          <w:color w:val="000000"/>
          <w:sz w:val="20"/>
        </w:rPr>
        <w:t xml:space="preserve"> = 1, 2, …, 12)</w:t>
      </w:r>
    </w:p>
    <w:p w14:paraId="02C82A98" w14:textId="2AC4FF1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max</w:t>
      </w:r>
      <w:proofErr w:type="spellEnd"/>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aximum monthly air temperature for decomposition</w:t>
      </w:r>
      <w:r w:rsidR="00D72EC5" w:rsidRPr="00D5649B">
        <w:rPr>
          <w:rFonts w:cstheme="minorHAnsi"/>
          <w:color w:val="000000"/>
          <w:sz w:val="20"/>
        </w:rPr>
        <w:t xml:space="preserve"> (°</w:t>
      </w:r>
      <w:r w:rsidRPr="00D5649B">
        <w:rPr>
          <w:rFonts w:cstheme="minorHAnsi"/>
          <w:color w:val="000000"/>
          <w:sz w:val="20"/>
        </w:rPr>
        <w:t>C</w:t>
      </w:r>
      <w:r w:rsidR="00D72EC5"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416CC81" w14:textId="3B9ADF3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temp</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w:t>
      </w:r>
      <w:proofErr w:type="spellStart"/>
      <w:r w:rsidRPr="00D5649B">
        <w:rPr>
          <w:rFonts w:cstheme="minorHAnsi"/>
          <w:i/>
          <w:color w:val="000000"/>
          <w:sz w:val="20"/>
        </w:rPr>
        <w:t>i</w:t>
      </w:r>
      <w:proofErr w:type="spellEnd"/>
      <w:r w:rsidRPr="00D5649B">
        <w:rPr>
          <w:rFonts w:cstheme="minorHAnsi"/>
          <w:color w:val="000000"/>
          <w:sz w:val="20"/>
        </w:rPr>
        <w:t xml:space="preserve"> = 1, 2, …, 12)</w:t>
      </w:r>
      <w:r w:rsidR="00D72EC5" w:rsidRPr="00D5649B">
        <w:rPr>
          <w:rFonts w:cstheme="minorHAnsi"/>
          <w:color w:val="000000"/>
          <w:sz w:val="20"/>
        </w:rPr>
        <w:t xml:space="preserve"> (°C)</w:t>
      </w:r>
      <w:r w:rsidRPr="00D5649B">
        <w:rPr>
          <w:rFonts w:cstheme="minorHAnsi"/>
          <w:color w:val="000000"/>
          <w:sz w:val="20"/>
        </w:rPr>
        <w:t xml:space="preserve"> </w:t>
      </w:r>
    </w:p>
    <w:p w14:paraId="09B04F0E" w14:textId="4FA80BF2"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opt</w:t>
      </w:r>
      <w:proofErr w:type="spellEnd"/>
      <w:r w:rsidRPr="00D5649B">
        <w:rPr>
          <w:rFonts w:cstheme="minorHAnsi"/>
          <w:color w:val="000000"/>
          <w:sz w:val="20"/>
        </w:rPr>
        <w:tab/>
      </w:r>
      <w:r w:rsidR="00475B49" w:rsidRPr="00D5649B">
        <w:rPr>
          <w:rFonts w:cstheme="minorHAnsi"/>
          <w:color w:val="000000"/>
          <w:sz w:val="20"/>
        </w:rPr>
        <w:t>O</w:t>
      </w:r>
      <w:r w:rsidRPr="00D5649B">
        <w:rPr>
          <w:rFonts w:cstheme="minorHAnsi"/>
          <w:color w:val="000000"/>
          <w:sz w:val="20"/>
        </w:rPr>
        <w:t xml:space="preserve">ptimum air temperature for decomposition </w:t>
      </w:r>
      <w:r w:rsidR="00D72EC5" w:rsidRPr="00D5649B">
        <w:rPr>
          <w:rFonts w:cstheme="minorHAnsi"/>
          <w:color w:val="000000"/>
          <w:sz w:val="20"/>
        </w:rPr>
        <w:t xml:space="preserve">(°C) </w:t>
      </w:r>
      <w:r w:rsidRPr="00D5649B">
        <w:rPr>
          <w:rFonts w:cstheme="minorHAnsi"/>
          <w:color w:val="000000"/>
          <w:sz w:val="20"/>
        </w:rPr>
        <w:t xml:space="preserve">(see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8188E28" w14:textId="6DA870D5" w:rsidR="00221346" w:rsidRPr="00291867" w:rsidRDefault="00221346" w:rsidP="00221346">
      <w:pPr>
        <w:pStyle w:val="Default"/>
        <w:rPr>
          <w:rFonts w:asciiTheme="minorHAnsi" w:hAnsiTheme="minorHAnsi" w:cstheme="minorHAnsi"/>
          <w:b/>
          <w:color w:val="auto"/>
          <w:sz w:val="28"/>
          <w:szCs w:val="16"/>
        </w:rPr>
      </w:pPr>
      <w:r w:rsidRPr="00D5649B">
        <w:rPr>
          <w:rFonts w:asciiTheme="minorHAnsi" w:hAnsiTheme="minorHAnsi" w:cstheme="minorHAnsi"/>
          <w:b/>
          <w:szCs w:val="20"/>
        </w:rPr>
        <w:t xml:space="preserve">NOTE: When the monthly average air temperature is greater than 45 °C (i.e., the maximum average air temperature) set to </w:t>
      </w:r>
      <w:r w:rsidRPr="00D5649B">
        <w:rPr>
          <w:rFonts w:asciiTheme="minorHAnsi" w:hAnsiTheme="minorHAnsi" w:cstheme="minorHAnsi"/>
          <w:b/>
          <w:i/>
          <w:szCs w:val="20"/>
        </w:rPr>
        <w:t>T</w:t>
      </w:r>
      <w:r w:rsidRPr="00D5649B">
        <w:rPr>
          <w:rFonts w:asciiTheme="minorHAnsi" w:hAnsiTheme="minorHAnsi" w:cstheme="minorHAnsi"/>
          <w:b/>
          <w:i/>
          <w:szCs w:val="20"/>
          <w:vertAlign w:val="subscript"/>
        </w:rPr>
        <w:t>i</w:t>
      </w:r>
      <w:r w:rsidRPr="00D5649B">
        <w:rPr>
          <w:rFonts w:asciiTheme="minorHAnsi" w:hAnsiTheme="minorHAnsi" w:cstheme="minorHAnsi"/>
          <w:b/>
          <w:szCs w:val="20"/>
        </w:rPr>
        <w:t xml:space="preserve"> 0</w:t>
      </w:r>
    </w:p>
    <w:p w14:paraId="4112794F" w14:textId="4BD1BC21" w:rsidR="00221346" w:rsidRPr="00D5649B" w:rsidRDefault="00000000" w:rsidP="00FA2202">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=min</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1.25,</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precip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PET</m:t>
                    </m:r>
                  </m:e>
                  <m:sub>
                    <m:r>
                      <m:rPr>
                        <m:sty m:val="bi"/>
                      </m:rPr>
                      <w:rPr>
                        <w:rFonts w:ascii="Cambria Math" w:hAnsi="Cambria Math" w:cstheme="minorHAnsi"/>
                        <w:color w:val="auto"/>
                        <w:sz w:val="22"/>
                        <w:szCs w:val="16"/>
                      </w:rPr>
                      <m:t>i</m:t>
                    </m:r>
                  </m:sub>
                </m:sSub>
              </m:den>
            </m:f>
          </m:e>
        </m:d>
      </m:oMath>
      <w:r w:rsidR="001E4431" w:rsidRPr="00D5649B">
        <w:rPr>
          <w:b/>
          <w:color w:val="auto"/>
          <w:sz w:val="22"/>
          <w:szCs w:val="16"/>
        </w:rPr>
        <w:t xml:space="preserve"> </w:t>
      </w:r>
      <w:r w:rsidR="001E4431" w:rsidRPr="00D5649B">
        <w:rPr>
          <w:b/>
          <w:color w:val="auto"/>
          <w:sz w:val="22"/>
          <w:szCs w:val="16"/>
        </w:rPr>
        <w:tab/>
      </w:r>
      <w:bookmarkStart w:id="179" w:name="mappeti_IPCCTier2_Eq"/>
      <w:r w:rsidR="001E443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3</w:t>
      </w:r>
      <w:r w:rsidR="001977CC">
        <w:rPr>
          <w:rFonts w:asciiTheme="minorHAnsi" w:hAnsiTheme="minorHAnsi" w:cstheme="minorHAnsi"/>
          <w:b/>
        </w:rPr>
        <w:fldChar w:fldCharType="end"/>
      </w:r>
      <w:bookmarkEnd w:id="179"/>
    </w:p>
    <w:p w14:paraId="23CD4605" w14:textId="09F009A9"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5.0F</w:t>
      </w:r>
    </w:p>
    <w:p w14:paraId="571F6322" w14:textId="246270BE"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4761F59" w14:textId="253571B3"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mappet</w:t>
      </w:r>
      <w:proofErr w:type="spellEnd"/>
      <w:r w:rsidRPr="00D5649B">
        <w:rPr>
          <w:rFonts w:cstheme="minorHAnsi"/>
          <w:i/>
          <w:iCs/>
          <w:sz w:val="20"/>
        </w:rPr>
        <w:t xml:space="preserve"> </w:t>
      </w:r>
      <w:proofErr w:type="spellStart"/>
      <w:r w:rsidRPr="00D5649B">
        <w:rPr>
          <w:rFonts w:cstheme="minorHAnsi"/>
          <w:i/>
          <w:iCs/>
          <w:sz w:val="20"/>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Ratio of total precipitation to total potential evapotranspiration (dimensionless) for month </w:t>
      </w:r>
      <w:proofErr w:type="spellStart"/>
      <w:r w:rsidR="00B94CB6" w:rsidRPr="00D5649B">
        <w:rPr>
          <w:rFonts w:cstheme="minorHAnsi"/>
          <w:i/>
          <w:sz w:val="20"/>
        </w:rPr>
        <w:t>i</w:t>
      </w:r>
      <w:proofErr w:type="spellEnd"/>
      <w:r w:rsidRPr="00D5649B">
        <w:rPr>
          <w:rFonts w:cstheme="minorHAnsi"/>
          <w:sz w:val="20"/>
        </w:rPr>
        <w:t xml:space="preserve"> (</w:t>
      </w:r>
      <w:proofErr w:type="spellStart"/>
      <w:r w:rsidRPr="00D5649B">
        <w:rPr>
          <w:rFonts w:cstheme="minorHAnsi"/>
          <w:sz w:val="20"/>
        </w:rPr>
        <w:t>i</w:t>
      </w:r>
      <w:proofErr w:type="spellEnd"/>
      <w:r w:rsidRPr="00D5649B">
        <w:rPr>
          <w:rFonts w:cstheme="minorHAnsi"/>
          <w:sz w:val="20"/>
        </w:rPr>
        <w:t xml:space="preserve"> = 1, 2, </w:t>
      </w:r>
      <w:r w:rsidRPr="00D5649B">
        <w:rPr>
          <w:rFonts w:eastAsia="TimesNewRomanPSMT" w:cstheme="minorHAnsi"/>
          <w:sz w:val="20"/>
        </w:rPr>
        <w:t>…</w:t>
      </w:r>
      <w:r w:rsidRPr="00D5649B">
        <w:rPr>
          <w:rFonts w:cstheme="minorHAnsi"/>
          <w:sz w:val="20"/>
        </w:rPr>
        <w:t>12)</w:t>
      </w:r>
    </w:p>
    <w:p w14:paraId="64817D83" w14:textId="535D6F88"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precip</w:t>
      </w:r>
      <w:proofErr w:type="spellEnd"/>
      <w:r w:rsidRPr="00D5649B">
        <w:rPr>
          <w:rFonts w:cstheme="minorHAnsi"/>
          <w:i/>
          <w:iCs/>
          <w:sz w:val="20"/>
        </w:rPr>
        <w:t xml:space="preserve"> </w:t>
      </w:r>
      <w:proofErr w:type="spellStart"/>
      <w:r w:rsidRPr="00D5649B">
        <w:rPr>
          <w:rFonts w:cstheme="minorHAnsi"/>
          <w:i/>
          <w:iCs/>
          <w:sz w:val="20"/>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Total precipitation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56B8EC12" w14:textId="259B942A"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r w:rsidRPr="00D5649B">
        <w:rPr>
          <w:rFonts w:cstheme="minorHAnsi"/>
          <w:i/>
          <w:iCs/>
          <w:sz w:val="20"/>
        </w:rPr>
        <w:t xml:space="preserve">PET </w:t>
      </w:r>
      <w:proofErr w:type="spellStart"/>
      <w:r w:rsidRPr="00D5649B">
        <w:rPr>
          <w:rFonts w:cstheme="minorHAnsi"/>
          <w:i/>
          <w:iCs/>
          <w:sz w:val="20"/>
        </w:rPr>
        <w:t>i</w:t>
      </w:r>
      <w:proofErr w:type="spellEnd"/>
      <w:r w:rsidRPr="00D5649B">
        <w:rPr>
          <w:rFonts w:cstheme="minorHAnsi"/>
          <w:i/>
          <w:iCs/>
          <w:sz w:val="20"/>
        </w:rPr>
        <w:tab/>
      </w:r>
      <w:r w:rsidRPr="00D5649B">
        <w:rPr>
          <w:rFonts w:cstheme="minorHAnsi"/>
          <w:sz w:val="20"/>
        </w:rPr>
        <w:t xml:space="preserve">Total potential evapotranspiration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7CC4B14C" w14:textId="76789D8E" w:rsidR="00221346" w:rsidRPr="00D5649B" w:rsidRDefault="00000000" w:rsidP="00FA2202">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=0.2129+</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0.2413×</m:t>
            </m:r>
            <m:sSup>
              <m:sSupPr>
                <m:ctrlPr>
                  <w:rPr>
                    <w:rFonts w:ascii="Cambria Math" w:hAnsi="Cambria Math" w:cstheme="minorHAnsi"/>
                    <w:b/>
                    <w:i/>
                    <w:color w:val="auto"/>
                    <w:sz w:val="22"/>
                    <w:szCs w:val="16"/>
                  </w:rPr>
                </m:ctrlPr>
              </m:sSup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sup>
                <m:r>
                  <m:rPr>
                    <m:sty m:val="bi"/>
                  </m:rPr>
                  <w:rPr>
                    <w:rFonts w:ascii="Cambria Math" w:hAnsi="Cambria Math" w:cstheme="minorHAnsi"/>
                    <w:color w:val="auto"/>
                    <w:sz w:val="22"/>
                    <w:szCs w:val="16"/>
                  </w:rPr>
                  <m:t>2</m:t>
                </m:r>
              </m:sup>
            </m:sSup>
          </m:e>
        </m:d>
      </m:oMath>
      <w:r w:rsidR="001E4431" w:rsidRPr="00D5649B">
        <w:rPr>
          <w:b/>
          <w:color w:val="auto"/>
          <w:sz w:val="22"/>
          <w:szCs w:val="16"/>
        </w:rPr>
        <w:t xml:space="preserve"> </w:t>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bookmarkStart w:id="180" w:name="wi_IPCCTier2_Eq"/>
      <w:r w:rsidR="001E443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4</w:t>
      </w:r>
      <w:r w:rsidR="001977CC">
        <w:rPr>
          <w:rFonts w:asciiTheme="minorHAnsi" w:hAnsiTheme="minorHAnsi" w:cstheme="minorHAnsi"/>
          <w:b/>
        </w:rPr>
        <w:fldChar w:fldCharType="end"/>
      </w:r>
      <w:bookmarkEnd w:id="180"/>
    </w:p>
    <w:p w14:paraId="2D632CA8" w14:textId="569FCB76"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5.0F</w:t>
      </w:r>
    </w:p>
    <w:p w14:paraId="1149FFA2" w14:textId="01E2D878"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C3A47E7" w14:textId="16379DEC"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rPr>
        <w:t>w</w:t>
      </w:r>
      <w:r w:rsidRPr="00D5649B">
        <w:rPr>
          <w:rFonts w:cstheme="minorHAnsi"/>
          <w:i/>
          <w:iCs/>
          <w:sz w:val="13"/>
          <w:szCs w:val="13"/>
        </w:rPr>
        <w:t>i</w:t>
      </w:r>
      <w:proofErr w:type="spellEnd"/>
      <w:r w:rsidRPr="00D5649B">
        <w:rPr>
          <w:rFonts w:cstheme="minorHAnsi"/>
          <w:i/>
          <w:iCs/>
        </w:rPr>
        <w:t xml:space="preserve"> </w:t>
      </w:r>
      <w:r w:rsidRPr="00D5649B">
        <w:rPr>
          <w:rFonts w:cstheme="minorHAnsi"/>
          <w:i/>
          <w:iCs/>
        </w:rPr>
        <w:tab/>
      </w:r>
      <w:r w:rsidRPr="00D5649B">
        <w:rPr>
          <w:rFonts w:cstheme="minorHAnsi"/>
          <w:sz w:val="20"/>
        </w:rPr>
        <w:t>Monthly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76971815" w14:textId="6F4EB637" w:rsidR="00F86196" w:rsidRPr="00095718" w:rsidRDefault="00F86196" w:rsidP="00C55662">
      <w:pPr>
        <w:pStyle w:val="Default"/>
        <w:keepNext/>
        <w:ind w:left="2835" w:hanging="2835"/>
        <w:rPr>
          <w:rFonts w:asciiTheme="minorHAnsi" w:hAnsiTheme="minorHAnsi" w:cstheme="minorHAnsi"/>
          <w:b/>
          <w:sz w:val="20"/>
          <w:szCs w:val="20"/>
        </w:rPr>
      </w:pPr>
      <w:proofErr w:type="spellStart"/>
      <w:r w:rsidRPr="00D5649B">
        <w:rPr>
          <w:rFonts w:asciiTheme="minorHAnsi" w:hAnsiTheme="minorHAnsi" w:cstheme="minorHAnsi"/>
          <w:i/>
          <w:iCs/>
          <w:sz w:val="20"/>
          <w:szCs w:val="20"/>
        </w:rPr>
        <w:t>ws</w:t>
      </w:r>
      <w:proofErr w:type="spellEnd"/>
      <w:r w:rsidRPr="00D5649B">
        <w:rPr>
          <w:rFonts w:asciiTheme="minorHAnsi" w:hAnsiTheme="minorHAnsi" w:cstheme="minorHAnsi"/>
          <w:i/>
          <w:iCs/>
          <w:sz w:val="20"/>
          <w:szCs w:val="20"/>
        </w:rPr>
        <w:t xml:space="preserve"> </w:t>
      </w:r>
      <w:r w:rsidRPr="00D5649B">
        <w:rPr>
          <w:rFonts w:asciiTheme="minorHAnsi" w:hAnsiTheme="minorHAnsi" w:cstheme="minorHAnsi"/>
          <w:i/>
          <w:iCs/>
          <w:sz w:val="20"/>
          <w:szCs w:val="20"/>
        </w:rPr>
        <w:tab/>
      </w:r>
      <w:r w:rsidRPr="00D5649B">
        <w:rPr>
          <w:rFonts w:asciiTheme="minorHAnsi" w:hAnsiTheme="minorHAnsi" w:cstheme="minorHAnsi"/>
          <w:sz w:val="20"/>
          <w:szCs w:val="20"/>
        </w:rPr>
        <w:t xml:space="preserve">Modifier for </w:t>
      </w:r>
      <w:proofErr w:type="spellStart"/>
      <w:r w:rsidRPr="00D5649B">
        <w:rPr>
          <w:rFonts w:asciiTheme="minorHAnsi" w:hAnsiTheme="minorHAnsi" w:cstheme="minorHAnsi"/>
          <w:i/>
          <w:iCs/>
          <w:sz w:val="20"/>
          <w:szCs w:val="20"/>
        </w:rPr>
        <w:t>mappe</w:t>
      </w:r>
      <w:r w:rsidR="00B94CB6" w:rsidRPr="00D5649B">
        <w:rPr>
          <w:rFonts w:asciiTheme="minorHAnsi" w:hAnsiTheme="minorHAnsi" w:cstheme="minorHAnsi"/>
          <w:i/>
          <w:iCs/>
          <w:sz w:val="20"/>
          <w:szCs w:val="20"/>
        </w:rPr>
        <w:t>t</w:t>
      </w:r>
      <w:r w:rsidRPr="00D5649B">
        <w:rPr>
          <w:rFonts w:asciiTheme="minorHAnsi" w:hAnsiTheme="minorHAnsi" w:cstheme="minorHAnsi"/>
          <w:i/>
          <w:iCs/>
          <w:sz w:val="20"/>
          <w:szCs w:val="20"/>
          <w:vertAlign w:val="subscript"/>
        </w:rPr>
        <w:t>i</w:t>
      </w:r>
      <w:proofErr w:type="spellEnd"/>
      <w:r w:rsidR="00B94CB6" w:rsidRPr="00D5649B">
        <w:rPr>
          <w:rFonts w:asciiTheme="minorHAnsi" w:hAnsiTheme="minorHAnsi" w:cstheme="minorHAnsi"/>
          <w:sz w:val="20"/>
          <w:szCs w:val="20"/>
        </w:rPr>
        <w:t xml:space="preserve"> (</w:t>
      </w:r>
      <w:r w:rsidRPr="00095718">
        <w:rPr>
          <w:rFonts w:asciiTheme="minorHAnsi" w:hAnsiTheme="minorHAnsi" w:cstheme="minorHAnsi"/>
          <w:sz w:val="20"/>
          <w:szCs w:val="20"/>
        </w:rPr>
        <w:t>dimensionless</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bookmarkStart w:id="181" w:name="_Ref87271644"/>
    <w:p w14:paraId="20D2BC81" w14:textId="7B10B1F9" w:rsidR="00221346" w:rsidRPr="00D5649B" w:rsidRDefault="00000000" w:rsidP="00FA2202">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=1.5×</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e>
            </m:nary>
          </m:e>
        </m:d>
      </m:oMath>
      <w:r w:rsidR="001E4431" w:rsidRPr="00D5649B">
        <w:rPr>
          <w:rFonts w:asciiTheme="minorHAnsi" w:hAnsiTheme="minorHAnsi" w:cstheme="minorHAnsi"/>
          <w:b/>
          <w:color w:val="auto"/>
          <w:sz w:val="22"/>
          <w:szCs w:val="16"/>
        </w:rPr>
        <w:t xml:space="preserve"> </w:t>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bookmarkStart w:id="182" w:name="wfac_Eq"/>
      <w:r w:rsidR="001E443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5</w:t>
      </w:r>
      <w:r w:rsidR="001977CC">
        <w:rPr>
          <w:rFonts w:asciiTheme="minorHAnsi" w:hAnsiTheme="minorHAnsi" w:cstheme="minorHAnsi"/>
          <w:b/>
        </w:rPr>
        <w:fldChar w:fldCharType="end"/>
      </w:r>
      <w:bookmarkEnd w:id="181"/>
      <w:bookmarkEnd w:id="182"/>
    </w:p>
    <w:p w14:paraId="14DBAA46" w14:textId="51792DEE" w:rsidR="00475B49" w:rsidRPr="004A2CC9" w:rsidRDefault="00475B49"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5.0F</w:t>
      </w:r>
    </w:p>
    <w:p w14:paraId="4F965922" w14:textId="2D99AC02"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40C9E647" w14:textId="0A58844E" w:rsidR="00221346" w:rsidRPr="00D5649B" w:rsidRDefault="00221346" w:rsidP="00291867">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1"/>
          <w:szCs w:val="21"/>
        </w:rPr>
        <w:t>w</w:t>
      </w:r>
      <w:r w:rsidR="006A4F22" w:rsidRPr="00D5649B">
        <w:rPr>
          <w:rFonts w:cstheme="minorHAnsi"/>
          <w:i/>
          <w:iCs/>
          <w:sz w:val="21"/>
          <w:szCs w:val="21"/>
          <w:vertAlign w:val="subscript"/>
        </w:rPr>
        <w:t>f</w:t>
      </w:r>
      <w:r w:rsidRPr="00D5649B">
        <w:rPr>
          <w:rFonts w:cstheme="minorHAnsi"/>
          <w:i/>
          <w:iCs/>
          <w:sz w:val="21"/>
          <w:szCs w:val="21"/>
          <w:vertAlign w:val="subscript"/>
        </w:rPr>
        <w:t>ac</w:t>
      </w:r>
      <w:proofErr w:type="spellEnd"/>
      <w:r w:rsidRPr="00D5649B">
        <w:rPr>
          <w:rFonts w:cstheme="minorHAnsi"/>
          <w:i/>
          <w:iCs/>
          <w:sz w:val="21"/>
          <w:szCs w:val="21"/>
        </w:rPr>
        <w:tab/>
      </w:r>
      <w:r w:rsidR="00475B49" w:rsidRPr="00D5649B">
        <w:rPr>
          <w:rFonts w:cstheme="minorHAnsi"/>
          <w:sz w:val="20"/>
        </w:rPr>
        <w:t>A</w:t>
      </w:r>
      <w:r w:rsidRPr="00D5649B">
        <w:rPr>
          <w:rFonts w:cstheme="minorHAnsi"/>
          <w:sz w:val="20"/>
        </w:rPr>
        <w:t>nnual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5636EBD0" w14:textId="30B8C594" w:rsidR="00221346" w:rsidRPr="00D5649B" w:rsidRDefault="00221346" w:rsidP="00D7086D">
      <w:pPr>
        <w:autoSpaceDE w:val="0"/>
        <w:autoSpaceDN w:val="0"/>
        <w:adjustRightInd w:val="0"/>
        <w:rPr>
          <w:rFonts w:cstheme="minorHAnsi"/>
          <w:b/>
          <w:szCs w:val="24"/>
        </w:rPr>
      </w:pPr>
      <w:r w:rsidRPr="00D5649B">
        <w:rPr>
          <w:rFonts w:cstheme="minorHAnsi"/>
          <w:b/>
          <w:szCs w:val="24"/>
        </w:rPr>
        <w:lastRenderedPageBreak/>
        <w:t xml:space="preserve">NOTE: If </w:t>
      </w:r>
      <w:proofErr w:type="spellStart"/>
      <w:r w:rsidRPr="00D5649B">
        <w:rPr>
          <w:rFonts w:cstheme="minorHAnsi"/>
          <w:b/>
          <w:i/>
          <w:iCs/>
          <w:szCs w:val="24"/>
        </w:rPr>
        <w:t>mappet</w:t>
      </w:r>
      <w:proofErr w:type="spellEnd"/>
      <w:r w:rsidRPr="00D5649B">
        <w:rPr>
          <w:rFonts w:cstheme="minorHAnsi"/>
          <w:b/>
          <w:i/>
          <w:iCs/>
          <w:szCs w:val="24"/>
        </w:rPr>
        <w:t xml:space="preserve"> </w:t>
      </w:r>
      <w:proofErr w:type="spellStart"/>
      <w:r w:rsidRPr="00D5649B">
        <w:rPr>
          <w:rFonts w:cstheme="minorHAnsi"/>
          <w:b/>
          <w:i/>
          <w:iCs/>
          <w:szCs w:val="24"/>
        </w:rPr>
        <w:t>i</w:t>
      </w:r>
      <w:proofErr w:type="spellEnd"/>
      <w:r w:rsidRPr="00D5649B">
        <w:rPr>
          <w:rFonts w:cstheme="minorHAnsi"/>
          <w:b/>
          <w:i/>
          <w:iCs/>
          <w:szCs w:val="24"/>
        </w:rPr>
        <w:t xml:space="preserve"> </w:t>
      </w:r>
      <w:r w:rsidRPr="00D5649B">
        <w:rPr>
          <w:rFonts w:cstheme="minorHAnsi"/>
          <w:b/>
          <w:szCs w:val="24"/>
        </w:rPr>
        <w:t xml:space="preserve">is &gt;1.25, then set the value of </w:t>
      </w:r>
      <w:proofErr w:type="spellStart"/>
      <w:r w:rsidRPr="00D5649B">
        <w:rPr>
          <w:rFonts w:cstheme="minorHAnsi"/>
          <w:b/>
          <w:i/>
          <w:iCs/>
          <w:szCs w:val="24"/>
        </w:rPr>
        <w:t>mappet</w:t>
      </w:r>
      <w:proofErr w:type="spellEnd"/>
      <w:r w:rsidRPr="00D5649B">
        <w:rPr>
          <w:rFonts w:cstheme="minorHAnsi"/>
          <w:b/>
          <w:i/>
          <w:iCs/>
          <w:szCs w:val="24"/>
        </w:rPr>
        <w:t xml:space="preserve"> </w:t>
      </w:r>
      <w:proofErr w:type="spellStart"/>
      <w:r w:rsidRPr="00D5649B">
        <w:rPr>
          <w:rFonts w:cstheme="minorHAnsi"/>
          <w:b/>
          <w:i/>
          <w:iCs/>
          <w:szCs w:val="24"/>
        </w:rPr>
        <w:t>i</w:t>
      </w:r>
      <w:proofErr w:type="spellEnd"/>
      <w:r w:rsidRPr="00D5649B">
        <w:rPr>
          <w:rFonts w:cstheme="minorHAnsi"/>
          <w:b/>
          <w:i/>
          <w:iCs/>
          <w:szCs w:val="24"/>
        </w:rPr>
        <w:t xml:space="preserve"> </w:t>
      </w:r>
      <w:r w:rsidRPr="00D5649B">
        <w:rPr>
          <w:rFonts w:cstheme="minorHAnsi"/>
          <w:b/>
          <w:szCs w:val="24"/>
        </w:rPr>
        <w:t>for the month to 1.25 for non-irrigated system (i.e.,</w:t>
      </w:r>
      <w:r w:rsidR="00D7086D" w:rsidRPr="00D5649B">
        <w:rPr>
          <w:rFonts w:cstheme="minorHAnsi"/>
          <w:b/>
          <w:szCs w:val="24"/>
        </w:rPr>
        <w:t xml:space="preserve"> </w:t>
      </w:r>
      <w:proofErr w:type="spellStart"/>
      <w:r w:rsidRPr="00D5649B">
        <w:rPr>
          <w:rFonts w:cstheme="minorHAnsi"/>
          <w:b/>
          <w:i/>
          <w:iCs/>
          <w:szCs w:val="24"/>
        </w:rPr>
        <w:t>mappet</w:t>
      </w:r>
      <w:proofErr w:type="spellEnd"/>
      <w:r w:rsidRPr="00D5649B">
        <w:rPr>
          <w:rFonts w:cstheme="minorHAnsi"/>
          <w:b/>
          <w:i/>
          <w:iCs/>
          <w:szCs w:val="24"/>
        </w:rPr>
        <w:t xml:space="preserve"> </w:t>
      </w:r>
      <w:proofErr w:type="spellStart"/>
      <w:r w:rsidRPr="00D5649B">
        <w:rPr>
          <w:rFonts w:cstheme="minorHAnsi"/>
          <w:b/>
          <w:i/>
          <w:iCs/>
          <w:szCs w:val="24"/>
        </w:rPr>
        <w:t>i</w:t>
      </w:r>
      <w:proofErr w:type="spellEnd"/>
      <w:r w:rsidRPr="00D5649B">
        <w:rPr>
          <w:rFonts w:cstheme="minorHAnsi"/>
          <w:b/>
          <w:i/>
          <w:iCs/>
          <w:szCs w:val="24"/>
        </w:rPr>
        <w:t xml:space="preserve"> </w:t>
      </w:r>
      <w:r w:rsidRPr="00D5649B">
        <w:rPr>
          <w:rFonts w:cstheme="minorHAnsi"/>
          <w:b/>
          <w:szCs w:val="24"/>
        </w:rPr>
        <w:t xml:space="preserve">does not exceed 1.25). Set </w:t>
      </w:r>
      <w:proofErr w:type="spellStart"/>
      <w:r w:rsidRPr="00D5649B">
        <w:rPr>
          <w:rFonts w:cstheme="minorHAnsi"/>
          <w:b/>
          <w:i/>
          <w:iCs/>
          <w:szCs w:val="24"/>
        </w:rPr>
        <w:t>wi</w:t>
      </w:r>
      <w:proofErr w:type="spellEnd"/>
      <w:r w:rsidRPr="00D5649B">
        <w:rPr>
          <w:rFonts w:cstheme="minorHAnsi"/>
          <w:b/>
          <w:i/>
          <w:iCs/>
          <w:szCs w:val="24"/>
        </w:rPr>
        <w:t xml:space="preserve"> </w:t>
      </w:r>
      <w:r w:rsidRPr="00D5649B">
        <w:rPr>
          <w:rFonts w:cstheme="minorHAnsi"/>
          <w:b/>
          <w:szCs w:val="24"/>
        </w:rPr>
        <w:t>for mon</w:t>
      </w:r>
      <w:r w:rsidR="001E4431" w:rsidRPr="00D5649B">
        <w:rPr>
          <w:rFonts w:cstheme="minorHAnsi"/>
          <w:b/>
          <w:szCs w:val="24"/>
        </w:rPr>
        <w:t>ths with irrigation to 0.775.</w:t>
      </w:r>
    </w:p>
    <w:p w14:paraId="1401714B" w14:textId="2ED318CC" w:rsidR="00221346" w:rsidRPr="00D5649B" w:rsidRDefault="00221346" w:rsidP="009076DA">
      <w:pPr>
        <w:pStyle w:val="Heading4"/>
      </w:pPr>
      <w:r w:rsidRPr="00D5649B">
        <w:t>Calculate the C input to the active sub-pool (</w:t>
      </w:r>
      <w:r w:rsidR="00577FD0" w:rsidRPr="00D5649B">
        <w:rPr>
          <w:rFonts w:cstheme="minorHAnsi"/>
        </w:rPr>
        <w:t>α</w:t>
      </w:r>
      <w:r w:rsidRPr="00D5649B">
        <w:t xml:space="preserve">) for the run-in period using the following data: </w:t>
      </w:r>
    </w:p>
    <w:bookmarkStart w:id="183" w:name="_Ref87272314"/>
    <w:p w14:paraId="49D589D3" w14:textId="1A21AC63" w:rsidR="00D81C79" w:rsidRPr="00D5649B" w:rsidRDefault="00000000" w:rsidP="00FA2202">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=1-</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0.17+0.68×sand</m:t>
            </m:r>
          </m:e>
        </m:d>
      </m:oMath>
      <w:r w:rsidR="00D81C79" w:rsidRPr="00D5649B">
        <w:rPr>
          <w:b/>
          <w:color w:val="auto"/>
          <w:sz w:val="22"/>
          <w:szCs w:val="16"/>
        </w:rPr>
        <w:t xml:space="preserve"> </w:t>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6</w:t>
      </w:r>
      <w:r w:rsidR="001977CC">
        <w:rPr>
          <w:rFonts w:asciiTheme="minorHAnsi" w:hAnsiTheme="minorHAnsi" w:cstheme="minorHAnsi"/>
          <w:b/>
        </w:rPr>
        <w:fldChar w:fldCharType="end"/>
      </w:r>
      <w:bookmarkEnd w:id="183"/>
    </w:p>
    <w:p w14:paraId="33430C45" w14:textId="597BD7E8" w:rsidR="00BD3E93" w:rsidRPr="004A2CC9" w:rsidRDefault="00BD3E93" w:rsidP="004A2CC9">
      <w:pPr>
        <w:pStyle w:val="Default"/>
        <w:keepNext/>
        <w:ind w:left="7650" w:firstLine="180"/>
        <w:rPr>
          <w:rFonts w:asciiTheme="minorHAnsi" w:hAnsiTheme="minorHAnsi" w:cstheme="minorHAnsi"/>
          <w:sz w:val="20"/>
          <w:szCs w:val="20"/>
        </w:rPr>
      </w:pPr>
      <w:r w:rsidRPr="004A2CC9">
        <w:rPr>
          <w:rFonts w:asciiTheme="minorHAnsi" w:hAnsiTheme="minorHAnsi" w:cstheme="minorHAnsi"/>
          <w:sz w:val="20"/>
          <w:szCs w:val="20"/>
        </w:rPr>
        <w:t>IPCC 2019, Eq. 5.0C</w:t>
      </w:r>
    </w:p>
    <w:p w14:paraId="08637887" w14:textId="3DA24EC9" w:rsidR="00BD3E93"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6B53BFB" w14:textId="5DD5A567" w:rsidR="00F86196" w:rsidRPr="00D5649B" w:rsidRDefault="00F86196" w:rsidP="005910FB">
      <w:pPr>
        <w:pStyle w:val="Default"/>
        <w:keepNex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4</w:t>
      </w:r>
      <w:r w:rsidRPr="00D5649B">
        <w:rPr>
          <w:rFonts w:asciiTheme="minorHAnsi" w:hAnsiTheme="minorHAnsi" w:cstheme="minorHAnsi"/>
          <w:sz w:val="20"/>
          <w:szCs w:val="20"/>
        </w:rPr>
        <w:tab/>
        <w:t xml:space="preserve">Fraction of active sub-pool decay products transferred to the </w:t>
      </w:r>
      <w:r w:rsidR="00B94CB6" w:rsidRPr="00D5649B">
        <w:rPr>
          <w:rFonts w:asciiTheme="minorHAnsi" w:hAnsiTheme="minorHAnsi" w:cstheme="minorHAnsi"/>
          <w:sz w:val="20"/>
          <w:szCs w:val="20"/>
        </w:rPr>
        <w:t>S</w:t>
      </w:r>
      <w:r w:rsidRPr="00D5649B">
        <w:rPr>
          <w:rFonts w:asciiTheme="minorHAnsi" w:hAnsiTheme="minorHAnsi" w:cstheme="minorHAnsi"/>
          <w:sz w:val="20"/>
          <w:szCs w:val="20"/>
        </w:rPr>
        <w:t>low sub-pool</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7C84A0A1" w14:textId="29BC7E6A" w:rsidR="00F86196" w:rsidRPr="00095718"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5</w:t>
      </w:r>
      <w:r w:rsidRPr="00D5649B">
        <w:rPr>
          <w:rFonts w:asciiTheme="minorHAnsi" w:hAnsiTheme="minorHAnsi" w:cstheme="minorHAnsi"/>
          <w:sz w:val="20"/>
          <w:szCs w:val="20"/>
        </w:rPr>
        <w:tab/>
      </w:r>
      <w:r w:rsidR="00B94CB6"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active sub-pool decay products transferred to the passive sub-pool </w:t>
      </w:r>
      <w:r w:rsidR="00B94CB6" w:rsidRPr="00D5649B">
        <w:rPr>
          <w:rFonts w:asciiTheme="minorHAnsi" w:hAnsiTheme="minorHAnsi" w:cstheme="minorHAnsi"/>
          <w:sz w:val="20"/>
          <w:szCs w:val="20"/>
        </w:rPr>
        <w:t>(</w:t>
      </w:r>
      <w:r w:rsidRPr="00095718">
        <w:rPr>
          <w:rFonts w:asciiTheme="minorHAnsi" w:hAnsiTheme="minorHAnsi" w:cstheme="minorHAnsi"/>
          <w:sz w:val="20"/>
          <w:szCs w:val="20"/>
        </w:rPr>
        <w:t>proportion</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p w14:paraId="22820993" w14:textId="64B43CFF" w:rsidR="00F86196" w:rsidRPr="00291867" w:rsidRDefault="00F86196" w:rsidP="002918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t>Fraction of 0-30 cm soil mass that is sand (0.050 – 2mm particles)</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2EAF6D47" w14:textId="02723F3F" w:rsidR="008A7B7D" w:rsidRPr="00D5649B" w:rsidRDefault="008A7B7D" w:rsidP="00E625E9">
      <w:pPr>
        <w:pStyle w:val="Default"/>
        <w:keepNext/>
        <w:spacing w:before="120" w:after="120"/>
        <w:rPr>
          <w:rFonts w:asciiTheme="minorHAnsi" w:hAnsiTheme="minorHAnsi" w:cstheme="minorHAnsi"/>
          <w:b/>
        </w:rPr>
      </w:pPr>
      <m:oMath>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0.85-0.018×</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LC</m:t>
                    </m:r>
                  </m:num>
                  <m:den>
                    <m:r>
                      <m:rPr>
                        <m:sty m:val="bi"/>
                      </m:rPr>
                      <w:rPr>
                        <w:rFonts w:ascii="Cambria Math" w:hAnsi="Cambria Math" w:cstheme="minorHAnsi"/>
                        <w:color w:val="auto"/>
                        <w:sz w:val="22"/>
                        <w:szCs w:val="16"/>
                      </w:rPr>
                      <m:t>NC</m:t>
                    </m:r>
                  </m:den>
                </m:f>
              </m:e>
            </m:d>
          </m:e>
        </m:d>
      </m:oMath>
      <w:r w:rsidRPr="00D5649B">
        <w:rPr>
          <w:b/>
          <w:color w:val="auto"/>
          <w:sz w:val="22"/>
          <w:szCs w:val="16"/>
        </w:rPr>
        <w:t xml:space="preserve"> </w:t>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bookmarkStart w:id="184" w:name="Beta_IPCCTier2_Eq"/>
      <w:r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7</w:t>
      </w:r>
      <w:r w:rsidR="001977CC">
        <w:rPr>
          <w:rFonts w:asciiTheme="minorHAnsi" w:hAnsiTheme="minorHAnsi" w:cstheme="minorHAnsi"/>
          <w:b/>
        </w:rPr>
        <w:fldChar w:fldCharType="end"/>
      </w:r>
      <w:bookmarkEnd w:id="184"/>
    </w:p>
    <w:p w14:paraId="130F4534" w14:textId="23C01853" w:rsidR="00BD3E93" w:rsidRPr="004A2CC9" w:rsidRDefault="00BD3E93"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5.0G</w:t>
      </w:r>
    </w:p>
    <w:p w14:paraId="31A6808C" w14:textId="6E6A6872"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2353A06F" w14:textId="5CDD90EA" w:rsidR="00F86196" w:rsidRPr="00D5649B"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Pr="00D5649B">
        <w:rPr>
          <w:rFonts w:asciiTheme="minorHAnsi" w:hAnsiTheme="minorHAnsi" w:cstheme="minorHAnsi"/>
          <w:sz w:val="20"/>
          <w:szCs w:val="20"/>
        </w:rPr>
        <w:tab/>
        <w:t>C input to the metabolic dead organic matter C component</w:t>
      </w:r>
      <w:r w:rsidR="00577FD0" w:rsidRPr="00D5649B">
        <w:rPr>
          <w:rFonts w:asciiTheme="minorHAnsi" w:hAnsiTheme="minorHAnsi" w:cstheme="minorHAnsi"/>
          <w:sz w:val="20"/>
          <w:szCs w:val="20"/>
        </w:rPr>
        <w:t xml:space="preserve"> (t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3A7C0A1C" w14:textId="1B71DFAD" w:rsidR="00F86196" w:rsidRPr="00D5649B" w:rsidRDefault="00F86196" w:rsidP="005910FB">
      <w:pPr>
        <w:pStyle w:val="Default"/>
        <w:ind w:left="2835" w:hanging="2835"/>
        <w:rPr>
          <w:rFonts w:asciiTheme="minorHAnsi" w:hAnsiTheme="minorHAnsi" w:cstheme="minorHAnsi"/>
          <w:sz w:val="20"/>
          <w:szCs w:val="20"/>
        </w:rPr>
      </w:pPr>
      <w:proofErr w:type="spellStart"/>
      <w:r w:rsidRPr="00D5649B">
        <w:rPr>
          <w:rFonts w:asciiTheme="minorHAnsi" w:hAnsiTheme="minorHAnsi" w:cstheme="minorHAnsi"/>
          <w:i/>
          <w:sz w:val="20"/>
          <w:szCs w:val="20"/>
        </w:rPr>
        <w:t>C</w:t>
      </w:r>
      <w:r w:rsidRPr="00D5649B">
        <w:rPr>
          <w:rFonts w:asciiTheme="minorHAnsi" w:hAnsiTheme="minorHAnsi" w:cstheme="minorHAnsi"/>
          <w:i/>
          <w:sz w:val="20"/>
          <w:szCs w:val="20"/>
          <w:vertAlign w:val="subscript"/>
        </w:rPr>
        <w:t>input</w:t>
      </w:r>
      <w:proofErr w:type="spellEnd"/>
      <w:r w:rsidRPr="00D5649B">
        <w:rPr>
          <w:rFonts w:asciiTheme="minorHAnsi" w:hAnsiTheme="minorHAnsi" w:cstheme="minorHAnsi"/>
          <w:sz w:val="20"/>
          <w:szCs w:val="20"/>
        </w:rPr>
        <w:tab/>
        <w:t xml:space="preserve">Total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577FD0" w:rsidRPr="00D5649B">
        <w:rPr>
          <w:rFonts w:asciiTheme="minorHAnsi" w:hAnsiTheme="minorHAnsi" w:cstheme="minorHAnsi"/>
          <w:sz w:val="20"/>
          <w:szCs w:val="20"/>
        </w:rPr>
        <w:t xml:space="preserve"> (t</w:t>
      </w:r>
      <w:r w:rsidRPr="00D5649B">
        <w:rPr>
          <w:rFonts w:asciiTheme="minorHAnsi" w:hAnsiTheme="minorHAnsi" w:cstheme="minorHAnsi"/>
          <w:sz w:val="20"/>
          <w:szCs w:val="20"/>
        </w:rPr>
        <w:t xml:space="preserve"> 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1D83E805" w14:textId="16C838C6" w:rsidR="00F86196" w:rsidRPr="00291867"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t>LC</w:t>
      </w:r>
      <w:r w:rsidRPr="00D5649B">
        <w:rPr>
          <w:rFonts w:asciiTheme="minorHAnsi" w:hAnsiTheme="minorHAnsi" w:cstheme="minorHAnsi"/>
          <w:sz w:val="20"/>
          <w:szCs w:val="20"/>
        </w:rPr>
        <w:tab/>
        <w:t xml:space="preserve">Lignin content of </w:t>
      </w:r>
      <w:r w:rsidR="004C5A59">
        <w:rPr>
          <w:rFonts w:asciiTheme="minorHAnsi" w:hAnsiTheme="minorHAnsi" w:cstheme="minorHAnsi"/>
          <w:sz w:val="20"/>
          <w:szCs w:val="20"/>
        </w:rPr>
        <w:t>the C</w:t>
      </w:r>
      <w:r w:rsidR="004C5A59"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r w:rsidRPr="00D5649B">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AD3D2EE" w14:textId="327D31D5" w:rsidR="00BD3E93" w:rsidRPr="00291867" w:rsidRDefault="00F86196" w:rsidP="00291867">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3C2449">
        <w:rPr>
          <w:rFonts w:asciiTheme="minorHAnsi" w:hAnsiTheme="minorHAnsi" w:cstheme="minorHAnsi"/>
          <w:sz w:val="20"/>
          <w:szCs w:val="20"/>
        </w:rPr>
        <w:t>N</w:t>
      </w:r>
      <w:r w:rsidR="003C2449"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4C5A59">
        <w:rPr>
          <w:rFonts w:asciiTheme="minorHAnsi" w:hAnsiTheme="minorHAnsi" w:cstheme="minorHAnsi"/>
          <w:sz w:val="20"/>
          <w:szCs w:val="20"/>
        </w:rPr>
        <w:t>C</w:t>
      </w:r>
      <w:r w:rsidR="004C5A59"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w:t>
      </w:r>
      <w:r w:rsidR="00B94CB6"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B94CB6"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w:t>
      </w:r>
      <w:r w:rsidR="006B40DD" w:rsidRPr="00D5649B">
        <w:rPr>
          <w:rFonts w:asciiTheme="minorHAnsi" w:hAnsiTheme="minorHAnsi" w:cstheme="minorHAnsi"/>
          <w:sz w:val="20"/>
          <w:szCs w:val="20"/>
        </w:rPr>
        <w:t>ountry-specific values)</w:t>
      </w:r>
    </w:p>
    <w:p w14:paraId="1663FED9" w14:textId="2D22E0C6" w:rsidR="00221346" w:rsidRPr="00D5649B" w:rsidRDefault="00221346" w:rsidP="00E625E9">
      <w:pPr>
        <w:pStyle w:val="Default"/>
        <w:keepNext/>
        <w:spacing w:before="120" w:after="120"/>
        <w:rPr>
          <w:rFonts w:asciiTheme="minorHAnsi" w:hAnsiTheme="minorHAnsi" w:cstheme="minorHAnsi"/>
          <w:b/>
        </w:rPr>
      </w:pPr>
      <w:bookmarkStart w:id="185" w:name="_Ref87272244"/>
      <m:oMath>
        <m:r>
          <m:rPr>
            <m:sty m:val="bi"/>
          </m:rPr>
          <w:rPr>
            <w:rFonts w:ascii="Cambria Math" w:hAnsi="Cambria Math" w:cstheme="minorHAnsi"/>
            <w:color w:val="auto"/>
            <w:sz w:val="22"/>
            <w:szCs w:val="16"/>
          </w:rPr>
          <m:t>α=</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1</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1-LC</m:t>
                        </m:r>
                      </m:e>
                    </m:d>
                    <m:r>
                      <m:rPr>
                        <m:sty m:val="bi"/>
                      </m:rPr>
                      <w:rPr>
                        <w:rFonts w:ascii="Cambria Math" w:hAnsi="Cambria Math" w:cstheme="minorHAnsi"/>
                        <w:color w:val="auto"/>
                        <w:sz w:val="22"/>
                        <w:szCs w:val="16"/>
                      </w:rPr>
                      <m:t>-β</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2</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e>
            </m:d>
          </m:num>
          <m:den>
            <m:r>
              <m:rPr>
                <m:sty m:val="bi"/>
              </m:rPr>
              <w:rPr>
                <w:rFonts w:ascii="Cambria Math" w:hAnsi="Cambria Math" w:cstheme="minorHAnsi"/>
                <w:color w:val="auto"/>
                <w:sz w:val="22"/>
                <w:szCs w:val="16"/>
              </w:rPr>
              <m:t>1-</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den>
        </m:f>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6" w:name="Alpha_IPCCTier2_Eq"/>
      <w:r w:rsidR="002B1B6E"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8</w:t>
      </w:r>
      <w:r w:rsidR="001977CC">
        <w:rPr>
          <w:rFonts w:asciiTheme="minorHAnsi" w:hAnsiTheme="minorHAnsi" w:cstheme="minorHAnsi"/>
          <w:b/>
        </w:rPr>
        <w:fldChar w:fldCharType="end"/>
      </w:r>
      <w:bookmarkEnd w:id="185"/>
      <w:bookmarkEnd w:id="186"/>
    </w:p>
    <w:p w14:paraId="08054CD4" w14:textId="558653C0" w:rsidR="00BD3E93" w:rsidRPr="004A2CC9" w:rsidRDefault="00BD3E93"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5.0G</w:t>
      </w:r>
    </w:p>
    <w:p w14:paraId="1CCF8C7D" w14:textId="1E6350D2" w:rsidR="00221346" w:rsidRPr="00D5649B" w:rsidRDefault="00DC3F1B"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614D6B41" w14:textId="1D47DB1F" w:rsidR="00221346" w:rsidRPr="00D5649B"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D5649B">
        <w:rPr>
          <w:rFonts w:asciiTheme="minorHAnsi" w:hAnsiTheme="minorHAnsi" w:cstheme="minorHAnsi"/>
          <w:sz w:val="20"/>
          <w:szCs w:val="20"/>
        </w:rPr>
        <w:tab/>
        <w:t xml:space="preserve">C input to the active soil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sub-pool</w:t>
      </w:r>
      <w:r w:rsidR="00577FD0" w:rsidRPr="00D5649B">
        <w:rPr>
          <w:rFonts w:asciiTheme="minorHAnsi" w:hAnsiTheme="minorHAnsi" w:cstheme="minorHAnsi"/>
          <w:sz w:val="20"/>
          <w:szCs w:val="20"/>
        </w:rPr>
        <w:t xml:space="preserve"> (t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0D1161B5" w14:textId="75D34A79" w:rsidR="00221346" w:rsidRPr="00291867"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metabolic dead organic matter decay products transferred to the active sub-pool</w:t>
      </w:r>
      <w:r w:rsidR="00577FD0" w:rsidRPr="00D5649B">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6EDE164C" w14:textId="475AB43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B775B6A" w14:textId="72659B17"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slow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3031DACC" w14:textId="5BEF94AD"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passive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3A38AFF" w14:textId="37EE91D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341805AB" w14:textId="7C2A35F5"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 xml:space="preserve">raction of passive sub-pool decay products transferred to the active sub-pool </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6DC43F8" w14:textId="77777777" w:rsidR="00D81C79" w:rsidRPr="00D5649B" w:rsidRDefault="00D81C79" w:rsidP="002F6B37">
      <w:pPr>
        <w:pStyle w:val="Default"/>
        <w:ind w:left="2880" w:hanging="2880"/>
        <w:rPr>
          <w:rFonts w:asciiTheme="minorHAnsi" w:hAnsiTheme="minorHAnsi" w:cstheme="minorHAnsi"/>
          <w:sz w:val="20"/>
          <w:szCs w:val="20"/>
        </w:rPr>
      </w:pPr>
    </w:p>
    <w:p w14:paraId="64ED83A3" w14:textId="79933270" w:rsidR="00221346" w:rsidRPr="00D5649B" w:rsidRDefault="00676564" w:rsidP="00221346">
      <w:pPr>
        <w:pStyle w:val="Default"/>
        <w:rPr>
          <w:rFonts w:asciiTheme="minorHAnsi" w:hAnsiTheme="minorHAnsi" w:cstheme="minorHAnsi"/>
        </w:rPr>
      </w:pPr>
      <w:r w:rsidRPr="00957D93">
        <w:rPr>
          <w:rFonts w:asciiTheme="minorHAnsi" w:eastAsiaTheme="minorEastAsia" w:hAnsiTheme="minorHAnsi" w:cstheme="minorBidi"/>
          <w:b/>
          <w:color w:val="auto"/>
          <w:szCs w:val="20"/>
          <w:lang w:eastAsia="en-US"/>
        </w:rPr>
        <w:fldChar w:fldCharType="begin"/>
      </w:r>
      <w:r w:rsidRPr="00957D93">
        <w:rPr>
          <w:rFonts w:asciiTheme="minorHAnsi" w:eastAsiaTheme="minorEastAsia" w:hAnsiTheme="minorHAnsi" w:cstheme="minorBidi"/>
          <w:b/>
          <w:color w:val="auto"/>
          <w:szCs w:val="20"/>
          <w:lang w:eastAsia="en-US"/>
        </w:rPr>
        <w:instrText xml:space="preserve"> REF _Ref109137864 \h </w:instrText>
      </w:r>
      <w:r w:rsidR="00957D93">
        <w:rPr>
          <w:rFonts w:asciiTheme="minorHAnsi" w:eastAsiaTheme="minorEastAsia" w:hAnsiTheme="minorHAnsi" w:cstheme="minorBidi"/>
          <w:b/>
          <w:color w:val="auto"/>
          <w:szCs w:val="20"/>
          <w:lang w:eastAsia="en-US"/>
        </w:rPr>
        <w:instrText xml:space="preserve"> \* MERGEFORMAT </w:instrText>
      </w:r>
      <w:r w:rsidRPr="00957D93">
        <w:rPr>
          <w:rFonts w:asciiTheme="minorHAnsi" w:eastAsiaTheme="minorEastAsia" w:hAnsiTheme="minorHAnsi" w:cstheme="minorBidi"/>
          <w:b/>
          <w:color w:val="auto"/>
          <w:szCs w:val="20"/>
          <w:lang w:eastAsia="en-US"/>
        </w:rPr>
      </w:r>
      <w:r w:rsidRPr="00957D93">
        <w:rPr>
          <w:rFonts w:asciiTheme="minorHAnsi" w:eastAsiaTheme="minorEastAsia" w:hAnsiTheme="minorHAnsi" w:cstheme="minorBidi"/>
          <w:b/>
          <w:color w:val="auto"/>
          <w:szCs w:val="20"/>
          <w:lang w:eastAsia="en-US"/>
        </w:rPr>
        <w:fldChar w:fldCharType="separate"/>
      </w:r>
      <w:r w:rsidRPr="00957D93">
        <w:rPr>
          <w:rFonts w:asciiTheme="minorHAnsi" w:eastAsiaTheme="minorEastAsia" w:hAnsiTheme="minorHAnsi" w:cstheme="minorBidi"/>
          <w:b/>
          <w:color w:val="auto"/>
          <w:szCs w:val="20"/>
          <w:lang w:eastAsia="en-US"/>
        </w:rPr>
        <w:t>Table 8</w:t>
      </w:r>
      <w:r w:rsidRPr="00957D93">
        <w:rPr>
          <w:rFonts w:asciiTheme="minorHAnsi" w:eastAsiaTheme="minorEastAsia" w:hAnsiTheme="minorHAnsi" w:cstheme="minorBidi"/>
          <w:b/>
          <w:color w:val="auto"/>
          <w:szCs w:val="20"/>
          <w:lang w:eastAsia="en-US"/>
        </w:rPr>
        <w:fldChar w:fldCharType="end"/>
      </w:r>
      <w:r w:rsidR="008A7B7D" w:rsidRPr="00D5649B">
        <w:rPr>
          <w:rFonts w:asciiTheme="minorHAnsi" w:hAnsiTheme="minorHAnsi" w:cstheme="minorHAnsi"/>
        </w:rPr>
        <w:t xml:space="preserve"> </w:t>
      </w:r>
      <w:r w:rsidR="00221346" w:rsidRPr="00D5649B">
        <w:rPr>
          <w:rFonts w:asciiTheme="minorHAnsi" w:hAnsiTheme="minorHAnsi" w:cstheme="minorHAnsi"/>
        </w:rPr>
        <w:t xml:space="preserve">provides the default parameters, minimum and maximum values for parameters, and their associated standard deviation. The probability distribution functions for the parameters should be constructed as truncated normal distributions, in which parameter values lower than the minimum value are constrained the minimum value, and parameter values greater than the maximum values are constrained to the maximum value. Uncorrelated draws from the probability distribution functions of the parameters can be made using the data in this table, but more robust estimates of uncertainty can be made using a truncated joint probability distribution with the parameter covariance matrix found in </w:t>
      </w:r>
      <w:r w:rsidR="00577FD0" w:rsidRPr="00D5649B">
        <w:rPr>
          <w:rFonts w:asciiTheme="minorHAnsi" w:hAnsiTheme="minorHAnsi" w:cstheme="minorHAnsi"/>
        </w:rPr>
        <w:t xml:space="preserve">IPCC (2019), </w:t>
      </w:r>
      <w:r w:rsidR="00221346" w:rsidRPr="00D5649B">
        <w:rPr>
          <w:rFonts w:asciiTheme="minorHAnsi" w:hAnsiTheme="minorHAnsi" w:cstheme="minorHAnsi"/>
        </w:rPr>
        <w:t>Annex 2A.3</w:t>
      </w:r>
      <w:r w:rsidR="00577FD0" w:rsidRPr="00D5649B">
        <w:rPr>
          <w:rFonts w:asciiTheme="minorHAnsi" w:hAnsiTheme="minorHAnsi" w:cstheme="minorHAnsi"/>
        </w:rPr>
        <w:t>.</w:t>
      </w:r>
    </w:p>
    <w:p w14:paraId="22E9B912" w14:textId="5E79621E" w:rsidR="00577FD0" w:rsidRPr="00D5649B" w:rsidRDefault="00221346" w:rsidP="009076DA">
      <w:pPr>
        <w:pStyle w:val="Heading4"/>
      </w:pPr>
      <w:r w:rsidRPr="00D5649B">
        <w:lastRenderedPageBreak/>
        <w:t xml:space="preserve">Calculate </w:t>
      </w:r>
      <w:r w:rsidRPr="00D5649B">
        <w:rPr>
          <w:i/>
        </w:rPr>
        <w:t>k</w:t>
      </w:r>
      <w:r w:rsidRPr="00D5649B">
        <w:rPr>
          <w:i/>
          <w:vertAlign w:val="subscript"/>
        </w:rPr>
        <w:t>a</w:t>
      </w:r>
      <w:r w:rsidRPr="00D5649B">
        <w:t xml:space="preserve">, </w:t>
      </w:r>
      <w:proofErr w:type="spellStart"/>
      <w:r w:rsidRPr="00D5649B">
        <w:rPr>
          <w:i/>
        </w:rPr>
        <w:t>k</w:t>
      </w:r>
      <w:r w:rsidRPr="00D5649B">
        <w:rPr>
          <w:i/>
          <w:vertAlign w:val="subscript"/>
        </w:rPr>
        <w:t>s</w:t>
      </w:r>
      <w:proofErr w:type="spellEnd"/>
      <w:r w:rsidRPr="00D5649B">
        <w:t xml:space="preserve"> and </w:t>
      </w:r>
      <w:proofErr w:type="spellStart"/>
      <w:r w:rsidRPr="00D5649B">
        <w:rPr>
          <w:i/>
        </w:rPr>
        <w:t>k</w:t>
      </w:r>
      <w:r w:rsidRPr="00D5649B">
        <w:rPr>
          <w:i/>
          <w:vertAlign w:val="subscript"/>
        </w:rPr>
        <w:t>p</w:t>
      </w:r>
      <w:proofErr w:type="spellEnd"/>
    </w:p>
    <w:p w14:paraId="7B48BB4E" w14:textId="67EDDD7A" w:rsidR="00221346" w:rsidRPr="00D5649B" w:rsidRDefault="00577FD0" w:rsidP="00577FD0">
      <w:pPr>
        <w:rPr>
          <w:rFonts w:cstheme="minorHAnsi"/>
          <w:szCs w:val="24"/>
        </w:rPr>
      </w:pPr>
      <w:r w:rsidRPr="00D5649B">
        <w:rPr>
          <w:szCs w:val="24"/>
        </w:rPr>
        <w:t xml:space="preserve">The parameters </w:t>
      </w:r>
      <w:r w:rsidRPr="00D5649B">
        <w:rPr>
          <w:i/>
          <w:szCs w:val="24"/>
        </w:rPr>
        <w:t>k</w:t>
      </w:r>
      <w:r w:rsidRPr="00D5649B">
        <w:rPr>
          <w:i/>
          <w:szCs w:val="24"/>
          <w:vertAlign w:val="subscript"/>
        </w:rPr>
        <w:t>a</w:t>
      </w:r>
      <w:r w:rsidRPr="00D5649B">
        <w:rPr>
          <w:szCs w:val="24"/>
        </w:rPr>
        <w:t xml:space="preserve"> (the decay rate for the active SOC sub-pool), </w:t>
      </w:r>
      <w:proofErr w:type="spellStart"/>
      <w:r w:rsidRPr="00D5649B">
        <w:rPr>
          <w:i/>
          <w:szCs w:val="24"/>
        </w:rPr>
        <w:t>k</w:t>
      </w:r>
      <w:r w:rsidRPr="00D5649B">
        <w:rPr>
          <w:i/>
          <w:szCs w:val="24"/>
          <w:vertAlign w:val="subscript"/>
        </w:rPr>
        <w:t>s</w:t>
      </w:r>
      <w:proofErr w:type="spellEnd"/>
      <w:r w:rsidRPr="00D5649B">
        <w:rPr>
          <w:szCs w:val="24"/>
        </w:rPr>
        <w:t xml:space="preserve"> (the decay rate for the slow SOC sub-pool), and </w:t>
      </w:r>
      <w:proofErr w:type="spellStart"/>
      <w:r w:rsidRPr="00D5649B">
        <w:rPr>
          <w:i/>
          <w:szCs w:val="24"/>
        </w:rPr>
        <w:t>k</w:t>
      </w:r>
      <w:r w:rsidRPr="00D5649B">
        <w:rPr>
          <w:i/>
          <w:szCs w:val="24"/>
          <w:vertAlign w:val="subscript"/>
        </w:rPr>
        <w:t>p</w:t>
      </w:r>
      <w:proofErr w:type="spellEnd"/>
      <w:r w:rsidRPr="00D5649B">
        <w:rPr>
          <w:szCs w:val="24"/>
        </w:rPr>
        <w:t xml:space="preserve"> (the decay rate for the passive SOC sub-pool) are calculated using </w:t>
      </w:r>
      <w:r w:rsidRPr="00D5649B">
        <w:rPr>
          <w:rFonts w:cstheme="minorHAnsi"/>
          <w:szCs w:val="24"/>
        </w:rPr>
        <w:t>t</w:t>
      </w:r>
      <w:r w:rsidR="00221346" w:rsidRPr="00D5649B">
        <w:rPr>
          <w:rFonts w:cstheme="minorHAnsi"/>
          <w:szCs w:val="24"/>
        </w:rPr>
        <w:t xml:space="preserve">he average values of </w:t>
      </w:r>
      <w:proofErr w:type="spellStart"/>
      <w:r w:rsidR="00221346" w:rsidRPr="00D5649B">
        <w:rPr>
          <w:rFonts w:cstheme="minorHAnsi"/>
          <w:i/>
          <w:szCs w:val="24"/>
        </w:rPr>
        <w:t>t</w:t>
      </w:r>
      <w:r w:rsidR="00221346" w:rsidRPr="00D5649B">
        <w:rPr>
          <w:rFonts w:cstheme="minorHAnsi"/>
          <w:i/>
          <w:szCs w:val="24"/>
          <w:vertAlign w:val="subscript"/>
        </w:rPr>
        <w:t>fac</w:t>
      </w:r>
      <w:proofErr w:type="spellEnd"/>
      <w:r w:rsidR="00221346" w:rsidRPr="00D5649B">
        <w:rPr>
          <w:rFonts w:cstheme="minorHAnsi"/>
          <w:szCs w:val="24"/>
        </w:rPr>
        <w:t xml:space="preserve"> and </w:t>
      </w:r>
      <w:proofErr w:type="spellStart"/>
      <w:r w:rsidR="00221346" w:rsidRPr="00D5649B">
        <w:rPr>
          <w:rFonts w:cstheme="minorHAnsi"/>
          <w:i/>
          <w:szCs w:val="24"/>
        </w:rPr>
        <w:t>w</w:t>
      </w:r>
      <w:r w:rsidR="00221346" w:rsidRPr="00D5649B">
        <w:rPr>
          <w:rFonts w:cstheme="minorHAnsi"/>
          <w:i/>
          <w:szCs w:val="24"/>
          <w:vertAlign w:val="subscript"/>
        </w:rPr>
        <w:t>fac</w:t>
      </w:r>
      <w:proofErr w:type="spellEnd"/>
      <w:r w:rsidR="00221346" w:rsidRPr="00D5649B">
        <w:rPr>
          <w:rFonts w:cstheme="minorHAnsi"/>
          <w:szCs w:val="24"/>
        </w:rPr>
        <w:t xml:space="preserve"> calculated in </w:t>
      </w:r>
      <w:r w:rsidR="00F86196" w:rsidRPr="00D5649B">
        <w:rPr>
          <w:rFonts w:cstheme="minorHAnsi"/>
          <w:szCs w:val="24"/>
        </w:rPr>
        <w:fldChar w:fldCharType="begin"/>
      </w:r>
      <w:r w:rsidR="00F86196" w:rsidRPr="00D5649B">
        <w:rPr>
          <w:rFonts w:cstheme="minorHAnsi"/>
          <w:szCs w:val="24"/>
        </w:rPr>
        <w:instrText xml:space="preserve"> REF tfac_Eq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2</w:t>
      </w:r>
      <w:r w:rsidR="00F86196" w:rsidRPr="00D5649B">
        <w:rPr>
          <w:rFonts w:cstheme="minorHAnsi"/>
          <w:szCs w:val="24"/>
        </w:rPr>
        <w:fldChar w:fldCharType="end"/>
      </w:r>
      <w:r w:rsidR="00F86196" w:rsidRPr="00D5649B">
        <w:rPr>
          <w:rFonts w:cstheme="minorHAnsi"/>
          <w:szCs w:val="24"/>
        </w:rPr>
        <w:t xml:space="preserve"> and </w:t>
      </w:r>
      <w:r w:rsidR="00F86196" w:rsidRPr="00D5649B">
        <w:rPr>
          <w:rFonts w:cstheme="minorHAnsi"/>
          <w:szCs w:val="24"/>
        </w:rPr>
        <w:fldChar w:fldCharType="begin"/>
      </w:r>
      <w:r w:rsidR="00F86196" w:rsidRPr="00D5649B">
        <w:rPr>
          <w:rFonts w:cstheme="minorHAnsi"/>
          <w:szCs w:val="24"/>
        </w:rPr>
        <w:instrText xml:space="preserve"> REF wfac_Eq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5</w:t>
      </w:r>
      <w:r w:rsidR="00F86196" w:rsidRPr="00D5649B">
        <w:rPr>
          <w:rFonts w:cstheme="minorHAnsi"/>
          <w:szCs w:val="24"/>
        </w:rPr>
        <w:fldChar w:fldCharType="end"/>
      </w:r>
      <w:r w:rsidRPr="00D5649B">
        <w:rPr>
          <w:rFonts w:cstheme="minorHAnsi"/>
          <w:szCs w:val="24"/>
        </w:rPr>
        <w:t xml:space="preserve">; </w:t>
      </w:r>
      <w:r w:rsidR="00221346" w:rsidRPr="00D5649B">
        <w:rPr>
          <w:rFonts w:cstheme="minorHAnsi"/>
          <w:szCs w:val="24"/>
        </w:rPr>
        <w:t xml:space="preserve">the values of </w:t>
      </w:r>
      <w:proofErr w:type="spellStart"/>
      <w:r w:rsidR="00221346" w:rsidRPr="00D5649B">
        <w:rPr>
          <w:rFonts w:cstheme="minorHAnsi"/>
          <w:i/>
          <w:szCs w:val="24"/>
        </w:rPr>
        <w:t>k</w:t>
      </w:r>
      <w:r w:rsidR="00221346" w:rsidRPr="00D5649B">
        <w:rPr>
          <w:rFonts w:cstheme="minorHAnsi"/>
          <w:i/>
          <w:szCs w:val="24"/>
          <w:vertAlign w:val="subscript"/>
        </w:rPr>
        <w:t>faca</w:t>
      </w:r>
      <w:proofErr w:type="spellEnd"/>
      <w:r w:rsidR="00221346" w:rsidRPr="00D5649B">
        <w:rPr>
          <w:rFonts w:cstheme="minorHAnsi"/>
          <w:szCs w:val="24"/>
        </w:rPr>
        <w:t xml:space="preserve">, </w:t>
      </w:r>
      <w:proofErr w:type="spellStart"/>
      <w:r w:rsidR="00221346" w:rsidRPr="00D5649B">
        <w:rPr>
          <w:rFonts w:cstheme="minorHAnsi"/>
          <w:i/>
          <w:szCs w:val="24"/>
        </w:rPr>
        <w:t>k</w:t>
      </w:r>
      <w:r w:rsidR="00221346" w:rsidRPr="00D5649B">
        <w:rPr>
          <w:rFonts w:cstheme="minorHAnsi"/>
          <w:i/>
          <w:szCs w:val="24"/>
          <w:vertAlign w:val="subscript"/>
        </w:rPr>
        <w:t>facs</w:t>
      </w:r>
      <w:proofErr w:type="spellEnd"/>
      <w:r w:rsidR="00221346" w:rsidRPr="00D5649B">
        <w:rPr>
          <w:rFonts w:cstheme="minorHAnsi"/>
          <w:szCs w:val="24"/>
        </w:rPr>
        <w:t xml:space="preserve">, and </w:t>
      </w:r>
      <w:proofErr w:type="spellStart"/>
      <w:r w:rsidR="00221346" w:rsidRPr="00D5649B">
        <w:rPr>
          <w:rFonts w:cstheme="minorHAnsi"/>
          <w:i/>
          <w:szCs w:val="24"/>
        </w:rPr>
        <w:t>k</w:t>
      </w:r>
      <w:r w:rsidR="00221346" w:rsidRPr="00D5649B">
        <w:rPr>
          <w:rFonts w:cstheme="minorHAnsi"/>
          <w:i/>
          <w:szCs w:val="24"/>
          <w:vertAlign w:val="subscript"/>
        </w:rPr>
        <w:t>facp</w:t>
      </w:r>
      <w:proofErr w:type="spellEnd"/>
      <w:r w:rsidR="00957D93">
        <w:rPr>
          <w:rFonts w:cstheme="minorHAnsi"/>
          <w:szCs w:val="24"/>
        </w:rPr>
        <w:t xml:space="preserve">; </w:t>
      </w:r>
      <w:r w:rsidR="00221346" w:rsidRPr="00D5649B">
        <w:rPr>
          <w:rFonts w:cstheme="minorHAnsi"/>
          <w:szCs w:val="24"/>
        </w:rPr>
        <w:t>the appropriate tillage factor (</w:t>
      </w:r>
      <w:proofErr w:type="spellStart"/>
      <w:r w:rsidR="00221346" w:rsidRPr="00D5649B">
        <w:rPr>
          <w:rFonts w:cstheme="minorHAnsi"/>
          <w:i/>
          <w:szCs w:val="24"/>
        </w:rPr>
        <w:t>till</w:t>
      </w:r>
      <w:r w:rsidR="00221346" w:rsidRPr="00D5649B">
        <w:rPr>
          <w:rFonts w:cstheme="minorHAnsi"/>
          <w:i/>
          <w:szCs w:val="24"/>
          <w:vertAlign w:val="subscript"/>
        </w:rPr>
        <w:t>fac</w:t>
      </w:r>
      <w:proofErr w:type="spellEnd"/>
      <w:r w:rsidR="00221346" w:rsidRPr="00D5649B">
        <w:rPr>
          <w:rFonts w:cstheme="minorHAnsi"/>
          <w:szCs w:val="24"/>
        </w:rPr>
        <w:t xml:space="preserve">) from </w:t>
      </w:r>
      <w:r w:rsidR="00095718" w:rsidRPr="00095718">
        <w:rPr>
          <w:rFonts w:cstheme="minorHAnsi"/>
          <w:b/>
          <w:color w:val="000000"/>
          <w:sz w:val="20"/>
        </w:rPr>
        <w:fldChar w:fldCharType="begin"/>
      </w:r>
      <w:r w:rsidR="00095718" w:rsidRPr="00095718">
        <w:rPr>
          <w:rFonts w:cstheme="minorHAnsi"/>
          <w:b/>
          <w:color w:val="000000"/>
          <w:sz w:val="20"/>
        </w:rPr>
        <w:instrText xml:space="preserve"> REF _Ref109137864 \h  \* MERGEFORMAT </w:instrText>
      </w:r>
      <w:r w:rsidR="00095718" w:rsidRPr="00095718">
        <w:rPr>
          <w:rFonts w:cstheme="minorHAnsi"/>
          <w:b/>
          <w:color w:val="000000"/>
          <w:sz w:val="20"/>
        </w:rPr>
      </w:r>
      <w:r w:rsidR="00095718" w:rsidRPr="00095718">
        <w:rPr>
          <w:rFonts w:cstheme="minorHAnsi"/>
          <w:b/>
          <w:color w:val="000000"/>
          <w:sz w:val="20"/>
        </w:rPr>
        <w:fldChar w:fldCharType="separate"/>
      </w:r>
      <w:r w:rsidR="000A314B" w:rsidRPr="007C3CD5">
        <w:rPr>
          <w:b/>
        </w:rPr>
        <w:t xml:space="preserve">Table </w:t>
      </w:r>
      <w:r w:rsidR="000A314B">
        <w:rPr>
          <w:b/>
          <w:noProof/>
        </w:rPr>
        <w:t>8</w:t>
      </w:r>
      <w:r w:rsidR="00095718" w:rsidRPr="00095718">
        <w:rPr>
          <w:rFonts w:cstheme="minorHAnsi"/>
          <w:b/>
          <w:color w:val="000000"/>
          <w:sz w:val="20"/>
        </w:rPr>
        <w:fldChar w:fldCharType="end"/>
      </w:r>
      <w:r w:rsidRPr="00D5649B">
        <w:rPr>
          <w:rFonts w:cstheme="minorHAnsi"/>
          <w:szCs w:val="24"/>
        </w:rPr>
        <w:t xml:space="preserve">; </w:t>
      </w:r>
      <w:r w:rsidR="00221346" w:rsidRPr="00D5649B">
        <w:rPr>
          <w:rFonts w:cstheme="minorHAnsi"/>
          <w:szCs w:val="24"/>
        </w:rPr>
        <w:t>and the sand content of the 0-30 cm soil layer (</w:t>
      </w:r>
      <w:r w:rsidR="00221346" w:rsidRPr="00D5649B">
        <w:rPr>
          <w:rFonts w:cstheme="minorHAnsi"/>
          <w:i/>
          <w:szCs w:val="24"/>
        </w:rPr>
        <w:t>sand</w:t>
      </w:r>
      <w:r w:rsidR="00221346" w:rsidRPr="00D5649B">
        <w:rPr>
          <w:rFonts w:cstheme="minorHAnsi"/>
          <w:szCs w:val="24"/>
        </w:rPr>
        <w:t xml:space="preserve">). </w:t>
      </w:r>
    </w:p>
    <w:p w14:paraId="1CCB6C44" w14:textId="0B6D39E2" w:rsidR="00221346"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a</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0.25+</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0.75×sand</m:t>
                </m:r>
              </m:e>
            </m:d>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rFonts w:asciiTheme="minorHAnsi" w:hAnsiTheme="minorHAnsi" w:cstheme="minorHAnsi"/>
          <w:b/>
          <w:color w:val="auto"/>
          <w:sz w:val="22"/>
          <w:szCs w:val="16"/>
        </w:rPr>
        <w:t xml:space="preserve"> </w:t>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bookmarkStart w:id="187" w:name="Ka_IPCCTier2_Eq"/>
      <w:r w:rsidR="002B1B6E"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9</w:t>
      </w:r>
      <w:r w:rsidR="001977CC">
        <w:rPr>
          <w:rFonts w:asciiTheme="minorHAnsi" w:hAnsiTheme="minorHAnsi" w:cstheme="minorHAnsi"/>
          <w:b/>
        </w:rPr>
        <w:fldChar w:fldCharType="end"/>
      </w:r>
      <w:bookmarkEnd w:id="187"/>
    </w:p>
    <w:p w14:paraId="72005559" w14:textId="2F34DBC5" w:rsidR="00A2684F" w:rsidRPr="004A2CC9" w:rsidRDefault="00A2684F" w:rsidP="004A2CC9">
      <w:pPr>
        <w:pStyle w:val="Default"/>
        <w:keepNext/>
        <w:ind w:left="7650" w:firstLine="180"/>
        <w:rPr>
          <w:rFonts w:asciiTheme="minorHAnsi" w:hAnsiTheme="minorHAnsi" w:cstheme="minorHAnsi"/>
          <w:b/>
          <w:sz w:val="20"/>
          <w:szCs w:val="20"/>
        </w:rPr>
      </w:pPr>
      <w:r w:rsidRPr="004A2CC9">
        <w:rPr>
          <w:rFonts w:asciiTheme="minorHAnsi" w:hAnsiTheme="minorHAnsi" w:cstheme="minorHAnsi"/>
          <w:sz w:val="20"/>
          <w:szCs w:val="20"/>
        </w:rPr>
        <w:t>IPCC 2019, Eq. 5.0B</w:t>
      </w:r>
    </w:p>
    <w:p w14:paraId="43053516" w14:textId="50501940"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39D2524D" w14:textId="56D48C78"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54AC2E7C" w14:textId="3BD2FF98"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w:t>
      </w:r>
      <w:proofErr w:type="spellEnd"/>
      <w:r w:rsidRPr="00D5649B">
        <w:rPr>
          <w:rFonts w:cstheme="minorHAnsi"/>
          <w:i/>
          <w:color w:val="000000"/>
          <w:sz w:val="20"/>
          <w:vertAlign w:val="subscript"/>
        </w:rPr>
        <w:t xml:space="preserve"> 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constant under optimal conditions for decomposition of the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proofErr w:type="spellStart"/>
      <w:r w:rsidRPr="00D5649B">
        <w:rPr>
          <w:rFonts w:cstheme="minorHAnsi"/>
          <w:color w:val="000000"/>
          <w:sz w:val="20"/>
        </w:rPr>
        <w:t>see</w:t>
      </w:r>
      <w:r w:rsidR="000A314B" w:rsidRPr="000A314B">
        <w:rPr>
          <w:rFonts w:cstheme="minorHAnsi"/>
          <w:color w:val="000000"/>
          <w:sz w:val="20"/>
        </w:rPr>
        <w:fldChar w:fldCharType="begin"/>
      </w:r>
      <w:r w:rsidR="000A314B" w:rsidRPr="000A314B">
        <w:rPr>
          <w:rFonts w:cstheme="minorHAnsi"/>
          <w:color w:val="000000"/>
          <w:sz w:val="20"/>
        </w:rPr>
        <w:instrText xml:space="preserve"> REF _Ref109137864 \h </w:instrText>
      </w:r>
      <w:r w:rsidR="000A314B">
        <w:rPr>
          <w:rFonts w:cstheme="minorHAnsi"/>
          <w:color w:val="000000"/>
          <w:sz w:val="20"/>
        </w:rPr>
        <w:instrText xml:space="preserve"> \* MERGEFORMAT </w:instrText>
      </w:r>
      <w:r w:rsidR="000A314B" w:rsidRPr="000A314B">
        <w:rPr>
          <w:rFonts w:cstheme="minorHAnsi"/>
          <w:color w:val="000000"/>
          <w:sz w:val="20"/>
        </w:rPr>
      </w:r>
      <w:r w:rsidR="000A314B" w:rsidRPr="000A314B">
        <w:rPr>
          <w:rFonts w:cstheme="minorHAnsi"/>
          <w:color w:val="000000"/>
          <w:sz w:val="20"/>
        </w:rPr>
        <w:fldChar w:fldCharType="separate"/>
      </w:r>
      <w:r w:rsidR="000A314B" w:rsidRPr="0027026A">
        <w:rPr>
          <w:b/>
          <w:sz w:val="20"/>
        </w:rPr>
        <w:t>Table</w:t>
      </w:r>
      <w:proofErr w:type="spellEnd"/>
      <w:r w:rsidR="000A314B" w:rsidRPr="0027026A">
        <w:rPr>
          <w:b/>
          <w:sz w:val="20"/>
        </w:rPr>
        <w:t xml:space="preserve"> </w:t>
      </w:r>
      <w:r w:rsidR="000A314B" w:rsidRPr="0027026A">
        <w:rPr>
          <w:b/>
          <w:noProof/>
          <w:sz w:val="20"/>
        </w:rPr>
        <w:t>8</w:t>
      </w:r>
      <w:r w:rsidR="000A314B" w:rsidRPr="000A314B">
        <w:rPr>
          <w:rFonts w:cstheme="minorHAnsi"/>
          <w:color w:val="000000"/>
          <w:sz w:val="20"/>
        </w:rPr>
        <w:fldChar w:fldCharType="end"/>
      </w:r>
      <w:r w:rsidRPr="00D5649B">
        <w:rPr>
          <w:rFonts w:cstheme="minorHAnsi"/>
          <w:color w:val="000000"/>
          <w:sz w:val="20"/>
        </w:rPr>
        <w:t xml:space="preserve">) </w:t>
      </w:r>
    </w:p>
    <w:p w14:paraId="6C803511" w14:textId="2F989812" w:rsidR="00221346" w:rsidRPr="00886B51"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emperature effect on decomposition</w:t>
      </w:r>
      <w:r w:rsidR="00577FD0" w:rsidRPr="00D5649B">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886B51">
        <w:rPr>
          <w:rFonts w:cstheme="minorHAnsi"/>
          <w:color w:val="000000"/>
          <w:sz w:val="20"/>
        </w:rPr>
        <w:t xml:space="preserve">) </w:t>
      </w:r>
    </w:p>
    <w:p w14:paraId="0D80CE35" w14:textId="0C0EB984" w:rsidR="00221346" w:rsidRPr="00886B51"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886B51">
        <w:rPr>
          <w:rFonts w:cstheme="minorHAnsi"/>
          <w:i/>
          <w:color w:val="000000"/>
          <w:sz w:val="20"/>
        </w:rPr>
        <w:t>w</w:t>
      </w:r>
      <w:r w:rsidRPr="00886B51">
        <w:rPr>
          <w:rFonts w:cstheme="minorHAnsi"/>
          <w:i/>
          <w:color w:val="000000"/>
          <w:sz w:val="20"/>
          <w:vertAlign w:val="subscript"/>
        </w:rPr>
        <w:t>fac</w:t>
      </w:r>
      <w:proofErr w:type="spellEnd"/>
      <w:r w:rsidRPr="00886B51">
        <w:rPr>
          <w:rFonts w:cstheme="minorHAnsi"/>
          <w:color w:val="000000"/>
          <w:sz w:val="20"/>
        </w:rPr>
        <w:tab/>
      </w:r>
      <w:r w:rsidR="00577FD0" w:rsidRPr="00886B51">
        <w:rPr>
          <w:rFonts w:cstheme="minorHAnsi"/>
          <w:color w:val="000000"/>
          <w:sz w:val="20"/>
        </w:rPr>
        <w:t>W</w:t>
      </w:r>
      <w:r w:rsidRPr="00886B51">
        <w:rPr>
          <w:rFonts w:cstheme="minorHAnsi"/>
          <w:color w:val="000000"/>
          <w:sz w:val="20"/>
        </w:rPr>
        <w:t>ater effect on decomposition</w:t>
      </w:r>
      <w:r w:rsidR="00577FD0" w:rsidRPr="00886B51">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886B51">
        <w:rPr>
          <w:rFonts w:cstheme="minorHAnsi"/>
          <w:color w:val="000000"/>
          <w:sz w:val="20"/>
        </w:rPr>
        <w:t xml:space="preserve">) </w:t>
      </w:r>
    </w:p>
    <w:p w14:paraId="217372A4" w14:textId="42D36E1A"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 xml:space="preserve"> </w:t>
      </w:r>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illage disturbance modifier on decay rate for active and slow sub-pools</w:t>
      </w:r>
      <w:r w:rsidR="00577FD0" w:rsidRPr="00D5649B">
        <w:rPr>
          <w:rFonts w:cstheme="minorHAnsi"/>
          <w:color w:val="000000"/>
          <w:sz w:val="20"/>
        </w:rPr>
        <w:t xml:space="preserve"> (</w:t>
      </w:r>
      <w:r w:rsidRPr="00D5649B">
        <w:rPr>
          <w:rFonts w:cstheme="minorHAnsi"/>
          <w:color w:val="000000"/>
          <w:sz w:val="20"/>
        </w:rPr>
        <w:t>dimensionless</w:t>
      </w:r>
      <w:r w:rsidR="00577FD0"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 xml:space="preserve">) </w:t>
      </w:r>
    </w:p>
    <w:p w14:paraId="6501B792" w14:textId="01539C29" w:rsidR="00221346" w:rsidRPr="00D5649B" w:rsidRDefault="00221346" w:rsidP="005910FB">
      <w:pPr>
        <w:pStyle w:val="Default"/>
        <w:ind w:left="2835" w:hanging="2835"/>
        <w:rPr>
          <w:rFonts w:asciiTheme="minorHAnsi" w:hAnsiTheme="minorHAnsi" w:cstheme="minorHAnsi"/>
          <w:color w:val="auto"/>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0-30 cm soil mass that is sand (0.050 – 2</w:t>
      </w:r>
      <w:r w:rsidR="000852B7" w:rsidRPr="00D5649B">
        <w:rPr>
          <w:rFonts w:asciiTheme="minorHAnsi" w:hAnsiTheme="minorHAnsi" w:cstheme="minorHAnsi"/>
          <w:sz w:val="20"/>
          <w:szCs w:val="20"/>
        </w:rPr>
        <w:t xml:space="preserve"> </w:t>
      </w:r>
      <w:r w:rsidRPr="00D5649B">
        <w:rPr>
          <w:rFonts w:asciiTheme="minorHAnsi" w:hAnsiTheme="minorHAnsi" w:cstheme="minorHAnsi"/>
          <w:sz w:val="20"/>
          <w:szCs w:val="20"/>
        </w:rPr>
        <w:t>mm particles)</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dimensionless</w:t>
      </w:r>
      <w:r w:rsidR="00577FD0" w:rsidRPr="00D5649B">
        <w:rPr>
          <w:rFonts w:asciiTheme="minorHAnsi" w:hAnsiTheme="minorHAnsi" w:cstheme="minorHAnsi"/>
          <w:sz w:val="20"/>
          <w:szCs w:val="20"/>
        </w:rPr>
        <w:t>)</w:t>
      </w:r>
    </w:p>
    <w:p w14:paraId="3D3FE35B" w14:textId="3A03E25C" w:rsidR="00221346"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s</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8" w:name="KsIPCCTier2_Eq"/>
      <w:r w:rsidR="002B1B6E"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10</w:t>
      </w:r>
      <w:r w:rsidR="001977CC">
        <w:rPr>
          <w:rFonts w:asciiTheme="minorHAnsi" w:hAnsiTheme="minorHAnsi" w:cstheme="minorHAnsi"/>
          <w:b/>
        </w:rPr>
        <w:fldChar w:fldCharType="end"/>
      </w:r>
      <w:bookmarkEnd w:id="188"/>
    </w:p>
    <w:p w14:paraId="5662CCC6" w14:textId="09E7CD96"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5.0C</w:t>
      </w:r>
    </w:p>
    <w:p w14:paraId="5701E283" w14:textId="7248B2AD"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7E5BAE3A" w14:textId="49CF7DFB"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1E37E3D4" w14:textId="15F971FC"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12C0020" w14:textId="74772F6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700DA9BB" w14:textId="61D906A6"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ater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7357088" w14:textId="31007B1D"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illage disturbance modifier on decay rate for active and slow sub-pools</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0CC2A5A" w14:textId="36E34E03" w:rsidR="00221346"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p</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9" w:name="Kp_IPCCTier2_Eq"/>
      <w:r w:rsidR="002B1B6E"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11</w:t>
      </w:r>
      <w:r w:rsidR="001977CC">
        <w:rPr>
          <w:rFonts w:asciiTheme="minorHAnsi" w:hAnsiTheme="minorHAnsi" w:cstheme="minorHAnsi"/>
          <w:b/>
        </w:rPr>
        <w:fldChar w:fldCharType="end"/>
      </w:r>
      <w:bookmarkEnd w:id="189"/>
    </w:p>
    <w:p w14:paraId="570020BB" w14:textId="7E06733F"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5.0D</w:t>
      </w:r>
    </w:p>
    <w:p w14:paraId="1381A3C7" w14:textId="46A07960"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6F74BE0A" w14:textId="75477733"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00A2684F" w:rsidRPr="00D5649B">
        <w:rPr>
          <w:rFonts w:cstheme="minorHAnsi"/>
          <w:color w:val="000000"/>
          <w:sz w:val="20"/>
        </w:rPr>
        <w:t xml:space="preserve"> (</w:t>
      </w:r>
      <w:r w:rsidR="00A2684F" w:rsidRPr="00D5649B">
        <w:rPr>
          <w:rFonts w:cstheme="minorHAnsi"/>
          <w:b/>
          <w:color w:val="000000"/>
          <w:sz w:val="20"/>
        </w:rPr>
        <w:t>value cannot</w:t>
      </w:r>
      <w:r w:rsidRPr="00D5649B">
        <w:rPr>
          <w:rFonts w:cstheme="minorHAnsi"/>
          <w:b/>
          <w:color w:val="000000"/>
          <w:sz w:val="20"/>
        </w:rPr>
        <w:t xml:space="preserve"> be higher than 1</w:t>
      </w:r>
      <w:r w:rsidRPr="00D5649B">
        <w:rPr>
          <w:rFonts w:cstheme="minorHAnsi"/>
          <w:color w:val="000000"/>
          <w:sz w:val="20"/>
        </w:rPr>
        <w:t>)</w:t>
      </w:r>
    </w:p>
    <w:p w14:paraId="6CAB810A" w14:textId="76D65A5D"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conditions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3D4946" w:rsidRPr="003D4946">
        <w:rPr>
          <w:b/>
          <w:sz w:val="20"/>
        </w:rPr>
        <w:t xml:space="preserve">Table </w:t>
      </w:r>
      <w:r w:rsidR="003D4946" w:rsidRPr="003D4946">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0A823CC5" w14:textId="1F6A3E9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416206D7" w14:textId="1B97DE3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 xml:space="preserve">ater effect on decomposition </w:t>
      </w:r>
      <w:r w:rsidR="000E133B" w:rsidRPr="00D5649B">
        <w:rPr>
          <w:rFonts w:cstheme="minorHAnsi"/>
          <w:color w:val="000000"/>
          <w:sz w:val="20"/>
        </w:rPr>
        <w:t>(</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A528EE3" w14:textId="4C450BDA" w:rsidR="00221346" w:rsidRPr="00D5649B" w:rsidRDefault="00221346" w:rsidP="009076DA">
      <w:pPr>
        <w:pStyle w:val="Heading4"/>
      </w:pPr>
      <w:r w:rsidRPr="00D5649B">
        <w:t xml:space="preserve">Calculate the values for </w:t>
      </w:r>
      <w:proofErr w:type="spellStart"/>
      <w:r w:rsidRPr="00D5649B">
        <w:rPr>
          <w:i/>
        </w:rPr>
        <w:t>Active</w:t>
      </w:r>
      <w:r w:rsidRPr="00D5649B">
        <w:rPr>
          <w:i/>
          <w:vertAlign w:val="subscript"/>
        </w:rPr>
        <w:t>y</w:t>
      </w:r>
      <w:proofErr w:type="spellEnd"/>
      <w:r w:rsidRPr="00D5649B">
        <w:t xml:space="preserve">, </w:t>
      </w:r>
      <w:proofErr w:type="spellStart"/>
      <w:r w:rsidRPr="00D5649B">
        <w:rPr>
          <w:i/>
        </w:rPr>
        <w:t>Slow</w:t>
      </w:r>
      <w:r w:rsidRPr="00D5649B">
        <w:rPr>
          <w:i/>
          <w:vertAlign w:val="subscript"/>
        </w:rPr>
        <w:t>y</w:t>
      </w:r>
      <w:proofErr w:type="spellEnd"/>
      <w:r w:rsidRPr="00D5649B">
        <w:t xml:space="preserve"> and </w:t>
      </w:r>
      <w:proofErr w:type="spellStart"/>
      <w:r w:rsidRPr="00D5649B">
        <w:rPr>
          <w:i/>
        </w:rPr>
        <w:t>Passive</w:t>
      </w:r>
      <w:r w:rsidRPr="00D5649B">
        <w:rPr>
          <w:i/>
          <w:vertAlign w:val="subscript"/>
        </w:rPr>
        <w:t>y</w:t>
      </w:r>
      <w:proofErr w:type="spellEnd"/>
      <w:r w:rsidRPr="00D5649B">
        <w:t xml:space="preserve"> for the run-in period </w:t>
      </w:r>
    </w:p>
    <w:p w14:paraId="60E64041" w14:textId="00CD13E8" w:rsidR="000E133B" w:rsidRPr="00D5649B" w:rsidRDefault="000E133B" w:rsidP="000E133B">
      <w:r w:rsidRPr="00D5649B">
        <w:t>The values for the active (</w:t>
      </w:r>
      <w:proofErr w:type="spellStart"/>
      <w:r w:rsidRPr="00D5649B">
        <w:rPr>
          <w:i/>
        </w:rPr>
        <w:t>Active</w:t>
      </w:r>
      <w:r w:rsidRPr="00D5649B">
        <w:rPr>
          <w:i/>
          <w:vertAlign w:val="subscript"/>
        </w:rPr>
        <w:t>y</w:t>
      </w:r>
      <w:proofErr w:type="spellEnd"/>
      <w:r w:rsidRPr="00D5649B">
        <w:rPr>
          <w:i/>
        </w:rPr>
        <w:t>)</w:t>
      </w:r>
      <w:r w:rsidRPr="00D5649B">
        <w:t>, slow (</w:t>
      </w:r>
      <w:proofErr w:type="spellStart"/>
      <w:r w:rsidRPr="00D5649B">
        <w:rPr>
          <w:i/>
        </w:rPr>
        <w:t>Slow</w:t>
      </w:r>
      <w:r w:rsidRPr="00D5649B">
        <w:rPr>
          <w:i/>
          <w:vertAlign w:val="subscript"/>
        </w:rPr>
        <w:t>y</w:t>
      </w:r>
      <w:proofErr w:type="spellEnd"/>
      <w:r w:rsidRPr="00D5649B">
        <w:t>)</w:t>
      </w:r>
      <w:r w:rsidR="00D7086D" w:rsidRPr="00D5649B">
        <w:t xml:space="preserve"> </w:t>
      </w:r>
      <w:r w:rsidRPr="00D5649B">
        <w:t>and passive (</w:t>
      </w:r>
      <w:proofErr w:type="spellStart"/>
      <w:r w:rsidRPr="00D5649B">
        <w:rPr>
          <w:i/>
        </w:rPr>
        <w:t>Passive</w:t>
      </w:r>
      <w:r w:rsidRPr="00D5649B">
        <w:rPr>
          <w:i/>
          <w:vertAlign w:val="subscript"/>
        </w:rPr>
        <w:t>y</w:t>
      </w:r>
      <w:proofErr w:type="spellEnd"/>
      <w:r w:rsidRPr="00D5649B">
        <w:t>) sub-pools become the initial SOC stocks for each of these SOC sub-pools at the start of the inventory period.</w:t>
      </w:r>
    </w:p>
    <w:p w14:paraId="3E859816" w14:textId="2DE3F128" w:rsidR="008A7B7D"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α</m:t>
            </m:r>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0" w:name="ActiveYStar_IPCCTier2_Eq"/>
      <w:r w:rsidR="008A7B7D"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12</w:t>
      </w:r>
      <w:r w:rsidR="001977CC">
        <w:rPr>
          <w:rFonts w:asciiTheme="minorHAnsi" w:hAnsiTheme="minorHAnsi" w:cstheme="minorHAnsi"/>
          <w:b/>
        </w:rPr>
        <w:fldChar w:fldCharType="end"/>
      </w:r>
      <w:bookmarkEnd w:id="190"/>
    </w:p>
    <w:p w14:paraId="6B34740F" w14:textId="43D7996E" w:rsidR="00A2684F"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5.0B</w:t>
      </w:r>
    </w:p>
    <w:p w14:paraId="7070D36F" w14:textId="42AD2746"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7089E81D" w14:textId="6D0B159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teady state active sub-pool SOC stock given conditions in year y</w:t>
      </w:r>
      <w:r w:rsidR="000E133B" w:rsidRPr="00D5649B">
        <w:rPr>
          <w:rFonts w:cstheme="minorHAnsi"/>
          <w:color w:val="000000"/>
          <w:sz w:val="20"/>
        </w:rPr>
        <w:t xml:space="preserve"> (t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6905B0F8" w14:textId="5832599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active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Pr="00D5649B">
        <w:rPr>
          <w:rFonts w:cstheme="minorHAnsi"/>
          <w:color w:val="000000"/>
          <w:sz w:val="20"/>
        </w:rPr>
        <w:t>)</w:t>
      </w:r>
    </w:p>
    <w:p w14:paraId="07C8886B" w14:textId="03CECB57"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α</w:t>
      </w:r>
      <w:r w:rsidRPr="00D5649B">
        <w:rPr>
          <w:rFonts w:cstheme="minorHAnsi"/>
          <w:color w:val="000000"/>
          <w:sz w:val="20"/>
        </w:rPr>
        <w:tab/>
        <w:t>C input to the active SOC sub-pool</w:t>
      </w:r>
      <w:r w:rsidR="000E133B" w:rsidRPr="00D5649B">
        <w:rPr>
          <w:rFonts w:cstheme="minorHAnsi"/>
          <w:color w:val="000000"/>
          <w:sz w:val="20"/>
        </w:rPr>
        <w:t xml:space="preserve"> (t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600EB3" w:rsidRPr="00600EB3">
        <w:rPr>
          <w:rFonts w:cstheme="minorHAnsi"/>
          <w:color w:val="000000"/>
          <w:sz w:val="20"/>
        </w:rPr>
        <w:fldChar w:fldCharType="begin"/>
      </w:r>
      <w:r w:rsidR="00600EB3" w:rsidRPr="00600EB3">
        <w:rPr>
          <w:rFonts w:cstheme="minorHAnsi"/>
          <w:color w:val="000000"/>
          <w:sz w:val="20"/>
        </w:rPr>
        <w:instrText xml:space="preserve"> REF _Ref87272244 \h </w:instrText>
      </w:r>
      <w:r w:rsidR="00600EB3">
        <w:rPr>
          <w:rFonts w:cstheme="minorHAnsi"/>
          <w:color w:val="000000"/>
          <w:sz w:val="20"/>
        </w:rPr>
        <w:instrText xml:space="preserve"> \* MERGEFORMAT </w:instrText>
      </w:r>
      <w:r w:rsidR="00600EB3" w:rsidRPr="00600EB3">
        <w:rPr>
          <w:rFonts w:cstheme="minorHAnsi"/>
          <w:color w:val="000000"/>
          <w:sz w:val="20"/>
        </w:rPr>
      </w:r>
      <w:r w:rsidR="00600EB3" w:rsidRPr="00600EB3">
        <w:rPr>
          <w:rFonts w:cstheme="minorHAnsi"/>
          <w:color w:val="000000"/>
          <w:sz w:val="20"/>
        </w:rPr>
        <w:fldChar w:fldCharType="separate"/>
      </w:r>
      <w:r w:rsidR="00600EB3" w:rsidRPr="00600EB3">
        <w:rPr>
          <w:rFonts w:cstheme="minorHAnsi"/>
          <w:b/>
          <w:sz w:val="20"/>
        </w:rPr>
        <w:t xml:space="preserve">Eq. </w:t>
      </w:r>
      <w:r w:rsidR="00600EB3" w:rsidRPr="00600EB3">
        <w:rPr>
          <w:rFonts w:cstheme="minorHAnsi"/>
          <w:b/>
          <w:noProof/>
          <w:sz w:val="20"/>
        </w:rPr>
        <w:t>2.2.3</w:t>
      </w:r>
      <w:r w:rsidR="00600EB3" w:rsidRPr="00600EB3">
        <w:rPr>
          <w:rFonts w:cstheme="minorHAnsi"/>
          <w:b/>
          <w:sz w:val="20"/>
        </w:rPr>
        <w:noBreakHyphen/>
      </w:r>
      <w:r w:rsidR="00600EB3" w:rsidRPr="00600EB3">
        <w:rPr>
          <w:rFonts w:cstheme="minorHAnsi"/>
          <w:b/>
          <w:noProof/>
          <w:sz w:val="20"/>
        </w:rPr>
        <w:t>8</w:t>
      </w:r>
      <w:r w:rsidR="00600EB3" w:rsidRPr="00600EB3">
        <w:rPr>
          <w:rFonts w:cstheme="minorHAnsi"/>
          <w:color w:val="000000"/>
          <w:sz w:val="20"/>
        </w:rPr>
        <w:fldChar w:fldCharType="end"/>
      </w:r>
      <w:r w:rsidR="00D55C21" w:rsidRPr="00D5649B">
        <w:rPr>
          <w:rFonts w:cstheme="minorHAnsi"/>
          <w:color w:val="000000"/>
          <w:sz w:val="20"/>
        </w:rPr>
        <w:t>)</w:t>
      </w:r>
    </w:p>
    <w:p w14:paraId="2C4071AF" w14:textId="32E5BFA8" w:rsidR="00221346"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1" w:name="ActiveY_IPCCTier2_Eq"/>
      <w:r w:rsidR="002B1B6E"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13</w:t>
      </w:r>
      <w:r w:rsidR="001977CC">
        <w:rPr>
          <w:rFonts w:asciiTheme="minorHAnsi" w:hAnsiTheme="minorHAnsi" w:cstheme="minorHAnsi"/>
          <w:b/>
        </w:rPr>
        <w:fldChar w:fldCharType="end"/>
      </w:r>
      <w:bookmarkEnd w:id="191"/>
    </w:p>
    <w:p w14:paraId="2E381F49" w14:textId="22DFC0AF"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5.0B</w:t>
      </w:r>
    </w:p>
    <w:p w14:paraId="62DEF9F1" w14:textId="561D0DC8"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1F277A07" w14:textId="7FA79F7F"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A</w:t>
      </w:r>
      <w:r w:rsidRPr="00D5649B">
        <w:rPr>
          <w:rFonts w:cstheme="minorHAnsi"/>
          <w:color w:val="000000"/>
          <w:sz w:val="20"/>
        </w:rPr>
        <w:t>ctive sub-pool SOC stock in year y</w:t>
      </w:r>
      <w:r w:rsidR="000E133B" w:rsidRPr="00D5649B">
        <w:rPr>
          <w:rFonts w:cstheme="minorHAnsi"/>
          <w:color w:val="000000"/>
          <w:sz w:val="20"/>
        </w:rPr>
        <w:t xml:space="preserve"> (</w:t>
      </w:r>
      <w:r w:rsidRPr="00D5649B">
        <w:rPr>
          <w:rFonts w:cstheme="minorHAnsi"/>
          <w:color w:val="000000"/>
          <w:sz w:val="20"/>
        </w:rPr>
        <w:t>t C ha</w:t>
      </w:r>
      <w:r w:rsidRPr="00D5649B">
        <w:rPr>
          <w:rFonts w:cstheme="minorHAnsi"/>
          <w:color w:val="000000"/>
          <w:sz w:val="20"/>
          <w:vertAlign w:val="superscript"/>
        </w:rPr>
        <w:t>-1</w:t>
      </w:r>
      <w:r w:rsidR="000E133B" w:rsidRPr="00D5649B">
        <w:rPr>
          <w:rFonts w:cstheme="minorHAnsi"/>
          <w:color w:val="000000"/>
          <w:sz w:val="20"/>
        </w:rPr>
        <w:t>)</w:t>
      </w:r>
    </w:p>
    <w:p w14:paraId="48813276" w14:textId="6AC0128D"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A</w:t>
      </w:r>
      <w:r w:rsidRPr="00D5649B">
        <w:rPr>
          <w:rFonts w:cstheme="minorHAnsi"/>
          <w:color w:val="000000"/>
          <w:sz w:val="20"/>
        </w:rPr>
        <w:t>ctive sub-pool SOC stock in previous year</w:t>
      </w:r>
      <w:r w:rsidR="000E133B" w:rsidRPr="00D5649B">
        <w:rPr>
          <w:rFonts w:cstheme="minorHAnsi"/>
          <w:color w:val="000000"/>
          <w:sz w:val="20"/>
        </w:rPr>
        <w:t xml:space="preserve"> (</w:t>
      </w:r>
      <w:r w:rsidRPr="00D5649B">
        <w:rPr>
          <w:rFonts w:cstheme="minorHAnsi"/>
          <w:color w:val="000000"/>
          <w:sz w:val="20"/>
        </w:rPr>
        <w:t>t C ha</w:t>
      </w:r>
      <w:r w:rsidRPr="00D5649B">
        <w:rPr>
          <w:rFonts w:cstheme="minorHAnsi"/>
          <w:color w:val="000000"/>
          <w:sz w:val="20"/>
          <w:vertAlign w:val="superscript"/>
        </w:rPr>
        <w:t>-1</w:t>
      </w:r>
      <w:r w:rsidR="000E133B" w:rsidRPr="00D5649B">
        <w:rPr>
          <w:rFonts w:cstheme="minorHAnsi"/>
          <w:color w:val="000000"/>
          <w:sz w:val="20"/>
        </w:rPr>
        <w:t>)</w:t>
      </w:r>
    </w:p>
    <w:p w14:paraId="3A31E525" w14:textId="031966D7" w:rsidR="008A7B7D"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2" w:name="SlowYStar_IPCCTier2_Eq"/>
      <w:r w:rsidR="008A7B7D"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14</w:t>
      </w:r>
      <w:r w:rsidR="001977CC">
        <w:rPr>
          <w:rFonts w:asciiTheme="minorHAnsi" w:hAnsiTheme="minorHAnsi" w:cstheme="minorHAnsi"/>
          <w:b/>
        </w:rPr>
        <w:fldChar w:fldCharType="end"/>
      </w:r>
      <w:bookmarkEnd w:id="192"/>
    </w:p>
    <w:p w14:paraId="376FB874" w14:textId="119816DC" w:rsidR="0002497A"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5.0C</w:t>
      </w:r>
    </w:p>
    <w:p w14:paraId="401BFF24" w14:textId="352E841E"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5F20E06" w14:textId="5497EF28"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low sub-pool SOC stock in y</w:t>
      </w:r>
      <w:r w:rsidR="000E133B" w:rsidRPr="00D5649B">
        <w:rPr>
          <w:rFonts w:cstheme="minorHAnsi"/>
          <w:color w:val="000000"/>
          <w:sz w:val="20"/>
        </w:rPr>
        <w:t xml:space="preserve"> (</w:t>
      </w:r>
      <w:r w:rsidRPr="00D5649B">
        <w:rPr>
          <w:rFonts w:cstheme="minorHAnsi"/>
          <w:color w:val="000000"/>
          <w:sz w:val="20"/>
        </w:rPr>
        <w:t>t C ha</w:t>
      </w:r>
      <w:r w:rsidRPr="00D5649B">
        <w:rPr>
          <w:rFonts w:cstheme="minorHAnsi"/>
          <w:color w:val="000000"/>
          <w:sz w:val="20"/>
          <w:vertAlign w:val="superscript"/>
        </w:rPr>
        <w:t>-1</w:t>
      </w:r>
      <w:r w:rsidR="000E133B" w:rsidRPr="00D5649B">
        <w:rPr>
          <w:rFonts w:cstheme="minorHAnsi"/>
          <w:color w:val="000000"/>
          <w:sz w:val="20"/>
        </w:rPr>
        <w:t>)</w:t>
      </w:r>
    </w:p>
    <w:p w14:paraId="414B7146" w14:textId="12B1A19C"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C</w:t>
      </w:r>
      <w:r w:rsidRPr="00D5649B">
        <w:rPr>
          <w:rFonts w:cstheme="minorHAnsi"/>
          <w:i/>
          <w:color w:val="000000"/>
          <w:sz w:val="20"/>
          <w:vertAlign w:val="subscript"/>
        </w:rPr>
        <w:t>input</w:t>
      </w:r>
      <w:proofErr w:type="spellEnd"/>
      <w:r w:rsidRPr="00D5649B">
        <w:rPr>
          <w:rFonts w:cstheme="minorHAnsi"/>
          <w:i/>
          <w:color w:val="000000"/>
          <w:sz w:val="20"/>
        </w:rPr>
        <w:tab/>
      </w:r>
      <w:r w:rsidR="000E133B" w:rsidRPr="00D5649B">
        <w:rPr>
          <w:rFonts w:cstheme="minorHAnsi"/>
          <w:color w:val="000000"/>
          <w:sz w:val="20"/>
        </w:rPr>
        <w:t>T</w:t>
      </w:r>
      <w:r w:rsidRPr="00D5649B">
        <w:rPr>
          <w:rFonts w:cstheme="minorHAnsi"/>
          <w:color w:val="000000"/>
          <w:sz w:val="20"/>
        </w:rPr>
        <w:t xml:space="preserve">otal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w:t>
      </w:r>
      <w:r w:rsidR="000E133B" w:rsidRPr="00D5649B">
        <w:rPr>
          <w:rFonts w:cstheme="minorHAnsi"/>
          <w:color w:val="000000"/>
          <w:sz w:val="20"/>
        </w:rPr>
        <w:t>t (t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p>
    <w:p w14:paraId="06456D0A" w14:textId="100EA58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LC</w:t>
      </w:r>
      <w:r w:rsidRPr="00D5649B">
        <w:rPr>
          <w:rFonts w:cstheme="minorHAnsi"/>
          <w:color w:val="000000"/>
          <w:sz w:val="20"/>
        </w:rPr>
        <w:tab/>
      </w:r>
      <w:r w:rsidR="000E133B" w:rsidRPr="00D5649B">
        <w:rPr>
          <w:rFonts w:cstheme="minorHAnsi"/>
          <w:color w:val="000000"/>
          <w:sz w:val="20"/>
        </w:rPr>
        <w:t>L</w:t>
      </w:r>
      <w:r w:rsidRPr="00D5649B">
        <w:rPr>
          <w:rFonts w:cstheme="minorHAnsi"/>
          <w:color w:val="000000"/>
          <w:sz w:val="20"/>
        </w:rPr>
        <w:t xml:space="preserve">ignin content of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input</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(see </w:t>
      </w:r>
      <w:r w:rsidR="00291867" w:rsidRPr="00291867">
        <w:rPr>
          <w:rFonts w:cstheme="minorHAnsi"/>
          <w:b/>
          <w:sz w:val="20"/>
        </w:rPr>
        <w:fldChar w:fldCharType="begin"/>
      </w:r>
      <w:r w:rsidR="00291867" w:rsidRPr="00291867">
        <w:rPr>
          <w:rFonts w:cstheme="minorHAnsi"/>
          <w:b/>
          <w:sz w:val="20"/>
        </w:rPr>
        <w:instrText xml:space="preserve"> REF _Ref93336067 \h  \* MERGEFORMAT </w:instrText>
      </w:r>
      <w:r w:rsidR="00291867" w:rsidRPr="00291867">
        <w:rPr>
          <w:rFonts w:cstheme="minorHAnsi"/>
          <w:b/>
          <w:sz w:val="20"/>
        </w:rPr>
      </w:r>
      <w:r w:rsidR="00291867" w:rsidRPr="0029186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9</w:t>
      </w:r>
      <w:r w:rsidR="00291867" w:rsidRPr="00291867">
        <w:rPr>
          <w:rFonts w:cstheme="minorHAnsi"/>
          <w:b/>
          <w:sz w:val="20"/>
        </w:rPr>
        <w:fldChar w:fldCharType="end"/>
      </w:r>
      <w:r w:rsidRPr="00D5649B">
        <w:rPr>
          <w:rFonts w:cstheme="minorHAnsi"/>
          <w:color w:val="000000"/>
          <w:sz w:val="20"/>
        </w:rPr>
        <w:t>) for default values, otherwise compile country-specific values)</w:t>
      </w:r>
    </w:p>
    <w:p w14:paraId="139547CB" w14:textId="45D62F93"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3</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structural component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(see </w:t>
      </w:r>
      <w:r w:rsidRPr="00D5649B">
        <w:rPr>
          <w:rFonts w:cstheme="minorHAnsi"/>
          <w:color w:val="000000"/>
          <w:sz w:val="20"/>
        </w:rPr>
        <w:fldChar w:fldCharType="begin"/>
      </w:r>
      <w:r w:rsidRPr="00D5649B">
        <w:rPr>
          <w:rFonts w:cstheme="minorHAnsi"/>
          <w:color w:val="000000"/>
          <w:sz w:val="20"/>
        </w:rPr>
        <w:instrText xml:space="preserve"> REF _Ref87021927 \h  \* MERGEFORMAT </w:instrText>
      </w:r>
      <w:r w:rsidRPr="00D5649B">
        <w:rPr>
          <w:rFonts w:cstheme="minorHAnsi"/>
          <w:color w:val="000000"/>
          <w:sz w:val="20"/>
        </w:rPr>
      </w:r>
      <w:r w:rsidRPr="00D5649B">
        <w:rPr>
          <w:rFonts w:cstheme="minorHAnsi"/>
          <w:color w:val="000000"/>
          <w:sz w:val="20"/>
        </w:rPr>
        <w:fldChar w:fldCharType="separate"/>
      </w:r>
      <w:r w:rsidR="005E23F2" w:rsidRPr="005E23F2">
        <w:rPr>
          <w:rFonts w:cstheme="minorHAnsi"/>
          <w:b/>
          <w:bCs/>
          <w:color w:val="000000"/>
          <w:sz w:val="20"/>
          <w:lang w:val="en-US"/>
        </w:rPr>
        <w:fldChar w:fldCharType="begin"/>
      </w:r>
      <w:r w:rsidR="005E23F2" w:rsidRPr="005E23F2">
        <w:rPr>
          <w:rFonts w:cstheme="minorHAnsi"/>
          <w:color w:val="000000"/>
          <w:sz w:val="20"/>
        </w:rPr>
        <w:instrText xml:space="preserve"> REF _Ref109137864 \h </w:instrText>
      </w:r>
      <w:r w:rsidR="005E23F2">
        <w:rPr>
          <w:rFonts w:cstheme="minorHAnsi"/>
          <w:b/>
          <w:bCs/>
          <w:color w:val="000000"/>
          <w:sz w:val="20"/>
          <w:lang w:val="en-US"/>
        </w:rPr>
        <w:instrText xml:space="preserve"> \* MERGEFORMAT </w:instrText>
      </w:r>
      <w:r w:rsidR="005E23F2" w:rsidRPr="005E23F2">
        <w:rPr>
          <w:rFonts w:cstheme="minorHAnsi"/>
          <w:b/>
          <w:bCs/>
          <w:color w:val="000000"/>
          <w:sz w:val="20"/>
          <w:lang w:val="en-US"/>
        </w:rPr>
      </w:r>
      <w:r w:rsidR="005E23F2" w:rsidRPr="005E23F2">
        <w:rPr>
          <w:rFonts w:cstheme="minorHAnsi"/>
          <w:b/>
          <w:bCs/>
          <w:color w:val="000000"/>
          <w:sz w:val="20"/>
          <w:lang w:val="en-US"/>
        </w:rPr>
        <w:fldChar w:fldCharType="separate"/>
      </w:r>
      <w:r w:rsidR="005E23F2" w:rsidRPr="0027026A">
        <w:rPr>
          <w:b/>
          <w:sz w:val="20"/>
        </w:rPr>
        <w:t xml:space="preserve">Table </w:t>
      </w:r>
      <w:r w:rsidR="005E23F2" w:rsidRPr="0027026A">
        <w:rPr>
          <w:b/>
          <w:noProof/>
          <w:sz w:val="20"/>
        </w:rPr>
        <w:t>8</w:t>
      </w:r>
      <w:r w:rsidR="005E23F2" w:rsidRPr="005E23F2">
        <w:rPr>
          <w:rFonts w:cstheme="minorHAnsi"/>
          <w:b/>
          <w:bCs/>
          <w:color w:val="000000"/>
          <w:sz w:val="20"/>
          <w:lang w:val="en-US"/>
        </w:rPr>
        <w:fldChar w:fldCharType="end"/>
      </w:r>
      <w:r w:rsidRPr="00D5649B">
        <w:rPr>
          <w:rFonts w:cstheme="minorHAnsi"/>
          <w:color w:val="000000"/>
          <w:sz w:val="20"/>
        </w:rPr>
        <w:fldChar w:fldCharType="end"/>
      </w:r>
      <w:r w:rsidRPr="00D5649B">
        <w:rPr>
          <w:rFonts w:cstheme="minorHAnsi"/>
          <w:color w:val="000000"/>
          <w:sz w:val="20"/>
        </w:rPr>
        <w:t>)</w:t>
      </w:r>
    </w:p>
    <w:p w14:paraId="778F14A5" w14:textId="4F3CD5E9"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teady state active sub-pool SOC stock given conditions in year y</w:t>
      </w:r>
      <w:r w:rsidR="000E133B" w:rsidRPr="00D5649B">
        <w:rPr>
          <w:rFonts w:cstheme="minorHAnsi"/>
          <w:color w:val="000000"/>
          <w:sz w:val="20"/>
        </w:rPr>
        <w:t xml:space="preserve"> (t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092C5154" w14:textId="1CF02699"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628B9123" w14:textId="34C8586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4</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raction of active sub-pool decay products transferred to the slow sub-pool</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(see </w:t>
      </w:r>
      <w:r w:rsidR="009C0D05" w:rsidRPr="009C0D05">
        <w:rPr>
          <w:rFonts w:cstheme="minorHAnsi"/>
          <w:color w:val="000000"/>
          <w:sz w:val="20"/>
        </w:rPr>
        <w:fldChar w:fldCharType="begin"/>
      </w:r>
      <w:r w:rsidR="009C0D05" w:rsidRPr="009C0D05">
        <w:rPr>
          <w:rFonts w:cstheme="minorHAnsi"/>
          <w:color w:val="000000"/>
          <w:sz w:val="20"/>
        </w:rPr>
        <w:instrText xml:space="preserve"> REF _Ref87272314 \h </w:instrText>
      </w:r>
      <w:r w:rsidR="009C0D05">
        <w:rPr>
          <w:rFonts w:cstheme="minorHAnsi"/>
          <w:color w:val="000000"/>
          <w:sz w:val="20"/>
        </w:rPr>
        <w:instrText xml:space="preserve"> \* MERGEFORMAT </w:instrText>
      </w:r>
      <w:r w:rsidR="009C0D05" w:rsidRPr="009C0D05">
        <w:rPr>
          <w:rFonts w:cstheme="minorHAnsi"/>
          <w:color w:val="000000"/>
          <w:sz w:val="20"/>
        </w:rPr>
      </w:r>
      <w:r w:rsidR="009C0D05" w:rsidRPr="009C0D05">
        <w:rPr>
          <w:rFonts w:cstheme="minorHAnsi"/>
          <w:color w:val="000000"/>
          <w:sz w:val="20"/>
        </w:rPr>
        <w:fldChar w:fldCharType="separate"/>
      </w:r>
      <w:r w:rsidR="009C0D05" w:rsidRPr="009C0D05">
        <w:rPr>
          <w:rFonts w:cstheme="minorHAnsi"/>
          <w:b/>
          <w:sz w:val="20"/>
        </w:rPr>
        <w:t xml:space="preserve">Eq. </w:t>
      </w:r>
      <w:r w:rsidR="009C0D05" w:rsidRPr="009C0D05">
        <w:rPr>
          <w:rFonts w:cstheme="minorHAnsi"/>
          <w:b/>
          <w:noProof/>
          <w:sz w:val="20"/>
        </w:rPr>
        <w:t>2.2.3</w:t>
      </w:r>
      <w:r w:rsidR="009C0D05" w:rsidRPr="009C0D05">
        <w:rPr>
          <w:rFonts w:cstheme="minorHAnsi"/>
          <w:b/>
          <w:sz w:val="20"/>
        </w:rPr>
        <w:noBreakHyphen/>
      </w:r>
      <w:r w:rsidR="009C0D05" w:rsidRPr="009C0D05">
        <w:rPr>
          <w:rFonts w:cstheme="minorHAnsi"/>
          <w:b/>
          <w:noProof/>
          <w:sz w:val="20"/>
        </w:rPr>
        <w:t>6</w:t>
      </w:r>
      <w:r w:rsidR="009C0D05" w:rsidRPr="009C0D05">
        <w:rPr>
          <w:rFonts w:cstheme="minorHAnsi"/>
          <w:color w:val="000000"/>
          <w:sz w:val="20"/>
        </w:rPr>
        <w:fldChar w:fldCharType="end"/>
      </w:r>
      <w:r w:rsidRPr="00D5649B">
        <w:rPr>
          <w:rFonts w:cstheme="minorHAnsi"/>
          <w:color w:val="000000"/>
          <w:sz w:val="20"/>
        </w:rPr>
        <w:t>)</w:t>
      </w:r>
    </w:p>
    <w:p w14:paraId="548F477E" w14:textId="1A16FC5F" w:rsidR="0002497A" w:rsidRPr="00057403" w:rsidRDefault="0002497A"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00057403">
        <w:rPr>
          <w:rFonts w:cstheme="minorHAnsi"/>
          <w:color w:val="000000"/>
          <w:sz w:val="20"/>
        </w:rPr>
        <w:t>)</w:t>
      </w:r>
    </w:p>
    <w:p w14:paraId="3F727A1F" w14:textId="3AC69760" w:rsidR="00221346"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3" w:name="SlowY_IPCCTier2_Eq"/>
      <w:r w:rsidR="00BC001A"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15</w:t>
      </w:r>
      <w:r w:rsidR="001977CC">
        <w:rPr>
          <w:rFonts w:asciiTheme="minorHAnsi" w:hAnsiTheme="minorHAnsi" w:cstheme="minorHAnsi"/>
          <w:b/>
        </w:rPr>
        <w:fldChar w:fldCharType="end"/>
      </w:r>
      <w:bookmarkEnd w:id="193"/>
    </w:p>
    <w:p w14:paraId="2262FBED" w14:textId="4D1B8F96"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5.0C</w:t>
      </w:r>
    </w:p>
    <w:p w14:paraId="02490008" w14:textId="04BE97F4"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317FF98D" w14:textId="4B5AEE1D"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Pr="00D5649B">
        <w:rPr>
          <w:rFonts w:cstheme="minorHAnsi"/>
          <w:i/>
          <w:color w:val="000000"/>
          <w:sz w:val="20"/>
          <w:vertAlign w:val="subscript"/>
        </w:rPr>
        <w:t>y-1</w:t>
      </w:r>
      <w:r w:rsidRPr="00D5649B">
        <w:rPr>
          <w:rFonts w:cstheme="minorHAnsi"/>
          <w:i/>
          <w:color w:val="000000"/>
          <w:sz w:val="20"/>
        </w:rPr>
        <w:tab/>
      </w:r>
      <w:r w:rsidR="000E133B" w:rsidRPr="00D5649B">
        <w:rPr>
          <w:rFonts w:cstheme="minorHAnsi"/>
          <w:color w:val="000000"/>
          <w:sz w:val="20"/>
        </w:rPr>
        <w:t>S</w:t>
      </w:r>
      <w:r w:rsidRPr="00D5649B">
        <w:rPr>
          <w:rFonts w:cstheme="minorHAnsi"/>
          <w:color w:val="000000"/>
          <w:sz w:val="20"/>
        </w:rPr>
        <w:t>low sub-pool SOC stock in previous year</w:t>
      </w:r>
      <w:r w:rsidR="000E133B" w:rsidRPr="00D5649B">
        <w:rPr>
          <w:rFonts w:cstheme="minorHAnsi"/>
          <w:color w:val="000000"/>
          <w:sz w:val="20"/>
        </w:rPr>
        <w:t xml:space="preserve"> (t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15955E75" w14:textId="7D647A27"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teady state slow sub-pool SOC stock given conditions in year y</w:t>
      </w:r>
      <w:r w:rsidR="000E133B" w:rsidRPr="00D5649B">
        <w:rPr>
          <w:rFonts w:cstheme="minorHAnsi"/>
          <w:color w:val="000000"/>
          <w:sz w:val="20"/>
        </w:rPr>
        <w:t xml:space="preserve"> (t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5B9E4739" w14:textId="45091E21" w:rsidR="008A7B7D"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4" w:name="PassiveYStar_IPCCTier2_Eq"/>
      <w:r w:rsidR="008A7B7D"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16</w:t>
      </w:r>
      <w:r w:rsidR="001977CC">
        <w:rPr>
          <w:rFonts w:asciiTheme="minorHAnsi" w:hAnsiTheme="minorHAnsi" w:cstheme="minorHAnsi"/>
          <w:b/>
        </w:rPr>
        <w:fldChar w:fldCharType="end"/>
      </w:r>
      <w:bookmarkEnd w:id="194"/>
    </w:p>
    <w:p w14:paraId="3D8853FA" w14:textId="47757262"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5.0D</w:t>
      </w:r>
    </w:p>
    <w:p w14:paraId="0114D636" w14:textId="77777777" w:rsidR="007D1953" w:rsidRPr="00D5649B" w:rsidRDefault="007D1953" w:rsidP="007D1953">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176A8B45" w14:textId="4DCCBE1A"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P</w:t>
      </w:r>
      <w:r w:rsidRPr="00D5649B">
        <w:rPr>
          <w:rFonts w:cstheme="minorHAnsi"/>
          <w:color w:val="000000"/>
          <w:sz w:val="20"/>
        </w:rPr>
        <w:t>assive sub-pool SOC stock in year y</w:t>
      </w:r>
      <w:r w:rsidR="000E133B" w:rsidRPr="00D5649B">
        <w:rPr>
          <w:rFonts w:cstheme="minorHAnsi"/>
          <w:color w:val="000000"/>
          <w:sz w:val="20"/>
        </w:rPr>
        <w:t xml:space="preserve"> (t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0682FB24" w14:textId="6E997BA7"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 xml:space="preserve">) </w:t>
      </w:r>
      <w:r w:rsidRPr="00D5649B">
        <w:rPr>
          <w:rFonts w:cstheme="minorHAnsi"/>
          <w:color w:val="000000"/>
          <w:sz w:val="20"/>
        </w:rPr>
        <w:t>(</w:t>
      </w:r>
      <w:r w:rsidRPr="00D5649B">
        <w:rPr>
          <w:rFonts w:cstheme="minorHAnsi"/>
          <w:b/>
          <w:color w:val="000000"/>
          <w:sz w:val="20"/>
        </w:rPr>
        <w:t>value cannot be higher than 1</w:t>
      </w:r>
      <w:r w:rsidRPr="00D5649B">
        <w:rPr>
          <w:rFonts w:cstheme="minorHAnsi"/>
          <w:color w:val="000000"/>
          <w:sz w:val="20"/>
        </w:rPr>
        <w:t>)</w:t>
      </w:r>
    </w:p>
    <w:p w14:paraId="69E93724" w14:textId="04A8455C"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teady state active sub-pool SOC stock given conditions in year y</w:t>
      </w:r>
      <w:r w:rsidR="000E133B" w:rsidRPr="00D5649B">
        <w:rPr>
          <w:rFonts w:cstheme="minorHAnsi"/>
          <w:color w:val="000000"/>
          <w:sz w:val="20"/>
        </w:rPr>
        <w:t xml:space="preserve"> (t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32F56095" w14:textId="7FB1E49A"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0A86FB50" w14:textId="06215E2A"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teady state slow sub-pool SOC stock given conditions in year y</w:t>
      </w:r>
      <w:r w:rsidR="000E133B" w:rsidRPr="00D5649B">
        <w:rPr>
          <w:rFonts w:cstheme="minorHAnsi"/>
          <w:color w:val="000000"/>
          <w:sz w:val="20"/>
        </w:rPr>
        <w:t xml:space="preserve"> (t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7763F4F7" w14:textId="6DE13B01"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50B99DD1" w14:textId="05203740"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active sub-pool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 xml:space="preserve">) </w:t>
      </w:r>
      <w:r w:rsidRPr="00D5649B">
        <w:rPr>
          <w:rFonts w:cstheme="minorHAnsi"/>
          <w:color w:val="000000"/>
          <w:sz w:val="20"/>
        </w:rPr>
        <w:t xml:space="preserve">(see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7BE83EF4" w14:textId="17C7F1E5" w:rsidR="007D1953" w:rsidRPr="00D5649B" w:rsidRDefault="007D1953" w:rsidP="00057403">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r>
      <w:r w:rsidR="000E133B"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slow sub-pool decay products transferred to the passive sub-pool </w:t>
      </w:r>
      <w:r w:rsidR="000E133B" w:rsidRPr="00D5649B">
        <w:rPr>
          <w:rFonts w:asciiTheme="minorHAnsi" w:hAnsiTheme="minorHAnsi" w:cstheme="minorHAnsi"/>
          <w:sz w:val="20"/>
          <w:szCs w:val="20"/>
        </w:rPr>
        <w:t>(</w:t>
      </w:r>
      <w:r w:rsidRPr="00D5649B">
        <w:rPr>
          <w:rFonts w:asciiTheme="minorHAnsi" w:hAnsiTheme="minorHAnsi" w:cstheme="minorHAnsi"/>
          <w:sz w:val="20"/>
          <w:szCs w:val="20"/>
        </w:rPr>
        <w:t>proportion</w:t>
      </w:r>
      <w:r w:rsidR="000E133B" w:rsidRPr="00D5649B">
        <w:rPr>
          <w:rFonts w:asciiTheme="minorHAnsi" w:hAnsiTheme="minorHAnsi" w:cstheme="minorHAnsi"/>
          <w:sz w:val="20"/>
          <w:szCs w:val="20"/>
        </w:rPr>
        <w:t xml:space="preserve">) </w:t>
      </w:r>
      <w:r w:rsidRPr="00D5649B">
        <w:rPr>
          <w:rFonts w:asciiTheme="minorHAnsi" w:hAnsiTheme="minorHAnsi" w:cstheme="minorHAnsi"/>
          <w:sz w:val="20"/>
          <w:szCs w:val="20"/>
        </w:rPr>
        <w:t>(</w:t>
      </w:r>
      <w:r w:rsidRPr="00095718">
        <w:rPr>
          <w:rFonts w:asciiTheme="minorHAnsi" w:hAnsiTheme="minorHAnsi" w:cstheme="minorHAnsi"/>
          <w:sz w:val="20"/>
          <w:szCs w:val="20"/>
        </w:rPr>
        <w:t xml:space="preserve">see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195" w:name="_Ref87272639"/>
    <w:p w14:paraId="6A1FD041" w14:textId="33941E60" w:rsidR="00221346" w:rsidRPr="00D5649B" w:rsidRDefault="00000000"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6" w:name="PassiveY_IPCCTier2_Eq"/>
      <w:r w:rsidR="00BC001A"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2.2.3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17</w:t>
      </w:r>
      <w:r w:rsidR="001977CC">
        <w:rPr>
          <w:rFonts w:asciiTheme="minorHAnsi" w:hAnsiTheme="minorHAnsi" w:cstheme="minorHAnsi"/>
          <w:b/>
        </w:rPr>
        <w:fldChar w:fldCharType="end"/>
      </w:r>
      <w:bookmarkEnd w:id="195"/>
      <w:bookmarkEnd w:id="196"/>
    </w:p>
    <w:p w14:paraId="431DDC1E" w14:textId="57992E8C"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5.0D</w:t>
      </w:r>
    </w:p>
    <w:p w14:paraId="4DD6ECD6" w14:textId="56CE5540"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03A52D0E" w14:textId="3572C895"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P</w:t>
      </w:r>
      <w:r w:rsidRPr="00D5649B">
        <w:rPr>
          <w:rFonts w:cstheme="minorHAnsi"/>
          <w:color w:val="000000"/>
          <w:sz w:val="20"/>
        </w:rPr>
        <w:t>assive sub-pool SOC stock in previous year</w:t>
      </w:r>
      <w:r w:rsidR="000E133B" w:rsidRPr="00D5649B">
        <w:rPr>
          <w:rFonts w:cstheme="minorHAnsi"/>
          <w:color w:val="000000"/>
          <w:sz w:val="20"/>
        </w:rPr>
        <w:t xml:space="preserve"> (t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72BE20B0" w14:textId="0EC86D37"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teady state passive sub-pool SOC given conditions in year y</w:t>
      </w:r>
      <w:r w:rsidR="000E133B" w:rsidRPr="00D5649B">
        <w:rPr>
          <w:rFonts w:cstheme="minorHAnsi"/>
          <w:color w:val="000000"/>
          <w:sz w:val="20"/>
        </w:rPr>
        <w:t xml:space="preserve"> (</w:t>
      </w:r>
      <w:r w:rsidRPr="00D5649B">
        <w:rPr>
          <w:rFonts w:cstheme="minorHAnsi"/>
          <w:color w:val="000000"/>
          <w:sz w:val="20"/>
        </w:rPr>
        <w:t>t C ha</w:t>
      </w:r>
      <w:r w:rsidRPr="00D5649B">
        <w:rPr>
          <w:rFonts w:cstheme="minorHAnsi"/>
          <w:color w:val="000000"/>
          <w:sz w:val="20"/>
          <w:vertAlign w:val="superscript"/>
        </w:rPr>
        <w:t>-1</w:t>
      </w:r>
      <w:r w:rsidR="000E133B" w:rsidRPr="00D5649B">
        <w:rPr>
          <w:rFonts w:cstheme="minorHAnsi"/>
          <w:color w:val="000000"/>
          <w:sz w:val="20"/>
        </w:rPr>
        <w:t>)</w:t>
      </w:r>
    </w:p>
    <w:p w14:paraId="68BC7681" w14:textId="772A8EE1" w:rsidR="00221346" w:rsidRPr="00D5649B" w:rsidRDefault="00221346" w:rsidP="008A7F5F">
      <w:pPr>
        <w:pStyle w:val="Heading3"/>
      </w:pPr>
      <w:bookmarkStart w:id="197" w:name="_Toc152758528"/>
      <w:r w:rsidRPr="00D5649B">
        <w:t xml:space="preserve">Calculate C </w:t>
      </w:r>
      <w:r w:rsidR="004E267D">
        <w:t>i</w:t>
      </w:r>
      <w:r w:rsidRPr="00D5649B">
        <w:t>nput</w:t>
      </w:r>
      <w:r w:rsidR="004E267D">
        <w:t>s</w:t>
      </w:r>
      <w:r w:rsidRPr="00D5649B">
        <w:t xml:space="preserve"> to the </w:t>
      </w:r>
      <w:r w:rsidR="00804A97" w:rsidRPr="00D5649B">
        <w:t>a</w:t>
      </w:r>
      <w:r w:rsidRPr="00D5649B">
        <w:t xml:space="preserve">ctive </w:t>
      </w:r>
      <w:r w:rsidR="00804A97" w:rsidRPr="00D5649B">
        <w:t>s</w:t>
      </w:r>
      <w:r w:rsidRPr="00D5649B">
        <w:t>ub-pool for each year of the inventory period</w:t>
      </w:r>
      <w:bookmarkEnd w:id="197"/>
      <w:r w:rsidRPr="00D5649B">
        <w:t xml:space="preserve"> </w:t>
      </w:r>
    </w:p>
    <w:p w14:paraId="69A47BB2" w14:textId="76D16F43" w:rsidR="0002497A" w:rsidRPr="00D5649B" w:rsidRDefault="00221346" w:rsidP="009076DA">
      <w:pPr>
        <w:pStyle w:val="Heading4"/>
      </w:pPr>
      <w:bookmarkStart w:id="198" w:name="_Ref92385770"/>
      <w:r w:rsidRPr="00D5649B">
        <w:lastRenderedPageBreak/>
        <w:t>Calculate the C input to the metabolic dead organic matter component (β)</w:t>
      </w:r>
      <w:bookmarkEnd w:id="198"/>
    </w:p>
    <w:p w14:paraId="7F307DE3" w14:textId="271DC8C5" w:rsidR="00221346" w:rsidRPr="00D5649B" w:rsidRDefault="00B574C0" w:rsidP="000A355E">
      <w:r w:rsidRPr="00D5649B">
        <w:t xml:space="preserve">The C input to the metabolic dead organic matter C component (β) is calculated using </w:t>
      </w:r>
      <w:r w:rsidRPr="00D5649B">
        <w:fldChar w:fldCharType="begin"/>
      </w:r>
      <w:r w:rsidRPr="00D5649B">
        <w:instrText xml:space="preserve"> REF Beta_IPCCTier2_Eq \h  \* MERGEFORMAT </w:instrText>
      </w:r>
      <w:r w:rsidRPr="00D5649B">
        <w:fldChar w:fldCharType="separate"/>
      </w:r>
      <w:r w:rsidR="00600EB3" w:rsidRPr="00600EB3">
        <w:rPr>
          <w:b/>
        </w:rPr>
        <w:t xml:space="preserve">Eq. </w:t>
      </w:r>
      <w:r w:rsidR="00600EB3" w:rsidRPr="00600EB3">
        <w:rPr>
          <w:b/>
          <w:noProof/>
        </w:rPr>
        <w:t>2.2.3</w:t>
      </w:r>
      <w:r w:rsidR="00600EB3" w:rsidRPr="00600EB3">
        <w:rPr>
          <w:b/>
          <w:noProof/>
        </w:rPr>
        <w:noBreakHyphen/>
        <w:t>7</w:t>
      </w:r>
      <w:r w:rsidRPr="00D5649B">
        <w:fldChar w:fldCharType="end"/>
      </w:r>
      <w:r w:rsidRPr="00D5649B">
        <w:t>.</w:t>
      </w:r>
    </w:p>
    <w:p w14:paraId="5573E6DE" w14:textId="77777777" w:rsidR="00B574C0" w:rsidRPr="00D5649B" w:rsidRDefault="00221346" w:rsidP="009076DA">
      <w:pPr>
        <w:pStyle w:val="Heading4"/>
      </w:pPr>
      <w:bookmarkStart w:id="199" w:name="_Ref92385773"/>
      <w:r w:rsidRPr="00D5649B">
        <w:t>Calculate the C input to the active soil carbon sub-pool (</w:t>
      </w:r>
      <w:r w:rsidRPr="00D5649B">
        <w:rPr>
          <w:rFonts w:eastAsia="SymbolMT"/>
        </w:rPr>
        <w:t>α</w:t>
      </w:r>
      <w:r w:rsidRPr="00D5649B">
        <w:t>)</w:t>
      </w:r>
      <w:bookmarkEnd w:id="199"/>
    </w:p>
    <w:p w14:paraId="6A238345" w14:textId="5D8A7EFB" w:rsidR="00B574C0" w:rsidRPr="00D5649B" w:rsidRDefault="00B574C0" w:rsidP="000A355E">
      <w:r w:rsidRPr="00D5649B">
        <w:t xml:space="preserve">The C input to the active soil C sub-pool (α) is calculated using </w:t>
      </w:r>
      <w:r w:rsidRPr="00D5649B">
        <w:fldChar w:fldCharType="begin"/>
      </w:r>
      <w:r w:rsidRPr="00D5649B">
        <w:instrText xml:space="preserve"> REF Alpha_IPCCTier2_Eq \h  \* MERGEFORMAT </w:instrText>
      </w:r>
      <w:r w:rsidRPr="00D5649B">
        <w:fldChar w:fldCharType="separate"/>
      </w:r>
      <w:r w:rsidR="009C0D05" w:rsidRPr="009C0D05">
        <w:rPr>
          <w:b/>
        </w:rPr>
        <w:t xml:space="preserve">Eq. </w:t>
      </w:r>
      <w:r w:rsidR="009C0D05" w:rsidRPr="009C0D05">
        <w:rPr>
          <w:b/>
          <w:noProof/>
        </w:rPr>
        <w:t>2.2.3</w:t>
      </w:r>
      <w:r w:rsidR="009C0D05" w:rsidRPr="009C0D05">
        <w:rPr>
          <w:b/>
          <w:noProof/>
        </w:rPr>
        <w:noBreakHyphen/>
        <w:t>8</w:t>
      </w:r>
      <w:r w:rsidRPr="00D5649B">
        <w:fldChar w:fldCharType="end"/>
      </w:r>
      <w:r w:rsidRPr="00D5649B">
        <w:t>.</w:t>
      </w:r>
    </w:p>
    <w:p w14:paraId="39CAF352" w14:textId="70B511E2" w:rsidR="00221346" w:rsidRPr="00D5649B" w:rsidRDefault="00221346" w:rsidP="00B574C0">
      <w:pPr>
        <w:rPr>
          <w:b/>
        </w:rPr>
      </w:pPr>
      <w:r w:rsidRPr="00D5649B">
        <w:rPr>
          <w:b/>
        </w:rPr>
        <w:t xml:space="preserve">Repeat </w:t>
      </w:r>
      <w:r w:rsidR="00E70064" w:rsidRPr="00D5649B">
        <w:rPr>
          <w:b/>
        </w:rPr>
        <w:t>s</w:t>
      </w:r>
      <w:r w:rsidRPr="00D5649B">
        <w:rPr>
          <w:b/>
        </w:rPr>
        <w:t xml:space="preserve">teps </w:t>
      </w:r>
      <w:r w:rsidR="00B574C0" w:rsidRPr="00D5649B">
        <w:rPr>
          <w:b/>
        </w:rPr>
        <w:fldChar w:fldCharType="begin"/>
      </w:r>
      <w:r w:rsidR="00B574C0" w:rsidRPr="00D5649B">
        <w:rPr>
          <w:b/>
        </w:rPr>
        <w:instrText xml:space="preserve"> REF _Ref92385770 \r \h </w:instrText>
      </w:r>
      <w:r w:rsidR="00B574C0" w:rsidRPr="00D5649B">
        <w:rPr>
          <w:b/>
        </w:rPr>
      </w:r>
      <w:r w:rsidR="00B574C0" w:rsidRPr="00D5649B">
        <w:rPr>
          <w:b/>
        </w:rPr>
        <w:fldChar w:fldCharType="separate"/>
      </w:r>
      <w:r w:rsidR="003B00FA">
        <w:rPr>
          <w:b/>
        </w:rPr>
        <w:t>2.2.4.1</w:t>
      </w:r>
      <w:r w:rsidR="00B574C0" w:rsidRPr="00D5649B">
        <w:rPr>
          <w:b/>
        </w:rPr>
        <w:fldChar w:fldCharType="end"/>
      </w:r>
      <w:r w:rsidR="00E70064" w:rsidRPr="00D5649B">
        <w:rPr>
          <w:b/>
        </w:rPr>
        <w:t xml:space="preserve"> </w:t>
      </w:r>
      <w:r w:rsidR="00B574C0" w:rsidRPr="00D5649B">
        <w:rPr>
          <w:b/>
        </w:rPr>
        <w:t xml:space="preserve">and </w:t>
      </w:r>
      <w:r w:rsidR="00B574C0" w:rsidRPr="00D5649B">
        <w:rPr>
          <w:b/>
        </w:rPr>
        <w:fldChar w:fldCharType="begin"/>
      </w:r>
      <w:r w:rsidR="00B574C0" w:rsidRPr="00D5649B">
        <w:rPr>
          <w:b/>
        </w:rPr>
        <w:instrText xml:space="preserve"> REF _Ref92385773 \r \h </w:instrText>
      </w:r>
      <w:r w:rsidR="00B574C0" w:rsidRPr="00D5649B">
        <w:rPr>
          <w:b/>
        </w:rPr>
      </w:r>
      <w:r w:rsidR="00B574C0" w:rsidRPr="00D5649B">
        <w:rPr>
          <w:b/>
        </w:rPr>
        <w:fldChar w:fldCharType="separate"/>
      </w:r>
      <w:r w:rsidR="003B00FA">
        <w:rPr>
          <w:b/>
        </w:rPr>
        <w:t>2.2.4.2</w:t>
      </w:r>
      <w:r w:rsidR="00B574C0" w:rsidRPr="00D5649B">
        <w:rPr>
          <w:b/>
        </w:rPr>
        <w:fldChar w:fldCharType="end"/>
      </w:r>
      <w:r w:rsidRPr="00D5649B">
        <w:rPr>
          <w:b/>
        </w:rPr>
        <w:t xml:space="preserve"> for all other years in the inventory period to derive annual values for </w:t>
      </w:r>
      <w:r w:rsidRPr="00D5649B">
        <w:rPr>
          <w:rFonts w:eastAsia="SymbolMT"/>
          <w:b/>
          <w:sz w:val="21"/>
          <w:szCs w:val="21"/>
        </w:rPr>
        <w:t xml:space="preserve">α </w:t>
      </w:r>
      <w:r w:rsidRPr="00D5649B">
        <w:rPr>
          <w:b/>
        </w:rPr>
        <w:t xml:space="preserve">and </w:t>
      </w:r>
      <w:r w:rsidRPr="00D5649B">
        <w:rPr>
          <w:rFonts w:eastAsia="SymbolMT"/>
          <w:b/>
        </w:rPr>
        <w:t>β</w:t>
      </w:r>
    </w:p>
    <w:p w14:paraId="31DC4CCA" w14:textId="3A494DBA" w:rsidR="00221346" w:rsidRPr="00D5649B" w:rsidRDefault="00221346" w:rsidP="008A7F5F">
      <w:pPr>
        <w:pStyle w:val="Heading3"/>
      </w:pPr>
      <w:bookmarkStart w:id="200" w:name="_Ref92386349"/>
      <w:bookmarkStart w:id="201" w:name="_Toc152758529"/>
      <w:r w:rsidRPr="00D5649B">
        <w:t xml:space="preserve">Calculate </w:t>
      </w:r>
      <w:r w:rsidR="00FA684F" w:rsidRPr="00D5649B">
        <w:t xml:space="preserve">the </w:t>
      </w:r>
      <w:r w:rsidR="004E267D">
        <w:t>w</w:t>
      </w:r>
      <w:r w:rsidRPr="00D5649B">
        <w:t xml:space="preserve">ater </w:t>
      </w:r>
      <w:r w:rsidR="004E267D">
        <w:t>e</w:t>
      </w:r>
      <w:r w:rsidRPr="00D5649B">
        <w:t xml:space="preserve">ffect on </w:t>
      </w:r>
      <w:r w:rsidR="004E267D">
        <w:t>d</w:t>
      </w:r>
      <w:r w:rsidRPr="00D5649B">
        <w:t>ecomposition</w:t>
      </w:r>
      <w:bookmarkEnd w:id="200"/>
      <w:bookmarkEnd w:id="201"/>
    </w:p>
    <w:p w14:paraId="6B7AB60D" w14:textId="60665507" w:rsidR="00221346" w:rsidRPr="00D5649B" w:rsidRDefault="00FA684F" w:rsidP="009076DA">
      <w:pPr>
        <w:pStyle w:val="Heading4"/>
      </w:pPr>
      <w:bookmarkStart w:id="202" w:name="_Ref92386723"/>
      <w:r w:rsidRPr="00D5649B">
        <w:t>Monthly water effect on decomposition (</w:t>
      </w:r>
      <w:proofErr w:type="spellStart"/>
      <w:r w:rsidRPr="00D5649B">
        <w:rPr>
          <w:i/>
        </w:rPr>
        <w:t>w</w:t>
      </w:r>
      <w:r w:rsidRPr="00D5649B">
        <w:rPr>
          <w:i/>
          <w:vertAlign w:val="subscript"/>
        </w:rPr>
        <w:t>i</w:t>
      </w:r>
      <w:proofErr w:type="spellEnd"/>
      <w:r w:rsidRPr="00D5649B">
        <w:t>)</w:t>
      </w:r>
      <w:bookmarkEnd w:id="202"/>
    </w:p>
    <w:p w14:paraId="09F02E36" w14:textId="6AE32F54" w:rsidR="00153A18" w:rsidRPr="00D5649B" w:rsidRDefault="00153A18" w:rsidP="00221346">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4</w:t>
      </w:r>
      <w:r w:rsidRPr="00D5649B">
        <w:rPr>
          <w:rFonts w:cstheme="minorHAnsi"/>
          <w:szCs w:val="24"/>
        </w:rPr>
        <w:fldChar w:fldCharType="end"/>
      </w:r>
      <w:r w:rsidRPr="00D5649B">
        <w:rPr>
          <w:rFonts w:cstheme="minorHAnsi"/>
          <w:szCs w:val="24"/>
        </w:rPr>
        <w:t>.</w:t>
      </w:r>
    </w:p>
    <w:p w14:paraId="1FC9F441" w14:textId="0FBB1627" w:rsidR="00221346" w:rsidRPr="00D5649B" w:rsidRDefault="00221346" w:rsidP="00D7086D">
      <w:r w:rsidRPr="00D5649B">
        <w:t>For each month in a year, calculate the ratio of total precipitation to total potential evapotranspiration.</w:t>
      </w:r>
      <w:r w:rsidR="00D7086D" w:rsidRPr="00D5649B">
        <w:t xml:space="preserve"> </w:t>
      </w:r>
      <w:r w:rsidRPr="00D5649B">
        <w:rPr>
          <w:rFonts w:eastAsia="TimesNewRomanPSMT"/>
        </w:rPr>
        <w:t xml:space="preserve">If the ratio is ≤1.25 then set the value of </w:t>
      </w:r>
      <w:proofErr w:type="spellStart"/>
      <w:r w:rsidRPr="00D5649B">
        <w:rPr>
          <w:i/>
          <w:iCs/>
        </w:rPr>
        <w:t>mappe</w:t>
      </w:r>
      <w:r w:rsidR="00D7086D" w:rsidRPr="00D5649B">
        <w:rPr>
          <w:i/>
          <w:iCs/>
        </w:rPr>
        <w:t>t</w:t>
      </w:r>
      <w:r w:rsidRPr="00D5649B">
        <w:rPr>
          <w:i/>
          <w:iCs/>
          <w:vertAlign w:val="subscript"/>
        </w:rPr>
        <w:t>i</w:t>
      </w:r>
      <w:proofErr w:type="spellEnd"/>
      <w:r w:rsidRPr="00D5649B">
        <w:rPr>
          <w:i/>
          <w:iCs/>
        </w:rPr>
        <w:t xml:space="preserve"> </w:t>
      </w:r>
      <w:r w:rsidRPr="00D5649B">
        <w:t>for the month to the estimated ratio</w:t>
      </w:r>
      <w:r w:rsidR="00D7086D" w:rsidRPr="00D5649B">
        <w:t>; if</w:t>
      </w:r>
      <w:r w:rsidRPr="00D5649B">
        <w:t xml:space="preserve"> the ratio is &gt;1.25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1.25</w:t>
      </w:r>
      <w:r w:rsidR="00D7086D" w:rsidRPr="00D5649B">
        <w:t>; s</w:t>
      </w:r>
      <w:r w:rsidRPr="00D5649B">
        <w:t xml:space="preserve">et </w:t>
      </w:r>
      <w:proofErr w:type="spellStart"/>
      <w:r w:rsidR="00D7086D" w:rsidRPr="00D5649B">
        <w:rPr>
          <w:i/>
          <w:iCs/>
        </w:rPr>
        <w:t>w</w:t>
      </w:r>
      <w:r w:rsidRPr="00D5649B">
        <w:rPr>
          <w:i/>
          <w:iCs/>
          <w:vertAlign w:val="subscript"/>
        </w:rPr>
        <w:t>i</w:t>
      </w:r>
      <w:proofErr w:type="spellEnd"/>
      <w:r w:rsidRPr="00D5649B">
        <w:rPr>
          <w:iCs/>
        </w:rPr>
        <w:t xml:space="preserve"> </w:t>
      </w:r>
      <w:r w:rsidRPr="00D5649B">
        <w:t>for months with irrigation to 0.775.</w:t>
      </w:r>
    </w:p>
    <w:p w14:paraId="630DB561" w14:textId="4A5164A4" w:rsidR="00221346" w:rsidRPr="00D5649B" w:rsidRDefault="00221346" w:rsidP="009076DA">
      <w:pPr>
        <w:pStyle w:val="Heading4"/>
      </w:pPr>
      <w:bookmarkStart w:id="203" w:name="_Toc152758530"/>
      <w:r w:rsidRPr="00D5649B">
        <w:rPr>
          <w:rStyle w:val="Heading3Char"/>
          <w:b w:val="0"/>
          <w:smallCaps/>
          <w:color w:val="943634" w:themeColor="accent2" w:themeShade="BF"/>
          <w:spacing w:val="10"/>
          <w:sz w:val="22"/>
          <w:szCs w:val="26"/>
        </w:rPr>
        <w:t>Calculate water effect on decomposition for each month (</w:t>
      </w:r>
      <w:proofErr w:type="spellStart"/>
      <w:r w:rsidRPr="00D5649B">
        <w:rPr>
          <w:rStyle w:val="Heading3Char"/>
          <w:b w:val="0"/>
          <w:i/>
          <w:smallCaps/>
          <w:color w:val="943634" w:themeColor="accent2" w:themeShade="BF"/>
          <w:spacing w:val="10"/>
          <w:sz w:val="22"/>
          <w:szCs w:val="26"/>
        </w:rPr>
        <w:t>w</w:t>
      </w:r>
      <w:r w:rsidRPr="00D5649B">
        <w:rPr>
          <w:rStyle w:val="Heading3Char"/>
          <w:b w:val="0"/>
          <w:i/>
          <w:smallCaps/>
          <w:color w:val="943634" w:themeColor="accent2" w:themeShade="BF"/>
          <w:spacing w:val="10"/>
          <w:sz w:val="22"/>
          <w:szCs w:val="26"/>
          <w:vertAlign w:val="subscript"/>
        </w:rPr>
        <w:t>i</w:t>
      </w:r>
      <w:proofErr w:type="spellEnd"/>
      <w:r w:rsidRPr="00D5649B">
        <w:rPr>
          <w:rStyle w:val="Heading3Char"/>
          <w:b w:val="0"/>
          <w:smallCaps/>
          <w:color w:val="943634" w:themeColor="accent2" w:themeShade="BF"/>
          <w:spacing w:val="10"/>
          <w:sz w:val="22"/>
          <w:szCs w:val="26"/>
        </w:rPr>
        <w:t>) in a year.</w:t>
      </w:r>
      <w:bookmarkEnd w:id="203"/>
      <w:r w:rsidRPr="00D5649B">
        <w:t xml:space="preserve"> </w:t>
      </w:r>
    </w:p>
    <w:p w14:paraId="1FF423B4" w14:textId="5CE52CAD" w:rsidR="00221346" w:rsidRPr="00D5649B" w:rsidRDefault="00221346" w:rsidP="00221346">
      <w:pPr>
        <w:autoSpaceDE w:val="0"/>
        <w:autoSpaceDN w:val="0"/>
        <w:adjustRightInd w:val="0"/>
        <w:rPr>
          <w:rFonts w:cstheme="minorHAnsi"/>
          <w:szCs w:val="24"/>
        </w:rPr>
      </w:pPr>
      <w:r w:rsidRPr="00D5649B">
        <w:rPr>
          <w:rFonts w:cstheme="minorHAnsi"/>
          <w:szCs w:val="24"/>
        </w:rPr>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i/>
          <w:iCs/>
          <w:szCs w:val="24"/>
        </w:rPr>
        <w:t xml:space="preserve"> </w:t>
      </w:r>
      <w:r w:rsidRPr="00D5649B">
        <w:rPr>
          <w:rFonts w:cstheme="minorHAnsi"/>
          <w:szCs w:val="24"/>
        </w:rPr>
        <w:t>) to 0.775.</w:t>
      </w:r>
    </w:p>
    <w:p w14:paraId="5E2F3EC9" w14:textId="784291AC" w:rsidR="00E279FA" w:rsidRPr="00D5649B" w:rsidRDefault="00E70064" w:rsidP="009076DA">
      <w:pPr>
        <w:pStyle w:val="Heading4"/>
      </w:pPr>
      <w:bookmarkStart w:id="204" w:name="_Ref92386815"/>
      <w:r w:rsidRPr="00D5649B">
        <w:t>A</w:t>
      </w:r>
      <w:r w:rsidR="00221346" w:rsidRPr="00D5649B">
        <w:t>nnual water effect on decomposition (</w:t>
      </w:r>
      <w:r w:rsidR="00221346" w:rsidRPr="00D5649B">
        <w:rPr>
          <w:i/>
          <w:iCs/>
          <w:sz w:val="21"/>
          <w:szCs w:val="21"/>
        </w:rPr>
        <w:t>w</w:t>
      </w:r>
      <w:r w:rsidR="00221346" w:rsidRPr="00D5649B">
        <w:rPr>
          <w:i/>
          <w:iCs/>
          <w:sz w:val="12"/>
          <w:szCs w:val="12"/>
        </w:rPr>
        <w:t xml:space="preserve"> fac</w:t>
      </w:r>
      <w:r w:rsidR="00221346" w:rsidRPr="00D5649B">
        <w:t>)</w:t>
      </w:r>
      <w:bookmarkEnd w:id="204"/>
    </w:p>
    <w:p w14:paraId="4DE9E87D" w14:textId="29D87976" w:rsidR="00E279FA" w:rsidRPr="00D5649B" w:rsidRDefault="00E279FA" w:rsidP="00E70064">
      <w:r w:rsidRPr="00D5649B">
        <w:t xml:space="preserve">The annual water effect on decomposition is calculated using </w:t>
      </w:r>
      <w:r w:rsidRPr="00D5649B">
        <w:fldChar w:fldCharType="begin"/>
      </w:r>
      <w:r w:rsidRPr="00D5649B">
        <w:instrText xml:space="preserve"> REF wfac_Eq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5</w:t>
      </w:r>
      <w:r w:rsidRPr="00D5649B">
        <w:fldChar w:fldCharType="end"/>
      </w:r>
      <w:r w:rsidRPr="00D5649B">
        <w:t>.</w:t>
      </w:r>
    </w:p>
    <w:p w14:paraId="16CAEE6F" w14:textId="7EF0A491" w:rsidR="00221346" w:rsidRPr="003B00FA" w:rsidRDefault="00221346" w:rsidP="00E70064">
      <w:pPr>
        <w:rPr>
          <w:b/>
        </w:rPr>
      </w:pPr>
      <w:r w:rsidRPr="003B00FA">
        <w:rPr>
          <w:b/>
        </w:rPr>
        <w:t xml:space="preserve">Repeat steps </w:t>
      </w:r>
      <w:r w:rsidR="00E70064" w:rsidRPr="003B00FA">
        <w:rPr>
          <w:b/>
        </w:rPr>
        <w:fldChar w:fldCharType="begin"/>
      </w:r>
      <w:r w:rsidR="00E70064" w:rsidRPr="003B00FA">
        <w:rPr>
          <w:b/>
        </w:rPr>
        <w:instrText xml:space="preserve"> REF _Ref92386723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2.2.5.1</w:t>
      </w:r>
      <w:r w:rsidR="00E70064" w:rsidRPr="003B00FA">
        <w:rPr>
          <w:b/>
        </w:rPr>
        <w:fldChar w:fldCharType="end"/>
      </w:r>
      <w:r w:rsidR="00E70064" w:rsidRPr="003B00FA">
        <w:rPr>
          <w:b/>
        </w:rPr>
        <w:t xml:space="preserve"> and </w:t>
      </w:r>
      <w:r w:rsidR="00E70064" w:rsidRPr="003B00FA">
        <w:rPr>
          <w:b/>
        </w:rPr>
        <w:fldChar w:fldCharType="begin"/>
      </w:r>
      <w:r w:rsidR="00E70064" w:rsidRPr="003B00FA">
        <w:rPr>
          <w:b/>
        </w:rPr>
        <w:instrText xml:space="preserve"> REF _Ref92386815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2.2.5.3</w:t>
      </w:r>
      <w:r w:rsidR="00E70064" w:rsidRPr="003B00FA">
        <w:rPr>
          <w:b/>
        </w:rPr>
        <w:fldChar w:fldCharType="end"/>
      </w:r>
      <w:r w:rsidR="003B00FA" w:rsidRPr="003B00FA">
        <w:rPr>
          <w:b/>
        </w:rPr>
        <w:t xml:space="preserve"> </w:t>
      </w:r>
      <w:r w:rsidRPr="003B00FA">
        <w:rPr>
          <w:b/>
        </w:rPr>
        <w:t xml:space="preserve">to </w:t>
      </w:r>
      <w:proofErr w:type="spellStart"/>
      <w:r w:rsidRPr="003B00FA">
        <w:rPr>
          <w:b/>
        </w:rPr>
        <w:t>to</w:t>
      </w:r>
      <w:proofErr w:type="spellEnd"/>
      <w:r w:rsidRPr="003B00FA">
        <w:rPr>
          <w:b/>
        </w:rPr>
        <w:t xml:space="preserve"> calculate the water effect (</w:t>
      </w:r>
      <w:r w:rsidRPr="003B00FA">
        <w:rPr>
          <w:b/>
          <w:i/>
          <w:iCs/>
          <w:sz w:val="21"/>
          <w:szCs w:val="21"/>
        </w:rPr>
        <w:t>w</w:t>
      </w:r>
      <w:r w:rsidRPr="003B00FA">
        <w:rPr>
          <w:b/>
          <w:i/>
          <w:iCs/>
          <w:sz w:val="12"/>
          <w:szCs w:val="12"/>
        </w:rPr>
        <w:t xml:space="preserve"> fac</w:t>
      </w:r>
      <w:r w:rsidRPr="003B00FA">
        <w:rPr>
          <w:b/>
        </w:rPr>
        <w:t>) on decomposition for all years in the inventory period.</w:t>
      </w:r>
    </w:p>
    <w:p w14:paraId="0229D818" w14:textId="1F55796D" w:rsidR="00221346" w:rsidRPr="00D5649B" w:rsidRDefault="00221346" w:rsidP="008A7F5F">
      <w:pPr>
        <w:pStyle w:val="Heading3"/>
      </w:pPr>
      <w:bookmarkStart w:id="205" w:name="_Toc152758531"/>
      <w:r w:rsidRPr="00D5649B">
        <w:t xml:space="preserve">Calculate </w:t>
      </w:r>
      <w:r w:rsidR="00335AE8" w:rsidRPr="00D5649B">
        <w:t xml:space="preserve">the </w:t>
      </w:r>
      <w:r w:rsidR="004E267D">
        <w:t>t</w:t>
      </w:r>
      <w:r w:rsidRPr="00D5649B">
        <w:t xml:space="preserve">emperature </w:t>
      </w:r>
      <w:r w:rsidR="004E267D">
        <w:t>e</w:t>
      </w:r>
      <w:r w:rsidRPr="00D5649B">
        <w:t xml:space="preserve">ffect on </w:t>
      </w:r>
      <w:r w:rsidR="004E267D">
        <w:t>d</w:t>
      </w:r>
      <w:r w:rsidRPr="00D5649B">
        <w:t>ecomposition</w:t>
      </w:r>
      <w:bookmarkEnd w:id="205"/>
    </w:p>
    <w:p w14:paraId="680DAF82" w14:textId="021BB1B7" w:rsidR="00335AE8" w:rsidRPr="00D5649B" w:rsidRDefault="00335AE8" w:rsidP="009076DA">
      <w:pPr>
        <w:pStyle w:val="Heading4"/>
      </w:pPr>
      <w:bookmarkStart w:id="206" w:name="_Ref92729705"/>
      <w:r w:rsidRPr="00D5649B">
        <w:t>Monthly temperature effect on decomposition</w:t>
      </w:r>
      <w:bookmarkEnd w:id="206"/>
      <w:r w:rsidR="0097028F" w:rsidRPr="00D5649B">
        <w:t xml:space="preserve"> (</w:t>
      </w:r>
      <w:r w:rsidR="0097028F" w:rsidRPr="00D5649B">
        <w:rPr>
          <w:i/>
        </w:rPr>
        <w:t>T</w:t>
      </w:r>
      <w:r w:rsidR="0097028F" w:rsidRPr="00D5649B">
        <w:rPr>
          <w:i/>
          <w:vertAlign w:val="subscript"/>
        </w:rPr>
        <w:t>i</w:t>
      </w:r>
      <w:r w:rsidR="0097028F" w:rsidRPr="00D5649B">
        <w:t>)</w:t>
      </w:r>
    </w:p>
    <w:p w14:paraId="182ABFE8" w14:textId="0D955AB3" w:rsidR="00221346" w:rsidRPr="00D5649B" w:rsidRDefault="00221346" w:rsidP="00335AE8">
      <w:r w:rsidRPr="00D5649B">
        <w:t xml:space="preserve">For each month in </w:t>
      </w:r>
      <w:r w:rsidR="00335AE8" w:rsidRPr="00D5649B">
        <w:t>the</w:t>
      </w:r>
      <w:r w:rsidRPr="00D5649B">
        <w:t xml:space="preserve"> year, calculate</w:t>
      </w:r>
      <w:r w:rsidR="00335AE8" w:rsidRPr="00D5649B">
        <w:t xml:space="preserve"> the</w:t>
      </w:r>
      <w:r w:rsidRPr="00D5649B">
        <w:t xml:space="preserv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w:t>
      </w:r>
      <w:r w:rsidR="00335AE8" w:rsidRPr="00D5649B">
        <w:t xml:space="preserve">is calculated using </w:t>
      </w:r>
      <w:r w:rsidR="00335AE8" w:rsidRPr="00D5649B">
        <w:fldChar w:fldCharType="begin"/>
      </w:r>
      <w:r w:rsidR="00335AE8" w:rsidRPr="00D5649B">
        <w:instrText xml:space="preserve"> REF ti_IPCCTier2_Eq \h </w:instrText>
      </w:r>
      <w:r w:rsidR="00335AE8" w:rsidRPr="00D5649B">
        <w:fldChar w:fldCharType="separate"/>
      </w:r>
      <w:r w:rsidR="00600319" w:rsidRPr="00D5649B">
        <w:rPr>
          <w:rFonts w:cstheme="minorHAnsi"/>
          <w:b/>
        </w:rPr>
        <w:t xml:space="preserve">Eq. </w:t>
      </w:r>
      <w:r w:rsidR="00600319" w:rsidRPr="00600319">
        <w:rPr>
          <w:rFonts w:cstheme="minorHAnsi"/>
          <w:b/>
          <w:noProof/>
        </w:rPr>
        <w:t>2.2.3</w:t>
      </w:r>
      <w:r w:rsidR="00600319" w:rsidRPr="00600319">
        <w:rPr>
          <w:rFonts w:cstheme="minorHAnsi"/>
          <w:b/>
        </w:rPr>
        <w:noBreakHyphen/>
      </w:r>
      <w:r w:rsidR="00600319" w:rsidRPr="00600319">
        <w:rPr>
          <w:rFonts w:cstheme="minorHAnsi"/>
          <w:b/>
          <w:noProof/>
        </w:rPr>
        <w:t>1</w:t>
      </w:r>
      <w:r w:rsidR="00335AE8" w:rsidRPr="00D5649B">
        <w:fldChar w:fldCharType="end"/>
      </w:r>
      <w:r w:rsidR="00335AE8" w:rsidRPr="00D5649B">
        <w:t xml:space="preserve"> and </w:t>
      </w:r>
      <w:r w:rsidRPr="00D5649B">
        <w:t>the values for maximum monthly temperature for decomposition (</w:t>
      </w:r>
      <w:r w:rsidRPr="00D5649B">
        <w:rPr>
          <w:i/>
          <w:iCs/>
        </w:rPr>
        <w:t>t</w:t>
      </w:r>
      <w:r w:rsidRPr="00D5649B">
        <w:rPr>
          <w:i/>
          <w:iCs/>
          <w:sz w:val="12"/>
          <w:szCs w:val="12"/>
        </w:rPr>
        <w:t xml:space="preserve"> max</w:t>
      </w:r>
      <w:r w:rsidRPr="00D5649B">
        <w:t>), optimum temperature for decomposition (</w:t>
      </w:r>
      <w:r w:rsidRPr="00D5649B">
        <w:rPr>
          <w:i/>
          <w:iCs/>
          <w:sz w:val="19"/>
          <w:szCs w:val="19"/>
        </w:rPr>
        <w:t>t</w:t>
      </w:r>
      <w:r w:rsidRPr="00D5649B">
        <w:rPr>
          <w:i/>
          <w:iCs/>
          <w:sz w:val="11"/>
          <w:szCs w:val="11"/>
        </w:rPr>
        <w:t xml:space="preserve"> opt</w:t>
      </w:r>
      <w:r w:rsidRPr="00D5649B">
        <w:t>) and the monthly average temperature (</w:t>
      </w:r>
      <w:r w:rsidRPr="00D5649B">
        <w:rPr>
          <w:i/>
          <w:iCs/>
          <w:sz w:val="18"/>
          <w:szCs w:val="18"/>
        </w:rPr>
        <w:t>temp</w:t>
      </w:r>
      <w:r w:rsidRPr="00D5649B">
        <w:rPr>
          <w:i/>
          <w:iCs/>
          <w:sz w:val="10"/>
          <w:szCs w:val="10"/>
        </w:rPr>
        <w:t xml:space="preserve"> </w:t>
      </w:r>
      <w:proofErr w:type="spellStart"/>
      <w:r w:rsidRPr="00D5649B">
        <w:rPr>
          <w:i/>
          <w:iCs/>
          <w:sz w:val="10"/>
          <w:szCs w:val="10"/>
        </w:rPr>
        <w:t>i</w:t>
      </w:r>
      <w:proofErr w:type="spellEnd"/>
      <w:r w:rsidRPr="00D5649B">
        <w:t>).</w:t>
      </w:r>
    </w:p>
    <w:p w14:paraId="3B10D6DD" w14:textId="6C1B5979" w:rsidR="00221346" w:rsidRPr="00D5649B" w:rsidRDefault="00335AE8" w:rsidP="00335AE8">
      <w:pPr>
        <w:rPr>
          <w:rFonts w:cstheme="minorHAnsi"/>
          <w:b/>
          <w:szCs w:val="24"/>
        </w:rPr>
      </w:pPr>
      <w:r w:rsidRPr="00D5649B">
        <w:rPr>
          <w:b/>
        </w:rPr>
        <w:t xml:space="preserve">Note: </w:t>
      </w:r>
      <w:r w:rsidR="00221346" w:rsidRPr="00D5649B">
        <w:rPr>
          <w:rFonts w:eastAsia="TimesNewRomanPSMT" w:cstheme="minorHAnsi"/>
          <w:b/>
          <w:szCs w:val="24"/>
        </w:rPr>
        <w:t xml:space="preserve">If the monthly average </w:t>
      </w:r>
      <w:r w:rsidRPr="00D5649B">
        <w:rPr>
          <w:rFonts w:eastAsia="TimesNewRomanPSMT" w:cstheme="minorHAnsi"/>
          <w:b/>
          <w:szCs w:val="24"/>
        </w:rPr>
        <w:t xml:space="preserve">air </w:t>
      </w:r>
      <w:r w:rsidR="00221346" w:rsidRPr="00D5649B">
        <w:rPr>
          <w:rFonts w:eastAsia="TimesNewRomanPSMT" w:cstheme="minorHAnsi"/>
          <w:b/>
          <w:szCs w:val="24"/>
        </w:rPr>
        <w:t xml:space="preserve">temperature is ≤45 °C, use the calculated value of </w:t>
      </w:r>
      <w:r w:rsidR="00221346" w:rsidRPr="00D5649B">
        <w:rPr>
          <w:rFonts w:cstheme="minorHAnsi"/>
          <w:b/>
          <w:i/>
          <w:iCs/>
          <w:szCs w:val="24"/>
        </w:rPr>
        <w:t>T</w:t>
      </w:r>
      <w:r w:rsidR="00221346" w:rsidRPr="00D5649B">
        <w:rPr>
          <w:rFonts w:cstheme="minorHAnsi"/>
          <w:b/>
          <w:i/>
          <w:iCs/>
          <w:szCs w:val="24"/>
          <w:vertAlign w:val="subscript"/>
        </w:rPr>
        <w:t>i</w:t>
      </w:r>
      <w:r w:rsidRPr="00D5649B">
        <w:rPr>
          <w:rFonts w:cstheme="minorHAnsi"/>
          <w:b/>
          <w:szCs w:val="24"/>
        </w:rPr>
        <w:t xml:space="preserve">; </w:t>
      </w:r>
    </w:p>
    <w:p w14:paraId="100F9CE0" w14:textId="09CDBD69" w:rsidR="00221346" w:rsidRPr="00D5649B" w:rsidRDefault="00221346" w:rsidP="00221346">
      <w:pPr>
        <w:autoSpaceDE w:val="0"/>
        <w:autoSpaceDN w:val="0"/>
        <w:adjustRightInd w:val="0"/>
        <w:rPr>
          <w:rFonts w:cstheme="minorHAnsi"/>
          <w:b/>
          <w:szCs w:val="24"/>
        </w:rPr>
      </w:pPr>
      <w:r w:rsidRPr="00D5649B">
        <w:rPr>
          <w:rFonts w:cstheme="minorHAnsi"/>
          <w:b/>
          <w:szCs w:val="24"/>
        </w:rPr>
        <w:t xml:space="preserve">If the monthly average temperature is &gt;45 °C, set </w:t>
      </w:r>
      <w:r w:rsidRPr="00D5649B">
        <w:rPr>
          <w:rFonts w:cstheme="minorHAnsi"/>
          <w:b/>
          <w:i/>
          <w:iCs/>
          <w:szCs w:val="24"/>
        </w:rPr>
        <w:t>T</w:t>
      </w:r>
      <w:r w:rsidRPr="00D5649B">
        <w:rPr>
          <w:rFonts w:cstheme="minorHAnsi"/>
          <w:b/>
          <w:i/>
          <w:iCs/>
          <w:szCs w:val="24"/>
          <w:vertAlign w:val="subscript"/>
        </w:rPr>
        <w:t>i</w:t>
      </w:r>
      <w:r w:rsidRPr="00D5649B">
        <w:rPr>
          <w:rFonts w:cstheme="minorHAnsi"/>
          <w:b/>
          <w:i/>
          <w:iCs/>
          <w:szCs w:val="24"/>
        </w:rPr>
        <w:t xml:space="preserve"> </w:t>
      </w:r>
      <w:r w:rsidRPr="00D5649B">
        <w:rPr>
          <w:rFonts w:cstheme="minorHAnsi"/>
          <w:b/>
          <w:szCs w:val="24"/>
        </w:rPr>
        <w:t>equal to 0.</w:t>
      </w:r>
    </w:p>
    <w:p w14:paraId="349A6F2A" w14:textId="3712B360" w:rsidR="00335AE8" w:rsidRPr="00D5649B" w:rsidRDefault="0097028F" w:rsidP="009076DA">
      <w:pPr>
        <w:pStyle w:val="Heading4"/>
      </w:pPr>
      <w:bookmarkStart w:id="207" w:name="_Ref92729708"/>
      <w:r w:rsidRPr="00D5649B">
        <w:t>A</w:t>
      </w:r>
      <w:r w:rsidR="00221346" w:rsidRPr="00D5649B">
        <w:t>nnual temperature effect on decomposition</w:t>
      </w:r>
      <w:bookmarkEnd w:id="207"/>
      <w:r w:rsidRPr="00D5649B">
        <w:t xml:space="preserve"> (</w:t>
      </w:r>
      <w:proofErr w:type="spellStart"/>
      <w:r w:rsidRPr="00D5649B">
        <w:rPr>
          <w:i/>
        </w:rPr>
        <w:t>T</w:t>
      </w:r>
      <w:r w:rsidRPr="00D5649B">
        <w:rPr>
          <w:i/>
          <w:vertAlign w:val="subscript"/>
        </w:rPr>
        <w:t>fac</w:t>
      </w:r>
      <w:proofErr w:type="spellEnd"/>
      <w:r w:rsidRPr="00D5649B">
        <w:t>)</w:t>
      </w:r>
    </w:p>
    <w:p w14:paraId="32059FCA" w14:textId="66E41B55" w:rsidR="00335AE8" w:rsidRPr="00D5649B" w:rsidRDefault="00335AE8" w:rsidP="00335AE8">
      <w:r w:rsidRPr="00D5649B">
        <w:t xml:space="preserve">The annual temperature effect on decomposition is calculated using </w:t>
      </w:r>
      <w:r w:rsidR="0097028F" w:rsidRPr="00D5649B">
        <w:fldChar w:fldCharType="begin"/>
      </w:r>
      <w:r w:rsidR="0097028F" w:rsidRPr="00D5649B">
        <w:instrText xml:space="preserve"> REF tfac_Eq \h </w:instrText>
      </w:r>
      <w:r w:rsidR="0097028F" w:rsidRPr="00D5649B">
        <w:fldChar w:fldCharType="separate"/>
      </w:r>
      <w:r w:rsidR="00600319" w:rsidRPr="00600319">
        <w:rPr>
          <w:rFonts w:cstheme="minorHAnsi"/>
          <w:b/>
        </w:rPr>
        <w:t xml:space="preserve">Eq. </w:t>
      </w:r>
      <w:r w:rsidR="00600319" w:rsidRPr="00886B51">
        <w:rPr>
          <w:rFonts w:cstheme="minorHAnsi"/>
          <w:b/>
          <w:noProof/>
        </w:rPr>
        <w:t>2.2.3</w:t>
      </w:r>
      <w:r w:rsidR="00600319" w:rsidRPr="00760E8F">
        <w:rPr>
          <w:rFonts w:cstheme="minorHAnsi"/>
          <w:b/>
        </w:rPr>
        <w:noBreakHyphen/>
      </w:r>
      <w:r w:rsidR="00600319">
        <w:rPr>
          <w:rFonts w:cstheme="minorHAnsi"/>
          <w:b/>
          <w:noProof/>
        </w:rPr>
        <w:t>2</w:t>
      </w:r>
      <w:r w:rsidR="0097028F" w:rsidRPr="00D5649B">
        <w:fldChar w:fldCharType="end"/>
      </w:r>
      <w:r w:rsidRPr="00D5649B">
        <w:fldChar w:fldCharType="begin"/>
      </w:r>
      <w:r w:rsidRPr="00D5649B">
        <w:instrText xml:space="preserve"> REF wfac_Eq \h </w:instrText>
      </w:r>
      <w:r w:rsidRPr="00D5649B">
        <w:fldChar w:fldCharType="end"/>
      </w:r>
      <w:r w:rsidRPr="00D5649B">
        <w:t>.</w:t>
      </w:r>
    </w:p>
    <w:p w14:paraId="10774F85" w14:textId="30D52538" w:rsidR="00221346" w:rsidRPr="00D5649B" w:rsidRDefault="00221346" w:rsidP="007D2287">
      <w:pPr>
        <w:rPr>
          <w:b/>
        </w:rPr>
      </w:pPr>
      <w:r w:rsidRPr="00D5649B">
        <w:rPr>
          <w:b/>
        </w:rPr>
        <w:t xml:space="preserve">Repeat steps </w:t>
      </w:r>
      <w:r w:rsidR="0097028F" w:rsidRPr="00D5649B">
        <w:rPr>
          <w:b/>
        </w:rPr>
        <w:fldChar w:fldCharType="begin"/>
      </w:r>
      <w:r w:rsidR="0097028F" w:rsidRPr="00D5649B">
        <w:rPr>
          <w:b/>
        </w:rPr>
        <w:instrText xml:space="preserve"> REF _Ref92729705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2.2.6.1</w:t>
      </w:r>
      <w:r w:rsidR="0097028F" w:rsidRPr="00D5649B">
        <w:rPr>
          <w:b/>
        </w:rPr>
        <w:fldChar w:fldCharType="end"/>
      </w:r>
      <w:r w:rsidR="00D7086D" w:rsidRPr="00D5649B">
        <w:rPr>
          <w:b/>
        </w:rPr>
        <w:t xml:space="preserve"> to </w:t>
      </w:r>
      <w:r w:rsidR="0097028F" w:rsidRPr="00D5649B">
        <w:rPr>
          <w:b/>
        </w:rPr>
        <w:fldChar w:fldCharType="begin"/>
      </w:r>
      <w:r w:rsidR="0097028F" w:rsidRPr="00D5649B">
        <w:rPr>
          <w:b/>
        </w:rPr>
        <w:instrText xml:space="preserve"> REF _Ref92729708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2.2.6.2</w:t>
      </w:r>
      <w:r w:rsidR="0097028F" w:rsidRPr="00D5649B">
        <w:rPr>
          <w:b/>
        </w:rPr>
        <w:fldChar w:fldCharType="end"/>
      </w:r>
      <w:r w:rsidR="00D7086D" w:rsidRPr="00D5649B">
        <w:rPr>
          <w:b/>
        </w:rPr>
        <w:t xml:space="preserve"> </w:t>
      </w:r>
      <w:r w:rsidRPr="00D5649B">
        <w:rPr>
          <w:b/>
        </w:rPr>
        <w:t>to calculate the annual temperature effect on decomposition for all years in the inventory.</w:t>
      </w:r>
    </w:p>
    <w:p w14:paraId="4C325BC3" w14:textId="0A4D7977" w:rsidR="00221346" w:rsidRPr="00D5649B" w:rsidRDefault="00221346" w:rsidP="008A7F5F">
      <w:pPr>
        <w:pStyle w:val="Heading3"/>
      </w:pPr>
      <w:bookmarkStart w:id="208" w:name="_Toc152758532"/>
      <w:r w:rsidRPr="00D5649B">
        <w:lastRenderedPageBreak/>
        <w:t xml:space="preserve">Calculate the size of the </w:t>
      </w:r>
      <w:r w:rsidR="0097028F" w:rsidRPr="00D5649B">
        <w:t>p</w:t>
      </w:r>
      <w:r w:rsidRPr="00D5649B">
        <w:t>assive C Sub-pool</w:t>
      </w:r>
      <w:bookmarkEnd w:id="208"/>
      <w:r w:rsidRPr="00D5649B">
        <w:t xml:space="preserve"> </w:t>
      </w:r>
    </w:p>
    <w:p w14:paraId="1BFC7718" w14:textId="05F4FCE3" w:rsidR="00221346" w:rsidRPr="00D5649B" w:rsidRDefault="0097028F" w:rsidP="009076DA">
      <w:pPr>
        <w:pStyle w:val="Heading4"/>
      </w:pPr>
      <w:bookmarkStart w:id="209" w:name="_Ref92730431"/>
      <w:r w:rsidRPr="00D5649B">
        <w:t>D</w:t>
      </w:r>
      <w:r w:rsidR="00221346" w:rsidRPr="00D5649B">
        <w:t xml:space="preserve">ecay rate for the </w:t>
      </w:r>
      <w:r w:rsidRPr="00D5649B">
        <w:t>p</w:t>
      </w:r>
      <w:r w:rsidR="00221346" w:rsidRPr="00D5649B">
        <w:t xml:space="preserve">assive SOC sub-pool in the soil </w:t>
      </w:r>
      <w:r w:rsidR="00221346" w:rsidRPr="00D5649B">
        <w:rPr>
          <w:i/>
          <w:iCs/>
        </w:rPr>
        <w:t>(</w:t>
      </w:r>
      <w:r w:rsidR="00221346" w:rsidRPr="00D5649B">
        <w:rPr>
          <w:i/>
          <w:iCs/>
          <w:sz w:val="21"/>
          <w:szCs w:val="21"/>
        </w:rPr>
        <w:t>k</w:t>
      </w:r>
      <w:r w:rsidR="00221346" w:rsidRPr="00D5649B">
        <w:rPr>
          <w:i/>
          <w:iCs/>
          <w:sz w:val="12"/>
          <w:szCs w:val="12"/>
        </w:rPr>
        <w:t xml:space="preserve"> p</w:t>
      </w:r>
      <w:r w:rsidR="00221346" w:rsidRPr="00D5649B">
        <w:t>).</w:t>
      </w:r>
      <w:bookmarkEnd w:id="209"/>
    </w:p>
    <w:p w14:paraId="5B12F1B0" w14:textId="2B2893B3" w:rsidR="0097028F" w:rsidRPr="00D5649B" w:rsidRDefault="0097028F" w:rsidP="007D2287">
      <w:r w:rsidRPr="00D5649B">
        <w:t xml:space="preserve">To calculate the decay rate for the passive SOC soil sub-pool, use </w:t>
      </w:r>
      <w:r w:rsidRPr="00D5649B">
        <w:fldChar w:fldCharType="begin"/>
      </w:r>
      <w:r w:rsidRPr="00D5649B">
        <w:instrText xml:space="preserve"> REF Kp_IPCCTier2_Eq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11</w:t>
      </w:r>
      <w:r w:rsidRPr="00D5649B">
        <w:fldChar w:fldCharType="end"/>
      </w:r>
      <w:r w:rsidRPr="00D5649B">
        <w:t>.</w:t>
      </w:r>
    </w:p>
    <w:p w14:paraId="16F418AC" w14:textId="7DB16310" w:rsidR="00221346" w:rsidRPr="00D5649B" w:rsidRDefault="0097028F" w:rsidP="009076DA">
      <w:pPr>
        <w:pStyle w:val="Heading4"/>
      </w:pPr>
      <w:r w:rsidRPr="00D5649B">
        <w:t>S</w:t>
      </w:r>
      <w:r w:rsidR="00221346" w:rsidRPr="00D5649B">
        <w:t xml:space="preserve">teady state stock for the </w:t>
      </w:r>
      <w:r w:rsidRPr="00D5649B">
        <w:t>p</w:t>
      </w:r>
      <w:r w:rsidR="00221346" w:rsidRPr="00D5649B">
        <w:t>assive sub-pool SOC stock (</w:t>
      </w:r>
      <w:r w:rsidR="00221346" w:rsidRPr="00D5649B">
        <w:rPr>
          <w:i/>
          <w:iCs/>
          <w:sz w:val="17"/>
          <w:szCs w:val="17"/>
        </w:rPr>
        <w:t>Passive</w:t>
      </w:r>
      <w:r w:rsidR="00221346" w:rsidRPr="00D5649B">
        <w:rPr>
          <w:i/>
          <w:iCs/>
          <w:sz w:val="10"/>
          <w:szCs w:val="10"/>
        </w:rPr>
        <w:t xml:space="preserve"> y</w:t>
      </w:r>
      <w:r w:rsidR="00221346" w:rsidRPr="00D5649B">
        <w:rPr>
          <w:sz w:val="10"/>
          <w:szCs w:val="10"/>
        </w:rPr>
        <w:t>*</w:t>
      </w:r>
      <w:r w:rsidR="00221346" w:rsidRPr="00D5649B">
        <w:t>)</w:t>
      </w:r>
    </w:p>
    <w:p w14:paraId="47220050" w14:textId="1ED79D00" w:rsidR="0097028F" w:rsidRPr="00D5649B" w:rsidRDefault="0097028F" w:rsidP="007D2287">
      <w:r w:rsidRPr="00D5649B">
        <w:t xml:space="preserve">To calculate </w:t>
      </w:r>
      <w:proofErr w:type="spellStart"/>
      <w:r w:rsidRPr="00D5649B">
        <w:t>Passive</w:t>
      </w:r>
      <w:r w:rsidR="00511934" w:rsidRPr="00D5649B">
        <w:rPr>
          <w:vertAlign w:val="subscript"/>
        </w:rPr>
        <w:t>y</w:t>
      </w:r>
      <w:proofErr w:type="spellEnd"/>
      <w:r w:rsidRPr="00D5649B">
        <w:rPr>
          <w:vertAlign w:val="subscript"/>
        </w:rPr>
        <w:t>*</w:t>
      </w:r>
      <w:r w:rsidRPr="00D5649B">
        <w:t xml:space="preserve">, use </w:t>
      </w:r>
      <w:r w:rsidRPr="00D5649B">
        <w:fldChar w:fldCharType="begin"/>
      </w:r>
      <w:r w:rsidRPr="00D5649B">
        <w:instrText xml:space="preserve"> REF PassiveYStar_IPCCTier2_Eq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16</w:t>
      </w:r>
      <w:r w:rsidRPr="00D5649B">
        <w:fldChar w:fldCharType="end"/>
      </w:r>
    </w:p>
    <w:p w14:paraId="304CE471" w14:textId="54A3B63E" w:rsidR="00511934" w:rsidRPr="00D5649B" w:rsidRDefault="00221346" w:rsidP="009076DA">
      <w:pPr>
        <w:pStyle w:val="Heading4"/>
      </w:pPr>
      <w:bookmarkStart w:id="210" w:name="_Ref92730491"/>
      <w:r w:rsidRPr="00D5649B">
        <w:t xml:space="preserve">Passive sub-pool SOC stock </w:t>
      </w:r>
      <w:r w:rsidR="00511934" w:rsidRPr="00D5649B">
        <w:t>(</w:t>
      </w:r>
      <w:proofErr w:type="spellStart"/>
      <w:r w:rsidR="00511934" w:rsidRPr="00D5649B">
        <w:rPr>
          <w:i/>
        </w:rPr>
        <w:t>Passive</w:t>
      </w:r>
      <w:r w:rsidR="00511934" w:rsidRPr="00D5649B">
        <w:rPr>
          <w:i/>
          <w:vertAlign w:val="subscript"/>
        </w:rPr>
        <w:t>y</w:t>
      </w:r>
      <w:proofErr w:type="spellEnd"/>
      <w:r w:rsidR="00511934" w:rsidRPr="00D5649B">
        <w:t>)</w:t>
      </w:r>
      <w:bookmarkEnd w:id="210"/>
    </w:p>
    <w:p w14:paraId="65E4C82F" w14:textId="6FF7F658" w:rsidR="00221346" w:rsidRPr="00D5649B" w:rsidRDefault="00511934" w:rsidP="007D2287">
      <w:proofErr w:type="spellStart"/>
      <w:r w:rsidRPr="00D5649B">
        <w:t>Passive</w:t>
      </w:r>
      <w:r w:rsidRPr="00D5649B">
        <w:rPr>
          <w:vertAlign w:val="subscript"/>
        </w:rPr>
        <w:t>y</w:t>
      </w:r>
      <w:proofErr w:type="spellEnd"/>
      <w:r w:rsidRPr="00D5649B">
        <w:t xml:space="preserve"> is calculated </w:t>
      </w:r>
      <w:r w:rsidR="00221346" w:rsidRPr="00D5649B">
        <w:t>by determining the additional increase or decrease in SOC from the previous year in the inventory</w:t>
      </w:r>
      <w:r w:rsidRPr="00D5649B">
        <w:t xml:space="preserve">. This is estimated using </w:t>
      </w:r>
      <w:r w:rsidRPr="00D5649B">
        <w:fldChar w:fldCharType="begin"/>
      </w:r>
      <w:r w:rsidRPr="00D5649B">
        <w:instrText xml:space="preserve"> REF PassiveY_IPCCTier2_Eq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17</w:t>
      </w:r>
      <w:r w:rsidRPr="00D5649B">
        <w:fldChar w:fldCharType="end"/>
      </w:r>
      <w:r w:rsidRPr="00D5649B">
        <w:t>.</w:t>
      </w:r>
      <w:r w:rsidR="00221346" w:rsidRPr="00D5649B">
        <w:t xml:space="preserve"> </w:t>
      </w:r>
    </w:p>
    <w:p w14:paraId="14E0A80A" w14:textId="5B5AF160" w:rsidR="00221346" w:rsidRPr="00D5649B" w:rsidRDefault="00221346" w:rsidP="00221346">
      <w:pPr>
        <w:autoSpaceDE w:val="0"/>
        <w:autoSpaceDN w:val="0"/>
        <w:adjustRightInd w:val="0"/>
        <w:rPr>
          <w:rFonts w:cstheme="minorHAnsi"/>
          <w:b/>
          <w:szCs w:val="24"/>
        </w:rPr>
      </w:pPr>
      <w:r w:rsidRPr="00D5649B">
        <w:rPr>
          <w:rFonts w:cstheme="minorHAnsi"/>
          <w:b/>
          <w:szCs w:val="24"/>
        </w:rPr>
        <w:t>Note</w:t>
      </w:r>
      <w:r w:rsidR="00511934" w:rsidRPr="00D5649B">
        <w:rPr>
          <w:rFonts w:cstheme="minorHAnsi"/>
          <w:b/>
          <w:szCs w:val="24"/>
        </w:rPr>
        <w:t xml:space="preserve">: </w:t>
      </w:r>
      <w:r w:rsidR="00D7086D" w:rsidRPr="00D5649B">
        <w:rPr>
          <w:rFonts w:cstheme="minorHAnsi"/>
          <w:b/>
          <w:szCs w:val="24"/>
        </w:rPr>
        <w:t>I</w:t>
      </w:r>
      <w:r w:rsidRPr="00D5649B">
        <w:rPr>
          <w:rFonts w:cstheme="minorHAnsi"/>
          <w:b/>
          <w:szCs w:val="24"/>
        </w:rPr>
        <w:t xml:space="preserve">f the estimated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value is above 1, then set the value of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to 1 in the equation for calculating </w:t>
      </w:r>
      <w:proofErr w:type="spellStart"/>
      <w:r w:rsidRPr="00D5649B">
        <w:rPr>
          <w:rFonts w:cstheme="minorHAnsi"/>
          <w:b/>
          <w:i/>
          <w:iCs/>
          <w:szCs w:val="24"/>
        </w:rPr>
        <w:t>P</w:t>
      </w:r>
      <w:r w:rsidR="00CE173B" w:rsidRPr="00D5649B">
        <w:rPr>
          <w:rFonts w:cstheme="minorHAnsi"/>
          <w:b/>
          <w:i/>
          <w:iCs/>
          <w:szCs w:val="24"/>
        </w:rPr>
        <w:t>assive</w:t>
      </w:r>
      <w:r w:rsidRPr="00D5649B">
        <w:rPr>
          <w:rFonts w:cstheme="minorHAnsi"/>
          <w:b/>
          <w:i/>
          <w:iCs/>
          <w:szCs w:val="24"/>
          <w:vertAlign w:val="subscript"/>
        </w:rPr>
        <w:t>y</w:t>
      </w:r>
      <w:proofErr w:type="spellEnd"/>
      <w:r w:rsidRPr="00D5649B">
        <w:rPr>
          <w:rFonts w:cstheme="minorHAnsi"/>
          <w:b/>
          <w:szCs w:val="24"/>
        </w:rPr>
        <w:t>.</w:t>
      </w:r>
    </w:p>
    <w:p w14:paraId="36325946" w14:textId="2C5ADBC5" w:rsidR="00221346" w:rsidRPr="00D5649B" w:rsidRDefault="00221346" w:rsidP="007D2287">
      <w:pPr>
        <w:rPr>
          <w:b/>
        </w:rPr>
      </w:pPr>
      <w:r w:rsidRPr="00D5649B">
        <w:rPr>
          <w:b/>
        </w:rPr>
        <w:t xml:space="preserve">Repeat steps </w:t>
      </w:r>
      <w:r w:rsidR="00CE173B" w:rsidRPr="00D5649B">
        <w:rPr>
          <w:b/>
        </w:rPr>
        <w:fldChar w:fldCharType="begin"/>
      </w:r>
      <w:r w:rsidR="00CE173B" w:rsidRPr="00D5649B">
        <w:rPr>
          <w:b/>
        </w:rPr>
        <w:instrText xml:space="preserve"> REF _Ref92730431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2.2.7.1</w:t>
      </w:r>
      <w:r w:rsidR="00CE173B" w:rsidRPr="00D5649B">
        <w:rPr>
          <w:b/>
        </w:rPr>
        <w:fldChar w:fldCharType="end"/>
      </w:r>
      <w:r w:rsidR="00CE173B" w:rsidRPr="00D5649B">
        <w:rPr>
          <w:b/>
        </w:rPr>
        <w:t xml:space="preserve"> to </w:t>
      </w:r>
      <w:r w:rsidR="00CE173B" w:rsidRPr="00D5649B">
        <w:rPr>
          <w:b/>
        </w:rPr>
        <w:fldChar w:fldCharType="begin"/>
      </w:r>
      <w:r w:rsidR="00CE173B" w:rsidRPr="00D5649B">
        <w:rPr>
          <w:b/>
        </w:rPr>
        <w:instrText xml:space="preserve"> REF _Ref92730491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2.2.7.3</w:t>
      </w:r>
      <w:r w:rsidR="00CE173B" w:rsidRPr="00D5649B">
        <w:rPr>
          <w:b/>
        </w:rPr>
        <w:fldChar w:fldCharType="end"/>
      </w:r>
      <w:r w:rsidR="00CE173B" w:rsidRPr="00D5649B">
        <w:rPr>
          <w:b/>
        </w:rPr>
        <w:t xml:space="preserve"> </w:t>
      </w:r>
      <w:r w:rsidRPr="00D5649B">
        <w:rPr>
          <w:b/>
        </w:rPr>
        <w:t xml:space="preserve">to calculate the </w:t>
      </w:r>
      <w:r w:rsidR="00CE173B" w:rsidRPr="00D5649B">
        <w:rPr>
          <w:b/>
        </w:rPr>
        <w:t>p</w:t>
      </w:r>
      <w:r w:rsidRPr="00D5649B">
        <w:rPr>
          <w:b/>
        </w:rPr>
        <w:t>assive SOC stocks for all years in the inventory.</w:t>
      </w:r>
    </w:p>
    <w:p w14:paraId="06D0263D" w14:textId="1345173D" w:rsidR="00221346" w:rsidRPr="00D5649B" w:rsidRDefault="00221346" w:rsidP="008A7F5F">
      <w:pPr>
        <w:pStyle w:val="Heading3"/>
      </w:pPr>
      <w:bookmarkStart w:id="211" w:name="_Toc152758533"/>
      <w:r w:rsidRPr="00D5649B">
        <w:t xml:space="preserve">Calculate the size of the </w:t>
      </w:r>
      <w:r w:rsidR="00CE173B" w:rsidRPr="00D5649B">
        <w:t>s</w:t>
      </w:r>
      <w:r w:rsidRPr="00D5649B">
        <w:t>low SOC Sub-pool</w:t>
      </w:r>
      <w:bookmarkEnd w:id="211"/>
      <w:r w:rsidRPr="00D5649B">
        <w:t xml:space="preserve"> </w:t>
      </w:r>
    </w:p>
    <w:p w14:paraId="6436CA9B" w14:textId="1FFE6C85" w:rsidR="00CE173B" w:rsidRPr="00D5649B" w:rsidRDefault="00CE173B" w:rsidP="009076DA">
      <w:pPr>
        <w:pStyle w:val="Heading4"/>
      </w:pPr>
      <w:bookmarkStart w:id="212" w:name="_Ref92731141"/>
      <w:r w:rsidRPr="00D5649B">
        <w:t>D</w:t>
      </w:r>
      <w:r w:rsidR="00221346" w:rsidRPr="00D5649B">
        <w:t>ecay rate for</w:t>
      </w:r>
      <w:r w:rsidR="00FB67F1">
        <w:t xml:space="preserve"> </w:t>
      </w:r>
      <w:r w:rsidRPr="00D5649B">
        <w:t>the s</w:t>
      </w:r>
      <w:r w:rsidR="00221346" w:rsidRPr="00D5649B">
        <w:t>low SOC sub-pool in the soil (</w:t>
      </w:r>
      <w:proofErr w:type="spellStart"/>
      <w:r w:rsidR="00221346" w:rsidRPr="00D5649B">
        <w:rPr>
          <w:i/>
          <w:iCs/>
        </w:rPr>
        <w:t>k</w:t>
      </w:r>
      <w:r w:rsidR="00221346" w:rsidRPr="00D5649B">
        <w:rPr>
          <w:i/>
          <w:iCs/>
          <w:sz w:val="13"/>
          <w:szCs w:val="13"/>
          <w:vertAlign w:val="subscript"/>
        </w:rPr>
        <w:t>s</w:t>
      </w:r>
      <w:proofErr w:type="spellEnd"/>
      <w:r w:rsidR="00221346" w:rsidRPr="00D5649B">
        <w:t>)</w:t>
      </w:r>
      <w:bookmarkEnd w:id="212"/>
    </w:p>
    <w:p w14:paraId="0E635C6F" w14:textId="0558DF71" w:rsidR="00221346" w:rsidRPr="00D5649B" w:rsidRDefault="00CE173B" w:rsidP="007D2287">
      <w:r w:rsidRPr="00D5649B">
        <w:rPr>
          <w:i/>
        </w:rPr>
        <w:t>K</w:t>
      </w:r>
      <w:r w:rsidRPr="00D5649B">
        <w:rPr>
          <w:i/>
          <w:vertAlign w:val="subscript"/>
        </w:rPr>
        <w:t>s</w:t>
      </w:r>
      <w:r w:rsidRPr="00D5649B">
        <w:t xml:space="preserve"> is estimated using </w:t>
      </w:r>
      <w:r w:rsidRPr="00D5649B">
        <w:fldChar w:fldCharType="begin"/>
      </w:r>
      <w:r w:rsidRPr="00D5649B">
        <w:instrText xml:space="preserve"> REF KsIPCCTier2_Eq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10</w:t>
      </w:r>
      <w:r w:rsidRPr="00D5649B">
        <w:fldChar w:fldCharType="end"/>
      </w:r>
      <w:r w:rsidRPr="00D5649B">
        <w:t>.</w:t>
      </w:r>
    </w:p>
    <w:p w14:paraId="6F3CA295" w14:textId="26D945E1" w:rsidR="00CE173B" w:rsidRPr="00D5649B" w:rsidRDefault="00CE173B" w:rsidP="009076DA">
      <w:pPr>
        <w:pStyle w:val="Heading4"/>
      </w:pPr>
      <w:r w:rsidRPr="00D5649B">
        <w:t>S</w:t>
      </w:r>
      <w:r w:rsidR="00221346" w:rsidRPr="00D5649B">
        <w:t xml:space="preserve">teady state stock for the </w:t>
      </w:r>
      <w:r w:rsidRPr="00D5649B">
        <w:t>s</w:t>
      </w:r>
      <w:r w:rsidR="00221346" w:rsidRPr="00D5649B">
        <w:t>low SOC sub-pool (</w:t>
      </w:r>
      <w:proofErr w:type="spellStart"/>
      <w:r w:rsidR="00221346" w:rsidRPr="00D5649B">
        <w:rPr>
          <w:i/>
          <w:iCs/>
          <w:sz w:val="17"/>
          <w:szCs w:val="17"/>
        </w:rPr>
        <w:t>Slow</w:t>
      </w:r>
      <w:r w:rsidR="00221346" w:rsidRPr="00D5649B">
        <w:rPr>
          <w:i/>
          <w:iCs/>
          <w:sz w:val="10"/>
          <w:szCs w:val="10"/>
        </w:rPr>
        <w:t>y</w:t>
      </w:r>
      <w:proofErr w:type="spellEnd"/>
      <w:r w:rsidR="00221346" w:rsidRPr="00D5649B">
        <w:rPr>
          <w:sz w:val="10"/>
          <w:szCs w:val="10"/>
        </w:rPr>
        <w:t>*</w:t>
      </w:r>
      <w:r w:rsidR="00221346" w:rsidRPr="00D5649B">
        <w:t>)</w:t>
      </w:r>
    </w:p>
    <w:p w14:paraId="65C1CEA1" w14:textId="4D9EA677" w:rsidR="00221346" w:rsidRPr="00D5649B" w:rsidRDefault="00CE173B" w:rsidP="007D2287">
      <w:proofErr w:type="spellStart"/>
      <w:r w:rsidRPr="00D5649B">
        <w:rPr>
          <w:i/>
        </w:rPr>
        <w:t>Slow</w:t>
      </w:r>
      <w:r w:rsidRPr="00D5649B">
        <w:rPr>
          <w:i/>
          <w:vertAlign w:val="subscript"/>
        </w:rPr>
        <w:t>y</w:t>
      </w:r>
      <w:proofErr w:type="spellEnd"/>
      <w:r w:rsidRPr="00D5649B">
        <w:rPr>
          <w:i/>
          <w:vertAlign w:val="subscript"/>
        </w:rPr>
        <w:t>*</w:t>
      </w:r>
      <w:r w:rsidRPr="00D5649B">
        <w:t xml:space="preserve"> is estimated using </w:t>
      </w:r>
      <w:r w:rsidRPr="00D5649B">
        <w:fldChar w:fldCharType="begin"/>
      </w:r>
      <w:r w:rsidRPr="00D5649B">
        <w:instrText xml:space="preserve"> REF SlowYStar_IPCCTier2_Eq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14</w:t>
      </w:r>
      <w:r w:rsidRPr="00D5649B">
        <w:fldChar w:fldCharType="end"/>
      </w:r>
      <w:r w:rsidRPr="00D5649B">
        <w:t>.</w:t>
      </w:r>
    </w:p>
    <w:p w14:paraId="15BA7612" w14:textId="3867FA5E" w:rsidR="00CE173B" w:rsidRPr="00D5649B" w:rsidRDefault="00CE173B" w:rsidP="009076DA">
      <w:pPr>
        <w:pStyle w:val="Heading4"/>
      </w:pPr>
      <w:bookmarkStart w:id="213" w:name="_Ref92731144"/>
      <w:r w:rsidRPr="00D5649B">
        <w:t>S</w:t>
      </w:r>
      <w:r w:rsidR="00221346" w:rsidRPr="00D5649B">
        <w:t xml:space="preserve">low </w:t>
      </w:r>
      <w:r w:rsidRPr="00D5649B">
        <w:t xml:space="preserve">sub-pool </w:t>
      </w:r>
      <w:r w:rsidR="00221346" w:rsidRPr="00D5649B">
        <w:t>SOC (</w:t>
      </w:r>
      <w:proofErr w:type="spellStart"/>
      <w:r w:rsidR="00221346" w:rsidRPr="00D5649B">
        <w:rPr>
          <w:i/>
          <w:iCs/>
          <w:sz w:val="17"/>
          <w:szCs w:val="17"/>
        </w:rPr>
        <w:t>Slow</w:t>
      </w:r>
      <w:r w:rsidR="00221346" w:rsidRPr="00D5649B">
        <w:rPr>
          <w:i/>
          <w:iCs/>
          <w:sz w:val="10"/>
          <w:szCs w:val="10"/>
          <w:vertAlign w:val="subscript"/>
        </w:rPr>
        <w:t>y</w:t>
      </w:r>
      <w:proofErr w:type="spellEnd"/>
      <w:r w:rsidR="00221346" w:rsidRPr="00D5649B">
        <w:t>)</w:t>
      </w:r>
      <w:bookmarkEnd w:id="213"/>
    </w:p>
    <w:p w14:paraId="6D1C7BCA" w14:textId="4FAD3C01" w:rsidR="00221346" w:rsidRPr="00D5649B" w:rsidRDefault="00CE173B" w:rsidP="007D2287">
      <w:r w:rsidRPr="00D5649B">
        <w:t>The slow sub-pool SOC stock (</w:t>
      </w:r>
      <w:proofErr w:type="spellStart"/>
      <w:r w:rsidRPr="00D5649B">
        <w:rPr>
          <w:i/>
        </w:rPr>
        <w:t>Slow</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SlowY_IPCCTier2_Eq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15</w:t>
      </w:r>
      <w:r w:rsidRPr="00D5649B">
        <w:fldChar w:fldCharType="end"/>
      </w:r>
      <w:r w:rsidRPr="00D5649B">
        <w:t>.</w:t>
      </w:r>
    </w:p>
    <w:p w14:paraId="78C5D9AF" w14:textId="4F00CCE9" w:rsidR="00221346" w:rsidRPr="00D5649B" w:rsidRDefault="00221346" w:rsidP="00221346">
      <w:pPr>
        <w:autoSpaceDE w:val="0"/>
        <w:autoSpaceDN w:val="0"/>
        <w:adjustRightInd w:val="0"/>
        <w:rPr>
          <w:rFonts w:cstheme="minorHAnsi"/>
          <w:b/>
          <w:bCs/>
          <w:szCs w:val="24"/>
        </w:rPr>
      </w:pPr>
      <w:r w:rsidRPr="00D5649B">
        <w:rPr>
          <w:rFonts w:cstheme="minorHAnsi"/>
          <w:b/>
          <w:szCs w:val="24"/>
        </w:rPr>
        <w:t>Note</w:t>
      </w:r>
      <w:r w:rsidR="00CE173B" w:rsidRPr="00D5649B">
        <w:rPr>
          <w:rFonts w:cstheme="minorHAnsi"/>
          <w:b/>
          <w:szCs w:val="24"/>
        </w:rPr>
        <w:t xml:space="preserve">: </w:t>
      </w:r>
      <w:r w:rsidRPr="00D5649B">
        <w:rPr>
          <w:rFonts w:cstheme="minorHAnsi"/>
          <w:b/>
          <w:szCs w:val="24"/>
        </w:rPr>
        <w:t xml:space="preserve">if the estimated </w:t>
      </w:r>
      <w:proofErr w:type="spellStart"/>
      <w:r w:rsidRPr="00D5649B">
        <w:rPr>
          <w:rFonts w:cstheme="minorHAnsi"/>
          <w:b/>
          <w:i/>
          <w:iCs/>
          <w:szCs w:val="24"/>
        </w:rPr>
        <w:t>k</w:t>
      </w:r>
      <w:r w:rsidRPr="00D5649B">
        <w:rPr>
          <w:rFonts w:cstheme="minorHAnsi"/>
          <w:b/>
          <w:i/>
          <w:iCs/>
          <w:szCs w:val="24"/>
          <w:vertAlign w:val="subscript"/>
        </w:rPr>
        <w:t>s</w:t>
      </w:r>
      <w:proofErr w:type="spellEnd"/>
      <w:r w:rsidRPr="00D5649B">
        <w:rPr>
          <w:rFonts w:cstheme="minorHAnsi"/>
          <w:b/>
          <w:i/>
          <w:iCs/>
          <w:szCs w:val="24"/>
        </w:rPr>
        <w:t xml:space="preserve"> </w:t>
      </w:r>
      <w:r w:rsidRPr="00D5649B">
        <w:rPr>
          <w:rFonts w:cstheme="minorHAnsi"/>
          <w:b/>
          <w:szCs w:val="24"/>
        </w:rPr>
        <w:t xml:space="preserve">value is above 1, then set the value of </w:t>
      </w:r>
      <w:proofErr w:type="spellStart"/>
      <w:r w:rsidRPr="00D5649B">
        <w:rPr>
          <w:rFonts w:cstheme="minorHAnsi"/>
          <w:b/>
          <w:i/>
          <w:iCs/>
          <w:szCs w:val="24"/>
        </w:rPr>
        <w:t>k</w:t>
      </w:r>
      <w:r w:rsidRPr="00D5649B">
        <w:rPr>
          <w:rFonts w:cstheme="minorHAnsi"/>
          <w:b/>
          <w:i/>
          <w:iCs/>
          <w:szCs w:val="24"/>
          <w:vertAlign w:val="subscript"/>
        </w:rPr>
        <w:t>s</w:t>
      </w:r>
      <w:proofErr w:type="spellEnd"/>
      <w:r w:rsidRPr="00D5649B">
        <w:rPr>
          <w:rFonts w:cstheme="minorHAnsi"/>
          <w:b/>
          <w:i/>
          <w:iCs/>
          <w:szCs w:val="24"/>
        </w:rPr>
        <w:t xml:space="preserve"> </w:t>
      </w:r>
      <w:r w:rsidRPr="00D5649B">
        <w:rPr>
          <w:rFonts w:cstheme="minorHAnsi"/>
          <w:b/>
          <w:szCs w:val="24"/>
        </w:rPr>
        <w:t xml:space="preserve">to 1 in the equation for calculating </w:t>
      </w:r>
      <w:proofErr w:type="spellStart"/>
      <w:r w:rsidRPr="00D5649B">
        <w:rPr>
          <w:rFonts w:cstheme="minorHAnsi"/>
          <w:b/>
          <w:i/>
          <w:iCs/>
          <w:szCs w:val="24"/>
        </w:rPr>
        <w:t>Slow</w:t>
      </w:r>
      <w:r w:rsidRPr="00D5649B">
        <w:rPr>
          <w:rFonts w:cstheme="minorHAnsi"/>
          <w:b/>
          <w:i/>
          <w:iCs/>
          <w:szCs w:val="24"/>
          <w:vertAlign w:val="subscript"/>
        </w:rPr>
        <w:t>y</w:t>
      </w:r>
      <w:proofErr w:type="spellEnd"/>
      <w:r w:rsidRPr="00D5649B">
        <w:rPr>
          <w:rFonts w:cstheme="minorHAnsi"/>
          <w:b/>
          <w:bCs/>
          <w:szCs w:val="24"/>
        </w:rPr>
        <w:t>.</w:t>
      </w:r>
    </w:p>
    <w:p w14:paraId="6BDCA57E" w14:textId="3DE45192" w:rsidR="00221346" w:rsidRPr="00D5649B" w:rsidRDefault="00221346" w:rsidP="007D2287">
      <w:pPr>
        <w:rPr>
          <w:b/>
        </w:rPr>
      </w:pPr>
      <w:r w:rsidRPr="00D5649B">
        <w:rPr>
          <w:b/>
        </w:rPr>
        <w:t xml:space="preserve">Repeat steps </w:t>
      </w:r>
      <w:r w:rsidR="002931C1" w:rsidRPr="00D5649B">
        <w:rPr>
          <w:b/>
        </w:rPr>
        <w:fldChar w:fldCharType="begin"/>
      </w:r>
      <w:r w:rsidR="002931C1" w:rsidRPr="00D5649B">
        <w:rPr>
          <w:b/>
        </w:rPr>
        <w:instrText xml:space="preserve"> REF _Ref92731141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2.2.8.1</w:t>
      </w:r>
      <w:r w:rsidR="002931C1" w:rsidRPr="00D5649B">
        <w:rPr>
          <w:b/>
        </w:rPr>
        <w:fldChar w:fldCharType="end"/>
      </w:r>
      <w:r w:rsidR="002931C1" w:rsidRPr="00D5649B">
        <w:rPr>
          <w:b/>
        </w:rPr>
        <w:t xml:space="preserve"> and </w:t>
      </w:r>
      <w:r w:rsidR="002931C1" w:rsidRPr="00D5649B">
        <w:rPr>
          <w:b/>
        </w:rPr>
        <w:fldChar w:fldCharType="begin"/>
      </w:r>
      <w:r w:rsidR="002931C1" w:rsidRPr="00D5649B">
        <w:rPr>
          <w:b/>
        </w:rPr>
        <w:instrText xml:space="preserve"> REF _Ref92731144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2.2.8.3</w:t>
      </w:r>
      <w:r w:rsidR="002931C1" w:rsidRPr="00D5649B">
        <w:rPr>
          <w:b/>
        </w:rPr>
        <w:fldChar w:fldCharType="end"/>
      </w:r>
      <w:r w:rsidR="00D7086D" w:rsidRPr="00D5649B">
        <w:rPr>
          <w:b/>
        </w:rPr>
        <w:t xml:space="preserve"> </w:t>
      </w:r>
      <w:r w:rsidRPr="00D5649B">
        <w:rPr>
          <w:b/>
        </w:rPr>
        <w:t xml:space="preserve">to calculate the </w:t>
      </w:r>
      <w:r w:rsidR="002931C1" w:rsidRPr="00D5649B">
        <w:rPr>
          <w:b/>
        </w:rPr>
        <w:t>s</w:t>
      </w:r>
      <w:r w:rsidRPr="00D5649B">
        <w:rPr>
          <w:b/>
        </w:rPr>
        <w:t>low SOC sub-pool stocks for all years in the inventory.</w:t>
      </w:r>
    </w:p>
    <w:p w14:paraId="5F6A12F4" w14:textId="29C75B47" w:rsidR="00221346" w:rsidRPr="00D5649B" w:rsidRDefault="00221346" w:rsidP="008A7F5F">
      <w:pPr>
        <w:pStyle w:val="Heading3"/>
      </w:pPr>
      <w:bookmarkStart w:id="214" w:name="_Toc152758534"/>
      <w:r w:rsidRPr="00D5649B">
        <w:t xml:space="preserve">Calculate the size of the </w:t>
      </w:r>
      <w:r w:rsidR="00CA32B9" w:rsidRPr="00D5649B">
        <w:t>a</w:t>
      </w:r>
      <w:r w:rsidRPr="00D5649B">
        <w:t xml:space="preserve">ctive SOC </w:t>
      </w:r>
      <w:r w:rsidR="00CA32B9" w:rsidRPr="00D5649B">
        <w:t>s</w:t>
      </w:r>
      <w:r w:rsidRPr="00D5649B">
        <w:t>ub-pool</w:t>
      </w:r>
      <w:bookmarkEnd w:id="214"/>
      <w:r w:rsidRPr="00D5649B">
        <w:t xml:space="preserve"> </w:t>
      </w:r>
    </w:p>
    <w:p w14:paraId="0C9FFEF6" w14:textId="75499101" w:rsidR="00CA32B9" w:rsidRPr="00D5649B" w:rsidRDefault="00CA32B9" w:rsidP="009076DA">
      <w:pPr>
        <w:pStyle w:val="Heading4"/>
      </w:pPr>
      <w:bookmarkStart w:id="215" w:name="_Ref92731787"/>
      <w:r w:rsidRPr="00D5649B">
        <w:t>D</w:t>
      </w:r>
      <w:r w:rsidR="00221346" w:rsidRPr="00D5649B">
        <w:t xml:space="preserve">ecay rate for the </w:t>
      </w:r>
      <w:r w:rsidRPr="00D5649B">
        <w:t>a</w:t>
      </w:r>
      <w:r w:rsidR="00221346" w:rsidRPr="00D5649B">
        <w:t>ctive SOC sub-pool in the soil (</w:t>
      </w:r>
      <w:r w:rsidR="00221346" w:rsidRPr="00D5649B">
        <w:rPr>
          <w:i/>
          <w:iCs/>
        </w:rPr>
        <w:t>k</w:t>
      </w:r>
      <w:r w:rsidR="00221346" w:rsidRPr="00D5649B">
        <w:rPr>
          <w:i/>
          <w:iCs/>
          <w:sz w:val="13"/>
          <w:szCs w:val="13"/>
        </w:rPr>
        <w:t>a</w:t>
      </w:r>
      <w:r w:rsidR="00221346" w:rsidRPr="00D5649B">
        <w:t>)</w:t>
      </w:r>
      <w:bookmarkEnd w:id="215"/>
    </w:p>
    <w:p w14:paraId="5044F92E" w14:textId="557FBF80" w:rsidR="00221346" w:rsidRPr="00D5649B" w:rsidRDefault="00CA32B9" w:rsidP="007D2287">
      <w:r w:rsidRPr="00D5649B">
        <w:t xml:space="preserve">To estimate </w:t>
      </w:r>
      <w:r w:rsidRPr="00D5649B">
        <w:rPr>
          <w:i/>
        </w:rPr>
        <w:t>K</w:t>
      </w:r>
      <w:r w:rsidRPr="00D5649B">
        <w:rPr>
          <w:i/>
          <w:vertAlign w:val="subscript"/>
        </w:rPr>
        <w:t>a</w:t>
      </w:r>
      <w:r w:rsidRPr="00D5649B">
        <w:t xml:space="preserve"> use </w:t>
      </w:r>
      <w:r w:rsidRPr="00D5649B">
        <w:fldChar w:fldCharType="begin"/>
      </w:r>
      <w:r w:rsidRPr="00D5649B">
        <w:instrText xml:space="preserve"> REF Ka_IPCCTier2_Eq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9</w:t>
      </w:r>
      <w:r w:rsidRPr="00D5649B">
        <w:fldChar w:fldCharType="end"/>
      </w:r>
      <w:r w:rsidRPr="00D5649B">
        <w:t>.</w:t>
      </w:r>
    </w:p>
    <w:p w14:paraId="3E806D62" w14:textId="46DA215C" w:rsidR="00CA32B9" w:rsidRPr="00D5649B" w:rsidRDefault="00CA32B9" w:rsidP="009076DA">
      <w:pPr>
        <w:pStyle w:val="Heading4"/>
      </w:pPr>
      <w:r w:rsidRPr="00D5649B">
        <w:t>S</w:t>
      </w:r>
      <w:r w:rsidR="00221346" w:rsidRPr="00D5649B">
        <w:t xml:space="preserve">teady state stock for the </w:t>
      </w:r>
      <w:r w:rsidRPr="00D5649B">
        <w:t>a</w:t>
      </w:r>
      <w:r w:rsidR="00221346" w:rsidRPr="00D5649B">
        <w:t>ctive SOC sub-pool (</w:t>
      </w:r>
      <w:proofErr w:type="spellStart"/>
      <w:r w:rsidR="00221346" w:rsidRPr="00D5649B">
        <w:rPr>
          <w:i/>
          <w:iCs/>
          <w:sz w:val="17"/>
          <w:szCs w:val="17"/>
        </w:rPr>
        <w:t>Active</w:t>
      </w:r>
      <w:r w:rsidR="00221346" w:rsidRPr="00D5649B">
        <w:rPr>
          <w:i/>
          <w:iCs/>
          <w:sz w:val="10"/>
          <w:szCs w:val="10"/>
        </w:rPr>
        <w:t>y</w:t>
      </w:r>
      <w:proofErr w:type="spellEnd"/>
      <w:r w:rsidR="00221346" w:rsidRPr="00D5649B">
        <w:rPr>
          <w:sz w:val="10"/>
          <w:szCs w:val="10"/>
        </w:rPr>
        <w:t>*</w:t>
      </w:r>
      <w:r w:rsidR="00221346" w:rsidRPr="00D5649B">
        <w:t>)</w:t>
      </w:r>
    </w:p>
    <w:p w14:paraId="03499D15" w14:textId="10BD4E71" w:rsidR="00221346" w:rsidRPr="00D5649B" w:rsidRDefault="00CA32B9" w:rsidP="007D2287">
      <w:r w:rsidRPr="00D5649B">
        <w:t xml:space="preserve">To calculate </w:t>
      </w:r>
      <w:proofErr w:type="spellStart"/>
      <w:r w:rsidRPr="00D5649B">
        <w:rPr>
          <w:i/>
        </w:rPr>
        <w:t>Active</w:t>
      </w:r>
      <w:r w:rsidRPr="00D5649B">
        <w:rPr>
          <w:i/>
          <w:vertAlign w:val="subscript"/>
        </w:rPr>
        <w:t>y</w:t>
      </w:r>
      <w:proofErr w:type="spellEnd"/>
      <w:r w:rsidRPr="00D5649B">
        <w:rPr>
          <w:i/>
          <w:vertAlign w:val="subscript"/>
        </w:rPr>
        <w:t>*</w:t>
      </w:r>
      <w:r w:rsidRPr="00D5649B">
        <w:t xml:space="preserve">, use </w:t>
      </w:r>
      <w:r w:rsidR="00CA168C" w:rsidRPr="00D5649B">
        <w:fldChar w:fldCharType="begin"/>
      </w:r>
      <w:r w:rsidR="00CA168C" w:rsidRPr="00D5649B">
        <w:instrText xml:space="preserve"> REF ActiveYStar_IPCCTier2_Eq \h </w:instrText>
      </w:r>
      <w:r w:rsidR="00CA168C"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12</w:t>
      </w:r>
      <w:r w:rsidR="00CA168C" w:rsidRPr="00D5649B">
        <w:fldChar w:fldCharType="end"/>
      </w:r>
      <w:r w:rsidR="00CA168C" w:rsidRPr="00D5649B">
        <w:t>.</w:t>
      </w:r>
    </w:p>
    <w:p w14:paraId="405DDA44" w14:textId="5864F4CF" w:rsidR="00CA168C" w:rsidRPr="00D5649B" w:rsidRDefault="00CA168C" w:rsidP="009076DA">
      <w:pPr>
        <w:pStyle w:val="Heading4"/>
      </w:pPr>
      <w:bookmarkStart w:id="216" w:name="_Ref92731789"/>
      <w:r w:rsidRPr="00D5649B">
        <w:t>A</w:t>
      </w:r>
      <w:r w:rsidR="00221346" w:rsidRPr="00D5649B">
        <w:t xml:space="preserve">ctive </w:t>
      </w:r>
      <w:r w:rsidRPr="00D5649B">
        <w:t xml:space="preserve">sub-pool </w:t>
      </w:r>
      <w:r w:rsidR="00221346" w:rsidRPr="00D5649B">
        <w:t>SOC stock (</w:t>
      </w:r>
      <w:r w:rsidR="00221346" w:rsidRPr="00D5649B">
        <w:rPr>
          <w:i/>
          <w:iCs/>
          <w:sz w:val="17"/>
          <w:szCs w:val="17"/>
        </w:rPr>
        <w:t>Active</w:t>
      </w:r>
      <w:r w:rsidR="00221346" w:rsidRPr="00D5649B">
        <w:rPr>
          <w:i/>
          <w:iCs/>
          <w:sz w:val="10"/>
          <w:szCs w:val="10"/>
        </w:rPr>
        <w:t xml:space="preserve"> y</w:t>
      </w:r>
      <w:r w:rsidR="00221346" w:rsidRPr="00D5649B">
        <w:t>)</w:t>
      </w:r>
      <w:bookmarkEnd w:id="216"/>
    </w:p>
    <w:p w14:paraId="60419174" w14:textId="37B495C8" w:rsidR="00221346" w:rsidRPr="00D5649B" w:rsidRDefault="00CA168C" w:rsidP="00CA168C">
      <w:r w:rsidRPr="00D5649B">
        <w:lastRenderedPageBreak/>
        <w:t>The active SOC stock (</w:t>
      </w:r>
      <w:proofErr w:type="spellStart"/>
      <w:r w:rsidRPr="00D5649B">
        <w:rPr>
          <w:i/>
        </w:rPr>
        <w:t>Active</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ActiveY_IPCCTier2_Eq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13</w:t>
      </w:r>
      <w:r w:rsidRPr="00D5649B">
        <w:fldChar w:fldCharType="end"/>
      </w:r>
      <w:r w:rsidRPr="00D5649B">
        <w:t>.</w:t>
      </w:r>
    </w:p>
    <w:p w14:paraId="4E75E695" w14:textId="186D48FA" w:rsidR="00221346" w:rsidRPr="00D5649B" w:rsidRDefault="00221346" w:rsidP="00221346">
      <w:pPr>
        <w:autoSpaceDE w:val="0"/>
        <w:autoSpaceDN w:val="0"/>
        <w:adjustRightInd w:val="0"/>
        <w:rPr>
          <w:rFonts w:cstheme="minorHAnsi"/>
          <w:b/>
          <w:sz w:val="22"/>
        </w:rPr>
      </w:pPr>
      <w:r w:rsidRPr="00D5649B">
        <w:rPr>
          <w:rFonts w:cstheme="minorHAnsi"/>
          <w:b/>
          <w:sz w:val="22"/>
        </w:rPr>
        <w:t>Note</w:t>
      </w:r>
      <w:r w:rsidR="00CA168C" w:rsidRPr="00D5649B">
        <w:rPr>
          <w:rFonts w:cstheme="minorHAnsi"/>
          <w:b/>
          <w:sz w:val="22"/>
        </w:rPr>
        <w:t xml:space="preserve">: </w:t>
      </w:r>
      <w:r w:rsidRPr="00D5649B">
        <w:rPr>
          <w:rFonts w:cstheme="minorHAnsi"/>
          <w:b/>
          <w:sz w:val="22"/>
        </w:rPr>
        <w:t xml:space="preserve">if the estimated </w:t>
      </w:r>
      <w:r w:rsidRPr="00D5649B">
        <w:rPr>
          <w:rFonts w:cstheme="minorHAnsi"/>
          <w:b/>
          <w:i/>
          <w:iCs/>
          <w:sz w:val="28"/>
        </w:rPr>
        <w:t>k</w:t>
      </w:r>
      <w:r w:rsidRPr="00D5649B">
        <w:rPr>
          <w:rFonts w:cstheme="minorHAnsi"/>
          <w:b/>
          <w:i/>
          <w:iCs/>
          <w:sz w:val="15"/>
          <w:szCs w:val="13"/>
          <w:vertAlign w:val="subscript"/>
        </w:rPr>
        <w:t>a</w:t>
      </w:r>
      <w:r w:rsidRPr="00D5649B">
        <w:rPr>
          <w:rFonts w:cstheme="minorHAnsi"/>
          <w:b/>
          <w:i/>
          <w:iCs/>
          <w:sz w:val="28"/>
        </w:rPr>
        <w:t xml:space="preserve"> </w:t>
      </w:r>
      <w:r w:rsidRPr="00D5649B">
        <w:rPr>
          <w:rFonts w:cstheme="minorHAnsi"/>
          <w:b/>
          <w:sz w:val="22"/>
        </w:rPr>
        <w:t xml:space="preserve">value is above 1, then set the value of </w:t>
      </w:r>
      <w:r w:rsidRPr="00D5649B">
        <w:rPr>
          <w:rFonts w:cstheme="minorHAnsi"/>
          <w:b/>
          <w:i/>
          <w:iCs/>
          <w:sz w:val="28"/>
        </w:rPr>
        <w:t>k</w:t>
      </w:r>
      <w:r w:rsidRPr="00D5649B">
        <w:rPr>
          <w:rFonts w:cstheme="minorHAnsi"/>
          <w:b/>
          <w:i/>
          <w:iCs/>
          <w:sz w:val="15"/>
          <w:szCs w:val="13"/>
          <w:vertAlign w:val="subscript"/>
        </w:rPr>
        <w:t>a</w:t>
      </w:r>
      <w:r w:rsidRPr="00D5649B">
        <w:rPr>
          <w:rFonts w:cstheme="minorHAnsi"/>
          <w:b/>
          <w:i/>
          <w:iCs/>
          <w:sz w:val="28"/>
        </w:rPr>
        <w:t xml:space="preserve"> </w:t>
      </w:r>
      <w:r w:rsidRPr="00D5649B">
        <w:rPr>
          <w:rFonts w:cstheme="minorHAnsi"/>
          <w:b/>
          <w:sz w:val="22"/>
        </w:rPr>
        <w:t xml:space="preserve">to 1 in the equation for </w:t>
      </w:r>
      <w:r w:rsidRPr="00D5649B">
        <w:rPr>
          <w:rFonts w:cstheme="minorHAnsi"/>
          <w:b/>
          <w:szCs w:val="24"/>
        </w:rPr>
        <w:t xml:space="preserve">calculating </w:t>
      </w:r>
      <w:r w:rsidR="00CA168C" w:rsidRPr="00D5649B">
        <w:rPr>
          <w:rFonts w:cstheme="minorHAnsi"/>
          <w:b/>
          <w:i/>
          <w:iCs/>
          <w:szCs w:val="24"/>
        </w:rPr>
        <w:t>A</w:t>
      </w:r>
      <w:r w:rsidRPr="00D5649B">
        <w:rPr>
          <w:rFonts w:cstheme="minorHAnsi"/>
          <w:b/>
          <w:i/>
          <w:iCs/>
          <w:szCs w:val="24"/>
        </w:rPr>
        <w:t>ctive y</w:t>
      </w:r>
      <w:r w:rsidRPr="00D5649B">
        <w:rPr>
          <w:rFonts w:cstheme="minorHAnsi"/>
          <w:b/>
          <w:szCs w:val="24"/>
        </w:rPr>
        <w:t>.</w:t>
      </w:r>
    </w:p>
    <w:p w14:paraId="77F92C87" w14:textId="1A563B9A" w:rsidR="00221346" w:rsidRPr="00D5649B" w:rsidRDefault="00221346" w:rsidP="007D2287">
      <w:pPr>
        <w:rPr>
          <w:b/>
        </w:rPr>
      </w:pPr>
      <w:r w:rsidRPr="00D5649B">
        <w:rPr>
          <w:b/>
        </w:rPr>
        <w:t xml:space="preserve">Repeat </w:t>
      </w:r>
      <w:r w:rsidR="0090113B" w:rsidRPr="00D5649B">
        <w:rPr>
          <w:b/>
        </w:rPr>
        <w:t>s</w:t>
      </w:r>
      <w:r w:rsidRPr="00D5649B">
        <w:rPr>
          <w:b/>
        </w:rPr>
        <w:t xml:space="preserve">teps </w:t>
      </w:r>
      <w:r w:rsidR="000E5D56" w:rsidRPr="00D5649B">
        <w:rPr>
          <w:b/>
        </w:rPr>
        <w:fldChar w:fldCharType="begin"/>
      </w:r>
      <w:r w:rsidR="000E5D56" w:rsidRPr="00D5649B">
        <w:rPr>
          <w:b/>
        </w:rPr>
        <w:instrText xml:space="preserve"> REF _Ref92731787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2.2.9.1</w:t>
      </w:r>
      <w:r w:rsidR="000E5D56" w:rsidRPr="00D5649B">
        <w:rPr>
          <w:b/>
        </w:rPr>
        <w:fldChar w:fldCharType="end"/>
      </w:r>
      <w:r w:rsidR="000E5D56" w:rsidRPr="00D5649B">
        <w:rPr>
          <w:b/>
        </w:rPr>
        <w:t xml:space="preserve"> and </w:t>
      </w:r>
      <w:r w:rsidR="000E5D56" w:rsidRPr="00D5649B">
        <w:rPr>
          <w:b/>
        </w:rPr>
        <w:fldChar w:fldCharType="begin"/>
      </w:r>
      <w:r w:rsidR="000E5D56" w:rsidRPr="00D5649B">
        <w:rPr>
          <w:b/>
        </w:rPr>
        <w:instrText xml:space="preserve"> REF _Ref92731789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2.2.9.3</w:t>
      </w:r>
      <w:r w:rsidR="000E5D56" w:rsidRPr="00D5649B">
        <w:rPr>
          <w:b/>
        </w:rPr>
        <w:fldChar w:fldCharType="end"/>
      </w:r>
      <w:r w:rsidR="00944CE6" w:rsidRPr="00D5649B">
        <w:rPr>
          <w:b/>
        </w:rPr>
        <w:t xml:space="preserve"> </w:t>
      </w:r>
      <w:r w:rsidRPr="00D5649B">
        <w:rPr>
          <w:b/>
        </w:rPr>
        <w:t xml:space="preserve">to calculate the </w:t>
      </w:r>
      <w:r w:rsidR="000E5D56" w:rsidRPr="00D5649B">
        <w:rPr>
          <w:b/>
        </w:rPr>
        <w:t>a</w:t>
      </w:r>
      <w:r w:rsidRPr="00D5649B">
        <w:rPr>
          <w:b/>
        </w:rPr>
        <w:t>ctive SOC sub-pool stocks for all years in the inventory.</w:t>
      </w:r>
    </w:p>
    <w:p w14:paraId="60078945" w14:textId="77777777" w:rsidR="00221346" w:rsidRPr="00D5649B" w:rsidRDefault="00221346" w:rsidP="008A7F5F">
      <w:pPr>
        <w:pStyle w:val="Heading3"/>
      </w:pPr>
      <w:bookmarkStart w:id="217" w:name="_Toc152758535"/>
      <w:r w:rsidRPr="00D5649B">
        <w:t>Calculate the total annual SOC stock change</w:t>
      </w:r>
      <w:bookmarkEnd w:id="217"/>
    </w:p>
    <w:p w14:paraId="1C2A160D" w14:textId="3E20CA0E" w:rsidR="00221346" w:rsidRPr="00D5649B" w:rsidRDefault="00221346" w:rsidP="009076DA">
      <w:pPr>
        <w:pStyle w:val="Heading4"/>
      </w:pPr>
      <w:r w:rsidRPr="00D5649B">
        <w:t>SOC stock (</w:t>
      </w:r>
      <w:proofErr w:type="spellStart"/>
      <w:r w:rsidRPr="00D5649B">
        <w:rPr>
          <w:i/>
        </w:rPr>
        <w:t>SOC</w:t>
      </w:r>
      <w:r w:rsidRPr="00D5649B">
        <w:rPr>
          <w:i/>
          <w:vertAlign w:val="subscript"/>
        </w:rPr>
        <w:t>y</w:t>
      </w:r>
      <w:proofErr w:type="spellEnd"/>
      <w:r w:rsidRPr="00D5649B">
        <w:t>) for each grid cell or region</w:t>
      </w:r>
    </w:p>
    <w:p w14:paraId="15145D3C" w14:textId="2A9B889A" w:rsidR="009B63B7" w:rsidRPr="00D5649B" w:rsidRDefault="006433E0" w:rsidP="009B63B7">
      <w:pPr>
        <w:keepNext/>
        <w:tabs>
          <w:tab w:val="clear" w:pos="9360"/>
          <w:tab w:val="right" w:pos="9781"/>
        </w:tabs>
        <w:rPr>
          <w:b/>
        </w:rPr>
      </w:pPr>
      <w:r w:rsidRPr="00D5649B">
        <w:rPr>
          <w:b/>
        </w:rPr>
        <w:t xml:space="preserve">If the user supplied a custom soil </w:t>
      </w:r>
      <w:r w:rsidR="00CB18D1" w:rsidRPr="00CB18D1">
        <w:rPr>
          <w:b/>
        </w:rPr>
        <w:t>C</w:t>
      </w:r>
      <w:r w:rsidR="00CB18D1" w:rsidRPr="00D5649B" w:rsidDel="00CB18D1">
        <w:rPr>
          <w:b/>
        </w:rPr>
        <w:t xml:space="preserve"> </w:t>
      </w:r>
      <w:r w:rsidRPr="00D5649B">
        <w:rPr>
          <w:b/>
        </w:rPr>
        <w:t>content, the run-up period will be run using average default year (10yr average ahead of the start year) and used to calculate the fractions of the pools from the pools after</w:t>
      </w:r>
      <w:r w:rsidR="005F352B" w:rsidRPr="00D5649B">
        <w:rPr>
          <w:b/>
        </w:rPr>
        <w:t xml:space="preserve"> 5 </w:t>
      </w:r>
      <w:proofErr w:type="spellStart"/>
      <w:r w:rsidR="005F352B" w:rsidRPr="00D5649B">
        <w:rPr>
          <w:b/>
        </w:rPr>
        <w:t>yrs</w:t>
      </w:r>
      <w:proofErr w:type="spellEnd"/>
      <w:r w:rsidR="005F352B" w:rsidRPr="00D5649B">
        <w:rPr>
          <w:b/>
        </w:rPr>
        <w:t xml:space="preserve"> (default that can be adjusted)</w:t>
      </w:r>
      <w:r w:rsidRPr="00D5649B">
        <w:rPr>
          <w:b/>
        </w:rPr>
        <w:t>:</w:t>
      </w:r>
    </w:p>
    <w:p w14:paraId="429264A1" w14:textId="0C938350" w:rsidR="009B63B7" w:rsidRPr="00D5649B" w:rsidRDefault="00000000" w:rsidP="00E625E9">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oMath>
      <w:r w:rsidR="009B63B7" w:rsidRPr="00D5649B">
        <w:rPr>
          <w:b/>
        </w:rPr>
        <w:t xml:space="preserve"> </w:t>
      </w:r>
      <w:r w:rsidR="009B63B7"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2.2.10</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52B47D0" w14:textId="0C19C01F" w:rsidR="009B63B7" w:rsidRPr="00D5649B" w:rsidRDefault="00000000" w:rsidP="00E625E9">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oMath>
      <w:r w:rsidR="009B63B7" w:rsidRPr="00D5649B">
        <w:rPr>
          <w:b/>
        </w:rPr>
        <w:t xml:space="preserve"> </w:t>
      </w:r>
      <w:r w:rsidR="009B63B7"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2.2.10</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86EA970" w14:textId="78D24DC2" w:rsidR="009B63B7" w:rsidRPr="00D5649B" w:rsidRDefault="00000000" w:rsidP="00E625E9">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oMath>
      <w:r w:rsidR="009B63B7" w:rsidRPr="00D5649B">
        <w:rPr>
          <w:b/>
        </w:rPr>
        <w:t xml:space="preserve"> </w:t>
      </w:r>
      <w:r w:rsidR="009B63B7"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2.2.10</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78671456" w14:textId="77777777" w:rsidR="009B63B7" w:rsidRPr="00D5649B" w:rsidRDefault="009B63B7" w:rsidP="009B63B7">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2584219A" w14:textId="77777777" w:rsidR="009B63B7" w:rsidRPr="00D5649B" w:rsidRDefault="009B63B7"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 stock as supplied by the user (t C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909DC3F"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Active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A534BC7"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 xml:space="preserve">Slow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(t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188F0AE8"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 xml:space="preserve">Passive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(t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42A21230"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EA0A635"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415393C"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6D6096D1" w14:textId="00EAEF11" w:rsidR="009B63B7" w:rsidRPr="00D5649B" w:rsidRDefault="009B63B7" w:rsidP="009B63B7">
      <w:r w:rsidRPr="00D5649B">
        <w:t xml:space="preserve">Use </w:t>
      </w:r>
      <w:r w:rsidRPr="00D5649B">
        <w:fldChar w:fldCharType="begin"/>
      </w:r>
      <w:r w:rsidRPr="00D5649B">
        <w:instrText xml:space="preserve"> REF SOCYi_IPCCTier2_Eq \h  \* MERGEFORMAT </w:instrText>
      </w:r>
      <w:r w:rsidRPr="00D5649B">
        <w:fldChar w:fldCharType="separate"/>
      </w:r>
      <w:r w:rsidR="00600319" w:rsidRPr="00D5649B">
        <w:rPr>
          <w:b/>
        </w:rPr>
        <w:t xml:space="preserve">Eq. </w:t>
      </w:r>
      <w:r w:rsidR="00600319">
        <w:rPr>
          <w:b/>
          <w:noProof/>
        </w:rPr>
        <w:t>2.2.10</w:t>
      </w:r>
      <w:r w:rsidR="00600319">
        <w:rPr>
          <w:b/>
          <w:noProof/>
        </w:rPr>
        <w:noBreakHyphen/>
        <w:t>4</w:t>
      </w:r>
      <w:r w:rsidRPr="00D5649B">
        <w:fldChar w:fldCharType="end"/>
      </w:r>
      <w:r w:rsidRPr="00D5649B">
        <w:t xml:space="preserve"> to estimate </w:t>
      </w:r>
      <w:proofErr w:type="spellStart"/>
      <w:r w:rsidRPr="00D5649B">
        <w:rPr>
          <w:i/>
        </w:rPr>
        <w:t>SOC</w:t>
      </w:r>
      <w:r w:rsidRPr="00D5649B">
        <w:rPr>
          <w:i/>
          <w:vertAlign w:val="subscript"/>
        </w:rPr>
        <w:t>yi</w:t>
      </w:r>
      <w:proofErr w:type="spellEnd"/>
      <w:r w:rsidRPr="00D5649B">
        <w:rPr>
          <w:i/>
          <w:vertAlign w:val="subscript"/>
        </w:rPr>
        <w:t xml:space="preserve"> </w:t>
      </w:r>
      <w:r w:rsidRPr="00D5649B">
        <w:t>for each grid cell or region by summing the SOC in the active (</w:t>
      </w:r>
      <w:proofErr w:type="spellStart"/>
      <w:r w:rsidRPr="00D5649B">
        <w:rPr>
          <w:i/>
        </w:rPr>
        <w:t>Active</w:t>
      </w:r>
      <w:r w:rsidRPr="00D5649B">
        <w:rPr>
          <w:i/>
          <w:vertAlign w:val="subscript"/>
        </w:rPr>
        <w:t>y</w:t>
      </w:r>
      <w:proofErr w:type="spellEnd"/>
      <w:r w:rsidRPr="00D5649B">
        <w:t>), slow (</w:t>
      </w:r>
      <w:proofErr w:type="spellStart"/>
      <w:r w:rsidRPr="00D5649B">
        <w:rPr>
          <w:i/>
        </w:rPr>
        <w:t>Slow</w:t>
      </w:r>
      <w:r w:rsidRPr="00D5649B">
        <w:rPr>
          <w:i/>
          <w:vertAlign w:val="subscript"/>
        </w:rPr>
        <w:t>y</w:t>
      </w:r>
      <w:proofErr w:type="spellEnd"/>
      <w:r w:rsidRPr="00D5649B">
        <w:t>) and passive (</w:t>
      </w:r>
      <w:proofErr w:type="spellStart"/>
      <w:r w:rsidRPr="00D5649B">
        <w:rPr>
          <w:i/>
        </w:rPr>
        <w:t>Passive</w:t>
      </w:r>
      <w:r w:rsidRPr="00D5649B">
        <w:rPr>
          <w:i/>
          <w:vertAlign w:val="subscript"/>
        </w:rPr>
        <w:t>y</w:t>
      </w:r>
      <w:proofErr w:type="spellEnd"/>
      <w:r w:rsidRPr="00D5649B">
        <w:t>) sub-pools.</w:t>
      </w:r>
    </w:p>
    <w:p w14:paraId="159CBF7A" w14:textId="2AC99299" w:rsidR="00221346" w:rsidRPr="00D5649B" w:rsidRDefault="00000000" w:rsidP="00E625E9">
      <w:pPr>
        <w:keepNext/>
        <w:tabs>
          <w:tab w:val="clear" w:pos="936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m:t>
            </m:r>
          </m:e>
          <m:sub>
            <m:r>
              <m:rPr>
                <m:sty m:val="bi"/>
              </m:rPr>
              <w:rPr>
                <w:rFonts w:ascii="Cambria Math" w:hAnsi="Cambria Math" w:cstheme="minorHAnsi"/>
              </w:rPr>
              <m:t>yi</m:t>
            </m:r>
          </m:sub>
        </m:sSub>
      </m:oMath>
      <w:r w:rsidR="00611346" w:rsidRPr="00D5649B">
        <w:rPr>
          <w:b/>
        </w:rPr>
        <w:t xml:space="preserve"> </w:t>
      </w:r>
      <w:r w:rsidR="00611346" w:rsidRPr="00D5649B">
        <w:rPr>
          <w:b/>
        </w:rPr>
        <w:tab/>
      </w:r>
      <w:bookmarkStart w:id="218" w:name="SOCYi_IPCCTier2_Eq"/>
      <w:r w:rsidR="0061134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2.2.10</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218"/>
    </w:p>
    <w:p w14:paraId="326FDE96" w14:textId="2ABD0D66" w:rsidR="000E5D56" w:rsidRPr="004A2CC9" w:rsidRDefault="000E5D56" w:rsidP="004A2CC9">
      <w:pPr>
        <w:keepNext/>
        <w:tabs>
          <w:tab w:val="clear" w:pos="9360"/>
          <w:tab w:val="right" w:pos="9810"/>
        </w:tabs>
        <w:jc w:val="right"/>
        <w:rPr>
          <w:rFonts w:cstheme="minorHAnsi"/>
          <w:sz w:val="20"/>
        </w:rPr>
      </w:pPr>
      <w:r w:rsidRPr="00D5649B">
        <w:rPr>
          <w:b/>
        </w:rPr>
        <w:tab/>
      </w:r>
      <w:r w:rsidRPr="00D5649B">
        <w:rPr>
          <w:b/>
        </w:rPr>
        <w:tab/>
      </w:r>
      <w:r w:rsidRPr="004A2CC9">
        <w:rPr>
          <w:sz w:val="20"/>
        </w:rPr>
        <w:t>IPCC 2019, Eq. 5.0A</w:t>
      </w:r>
    </w:p>
    <w:p w14:paraId="396A5B20" w14:textId="6E75AC07" w:rsidR="00221346" w:rsidRPr="00D5649B" w:rsidRDefault="0022251E"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4036B01E" w14:textId="2CA2CD6B"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SOC stock at the end of the current year y for grid cell or region </w:t>
      </w:r>
      <w:r w:rsidR="00D7086D"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0D0F5268" w14:textId="6B13ECAE"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w:t>
      </w:r>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ActiveY_IPCCTier2_Eq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0E5D56" w:rsidRPr="00D5649B">
        <w:rPr>
          <w:rFonts w:asciiTheme="minorHAnsi" w:hAnsiTheme="minorHAnsi" w:cstheme="minorHAnsi"/>
          <w:b/>
          <w:sz w:val="20"/>
          <w:szCs w:val="20"/>
        </w:rPr>
        <w:t xml:space="preserve">Eq. </w:t>
      </w:r>
      <w:r w:rsidR="000E5D56" w:rsidRPr="00D5649B">
        <w:rPr>
          <w:rFonts w:asciiTheme="minorHAnsi" w:hAnsiTheme="minorHAnsi" w:cstheme="minorHAnsi"/>
          <w:b/>
          <w:noProof/>
          <w:sz w:val="20"/>
          <w:szCs w:val="20"/>
        </w:rPr>
        <w:t>2.2.2</w:t>
      </w:r>
      <w:r w:rsidR="000E5D56" w:rsidRPr="00D5649B">
        <w:rPr>
          <w:rFonts w:asciiTheme="minorHAnsi" w:hAnsiTheme="minorHAnsi" w:cstheme="minorHAnsi"/>
          <w:b/>
          <w:sz w:val="20"/>
          <w:szCs w:val="20"/>
        </w:rPr>
        <w:noBreakHyphen/>
      </w:r>
      <w:r w:rsidR="000E5D56" w:rsidRPr="00D5649B">
        <w:rPr>
          <w:rFonts w:asciiTheme="minorHAnsi" w:hAnsiTheme="minorHAnsi" w:cstheme="minorHAnsi"/>
          <w:b/>
          <w:noProof/>
          <w:sz w:val="20"/>
          <w:szCs w:val="20"/>
        </w:rPr>
        <w:t>23</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1FD91BA7" w14:textId="1DED4AB1"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r>
      <w:r w:rsidR="005A779D" w:rsidRPr="00D5649B">
        <w:rPr>
          <w:rFonts w:asciiTheme="minorHAnsi" w:hAnsiTheme="minorHAnsi" w:cstheme="minorHAnsi"/>
          <w:color w:val="auto"/>
          <w:sz w:val="20"/>
          <w:szCs w:val="20"/>
        </w:rPr>
        <w:t>S</w:t>
      </w:r>
      <w:r w:rsidRPr="00D5649B">
        <w:rPr>
          <w:rFonts w:asciiTheme="minorHAnsi" w:hAnsiTheme="minorHAnsi" w:cstheme="minorHAnsi"/>
          <w:color w:val="auto"/>
          <w:sz w:val="20"/>
          <w:szCs w:val="20"/>
        </w:rPr>
        <w:t xml:space="preserve">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SlowY_IPCCTier2_Eq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0E5D56" w:rsidRPr="00D5649B">
        <w:rPr>
          <w:rFonts w:asciiTheme="minorHAnsi" w:hAnsiTheme="minorHAnsi" w:cstheme="minorHAnsi"/>
          <w:b/>
          <w:sz w:val="20"/>
          <w:szCs w:val="20"/>
        </w:rPr>
        <w:t xml:space="preserve">Eq. </w:t>
      </w:r>
      <w:r w:rsidR="000E5D56" w:rsidRPr="00D5649B">
        <w:rPr>
          <w:rFonts w:asciiTheme="minorHAnsi" w:hAnsiTheme="minorHAnsi" w:cstheme="minorHAnsi"/>
          <w:b/>
          <w:noProof/>
          <w:sz w:val="20"/>
          <w:szCs w:val="20"/>
        </w:rPr>
        <w:t>2.2.2</w:t>
      </w:r>
      <w:r w:rsidR="000E5D56" w:rsidRPr="00D5649B">
        <w:rPr>
          <w:rFonts w:asciiTheme="minorHAnsi" w:hAnsiTheme="minorHAnsi" w:cstheme="minorHAnsi"/>
          <w:b/>
          <w:sz w:val="20"/>
          <w:szCs w:val="20"/>
        </w:rPr>
        <w:noBreakHyphen/>
      </w:r>
      <w:r w:rsidR="000E5D56" w:rsidRPr="00D5649B">
        <w:rPr>
          <w:rFonts w:asciiTheme="minorHAnsi" w:hAnsiTheme="minorHAnsi" w:cstheme="minorHAnsi"/>
          <w:b/>
          <w:noProof/>
          <w:sz w:val="20"/>
          <w:szCs w:val="20"/>
        </w:rPr>
        <w:t>25</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068E29" w14:textId="334C8AE0"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005A779D" w:rsidRPr="00D5649B">
        <w:rPr>
          <w:rFonts w:asciiTheme="minorHAnsi" w:hAnsiTheme="minorHAnsi" w:cstheme="minorHAnsi"/>
          <w:color w:val="auto"/>
          <w:sz w:val="20"/>
          <w:szCs w:val="20"/>
        </w:rPr>
        <w:t>P</w:t>
      </w:r>
      <w:r w:rsidRPr="00D5649B">
        <w:rPr>
          <w:rFonts w:asciiTheme="minorHAnsi" w:hAnsiTheme="minorHAnsi" w:cstheme="minorHAnsi"/>
          <w:color w:val="auto"/>
          <w:sz w:val="20"/>
          <w:szCs w:val="20"/>
        </w:rPr>
        <w:t xml:space="preserve">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PassiveY_IPCCTier2_Eq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0E5D56" w:rsidRPr="00D5649B">
        <w:rPr>
          <w:rFonts w:asciiTheme="minorHAnsi" w:hAnsiTheme="minorHAnsi" w:cstheme="minorHAnsi"/>
          <w:b/>
          <w:sz w:val="20"/>
          <w:szCs w:val="20"/>
        </w:rPr>
        <w:t xml:space="preserve">Eq. </w:t>
      </w:r>
      <w:r w:rsidR="000E5D56" w:rsidRPr="00D5649B">
        <w:rPr>
          <w:rFonts w:asciiTheme="minorHAnsi" w:hAnsiTheme="minorHAnsi" w:cstheme="minorHAnsi"/>
          <w:b/>
          <w:noProof/>
          <w:sz w:val="20"/>
          <w:szCs w:val="20"/>
        </w:rPr>
        <w:t>2.2.2</w:t>
      </w:r>
      <w:r w:rsidR="000E5D56" w:rsidRPr="00D5649B">
        <w:rPr>
          <w:rFonts w:asciiTheme="minorHAnsi" w:hAnsiTheme="minorHAnsi" w:cstheme="minorHAnsi"/>
          <w:b/>
          <w:sz w:val="20"/>
          <w:szCs w:val="20"/>
        </w:rPr>
        <w:noBreakHyphen/>
      </w:r>
      <w:r w:rsidR="000E5D56" w:rsidRPr="00D5649B">
        <w:rPr>
          <w:rFonts w:asciiTheme="minorHAnsi" w:hAnsiTheme="minorHAnsi" w:cstheme="minorHAnsi"/>
          <w:b/>
          <w:noProof/>
          <w:sz w:val="20"/>
          <w:szCs w:val="20"/>
        </w:rPr>
        <w:t>27</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753F4299" w14:textId="415B8283" w:rsidR="00221346" w:rsidRPr="00D5649B" w:rsidRDefault="000E5D56" w:rsidP="009076DA">
      <w:pPr>
        <w:pStyle w:val="Heading4"/>
      </w:pPr>
      <w:r w:rsidRPr="00D5649B">
        <w:t>S</w:t>
      </w:r>
      <w:r w:rsidR="00221346" w:rsidRPr="00D5649B">
        <w:t>tock change factor (</w:t>
      </w:r>
      <w:r w:rsidR="00221346" w:rsidRPr="00D5649B">
        <w:rPr>
          <w:rFonts w:ascii="Cambria Math" w:hAnsi="Cambria Math" w:cs="Cambria Math"/>
        </w:rPr>
        <w:t>𝐹</w:t>
      </w:r>
      <w:r w:rsidR="00221346" w:rsidRPr="00D5649B">
        <w:rPr>
          <w:rFonts w:ascii="Cambria Math" w:hAnsi="Cambria Math" w:cs="Cambria Math"/>
          <w:sz w:val="14"/>
          <w:szCs w:val="14"/>
        </w:rPr>
        <w:t>𝑆𝑂𝐶</w:t>
      </w:r>
      <w:r w:rsidR="00221346" w:rsidRPr="00D5649B">
        <w:rPr>
          <w:rFonts w:ascii="Cambria Math" w:hAnsi="Cambria Math" w:cs="Cambria Math"/>
          <w:sz w:val="12"/>
          <w:szCs w:val="12"/>
        </w:rPr>
        <w:t>𝑖</w:t>
      </w:r>
      <w:r w:rsidR="00221346" w:rsidRPr="00D5649B">
        <w:t>) for each grid cell or region</w:t>
      </w:r>
    </w:p>
    <w:p w14:paraId="16EACEEA" w14:textId="0C1B61B0" w:rsidR="00221346" w:rsidRPr="00D5649B" w:rsidRDefault="00000000" w:rsidP="00E625E9">
      <w:pPr>
        <w:keepNext/>
        <w:tabs>
          <w:tab w:val="clear" w:pos="936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11346" w:rsidRPr="00D5649B">
        <w:rPr>
          <w:b/>
        </w:rPr>
        <w:t xml:space="preserve"> </w:t>
      </w:r>
      <w:r w:rsidR="00611346" w:rsidRPr="00D5649B">
        <w:rPr>
          <w:b/>
        </w:rPr>
        <w:tab/>
      </w:r>
      <w:r w:rsidR="0061134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2.2.10</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02C75F6C" w14:textId="72C6F107"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IPCC 2019, Eq. 5.0A</w:t>
      </w:r>
    </w:p>
    <w:p w14:paraId="4910923E" w14:textId="6EAAABE9" w:rsidR="00221346" w:rsidRPr="001F61B0" w:rsidRDefault="005A779D" w:rsidP="00221346">
      <w:pPr>
        <w:pStyle w:val="Default"/>
        <w:rPr>
          <w:rFonts w:asciiTheme="minorHAnsi" w:hAnsiTheme="minorHAnsi" w:cstheme="minorHAnsi"/>
          <w:sz w:val="20"/>
          <w:szCs w:val="20"/>
        </w:rPr>
      </w:pPr>
      <w:r w:rsidRPr="001F61B0">
        <w:rPr>
          <w:rFonts w:asciiTheme="minorHAnsi" w:hAnsiTheme="minorHAnsi" w:cstheme="minorHAnsi"/>
          <w:sz w:val="20"/>
          <w:szCs w:val="20"/>
        </w:rPr>
        <w:t>w</w:t>
      </w:r>
      <w:r w:rsidR="00221346" w:rsidRPr="001F61B0">
        <w:rPr>
          <w:rFonts w:asciiTheme="minorHAnsi" w:hAnsiTheme="minorHAnsi" w:cstheme="minorHAnsi"/>
          <w:sz w:val="20"/>
          <w:szCs w:val="20"/>
        </w:rPr>
        <w:t xml:space="preserve">here: </w:t>
      </w:r>
    </w:p>
    <w:p w14:paraId="1BC726F2" w14:textId="7E6741C2"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22DE443" w14:textId="3626D3FF"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lastRenderedPageBreak/>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SOC stock at the end of the current year y for grid cell or region</w:t>
      </w:r>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496DC758" w14:textId="1340F1BB" w:rsidR="00221346" w:rsidRPr="00D5649B"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 stock at the end of the previous year for grid</w:t>
      </w:r>
      <w:r w:rsidR="00611346" w:rsidRPr="00D5649B">
        <w:rPr>
          <w:rFonts w:asciiTheme="minorHAnsi" w:hAnsiTheme="minorHAnsi" w:cstheme="minorHAnsi"/>
          <w:color w:val="auto"/>
          <w:sz w:val="20"/>
          <w:szCs w:val="16"/>
        </w:rPr>
        <w:t xml:space="preserve"> cell or region</w:t>
      </w:r>
      <w:r w:rsidR="00D7086D" w:rsidRPr="00D5649B">
        <w:rPr>
          <w:rFonts w:asciiTheme="minorHAnsi" w:hAnsiTheme="minorHAnsi" w:cstheme="minorHAnsi"/>
          <w:color w:val="auto"/>
          <w:sz w:val="20"/>
          <w:szCs w:val="16"/>
        </w:rPr>
        <w:t xml:space="preserve"> (</w:t>
      </w:r>
      <w:r w:rsidR="00611346" w:rsidRPr="00D5649B">
        <w:rPr>
          <w:rFonts w:asciiTheme="minorHAnsi" w:hAnsiTheme="minorHAnsi" w:cstheme="minorHAnsi"/>
          <w:color w:val="auto"/>
          <w:sz w:val="20"/>
          <w:szCs w:val="16"/>
        </w:rPr>
        <w:t>t C ha</w:t>
      </w:r>
      <w:r w:rsidR="00611346"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00611346" w:rsidRPr="00D5649B">
        <w:rPr>
          <w:rFonts w:asciiTheme="minorHAnsi" w:hAnsiTheme="minorHAnsi" w:cstheme="minorHAnsi"/>
          <w:color w:val="auto"/>
          <w:sz w:val="20"/>
          <w:szCs w:val="16"/>
        </w:rPr>
        <w:t xml:space="preserve"> </w:t>
      </w:r>
    </w:p>
    <w:p w14:paraId="306092CD" w14:textId="039EAC2C" w:rsidR="005A779D" w:rsidRPr="00D5649B" w:rsidRDefault="00D7086D" w:rsidP="00AB0F57">
      <w:pPr>
        <w:pStyle w:val="Heading4"/>
      </w:pPr>
      <w:r w:rsidRPr="00D5649B">
        <w:t xml:space="preserve"> </w:t>
      </w:r>
      <w:r w:rsidR="005A779D" w:rsidRPr="00D5649B">
        <w:t>T</w:t>
      </w:r>
      <w:r w:rsidR="00221346" w:rsidRPr="00D5649B">
        <w:t>otal change in SOC stock (</w:t>
      </w:r>
      <w:proofErr w:type="spellStart"/>
      <w:r w:rsidR="00221346" w:rsidRPr="00D5649B">
        <w:rPr>
          <w:i/>
        </w:rPr>
        <w:t>ΔC</w:t>
      </w:r>
      <w:r w:rsidR="00221346" w:rsidRPr="00D5649B">
        <w:rPr>
          <w:i/>
          <w:vertAlign w:val="subscript"/>
        </w:rPr>
        <w:t>Mineral</w:t>
      </w:r>
      <w:proofErr w:type="spellEnd"/>
      <w:r w:rsidR="00221346" w:rsidRPr="00D5649B">
        <w:t>)</w:t>
      </w:r>
    </w:p>
    <w:p w14:paraId="2A61B949" w14:textId="77777777" w:rsidR="005A779D" w:rsidRPr="00D5649B" w:rsidRDefault="005A779D" w:rsidP="007D2287">
      <w:r w:rsidRPr="00D5649B">
        <w:t>The total change in the SOC stock us calculated by multiplying the stock change factor (</w:t>
      </w:r>
      <w:r w:rsidRPr="00D5649B">
        <w:rPr>
          <w:rFonts w:ascii="Cambria Math" w:hAnsi="Cambria Math" w:cs="Cambria Math"/>
        </w:rPr>
        <w:t>𝐹</w:t>
      </w:r>
      <w:r w:rsidRPr="00D5649B">
        <w:rPr>
          <w:rFonts w:ascii="Cambria Math" w:hAnsi="Cambria Math" w:cs="Cambria Math"/>
          <w:sz w:val="14"/>
          <w:szCs w:val="14"/>
        </w:rPr>
        <w:t>𝑆𝑂𝐶</w:t>
      </w:r>
      <w:r w:rsidRPr="00D5649B">
        <w:rPr>
          <w:rFonts w:ascii="Cambria Math" w:hAnsi="Cambria Math" w:cs="Cambria Math"/>
          <w:sz w:val="12"/>
          <w:szCs w:val="12"/>
        </w:rPr>
        <w:t>𝑖</w:t>
      </w:r>
      <w:r w:rsidRPr="00D5649B">
        <w:t xml:space="preserve">) by the area of the grid cell or region </w:t>
      </w:r>
      <w:proofErr w:type="spellStart"/>
      <w:r w:rsidRPr="00D5649B">
        <w:rPr>
          <w:i/>
        </w:rPr>
        <w:t>i</w:t>
      </w:r>
      <w:proofErr w:type="spellEnd"/>
      <w:r w:rsidRPr="00D5649B">
        <w:t xml:space="preserve"> (</w:t>
      </w:r>
      <w:r w:rsidRPr="00D5649B">
        <w:rPr>
          <w:i/>
        </w:rPr>
        <w:t>A</w:t>
      </w:r>
      <w:r w:rsidRPr="00D5649B">
        <w:t>), and summing the changes across all land included in the Tier 2 steady-state method.</w:t>
      </w:r>
    </w:p>
    <w:p w14:paraId="7B7B2D3B" w14:textId="63A67925" w:rsidR="00221346" w:rsidRPr="00D5649B" w:rsidRDefault="00221346" w:rsidP="00E625E9">
      <w:pPr>
        <w:keepNext/>
        <w:tabs>
          <w:tab w:val="clear" w:pos="9360"/>
          <w:tab w:val="right" w:pos="9810"/>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mineral</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00611346" w:rsidRPr="00D5649B">
        <w:rPr>
          <w:b/>
        </w:rPr>
        <w:t xml:space="preserve"> </w:t>
      </w:r>
      <w:r w:rsidR="00611346" w:rsidRPr="00D5649B">
        <w:rPr>
          <w:b/>
        </w:rPr>
        <w:tab/>
      </w:r>
      <w:r w:rsidR="0061134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2.2.10</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0FAEBE49" w14:textId="5176EE35"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IPCC 2019, Eq. 5.0A</w:t>
      </w:r>
    </w:p>
    <w:p w14:paraId="3F8339ED" w14:textId="69BC21A4" w:rsidR="00221346" w:rsidRPr="00D5649B" w:rsidRDefault="005A779D"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28521EED" w14:textId="399E11DB" w:rsidR="00221346" w:rsidRPr="00D5649B" w:rsidRDefault="00221346" w:rsidP="00057403">
      <w:pPr>
        <w:pStyle w:val="Default"/>
        <w:ind w:left="2835" w:hanging="2835"/>
        <w:rPr>
          <w:rFonts w:asciiTheme="minorHAnsi" w:hAnsiTheme="minorHAnsi" w:cstheme="minorHAnsi"/>
          <w:sz w:val="20"/>
          <w:szCs w:val="16"/>
        </w:rPr>
      </w:pPr>
      <w:proofErr w:type="spellStart"/>
      <w:r w:rsidRPr="00D5649B">
        <w:rPr>
          <w:rFonts w:asciiTheme="minorHAnsi" w:hAnsiTheme="minorHAnsi" w:cstheme="minorHAnsi"/>
          <w:i/>
          <w:sz w:val="20"/>
          <w:szCs w:val="16"/>
        </w:rPr>
        <w:t>ΔC</w:t>
      </w:r>
      <w:r w:rsidRPr="00D5649B">
        <w:rPr>
          <w:rFonts w:asciiTheme="minorHAnsi" w:hAnsiTheme="minorHAnsi" w:cstheme="minorHAnsi"/>
          <w:i/>
          <w:sz w:val="20"/>
          <w:szCs w:val="16"/>
          <w:vertAlign w:val="subscript"/>
        </w:rPr>
        <w:t>mineral</w:t>
      </w:r>
      <w:proofErr w:type="spellEnd"/>
      <w:r w:rsidRPr="00D5649B">
        <w:rPr>
          <w:rFonts w:asciiTheme="minorHAnsi" w:hAnsiTheme="minorHAnsi" w:cstheme="minorHAnsi"/>
          <w:sz w:val="20"/>
          <w:szCs w:val="16"/>
        </w:rPr>
        <w:tab/>
      </w:r>
      <w:r w:rsidR="005A779D" w:rsidRPr="00D5649B">
        <w:rPr>
          <w:rFonts w:asciiTheme="minorHAnsi" w:hAnsiTheme="minorHAnsi" w:cstheme="minorHAnsi"/>
          <w:sz w:val="20"/>
          <w:szCs w:val="16"/>
        </w:rPr>
        <w:t>A</w:t>
      </w:r>
      <w:r w:rsidRPr="00D5649B">
        <w:rPr>
          <w:rFonts w:asciiTheme="minorHAnsi" w:hAnsiTheme="minorHAnsi" w:cstheme="minorHAnsi"/>
          <w:sz w:val="20"/>
          <w:szCs w:val="16"/>
        </w:rPr>
        <w:t xml:space="preserve">nnual SOC stock change factor for mineral soil, summed across all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w:t>
      </w:r>
      <w:r w:rsidR="003C1F95" w:rsidRPr="00D5649B">
        <w:rPr>
          <w:rFonts w:asciiTheme="minorHAnsi" w:hAnsiTheme="minorHAnsi" w:cstheme="minorHAnsi"/>
          <w:sz w:val="20"/>
          <w:szCs w:val="16"/>
        </w:rPr>
        <w:t xml:space="preserve"> (</w:t>
      </w:r>
      <w:r w:rsidRPr="00D5649B">
        <w:rPr>
          <w:rFonts w:asciiTheme="minorHAnsi" w:hAnsiTheme="minorHAnsi" w:cstheme="minorHAnsi"/>
          <w:sz w:val="20"/>
          <w:szCs w:val="16"/>
        </w:rPr>
        <w:t xml:space="preserve">t </w:t>
      </w:r>
      <w:r w:rsidR="005A779D" w:rsidRPr="00D5649B">
        <w:rPr>
          <w:rFonts w:asciiTheme="minorHAnsi" w:hAnsiTheme="minorHAnsi" w:cstheme="minorHAnsi"/>
          <w:sz w:val="20"/>
          <w:szCs w:val="16"/>
        </w:rPr>
        <w:t xml:space="preserve">mineral </w:t>
      </w:r>
      <w:r w:rsidRPr="00D5649B">
        <w:rPr>
          <w:rFonts w:asciiTheme="minorHAnsi" w:hAnsiTheme="minorHAnsi" w:cstheme="minorHAnsi"/>
          <w:sz w:val="20"/>
          <w:szCs w:val="16"/>
        </w:rPr>
        <w:t>C</w:t>
      </w:r>
      <w:r w:rsidR="003C1F95" w:rsidRPr="00D5649B">
        <w:rPr>
          <w:rFonts w:asciiTheme="minorHAnsi" w:hAnsiTheme="minorHAnsi" w:cstheme="minorHAnsi"/>
          <w:sz w:val="20"/>
          <w:szCs w:val="16"/>
        </w:rPr>
        <w:t>)</w:t>
      </w:r>
      <w:r w:rsidRPr="00D5649B">
        <w:rPr>
          <w:rFonts w:asciiTheme="minorHAnsi" w:hAnsiTheme="minorHAnsi" w:cstheme="minorHAnsi"/>
          <w:sz w:val="20"/>
          <w:szCs w:val="16"/>
        </w:rPr>
        <w:t xml:space="preserve"> </w:t>
      </w:r>
    </w:p>
    <w:p w14:paraId="71793E2A" w14:textId="5FD1DD54"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5352C9D1" w14:textId="4D7C835A" w:rsidR="00221346" w:rsidRPr="00D5649B"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Area of grid cell or region</w:t>
      </w:r>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ha</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C43E93C" w14:textId="24ABC74E" w:rsidR="004F4081" w:rsidRPr="00D5649B" w:rsidRDefault="004F4081" w:rsidP="008F77C1">
      <w:pPr>
        <w:pStyle w:val="Caption"/>
        <w:spacing w:line="240" w:lineRule="auto"/>
        <w:rPr>
          <w:rFonts w:cstheme="minorHAnsi"/>
        </w:rPr>
      </w:pPr>
    </w:p>
    <w:p w14:paraId="4BC7DF70" w14:textId="77777777" w:rsidR="00422181" w:rsidRPr="00D5649B" w:rsidRDefault="00422181" w:rsidP="00422181">
      <w:pPr>
        <w:pStyle w:val="Heading2"/>
        <w:pageBreakBefore/>
      </w:pPr>
      <w:bookmarkStart w:id="219" w:name="_Toc25321467"/>
      <w:bookmarkStart w:id="220" w:name="_Toc162259016"/>
      <w:bookmarkStart w:id="221" w:name="_Toc343610178"/>
      <w:bookmarkStart w:id="222" w:name="_Toc152758536"/>
      <w:r w:rsidRPr="00D5649B">
        <w:lastRenderedPageBreak/>
        <w:t>Shelterbelt and lineal tree planting</w:t>
      </w:r>
      <w:bookmarkEnd w:id="219"/>
      <w:bookmarkEnd w:id="222"/>
      <w:r w:rsidRPr="00D5649B">
        <w:t xml:space="preserve"> </w:t>
      </w:r>
    </w:p>
    <w:p w14:paraId="4DD39F3B" w14:textId="77777777" w:rsidR="00422181" w:rsidRPr="00D5649B" w:rsidRDefault="00422181" w:rsidP="00422181">
      <w:pPr>
        <w:pStyle w:val="Caption"/>
        <w:spacing w:after="120"/>
      </w:pPr>
      <w:r w:rsidRPr="00D5649B">
        <w:t>(</w:t>
      </w:r>
      <w:bookmarkStart w:id="223" w:name="_Hlk148607844"/>
      <w:r w:rsidRPr="00D5649B">
        <w:t xml:space="preserve">by J. Moore, B.Y. </w:t>
      </w:r>
      <w:proofErr w:type="spellStart"/>
      <w:r w:rsidRPr="00D5649B">
        <w:t>Amichev</w:t>
      </w:r>
      <w:proofErr w:type="spellEnd"/>
      <w:r w:rsidRPr="00D5649B">
        <w:t xml:space="preserve"> and R. Kröbel</w:t>
      </w:r>
      <w:bookmarkEnd w:id="223"/>
      <w:r w:rsidRPr="00D5649B">
        <w:t>)</w:t>
      </w:r>
    </w:p>
    <w:p w14:paraId="4A908894" w14:textId="541DC968" w:rsidR="00422181" w:rsidRPr="00D5649B" w:rsidRDefault="00422181" w:rsidP="00422181">
      <w:pPr>
        <w:tabs>
          <w:tab w:val="right" w:pos="8640"/>
          <w:tab w:val="right" w:pos="8820"/>
        </w:tabs>
        <w:spacing w:after="120"/>
      </w:pPr>
      <w:r w:rsidRPr="00D5649B">
        <w:t>The new shelterbelt component was designed in collaboration with the A</w:t>
      </w:r>
      <w:r w:rsidR="00AA38D9" w:rsidRPr="00D5649B">
        <w:t xml:space="preserve">gricultural </w:t>
      </w:r>
      <w:r w:rsidRPr="00D5649B">
        <w:t>G</w:t>
      </w:r>
      <w:r w:rsidR="00AA38D9" w:rsidRPr="00D5649B">
        <w:t xml:space="preserve">reenhouse </w:t>
      </w:r>
      <w:r w:rsidRPr="00D5649B">
        <w:t>G</w:t>
      </w:r>
      <w:r w:rsidR="00AA38D9" w:rsidRPr="00D5649B">
        <w:t xml:space="preserve">as </w:t>
      </w:r>
      <w:r w:rsidRPr="00D5649B">
        <w:t>P</w:t>
      </w:r>
      <w:r w:rsidR="00AA38D9" w:rsidRPr="00D5649B">
        <w:t>rogram (AGGP)</w:t>
      </w:r>
      <w:r w:rsidRPr="00D5649B">
        <w:t xml:space="preserve"> shelterbelt projects led by Profs. K. Van Rees and C. Laroque, represented </w:t>
      </w:r>
      <w:r w:rsidR="00A25F08" w:rsidRPr="00D5649B">
        <w:t>by</w:t>
      </w:r>
      <w:r w:rsidRPr="00D5649B">
        <w:t xml:space="preserve"> B.Y. </w:t>
      </w:r>
      <w:proofErr w:type="spellStart"/>
      <w:r w:rsidRPr="00D5649B">
        <w:t>Amichev</w:t>
      </w:r>
      <w:proofErr w:type="spellEnd"/>
      <w:r w:rsidRPr="00D5649B">
        <w:t>, and their immense measurement work throughout the province of Saskatchewan</w:t>
      </w:r>
      <w:r w:rsidR="002254E9" w:rsidRPr="00D5649B">
        <w:t>, which has</w:t>
      </w:r>
      <w:r w:rsidRPr="00D5649B">
        <w:t xml:space="preserve"> </w:t>
      </w:r>
      <w:proofErr w:type="spellStart"/>
      <w:r w:rsidR="002254E9" w:rsidRPr="00D5649B">
        <w:t>d</w:t>
      </w:r>
      <w:r w:rsidRPr="00D5649B">
        <w:t>provide</w:t>
      </w:r>
      <w:r w:rsidR="002254E9" w:rsidRPr="00D5649B">
        <w:t>d</w:t>
      </w:r>
      <w:proofErr w:type="spellEnd"/>
      <w:r w:rsidRPr="00D5649B">
        <w:t xml:space="preserve"> the platform for this component and the estimates for other provinces. For the calculations and the models outputs, the following underlying rules are present and unchangeable</w:t>
      </w:r>
      <w:r w:rsidR="002254E9" w:rsidRPr="00D5649B">
        <w:t>:</w:t>
      </w:r>
    </w:p>
    <w:p w14:paraId="25D4700E" w14:textId="77777777" w:rsidR="00422181" w:rsidRPr="00D5649B" w:rsidRDefault="00422181" w:rsidP="00422181">
      <w:pPr>
        <w:pStyle w:val="ListParagraph"/>
        <w:numPr>
          <w:ilvl w:val="0"/>
          <w:numId w:val="13"/>
        </w:numPr>
        <w:tabs>
          <w:tab w:val="right" w:pos="8640"/>
          <w:tab w:val="right" w:pos="8820"/>
        </w:tabs>
        <w:spacing w:after="120"/>
      </w:pPr>
      <w:proofErr w:type="spellStart"/>
      <w:r w:rsidRPr="00D5649B">
        <w:t>Ecodistrict</w:t>
      </w:r>
      <w:proofErr w:type="spellEnd"/>
      <w:r w:rsidRPr="00D5649B">
        <w:t>-specific lookup tables are used for respective SLC-polygons in Saskatchewan province.</w:t>
      </w:r>
    </w:p>
    <w:p w14:paraId="61DB9E34" w14:textId="4BBD0E2B" w:rsidR="00422181" w:rsidRPr="00D5649B" w:rsidRDefault="00422181" w:rsidP="00422181">
      <w:pPr>
        <w:pStyle w:val="ListParagraph"/>
        <w:numPr>
          <w:ilvl w:val="0"/>
          <w:numId w:val="13"/>
        </w:numPr>
        <w:tabs>
          <w:tab w:val="right" w:pos="8640"/>
          <w:tab w:val="right" w:pos="8820"/>
        </w:tabs>
        <w:spacing w:after="120"/>
      </w:pPr>
      <w:r w:rsidRPr="00D5649B">
        <w:t xml:space="preserve">An area-weighted average was calculated for each plant hardiness zone </w:t>
      </w:r>
      <w:r w:rsidR="002254E9" w:rsidRPr="00D5649B">
        <w:t xml:space="preserve">that overlaps </w:t>
      </w:r>
      <w:r w:rsidRPr="00D5649B">
        <w:t xml:space="preserve">with </w:t>
      </w:r>
      <w:proofErr w:type="spellStart"/>
      <w:r w:rsidRPr="00D5649B">
        <w:t>ecodistricts</w:t>
      </w:r>
      <w:proofErr w:type="spellEnd"/>
      <w:r w:rsidRPr="00D5649B">
        <w:t xml:space="preserve"> </w:t>
      </w:r>
      <w:proofErr w:type="spellStart"/>
      <w:r w:rsidRPr="00D5649B">
        <w:t>with</w:t>
      </w:r>
      <w:r w:rsidR="002254E9" w:rsidRPr="00D5649B">
        <w:t>available</w:t>
      </w:r>
      <w:proofErr w:type="spellEnd"/>
      <w:r w:rsidR="002254E9" w:rsidRPr="00D5649B">
        <w:t xml:space="preserve"> </w:t>
      </w:r>
      <w:r w:rsidRPr="00D5649B">
        <w:t xml:space="preserve">lookup table values, and that average is used when calculating tree </w:t>
      </w:r>
      <w:r w:rsidR="00CB18D1" w:rsidRPr="00034A26">
        <w:t>C</w:t>
      </w:r>
      <w:r w:rsidR="00CB18D1" w:rsidRPr="00D5649B" w:rsidDel="00CB18D1">
        <w:t xml:space="preserve"> </w:t>
      </w:r>
      <w:r w:rsidRPr="00D5649B">
        <w:t>stocks in matching plant hardiness zones outside of Saskatchewan (Plant Hardiness Zones 2A – 4B).</w:t>
      </w:r>
    </w:p>
    <w:p w14:paraId="415117EB" w14:textId="77777777" w:rsidR="00422181" w:rsidRPr="00D5649B" w:rsidRDefault="00422181" w:rsidP="00422181">
      <w:pPr>
        <w:pStyle w:val="ListParagraph"/>
        <w:numPr>
          <w:ilvl w:val="0"/>
          <w:numId w:val="13"/>
        </w:numPr>
        <w:tabs>
          <w:tab w:val="right" w:pos="8640"/>
          <w:tab w:val="right" w:pos="8820"/>
        </w:tabs>
        <w:spacing w:after="120"/>
      </w:pPr>
      <w:r w:rsidRPr="00D5649B">
        <w:t>Plant hardiness zones outside the range 2A – 4B cannot be modelled until more data become available.</w:t>
      </w:r>
    </w:p>
    <w:p w14:paraId="5F0F62D8" w14:textId="77777777" w:rsidR="00422181" w:rsidRPr="00D5649B" w:rsidRDefault="00422181" w:rsidP="00422181">
      <w:pPr>
        <w:pStyle w:val="ListParagraph"/>
        <w:numPr>
          <w:ilvl w:val="0"/>
          <w:numId w:val="13"/>
        </w:numPr>
        <w:tabs>
          <w:tab w:val="right" w:pos="8640"/>
          <w:tab w:val="right" w:pos="8820"/>
        </w:tabs>
        <w:spacing w:after="120"/>
      </w:pPr>
      <w:r w:rsidRPr="00D5649B">
        <w:t xml:space="preserve">Species selection is limited (at this time) to White Spruce, Scots Pine, Hybrid Poplar, Manitoba Maple, Green Ash, and Caragana. </w:t>
      </w:r>
    </w:p>
    <w:p w14:paraId="6C4FD574" w14:textId="77777777" w:rsidR="00422181" w:rsidRPr="00D5649B" w:rsidRDefault="00422181" w:rsidP="00422181">
      <w:pPr>
        <w:pStyle w:val="ListParagraph"/>
        <w:numPr>
          <w:ilvl w:val="0"/>
          <w:numId w:val="13"/>
        </w:numPr>
        <w:tabs>
          <w:tab w:val="right" w:pos="8640"/>
          <w:tab w:val="right" w:pos="8820"/>
        </w:tabs>
        <w:spacing w:after="120"/>
      </w:pPr>
      <w:r w:rsidRPr="00D5649B">
        <w:t>For all other species, the option of an average deciduous tree (average of Manitoba Maple and Green Ash) or average coniferous tree (average of White Spruce and Scots Pine) is provided.</w:t>
      </w:r>
    </w:p>
    <w:p w14:paraId="4DBCACF0" w14:textId="4DCEBD98" w:rsidR="00422181" w:rsidRPr="00D5649B" w:rsidRDefault="00422181" w:rsidP="00422181">
      <w:pPr>
        <w:pStyle w:val="ListParagraph"/>
        <w:numPr>
          <w:ilvl w:val="0"/>
          <w:numId w:val="13"/>
        </w:numPr>
        <w:tabs>
          <w:tab w:val="right" w:pos="8640"/>
          <w:tab w:val="right" w:pos="8820"/>
        </w:tabs>
        <w:spacing w:after="120"/>
      </w:pPr>
      <w:r w:rsidRPr="00D5649B">
        <w:t xml:space="preserve">All lookup table values are limited to </w:t>
      </w:r>
      <w:r w:rsidR="002254E9" w:rsidRPr="00D5649B">
        <w:t xml:space="preserve">a tree </w:t>
      </w:r>
      <w:r w:rsidRPr="00D5649B">
        <w:t>age of 60</w:t>
      </w:r>
      <w:r w:rsidR="002254E9" w:rsidRPr="00D5649B">
        <w:t xml:space="preserve"> as</w:t>
      </w:r>
      <w:r w:rsidR="006B4C85" w:rsidRPr="00D5649B">
        <w:t xml:space="preserve"> </w:t>
      </w:r>
      <w:r w:rsidRPr="00D5649B">
        <w:t xml:space="preserve">no supporting data were available </w:t>
      </w:r>
      <w:r w:rsidR="002254E9" w:rsidRPr="00D5649B">
        <w:t xml:space="preserve">to provide </w:t>
      </w:r>
      <w:r w:rsidRPr="00D5649B">
        <w:t xml:space="preserve">information </w:t>
      </w:r>
      <w:r w:rsidR="002254E9" w:rsidRPr="00D5649B">
        <w:t xml:space="preserve">on </w:t>
      </w:r>
      <w:r w:rsidRPr="00D5649B">
        <w:t>the magnitude of change beyond that age. If trees are older than 60 year</w:t>
      </w:r>
      <w:r w:rsidR="002254E9" w:rsidRPr="00D5649B">
        <w:t>s</w:t>
      </w:r>
      <w:r w:rsidRPr="00D5649B">
        <w:t xml:space="preserve"> of age, the 60-yr</w:t>
      </w:r>
      <w:r w:rsidR="00CB18D1" w:rsidRPr="00CB18D1">
        <w:rPr>
          <w:rFonts w:cstheme="minorHAnsi"/>
          <w:sz w:val="20"/>
        </w:rPr>
        <w:t xml:space="preserve"> </w:t>
      </w:r>
      <w:r w:rsidR="00CB18D1" w:rsidRPr="00034A26">
        <w:t>C</w:t>
      </w:r>
      <w:r w:rsidR="00CB18D1" w:rsidRPr="00D5649B" w:rsidDel="00CB18D1">
        <w:t xml:space="preserve"> </w:t>
      </w:r>
      <w:r w:rsidRPr="00D5649B">
        <w:t xml:space="preserve">stock value from the lookup tables is used as a conservative </w:t>
      </w:r>
      <w:r w:rsidR="002254E9" w:rsidRPr="00D5649B">
        <w:t xml:space="preserve">approximate </w:t>
      </w:r>
      <w:r w:rsidRPr="00D5649B">
        <w:t>value.</w:t>
      </w:r>
    </w:p>
    <w:p w14:paraId="5A435F4F" w14:textId="1A515768" w:rsidR="00422181" w:rsidRPr="00D5649B" w:rsidRDefault="00422181" w:rsidP="00422181">
      <w:pPr>
        <w:pStyle w:val="ListParagraph"/>
        <w:numPr>
          <w:ilvl w:val="0"/>
          <w:numId w:val="13"/>
        </w:numPr>
        <w:tabs>
          <w:tab w:val="right" w:pos="8640"/>
          <w:tab w:val="right" w:pos="8820"/>
        </w:tabs>
        <w:spacing w:after="120"/>
      </w:pPr>
      <w:r w:rsidRPr="00D5649B">
        <w:t>Trees within one row must have the same planting year. For replanted trees or for replacement trees (due to tree damage or death from wind, insects, or other animals), additional rows need to be added.</w:t>
      </w:r>
    </w:p>
    <w:p w14:paraId="65AC37A8" w14:textId="0F4C5B85" w:rsidR="00422181" w:rsidRPr="00D5649B" w:rsidRDefault="00422181" w:rsidP="00422181">
      <w:pPr>
        <w:pStyle w:val="ListParagraph"/>
        <w:numPr>
          <w:ilvl w:val="0"/>
          <w:numId w:val="13"/>
        </w:numPr>
        <w:tabs>
          <w:tab w:val="right" w:pos="8640"/>
          <w:tab w:val="right" w:pos="8820"/>
        </w:tabs>
        <w:spacing w:after="120"/>
      </w:pPr>
      <w:r w:rsidRPr="00D5649B">
        <w:t xml:space="preserve">Multiple species can be input in one row, but they will be calculated as individual rows, and summed together to estimate the entire row’s </w:t>
      </w:r>
      <w:r w:rsidR="00CB18D1" w:rsidRPr="00034A26">
        <w:t>C</w:t>
      </w:r>
      <w:r w:rsidR="00CB18D1" w:rsidRPr="00D5649B" w:rsidDel="00CB18D1">
        <w:t xml:space="preserve"> </w:t>
      </w:r>
      <w:r w:rsidRPr="00D5649B">
        <w:t>stocks.</w:t>
      </w:r>
    </w:p>
    <w:p w14:paraId="1AE01FB2" w14:textId="6ED5F56E" w:rsidR="00422181" w:rsidRPr="00D5649B" w:rsidRDefault="00422181" w:rsidP="00422181">
      <w:pPr>
        <w:pStyle w:val="ListParagraph"/>
        <w:numPr>
          <w:ilvl w:val="0"/>
          <w:numId w:val="13"/>
        </w:numPr>
        <w:tabs>
          <w:tab w:val="right" w:pos="8640"/>
          <w:tab w:val="right" w:pos="8820"/>
        </w:tabs>
        <w:spacing w:after="120"/>
      </w:pPr>
      <w:r w:rsidRPr="00D5649B">
        <w:t xml:space="preserve">Tree mortality is calculated across a linear planting (i.e. row within a shelterbelt, potentially with multiple species), from the planting date to the year of observation. For mortality levels of 0% (i.e., no trees are dead), 15%, 30%, 50%, and 100% (i.e., all trees are dead - </w:t>
      </w:r>
      <w:r w:rsidR="00CB18D1" w:rsidRPr="006D703D">
        <w:t>C</w:t>
      </w:r>
      <w:r w:rsidR="00CB18D1" w:rsidRPr="00D5649B" w:rsidDel="00CB18D1">
        <w:t xml:space="preserve"> </w:t>
      </w:r>
      <w:r w:rsidRPr="00D5649B">
        <w:t>values are 0 Mg/km), respective growth rates (or lack</w:t>
      </w:r>
      <w:r w:rsidR="00CD5CED">
        <w:t xml:space="preserve"> </w:t>
      </w:r>
      <w:r w:rsidRPr="00D5649B">
        <w:t>thereof) will be looked up.</w:t>
      </w:r>
    </w:p>
    <w:p w14:paraId="232CA637" w14:textId="77777777" w:rsidR="00422181" w:rsidRPr="00D5649B" w:rsidRDefault="00422181" w:rsidP="00422181">
      <w:pPr>
        <w:pStyle w:val="ListParagraph"/>
        <w:numPr>
          <w:ilvl w:val="0"/>
          <w:numId w:val="13"/>
        </w:numPr>
        <w:tabs>
          <w:tab w:val="right" w:pos="8640"/>
          <w:tab w:val="right" w:pos="8820"/>
        </w:tabs>
        <w:spacing w:after="120"/>
      </w:pPr>
      <w:r w:rsidRPr="00D5649B">
        <w:t>It is assumed that if trees die, they do so in the first year. Outputs are limited to the number of trees staying alive, and respective mortality specific growth rates will be assumed for the entire growth period.</w:t>
      </w:r>
    </w:p>
    <w:p w14:paraId="02F14874" w14:textId="60B5EBB4" w:rsidR="00422181" w:rsidRPr="00D5649B" w:rsidRDefault="00422181" w:rsidP="00422181">
      <w:pPr>
        <w:pStyle w:val="ListParagraph"/>
        <w:numPr>
          <w:ilvl w:val="0"/>
          <w:numId w:val="13"/>
        </w:numPr>
        <w:tabs>
          <w:tab w:val="right" w:pos="8640"/>
          <w:tab w:val="right" w:pos="8820"/>
        </w:tabs>
        <w:spacing w:after="120"/>
      </w:pPr>
      <w:r w:rsidRPr="00D5649B">
        <w:t>The user can specify tree losses in the detail</w:t>
      </w:r>
      <w:r w:rsidR="002254E9" w:rsidRPr="00D5649B">
        <w:t>ed</w:t>
      </w:r>
      <w:r w:rsidRPr="00D5649B">
        <w:t xml:space="preserve"> inputs if they have such information, but the mortality specific growth rates will not change.</w:t>
      </w:r>
    </w:p>
    <w:p w14:paraId="7D752DA7" w14:textId="6CDED88D" w:rsidR="00422181" w:rsidRPr="00D5649B" w:rsidRDefault="00422181" w:rsidP="008A7F5F">
      <w:pPr>
        <w:pStyle w:val="Heading3"/>
      </w:pPr>
      <w:bookmarkStart w:id="224" w:name="_Toc25321469"/>
      <w:bookmarkStart w:id="225" w:name="_Toc152758537"/>
      <w:r w:rsidRPr="00D5649B">
        <w:t>Lookup</w:t>
      </w:r>
      <w:bookmarkEnd w:id="224"/>
      <w:r w:rsidRPr="00D5649B">
        <w:t xml:space="preserve"> of </w:t>
      </w:r>
      <w:r w:rsidR="004E267D">
        <w:t>f</w:t>
      </w:r>
      <w:r w:rsidRPr="00D5649B">
        <w:t xml:space="preserve">actors and </w:t>
      </w:r>
      <w:r w:rsidR="004E267D">
        <w:t>v</w:t>
      </w:r>
      <w:r w:rsidRPr="00D5649B">
        <w:t>alues from the Shelterbelt Table</w:t>
      </w:r>
      <w:bookmarkEnd w:id="225"/>
    </w:p>
    <w:p w14:paraId="1365639F" w14:textId="3DF1B36E" w:rsidR="00422181" w:rsidRPr="00D5649B" w:rsidRDefault="00422181" w:rsidP="00422181">
      <w:pPr>
        <w:keepNext/>
        <w:tabs>
          <w:tab w:val="right" w:pos="8789"/>
        </w:tabs>
        <w:rPr>
          <w:b/>
        </w:rPr>
      </w:pPr>
      <w:r w:rsidRPr="00D5649B">
        <w:rPr>
          <w:b/>
        </w:rPr>
        <w:lastRenderedPageBreak/>
        <w:t xml:space="preserve">Values are looked up according to the user specified mortality </w:t>
      </w:r>
      <w:r w:rsidR="002254E9" w:rsidRPr="00D5649B">
        <w:rPr>
          <w:b/>
        </w:rPr>
        <w:t xml:space="preserve">rate </w:t>
      </w:r>
      <w:r w:rsidRPr="00D5649B">
        <w:rPr>
          <w:b/>
        </w:rPr>
        <w:t>in the shelterbelt and averaged from the available mortality specific values (0, 15, 30, 50 and 100% mortality) in the growth database.</w:t>
      </w:r>
    </w:p>
    <w:p w14:paraId="2C2CB5A5" w14:textId="22E375E8" w:rsidR="007B42DD" w:rsidRPr="00D5649B" w:rsidRDefault="00422181" w:rsidP="00E625E9">
      <w:pPr>
        <w:keepNext/>
        <w:tabs>
          <w:tab w:val="clear" w:pos="9360"/>
          <w:tab w:val="right" w:pos="9781"/>
        </w:tabs>
        <w:spacing w:after="120"/>
      </w:pPr>
      <m:oMath>
        <m:r>
          <m:rPr>
            <m:sty m:val="bi"/>
          </m:rPr>
          <w:rPr>
            <w:rFonts w:ascii="Cambria Math" w:hAnsi="Cambria Math"/>
            <w:szCs w:val="24"/>
          </w:rPr>
          <m:t>Mortality=100×</m:t>
        </m:r>
        <m:f>
          <m:fPr>
            <m:ctrlPr>
              <w:rPr>
                <w:rFonts w:ascii="Cambria Math" w:hAnsi="Cambria Math"/>
                <w:b/>
                <w:i/>
                <w:szCs w:val="24"/>
              </w:rPr>
            </m:ctrlPr>
          </m:fPr>
          <m:num>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 xml:space="preserve">planted tree count </m:t>
                </m:r>
                <m:d>
                  <m:dPr>
                    <m:ctrlPr>
                      <w:rPr>
                        <w:rFonts w:ascii="Cambria Math" w:hAnsi="Cambria Math"/>
                        <w:b/>
                        <w:i/>
                        <w:szCs w:val="24"/>
                      </w:rPr>
                    </m:ctrlPr>
                  </m:dPr>
                  <m:e>
                    <m:r>
                      <m:rPr>
                        <m:sty m:val="bi"/>
                      </m:rPr>
                      <w:rPr>
                        <w:rFonts w:ascii="Cambria Math" w:hAnsi="Cambria Math"/>
                        <w:szCs w:val="24"/>
                      </w:rPr>
                      <m:t>all species in row</m:t>
                    </m:r>
                  </m:e>
                </m:d>
              </m:e>
            </m:nary>
            <m:r>
              <m:rPr>
                <m:sty m:val="bi"/>
              </m:rPr>
              <w:rPr>
                <w:rFonts w:ascii="Cambria Math" w:hAnsi="Cambria Math"/>
                <w:szCs w:val="24"/>
              </w:rPr>
              <m:t>-</m:t>
            </m:r>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live tree count (all species in row)</m:t>
                </m:r>
              </m:e>
            </m:nary>
          </m:num>
          <m:den>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planted tree count (all species in row)</m:t>
                </m:r>
              </m:e>
            </m:nary>
          </m:den>
        </m:f>
      </m:oMath>
      <w:r w:rsidR="007B42DD" w:rsidRPr="00D5649B">
        <w:rPr>
          <w:b/>
          <w:szCs w:val="24"/>
        </w:rPr>
        <w:t xml:space="preserve"> </w:t>
      </w:r>
    </w:p>
    <w:p w14:paraId="4A41500F" w14:textId="08AC9B5C" w:rsidR="007B42DD" w:rsidRPr="00D5649B" w:rsidRDefault="007B42DD" w:rsidP="00E625E9">
      <w:pPr>
        <w:pStyle w:val="Caption"/>
        <w:tabs>
          <w:tab w:val="clear" w:pos="9360"/>
          <w:tab w:val="right" w:pos="9781"/>
        </w:tabs>
        <w:spacing w:after="120"/>
        <w:rPr>
          <w:b/>
        </w:rPr>
      </w:pPr>
      <w:r w:rsidRPr="00D5649B">
        <w:tab/>
      </w:r>
      <w:r w:rsidRPr="00D5649B">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57C89CCB" w14:textId="77777777" w:rsidR="00422181" w:rsidRPr="00D5649B" w:rsidRDefault="00422181" w:rsidP="00422181">
      <w:pPr>
        <w:spacing w:before="0"/>
        <w:rPr>
          <w:sz w:val="20"/>
        </w:rPr>
      </w:pPr>
      <w:r w:rsidRPr="00D5649B">
        <w:rPr>
          <w:sz w:val="20"/>
        </w:rPr>
        <w:t>where</w:t>
      </w:r>
    </w:p>
    <w:p w14:paraId="4633F987" w14:textId="3B0AA6D8" w:rsidR="00422181" w:rsidRPr="00D5649B" w:rsidRDefault="00422181" w:rsidP="00D93495">
      <w:pPr>
        <w:keepNext/>
        <w:tabs>
          <w:tab w:val="clear" w:pos="2880"/>
          <w:tab w:val="clear" w:pos="9360"/>
        </w:tabs>
        <w:spacing w:before="0"/>
        <w:ind w:left="3969" w:hanging="3969"/>
        <w:rPr>
          <w:sz w:val="20"/>
        </w:rPr>
      </w:pPr>
      <w:r w:rsidRPr="00D5649B">
        <w:rPr>
          <w:i/>
          <w:sz w:val="20"/>
        </w:rPr>
        <w:t>Mortality</w:t>
      </w:r>
      <w:r w:rsidRPr="00D5649B">
        <w:rPr>
          <w:sz w:val="20"/>
        </w:rPr>
        <w:tab/>
        <w:t xml:space="preserve">Percent </w:t>
      </w:r>
      <w:r w:rsidR="002254E9" w:rsidRPr="00D5649B">
        <w:rPr>
          <w:sz w:val="20"/>
        </w:rPr>
        <w:t>m</w:t>
      </w:r>
      <w:r w:rsidRPr="00D5649B">
        <w:rPr>
          <w:sz w:val="20"/>
        </w:rPr>
        <w:t xml:space="preserve">ortality of an entire linear planting (i.e. row). </w:t>
      </w:r>
    </w:p>
    <w:p w14:paraId="52F88B74" w14:textId="77777777" w:rsidR="00422181" w:rsidRPr="00D5649B" w:rsidRDefault="00000000" w:rsidP="00D93495">
      <w:pPr>
        <w:keepNext/>
        <w:tabs>
          <w:tab w:val="clear" w:pos="2880"/>
          <w:tab w:val="clear" w:pos="9360"/>
        </w:tabs>
        <w:spacing w:before="0"/>
        <w:ind w:left="3969" w:hanging="3969"/>
        <w:rPr>
          <w:sz w:val="20"/>
        </w:rPr>
      </w:pPr>
      <m:oMath>
        <m:nary>
          <m:naryPr>
            <m:chr m:val="∑"/>
            <m:limLoc m:val="undOvr"/>
            <m:subHide m:val="1"/>
            <m:supHide m:val="1"/>
            <m:ctrlPr>
              <w:rPr>
                <w:rFonts w:ascii="Cambria Math" w:hAnsi="Cambria Math"/>
                <w:i/>
                <w:sz w:val="20"/>
              </w:rPr>
            </m:ctrlPr>
          </m:naryPr>
          <m:sub/>
          <m:sup/>
          <m:e>
            <m:r>
              <w:rPr>
                <w:rFonts w:ascii="Cambria Math" w:hAnsi="Cambria Math"/>
                <w:sz w:val="20"/>
              </w:rPr>
              <m:t xml:space="preserve">planted tree count </m:t>
            </m:r>
            <m:d>
              <m:dPr>
                <m:ctrlPr>
                  <w:rPr>
                    <w:rFonts w:ascii="Cambria Math" w:hAnsi="Cambria Math"/>
                    <w:i/>
                    <w:sz w:val="20"/>
                  </w:rPr>
                </m:ctrlPr>
              </m:dPr>
              <m:e>
                <m:r>
                  <w:rPr>
                    <w:rFonts w:ascii="Cambria Math" w:hAnsi="Cambria Math"/>
                    <w:sz w:val="20"/>
                  </w:rPr>
                  <m:t>all species in row</m:t>
                </m:r>
              </m:e>
            </m:d>
          </m:e>
        </m:nary>
      </m:oMath>
      <w:r w:rsidR="00422181" w:rsidRPr="00D5649B">
        <w:rPr>
          <w:sz w:val="20"/>
        </w:rPr>
        <w:tab/>
        <w:t xml:space="preserve">Number of trees originally planted into the linear planting </w:t>
      </w:r>
    </w:p>
    <w:p w14:paraId="240AD20F" w14:textId="77777777" w:rsidR="00422181" w:rsidRPr="00D5649B" w:rsidRDefault="00000000" w:rsidP="00D93495">
      <w:pPr>
        <w:keepNext/>
        <w:tabs>
          <w:tab w:val="clear" w:pos="2880"/>
          <w:tab w:val="clear" w:pos="9360"/>
        </w:tabs>
        <w:spacing w:before="0"/>
        <w:ind w:left="3969" w:hanging="3969"/>
        <w:rPr>
          <w:sz w:val="20"/>
        </w:rPr>
      </w:pPr>
      <m:oMath>
        <m:nary>
          <m:naryPr>
            <m:chr m:val="∑"/>
            <m:limLoc m:val="undOvr"/>
            <m:subHide m:val="1"/>
            <m:supHide m:val="1"/>
            <m:ctrlPr>
              <w:rPr>
                <w:rFonts w:ascii="Cambria Math" w:hAnsi="Cambria Math"/>
                <w:i/>
                <w:sz w:val="20"/>
              </w:rPr>
            </m:ctrlPr>
          </m:naryPr>
          <m:sub/>
          <m:sup/>
          <m:e>
            <m:r>
              <w:rPr>
                <w:rFonts w:ascii="Cambria Math" w:hAnsi="Cambria Math"/>
                <w:sz w:val="20"/>
              </w:rPr>
              <m:t>live tree count (all species in row)</m:t>
            </m:r>
          </m:e>
        </m:nary>
      </m:oMath>
      <w:r w:rsidR="00422181" w:rsidRPr="00D5649B">
        <w:rPr>
          <w:i/>
          <w:sz w:val="20"/>
        </w:rPr>
        <w:tab/>
      </w:r>
      <w:r w:rsidR="00422181" w:rsidRPr="00D5649B">
        <w:rPr>
          <w:sz w:val="20"/>
        </w:rPr>
        <w:t>Number of trees alive for all species in a linear planting</w:t>
      </w:r>
      <w:r w:rsidR="00422181" w:rsidRPr="00D5649B" w:rsidDel="00271DD2">
        <w:rPr>
          <w:sz w:val="20"/>
        </w:rPr>
        <w:t xml:space="preserve"> </w:t>
      </w:r>
    </w:p>
    <w:p w14:paraId="4E295906" w14:textId="576A37B7" w:rsidR="00422181" w:rsidRPr="00D5649B" w:rsidRDefault="00422181" w:rsidP="00422181">
      <w:pPr>
        <w:keepNext/>
        <w:tabs>
          <w:tab w:val="right" w:pos="8640"/>
          <w:tab w:val="right" w:pos="8820"/>
        </w:tabs>
      </w:pPr>
      <w:r w:rsidRPr="00D5649B">
        <w:t xml:space="preserve">For custom mortality values that fall between those levels in the lookup tables, Mortality Low and Mortality High are used. For example, for a custom mortality of 10%, the Mortality Low lookup is 0% and the High is 15%. Mortality Low and Mortality High are defined this way to avoid potential problems </w:t>
      </w:r>
      <w:r w:rsidR="002254E9" w:rsidRPr="00D5649B">
        <w:t xml:space="preserve">associated with the </w:t>
      </w:r>
      <w:r w:rsidRPr="00D5649B">
        <w:t>rounding</w:t>
      </w:r>
      <w:r w:rsidR="006B4C85" w:rsidRPr="00D5649B">
        <w:t xml:space="preserve"> </w:t>
      </w:r>
      <w:r w:rsidRPr="00D5649B">
        <w:t xml:space="preserve">of values close to the cut-off. Therefore, the cut-off value closest to the mortality value is present either in </w:t>
      </w:r>
      <w:proofErr w:type="spellStart"/>
      <w:r w:rsidRPr="00D5649B">
        <w:t>MortalityLow</w:t>
      </w:r>
      <w:proofErr w:type="spellEnd"/>
      <w:r w:rsidRPr="00D5649B">
        <w:t xml:space="preserve"> or </w:t>
      </w:r>
      <w:proofErr w:type="spellStart"/>
      <w:r w:rsidRPr="00D5649B">
        <w:t>MortalityHigh</w:t>
      </w:r>
      <w:proofErr w:type="spellEnd"/>
      <w:r w:rsidRPr="00D5649B">
        <w:t>, regardless of the rounding procedure of an individual computer.</w:t>
      </w:r>
    </w:p>
    <w:p w14:paraId="7237162A" w14:textId="092A8DC7" w:rsidR="007B42DD" w:rsidRPr="00D5649B" w:rsidRDefault="00422181" w:rsidP="00E625E9">
      <w:pPr>
        <w:keepNext/>
        <w:tabs>
          <w:tab w:val="clear" w:pos="9360"/>
          <w:tab w:val="right" w:pos="9781"/>
        </w:tabs>
        <w:spacing w:after="120"/>
      </w:pPr>
      <m:oMath>
        <m:r>
          <m:rPr>
            <m:sty m:val="bi"/>
          </m:rPr>
          <w:rPr>
            <w:rFonts w:ascii="Cambria Math" w:hAnsi="Cambria Math"/>
            <w:szCs w:val="24"/>
          </w:rPr>
          <m:t>MortalityLow=</m:t>
        </m:r>
        <m:r>
          <m:rPr>
            <m:nor/>
          </m:rPr>
          <w:rPr>
            <w:rFonts w:ascii="Cambria Math" w:hAnsi="Cambria Math"/>
            <w:b/>
            <w:szCs w:val="24"/>
          </w:rPr>
          <m:t>down to nearest (0/15/30/50)</m:t>
        </m:r>
        <m:d>
          <m:dPr>
            <m:begChr m:val="〈"/>
            <m:endChr m:val="〉"/>
            <m:ctrlPr>
              <w:rPr>
                <w:rFonts w:ascii="Cambria Math" w:hAnsi="Cambria Math"/>
                <w:b/>
                <w:i/>
                <w:szCs w:val="24"/>
              </w:rPr>
            </m:ctrlPr>
          </m:dPr>
          <m:e>
            <m:r>
              <m:rPr>
                <m:sty m:val="bi"/>
              </m:rPr>
              <w:rPr>
                <w:rFonts w:ascii="Cambria Math" w:hAnsi="Cambria Math"/>
                <w:szCs w:val="24"/>
              </w:rPr>
              <m:t>Mortality</m:t>
            </m:r>
          </m:e>
        </m:d>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452878F4" w14:textId="77777777" w:rsidR="00422181" w:rsidRPr="00D5649B" w:rsidRDefault="00422181" w:rsidP="00422181">
      <w:pPr>
        <w:spacing w:before="0"/>
        <w:rPr>
          <w:sz w:val="20"/>
        </w:rPr>
      </w:pPr>
      <w:r w:rsidRPr="00D5649B">
        <w:rPr>
          <w:sz w:val="20"/>
        </w:rPr>
        <w:t>where</w:t>
      </w:r>
    </w:p>
    <w:p w14:paraId="3CB51044" w14:textId="0CBFAA8E"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MortalityLow</w:t>
      </w:r>
      <w:proofErr w:type="spellEnd"/>
      <w:r w:rsidRPr="00D5649B">
        <w:rPr>
          <w:i/>
          <w:sz w:val="20"/>
        </w:rPr>
        <w:tab/>
      </w:r>
      <w:r w:rsidRPr="00D5649B">
        <w:rPr>
          <w:sz w:val="20"/>
        </w:rPr>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20"/>
        </w:rPr>
        <w:t xml:space="preserve">. </w:t>
      </w:r>
      <w:r w:rsidRPr="00D5649B">
        <w:rPr>
          <w:sz w:val="20"/>
        </w:rPr>
        <w:t>Represents the lesser value used in linear interpolation.</w:t>
      </w:r>
    </w:p>
    <w:p w14:paraId="7B7FA570" w14:textId="0B05F063" w:rsidR="007B42DD" w:rsidRPr="00D5649B" w:rsidRDefault="00422181" w:rsidP="00E625E9">
      <w:pPr>
        <w:keepNext/>
        <w:tabs>
          <w:tab w:val="clear" w:pos="9360"/>
          <w:tab w:val="right" w:pos="9781"/>
        </w:tabs>
        <w:spacing w:after="120"/>
      </w:pPr>
      <m:oMath>
        <m:r>
          <m:rPr>
            <m:sty m:val="bi"/>
          </m:rPr>
          <w:rPr>
            <w:rFonts w:ascii="Cambria Math" w:hAnsi="Cambria Math"/>
            <w:szCs w:val="24"/>
          </w:rPr>
          <m:t>MortalityHigh=</m:t>
        </m:r>
        <m:r>
          <m:rPr>
            <m:nor/>
          </m:rPr>
          <w:rPr>
            <w:rFonts w:ascii="Cambria Math" w:hAnsi="Cambria Math"/>
            <w:b/>
            <w:szCs w:val="24"/>
          </w:rPr>
          <m:t xml:space="preserve">One Category (15/30/50/100) Above </m:t>
        </m:r>
        <m:r>
          <m:rPr>
            <m:sty m:val="bi"/>
          </m:rPr>
          <w:rPr>
            <w:rFonts w:ascii="Cambria Math" w:hAnsi="Cambria Math"/>
            <w:szCs w:val="24"/>
          </w:rPr>
          <m:t>Mortality Low</m:t>
        </m:r>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6296A55" w14:textId="77777777" w:rsidR="00422181" w:rsidRPr="00D5649B" w:rsidRDefault="00422181" w:rsidP="00422181">
      <w:pPr>
        <w:spacing w:before="0"/>
        <w:rPr>
          <w:sz w:val="20"/>
        </w:rPr>
      </w:pPr>
      <w:r w:rsidRPr="00D5649B">
        <w:rPr>
          <w:sz w:val="20"/>
        </w:rPr>
        <w:t>where</w:t>
      </w:r>
    </w:p>
    <w:p w14:paraId="1DE10550" w14:textId="5A8B21C7"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MortalityHigh</w:t>
      </w:r>
      <w:proofErr w:type="spellEnd"/>
      <w:r w:rsidRPr="00D5649B">
        <w:rPr>
          <w:sz w:val="20"/>
        </w:rPr>
        <w:tab/>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16"/>
        </w:rPr>
        <w:t>.</w:t>
      </w:r>
      <w:r w:rsidRPr="00D5649B">
        <w:rPr>
          <w:sz w:val="20"/>
        </w:rPr>
        <w:t xml:space="preserve"> Represents the greater value used in linear interpolation.</w:t>
      </w:r>
    </w:p>
    <w:p w14:paraId="43118742" w14:textId="7DA24DEF" w:rsidR="007B42DD" w:rsidRPr="00D5649B" w:rsidRDefault="00422181" w:rsidP="00E625E9">
      <w:pPr>
        <w:keepNext/>
        <w:tabs>
          <w:tab w:val="clear" w:pos="9360"/>
          <w:tab w:val="right" w:pos="9781"/>
        </w:tabs>
        <w:spacing w:after="120"/>
      </w:pPr>
      <m:oMath>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ratio(age)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num>
          <m:den>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RootsC</m:t>
                    </m:r>
                  </m:e>
                  <m:sub>
                    <m:r>
                      <m:rPr>
                        <m:sty m:val="bi"/>
                      </m:rPr>
                      <w:rPr>
                        <w:rFonts w:ascii="Cambria Math" w:hAnsi="Cambria Math"/>
                        <w:szCs w:val="24"/>
                      </w:rPr>
                      <m:t>lookup(age)</m:t>
                    </m:r>
                  </m:sub>
                </m:sSub>
              </m:e>
            </m:d>
          </m:den>
        </m:f>
        <m:r>
          <m:rPr>
            <m:sty m:val="bi"/>
          </m:rPr>
          <w:rPr>
            <w:rFonts w:ascii="Cambria Math" w:hAnsi="Cambria Math"/>
            <w:szCs w:val="24"/>
          </w:rPr>
          <m:t>×100</m:t>
        </m:r>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72DBABA8" w14:textId="77777777" w:rsidR="00422181" w:rsidRPr="00D5649B" w:rsidRDefault="00422181" w:rsidP="00422181">
      <w:pPr>
        <w:spacing w:before="0"/>
        <w:rPr>
          <w:sz w:val="20"/>
        </w:rPr>
      </w:pPr>
      <w:r w:rsidRPr="00D5649B">
        <w:rPr>
          <w:sz w:val="20"/>
        </w:rPr>
        <w:t>where</w:t>
      </w:r>
    </w:p>
    <w:p w14:paraId="705552AD" w14:textId="269BAB8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tree</w:t>
      </w:r>
      <w:r w:rsidRPr="00D5649B">
        <w:rPr>
          <w:sz w:val="20"/>
          <w:vertAlign w:val="superscript"/>
        </w:rPr>
        <w:t>-1</w:t>
      </w:r>
      <w:r w:rsidRPr="00D5649B">
        <w:rPr>
          <w:sz w:val="20"/>
        </w:rPr>
        <w:t>)</w:t>
      </w:r>
    </w:p>
    <w:p w14:paraId="1451A06D" w14:textId="77777777"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lookup</w:t>
      </w:r>
      <w:proofErr w:type="spellEnd"/>
      <w:r w:rsidRPr="00D5649B">
        <w:rPr>
          <w:i/>
          <w:sz w:val="20"/>
          <w:vertAlign w:val="subscript"/>
        </w:rPr>
        <w:tab/>
      </w:r>
      <w:r w:rsidRPr="00D5649B">
        <w:rPr>
          <w:sz w:val="20"/>
        </w:rPr>
        <w:t>Aboveground biomass of an average (ideal) tree recorded for an area of similar geographical location (Saskatchewan) or ecological condition (plant hardiness zone outside SK) (kg tree</w:t>
      </w:r>
      <w:r w:rsidRPr="00D5649B">
        <w:rPr>
          <w:sz w:val="20"/>
          <w:vertAlign w:val="superscript"/>
        </w:rPr>
        <w:t>-1</w:t>
      </w:r>
      <w:r w:rsidRPr="00D5649B">
        <w:rPr>
          <w:sz w:val="20"/>
        </w:rPr>
        <w:t>)</w:t>
      </w:r>
    </w:p>
    <w:p w14:paraId="1A842687" w14:textId="234993E7" w:rsidR="00422181" w:rsidRPr="00D5649B" w:rsidRDefault="00422181" w:rsidP="00D93495">
      <w:pPr>
        <w:tabs>
          <w:tab w:val="clear" w:pos="2880"/>
          <w:tab w:val="clear" w:pos="9360"/>
        </w:tabs>
        <w:spacing w:before="0"/>
        <w:ind w:left="2835" w:hanging="2835"/>
        <w:rPr>
          <w:sz w:val="20"/>
        </w:rPr>
      </w:pPr>
      <w:bookmarkStart w:id="226" w:name="_Toc25321468"/>
      <w:proofErr w:type="spellStart"/>
      <w:r w:rsidRPr="00D5649B">
        <w:rPr>
          <w:i/>
          <w:sz w:val="20"/>
        </w:rPr>
        <w:t>Roots</w:t>
      </w:r>
      <w:r w:rsidRPr="00D5649B">
        <w:rPr>
          <w:i/>
          <w:sz w:val="20"/>
          <w:vertAlign w:val="subscript"/>
        </w:rPr>
        <w:t>lookup</w:t>
      </w:r>
      <w:proofErr w:type="spellEnd"/>
      <w:r w:rsidRPr="00D5649B">
        <w:rPr>
          <w:i/>
          <w:sz w:val="20"/>
          <w:vertAlign w:val="subscript"/>
        </w:rPr>
        <w:tab/>
      </w:r>
      <w:r w:rsidRPr="00D5649B">
        <w:rPr>
          <w:sz w:val="20"/>
        </w:rPr>
        <w:t>Root biomass of an average (ideal) tree (kg tree</w:t>
      </w:r>
      <w:r w:rsidRPr="00D5649B">
        <w:rPr>
          <w:sz w:val="20"/>
          <w:vertAlign w:val="superscript"/>
        </w:rPr>
        <w:t>-1</w:t>
      </w:r>
      <w:r w:rsidRPr="00D5649B">
        <w:rPr>
          <w:sz w:val="20"/>
        </w:rPr>
        <w:t xml:space="preserve">); this value already includes the </w:t>
      </w:r>
      <w:proofErr w:type="spellStart"/>
      <w:r w:rsidRPr="00D5649B">
        <w:rPr>
          <w:sz w:val="20"/>
        </w:rPr>
        <w:t>F</w:t>
      </w:r>
      <w:r w:rsidR="00041592">
        <w:rPr>
          <w:sz w:val="20"/>
        </w:rPr>
        <w:t>i</w:t>
      </w:r>
      <w:r w:rsidRPr="00D5649B">
        <w:rPr>
          <w:sz w:val="20"/>
        </w:rPr>
        <w:t>neroots</w:t>
      </w:r>
      <w:r w:rsidRPr="00D5649B">
        <w:rPr>
          <w:sz w:val="20"/>
          <w:vertAlign w:val="subscript"/>
        </w:rPr>
        <w:t>lookup</w:t>
      </w:r>
      <w:proofErr w:type="spellEnd"/>
    </w:p>
    <w:p w14:paraId="5AC6D3F8" w14:textId="77777777" w:rsidR="00422181" w:rsidRPr="00D5649B" w:rsidRDefault="00422181" w:rsidP="00422181">
      <w:pPr>
        <w:tabs>
          <w:tab w:val="left" w:pos="2694"/>
          <w:tab w:val="right" w:pos="8640"/>
          <w:tab w:val="right" w:pos="8820"/>
        </w:tabs>
        <w:spacing w:before="0"/>
        <w:ind w:left="2694" w:hanging="2694"/>
        <w:rPr>
          <w:sz w:val="20"/>
        </w:rPr>
      </w:pPr>
    </w:p>
    <w:p w14:paraId="18BEC383" w14:textId="2D0A31AD" w:rsidR="00422181" w:rsidRPr="00492A19" w:rsidRDefault="00422181" w:rsidP="00422181">
      <w:pPr>
        <w:tabs>
          <w:tab w:val="left" w:pos="0"/>
          <w:tab w:val="right" w:pos="8640"/>
          <w:tab w:val="right" w:pos="8820"/>
        </w:tabs>
        <w:spacing w:before="0"/>
      </w:pPr>
      <w:r w:rsidRPr="00492A19">
        <w:t>Furthermore, the determined mortality and user provided age of the shelterbelt are used to lookup the values for Dead Organic Matter (</w:t>
      </w:r>
      <w:proofErr w:type="spellStart"/>
      <w:r w:rsidRPr="00492A19">
        <w:t>DOM</w:t>
      </w:r>
      <w:r w:rsidRPr="00492A19">
        <w:rPr>
          <w:vertAlign w:val="subscript"/>
        </w:rPr>
        <w:t>lookup</w:t>
      </w:r>
      <w:proofErr w:type="spellEnd"/>
      <w:r w:rsidRPr="00492A19">
        <w:t>) (Mg C km</w:t>
      </w:r>
      <w:r w:rsidRPr="00492A19">
        <w:rPr>
          <w:vertAlign w:val="superscript"/>
        </w:rPr>
        <w:t>-1</w:t>
      </w:r>
      <w:r w:rsidRPr="00492A19">
        <w:t xml:space="preserve"> yr</w:t>
      </w:r>
      <w:r w:rsidRPr="00492A19">
        <w:rPr>
          <w:vertAlign w:val="superscript"/>
        </w:rPr>
        <w:t>-1</w:t>
      </w:r>
      <w:r w:rsidRPr="00492A19">
        <w:t>) and Total Living Biomass Carbon (</w:t>
      </w:r>
      <w:proofErr w:type="spellStart"/>
      <w:r w:rsidRPr="00492A19">
        <w:t>TLBC</w:t>
      </w:r>
      <w:r w:rsidRPr="00492A19">
        <w:rPr>
          <w:vertAlign w:val="subscript"/>
        </w:rPr>
        <w:t>lookup</w:t>
      </w:r>
      <w:proofErr w:type="spellEnd"/>
      <w:r w:rsidRPr="00492A19">
        <w:t>) (Mg C km</w:t>
      </w:r>
      <w:r w:rsidRPr="00492A19">
        <w:rPr>
          <w:vertAlign w:val="superscript"/>
        </w:rPr>
        <w:t>-1</w:t>
      </w:r>
      <w:r w:rsidRPr="00492A19">
        <w:t xml:space="preserve"> yr</w:t>
      </w:r>
      <w:r w:rsidRPr="00492A19">
        <w:rPr>
          <w:vertAlign w:val="superscript"/>
        </w:rPr>
        <w:t>-1</w:t>
      </w:r>
      <w:r w:rsidRPr="00492A19">
        <w:t>) from the</w:t>
      </w:r>
      <w:r w:rsidR="00CB18D1" w:rsidRPr="00492A19">
        <w:t xml:space="preserve"> C</w:t>
      </w:r>
      <w:r w:rsidRPr="00492A19">
        <w:t xml:space="preserve"> database.</w:t>
      </w:r>
    </w:p>
    <w:p w14:paraId="695F3A13" w14:textId="56E669D6" w:rsidR="00422181" w:rsidRPr="00D5649B" w:rsidRDefault="00422181" w:rsidP="008A7F5F">
      <w:pPr>
        <w:pStyle w:val="Heading3"/>
      </w:pPr>
      <w:bookmarkStart w:id="227" w:name="_Toc152758538"/>
      <w:r w:rsidRPr="00D5649B">
        <w:t>Calculating the current tree biomass</w:t>
      </w:r>
      <w:bookmarkEnd w:id="220"/>
      <w:r w:rsidRPr="00D5649B">
        <w:t xml:space="preserve"> – conifers and deciduous trees</w:t>
      </w:r>
      <w:bookmarkEnd w:id="221"/>
      <w:bookmarkEnd w:id="226"/>
      <w:bookmarkEnd w:id="227"/>
    </w:p>
    <w:p w14:paraId="74C731E0" w14:textId="6D48BC4D" w:rsidR="007B42DD" w:rsidRPr="00D5649B" w:rsidRDefault="00000000" w:rsidP="00E625E9">
      <w:pPr>
        <w:keepNext/>
        <w:keepLines/>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a×</m:t>
            </m:r>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average circumference</m:t>
                    </m:r>
                  </m:num>
                  <m:den>
                    <m:r>
                      <m:rPr>
                        <m:sty m:val="bi"/>
                      </m:rPr>
                      <w:rPr>
                        <w:rFonts w:ascii="Cambria Math" w:hAnsi="Cambria Math"/>
                        <w:szCs w:val="24"/>
                      </w:rPr>
                      <m:t>3.14159</m:t>
                    </m:r>
                  </m:den>
                </m:f>
              </m:e>
            </m:d>
          </m:e>
          <m:sup>
            <m:r>
              <m:rPr>
                <m:sty m:val="bi"/>
              </m:rPr>
              <w:rPr>
                <w:rFonts w:ascii="Cambria Math" w:hAnsi="Cambria Math"/>
                <w:szCs w:val="24"/>
              </w:rPr>
              <m:t>b</m:t>
            </m:r>
          </m:sup>
        </m:sSup>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18350CC7" w14:textId="763FF4D4" w:rsidR="00422181" w:rsidRPr="00D5649B" w:rsidRDefault="00422181" w:rsidP="00422181">
      <w:pPr>
        <w:keepNext/>
        <w:keepLines/>
        <w:tabs>
          <w:tab w:val="right" w:pos="8640"/>
          <w:tab w:val="right" w:pos="8820"/>
        </w:tabs>
        <w:jc w:val="right"/>
        <w:rPr>
          <w:b/>
          <w:i/>
          <w:color w:val="FF0000"/>
        </w:rPr>
      </w:pPr>
      <w:r w:rsidRPr="00D5649B">
        <w:rPr>
          <w:color w:val="000000"/>
          <w:sz w:val="20"/>
        </w:rPr>
        <w:tab/>
      </w:r>
      <w:proofErr w:type="spellStart"/>
      <w:r w:rsidR="00CE0C98" w:rsidRPr="001F61B0">
        <w:rPr>
          <w:sz w:val="20"/>
        </w:rPr>
        <w:t>Amichev</w:t>
      </w:r>
      <w:proofErr w:type="spellEnd"/>
      <w:r w:rsidR="00CE0C98" w:rsidRPr="001F61B0">
        <w:rPr>
          <w:sz w:val="20"/>
        </w:rPr>
        <w:t xml:space="preserve"> et al. 2017</w:t>
      </w:r>
      <w:r w:rsidR="00CE0C98" w:rsidRPr="001F61B0" w:rsidDel="00CE0C98">
        <w:rPr>
          <w:b/>
          <w:color w:val="000000"/>
          <w:sz w:val="20"/>
        </w:rPr>
        <w:t xml:space="preserve"> </w:t>
      </w:r>
    </w:p>
    <w:p w14:paraId="4637F5D9" w14:textId="77777777" w:rsidR="00422181" w:rsidRPr="00D5649B" w:rsidRDefault="00422181" w:rsidP="00422181">
      <w:pPr>
        <w:spacing w:before="0"/>
        <w:ind w:left="2693" w:hanging="2693"/>
        <w:rPr>
          <w:sz w:val="20"/>
        </w:rPr>
      </w:pPr>
      <w:r w:rsidRPr="00D5649B">
        <w:rPr>
          <w:sz w:val="20"/>
        </w:rPr>
        <w:t>where</w:t>
      </w:r>
    </w:p>
    <w:p w14:paraId="6BDF7194" w14:textId="5B7D1EEE"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 xml:space="preserve">Aboveground </w:t>
      </w:r>
      <w:r w:rsidR="00941602">
        <w:rPr>
          <w:sz w:val="20"/>
        </w:rPr>
        <w:t>b</w:t>
      </w:r>
      <w:r w:rsidRPr="00D5649B">
        <w:rPr>
          <w:sz w:val="20"/>
        </w:rPr>
        <w:t>iomass per tree (kg tree</w:t>
      </w:r>
      <w:r w:rsidRPr="00D5649B">
        <w:rPr>
          <w:sz w:val="20"/>
          <w:vertAlign w:val="superscript"/>
        </w:rPr>
        <w:t>-1</w:t>
      </w:r>
      <w:r w:rsidRPr="00D5649B">
        <w:rPr>
          <w:sz w:val="20"/>
        </w:rPr>
        <w:t>)</w:t>
      </w:r>
    </w:p>
    <w:p w14:paraId="76151C3F" w14:textId="3A67614C" w:rsidR="00422181" w:rsidRPr="00D5649B" w:rsidRDefault="00422181" w:rsidP="00D93495">
      <w:pPr>
        <w:tabs>
          <w:tab w:val="clear" w:pos="2880"/>
          <w:tab w:val="clear" w:pos="9360"/>
        </w:tabs>
        <w:spacing w:before="0"/>
        <w:ind w:left="2835" w:hanging="2835"/>
        <w:rPr>
          <w:sz w:val="20"/>
        </w:rPr>
      </w:pPr>
      <w:r w:rsidRPr="00D5649B">
        <w:rPr>
          <w:i/>
          <w:sz w:val="20"/>
        </w:rPr>
        <w:t>a</w:t>
      </w:r>
      <w:r w:rsidRPr="00D5649B">
        <w:rPr>
          <w:sz w:val="20"/>
        </w:rPr>
        <w:tab/>
        <w:t>Coefficient a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p>
    <w:p w14:paraId="22E982DE" w14:textId="2B0C86F7" w:rsidR="00422181" w:rsidRPr="00D5649B" w:rsidRDefault="00422181" w:rsidP="00D93495">
      <w:pPr>
        <w:tabs>
          <w:tab w:val="clear" w:pos="2880"/>
          <w:tab w:val="clear" w:pos="9360"/>
        </w:tabs>
        <w:spacing w:before="0"/>
        <w:ind w:left="2835" w:hanging="2835"/>
        <w:rPr>
          <w:sz w:val="20"/>
        </w:rPr>
      </w:pPr>
      <w:r w:rsidRPr="00D5649B">
        <w:rPr>
          <w:i/>
          <w:sz w:val="20"/>
        </w:rPr>
        <w:t>b</w:t>
      </w:r>
      <w:r w:rsidRPr="00D5649B">
        <w:rPr>
          <w:sz w:val="20"/>
        </w:rPr>
        <w:tab/>
        <w:t>Coefficient b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r w:rsidRPr="00D5649B">
        <w:rPr>
          <w:sz w:val="20"/>
        </w:rPr>
        <w:tab/>
      </w:r>
    </w:p>
    <w:p w14:paraId="734E3A5D" w14:textId="7C651009" w:rsidR="00422181" w:rsidRPr="00D5649B" w:rsidRDefault="00422181" w:rsidP="00D93495">
      <w:pPr>
        <w:tabs>
          <w:tab w:val="clear" w:pos="2880"/>
          <w:tab w:val="clear" w:pos="9360"/>
        </w:tabs>
        <w:spacing w:before="0"/>
        <w:ind w:left="2835" w:hanging="2835"/>
        <w:rPr>
          <w:sz w:val="20"/>
        </w:rPr>
      </w:pPr>
      <w:r w:rsidRPr="00D5649B">
        <w:rPr>
          <w:i/>
          <w:sz w:val="20"/>
        </w:rPr>
        <w:t>average circumference</w:t>
      </w:r>
      <w:r w:rsidRPr="00D5649B">
        <w:rPr>
          <w:i/>
          <w:sz w:val="20"/>
        </w:rPr>
        <w:tab/>
      </w:r>
      <w:r w:rsidRPr="00D5649B">
        <w:rPr>
          <w:sz w:val="20"/>
        </w:rPr>
        <w:t xml:space="preserve">Average of the following property over one or more trees: cumulative tree stem circumference (cm) at 1.3 m height along the individual stem (breast height) (outside bark) </w:t>
      </w:r>
    </w:p>
    <w:p w14:paraId="1B21F913" w14:textId="77777777" w:rsidR="00422181" w:rsidRPr="00D5649B" w:rsidRDefault="00422181" w:rsidP="00422181">
      <w:pPr>
        <w:tabs>
          <w:tab w:val="right" w:pos="8640"/>
          <w:tab w:val="right" w:pos="8820"/>
        </w:tabs>
        <w:rPr>
          <w:b/>
        </w:rPr>
      </w:pPr>
      <w:r w:rsidRPr="00D5649B">
        <w:rPr>
          <w:b/>
        </w:rPr>
        <w:t xml:space="preserve">Note: </w:t>
      </w:r>
      <w:proofErr w:type="spellStart"/>
      <w:r w:rsidRPr="00492A19">
        <w:t>AboveGroundBiomass</w:t>
      </w:r>
      <w:r w:rsidRPr="00492A19">
        <w:rPr>
          <w:vertAlign w:val="subscript"/>
        </w:rPr>
        <w:t>tree</w:t>
      </w:r>
      <w:proofErr w:type="spellEnd"/>
      <w:r w:rsidRPr="00492A19">
        <w:t xml:space="preserve"> is averaged for Average Conifer (Scots Pine and White Spruce) and Average Deciduous (Green Ash and Manitoba Maple).</w:t>
      </w:r>
    </w:p>
    <w:p w14:paraId="2DF56AF9" w14:textId="3EBF1AB1" w:rsidR="007B42DD" w:rsidRPr="00D5649B" w:rsidRDefault="00422181" w:rsidP="00E625E9">
      <w:pPr>
        <w:keepNext/>
        <w:tabs>
          <w:tab w:val="clear" w:pos="9360"/>
          <w:tab w:val="right" w:pos="9781"/>
        </w:tabs>
        <w:spacing w:after="120"/>
      </w:pPr>
      <m:oMath>
        <m:r>
          <m:rPr>
            <m:sty m:val="bi"/>
          </m:rPr>
          <w:rPr>
            <w:rFonts w:ascii="Cambria Math" w:hAnsi="Cambria Math"/>
            <w:szCs w:val="24"/>
          </w:rPr>
          <m:t>circumference=diameter×3.14159</m:t>
        </m:r>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907AC87" w14:textId="77777777" w:rsidR="00422181" w:rsidRPr="00D5649B" w:rsidRDefault="00422181" w:rsidP="00422181">
      <w:pPr>
        <w:tabs>
          <w:tab w:val="left" w:pos="2694"/>
        </w:tabs>
        <w:spacing w:before="0"/>
        <w:rPr>
          <w:sz w:val="20"/>
        </w:rPr>
      </w:pPr>
      <w:r w:rsidRPr="00D5649B">
        <w:rPr>
          <w:sz w:val="20"/>
        </w:rPr>
        <w:t>where</w:t>
      </w:r>
    </w:p>
    <w:p w14:paraId="6672A569" w14:textId="55D87ECB" w:rsidR="00422181" w:rsidRPr="00D5649B" w:rsidRDefault="00422181" w:rsidP="00D93495">
      <w:pPr>
        <w:tabs>
          <w:tab w:val="clear" w:pos="2880"/>
          <w:tab w:val="clear" w:pos="9360"/>
        </w:tabs>
        <w:spacing w:before="0"/>
        <w:ind w:left="2835" w:hanging="2835"/>
        <w:rPr>
          <w:i/>
          <w:sz w:val="20"/>
        </w:rPr>
      </w:pPr>
      <w:r w:rsidRPr="00D5649B">
        <w:rPr>
          <w:i/>
          <w:sz w:val="20"/>
        </w:rPr>
        <w:t>diameter</w:t>
      </w:r>
      <w:r w:rsidRPr="00D5649B">
        <w:rPr>
          <w:i/>
          <w:sz w:val="20"/>
        </w:rPr>
        <w:tab/>
      </w:r>
      <w:proofErr w:type="spellStart"/>
      <w:r w:rsidR="00395334" w:rsidRPr="00D5649B">
        <w:rPr>
          <w:sz w:val="20"/>
        </w:rPr>
        <w:t>D</w:t>
      </w:r>
      <w:r w:rsidRPr="00D5649B">
        <w:rPr>
          <w:sz w:val="20"/>
        </w:rPr>
        <w:t>iameter</w:t>
      </w:r>
      <w:proofErr w:type="spellEnd"/>
      <w:r w:rsidRPr="00D5649B">
        <w:rPr>
          <w:sz w:val="20"/>
        </w:rPr>
        <w:t xml:space="preserve"> of a circle (cm)</w:t>
      </w:r>
    </w:p>
    <w:p w14:paraId="5740A7CD" w14:textId="0407B825" w:rsidR="00422181" w:rsidRPr="00D5649B" w:rsidRDefault="00422181" w:rsidP="00D93495">
      <w:pPr>
        <w:tabs>
          <w:tab w:val="clear" w:pos="2880"/>
          <w:tab w:val="clear" w:pos="9360"/>
        </w:tabs>
        <w:spacing w:before="0"/>
        <w:ind w:left="2835" w:hanging="2835"/>
        <w:rPr>
          <w:sz w:val="20"/>
        </w:rPr>
      </w:pPr>
      <w:r w:rsidRPr="00D5649B">
        <w:rPr>
          <w:i/>
          <w:sz w:val="20"/>
        </w:rPr>
        <w:t>circumference</w:t>
      </w:r>
      <w:r w:rsidRPr="00D5649B">
        <w:rPr>
          <w:i/>
          <w:sz w:val="20"/>
        </w:rPr>
        <w:tab/>
      </w:r>
      <w:proofErr w:type="spellStart"/>
      <w:r w:rsidR="00395334" w:rsidRPr="00D5649B">
        <w:rPr>
          <w:sz w:val="20"/>
        </w:rPr>
        <w:t>C</w:t>
      </w:r>
      <w:r w:rsidRPr="00D5649B">
        <w:rPr>
          <w:sz w:val="20"/>
        </w:rPr>
        <w:t>ircumference</w:t>
      </w:r>
      <w:proofErr w:type="spellEnd"/>
      <w:r w:rsidRPr="00D5649B">
        <w:rPr>
          <w:sz w:val="20"/>
        </w:rPr>
        <w:t xml:space="preserve"> of a circle (cm)</w:t>
      </w:r>
    </w:p>
    <w:p w14:paraId="66724A92" w14:textId="11AF984C" w:rsidR="00422181" w:rsidRPr="00D5649B" w:rsidRDefault="00422181" w:rsidP="00422181">
      <w:pPr>
        <w:tabs>
          <w:tab w:val="left" w:pos="2160"/>
          <w:tab w:val="left" w:pos="3240"/>
          <w:tab w:val="right" w:pos="8640"/>
          <w:tab w:val="right" w:pos="8820"/>
        </w:tabs>
        <w:rPr>
          <w:b/>
        </w:rPr>
      </w:pPr>
      <w:r w:rsidRPr="00D5649B">
        <w:rPr>
          <w:b/>
        </w:rPr>
        <w:t>N</w:t>
      </w:r>
      <w:r w:rsidR="00492A19">
        <w:rPr>
          <w:b/>
        </w:rPr>
        <w:t>ote</w:t>
      </w:r>
      <w:r w:rsidRPr="00D5649B">
        <w:rPr>
          <w:b/>
        </w:rPr>
        <w:t xml:space="preserve">: </w:t>
      </w:r>
      <w:r w:rsidRPr="00492A19">
        <w:t>If multiple stems are present per single tree, a cumulative basal area (BA, cm</w:t>
      </w:r>
      <w:r w:rsidRPr="00492A19">
        <w:rPr>
          <w:vertAlign w:val="superscript"/>
        </w:rPr>
        <w:t>2</w:t>
      </w:r>
      <w:r w:rsidRPr="00492A19">
        <w:t>) is estimated first by using the circumferences of all stems (</w:t>
      </w:r>
      <w:proofErr w:type="spellStart"/>
      <w:r w:rsidRPr="00492A19">
        <w:t>diameter</w:t>
      </w:r>
      <w:r w:rsidRPr="00492A19">
        <w:rPr>
          <w:vertAlign w:val="subscript"/>
        </w:rPr>
        <w:t>i</w:t>
      </w:r>
      <w:proofErr w:type="spellEnd"/>
      <w:r w:rsidRPr="00492A19">
        <w:t xml:space="preserve">; </w:t>
      </w:r>
      <w:proofErr w:type="spellStart"/>
      <w:r w:rsidRPr="00492A19">
        <w:t>i</w:t>
      </w:r>
      <w:proofErr w:type="spellEnd"/>
      <w:r w:rsidRPr="00492A19">
        <w:t>=1,2,…n</w:t>
      </w:r>
      <w:r w:rsidRPr="00492A19">
        <w:rPr>
          <w:vertAlign w:val="superscript"/>
        </w:rPr>
        <w:t>th</w:t>
      </w:r>
      <w:r w:rsidRPr="00492A19">
        <w:t xml:space="preserve"> stem), and then, a cumulative circumference is estimated. Calculating the area of each stem from their circumference, and then calculating a circumference from the combined area is simplified to the following:</w:t>
      </w:r>
    </w:p>
    <w:p w14:paraId="6C12570C" w14:textId="00F8F02C" w:rsidR="007B42DD" w:rsidRPr="00D5649B" w:rsidRDefault="00422181" w:rsidP="00E625E9">
      <w:pPr>
        <w:keepNext/>
        <w:tabs>
          <w:tab w:val="clear" w:pos="9360"/>
          <w:tab w:val="right" w:pos="9781"/>
        </w:tabs>
        <w:spacing w:after="120"/>
      </w:pPr>
      <m:oMath>
        <m:r>
          <m:rPr>
            <m:sty m:val="bi"/>
          </m:rPr>
          <w:rPr>
            <w:rFonts w:ascii="Cambria Math" w:hAnsi="Cambria Math"/>
            <w:szCs w:val="24"/>
          </w:rPr>
          <m:t>tree circumference=</m:t>
        </m:r>
        <m:rad>
          <m:radPr>
            <m:degHide m:val="1"/>
            <m:ctrlPr>
              <w:rPr>
                <w:rFonts w:ascii="Cambria Math" w:hAnsi="Cambria Math"/>
                <w:b/>
                <w:i/>
                <w:szCs w:val="24"/>
              </w:rPr>
            </m:ctrlPr>
          </m:radPr>
          <m:deg/>
          <m:e>
            <m:nary>
              <m:naryPr>
                <m:chr m:val="∑"/>
                <m:limLoc m:val="undOvr"/>
                <m:subHide m:val="1"/>
                <m:supHide m:val="1"/>
                <m:ctrlPr>
                  <w:rPr>
                    <w:rFonts w:ascii="Cambria Math" w:hAnsi="Cambria Math"/>
                    <w:b/>
                    <w:i/>
                    <w:szCs w:val="24"/>
                  </w:rPr>
                </m:ctrlPr>
              </m:naryPr>
              <m:sub/>
              <m:sup/>
              <m:e>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circumference</m:t>
                            </m:r>
                          </m:e>
                          <m:sub>
                            <m:r>
                              <m:rPr>
                                <m:sty m:val="bi"/>
                              </m:rPr>
                              <w:rPr>
                                <w:rFonts w:ascii="Cambria Math" w:hAnsi="Cambria Math"/>
                                <w:szCs w:val="24"/>
                              </w:rPr>
                              <m:t>i</m:t>
                            </m:r>
                          </m:sub>
                        </m:sSub>
                      </m:e>
                    </m:d>
                  </m:e>
                  <m:sup>
                    <m:r>
                      <m:rPr>
                        <m:sty m:val="bi"/>
                      </m:rPr>
                      <w:rPr>
                        <w:rFonts w:ascii="Cambria Math" w:hAnsi="Cambria Math"/>
                        <w:szCs w:val="24"/>
                      </w:rPr>
                      <m:t>2</m:t>
                    </m:r>
                  </m:sup>
                </m:sSup>
              </m:e>
            </m:nary>
          </m:e>
        </m:rad>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A29F756" w14:textId="77777777" w:rsidR="00422181" w:rsidRPr="00D5649B" w:rsidRDefault="00422181" w:rsidP="00422181">
      <w:pPr>
        <w:spacing w:before="0"/>
        <w:ind w:left="2694" w:hanging="2694"/>
        <w:rPr>
          <w:sz w:val="20"/>
        </w:rPr>
      </w:pPr>
      <w:r w:rsidRPr="00D5649B">
        <w:rPr>
          <w:sz w:val="20"/>
        </w:rPr>
        <w:t>where</w:t>
      </w:r>
    </w:p>
    <w:p w14:paraId="2702620E" w14:textId="253B9DC9" w:rsidR="00422181" w:rsidRPr="00D5649B" w:rsidRDefault="00422181" w:rsidP="00D93495">
      <w:pPr>
        <w:tabs>
          <w:tab w:val="clear" w:pos="2880"/>
          <w:tab w:val="clear" w:pos="9360"/>
        </w:tabs>
        <w:spacing w:before="0"/>
        <w:ind w:left="2835" w:hanging="2835"/>
        <w:rPr>
          <w:i/>
          <w:sz w:val="20"/>
        </w:rPr>
      </w:pPr>
      <w:r w:rsidRPr="00D5649B">
        <w:rPr>
          <w:i/>
          <w:sz w:val="20"/>
        </w:rPr>
        <w:t>tree circumference</w:t>
      </w:r>
      <w:r w:rsidRPr="00D5649B">
        <w:rPr>
          <w:i/>
          <w:sz w:val="20"/>
        </w:rPr>
        <w:tab/>
      </w:r>
      <w:r w:rsidR="00395334" w:rsidRPr="00D5649B">
        <w:rPr>
          <w:sz w:val="20"/>
        </w:rPr>
        <w:t>C</w:t>
      </w:r>
      <w:r w:rsidRPr="00D5649B">
        <w:rPr>
          <w:sz w:val="20"/>
        </w:rPr>
        <w:t>umulative tree stem circumference (cm) at 1.3m height along the individual stem (breast height) (outside bark).</w:t>
      </w:r>
    </w:p>
    <w:p w14:paraId="21787553" w14:textId="2D75E9D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circumference</w:t>
      </w:r>
      <w:r w:rsidRPr="00D5649B">
        <w:rPr>
          <w:i/>
          <w:sz w:val="20"/>
          <w:vertAlign w:val="subscript"/>
        </w:rPr>
        <w:t>i</w:t>
      </w:r>
      <w:proofErr w:type="spellEnd"/>
      <w:r w:rsidRPr="00D5649B">
        <w:rPr>
          <w:i/>
          <w:sz w:val="20"/>
        </w:rPr>
        <w:tab/>
      </w:r>
      <w:r w:rsidR="00395334" w:rsidRPr="00D5649B">
        <w:rPr>
          <w:sz w:val="20"/>
        </w:rPr>
        <w:t>C</w:t>
      </w:r>
      <w:r w:rsidRPr="00D5649B">
        <w:rPr>
          <w:sz w:val="20"/>
        </w:rPr>
        <w:t>ircumference at breast height of an</w:t>
      </w:r>
      <w:r w:rsidRPr="00D5649B">
        <w:rPr>
          <w:sz w:val="20"/>
          <w:vertAlign w:val="superscript"/>
        </w:rPr>
        <w:t xml:space="preserve"> </w:t>
      </w:r>
      <w:r w:rsidRPr="00D5649B">
        <w:rPr>
          <w:sz w:val="20"/>
        </w:rPr>
        <w:t>individual stem (cm)</w:t>
      </w:r>
    </w:p>
    <w:p w14:paraId="50B5391A" w14:textId="23E088D8" w:rsidR="007B42DD" w:rsidRPr="00D5649B" w:rsidRDefault="00422181" w:rsidP="00E625E9">
      <w:pPr>
        <w:keepNext/>
        <w:tabs>
          <w:tab w:val="clear" w:pos="9360"/>
          <w:tab w:val="right" w:pos="9781"/>
        </w:tabs>
        <w:spacing w:after="120"/>
      </w:pPr>
      <m:oMath>
        <m:r>
          <m:rPr>
            <m:sty m:val="bi"/>
          </m:rPr>
          <w:rPr>
            <w:rFonts w:ascii="Cambria Math" w:hAnsi="Cambria Math"/>
            <w:szCs w:val="24"/>
          </w:rPr>
          <m:t>average circumference=</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 circumferences</m:t>
                </m:r>
              </m:sub>
              <m:sup/>
              <m:e>
                <m:r>
                  <m:rPr>
                    <m:sty m:val="bi"/>
                  </m:rPr>
                  <w:rPr>
                    <w:rFonts w:ascii="Cambria Math" w:hAnsi="Cambria Math"/>
                    <w:szCs w:val="24"/>
                  </w:rPr>
                  <m:t>tree circumference</m:t>
                </m:r>
              </m:e>
            </m:nary>
          </m:num>
          <m:den>
            <m:r>
              <m:rPr>
                <m:sty m:val="bi"/>
              </m:rPr>
              <w:rPr>
                <w:rFonts w:ascii="Cambria Math" w:hAnsi="Cambria Math"/>
                <w:szCs w:val="24"/>
              </w:rPr>
              <m:t>n</m:t>
            </m:r>
          </m:den>
        </m:f>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32B4E066" w14:textId="77777777" w:rsidR="00422181" w:rsidRPr="00D5649B" w:rsidRDefault="00422181" w:rsidP="00422181">
      <w:pPr>
        <w:spacing w:before="0"/>
        <w:rPr>
          <w:sz w:val="20"/>
        </w:rPr>
      </w:pPr>
      <w:r w:rsidRPr="00D5649B">
        <w:rPr>
          <w:sz w:val="20"/>
        </w:rPr>
        <w:t>where</w:t>
      </w:r>
    </w:p>
    <w:p w14:paraId="6011745B" w14:textId="27AC0069" w:rsidR="00422181" w:rsidRPr="00D5649B" w:rsidRDefault="00422181" w:rsidP="00D93495">
      <w:pPr>
        <w:tabs>
          <w:tab w:val="clear" w:pos="2880"/>
          <w:tab w:val="clear" w:pos="9360"/>
        </w:tabs>
        <w:spacing w:before="0"/>
        <w:ind w:left="2835" w:hanging="2835"/>
        <w:rPr>
          <w:sz w:val="20"/>
        </w:rPr>
      </w:pPr>
      <w:r w:rsidRPr="00D5649B">
        <w:rPr>
          <w:sz w:val="20"/>
        </w:rPr>
        <w:t>n</w:t>
      </w:r>
      <w:r w:rsidRPr="00D5649B">
        <w:rPr>
          <w:sz w:val="20"/>
        </w:rPr>
        <w:tab/>
      </w:r>
      <w:r w:rsidR="00395334" w:rsidRPr="00D5649B">
        <w:rPr>
          <w:sz w:val="20"/>
        </w:rPr>
        <w:t>N</w:t>
      </w:r>
      <w:r w:rsidRPr="00D5649B">
        <w:rPr>
          <w:sz w:val="20"/>
        </w:rPr>
        <w:t>umber of trees sampled</w:t>
      </w:r>
    </w:p>
    <w:p w14:paraId="13C99218" w14:textId="1762BEF9" w:rsidR="007B42DD" w:rsidRPr="00D5649B" w:rsidRDefault="00000000" w:rsidP="00E625E9">
      <w:pPr>
        <w:keepNext/>
        <w:keepLines/>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num>
          <m:den>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m:t>
                </m:r>
              </m:sub>
            </m:sSub>
          </m:den>
        </m:f>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41B624E3" w14:textId="77777777" w:rsidR="00422181" w:rsidRPr="00D5649B" w:rsidRDefault="00422181" w:rsidP="00422181">
      <w:pPr>
        <w:spacing w:before="0"/>
        <w:rPr>
          <w:sz w:val="20"/>
        </w:rPr>
      </w:pPr>
      <w:r w:rsidRPr="00D5649B">
        <w:rPr>
          <w:sz w:val="20"/>
        </w:rPr>
        <w:t>where</w:t>
      </w:r>
    </w:p>
    <w:p w14:paraId="03B1EABD" w14:textId="76B221F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tree</w:t>
      </w:r>
      <w:proofErr w:type="spellEnd"/>
      <w:r w:rsidRPr="00D5649B">
        <w:rPr>
          <w:i/>
          <w:sz w:val="20"/>
        </w:rPr>
        <w:tab/>
      </w:r>
      <w:r w:rsidRPr="00D5649B">
        <w:rPr>
          <w:sz w:val="20"/>
        </w:rPr>
        <w:t>Total tree biomass (kg tree</w:t>
      </w:r>
      <w:r w:rsidRPr="00D5649B">
        <w:rPr>
          <w:sz w:val="20"/>
          <w:vertAlign w:val="superscript"/>
        </w:rPr>
        <w:t>-1</w:t>
      </w:r>
      <w:r w:rsidRPr="00D5649B">
        <w:rPr>
          <w:sz w:val="20"/>
        </w:rPr>
        <w:t>); (total biomass = aboveground + belowground)</w:t>
      </w:r>
    </w:p>
    <w:p w14:paraId="5B871911" w14:textId="2ACE289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C tree</w:t>
      </w:r>
      <w:r w:rsidRPr="00D5649B">
        <w:rPr>
          <w:sz w:val="20"/>
          <w:vertAlign w:val="superscript"/>
        </w:rPr>
        <w:t>-1</w:t>
      </w:r>
      <w:r w:rsidRPr="00D5649B">
        <w:rPr>
          <w:sz w:val="20"/>
        </w:rPr>
        <w:t>)</w:t>
      </w:r>
    </w:p>
    <w:p w14:paraId="68D99B28" w14:textId="02D49CEB"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ratio</w:t>
      </w:r>
      <w:proofErr w:type="spellEnd"/>
      <w:r w:rsidRPr="00D5649B">
        <w:rPr>
          <w:i/>
          <w:sz w:val="20"/>
        </w:rPr>
        <w:tab/>
      </w:r>
      <w:r w:rsidRPr="00D5649B">
        <w:rPr>
          <w:sz w:val="20"/>
        </w:rPr>
        <w:t xml:space="preserve">Fraction of aboveground over total biomass (total biomass = aboveground + belowground), derived from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492A19" w:rsidRPr="00492A19">
        <w:rPr>
          <w:b/>
          <w:sz w:val="20"/>
        </w:rPr>
        <w:t xml:space="preserve">Table </w:t>
      </w:r>
      <w:r w:rsidR="00492A19" w:rsidRPr="00492A19">
        <w:rPr>
          <w:b/>
          <w:noProof/>
          <w:sz w:val="20"/>
        </w:rPr>
        <w:t>12</w:t>
      </w:r>
      <w:r w:rsidR="00F066DB" w:rsidRPr="00F066DB">
        <w:rPr>
          <w:sz w:val="16"/>
          <w:highlight w:val="red"/>
        </w:rPr>
        <w:fldChar w:fldCharType="end"/>
      </w:r>
      <w:r w:rsidRPr="00D5649B">
        <w:rPr>
          <w:b/>
          <w:sz w:val="20"/>
        </w:rPr>
        <w:t xml:space="preserve">, </w:t>
      </w:r>
      <w:r w:rsidRPr="00D5649B">
        <w:rPr>
          <w:sz w:val="20"/>
        </w:rPr>
        <w:t xml:space="preserve">specific to the </w:t>
      </w:r>
      <w:r w:rsidRPr="00D5649B">
        <w:rPr>
          <w:b/>
          <w:sz w:val="20"/>
        </w:rPr>
        <w:t>user-provided age and mortality</w:t>
      </w:r>
      <w:r w:rsidRPr="00D5649B">
        <w:rPr>
          <w:sz w:val="20"/>
        </w:rPr>
        <w:t xml:space="preserve"> of the shelterbelt (%/100)</w:t>
      </w:r>
    </w:p>
    <w:p w14:paraId="7F2242A4" w14:textId="3343EA41" w:rsidR="00422181" w:rsidRPr="00D5649B" w:rsidRDefault="00422181" w:rsidP="008A7F5F">
      <w:pPr>
        <w:pStyle w:val="Heading3"/>
      </w:pPr>
      <w:bookmarkStart w:id="228" w:name="_Toc152758539"/>
      <w:r w:rsidRPr="00D5649B">
        <w:t>Total (current) living biomass (TLB) in the Shelterbelt (corrected to a length of 1</w:t>
      </w:r>
      <w:r w:rsidR="00395334" w:rsidRPr="00D5649B">
        <w:t xml:space="preserve"> </w:t>
      </w:r>
      <w:r w:rsidRPr="00D5649B">
        <w:t>km)</w:t>
      </w:r>
      <w:bookmarkEnd w:id="228"/>
    </w:p>
    <w:p w14:paraId="136827BB" w14:textId="5CE64A5A" w:rsidR="007B42DD" w:rsidRPr="00D5649B" w:rsidRDefault="00422181" w:rsidP="00E625E9">
      <w:pPr>
        <w:keepNext/>
        <w:tabs>
          <w:tab w:val="clear" w:pos="9360"/>
          <w:tab w:val="right" w:pos="9781"/>
        </w:tabs>
        <w:spacing w:after="120"/>
      </w:pPr>
      <m:oMath>
        <m:r>
          <m:rPr>
            <m:sty m:val="bi"/>
          </m:rPr>
          <w:rPr>
            <w:rFonts w:ascii="Cambria Math" w:hAnsi="Cambria Math"/>
            <w:szCs w:val="24"/>
          </w:rPr>
          <m:t>tree count=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tree spacing</m:t>
            </m:r>
          </m:den>
        </m:f>
        <m:r>
          <m:rPr>
            <m:sty m:val="b"/>
          </m:rPr>
          <w:rPr>
            <w:rFonts w:ascii="Cambria Math" w:hAnsi="Cambria Math"/>
            <w:szCs w:val="24"/>
          </w:rPr>
          <m:t>× (100 – Mortality%) / 100</m:t>
        </m:r>
      </m:oMath>
      <w:r w:rsidR="007B42DD" w:rsidRPr="00D5649B">
        <w:rPr>
          <w:b/>
          <w:szCs w:val="24"/>
        </w:rPr>
        <w:t xml:space="preserve"> </w:t>
      </w:r>
      <w:r w:rsidR="007B42DD" w:rsidRPr="00D5649B">
        <w:rPr>
          <w:b/>
          <w:szCs w:val="24"/>
        </w:rPr>
        <w:tab/>
      </w:r>
      <w:r w:rsidR="007B42D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5B629D0" w14:textId="77777777" w:rsidR="00422181" w:rsidRPr="00D5649B" w:rsidRDefault="00422181" w:rsidP="00422181">
      <w:pPr>
        <w:spacing w:before="0"/>
        <w:rPr>
          <w:sz w:val="20"/>
        </w:rPr>
      </w:pPr>
      <w:r w:rsidRPr="00D5649B">
        <w:rPr>
          <w:sz w:val="20"/>
        </w:rPr>
        <w:t>where</w:t>
      </w:r>
    </w:p>
    <w:p w14:paraId="186F0202" w14:textId="4F43335C" w:rsidR="00422181" w:rsidRPr="00D5649B" w:rsidRDefault="00422181" w:rsidP="00D93495">
      <w:pPr>
        <w:tabs>
          <w:tab w:val="clear" w:pos="2880"/>
          <w:tab w:val="clear" w:pos="9360"/>
        </w:tabs>
        <w:spacing w:before="0"/>
        <w:ind w:left="2835" w:hanging="2694"/>
        <w:rPr>
          <w:sz w:val="20"/>
        </w:rPr>
      </w:pPr>
      <w:r w:rsidRPr="00D5649B">
        <w:rPr>
          <w:i/>
          <w:sz w:val="20"/>
        </w:rPr>
        <w:t>tree count</w:t>
      </w:r>
      <w:r w:rsidRPr="00D5649B">
        <w:rPr>
          <w:i/>
          <w:sz w:val="20"/>
        </w:rPr>
        <w:tab/>
      </w:r>
      <w:r w:rsidR="00395334" w:rsidRPr="00D5649B">
        <w:rPr>
          <w:sz w:val="20"/>
        </w:rPr>
        <w:t>N</w:t>
      </w:r>
      <w:r w:rsidRPr="00D5649B">
        <w:rPr>
          <w:sz w:val="20"/>
        </w:rPr>
        <w:t xml:space="preserve">umber of live trees of a particular </w:t>
      </w:r>
      <w:r w:rsidR="00C77745" w:rsidRPr="00D5649B">
        <w:rPr>
          <w:sz w:val="20"/>
        </w:rPr>
        <w:t xml:space="preserve">species/taxon </w:t>
      </w:r>
      <w:r w:rsidRPr="00D5649B">
        <w:rPr>
          <w:sz w:val="20"/>
        </w:rPr>
        <w:t>within a given linear planting.</w:t>
      </w:r>
    </w:p>
    <w:p w14:paraId="75ACBA59" w14:textId="4C455D2C" w:rsidR="00422181" w:rsidRPr="00D5649B" w:rsidRDefault="00422181" w:rsidP="00D93495">
      <w:pPr>
        <w:tabs>
          <w:tab w:val="clear" w:pos="2880"/>
          <w:tab w:val="clear" w:pos="9360"/>
        </w:tabs>
        <w:spacing w:before="0"/>
        <w:ind w:left="2835" w:hanging="2694"/>
        <w:rPr>
          <w:sz w:val="20"/>
        </w:rPr>
      </w:pPr>
      <w:r w:rsidRPr="00D5649B">
        <w:rPr>
          <w:i/>
          <w:sz w:val="20"/>
        </w:rPr>
        <w:t>Mortality</w:t>
      </w:r>
      <w:r w:rsidRPr="00D5649B">
        <w:rPr>
          <w:i/>
          <w:sz w:val="20"/>
        </w:rPr>
        <w:tab/>
      </w:r>
      <w:r w:rsidR="00395334" w:rsidRPr="00D5649B">
        <w:rPr>
          <w:sz w:val="20"/>
        </w:rPr>
        <w:t>P</w:t>
      </w:r>
      <w:r w:rsidRPr="00D5649B">
        <w:rPr>
          <w:sz w:val="20"/>
        </w:rPr>
        <w:t>ercent dead trees over planted trees</w:t>
      </w:r>
    </w:p>
    <w:p w14:paraId="7E75EE4D" w14:textId="1F0E6B50" w:rsidR="00422181" w:rsidRPr="00D5649B" w:rsidRDefault="00422181" w:rsidP="00D93495">
      <w:pPr>
        <w:tabs>
          <w:tab w:val="clear" w:pos="2880"/>
          <w:tab w:val="clear" w:pos="9360"/>
        </w:tabs>
        <w:spacing w:before="0"/>
        <w:ind w:left="2835" w:hanging="2694"/>
        <w:rPr>
          <w:i/>
          <w:sz w:val="20"/>
        </w:rPr>
      </w:pPr>
      <w:r w:rsidRPr="00D5649B">
        <w:rPr>
          <w:i/>
          <w:sz w:val="20"/>
        </w:rPr>
        <w:lastRenderedPageBreak/>
        <w:t>row length</w:t>
      </w:r>
      <w:r w:rsidRPr="00D5649B">
        <w:rPr>
          <w:i/>
          <w:sz w:val="20"/>
        </w:rPr>
        <w:tab/>
      </w:r>
      <w:proofErr w:type="spellStart"/>
      <w:r w:rsidR="00395334" w:rsidRPr="00D5649B">
        <w:rPr>
          <w:sz w:val="20"/>
        </w:rPr>
        <w:t>L</w:t>
      </w:r>
      <w:r w:rsidRPr="00D5649B">
        <w:rPr>
          <w:sz w:val="20"/>
        </w:rPr>
        <w:t>ength</w:t>
      </w:r>
      <w:proofErr w:type="spellEnd"/>
      <w:r w:rsidRPr="00D5649B">
        <w:rPr>
          <w:sz w:val="20"/>
        </w:rPr>
        <w:t xml:space="preserve"> of a given linear planting.</w:t>
      </w:r>
    </w:p>
    <w:p w14:paraId="0D43F77D" w14:textId="154DF8AD" w:rsidR="00422181" w:rsidRPr="00D5649B" w:rsidRDefault="00422181" w:rsidP="00D93495">
      <w:pPr>
        <w:tabs>
          <w:tab w:val="clear" w:pos="2880"/>
          <w:tab w:val="clear" w:pos="9360"/>
        </w:tabs>
        <w:spacing w:before="0"/>
        <w:ind w:left="2835" w:hanging="2694"/>
        <w:rPr>
          <w:i/>
          <w:sz w:val="20"/>
        </w:rPr>
      </w:pPr>
      <w:r w:rsidRPr="00D5649B">
        <w:rPr>
          <w:i/>
          <w:sz w:val="20"/>
        </w:rPr>
        <w:t>tree spacing</w:t>
      </w:r>
      <w:r w:rsidRPr="00D5649B">
        <w:rPr>
          <w:i/>
          <w:sz w:val="20"/>
        </w:rPr>
        <w:tab/>
      </w:r>
      <w:r w:rsidR="00395334" w:rsidRPr="00D5649B">
        <w:rPr>
          <w:sz w:val="20"/>
        </w:rPr>
        <w:t>S</w:t>
      </w:r>
      <w:r w:rsidRPr="00D5649B">
        <w:rPr>
          <w:sz w:val="20"/>
        </w:rPr>
        <w:t>pace between one tree of a given kind and the next within a given linear planting.</w:t>
      </w:r>
    </w:p>
    <w:p w14:paraId="39247CA4" w14:textId="0BDA09B1" w:rsidR="00467D5F" w:rsidRPr="00D5649B" w:rsidRDefault="00000000" w:rsidP="00E625E9">
      <w:pPr>
        <w:keepNext/>
        <w:tabs>
          <w:tab w:val="clear" w:pos="9360"/>
          <w:tab w:val="left" w:pos="2520"/>
          <w:tab w:val="left" w:pos="3240"/>
          <w:tab w:val="right" w:pos="9781"/>
        </w:tabs>
        <w:spacing w:after="120"/>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×tree count</m:t>
        </m:r>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7F07CDC2" w14:textId="77777777" w:rsidR="00422181" w:rsidRPr="00D5649B" w:rsidRDefault="00422181" w:rsidP="00422181">
      <w:pPr>
        <w:spacing w:before="0"/>
        <w:rPr>
          <w:sz w:val="20"/>
        </w:rPr>
      </w:pPr>
      <w:r w:rsidRPr="00D5649B">
        <w:rPr>
          <w:sz w:val="20"/>
        </w:rPr>
        <w:t>where</w:t>
      </w:r>
    </w:p>
    <w:p w14:paraId="696D76D9" w14:textId="036B62D0" w:rsidR="00422181" w:rsidRPr="00D5649B" w:rsidRDefault="00422181" w:rsidP="00D93495">
      <w:pPr>
        <w:tabs>
          <w:tab w:val="clear" w:pos="2880"/>
          <w:tab w:val="clear" w:pos="9360"/>
        </w:tabs>
        <w:spacing w:before="0"/>
        <w:ind w:left="2835" w:hanging="2835"/>
        <w:rPr>
          <w:i/>
          <w:sz w:val="20"/>
        </w:rPr>
      </w:pPr>
      <w:proofErr w:type="spellStart"/>
      <w:r w:rsidRPr="00D5649B">
        <w:rPr>
          <w:i/>
          <w:sz w:val="20"/>
        </w:rPr>
        <w:t>Biomass</w:t>
      </w:r>
      <w:r w:rsidRPr="00D5649B">
        <w:rPr>
          <w:i/>
          <w:sz w:val="20"/>
          <w:vertAlign w:val="subscript"/>
        </w:rPr>
        <w:t>treetype</w:t>
      </w:r>
      <w:proofErr w:type="spellEnd"/>
      <w:r w:rsidRPr="00D5649B">
        <w:rPr>
          <w:i/>
          <w:sz w:val="20"/>
        </w:rPr>
        <w:tab/>
      </w:r>
      <w:proofErr w:type="spellStart"/>
      <w:r w:rsidR="00395334" w:rsidRPr="00D5649B">
        <w:rPr>
          <w:sz w:val="20"/>
        </w:rPr>
        <w:t>B</w:t>
      </w:r>
      <w:r w:rsidRPr="00D5649B">
        <w:rPr>
          <w:sz w:val="20"/>
        </w:rPr>
        <w:t>iomass</w:t>
      </w:r>
      <w:r w:rsidR="00395334" w:rsidRPr="00D5649B">
        <w:rPr>
          <w:sz w:val="20"/>
        </w:rPr>
        <w:t>of</w:t>
      </w:r>
      <w:proofErr w:type="spellEnd"/>
      <w:r w:rsidR="00395334" w:rsidRPr="00D5649B">
        <w:rPr>
          <w:sz w:val="20"/>
        </w:rPr>
        <w:t xml:space="preserve"> </w:t>
      </w:r>
      <w:r w:rsidRPr="00D5649B">
        <w:rPr>
          <w:sz w:val="20"/>
        </w:rPr>
        <w:t>trees of a particular kind within a linear planting (kg planting</w:t>
      </w:r>
      <w:r w:rsidRPr="00D5649B">
        <w:rPr>
          <w:sz w:val="20"/>
          <w:vertAlign w:val="superscript"/>
        </w:rPr>
        <w:t>-1</w:t>
      </w:r>
      <w:r w:rsidRPr="00D5649B">
        <w:rPr>
          <w:sz w:val="20"/>
        </w:rPr>
        <w:t>)</w:t>
      </w:r>
    </w:p>
    <w:p w14:paraId="76D9B1F2" w14:textId="5827F373" w:rsidR="00467D5F" w:rsidRPr="00D5649B" w:rsidRDefault="00000000"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595490C2" w14:textId="77777777" w:rsidR="00422181" w:rsidRPr="00D5649B" w:rsidRDefault="00422181" w:rsidP="00422181">
      <w:pPr>
        <w:tabs>
          <w:tab w:val="right" w:pos="8789"/>
        </w:tabs>
        <w:spacing w:before="0"/>
        <w:rPr>
          <w:sz w:val="20"/>
        </w:rPr>
      </w:pPr>
      <w:r w:rsidRPr="00D5649B">
        <w:rPr>
          <w:sz w:val="20"/>
        </w:rPr>
        <w:t>where</w:t>
      </w:r>
    </w:p>
    <w:p w14:paraId="1C423786" w14:textId="0AAA65E5"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w:t>
      </w:r>
      <w:r w:rsidRPr="00D5649B">
        <w:rPr>
          <w:i/>
          <w:sz w:val="20"/>
          <w:vertAlign w:val="subscript"/>
        </w:rPr>
        <w:t>treetype</w:t>
      </w:r>
      <w:proofErr w:type="spellEnd"/>
      <w:r w:rsidRPr="00D5649B">
        <w:rPr>
          <w:i/>
          <w:sz w:val="20"/>
          <w:vertAlign w:val="subscript"/>
        </w:rPr>
        <w:tab/>
      </w:r>
      <w:r w:rsidRPr="00D5649B">
        <w:rPr>
          <w:sz w:val="20"/>
        </w:rPr>
        <w:t xml:space="preserve">Total tree biomass per standard length </w:t>
      </w:r>
      <w:r w:rsidR="00277E61" w:rsidRPr="00D5649B">
        <w:rPr>
          <w:sz w:val="20"/>
        </w:rPr>
        <w:t xml:space="preserve">(1 km) </w:t>
      </w:r>
      <w:r w:rsidRPr="00D5649B">
        <w:rPr>
          <w:sz w:val="20"/>
        </w:rPr>
        <w:t>linear planting (kg km</w:t>
      </w:r>
      <w:r w:rsidRPr="00D5649B">
        <w:rPr>
          <w:sz w:val="20"/>
          <w:vertAlign w:val="superscript"/>
        </w:rPr>
        <w:t>-1</w:t>
      </w:r>
      <w:r w:rsidRPr="00D5649B">
        <w:rPr>
          <w:sz w:val="20"/>
        </w:rPr>
        <w:t>)</w:t>
      </w:r>
    </w:p>
    <w:p w14:paraId="1A872EF3" w14:textId="609F56DD" w:rsidR="00467D5F" w:rsidRPr="00D5649B" w:rsidRDefault="00000000"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Carbon</m:t>
            </m:r>
          </m:e>
          <m:sub>
            <m:r>
              <m:rPr>
                <m:sty m:val="bi"/>
              </m:rPr>
              <w:rPr>
                <w:rFonts w:ascii="Cambria Math" w:hAnsi="Cambria Math"/>
                <w:color w:val="000000" w:themeColor="text1"/>
                <w:szCs w:val="24"/>
                <w:vertAlign w:val="subscript"/>
              </w:rPr>
              <m:t>concentration(trees)</m:t>
            </m:r>
          </m:sub>
        </m:sSub>
      </m:oMath>
      <w:r w:rsidR="00467D5F" w:rsidRPr="00D5649B">
        <w:rPr>
          <w:b/>
          <w:color w:val="000000" w:themeColor="text1"/>
          <w:szCs w:val="24"/>
        </w:rPr>
        <w:t xml:space="preserve"> </w:t>
      </w:r>
      <w:r w:rsidR="00467D5F" w:rsidRPr="00D5649B">
        <w:rPr>
          <w:b/>
          <w:color w:val="000000" w:themeColor="text1"/>
          <w:szCs w:val="24"/>
        </w:rPr>
        <w:tab/>
      </w:r>
      <w:r w:rsidR="00467D5F" w:rsidRPr="00D5649B">
        <w:rPr>
          <w:b/>
          <w:color w:val="000000" w:themeColor="text1"/>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70323C77" w14:textId="77777777" w:rsidR="00422181" w:rsidRPr="00D5649B" w:rsidRDefault="00422181" w:rsidP="00422181">
      <w:pPr>
        <w:tabs>
          <w:tab w:val="right" w:pos="8789"/>
        </w:tabs>
        <w:spacing w:before="0"/>
        <w:rPr>
          <w:sz w:val="20"/>
        </w:rPr>
      </w:pPr>
      <w:r w:rsidRPr="00D5649B">
        <w:rPr>
          <w:sz w:val="20"/>
        </w:rPr>
        <w:t>where</w:t>
      </w:r>
    </w:p>
    <w:p w14:paraId="5246A434" w14:textId="77777777"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TLC</w:t>
      </w:r>
      <w:r w:rsidRPr="00D5649B">
        <w:rPr>
          <w:i/>
          <w:sz w:val="20"/>
          <w:vertAlign w:val="subscript"/>
        </w:rPr>
        <w:t>treetype</w:t>
      </w:r>
      <w:proofErr w:type="spellEnd"/>
      <w:r w:rsidRPr="00D5649B">
        <w:rPr>
          <w:i/>
          <w:sz w:val="20"/>
          <w:vertAlign w:val="subscript"/>
        </w:rPr>
        <w:tab/>
      </w:r>
      <w:r w:rsidRPr="00D5649B">
        <w:rPr>
          <w:sz w:val="20"/>
        </w:rPr>
        <w:t>Total C stocks in the living biomass per standard length linear planting (kg C km</w:t>
      </w:r>
      <w:r w:rsidRPr="00D5649B">
        <w:rPr>
          <w:sz w:val="20"/>
          <w:vertAlign w:val="superscript"/>
        </w:rPr>
        <w:t>-1</w:t>
      </w:r>
      <w:r w:rsidRPr="00D5649B">
        <w:rPr>
          <w:sz w:val="20"/>
        </w:rPr>
        <w:t>)</w:t>
      </w:r>
    </w:p>
    <w:p w14:paraId="1F2E537E" w14:textId="39018715" w:rsidR="00467D5F" w:rsidRPr="00D5649B" w:rsidRDefault="00000000"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num>
          <m:den>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TLBC</m:t>
                </m:r>
              </m:e>
              <m:sub>
                <m:r>
                  <m:rPr>
                    <m:sty m:val="bi"/>
                  </m:rPr>
                  <w:rPr>
                    <w:rFonts w:ascii="Cambria Math" w:hAnsi="Cambria Math"/>
                    <w:color w:val="000000" w:themeColor="text1"/>
                    <w:szCs w:val="24"/>
                  </w:rPr>
                  <m:t>lookup(treetype)</m:t>
                </m:r>
              </m:sub>
            </m:sSub>
          </m:den>
        </m:f>
        <m:r>
          <m:rPr>
            <m:sty m:val="bi"/>
          </m:rPr>
          <w:rPr>
            <w:rFonts w:ascii="Cambria Math" w:hAnsi="Cambria Math"/>
            <w:szCs w:val="24"/>
          </w:rPr>
          <m:t>×100</m:t>
        </m:r>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21768DFC" w14:textId="77777777" w:rsidR="00422181" w:rsidRPr="00D5649B" w:rsidRDefault="00422181" w:rsidP="00422181">
      <w:pPr>
        <w:tabs>
          <w:tab w:val="right" w:pos="8789"/>
        </w:tabs>
        <w:spacing w:before="0"/>
        <w:rPr>
          <w:sz w:val="20"/>
        </w:rPr>
      </w:pPr>
      <w:r w:rsidRPr="00D5649B">
        <w:rPr>
          <w:sz w:val="20"/>
        </w:rPr>
        <w:t>where</w:t>
      </w:r>
    </w:p>
    <w:p w14:paraId="5C31B26B" w14:textId="77777777"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TLBC</w:t>
      </w:r>
      <w:r w:rsidRPr="00D5649B">
        <w:rPr>
          <w:i/>
          <w:sz w:val="20"/>
          <w:vertAlign w:val="subscript"/>
        </w:rPr>
        <w:t>treetype</w:t>
      </w:r>
      <w:proofErr w:type="spellEnd"/>
      <w:r w:rsidRPr="00D5649B">
        <w:rPr>
          <w:i/>
          <w:sz w:val="20"/>
          <w:vertAlign w:val="subscript"/>
        </w:rPr>
        <w:tab/>
      </w:r>
      <w:r w:rsidRPr="00D5649B">
        <w:rPr>
          <w:sz w:val="20"/>
        </w:rPr>
        <w:t>Total C stocks per average (ideal) tree recorded for an area of similar geographical location (Saskatchewan) or ecological condition (plant hardiness zone outside SK) (kg C km</w:t>
      </w:r>
      <w:r w:rsidRPr="00D5649B">
        <w:rPr>
          <w:sz w:val="20"/>
          <w:vertAlign w:val="superscript"/>
        </w:rPr>
        <w:t>-1</w:t>
      </w:r>
      <w:r w:rsidRPr="00D5649B">
        <w:rPr>
          <w:sz w:val="20"/>
        </w:rPr>
        <w:t>)</w:t>
      </w:r>
    </w:p>
    <w:p w14:paraId="7996A3B6" w14:textId="2305331A" w:rsidR="00422181" w:rsidRPr="00D5649B" w:rsidRDefault="00422181" w:rsidP="00D93495">
      <w:pPr>
        <w:tabs>
          <w:tab w:val="clear" w:pos="2880"/>
          <w:tab w:val="clear" w:pos="9360"/>
        </w:tabs>
        <w:spacing w:before="0"/>
        <w:ind w:left="2835" w:hanging="2835"/>
        <w:rPr>
          <w:sz w:val="20"/>
        </w:rPr>
      </w:pPr>
      <w:proofErr w:type="spellStart"/>
      <w:r w:rsidRPr="00D5649B">
        <w:rPr>
          <w:i/>
          <w:sz w:val="20"/>
        </w:rPr>
        <w:t>RealGrowth</w:t>
      </w:r>
      <w:r w:rsidRPr="00D5649B">
        <w:rPr>
          <w:i/>
          <w:sz w:val="20"/>
          <w:vertAlign w:val="subscript"/>
        </w:rPr>
        <w:t>ratio</w:t>
      </w:r>
      <w:proofErr w:type="spellEnd"/>
      <w:r w:rsidRPr="00D5649B">
        <w:rPr>
          <w:i/>
          <w:sz w:val="20"/>
        </w:rPr>
        <w:tab/>
      </w:r>
      <w:r w:rsidRPr="00D5649B">
        <w:rPr>
          <w:sz w:val="20"/>
        </w:rPr>
        <w:t>Ratio of user specified over average (ideal) tree</w:t>
      </w:r>
      <w:r w:rsidR="00481753" w:rsidRPr="00D5649B">
        <w:rPr>
          <w:sz w:val="20"/>
        </w:rPr>
        <w:t xml:space="preserve"> growth</w:t>
      </w:r>
    </w:p>
    <w:p w14:paraId="23136C17" w14:textId="399B8D63"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The established ratio of the user-defined over the recorded average (ideal) tree </w:t>
      </w:r>
      <w:r w:rsidR="006E21CE" w:rsidRPr="00D5649B">
        <w:rPr>
          <w:b/>
          <w:szCs w:val="24"/>
        </w:rPr>
        <w:t xml:space="preserve">growth </w:t>
      </w:r>
      <w:r w:rsidRPr="00D5649B">
        <w:rPr>
          <w:b/>
          <w:szCs w:val="24"/>
        </w:rPr>
        <w:t xml:space="preserve">allows back- and forward </w:t>
      </w:r>
      <w:r w:rsidR="006E21CE" w:rsidRPr="00D5649B">
        <w:rPr>
          <w:b/>
          <w:szCs w:val="24"/>
        </w:rPr>
        <w:t xml:space="preserve">estimation of </w:t>
      </w:r>
      <w:r w:rsidRPr="00D5649B">
        <w:rPr>
          <w:b/>
          <w:szCs w:val="24"/>
        </w:rPr>
        <w:t xml:space="preserve">the </w:t>
      </w:r>
      <w:r w:rsidR="00CB18D1">
        <w:rPr>
          <w:b/>
          <w:szCs w:val="24"/>
        </w:rPr>
        <w:t>C</w:t>
      </w:r>
      <w:r w:rsidR="00CB18D1" w:rsidRPr="00D5649B">
        <w:rPr>
          <w:b/>
          <w:szCs w:val="24"/>
        </w:rPr>
        <w:t xml:space="preserve"> </w:t>
      </w:r>
      <w:r w:rsidRPr="00D5649B">
        <w:rPr>
          <w:b/>
          <w:szCs w:val="24"/>
        </w:rPr>
        <w:t>in the living tree biomass.</w:t>
      </w:r>
    </w:p>
    <w:p w14:paraId="18EDE562" w14:textId="1FF2D450" w:rsidR="00467D5F" w:rsidRPr="00D5649B" w:rsidRDefault="00000000" w:rsidP="00E625E9">
      <w:pPr>
        <w:keepNext/>
        <w:tabs>
          <w:tab w:val="left" w:pos="2520"/>
          <w:tab w:val="left" w:pos="3240"/>
          <w:tab w:val="right" w:pos="8789"/>
          <w:tab w:val="right" w:pos="8820"/>
        </w:tabs>
        <w:spacing w:after="120"/>
        <w:rPr>
          <w:b/>
        </w:rPr>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TLBC</m:t>
            </m:r>
          </m:e>
          <m:sub>
            <m:r>
              <m:rPr>
                <m:sty m:val="bi"/>
              </m:rPr>
              <w:rPr>
                <w:rFonts w:ascii="Cambria Math" w:hAnsi="Cambria Math"/>
                <w:szCs w:val="24"/>
              </w:rPr>
              <m:t>lookup(t=1…60)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4A953946" w14:textId="1F8BF3AC"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Finally, the different trees assigned to the shelterbelt are summed up in a </w:t>
      </w:r>
      <w:r w:rsidR="00CB18D1">
        <w:rPr>
          <w:b/>
          <w:szCs w:val="24"/>
        </w:rPr>
        <w:t>C</w:t>
      </w:r>
      <w:r w:rsidR="00CB18D1" w:rsidRPr="00D5649B">
        <w:rPr>
          <w:b/>
          <w:szCs w:val="24"/>
        </w:rPr>
        <w:t xml:space="preserve"> </w:t>
      </w:r>
      <w:r w:rsidRPr="00D5649B">
        <w:rPr>
          <w:b/>
          <w:szCs w:val="24"/>
        </w:rPr>
        <w:t>in the living shelterbelt biomass estimate.</w:t>
      </w:r>
    </w:p>
    <w:p w14:paraId="30A5BD93" w14:textId="685616FA" w:rsidR="00467D5F" w:rsidRPr="00D5649B" w:rsidRDefault="00000000"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shelterbelt(t=1...60)</m:t>
            </m:r>
          </m:sub>
        </m:sSub>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treetypes</m:t>
                </m:r>
              </m:sub>
              <m:sup/>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e>
            </m:nary>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2CB46DFA" w14:textId="77777777" w:rsidR="00422181" w:rsidRPr="00D5649B" w:rsidRDefault="00422181" w:rsidP="00422181">
      <w:pPr>
        <w:tabs>
          <w:tab w:val="right" w:pos="8789"/>
        </w:tabs>
        <w:spacing w:before="0"/>
        <w:rPr>
          <w:sz w:val="20"/>
        </w:rPr>
      </w:pPr>
      <w:r w:rsidRPr="00D5649B">
        <w:rPr>
          <w:sz w:val="20"/>
        </w:rPr>
        <w:t>where</w:t>
      </w:r>
    </w:p>
    <w:p w14:paraId="20EBECCF" w14:textId="0B9A5F9E" w:rsidR="00422181" w:rsidRPr="00D5649B" w:rsidRDefault="00EE6923" w:rsidP="00D9349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0256" behindDoc="0" locked="0" layoutInCell="1" allowOverlap="1" wp14:anchorId="662087B8" wp14:editId="1AF03127">
                <wp:simplePos x="0" y="0"/>
                <wp:positionH relativeFrom="margin">
                  <wp:posOffset>0</wp:posOffset>
                </wp:positionH>
                <wp:positionV relativeFrom="paragraph">
                  <wp:posOffset>365760</wp:posOffset>
                </wp:positionV>
                <wp:extent cx="5949950" cy="914400"/>
                <wp:effectExtent l="0" t="0" r="0" b="0"/>
                <wp:wrapTopAndBottom/>
                <wp:docPr id="195460130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14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01D4E" w14:textId="77777777" w:rsidR="00B1240A" w:rsidRPr="00D60A92" w:rsidRDefault="00B1240A" w:rsidP="00422181">
                            <w:pPr>
                              <w:rPr>
                                <w:color w:val="000000" w:themeColor="text1"/>
                              </w:rPr>
                            </w:pPr>
                            <w:r w:rsidRPr="00D60A92">
                              <w:rPr>
                                <w:color w:val="000000" w:themeColor="text1"/>
                              </w:rPr>
                              <w:t>Holos V4 will use the following constant values:</w:t>
                            </w:r>
                          </w:p>
                          <w:p w14:paraId="6E6104C9" w14:textId="77777777" w:rsidR="00B1240A" w:rsidRPr="00F6619C" w:rsidRDefault="00B1240A" w:rsidP="00422181">
                            <w:pPr>
                              <w:spacing w:after="12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422181">
                            <w:pPr>
                              <w:spacing w:after="120"/>
                              <w:rPr>
                                <w:color w:val="000000" w:themeColor="text1"/>
                              </w:rPr>
                            </w:pPr>
                            <w:r w:rsidRPr="00D60A92">
                              <w:rPr>
                                <w:i/>
                                <w:color w:val="000000" w:themeColor="text1"/>
                              </w:rPr>
                              <w:t>Standard length</w:t>
                            </w:r>
                            <w:r w:rsidRPr="00D60A92">
                              <w:rPr>
                                <w:color w:val="000000" w:themeColor="text1"/>
                              </w:rPr>
                              <w:tab/>
                              <w:t>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87B8" id="Rectangle 38" o:spid="_x0000_s1043" style="position:absolute;left:0;text-align:left;margin-left:0;margin-top:28.8pt;width:468.5pt;height:1in;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" fillcolor="white [3212]" strokecolor="#243f60 [1604]" strokeweight="2pt">
                <v:path arrowok="t"/>
                <v:textbox>
                  <w:txbxContent>
                    <w:p w14:paraId="3BB01D4E" w14:textId="77777777" w:rsidR="00B1240A" w:rsidRPr="00D60A92" w:rsidRDefault="00B1240A" w:rsidP="00422181">
                      <w:pPr>
                        <w:rPr>
                          <w:color w:val="000000" w:themeColor="text1"/>
                        </w:rPr>
                      </w:pPr>
                      <w:r w:rsidRPr="00D60A92">
                        <w:rPr>
                          <w:color w:val="000000" w:themeColor="text1"/>
                        </w:rPr>
                        <w:t>Holos V4 will use the following constant values:</w:t>
                      </w:r>
                    </w:p>
                    <w:p w14:paraId="6E6104C9" w14:textId="77777777" w:rsidR="00B1240A" w:rsidRPr="00F6619C" w:rsidRDefault="00B1240A" w:rsidP="00422181">
                      <w:pPr>
                        <w:spacing w:after="12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422181">
                      <w:pPr>
                        <w:spacing w:after="120"/>
                        <w:rPr>
                          <w:color w:val="000000" w:themeColor="text1"/>
                        </w:rPr>
                      </w:pPr>
                      <w:r w:rsidRPr="00D60A92">
                        <w:rPr>
                          <w:i/>
                          <w:color w:val="000000" w:themeColor="text1"/>
                        </w:rPr>
                        <w:t>Standard length</w:t>
                      </w:r>
                      <w:r w:rsidRPr="00D60A92">
                        <w:rPr>
                          <w:color w:val="000000" w:themeColor="text1"/>
                        </w:rPr>
                        <w:tab/>
                        <w:t>1 km</w:t>
                      </w:r>
                    </w:p>
                  </w:txbxContent>
                </v:textbox>
                <w10:wrap type="topAndBottom" anchorx="margin"/>
              </v:rect>
            </w:pict>
          </mc:Fallback>
        </mc:AlternateContent>
      </w:r>
      <w:proofErr w:type="spellStart"/>
      <w:r w:rsidR="00422181" w:rsidRPr="00D5649B">
        <w:rPr>
          <w:i/>
          <w:sz w:val="20"/>
        </w:rPr>
        <w:t>TLC</w:t>
      </w:r>
      <w:r w:rsidR="00422181" w:rsidRPr="00D5649B">
        <w:rPr>
          <w:i/>
          <w:sz w:val="20"/>
          <w:vertAlign w:val="subscript"/>
        </w:rPr>
        <w:t>shelterbelt</w:t>
      </w:r>
      <w:proofErr w:type="spellEnd"/>
      <w:r w:rsidR="00422181" w:rsidRPr="00D5649B">
        <w:rPr>
          <w:i/>
          <w:sz w:val="20"/>
          <w:vertAlign w:val="subscript"/>
        </w:rPr>
        <w:tab/>
      </w:r>
      <w:r w:rsidR="00422181" w:rsidRPr="00D5649B">
        <w:rPr>
          <w:sz w:val="20"/>
        </w:rPr>
        <w:t>Total C stocks in the living biomass of the user-defined shelterbelt (kg C shelterbelt</w:t>
      </w:r>
      <w:r w:rsidR="00422181" w:rsidRPr="00D5649B">
        <w:rPr>
          <w:sz w:val="20"/>
          <w:vertAlign w:val="superscript"/>
        </w:rPr>
        <w:t>-1</w:t>
      </w:r>
      <w:r w:rsidR="00422181" w:rsidRPr="00D5649B">
        <w:rPr>
          <w:sz w:val="20"/>
        </w:rPr>
        <w:t>)</w:t>
      </w:r>
    </w:p>
    <w:p w14:paraId="15E884A3" w14:textId="4CA9412E" w:rsidR="00422181" w:rsidRPr="00D5649B" w:rsidRDefault="00422181" w:rsidP="008A7F5F">
      <w:pPr>
        <w:pStyle w:val="Heading3"/>
      </w:pPr>
      <w:bookmarkStart w:id="229" w:name="_Toc343610180"/>
      <w:bookmarkStart w:id="230" w:name="_Toc25321470"/>
      <w:bookmarkStart w:id="231" w:name="_Toc152758540"/>
      <w:r w:rsidRPr="00D5649B">
        <w:t>Total carbon in shelterbelt</w:t>
      </w:r>
      <w:r w:rsidR="006E21CE" w:rsidRPr="00D5649B">
        <w:t xml:space="preserve"> </w:t>
      </w:r>
      <w:r w:rsidRPr="00D5649B">
        <w:t>/ lineal tree plantings</w:t>
      </w:r>
      <w:bookmarkEnd w:id="229"/>
      <w:bookmarkEnd w:id="230"/>
      <w:bookmarkEnd w:id="231"/>
    </w:p>
    <w:p w14:paraId="143526FA" w14:textId="77777777" w:rsidR="00422181" w:rsidRPr="00D5649B" w:rsidRDefault="00422181" w:rsidP="00422181">
      <w:pPr>
        <w:keepNext/>
        <w:tabs>
          <w:tab w:val="right" w:pos="8640"/>
          <w:tab w:val="right" w:pos="8820"/>
        </w:tabs>
        <w:rPr>
          <w:b/>
        </w:rPr>
      </w:pPr>
      <w:r w:rsidRPr="00D5649B">
        <w:rPr>
          <w:b/>
        </w:rPr>
        <w:lastRenderedPageBreak/>
        <w:t xml:space="preserve">If </w:t>
      </w:r>
      <w:proofErr w:type="spellStart"/>
      <w:r w:rsidRPr="00D5649B">
        <w:rPr>
          <w:b/>
        </w:rPr>
        <w:t>DOM</w:t>
      </w:r>
      <w:r w:rsidRPr="00D5649B">
        <w:rPr>
          <w:b/>
          <w:vertAlign w:val="subscript"/>
        </w:rPr>
        <w:t>lookup</w:t>
      </w:r>
      <w:proofErr w:type="spellEnd"/>
      <w:r w:rsidRPr="00D5649B">
        <w:rPr>
          <w:b/>
        </w:rPr>
        <w:t xml:space="preserve"> &lt;0</w:t>
      </w:r>
    </w:p>
    <w:p w14:paraId="02B4B760" w14:textId="782EFB08" w:rsidR="00467D5F" w:rsidRPr="00D5649B" w:rsidRDefault="00000000"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farm(treetype,t=1….x)</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3F4662B"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&gt;=0</w:t>
      </w:r>
    </w:p>
    <w:p w14:paraId="6F7B6CC1" w14:textId="25868B8A" w:rsidR="00467D5F" w:rsidRPr="00D5649B" w:rsidRDefault="00000000" w:rsidP="00E625E9">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farm(treetype,t=x…60)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num>
          <m:den>
            <m:r>
              <m:rPr>
                <m:sty m:val="bi"/>
              </m:rPr>
              <w:rPr>
                <w:rFonts w:ascii="Cambria Math" w:hAnsi="Cambria Math"/>
                <w:szCs w:val="24"/>
              </w:rPr>
              <m:t>100</m:t>
            </m:r>
          </m:den>
        </m:f>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52EAB03C" w14:textId="77777777" w:rsidR="00422181" w:rsidRPr="00D5649B" w:rsidRDefault="00422181" w:rsidP="00422181">
      <w:pPr>
        <w:spacing w:before="0"/>
        <w:rPr>
          <w:sz w:val="20"/>
        </w:rPr>
      </w:pPr>
      <w:r w:rsidRPr="00D5649B">
        <w:rPr>
          <w:sz w:val="20"/>
        </w:rPr>
        <w:t>where</w:t>
      </w:r>
    </w:p>
    <w:p w14:paraId="1077DE0B" w14:textId="77777777"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DOM</w:t>
      </w:r>
      <w:r w:rsidRPr="00D5649B">
        <w:rPr>
          <w:i/>
          <w:sz w:val="20"/>
          <w:vertAlign w:val="subscript"/>
        </w:rPr>
        <w:t>farm</w:t>
      </w:r>
      <w:proofErr w:type="spellEnd"/>
      <w:r w:rsidRPr="00D5649B">
        <w:rPr>
          <w:i/>
          <w:sz w:val="20"/>
          <w:vertAlign w:val="subscript"/>
        </w:rPr>
        <w:tab/>
      </w:r>
      <w:r w:rsidRPr="00D5649B">
        <w:rPr>
          <w:sz w:val="20"/>
        </w:rPr>
        <w:t>Dead organic matter change in the soil (kg C km</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627B01AC" w14:textId="54A082F9" w:rsidR="00467D5F" w:rsidRPr="00D5649B" w:rsidRDefault="00000000"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t)</m:t>
            </m:r>
          </m:sub>
        </m:sSub>
        <m:r>
          <m:rPr>
            <m:sty m:val="bi"/>
          </m:rPr>
          <w:rPr>
            <w:rFonts w:ascii="Cambria Math" w:hAnsi="Cambria Math"/>
            <w:szCs w:val="24"/>
          </w:rPr>
          <m:t>=</m:t>
        </m:r>
        <m:f>
          <m:fPr>
            <m:ctrlPr>
              <w:rPr>
                <w:rFonts w:ascii="Cambria Math" w:hAnsi="Cambria Math"/>
                <w:b/>
                <w:i/>
                <w:szCs w:val="24"/>
              </w:rPr>
            </m:ctrlPr>
          </m:fPr>
          <m:num>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t-1</m:t>
                            </m:r>
                          </m:e>
                        </m:d>
                      </m:sub>
                    </m:sSub>
                  </m:e>
                </m:d>
              </m:e>
            </m:d>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01E502A" w14:textId="77777777" w:rsidR="00422181" w:rsidRPr="00D5649B" w:rsidRDefault="00422181" w:rsidP="00422181">
      <w:pPr>
        <w:spacing w:before="0"/>
        <w:rPr>
          <w:sz w:val="20"/>
        </w:rPr>
      </w:pPr>
      <w:r w:rsidRPr="00D5649B">
        <w:rPr>
          <w:sz w:val="20"/>
        </w:rPr>
        <w:t>where</w:t>
      </w:r>
    </w:p>
    <w:p w14:paraId="45F62669" w14:textId="570FC5C1"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Pr>
          <w:sz w:val="20"/>
        </w:rPr>
        <w:t xml:space="preserve"> </w:t>
      </w:r>
      <w:r w:rsidRPr="00D5649B">
        <w:rPr>
          <w:sz w:val="20"/>
        </w:rPr>
        <w:t xml:space="preserve">gain </w:t>
      </w:r>
      <w:r w:rsidR="00B01BCC" w:rsidRPr="00D5649B">
        <w:rPr>
          <w:sz w:val="20"/>
        </w:rPr>
        <w:t>in</w:t>
      </w:r>
      <w:r w:rsidRPr="00D5649B">
        <w:rPr>
          <w:sz w:val="20"/>
        </w:rPr>
        <w:t xml:space="preserve"> 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0DE74A45" w14:textId="64C2263A" w:rsidR="00467D5F" w:rsidRPr="00D5649B" w:rsidRDefault="00000000"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accumlated)</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36159FEF" w14:textId="77777777" w:rsidR="00422181" w:rsidRPr="00D5649B" w:rsidRDefault="00422181" w:rsidP="00422181">
      <w:pPr>
        <w:spacing w:before="0"/>
        <w:rPr>
          <w:sz w:val="20"/>
        </w:rPr>
      </w:pPr>
      <w:r w:rsidRPr="00D5649B">
        <w:rPr>
          <w:sz w:val="20"/>
        </w:rPr>
        <w:t>where</w:t>
      </w:r>
    </w:p>
    <w:p w14:paraId="76A56558" w14:textId="132266C4"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accumulation </w:t>
      </w:r>
      <w:r w:rsidR="008F57A7" w:rsidRPr="00D5649B">
        <w:rPr>
          <w:sz w:val="20"/>
        </w:rPr>
        <w:t xml:space="preserve">in </w:t>
      </w:r>
      <w:r w:rsidRPr="00D5649B">
        <w:rPr>
          <w:sz w:val="20"/>
        </w:rPr>
        <w:t>all years in the user-defined shelterbelt (kg C shelterbelt</w:t>
      </w:r>
      <w:r w:rsidRPr="00D5649B">
        <w:rPr>
          <w:sz w:val="20"/>
          <w:vertAlign w:val="superscript"/>
        </w:rPr>
        <w:noBreakHyphen/>
        <w:t>1</w:t>
      </w:r>
      <w:r w:rsidRPr="00D5649B">
        <w:rPr>
          <w:sz w:val="20"/>
        </w:rPr>
        <w:t>)</w:t>
      </w:r>
    </w:p>
    <w:p w14:paraId="422DD2C9" w14:textId="77777777" w:rsidR="00422181" w:rsidRPr="00D5649B" w:rsidRDefault="00422181" w:rsidP="00422181">
      <w:pPr>
        <w:keepNext/>
        <w:tabs>
          <w:tab w:val="right" w:pos="8640"/>
          <w:tab w:val="right" w:pos="8820"/>
        </w:tabs>
        <w:rPr>
          <w:b/>
          <w:szCs w:val="24"/>
        </w:rPr>
      </w:pPr>
    </w:p>
    <w:p w14:paraId="1B955E23" w14:textId="04825F39" w:rsidR="00467D5F" w:rsidRPr="00D5649B" w:rsidRDefault="00000000"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r>
          <m:rPr>
            <m:sty m:val="bi"/>
          </m:rPr>
          <w:rPr>
            <w:rFonts w:ascii="Cambria Math" w:hAnsi="Cambria Math"/>
            <w:szCs w:val="24"/>
          </w:rPr>
          <m:t>=</m:t>
        </m:r>
        <m:nary>
          <m:naryPr>
            <m:chr m:val="∑"/>
            <m:limLoc m:val="undOvr"/>
            <m:supHide m:val="1"/>
            <m:ctrlPr>
              <w:rPr>
                <w:rFonts w:ascii="Cambria Math" w:hAnsi="Cambria Math"/>
                <w:b/>
                <w:i/>
                <w:szCs w:val="24"/>
              </w:rPr>
            </m:ctrlPr>
          </m:naryPr>
          <m:sub>
            <m:r>
              <m:rPr>
                <m:sty m:val="bi"/>
              </m:rPr>
              <w:rPr>
                <w:rFonts w:ascii="Cambria Math" w:hAnsi="Cambria Math"/>
                <w:szCs w:val="24"/>
              </w:rPr>
              <m:t>treetype</m:t>
            </m:r>
          </m:sub>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521F4949" w14:textId="77777777" w:rsidR="00422181" w:rsidRPr="00D5649B" w:rsidRDefault="00422181" w:rsidP="00422181">
      <w:pPr>
        <w:spacing w:before="0"/>
        <w:rPr>
          <w:sz w:val="20"/>
        </w:rPr>
      </w:pPr>
      <w:r w:rsidRPr="00D5649B">
        <w:rPr>
          <w:sz w:val="20"/>
        </w:rPr>
        <w:t>where</w:t>
      </w:r>
    </w:p>
    <w:p w14:paraId="154B4492" w14:textId="29CD2507" w:rsidR="00422181" w:rsidRPr="00D5649B" w:rsidRDefault="00422181" w:rsidP="00041592">
      <w:pPr>
        <w:keepNext/>
        <w:tabs>
          <w:tab w:val="clear" w:pos="2880"/>
          <w:tab w:val="clear" w:pos="9360"/>
        </w:tabs>
        <w:spacing w:before="0"/>
        <w:ind w:left="2835" w:hanging="2835"/>
        <w:rPr>
          <w:sz w:val="20"/>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gain </w:t>
      </w:r>
      <w:r w:rsidR="008F57A7" w:rsidRPr="00D5649B">
        <w:rPr>
          <w:sz w:val="20"/>
        </w:rPr>
        <w:t xml:space="preserve">in </w:t>
      </w:r>
      <w:r w:rsidRPr="00D5649B">
        <w:rPr>
          <w:sz w:val="20"/>
        </w:rPr>
        <w:t>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3E0CE5EA" w14:textId="09FCB5BF" w:rsidR="00467D5F" w:rsidRPr="00D5649B" w:rsidRDefault="00000000"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shelterbelt(accumulate)</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e>
        </m:nary>
      </m:oMath>
      <w:r w:rsidR="00467D5F" w:rsidRPr="00D5649B">
        <w:rPr>
          <w:b/>
          <w:szCs w:val="24"/>
        </w:rPr>
        <w:t xml:space="preserve"> </w:t>
      </w:r>
      <w:r w:rsidR="00467D5F" w:rsidRPr="00D5649B">
        <w:rPr>
          <w:b/>
          <w:szCs w:val="24"/>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4EC4F7AC" w14:textId="54A23789" w:rsidR="00422181" w:rsidRPr="00D5649B" w:rsidRDefault="00422181" w:rsidP="008A7F5F">
      <w:pPr>
        <w:pStyle w:val="Heading3"/>
      </w:pPr>
      <w:bookmarkStart w:id="232" w:name="_Toc343610181"/>
      <w:bookmarkStart w:id="233" w:name="_Toc25321471"/>
      <w:bookmarkStart w:id="234" w:name="_Toc152758541"/>
      <w:r w:rsidRPr="00D5649B">
        <w:t>Convert C to CO</w:t>
      </w:r>
      <w:r w:rsidRPr="00D5649B">
        <w:rPr>
          <w:vertAlign w:val="subscript"/>
        </w:rPr>
        <w:t>2</w:t>
      </w:r>
      <w:r w:rsidRPr="00D5649B">
        <w:t xml:space="preserve"> emission</w:t>
      </w:r>
      <w:bookmarkEnd w:id="232"/>
      <w:bookmarkEnd w:id="233"/>
      <w:r w:rsidR="001D3D68">
        <w:t>s</w:t>
      </w:r>
      <w:bookmarkEnd w:id="234"/>
    </w:p>
    <w:p w14:paraId="2F1DBDE6" w14:textId="1F081D0A" w:rsidR="00467D5F" w:rsidRPr="00D5649B" w:rsidRDefault="00000000" w:rsidP="00E625E9">
      <w:pPr>
        <w:keepNext/>
        <w:tabs>
          <w:tab w:val="clear" w:pos="936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shelterbelt(t)</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9088350" w14:textId="72B381E9" w:rsidR="00467D5F" w:rsidRPr="00D5649B" w:rsidRDefault="00000000" w:rsidP="00E625E9">
      <w:pPr>
        <w:keepNext/>
        <w:tabs>
          <w:tab w:val="clear" w:pos="936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shelterbelt(accumulate)</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shelterbelt(accumlate)</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r w:rsidR="00467D5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76A1A57" w14:textId="77777777" w:rsidR="00422181" w:rsidRPr="00D5649B" w:rsidRDefault="00422181" w:rsidP="00422181">
      <w:pPr>
        <w:spacing w:before="0"/>
        <w:rPr>
          <w:sz w:val="20"/>
        </w:rPr>
      </w:pPr>
      <w:r w:rsidRPr="00D5649B">
        <w:rPr>
          <w:sz w:val="20"/>
        </w:rPr>
        <w:t>where</w:t>
      </w:r>
    </w:p>
    <w:p w14:paraId="6C815B70" w14:textId="21CDCD8A"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shelterbelt(accumulate)</w:t>
      </w:r>
      <w:r w:rsidRPr="00D5649B">
        <w:rPr>
          <w:i/>
          <w:sz w:val="20"/>
          <w:vertAlign w:val="subscript"/>
        </w:rPr>
        <w:tab/>
      </w:r>
      <w:r w:rsidRPr="00D5649B">
        <w:rPr>
          <w:sz w:val="20"/>
        </w:rPr>
        <w:t>Total CO</w:t>
      </w:r>
      <w:r w:rsidRPr="00D5649B">
        <w:rPr>
          <w:sz w:val="20"/>
          <w:vertAlign w:val="subscript"/>
        </w:rPr>
        <w:t xml:space="preserve">2 </w:t>
      </w:r>
      <w:r w:rsidRPr="00D5649B">
        <w:rPr>
          <w:sz w:val="20"/>
        </w:rPr>
        <w:t xml:space="preserve">sequestration </w:t>
      </w:r>
      <w:r w:rsidR="008F57A7" w:rsidRPr="00D5649B">
        <w:rPr>
          <w:sz w:val="20"/>
        </w:rPr>
        <w:t xml:space="preserve">in </w:t>
      </w:r>
      <w:r w:rsidRPr="00D5649B">
        <w:rPr>
          <w:sz w:val="20"/>
        </w:rPr>
        <w:t>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w:t>
      </w:r>
      <w:r w:rsidRPr="00D5649B">
        <w:rPr>
          <w:i/>
          <w:sz w:val="20"/>
        </w:rPr>
        <w:t xml:space="preserve"> </w:t>
      </w:r>
    </w:p>
    <w:p w14:paraId="399DBDBE" w14:textId="3064F40F"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(accumulate)</w:t>
      </w:r>
      <w:r w:rsidRPr="00D5649B">
        <w:rPr>
          <w:i/>
          <w:sz w:val="20"/>
          <w:vertAlign w:val="subscript"/>
        </w:rPr>
        <w:tab/>
      </w:r>
      <w:r w:rsidRPr="00D5649B">
        <w:rPr>
          <w:sz w:val="20"/>
        </w:rPr>
        <w:t xml:space="preserve">Total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w:t>
      </w:r>
    </w:p>
    <w:p w14:paraId="7384E4C8" w14:textId="77777777"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shelterbelt(t)</w:t>
      </w:r>
      <w:r w:rsidRPr="00D5649B">
        <w:rPr>
          <w:i/>
          <w:sz w:val="20"/>
          <w:vertAlign w:val="subscript"/>
        </w:rPr>
        <w:tab/>
      </w:r>
      <w:r w:rsidRPr="00D5649B">
        <w:rPr>
          <w:sz w:val="20"/>
        </w:rPr>
        <w:t>Annual CO</w:t>
      </w:r>
      <w:r w:rsidRPr="00D5649B">
        <w:rPr>
          <w:sz w:val="20"/>
          <w:vertAlign w:val="subscript"/>
        </w:rPr>
        <w:t xml:space="preserve">2 </w:t>
      </w:r>
      <w:r w:rsidRPr="00D5649B">
        <w:rPr>
          <w:sz w:val="20"/>
        </w:rPr>
        <w:t>sequestration from 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r w:rsidRPr="00D5649B">
        <w:rPr>
          <w:i/>
          <w:sz w:val="20"/>
        </w:rPr>
        <w:t xml:space="preserve"> </w:t>
      </w:r>
    </w:p>
    <w:p w14:paraId="4C49C6CA" w14:textId="0A76135C"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(t)</w:t>
      </w:r>
      <w:r w:rsidRPr="00D5649B">
        <w:rPr>
          <w:i/>
          <w:sz w:val="20"/>
          <w:vertAlign w:val="subscript"/>
        </w:rPr>
        <w:tab/>
      </w:r>
      <w:r w:rsidRPr="00D5649B">
        <w:rPr>
          <w:sz w:val="20"/>
        </w:rPr>
        <w:t xml:space="preserve">Annual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4FCF52DB" w14:textId="3996A9B1" w:rsidR="00422181" w:rsidRPr="00D5649B" w:rsidRDefault="00422181" w:rsidP="00F066DB">
      <w:pPr>
        <w:tabs>
          <w:tab w:val="clear" w:pos="2880"/>
          <w:tab w:val="clear" w:pos="9360"/>
        </w:tabs>
        <w:spacing w:before="0"/>
        <w:ind w:left="2835" w:hanging="2835"/>
      </w:pPr>
      <w:r w:rsidRPr="00D5649B">
        <w:rPr>
          <w:sz w:val="20"/>
        </w:rPr>
        <w:t>44/12</w:t>
      </w:r>
      <w:r w:rsidRPr="00D5649B">
        <w:rPr>
          <w:sz w:val="20"/>
        </w:rPr>
        <w:tab/>
        <w:t>Conversion from C to CO</w:t>
      </w:r>
      <w:r w:rsidRPr="00D5649B">
        <w:rPr>
          <w:sz w:val="20"/>
          <w:vertAlign w:val="subscript"/>
        </w:rPr>
        <w:t>2</w:t>
      </w:r>
    </w:p>
    <w:p w14:paraId="5FAA79D1" w14:textId="4DF2FC77" w:rsidR="00CC528E" w:rsidRPr="00D5649B" w:rsidRDefault="00CC528E" w:rsidP="00187822">
      <w:pPr>
        <w:pStyle w:val="Heading2"/>
        <w:pageBreakBefore/>
      </w:pPr>
      <w:bookmarkStart w:id="235" w:name="_Toc152758542"/>
      <w:r w:rsidRPr="00D5649B">
        <w:lastRenderedPageBreak/>
        <w:t>Water budget model</w:t>
      </w:r>
      <w:bookmarkEnd w:id="235"/>
      <w:r w:rsidR="000A0FE8">
        <w:t xml:space="preserve"> </w:t>
      </w:r>
    </w:p>
    <w:p w14:paraId="41E140D0" w14:textId="22999BB8" w:rsidR="00DD1FA5" w:rsidRPr="00DD1FA5" w:rsidRDefault="006078D8" w:rsidP="00C02F83">
      <w:r>
        <w:t>There is a simpli</w:t>
      </w:r>
      <w:r w:rsidR="006337B6">
        <w:t>fi</w:t>
      </w:r>
      <w:r>
        <w:t xml:space="preserve">ed water budgeting routine within the </w:t>
      </w:r>
      <w:r w:rsidR="00E7640C">
        <w:t>r</w:t>
      </w:r>
      <w:r w:rsidRPr="00E7640C">
        <w:rPr>
          <w:vertAlign w:val="subscript"/>
        </w:rPr>
        <w:t>e</w:t>
      </w:r>
      <w:r>
        <w:t>-crop calculation for the ICBM model (</w:t>
      </w:r>
      <w:r w:rsidRPr="00B50FD0">
        <w:rPr>
          <w:b/>
        </w:rPr>
        <w:t xml:space="preserve">section </w:t>
      </w:r>
      <w:r w:rsidRPr="00B50FD0">
        <w:rPr>
          <w:b/>
        </w:rPr>
        <w:fldChar w:fldCharType="begin"/>
      </w:r>
      <w:r w:rsidRPr="00B50FD0">
        <w:rPr>
          <w:b/>
        </w:rPr>
        <w:instrText xml:space="preserve"> REF _Ref109993936 \r \h </w:instrText>
      </w:r>
      <w:r w:rsidR="00B50FD0">
        <w:rPr>
          <w:b/>
        </w:rPr>
        <w:instrText xml:space="preserve"> \* MERGEFORMAT </w:instrText>
      </w:r>
      <w:r w:rsidRPr="00B50FD0">
        <w:rPr>
          <w:b/>
        </w:rPr>
      </w:r>
      <w:r w:rsidRPr="00B50FD0">
        <w:rPr>
          <w:b/>
        </w:rPr>
        <w:fldChar w:fldCharType="separate"/>
      </w:r>
      <w:r w:rsidR="00B50FD0" w:rsidRPr="00B50FD0">
        <w:rPr>
          <w:b/>
        </w:rPr>
        <w:t>2.1.1.1.2</w:t>
      </w:r>
      <w:r w:rsidRPr="00B50FD0">
        <w:rPr>
          <w:b/>
        </w:rPr>
        <w:fldChar w:fldCharType="end"/>
      </w:r>
      <w:r>
        <w:t xml:space="preserve">). </w:t>
      </w:r>
      <w:r w:rsidR="00E7640C">
        <w:t>T</w:t>
      </w:r>
      <w:r>
        <w:t xml:space="preserve">he </w:t>
      </w:r>
      <w:proofErr w:type="spellStart"/>
      <w:r>
        <w:t>Holos</w:t>
      </w:r>
      <w:proofErr w:type="spellEnd"/>
      <w:r>
        <w:t xml:space="preserve"> team </w:t>
      </w:r>
      <w:r w:rsidR="00E7640C">
        <w:t xml:space="preserve">has </w:t>
      </w:r>
      <w:r>
        <w:t xml:space="preserve">developed a Canada specific </w:t>
      </w:r>
      <w:r w:rsidR="00B61455" w:rsidRPr="00DD1FA5">
        <w:t xml:space="preserve">water budget model </w:t>
      </w:r>
      <w:r>
        <w:t>(</w:t>
      </w:r>
      <w:r w:rsidR="00B61455" w:rsidRPr="00DD1FA5">
        <w:t>Martel et al. 2021</w:t>
      </w:r>
      <w:r>
        <w:t>) that is more detailed,</w:t>
      </w:r>
      <w:r w:rsidR="00B61455" w:rsidRPr="00DD1FA5">
        <w:t xml:space="preserve"> </w:t>
      </w:r>
      <w:r w:rsidR="00DD1FA5" w:rsidRPr="00DD1FA5">
        <w:t xml:space="preserve">but </w:t>
      </w:r>
      <w:r w:rsidR="00E7640C">
        <w:t>this has not yet been incorporated</w:t>
      </w:r>
      <w:r w:rsidR="00DD1FA5" w:rsidRPr="00DD1FA5">
        <w:t xml:space="preserve"> into </w:t>
      </w:r>
      <w:r w:rsidR="00E7640C">
        <w:t xml:space="preserve">the </w:t>
      </w:r>
      <w:proofErr w:type="spellStart"/>
      <w:r w:rsidR="00E7640C">
        <w:t>Holos</w:t>
      </w:r>
      <w:proofErr w:type="spellEnd"/>
      <w:r w:rsidR="00E7640C">
        <w:t xml:space="preserve"> model</w:t>
      </w:r>
      <w:r w:rsidR="00DD1FA5" w:rsidRPr="00DD1FA5">
        <w:t xml:space="preserve">. Our goal is to add the </w:t>
      </w:r>
      <w:r>
        <w:t xml:space="preserve">new </w:t>
      </w:r>
      <w:r w:rsidR="00DD1FA5" w:rsidRPr="00DD1FA5">
        <w:t xml:space="preserve">water budget model in the next iteration of </w:t>
      </w:r>
      <w:proofErr w:type="spellStart"/>
      <w:r w:rsidR="00DD1FA5" w:rsidRPr="00DD1FA5">
        <w:t>Holos</w:t>
      </w:r>
      <w:proofErr w:type="spellEnd"/>
      <w:r w:rsidR="00DD1FA5" w:rsidRPr="00DD1FA5">
        <w:t xml:space="preserve">, </w:t>
      </w:r>
      <w:r w:rsidR="00E7640C">
        <w:t>at which point</w:t>
      </w:r>
      <w:r w:rsidR="00DD1FA5" w:rsidRPr="00DD1FA5">
        <w:t xml:space="preserve"> this </w:t>
      </w:r>
      <w:r w:rsidR="00E7640C">
        <w:t xml:space="preserve">technical </w:t>
      </w:r>
      <w:r w:rsidR="00DD1FA5" w:rsidRPr="00DD1FA5">
        <w:t xml:space="preserve">document </w:t>
      </w:r>
      <w:r w:rsidR="00E7640C">
        <w:t>will be re-published or updated accordingly</w:t>
      </w:r>
      <w:r w:rsidR="00DD1FA5" w:rsidRPr="00DD1FA5">
        <w:t>.</w:t>
      </w:r>
    </w:p>
    <w:p w14:paraId="4AAB6F82" w14:textId="77777777" w:rsidR="00187822" w:rsidRPr="00D5649B" w:rsidRDefault="00C02F83" w:rsidP="008A7F5F">
      <w:pPr>
        <w:pStyle w:val="Heading3"/>
      </w:pPr>
      <w:bookmarkStart w:id="236" w:name="_Toc152758543"/>
      <w:r w:rsidRPr="00D5649B">
        <w:t>Evapotranspiration</w:t>
      </w:r>
      <w:bookmarkEnd w:id="236"/>
    </w:p>
    <w:p w14:paraId="2DE1B28F" w14:textId="1CA1B904" w:rsidR="00C02F83" w:rsidRPr="00D5649B" w:rsidRDefault="00DD1FA5" w:rsidP="00DD1FA5">
      <w:pPr>
        <w:pStyle w:val="ListParagraph"/>
        <w:numPr>
          <w:ilvl w:val="0"/>
          <w:numId w:val="13"/>
        </w:numPr>
      </w:pPr>
      <w:r>
        <w:t>To be added</w:t>
      </w:r>
    </w:p>
    <w:p w14:paraId="468BD3BE" w14:textId="77777777" w:rsidR="00C02F83" w:rsidRPr="00D5649B" w:rsidRDefault="00C02F83" w:rsidP="008A7F5F">
      <w:pPr>
        <w:pStyle w:val="Heading3"/>
      </w:pPr>
      <w:bookmarkStart w:id="237" w:name="_Toc152758544"/>
      <w:r w:rsidRPr="00D5649B">
        <w:t>Run-off and Infiltration</w:t>
      </w:r>
      <w:bookmarkEnd w:id="237"/>
      <w:r w:rsidRPr="00D5649B">
        <w:t xml:space="preserve"> </w:t>
      </w:r>
    </w:p>
    <w:p w14:paraId="7D46F7E9" w14:textId="517DCAAF" w:rsidR="00C02F83" w:rsidRPr="00D5649B" w:rsidRDefault="00DD1FA5" w:rsidP="00C02F83">
      <w:pPr>
        <w:pStyle w:val="ListParagraph"/>
        <w:numPr>
          <w:ilvl w:val="0"/>
          <w:numId w:val="13"/>
        </w:numPr>
      </w:pPr>
      <w:r>
        <w:t>To be added</w:t>
      </w:r>
    </w:p>
    <w:p w14:paraId="26A1A852" w14:textId="77777777" w:rsidR="00C02F83" w:rsidRPr="00D5649B" w:rsidRDefault="00C02F83" w:rsidP="008A7F5F">
      <w:pPr>
        <w:pStyle w:val="Heading3"/>
      </w:pPr>
      <w:bookmarkStart w:id="238" w:name="_Toc152758545"/>
      <w:r w:rsidRPr="00D5649B">
        <w:t>Water movement</w:t>
      </w:r>
      <w:bookmarkEnd w:id="238"/>
    </w:p>
    <w:p w14:paraId="22C3233D" w14:textId="16219FBE" w:rsidR="00C02F83" w:rsidRPr="00D5649B" w:rsidRDefault="00DD1FA5" w:rsidP="00C02F83">
      <w:pPr>
        <w:pStyle w:val="ListParagraph"/>
        <w:numPr>
          <w:ilvl w:val="0"/>
          <w:numId w:val="13"/>
        </w:numPr>
      </w:pPr>
      <w:r>
        <w:t>To be added</w:t>
      </w:r>
    </w:p>
    <w:p w14:paraId="332B9FA5" w14:textId="77777777" w:rsidR="00C02F83" w:rsidRPr="00D5649B" w:rsidRDefault="00C02F83" w:rsidP="008A7F5F">
      <w:pPr>
        <w:pStyle w:val="Heading3"/>
      </w:pPr>
      <w:bookmarkStart w:id="239" w:name="_Toc152758546"/>
      <w:r w:rsidRPr="00D5649B">
        <w:t>Root growth and water extraction</w:t>
      </w:r>
      <w:bookmarkEnd w:id="239"/>
    </w:p>
    <w:p w14:paraId="0E62C70A" w14:textId="7FBF855F" w:rsidR="00C02F83" w:rsidRPr="00D5649B" w:rsidRDefault="00DD1FA5" w:rsidP="00C02F83">
      <w:pPr>
        <w:pStyle w:val="ListParagraph"/>
        <w:numPr>
          <w:ilvl w:val="0"/>
          <w:numId w:val="13"/>
        </w:numPr>
      </w:pPr>
      <w:r>
        <w:t>To be added</w:t>
      </w:r>
    </w:p>
    <w:p w14:paraId="7E7A7ACF" w14:textId="04530D9D" w:rsidR="00E51B68" w:rsidRPr="00D5649B" w:rsidRDefault="005212EA" w:rsidP="005A25A5">
      <w:pPr>
        <w:pStyle w:val="Heading2"/>
        <w:pageBreakBefore/>
      </w:pPr>
      <w:bookmarkStart w:id="240" w:name="_Ref50557331"/>
      <w:bookmarkStart w:id="241" w:name="_Toc152758547"/>
      <w:r>
        <w:lastRenderedPageBreak/>
        <w:t>N</w:t>
      </w:r>
      <w:r w:rsidR="00CF40FD" w:rsidRPr="00D5649B">
        <w:t xml:space="preserve">itrous </w:t>
      </w:r>
      <w:r w:rsidR="004E267D">
        <w:t>o</w:t>
      </w:r>
      <w:r w:rsidR="00CF40FD" w:rsidRPr="00D5649B">
        <w:t>xide</w:t>
      </w:r>
      <w:r>
        <w:t xml:space="preserve"> </w:t>
      </w:r>
      <w:r w:rsidR="004E267D">
        <w:t>e</w:t>
      </w:r>
      <w:r>
        <w:t xml:space="preserve">mission </w:t>
      </w:r>
      <w:r w:rsidR="004E267D">
        <w:t>f</w:t>
      </w:r>
      <w:r>
        <w:t xml:space="preserve">actor </w:t>
      </w:r>
      <w:r w:rsidR="004E267D">
        <w:t>c</w:t>
      </w:r>
      <w:r>
        <w:t>alculation</w:t>
      </w:r>
      <w:r w:rsidR="00E51B68" w:rsidRPr="00D5649B">
        <w:t xml:space="preserve"> (IPCC</w:t>
      </w:r>
      <w:r w:rsidR="00CA67D7" w:rsidRPr="00D5649B">
        <w:t xml:space="preserve"> Canada</w:t>
      </w:r>
      <w:r w:rsidR="00E51B68" w:rsidRPr="00D5649B">
        <w:t xml:space="preserve"> Tier 2)</w:t>
      </w:r>
      <w:bookmarkEnd w:id="240"/>
      <w:bookmarkEnd w:id="241"/>
    </w:p>
    <w:p w14:paraId="41E609D2" w14:textId="1C6B09E9" w:rsidR="00BB4FD7" w:rsidRPr="00D5649B" w:rsidRDefault="00BB4FD7" w:rsidP="005A25A5">
      <w:r w:rsidRPr="00D5649B">
        <w:t>Management factors are input for each year. Emissions are calculated yearly and pro-rated for monthly emission estimates.</w:t>
      </w:r>
      <w:r w:rsidR="00CB6EF4">
        <w:t xml:space="preserve"> O</w:t>
      </w:r>
      <w:r w:rsidRPr="00D5649B">
        <w:t>rganic soils</w:t>
      </w:r>
      <w:r w:rsidR="00CB6EF4">
        <w:t xml:space="preserve"> are currently not considered</w:t>
      </w:r>
      <w:r w:rsidRPr="00D5649B">
        <w:t>.</w:t>
      </w:r>
    </w:p>
    <w:p w14:paraId="5082C943" w14:textId="77777777" w:rsidR="00931061" w:rsidRPr="00D5649B" w:rsidRDefault="00A24950" w:rsidP="00931061">
      <w:pPr>
        <w:pStyle w:val="ListParagraph"/>
        <w:keepNext/>
        <w:tabs>
          <w:tab w:val="left" w:pos="1440"/>
        </w:tabs>
        <w:jc w:val="center"/>
      </w:pPr>
      <w:r w:rsidRPr="00D5649B">
        <w:rPr>
          <w:noProof/>
          <w:lang w:eastAsia="en-CA"/>
        </w:rPr>
        <w:drawing>
          <wp:inline distT="0" distB="0" distL="0" distR="0" wp14:anchorId="074CF9AA" wp14:editId="31AEF0A2">
            <wp:extent cx="3681453" cy="4329050"/>
            <wp:effectExtent l="0" t="0" r="0" b="0"/>
            <wp:docPr id="292" name="Picture 292" descr="C:\Users\Ke Gao Long\Pictures\N2O 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681453" cy="4329050"/>
                    </a:xfrm>
                    <a:prstGeom prst="rect">
                      <a:avLst/>
                    </a:prstGeom>
                  </pic:spPr>
                </pic:pic>
              </a:graphicData>
            </a:graphic>
          </wp:inline>
        </w:drawing>
      </w:r>
    </w:p>
    <w:p w14:paraId="446FF791" w14:textId="1391047A" w:rsidR="00931061" w:rsidRPr="00CD160A" w:rsidRDefault="00931061" w:rsidP="00CD160A">
      <w:pPr>
        <w:pStyle w:val="Caption"/>
        <w:jc w:val="center"/>
        <w:rPr>
          <w:szCs w:val="24"/>
        </w:rPr>
      </w:pPr>
      <w:bookmarkStart w:id="242" w:name="_Ref133927894"/>
      <w:r w:rsidRPr="00C11D71">
        <w:rPr>
          <w:b/>
          <w:bCs w:val="0"/>
          <w:szCs w:val="24"/>
        </w:rPr>
        <w:t xml:space="preserve">Figure </w:t>
      </w:r>
      <w:r w:rsidR="00D93495" w:rsidRPr="00C11D71">
        <w:rPr>
          <w:b/>
          <w:bCs w:val="0"/>
          <w:szCs w:val="24"/>
        </w:rPr>
        <w:fldChar w:fldCharType="begin"/>
      </w:r>
      <w:r w:rsidR="00D93495" w:rsidRPr="00C11D71">
        <w:rPr>
          <w:b/>
          <w:bCs w:val="0"/>
          <w:szCs w:val="24"/>
        </w:rPr>
        <w:instrText xml:space="preserve"> SEQ Figure \* ARABIC </w:instrText>
      </w:r>
      <w:r w:rsidR="00D93495" w:rsidRPr="00C11D71">
        <w:rPr>
          <w:b/>
          <w:bCs w:val="0"/>
          <w:szCs w:val="24"/>
        </w:rPr>
        <w:fldChar w:fldCharType="separate"/>
      </w:r>
      <w:r w:rsidRPr="00C11D71">
        <w:rPr>
          <w:b/>
          <w:bCs w:val="0"/>
          <w:noProof/>
          <w:szCs w:val="24"/>
        </w:rPr>
        <w:t>2</w:t>
      </w:r>
      <w:r w:rsidR="00D93495" w:rsidRPr="00C11D71">
        <w:rPr>
          <w:b/>
          <w:bCs w:val="0"/>
          <w:noProof/>
          <w:szCs w:val="24"/>
        </w:rPr>
        <w:fldChar w:fldCharType="end"/>
      </w:r>
      <w:bookmarkEnd w:id="242"/>
      <w:r w:rsidRPr="00C11D71">
        <w:rPr>
          <w:b/>
          <w:bCs w:val="0"/>
          <w:szCs w:val="24"/>
        </w:rPr>
        <w:t>.</w:t>
      </w:r>
      <w:r w:rsidRPr="00CD160A">
        <w:rPr>
          <w:szCs w:val="24"/>
        </w:rPr>
        <w:t xml:space="preserve"> Schematic representation of the Canadian </w:t>
      </w:r>
      <w:r w:rsidR="004E267D">
        <w:rPr>
          <w:szCs w:val="24"/>
        </w:rPr>
        <w:t>N</w:t>
      </w:r>
      <w:r w:rsidR="004E267D" w:rsidRPr="004E267D">
        <w:rPr>
          <w:szCs w:val="24"/>
          <w:vertAlign w:val="subscript"/>
        </w:rPr>
        <w:t>2</w:t>
      </w:r>
      <w:r w:rsidR="004E267D">
        <w:rPr>
          <w:szCs w:val="24"/>
        </w:rPr>
        <w:t>O</w:t>
      </w:r>
      <w:r w:rsidRPr="00CD160A">
        <w:rPr>
          <w:szCs w:val="24"/>
        </w:rPr>
        <w:t xml:space="preserve"> emission factor calculation (derived from Liang </w:t>
      </w:r>
      <w:r w:rsidRPr="000251AF">
        <w:rPr>
          <w:iCs/>
          <w:szCs w:val="24"/>
        </w:rPr>
        <w:t>et al.</w:t>
      </w:r>
      <w:r w:rsidR="00E16380" w:rsidRPr="000251AF">
        <w:rPr>
          <w:iCs/>
          <w:szCs w:val="24"/>
        </w:rPr>
        <w:t>,</w:t>
      </w:r>
      <w:r w:rsidRPr="00CD160A">
        <w:rPr>
          <w:szCs w:val="24"/>
        </w:rPr>
        <w:t xml:space="preserve"> 2020)</w:t>
      </w:r>
    </w:p>
    <w:p w14:paraId="38A6D5E6" w14:textId="77777777" w:rsidR="00483684" w:rsidRPr="006E041D" w:rsidRDefault="00483684" w:rsidP="00483684">
      <w:pPr>
        <w:rPr>
          <w:b/>
          <w:bCs/>
        </w:rPr>
      </w:pPr>
      <w:r w:rsidRPr="006E041D">
        <w:rPr>
          <w:b/>
          <w:bCs/>
        </w:rPr>
        <w:t xml:space="preserve">Assumptions: </w:t>
      </w:r>
    </w:p>
    <w:p w14:paraId="7368A341" w14:textId="77777777" w:rsidR="00483684" w:rsidRPr="00D5649B" w:rsidRDefault="00483684" w:rsidP="00483684">
      <w:pPr>
        <w:pStyle w:val="ListParagraph"/>
        <w:numPr>
          <w:ilvl w:val="0"/>
          <w:numId w:val="16"/>
        </w:numPr>
      </w:pPr>
      <w:r w:rsidRPr="00D5649B">
        <w:t>All manure is land-applied yearly</w:t>
      </w:r>
      <w:r>
        <w:t xml:space="preserve"> and </w:t>
      </w:r>
      <w:r w:rsidRPr="00D5649B">
        <w:t>emissions are allotted to the farm of manure origin.</w:t>
      </w:r>
    </w:p>
    <w:p w14:paraId="104BF87E" w14:textId="77777777" w:rsidR="00483684" w:rsidRPr="00D5649B" w:rsidRDefault="00483684" w:rsidP="00483684">
      <w:pPr>
        <w:pStyle w:val="ListParagraph"/>
        <w:numPr>
          <w:ilvl w:val="0"/>
          <w:numId w:val="16"/>
        </w:numPr>
      </w:pPr>
      <w:r w:rsidRPr="00D5649B">
        <w:t>Crop residue emissions are allotted to the farm of residue origin.</w:t>
      </w:r>
    </w:p>
    <w:p w14:paraId="4D88A143" w14:textId="77777777" w:rsidR="00483684" w:rsidRPr="00D5649B" w:rsidRDefault="00483684" w:rsidP="00483684">
      <w:pPr>
        <w:pStyle w:val="ListParagraph"/>
        <w:numPr>
          <w:ilvl w:val="0"/>
          <w:numId w:val="16"/>
        </w:numPr>
      </w:pPr>
      <w:r w:rsidRPr="00D5649B">
        <w:t>Emissions are calculated based on the specified farm soil texture.</w:t>
      </w:r>
    </w:p>
    <w:p w14:paraId="0D9F569E" w14:textId="4EAD09CF" w:rsidR="00483684" w:rsidRPr="00D5649B" w:rsidRDefault="00483684" w:rsidP="00483684">
      <w:pPr>
        <w:pStyle w:val="ListParagraph"/>
        <w:numPr>
          <w:ilvl w:val="0"/>
          <w:numId w:val="16"/>
        </w:numPr>
      </w:pPr>
      <w:r w:rsidRPr="00D5649B">
        <w:t>N</w:t>
      </w:r>
      <w:r w:rsidRPr="00D5649B">
        <w:rPr>
          <w:vertAlign w:val="subscript"/>
        </w:rPr>
        <w:t>2</w:t>
      </w:r>
      <w:r w:rsidRPr="00D5649B">
        <w:t xml:space="preserve">O emissions from decay of residues containing biologically-fixed </w:t>
      </w:r>
      <w:r w:rsidR="003C2449">
        <w:t>N</w:t>
      </w:r>
      <w:r w:rsidR="003C2449" w:rsidRPr="00D5649B">
        <w:t xml:space="preserve"> </w:t>
      </w:r>
      <w:r w:rsidRPr="00D5649B">
        <w:t>are included.</w:t>
      </w:r>
    </w:p>
    <w:p w14:paraId="34CAA59E" w14:textId="77777777" w:rsidR="00483684" w:rsidRPr="00D5649B" w:rsidRDefault="00483684" w:rsidP="00483684">
      <w:pPr>
        <w:pStyle w:val="ListParagraph"/>
        <w:numPr>
          <w:ilvl w:val="0"/>
          <w:numId w:val="16"/>
        </w:numPr>
        <w:tabs>
          <w:tab w:val="left" w:pos="1440"/>
        </w:tabs>
        <w:rPr>
          <w:b/>
          <w:sz w:val="20"/>
        </w:rPr>
      </w:pPr>
      <w:r w:rsidRPr="00D5649B">
        <w:t>Emissions from mineralized N are distributed equally among the cropped land area.</w:t>
      </w:r>
    </w:p>
    <w:p w14:paraId="5D407D68" w14:textId="579D9A23" w:rsidR="00483684" w:rsidRPr="00D5649B" w:rsidRDefault="00483684" w:rsidP="00483684">
      <w:pPr>
        <w:pStyle w:val="ListParagraph"/>
        <w:numPr>
          <w:ilvl w:val="0"/>
          <w:numId w:val="16"/>
        </w:numPr>
        <w:rPr>
          <w:b/>
        </w:rPr>
      </w:pPr>
      <w:r w:rsidRPr="00D5649B">
        <w:rPr>
          <w:b/>
        </w:rPr>
        <w:t xml:space="preserve">The texture, where not specified in </w:t>
      </w:r>
      <w:r w:rsidRPr="00D5649B">
        <w:rPr>
          <w:b/>
        </w:rPr>
        <w:fldChar w:fldCharType="begin"/>
      </w:r>
      <w:r w:rsidRPr="00D5649B">
        <w:rPr>
          <w:b/>
        </w:rPr>
        <w:instrText xml:space="preserve"> REF _Ref37077613 \h  \* MERGEFORMAT </w:instrText>
      </w:r>
      <w:r w:rsidRPr="00D5649B">
        <w:rPr>
          <w:b/>
        </w:rPr>
      </w:r>
      <w:r w:rsidRPr="00D5649B">
        <w:rPr>
          <w:b/>
        </w:rPr>
        <w:fldChar w:fldCharType="separate"/>
      </w:r>
      <w:r w:rsidR="00492A19" w:rsidRPr="00333F9C">
        <w:rPr>
          <w:b/>
        </w:rPr>
        <w:t xml:space="preserve">Table </w:t>
      </w:r>
      <w:r w:rsidR="00492A19">
        <w:rPr>
          <w:b/>
        </w:rPr>
        <w:t>13</w:t>
      </w:r>
      <w:r w:rsidRPr="00D5649B">
        <w:rPr>
          <w:b/>
        </w:rPr>
        <w:fldChar w:fldCharType="end"/>
      </w:r>
      <w:r w:rsidRPr="00D5649B">
        <w:rPr>
          <w:b/>
        </w:rPr>
        <w:t>, has no effect (RF=1)</w:t>
      </w:r>
    </w:p>
    <w:p w14:paraId="0E17E4E9" w14:textId="3B87CF10" w:rsidR="00483684" w:rsidRPr="00D5649B" w:rsidRDefault="00483684" w:rsidP="00483684">
      <w:pPr>
        <w:pStyle w:val="ListParagraph"/>
        <w:numPr>
          <w:ilvl w:val="0"/>
          <w:numId w:val="16"/>
        </w:numPr>
        <w:rPr>
          <w:b/>
        </w:rPr>
      </w:pPr>
      <w:r w:rsidRPr="00D5649B">
        <w:rPr>
          <w:b/>
        </w:rPr>
        <w:t xml:space="preserve">For all perennials systems, </w:t>
      </w:r>
      <w:r w:rsidR="003C2449">
        <w:rPr>
          <w:b/>
        </w:rPr>
        <w:t>N</w:t>
      </w:r>
      <w:r w:rsidR="003C2449" w:rsidRPr="00D5649B">
        <w:rPr>
          <w:b/>
        </w:rPr>
        <w:t xml:space="preserve"> </w:t>
      </w:r>
      <w:r w:rsidRPr="00D5649B">
        <w:rPr>
          <w:b/>
        </w:rPr>
        <w:t>source and tillage have no effect (RF=1)</w:t>
      </w:r>
    </w:p>
    <w:p w14:paraId="45B58839" w14:textId="77777777" w:rsidR="00483684" w:rsidRPr="00D5649B" w:rsidRDefault="00483684" w:rsidP="00483684">
      <w:pPr>
        <w:pStyle w:val="ListParagraph"/>
        <w:numPr>
          <w:ilvl w:val="0"/>
          <w:numId w:val="16"/>
        </w:numPr>
        <w:rPr>
          <w:b/>
        </w:rPr>
      </w:pPr>
      <w:r w:rsidRPr="00D5649B">
        <w:rPr>
          <w:b/>
        </w:rPr>
        <w:t>No till and reduced tillage are combined into conservation tillage</w:t>
      </w:r>
    </w:p>
    <w:p w14:paraId="6037DAC8" w14:textId="77777777" w:rsidR="00483684" w:rsidRPr="00D5649B" w:rsidRDefault="00483684" w:rsidP="00483684">
      <w:pPr>
        <w:pStyle w:val="ListParagraph"/>
        <w:numPr>
          <w:ilvl w:val="0"/>
          <w:numId w:val="16"/>
        </w:numPr>
        <w:rPr>
          <w:b/>
        </w:rPr>
      </w:pPr>
      <w:r w:rsidRPr="00D5649B">
        <w:rPr>
          <w:b/>
        </w:rPr>
        <w:t>Irrigation iterates the base EF directly, RF adjustments apply regardless</w:t>
      </w:r>
    </w:p>
    <w:p w14:paraId="72ED2F1E" w14:textId="7A223863" w:rsidR="00E51B68" w:rsidRPr="00D5649B" w:rsidRDefault="005212EA" w:rsidP="008A7F5F">
      <w:pPr>
        <w:pStyle w:val="Heading3"/>
      </w:pPr>
      <w:bookmarkStart w:id="243" w:name="_Toc152758548"/>
      <w:r>
        <w:lastRenderedPageBreak/>
        <w:t xml:space="preserve">Base </w:t>
      </w:r>
      <w:r w:rsidR="004E267D">
        <w:t>e</w:t>
      </w:r>
      <w:r w:rsidR="00E51B68" w:rsidRPr="00D5649B">
        <w:t>mission factor</w:t>
      </w:r>
      <w:bookmarkEnd w:id="243"/>
    </w:p>
    <w:p w14:paraId="103587D7" w14:textId="1818659A" w:rsidR="00036BBC" w:rsidRPr="00D5649B" w:rsidRDefault="00000000" w:rsidP="00E625E9">
      <w:pPr>
        <w:pStyle w:val="Caption"/>
        <w:tabs>
          <w:tab w:val="clear" w:pos="936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-7.7</m:t>
                </m:r>
              </m:e>
            </m:d>
          </m:sup>
        </m:sSup>
        <m:r>
          <m:rPr>
            <m:sty m:val="bi"/>
          </m:rPr>
          <w:rPr>
            <w:rFonts w:ascii="Cambria Math" w:hAnsi="Cambria Math"/>
          </w:rPr>
          <m:t>×100</m:t>
        </m:r>
      </m:oMath>
      <w:r w:rsidR="001D566D" w:rsidRPr="00D5649B">
        <w:rPr>
          <w:sz w:val="20"/>
        </w:rPr>
        <w:t xml:space="preserve"> </w:t>
      </w:r>
      <w:r w:rsidR="00517831" w:rsidRPr="00D5649B">
        <w:rPr>
          <w:sz w:val="20"/>
        </w:rPr>
        <w:tab/>
      </w:r>
      <w:r w:rsidR="00D048C1"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70A8F2FB" w14:textId="4F064B80" w:rsidR="001D566D" w:rsidRPr="00D5649B" w:rsidRDefault="00000000" w:rsidP="00E625E9">
      <w:pPr>
        <w:pStyle w:val="Caption"/>
        <w:tabs>
          <w:tab w:val="clear" w:pos="936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PE</m:t>
                    </m:r>
                  </m:e>
                  <m:sub>
                    <m:r>
                      <m:rPr>
                        <m:sty m:val="bi"/>
                      </m:rPr>
                      <w:rPr>
                        <w:rFonts w:ascii="Cambria Math" w:hAnsi="Cambria Math"/>
                      </w:rPr>
                      <m:t>i</m:t>
                    </m:r>
                  </m:sub>
                </m:sSub>
                <m:r>
                  <m:rPr>
                    <m:sty m:val="bi"/>
                  </m:rPr>
                  <w:rPr>
                    <w:rFonts w:ascii="Cambria Math" w:hAnsi="Cambria Math"/>
                  </w:rPr>
                  <m:t>-7.7</m:t>
                </m:r>
              </m:e>
            </m:d>
          </m:sup>
        </m:sSup>
        <m:r>
          <m:rPr>
            <m:sty m:val="bi"/>
          </m:rPr>
          <w:rPr>
            <w:rFonts w:ascii="Cambria Math" w:hAnsi="Cambria Math"/>
          </w:rPr>
          <m:t>×100</m:t>
        </m:r>
      </m:oMath>
      <w:r w:rsidR="001D566D" w:rsidRPr="00D5649B">
        <w:rPr>
          <w:sz w:val="20"/>
        </w:rPr>
        <w:t xml:space="preserve"> </w:t>
      </w:r>
      <w:r w:rsidR="001D566D" w:rsidRPr="00D5649B">
        <w:rPr>
          <w:sz w:val="20"/>
        </w:rPr>
        <w:tab/>
      </w:r>
      <w:r w:rsidR="001D566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1C7E8A03" w14:textId="641F5FEB" w:rsidR="00E51B68" w:rsidRPr="001F61B0" w:rsidRDefault="00E51B68" w:rsidP="00D048C1">
      <w:pPr>
        <w:tabs>
          <w:tab w:val="right" w:pos="8640"/>
          <w:tab w:val="right" w:pos="8820"/>
        </w:tabs>
        <w:jc w:val="right"/>
        <w:rPr>
          <w:sz w:val="20"/>
        </w:rPr>
      </w:pPr>
      <w:r w:rsidRPr="00D5649B">
        <w:rPr>
          <w:sz w:val="20"/>
        </w:rPr>
        <w:tab/>
      </w:r>
      <w:r w:rsidR="00517831" w:rsidRPr="001F61B0">
        <w:rPr>
          <w:sz w:val="20"/>
        </w:rPr>
        <w:t>Liang</w:t>
      </w:r>
      <w:r w:rsidRPr="001F61B0">
        <w:rPr>
          <w:sz w:val="20"/>
        </w:rPr>
        <w:t xml:space="preserve"> et al. 20</w:t>
      </w:r>
      <w:r w:rsidR="00517831" w:rsidRPr="001F61B0">
        <w:rPr>
          <w:sz w:val="20"/>
        </w:rPr>
        <w:t>20</w:t>
      </w:r>
    </w:p>
    <w:p w14:paraId="3D814E43" w14:textId="77777777" w:rsidR="00C42443" w:rsidRPr="00D5649B" w:rsidRDefault="00C42443" w:rsidP="00C42443">
      <w:pPr>
        <w:rPr>
          <w:sz w:val="20"/>
          <w:szCs w:val="16"/>
        </w:rPr>
      </w:pPr>
      <w:r w:rsidRPr="00D5649B">
        <w:rPr>
          <w:sz w:val="20"/>
          <w:szCs w:val="16"/>
        </w:rPr>
        <w:t>where</w:t>
      </w:r>
    </w:p>
    <w:p w14:paraId="24A42A85" w14:textId="69B0BADC" w:rsidR="00E51B68" w:rsidRPr="00D5649B" w:rsidRDefault="00E51B68" w:rsidP="00483684">
      <w:pPr>
        <w:pStyle w:val="Caption"/>
        <w:tabs>
          <w:tab w:val="clear" w:pos="2880"/>
          <w:tab w:val="clear" w:pos="9360"/>
        </w:tabs>
        <w:spacing w:before="0" w:line="240" w:lineRule="auto"/>
        <w:ind w:left="2835" w:hanging="2835"/>
        <w:rPr>
          <w:sz w:val="20"/>
          <w:szCs w:val="16"/>
        </w:rPr>
      </w:pPr>
      <w:proofErr w:type="spellStart"/>
      <w:r w:rsidRPr="00D5649B">
        <w:rPr>
          <w:i/>
          <w:sz w:val="20"/>
          <w:szCs w:val="16"/>
        </w:rPr>
        <w:t>EF</w:t>
      </w:r>
      <w:r w:rsidR="005D44BF" w:rsidRPr="00D5649B">
        <w:rPr>
          <w:i/>
          <w:sz w:val="20"/>
          <w:szCs w:val="16"/>
        </w:rPr>
        <w:t>_CT</w:t>
      </w:r>
      <w:r w:rsidR="005D44BF" w:rsidRPr="00D5649B">
        <w:rPr>
          <w:i/>
          <w:sz w:val="20"/>
          <w:szCs w:val="16"/>
          <w:vertAlign w:val="subscript"/>
        </w:rPr>
        <w:t>i</w:t>
      </w:r>
      <w:proofErr w:type="spellEnd"/>
      <w:r w:rsidRPr="00D5649B">
        <w:rPr>
          <w:i/>
          <w:sz w:val="20"/>
          <w:szCs w:val="16"/>
        </w:rPr>
        <w:tab/>
      </w:r>
      <w:bookmarkStart w:id="244" w:name="OLE_LINK53"/>
      <w:bookmarkStart w:id="245" w:name="OLE_LINK54"/>
      <w:bookmarkStart w:id="246" w:name="OLE_LINK75"/>
      <w:proofErr w:type="spellStart"/>
      <w:r w:rsidRPr="00D5649B">
        <w:rPr>
          <w:sz w:val="20"/>
          <w:szCs w:val="16"/>
        </w:rPr>
        <w:t>Ecodistrict</w:t>
      </w:r>
      <w:proofErr w:type="spellEnd"/>
      <w:r w:rsidR="00727AA9" w:rsidRPr="00D5649B">
        <w:rPr>
          <w:sz w:val="20"/>
          <w:szCs w:val="16"/>
        </w:rPr>
        <w:t>-level</w:t>
      </w:r>
      <w:r w:rsidRPr="00D5649B">
        <w:rPr>
          <w:sz w:val="20"/>
          <w:szCs w:val="16"/>
        </w:rPr>
        <w:t xml:space="preserve"> emission factor [kg N</w:t>
      </w:r>
      <w:r w:rsidRPr="00D5649B">
        <w:rPr>
          <w:sz w:val="20"/>
          <w:szCs w:val="16"/>
          <w:vertAlign w:val="subscript"/>
        </w:rPr>
        <w:t>2</w:t>
      </w:r>
      <w:r w:rsidRPr="00D5649B">
        <w:rPr>
          <w:sz w:val="20"/>
          <w:szCs w:val="16"/>
        </w:rPr>
        <w:t>O-N (kg N)</w:t>
      </w:r>
      <w:r w:rsidRPr="00D5649B">
        <w:rPr>
          <w:sz w:val="20"/>
          <w:szCs w:val="16"/>
          <w:vertAlign w:val="superscript"/>
        </w:rPr>
        <w:t>-1</w:t>
      </w:r>
      <w:r w:rsidRPr="00D5649B">
        <w:rPr>
          <w:sz w:val="20"/>
          <w:szCs w:val="16"/>
        </w:rPr>
        <w:t>]</w:t>
      </w:r>
      <w:bookmarkEnd w:id="244"/>
      <w:bookmarkEnd w:id="245"/>
      <w:bookmarkEnd w:id="246"/>
    </w:p>
    <w:p w14:paraId="49000369" w14:textId="77777777" w:rsidR="00E51B68" w:rsidRPr="00D5649B" w:rsidRDefault="00E51B68" w:rsidP="00483684">
      <w:pPr>
        <w:pStyle w:val="Caption"/>
        <w:tabs>
          <w:tab w:val="clear" w:pos="2880"/>
          <w:tab w:val="clear" w:pos="9360"/>
        </w:tabs>
        <w:spacing w:before="0" w:line="240" w:lineRule="auto"/>
        <w:ind w:left="2835" w:hanging="2835"/>
        <w:rPr>
          <w:sz w:val="20"/>
          <w:szCs w:val="16"/>
        </w:rPr>
      </w:pPr>
      <w:r w:rsidRPr="00D5649B">
        <w:rPr>
          <w:i/>
          <w:sz w:val="20"/>
          <w:szCs w:val="16"/>
        </w:rPr>
        <w:t>P</w:t>
      </w:r>
      <w:r w:rsidR="00517831" w:rsidRPr="00D5649B">
        <w:rPr>
          <w:i/>
          <w:sz w:val="20"/>
          <w:szCs w:val="16"/>
          <w:vertAlign w:val="subscript"/>
        </w:rPr>
        <w:t>i</w:t>
      </w:r>
      <w:r w:rsidRPr="00D5649B">
        <w:rPr>
          <w:i/>
          <w:sz w:val="20"/>
          <w:szCs w:val="16"/>
        </w:rPr>
        <w:tab/>
      </w:r>
      <w:bookmarkStart w:id="247" w:name="OLE_LINK76"/>
      <w:bookmarkStart w:id="248" w:name="OLE_LINK77"/>
      <w:bookmarkStart w:id="249" w:name="OLE_LINK49"/>
      <w:bookmarkStart w:id="250" w:name="OLE_LINK50"/>
      <w:r w:rsidR="00517831" w:rsidRPr="00D5649B">
        <w:rPr>
          <w:sz w:val="20"/>
          <w:szCs w:val="16"/>
        </w:rPr>
        <w:t>Annual g</w:t>
      </w:r>
      <w:r w:rsidRPr="00D5649B">
        <w:rPr>
          <w:sz w:val="20"/>
          <w:szCs w:val="16"/>
        </w:rPr>
        <w:t>rowing season precipitation (May – October)</w:t>
      </w:r>
      <w:r w:rsidR="00517831" w:rsidRPr="00D5649B">
        <w:rPr>
          <w:sz w:val="20"/>
          <w:szCs w:val="16"/>
        </w:rPr>
        <w:t xml:space="preserve">, in </w:t>
      </w:r>
      <w:proofErr w:type="spellStart"/>
      <w:r w:rsidR="00517831" w:rsidRPr="00D5649B">
        <w:rPr>
          <w:sz w:val="20"/>
          <w:szCs w:val="16"/>
        </w:rPr>
        <w:t>ecodistrict</w:t>
      </w:r>
      <w:proofErr w:type="spellEnd"/>
      <w:r w:rsidR="00517831" w:rsidRPr="00D5649B">
        <w:rPr>
          <w:sz w:val="20"/>
          <w:szCs w:val="16"/>
        </w:rPr>
        <w:t xml:space="preserve"> “</w:t>
      </w:r>
      <w:proofErr w:type="spellStart"/>
      <w:r w:rsidR="00517831" w:rsidRPr="00D5649B">
        <w:rPr>
          <w:sz w:val="20"/>
          <w:szCs w:val="16"/>
        </w:rPr>
        <w:t>i</w:t>
      </w:r>
      <w:proofErr w:type="spellEnd"/>
      <w:r w:rsidR="00517831" w:rsidRPr="00D5649B">
        <w:rPr>
          <w:sz w:val="20"/>
          <w:szCs w:val="16"/>
        </w:rPr>
        <w:t>” (mm)</w:t>
      </w:r>
      <w:bookmarkEnd w:id="247"/>
      <w:bookmarkEnd w:id="248"/>
    </w:p>
    <w:p w14:paraId="208FBDD8" w14:textId="77777777" w:rsidR="001C5CC4" w:rsidRPr="00D5649B" w:rsidRDefault="001C5CC4" w:rsidP="00483684">
      <w:pPr>
        <w:pStyle w:val="Caption"/>
        <w:tabs>
          <w:tab w:val="clear" w:pos="2880"/>
          <w:tab w:val="clear" w:pos="9360"/>
        </w:tabs>
        <w:spacing w:before="0" w:line="240" w:lineRule="auto"/>
        <w:ind w:left="2835" w:hanging="2835"/>
        <w:rPr>
          <w:sz w:val="20"/>
          <w:szCs w:val="16"/>
        </w:rPr>
      </w:pPr>
      <w:r w:rsidRPr="00D5649B">
        <w:rPr>
          <w:i/>
          <w:sz w:val="20"/>
          <w:szCs w:val="16"/>
        </w:rPr>
        <w:t>PE</w:t>
      </w:r>
      <w:r w:rsidRPr="00D5649B">
        <w:rPr>
          <w:i/>
          <w:sz w:val="20"/>
          <w:szCs w:val="16"/>
        </w:rPr>
        <w:tab/>
      </w:r>
      <w:bookmarkStart w:id="251" w:name="OLE_LINK78"/>
      <w:bookmarkStart w:id="252" w:name="OLE_LINK83"/>
      <w:bookmarkStart w:id="253" w:name="OLE_LINK51"/>
      <w:bookmarkStart w:id="254" w:name="OLE_LINK52"/>
      <w:r w:rsidRPr="00D5649B">
        <w:rPr>
          <w:sz w:val="20"/>
          <w:szCs w:val="16"/>
        </w:rPr>
        <w:t xml:space="preserve">Growing season potential evapotranspiration, by </w:t>
      </w:r>
      <w:proofErr w:type="spellStart"/>
      <w:r w:rsidRPr="00D5649B">
        <w:rPr>
          <w:sz w:val="20"/>
          <w:szCs w:val="16"/>
        </w:rPr>
        <w:t>ecodistrict</w:t>
      </w:r>
      <w:proofErr w:type="spellEnd"/>
      <w:r w:rsidRPr="00D5649B">
        <w:rPr>
          <w:sz w:val="20"/>
          <w:szCs w:val="16"/>
        </w:rPr>
        <w:t xml:space="preserve"> (May – October)</w:t>
      </w:r>
      <w:bookmarkEnd w:id="251"/>
      <w:bookmarkEnd w:id="252"/>
    </w:p>
    <w:bookmarkEnd w:id="249"/>
    <w:bookmarkEnd w:id="250"/>
    <w:bookmarkEnd w:id="253"/>
    <w:bookmarkEnd w:id="254"/>
    <w:p w14:paraId="4572D41F" w14:textId="419F9CEB" w:rsidR="00E51B68" w:rsidRPr="00D5649B" w:rsidRDefault="00E51B68" w:rsidP="00192EBC">
      <w:pPr>
        <w:pStyle w:val="Caption"/>
        <w:spacing w:line="240" w:lineRule="auto"/>
        <w:rPr>
          <w:b/>
        </w:rPr>
      </w:pPr>
      <w:r w:rsidRPr="00D5649B">
        <w:rPr>
          <w:b/>
          <w:i/>
        </w:rPr>
        <w:t>P</w:t>
      </w:r>
      <w:r w:rsidRPr="00D5649B">
        <w:rPr>
          <w:b/>
        </w:rPr>
        <w:t xml:space="preserve"> </w:t>
      </w:r>
      <w:r w:rsidR="001C5CC4" w:rsidRPr="00D5649B">
        <w:rPr>
          <w:b/>
        </w:rPr>
        <w:t xml:space="preserve">and </w:t>
      </w:r>
      <w:r w:rsidR="001C5CC4" w:rsidRPr="00D5649B">
        <w:rPr>
          <w:b/>
          <w:i/>
        </w:rPr>
        <w:t>PE</w:t>
      </w:r>
      <w:r w:rsidR="001C5CC4" w:rsidRPr="00D5649B">
        <w:rPr>
          <w:b/>
        </w:rPr>
        <w:t xml:space="preserve"> </w:t>
      </w:r>
      <w:r w:rsidR="005A25A5" w:rsidRPr="00D5649B">
        <w:rPr>
          <w:b/>
        </w:rPr>
        <w:t>values</w:t>
      </w:r>
      <w:r w:rsidRPr="00D5649B">
        <w:rPr>
          <w:b/>
        </w:rPr>
        <w:t xml:space="preserve"> are obtained from CanSIS using the average of 19</w:t>
      </w:r>
      <w:r w:rsidR="0032493B" w:rsidRPr="00D5649B">
        <w:rPr>
          <w:b/>
        </w:rPr>
        <w:t xml:space="preserve">80 </w:t>
      </w:r>
      <w:r w:rsidRPr="00D5649B">
        <w:rPr>
          <w:b/>
        </w:rPr>
        <w:t>-</w:t>
      </w:r>
      <w:r w:rsidR="0032493B" w:rsidRPr="00D5649B">
        <w:rPr>
          <w:b/>
        </w:rPr>
        <w:t xml:space="preserve"> </w:t>
      </w:r>
      <w:r w:rsidRPr="00D5649B">
        <w:rPr>
          <w:b/>
        </w:rPr>
        <w:t>20</w:t>
      </w:r>
      <w:r w:rsidR="0032493B" w:rsidRPr="00D5649B">
        <w:rPr>
          <w:b/>
        </w:rPr>
        <w:t>1</w:t>
      </w:r>
      <w:r w:rsidRPr="00D5649B">
        <w:rPr>
          <w:b/>
        </w:rPr>
        <w:t>0 data (Marshall et al.</w:t>
      </w:r>
      <w:r w:rsidR="00E16380" w:rsidRPr="00D5649B">
        <w:rPr>
          <w:b/>
        </w:rPr>
        <w:t>,</w:t>
      </w:r>
      <w:r w:rsidRPr="00D5649B">
        <w:rPr>
          <w:b/>
        </w:rPr>
        <w:t xml:space="preserve"> 1999</w:t>
      </w:r>
      <w:r w:rsidR="00312F69" w:rsidRPr="00D5649B">
        <w:rPr>
          <w:b/>
        </w:rPr>
        <w:t>, Newlands et al.</w:t>
      </w:r>
      <w:r w:rsidR="00E16380" w:rsidRPr="00D5649B">
        <w:rPr>
          <w:b/>
        </w:rPr>
        <w:t>,</w:t>
      </w:r>
      <w:r w:rsidR="00312F69" w:rsidRPr="00D5649B">
        <w:rPr>
          <w:b/>
        </w:rPr>
        <w:t xml:space="preserve"> 2011</w:t>
      </w:r>
      <w:r w:rsidRPr="00D5649B">
        <w:rPr>
          <w:b/>
        </w:rPr>
        <w:t>).</w:t>
      </w:r>
    </w:p>
    <w:p w14:paraId="61407C21" w14:textId="16B78C74" w:rsidR="001C5CC4" w:rsidRPr="00D5649B" w:rsidRDefault="002766C2" w:rsidP="008A7F5F">
      <w:pPr>
        <w:pStyle w:val="Heading3"/>
      </w:pPr>
      <w:bookmarkStart w:id="255" w:name="_Ref286830092"/>
      <w:bookmarkStart w:id="256" w:name="_Ref286675016"/>
      <w:bookmarkStart w:id="257" w:name="_Ref286675333"/>
      <w:bookmarkStart w:id="258" w:name="_Ref286675338"/>
      <w:bookmarkStart w:id="259" w:name="_Toc343610125"/>
      <w:bookmarkStart w:id="260" w:name="_Toc152758549"/>
      <w:r w:rsidRPr="00D5649B">
        <w:t>Emission</w:t>
      </w:r>
      <w:r>
        <w:t xml:space="preserve"> factor adjustment</w:t>
      </w:r>
      <w:r w:rsidR="001C5CC4" w:rsidRPr="00D5649B">
        <w:t xml:space="preserve"> due to position in landscape/topography</w:t>
      </w:r>
      <w:bookmarkEnd w:id="255"/>
      <w:bookmarkEnd w:id="260"/>
    </w:p>
    <w:p w14:paraId="01E6FA26" w14:textId="77777777" w:rsidR="001C5CC4" w:rsidRPr="00D5649B" w:rsidRDefault="001C5CC4" w:rsidP="001C5CC4">
      <w:pPr>
        <w:pStyle w:val="Caption"/>
        <w:keepNext/>
        <w:rPr>
          <w:b/>
        </w:rPr>
      </w:pPr>
      <w:r w:rsidRPr="00D5649B">
        <w:rPr>
          <w:b/>
        </w:rPr>
        <w:t xml:space="preserve">For </w:t>
      </w:r>
      <w:r w:rsidR="001D566D" w:rsidRPr="00D5649B">
        <w:rPr>
          <w:b/>
        </w:rPr>
        <w:t>h</w:t>
      </w:r>
      <w:r w:rsidRPr="00D5649B">
        <w:rPr>
          <w:b/>
        </w:rPr>
        <w:t>umid environments (P/PE &gt;1)</w:t>
      </w:r>
    </w:p>
    <w:p w14:paraId="15173676" w14:textId="0F612CF3" w:rsidR="001D566D" w:rsidRPr="00D5649B" w:rsidRDefault="00000000" w:rsidP="00E625E9">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EF_CT</m:t>
            </m:r>
          </m:e>
          <m:sub>
            <m:r>
              <m:rPr>
                <m:sty m:val="bi"/>
              </m:rPr>
              <w:rPr>
                <w:rFonts w:ascii="Cambria Math" w:hAnsi="Cambria Math"/>
              </w:rPr>
              <m:t>i,P&gt;PE</m:t>
            </m:r>
          </m:sub>
        </m:sSub>
      </m:oMath>
      <w:r w:rsidR="001D566D" w:rsidRPr="00D5649B">
        <w:rPr>
          <w:b/>
        </w:rPr>
        <w:t xml:space="preserve"> </w:t>
      </w:r>
      <w:r w:rsidR="001D566D" w:rsidRPr="00D5649B">
        <w:rPr>
          <w:b/>
        </w:rPr>
        <w:tab/>
      </w:r>
      <w:r w:rsidR="001D566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690F841" w14:textId="77777777" w:rsidR="001D566D" w:rsidRPr="00D5649B" w:rsidRDefault="001D566D" w:rsidP="001D566D">
      <w:r w:rsidRPr="00D5649B">
        <w:rPr>
          <w:b/>
        </w:rPr>
        <w:t>For dry environments (P/PE &lt;= 1)</w:t>
      </w:r>
      <w:r w:rsidR="005D44BF" w:rsidRPr="00D5649B">
        <w:t xml:space="preserve">, the fraction of low-laying land and depressions is calculated with the actual </w:t>
      </w:r>
      <w:r w:rsidR="005D44BF" w:rsidRPr="00D5649B">
        <w:rPr>
          <w:i/>
        </w:rPr>
        <w:t>PE</w:t>
      </w:r>
      <w:r w:rsidR="005D44BF" w:rsidRPr="00D5649B">
        <w:t xml:space="preserve"> (</w:t>
      </w:r>
      <w:proofErr w:type="spellStart"/>
      <w:r w:rsidR="005D44BF" w:rsidRPr="00D5649B">
        <w:t>EF_CT</w:t>
      </w:r>
      <w:r w:rsidR="005D44BF" w:rsidRPr="00D5649B">
        <w:rPr>
          <w:vertAlign w:val="subscript"/>
        </w:rPr>
        <w:t>i,P</w:t>
      </w:r>
      <w:proofErr w:type="spellEnd"/>
      <w:r w:rsidR="005D44BF" w:rsidRPr="00D5649B">
        <w:rPr>
          <w:vertAlign w:val="subscript"/>
        </w:rPr>
        <w:t>&lt;PE</w:t>
      </w:r>
      <w:r w:rsidR="005D44BF" w:rsidRPr="00D5649B">
        <w:t>), and the remainder of the land with the standard EF (</w:t>
      </w:r>
      <w:proofErr w:type="spellStart"/>
      <w:r w:rsidR="005D44BF" w:rsidRPr="00D5649B">
        <w:t>EF_CT</w:t>
      </w:r>
      <w:r w:rsidR="005D44BF" w:rsidRPr="00D5649B">
        <w:rPr>
          <w:vertAlign w:val="subscript"/>
        </w:rPr>
        <w:t>i,P</w:t>
      </w:r>
      <w:proofErr w:type="spellEnd"/>
      <w:r w:rsidR="005D44BF" w:rsidRPr="00D5649B">
        <w:rPr>
          <w:vertAlign w:val="subscript"/>
        </w:rPr>
        <w:t>&gt;PE</w:t>
      </w:r>
      <w:r w:rsidR="005D44BF" w:rsidRPr="00D5649B">
        <w:t>).</w:t>
      </w:r>
    </w:p>
    <w:p w14:paraId="7290A69C" w14:textId="79BCCE49" w:rsidR="001C5CC4" w:rsidRPr="00D5649B" w:rsidRDefault="00000000"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i,P&lt;PE</m:t>
                    </m:r>
                  </m:sub>
                </m:sSub>
                <m:r>
                  <m:rPr>
                    <m:sty m:val="bi"/>
                  </m:rPr>
                  <w:rPr>
                    <w:rFonts w:ascii="Cambria Math" w:hAnsi="Cambria Math"/>
                    <w:szCs w:val="20"/>
                  </w:rPr>
                  <m:t>×</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szCs w:val="20"/>
                  </w:rPr>
                  <m:t>×</m:t>
                </m:r>
                <m:d>
                  <m:dPr>
                    <m:ctrlPr>
                      <w:rPr>
                        <w:rFonts w:ascii="Cambria Math" w:hAnsi="Cambria Math"/>
                        <w:b/>
                        <w:bCs w:val="0"/>
                        <w:i/>
                        <w:szCs w:val="20"/>
                      </w:rPr>
                    </m:ctrlPr>
                  </m:dPr>
                  <m:e>
                    <m:r>
                      <m:rPr>
                        <m:sty m:val="bi"/>
                      </m:rPr>
                      <w:rPr>
                        <w:rFonts w:ascii="Cambria Math" w:hAnsi="Cambria Math"/>
                        <w:szCs w:val="20"/>
                      </w:rPr>
                      <m:t>1-</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e>
            </m:d>
          </m:e>
        </m:d>
      </m:oMath>
      <w:r w:rsidR="005D44BF" w:rsidRPr="00D5649B">
        <w:rPr>
          <w:b/>
        </w:rPr>
        <w:t xml:space="preserve"> </w:t>
      </w:r>
      <w:r w:rsidR="001C5CC4"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32549613" w14:textId="77777777" w:rsidR="00414352" w:rsidRPr="00D5649B" w:rsidRDefault="00414352" w:rsidP="00414352">
      <w:pPr>
        <w:rPr>
          <w:b/>
        </w:rPr>
      </w:pPr>
      <w:r w:rsidRPr="00D5649B">
        <w:rPr>
          <w:b/>
        </w:rPr>
        <w:t>For irrigated sites (</w:t>
      </w:r>
      <w:r w:rsidR="006E2D92" w:rsidRPr="00D5649B">
        <w:rPr>
          <w:b/>
        </w:rPr>
        <w:t xml:space="preserve">only on sites where </w:t>
      </w:r>
      <w:r w:rsidRPr="00D5649B">
        <w:rPr>
          <w:b/>
        </w:rPr>
        <w:t xml:space="preserve">P </w:t>
      </w:r>
      <w:r w:rsidR="006E2D92" w:rsidRPr="00D5649B">
        <w:rPr>
          <w:b/>
        </w:rPr>
        <w:t>&lt;</w:t>
      </w:r>
      <w:r w:rsidRPr="00D5649B">
        <w:rPr>
          <w:b/>
        </w:rPr>
        <w:t xml:space="preserve"> PE</w:t>
      </w:r>
      <w:r w:rsidR="006E2D92" w:rsidRPr="00D5649B">
        <w:rPr>
          <w:b/>
        </w:rPr>
        <w:t>, and the assumption is that the irrigation amount is equal to PE-P, thus making P = PE</w:t>
      </w:r>
      <w:r w:rsidRPr="00D5649B">
        <w:rPr>
          <w:b/>
        </w:rPr>
        <w:t>)</w:t>
      </w:r>
    </w:p>
    <w:p w14:paraId="720E23DA" w14:textId="3C131562" w:rsidR="004E3BE1" w:rsidRPr="00D5649B" w:rsidRDefault="00000000"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oMath>
      <w:r w:rsidR="004E3BE1" w:rsidRPr="00D5649B">
        <w:rPr>
          <w:b/>
        </w:rPr>
        <w:t xml:space="preserve"> </w:t>
      </w:r>
      <w:r w:rsidR="004E3BE1" w:rsidRPr="00D5649B">
        <w:rPr>
          <w:b/>
        </w:rPr>
        <w:tab/>
      </w:r>
      <w:r w:rsidR="004E3BE1"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38250F1" w14:textId="1A5027D2" w:rsidR="001C5CC4" w:rsidRPr="001F61B0" w:rsidRDefault="001C5CC4" w:rsidP="001C5CC4">
      <w:pPr>
        <w:jc w:val="right"/>
        <w:rPr>
          <w:sz w:val="20"/>
        </w:rPr>
      </w:pPr>
      <w:r w:rsidRPr="00D5649B">
        <w:tab/>
      </w:r>
      <w:r w:rsidR="005D44BF" w:rsidRPr="001F61B0">
        <w:rPr>
          <w:sz w:val="20"/>
        </w:rPr>
        <w:t>Liang et al.</w:t>
      </w:r>
      <w:r w:rsidR="005D44BF" w:rsidRPr="001F61B0">
        <w:rPr>
          <w:i/>
          <w:sz w:val="20"/>
        </w:rPr>
        <w:t xml:space="preserve"> </w:t>
      </w:r>
      <w:r w:rsidR="005D44BF" w:rsidRPr="001F61B0">
        <w:rPr>
          <w:sz w:val="20"/>
        </w:rPr>
        <w:t>2020</w:t>
      </w:r>
    </w:p>
    <w:p w14:paraId="5967F302" w14:textId="77777777" w:rsidR="001C5CC4" w:rsidRPr="00D5649B" w:rsidRDefault="001C5CC4" w:rsidP="001C5CC4">
      <w:pPr>
        <w:rPr>
          <w:sz w:val="20"/>
        </w:rPr>
      </w:pPr>
      <w:r w:rsidRPr="00D5649B">
        <w:rPr>
          <w:sz w:val="20"/>
        </w:rPr>
        <w:t>where</w:t>
      </w:r>
    </w:p>
    <w:p w14:paraId="03E27C2E" w14:textId="77777777" w:rsidR="001C5CC4" w:rsidRPr="00D5649B" w:rsidRDefault="005D44BF" w:rsidP="001C0A5D">
      <w:pPr>
        <w:tabs>
          <w:tab w:val="clear" w:pos="2880"/>
          <w:tab w:val="left" w:pos="2694"/>
        </w:tabs>
        <w:spacing w:before="0"/>
        <w:ind w:left="2694" w:hanging="2694"/>
        <w:rPr>
          <w:sz w:val="20"/>
        </w:rPr>
      </w:pPr>
      <w:proofErr w:type="spellStart"/>
      <w:r w:rsidRPr="00D5649B">
        <w:rPr>
          <w:i/>
          <w:sz w:val="20"/>
        </w:rPr>
        <w:t>EF_Topo</w:t>
      </w:r>
      <w:r w:rsidRPr="00D5649B">
        <w:rPr>
          <w:i/>
          <w:sz w:val="20"/>
          <w:vertAlign w:val="subscript"/>
        </w:rPr>
        <w:t>i</w:t>
      </w:r>
      <w:proofErr w:type="spellEnd"/>
      <w:r w:rsidR="001C5CC4" w:rsidRPr="00D5649B">
        <w:rPr>
          <w:sz w:val="20"/>
          <w:vertAlign w:val="subscript"/>
        </w:rPr>
        <w:tab/>
      </w:r>
      <w:bookmarkStart w:id="261" w:name="OLE_LINK110"/>
      <w:bookmarkStart w:id="262" w:name="OLE_LINK111"/>
      <w:bookmarkStart w:id="263" w:name="OLE_LINK86"/>
      <w:r w:rsidR="001C5CC4" w:rsidRPr="00D5649B">
        <w:rPr>
          <w:sz w:val="20"/>
        </w:rPr>
        <w:t>N</w:t>
      </w:r>
      <w:r w:rsidRPr="00D5649B">
        <w:rPr>
          <w:sz w:val="20"/>
          <w:vertAlign w:val="subscript"/>
        </w:rPr>
        <w:t>2</w:t>
      </w:r>
      <w:r w:rsidRPr="00D5649B">
        <w:rPr>
          <w:sz w:val="20"/>
        </w:rPr>
        <w:t>O</w:t>
      </w:r>
      <w:r w:rsidR="001C5CC4" w:rsidRPr="00D5649B">
        <w:rPr>
          <w:sz w:val="20"/>
        </w:rPr>
        <w:t xml:space="preserve"> emission</w:t>
      </w:r>
      <w:r w:rsidRPr="00D5649B">
        <w:rPr>
          <w:sz w:val="20"/>
        </w:rPr>
        <w:t xml:space="preserve"> factor adjusted</w:t>
      </w:r>
      <w:r w:rsidR="001C5CC4" w:rsidRPr="00D5649B">
        <w:rPr>
          <w:sz w:val="20"/>
        </w:rPr>
        <w:t xml:space="preserve"> due to position in landscape</w:t>
      </w:r>
      <w:r w:rsidRPr="00D5649B">
        <w:rPr>
          <w:sz w:val="20"/>
        </w:rPr>
        <w:t xml:space="preserve"> and moisture regime</w:t>
      </w:r>
      <w:r w:rsidR="001C5CC4" w:rsidRPr="00D5649B">
        <w:rPr>
          <w:sz w:val="20"/>
        </w:rPr>
        <w:t xml:space="preserve"> (kg N</w:t>
      </w:r>
      <w:r w:rsidR="001C5CC4" w:rsidRPr="00D5649B">
        <w:rPr>
          <w:sz w:val="20"/>
          <w:vertAlign w:val="subscript"/>
        </w:rPr>
        <w:t>2</w:t>
      </w:r>
      <w:r w:rsidR="001C5CC4" w:rsidRPr="00D5649B">
        <w:rPr>
          <w:sz w:val="20"/>
        </w:rPr>
        <w:t>O-N)</w:t>
      </w:r>
      <w:bookmarkEnd w:id="261"/>
      <w:bookmarkEnd w:id="262"/>
    </w:p>
    <w:bookmarkEnd w:id="263"/>
    <w:p w14:paraId="22C2AC22" w14:textId="77777777" w:rsidR="001C5CC4" w:rsidRPr="00D5649B" w:rsidRDefault="001C5CC4" w:rsidP="001C0A5D">
      <w:pPr>
        <w:tabs>
          <w:tab w:val="clear" w:pos="2880"/>
          <w:tab w:val="left" w:pos="2694"/>
        </w:tabs>
        <w:spacing w:before="0"/>
        <w:ind w:left="2694" w:hanging="2694"/>
        <w:rPr>
          <w:color w:val="000000"/>
          <w:sz w:val="20"/>
        </w:rPr>
      </w:pPr>
      <w:proofErr w:type="spellStart"/>
      <w:r w:rsidRPr="00D5649B">
        <w:rPr>
          <w:i/>
          <w:color w:val="000000"/>
          <w:sz w:val="20"/>
        </w:rPr>
        <w:t>F</w:t>
      </w:r>
      <w:r w:rsidR="005D44BF" w:rsidRPr="00D5649B">
        <w:rPr>
          <w:i/>
          <w:color w:val="000000"/>
          <w:sz w:val="20"/>
        </w:rPr>
        <w:t>R_Topo</w:t>
      </w:r>
      <w:r w:rsidR="005D44BF" w:rsidRPr="00D5649B">
        <w:rPr>
          <w:i/>
          <w:color w:val="000000"/>
          <w:sz w:val="20"/>
          <w:vertAlign w:val="subscript"/>
        </w:rPr>
        <w:t>i</w:t>
      </w:r>
      <w:proofErr w:type="spellEnd"/>
      <w:r w:rsidRPr="00D5649B">
        <w:rPr>
          <w:i/>
          <w:color w:val="000000"/>
          <w:sz w:val="20"/>
          <w:vertAlign w:val="subscript"/>
        </w:rPr>
        <w:tab/>
      </w:r>
      <w:bookmarkStart w:id="264" w:name="OLE_LINK84"/>
      <w:bookmarkStart w:id="265" w:name="OLE_LINK85"/>
      <w:bookmarkStart w:id="266" w:name="OLE_LINK112"/>
      <w:bookmarkStart w:id="267" w:name="OLE_LINK113"/>
      <w:r w:rsidRPr="00D5649B">
        <w:rPr>
          <w:color w:val="000000"/>
          <w:sz w:val="20"/>
        </w:rPr>
        <w:t xml:space="preserve">Fraction of land occupied by lower portions of landscape (from </w:t>
      </w:r>
      <w:r w:rsidRPr="00D5649B">
        <w:rPr>
          <w:sz w:val="20"/>
        </w:rPr>
        <w:t>Rochette</w:t>
      </w:r>
      <w:r w:rsidRPr="00D5649B">
        <w:rPr>
          <w:i/>
          <w:sz w:val="20"/>
        </w:rPr>
        <w:t xml:space="preserve"> et al.</w:t>
      </w:r>
      <w:r w:rsidRPr="00D5649B">
        <w:rPr>
          <w:sz w:val="20"/>
        </w:rPr>
        <w:t xml:space="preserve"> 2008)</w:t>
      </w:r>
      <w:bookmarkEnd w:id="264"/>
      <w:bookmarkEnd w:id="265"/>
    </w:p>
    <w:p w14:paraId="21524967" w14:textId="6388737D" w:rsidR="001C5CC4" w:rsidRPr="00D5649B" w:rsidRDefault="001C5CC4" w:rsidP="008A7F5F">
      <w:pPr>
        <w:pStyle w:val="Heading3"/>
      </w:pPr>
      <w:bookmarkStart w:id="268" w:name="_Toc152758550"/>
      <w:bookmarkEnd w:id="266"/>
      <w:bookmarkEnd w:id="267"/>
      <w:r w:rsidRPr="00D5649B">
        <w:t>Emission</w:t>
      </w:r>
      <w:r w:rsidR="002766C2">
        <w:t xml:space="preserve"> factor adjustment</w:t>
      </w:r>
      <w:r w:rsidRPr="00D5649B">
        <w:t xml:space="preserve"> due to soil texture</w:t>
      </w:r>
      <w:bookmarkEnd w:id="268"/>
    </w:p>
    <w:p w14:paraId="6CD6BEF8" w14:textId="77777777" w:rsidR="003E1071" w:rsidRPr="00D5649B" w:rsidRDefault="003E1071" w:rsidP="003E1071">
      <w:pPr>
        <w:pStyle w:val="Caption"/>
        <w:keepNext/>
        <w:rPr>
          <w:b/>
        </w:rPr>
      </w:pPr>
      <w:r w:rsidRPr="00D5649B">
        <w:rPr>
          <w:b/>
        </w:rPr>
        <w:t xml:space="preserve">Equation 2.5.1-6 is not currently in use (it would require allowing to </w:t>
      </w:r>
      <w:proofErr w:type="spellStart"/>
      <w:r w:rsidRPr="00D5649B">
        <w:rPr>
          <w:b/>
        </w:rPr>
        <w:t>specifiy</w:t>
      </w:r>
      <w:proofErr w:type="spellEnd"/>
      <w:r w:rsidRPr="00D5649B">
        <w:rPr>
          <w:b/>
        </w:rPr>
        <w:t xml:space="preserve"> multiple textures within one field).</w:t>
      </w:r>
    </w:p>
    <w:p w14:paraId="05692609" w14:textId="0662D14C" w:rsidR="003E1071" w:rsidRPr="00D5649B" w:rsidRDefault="00000000" w:rsidP="00E625E9">
      <w:pPr>
        <w:pStyle w:val="Caption"/>
        <w:keepNext/>
        <w:tabs>
          <w:tab w:val="clear" w:pos="9360"/>
          <w:tab w:val="right" w:pos="9781"/>
        </w:tabs>
        <w:spacing w:after="120"/>
        <w:rPr>
          <w:b/>
        </w:rPr>
      </w:pPr>
      <m:oMath>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i</m:t>
            </m:r>
          </m:sub>
        </m:sSub>
        <m:r>
          <m:rPr>
            <m:sty m:val="bi"/>
          </m:rPr>
          <w:rPr>
            <w:rFonts w:ascii="Cambria Math" w:hAnsi="Cambria Math"/>
            <w:strike/>
            <w:highlight w:val="lightGray"/>
          </w:rPr>
          <m:t>=</m:t>
        </m:r>
        <m:nary>
          <m:naryPr>
            <m:chr m:val="∑"/>
            <m:limLoc m:val="undOvr"/>
            <m:supHide m:val="1"/>
            <m:ctrlPr>
              <w:rPr>
                <w:rFonts w:ascii="Cambria Math" w:hAnsi="Cambria Math"/>
                <w:b/>
                <w:i/>
                <w:strike/>
                <w:highlight w:val="lightGray"/>
              </w:rPr>
            </m:ctrlPr>
          </m:naryPr>
          <m:sub>
            <m:r>
              <m:rPr>
                <m:sty m:val="bi"/>
              </m:rPr>
              <w:rPr>
                <w:rFonts w:ascii="Cambria Math" w:hAnsi="Cambria Math"/>
                <w:strike/>
                <w:highlight w:val="lightGray"/>
              </w:rPr>
              <m:t>j</m:t>
            </m:r>
          </m:sub>
          <m:sup/>
          <m:e>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j</m:t>
                </m:r>
              </m:sub>
            </m:sSub>
            <m:r>
              <m:rPr>
                <m:sty m:val="bi"/>
              </m:rPr>
              <w:rPr>
                <w:rFonts w:ascii="Cambria Math" w:hAnsi="Cambria Math"/>
                <w:strike/>
                <w:highlight w:val="lightGray"/>
              </w:rPr>
              <m:t>×</m:t>
            </m:r>
            <m:sSub>
              <m:sSubPr>
                <m:ctrlPr>
                  <w:rPr>
                    <w:rFonts w:ascii="Cambria Math" w:hAnsi="Cambria Math"/>
                    <w:b/>
                    <w:i/>
                    <w:strike/>
                    <w:highlight w:val="lightGray"/>
                  </w:rPr>
                </m:ctrlPr>
              </m:sSubPr>
              <m:e>
                <m:r>
                  <m:rPr>
                    <m:sty m:val="bi"/>
                  </m:rPr>
                  <w:rPr>
                    <w:rFonts w:ascii="Cambria Math" w:hAnsi="Cambria Math"/>
                    <w:strike/>
                    <w:highlight w:val="lightGray"/>
                  </w:rPr>
                  <m:t>FR_TX</m:t>
                </m:r>
              </m:e>
              <m:sub>
                <m:r>
                  <m:rPr>
                    <m:sty m:val="bi"/>
                  </m:rPr>
                  <w:rPr>
                    <w:rFonts w:ascii="Cambria Math" w:hAnsi="Cambria Math"/>
                    <w:strike/>
                    <w:highlight w:val="lightGray"/>
                  </w:rPr>
                  <m:t>i,j</m:t>
                </m:r>
              </m:sub>
            </m:sSub>
          </m:e>
        </m:nary>
      </m:oMath>
      <w:r w:rsidR="003E1071" w:rsidRPr="00091485">
        <w:rPr>
          <w:b/>
          <w:strike/>
          <w:highlight w:val="lightGray"/>
        </w:rPr>
        <w:t xml:space="preserve"> </w:t>
      </w:r>
      <w:r w:rsidR="003E1071" w:rsidRPr="00091485">
        <w:rPr>
          <w:b/>
          <w:strike/>
          <w:highlight w:val="lightGray"/>
        </w:rPr>
        <w:tab/>
      </w:r>
      <w:r w:rsidR="003E1071" w:rsidRPr="00091485">
        <w:rPr>
          <w:b/>
          <w:highlight w:val="lightGray"/>
        </w:rPr>
        <w:t xml:space="preserve">Eq. </w:t>
      </w:r>
      <w:r w:rsidR="001977CC">
        <w:rPr>
          <w:b/>
          <w:highlight w:val="lightGray"/>
        </w:rPr>
        <w:fldChar w:fldCharType="begin"/>
      </w:r>
      <w:r w:rsidR="001977CC">
        <w:rPr>
          <w:b/>
          <w:highlight w:val="lightGray"/>
        </w:rPr>
        <w:instrText xml:space="preserve"> STYLEREF 3 \s </w:instrText>
      </w:r>
      <w:r w:rsidR="001977CC">
        <w:rPr>
          <w:b/>
          <w:highlight w:val="lightGray"/>
        </w:rPr>
        <w:fldChar w:fldCharType="separate"/>
      </w:r>
      <w:r w:rsidR="001977CC">
        <w:rPr>
          <w:b/>
          <w:noProof/>
          <w:highlight w:val="lightGray"/>
        </w:rPr>
        <w:t>2.5.3</w:t>
      </w:r>
      <w:r w:rsidR="001977CC">
        <w:rPr>
          <w:b/>
          <w:highlight w:val="lightGray"/>
        </w:rPr>
        <w:fldChar w:fldCharType="end"/>
      </w:r>
      <w:r w:rsidR="001977CC">
        <w:rPr>
          <w:b/>
          <w:highlight w:val="lightGray"/>
        </w:rPr>
        <w:noBreakHyphen/>
      </w:r>
      <w:r w:rsidR="001977CC">
        <w:rPr>
          <w:b/>
          <w:highlight w:val="lightGray"/>
        </w:rPr>
        <w:fldChar w:fldCharType="begin"/>
      </w:r>
      <w:r w:rsidR="001977CC">
        <w:rPr>
          <w:b/>
          <w:highlight w:val="lightGray"/>
        </w:rPr>
        <w:instrText xml:space="preserve"> SEQ Eq. \* ARABIC \s 3 </w:instrText>
      </w:r>
      <w:r w:rsidR="001977CC">
        <w:rPr>
          <w:b/>
          <w:highlight w:val="lightGray"/>
        </w:rPr>
        <w:fldChar w:fldCharType="separate"/>
      </w:r>
      <w:r w:rsidR="001977CC">
        <w:rPr>
          <w:b/>
          <w:noProof/>
          <w:highlight w:val="lightGray"/>
        </w:rPr>
        <w:t>1</w:t>
      </w:r>
      <w:r w:rsidR="001977CC">
        <w:rPr>
          <w:b/>
          <w:highlight w:val="lightGray"/>
        </w:rPr>
        <w:fldChar w:fldCharType="end"/>
      </w:r>
    </w:p>
    <w:p w14:paraId="2DE4D726" w14:textId="67EA8C2D" w:rsidR="001C5CC4" w:rsidRPr="00D5649B" w:rsidRDefault="00000000"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RF_TX</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0.645</m:t>
            </m:r>
          </m:den>
        </m:f>
      </m:oMath>
      <w:r w:rsidR="001C5CC4" w:rsidRPr="00D5649B">
        <w:rPr>
          <w:b/>
        </w:rPr>
        <w:t xml:space="preserve"> </w:t>
      </w:r>
      <w:r w:rsidR="001C5CC4"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3F1EA944" w14:textId="19CAA53C" w:rsidR="001C5CC4" w:rsidRPr="001F61B0" w:rsidRDefault="001C5CC4" w:rsidP="001C5CC4">
      <w:pPr>
        <w:jc w:val="right"/>
        <w:rPr>
          <w:sz w:val="20"/>
        </w:rPr>
      </w:pPr>
      <w:r w:rsidRPr="00D5649B">
        <w:rPr>
          <w:color w:val="FF0000"/>
        </w:rPr>
        <w:tab/>
      </w:r>
      <w:r w:rsidR="00567A2F" w:rsidRPr="004A2CC9">
        <w:rPr>
          <w:sz w:val="20"/>
        </w:rPr>
        <w:t>Liang et al. 2020</w:t>
      </w:r>
      <w:r w:rsidR="00FF12B5" w:rsidRPr="004A2CC9">
        <w:rPr>
          <w:sz w:val="20"/>
        </w:rPr>
        <w:t xml:space="preserve">; Pelster et al. </w:t>
      </w:r>
      <w:r w:rsidR="00FF12B5" w:rsidRPr="00147853">
        <w:rPr>
          <w:sz w:val="20"/>
        </w:rPr>
        <w:t>2022</w:t>
      </w:r>
    </w:p>
    <w:p w14:paraId="16507517" w14:textId="77777777" w:rsidR="001C5CC4" w:rsidRPr="00D5649B" w:rsidRDefault="001C5CC4" w:rsidP="001C5CC4">
      <w:pPr>
        <w:rPr>
          <w:sz w:val="20"/>
        </w:rPr>
      </w:pPr>
      <w:r w:rsidRPr="00D5649B">
        <w:rPr>
          <w:sz w:val="20"/>
        </w:rPr>
        <w:t>where</w:t>
      </w:r>
    </w:p>
    <w:p w14:paraId="27A8AF9A" w14:textId="4C484507" w:rsidR="00567A2F" w:rsidRPr="00D5649B" w:rsidRDefault="00567A2F" w:rsidP="00483684">
      <w:pPr>
        <w:tabs>
          <w:tab w:val="clear" w:pos="2880"/>
          <w:tab w:val="clear" w:pos="9360"/>
        </w:tabs>
        <w:spacing w:before="0"/>
        <w:ind w:left="2835" w:hanging="2835"/>
        <w:rPr>
          <w:sz w:val="20"/>
        </w:rPr>
      </w:pPr>
      <w:proofErr w:type="spellStart"/>
      <w:r w:rsidRPr="00D5649B">
        <w:rPr>
          <w:i/>
          <w:sz w:val="20"/>
        </w:rPr>
        <w:lastRenderedPageBreak/>
        <w:t>RF_TX</w:t>
      </w:r>
      <w:r w:rsidRPr="00D5649B">
        <w:rPr>
          <w:i/>
          <w:sz w:val="20"/>
          <w:vertAlign w:val="subscript"/>
        </w:rPr>
        <w:t>i</w:t>
      </w:r>
      <w:proofErr w:type="spellEnd"/>
      <w:r w:rsidR="001C5CC4" w:rsidRPr="00D5649B">
        <w:rPr>
          <w:sz w:val="20"/>
        </w:rPr>
        <w:tab/>
      </w:r>
      <w:bookmarkStart w:id="269" w:name="OLE_LINK92"/>
      <w:r w:rsidR="00727AA9" w:rsidRPr="00D5649B">
        <w:rPr>
          <w:sz w:val="20"/>
        </w:rPr>
        <w:t>W</w:t>
      </w:r>
      <w:r w:rsidRPr="00D5649B">
        <w:rPr>
          <w:sz w:val="20"/>
        </w:rPr>
        <w:t xml:space="preserve">eighted modifier which provides a correction of the </w:t>
      </w:r>
      <w:proofErr w:type="spellStart"/>
      <w:r w:rsidRPr="00D5649B">
        <w:rPr>
          <w:sz w:val="20"/>
        </w:rPr>
        <w:t>EF_Topo</w:t>
      </w:r>
      <w:proofErr w:type="spellEnd"/>
      <w:r w:rsidRPr="00D5649B">
        <w:rPr>
          <w:sz w:val="20"/>
        </w:rPr>
        <w:t xml:space="preserve"> in </w:t>
      </w:r>
      <w:proofErr w:type="spellStart"/>
      <w:r w:rsidRPr="00D5649B">
        <w:rPr>
          <w:sz w:val="20"/>
        </w:rPr>
        <w:t>ecodistrict</w:t>
      </w:r>
      <w:proofErr w:type="spellEnd"/>
      <w:r w:rsidRPr="00D5649B">
        <w:rPr>
          <w:sz w:val="20"/>
        </w:rPr>
        <w:t xml:space="preserve"> ‘‘</w:t>
      </w:r>
      <w:proofErr w:type="spellStart"/>
      <w:r w:rsidRPr="00D5649B">
        <w:rPr>
          <w:sz w:val="20"/>
        </w:rPr>
        <w:t>i</w:t>
      </w:r>
      <w:proofErr w:type="spellEnd"/>
      <w:r w:rsidRPr="00D5649B">
        <w:rPr>
          <w:sz w:val="20"/>
        </w:rPr>
        <w:t xml:space="preserve">’’ based on the soil texture </w:t>
      </w:r>
      <w:bookmarkEnd w:id="269"/>
    </w:p>
    <w:p w14:paraId="0D655BEC" w14:textId="4A33294D" w:rsidR="00567A2F" w:rsidRPr="00D5649B" w:rsidRDefault="00567A2F" w:rsidP="00483684">
      <w:pPr>
        <w:tabs>
          <w:tab w:val="clear" w:pos="2880"/>
          <w:tab w:val="clear" w:pos="9360"/>
        </w:tabs>
        <w:spacing w:before="0"/>
        <w:ind w:left="2835" w:hanging="2835"/>
        <w:rPr>
          <w:sz w:val="20"/>
        </w:rPr>
      </w:pPr>
      <w:proofErr w:type="spellStart"/>
      <w:r w:rsidRPr="00D5649B">
        <w:rPr>
          <w:i/>
          <w:sz w:val="20"/>
        </w:rPr>
        <w:t>RF_TX</w:t>
      </w:r>
      <w:r w:rsidRPr="00D5649B">
        <w:rPr>
          <w:i/>
          <w:sz w:val="20"/>
          <w:vertAlign w:val="subscript"/>
        </w:rPr>
        <w:t>j</w:t>
      </w:r>
      <w:proofErr w:type="spellEnd"/>
      <w:r w:rsidRPr="00D5649B">
        <w:rPr>
          <w:sz w:val="20"/>
        </w:rPr>
        <w:t xml:space="preserve"> </w:t>
      </w:r>
      <w:r w:rsidRPr="00D5649B">
        <w:rPr>
          <w:sz w:val="20"/>
        </w:rPr>
        <w:tab/>
      </w:r>
      <w:r w:rsidR="00727AA9" w:rsidRPr="00D5649B">
        <w:rPr>
          <w:sz w:val="20"/>
        </w:rPr>
        <w:t>S</w:t>
      </w:r>
      <w:r w:rsidR="008520B1" w:rsidRPr="00D5649B">
        <w:rPr>
          <w:sz w:val="20"/>
        </w:rPr>
        <w:t xml:space="preserve">oil texture modifier </w:t>
      </w:r>
      <w:r w:rsidRPr="00D5649B">
        <w:rPr>
          <w:sz w:val="20"/>
        </w:rPr>
        <w:t>(with ‘</w:t>
      </w:r>
      <w:r w:rsidRPr="00D5649B">
        <w:rPr>
          <w:i/>
          <w:sz w:val="20"/>
        </w:rPr>
        <w:t>j’</w:t>
      </w:r>
      <w:r w:rsidRPr="00D5649B">
        <w:rPr>
          <w:sz w:val="20"/>
        </w:rPr>
        <w:t xml:space="preserve"> </w:t>
      </w:r>
      <w:proofErr w:type="spellStart"/>
      <w:r w:rsidRPr="00D5649B">
        <w:rPr>
          <w:sz w:val="20"/>
        </w:rPr>
        <w:t>beingcoarse</w:t>
      </w:r>
      <w:proofErr w:type="spellEnd"/>
      <w:r w:rsidRPr="00D5649B">
        <w:rPr>
          <w:sz w:val="20"/>
        </w:rPr>
        <w:t xml:space="preserve">, medium </w:t>
      </w:r>
      <w:r w:rsidR="00727AA9" w:rsidRPr="00D5649B">
        <w:rPr>
          <w:sz w:val="20"/>
        </w:rPr>
        <w:t xml:space="preserve">or </w:t>
      </w:r>
      <w:r w:rsidRPr="00D5649B">
        <w:rPr>
          <w:sz w:val="20"/>
        </w:rPr>
        <w:t>fine)</w:t>
      </w:r>
      <w:r w:rsidR="008520B1" w:rsidRPr="00D5649B">
        <w:rPr>
          <w:sz w:val="20"/>
        </w:rPr>
        <w:t>,</w:t>
      </w:r>
      <w:r w:rsidRPr="00D5649B">
        <w:rPr>
          <w:sz w:val="20"/>
        </w:rPr>
        <w:t xml:space="preserve"> provided in </w:t>
      </w:r>
      <w:r w:rsidR="00303087" w:rsidRPr="000A314B">
        <w:rPr>
          <w:b/>
          <w:sz w:val="20"/>
        </w:rPr>
        <w:fldChar w:fldCharType="begin"/>
      </w:r>
      <w:r w:rsidR="00303087" w:rsidRPr="0027026A">
        <w:rPr>
          <w:b/>
          <w:sz w:val="20"/>
        </w:rPr>
        <w:instrText xml:space="preserve"> REF _Ref37077613 \h  \* MERGEFORMAT </w:instrText>
      </w:r>
      <w:r w:rsidR="00303087" w:rsidRPr="000A314B">
        <w:rPr>
          <w:b/>
          <w:sz w:val="20"/>
        </w:rPr>
      </w:r>
      <w:r w:rsidR="00303087" w:rsidRPr="000A314B">
        <w:rPr>
          <w:b/>
          <w:sz w:val="20"/>
        </w:rPr>
        <w:fldChar w:fldCharType="separate"/>
      </w:r>
      <w:r w:rsidR="00492A19" w:rsidRPr="00492A19">
        <w:rPr>
          <w:b/>
          <w:sz w:val="20"/>
        </w:rPr>
        <w:t xml:space="preserve">Table </w:t>
      </w:r>
      <w:r w:rsidR="00492A19" w:rsidRPr="00492A19">
        <w:rPr>
          <w:b/>
          <w:noProof/>
          <w:sz w:val="20"/>
        </w:rPr>
        <w:t>13</w:t>
      </w:r>
      <w:r w:rsidR="00303087" w:rsidRPr="000A314B">
        <w:rPr>
          <w:b/>
          <w:sz w:val="20"/>
        </w:rPr>
        <w:fldChar w:fldCharType="end"/>
      </w:r>
    </w:p>
    <w:p w14:paraId="04843053" w14:textId="608A6C0E" w:rsidR="00567A2F" w:rsidRPr="00D5649B" w:rsidRDefault="00567A2F" w:rsidP="00483684">
      <w:pPr>
        <w:tabs>
          <w:tab w:val="clear" w:pos="2880"/>
          <w:tab w:val="clear" w:pos="9360"/>
        </w:tabs>
        <w:spacing w:before="0"/>
        <w:ind w:left="2835" w:hanging="2835"/>
        <w:rPr>
          <w:sz w:val="20"/>
        </w:rPr>
      </w:pPr>
      <w:proofErr w:type="spellStart"/>
      <w:r w:rsidRPr="00D5649B">
        <w:rPr>
          <w:i/>
          <w:sz w:val="20"/>
        </w:rPr>
        <w:t>FR_TX</w:t>
      </w:r>
      <w:r w:rsidRPr="00D5649B">
        <w:rPr>
          <w:i/>
          <w:sz w:val="20"/>
          <w:vertAlign w:val="subscript"/>
        </w:rPr>
        <w:t>i,j</w:t>
      </w:r>
      <w:proofErr w:type="spellEnd"/>
      <w:r w:rsidRPr="00D5649B">
        <w:rPr>
          <w:sz w:val="20"/>
          <w:vertAlign w:val="subscript"/>
        </w:rPr>
        <w:t xml:space="preserve"> </w:t>
      </w:r>
      <w:r w:rsidRPr="00D5649B">
        <w:rPr>
          <w:sz w:val="20"/>
        </w:rPr>
        <w:tab/>
      </w:r>
      <w:r w:rsidR="00727AA9" w:rsidRPr="00D5649B">
        <w:rPr>
          <w:sz w:val="20"/>
        </w:rPr>
        <w:t>F</w:t>
      </w:r>
      <w:r w:rsidRPr="00D5649B">
        <w:rPr>
          <w:sz w:val="20"/>
        </w:rPr>
        <w:t xml:space="preserve">raction of different textured soils in </w:t>
      </w:r>
      <w:proofErr w:type="spellStart"/>
      <w:r w:rsidRPr="00D5649B">
        <w:rPr>
          <w:sz w:val="20"/>
        </w:rPr>
        <w:t>ecodistric</w:t>
      </w:r>
      <w:proofErr w:type="spellEnd"/>
      <w:r w:rsidRPr="00D5649B">
        <w:rPr>
          <w:sz w:val="20"/>
        </w:rPr>
        <w:t xml:space="preserve"> ‘</w:t>
      </w:r>
      <w:proofErr w:type="spellStart"/>
      <w:r w:rsidRPr="00D5649B">
        <w:rPr>
          <w:sz w:val="20"/>
        </w:rPr>
        <w:t>i</w:t>
      </w:r>
      <w:proofErr w:type="spellEnd"/>
      <w:r w:rsidRPr="00D5649B">
        <w:rPr>
          <w:sz w:val="20"/>
        </w:rPr>
        <w:t>’</w:t>
      </w:r>
    </w:p>
    <w:p w14:paraId="5E3E8D7C" w14:textId="7FB2DCA9" w:rsidR="001C5CC4" w:rsidRPr="00D5649B" w:rsidRDefault="008520B1" w:rsidP="00483684">
      <w:pPr>
        <w:tabs>
          <w:tab w:val="clear" w:pos="2880"/>
          <w:tab w:val="clear" w:pos="9360"/>
        </w:tabs>
        <w:spacing w:before="0"/>
        <w:ind w:left="2835" w:hanging="2835"/>
        <w:rPr>
          <w:sz w:val="20"/>
        </w:rPr>
      </w:pPr>
      <w:proofErr w:type="spellStart"/>
      <w:r w:rsidRPr="00D5649B">
        <w:rPr>
          <w:i/>
          <w:sz w:val="20"/>
        </w:rPr>
        <w:t>EF_Base</w:t>
      </w:r>
      <w:r w:rsidRPr="00D5649B">
        <w:rPr>
          <w:i/>
          <w:sz w:val="20"/>
          <w:vertAlign w:val="subscript"/>
        </w:rPr>
        <w:t>i</w:t>
      </w:r>
      <w:proofErr w:type="spellEnd"/>
      <w:r w:rsidR="001C5CC4" w:rsidRPr="00D5649B">
        <w:rPr>
          <w:sz w:val="20"/>
        </w:rPr>
        <w:t xml:space="preserve"> </w:t>
      </w:r>
      <w:r w:rsidR="001C5CC4" w:rsidRPr="00D5649B">
        <w:rPr>
          <w:sz w:val="20"/>
        </w:rPr>
        <w:tab/>
      </w:r>
      <w:bookmarkStart w:id="270" w:name="OLE_LINK91"/>
      <w:r w:rsidR="00727AA9" w:rsidRPr="00D5649B">
        <w:rPr>
          <w:sz w:val="20"/>
        </w:rPr>
        <w:t>A</w:t>
      </w:r>
      <w:r w:rsidRPr="00D5649B">
        <w:rPr>
          <w:sz w:val="20"/>
        </w:rPr>
        <w:t xml:space="preserve"> function of the three factors that create a base </w:t>
      </w:r>
      <w:proofErr w:type="spellStart"/>
      <w:r w:rsidRPr="00D5649B">
        <w:rPr>
          <w:sz w:val="20"/>
        </w:rPr>
        <w:t>ecodistrict</w:t>
      </w:r>
      <w:proofErr w:type="spellEnd"/>
      <w:r w:rsidRPr="00D5649B">
        <w:rPr>
          <w:sz w:val="20"/>
        </w:rPr>
        <w:t xml:space="preserve"> specific value that accounts for the climatic, topographic and edaphic characteristics of the spatial unit for lands</w:t>
      </w:r>
      <w:bookmarkEnd w:id="270"/>
    </w:p>
    <w:p w14:paraId="243B100E" w14:textId="22CAC028" w:rsidR="00FF12B5" w:rsidRPr="00D5649B" w:rsidRDefault="00FF12B5" w:rsidP="00483684">
      <w:pPr>
        <w:tabs>
          <w:tab w:val="clear" w:pos="2880"/>
          <w:tab w:val="clear" w:pos="9360"/>
        </w:tabs>
        <w:spacing w:before="0"/>
        <w:ind w:left="2835" w:hanging="2835"/>
        <w:rPr>
          <w:sz w:val="20"/>
        </w:rPr>
      </w:pPr>
      <w:r w:rsidRPr="00D5649B">
        <w:rPr>
          <w:i/>
          <w:sz w:val="20"/>
        </w:rPr>
        <w:t>1/0.634</w:t>
      </w:r>
      <w:r w:rsidRPr="00D5649B">
        <w:rPr>
          <w:i/>
          <w:sz w:val="20"/>
        </w:rPr>
        <w:tab/>
      </w:r>
      <w:r w:rsidRPr="00D5649B">
        <w:rPr>
          <w:sz w:val="20"/>
        </w:rPr>
        <w:t>Fraction of growing season emissions of total annual emissions (Pelster et al. 2022, in prep.)</w:t>
      </w:r>
    </w:p>
    <w:p w14:paraId="20C6A3C4" w14:textId="5875EAA0" w:rsidR="001C5CC4" w:rsidRPr="00D5649B" w:rsidRDefault="002766C2" w:rsidP="008A7F5F">
      <w:pPr>
        <w:pStyle w:val="Heading3"/>
      </w:pPr>
      <w:bookmarkStart w:id="271" w:name="_Toc152758551"/>
      <w:r w:rsidRPr="00D5649B">
        <w:t>Emission</w:t>
      </w:r>
      <w:r>
        <w:t xml:space="preserve"> factor adjustment</w:t>
      </w:r>
      <w:r w:rsidR="001C5CC4" w:rsidRPr="00D5649B">
        <w:t xml:space="preserve"> due to </w:t>
      </w:r>
      <w:bookmarkEnd w:id="256"/>
      <w:r w:rsidR="005A3F6B">
        <w:t>n</w:t>
      </w:r>
      <w:r w:rsidR="008520B1" w:rsidRPr="00D5649B">
        <w:t xml:space="preserve"> source</w:t>
      </w:r>
      <w:r w:rsidR="005368D2" w:rsidRPr="00D5649B">
        <w:t>, tillage, cropping system and moisture management system</w:t>
      </w:r>
      <w:bookmarkEnd w:id="271"/>
    </w:p>
    <w:p w14:paraId="7F85683F" w14:textId="28902F0A" w:rsidR="001C5CC4" w:rsidRPr="00F02BA1" w:rsidRDefault="00000000"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i,k,l,m,n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RF_NS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RF_Till</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RF_CS</m:t>
            </m:r>
          </m:e>
          <m:sub>
            <m:r>
              <m:rPr>
                <m:sty m:val="bi"/>
              </m:rPr>
              <w:rPr>
                <w:rFonts w:ascii="Cambria Math" w:hAnsi="Cambria Math"/>
              </w:rPr>
              <m:t>m</m:t>
            </m:r>
          </m:sub>
        </m:sSub>
        <m:r>
          <m:rPr>
            <m:sty m:val="bi"/>
          </m:rPr>
          <w:rPr>
            <w:rFonts w:ascii="Cambria Math" w:hAnsi="Cambria Math"/>
          </w:rPr>
          <m:t>×RF_AM</m:t>
        </m:r>
      </m:oMath>
      <w:r w:rsidR="001C5CC4" w:rsidRPr="00F02BA1">
        <w:rPr>
          <w:b/>
        </w:rPr>
        <w:t xml:space="preserve"> </w:t>
      </w:r>
      <w:r w:rsidR="001C5CC4" w:rsidRPr="00F02BA1">
        <w:rPr>
          <w:b/>
        </w:rPr>
        <w:tab/>
      </w:r>
      <w:bookmarkStart w:id="272" w:name="EFDirectN2O_LandAppl"/>
      <w:r w:rsidR="001C5CC4" w:rsidRPr="00F02BA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272"/>
      <w:r w:rsidR="001C5CC4" w:rsidRPr="00F02BA1">
        <w:rPr>
          <w:b/>
        </w:rPr>
        <w:t xml:space="preserve"> </w:t>
      </w:r>
    </w:p>
    <w:p w14:paraId="3BFD351E" w14:textId="5D85F924" w:rsidR="001C5CC4" w:rsidRPr="00F02BA1" w:rsidRDefault="001C5CC4" w:rsidP="001C5CC4">
      <w:pPr>
        <w:jc w:val="right"/>
        <w:rPr>
          <w:sz w:val="20"/>
        </w:rPr>
      </w:pPr>
      <w:r w:rsidRPr="00F02BA1">
        <w:rPr>
          <w:color w:val="FF0000"/>
        </w:rPr>
        <w:tab/>
      </w:r>
      <w:r w:rsidR="007D4262" w:rsidRPr="00F02BA1">
        <w:rPr>
          <w:sz w:val="20"/>
        </w:rPr>
        <w:t xml:space="preserve">Based on </w:t>
      </w:r>
      <w:r w:rsidR="008520B1" w:rsidRPr="00F02BA1">
        <w:rPr>
          <w:sz w:val="20"/>
        </w:rPr>
        <w:t>Liang et al. 2020</w:t>
      </w:r>
    </w:p>
    <w:p w14:paraId="7BEBA007" w14:textId="77777777" w:rsidR="001C5CC4" w:rsidRPr="00F02BA1" w:rsidRDefault="001C5CC4" w:rsidP="001C5CC4">
      <w:pPr>
        <w:rPr>
          <w:sz w:val="20"/>
        </w:rPr>
      </w:pPr>
      <w:r w:rsidRPr="00F02BA1">
        <w:rPr>
          <w:sz w:val="20"/>
        </w:rPr>
        <w:t>where</w:t>
      </w:r>
    </w:p>
    <w:p w14:paraId="19672E79" w14:textId="7636EA47" w:rsidR="00991978" w:rsidRPr="00F02BA1" w:rsidRDefault="00991978" w:rsidP="00483684">
      <w:pPr>
        <w:tabs>
          <w:tab w:val="clear" w:pos="2880"/>
          <w:tab w:val="clear" w:pos="9360"/>
        </w:tabs>
        <w:spacing w:before="0"/>
        <w:ind w:left="2835" w:hanging="2835"/>
        <w:rPr>
          <w:sz w:val="20"/>
        </w:rPr>
      </w:pPr>
      <w:proofErr w:type="spellStart"/>
      <w:r w:rsidRPr="00F02BA1">
        <w:rPr>
          <w:i/>
          <w:sz w:val="20"/>
        </w:rPr>
        <w:t>EF</w:t>
      </w:r>
      <w:r w:rsidRPr="00F02BA1">
        <w:rPr>
          <w:i/>
          <w:sz w:val="20"/>
          <w:vertAlign w:val="subscript"/>
        </w:rPr>
        <w:t>i,k</w:t>
      </w:r>
      <w:r w:rsidR="008050C2" w:rsidRPr="00F02BA1">
        <w:rPr>
          <w:i/>
          <w:sz w:val="20"/>
          <w:vertAlign w:val="subscript"/>
        </w:rPr>
        <w:t>,l,m,n</w:t>
      </w:r>
      <w:proofErr w:type="spellEnd"/>
      <w:r w:rsidRPr="00F02BA1">
        <w:rPr>
          <w:sz w:val="20"/>
          <w:vertAlign w:val="subscript"/>
        </w:rPr>
        <w:t xml:space="preserve"> </w:t>
      </w:r>
      <w:r w:rsidRPr="00F02BA1">
        <w:rPr>
          <w:sz w:val="20"/>
        </w:rPr>
        <w:tab/>
      </w:r>
      <w:bookmarkStart w:id="273" w:name="OLE_LINK93"/>
      <w:r w:rsidR="00727AA9" w:rsidRPr="00F02BA1">
        <w:rPr>
          <w:sz w:val="20"/>
        </w:rPr>
        <w:t>Emission factor</w:t>
      </w:r>
      <w:r w:rsidRPr="00F02BA1">
        <w:rPr>
          <w:sz w:val="20"/>
        </w:rPr>
        <w:t xml:space="preserve"> considering the impact of the N source on the cropping system and site dependent factors associated with rainfall, topography</w:t>
      </w:r>
      <w:r w:rsidR="008050C2" w:rsidRPr="00F02BA1">
        <w:rPr>
          <w:sz w:val="20"/>
        </w:rPr>
        <w:t>,</w:t>
      </w:r>
      <w:r w:rsidRPr="00F02BA1">
        <w:rPr>
          <w:sz w:val="20"/>
        </w:rPr>
        <w:t xml:space="preserve"> soil texture</w:t>
      </w:r>
      <w:r w:rsidR="00100959" w:rsidRPr="00F02BA1">
        <w:rPr>
          <w:sz w:val="20"/>
        </w:rPr>
        <w:t xml:space="preserve">, N source type, tillage, cropping </w:t>
      </w:r>
      <w:proofErr w:type="spellStart"/>
      <w:r w:rsidR="00100959" w:rsidRPr="00F02BA1">
        <w:rPr>
          <w:sz w:val="20"/>
        </w:rPr>
        <w:t>sytem</w:t>
      </w:r>
      <w:proofErr w:type="spellEnd"/>
      <w:r w:rsidR="00100959" w:rsidRPr="00F02BA1">
        <w:rPr>
          <w:sz w:val="20"/>
        </w:rPr>
        <w:t xml:space="preserve"> and moisture </w:t>
      </w:r>
      <w:proofErr w:type="spellStart"/>
      <w:r w:rsidR="00100959" w:rsidRPr="00F02BA1">
        <w:rPr>
          <w:sz w:val="20"/>
        </w:rPr>
        <w:t>managment</w:t>
      </w:r>
      <w:proofErr w:type="spellEnd"/>
      <w:r w:rsidRPr="00F02BA1">
        <w:rPr>
          <w:sz w:val="20"/>
        </w:rPr>
        <w:t xml:space="preserve"> (kg N</w:t>
      </w:r>
      <w:r w:rsidRPr="00F02BA1">
        <w:rPr>
          <w:sz w:val="20"/>
          <w:vertAlign w:val="subscript"/>
        </w:rPr>
        <w:t>2</w:t>
      </w:r>
      <w:r w:rsidRPr="00F02BA1">
        <w:rPr>
          <w:sz w:val="20"/>
        </w:rPr>
        <w:t>O-N kg</w:t>
      </w:r>
      <w:r w:rsidRPr="00F02BA1">
        <w:rPr>
          <w:sz w:val="20"/>
          <w:vertAlign w:val="superscript"/>
        </w:rPr>
        <w:t>-1</w:t>
      </w:r>
      <w:r w:rsidRPr="00F02BA1">
        <w:rPr>
          <w:sz w:val="20"/>
        </w:rPr>
        <w:t xml:space="preserve"> N) for </w:t>
      </w:r>
      <w:proofErr w:type="spellStart"/>
      <w:r w:rsidRPr="00F02BA1">
        <w:rPr>
          <w:sz w:val="20"/>
        </w:rPr>
        <w:t>ecodistrict</w:t>
      </w:r>
      <w:proofErr w:type="spellEnd"/>
      <w:r w:rsidRPr="00F02BA1">
        <w:rPr>
          <w:sz w:val="20"/>
        </w:rPr>
        <w:t xml:space="preserve"> ‘‘</w:t>
      </w:r>
      <w:proofErr w:type="spellStart"/>
      <w:r w:rsidRPr="00F02BA1">
        <w:rPr>
          <w:sz w:val="20"/>
        </w:rPr>
        <w:t>i</w:t>
      </w:r>
      <w:proofErr w:type="spellEnd"/>
      <w:r w:rsidRPr="00F02BA1">
        <w:rPr>
          <w:sz w:val="20"/>
        </w:rPr>
        <w:t>’’.</w:t>
      </w:r>
    </w:p>
    <w:bookmarkEnd w:id="273"/>
    <w:p w14:paraId="266E8A3C" w14:textId="2471A1E5" w:rsidR="008050C2" w:rsidRPr="00F02BA1" w:rsidRDefault="00100959" w:rsidP="00483684">
      <w:pPr>
        <w:tabs>
          <w:tab w:val="clear" w:pos="2880"/>
          <w:tab w:val="clear" w:pos="9360"/>
        </w:tabs>
        <w:spacing w:before="0"/>
        <w:ind w:left="2835" w:hanging="2835"/>
        <w:rPr>
          <w:sz w:val="20"/>
        </w:rPr>
      </w:pPr>
      <w:proofErr w:type="spellStart"/>
      <w:r w:rsidRPr="00F02BA1">
        <w:rPr>
          <w:i/>
          <w:sz w:val="20"/>
        </w:rPr>
        <w:t>i</w:t>
      </w:r>
      <w:proofErr w:type="spellEnd"/>
      <w:r w:rsidR="008050C2" w:rsidRPr="00F02BA1">
        <w:rPr>
          <w:i/>
          <w:sz w:val="20"/>
        </w:rPr>
        <w:tab/>
      </w:r>
      <w:proofErr w:type="spellStart"/>
      <w:r w:rsidR="00727AA9" w:rsidRPr="00F02BA1">
        <w:rPr>
          <w:sz w:val="20"/>
        </w:rPr>
        <w:t>E</w:t>
      </w:r>
      <w:r w:rsidR="008050C2" w:rsidRPr="00F02BA1">
        <w:rPr>
          <w:sz w:val="20"/>
        </w:rPr>
        <w:t>codistrict</w:t>
      </w:r>
      <w:proofErr w:type="spellEnd"/>
      <w:r w:rsidR="008050C2" w:rsidRPr="00F02BA1">
        <w:rPr>
          <w:sz w:val="20"/>
        </w:rPr>
        <w:t xml:space="preserve"> identifier</w:t>
      </w:r>
    </w:p>
    <w:p w14:paraId="79B9F510" w14:textId="77777777" w:rsidR="00991978" w:rsidRPr="00F02BA1" w:rsidRDefault="00991978" w:rsidP="00483684">
      <w:pPr>
        <w:tabs>
          <w:tab w:val="clear" w:pos="2880"/>
          <w:tab w:val="clear" w:pos="9360"/>
        </w:tabs>
        <w:spacing w:before="0"/>
        <w:ind w:left="2835" w:hanging="2835"/>
        <w:rPr>
          <w:sz w:val="20"/>
        </w:rPr>
      </w:pPr>
      <w:r w:rsidRPr="00F02BA1">
        <w:rPr>
          <w:i/>
          <w:sz w:val="20"/>
        </w:rPr>
        <w:t>k</w:t>
      </w:r>
      <w:r w:rsidRPr="00F02BA1">
        <w:rPr>
          <w:sz w:val="20"/>
        </w:rPr>
        <w:tab/>
      </w:r>
      <w:bookmarkStart w:id="274" w:name="OLE_LINK94"/>
      <w:bookmarkStart w:id="275" w:name="OLE_LINK96"/>
      <w:r w:rsidR="008050C2" w:rsidRPr="00F02BA1">
        <w:rPr>
          <w:sz w:val="20"/>
        </w:rPr>
        <w:t xml:space="preserve">N source modifier </w:t>
      </w:r>
      <w:proofErr w:type="spellStart"/>
      <w:r w:rsidR="008050C2" w:rsidRPr="00F02BA1">
        <w:rPr>
          <w:sz w:val="20"/>
        </w:rPr>
        <w:t>RF_NS</w:t>
      </w:r>
      <w:r w:rsidR="008050C2" w:rsidRPr="00F02BA1">
        <w:rPr>
          <w:sz w:val="20"/>
          <w:vertAlign w:val="subscript"/>
        </w:rPr>
        <w:t>k</w:t>
      </w:r>
      <w:proofErr w:type="spellEnd"/>
      <w:r w:rsidR="008050C2" w:rsidRPr="00F02BA1">
        <w:rPr>
          <w:sz w:val="20"/>
        </w:rPr>
        <w:t xml:space="preserve"> (</w:t>
      </w:r>
      <w:r w:rsidRPr="00F02BA1">
        <w:rPr>
          <w:sz w:val="20"/>
        </w:rPr>
        <w:t>SN = Synthetic Nitrogen; ON = Organic Nitrogen; CRN = Crop Residue Nitrogen</w:t>
      </w:r>
      <w:r w:rsidR="008050C2" w:rsidRPr="00F02BA1">
        <w:rPr>
          <w:sz w:val="20"/>
        </w:rPr>
        <w:t>)</w:t>
      </w:r>
      <w:bookmarkEnd w:id="274"/>
      <w:bookmarkEnd w:id="275"/>
    </w:p>
    <w:p w14:paraId="6DFB5BC6" w14:textId="1615E52A" w:rsidR="003E1071" w:rsidRPr="00F02BA1" w:rsidRDefault="008050C2" w:rsidP="00483684">
      <w:pPr>
        <w:tabs>
          <w:tab w:val="clear" w:pos="2880"/>
          <w:tab w:val="clear" w:pos="9360"/>
        </w:tabs>
        <w:spacing w:before="0"/>
        <w:ind w:left="2835" w:hanging="2835"/>
        <w:rPr>
          <w:sz w:val="20"/>
        </w:rPr>
      </w:pPr>
      <w:r w:rsidRPr="00F02BA1">
        <w:rPr>
          <w:i/>
          <w:sz w:val="20"/>
        </w:rPr>
        <w:t>l</w:t>
      </w:r>
      <w:r w:rsidRPr="00F02BA1">
        <w:rPr>
          <w:i/>
          <w:sz w:val="20"/>
        </w:rPr>
        <w:tab/>
      </w:r>
      <w:bookmarkStart w:id="276" w:name="OLE_LINK95"/>
      <w:r w:rsidR="00727AA9" w:rsidRPr="00F02BA1">
        <w:rPr>
          <w:sz w:val="20"/>
        </w:rPr>
        <w:t>T</w:t>
      </w:r>
      <w:r w:rsidRPr="00F02BA1">
        <w:rPr>
          <w:sz w:val="20"/>
        </w:rPr>
        <w:t>illage</w:t>
      </w:r>
      <w:r w:rsidR="00100959" w:rsidRPr="00F02BA1">
        <w:rPr>
          <w:sz w:val="20"/>
        </w:rPr>
        <w:t xml:space="preserve"> modifier </w:t>
      </w:r>
      <w:proofErr w:type="spellStart"/>
      <w:r w:rsidR="00100959" w:rsidRPr="00F02BA1">
        <w:rPr>
          <w:sz w:val="20"/>
        </w:rPr>
        <w:t>RF_Till</w:t>
      </w:r>
      <w:proofErr w:type="spellEnd"/>
      <w:r w:rsidR="00100959" w:rsidRPr="00F02BA1">
        <w:rPr>
          <w:sz w:val="20"/>
        </w:rPr>
        <w:t xml:space="preserve"> (Conservation or Conventional Tillage)</w:t>
      </w:r>
      <w:bookmarkEnd w:id="276"/>
    </w:p>
    <w:p w14:paraId="178A67B0" w14:textId="53F173B9" w:rsidR="00E93DFC" w:rsidRPr="00F02BA1" w:rsidRDefault="001C22F8" w:rsidP="00F066DB">
      <w:pPr>
        <w:tabs>
          <w:tab w:val="clear" w:pos="2880"/>
          <w:tab w:val="clear" w:pos="9360"/>
        </w:tabs>
        <w:spacing w:before="0"/>
        <w:ind w:left="2835" w:hanging="2835"/>
      </w:pPr>
      <w:r w:rsidRPr="00F02BA1">
        <w:rPr>
          <w:i/>
          <w:sz w:val="20"/>
        </w:rPr>
        <w:t>RF_AM</w:t>
      </w:r>
      <w:r w:rsidRPr="00F02BA1">
        <w:rPr>
          <w:i/>
          <w:sz w:val="20"/>
        </w:rPr>
        <w:tab/>
      </w:r>
      <w:bookmarkStart w:id="277" w:name="OLE_LINK6"/>
      <w:bookmarkStart w:id="278" w:name="OLE_LINK7"/>
      <w:r w:rsidR="00153193" w:rsidRPr="00F02BA1">
        <w:rPr>
          <w:sz w:val="20"/>
        </w:rPr>
        <w:t>Reduction factor based on application method (</w:t>
      </w:r>
      <w:r w:rsidR="000A314B" w:rsidRPr="00F02BA1">
        <w:rPr>
          <w:b/>
          <w:sz w:val="20"/>
        </w:rPr>
        <w:fldChar w:fldCharType="begin"/>
      </w:r>
      <w:r w:rsidR="000A314B" w:rsidRPr="00F02BA1">
        <w:rPr>
          <w:sz w:val="20"/>
        </w:rPr>
        <w:instrText xml:space="preserve"> REF _Ref37077613 \h </w:instrText>
      </w:r>
      <w:r w:rsidR="000A314B" w:rsidRPr="00F02BA1">
        <w:rPr>
          <w:b/>
          <w:sz w:val="20"/>
        </w:rPr>
        <w:instrText xml:space="preserve"> \* MERGEFORMAT </w:instrText>
      </w:r>
      <w:r w:rsidR="000A314B" w:rsidRPr="00F02BA1">
        <w:rPr>
          <w:b/>
          <w:sz w:val="20"/>
        </w:rPr>
      </w:r>
      <w:r w:rsidR="000A314B" w:rsidRPr="00F02BA1">
        <w:rPr>
          <w:b/>
          <w:sz w:val="20"/>
        </w:rPr>
        <w:fldChar w:fldCharType="separate"/>
      </w:r>
      <w:r w:rsidR="00492A19" w:rsidRPr="00492A19">
        <w:rPr>
          <w:b/>
          <w:sz w:val="20"/>
        </w:rPr>
        <w:t xml:space="preserve">Table </w:t>
      </w:r>
      <w:r w:rsidR="00492A19" w:rsidRPr="00492A19">
        <w:rPr>
          <w:b/>
          <w:noProof/>
          <w:sz w:val="20"/>
        </w:rPr>
        <w:t>13</w:t>
      </w:r>
      <w:r w:rsidR="000A314B" w:rsidRPr="00F02BA1">
        <w:rPr>
          <w:b/>
          <w:sz w:val="20"/>
        </w:rPr>
        <w:fldChar w:fldCharType="end"/>
      </w:r>
      <w:r w:rsidR="00E93DFC" w:rsidRPr="00F02BA1">
        <w:rPr>
          <w:sz w:val="20"/>
        </w:rPr>
        <w:t>)</w:t>
      </w:r>
      <w:r w:rsidR="00CF1177" w:rsidRPr="00F02BA1">
        <w:rPr>
          <w:sz w:val="20"/>
        </w:rPr>
        <w:t xml:space="preserve">, </w:t>
      </w:r>
      <w:r w:rsidR="00CF1177" w:rsidRPr="00F02BA1">
        <w:rPr>
          <w:b/>
          <w:sz w:val="20"/>
        </w:rPr>
        <w:t>only applicable to calculations of EF specific for SN</w:t>
      </w:r>
    </w:p>
    <w:p w14:paraId="067840CB" w14:textId="06C9C291" w:rsidR="00E51B68" w:rsidRPr="00F02BA1" w:rsidRDefault="002766C2" w:rsidP="008A7F5F">
      <w:pPr>
        <w:pStyle w:val="Heading3"/>
      </w:pPr>
      <w:bookmarkStart w:id="279" w:name="_Toc152758552"/>
      <w:bookmarkEnd w:id="257"/>
      <w:bookmarkEnd w:id="258"/>
      <w:bookmarkEnd w:id="259"/>
      <w:bookmarkEnd w:id="277"/>
      <w:bookmarkEnd w:id="278"/>
      <w:r w:rsidRPr="00F02BA1">
        <w:t xml:space="preserve">Calculating </w:t>
      </w:r>
      <w:r w:rsidR="0010416D">
        <w:t>c</w:t>
      </w:r>
      <w:r w:rsidR="00E51B68" w:rsidRPr="00F02BA1">
        <w:t>rop fertilizer N inputs</w:t>
      </w:r>
      <w:bookmarkEnd w:id="279"/>
    </w:p>
    <w:p w14:paraId="4E5A6644" w14:textId="413435B4" w:rsidR="008A07DB" w:rsidRPr="00D5649B" w:rsidRDefault="00E51B68" w:rsidP="008A07DB">
      <w:pPr>
        <w:rPr>
          <w:b/>
        </w:rPr>
      </w:pPr>
      <w:r w:rsidRPr="00D5649B">
        <w:rPr>
          <w:b/>
        </w:rPr>
        <w:t>Calculate the input for each crop independently.</w:t>
      </w:r>
      <w:r w:rsidR="008A07DB" w:rsidRPr="00D5649B">
        <w:rPr>
          <w:b/>
        </w:rPr>
        <w:t xml:space="preserve"> </w:t>
      </w:r>
      <w:proofErr w:type="spellStart"/>
      <w:r w:rsidR="008A07DB" w:rsidRPr="00D5649B">
        <w:rPr>
          <w:b/>
        </w:rPr>
        <w:t>Holos</w:t>
      </w:r>
      <w:proofErr w:type="spellEnd"/>
      <w:r w:rsidR="008A07DB" w:rsidRPr="00D5649B">
        <w:rPr>
          <w:b/>
        </w:rPr>
        <w:t xml:space="preserve"> calculates a default fertilization rate adjusted for the user</w:t>
      </w:r>
      <w:r w:rsidR="003360AA" w:rsidRPr="00D5649B">
        <w:rPr>
          <w:b/>
        </w:rPr>
        <w:t>-</w:t>
      </w:r>
      <w:r w:rsidR="008A07DB" w:rsidRPr="00D5649B">
        <w:rPr>
          <w:b/>
        </w:rPr>
        <w:t xml:space="preserve">provided crop yield, but the user is expected to override the fertilization </w:t>
      </w:r>
      <w:r w:rsidR="003360AA" w:rsidRPr="00D5649B">
        <w:rPr>
          <w:b/>
        </w:rPr>
        <w:t xml:space="preserve">rate </w:t>
      </w:r>
      <w:r w:rsidR="008A07DB" w:rsidRPr="00D5649B">
        <w:rPr>
          <w:b/>
        </w:rPr>
        <w:t>with actual application rates.</w:t>
      </w:r>
    </w:p>
    <w:p w14:paraId="7D121338" w14:textId="77777777" w:rsidR="002A6086" w:rsidRPr="00D5649B" w:rsidRDefault="00E51B68" w:rsidP="005A25A5">
      <w:r w:rsidRPr="00D5649B">
        <w:t>Fertilizer input calculations should be completed for all fertilized crop types, including annual crops, perennial forages and improved grassland/pasture (improved grassland/pasture is pasture that is</w:t>
      </w:r>
      <w:r w:rsidR="002A6086" w:rsidRPr="00D5649B">
        <w:t xml:space="preserve"> fertilized and/or irrigated). </w:t>
      </w:r>
    </w:p>
    <w:p w14:paraId="76343239" w14:textId="091CAA6C" w:rsidR="007019E2" w:rsidRPr="00D5649B" w:rsidRDefault="007019E2" w:rsidP="001C0A5D">
      <w:pPr>
        <w:keepNext/>
        <w:tabs>
          <w:tab w:val="left" w:pos="8647"/>
        </w:tabs>
        <w:rPr>
          <w:b/>
        </w:rPr>
      </w:pPr>
      <w:bookmarkStart w:id="280" w:name="_Ref40077516"/>
      <w:r w:rsidRPr="00D5649B">
        <w:rPr>
          <w:b/>
        </w:rPr>
        <w:t>When user supplies fertilizer input information:</w:t>
      </w:r>
    </w:p>
    <w:p w14:paraId="7EFB0A2D" w14:textId="4C4CD04C" w:rsidR="007019E2" w:rsidRPr="00D5649B" w:rsidRDefault="00000000"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7019E2" w:rsidRPr="00D5649B">
        <w:rPr>
          <w:b/>
          <w:color w:val="000000" w:themeColor="text1"/>
        </w:rPr>
        <w:t xml:space="preserve">  </w:t>
      </w:r>
      <w:r w:rsidR="005B2B04" w:rsidRPr="00D5649B">
        <w:rPr>
          <w:b/>
          <w:color w:val="000000" w:themeColor="text1"/>
        </w:rPr>
        <w:t xml:space="preserve"> </w:t>
      </w:r>
      <w:r w:rsidR="007019E2" w:rsidRPr="00D5649B">
        <w:rPr>
          <w:b/>
          <w:color w:val="000000" w:themeColor="text1"/>
        </w:rPr>
        <w:tab/>
      </w:r>
      <w:r w:rsidR="007019E2" w:rsidRPr="00D5649B">
        <w:rPr>
          <w:b/>
          <w:color w:val="000000" w:themeColor="text1"/>
        </w:rPr>
        <w:tab/>
      </w:r>
      <w:r w:rsidR="007019E2"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4DD2E9D5" w14:textId="2138BD60" w:rsidR="005B2B04" w:rsidRPr="00D5649B" w:rsidRDefault="00000000"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13C9A3A0" w14:textId="0C67824B" w:rsidR="005B2B04" w:rsidRPr="00D5649B" w:rsidRDefault="00000000"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7E50A272" w14:textId="70BFCB32" w:rsidR="005B2B04" w:rsidRPr="00D5649B" w:rsidRDefault="00000000"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2041387A" w14:textId="75527A22" w:rsidR="008E6952" w:rsidRPr="00D5649B" w:rsidRDefault="008E6952" w:rsidP="00E66885">
      <w:pPr>
        <w:rPr>
          <w:sz w:val="20"/>
        </w:rPr>
      </w:pPr>
      <w:r w:rsidRPr="00D5649B">
        <w:rPr>
          <w:sz w:val="20"/>
        </w:rPr>
        <w:t>where</w:t>
      </w:r>
    </w:p>
    <w:p w14:paraId="01206B67" w14:textId="2577FC18" w:rsidR="008E6952" w:rsidRPr="008E495E"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fert_applied</w:t>
      </w:r>
      <w:proofErr w:type="spellEnd"/>
      <w:r w:rsidRPr="00D5649B">
        <w:rPr>
          <w:sz w:val="20"/>
        </w:rPr>
        <w:tab/>
        <w:t xml:space="preserve">Amount of N </w:t>
      </w:r>
      <w:r w:rsidRPr="008E495E">
        <w:rPr>
          <w:sz w:val="20"/>
        </w:rPr>
        <w:t xml:space="preserve">applied to a field </w:t>
      </w:r>
      <w:r w:rsidRPr="008E495E">
        <w:rPr>
          <w:i/>
          <w:iCs/>
          <w:sz w:val="20"/>
        </w:rPr>
        <w:t>n</w:t>
      </w:r>
      <w:r w:rsidR="008E0AF1" w:rsidRPr="008E495E">
        <w:rPr>
          <w:i/>
          <w:iCs/>
          <w:sz w:val="20"/>
        </w:rPr>
        <w:t xml:space="preserve"> </w:t>
      </w:r>
      <w:r w:rsidR="008E0AF1" w:rsidRPr="008E495E">
        <w:rPr>
          <w:sz w:val="20"/>
        </w:rPr>
        <w:t>(kg N ha</w:t>
      </w:r>
      <w:r w:rsidR="008E0AF1" w:rsidRPr="008E495E">
        <w:rPr>
          <w:sz w:val="20"/>
          <w:vertAlign w:val="superscript"/>
        </w:rPr>
        <w:t>-1</w:t>
      </w:r>
      <w:r w:rsidR="008E0AF1" w:rsidRPr="008E495E">
        <w:rPr>
          <w:sz w:val="20"/>
        </w:rPr>
        <w:t>)</w:t>
      </w:r>
    </w:p>
    <w:p w14:paraId="2947ABDA" w14:textId="010988C6" w:rsidR="008E6952" w:rsidRPr="008E495E" w:rsidRDefault="008E6952" w:rsidP="00E66885">
      <w:pPr>
        <w:tabs>
          <w:tab w:val="clear" w:pos="2880"/>
          <w:tab w:val="clear" w:pos="9360"/>
        </w:tabs>
        <w:spacing w:before="0"/>
        <w:ind w:left="2835" w:hanging="2835"/>
        <w:rPr>
          <w:sz w:val="20"/>
        </w:rPr>
      </w:pPr>
      <w:r w:rsidRPr="008E495E">
        <w:rPr>
          <w:i/>
          <w:sz w:val="20"/>
        </w:rPr>
        <w:t>N</w:t>
      </w:r>
      <w:r w:rsidRPr="008E495E">
        <w:rPr>
          <w:i/>
          <w:sz w:val="20"/>
          <w:vertAlign w:val="subscript"/>
        </w:rPr>
        <w:t>(product)</w:t>
      </w:r>
      <w:r w:rsidRPr="008E495E">
        <w:rPr>
          <w:sz w:val="20"/>
        </w:rPr>
        <w:tab/>
        <w:t>Amount of N fertilizer product applied (kg ha</w:t>
      </w:r>
      <w:r w:rsidRPr="008E495E">
        <w:rPr>
          <w:sz w:val="20"/>
          <w:vertAlign w:val="superscript"/>
        </w:rPr>
        <w:t>-1</w:t>
      </w:r>
      <w:r w:rsidRPr="008E495E">
        <w:rPr>
          <w:sz w:val="20"/>
        </w:rPr>
        <w:t>)</w:t>
      </w:r>
      <w:r w:rsidR="00701292" w:rsidRPr="008E495E">
        <w:rPr>
          <w:sz w:val="20"/>
        </w:rPr>
        <w:t xml:space="preserve"> </w:t>
      </w:r>
    </w:p>
    <w:p w14:paraId="59A42071" w14:textId="37395FF8" w:rsidR="008E6952" w:rsidRPr="008E495E" w:rsidRDefault="00701292" w:rsidP="00E66885">
      <w:pPr>
        <w:tabs>
          <w:tab w:val="clear" w:pos="2880"/>
          <w:tab w:val="clear" w:pos="9360"/>
        </w:tabs>
        <w:spacing w:before="0"/>
        <w:ind w:left="2835" w:hanging="2835"/>
        <w:rPr>
          <w:sz w:val="20"/>
        </w:rPr>
      </w:pPr>
      <w:r w:rsidRPr="008E495E">
        <w:rPr>
          <w:i/>
          <w:sz w:val="20"/>
        </w:rPr>
        <w:t>P</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8E495E">
        <w:rPr>
          <w:sz w:val="20"/>
        </w:rPr>
        <w:t xml:space="preserve"> </w:t>
      </w:r>
    </w:p>
    <w:p w14:paraId="2532020F" w14:textId="7C2850F8" w:rsidR="008E6952" w:rsidRPr="00D5649B" w:rsidRDefault="00701292" w:rsidP="00E66885">
      <w:pPr>
        <w:tabs>
          <w:tab w:val="clear" w:pos="2880"/>
          <w:tab w:val="clear" w:pos="9360"/>
        </w:tabs>
        <w:spacing w:before="0"/>
        <w:ind w:left="2835" w:hanging="2835"/>
        <w:rPr>
          <w:sz w:val="20"/>
        </w:rPr>
      </w:pPr>
      <w:r w:rsidRPr="008E495E">
        <w:rPr>
          <w:i/>
          <w:sz w:val="20"/>
        </w:rPr>
        <w:t>K</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D5649B">
        <w:rPr>
          <w:sz w:val="20"/>
        </w:rPr>
        <w:t xml:space="preserve"> </w:t>
      </w:r>
    </w:p>
    <w:p w14:paraId="5C61E103" w14:textId="72B90B80" w:rsidR="008E6952" w:rsidRPr="00D5649B" w:rsidRDefault="008E6952" w:rsidP="00E66885">
      <w:pPr>
        <w:tabs>
          <w:tab w:val="clear" w:pos="2880"/>
          <w:tab w:val="clear" w:pos="9360"/>
        </w:tabs>
        <w:spacing w:before="0"/>
        <w:ind w:left="2835" w:hanging="2835"/>
        <w:rPr>
          <w:sz w:val="20"/>
        </w:rPr>
      </w:pPr>
      <w:proofErr w:type="spellStart"/>
      <w:r w:rsidRPr="00D5649B">
        <w:rPr>
          <w:i/>
          <w:sz w:val="20"/>
        </w:rPr>
        <w:lastRenderedPageBreak/>
        <w:t>N</w:t>
      </w:r>
      <w:r w:rsidRPr="00D5649B">
        <w:rPr>
          <w:i/>
          <w:sz w:val="20"/>
          <w:vertAlign w:val="subscript"/>
        </w:rPr>
        <w:t>content</w:t>
      </w:r>
      <w:proofErr w:type="spellEnd"/>
      <w:r w:rsidRPr="00D5649B">
        <w:rPr>
          <w:i/>
          <w:sz w:val="20"/>
          <w:vertAlign w:val="subscript"/>
        </w:rPr>
        <w:t>(product)</w:t>
      </w:r>
      <w:r w:rsidRPr="00D5649B">
        <w:rPr>
          <w:sz w:val="20"/>
        </w:rPr>
        <w:tab/>
        <w:t>Amount of N contained in a product (kg N kg product</w:t>
      </w:r>
      <w:r w:rsidRPr="00D5649B">
        <w:rPr>
          <w:sz w:val="20"/>
          <w:vertAlign w:val="superscript"/>
        </w:rPr>
        <w:t>-1</w:t>
      </w:r>
      <w:r w:rsidRPr="00D5649B">
        <w:rPr>
          <w:sz w:val="20"/>
        </w:rPr>
        <w:t>)</w:t>
      </w:r>
      <w:r w:rsidR="00701292" w:rsidRPr="00D5649B">
        <w:rPr>
          <w:sz w:val="20"/>
        </w:rPr>
        <w:t xml:space="preserve">, see </w:t>
      </w:r>
      <w:r w:rsidR="00701292" w:rsidRPr="00806371">
        <w:rPr>
          <w:b/>
          <w:sz w:val="20"/>
        </w:rPr>
        <w:fldChar w:fldCharType="begin"/>
      </w:r>
      <w:r w:rsidR="00701292" w:rsidRPr="00806371">
        <w:rPr>
          <w:b/>
          <w:sz w:val="20"/>
        </w:rPr>
        <w:instrText xml:space="preserve"> REF _Ref78880357 \h  \* MERGEFORMAT </w:instrText>
      </w:r>
      <w:r w:rsidR="00701292" w:rsidRPr="00806371">
        <w:rPr>
          <w:b/>
          <w:sz w:val="20"/>
        </w:rPr>
      </w:r>
      <w:r w:rsidR="00701292" w:rsidRPr="00806371">
        <w:rPr>
          <w:b/>
          <w:sz w:val="20"/>
        </w:rPr>
        <w:fldChar w:fldCharType="separate"/>
      </w:r>
      <w:r w:rsidR="005E23F2" w:rsidRPr="0027026A">
        <w:rPr>
          <w:b/>
          <w:sz w:val="20"/>
        </w:rPr>
        <w:t xml:space="preserve">Table </w:t>
      </w:r>
      <w:r w:rsidR="005E23F2" w:rsidRPr="0027026A">
        <w:rPr>
          <w:b/>
          <w:noProof/>
          <w:sz w:val="20"/>
        </w:rPr>
        <w:t>48</w:t>
      </w:r>
      <w:r w:rsidR="00701292" w:rsidRPr="00806371">
        <w:rPr>
          <w:b/>
          <w:sz w:val="20"/>
        </w:rPr>
        <w:fldChar w:fldCharType="end"/>
      </w:r>
    </w:p>
    <w:p w14:paraId="2BC2A204" w14:textId="57833AE4" w:rsidR="007019E2" w:rsidRPr="00D5649B" w:rsidRDefault="008E6952" w:rsidP="001C0A5D">
      <w:pPr>
        <w:keepNext/>
        <w:tabs>
          <w:tab w:val="left" w:pos="8647"/>
        </w:tabs>
        <w:rPr>
          <w:b/>
        </w:rPr>
      </w:pPr>
      <w:r w:rsidRPr="00D5649B">
        <w:rPr>
          <w:b/>
        </w:rPr>
        <w:t>Default fertilizer calculation when no information is supplied by user</w:t>
      </w:r>
      <w:r w:rsidR="00F244B0" w:rsidRPr="00D5649B">
        <w:rPr>
          <w:b/>
        </w:rPr>
        <w:t xml:space="preserve"> (fertilizer amounts cannot be smaller than 0 kg N ha</w:t>
      </w:r>
      <w:r w:rsidR="00F244B0" w:rsidRPr="00D5649B">
        <w:rPr>
          <w:b/>
          <w:vertAlign w:val="superscript"/>
        </w:rPr>
        <w:t>-1</w:t>
      </w:r>
      <w:r w:rsidR="00F244B0" w:rsidRPr="00D5649B">
        <w:rPr>
          <w:b/>
        </w:rPr>
        <w:t>)</w:t>
      </w:r>
      <w:r w:rsidRPr="00D5649B">
        <w:rPr>
          <w:b/>
        </w:rPr>
        <w:t>:</w:t>
      </w:r>
    </w:p>
    <w:p w14:paraId="57CF0ACB" w14:textId="656EBFDA" w:rsidR="00F244B0" w:rsidRPr="00D5649B" w:rsidRDefault="00F244B0" w:rsidP="001C0A5D">
      <w:pPr>
        <w:keepNext/>
        <w:tabs>
          <w:tab w:val="left" w:pos="8647"/>
        </w:tabs>
        <w:rPr>
          <w:b/>
        </w:rPr>
      </w:pPr>
      <w:r w:rsidRPr="00D5649B">
        <w:rPr>
          <w:b/>
        </w:rPr>
        <w:t>For non-leguminous crops:</w:t>
      </w:r>
    </w:p>
    <w:bookmarkStart w:id="281" w:name="_Ref102728051"/>
    <w:p w14:paraId="263324E8" w14:textId="2E7D1775" w:rsidR="0003775B" w:rsidRPr="00D5649B" w:rsidRDefault="00000000" w:rsidP="004E2DA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Straw</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Root</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Exudate</m:t>
                                </m:r>
                              </m:e>
                              <m:sub>
                                <m:r>
                                  <m:rPr>
                                    <m:sty m:val="bi"/>
                                  </m:rPr>
                                  <w:rPr>
                                    <w:rFonts w:ascii="Cambria Math" w:hAnsi="Cambria Math"/>
                                    <w:color w:val="000000" w:themeColor="text1"/>
                                  </w:rPr>
                                  <m:t>N</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-Soi</m:t>
                    </m:r>
                    <m:sSub>
                      <m:sSubPr>
                        <m:ctrlPr>
                          <w:rPr>
                            <w:rFonts w:ascii="Cambria Math" w:hAnsi="Cambria Math"/>
                            <w:b/>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tes</m:t>
                        </m:r>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N</m:t>
                            </m:r>
                          </m:sub>
                        </m:sSub>
                      </m:sub>
                    </m:sSub>
                    <m:r>
                      <m:rPr>
                        <m:sty m:val="bi"/>
                      </m:rPr>
                      <w:rPr>
                        <w:rFonts w:ascii="Cambria Math" w:hAnsi="Cambria Math"/>
                        <w:color w:val="000000" w:themeColor="text1"/>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deposit</m:t>
                                </m:r>
                              </m:sub>
                            </m:sSub>
                          </m:sub>
                        </m:sSub>
                      </m:e>
                      <m:sub>
                        <m:d>
                          <m:dPr>
                            <m:ctrlPr>
                              <w:rPr>
                                <w:rFonts w:ascii="Cambria Math" w:hAnsi="Cambria Math"/>
                                <w:b/>
                                <w:i/>
                              </w:rPr>
                            </m:ctrlPr>
                          </m:dPr>
                          <m:e>
                            <m:r>
                              <m:rPr>
                                <m:sty m:val="bi"/>
                              </m:rPr>
                              <w:rPr>
                                <w:rFonts w:ascii="Cambria Math" w:hAnsi="Cambria Math"/>
                              </w:rPr>
                              <m:t>field n, crop n</m:t>
                            </m:r>
                          </m:e>
                        </m:d>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F244B0" w:rsidRPr="00D5649B">
        <w:rPr>
          <w:b/>
          <w:szCs w:val="24"/>
        </w:rPr>
        <w:t xml:space="preserve"> </w:t>
      </w:r>
      <w:r w:rsidR="0003775B" w:rsidRPr="00D5649B">
        <w:rPr>
          <w:b/>
          <w:szCs w:val="24"/>
        </w:rPr>
        <w:tab/>
      </w:r>
      <w:r w:rsidR="0003775B"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281"/>
    </w:p>
    <w:p w14:paraId="76C24FC3" w14:textId="0B16ABAC" w:rsidR="00F244B0" w:rsidRPr="00D5649B" w:rsidRDefault="00F244B0" w:rsidP="001C0A5D">
      <w:pPr>
        <w:keepNext/>
        <w:tabs>
          <w:tab w:val="left" w:pos="8647"/>
        </w:tabs>
        <w:rPr>
          <w:b/>
        </w:rPr>
      </w:pPr>
      <w:r w:rsidRPr="00D5649B">
        <w:rPr>
          <w:b/>
        </w:rPr>
        <w:t>For legum</w:t>
      </w:r>
      <w:r w:rsidR="00147853">
        <w:rPr>
          <w:b/>
        </w:rPr>
        <w:t>e</w:t>
      </w:r>
      <w:r w:rsidRPr="00D5649B">
        <w:rPr>
          <w:b/>
        </w:rPr>
        <w:t>s:</w:t>
      </w:r>
    </w:p>
    <w:p w14:paraId="3978475A" w14:textId="23CEC889" w:rsidR="002A6086" w:rsidRPr="00D5649B" w:rsidRDefault="00000000" w:rsidP="00CE3F31">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Straw</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Root</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Exudate</m:t>
                                </m:r>
                              </m:e>
                              <m:sub>
                                <m:r>
                                  <m:rPr>
                                    <m:sty m:val="bi"/>
                                  </m:rPr>
                                  <w:rPr>
                                    <w:rFonts w:ascii="Cambria Math" w:hAnsi="Cambria Math"/>
                                    <w:color w:val="000000" w:themeColor="text1"/>
                                  </w:rPr>
                                  <m:t>N</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fixation</m:t>
                            </m:r>
                          </m:sub>
                        </m:sSub>
                      </m:e>
                    </m:d>
                    <m:r>
                      <m:rPr>
                        <m:sty m:val="bi"/>
                      </m:rPr>
                      <w:rPr>
                        <w:rFonts w:ascii="Cambria Math" w:hAnsi="Cambria Math"/>
                        <w:color w:val="000000" w:themeColor="text1"/>
                      </w:rPr>
                      <m:t>-Soil_test_N-</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2A6086" w:rsidRPr="00D5649B">
        <w:rPr>
          <w:b/>
          <w:color w:val="000000" w:themeColor="text1"/>
        </w:rPr>
        <w:t xml:space="preserve"> </w:t>
      </w:r>
      <w:r w:rsidR="00D4686C" w:rsidRPr="00D5649B">
        <w:rPr>
          <w:b/>
          <w:color w:val="000000" w:themeColor="text1"/>
        </w:rPr>
        <w:t xml:space="preserve"> </w:t>
      </w:r>
      <w:r w:rsidR="00F244B0" w:rsidRPr="00D5649B">
        <w:rPr>
          <w:b/>
          <w:color w:val="000000" w:themeColor="text1"/>
        </w:rPr>
        <w:tab/>
      </w:r>
      <w:r w:rsidR="00CE3F31">
        <w:rPr>
          <w:b/>
          <w:color w:val="000000" w:themeColor="text1"/>
        </w:rPr>
        <w:tab/>
      </w:r>
      <w:r w:rsidR="00CE3F31">
        <w:rPr>
          <w:b/>
          <w:color w:val="000000" w:themeColor="text1"/>
        </w:rPr>
        <w:tab/>
      </w:r>
      <w:r w:rsidR="00CE3F31">
        <w:rPr>
          <w:b/>
          <w:color w:val="000000" w:themeColor="text1"/>
        </w:rPr>
        <w:tab/>
      </w:r>
      <w:r w:rsidR="002A6086" w:rsidRPr="00D5649B">
        <w:rPr>
          <w:b/>
        </w:rPr>
        <w:t xml:space="preserve">Eq. </w:t>
      </w:r>
      <w:bookmarkStart w:id="282" w:name="OLE_LINK97"/>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280"/>
      <w:bookmarkEnd w:id="282"/>
    </w:p>
    <w:p w14:paraId="4711EA77" w14:textId="3C8D06E2" w:rsidR="00701292" w:rsidRPr="00D5649B" w:rsidRDefault="00000000" w:rsidP="004E2DA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den>
        </m:f>
        <m:r>
          <m:rPr>
            <m:sty m:val="bi"/>
          </m:rPr>
          <w:rPr>
            <w:rFonts w:ascii="Cambria Math" w:hAnsi="Cambria Math"/>
          </w:rPr>
          <m:t>×100</m:t>
        </m:r>
      </m:oMath>
      <w:r w:rsidR="00701292" w:rsidRPr="00D5649B">
        <w:rPr>
          <w:b/>
        </w:rPr>
        <w:t xml:space="preserve"> </w:t>
      </w:r>
      <w:r w:rsidR="00701292" w:rsidRPr="00D5649B">
        <w:rPr>
          <w:b/>
          <w:color w:val="000000" w:themeColor="text1"/>
        </w:rPr>
        <w:tab/>
      </w:r>
      <w:r w:rsidR="00701292"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565612D9" w14:textId="19EB5FFB" w:rsidR="002A6086" w:rsidRPr="00917BEA" w:rsidRDefault="00917BEA" w:rsidP="00917BEA">
      <w:pPr>
        <w:rPr>
          <w:sz w:val="20"/>
        </w:rPr>
      </w:pPr>
      <w:r>
        <w:rPr>
          <w:sz w:val="20"/>
        </w:rPr>
        <w:t>where</w:t>
      </w:r>
    </w:p>
    <w:p w14:paraId="204AD1D8" w14:textId="4332C72E" w:rsidR="00917BEA" w:rsidRDefault="00917BEA" w:rsidP="00917BEA">
      <w:pPr>
        <w:tabs>
          <w:tab w:val="clear" w:pos="2880"/>
          <w:tab w:val="left" w:pos="2790"/>
          <w:tab w:val="left" w:pos="2837"/>
        </w:tabs>
        <w:spacing w:before="0"/>
        <w:rPr>
          <w:sz w:val="20"/>
        </w:rPr>
      </w:pPr>
      <w:proofErr w:type="spellStart"/>
      <w:r>
        <w:rPr>
          <w:sz w:val="20"/>
        </w:rPr>
        <w:t>Fert</w:t>
      </w:r>
      <w:r w:rsidRPr="00917BEA">
        <w:rPr>
          <w:sz w:val="20"/>
          <w:vertAlign w:val="subscript"/>
        </w:rPr>
        <w:t>efficiency</w:t>
      </w:r>
      <w:proofErr w:type="spellEnd"/>
      <w:r>
        <w:rPr>
          <w:sz w:val="20"/>
          <w:vertAlign w:val="subscript"/>
        </w:rPr>
        <w:tab/>
        <w:t xml:space="preserve"> </w:t>
      </w:r>
      <w:r>
        <w:rPr>
          <w:sz w:val="20"/>
        </w:rPr>
        <w:t>Fertilizer use efficiency (fraction)</w:t>
      </w:r>
    </w:p>
    <w:p w14:paraId="6DB1D6BC" w14:textId="77777777" w:rsidR="00917BEA" w:rsidRDefault="00917BEA" w:rsidP="00917BEA">
      <w:pPr>
        <w:spacing w:before="0"/>
        <w:rPr>
          <w:sz w:val="20"/>
          <w:vertAlign w:val="subscript"/>
        </w:rPr>
      </w:pPr>
      <w:proofErr w:type="spellStart"/>
      <w:r>
        <w:rPr>
          <w:sz w:val="20"/>
        </w:rPr>
        <w:t>Soil</w:t>
      </w:r>
      <w:r w:rsidRPr="00917BEA">
        <w:rPr>
          <w:sz w:val="20"/>
          <w:vertAlign w:val="subscript"/>
        </w:rPr>
        <w:t>testN</w:t>
      </w:r>
      <w:proofErr w:type="spellEnd"/>
    </w:p>
    <w:p w14:paraId="47D5FDFE" w14:textId="30A5DA97" w:rsidR="00917BEA" w:rsidRPr="00887BF0" w:rsidRDefault="00917BEA" w:rsidP="00917BEA">
      <w:pPr>
        <w:spacing w:before="0"/>
        <w:ind w:left="2837" w:hanging="2837"/>
        <w:rPr>
          <w:sz w:val="20"/>
        </w:rPr>
      </w:pPr>
      <w:proofErr w:type="spellStart"/>
      <w:r w:rsidRPr="00917BEA">
        <w:rPr>
          <w:sz w:val="20"/>
        </w:rPr>
        <w:t>Grain</w:t>
      </w:r>
      <w:r>
        <w:rPr>
          <w:sz w:val="20"/>
          <w:vertAlign w:val="subscript"/>
        </w:rPr>
        <w:t>NTotal</w:t>
      </w:r>
      <w:proofErr w:type="spellEnd"/>
      <w:r>
        <w:rPr>
          <w:sz w:val="20"/>
        </w:rPr>
        <w:tab/>
        <w:t>N content of all grain (kg N ha</w:t>
      </w:r>
      <w:r w:rsidRPr="00917BEA">
        <w:rPr>
          <w:sz w:val="20"/>
          <w:vertAlign w:val="superscript"/>
        </w:rPr>
        <w:t>-1</w:t>
      </w:r>
      <w:r>
        <w:rPr>
          <w:sz w:val="20"/>
        </w:rPr>
        <w:t xml:space="preserve">), calculated </w:t>
      </w:r>
      <w:r w:rsidRPr="00887BF0">
        <w:rPr>
          <w:sz w:val="20"/>
        </w:rPr>
        <w:t xml:space="preserve">using </w:t>
      </w:r>
      <w:r w:rsidRPr="00887BF0">
        <w:rPr>
          <w:sz w:val="20"/>
        </w:rPr>
        <w:fldChar w:fldCharType="begin"/>
      </w:r>
      <w:r w:rsidRPr="00887BF0">
        <w:rPr>
          <w:sz w:val="20"/>
        </w:rPr>
        <w:instrText xml:space="preserve"> REF GrainNTotal_Eq \h  \* MERGEFORMAT </w:instrText>
      </w:r>
      <w:r w:rsidRPr="00887BF0">
        <w:rPr>
          <w:sz w:val="20"/>
        </w:rPr>
      </w:r>
      <w:r w:rsidRPr="00887BF0">
        <w:rPr>
          <w:sz w:val="20"/>
        </w:rPr>
        <w:fldChar w:fldCharType="separate"/>
      </w:r>
      <w:r w:rsidRPr="00887BF0">
        <w:rPr>
          <w:b/>
          <w:sz w:val="20"/>
        </w:rPr>
        <w:t xml:space="preserve">Eq. </w:t>
      </w:r>
      <w:r w:rsidRPr="00887BF0">
        <w:rPr>
          <w:b/>
          <w:noProof/>
          <w:sz w:val="20"/>
        </w:rPr>
        <w:t>2.5.6</w:t>
      </w:r>
      <w:r w:rsidRPr="00887BF0">
        <w:rPr>
          <w:b/>
          <w:sz w:val="20"/>
        </w:rPr>
        <w:noBreakHyphen/>
      </w:r>
      <w:r w:rsidRPr="00887BF0">
        <w:rPr>
          <w:b/>
          <w:noProof/>
          <w:sz w:val="20"/>
        </w:rPr>
        <w:t>1</w:t>
      </w:r>
      <w:r w:rsidRPr="00887BF0">
        <w:rPr>
          <w:sz w:val="20"/>
        </w:rPr>
        <w:fldChar w:fldCharType="end"/>
      </w:r>
      <w:r w:rsidRPr="00887BF0">
        <w:rPr>
          <w:sz w:val="20"/>
        </w:rPr>
        <w:tab/>
      </w:r>
    </w:p>
    <w:p w14:paraId="7E9EEA38" w14:textId="4A786C00" w:rsidR="00D320C6" w:rsidRPr="00887BF0" w:rsidRDefault="00D320C6" w:rsidP="00917BEA">
      <w:pPr>
        <w:tabs>
          <w:tab w:val="clear" w:pos="2880"/>
          <w:tab w:val="clear" w:pos="9360"/>
        </w:tabs>
        <w:spacing w:before="0"/>
        <w:ind w:left="2835" w:hanging="2835"/>
        <w:rPr>
          <w:b/>
          <w:sz w:val="20"/>
        </w:rPr>
      </w:pPr>
      <w:proofErr w:type="spellStart"/>
      <w:r w:rsidRPr="00887BF0">
        <w:rPr>
          <w:i/>
          <w:sz w:val="20"/>
        </w:rPr>
        <w:t>Straw</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 xml:space="preserve">all </w:t>
      </w:r>
      <w:r w:rsidR="008026ED" w:rsidRPr="00887BF0">
        <w:rPr>
          <w:sz w:val="20"/>
        </w:rPr>
        <w:t>straw</w:t>
      </w:r>
      <w:r w:rsidRPr="00887BF0">
        <w:rPr>
          <w:sz w:val="20"/>
        </w:rPr>
        <w:t xml:space="preserve">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StrawN_Eq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3</w:t>
      </w:r>
      <w:r w:rsidR="00917BEA" w:rsidRPr="00887BF0">
        <w:rPr>
          <w:sz w:val="20"/>
        </w:rPr>
        <w:fldChar w:fldCharType="end"/>
      </w:r>
    </w:p>
    <w:p w14:paraId="318C632D" w14:textId="62E6054B" w:rsidR="008026ED" w:rsidRPr="00887BF0" w:rsidRDefault="008026ED" w:rsidP="00917BEA">
      <w:pPr>
        <w:keepNext/>
        <w:keepLines/>
        <w:tabs>
          <w:tab w:val="clear" w:pos="2880"/>
          <w:tab w:val="clear" w:pos="9360"/>
        </w:tabs>
        <w:spacing w:before="0"/>
        <w:ind w:left="2835" w:hanging="2835"/>
        <w:rPr>
          <w:sz w:val="20"/>
        </w:rPr>
      </w:pPr>
      <w:proofErr w:type="spellStart"/>
      <w:r w:rsidRPr="00887BF0">
        <w:rPr>
          <w:i/>
          <w:sz w:val="20"/>
        </w:rPr>
        <w:t>Root</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RootN_Eq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4</w:t>
      </w:r>
      <w:r w:rsidR="00917BEA" w:rsidRPr="00887BF0">
        <w:rPr>
          <w:sz w:val="20"/>
        </w:rPr>
        <w:fldChar w:fldCharType="end"/>
      </w:r>
    </w:p>
    <w:p w14:paraId="71C5807F" w14:textId="5941F967" w:rsidR="008026ED" w:rsidRPr="00887BF0" w:rsidRDefault="008026ED" w:rsidP="00E66885">
      <w:pPr>
        <w:tabs>
          <w:tab w:val="clear" w:pos="2880"/>
          <w:tab w:val="clear" w:pos="9360"/>
        </w:tabs>
        <w:spacing w:before="0"/>
        <w:ind w:left="2835" w:hanging="2835"/>
        <w:rPr>
          <w:sz w:val="20"/>
        </w:rPr>
      </w:pPr>
      <w:r w:rsidRPr="00887BF0">
        <w:rPr>
          <w:i/>
          <w:sz w:val="20"/>
        </w:rPr>
        <w:t>Exudate</w:t>
      </w:r>
      <w:r w:rsidRPr="00887BF0">
        <w:rPr>
          <w:i/>
          <w:sz w:val="20"/>
          <w:vertAlign w:val="subscript"/>
        </w:rPr>
        <w:t>N</w:t>
      </w:r>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exudates (kg N ha</w:t>
      </w:r>
      <w:r w:rsidRPr="00887BF0">
        <w:rPr>
          <w:sz w:val="20"/>
          <w:vertAlign w:val="superscript"/>
        </w:rPr>
        <w:t>-1</w:t>
      </w:r>
      <w:r w:rsidRPr="00887BF0">
        <w:rPr>
          <w:sz w:val="20"/>
        </w:rPr>
        <w:t>), calculated</w:t>
      </w:r>
      <w:r w:rsidR="00917BEA" w:rsidRPr="00887BF0">
        <w:rPr>
          <w:sz w:val="20"/>
        </w:rPr>
        <w:t xml:space="preserve"> using </w:t>
      </w:r>
      <w:r w:rsidR="00917BEA" w:rsidRPr="00887BF0">
        <w:rPr>
          <w:sz w:val="20"/>
        </w:rPr>
        <w:fldChar w:fldCharType="begin"/>
      </w:r>
      <w:r w:rsidR="00917BEA" w:rsidRPr="00887BF0">
        <w:rPr>
          <w:sz w:val="20"/>
        </w:rPr>
        <w:instrText xml:space="preserve"> REF ExudateN_Eq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5</w:t>
      </w:r>
      <w:r w:rsidR="00917BEA" w:rsidRPr="00887BF0">
        <w:rPr>
          <w:sz w:val="20"/>
        </w:rPr>
        <w:fldChar w:fldCharType="end"/>
      </w:r>
    </w:p>
    <w:p w14:paraId="40DF8F75" w14:textId="19CC6691" w:rsidR="00596252" w:rsidRPr="00887BF0" w:rsidRDefault="00596252" w:rsidP="00E66885">
      <w:pPr>
        <w:tabs>
          <w:tab w:val="clear" w:pos="2880"/>
          <w:tab w:val="clear" w:pos="9360"/>
        </w:tabs>
        <w:spacing w:before="0"/>
        <w:ind w:left="2835" w:hanging="2835"/>
        <w:rPr>
          <w:sz w:val="20"/>
          <w:szCs w:val="16"/>
        </w:rPr>
      </w:pPr>
      <w:proofErr w:type="spellStart"/>
      <w:r w:rsidRPr="00887BF0">
        <w:rPr>
          <w:i/>
          <w:sz w:val="20"/>
          <w:szCs w:val="16"/>
        </w:rPr>
        <w:t>N</w:t>
      </w:r>
      <w:r w:rsidRPr="00887BF0">
        <w:rPr>
          <w:i/>
          <w:sz w:val="20"/>
          <w:szCs w:val="16"/>
          <w:vertAlign w:val="subscript"/>
        </w:rPr>
        <w:t>fixation</w:t>
      </w:r>
      <w:proofErr w:type="spellEnd"/>
      <w:r w:rsidRPr="00887BF0">
        <w:rPr>
          <w:i/>
          <w:sz w:val="20"/>
          <w:szCs w:val="16"/>
        </w:rPr>
        <w:tab/>
      </w:r>
      <w:r w:rsidR="0041544D" w:rsidRPr="00887BF0">
        <w:rPr>
          <w:sz w:val="20"/>
          <w:szCs w:val="16"/>
        </w:rPr>
        <w:t>F</w:t>
      </w:r>
      <w:r w:rsidR="004E2DA6" w:rsidRPr="00887BF0">
        <w:rPr>
          <w:sz w:val="20"/>
          <w:szCs w:val="16"/>
        </w:rPr>
        <w:t>raction of plant N requirement that is fixated</w:t>
      </w:r>
      <w:r w:rsidRPr="00887BF0">
        <w:rPr>
          <w:sz w:val="20"/>
          <w:szCs w:val="16"/>
        </w:rPr>
        <w:t xml:space="preserve"> (</w:t>
      </w:r>
      <w:r w:rsidR="00724C0A" w:rsidRPr="00887BF0">
        <w:rPr>
          <w:sz w:val="20"/>
          <w:szCs w:val="16"/>
        </w:rPr>
        <w:t>fraction</w:t>
      </w:r>
      <w:r w:rsidRPr="00887BF0">
        <w:rPr>
          <w:sz w:val="20"/>
          <w:szCs w:val="16"/>
        </w:rPr>
        <w:t>)</w:t>
      </w:r>
    </w:p>
    <w:p w14:paraId="4E206D06" w14:textId="3B517B79"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fert_applied</w:t>
      </w:r>
      <w:proofErr w:type="spellEnd"/>
      <w:r w:rsidR="00917BEA" w:rsidRPr="00887BF0">
        <w:rPr>
          <w:i/>
          <w:sz w:val="20"/>
          <w:vertAlign w:val="subscript"/>
        </w:rPr>
        <w:t>(field n)</w:t>
      </w:r>
      <w:r w:rsidRPr="00887BF0">
        <w:rPr>
          <w:sz w:val="20"/>
        </w:rPr>
        <w:tab/>
        <w:t xml:space="preserve">Amount of N applied </w:t>
      </w:r>
      <w:r w:rsidR="008E0AF1" w:rsidRPr="00887BF0">
        <w:rPr>
          <w:sz w:val="20"/>
        </w:rPr>
        <w:t>(kg N ha</w:t>
      </w:r>
      <w:r w:rsidR="008E0AF1" w:rsidRPr="00887BF0">
        <w:rPr>
          <w:sz w:val="20"/>
          <w:vertAlign w:val="superscript"/>
        </w:rPr>
        <w:t>-1</w:t>
      </w:r>
      <w:r w:rsidR="008E0AF1" w:rsidRPr="00887BF0">
        <w:rPr>
          <w:sz w:val="20"/>
        </w:rPr>
        <w:t xml:space="preserve">) </w:t>
      </w:r>
      <w:r w:rsidRPr="00887BF0">
        <w:rPr>
          <w:sz w:val="20"/>
        </w:rPr>
        <w:t xml:space="preserve">to field </w:t>
      </w:r>
      <w:r w:rsidRPr="00887BF0">
        <w:rPr>
          <w:i/>
          <w:iCs/>
          <w:sz w:val="20"/>
        </w:rPr>
        <w:t>n</w:t>
      </w:r>
    </w:p>
    <w:p w14:paraId="4D9D8D86" w14:textId="2E220F1F"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content</w:t>
      </w:r>
      <w:proofErr w:type="spellEnd"/>
      <w:r w:rsidRPr="00887BF0">
        <w:rPr>
          <w:i/>
          <w:sz w:val="20"/>
          <w:vertAlign w:val="subscript"/>
        </w:rPr>
        <w:t>(product)</w:t>
      </w:r>
      <w:r w:rsidRPr="00887BF0">
        <w:rPr>
          <w:sz w:val="20"/>
        </w:rPr>
        <w:tab/>
        <w:t xml:space="preserve">Amount of N contained in a </w:t>
      </w:r>
      <w:r w:rsidR="003117DA" w:rsidRPr="00887BF0">
        <w:rPr>
          <w:sz w:val="20"/>
        </w:rPr>
        <w:t xml:space="preserve">synthetic fertilizer </w:t>
      </w:r>
      <w:r w:rsidRPr="00887BF0">
        <w:rPr>
          <w:sz w:val="20"/>
        </w:rPr>
        <w:t>product (kg N kg product</w:t>
      </w:r>
      <w:r w:rsidRPr="00887BF0">
        <w:rPr>
          <w:sz w:val="20"/>
          <w:vertAlign w:val="superscript"/>
        </w:rPr>
        <w:t>-1</w:t>
      </w:r>
      <w:r w:rsidRPr="00887BF0">
        <w:rPr>
          <w:sz w:val="20"/>
        </w:rPr>
        <w:t xml:space="preserve">), see </w:t>
      </w:r>
      <w:r w:rsidRPr="00887BF0">
        <w:rPr>
          <w:b/>
          <w:sz w:val="20"/>
        </w:rPr>
        <w:fldChar w:fldCharType="begin"/>
      </w:r>
      <w:r w:rsidRPr="00887BF0">
        <w:rPr>
          <w:b/>
          <w:sz w:val="20"/>
        </w:rPr>
        <w:instrText xml:space="preserve"> REF _Ref78880357 \h  \* MERGEFORMAT </w:instrText>
      </w:r>
      <w:r w:rsidRPr="00887BF0">
        <w:rPr>
          <w:b/>
          <w:sz w:val="20"/>
        </w:rPr>
      </w:r>
      <w:r w:rsidRPr="00887BF0">
        <w:rPr>
          <w:b/>
          <w:sz w:val="20"/>
        </w:rPr>
        <w:fldChar w:fldCharType="separate"/>
      </w:r>
      <w:r w:rsidR="00917BEA" w:rsidRPr="00887BF0">
        <w:rPr>
          <w:b/>
          <w:sz w:val="20"/>
        </w:rPr>
        <w:t xml:space="preserve">Table </w:t>
      </w:r>
      <w:r w:rsidR="00917BEA" w:rsidRPr="00887BF0">
        <w:rPr>
          <w:b/>
          <w:noProof/>
          <w:sz w:val="20"/>
        </w:rPr>
        <w:t>48</w:t>
      </w:r>
      <w:r w:rsidRPr="00887BF0">
        <w:rPr>
          <w:b/>
          <w:sz w:val="20"/>
        </w:rPr>
        <w:fldChar w:fldCharType="end"/>
      </w:r>
    </w:p>
    <w:p w14:paraId="7E40A174" w14:textId="6D4AFE17" w:rsidR="00701292" w:rsidRPr="00887BF0" w:rsidRDefault="00701292" w:rsidP="00E66885">
      <w:pPr>
        <w:tabs>
          <w:tab w:val="clear" w:pos="2880"/>
          <w:tab w:val="clear" w:pos="9360"/>
        </w:tabs>
        <w:spacing w:before="0"/>
        <w:ind w:left="2835" w:hanging="2835"/>
        <w:rPr>
          <w:sz w:val="20"/>
        </w:rPr>
      </w:pPr>
      <w:r w:rsidRPr="00887BF0">
        <w:rPr>
          <w:i/>
          <w:sz w:val="20"/>
        </w:rPr>
        <w:t>N</w:t>
      </w:r>
      <w:r w:rsidRPr="00887BF0">
        <w:rPr>
          <w:i/>
          <w:sz w:val="20"/>
          <w:vertAlign w:val="subscript"/>
        </w:rPr>
        <w:t>(product)</w:t>
      </w:r>
      <w:r w:rsidRPr="00887BF0">
        <w:rPr>
          <w:sz w:val="20"/>
        </w:rPr>
        <w:tab/>
        <w:t>Amount of N fertilizer product applied (</w:t>
      </w:r>
      <w:r w:rsidR="00917BEA" w:rsidRPr="00887BF0">
        <w:rPr>
          <w:sz w:val="20"/>
        </w:rPr>
        <w:t xml:space="preserve">kg product </w:t>
      </w:r>
      <w:r w:rsidRPr="00887BF0">
        <w:rPr>
          <w:sz w:val="20"/>
        </w:rPr>
        <w:t>ha</w:t>
      </w:r>
      <w:r w:rsidRPr="00887BF0">
        <w:rPr>
          <w:sz w:val="20"/>
          <w:vertAlign w:val="superscript"/>
        </w:rPr>
        <w:t>-1</w:t>
      </w:r>
      <w:r w:rsidRPr="00887BF0">
        <w:rPr>
          <w:sz w:val="20"/>
        </w:rPr>
        <w:t>)</w:t>
      </w:r>
    </w:p>
    <w:p w14:paraId="221F5C89" w14:textId="0CBC79B3" w:rsidR="004E2DA6" w:rsidRDefault="004E2DA6" w:rsidP="004E6E39">
      <w:pPr>
        <w:tabs>
          <w:tab w:val="clear" w:pos="2880"/>
          <w:tab w:val="clear" w:pos="9360"/>
        </w:tabs>
        <w:spacing w:before="0"/>
        <w:ind w:left="2837" w:hanging="2837"/>
        <w:rPr>
          <w:noProof/>
          <w:lang w:eastAsia="en-CA"/>
        </w:rPr>
      </w:pPr>
      <w:proofErr w:type="spellStart"/>
      <w:r w:rsidRPr="00887BF0">
        <w:rPr>
          <w:i/>
          <w:sz w:val="20"/>
        </w:rPr>
        <w:t>N_fert_deposit</w:t>
      </w:r>
      <w:proofErr w:type="spellEnd"/>
      <w:r w:rsidRPr="00887BF0">
        <w:rPr>
          <w:i/>
          <w:sz w:val="20"/>
          <w:vertAlign w:val="subscript"/>
        </w:rPr>
        <w:t>(field n)</w:t>
      </w:r>
      <w:r w:rsidRPr="00887BF0">
        <w:rPr>
          <w:i/>
          <w:sz w:val="20"/>
        </w:rPr>
        <w:tab/>
      </w:r>
      <w:r w:rsidRPr="00887BF0">
        <w:rPr>
          <w:sz w:val="20"/>
        </w:rPr>
        <w:t xml:space="preserve">N deposition on field </w:t>
      </w:r>
      <w:r w:rsidRPr="00887BF0">
        <w:rPr>
          <w:i/>
          <w:sz w:val="20"/>
        </w:rPr>
        <w:t>n</w:t>
      </w:r>
      <w:r w:rsidRPr="00887BF0">
        <w:rPr>
          <w:sz w:val="20"/>
        </w:rPr>
        <w:t xml:space="preserve"> (kg </w:t>
      </w:r>
      <w:r w:rsidR="008E0AF1" w:rsidRPr="00887BF0">
        <w:rPr>
          <w:sz w:val="20"/>
        </w:rPr>
        <w:t xml:space="preserve">N </w:t>
      </w:r>
      <w:r w:rsidRPr="00887BF0">
        <w:rPr>
          <w:sz w:val="20"/>
        </w:rPr>
        <w:t>ha</w:t>
      </w:r>
      <w:r w:rsidRPr="00887BF0">
        <w:rPr>
          <w:sz w:val="20"/>
          <w:vertAlign w:val="superscript"/>
        </w:rPr>
        <w:t>-1</w:t>
      </w:r>
      <w:r w:rsidRPr="00887BF0">
        <w:rPr>
          <w:sz w:val="20"/>
        </w:rPr>
        <w:t>) (user defined</w:t>
      </w:r>
      <w:r w:rsidRPr="00887BF0">
        <w:rPr>
          <w:noProof/>
          <w:lang w:eastAsia="en-CA"/>
        </w:rPr>
        <w:t>)</w:t>
      </w:r>
    </w:p>
    <w:p w14:paraId="23DB1B71" w14:textId="720EA63A" w:rsidR="004E6E39" w:rsidRPr="004E6E39" w:rsidRDefault="00EE6923" w:rsidP="004E6E39">
      <w:pPr>
        <w:spacing w:after="120"/>
        <w:rPr>
          <w:iCs/>
          <w:color w:val="000000" w:themeColor="text1"/>
          <w:szCs w:val="24"/>
        </w:rPr>
      </w:pPr>
      <w:r>
        <w:rPr>
          <w:noProof/>
        </w:rPr>
        <mc:AlternateContent>
          <mc:Choice Requires="wps">
            <w:drawing>
              <wp:anchor distT="0" distB="0" distL="114300" distR="114300" simplePos="0" relativeHeight="251683328" behindDoc="0" locked="0" layoutInCell="1" allowOverlap="1" wp14:anchorId="249206EF" wp14:editId="289187AC">
                <wp:simplePos x="0" y="0"/>
                <wp:positionH relativeFrom="margin">
                  <wp:posOffset>3810</wp:posOffset>
                </wp:positionH>
                <wp:positionV relativeFrom="paragraph">
                  <wp:posOffset>561975</wp:posOffset>
                </wp:positionV>
                <wp:extent cx="6254750" cy="1235075"/>
                <wp:effectExtent l="0" t="0" r="0" b="3175"/>
                <wp:wrapTopAndBottom/>
                <wp:docPr id="14834873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235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E5C4A" w14:textId="77777777" w:rsidR="00B1240A" w:rsidRPr="00690655" w:rsidRDefault="00B1240A" w:rsidP="00D4686C">
                            <w:pPr>
                              <w:rPr>
                                <w:color w:val="000000" w:themeColor="text1"/>
                              </w:rPr>
                            </w:pPr>
                            <w:r w:rsidRPr="00690655">
                              <w:rPr>
                                <w:color w:val="000000" w:themeColor="text1"/>
                              </w:rPr>
                              <w:t>Holos V4 will use the following constant values:</w:t>
                            </w:r>
                          </w:p>
                          <w:p w14:paraId="64575E5E" w14:textId="1D40B486" w:rsidR="00B1240A" w:rsidRDefault="00B1240A" w:rsidP="00D4686C">
                            <w:pPr>
                              <w:spacing w:after="120"/>
                              <w:rPr>
                                <w:color w:val="000000" w:themeColor="text1"/>
                              </w:rPr>
                            </w:pPr>
                            <w:r w:rsidRPr="0009313E">
                              <w:rPr>
                                <w:i/>
                                <w:color w:val="000000" w:themeColor="text1"/>
                              </w:rPr>
                              <w:t>Fert</w:t>
                            </w:r>
                            <w:r w:rsidRPr="0009313E">
                              <w:rPr>
                                <w:i/>
                                <w:color w:val="000000" w:themeColor="text1"/>
                                <w:vertAlign w:val="subscript"/>
                              </w:rPr>
                              <w:t>efficiency</w:t>
                            </w:r>
                            <w:r w:rsidRPr="0009313E">
                              <w:rPr>
                                <w:color w:val="000000" w:themeColor="text1"/>
                              </w:rPr>
                              <w:tab/>
                              <w:t>0.75 (user can override)</w:t>
                            </w:r>
                          </w:p>
                          <w:p w14:paraId="565A3FB6" w14:textId="09DDAE8D" w:rsidR="00B1240A" w:rsidRDefault="00B1240A" w:rsidP="00D4686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6B9F5BC9" w:rsidR="00B1240A" w:rsidRPr="004E2DA6" w:rsidRDefault="00B1240A" w:rsidP="00D4686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06EF" id="Rectangle 37" o:spid="_x0000_s1044" style="position:absolute;margin-left:.3pt;margin-top:44.25pt;width:492.5pt;height:97.2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" fillcolor="white [3212]" strokecolor="#243f60 [1604]" strokeweight="2pt">
                <v:path arrowok="t"/>
                <v:textbox>
                  <w:txbxContent>
                    <w:p w14:paraId="45EE5C4A" w14:textId="77777777" w:rsidR="00B1240A" w:rsidRPr="00690655" w:rsidRDefault="00B1240A" w:rsidP="00D4686C">
                      <w:pPr>
                        <w:rPr>
                          <w:color w:val="000000" w:themeColor="text1"/>
                        </w:rPr>
                      </w:pPr>
                      <w:r w:rsidRPr="00690655">
                        <w:rPr>
                          <w:color w:val="000000" w:themeColor="text1"/>
                        </w:rPr>
                        <w:t>Holos V4 will use the following constant values:</w:t>
                      </w:r>
                    </w:p>
                    <w:p w14:paraId="64575E5E" w14:textId="1D40B486" w:rsidR="00B1240A" w:rsidRDefault="00B1240A" w:rsidP="00D4686C">
                      <w:pPr>
                        <w:spacing w:after="120"/>
                        <w:rPr>
                          <w:color w:val="000000" w:themeColor="text1"/>
                        </w:rPr>
                      </w:pPr>
                      <w:r w:rsidRPr="0009313E">
                        <w:rPr>
                          <w:i/>
                          <w:color w:val="000000" w:themeColor="text1"/>
                        </w:rPr>
                        <w:t>Fert</w:t>
                      </w:r>
                      <w:r w:rsidRPr="0009313E">
                        <w:rPr>
                          <w:i/>
                          <w:color w:val="000000" w:themeColor="text1"/>
                          <w:vertAlign w:val="subscript"/>
                        </w:rPr>
                        <w:t>efficiency</w:t>
                      </w:r>
                      <w:r w:rsidRPr="0009313E">
                        <w:rPr>
                          <w:color w:val="000000" w:themeColor="text1"/>
                        </w:rPr>
                        <w:tab/>
                        <w:t>0.75 (user can override)</w:t>
                      </w:r>
                    </w:p>
                    <w:p w14:paraId="565A3FB6" w14:textId="09DDAE8D" w:rsidR="00B1240A" w:rsidRDefault="00B1240A" w:rsidP="00D4686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6B9F5BC9" w:rsidR="00B1240A" w:rsidRPr="004E2DA6" w:rsidRDefault="00B1240A" w:rsidP="00D4686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v:textbox>
                <w10:wrap type="topAndBottom" anchorx="margin"/>
              </v:rect>
            </w:pict>
          </mc:Fallback>
        </mc:AlternateContent>
      </w:r>
      <w:r w:rsidR="004E6E39" w:rsidRPr="00524F19">
        <w:rPr>
          <w:b/>
          <w:bCs/>
          <w:iCs/>
          <w:szCs w:val="24"/>
          <w:u w:val="single"/>
        </w:rPr>
        <w:t>Note:</w:t>
      </w:r>
      <w:r w:rsidR="004E6E39" w:rsidRPr="00524F19">
        <w:rPr>
          <w:iCs/>
          <w:szCs w:val="24"/>
        </w:rPr>
        <w:t xml:space="preserve"> </w:t>
      </w:r>
      <w:r w:rsidR="004E6E39" w:rsidRPr="00524F19">
        <w:rPr>
          <w:iCs/>
          <w:color w:val="000000" w:themeColor="text1"/>
          <w:szCs w:val="24"/>
        </w:rPr>
        <w:t>the default fertilizer types are urea (for annual crops) and UAN (for silage) – these can be overridden by the user</w:t>
      </w:r>
    </w:p>
    <w:p w14:paraId="015B593F" w14:textId="77777777" w:rsidR="002F5AAA" w:rsidRPr="00D5649B" w:rsidRDefault="002F5AAA" w:rsidP="008A7F5F">
      <w:pPr>
        <w:pStyle w:val="Heading3"/>
      </w:pPr>
      <w:bookmarkStart w:id="283" w:name="_Toc152758553"/>
      <w:r w:rsidRPr="00D5649B">
        <w:t>Crop residue N inputs</w:t>
      </w:r>
      <w:bookmarkEnd w:id="283"/>
    </w:p>
    <w:p w14:paraId="287B8008" w14:textId="77777777" w:rsidR="002F5AAA" w:rsidRPr="00D5649B" w:rsidRDefault="002F5AAA" w:rsidP="002F5AAA">
      <w:r w:rsidRPr="00D5649B">
        <w:t>Calculate the input for each crop independently. Residue input calculations should be completed for all crop types, including annual crops and perennial forages.</w:t>
      </w:r>
    </w:p>
    <w:p w14:paraId="24EB8AF3" w14:textId="467FAE32" w:rsidR="002F5AAA" w:rsidRPr="00887BF0" w:rsidRDefault="00000000" w:rsidP="002F5AAA">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NTotal</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D5649B">
        <w:rPr>
          <w:b/>
          <w:color w:val="000000" w:themeColor="text1"/>
        </w:rPr>
        <w:t xml:space="preserve"> </w:t>
      </w:r>
      <w:r w:rsidR="002F5AAA" w:rsidRPr="00D5649B">
        <w:rPr>
          <w:b/>
          <w:color w:val="000000" w:themeColor="text1"/>
        </w:rPr>
        <w:tab/>
      </w:r>
      <w:bookmarkStart w:id="284" w:name="GrainNTotal_Eq"/>
      <w:r w:rsidR="002F5AAA" w:rsidRPr="00887BF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284"/>
    </w:p>
    <w:bookmarkStart w:id="285" w:name="_Ref31702866"/>
    <w:p w14:paraId="7B3E5BA9" w14:textId="24955C56" w:rsidR="002F5AAA" w:rsidRPr="00887BF0" w:rsidRDefault="00000000" w:rsidP="002F5AAA">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887BF0">
        <w:rPr>
          <w:b/>
          <w:color w:val="000000" w:themeColor="text1"/>
        </w:rPr>
        <w:t xml:space="preserve"> </w:t>
      </w:r>
      <w:r w:rsidR="002F5AAA" w:rsidRPr="00887BF0">
        <w:rPr>
          <w:b/>
          <w:color w:val="000000" w:themeColor="text1"/>
        </w:rPr>
        <w:tab/>
      </w:r>
      <w:r w:rsidR="002F5AAA" w:rsidRPr="00887BF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285"/>
    </w:p>
    <w:bookmarkStart w:id="286" w:name="_Ref31703103"/>
    <w:p w14:paraId="224F609D" w14:textId="264E307A" w:rsidR="002F5AAA" w:rsidRPr="00887BF0" w:rsidRDefault="00000000" w:rsidP="002F5AAA">
      <w:pPr>
        <w:keepNext/>
        <w:tabs>
          <w:tab w:val="clear" w:pos="2880"/>
          <w:tab w:val="clear" w:pos="9360"/>
          <w:tab w:val="right" w:pos="9785"/>
        </w:tabs>
        <w:spacing w:after="120"/>
        <w:rPr>
          <w:b/>
          <w:color w:val="000000" w:themeColor="text1"/>
        </w:rPr>
      </w:pPr>
      <m:oMath>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S</m:t>
            </m:r>
          </m:sub>
        </m:sSub>
      </m:oMath>
      <w:r w:rsidR="002F5AAA" w:rsidRPr="00887BF0">
        <w:rPr>
          <w:b/>
          <w:color w:val="000000" w:themeColor="text1"/>
        </w:rPr>
        <w:t xml:space="preserve"> </w:t>
      </w:r>
      <w:r w:rsidR="002F5AAA" w:rsidRPr="00887BF0">
        <w:rPr>
          <w:b/>
          <w:color w:val="000000" w:themeColor="text1"/>
        </w:rPr>
        <w:tab/>
      </w:r>
      <w:bookmarkStart w:id="287" w:name="StrawN_Eq"/>
      <w:r w:rsidR="002F5AAA" w:rsidRPr="00887BF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286"/>
      <w:bookmarkEnd w:id="287"/>
    </w:p>
    <w:bookmarkStart w:id="288" w:name="_Ref31703338"/>
    <w:p w14:paraId="5A3A2CCB" w14:textId="049EB6AE" w:rsidR="002F5AAA" w:rsidRPr="00887BF0" w:rsidRDefault="00000000" w:rsidP="002F5AAA">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r</m:t>
            </m:r>
          </m:sub>
        </m:sSub>
      </m:oMath>
      <w:r w:rsidR="002F5AAA" w:rsidRPr="00887BF0">
        <w:rPr>
          <w:b/>
          <w:color w:val="000000" w:themeColor="text1"/>
        </w:rPr>
        <w:t xml:space="preserve"> </w:t>
      </w:r>
      <w:r w:rsidR="002F5AAA" w:rsidRPr="00887BF0">
        <w:rPr>
          <w:b/>
          <w:color w:val="000000" w:themeColor="text1"/>
        </w:rPr>
        <w:tab/>
      </w:r>
      <w:bookmarkStart w:id="289" w:name="RootN_Eq"/>
      <w:r w:rsidR="002F5AAA" w:rsidRPr="00887BF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288"/>
      <w:bookmarkEnd w:id="289"/>
    </w:p>
    <w:bookmarkStart w:id="290" w:name="_Ref31702904"/>
    <w:p w14:paraId="04D545B6" w14:textId="21B284DE" w:rsidR="002F5AAA" w:rsidRPr="00887BF0" w:rsidRDefault="00000000" w:rsidP="002F5AAA">
      <w:pPr>
        <w:keepNext/>
        <w:tabs>
          <w:tab w:val="clear" w:pos="2880"/>
          <w:tab w:val="clear" w:pos="9360"/>
          <w:tab w:val="right" w:pos="9785"/>
        </w:tabs>
        <w:spacing w:after="120"/>
        <w:rPr>
          <w:b/>
          <w:color w:val="000000" w:themeColor="text1"/>
        </w:rPr>
      </w:pPr>
      <m:oMath>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e</m:t>
            </m:r>
          </m:sub>
        </m:sSub>
      </m:oMath>
      <w:r w:rsidR="002F5AAA" w:rsidRPr="00887BF0">
        <w:rPr>
          <w:b/>
          <w:color w:val="000000" w:themeColor="text1"/>
        </w:rPr>
        <w:t xml:space="preserve"> </w:t>
      </w:r>
      <w:r w:rsidR="002F5AAA" w:rsidRPr="00887BF0">
        <w:rPr>
          <w:b/>
          <w:color w:val="000000" w:themeColor="text1"/>
        </w:rPr>
        <w:tab/>
      </w:r>
      <w:bookmarkStart w:id="291" w:name="ExudateN_Eq"/>
      <w:r w:rsidR="002F5AAA" w:rsidRPr="00887BF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2.5.6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290"/>
      <w:bookmarkEnd w:id="291"/>
    </w:p>
    <w:p w14:paraId="04E0020E" w14:textId="77777777" w:rsidR="002F5AAA" w:rsidRPr="00D5649B" w:rsidRDefault="002F5AAA" w:rsidP="002F5AAA">
      <w:pPr>
        <w:rPr>
          <w:sz w:val="20"/>
        </w:rPr>
      </w:pPr>
      <w:r w:rsidRPr="00887BF0">
        <w:rPr>
          <w:sz w:val="20"/>
        </w:rPr>
        <w:t>where</w:t>
      </w:r>
    </w:p>
    <w:p w14:paraId="20BB89A3"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ptoSoil</w:t>
      </w:r>
      <w:proofErr w:type="spellEnd"/>
      <w:r w:rsidRPr="00D5649B">
        <w:rPr>
          <w:i/>
          <w:sz w:val="20"/>
          <w:vertAlign w:val="subscript"/>
        </w:rPr>
        <w:tab/>
      </w:r>
      <w:bookmarkStart w:id="292" w:name="OLE_LINK45"/>
      <w:bookmarkStart w:id="293" w:name="OLE_LINK46"/>
      <w:r w:rsidRPr="00D5649B">
        <w:rPr>
          <w:sz w:val="20"/>
        </w:rPr>
        <w:t>Carbon input from product (kg ha</w:t>
      </w:r>
      <w:r w:rsidRPr="00D5649B">
        <w:rPr>
          <w:sz w:val="20"/>
          <w:vertAlign w:val="superscript"/>
        </w:rPr>
        <w:t>-1</w:t>
      </w:r>
      <w:r w:rsidRPr="00D5649B">
        <w:rPr>
          <w:sz w:val="20"/>
        </w:rPr>
        <w:t xml:space="preserve">) </w:t>
      </w:r>
    </w:p>
    <w:bookmarkEnd w:id="292"/>
    <w:bookmarkEnd w:id="293"/>
    <w:p w14:paraId="559BEEAE"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s</w:t>
      </w:r>
      <w:r w:rsidRPr="00D5649B">
        <w:rPr>
          <w:i/>
          <w:sz w:val="20"/>
          <w:vertAlign w:val="subscript"/>
        </w:rPr>
        <w:tab/>
      </w:r>
      <w:bookmarkStart w:id="294" w:name="OLE_LINK43"/>
      <w:bookmarkStart w:id="295" w:name="OLE_LINK44"/>
      <w:r w:rsidRPr="00D5649B">
        <w:rPr>
          <w:sz w:val="20"/>
        </w:rPr>
        <w:t>Carbon input from straw (kg ha</w:t>
      </w:r>
      <w:r w:rsidRPr="00D5649B">
        <w:rPr>
          <w:sz w:val="20"/>
          <w:vertAlign w:val="superscript"/>
        </w:rPr>
        <w:t>-1</w:t>
      </w:r>
      <w:r w:rsidRPr="00D5649B">
        <w:rPr>
          <w:sz w:val="20"/>
        </w:rPr>
        <w:t>)</w:t>
      </w:r>
      <w:bookmarkEnd w:id="294"/>
      <w:bookmarkEnd w:id="295"/>
    </w:p>
    <w:p w14:paraId="5A207974"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sz w:val="20"/>
        </w:rPr>
        <w:tab/>
        <w:t>Carbon input from roots (kg ha</w:t>
      </w:r>
      <w:r w:rsidRPr="00D5649B">
        <w:rPr>
          <w:sz w:val="20"/>
          <w:vertAlign w:val="superscript"/>
        </w:rPr>
        <w:t>-1</w:t>
      </w:r>
      <w:r w:rsidRPr="00D5649B">
        <w:rPr>
          <w:sz w:val="20"/>
        </w:rPr>
        <w:t>)</w:t>
      </w:r>
    </w:p>
    <w:p w14:paraId="2AE034BA"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Pr="00D5649B">
        <w:rPr>
          <w:sz w:val="20"/>
        </w:rPr>
        <w:t>Carbon input from extra-root material (kg ha</w:t>
      </w:r>
      <w:r w:rsidRPr="00D5649B">
        <w:rPr>
          <w:sz w:val="20"/>
          <w:vertAlign w:val="superscript"/>
        </w:rPr>
        <w:t>-1</w:t>
      </w:r>
      <w:r w:rsidRPr="00D5649B">
        <w:rPr>
          <w:sz w:val="20"/>
        </w:rPr>
        <w:t>)</w:t>
      </w:r>
    </w:p>
    <w:p w14:paraId="76539863" w14:textId="77777777"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bookmarkStart w:id="296" w:name="OLE_LINK47"/>
      <w:bookmarkStart w:id="297" w:name="OLE_LINK48"/>
      <w:r w:rsidRPr="00D5649B">
        <w:rPr>
          <w:sz w:val="20"/>
          <w:szCs w:val="16"/>
        </w:rPr>
        <w:t>N concentration in the product (kg kg</w:t>
      </w:r>
      <w:r w:rsidRPr="00D5649B">
        <w:rPr>
          <w:sz w:val="20"/>
          <w:szCs w:val="16"/>
          <w:vertAlign w:val="superscript"/>
        </w:rPr>
        <w:t>-1</w:t>
      </w:r>
      <w:r w:rsidRPr="00D5649B">
        <w:rPr>
          <w:sz w:val="20"/>
          <w:szCs w:val="16"/>
        </w:rPr>
        <w:t xml:space="preserve">) </w:t>
      </w:r>
      <w:bookmarkEnd w:id="296"/>
      <w:bookmarkEnd w:id="297"/>
      <w:r w:rsidRPr="00D5649B">
        <w:rPr>
          <w:sz w:val="20"/>
          <w:szCs w:val="16"/>
        </w:rPr>
        <w:t>(</w:t>
      </w:r>
      <w:r w:rsidRPr="00D5649B">
        <w:rPr>
          <w:sz w:val="20"/>
          <w:szCs w:val="16"/>
        </w:rPr>
        <w:fldChar w:fldCharType="begin"/>
      </w:r>
      <w:r w:rsidRPr="00D5649B">
        <w:rPr>
          <w:sz w:val="20"/>
          <w:szCs w:val="16"/>
        </w:rPr>
        <w:instrText xml:space="preserve"> REF _Ref488329024 \h  \* MERGEFORMAT </w:instrText>
      </w:r>
      <w:r w:rsidRPr="00D5649B">
        <w:rPr>
          <w:sz w:val="20"/>
          <w:szCs w:val="16"/>
        </w:rPr>
      </w:r>
      <w:r w:rsidRPr="00D5649B">
        <w:rPr>
          <w:sz w:val="20"/>
          <w:szCs w:val="16"/>
        </w:rPr>
        <w:fldChar w:fldCharType="separate"/>
      </w:r>
      <w:r w:rsidRPr="00E66885">
        <w:rPr>
          <w:sz w:val="20"/>
          <w:szCs w:val="16"/>
        </w:rPr>
        <w:t>Table 10</w:t>
      </w:r>
      <w:r w:rsidRPr="00D5649B">
        <w:rPr>
          <w:sz w:val="20"/>
          <w:szCs w:val="16"/>
        </w:rPr>
        <w:fldChar w:fldCharType="end"/>
      </w:r>
      <w:r w:rsidRPr="00D5649B">
        <w:rPr>
          <w:sz w:val="20"/>
          <w:szCs w:val="16"/>
        </w:rPr>
        <w:t>)</w:t>
      </w:r>
    </w:p>
    <w:p w14:paraId="0009FF7C" w14:textId="77777777"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D5649B">
        <w:rPr>
          <w:sz w:val="20"/>
          <w:szCs w:val="16"/>
        </w:rPr>
        <w:fldChar w:fldCharType="begin"/>
      </w:r>
      <w:r w:rsidRPr="00D5649B">
        <w:rPr>
          <w:sz w:val="20"/>
          <w:szCs w:val="16"/>
        </w:rPr>
        <w:instrText xml:space="preserve"> REF _Ref488329024 \h  \* MERGEFORMAT </w:instrText>
      </w:r>
      <w:r w:rsidRPr="00D5649B">
        <w:rPr>
          <w:sz w:val="20"/>
          <w:szCs w:val="16"/>
        </w:rPr>
      </w:r>
      <w:r w:rsidRPr="00D5649B">
        <w:rPr>
          <w:sz w:val="20"/>
          <w:szCs w:val="16"/>
        </w:rPr>
        <w:fldChar w:fldCharType="separate"/>
      </w:r>
      <w:r w:rsidRPr="00E66885">
        <w:rPr>
          <w:sz w:val="20"/>
          <w:szCs w:val="16"/>
        </w:rPr>
        <w:t>Table 10</w:t>
      </w:r>
      <w:r w:rsidRPr="00D5649B">
        <w:rPr>
          <w:sz w:val="20"/>
          <w:szCs w:val="16"/>
        </w:rPr>
        <w:fldChar w:fldCharType="end"/>
      </w:r>
      <w:r w:rsidRPr="00D5649B">
        <w:rPr>
          <w:sz w:val="20"/>
          <w:szCs w:val="16"/>
        </w:rPr>
        <w:t>)</w:t>
      </w:r>
    </w:p>
    <w:p w14:paraId="1A9AF2B8" w14:textId="77777777"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r</w:t>
      </w:r>
      <w:r w:rsidRPr="00D5649B">
        <w:rPr>
          <w:i/>
          <w:sz w:val="20"/>
          <w:szCs w:val="16"/>
          <w:vertAlign w:val="subscript"/>
        </w:rPr>
        <w:tab/>
      </w:r>
      <w:r w:rsidRPr="00D5649B">
        <w:rPr>
          <w:sz w:val="20"/>
          <w:szCs w:val="16"/>
        </w:rPr>
        <w:t>N concentration in the roots (kg kg</w:t>
      </w:r>
      <w:r w:rsidRPr="00D5649B">
        <w:rPr>
          <w:sz w:val="20"/>
          <w:szCs w:val="16"/>
          <w:vertAlign w:val="superscript"/>
        </w:rPr>
        <w:t>-1</w:t>
      </w:r>
      <w:r w:rsidRPr="00D5649B">
        <w:rPr>
          <w:sz w:val="20"/>
          <w:szCs w:val="16"/>
        </w:rPr>
        <w:t>) (</w:t>
      </w:r>
      <w:r w:rsidRPr="00D5649B">
        <w:rPr>
          <w:sz w:val="20"/>
          <w:szCs w:val="16"/>
        </w:rPr>
        <w:fldChar w:fldCharType="begin"/>
      </w:r>
      <w:r w:rsidRPr="00D5649B">
        <w:rPr>
          <w:sz w:val="20"/>
          <w:szCs w:val="16"/>
        </w:rPr>
        <w:instrText xml:space="preserve"> REF _Ref488329024 \h  \* MERGEFORMAT </w:instrText>
      </w:r>
      <w:r w:rsidRPr="00D5649B">
        <w:rPr>
          <w:sz w:val="20"/>
          <w:szCs w:val="16"/>
        </w:rPr>
      </w:r>
      <w:r w:rsidRPr="00D5649B">
        <w:rPr>
          <w:sz w:val="20"/>
          <w:szCs w:val="16"/>
        </w:rPr>
        <w:fldChar w:fldCharType="separate"/>
      </w:r>
      <w:r w:rsidRPr="00E66885">
        <w:rPr>
          <w:sz w:val="20"/>
          <w:szCs w:val="16"/>
        </w:rPr>
        <w:t>Table 10</w:t>
      </w:r>
      <w:r w:rsidRPr="00D5649B">
        <w:rPr>
          <w:sz w:val="20"/>
          <w:szCs w:val="16"/>
        </w:rPr>
        <w:fldChar w:fldCharType="end"/>
      </w:r>
      <w:r w:rsidRPr="00D5649B">
        <w:rPr>
          <w:sz w:val="20"/>
          <w:szCs w:val="16"/>
        </w:rPr>
        <w:t>)</w:t>
      </w:r>
    </w:p>
    <w:p w14:paraId="455E38F0" w14:textId="77777777"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e</w:t>
      </w:r>
      <w:r w:rsidRPr="00D5649B">
        <w:rPr>
          <w:i/>
          <w:sz w:val="20"/>
          <w:szCs w:val="16"/>
          <w:vertAlign w:val="subscript"/>
        </w:rPr>
        <w:tab/>
      </w:r>
      <w:r w:rsidRPr="00D5649B">
        <w:rPr>
          <w:sz w:val="20"/>
          <w:szCs w:val="16"/>
        </w:rPr>
        <w:t>N concentration in the extra root material (kg kg</w:t>
      </w:r>
      <w:r w:rsidRPr="00D5649B">
        <w:rPr>
          <w:sz w:val="20"/>
          <w:szCs w:val="16"/>
          <w:vertAlign w:val="superscript"/>
        </w:rPr>
        <w:t>-1</w:t>
      </w:r>
      <w:r w:rsidRPr="00D5649B">
        <w:rPr>
          <w:sz w:val="20"/>
          <w:szCs w:val="16"/>
        </w:rPr>
        <w:t>) (until known from literature, the same N concentration used for roots will be utilized)</w:t>
      </w:r>
    </w:p>
    <w:p w14:paraId="4ABB2A3E" w14:textId="6A187862" w:rsidR="002F5AAA" w:rsidRPr="00D5649B" w:rsidRDefault="002F5AAA" w:rsidP="002F5AAA">
      <w:pPr>
        <w:pStyle w:val="Heading4"/>
      </w:pPr>
      <w:r w:rsidRPr="00D5649B">
        <w:t>Aboveground residue N</w:t>
      </w:r>
    </w:p>
    <w:p w14:paraId="09507919" w14:textId="5D38C823" w:rsidR="002F5AAA" w:rsidRPr="008F2396" w:rsidRDefault="002F5AAA" w:rsidP="002F5AAA">
      <w:pPr>
        <w:pStyle w:val="Caption"/>
        <w:keepNext/>
        <w:tabs>
          <w:tab w:val="clear" w:pos="2880"/>
          <w:tab w:val="clear" w:pos="9360"/>
          <w:tab w:val="right" w:pos="9799"/>
        </w:tabs>
        <w:spacing w:after="120"/>
        <w:rPr>
          <w:b/>
        </w:rPr>
      </w:pPr>
      <m:oMath>
        <m:r>
          <m:rPr>
            <m:sty m:val="bi"/>
          </m:rPr>
          <w:rPr>
            <w:rFonts w:ascii="Cambria Math" w:hAnsi="Cambria Math"/>
          </w:rPr>
          <m:t>AGresidue_N=</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e>
        </m:d>
      </m:oMath>
      <w:r w:rsidRPr="00D5649B">
        <w:rPr>
          <w:b/>
        </w:rPr>
        <w:tab/>
      </w:r>
      <w:r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2.5.6</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6</w:t>
      </w:r>
      <w:r w:rsidR="001977CC" w:rsidRPr="008F2396">
        <w:rPr>
          <w:b/>
        </w:rPr>
        <w:fldChar w:fldCharType="end"/>
      </w:r>
    </w:p>
    <w:p w14:paraId="6F426F1F" w14:textId="77777777" w:rsidR="002F5AAA" w:rsidRPr="008F2396" w:rsidRDefault="002F5AAA" w:rsidP="002F5AAA">
      <w:pPr>
        <w:rPr>
          <w:sz w:val="20"/>
        </w:rPr>
      </w:pPr>
      <w:r w:rsidRPr="008F2396">
        <w:rPr>
          <w:sz w:val="20"/>
        </w:rPr>
        <w:t>where</w:t>
      </w:r>
    </w:p>
    <w:p w14:paraId="62ADFD8F" w14:textId="47CF4555" w:rsidR="002F5AAA" w:rsidRPr="008F2396" w:rsidRDefault="002F5AAA" w:rsidP="002F5AAA">
      <w:pPr>
        <w:pStyle w:val="Caption"/>
        <w:tabs>
          <w:tab w:val="clear" w:pos="2880"/>
          <w:tab w:val="clear" w:pos="9360"/>
        </w:tabs>
        <w:spacing w:before="0" w:line="240" w:lineRule="auto"/>
        <w:ind w:left="2835" w:hanging="2835"/>
        <w:rPr>
          <w:sz w:val="20"/>
          <w:szCs w:val="20"/>
        </w:rPr>
      </w:pPr>
      <w:proofErr w:type="spellStart"/>
      <w:r w:rsidRPr="008F2396">
        <w:rPr>
          <w:i/>
          <w:color w:val="000000"/>
          <w:sz w:val="20"/>
          <w:szCs w:val="20"/>
        </w:rPr>
        <w:t>AGresidue_N</w:t>
      </w:r>
      <w:proofErr w:type="spellEnd"/>
      <w:r w:rsidRPr="008F2396">
        <w:rPr>
          <w:i/>
          <w:color w:val="FF0000"/>
          <w:sz w:val="20"/>
          <w:szCs w:val="20"/>
        </w:rPr>
        <w:tab/>
      </w:r>
      <w:bookmarkStart w:id="298" w:name="OLE_LINK55"/>
      <w:bookmarkStart w:id="299" w:name="OLE_LINK56"/>
      <w:bookmarkStart w:id="300" w:name="OLE_LINK57"/>
      <w:r w:rsidRPr="008F2396">
        <w:rPr>
          <w:sz w:val="20"/>
          <w:szCs w:val="20"/>
        </w:rPr>
        <w:t>Aboveground residue N (kg N ha</w:t>
      </w:r>
      <w:r w:rsidRPr="008F2396">
        <w:rPr>
          <w:sz w:val="20"/>
          <w:szCs w:val="20"/>
          <w:vertAlign w:val="superscript"/>
        </w:rPr>
        <w:t>-1</w:t>
      </w:r>
      <w:r w:rsidRPr="008F2396">
        <w:rPr>
          <w:sz w:val="20"/>
          <w:szCs w:val="20"/>
        </w:rPr>
        <w:t>)</w:t>
      </w:r>
    </w:p>
    <w:bookmarkEnd w:id="298"/>
    <w:bookmarkEnd w:id="299"/>
    <w:bookmarkEnd w:id="300"/>
    <w:p w14:paraId="47E5362F" w14:textId="75A39FC6" w:rsidR="002F5AAA" w:rsidRPr="008F2396" w:rsidRDefault="002F5AAA" w:rsidP="002F5AAA">
      <w:pPr>
        <w:tabs>
          <w:tab w:val="clear" w:pos="2880"/>
          <w:tab w:val="clear" w:pos="9360"/>
        </w:tabs>
        <w:spacing w:before="0"/>
        <w:ind w:left="2835" w:hanging="2835"/>
        <w:rPr>
          <w:sz w:val="20"/>
        </w:rPr>
      </w:pPr>
      <w:proofErr w:type="spellStart"/>
      <w:r w:rsidRPr="008F2396">
        <w:rPr>
          <w:i/>
          <w:color w:val="000000"/>
          <w:sz w:val="20"/>
        </w:rPr>
        <w:t>AGresidue</w:t>
      </w:r>
      <w:r w:rsidRPr="008F2396">
        <w:rPr>
          <w:i/>
          <w:color w:val="000000"/>
          <w:sz w:val="20"/>
          <w:vertAlign w:val="subscript"/>
        </w:rPr>
        <w:t>N</w:t>
      </w:r>
      <w:proofErr w:type="spellEnd"/>
      <w:r w:rsidRPr="008F2396">
        <w:rPr>
          <w:i/>
          <w:color w:val="000000"/>
          <w:sz w:val="20"/>
          <w:vertAlign w:val="subscript"/>
        </w:rPr>
        <w:t>(crop)</w:t>
      </w:r>
      <w:r w:rsidRPr="008F2396">
        <w:rPr>
          <w:i/>
          <w:color w:val="FF0000"/>
          <w:sz w:val="20"/>
        </w:rPr>
        <w:tab/>
      </w:r>
      <w:r w:rsidRPr="008F2396">
        <w:rPr>
          <w:sz w:val="20"/>
        </w:rPr>
        <w:t>Aboveground residue N (kg N ha</w:t>
      </w:r>
      <w:r w:rsidRPr="008F2396">
        <w:rPr>
          <w:sz w:val="20"/>
          <w:vertAlign w:val="superscript"/>
        </w:rPr>
        <w:t>-1</w:t>
      </w:r>
      <w:r w:rsidRPr="008F2396">
        <w:rPr>
          <w:sz w:val="20"/>
        </w:rPr>
        <w:t>)</w:t>
      </w:r>
    </w:p>
    <w:p w14:paraId="3F5C7DBE" w14:textId="77777777" w:rsidR="002F5AAA" w:rsidRPr="008F2396" w:rsidRDefault="002F5AAA" w:rsidP="002F5AAA">
      <w:pPr>
        <w:keepNext/>
        <w:keepLines/>
        <w:tabs>
          <w:tab w:val="clear" w:pos="2880"/>
          <w:tab w:val="clear" w:pos="9360"/>
        </w:tabs>
        <w:spacing w:before="0"/>
        <w:ind w:left="2835" w:hanging="2835"/>
        <w:rPr>
          <w:sz w:val="20"/>
        </w:rPr>
      </w:pPr>
      <w:proofErr w:type="spellStart"/>
      <w:r w:rsidRPr="008F2396">
        <w:rPr>
          <w:i/>
          <w:sz w:val="20"/>
        </w:rPr>
        <w:t>Grain</w:t>
      </w:r>
      <w:r w:rsidRPr="008F2396">
        <w:rPr>
          <w:i/>
          <w:sz w:val="20"/>
          <w:vertAlign w:val="subscript"/>
        </w:rPr>
        <w:t>N</w:t>
      </w:r>
      <w:proofErr w:type="spellEnd"/>
      <w:r w:rsidRPr="008F2396">
        <w:rPr>
          <w:sz w:val="20"/>
        </w:rPr>
        <w:tab/>
      </w:r>
      <w:bookmarkStart w:id="301" w:name="OLE_LINK58"/>
      <w:bookmarkStart w:id="302" w:name="OLE_LINK59"/>
      <w:r w:rsidRPr="008F2396">
        <w:rPr>
          <w:sz w:val="20"/>
        </w:rPr>
        <w:t>Nitrogen content of the grain returned to the soil (kg N ha</w:t>
      </w:r>
      <w:r w:rsidRPr="008F2396">
        <w:rPr>
          <w:sz w:val="20"/>
          <w:vertAlign w:val="superscript"/>
        </w:rPr>
        <w:t>-1</w:t>
      </w:r>
      <w:r w:rsidRPr="008F2396">
        <w:rPr>
          <w:sz w:val="20"/>
        </w:rPr>
        <w:t>)</w:t>
      </w:r>
      <w:bookmarkEnd w:id="301"/>
      <w:bookmarkEnd w:id="302"/>
    </w:p>
    <w:p w14:paraId="5A50C59A" w14:textId="77777777" w:rsidR="002F5AAA" w:rsidRPr="008F2396" w:rsidRDefault="002F5AAA" w:rsidP="002F5AAA">
      <w:pPr>
        <w:pStyle w:val="Caption"/>
        <w:tabs>
          <w:tab w:val="clear" w:pos="2880"/>
          <w:tab w:val="clear" w:pos="9360"/>
        </w:tabs>
        <w:spacing w:before="0" w:line="240" w:lineRule="auto"/>
        <w:ind w:left="2835" w:hanging="2835"/>
        <w:rPr>
          <w:b/>
          <w:sz w:val="20"/>
          <w:szCs w:val="20"/>
        </w:rPr>
      </w:pPr>
      <w:proofErr w:type="spellStart"/>
      <w:r w:rsidRPr="008F2396">
        <w:rPr>
          <w:i/>
          <w:sz w:val="20"/>
          <w:szCs w:val="20"/>
        </w:rPr>
        <w:t>Straw</w:t>
      </w:r>
      <w:r w:rsidRPr="008F2396">
        <w:rPr>
          <w:i/>
          <w:sz w:val="20"/>
          <w:szCs w:val="20"/>
          <w:vertAlign w:val="subscript"/>
        </w:rPr>
        <w:t>N</w:t>
      </w:r>
      <w:proofErr w:type="spellEnd"/>
      <w:r w:rsidRPr="008F2396">
        <w:rPr>
          <w:sz w:val="20"/>
          <w:szCs w:val="20"/>
        </w:rPr>
        <w:tab/>
      </w:r>
      <w:bookmarkStart w:id="303" w:name="OLE_LINK60"/>
      <w:bookmarkStart w:id="304" w:name="OLE_LINK61"/>
      <w:r w:rsidRPr="008F2396">
        <w:rPr>
          <w:sz w:val="20"/>
          <w:szCs w:val="20"/>
        </w:rPr>
        <w:t>Nitrogen content of the straw returned to the soil (kg N ha</w:t>
      </w:r>
      <w:r w:rsidRPr="008F2396">
        <w:rPr>
          <w:sz w:val="20"/>
          <w:szCs w:val="20"/>
          <w:vertAlign w:val="superscript"/>
        </w:rPr>
        <w:t>-1</w:t>
      </w:r>
      <w:r w:rsidRPr="008F2396">
        <w:rPr>
          <w:sz w:val="20"/>
          <w:szCs w:val="20"/>
        </w:rPr>
        <w:t>)</w:t>
      </w:r>
      <w:bookmarkEnd w:id="303"/>
      <w:bookmarkEnd w:id="304"/>
    </w:p>
    <w:p w14:paraId="67B98E24" w14:textId="21355D3A" w:rsidR="002F5AAA" w:rsidRPr="008F2396" w:rsidRDefault="002F5AAA" w:rsidP="002F5AAA">
      <w:pPr>
        <w:pStyle w:val="Heading4"/>
      </w:pPr>
      <w:r w:rsidRPr="008F2396">
        <w:t>Belowground residue</w:t>
      </w:r>
    </w:p>
    <w:p w14:paraId="548EFC2E" w14:textId="77777777" w:rsidR="002F5AAA" w:rsidRPr="008F2396" w:rsidRDefault="002F5AAA" w:rsidP="002F5AAA">
      <w:pPr>
        <w:pStyle w:val="Caption"/>
        <w:spacing w:line="240" w:lineRule="auto"/>
      </w:pPr>
      <w:r w:rsidRPr="008F2396">
        <w:t xml:space="preserve">Equation </w:t>
      </w:r>
      <w:r w:rsidRPr="008F2396">
        <w:fldChar w:fldCharType="begin"/>
      </w:r>
      <w:r w:rsidRPr="008F2396">
        <w:instrText xml:space="preserve"> REF _Ref31617233 \h  \* MERGEFORMAT </w:instrText>
      </w:r>
      <w:r w:rsidRPr="008F2396">
        <w:fldChar w:fldCharType="separate"/>
      </w:r>
      <w:r w:rsidRPr="008F2396">
        <w:rPr>
          <w:b/>
        </w:rPr>
        <w:t xml:space="preserve">Eq. </w:t>
      </w:r>
      <w:r w:rsidRPr="008F2396">
        <w:rPr>
          <w:b/>
          <w:noProof/>
        </w:rPr>
        <w:t>2.5.2</w:t>
      </w:r>
      <w:r w:rsidRPr="008F2396">
        <w:rPr>
          <w:b/>
        </w:rPr>
        <w:noBreakHyphen/>
      </w:r>
      <w:r w:rsidRPr="008F2396">
        <w:rPr>
          <w:b/>
          <w:noProof/>
        </w:rPr>
        <w:t>19</w:t>
      </w:r>
      <w:r w:rsidRPr="008F2396">
        <w:fldChar w:fldCharType="end"/>
      </w:r>
      <w:r w:rsidRPr="008F2396">
        <w:t xml:space="preserve"> should be used for all annual crop types while equation </w:t>
      </w:r>
      <w:r w:rsidRPr="008F2396">
        <w:fldChar w:fldCharType="begin"/>
      </w:r>
      <w:r w:rsidRPr="008F2396">
        <w:instrText xml:space="preserve"> REF _Ref31617253 \h  \* MERGEFORMAT </w:instrText>
      </w:r>
      <w:r w:rsidRPr="008F2396">
        <w:fldChar w:fldCharType="separate"/>
      </w:r>
      <w:r w:rsidRPr="008F2396">
        <w:rPr>
          <w:b/>
        </w:rPr>
        <w:tab/>
      </w:r>
      <w:r w:rsidRPr="008F2396">
        <w:rPr>
          <w:b/>
        </w:rPr>
        <w:fldChar w:fldCharType="begin"/>
      </w:r>
      <w:r w:rsidRPr="008F2396">
        <w:rPr>
          <w:b/>
        </w:rPr>
        <w:instrText xml:space="preserve"> REF _Ref31617253 \h  \* MERGEFORMAT </w:instrText>
      </w:r>
      <w:r w:rsidRPr="008F2396">
        <w:rPr>
          <w:b/>
        </w:rPr>
      </w:r>
      <w:r w:rsidRPr="008F2396">
        <w:rPr>
          <w:b/>
        </w:rPr>
        <w:fldChar w:fldCharType="separate"/>
      </w:r>
      <w:r w:rsidRPr="008F2396">
        <w:rPr>
          <w:b/>
        </w:rPr>
        <w:t xml:space="preserve">Eq. </w:t>
      </w:r>
      <w:r w:rsidRPr="008F2396">
        <w:rPr>
          <w:b/>
          <w:noProof/>
        </w:rPr>
        <w:t>2.5.2</w:t>
      </w:r>
      <w:r w:rsidRPr="008F2396">
        <w:rPr>
          <w:b/>
        </w:rPr>
        <w:noBreakHyphen/>
      </w:r>
      <w:r w:rsidRPr="008F2396">
        <w:rPr>
          <w:b/>
          <w:noProof/>
        </w:rPr>
        <w:t>20</w:t>
      </w:r>
      <w:r w:rsidRPr="008F2396">
        <w:rPr>
          <w:b/>
        </w:rPr>
        <w:fldChar w:fldCharType="end"/>
      </w:r>
      <w:r w:rsidRPr="008F2396">
        <w:fldChar w:fldCharType="end"/>
      </w:r>
      <w:r w:rsidRPr="008F2396">
        <w:t xml:space="preserve"> is used for perennial forages.</w:t>
      </w:r>
    </w:p>
    <w:p w14:paraId="0C6D4948" w14:textId="77777777" w:rsidR="002F5AAA" w:rsidRPr="008F2396" w:rsidRDefault="002F5AAA" w:rsidP="002F5AAA">
      <w:pPr>
        <w:pStyle w:val="Caption"/>
      </w:pPr>
      <w:r w:rsidRPr="008F2396">
        <w:t>For annual crops:</w:t>
      </w:r>
    </w:p>
    <w:p w14:paraId="57A0F718" w14:textId="62996468" w:rsidR="002F5AAA" w:rsidRPr="008F2396" w:rsidRDefault="002F5AAA" w:rsidP="002F5AAA">
      <w:pPr>
        <w:pStyle w:val="Caption"/>
        <w:keepNext/>
        <w:tabs>
          <w:tab w:val="clear" w:pos="2880"/>
          <w:tab w:val="clear" w:pos="9360"/>
          <w:tab w:val="right" w:pos="9785"/>
        </w:tabs>
        <w:spacing w:after="120"/>
        <w:rPr>
          <w:b/>
        </w:rPr>
      </w:pPr>
      <w:bookmarkStart w:id="305" w:name="_Ref3161723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8F2396">
        <w:rPr>
          <w:b/>
        </w:rPr>
        <w:t xml:space="preserve">  </w:t>
      </w:r>
      <w:r w:rsidRPr="008F2396">
        <w:rPr>
          <w:b/>
        </w:rPr>
        <w:tab/>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2.5.6</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7</w:t>
      </w:r>
      <w:r w:rsidR="001977CC" w:rsidRPr="008F2396">
        <w:rPr>
          <w:b/>
        </w:rPr>
        <w:fldChar w:fldCharType="end"/>
      </w:r>
      <w:bookmarkEnd w:id="305"/>
    </w:p>
    <w:p w14:paraId="55342670" w14:textId="77777777" w:rsidR="002F5AAA" w:rsidRPr="008F2396" w:rsidRDefault="002F5AAA" w:rsidP="002F5AAA">
      <w:pPr>
        <w:pStyle w:val="Caption"/>
      </w:pPr>
      <w:r w:rsidRPr="008F2396">
        <w:t>For perennial forages (hay):</w:t>
      </w:r>
    </w:p>
    <w:p w14:paraId="4CB384E8" w14:textId="11FC3F09" w:rsidR="002F5AAA" w:rsidRPr="008F2396" w:rsidRDefault="002F5AAA" w:rsidP="002F5AAA">
      <w:pPr>
        <w:pStyle w:val="Caption"/>
        <w:keepNext/>
        <w:tabs>
          <w:tab w:val="clear" w:pos="2880"/>
          <w:tab w:val="clear" w:pos="9360"/>
          <w:tab w:val="right" w:pos="9785"/>
        </w:tabs>
        <w:spacing w:after="120"/>
        <w:rPr>
          <w:b/>
        </w:rPr>
      </w:pPr>
      <w:bookmarkStart w:id="306" w:name="_Ref31617253"/>
      <m:oMath>
        <m:r>
          <m:rPr>
            <m:sty m:val="bi"/>
          </m:rPr>
          <w:rPr>
            <w:rFonts w:ascii="Cambria Math" w:hAnsi="Cambria Math"/>
          </w:rPr>
          <m:t>BGresidue_N=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r>
          <m:rPr>
            <m:sty m:val="bi"/>
          </m:rPr>
          <w:rPr>
            <w:rFonts w:ascii="Cambria Math" w:hAnsi="Cambria Math"/>
            <w:color w:val="000000"/>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8F2396">
        <w:rPr>
          <w:b/>
        </w:rPr>
        <w:t xml:space="preserve"> </w:t>
      </w:r>
      <w:r w:rsidRPr="008F2396">
        <w:rPr>
          <w:b/>
        </w:rPr>
        <w:tab/>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2.5.6</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8</w:t>
      </w:r>
      <w:r w:rsidR="001977CC" w:rsidRPr="008F2396">
        <w:rPr>
          <w:b/>
        </w:rPr>
        <w:fldChar w:fldCharType="end"/>
      </w:r>
      <w:bookmarkEnd w:id="306"/>
    </w:p>
    <w:p w14:paraId="1DFE998A" w14:textId="77777777" w:rsidR="002F5AAA" w:rsidRPr="00D5649B" w:rsidRDefault="002F5AAA" w:rsidP="002F5AAA">
      <w:pPr>
        <w:rPr>
          <w:sz w:val="20"/>
        </w:rPr>
      </w:pPr>
      <w:r w:rsidRPr="008F2396">
        <w:rPr>
          <w:sz w:val="20"/>
        </w:rPr>
        <w:t>where</w:t>
      </w:r>
    </w:p>
    <w:p w14:paraId="4B551421" w14:textId="77777777" w:rsidR="002F5AAA" w:rsidRPr="00D5649B" w:rsidRDefault="002F5AAA" w:rsidP="002F5AAA">
      <w:pPr>
        <w:pStyle w:val="Caption"/>
        <w:tabs>
          <w:tab w:val="clear" w:pos="2880"/>
          <w:tab w:val="clear" w:pos="9360"/>
        </w:tabs>
        <w:spacing w:before="0" w:line="240" w:lineRule="auto"/>
        <w:ind w:left="2835" w:hanging="2835"/>
        <w:rPr>
          <w:sz w:val="20"/>
          <w:szCs w:val="20"/>
        </w:rPr>
      </w:pPr>
      <w:proofErr w:type="spellStart"/>
      <w:r w:rsidRPr="00D5649B">
        <w:rPr>
          <w:i/>
          <w:color w:val="000000"/>
          <w:sz w:val="20"/>
          <w:szCs w:val="20"/>
        </w:rPr>
        <w:t>StandLength</w:t>
      </w:r>
      <w:proofErr w:type="spellEnd"/>
      <w:r w:rsidRPr="00D5649B">
        <w:rPr>
          <w:color w:val="000000"/>
          <w:sz w:val="20"/>
          <w:szCs w:val="20"/>
        </w:rPr>
        <w:tab/>
        <w:t>Length of perennial stand (year)</w:t>
      </w:r>
    </w:p>
    <w:p w14:paraId="19F21D64" w14:textId="17463BEF" w:rsidR="002F5AAA" w:rsidRPr="00D5649B" w:rsidRDefault="002F5AAA" w:rsidP="002F5AAA">
      <w:pPr>
        <w:tabs>
          <w:tab w:val="clear" w:pos="2880"/>
          <w:tab w:val="clear" w:pos="9360"/>
        </w:tabs>
        <w:spacing w:before="0"/>
        <w:ind w:left="2835" w:hanging="2835"/>
        <w:rPr>
          <w:sz w:val="20"/>
        </w:rPr>
      </w:pPr>
      <w:proofErr w:type="spellStart"/>
      <w:r w:rsidRPr="00D5649B">
        <w:rPr>
          <w:i/>
          <w:color w:val="000000"/>
          <w:sz w:val="20"/>
        </w:rPr>
        <w:t>BGresidue</w:t>
      </w:r>
      <w:proofErr w:type="spellEnd"/>
      <w:r w:rsidRPr="00D5649B">
        <w:rPr>
          <w:i/>
          <w:color w:val="000000"/>
          <w:sz w:val="20"/>
          <w:vertAlign w:val="subscript"/>
        </w:rPr>
        <w:t xml:space="preserve"> N(crop)</w:t>
      </w:r>
      <w:r w:rsidRPr="00D5649B">
        <w:rPr>
          <w:i/>
          <w:color w:val="FF0000"/>
          <w:sz w:val="20"/>
        </w:rPr>
        <w:tab/>
      </w:r>
      <w:bookmarkStart w:id="307" w:name="OLE_LINK66"/>
      <w:bookmarkStart w:id="308" w:name="OLE_LINK67"/>
      <w:r w:rsidRPr="00D5649B">
        <w:rPr>
          <w:sz w:val="20"/>
        </w:rPr>
        <w:t>Belowground residue N (kg N ha</w:t>
      </w:r>
      <w:r w:rsidRPr="00D5649B">
        <w:rPr>
          <w:sz w:val="20"/>
          <w:vertAlign w:val="superscript"/>
        </w:rPr>
        <w:t>-1</w:t>
      </w:r>
      <w:r w:rsidRPr="00D5649B">
        <w:rPr>
          <w:sz w:val="20"/>
        </w:rPr>
        <w:t>)</w:t>
      </w:r>
      <w:bookmarkEnd w:id="307"/>
      <w:bookmarkEnd w:id="308"/>
    </w:p>
    <w:p w14:paraId="785E5247" w14:textId="77777777" w:rsidR="002F5AAA" w:rsidRPr="00D5649B" w:rsidRDefault="002F5AAA" w:rsidP="002F5AAA">
      <w:pPr>
        <w:keepNext/>
        <w:keepLines/>
        <w:tabs>
          <w:tab w:val="clear" w:pos="2880"/>
          <w:tab w:val="clear" w:pos="9360"/>
        </w:tabs>
        <w:spacing w:before="0"/>
        <w:ind w:left="2835" w:hanging="2835"/>
        <w:rPr>
          <w:sz w:val="20"/>
        </w:rPr>
      </w:pPr>
      <w:proofErr w:type="spellStart"/>
      <w:r w:rsidRPr="00D5649B">
        <w:rPr>
          <w:i/>
          <w:sz w:val="20"/>
        </w:rPr>
        <w:t>Root</w:t>
      </w:r>
      <w:r w:rsidRPr="00D5649B">
        <w:rPr>
          <w:i/>
          <w:sz w:val="20"/>
          <w:vertAlign w:val="subscript"/>
        </w:rPr>
        <w:t>N</w:t>
      </w:r>
      <w:proofErr w:type="spellEnd"/>
      <w:r w:rsidRPr="00D5649B">
        <w:rPr>
          <w:sz w:val="20"/>
        </w:rPr>
        <w:tab/>
      </w:r>
      <w:bookmarkStart w:id="309" w:name="OLE_LINK62"/>
      <w:bookmarkStart w:id="310" w:name="OLE_LINK63"/>
      <w:r w:rsidRPr="00D5649B">
        <w:rPr>
          <w:sz w:val="20"/>
        </w:rPr>
        <w:t>Nitrogen content of the root returned to the soil (kg N ha</w:t>
      </w:r>
      <w:r w:rsidRPr="00D5649B">
        <w:rPr>
          <w:sz w:val="20"/>
          <w:vertAlign w:val="superscript"/>
        </w:rPr>
        <w:t>-1</w:t>
      </w:r>
      <w:r w:rsidRPr="00D5649B">
        <w:rPr>
          <w:sz w:val="20"/>
        </w:rPr>
        <w:t>)</w:t>
      </w:r>
      <w:bookmarkEnd w:id="309"/>
      <w:bookmarkEnd w:id="310"/>
      <w:r w:rsidRPr="00D5649B">
        <w:rPr>
          <w:sz w:val="20"/>
        </w:rPr>
        <w:t xml:space="preserve"> </w:t>
      </w:r>
    </w:p>
    <w:p w14:paraId="55875C89" w14:textId="77777777" w:rsidR="002F5AAA" w:rsidRPr="00D5649B" w:rsidRDefault="002F5AAA" w:rsidP="002F5AAA">
      <w:pPr>
        <w:tabs>
          <w:tab w:val="clear" w:pos="2880"/>
          <w:tab w:val="clear" w:pos="9360"/>
        </w:tabs>
        <w:spacing w:before="0"/>
        <w:ind w:left="2835" w:hanging="2835"/>
        <w:rPr>
          <w:i/>
          <w:sz w:val="20"/>
        </w:rPr>
      </w:pPr>
      <w:r w:rsidRPr="00D5649B">
        <w:rPr>
          <w:i/>
          <w:sz w:val="20"/>
        </w:rPr>
        <w:t>Exudate</w:t>
      </w:r>
      <w:r w:rsidRPr="00D5649B">
        <w:rPr>
          <w:i/>
          <w:sz w:val="20"/>
          <w:vertAlign w:val="subscript"/>
        </w:rPr>
        <w:t>N</w:t>
      </w:r>
      <w:r w:rsidRPr="00D5649B">
        <w:rPr>
          <w:sz w:val="20"/>
        </w:rPr>
        <w:tab/>
      </w:r>
      <w:bookmarkStart w:id="311" w:name="OLE_LINK64"/>
      <w:bookmarkStart w:id="312" w:name="OLE_LINK65"/>
      <w:r w:rsidRPr="00D5649B">
        <w:rPr>
          <w:sz w:val="20"/>
        </w:rPr>
        <w:t>Nitrogen content of the exudates returned to the soil (kg N ha</w:t>
      </w:r>
      <w:r w:rsidRPr="00D5649B">
        <w:rPr>
          <w:sz w:val="20"/>
          <w:vertAlign w:val="superscript"/>
        </w:rPr>
        <w:t>-1</w:t>
      </w:r>
      <w:r w:rsidRPr="00D5649B">
        <w:rPr>
          <w:sz w:val="20"/>
        </w:rPr>
        <w:t>)</w:t>
      </w:r>
      <w:bookmarkEnd w:id="311"/>
      <w:bookmarkEnd w:id="312"/>
      <w:r w:rsidRPr="00D5649B">
        <w:rPr>
          <w:i/>
          <w:sz w:val="20"/>
        </w:rPr>
        <w:t xml:space="preserve"> </w:t>
      </w:r>
    </w:p>
    <w:p w14:paraId="44F5DF97" w14:textId="7C760CB3" w:rsidR="002F5AAA" w:rsidRPr="00D5649B" w:rsidRDefault="002F5AAA" w:rsidP="002F5AAA">
      <w:pPr>
        <w:rPr>
          <w:b/>
        </w:rPr>
      </w:pPr>
      <w:r w:rsidRPr="00D5649B">
        <w:rPr>
          <w:b/>
        </w:rPr>
        <w:lastRenderedPageBreak/>
        <w:t>Multiplication by 1/</w:t>
      </w:r>
      <w:proofErr w:type="spellStart"/>
      <w:r w:rsidRPr="00D5649B">
        <w:rPr>
          <w:b/>
          <w:i/>
        </w:rPr>
        <w:t>StandLength</w:t>
      </w:r>
      <w:proofErr w:type="spellEnd"/>
      <w:r w:rsidRPr="00D5649B">
        <w:rPr>
          <w:b/>
        </w:rPr>
        <w:t xml:space="preserve"> accounts for the perennial nature of these crops and assumes that the crop will be plowed under in a number of years. Therefore, the entire belowground residue is prorated over the duration of the stand.</w:t>
      </w:r>
    </w:p>
    <w:p w14:paraId="278F8C4F" w14:textId="77777777" w:rsidR="002F5AAA" w:rsidRPr="00D5649B" w:rsidRDefault="002F5AAA" w:rsidP="002F5AAA">
      <w:pPr>
        <w:pStyle w:val="Heading4"/>
      </w:pPr>
      <w:r w:rsidRPr="00D5649B">
        <w:t>Total residue</w:t>
      </w:r>
    </w:p>
    <w:p w14:paraId="49066E1E" w14:textId="530D6276" w:rsidR="002F5AAA" w:rsidRPr="00D5649B" w:rsidRDefault="00000000" w:rsidP="002F5AAA">
      <w:pPr>
        <w:pStyle w:val="Caption"/>
        <w:keepNext/>
        <w:tabs>
          <w:tab w:val="clear" w:pos="2880"/>
          <w:tab w:val="clear" w:pos="9360"/>
          <w:tab w:val="right" w:pos="9785"/>
        </w:tabs>
        <w:spacing w:after="120"/>
        <w:rPr>
          <w:b/>
          <w:color w:val="000000"/>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CropResidues</m:t>
            </m:r>
          </m:sub>
        </m:sSub>
        <m:r>
          <m:rPr>
            <m:sty m:val="bi"/>
          </m:rPr>
          <w:rPr>
            <w:rFonts w:ascii="Cambria Math" w:hAnsi="Cambria Math"/>
            <w:color w:val="000000"/>
          </w:rPr>
          <m:t>=</m:t>
        </m:r>
        <m:d>
          <m:dPr>
            <m:ctrlPr>
              <w:rPr>
                <w:rFonts w:ascii="Cambria Math" w:hAnsi="Cambria Math"/>
                <w:b/>
                <w:i/>
                <w:color w:val="000000"/>
              </w:rPr>
            </m:ctrlPr>
          </m:dPr>
          <m:e>
            <m:r>
              <m:rPr>
                <m:sty m:val="bi"/>
              </m:rPr>
              <w:rPr>
                <w:rFonts w:ascii="Cambria Math" w:hAnsi="Cambria Math"/>
                <w:color w:val="000000"/>
              </w:rPr>
              <m:t>AGresidue_N+BGresidue_N</m:t>
            </m:r>
          </m:e>
        </m:d>
        <m:r>
          <m:rPr>
            <m:sty m:val="bi"/>
          </m:rPr>
          <w:rPr>
            <w:rFonts w:ascii="Cambria Math" w:hAnsi="Cambria Math"/>
            <w:color w:val="000000"/>
          </w:rPr>
          <m:t>×area</m:t>
        </m:r>
      </m:oMath>
      <w:r w:rsidR="002F5AAA" w:rsidRPr="00D5649B">
        <w:rPr>
          <w:b/>
          <w:color w:val="000000"/>
        </w:rPr>
        <w:t xml:space="preserve"> </w:t>
      </w:r>
      <w:r w:rsidR="002F5AAA" w:rsidRPr="00D5649B">
        <w:rPr>
          <w:b/>
          <w:color w:val="000000"/>
        </w:rPr>
        <w:tab/>
      </w:r>
      <w:r w:rsidR="002F5AAA"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2.5.6</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9</w:t>
      </w:r>
      <w:r w:rsidR="001977CC" w:rsidRPr="008F2396">
        <w:rPr>
          <w:b/>
        </w:rPr>
        <w:fldChar w:fldCharType="end"/>
      </w:r>
    </w:p>
    <w:p w14:paraId="16BB5050" w14:textId="77777777" w:rsidR="002F5AAA" w:rsidRPr="00D5649B" w:rsidRDefault="002F5AAA" w:rsidP="002F5AAA">
      <w:pPr>
        <w:rPr>
          <w:sz w:val="20"/>
        </w:rPr>
      </w:pPr>
      <w:r w:rsidRPr="00D5649B">
        <w:rPr>
          <w:sz w:val="20"/>
        </w:rPr>
        <w:t>where</w:t>
      </w:r>
    </w:p>
    <w:p w14:paraId="2B04D79E"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CropResidues</w:t>
      </w:r>
      <w:proofErr w:type="spellEnd"/>
      <w:r w:rsidRPr="00D5649B">
        <w:rPr>
          <w:i/>
          <w:sz w:val="20"/>
        </w:rPr>
        <w:tab/>
      </w:r>
      <w:bookmarkStart w:id="313" w:name="OLE_LINK73"/>
      <w:bookmarkStart w:id="314" w:name="OLE_LINK74"/>
      <w:bookmarkStart w:id="315" w:name="OLE_LINK70"/>
      <w:bookmarkStart w:id="316" w:name="OLE_LINK71"/>
      <w:r w:rsidRPr="00D5649B">
        <w:rPr>
          <w:sz w:val="20"/>
        </w:rPr>
        <w:t>N inputs from crop residue returned to soil (kg N)</w:t>
      </w:r>
      <w:bookmarkEnd w:id="313"/>
      <w:bookmarkEnd w:id="314"/>
    </w:p>
    <w:bookmarkEnd w:id="315"/>
    <w:bookmarkEnd w:id="316"/>
    <w:p w14:paraId="73D097F8" w14:textId="77777777" w:rsidR="002F5AAA" w:rsidRPr="00D5649B" w:rsidRDefault="002F5AAA" w:rsidP="002F5AAA">
      <w:pPr>
        <w:tabs>
          <w:tab w:val="clear" w:pos="2880"/>
          <w:tab w:val="clear" w:pos="9360"/>
        </w:tabs>
        <w:spacing w:before="0"/>
        <w:ind w:left="2835" w:hanging="2835"/>
        <w:rPr>
          <w:sz w:val="20"/>
        </w:rPr>
      </w:pPr>
      <w:r w:rsidRPr="00D5649B">
        <w:rPr>
          <w:i/>
          <w:sz w:val="20"/>
        </w:rPr>
        <w:t>area</w:t>
      </w:r>
      <w:r w:rsidRPr="00D5649B">
        <w:rPr>
          <w:i/>
          <w:sz w:val="20"/>
        </w:rPr>
        <w:tab/>
      </w:r>
      <w:bookmarkStart w:id="317" w:name="OLE_LINK68"/>
      <w:bookmarkStart w:id="318" w:name="OLE_LINK69"/>
      <w:proofErr w:type="spellStart"/>
      <w:r w:rsidRPr="00D5649B">
        <w:rPr>
          <w:sz w:val="20"/>
        </w:rPr>
        <w:t>Area</w:t>
      </w:r>
      <w:proofErr w:type="spellEnd"/>
      <w:r w:rsidRPr="00D5649B">
        <w:rPr>
          <w:sz w:val="20"/>
        </w:rPr>
        <w:t xml:space="preserve"> of crop (ha)</w:t>
      </w:r>
      <w:bookmarkEnd w:id="317"/>
      <w:bookmarkEnd w:id="318"/>
    </w:p>
    <w:p w14:paraId="3E133169" w14:textId="77777777" w:rsidR="002F5AAA" w:rsidRPr="00D5649B" w:rsidRDefault="002F5AAA" w:rsidP="00E66885">
      <w:pPr>
        <w:tabs>
          <w:tab w:val="clear" w:pos="2880"/>
          <w:tab w:val="clear" w:pos="9360"/>
        </w:tabs>
        <w:spacing w:before="0"/>
        <w:ind w:left="2835" w:hanging="2835"/>
        <w:rPr>
          <w:sz w:val="20"/>
        </w:rPr>
      </w:pPr>
    </w:p>
    <w:p w14:paraId="2C77F4FD" w14:textId="04B06DA0" w:rsidR="00E51B68" w:rsidRDefault="7B6C9BDD" w:rsidP="00805341">
      <w:pPr>
        <w:pStyle w:val="Heading2"/>
        <w:pageBreakBefore/>
      </w:pPr>
      <w:bookmarkStart w:id="319" w:name="_Ref50557342"/>
      <w:bookmarkStart w:id="320" w:name="_Hlk147822170"/>
      <w:bookmarkStart w:id="321" w:name="_Toc152758554"/>
      <w:r w:rsidRPr="00D5649B">
        <w:lastRenderedPageBreak/>
        <w:t>Multi-year estimation of nitrous oxide (adapted Liang et al. 2020 with N carryover)</w:t>
      </w:r>
      <w:bookmarkEnd w:id="319"/>
      <w:r w:rsidR="00665AB7">
        <w:t xml:space="preserve"> for ICBM</w:t>
      </w:r>
      <w:bookmarkEnd w:id="321"/>
    </w:p>
    <w:p w14:paraId="537EE939" w14:textId="07017E1B" w:rsidR="00634079" w:rsidRPr="00D5649B" w:rsidRDefault="00634079" w:rsidP="00634079">
      <w:pPr>
        <w:pStyle w:val="Caption"/>
        <w:spacing w:after="120"/>
      </w:pPr>
      <w:r w:rsidRPr="00D5649B">
        <w:t>(by R. Kröbel</w:t>
      </w:r>
      <w:r>
        <w:t>, A. McPherson and S.J. Pogue</w:t>
      </w:r>
      <w:r w:rsidRPr="00D5649B">
        <w:t>)</w:t>
      </w:r>
    </w:p>
    <w:p w14:paraId="10FE64D5" w14:textId="610B3BD1" w:rsidR="00360B68" w:rsidRPr="00D5649B" w:rsidRDefault="00620491" w:rsidP="00360B68">
      <w:proofErr w:type="spellStart"/>
      <w:r w:rsidRPr="00D5649B">
        <w:t>Holos</w:t>
      </w:r>
      <w:proofErr w:type="spellEnd"/>
      <w:r w:rsidRPr="00D5649B">
        <w:t xml:space="preserve"> u</w:t>
      </w:r>
      <w:r w:rsidR="00360B68" w:rsidRPr="00D5649B">
        <w:t>tilize</w:t>
      </w:r>
      <w:r w:rsidRPr="00D5649B">
        <w:t>s</w:t>
      </w:r>
      <w:r w:rsidR="00360B68" w:rsidRPr="00D5649B">
        <w:t xml:space="preserve"> emission factor calculations from </w:t>
      </w:r>
      <w:r w:rsidRPr="00D5649B">
        <w:t xml:space="preserve">the </w:t>
      </w:r>
      <w:r w:rsidR="00360B68" w:rsidRPr="00D5649B">
        <w:t>single year</w:t>
      </w:r>
      <w:r w:rsidRPr="00D5649B">
        <w:t xml:space="preserve"> model </w:t>
      </w:r>
      <w:proofErr w:type="spellStart"/>
      <w:r w:rsidRPr="00D5649B">
        <w:t>secribed</w:t>
      </w:r>
      <w:proofErr w:type="spellEnd"/>
      <w:r w:rsidRPr="00D5649B">
        <w:t xml:space="preserve"> above</w:t>
      </w:r>
      <w:r w:rsidR="00360B68" w:rsidRPr="00D5649B">
        <w:t xml:space="preserve">, but </w:t>
      </w:r>
      <w:r w:rsidRPr="00D5649B">
        <w:t xml:space="preserve">with specifications </w:t>
      </w:r>
      <w:r w:rsidR="00360B68" w:rsidRPr="00D5649B">
        <w:t>for field and year</w:t>
      </w:r>
    </w:p>
    <w:p w14:paraId="0A6EE778" w14:textId="128CA6B3" w:rsidR="00F879CE" w:rsidRPr="00D5649B" w:rsidRDefault="008A5E11" w:rsidP="00360B68">
      <w:r>
        <w:rPr>
          <w:noProof/>
        </w:rPr>
        <w:drawing>
          <wp:inline distT="0" distB="0" distL="0" distR="0" wp14:anchorId="38E3E85C" wp14:editId="7AE28E81">
            <wp:extent cx="6400800" cy="5824855"/>
            <wp:effectExtent l="0" t="0" r="0" b="4445"/>
            <wp:docPr id="106150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3481" name="Picture 1" descr="A screenshot of a computer scree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14:paraId="5BB2A0E3" w14:textId="77777777" w:rsidR="0078331B" w:rsidRPr="00D5649B" w:rsidRDefault="0078331B" w:rsidP="0037056D">
      <w:r w:rsidRPr="00D5649B">
        <w:t xml:space="preserve">Pools of mineral N and microbial N carry over from year to year, thus, at the start of the year </w:t>
      </w:r>
      <w:proofErr w:type="spellStart"/>
      <w:r w:rsidRPr="008E0AF1">
        <w:rPr>
          <w:i/>
          <w:iCs/>
        </w:rPr>
        <w:t>N</w:t>
      </w:r>
      <w:r w:rsidRPr="008E0AF1">
        <w:rPr>
          <w:i/>
          <w:iCs/>
          <w:vertAlign w:val="subscript"/>
        </w:rPr>
        <w:t>mineralN</w:t>
      </w:r>
      <w:proofErr w:type="spellEnd"/>
      <w:r w:rsidRPr="008E0AF1">
        <w:rPr>
          <w:i/>
          <w:iCs/>
          <w:vertAlign w:val="subscript"/>
        </w:rPr>
        <w:t>(</w:t>
      </w:r>
      <w:proofErr w:type="spellStart"/>
      <w:r w:rsidRPr="008E0AF1">
        <w:rPr>
          <w:i/>
          <w:iCs/>
          <w:vertAlign w:val="subscript"/>
        </w:rPr>
        <w:t>t,field</w:t>
      </w:r>
      <w:proofErr w:type="spellEnd"/>
      <w:r w:rsidRPr="008E0AF1">
        <w:rPr>
          <w:i/>
          <w:iCs/>
          <w:vertAlign w:val="subscript"/>
        </w:rPr>
        <w:t xml:space="preserve"> n)</w:t>
      </w:r>
      <w:r w:rsidRPr="00D5649B">
        <w:t xml:space="preserve"> takes the value of </w:t>
      </w:r>
      <w:proofErr w:type="spellStart"/>
      <w:r w:rsidRPr="008E0AF1">
        <w:rPr>
          <w:i/>
          <w:iCs/>
        </w:rPr>
        <w:t>N</w:t>
      </w:r>
      <w:r w:rsidRPr="008E0AF1">
        <w:rPr>
          <w:i/>
          <w:iCs/>
          <w:vertAlign w:val="subscript"/>
        </w:rPr>
        <w:t>mineralN</w:t>
      </w:r>
      <w:proofErr w:type="spellEnd"/>
      <w:r w:rsidRPr="008E0AF1">
        <w:rPr>
          <w:i/>
          <w:iCs/>
          <w:vertAlign w:val="subscript"/>
        </w:rPr>
        <w:t>(t-1,field n)</w:t>
      </w:r>
      <w:r w:rsidRPr="00D5649B">
        <w:t xml:space="preserve"> and </w:t>
      </w:r>
      <w:proofErr w:type="spellStart"/>
      <w:r w:rsidRPr="008E0AF1">
        <w:rPr>
          <w:i/>
          <w:iCs/>
        </w:rPr>
        <w:t>N</w:t>
      </w:r>
      <w:r w:rsidRPr="008E0AF1">
        <w:rPr>
          <w:i/>
          <w:iCs/>
          <w:vertAlign w:val="subscript"/>
        </w:rPr>
        <w:t>microbeN</w:t>
      </w:r>
      <w:proofErr w:type="spellEnd"/>
      <w:r w:rsidRPr="008E0AF1">
        <w:rPr>
          <w:i/>
          <w:iCs/>
          <w:vertAlign w:val="subscript"/>
        </w:rPr>
        <w:t>(</w:t>
      </w:r>
      <w:proofErr w:type="spellStart"/>
      <w:r w:rsidRPr="008E0AF1">
        <w:rPr>
          <w:i/>
          <w:iCs/>
          <w:vertAlign w:val="subscript"/>
        </w:rPr>
        <w:t>t,field</w:t>
      </w:r>
      <w:proofErr w:type="spellEnd"/>
      <w:r w:rsidRPr="008E0AF1">
        <w:rPr>
          <w:i/>
          <w:iCs/>
          <w:vertAlign w:val="subscript"/>
        </w:rPr>
        <w:t xml:space="preserve"> n)</w:t>
      </w:r>
      <w:r w:rsidRPr="00D5649B">
        <w:t xml:space="preserve"> takes the value of </w:t>
      </w:r>
      <w:proofErr w:type="spellStart"/>
      <w:r w:rsidRPr="008E0AF1">
        <w:rPr>
          <w:i/>
          <w:iCs/>
        </w:rPr>
        <w:t>N</w:t>
      </w:r>
      <w:r w:rsidRPr="008E0AF1">
        <w:rPr>
          <w:i/>
          <w:iCs/>
          <w:vertAlign w:val="subscript"/>
        </w:rPr>
        <w:t>microbeN</w:t>
      </w:r>
      <w:proofErr w:type="spellEnd"/>
      <w:r w:rsidRPr="008E0AF1">
        <w:rPr>
          <w:i/>
          <w:iCs/>
          <w:vertAlign w:val="subscript"/>
        </w:rPr>
        <w:t>(t-1,field n)</w:t>
      </w:r>
      <w:r w:rsidRPr="00D5649B">
        <w:t>.</w:t>
      </w:r>
    </w:p>
    <w:p w14:paraId="3144730F" w14:textId="761C6920" w:rsidR="0078331B" w:rsidRPr="00D5649B" w:rsidRDefault="0060513A" w:rsidP="0037056D">
      <w:proofErr w:type="spellStart"/>
      <w:r w:rsidRPr="008E0AF1">
        <w:rPr>
          <w:i/>
          <w:iCs/>
        </w:rPr>
        <w:t>N</w:t>
      </w:r>
      <w:r w:rsidRPr="008E0AF1">
        <w:rPr>
          <w:i/>
          <w:iCs/>
          <w:vertAlign w:val="subscript"/>
        </w:rPr>
        <w:t>microbeN</w:t>
      </w:r>
      <w:proofErr w:type="spellEnd"/>
      <w:r w:rsidRPr="008E0AF1">
        <w:rPr>
          <w:i/>
          <w:iCs/>
          <w:vertAlign w:val="subscript"/>
        </w:rPr>
        <w:t>(t=0,field n)</w:t>
      </w:r>
      <w:r w:rsidRPr="00D5649B">
        <w:t xml:space="preserve"> starts with 25kg N.</w:t>
      </w:r>
    </w:p>
    <w:p w14:paraId="74B96DF3" w14:textId="1C15949D" w:rsidR="00B75CB9" w:rsidRPr="00D5649B" w:rsidRDefault="0003775B" w:rsidP="008A7F5F">
      <w:pPr>
        <w:pStyle w:val="Heading3"/>
      </w:pPr>
      <w:bookmarkStart w:id="322" w:name="_Toc152758555"/>
      <w:r w:rsidRPr="00D5649B">
        <w:lastRenderedPageBreak/>
        <w:t>S</w:t>
      </w:r>
      <w:r w:rsidR="00836D21" w:rsidRPr="00D5649B">
        <w:t>ynthetic</w:t>
      </w:r>
      <w:r w:rsidR="00B4022B" w:rsidRPr="00D5649B">
        <w:t xml:space="preserve"> and </w:t>
      </w:r>
      <w:r w:rsidR="0010416D">
        <w:t>o</w:t>
      </w:r>
      <w:r w:rsidR="00B4022B" w:rsidRPr="00D5649B">
        <w:t>rganic</w:t>
      </w:r>
      <w:r w:rsidR="00836D21" w:rsidRPr="00D5649B">
        <w:t xml:space="preserve"> </w:t>
      </w:r>
      <w:r w:rsidR="00B4022B" w:rsidRPr="00D5649B">
        <w:t xml:space="preserve">N </w:t>
      </w:r>
      <w:r w:rsidR="00836D21" w:rsidRPr="00D5649B">
        <w:t xml:space="preserve">fertilizer </w:t>
      </w:r>
      <w:r w:rsidR="00B75CB9" w:rsidRPr="00D5649B">
        <w:t>applications</w:t>
      </w:r>
      <w:r w:rsidR="00B4022B" w:rsidRPr="00D5649B">
        <w:t xml:space="preserve"> (not manure)</w:t>
      </w:r>
      <w:bookmarkEnd w:id="322"/>
    </w:p>
    <w:p w14:paraId="08BBF938" w14:textId="2DC2A574" w:rsidR="00B75CB9" w:rsidRPr="00D5649B" w:rsidRDefault="001F17C3" w:rsidP="00B75CB9">
      <w:pPr>
        <w:rPr>
          <w:b/>
        </w:rPr>
      </w:pPr>
      <w:r w:rsidRPr="00D5649B">
        <w:t>For N synthetic fertilizer applications inputs for each field are calculated independently</w:t>
      </w:r>
      <w:r w:rsidR="00B75CB9" w:rsidRPr="00D5649B">
        <w:rPr>
          <w:b/>
        </w:rPr>
        <w:t xml:space="preserve">. Results </w:t>
      </w:r>
      <w:r w:rsidR="00620491" w:rsidRPr="00D5649B">
        <w:rPr>
          <w:b/>
        </w:rPr>
        <w:t>are</w:t>
      </w:r>
      <w:r w:rsidR="00B75CB9" w:rsidRPr="00D5649B">
        <w:rPr>
          <w:b/>
        </w:rPr>
        <w:t xml:space="preserve"> provided by field and/or crop.</w:t>
      </w:r>
    </w:p>
    <w:p w14:paraId="2E548939" w14:textId="77777777" w:rsidR="00B75CB9" w:rsidRPr="00D5649B" w:rsidRDefault="00B75CB9" w:rsidP="00B75CB9">
      <w:pPr>
        <w:tabs>
          <w:tab w:val="left" w:pos="2160"/>
          <w:tab w:val="right" w:pos="8640"/>
          <w:tab w:val="right" w:pos="8820"/>
        </w:tabs>
      </w:pPr>
      <w:r w:rsidRPr="00D5649B">
        <w:t xml:space="preserve">Fertilizer input calculations should be completed for all fertilized crop types, including annual crops, perennial forages and improved grassland/pasture (improved grassland/pasture is pasture that is fertilized and/or irrigated). </w:t>
      </w:r>
    </w:p>
    <w:bookmarkStart w:id="323" w:name="_Ref25154253"/>
    <w:p w14:paraId="7C212C2A" w14:textId="28CA1A73" w:rsidR="00B75CB9" w:rsidRPr="00D5649B" w:rsidRDefault="00000000" w:rsidP="001F7AE4">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323"/>
    </w:p>
    <w:bookmarkStart w:id="324" w:name="_Ref133313072"/>
    <w:p w14:paraId="1FA84D02" w14:textId="125DFC09" w:rsidR="00B75CB9" w:rsidRPr="00D5649B" w:rsidRDefault="00000000" w:rsidP="001F7AE4">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324"/>
    </w:p>
    <w:p w14:paraId="169F020C" w14:textId="77777777" w:rsidR="00B75CB9" w:rsidRPr="00D5649B" w:rsidRDefault="00B75CB9" w:rsidP="00B75CB9">
      <w:pPr>
        <w:rPr>
          <w:sz w:val="20"/>
          <w:szCs w:val="16"/>
        </w:rPr>
      </w:pPr>
      <w:r w:rsidRPr="00D5649B">
        <w:rPr>
          <w:sz w:val="20"/>
          <w:szCs w:val="16"/>
        </w:rPr>
        <w:t>where</w:t>
      </w:r>
    </w:p>
    <w:p w14:paraId="6D1E424D" w14:textId="5778ECE4" w:rsidR="00B75CB9" w:rsidRPr="00D5649B" w:rsidRDefault="00B75CB9" w:rsidP="005A6EF8">
      <w:pPr>
        <w:tabs>
          <w:tab w:val="clear" w:pos="2880"/>
          <w:tab w:val="clear" w:pos="9360"/>
        </w:tabs>
        <w:spacing w:before="0"/>
        <w:ind w:left="2835" w:hanging="2835"/>
        <w:rPr>
          <w:sz w:val="20"/>
        </w:rPr>
      </w:pPr>
      <w:r w:rsidRPr="00D5649B">
        <w:rPr>
          <w:i/>
          <w:sz w:val="20"/>
        </w:rPr>
        <w:t>N</w:t>
      </w:r>
      <w:r w:rsidRPr="00D5649B">
        <w:rPr>
          <w:i/>
          <w:sz w:val="20"/>
          <w:vertAlign w:val="subscript"/>
        </w:rPr>
        <w:t>SN(field n)</w:t>
      </w:r>
      <w:r w:rsidRPr="00D5649B">
        <w:rPr>
          <w:i/>
          <w:sz w:val="20"/>
        </w:rPr>
        <w:tab/>
      </w:r>
      <w:r w:rsidRPr="00D5649B">
        <w:rPr>
          <w:sz w:val="20"/>
        </w:rPr>
        <w:t>N inputs from synthetic fertilizer (kg N ha</w:t>
      </w:r>
      <w:r w:rsidRPr="00D5649B">
        <w:rPr>
          <w:sz w:val="20"/>
          <w:vertAlign w:val="superscript"/>
        </w:rPr>
        <w:t>-1</w:t>
      </w:r>
      <w:r w:rsidRPr="00D5649B">
        <w:rPr>
          <w:sz w:val="20"/>
        </w:rPr>
        <w:t xml:space="preserve">) </w:t>
      </w:r>
      <w:r w:rsidR="00A81A98">
        <w:rPr>
          <w:sz w:val="20"/>
        </w:rPr>
        <w:t>applied to</w:t>
      </w:r>
      <w:r w:rsidRPr="00D5649B">
        <w:rPr>
          <w:sz w:val="20"/>
        </w:rPr>
        <w:t xml:space="preserve"> field </w:t>
      </w:r>
      <w:r w:rsidRPr="00D5649B">
        <w:rPr>
          <w:i/>
          <w:sz w:val="20"/>
        </w:rPr>
        <w:t>n</w:t>
      </w:r>
      <w:r w:rsidRPr="00D5649B">
        <w:rPr>
          <w:sz w:val="20"/>
        </w:rPr>
        <w:t xml:space="preserve"> (</w:t>
      </w:r>
      <w:r w:rsidR="00EC337E" w:rsidRPr="00D5649B">
        <w:rPr>
          <w:sz w:val="20"/>
        </w:rPr>
        <w:t xml:space="preserve">provided through </w:t>
      </w:r>
      <w:r w:rsidR="00EC337E" w:rsidRPr="00D5649B">
        <w:rPr>
          <w:b/>
          <w:sz w:val="20"/>
        </w:rPr>
        <w:t xml:space="preserve">Eq. </w:t>
      </w:r>
      <w:r w:rsidR="00EC337E" w:rsidRPr="00D5649B">
        <w:rPr>
          <w:b/>
          <w:noProof/>
          <w:sz w:val="20"/>
        </w:rPr>
        <w:t>2.5.2</w:t>
      </w:r>
      <w:r w:rsidR="00EC337E" w:rsidRPr="00D5649B">
        <w:rPr>
          <w:b/>
          <w:sz w:val="20"/>
        </w:rPr>
        <w:noBreakHyphen/>
      </w:r>
      <w:r w:rsidR="00EC337E" w:rsidRPr="00D5649B">
        <w:rPr>
          <w:b/>
          <w:noProof/>
          <w:sz w:val="20"/>
        </w:rPr>
        <w:t>5</w:t>
      </w:r>
      <w:r w:rsidRPr="00D5649B">
        <w:rPr>
          <w:sz w:val="20"/>
        </w:rPr>
        <w:t>, if not specified otherwise by the user)</w:t>
      </w:r>
    </w:p>
    <w:p w14:paraId="3CE269CD" w14:textId="24855006" w:rsidR="00B75CB9" w:rsidRPr="00D5649B" w:rsidRDefault="00B75CB9" w:rsidP="005A6EF8">
      <w:pPr>
        <w:tabs>
          <w:tab w:val="clear" w:pos="2880"/>
          <w:tab w:val="clear" w:pos="9360"/>
        </w:tabs>
        <w:spacing w:before="0"/>
        <w:ind w:left="2835" w:hanging="2835"/>
        <w:rPr>
          <w:sz w:val="20"/>
        </w:rPr>
      </w:pPr>
      <w:proofErr w:type="spellStart"/>
      <w:r w:rsidRPr="00D5649B">
        <w:rPr>
          <w:i/>
          <w:sz w:val="20"/>
        </w:rPr>
        <w:t>N_fert_applied</w:t>
      </w:r>
      <w:proofErr w:type="spellEnd"/>
      <w:r w:rsidRPr="00D5649B">
        <w:rPr>
          <w:i/>
          <w:sz w:val="20"/>
          <w:vertAlign w:val="subscript"/>
        </w:rPr>
        <w:t>(field n)</w:t>
      </w:r>
      <w:r w:rsidRPr="00D5649B">
        <w:rPr>
          <w:i/>
          <w:sz w:val="20"/>
        </w:rPr>
        <w:tab/>
      </w:r>
      <w:r w:rsidRPr="00D5649B">
        <w:rPr>
          <w:sz w:val="20"/>
        </w:rPr>
        <w:t xml:space="preserve">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5501B19E" w14:textId="295BB665" w:rsidR="00B75CB9" w:rsidRPr="00D5649B" w:rsidRDefault="00EE6923" w:rsidP="005A6EF8">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0016" behindDoc="0" locked="0" layoutInCell="1" allowOverlap="1" wp14:anchorId="60060E14" wp14:editId="4E444DAE">
                <wp:simplePos x="0" y="0"/>
                <wp:positionH relativeFrom="margin">
                  <wp:posOffset>57150</wp:posOffset>
                </wp:positionH>
                <wp:positionV relativeFrom="paragraph">
                  <wp:posOffset>234950</wp:posOffset>
                </wp:positionV>
                <wp:extent cx="5949950" cy="714375"/>
                <wp:effectExtent l="0" t="0" r="0" b="9525"/>
                <wp:wrapTopAndBottom/>
                <wp:docPr id="7628447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6A55011E" w14:textId="77777777" w:rsidR="00B1240A" w:rsidRPr="00690655" w:rsidRDefault="00B1240A" w:rsidP="00B75CB9">
                            <w:pPr>
                              <w:rPr>
                                <w:color w:val="000000" w:themeColor="text1"/>
                              </w:rPr>
                            </w:pPr>
                            <w:r w:rsidRPr="00690655">
                              <w:rPr>
                                <w:color w:val="000000" w:themeColor="text1"/>
                              </w:rPr>
                              <w:t>Holos V4 will use the following constant values:</w:t>
                            </w:r>
                          </w:p>
                          <w:p w14:paraId="5A18D415" w14:textId="77777777" w:rsidR="00B1240A" w:rsidRPr="00F51C82" w:rsidRDefault="00B1240A" w:rsidP="00B75CB9">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60E14" id="Rectangle 36" o:spid="_x0000_s1045" style="position:absolute;left:0;text-align:left;margin-left:4.5pt;margin-top:18.5pt;width:468.5pt;height:56.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" fillcolor="window" strokecolor="#385d8a" strokeweight="2pt">
                <v:path arrowok="t"/>
                <v:textbox>
                  <w:txbxContent>
                    <w:p w14:paraId="6A55011E" w14:textId="77777777" w:rsidR="00B1240A" w:rsidRPr="00690655" w:rsidRDefault="00B1240A" w:rsidP="00B75CB9">
                      <w:pPr>
                        <w:rPr>
                          <w:color w:val="000000" w:themeColor="text1"/>
                        </w:rPr>
                      </w:pPr>
                      <w:r w:rsidRPr="00690655">
                        <w:rPr>
                          <w:color w:val="000000" w:themeColor="text1"/>
                        </w:rPr>
                        <w:t>Holos V4 will use the following constant values:</w:t>
                      </w:r>
                    </w:p>
                    <w:p w14:paraId="5A18D415" w14:textId="77777777" w:rsidR="00B1240A" w:rsidRPr="00F51C82" w:rsidRDefault="00B1240A" w:rsidP="00B75CB9">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v:textbox>
                <w10:wrap type="topAndBottom" anchorx="margin"/>
              </v:rect>
            </w:pict>
          </mc:Fallback>
        </mc:AlternateContent>
      </w:r>
      <w:proofErr w:type="spellStart"/>
      <w:r w:rsidR="00B75CB9" w:rsidRPr="00D5649B">
        <w:rPr>
          <w:i/>
          <w:sz w:val="20"/>
        </w:rPr>
        <w:t>N_fert_deposit</w:t>
      </w:r>
      <w:proofErr w:type="spellEnd"/>
      <w:r w:rsidR="00B75CB9" w:rsidRPr="00D5649B">
        <w:rPr>
          <w:i/>
          <w:sz w:val="20"/>
          <w:vertAlign w:val="subscript"/>
        </w:rPr>
        <w:t>(field n)</w:t>
      </w:r>
      <w:r w:rsidR="00B75CB9" w:rsidRPr="00D5649B">
        <w:rPr>
          <w:i/>
          <w:sz w:val="20"/>
        </w:rPr>
        <w:tab/>
      </w:r>
      <w:r w:rsidR="00B75CB9" w:rsidRPr="00D5649B">
        <w:rPr>
          <w:sz w:val="20"/>
        </w:rPr>
        <w:t xml:space="preserve">N deposition on field </w:t>
      </w:r>
      <w:r w:rsidR="00B75CB9" w:rsidRPr="00D5649B">
        <w:rPr>
          <w:i/>
          <w:sz w:val="20"/>
        </w:rPr>
        <w:t>n</w:t>
      </w:r>
      <w:r w:rsidR="00B75CB9" w:rsidRPr="00D5649B">
        <w:rPr>
          <w:sz w:val="20"/>
        </w:rPr>
        <w:t xml:space="preserve"> (kg ha</w:t>
      </w:r>
      <w:r w:rsidR="00B75CB9" w:rsidRPr="00D5649B">
        <w:rPr>
          <w:sz w:val="20"/>
          <w:vertAlign w:val="superscript"/>
        </w:rPr>
        <w:t>-1</w:t>
      </w:r>
      <w:r w:rsidR="00B75CB9" w:rsidRPr="00D5649B">
        <w:rPr>
          <w:sz w:val="20"/>
        </w:rPr>
        <w:t>) (user defined)</w:t>
      </w:r>
    </w:p>
    <w:p w14:paraId="6128FFC5" w14:textId="22650CBE" w:rsidR="00C47CBA" w:rsidRPr="00D5649B" w:rsidRDefault="00C47CBA" w:rsidP="00B75CB9">
      <w:pPr>
        <w:tabs>
          <w:tab w:val="left" w:pos="2694"/>
          <w:tab w:val="right" w:pos="8640"/>
          <w:tab w:val="right" w:pos="8820"/>
        </w:tabs>
        <w:spacing w:before="0"/>
        <w:ind w:left="2694" w:hanging="2694"/>
        <w:rPr>
          <w:sz w:val="20"/>
        </w:rPr>
      </w:pPr>
    </w:p>
    <w:p w14:paraId="6087FC50" w14:textId="0DF4C337" w:rsidR="00C47CBA" w:rsidRPr="00D5649B" w:rsidRDefault="00C47CBA" w:rsidP="00C47CBA">
      <w:pPr>
        <w:tabs>
          <w:tab w:val="clear" w:pos="2880"/>
          <w:tab w:val="clear" w:pos="9360"/>
        </w:tabs>
        <w:spacing w:before="0"/>
        <w:rPr>
          <w:sz w:val="20"/>
        </w:rPr>
      </w:pPr>
      <w:r w:rsidRPr="00D5649B">
        <w:rPr>
          <w:sz w:val="20"/>
        </w:rPr>
        <w:t>Organic fertilizer applications (user-defined only until default options are added to the model) are treated as different from synthetic fertilizers:</w:t>
      </w:r>
    </w:p>
    <w:p w14:paraId="037DC2FE" w14:textId="221F877E" w:rsidR="00C47CBA" w:rsidRPr="00D5649B" w:rsidRDefault="00000000" w:rsidP="001F7AE4">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C47CBA" w:rsidRPr="00D5649B">
        <w:rPr>
          <w:b/>
        </w:rPr>
        <w:t xml:space="preserve"> </w:t>
      </w:r>
      <w:r w:rsidR="00C47CBA"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63D39061" w14:textId="77777777" w:rsidR="00C47CBA" w:rsidRPr="00D5649B" w:rsidRDefault="00C47CBA" w:rsidP="00C47CBA">
      <w:pPr>
        <w:rPr>
          <w:sz w:val="20"/>
          <w:szCs w:val="16"/>
        </w:rPr>
      </w:pPr>
      <w:r w:rsidRPr="00D5649B">
        <w:rPr>
          <w:sz w:val="20"/>
          <w:szCs w:val="16"/>
        </w:rPr>
        <w:t>where</w:t>
      </w:r>
    </w:p>
    <w:p w14:paraId="4656BED7" w14:textId="5DCE7C61" w:rsidR="00C47CBA" w:rsidRPr="00D5649B" w:rsidRDefault="00C47CBA" w:rsidP="00AA6B83">
      <w:pPr>
        <w:tabs>
          <w:tab w:val="clear" w:pos="2880"/>
          <w:tab w:val="clear" w:pos="9360"/>
        </w:tabs>
        <w:spacing w:before="0"/>
        <w:ind w:left="2835" w:hanging="2835"/>
        <w:rPr>
          <w:sz w:val="20"/>
        </w:rPr>
      </w:pPr>
      <w:r w:rsidRPr="00D5649B">
        <w:rPr>
          <w:i/>
          <w:sz w:val="20"/>
        </w:rPr>
        <w:t>N</w:t>
      </w:r>
      <w:r w:rsidRPr="00D5649B">
        <w:rPr>
          <w:i/>
          <w:sz w:val="20"/>
          <w:vertAlign w:val="subscript"/>
        </w:rPr>
        <w:t>ON(field n)</w:t>
      </w:r>
      <w:r w:rsidRPr="00D5649B">
        <w:rPr>
          <w:i/>
          <w:sz w:val="20"/>
        </w:rPr>
        <w:tab/>
      </w:r>
      <w:r w:rsidRPr="00D5649B">
        <w:rPr>
          <w:sz w:val="20"/>
        </w:rPr>
        <w:t>N inputs from organic fertilizer (</w:t>
      </w:r>
      <w:r w:rsidRPr="00887BF0">
        <w:rPr>
          <w:sz w:val="20"/>
        </w:rPr>
        <w:t>kg N ha</w:t>
      </w:r>
      <w:r w:rsidRPr="00887BF0">
        <w:rPr>
          <w:sz w:val="20"/>
          <w:vertAlign w:val="superscript"/>
        </w:rPr>
        <w:t>-1</w:t>
      </w:r>
      <w:r w:rsidR="00A81A98" w:rsidRPr="00887BF0">
        <w:rPr>
          <w:sz w:val="20"/>
        </w:rPr>
        <w:t>, not including manure or digestate</w:t>
      </w:r>
      <w:r w:rsidRPr="00887BF0">
        <w:rPr>
          <w:sz w:val="20"/>
        </w:rPr>
        <w:t>)</w:t>
      </w:r>
      <w:r w:rsidR="00A81A98" w:rsidRPr="00887BF0">
        <w:rPr>
          <w:sz w:val="20"/>
        </w:rPr>
        <w:t xml:space="preserve"> applied</w:t>
      </w:r>
      <w:r w:rsidR="00A81A98">
        <w:rPr>
          <w:sz w:val="20"/>
        </w:rPr>
        <w:t xml:space="preserve"> to</w:t>
      </w:r>
      <w:r w:rsidRPr="00D5649B">
        <w:rPr>
          <w:sz w:val="20"/>
        </w:rPr>
        <w:t xml:space="preserve"> field </w:t>
      </w:r>
      <w:r w:rsidRPr="00D5649B">
        <w:rPr>
          <w:i/>
          <w:sz w:val="20"/>
        </w:rPr>
        <w:t>n</w:t>
      </w:r>
      <w:r w:rsidRPr="00D5649B">
        <w:rPr>
          <w:sz w:val="20"/>
        </w:rPr>
        <w:t xml:space="preserve"> (specified by the user)</w:t>
      </w:r>
    </w:p>
    <w:p w14:paraId="3D07D390" w14:textId="266F68DF" w:rsidR="00B75CB9" w:rsidRPr="00D5649B" w:rsidRDefault="00C47CBA" w:rsidP="00AA6B83">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org</w:t>
      </w:r>
      <w:r w:rsidRPr="00D5649B">
        <w:rPr>
          <w:i/>
          <w:sz w:val="20"/>
        </w:rPr>
        <w:t>_fert_applied</w:t>
      </w:r>
      <w:proofErr w:type="spellEnd"/>
      <w:r w:rsidRPr="00D5649B">
        <w:rPr>
          <w:i/>
          <w:sz w:val="20"/>
          <w:vertAlign w:val="subscript"/>
        </w:rPr>
        <w:t>(field n)</w:t>
      </w:r>
      <w:r w:rsidRPr="00D5649B">
        <w:rPr>
          <w:i/>
          <w:sz w:val="20"/>
        </w:rPr>
        <w:tab/>
      </w:r>
      <w:r w:rsidR="00DA63CB">
        <w:rPr>
          <w:sz w:val="20"/>
        </w:rPr>
        <w:t>O</w:t>
      </w:r>
      <w:r w:rsidRPr="00D5649B">
        <w:rPr>
          <w:sz w:val="20"/>
        </w:rPr>
        <w:t xml:space="preserve">rganic 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704C1AFE" w14:textId="77777777" w:rsidR="00B75CB9" w:rsidRPr="00D5649B" w:rsidRDefault="00B75CB9" w:rsidP="008A7F5F">
      <w:pPr>
        <w:pStyle w:val="Heading3"/>
      </w:pPr>
      <w:bookmarkStart w:id="325" w:name="_Toc152758556"/>
      <w:r w:rsidRPr="00D5649B">
        <w:t>Crop residue N inputs</w:t>
      </w:r>
      <w:bookmarkEnd w:id="325"/>
    </w:p>
    <w:p w14:paraId="32B480C1" w14:textId="0831FA67" w:rsidR="00B75CB9" w:rsidRPr="00D5649B" w:rsidRDefault="00B75CB9" w:rsidP="00B75CB9">
      <w:pPr>
        <w:rPr>
          <w:b/>
        </w:rPr>
      </w:pPr>
      <w:r w:rsidRPr="00D5649B">
        <w:rPr>
          <w:b/>
        </w:rPr>
        <w:t xml:space="preserve">Calculates the N storage in residues for each field and year. The decomposition of the </w:t>
      </w:r>
      <w:r w:rsidR="00CB18D1">
        <w:rPr>
          <w:b/>
        </w:rPr>
        <w:t>C</w:t>
      </w:r>
      <w:r w:rsidR="00CB18D1" w:rsidRPr="00D5649B">
        <w:rPr>
          <w:b/>
        </w:rPr>
        <w:t xml:space="preserve"> </w:t>
      </w:r>
      <w:r w:rsidRPr="00D5649B">
        <w:rPr>
          <w:b/>
        </w:rPr>
        <w:t>residue pools is calculated as a fraction of the total pool</w:t>
      </w:r>
      <w:r w:rsidR="002B4DF8" w:rsidRPr="00D5649B">
        <w:rPr>
          <w:b/>
        </w:rPr>
        <w:t xml:space="preserve">. That fraction is then used for the N fraction of the C pools and calculated </w:t>
      </w:r>
      <w:r w:rsidRPr="00D5649B">
        <w:rPr>
          <w:b/>
        </w:rPr>
        <w:t>how much N is released from th</w:t>
      </w:r>
      <w:r w:rsidR="002B4DF8" w:rsidRPr="00D5649B">
        <w:rPr>
          <w:b/>
        </w:rPr>
        <w:t>e N</w:t>
      </w:r>
      <w:r w:rsidRPr="00D5649B">
        <w:rPr>
          <w:b/>
        </w:rPr>
        <w:t xml:space="preserve"> pool through the decomposition of the </w:t>
      </w:r>
      <w:r w:rsidR="004C5A59">
        <w:rPr>
          <w:b/>
        </w:rPr>
        <w:t>C</w:t>
      </w:r>
      <w:r w:rsidR="004C5A59" w:rsidRPr="00D5649B">
        <w:rPr>
          <w:b/>
        </w:rPr>
        <w:t xml:space="preserve"> </w:t>
      </w:r>
      <w:r w:rsidRPr="00D5649B">
        <w:rPr>
          <w:b/>
        </w:rPr>
        <w:t>fraction.</w:t>
      </w:r>
    </w:p>
    <w:p w14:paraId="51BC36F7" w14:textId="77777777" w:rsidR="00B75CB9" w:rsidRPr="00D5649B" w:rsidRDefault="00B75CB9" w:rsidP="00B75CB9">
      <w:pPr>
        <w:keepNext/>
        <w:tabs>
          <w:tab w:val="left" w:pos="2160"/>
          <w:tab w:val="right" w:pos="8640"/>
          <w:tab w:val="right" w:pos="8820"/>
        </w:tabs>
        <w:rPr>
          <w:b/>
          <w:szCs w:val="24"/>
        </w:rPr>
      </w:pPr>
      <w:r w:rsidRPr="00D5649B">
        <w:rPr>
          <w:b/>
          <w:szCs w:val="24"/>
        </w:rPr>
        <w:lastRenderedPageBreak/>
        <w:t>Crop nitrogen content is calculated using</w:t>
      </w:r>
      <w:r w:rsidRPr="00D5649B">
        <w:rPr>
          <w:szCs w:val="24"/>
        </w:rPr>
        <w:t xml:space="preserve"> </w:t>
      </w:r>
      <w:r w:rsidRPr="00D5649B">
        <w:rPr>
          <w:b/>
          <w:szCs w:val="24"/>
        </w:rPr>
        <w:fldChar w:fldCharType="begin"/>
      </w:r>
      <w:r w:rsidRPr="00D5649B">
        <w:rPr>
          <w:szCs w:val="24"/>
        </w:rPr>
        <w:instrText xml:space="preserve"> REF _Ref31702866 \h </w:instrText>
      </w:r>
      <w:r w:rsidRPr="00D5649B">
        <w:rPr>
          <w:b/>
          <w:szCs w:val="24"/>
        </w:rPr>
        <w:instrText xml:space="preserve"> \* MERGEFORMAT </w:instrText>
      </w:r>
      <w:r w:rsidRPr="00D5649B">
        <w:rPr>
          <w:b/>
          <w:szCs w:val="24"/>
        </w:rPr>
      </w:r>
      <w:r w:rsidRPr="00D5649B">
        <w:rPr>
          <w:b/>
          <w:szCs w:val="24"/>
        </w:rPr>
        <w:fldChar w:fldCharType="separate"/>
      </w:r>
      <w:r w:rsidRPr="00D5649B">
        <w:rPr>
          <w:b/>
          <w:szCs w:val="24"/>
        </w:rPr>
        <w:t xml:space="preserve">Eq. </w:t>
      </w:r>
      <w:r w:rsidRPr="00D5649B">
        <w:rPr>
          <w:b/>
          <w:noProof/>
          <w:szCs w:val="24"/>
        </w:rPr>
        <w:t>2.5.2</w:t>
      </w:r>
      <w:r w:rsidRPr="00D5649B">
        <w:rPr>
          <w:b/>
          <w:szCs w:val="24"/>
        </w:rPr>
        <w:noBreakHyphen/>
      </w:r>
      <w:r w:rsidRPr="00D5649B">
        <w:rPr>
          <w:b/>
          <w:noProof/>
          <w:szCs w:val="24"/>
        </w:rPr>
        <w:t>4</w:t>
      </w:r>
      <w:r w:rsidRPr="00D5649B">
        <w:rPr>
          <w:b/>
          <w:szCs w:val="24"/>
        </w:rPr>
        <w:fldChar w:fldCharType="end"/>
      </w:r>
      <w:r w:rsidRPr="00D5649B">
        <w:rPr>
          <w:b/>
          <w:szCs w:val="24"/>
        </w:rPr>
        <w:t xml:space="preserve"> - </w:t>
      </w:r>
      <w:r w:rsidRPr="00D5649B">
        <w:rPr>
          <w:b/>
          <w:szCs w:val="24"/>
        </w:rPr>
        <w:fldChar w:fldCharType="begin"/>
      </w:r>
      <w:r w:rsidRPr="00D5649B">
        <w:rPr>
          <w:szCs w:val="24"/>
        </w:rPr>
        <w:instrText xml:space="preserve"> REF _Ref31702904 \h </w:instrText>
      </w:r>
      <w:r w:rsidRPr="00D5649B">
        <w:rPr>
          <w:b/>
          <w:szCs w:val="24"/>
        </w:rPr>
        <w:instrText xml:space="preserve"> \* MERGEFORMAT </w:instrText>
      </w:r>
      <w:r w:rsidRPr="00D5649B">
        <w:rPr>
          <w:b/>
          <w:szCs w:val="24"/>
        </w:rPr>
      </w:r>
      <w:r w:rsidRPr="00D5649B">
        <w:rPr>
          <w:b/>
          <w:szCs w:val="24"/>
        </w:rPr>
        <w:fldChar w:fldCharType="separate"/>
      </w:r>
      <w:r w:rsidRPr="00D5649B">
        <w:rPr>
          <w:b/>
          <w:szCs w:val="24"/>
        </w:rPr>
        <w:t xml:space="preserve">Eq. </w:t>
      </w:r>
      <w:r w:rsidRPr="00D5649B">
        <w:rPr>
          <w:b/>
          <w:noProof/>
          <w:szCs w:val="24"/>
        </w:rPr>
        <w:t>2.5.2</w:t>
      </w:r>
      <w:r w:rsidRPr="00D5649B">
        <w:rPr>
          <w:b/>
          <w:szCs w:val="24"/>
        </w:rPr>
        <w:noBreakHyphen/>
      </w:r>
      <w:r w:rsidRPr="00D5649B">
        <w:rPr>
          <w:b/>
          <w:noProof/>
          <w:szCs w:val="24"/>
        </w:rPr>
        <w:t>7</w:t>
      </w:r>
      <w:r w:rsidRPr="00D5649B">
        <w:rPr>
          <w:b/>
          <w:szCs w:val="24"/>
        </w:rPr>
        <w:fldChar w:fldCharType="end"/>
      </w:r>
    </w:p>
    <w:p w14:paraId="3C958D2E" w14:textId="77777777" w:rsidR="00B75CB9" w:rsidRPr="00D5649B" w:rsidRDefault="00B75CB9" w:rsidP="00B75CB9">
      <w:pPr>
        <w:keepNext/>
        <w:tabs>
          <w:tab w:val="left" w:pos="2160"/>
          <w:tab w:val="right" w:pos="8640"/>
          <w:tab w:val="right" w:pos="8820"/>
        </w:tabs>
        <w:ind w:left="2520" w:hanging="2520"/>
        <w:rPr>
          <w:b/>
          <w:i/>
          <w:szCs w:val="24"/>
        </w:rPr>
      </w:pPr>
      <w:r w:rsidRPr="00D5649B">
        <w:rPr>
          <w:i/>
        </w:rPr>
        <w:t>Calculates the starting AG N pool</w:t>
      </w:r>
    </w:p>
    <w:p w14:paraId="5055E352" w14:textId="266949F0" w:rsidR="00B75CB9" w:rsidRPr="00D5649B" w:rsidRDefault="00000000" w:rsidP="001F7AE4">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(t=0, field n)</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num>
          <m:den>
            <m:r>
              <m:rPr>
                <m:sty m:val="bi"/>
              </m:rPr>
              <w:rPr>
                <w:rFonts w:ascii="Cambria Math" w:hAnsi="Cambria Math"/>
                <w:color w:val="000000" w:themeColor="text1"/>
                <w:szCs w:val="24"/>
              </w:rPr>
              <m:t>1-</m:t>
            </m:r>
            <m:sSup>
              <m:sSupPr>
                <m:ctrlPr>
                  <w:rPr>
                    <w:rFonts w:ascii="Cambria Math" w:hAnsi="Cambria Math"/>
                    <w:b/>
                    <w:i/>
                    <w:color w:val="000000" w:themeColor="text1"/>
                    <w:szCs w:val="24"/>
                  </w:rPr>
                </m:ctrlPr>
              </m:sSupPr>
              <m:e>
                <m:r>
                  <m:rPr>
                    <m:sty m:val="bi"/>
                  </m:rPr>
                  <w:rPr>
                    <w:rFonts w:ascii="Cambria Math" w:hAnsi="Cambria Math"/>
                    <w:color w:val="000000" w:themeColor="text1"/>
                    <w:szCs w:val="24"/>
                  </w:rPr>
                  <m:t>e</m:t>
                </m:r>
              </m:e>
              <m:sup>
                <m:r>
                  <m:rPr>
                    <m:sty m:val="bi"/>
                  </m:rPr>
                  <w:rPr>
                    <w:rFonts w:ascii="Cambria Math" w:hAnsi="Cambria Math"/>
                    <w:color w:val="000000" w:themeColor="text1"/>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k</m:t>
                    </m:r>
                  </m:e>
                  <m:sub>
                    <m:r>
                      <m:rPr>
                        <m:sty m:val="bi"/>
                      </m:rPr>
                      <w:rPr>
                        <w:rFonts w:ascii="Cambria Math" w:hAnsi="Cambria Math"/>
                        <w:color w:val="000000" w:themeColor="text1"/>
                        <w:szCs w:val="24"/>
                      </w:rPr>
                      <m:t>y</m:t>
                    </m:r>
                  </m:sub>
                </m:sSub>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r</m:t>
                    </m:r>
                  </m:e>
                  <m:sub>
                    <m:r>
                      <m:rPr>
                        <m:sty m:val="bi"/>
                      </m:rPr>
                      <w:rPr>
                        <w:rFonts w:ascii="Cambria Math" w:hAnsi="Cambria Math"/>
                        <w:color w:val="000000" w:themeColor="text1"/>
                        <w:szCs w:val="24"/>
                      </w:rPr>
                      <m:t>e</m:t>
                    </m:r>
                  </m:sub>
                </m:sSub>
              </m:sup>
            </m:sSup>
          </m:den>
        </m:f>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09FE90D1" w14:textId="77777777" w:rsidR="00B75CB9" w:rsidRPr="00D5649B" w:rsidRDefault="00B75CB9" w:rsidP="00B75CB9">
      <w:pPr>
        <w:keepNext/>
        <w:tabs>
          <w:tab w:val="left" w:pos="2160"/>
          <w:tab w:val="right" w:pos="8640"/>
          <w:tab w:val="right" w:pos="8820"/>
        </w:tabs>
        <w:ind w:left="2520" w:hanging="2520"/>
        <w:rPr>
          <w:b/>
          <w:i/>
          <w:szCs w:val="24"/>
        </w:rPr>
      </w:pPr>
      <w:r w:rsidRPr="00D5649B">
        <w:rPr>
          <w:i/>
        </w:rPr>
        <w:t>Calculates the inputs of N from crop residues (from last year’s crop)</w:t>
      </w:r>
    </w:p>
    <w:p w14:paraId="0606551B" w14:textId="2DC432B7" w:rsidR="00B75CB9" w:rsidRPr="00D5649B" w:rsidRDefault="00000000" w:rsidP="001F7AE4">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N(t-1,crop)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N(t-1,crop)</m:t>
                </m:r>
              </m:sub>
            </m:sSub>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3BFBA29C" w14:textId="77777777" w:rsidR="00B75CB9" w:rsidRPr="00D5649B" w:rsidRDefault="00B75CB9" w:rsidP="00B75CB9">
      <w:pPr>
        <w:keepNext/>
        <w:tabs>
          <w:tab w:val="left" w:pos="0"/>
          <w:tab w:val="right" w:pos="8640"/>
          <w:tab w:val="right" w:pos="8820"/>
        </w:tabs>
        <w:rPr>
          <w:b/>
          <w:szCs w:val="24"/>
        </w:rPr>
      </w:pPr>
      <w:r w:rsidRPr="00D5649B">
        <w:t>Adds the crop residue N to the N pool corresponding to the young C pools, but subtracts the N contained in the young pool fraction that is decomposed</w:t>
      </w:r>
    </w:p>
    <w:p w14:paraId="3F99FE2F" w14:textId="45356174" w:rsidR="00B75CB9" w:rsidRPr="00D5649B" w:rsidRDefault="00000000" w:rsidP="001F7AE4">
      <w:pPr>
        <w:keepNext/>
        <w:tabs>
          <w:tab w:val="clear" w:pos="2880"/>
          <w:tab w:val="clear" w:pos="9360"/>
          <w:tab w:val="right" w:pos="9785"/>
        </w:tabs>
        <w:spacing w:after="120"/>
        <w:ind w:left="2160" w:hanging="216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oMath>
      <w:r w:rsidR="00B75CB9" w:rsidRPr="00D5649B">
        <w:rPr>
          <w:b/>
          <w:szCs w:val="24"/>
        </w:rPr>
        <w:t xml:space="preserve"> </w:t>
      </w:r>
      <w:r w:rsidR="00B75CB9" w:rsidRPr="00D5649B">
        <w:rPr>
          <w:b/>
          <w:szCs w:val="24"/>
        </w:rPr>
        <w:tab/>
      </w:r>
      <w:r w:rsidR="00B75CB9" w:rsidRPr="00D5649B">
        <w:rPr>
          <w:b/>
          <w:szCs w:val="24"/>
        </w:rPr>
        <w:tab/>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11B91DCE" w14:textId="77777777" w:rsidR="00B75CB9" w:rsidRPr="00D5649B" w:rsidRDefault="00B75CB9" w:rsidP="00B75CB9">
      <w:pPr>
        <w:rPr>
          <w:sz w:val="20"/>
          <w:szCs w:val="16"/>
        </w:rPr>
      </w:pPr>
      <w:r w:rsidRPr="00D5649B">
        <w:rPr>
          <w:sz w:val="20"/>
          <w:szCs w:val="16"/>
        </w:rPr>
        <w:t>where</w:t>
      </w:r>
    </w:p>
    <w:p w14:paraId="05B91B51" w14:textId="0060084E" w:rsidR="00B75CB9" w:rsidRPr="00D5649B" w:rsidRDefault="00B75CB9" w:rsidP="00AA6B83">
      <w:pPr>
        <w:tabs>
          <w:tab w:val="clear" w:pos="2880"/>
          <w:tab w:val="clear" w:pos="9360"/>
        </w:tabs>
        <w:spacing w:before="0"/>
        <w:ind w:left="2835" w:hanging="2835"/>
        <w:rPr>
          <w:sz w:val="20"/>
          <w:szCs w:val="16"/>
        </w:rPr>
      </w:pPr>
      <w:proofErr w:type="spellStart"/>
      <w:r w:rsidRPr="00D5649B">
        <w:rPr>
          <w:i/>
          <w:color w:val="000000"/>
          <w:sz w:val="20"/>
          <w:szCs w:val="16"/>
        </w:rPr>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29599DBC" w14:textId="7F2B455D" w:rsidR="00B75CB9" w:rsidRPr="00D5649B" w:rsidRDefault="00B75CB9" w:rsidP="00AA6B83">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CB18D1">
        <w:rPr>
          <w:sz w:val="20"/>
        </w:rPr>
        <w:t>C</w:t>
      </w:r>
      <w:r w:rsidR="00CB18D1" w:rsidRPr="00D5649B" w:rsidDel="00CB18D1">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6E050EAF" w14:textId="3A11075C" w:rsidR="00B75CB9" w:rsidRPr="00D5649B" w:rsidRDefault="00B75CB9" w:rsidP="00AA6B83">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CB18D1">
        <w:rPr>
          <w:sz w:val="20"/>
        </w:rPr>
        <w:t>C</w:t>
      </w:r>
      <w:r w:rsidR="00CB18D1" w:rsidRPr="00D5649B" w:rsidDel="00CB18D1">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53114429" w14:textId="3A541EFA" w:rsidR="00B75CB9" w:rsidRPr="00D5649B" w:rsidRDefault="00B75CB9" w:rsidP="00AA6B83">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11BE6" w:rsidRPr="0027026A">
        <w:rPr>
          <w:b/>
          <w:sz w:val="20"/>
          <w:szCs w:val="16"/>
        </w:rPr>
        <w:t>Table 7</w:t>
      </w:r>
      <w:r w:rsidRPr="003C1A7C">
        <w:rPr>
          <w:b/>
          <w:sz w:val="20"/>
          <w:szCs w:val="16"/>
        </w:rPr>
        <w:fldChar w:fldCharType="end"/>
      </w:r>
      <w:r w:rsidRPr="00D5649B">
        <w:rPr>
          <w:sz w:val="20"/>
          <w:szCs w:val="16"/>
        </w:rPr>
        <w:t>)</w:t>
      </w:r>
    </w:p>
    <w:p w14:paraId="5870CB02" w14:textId="48352C65" w:rsidR="00B75CB9" w:rsidRPr="00D5649B" w:rsidRDefault="00B75CB9" w:rsidP="00AA6B83">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11BE6" w:rsidRPr="0027026A">
        <w:rPr>
          <w:b/>
          <w:sz w:val="20"/>
          <w:szCs w:val="16"/>
        </w:rPr>
        <w:t>Table 7</w:t>
      </w:r>
      <w:r w:rsidRPr="003C1A7C">
        <w:rPr>
          <w:b/>
          <w:sz w:val="20"/>
          <w:szCs w:val="16"/>
        </w:rPr>
        <w:fldChar w:fldCharType="end"/>
      </w:r>
      <w:r w:rsidRPr="00D5649B">
        <w:rPr>
          <w:sz w:val="20"/>
          <w:szCs w:val="16"/>
        </w:rPr>
        <w:t>)</w:t>
      </w:r>
    </w:p>
    <w:p w14:paraId="7A28FE10" w14:textId="7C52A4C5" w:rsidR="00B75CB9" w:rsidRPr="008E0AF1" w:rsidRDefault="00B75CB9" w:rsidP="00AA6B83">
      <w:pPr>
        <w:keepNext/>
        <w:keepLines/>
        <w:tabs>
          <w:tab w:val="clear" w:pos="2880"/>
          <w:tab w:val="clear" w:pos="9360"/>
        </w:tabs>
        <w:spacing w:before="0"/>
        <w:ind w:left="2835" w:hanging="2835"/>
        <w:rPr>
          <w:sz w:val="20"/>
        </w:rPr>
      </w:pPr>
      <w:proofErr w:type="spellStart"/>
      <w:r w:rsidRPr="00D5649B">
        <w:rPr>
          <w:i/>
          <w:sz w:val="20"/>
        </w:rPr>
        <w:t>AGresidueN</w:t>
      </w:r>
      <w:proofErr w:type="spellEnd"/>
      <w:r w:rsidRPr="00D5649B">
        <w:rPr>
          <w:i/>
          <w:sz w:val="20"/>
          <w:vertAlign w:val="subscript"/>
        </w:rPr>
        <w:t>(</w:t>
      </w:r>
      <w:proofErr w:type="spellStart"/>
      <w:r w:rsidRPr="00D5649B">
        <w:rPr>
          <w:i/>
          <w:sz w:val="20"/>
          <w:vertAlign w:val="subscript"/>
        </w:rPr>
        <w:t>t,field</w:t>
      </w:r>
      <w:proofErr w:type="spellEnd"/>
      <w:r w:rsidRPr="00D5649B">
        <w:rPr>
          <w:i/>
          <w:sz w:val="20"/>
          <w:vertAlign w:val="subscript"/>
        </w:rPr>
        <w:t xml:space="preserve"> n)</w:t>
      </w:r>
      <w:r w:rsidRPr="00D5649B">
        <w:rPr>
          <w:sz w:val="20"/>
        </w:rPr>
        <w:tab/>
        <w:t>Aboveground residue N pool (kg N ha</w:t>
      </w:r>
      <w:r w:rsidRPr="00D5649B">
        <w:rPr>
          <w:sz w:val="20"/>
          <w:vertAlign w:val="superscript"/>
        </w:rPr>
        <w:t>-1</w:t>
      </w:r>
      <w:r w:rsidRPr="00D5649B">
        <w:rPr>
          <w:sz w:val="20"/>
        </w:rPr>
        <w:t>)</w:t>
      </w:r>
      <w:r w:rsidR="008E0AF1">
        <w:rPr>
          <w:sz w:val="20"/>
        </w:rPr>
        <w:t xml:space="preserve"> in field </w:t>
      </w:r>
      <w:r w:rsidR="008E0AF1" w:rsidRPr="008E0AF1">
        <w:rPr>
          <w:i/>
          <w:iCs/>
          <w:sz w:val="20"/>
        </w:rPr>
        <w:t>n</w:t>
      </w:r>
      <w:r w:rsidR="008E0AF1">
        <w:rPr>
          <w:sz w:val="20"/>
        </w:rPr>
        <w:t xml:space="preserve"> in year </w:t>
      </w:r>
      <w:r w:rsidR="008E0AF1" w:rsidRPr="008E0AF1">
        <w:rPr>
          <w:i/>
          <w:iCs/>
          <w:sz w:val="20"/>
        </w:rPr>
        <w:t>t</w:t>
      </w:r>
    </w:p>
    <w:p w14:paraId="11A7B310" w14:textId="03D15C0C" w:rsidR="00B75CB9" w:rsidRPr="00D5649B" w:rsidRDefault="00B75CB9" w:rsidP="00AA6B83">
      <w:pPr>
        <w:keepNext/>
        <w:keepLines/>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r w:rsidR="00F87823">
        <w:rPr>
          <w:sz w:val="20"/>
        </w:rPr>
        <w:t>N</w:t>
      </w:r>
      <w:r w:rsidR="00F87823" w:rsidRPr="00D5649B">
        <w:rPr>
          <w:sz w:val="20"/>
        </w:rPr>
        <w:t xml:space="preserve"> </w:t>
      </w:r>
      <w:r w:rsidRPr="00D5649B">
        <w:rPr>
          <w:sz w:val="20"/>
        </w:rPr>
        <w:t>content of the grain returned to the soil (kg N ha</w:t>
      </w:r>
      <w:r w:rsidRPr="00D5649B">
        <w:rPr>
          <w:sz w:val="20"/>
          <w:vertAlign w:val="superscript"/>
        </w:rPr>
        <w:t>-1</w:t>
      </w:r>
      <w:r w:rsidRPr="00D5649B">
        <w:rPr>
          <w:sz w:val="20"/>
        </w:rPr>
        <w:t xml:space="preserve">), calculated in </w:t>
      </w:r>
      <w:r w:rsidR="00367AB8" w:rsidRPr="00367AB8">
        <w:rPr>
          <w:b/>
          <w:sz w:val="16"/>
        </w:rPr>
        <w:fldChar w:fldCharType="begin"/>
      </w:r>
      <w:r w:rsidR="00367AB8" w:rsidRPr="00367AB8">
        <w:rPr>
          <w:sz w:val="16"/>
        </w:rPr>
        <w:instrText xml:space="preserve"> REF _Ref31702866 \h </w:instrText>
      </w:r>
      <w:r w:rsidR="00367AB8" w:rsidRPr="00367AB8">
        <w:rPr>
          <w:b/>
          <w:sz w:val="16"/>
        </w:rPr>
        <w:instrText xml:space="preserve"> \* MERGEFORMAT </w:instrText>
      </w:r>
      <w:r w:rsidR="00367AB8" w:rsidRPr="00367AB8">
        <w:rPr>
          <w:b/>
          <w:sz w:val="16"/>
        </w:rPr>
      </w:r>
      <w:r w:rsidR="00367AB8" w:rsidRPr="00367AB8">
        <w:rPr>
          <w:b/>
          <w:sz w:val="16"/>
        </w:rPr>
        <w:fldChar w:fldCharType="separate"/>
      </w:r>
      <w:r w:rsidR="00367AB8" w:rsidRPr="00367AB8">
        <w:rPr>
          <w:b/>
          <w:sz w:val="20"/>
        </w:rPr>
        <w:t xml:space="preserve">Eq. </w:t>
      </w:r>
      <w:r w:rsidR="00367AB8" w:rsidRPr="00367AB8">
        <w:rPr>
          <w:b/>
          <w:noProof/>
          <w:sz w:val="20"/>
        </w:rPr>
        <w:t>2.5.2</w:t>
      </w:r>
      <w:r w:rsidR="00367AB8" w:rsidRPr="00367AB8">
        <w:rPr>
          <w:b/>
          <w:sz w:val="20"/>
        </w:rPr>
        <w:noBreakHyphen/>
      </w:r>
      <w:r w:rsidR="00367AB8" w:rsidRPr="00367AB8">
        <w:rPr>
          <w:b/>
          <w:noProof/>
          <w:sz w:val="20"/>
        </w:rPr>
        <w:t>14</w:t>
      </w:r>
      <w:r w:rsidR="00367AB8" w:rsidRPr="00367AB8">
        <w:rPr>
          <w:b/>
          <w:sz w:val="16"/>
        </w:rPr>
        <w:fldChar w:fldCharType="end"/>
      </w:r>
    </w:p>
    <w:p w14:paraId="698D1B0B" w14:textId="29E00B01" w:rsidR="00B75CB9" w:rsidRPr="00D5649B" w:rsidRDefault="00B75CB9" w:rsidP="00AA6B83">
      <w:pPr>
        <w:keepNext/>
        <w:keepLines/>
        <w:tabs>
          <w:tab w:val="clear" w:pos="2880"/>
          <w:tab w:val="clear" w:pos="9360"/>
        </w:tabs>
        <w:spacing w:before="0"/>
        <w:ind w:left="2835" w:hanging="2835"/>
        <w:rPr>
          <w:sz w:val="20"/>
        </w:rPr>
      </w:pPr>
      <w:proofErr w:type="spellStart"/>
      <w:r w:rsidRPr="00D5649B">
        <w:rPr>
          <w:i/>
          <w:sz w:val="20"/>
        </w:rPr>
        <w:t>Straw</w:t>
      </w:r>
      <w:r w:rsidRPr="00D5649B">
        <w:rPr>
          <w:i/>
          <w:sz w:val="20"/>
          <w:vertAlign w:val="subscript"/>
        </w:rPr>
        <w:t>N</w:t>
      </w:r>
      <w:proofErr w:type="spellEnd"/>
      <w:r w:rsidRPr="00D5649B">
        <w:rPr>
          <w:sz w:val="20"/>
        </w:rPr>
        <w:tab/>
      </w:r>
      <w:r w:rsidR="00F87823">
        <w:rPr>
          <w:sz w:val="20"/>
        </w:rPr>
        <w:t>N</w:t>
      </w:r>
      <w:r w:rsidR="00F87823" w:rsidRPr="00D5649B">
        <w:rPr>
          <w:sz w:val="20"/>
        </w:rPr>
        <w:t xml:space="preserve"> </w:t>
      </w:r>
      <w:r w:rsidRPr="00D5649B">
        <w:rPr>
          <w:sz w:val="20"/>
        </w:rPr>
        <w:t>content of the straw returned to the soil (kg N ha</w:t>
      </w:r>
      <w:r w:rsidRPr="00D5649B">
        <w:rPr>
          <w:sz w:val="20"/>
          <w:vertAlign w:val="superscript"/>
        </w:rPr>
        <w:t>-1</w:t>
      </w:r>
      <w:r w:rsidRPr="00D5649B">
        <w:rPr>
          <w:sz w:val="20"/>
        </w:rPr>
        <w:t xml:space="preserve">), calculated in </w:t>
      </w:r>
      <w:r w:rsidR="00367AB8" w:rsidRPr="00367AB8">
        <w:rPr>
          <w:b/>
          <w:sz w:val="16"/>
        </w:rPr>
        <w:fldChar w:fldCharType="begin"/>
      </w:r>
      <w:r w:rsidR="00367AB8" w:rsidRPr="00367AB8">
        <w:rPr>
          <w:sz w:val="16"/>
        </w:rPr>
        <w:instrText xml:space="preserve"> REF _Ref31703103 \h </w:instrText>
      </w:r>
      <w:r w:rsidR="00367AB8" w:rsidRPr="00367AB8">
        <w:rPr>
          <w:b/>
          <w:sz w:val="16"/>
        </w:rPr>
        <w:instrText xml:space="preserve"> \* MERGEFORMAT </w:instrText>
      </w:r>
      <w:r w:rsidR="00367AB8" w:rsidRPr="00367AB8">
        <w:rPr>
          <w:b/>
          <w:sz w:val="16"/>
        </w:rPr>
      </w:r>
      <w:r w:rsidR="00367AB8" w:rsidRPr="00367AB8">
        <w:rPr>
          <w:b/>
          <w:sz w:val="16"/>
        </w:rPr>
        <w:fldChar w:fldCharType="separate"/>
      </w:r>
      <w:r w:rsidR="00367AB8" w:rsidRPr="00367AB8">
        <w:rPr>
          <w:b/>
          <w:sz w:val="20"/>
        </w:rPr>
        <w:t xml:space="preserve">Eq. </w:t>
      </w:r>
      <w:r w:rsidR="00367AB8" w:rsidRPr="00367AB8">
        <w:rPr>
          <w:b/>
          <w:noProof/>
          <w:sz w:val="20"/>
        </w:rPr>
        <w:t>2.5.2</w:t>
      </w:r>
      <w:r w:rsidR="00367AB8" w:rsidRPr="00367AB8">
        <w:rPr>
          <w:b/>
          <w:sz w:val="20"/>
        </w:rPr>
        <w:noBreakHyphen/>
      </w:r>
      <w:r w:rsidR="00367AB8" w:rsidRPr="00367AB8">
        <w:rPr>
          <w:b/>
          <w:noProof/>
          <w:sz w:val="20"/>
        </w:rPr>
        <w:t>15</w:t>
      </w:r>
      <w:r w:rsidR="00367AB8" w:rsidRPr="00367AB8">
        <w:rPr>
          <w:b/>
          <w:sz w:val="16"/>
        </w:rPr>
        <w:fldChar w:fldCharType="end"/>
      </w:r>
    </w:p>
    <w:p w14:paraId="6553519B" w14:textId="77777777" w:rsidR="00B75CB9" w:rsidRPr="00D5649B" w:rsidRDefault="00B75CB9" w:rsidP="00AA6B83">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86E94A1" w14:textId="24836A60" w:rsidR="00B75CB9" w:rsidRDefault="00B75CB9"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6094B56C" w14:textId="7250AC1E" w:rsidR="00AC5074" w:rsidRPr="00AC5074" w:rsidRDefault="00AC5074" w:rsidP="00AC5074">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CB18D1">
        <w:rPr>
          <w:sz w:val="20"/>
        </w:rPr>
        <w:t>C</w:t>
      </w:r>
      <w:r w:rsidR="00CB18D1" w:rsidRPr="00D5649B" w:rsidDel="00CB18D1">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62CE8D48" w14:textId="77777777" w:rsidR="00B75CB9" w:rsidRPr="00D5649B" w:rsidRDefault="00B75CB9" w:rsidP="00B75CB9">
      <w:pPr>
        <w:keepNext/>
        <w:keepLines/>
        <w:tabs>
          <w:tab w:val="left" w:pos="2160"/>
          <w:tab w:val="right" w:pos="8640"/>
          <w:tab w:val="right" w:pos="8820"/>
        </w:tabs>
        <w:ind w:left="2610" w:hanging="2610"/>
        <w:rPr>
          <w:i/>
          <w:szCs w:val="24"/>
        </w:rPr>
      </w:pPr>
      <w:bookmarkStart w:id="326" w:name="_Ref2690888"/>
      <w:r w:rsidRPr="00D5649B">
        <w:rPr>
          <w:i/>
          <w:szCs w:val="24"/>
        </w:rPr>
        <w:t xml:space="preserve">Calculates the starting BG N pool </w:t>
      </w:r>
    </w:p>
    <w:p w14:paraId="290EE610" w14:textId="00A969B5" w:rsidR="00B75CB9" w:rsidRPr="00D5649B" w:rsidRDefault="00000000" w:rsidP="001F7AE4">
      <w:pPr>
        <w:keepNext/>
        <w:keepLines/>
        <w:tabs>
          <w:tab w:val="clear" w:pos="2880"/>
          <w:tab w:val="clear" w:pos="936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(t=0,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B75CB9" w:rsidRPr="00D5649B">
        <w:rPr>
          <w:b/>
          <w:sz w:val="20"/>
        </w:rPr>
        <w:t xml:space="preserve"> </w:t>
      </w:r>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3B9CC4A9" w14:textId="77777777" w:rsidR="00B75CB9" w:rsidRPr="00D5649B" w:rsidRDefault="00B75CB9" w:rsidP="00B75CB9">
      <w:pPr>
        <w:keepNext/>
        <w:tabs>
          <w:tab w:val="left" w:pos="2160"/>
          <w:tab w:val="right" w:pos="8640"/>
          <w:tab w:val="right" w:pos="8820"/>
        </w:tabs>
        <w:ind w:left="2520" w:hanging="2520"/>
        <w:rPr>
          <w:b/>
          <w:i/>
          <w:szCs w:val="24"/>
        </w:rPr>
      </w:pPr>
      <w:r w:rsidRPr="00D5649B">
        <w:rPr>
          <w:i/>
        </w:rPr>
        <w:t>Calculates N inputs from crop residues (from last year’s crop)</w:t>
      </w:r>
    </w:p>
    <w:p w14:paraId="083160DD" w14:textId="68AA4466" w:rsidR="00B75CB9" w:rsidRPr="00D5649B" w:rsidRDefault="00000000" w:rsidP="001F7AE4">
      <w:pPr>
        <w:keepNext/>
        <w:keepLines/>
        <w:tabs>
          <w:tab w:val="clear" w:pos="2880"/>
          <w:tab w:val="clear" w:pos="936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r>
              <m:rPr>
                <m:sty m:val="bi"/>
              </m:rPr>
              <w:rPr>
                <w:rFonts w:ascii="Cambria Math" w:hAnsi="Cambria Math"/>
              </w:rPr>
              <m:t>)</m:t>
            </m:r>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00B75CB9" w:rsidRPr="00D5649B">
        <w:rPr>
          <w:b/>
          <w:sz w:val="20"/>
        </w:rPr>
        <w:t xml:space="preserve"> </w:t>
      </w:r>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326"/>
    </w:p>
    <w:p w14:paraId="695DAD1D" w14:textId="73ACB909" w:rsidR="00B75CB9" w:rsidRPr="00D5649B" w:rsidRDefault="00000000" w:rsidP="001F7AE4">
      <w:pPr>
        <w:keepNext/>
        <w:tabs>
          <w:tab w:val="clear" w:pos="2880"/>
          <w:tab w:val="clear" w:pos="9360"/>
          <w:tab w:val="right" w:pos="9799"/>
        </w:tabs>
        <w:spacing w:after="120"/>
        <w:ind w:left="2250" w:hanging="2250"/>
        <w:rPr>
          <w:b/>
          <w:sz w:val="20"/>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D5649B">
        <w:rPr>
          <w:b/>
          <w:szCs w:val="24"/>
        </w:rPr>
        <w:t xml:space="preserve"> </w:t>
      </w:r>
      <w:r w:rsidR="00B75CB9" w:rsidRPr="00D5649B">
        <w:rPr>
          <w:b/>
          <w:szCs w:val="24"/>
        </w:rPr>
        <w:tab/>
      </w:r>
      <w:r w:rsidR="00B75CB9" w:rsidRPr="00D5649B">
        <w:rPr>
          <w:b/>
          <w:szCs w:val="24"/>
        </w:rPr>
        <w:tab/>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49C71F88" w14:textId="32AE55D3" w:rsidR="00B75CB9" w:rsidRPr="00D5649B" w:rsidRDefault="00B75CB9" w:rsidP="00B75CB9">
      <w:pPr>
        <w:rPr>
          <w:sz w:val="20"/>
        </w:rPr>
      </w:pPr>
      <w:r w:rsidRPr="00D5649B">
        <w:rPr>
          <w:sz w:val="20"/>
        </w:rPr>
        <w:t>where</w:t>
      </w:r>
    </w:p>
    <w:p w14:paraId="771170C1" w14:textId="3B6408BB" w:rsidR="00B75CB9" w:rsidRPr="00D5649B" w:rsidRDefault="00B75CB9" w:rsidP="00AA6B83">
      <w:pPr>
        <w:tabs>
          <w:tab w:val="clear" w:pos="2880"/>
          <w:tab w:val="clear" w:pos="9360"/>
        </w:tabs>
        <w:spacing w:before="0"/>
        <w:ind w:left="2835" w:hanging="2835"/>
        <w:rPr>
          <w:sz w:val="20"/>
        </w:rPr>
      </w:pPr>
      <w:proofErr w:type="spellStart"/>
      <w:r w:rsidRPr="00D5649B">
        <w:rPr>
          <w:i/>
          <w:color w:val="000000"/>
          <w:sz w:val="20"/>
        </w:rPr>
        <w:t>BGresidue</w:t>
      </w:r>
      <w:r w:rsidR="00820D86" w:rsidRPr="00D5649B">
        <w:rPr>
          <w:i/>
          <w:color w:val="000000"/>
          <w:sz w:val="20"/>
          <w:vertAlign w:val="subscript"/>
        </w:rPr>
        <w:t>N</w:t>
      </w:r>
      <w:proofErr w:type="spellEnd"/>
      <w:r w:rsidR="00820D86" w:rsidRPr="00D5649B">
        <w:rPr>
          <w:i/>
          <w:color w:val="000000"/>
          <w:sz w:val="20"/>
          <w:vertAlign w:val="subscript"/>
        </w:rPr>
        <w:t>(crop)</w:t>
      </w:r>
      <w:r w:rsidRPr="00D5649B">
        <w:rPr>
          <w:i/>
          <w:color w:val="000000"/>
          <w:sz w:val="20"/>
          <w:vertAlign w:val="subscript"/>
        </w:rPr>
        <w:t xml:space="preserve"> </w:t>
      </w:r>
      <w:r w:rsidR="00820D86" w:rsidRPr="00D5649B">
        <w:rPr>
          <w:i/>
          <w:color w:val="000000"/>
          <w:sz w:val="20"/>
          <w:vertAlign w:val="subscript"/>
        </w:rPr>
        <w:tab/>
      </w:r>
      <w:r w:rsidRPr="00D5649B">
        <w:rPr>
          <w:sz w:val="20"/>
        </w:rPr>
        <w:t>Belowground residue N (kg N ha</w:t>
      </w:r>
      <w:r w:rsidRPr="00D5649B">
        <w:rPr>
          <w:sz w:val="20"/>
          <w:vertAlign w:val="superscript"/>
        </w:rPr>
        <w:t>-1</w:t>
      </w:r>
      <w:r w:rsidRPr="00D5649B">
        <w:rPr>
          <w:sz w:val="20"/>
        </w:rPr>
        <w:t>)</w:t>
      </w:r>
    </w:p>
    <w:p w14:paraId="731F9FD6" w14:textId="07AFC9CD" w:rsidR="00B75CB9" w:rsidRPr="00D5649B" w:rsidRDefault="00B75CB9" w:rsidP="00AA6B83">
      <w:pPr>
        <w:tabs>
          <w:tab w:val="clear" w:pos="2880"/>
          <w:tab w:val="clear" w:pos="9360"/>
        </w:tabs>
        <w:spacing w:before="0"/>
        <w:ind w:left="2835" w:hanging="2835"/>
        <w:rPr>
          <w:sz w:val="20"/>
        </w:rPr>
      </w:pPr>
      <w:r w:rsidRPr="00D5649B">
        <w:rPr>
          <w:i/>
          <w:sz w:val="20"/>
        </w:rPr>
        <w:t>C</w:t>
      </w:r>
      <w:r w:rsidRPr="00D5649B">
        <w:rPr>
          <w:i/>
          <w:sz w:val="20"/>
          <w:vertAlign w:val="subscript"/>
        </w:rPr>
        <w:t>r</w:t>
      </w:r>
      <w:r w:rsidR="00820D86" w:rsidRPr="00D5649B">
        <w:rPr>
          <w:i/>
          <w:sz w:val="20"/>
          <w:vertAlign w:val="subscript"/>
        </w:rPr>
        <w:tab/>
      </w:r>
      <w:r w:rsidR="00CB18D1">
        <w:rPr>
          <w:sz w:val="20"/>
        </w:rPr>
        <w:t>C</w:t>
      </w:r>
      <w:r w:rsidR="00CB18D1" w:rsidRPr="00D5649B" w:rsidDel="00CB18D1">
        <w:rPr>
          <w:sz w:val="20"/>
        </w:rPr>
        <w:t xml:space="preserve"> </w:t>
      </w:r>
      <w:r w:rsidRPr="00D5649B">
        <w:rPr>
          <w:sz w:val="20"/>
        </w:rPr>
        <w:t>input from roots (kg ha</w:t>
      </w:r>
      <w:r w:rsidRPr="00D5649B">
        <w:rPr>
          <w:sz w:val="20"/>
          <w:vertAlign w:val="superscript"/>
        </w:rPr>
        <w:t>-1</w:t>
      </w:r>
      <w:r w:rsidRPr="00D5649B">
        <w:rPr>
          <w:sz w:val="20"/>
        </w:rPr>
        <w:t>)</w:t>
      </w:r>
    </w:p>
    <w:p w14:paraId="1F43BB2C" w14:textId="7DDD651B" w:rsidR="00B75CB9" w:rsidRPr="00D5649B" w:rsidRDefault="00B75CB9" w:rsidP="00AA6B83">
      <w:pPr>
        <w:tabs>
          <w:tab w:val="clear" w:pos="2880"/>
          <w:tab w:val="clear" w:pos="9360"/>
        </w:tabs>
        <w:spacing w:before="0"/>
        <w:ind w:left="2835" w:hanging="2835"/>
        <w:rPr>
          <w:sz w:val="20"/>
        </w:rPr>
      </w:pPr>
      <w:r w:rsidRPr="00D5649B">
        <w:rPr>
          <w:i/>
          <w:sz w:val="20"/>
        </w:rPr>
        <w:t>C</w:t>
      </w:r>
      <w:r w:rsidRPr="00D5649B">
        <w:rPr>
          <w:i/>
          <w:sz w:val="20"/>
          <w:vertAlign w:val="subscript"/>
        </w:rPr>
        <w:t>e</w:t>
      </w:r>
      <w:r w:rsidR="00820D86" w:rsidRPr="00D5649B">
        <w:rPr>
          <w:i/>
          <w:sz w:val="20"/>
          <w:vertAlign w:val="subscript"/>
        </w:rPr>
        <w:tab/>
      </w:r>
      <w:r w:rsidR="00CB18D1">
        <w:rPr>
          <w:sz w:val="20"/>
        </w:rPr>
        <w:t>C</w:t>
      </w:r>
      <w:r w:rsidR="00CB18D1" w:rsidRPr="00D5649B" w:rsidDel="00CB18D1">
        <w:rPr>
          <w:sz w:val="20"/>
        </w:rPr>
        <w:t xml:space="preserve"> </w:t>
      </w:r>
      <w:r w:rsidRPr="00D5649B">
        <w:rPr>
          <w:sz w:val="20"/>
        </w:rPr>
        <w:t>input from extra-root material (kg ha</w:t>
      </w:r>
      <w:r w:rsidRPr="00D5649B">
        <w:rPr>
          <w:sz w:val="20"/>
          <w:vertAlign w:val="superscript"/>
        </w:rPr>
        <w:t>-1</w:t>
      </w:r>
      <w:r w:rsidRPr="00D5649B">
        <w:rPr>
          <w:sz w:val="20"/>
        </w:rPr>
        <w:t>)</w:t>
      </w:r>
    </w:p>
    <w:p w14:paraId="04704627" w14:textId="317CC062" w:rsidR="00B75CB9" w:rsidRPr="00D5649B" w:rsidRDefault="00B75CB9" w:rsidP="00AA6B83">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00111BE6" w:rsidRPr="0027026A">
        <w:rPr>
          <w:b/>
          <w:sz w:val="20"/>
        </w:rPr>
        <w:t>Table 7</w:t>
      </w:r>
      <w:r w:rsidRPr="003C1A7C">
        <w:rPr>
          <w:b/>
          <w:sz w:val="20"/>
        </w:rPr>
        <w:fldChar w:fldCharType="end"/>
      </w:r>
      <w:r w:rsidRPr="00D5649B">
        <w:rPr>
          <w:sz w:val="20"/>
        </w:rPr>
        <w:t>)</w:t>
      </w:r>
    </w:p>
    <w:p w14:paraId="623FFE5D" w14:textId="19ED47F2" w:rsidR="00B75CB9" w:rsidRPr="00D5649B" w:rsidRDefault="00B75CB9" w:rsidP="00AA6B83">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00111BE6" w:rsidRPr="0027026A">
        <w:rPr>
          <w:b/>
          <w:sz w:val="20"/>
        </w:rPr>
        <w:t>Table 7</w:t>
      </w:r>
      <w:r w:rsidRPr="003C1A7C">
        <w:rPr>
          <w:b/>
          <w:sz w:val="20"/>
        </w:rPr>
        <w:fldChar w:fldCharType="end"/>
      </w:r>
      <w:r w:rsidRPr="00D5649B">
        <w:rPr>
          <w:sz w:val="20"/>
        </w:rPr>
        <w:t>)</w:t>
      </w:r>
    </w:p>
    <w:p w14:paraId="4C0E1877" w14:textId="4B5CAEC0" w:rsidR="00B75CB9" w:rsidRPr="00D5649B" w:rsidRDefault="00B75CB9" w:rsidP="00AA6B83">
      <w:pPr>
        <w:keepNext/>
        <w:keepLines/>
        <w:tabs>
          <w:tab w:val="clear" w:pos="2880"/>
          <w:tab w:val="clear" w:pos="9360"/>
        </w:tabs>
        <w:spacing w:before="0"/>
        <w:ind w:left="2835" w:hanging="2835"/>
        <w:rPr>
          <w:sz w:val="20"/>
        </w:rPr>
      </w:pPr>
      <w:proofErr w:type="spellStart"/>
      <w:r w:rsidRPr="00D5649B">
        <w:rPr>
          <w:i/>
          <w:sz w:val="20"/>
        </w:rPr>
        <w:t>BGresidueN</w:t>
      </w:r>
      <w:proofErr w:type="spellEnd"/>
      <w:r w:rsidRPr="00D5649B">
        <w:rPr>
          <w:i/>
          <w:sz w:val="20"/>
          <w:vertAlign w:val="subscript"/>
        </w:rPr>
        <w:t>(</w:t>
      </w:r>
      <w:proofErr w:type="spellStart"/>
      <w:r w:rsidRPr="00D5649B">
        <w:rPr>
          <w:i/>
          <w:sz w:val="20"/>
          <w:vertAlign w:val="subscript"/>
        </w:rPr>
        <w:t>t,field</w:t>
      </w:r>
      <w:r w:rsidR="00820D86" w:rsidRPr="00D5649B">
        <w:rPr>
          <w:i/>
          <w:sz w:val="20"/>
          <w:vertAlign w:val="subscript"/>
        </w:rPr>
        <w:t>n</w:t>
      </w:r>
      <w:proofErr w:type="spellEnd"/>
      <w:r w:rsidR="00820D86" w:rsidRPr="00D5649B">
        <w:rPr>
          <w:i/>
          <w:sz w:val="20"/>
          <w:vertAlign w:val="subscript"/>
        </w:rPr>
        <w:t>)</w:t>
      </w:r>
      <w:r w:rsidR="00820D86" w:rsidRPr="00D5649B">
        <w:rPr>
          <w:sz w:val="20"/>
        </w:rPr>
        <w:tab/>
      </w:r>
      <w:r w:rsidR="00DA63CB">
        <w:rPr>
          <w:sz w:val="20"/>
        </w:rPr>
        <w:t>B</w:t>
      </w:r>
      <w:r w:rsidRPr="00D5649B">
        <w:rPr>
          <w:sz w:val="20"/>
        </w:rPr>
        <w:t>elowground residue N pool (kg N ha</w:t>
      </w:r>
      <w:r w:rsidRPr="00D5649B">
        <w:rPr>
          <w:sz w:val="20"/>
          <w:vertAlign w:val="superscript"/>
        </w:rPr>
        <w:t>-1</w:t>
      </w:r>
      <w:r w:rsidRPr="00D5649B">
        <w:rPr>
          <w:sz w:val="20"/>
        </w:rPr>
        <w:t>)</w:t>
      </w:r>
    </w:p>
    <w:p w14:paraId="53CD6F89" w14:textId="142E1C28" w:rsidR="00B75CB9" w:rsidRPr="00D5649B" w:rsidRDefault="00B75CB9" w:rsidP="00AA6B83">
      <w:pPr>
        <w:keepNext/>
        <w:keepLines/>
        <w:tabs>
          <w:tab w:val="clear" w:pos="2880"/>
          <w:tab w:val="clear" w:pos="9360"/>
        </w:tabs>
        <w:spacing w:before="0"/>
        <w:ind w:left="2835" w:hanging="2835"/>
        <w:rPr>
          <w:sz w:val="20"/>
        </w:rPr>
      </w:pPr>
      <w:proofErr w:type="spellStart"/>
      <w:r w:rsidRPr="00D5649B">
        <w:rPr>
          <w:i/>
          <w:sz w:val="20"/>
        </w:rPr>
        <w:t>Root</w:t>
      </w:r>
      <w:r w:rsidRPr="00D5649B">
        <w:rPr>
          <w:i/>
          <w:sz w:val="20"/>
          <w:vertAlign w:val="subscript"/>
        </w:rPr>
        <w:t>N</w:t>
      </w:r>
      <w:proofErr w:type="spellEnd"/>
      <w:r w:rsidR="00820D86" w:rsidRPr="00D5649B">
        <w:rPr>
          <w:i/>
          <w:sz w:val="20"/>
          <w:vertAlign w:val="subscript"/>
        </w:rPr>
        <w:tab/>
      </w:r>
      <w:r w:rsidR="002B53D0">
        <w:rPr>
          <w:sz w:val="20"/>
        </w:rPr>
        <w:t>N</w:t>
      </w:r>
      <w:r w:rsidR="002B53D0" w:rsidRPr="00D5649B">
        <w:rPr>
          <w:sz w:val="20"/>
        </w:rPr>
        <w:t xml:space="preserve"> </w:t>
      </w:r>
      <w:r w:rsidRPr="00D5649B">
        <w:rPr>
          <w:sz w:val="20"/>
        </w:rPr>
        <w:t>content of the root returned to the soil (kg N ha</w:t>
      </w:r>
      <w:r w:rsidRPr="00D5649B">
        <w:rPr>
          <w:sz w:val="20"/>
          <w:vertAlign w:val="superscript"/>
        </w:rPr>
        <w:t>-1</w:t>
      </w:r>
      <w:r w:rsidRPr="00D5649B">
        <w:rPr>
          <w:sz w:val="20"/>
        </w:rPr>
        <w:t>), calculated in</w:t>
      </w:r>
      <w:r w:rsidRPr="00367AB8">
        <w:rPr>
          <w:sz w:val="16"/>
        </w:rPr>
        <w:t xml:space="preserve"> </w:t>
      </w:r>
      <w:r w:rsidR="00367AB8" w:rsidRPr="00367AB8">
        <w:rPr>
          <w:b/>
          <w:sz w:val="16"/>
        </w:rPr>
        <w:fldChar w:fldCharType="begin"/>
      </w:r>
      <w:r w:rsidR="00367AB8" w:rsidRPr="00367AB8">
        <w:rPr>
          <w:sz w:val="16"/>
        </w:rPr>
        <w:instrText xml:space="preserve"> REF _Ref31703338 \h </w:instrText>
      </w:r>
      <w:r w:rsidR="00367AB8" w:rsidRPr="00367AB8">
        <w:rPr>
          <w:b/>
          <w:sz w:val="16"/>
        </w:rPr>
        <w:instrText xml:space="preserve"> \* MERGEFORMAT </w:instrText>
      </w:r>
      <w:r w:rsidR="00367AB8" w:rsidRPr="00367AB8">
        <w:rPr>
          <w:b/>
          <w:sz w:val="16"/>
        </w:rPr>
      </w:r>
      <w:r w:rsidR="00367AB8" w:rsidRPr="00367AB8">
        <w:rPr>
          <w:b/>
          <w:sz w:val="16"/>
        </w:rPr>
        <w:fldChar w:fldCharType="separate"/>
      </w:r>
      <w:r w:rsidR="00367AB8" w:rsidRPr="00367AB8">
        <w:rPr>
          <w:b/>
          <w:sz w:val="20"/>
        </w:rPr>
        <w:t xml:space="preserve">Eq. </w:t>
      </w:r>
      <w:r w:rsidR="00367AB8" w:rsidRPr="00367AB8">
        <w:rPr>
          <w:b/>
          <w:noProof/>
          <w:sz w:val="20"/>
        </w:rPr>
        <w:t>2.5.2</w:t>
      </w:r>
      <w:r w:rsidR="00367AB8" w:rsidRPr="00367AB8">
        <w:rPr>
          <w:b/>
          <w:sz w:val="20"/>
        </w:rPr>
        <w:noBreakHyphen/>
      </w:r>
      <w:r w:rsidR="00367AB8" w:rsidRPr="00367AB8">
        <w:rPr>
          <w:b/>
          <w:noProof/>
          <w:sz w:val="20"/>
        </w:rPr>
        <w:t>16</w:t>
      </w:r>
      <w:r w:rsidR="00367AB8" w:rsidRPr="00367AB8">
        <w:rPr>
          <w:b/>
          <w:sz w:val="16"/>
        </w:rPr>
        <w:fldChar w:fldCharType="end"/>
      </w:r>
    </w:p>
    <w:p w14:paraId="0B3CC09A" w14:textId="6FF21215" w:rsidR="00B75CB9" w:rsidRPr="00D5649B" w:rsidRDefault="00B75CB9" w:rsidP="00AA6B83">
      <w:pPr>
        <w:tabs>
          <w:tab w:val="clear" w:pos="2880"/>
          <w:tab w:val="clear" w:pos="9360"/>
        </w:tabs>
        <w:spacing w:before="0"/>
        <w:ind w:left="2835" w:hanging="2835"/>
        <w:rPr>
          <w:i/>
          <w:sz w:val="20"/>
        </w:rPr>
      </w:pPr>
      <w:r w:rsidRPr="00D5649B">
        <w:rPr>
          <w:i/>
          <w:sz w:val="20"/>
        </w:rPr>
        <w:t>Exudate</w:t>
      </w:r>
      <w:r w:rsidRPr="00D5649B">
        <w:rPr>
          <w:i/>
          <w:sz w:val="20"/>
          <w:vertAlign w:val="subscript"/>
        </w:rPr>
        <w:t>N</w:t>
      </w:r>
      <w:r w:rsidRPr="00D5649B">
        <w:rPr>
          <w:sz w:val="20"/>
        </w:rPr>
        <w:tab/>
      </w:r>
      <w:r w:rsidR="002B53D0">
        <w:rPr>
          <w:sz w:val="20"/>
        </w:rPr>
        <w:t>N</w:t>
      </w:r>
      <w:r w:rsidR="002B53D0" w:rsidRPr="00D5649B">
        <w:rPr>
          <w:sz w:val="20"/>
        </w:rPr>
        <w:t xml:space="preserve"> </w:t>
      </w:r>
      <w:r w:rsidRPr="00D5649B">
        <w:rPr>
          <w:sz w:val="20"/>
        </w:rPr>
        <w:t>content of the exudates returned to the soil (kg N ha</w:t>
      </w:r>
      <w:r w:rsidRPr="00D5649B">
        <w:rPr>
          <w:sz w:val="20"/>
          <w:vertAlign w:val="superscript"/>
        </w:rPr>
        <w:t>-1</w:t>
      </w:r>
      <w:r w:rsidRPr="00D5649B">
        <w:rPr>
          <w:sz w:val="20"/>
        </w:rPr>
        <w:t xml:space="preserve">), calculated in </w:t>
      </w:r>
      <w:r w:rsidR="00367AB8">
        <w:rPr>
          <w:b/>
          <w:sz w:val="20"/>
        </w:rPr>
        <w:fldChar w:fldCharType="begin"/>
      </w:r>
      <w:r w:rsidR="00367AB8">
        <w:rPr>
          <w:sz w:val="20"/>
        </w:rPr>
        <w:instrText xml:space="preserve"> REF _Ref31702904 \h </w:instrText>
      </w:r>
      <w:r w:rsidR="00367AB8">
        <w:rPr>
          <w:b/>
          <w:sz w:val="20"/>
        </w:rPr>
        <w:instrText xml:space="preserve"> \* MERGEFORMAT </w:instrText>
      </w:r>
      <w:r w:rsidR="00367AB8">
        <w:rPr>
          <w:b/>
          <w:sz w:val="20"/>
        </w:rPr>
      </w:r>
      <w:r w:rsidR="00367AB8">
        <w:rPr>
          <w:b/>
          <w:sz w:val="20"/>
        </w:rPr>
        <w:fldChar w:fldCharType="separate"/>
      </w:r>
      <w:r w:rsidR="00367AB8" w:rsidRPr="00D5649B">
        <w:rPr>
          <w:b/>
          <w:color w:val="000000" w:themeColor="text1"/>
        </w:rPr>
        <w:tab/>
      </w:r>
      <w:r w:rsidR="00367AB8" w:rsidRPr="00367AB8">
        <w:rPr>
          <w:b/>
          <w:sz w:val="20"/>
        </w:rPr>
        <w:t xml:space="preserve">Eq. </w:t>
      </w:r>
      <w:r w:rsidR="00367AB8" w:rsidRPr="00367AB8">
        <w:rPr>
          <w:b/>
          <w:noProof/>
          <w:sz w:val="20"/>
        </w:rPr>
        <w:t>2.5.2</w:t>
      </w:r>
      <w:r w:rsidR="00367AB8" w:rsidRPr="00367AB8">
        <w:rPr>
          <w:b/>
          <w:sz w:val="20"/>
        </w:rPr>
        <w:noBreakHyphen/>
      </w:r>
      <w:r w:rsidR="00367AB8" w:rsidRPr="00367AB8">
        <w:rPr>
          <w:b/>
          <w:noProof/>
          <w:sz w:val="20"/>
        </w:rPr>
        <w:t>17</w:t>
      </w:r>
      <w:r w:rsidR="00367AB8">
        <w:rPr>
          <w:b/>
          <w:sz w:val="20"/>
        </w:rPr>
        <w:fldChar w:fldCharType="end"/>
      </w:r>
    </w:p>
    <w:p w14:paraId="34B581A7" w14:textId="77777777" w:rsidR="00B75CB9" w:rsidRPr="00D5649B" w:rsidRDefault="00B75CB9" w:rsidP="00AA6B83">
      <w:pPr>
        <w:tabs>
          <w:tab w:val="clear" w:pos="2880"/>
          <w:tab w:val="clear" w:pos="9360"/>
        </w:tabs>
        <w:spacing w:before="0"/>
        <w:ind w:left="2835" w:hanging="2835"/>
        <w:rPr>
          <w:i/>
          <w:sz w:val="20"/>
        </w:rPr>
      </w:pPr>
      <w:r w:rsidRPr="00884E4C">
        <w:rPr>
          <w:i/>
          <w:sz w:val="20"/>
        </w:rPr>
        <w:t>r</w:t>
      </w:r>
      <w:r w:rsidRPr="00884E4C">
        <w:rPr>
          <w:i/>
          <w:sz w:val="20"/>
          <w:vertAlign w:val="subscript"/>
        </w:rPr>
        <w:t xml:space="preserve">e </w:t>
      </w:r>
      <w:r w:rsidRPr="00884E4C">
        <w:rPr>
          <w:i/>
          <w:sz w:val="20"/>
        </w:rPr>
        <w:tab/>
      </w:r>
      <w:r w:rsidRPr="00884E4C">
        <w:rPr>
          <w:sz w:val="20"/>
        </w:rPr>
        <w:t>Climate/management factor</w:t>
      </w:r>
      <w:r w:rsidRPr="00D5649B">
        <w:rPr>
          <w:sz w:val="20"/>
        </w:rPr>
        <w:t xml:space="preserve"> </w:t>
      </w:r>
      <w:r w:rsidRPr="00D5649B">
        <w:rPr>
          <w:i/>
          <w:sz w:val="20"/>
        </w:rPr>
        <w:t xml:space="preserve"> </w:t>
      </w:r>
    </w:p>
    <w:p w14:paraId="323BB5DE" w14:textId="1AAAB8DA" w:rsidR="00B75CB9" w:rsidRDefault="00B75CB9"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4979FF35" w14:textId="15C10132" w:rsidR="00836D21" w:rsidRDefault="008612C3" w:rsidP="003C1A7C">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CB18D1">
        <w:rPr>
          <w:sz w:val="20"/>
        </w:rPr>
        <w:t>C</w:t>
      </w:r>
      <w:r w:rsidR="00CB18D1" w:rsidRPr="00D5649B" w:rsidDel="00CB18D1">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3307F658" w14:textId="77777777" w:rsidR="00063A2B" w:rsidRDefault="00063A2B" w:rsidP="00063A2B">
      <w:pPr>
        <w:keepNext/>
        <w:tabs>
          <w:tab w:val="clear" w:pos="2880"/>
          <w:tab w:val="clear" w:pos="9360"/>
          <w:tab w:val="right" w:pos="9785"/>
        </w:tabs>
        <w:spacing w:after="120"/>
        <w:rPr>
          <w:b/>
          <w:szCs w:val="24"/>
        </w:rPr>
      </w:pPr>
      <w:r>
        <w:rPr>
          <w:b/>
          <w:szCs w:val="24"/>
        </w:rPr>
        <w:lastRenderedPageBreak/>
        <w:t>Calculation of N exported with crop residues</w:t>
      </w:r>
    </w:p>
    <w:p w14:paraId="53825214" w14:textId="76E22F96" w:rsidR="00063A2B" w:rsidRPr="008F2396" w:rsidRDefault="00000000" w:rsidP="00063A2B">
      <w:pPr>
        <w:pStyle w:val="Caption"/>
        <w:tabs>
          <w:tab w:val="clear" w:pos="9360"/>
          <w:tab w:val="right" w:pos="9810"/>
        </w:tabs>
        <w:rPr>
          <w:rFonts w:ascii="Calibri" w:eastAsia="Times New Roman" w:hAnsi="Calibri" w:cs="Calibri"/>
          <w:color w:val="000000"/>
          <w:sz w:val="22"/>
          <w:szCs w:val="22"/>
          <w:shd w:val="clear" w:color="auto" w:fill="FFFFFF"/>
          <w:lang w:val="en-US"/>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cstheme="minorHAnsi"/>
            <w:color w:val="000000" w:themeColor="text1"/>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63A2B" w:rsidRPr="008F2396">
        <w:rPr>
          <w:b/>
          <w:szCs w:val="24"/>
        </w:rPr>
        <w:t xml:space="preserve"> </w:t>
      </w:r>
      <w:r w:rsidR="00063A2B" w:rsidRPr="008F2396">
        <w:rPr>
          <w:b/>
          <w:szCs w:val="24"/>
        </w:rPr>
        <w:tab/>
      </w:r>
      <w:r w:rsidR="00063A2B" w:rsidRPr="008F2396">
        <w:rPr>
          <w:b/>
          <w:bCs w:val="0"/>
        </w:rPr>
        <w:t xml:space="preserve">Eq. </w:t>
      </w:r>
      <w:r w:rsidR="00063A2B" w:rsidRPr="008F2396">
        <w:rPr>
          <w:b/>
          <w:bCs w:val="0"/>
        </w:rPr>
        <w:fldChar w:fldCharType="begin"/>
      </w:r>
      <w:r w:rsidR="00063A2B" w:rsidRPr="008F2396">
        <w:rPr>
          <w:b/>
          <w:bCs w:val="0"/>
        </w:rPr>
        <w:instrText xml:space="preserve"> STYLEREF 3 \s </w:instrText>
      </w:r>
      <w:r w:rsidR="00063A2B" w:rsidRPr="008F2396">
        <w:rPr>
          <w:b/>
          <w:bCs w:val="0"/>
        </w:rPr>
        <w:fldChar w:fldCharType="separate"/>
      </w:r>
      <w:r w:rsidR="00063A2B" w:rsidRPr="008F2396">
        <w:rPr>
          <w:b/>
          <w:bCs w:val="0"/>
          <w:noProof/>
        </w:rPr>
        <w:t>2.6.2</w:t>
      </w:r>
      <w:r w:rsidR="00063A2B" w:rsidRPr="008F2396">
        <w:rPr>
          <w:b/>
          <w:bCs w:val="0"/>
        </w:rPr>
        <w:fldChar w:fldCharType="end"/>
      </w:r>
      <w:r w:rsidR="00063A2B" w:rsidRPr="008F2396">
        <w:rPr>
          <w:b/>
          <w:bCs w:val="0"/>
        </w:rPr>
        <w:noBreakHyphen/>
      </w:r>
      <w:r w:rsidR="00063A2B" w:rsidRPr="008F2396">
        <w:rPr>
          <w:b/>
          <w:bCs w:val="0"/>
        </w:rPr>
        <w:fldChar w:fldCharType="begin"/>
      </w:r>
      <w:r w:rsidR="00063A2B" w:rsidRPr="008F2396">
        <w:rPr>
          <w:b/>
          <w:bCs w:val="0"/>
        </w:rPr>
        <w:instrText xml:space="preserve"> SEQ Eq. \* ARABIC \s 3 </w:instrText>
      </w:r>
      <w:r w:rsidR="00063A2B" w:rsidRPr="008F2396">
        <w:rPr>
          <w:b/>
          <w:bCs w:val="0"/>
        </w:rPr>
        <w:fldChar w:fldCharType="separate"/>
      </w:r>
      <w:r w:rsidR="00063A2B" w:rsidRPr="008F2396">
        <w:rPr>
          <w:b/>
          <w:bCs w:val="0"/>
          <w:noProof/>
        </w:rPr>
        <w:t>3</w:t>
      </w:r>
      <w:r w:rsidR="00063A2B" w:rsidRPr="008F2396">
        <w:rPr>
          <w:b/>
          <w:bCs w:val="0"/>
        </w:rPr>
        <w:fldChar w:fldCharType="end"/>
      </w:r>
      <w:r w:rsidR="00063A2B" w:rsidRPr="008F2396">
        <w:rPr>
          <w:rFonts w:ascii="Calibri" w:eastAsia="Times New Roman" w:hAnsi="Calibri" w:cs="Calibri"/>
          <w:color w:val="000000"/>
          <w:sz w:val="22"/>
          <w:szCs w:val="22"/>
          <w:shd w:val="clear" w:color="auto" w:fill="FFFFFF"/>
          <w:lang w:val="en-US"/>
        </w:rPr>
        <w:t> </w:t>
      </w:r>
    </w:p>
    <w:p w14:paraId="24AB644D" w14:textId="77777777" w:rsidR="00D5108B" w:rsidRPr="008F2396" w:rsidRDefault="00D5108B" w:rsidP="00D5108B">
      <w:pPr>
        <w:rPr>
          <w:sz w:val="20"/>
        </w:rPr>
      </w:pPr>
      <w:r w:rsidRPr="008F2396">
        <w:rPr>
          <w:sz w:val="20"/>
        </w:rPr>
        <w:t>where</w:t>
      </w:r>
    </w:p>
    <w:p w14:paraId="7FFD254B" w14:textId="77777777" w:rsidR="00D5108B" w:rsidRPr="008F2396" w:rsidRDefault="00D5108B" w:rsidP="00D5108B">
      <w:pPr>
        <w:tabs>
          <w:tab w:val="clear" w:pos="2880"/>
          <w:tab w:val="clear" w:pos="9360"/>
        </w:tabs>
        <w:spacing w:before="0"/>
        <w:ind w:left="2835" w:hanging="2835"/>
        <w:rPr>
          <w:rFonts w:cstheme="minorHAnsi"/>
          <w:sz w:val="20"/>
        </w:rPr>
      </w:pPr>
      <w:proofErr w:type="spellStart"/>
      <w:r w:rsidRPr="008F2396">
        <w:rPr>
          <w:rFonts w:cstheme="minorHAnsi"/>
          <w:i/>
          <w:sz w:val="20"/>
        </w:rPr>
        <w:t>Carbon</w:t>
      </w:r>
      <w:r w:rsidRPr="008F2396">
        <w:rPr>
          <w:rFonts w:cstheme="minorHAnsi"/>
          <w:i/>
          <w:sz w:val="20"/>
          <w:vertAlign w:val="subscript"/>
        </w:rPr>
        <w:t>concentration</w:t>
      </w:r>
      <w:proofErr w:type="spellEnd"/>
      <w:r w:rsidRPr="008F2396">
        <w:rPr>
          <w:rFonts w:cstheme="minorHAnsi"/>
          <w:sz w:val="20"/>
        </w:rPr>
        <w:tab/>
      </w:r>
      <w:r w:rsidRPr="008F2396">
        <w:rPr>
          <w:sz w:val="20"/>
        </w:rPr>
        <w:t>C</w:t>
      </w:r>
      <w:r w:rsidRPr="008F2396" w:rsidDel="00CB18D1">
        <w:rPr>
          <w:rFonts w:cstheme="minorHAnsi"/>
          <w:sz w:val="20"/>
        </w:rPr>
        <w:t xml:space="preserve"> </w:t>
      </w:r>
      <w:r w:rsidRPr="008F2396">
        <w:rPr>
          <w:rFonts w:cstheme="minorHAnsi"/>
          <w:sz w:val="20"/>
        </w:rPr>
        <w:t>concentration of all plant parts (kg kg</w:t>
      </w:r>
      <w:r w:rsidRPr="008F2396">
        <w:rPr>
          <w:rFonts w:cstheme="minorHAnsi"/>
          <w:sz w:val="20"/>
          <w:vertAlign w:val="superscript"/>
        </w:rPr>
        <w:t>-1</w:t>
      </w:r>
      <w:r w:rsidRPr="008F2396">
        <w:rPr>
          <w:rFonts w:cstheme="minorHAnsi"/>
          <w:sz w:val="20"/>
        </w:rPr>
        <w:t>)</w:t>
      </w:r>
    </w:p>
    <w:p w14:paraId="03FBD983" w14:textId="617FECA8" w:rsidR="00D5108B" w:rsidRPr="008F2396" w:rsidRDefault="00D5108B" w:rsidP="00D5108B">
      <w:pPr>
        <w:tabs>
          <w:tab w:val="clear" w:pos="2880"/>
          <w:tab w:val="clear" w:pos="9360"/>
        </w:tabs>
        <w:spacing w:before="0"/>
        <w:ind w:left="2835" w:hanging="2835"/>
        <w:rPr>
          <w:rFonts w:cstheme="minorHAnsi"/>
          <w:sz w:val="20"/>
        </w:rPr>
      </w:pPr>
      <w:bookmarkStart w:id="327" w:name="_Ref82177350"/>
      <w:r w:rsidRPr="008F2396">
        <w:rPr>
          <w:rFonts w:cstheme="minorHAnsi"/>
          <w:i/>
          <w:sz w:val="20"/>
        </w:rPr>
        <w:t>C</w:t>
      </w:r>
      <w:r w:rsidRPr="008F2396">
        <w:rPr>
          <w:rFonts w:cstheme="minorHAnsi"/>
          <w:i/>
          <w:sz w:val="20"/>
          <w:vertAlign w:val="subscript"/>
        </w:rPr>
        <w:t>ag(exported)</w:t>
      </w:r>
      <w:r w:rsidRPr="008F2396">
        <w:rPr>
          <w:rFonts w:cstheme="minorHAnsi"/>
          <w:sz w:val="20"/>
        </w:rPr>
        <w:tab/>
      </w:r>
      <w:r w:rsidRPr="008F2396">
        <w:rPr>
          <w:sz w:val="20"/>
        </w:rPr>
        <w:t>C</w:t>
      </w:r>
      <w:r w:rsidRPr="008F2396" w:rsidDel="00CB18D1">
        <w:rPr>
          <w:rFonts w:cstheme="minorHAnsi"/>
          <w:sz w:val="20"/>
        </w:rPr>
        <w:t xml:space="preserve"> </w:t>
      </w:r>
      <w:r w:rsidR="006B5D74" w:rsidRPr="008F2396">
        <w:rPr>
          <w:rFonts w:cstheme="minorHAnsi"/>
          <w:sz w:val="20"/>
        </w:rPr>
        <w:t>exported as residues from the farm</w:t>
      </w:r>
      <w:r w:rsidRPr="008F2396">
        <w:rPr>
          <w:rFonts w:cstheme="minorHAnsi"/>
          <w:sz w:val="20"/>
        </w:rPr>
        <w:t xml:space="preserve"> (kg</w:t>
      </w:r>
      <w:r w:rsidR="006B5D74" w:rsidRPr="008F2396">
        <w:rPr>
          <w:rFonts w:cstheme="minorHAnsi"/>
          <w:sz w:val="20"/>
        </w:rPr>
        <w:t xml:space="preserve"> C</w:t>
      </w:r>
      <w:r w:rsidRPr="008F2396">
        <w:rPr>
          <w:rFonts w:cstheme="minorHAnsi"/>
          <w:sz w:val="20"/>
        </w:rPr>
        <w:t xml:space="preserve"> kg</w:t>
      </w:r>
      <w:r w:rsidRPr="008F2396">
        <w:rPr>
          <w:rFonts w:cstheme="minorHAnsi"/>
          <w:sz w:val="20"/>
          <w:vertAlign w:val="superscript"/>
        </w:rPr>
        <w:t>-1</w:t>
      </w:r>
      <w:r w:rsidRPr="008F2396">
        <w:rPr>
          <w:rFonts w:cstheme="minorHAnsi"/>
          <w:sz w:val="20"/>
        </w:rPr>
        <w:t>)</w:t>
      </w:r>
    </w:p>
    <w:p w14:paraId="18DD1F66" w14:textId="501B90B5" w:rsidR="00D5108B" w:rsidRDefault="00D5108B" w:rsidP="00D5108B">
      <w:pPr>
        <w:tabs>
          <w:tab w:val="clear" w:pos="2880"/>
          <w:tab w:val="clear" w:pos="9360"/>
        </w:tabs>
        <w:spacing w:before="0"/>
        <w:ind w:left="2835" w:hanging="2835"/>
        <w:rPr>
          <w:rFonts w:cstheme="minorHAnsi"/>
          <w:sz w:val="20"/>
        </w:rPr>
      </w:pPr>
      <w:r w:rsidRPr="008F2396">
        <w:rPr>
          <w:rFonts w:cstheme="minorHAnsi"/>
          <w:i/>
          <w:sz w:val="20"/>
        </w:rPr>
        <w:t>N</w:t>
      </w:r>
      <w:r w:rsidRPr="008F2396">
        <w:rPr>
          <w:rFonts w:cstheme="minorHAnsi"/>
          <w:i/>
          <w:sz w:val="20"/>
          <w:vertAlign w:val="subscript"/>
        </w:rPr>
        <w:t>s</w:t>
      </w:r>
      <w:r w:rsidRPr="008F2396">
        <w:rPr>
          <w:rFonts w:cstheme="minorHAnsi"/>
          <w:sz w:val="20"/>
        </w:rPr>
        <w:tab/>
      </w:r>
      <w:r w:rsidR="006B5D74" w:rsidRPr="008F2396">
        <w:rPr>
          <w:rFonts w:cstheme="minorHAnsi"/>
          <w:sz w:val="20"/>
        </w:rPr>
        <w:t>N</w:t>
      </w:r>
      <w:r w:rsidRPr="008F2396" w:rsidDel="00CB18D1">
        <w:rPr>
          <w:rFonts w:cstheme="minorHAnsi"/>
          <w:sz w:val="20"/>
        </w:rPr>
        <w:t xml:space="preserve"> </w:t>
      </w:r>
      <w:r w:rsidRPr="008F2396">
        <w:rPr>
          <w:rFonts w:cstheme="minorHAnsi"/>
          <w:sz w:val="20"/>
        </w:rPr>
        <w:t xml:space="preserve">concentration of </w:t>
      </w:r>
      <w:r w:rsidR="006B5D74" w:rsidRPr="008F2396">
        <w:rPr>
          <w:rFonts w:cstheme="minorHAnsi"/>
          <w:sz w:val="20"/>
        </w:rPr>
        <w:t>straw</w:t>
      </w:r>
      <w:r w:rsidRPr="008F2396">
        <w:rPr>
          <w:rFonts w:cstheme="minorHAnsi"/>
          <w:sz w:val="20"/>
        </w:rPr>
        <w:t xml:space="preserve"> (kg kg</w:t>
      </w:r>
      <w:r w:rsidRPr="008F2396">
        <w:rPr>
          <w:rFonts w:cstheme="minorHAnsi"/>
          <w:sz w:val="20"/>
          <w:vertAlign w:val="superscript"/>
        </w:rPr>
        <w:t>-1</w:t>
      </w:r>
      <w:r w:rsidRPr="008F2396">
        <w:rPr>
          <w:rFonts w:cstheme="minorHAnsi"/>
          <w:sz w:val="20"/>
        </w:rPr>
        <w:t>)</w:t>
      </w:r>
    </w:p>
    <w:p w14:paraId="3C17B07D" w14:textId="77777777" w:rsidR="00D5108B" w:rsidRDefault="00D5108B" w:rsidP="00D5108B">
      <w:pPr>
        <w:tabs>
          <w:tab w:val="clear" w:pos="2880"/>
          <w:tab w:val="clear" w:pos="9360"/>
        </w:tabs>
        <w:spacing w:before="0"/>
        <w:ind w:left="2835" w:hanging="2835"/>
        <w:rPr>
          <w:rFonts w:cstheme="minorHAnsi"/>
          <w:sz w:val="20"/>
        </w:rPr>
      </w:pPr>
    </w:p>
    <w:p w14:paraId="72457EA7" w14:textId="081677A5" w:rsidR="00836D21" w:rsidRPr="00D5649B" w:rsidRDefault="00B4022B" w:rsidP="008A7F5F">
      <w:pPr>
        <w:pStyle w:val="Heading3"/>
      </w:pPr>
      <w:bookmarkStart w:id="328" w:name="_Toc152758557"/>
      <w:r w:rsidRPr="00D5649B">
        <w:t>Manure</w:t>
      </w:r>
      <w:r w:rsidR="00836D21" w:rsidRPr="00D5649B">
        <w:t xml:space="preserve"> N inputs</w:t>
      </w:r>
      <w:bookmarkEnd w:id="327"/>
      <w:bookmarkEnd w:id="328"/>
    </w:p>
    <w:p w14:paraId="5F4C3C59" w14:textId="294E16CF" w:rsidR="00DF74CF" w:rsidRPr="00D5649B" w:rsidRDefault="00AE717F" w:rsidP="001F1317">
      <w:r w:rsidRPr="00081A99">
        <w:t>Total a</w:t>
      </w:r>
      <w:r w:rsidR="00070A53" w:rsidRPr="00081A99">
        <w:t>nnual N</w:t>
      </w:r>
      <w:r w:rsidR="003E46F3" w:rsidRPr="00081A99">
        <w:t xml:space="preserve"> inputs to soil in livestock manure</w:t>
      </w:r>
      <w:r w:rsidRPr="00081A99">
        <w:t xml:space="preserve"> (farm-produced and imported manure</w:t>
      </w:r>
      <w:r w:rsidR="00581D31" w:rsidRPr="00081A99">
        <w:t>, dung and urine directly deposited by grazing livestock</w:t>
      </w:r>
      <w:r w:rsidR="001433D5" w:rsidRPr="00081A99">
        <w:t>)</w:t>
      </w:r>
      <w:r w:rsidRPr="00081A99">
        <w:t xml:space="preserve"> and anaerobic digestate</w:t>
      </w:r>
      <w:r w:rsidR="001433D5" w:rsidRPr="00081A99">
        <w:t xml:space="preserve"> </w:t>
      </w:r>
      <w:r w:rsidR="00280C25" w:rsidRPr="00081A99">
        <w:t xml:space="preserve">(after all direct and indirect N losses related to land application) </w:t>
      </w:r>
      <w:r w:rsidR="003E46F3" w:rsidRPr="00081A99">
        <w:t xml:space="preserve">are estimated in </w:t>
      </w:r>
      <w:r w:rsidR="00581D31" w:rsidRPr="00081A99">
        <w:rPr>
          <w:b/>
        </w:rPr>
        <w:t>S</w:t>
      </w:r>
      <w:r w:rsidR="003E46F3" w:rsidRPr="00081A99">
        <w:rPr>
          <w:b/>
        </w:rPr>
        <w:t>ection</w:t>
      </w:r>
      <w:r w:rsidR="001433D5" w:rsidRPr="00081A99">
        <w:rPr>
          <w:b/>
        </w:rPr>
        <w:t xml:space="preserve">s </w:t>
      </w:r>
      <w:r w:rsidR="001433D5" w:rsidRPr="00081A99">
        <w:rPr>
          <w:b/>
        </w:rPr>
        <w:fldChar w:fldCharType="begin"/>
      </w:r>
      <w:r w:rsidR="001433D5" w:rsidRPr="00081A99">
        <w:rPr>
          <w:b/>
        </w:rPr>
        <w:instrText xml:space="preserve"> REF _Ref145081245 \r \h  \* MERGEFORMAT </w:instrText>
      </w:r>
      <w:r w:rsidR="001433D5" w:rsidRPr="00081A99">
        <w:rPr>
          <w:b/>
        </w:rPr>
      </w:r>
      <w:r w:rsidR="001433D5" w:rsidRPr="00081A99">
        <w:rPr>
          <w:b/>
        </w:rPr>
        <w:fldChar w:fldCharType="separate"/>
      </w:r>
      <w:r w:rsidR="001433D5" w:rsidRPr="00081A99">
        <w:rPr>
          <w:b/>
        </w:rPr>
        <w:t>4.7.2</w:t>
      </w:r>
      <w:r w:rsidR="001433D5" w:rsidRPr="00081A99">
        <w:rPr>
          <w:b/>
        </w:rPr>
        <w:fldChar w:fldCharType="end"/>
      </w:r>
      <w:r w:rsidR="00581D31" w:rsidRPr="00081A99">
        <w:rPr>
          <w:b/>
        </w:rPr>
        <w:t xml:space="preserve">, </w:t>
      </w:r>
      <w:r w:rsidR="00581D31" w:rsidRPr="00081A99">
        <w:rPr>
          <w:b/>
        </w:rPr>
        <w:fldChar w:fldCharType="begin"/>
      </w:r>
      <w:r w:rsidR="00581D31" w:rsidRPr="00081A99">
        <w:rPr>
          <w:b/>
        </w:rPr>
        <w:instrText xml:space="preserve"> REF _Ref145619604 \r \h </w:instrText>
      </w:r>
      <w:r w:rsidR="00081A99">
        <w:rPr>
          <w:b/>
        </w:rPr>
        <w:instrText xml:space="preserve"> \* MERGEFORMAT </w:instrText>
      </w:r>
      <w:r w:rsidR="00581D31" w:rsidRPr="00081A99">
        <w:rPr>
          <w:b/>
        </w:rPr>
      </w:r>
      <w:r w:rsidR="00581D31" w:rsidRPr="00081A99">
        <w:rPr>
          <w:b/>
        </w:rPr>
        <w:fldChar w:fldCharType="separate"/>
      </w:r>
      <w:r w:rsidR="00581D31" w:rsidRPr="00081A99">
        <w:rPr>
          <w:b/>
        </w:rPr>
        <w:t>4.9.5.2</w:t>
      </w:r>
      <w:r w:rsidR="00581D31" w:rsidRPr="00081A99">
        <w:rPr>
          <w:b/>
        </w:rPr>
        <w:fldChar w:fldCharType="end"/>
      </w:r>
      <w:r w:rsidR="00581D31" w:rsidRPr="00081A99">
        <w:rPr>
          <w:b/>
        </w:rPr>
        <w:t xml:space="preserve"> and </w:t>
      </w:r>
      <w:r w:rsidR="00581D31" w:rsidRPr="00081A99">
        <w:rPr>
          <w:b/>
        </w:rPr>
        <w:fldChar w:fldCharType="begin"/>
      </w:r>
      <w:r w:rsidR="00581D31" w:rsidRPr="00081A99">
        <w:rPr>
          <w:b/>
        </w:rPr>
        <w:instrText xml:space="preserve"> REF _Ref145619589 \r \h </w:instrText>
      </w:r>
      <w:r w:rsidR="00081A99">
        <w:rPr>
          <w:b/>
        </w:rPr>
        <w:instrText xml:space="preserve"> \* MERGEFORMAT </w:instrText>
      </w:r>
      <w:r w:rsidR="00581D31" w:rsidRPr="00081A99">
        <w:rPr>
          <w:b/>
        </w:rPr>
      </w:r>
      <w:r w:rsidR="00581D31" w:rsidRPr="00081A99">
        <w:rPr>
          <w:b/>
        </w:rPr>
        <w:fldChar w:fldCharType="separate"/>
      </w:r>
      <w:r w:rsidR="00581D31" w:rsidRPr="00081A99">
        <w:rPr>
          <w:b/>
        </w:rPr>
        <w:t>5.6.2</w:t>
      </w:r>
      <w:r w:rsidR="00581D31" w:rsidRPr="00081A99">
        <w:rPr>
          <w:b/>
        </w:rPr>
        <w:fldChar w:fldCharType="end"/>
      </w:r>
      <w:r w:rsidR="00070A53" w:rsidRPr="00081A99">
        <w:t>.</w:t>
      </w:r>
    </w:p>
    <w:p w14:paraId="3469DF6F" w14:textId="2FB0FDE9" w:rsidR="0077538F" w:rsidRPr="00D5649B" w:rsidRDefault="0077538F" w:rsidP="0077538F">
      <w:pPr>
        <w:keepNext/>
        <w:tabs>
          <w:tab w:val="clear" w:pos="2880"/>
          <w:tab w:val="left" w:pos="90"/>
        </w:tabs>
        <w:ind w:left="2160" w:hanging="2160"/>
      </w:pPr>
      <w:r w:rsidRPr="00D5649B">
        <w:t xml:space="preserve">Calculation of </w:t>
      </w:r>
      <w:r w:rsidRPr="00D36DE3">
        <w:rPr>
          <w:i/>
          <w:iCs/>
        </w:rPr>
        <w:t>N</w:t>
      </w:r>
      <w:r w:rsidRPr="00D36DE3">
        <w:rPr>
          <w:i/>
          <w:iCs/>
          <w:vertAlign w:val="subscript"/>
        </w:rPr>
        <w:t>m</w:t>
      </w:r>
      <w:r w:rsidRPr="00D36DE3">
        <w:rPr>
          <w:i/>
          <w:iCs/>
        </w:rPr>
        <w:t xml:space="preserve"> </w:t>
      </w:r>
      <w:r w:rsidRPr="00D5649B">
        <w:t>at the starting point (t=0)</w:t>
      </w:r>
    </w:p>
    <w:p w14:paraId="6C5055D6" w14:textId="2E48C013" w:rsidR="0077538F" w:rsidRPr="00FA1E75" w:rsidRDefault="00000000" w:rsidP="001F7AE4">
      <w:pPr>
        <w:keepNext/>
        <w:tabs>
          <w:tab w:val="clear" w:pos="2880"/>
          <w:tab w:val="clear" w:pos="9360"/>
          <w:tab w:val="right" w:pos="9785"/>
        </w:tabs>
        <w:spacing w:after="120"/>
        <w:rPr>
          <w:b/>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77538F" w:rsidRPr="00FA1E75">
        <w:rPr>
          <w:b/>
        </w:rPr>
        <w:t xml:space="preserve"> </w:t>
      </w:r>
      <w:r w:rsidR="0077538F" w:rsidRPr="00FA1E75">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EDBFAC5" w14:textId="1A562E8F" w:rsidR="0077538F" w:rsidRPr="00FA1E75" w:rsidRDefault="0077538F" w:rsidP="0077538F">
      <w:pPr>
        <w:keepNext/>
        <w:tabs>
          <w:tab w:val="clear" w:pos="2880"/>
          <w:tab w:val="left" w:pos="90"/>
          <w:tab w:val="left" w:pos="8647"/>
        </w:tabs>
        <w:rPr>
          <w:b/>
          <w:szCs w:val="24"/>
        </w:rPr>
      </w:pPr>
      <w:r w:rsidRPr="00FA1E75">
        <w:t xml:space="preserve">Calculation of </w:t>
      </w:r>
      <w:r w:rsidRPr="00D36DE3">
        <w:rPr>
          <w:i/>
          <w:iCs/>
        </w:rPr>
        <w:t>N</w:t>
      </w:r>
      <w:r w:rsidRPr="00D36DE3">
        <w:rPr>
          <w:i/>
          <w:iCs/>
          <w:vertAlign w:val="subscript"/>
        </w:rPr>
        <w:t>m</w:t>
      </w:r>
      <w:r w:rsidRPr="00FA1E75">
        <w:t xml:space="preserve"> after the starting point (t&gt;0)</w:t>
      </w:r>
    </w:p>
    <w:p w14:paraId="28301D8D" w14:textId="772E27AE" w:rsidR="0077538F" w:rsidRPr="00753BA1" w:rsidRDefault="00000000"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7538F" w:rsidRPr="00753BA1">
        <w:rPr>
          <w:b/>
          <w:szCs w:val="24"/>
        </w:rPr>
        <w:t xml:space="preserve"> </w:t>
      </w:r>
      <w:r w:rsidR="0077538F" w:rsidRPr="00753BA1">
        <w:rPr>
          <w:b/>
        </w:rPr>
        <w:t xml:space="preserve"> </w:t>
      </w:r>
      <w:r w:rsidR="0077538F" w:rsidRPr="00753BA1">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782E9C97" w14:textId="77777777" w:rsidR="00DB0C08" w:rsidRPr="00753BA1" w:rsidRDefault="00DB0C08" w:rsidP="00DB0C08">
      <w:pPr>
        <w:rPr>
          <w:sz w:val="20"/>
        </w:rPr>
      </w:pPr>
      <w:r w:rsidRPr="00753BA1">
        <w:rPr>
          <w:sz w:val="20"/>
        </w:rPr>
        <w:t>where</w:t>
      </w:r>
    </w:p>
    <w:p w14:paraId="0EC12081" w14:textId="5B4CF10E" w:rsidR="005A082D" w:rsidRPr="00753BA1" w:rsidRDefault="005A082D" w:rsidP="005A082D">
      <w:pPr>
        <w:keepNext/>
        <w:tabs>
          <w:tab w:val="clear" w:pos="2880"/>
          <w:tab w:val="clear" w:pos="9360"/>
        </w:tabs>
        <w:spacing w:before="0"/>
        <w:ind w:left="2835" w:hanging="2835"/>
        <w:rPr>
          <w:color w:val="000000"/>
          <w:sz w:val="20"/>
        </w:rPr>
      </w:pPr>
      <w:r w:rsidRPr="00753BA1">
        <w:rPr>
          <w:i/>
          <w:color w:val="000000"/>
          <w:sz w:val="20"/>
        </w:rPr>
        <w:t>N</w:t>
      </w:r>
      <w:r w:rsidRPr="00753BA1">
        <w:rPr>
          <w:i/>
          <w:color w:val="000000"/>
          <w:sz w:val="20"/>
          <w:vertAlign w:val="subscript"/>
        </w:rPr>
        <w:t>m</w:t>
      </w:r>
      <w:r w:rsidRPr="00753BA1">
        <w:rPr>
          <w:i/>
          <w:sz w:val="20"/>
          <w:vertAlign w:val="subscript"/>
        </w:rPr>
        <w:t>(</w:t>
      </w:r>
      <w:proofErr w:type="spellStart"/>
      <w:r w:rsidRPr="00753BA1">
        <w:rPr>
          <w:i/>
          <w:sz w:val="20"/>
          <w:vertAlign w:val="subscript"/>
        </w:rPr>
        <w:t>t,field</w:t>
      </w:r>
      <w:proofErr w:type="spellEnd"/>
      <w:r w:rsidRPr="00753BA1">
        <w:rPr>
          <w:i/>
          <w:sz w:val="20"/>
          <w:vertAlign w:val="subscript"/>
        </w:rPr>
        <w:t xml:space="preserve"> n)</w:t>
      </w:r>
      <w:r w:rsidRPr="00753BA1">
        <w:rPr>
          <w:sz w:val="20"/>
        </w:rPr>
        <w:tab/>
        <w:t xml:space="preserve">Manure residue N pool </w:t>
      </w:r>
      <w:r w:rsidRPr="00753BA1">
        <w:rPr>
          <w:sz w:val="20"/>
          <w:szCs w:val="16"/>
        </w:rPr>
        <w:t>(kg N ha</w:t>
      </w:r>
      <w:r w:rsidRPr="00753BA1">
        <w:rPr>
          <w:sz w:val="20"/>
          <w:szCs w:val="16"/>
          <w:vertAlign w:val="superscript"/>
        </w:rPr>
        <w:t>-1</w:t>
      </w:r>
      <w:r w:rsidRPr="00753BA1">
        <w:rPr>
          <w:sz w:val="20"/>
          <w:szCs w:val="16"/>
        </w:rPr>
        <w:t>)</w:t>
      </w:r>
      <w:r w:rsidRPr="00753BA1">
        <w:rPr>
          <w:color w:val="000000"/>
          <w:sz w:val="20"/>
        </w:rPr>
        <w:t xml:space="preserve"> </w:t>
      </w:r>
      <w:r w:rsidR="008E0AF1" w:rsidRPr="00753BA1">
        <w:rPr>
          <w:color w:val="000000"/>
          <w:sz w:val="20"/>
        </w:rPr>
        <w:t xml:space="preserve">in field </w:t>
      </w:r>
      <w:r w:rsidR="008E0AF1" w:rsidRPr="00753BA1">
        <w:rPr>
          <w:i/>
          <w:iCs/>
          <w:color w:val="000000"/>
          <w:sz w:val="20"/>
        </w:rPr>
        <w:t xml:space="preserve">n </w:t>
      </w:r>
      <w:r w:rsidR="008E0AF1" w:rsidRPr="00753BA1">
        <w:rPr>
          <w:color w:val="000000"/>
          <w:sz w:val="20"/>
        </w:rPr>
        <w:t xml:space="preserve">in year </w:t>
      </w:r>
      <w:r w:rsidR="008E0AF1" w:rsidRPr="00753BA1">
        <w:rPr>
          <w:i/>
          <w:iCs/>
          <w:color w:val="000000"/>
          <w:sz w:val="20"/>
        </w:rPr>
        <w:t>t</w:t>
      </w:r>
    </w:p>
    <w:p w14:paraId="2F3A4D5C" w14:textId="0F00D3D0" w:rsidR="00DB0C08" w:rsidRPr="00753BA1" w:rsidRDefault="001433D5" w:rsidP="00AA6B83">
      <w:pPr>
        <w:keepNext/>
        <w:tabs>
          <w:tab w:val="clear" w:pos="2880"/>
          <w:tab w:val="clear" w:pos="9360"/>
        </w:tabs>
        <w:spacing w:before="0"/>
        <w:ind w:left="2835" w:hanging="2835"/>
        <w:rPr>
          <w:sz w:val="20"/>
        </w:rPr>
      </w:pPr>
      <w:proofErr w:type="spellStart"/>
      <w:r w:rsidRPr="00753BA1">
        <w:rPr>
          <w:i/>
          <w:color w:val="000000"/>
          <w:sz w:val="20"/>
        </w:rPr>
        <w:t>Total_</w:t>
      </w:r>
      <w:r w:rsidR="00DB0C08" w:rsidRPr="00753BA1">
        <w:rPr>
          <w:i/>
          <w:color w:val="000000"/>
          <w:sz w:val="20"/>
        </w:rPr>
        <w:t>N</w:t>
      </w:r>
      <w:r w:rsidR="005A082D" w:rsidRPr="00753BA1">
        <w:rPr>
          <w:i/>
          <w:color w:val="000000"/>
          <w:sz w:val="20"/>
          <w:vertAlign w:val="subscript"/>
        </w:rPr>
        <w:t>m</w:t>
      </w:r>
      <w:r w:rsidR="00925E9E" w:rsidRPr="00753BA1">
        <w:rPr>
          <w:i/>
          <w:color w:val="000000"/>
          <w:sz w:val="20"/>
          <w:vertAlign w:val="subscript"/>
        </w:rPr>
        <w:t>odel</w:t>
      </w:r>
      <w:proofErr w:type="spellEnd"/>
      <w:r w:rsidR="00DB0C08" w:rsidRPr="00753BA1">
        <w:rPr>
          <w:i/>
          <w:sz w:val="20"/>
          <w:vertAlign w:val="subscript"/>
        </w:rPr>
        <w:t>(</w:t>
      </w:r>
      <w:proofErr w:type="spellStart"/>
      <w:r w:rsidR="00DB0C08" w:rsidRPr="00753BA1">
        <w:rPr>
          <w:i/>
          <w:sz w:val="20"/>
          <w:vertAlign w:val="subscript"/>
        </w:rPr>
        <w:t>t,field</w:t>
      </w:r>
      <w:proofErr w:type="spellEnd"/>
      <w:r w:rsidR="00DB0C08" w:rsidRPr="00753BA1">
        <w:rPr>
          <w:i/>
          <w:sz w:val="20"/>
          <w:vertAlign w:val="subscript"/>
        </w:rPr>
        <w:t xml:space="preserve"> n)</w:t>
      </w:r>
      <w:r w:rsidR="00DB0C08" w:rsidRPr="00753BA1">
        <w:rPr>
          <w:sz w:val="20"/>
        </w:rPr>
        <w:tab/>
      </w:r>
      <w:r w:rsidR="00E400EC" w:rsidRPr="00753BA1">
        <w:rPr>
          <w:sz w:val="20"/>
        </w:rPr>
        <w:t>Total N in m</w:t>
      </w:r>
      <w:r w:rsidR="00DB0C08" w:rsidRPr="00753BA1">
        <w:rPr>
          <w:sz w:val="20"/>
        </w:rPr>
        <w:t>anure</w:t>
      </w:r>
      <w:r w:rsidR="00325DE2" w:rsidRPr="00753BA1">
        <w:rPr>
          <w:sz w:val="20"/>
        </w:rPr>
        <w:t xml:space="preserve"> (farm-produced + imported</w:t>
      </w:r>
      <w:r w:rsidR="00E400EC" w:rsidRPr="00753BA1">
        <w:rPr>
          <w:sz w:val="20"/>
        </w:rPr>
        <w:t xml:space="preserve"> stored manure + manure from grazing animals</w:t>
      </w:r>
      <w:r w:rsidR="00325DE2" w:rsidRPr="00753BA1">
        <w:rPr>
          <w:sz w:val="20"/>
        </w:rPr>
        <w:t>)</w:t>
      </w:r>
      <w:r w:rsidR="00DB0C08" w:rsidRPr="00753BA1">
        <w:rPr>
          <w:sz w:val="20"/>
        </w:rPr>
        <w:t xml:space="preserve"> </w:t>
      </w:r>
      <w:r w:rsidR="00B869B1" w:rsidRPr="00753BA1">
        <w:rPr>
          <w:sz w:val="20"/>
        </w:rPr>
        <w:t xml:space="preserve">and </w:t>
      </w:r>
      <w:r w:rsidR="00CB36E1" w:rsidRPr="00753BA1">
        <w:rPr>
          <w:sz w:val="20"/>
        </w:rPr>
        <w:t xml:space="preserve">anaerobic </w:t>
      </w:r>
      <w:r w:rsidR="00B869B1" w:rsidRPr="00753BA1">
        <w:rPr>
          <w:sz w:val="20"/>
        </w:rPr>
        <w:t xml:space="preserve">digestate </w:t>
      </w:r>
      <w:r w:rsidR="00DB0C08" w:rsidRPr="00753BA1">
        <w:rPr>
          <w:sz w:val="20"/>
        </w:rPr>
        <w:t>N input</w:t>
      </w:r>
      <w:r w:rsidR="00D36DE3" w:rsidRPr="00753BA1">
        <w:rPr>
          <w:sz w:val="20"/>
        </w:rPr>
        <w:t>s to soil (</w:t>
      </w:r>
      <w:r w:rsidR="00325DE2" w:rsidRPr="00753BA1">
        <w:rPr>
          <w:sz w:val="20"/>
        </w:rPr>
        <w:t>after</w:t>
      </w:r>
      <w:r w:rsidR="00D36DE3" w:rsidRPr="00753BA1">
        <w:rPr>
          <w:sz w:val="20"/>
        </w:rPr>
        <w:t xml:space="preserve"> direct and indirect N losses following land application)</w:t>
      </w:r>
      <w:r w:rsidR="00595A10" w:rsidRPr="00753BA1">
        <w:rPr>
          <w:sz w:val="20"/>
        </w:rPr>
        <w:t xml:space="preserve"> </w:t>
      </w:r>
      <w:r w:rsidR="00325DE2" w:rsidRPr="00753BA1">
        <w:rPr>
          <w:sz w:val="20"/>
        </w:rPr>
        <w:t>to</w:t>
      </w:r>
      <w:r w:rsidR="00595A10" w:rsidRPr="00753BA1">
        <w:rPr>
          <w:sz w:val="20"/>
        </w:rPr>
        <w:t xml:space="preserve"> field </w:t>
      </w:r>
      <w:r w:rsidR="00595A10" w:rsidRPr="00753BA1">
        <w:rPr>
          <w:i/>
          <w:iCs/>
          <w:sz w:val="20"/>
        </w:rPr>
        <w:t>n</w:t>
      </w:r>
      <w:r w:rsidR="00325DE2" w:rsidRPr="00753BA1">
        <w:rPr>
          <w:sz w:val="20"/>
        </w:rPr>
        <w:t xml:space="preserve"> in year </w:t>
      </w:r>
      <w:r w:rsidR="00325DE2" w:rsidRPr="00753BA1">
        <w:rPr>
          <w:i/>
          <w:iCs/>
          <w:sz w:val="20"/>
        </w:rPr>
        <w:t>t</w:t>
      </w:r>
      <w:r w:rsidR="00DB0C08" w:rsidRPr="00753BA1">
        <w:rPr>
          <w:sz w:val="20"/>
        </w:rPr>
        <w:t xml:space="preserve"> </w:t>
      </w:r>
      <w:r w:rsidR="00DB0C08" w:rsidRPr="00753BA1">
        <w:rPr>
          <w:sz w:val="20"/>
          <w:szCs w:val="16"/>
        </w:rPr>
        <w:t>(kg N)</w:t>
      </w:r>
      <w:r w:rsidRPr="00753BA1">
        <w:rPr>
          <w:sz w:val="20"/>
          <w:szCs w:val="16"/>
        </w:rPr>
        <w:t xml:space="preserve">, calculated </w:t>
      </w:r>
      <w:r w:rsidR="005912E3" w:rsidRPr="00753BA1">
        <w:rPr>
          <w:sz w:val="20"/>
          <w:szCs w:val="16"/>
        </w:rPr>
        <w:t>as the sum of the values estimated using</w:t>
      </w:r>
      <w:r w:rsidRPr="00753BA1">
        <w:rPr>
          <w:sz w:val="20"/>
          <w:szCs w:val="16"/>
        </w:rPr>
        <w:t xml:space="preserve"> </w:t>
      </w:r>
      <w:r w:rsidRPr="00753BA1">
        <w:rPr>
          <w:sz w:val="20"/>
        </w:rPr>
        <w:fldChar w:fldCharType="begin"/>
      </w:r>
      <w:r w:rsidRPr="00753BA1">
        <w:rPr>
          <w:sz w:val="20"/>
        </w:rPr>
        <w:instrText xml:space="preserve"> REF TotalNModel_TFieldN_Eq \h  \* MERGEFORMAT </w:instrText>
      </w:r>
      <w:r w:rsidRPr="00753BA1">
        <w:rPr>
          <w:sz w:val="20"/>
        </w:rPr>
      </w:r>
      <w:r w:rsidRPr="00753BA1">
        <w:rPr>
          <w:sz w:val="20"/>
        </w:rPr>
        <w:fldChar w:fldCharType="separate"/>
      </w:r>
      <w:r w:rsidRPr="00753BA1">
        <w:rPr>
          <w:b/>
          <w:sz w:val="20"/>
        </w:rPr>
        <w:t xml:space="preserve">Eq. </w:t>
      </w:r>
      <w:r w:rsidRPr="00753BA1">
        <w:rPr>
          <w:b/>
          <w:noProof/>
          <w:sz w:val="20"/>
        </w:rPr>
        <w:t>4.7.2</w:t>
      </w:r>
      <w:r w:rsidRPr="00753BA1">
        <w:rPr>
          <w:b/>
          <w:sz w:val="20"/>
        </w:rPr>
        <w:noBreakHyphen/>
      </w:r>
      <w:r w:rsidRPr="00753BA1">
        <w:rPr>
          <w:b/>
          <w:noProof/>
          <w:sz w:val="20"/>
        </w:rPr>
        <w:t>1</w:t>
      </w:r>
      <w:r w:rsidRPr="00753BA1">
        <w:rPr>
          <w:sz w:val="20"/>
        </w:rPr>
        <w:fldChar w:fldCharType="end"/>
      </w:r>
      <w:r w:rsidR="00DB0C08" w:rsidRPr="00753BA1">
        <w:rPr>
          <w:sz w:val="20"/>
          <w:szCs w:val="16"/>
        </w:rPr>
        <w:t xml:space="preserve"> </w:t>
      </w:r>
      <w:r w:rsidRPr="00753BA1">
        <w:rPr>
          <w:sz w:val="20"/>
          <w:szCs w:val="16"/>
        </w:rPr>
        <w:t xml:space="preserve">(for farm-produced and imported manure applied to land), </w:t>
      </w:r>
      <w:r w:rsidR="006F0776" w:rsidRPr="00753BA1">
        <w:rPr>
          <w:b/>
          <w:bCs/>
          <w:sz w:val="20"/>
        </w:rPr>
        <w:t xml:space="preserve">Section </w:t>
      </w:r>
      <w:r w:rsidR="006F0776" w:rsidRPr="00753BA1">
        <w:rPr>
          <w:b/>
          <w:bCs/>
          <w:sz w:val="20"/>
        </w:rPr>
        <w:fldChar w:fldCharType="begin"/>
      </w:r>
      <w:r w:rsidR="006F0776" w:rsidRPr="00753BA1">
        <w:rPr>
          <w:b/>
          <w:bCs/>
          <w:sz w:val="20"/>
        </w:rPr>
        <w:instrText xml:space="preserve"> REF _Ref145619604 \r \h  \* MERGEFORMAT </w:instrText>
      </w:r>
      <w:r w:rsidR="006F0776" w:rsidRPr="00753BA1">
        <w:rPr>
          <w:b/>
          <w:bCs/>
          <w:sz w:val="20"/>
        </w:rPr>
      </w:r>
      <w:r w:rsidR="006F0776" w:rsidRPr="00753BA1">
        <w:rPr>
          <w:b/>
          <w:bCs/>
          <w:sz w:val="20"/>
        </w:rPr>
        <w:fldChar w:fldCharType="separate"/>
      </w:r>
      <w:r w:rsidR="006F0776" w:rsidRPr="00753BA1">
        <w:rPr>
          <w:b/>
          <w:bCs/>
          <w:sz w:val="20"/>
        </w:rPr>
        <w:t>4.9.7.2</w:t>
      </w:r>
      <w:r w:rsidR="006F0776" w:rsidRPr="00753BA1">
        <w:rPr>
          <w:b/>
          <w:bCs/>
          <w:sz w:val="20"/>
        </w:rPr>
        <w:fldChar w:fldCharType="end"/>
      </w:r>
      <w:r w:rsidR="00C93725" w:rsidRPr="00753BA1">
        <w:rPr>
          <w:b/>
          <w:bCs/>
          <w:sz w:val="20"/>
        </w:rPr>
        <w:t xml:space="preserve"> </w:t>
      </w:r>
      <w:r w:rsidRPr="00753BA1">
        <w:rPr>
          <w:sz w:val="20"/>
          <w:szCs w:val="16"/>
        </w:rPr>
        <w:t xml:space="preserve">(for anaerobic digestate applied to land) and </w:t>
      </w:r>
      <w:r w:rsidR="0040015D" w:rsidRPr="00753BA1">
        <w:rPr>
          <w:sz w:val="20"/>
        </w:rPr>
        <w:fldChar w:fldCharType="begin"/>
      </w:r>
      <w:r w:rsidR="0040015D" w:rsidRPr="00753BA1">
        <w:rPr>
          <w:sz w:val="20"/>
        </w:rPr>
        <w:instrText xml:space="preserve"> REF Nmodel_pasture_TFieldN_Eq \h  \* MERGEFORMAT </w:instrText>
      </w:r>
      <w:r w:rsidR="0040015D" w:rsidRPr="00753BA1">
        <w:rPr>
          <w:sz w:val="20"/>
        </w:rPr>
      </w:r>
      <w:r w:rsidR="0040015D" w:rsidRPr="00753BA1">
        <w:rPr>
          <w:sz w:val="20"/>
        </w:rPr>
        <w:fldChar w:fldCharType="separate"/>
      </w:r>
      <w:r w:rsidR="0040015D" w:rsidRPr="00753BA1">
        <w:rPr>
          <w:b/>
          <w:sz w:val="20"/>
        </w:rPr>
        <w:t xml:space="preserve">Eq. </w:t>
      </w:r>
      <w:r w:rsidR="0040015D" w:rsidRPr="00753BA1">
        <w:rPr>
          <w:b/>
          <w:noProof/>
          <w:sz w:val="20"/>
        </w:rPr>
        <w:t>5.6.2</w:t>
      </w:r>
      <w:r w:rsidR="0040015D" w:rsidRPr="00753BA1">
        <w:rPr>
          <w:b/>
          <w:sz w:val="20"/>
        </w:rPr>
        <w:noBreakHyphen/>
      </w:r>
      <w:r w:rsidR="0040015D" w:rsidRPr="00753BA1">
        <w:rPr>
          <w:b/>
          <w:noProof/>
          <w:sz w:val="20"/>
        </w:rPr>
        <w:t>1</w:t>
      </w:r>
      <w:r w:rsidR="0040015D" w:rsidRPr="00753BA1">
        <w:rPr>
          <w:sz w:val="20"/>
        </w:rPr>
        <w:fldChar w:fldCharType="end"/>
      </w:r>
      <w:r w:rsidR="0040015D" w:rsidRPr="00753BA1">
        <w:rPr>
          <w:sz w:val="20"/>
        </w:rPr>
        <w:t xml:space="preserve"> </w:t>
      </w:r>
      <w:r w:rsidRPr="00753BA1">
        <w:rPr>
          <w:sz w:val="20"/>
        </w:rPr>
        <w:t>(</w:t>
      </w:r>
      <w:r w:rsidRPr="00753BA1">
        <w:rPr>
          <w:sz w:val="20"/>
          <w:szCs w:val="16"/>
        </w:rPr>
        <w:t>for dung and urine deposited directly on pasture by grazing animals)</w:t>
      </w:r>
      <w:r w:rsidR="0040015D" w:rsidRPr="00753BA1">
        <w:rPr>
          <w:sz w:val="20"/>
          <w:szCs w:val="16"/>
        </w:rPr>
        <w:t xml:space="preserve"> - </w:t>
      </w:r>
      <w:r w:rsidR="0040015D" w:rsidRPr="00753BA1">
        <w:rPr>
          <w:iCs/>
          <w:sz w:val="20"/>
          <w:szCs w:val="24"/>
          <w:u w:val="single"/>
        </w:rPr>
        <w:t>Note:</w:t>
      </w:r>
      <w:r w:rsidR="0040015D" w:rsidRPr="00753BA1">
        <w:rPr>
          <w:iCs/>
          <w:sz w:val="20"/>
          <w:szCs w:val="24"/>
        </w:rPr>
        <w:t xml:space="preserve"> this includes </w:t>
      </w:r>
      <w:r w:rsidR="00C93725" w:rsidRPr="00753BA1">
        <w:rPr>
          <w:iCs/>
          <w:sz w:val="20"/>
          <w:szCs w:val="24"/>
        </w:rPr>
        <w:t>N</w:t>
      </w:r>
      <w:r w:rsidR="0040015D" w:rsidRPr="00753BA1">
        <w:rPr>
          <w:iCs/>
          <w:sz w:val="20"/>
          <w:szCs w:val="24"/>
        </w:rPr>
        <w:t xml:space="preserve"> added to soil from all livestock types grazing on field </w:t>
      </w:r>
      <w:r w:rsidR="0040015D" w:rsidRPr="00753BA1">
        <w:rPr>
          <w:i/>
          <w:sz w:val="20"/>
          <w:szCs w:val="24"/>
        </w:rPr>
        <w:t>n</w:t>
      </w:r>
      <w:r w:rsidR="0040015D" w:rsidRPr="00753BA1">
        <w:rPr>
          <w:iCs/>
          <w:sz w:val="20"/>
          <w:szCs w:val="24"/>
        </w:rPr>
        <w:t xml:space="preserve"> in year </w:t>
      </w:r>
      <w:r w:rsidR="0040015D" w:rsidRPr="00753BA1">
        <w:rPr>
          <w:i/>
          <w:sz w:val="20"/>
          <w:szCs w:val="24"/>
        </w:rPr>
        <w:t>t</w:t>
      </w:r>
    </w:p>
    <w:p w14:paraId="6BB2B7DE" w14:textId="4C1A5E86" w:rsidR="00325DE2" w:rsidRPr="00325DE2" w:rsidRDefault="00325DE2" w:rsidP="00AA6B83">
      <w:pPr>
        <w:keepNext/>
        <w:tabs>
          <w:tab w:val="clear" w:pos="2880"/>
          <w:tab w:val="clear" w:pos="9360"/>
        </w:tabs>
        <w:spacing w:before="0"/>
        <w:ind w:left="2835" w:hanging="2835"/>
        <w:rPr>
          <w:iCs/>
          <w:color w:val="000000"/>
          <w:sz w:val="20"/>
        </w:rPr>
      </w:pPr>
      <w:r w:rsidRPr="00753BA1">
        <w:rPr>
          <w:i/>
          <w:color w:val="000000"/>
          <w:sz w:val="20"/>
        </w:rPr>
        <w:t>area</w:t>
      </w:r>
      <w:r w:rsidR="000F1B8A" w:rsidRPr="00753BA1">
        <w:rPr>
          <w:i/>
          <w:color w:val="000000"/>
          <w:sz w:val="20"/>
          <w:vertAlign w:val="subscript"/>
        </w:rPr>
        <w:t>(field n)</w:t>
      </w:r>
      <w:r w:rsidRPr="00753BA1">
        <w:rPr>
          <w:i/>
          <w:color w:val="000000"/>
          <w:sz w:val="20"/>
        </w:rPr>
        <w:tab/>
      </w:r>
      <w:r w:rsidRPr="00753BA1">
        <w:rPr>
          <w:iCs/>
          <w:color w:val="000000"/>
          <w:sz w:val="20"/>
        </w:rPr>
        <w:t>Area of field</w:t>
      </w:r>
      <w:r w:rsidR="000F1B8A" w:rsidRPr="00753BA1">
        <w:rPr>
          <w:iCs/>
          <w:color w:val="000000"/>
          <w:sz w:val="20"/>
        </w:rPr>
        <w:t xml:space="preserve"> </w:t>
      </w:r>
      <w:r w:rsidR="000F1B8A" w:rsidRPr="00753BA1">
        <w:rPr>
          <w:i/>
          <w:color w:val="000000"/>
          <w:sz w:val="20"/>
        </w:rPr>
        <w:t>n</w:t>
      </w:r>
      <w:r w:rsidRPr="00753BA1">
        <w:rPr>
          <w:iCs/>
          <w:color w:val="000000"/>
          <w:sz w:val="20"/>
        </w:rPr>
        <w:t xml:space="preserve"> (ha)</w:t>
      </w:r>
    </w:p>
    <w:p w14:paraId="177556C7" w14:textId="3DE44CF3" w:rsidR="00DB0C08" w:rsidRPr="00D5649B" w:rsidRDefault="00DB0C08" w:rsidP="00AA6B83">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Climate/management factor</w:t>
      </w:r>
    </w:p>
    <w:p w14:paraId="681DC351" w14:textId="74A4E13D" w:rsidR="00DB0C08" w:rsidRPr="00D5649B" w:rsidRDefault="00DB0C08"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BFD6401" w14:textId="77777777" w:rsidR="00B75CB9" w:rsidRPr="00D5649B" w:rsidRDefault="00B75CB9" w:rsidP="008A7F5F">
      <w:pPr>
        <w:pStyle w:val="Heading3"/>
      </w:pPr>
      <w:bookmarkStart w:id="329" w:name="_Ref3897378"/>
      <w:bookmarkStart w:id="330" w:name="_Ref109826842"/>
      <w:bookmarkStart w:id="331" w:name="_Toc152758558"/>
      <w:r w:rsidRPr="00D5649B">
        <w:t>Mineralizatio</w:t>
      </w:r>
      <w:bookmarkEnd w:id="329"/>
      <w:r w:rsidRPr="00D5649B">
        <w:t>n</w:t>
      </w:r>
      <w:bookmarkEnd w:id="330"/>
      <w:bookmarkEnd w:id="331"/>
    </w:p>
    <w:p w14:paraId="22F26C08" w14:textId="4180F6DE" w:rsidR="00B75CB9" w:rsidRPr="00D5649B" w:rsidRDefault="00B75CB9" w:rsidP="00B75CB9">
      <w:pPr>
        <w:keepNext/>
        <w:tabs>
          <w:tab w:val="clear" w:pos="2880"/>
          <w:tab w:val="left" w:pos="90"/>
        </w:tabs>
        <w:rPr>
          <w:b/>
        </w:rPr>
      </w:pPr>
      <w:r w:rsidRPr="00D5649B">
        <w:rPr>
          <w:b/>
        </w:rPr>
        <w:t xml:space="preserve">Calculates the mineralization of N from residues in correlation with the decomposition of the respective residue </w:t>
      </w:r>
      <w:r w:rsidR="004C5A59">
        <w:rPr>
          <w:b/>
        </w:rPr>
        <w:t>C</w:t>
      </w:r>
      <w:r w:rsidR="004C5A59" w:rsidRPr="00D5649B">
        <w:rPr>
          <w:b/>
        </w:rPr>
        <w:t xml:space="preserve"> </w:t>
      </w:r>
      <w:r w:rsidRPr="00D5649B">
        <w:rPr>
          <w:b/>
        </w:rPr>
        <w:t>fraction</w:t>
      </w:r>
      <w:r w:rsidR="00336733" w:rsidRPr="00D5649B">
        <w:rPr>
          <w:b/>
        </w:rPr>
        <w:t>. Also</w:t>
      </w:r>
      <w:r w:rsidRPr="00D5649B">
        <w:rPr>
          <w:b/>
        </w:rPr>
        <w:t xml:space="preserve"> takes into account N release or immobilisation by the soil </w:t>
      </w:r>
      <w:r w:rsidR="002B53D0">
        <w:rPr>
          <w:b/>
        </w:rPr>
        <w:t>C</w:t>
      </w:r>
      <w:r w:rsidR="002B53D0" w:rsidRPr="00D5649B">
        <w:rPr>
          <w:b/>
        </w:rPr>
        <w:t xml:space="preserve"> </w:t>
      </w:r>
      <w:r w:rsidRPr="00D5649B">
        <w:rPr>
          <w:b/>
        </w:rPr>
        <w:t xml:space="preserve">pool. </w:t>
      </w:r>
      <w:r w:rsidRPr="00D5649B">
        <w:rPr>
          <w:b/>
        </w:rPr>
        <w:lastRenderedPageBreak/>
        <w:t xml:space="preserve">While the </w:t>
      </w:r>
      <w:r w:rsidR="003C2449">
        <w:rPr>
          <w:b/>
        </w:rPr>
        <w:t>N</w:t>
      </w:r>
      <w:r w:rsidR="003C2449" w:rsidRPr="00D5649B">
        <w:rPr>
          <w:b/>
        </w:rPr>
        <w:t xml:space="preserve"> </w:t>
      </w:r>
      <w:r w:rsidRPr="00D5649B">
        <w:rPr>
          <w:b/>
        </w:rPr>
        <w:t xml:space="preserve">released is added to the mineral N pool, immobilisation will draw from both the mineral and the organic </w:t>
      </w:r>
      <w:r w:rsidR="003C2449">
        <w:rPr>
          <w:b/>
        </w:rPr>
        <w:t>N</w:t>
      </w:r>
      <w:r w:rsidR="003C2449" w:rsidRPr="00D5649B">
        <w:rPr>
          <w:b/>
        </w:rPr>
        <w:t xml:space="preserve"> </w:t>
      </w:r>
      <w:r w:rsidRPr="00D5649B">
        <w:rPr>
          <w:b/>
        </w:rPr>
        <w:t>pool.</w:t>
      </w:r>
    </w:p>
    <w:p w14:paraId="492742E7" w14:textId="55776EB3" w:rsidR="00B75CB9" w:rsidRPr="00D5649B" w:rsidRDefault="00B75CB9" w:rsidP="00B75CB9">
      <w:pPr>
        <w:keepNext/>
        <w:tabs>
          <w:tab w:val="clear" w:pos="2880"/>
          <w:tab w:val="left" w:pos="90"/>
        </w:tabs>
        <w:ind w:left="2160" w:hanging="2160"/>
      </w:pPr>
      <w:r w:rsidRPr="00D5649B">
        <w:t xml:space="preserve">Calculation of </w:t>
      </w:r>
      <w:proofErr w:type="spellStart"/>
      <w:r w:rsidRPr="009904A0">
        <w:rPr>
          <w:i/>
          <w:iCs/>
        </w:rPr>
        <w:t>N</w:t>
      </w:r>
      <w:r w:rsidR="009904A0" w:rsidRPr="009904A0">
        <w:rPr>
          <w:i/>
          <w:iCs/>
          <w:vertAlign w:val="subscript"/>
        </w:rPr>
        <w:t>C</w:t>
      </w:r>
      <w:r w:rsidRPr="009904A0">
        <w:rPr>
          <w:i/>
          <w:iCs/>
          <w:vertAlign w:val="subscript"/>
        </w:rPr>
        <w:t>rop</w:t>
      </w:r>
      <w:r w:rsidR="009904A0" w:rsidRPr="009904A0">
        <w:rPr>
          <w:i/>
          <w:iCs/>
          <w:vertAlign w:val="subscript"/>
        </w:rPr>
        <w:t>R</w:t>
      </w:r>
      <w:r w:rsidRPr="009904A0">
        <w:rPr>
          <w:i/>
          <w:iCs/>
          <w:vertAlign w:val="subscript"/>
        </w:rPr>
        <w:t>esidues</w:t>
      </w:r>
      <w:proofErr w:type="spellEnd"/>
      <w:r w:rsidRPr="00D5649B">
        <w:t xml:space="preserve"> at the starting point (t=0)</w:t>
      </w:r>
    </w:p>
    <w:p w14:paraId="023E6326" w14:textId="7AA58230" w:rsidR="00B75CB9" w:rsidRPr="00D5649B" w:rsidRDefault="00000000" w:rsidP="001F7AE4">
      <w:pPr>
        <w:keepNext/>
        <w:tabs>
          <w:tab w:val="clear" w:pos="2880"/>
          <w:tab w:val="clear" w:pos="9360"/>
          <w:tab w:val="right" w:pos="9799"/>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rPr>
                </m:ctrlPr>
              </m:dPr>
              <m:e>
                <m:r>
                  <m:rPr>
                    <m:sty m:val="bi"/>
                  </m:rPr>
                  <w:rPr>
                    <w:rFonts w:ascii="Cambria Math" w:hAnsi="Cambria Math"/>
                  </w:rPr>
                  <m:t>t=0,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E6E6A5E" w14:textId="4D253988" w:rsidR="00B75CB9" w:rsidRPr="00D5649B" w:rsidRDefault="00B75CB9" w:rsidP="00B75CB9">
      <w:pPr>
        <w:keepNext/>
        <w:tabs>
          <w:tab w:val="clear" w:pos="2880"/>
          <w:tab w:val="left" w:pos="90"/>
          <w:tab w:val="left" w:pos="8647"/>
        </w:tabs>
        <w:rPr>
          <w:b/>
          <w:szCs w:val="24"/>
        </w:rPr>
      </w:pPr>
      <w:r w:rsidRPr="00D5649B">
        <w:t xml:space="preserve">Calculation of </w:t>
      </w:r>
      <w:proofErr w:type="spellStart"/>
      <w:r w:rsidR="009904A0" w:rsidRPr="009904A0">
        <w:rPr>
          <w:i/>
          <w:iCs/>
        </w:rPr>
        <w:t>N</w:t>
      </w:r>
      <w:r w:rsidR="009904A0" w:rsidRPr="009904A0">
        <w:rPr>
          <w:i/>
          <w:iCs/>
          <w:vertAlign w:val="subscript"/>
        </w:rPr>
        <w:t>CropResidues</w:t>
      </w:r>
      <w:proofErr w:type="spellEnd"/>
      <w:r w:rsidRPr="00D5649B">
        <w:t xml:space="preserve"> after the starting point (t&gt;0)</w:t>
      </w:r>
    </w:p>
    <w:p w14:paraId="5CF36F84" w14:textId="6A590BFA" w:rsidR="00B75CB9" w:rsidRDefault="00000000"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
          </m:rPr>
          <w:rPr>
            <w:rFonts w:ascii="Cambria Math" w:hAnsi="Cambria Math"/>
            <w:szCs w:val="24"/>
          </w:rPr>
          <m:t xml:space="preserve"> </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 field n</m:t>
                    </m:r>
                  </m:e>
                </m:d>
              </m:sub>
            </m:sSub>
          </m:e>
        </m:d>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sub>
                </m:sSub>
              </m:e>
            </m:d>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0A8E66E6" w14:textId="72F2A734" w:rsidR="00B75CB9" w:rsidRPr="00D5649B" w:rsidRDefault="00B75CB9" w:rsidP="00B75CB9">
      <w:pPr>
        <w:keepNext/>
        <w:tabs>
          <w:tab w:val="left" w:pos="8647"/>
        </w:tabs>
        <w:rPr>
          <w:szCs w:val="24"/>
        </w:rPr>
      </w:pPr>
      <w:r w:rsidRPr="00D5649B">
        <w:rPr>
          <w:szCs w:val="24"/>
        </w:rPr>
        <w:t xml:space="preserve">Calculation of </w:t>
      </w:r>
      <w:proofErr w:type="spellStart"/>
      <w:r w:rsidRPr="009904A0">
        <w:rPr>
          <w:i/>
          <w:iCs/>
          <w:szCs w:val="24"/>
        </w:rPr>
        <w:t>N</w:t>
      </w:r>
      <w:r w:rsidRPr="009904A0">
        <w:rPr>
          <w:i/>
          <w:iCs/>
          <w:szCs w:val="24"/>
          <w:vertAlign w:val="subscript"/>
        </w:rPr>
        <w:t>min</w:t>
      </w:r>
      <w:proofErr w:type="spellEnd"/>
      <w:r w:rsidRPr="00D5649B">
        <w:rPr>
          <w:szCs w:val="24"/>
        </w:rPr>
        <w:t xml:space="preserve"> from the decomposition of old </w:t>
      </w:r>
      <w:r w:rsidR="00F87823">
        <w:rPr>
          <w:szCs w:val="24"/>
        </w:rPr>
        <w:t>C</w:t>
      </w:r>
    </w:p>
    <w:p w14:paraId="1FFDDE6E" w14:textId="530F5DA5" w:rsidR="001977CC" w:rsidRDefault="00000000" w:rsidP="001977CC">
      <w:pPr>
        <w:keepNext/>
        <w:tabs>
          <w:tab w:val="clear" w:pos="2880"/>
          <w:tab w:val="clear" w:pos="9360"/>
          <w:tab w:val="right" w:pos="9785"/>
        </w:tabs>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e>
            </m:d>
          </m:e>
        </m:d>
        <m:r>
          <m:rPr>
            <m:sty m:val="bi"/>
          </m:rPr>
          <w:rPr>
            <w:rFonts w:ascii="Cambria Math" w:hAnsi="Cambria Math"/>
            <w:szCs w:val="24"/>
          </w:rPr>
          <m:t>×</m:t>
        </m:r>
        <m:r>
          <m:rPr>
            <m:sty m:val="bi"/>
          </m:rPr>
          <w:rPr>
            <w:rFonts w:ascii="Cambria Math" w:hAnsi="Cambria Math"/>
            <w:color w:val="000000" w:themeColor="text1"/>
          </w:rPr>
          <m:t>OldcarbonN</m:t>
        </m:r>
      </m:oMath>
      <w:r w:rsidR="001977CC">
        <w:rPr>
          <w:b/>
          <w:color w:val="000000" w:themeColor="text1"/>
        </w:rPr>
        <w:t xml:space="preserve"> </w:t>
      </w:r>
      <w:r w:rsidR="001977CC">
        <w:rPr>
          <w:b/>
          <w:color w:val="000000" w:themeColor="text1"/>
        </w:rPr>
        <w:tab/>
      </w:r>
      <w:r w:rsidR="001977CC" w:rsidRPr="00063A2B">
        <w:rPr>
          <w:b/>
          <w:bCs/>
        </w:rPr>
        <w:t xml:space="preserve">Eq. </w:t>
      </w:r>
      <w:r w:rsidR="001977CC" w:rsidRPr="00063A2B">
        <w:rPr>
          <w:b/>
          <w:bCs/>
        </w:rPr>
        <w:fldChar w:fldCharType="begin"/>
      </w:r>
      <w:r w:rsidR="001977CC" w:rsidRPr="00063A2B">
        <w:rPr>
          <w:b/>
          <w:bCs/>
        </w:rPr>
        <w:instrText xml:space="preserve"> STYLEREF 3 \s </w:instrText>
      </w:r>
      <w:r w:rsidR="001977CC" w:rsidRPr="00063A2B">
        <w:rPr>
          <w:b/>
          <w:bCs/>
        </w:rPr>
        <w:fldChar w:fldCharType="separate"/>
      </w:r>
      <w:r w:rsidR="00063A2B" w:rsidRPr="00063A2B">
        <w:rPr>
          <w:b/>
          <w:bCs/>
          <w:noProof/>
        </w:rPr>
        <w:t>2.6.4</w:t>
      </w:r>
      <w:r w:rsidR="001977CC" w:rsidRPr="00063A2B">
        <w:rPr>
          <w:b/>
          <w:bCs/>
        </w:rPr>
        <w:fldChar w:fldCharType="end"/>
      </w:r>
      <w:r w:rsidR="001977CC" w:rsidRPr="00063A2B">
        <w:rPr>
          <w:b/>
          <w:bCs/>
        </w:rPr>
        <w:noBreakHyphen/>
      </w:r>
      <w:r w:rsidR="001977CC" w:rsidRPr="00063A2B">
        <w:rPr>
          <w:b/>
          <w:bCs/>
        </w:rPr>
        <w:fldChar w:fldCharType="begin"/>
      </w:r>
      <w:r w:rsidR="001977CC" w:rsidRPr="00063A2B">
        <w:rPr>
          <w:b/>
          <w:bCs/>
        </w:rPr>
        <w:instrText xml:space="preserve"> SEQ Eq. \* ARABIC \s 3 </w:instrText>
      </w:r>
      <w:r w:rsidR="001977CC" w:rsidRPr="00063A2B">
        <w:rPr>
          <w:b/>
          <w:bCs/>
        </w:rPr>
        <w:fldChar w:fldCharType="separate"/>
      </w:r>
      <w:r w:rsidR="00063A2B" w:rsidRPr="00063A2B">
        <w:rPr>
          <w:b/>
          <w:bCs/>
          <w:noProof/>
        </w:rPr>
        <w:t>3</w:t>
      </w:r>
      <w:r w:rsidR="001977CC" w:rsidRPr="00063A2B">
        <w:rPr>
          <w:b/>
          <w:bCs/>
        </w:rPr>
        <w:fldChar w:fldCharType="end"/>
      </w:r>
    </w:p>
    <w:p w14:paraId="7EF6ED5D" w14:textId="77777777" w:rsidR="00B75CB9" w:rsidRPr="00D5649B" w:rsidRDefault="00B75CB9" w:rsidP="00B75CB9">
      <w:pPr>
        <w:rPr>
          <w:sz w:val="20"/>
        </w:rPr>
      </w:pPr>
      <w:r w:rsidRPr="00D5649B">
        <w:rPr>
          <w:sz w:val="20"/>
        </w:rPr>
        <w:t>where</w:t>
      </w:r>
    </w:p>
    <w:p w14:paraId="61FCF2E2" w14:textId="01C3529F" w:rsidR="00B75CB9" w:rsidRPr="00D5649B" w:rsidRDefault="00B75CB9" w:rsidP="00AA6B83">
      <w:pPr>
        <w:tabs>
          <w:tab w:val="clear" w:pos="2880"/>
          <w:tab w:val="clear" w:pos="9360"/>
        </w:tabs>
        <w:spacing w:before="0"/>
        <w:ind w:left="2835" w:hanging="2835"/>
        <w:rPr>
          <w:sz w:val="20"/>
          <w:szCs w:val="16"/>
        </w:rPr>
      </w:pPr>
      <w:proofErr w:type="spellStart"/>
      <w:r w:rsidRPr="00D5649B">
        <w:rPr>
          <w:i/>
          <w:color w:val="000000"/>
          <w:sz w:val="20"/>
          <w:szCs w:val="16"/>
        </w:rPr>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3FFEA9BC" w14:textId="3D45428D" w:rsidR="00B75CB9" w:rsidRPr="00D5649B" w:rsidRDefault="00B75CB9" w:rsidP="00AA6B83">
      <w:pPr>
        <w:tabs>
          <w:tab w:val="clear" w:pos="2880"/>
          <w:tab w:val="clear" w:pos="9360"/>
        </w:tabs>
        <w:spacing w:before="0"/>
        <w:ind w:left="2835" w:hanging="2835"/>
        <w:rPr>
          <w:sz w:val="20"/>
        </w:rPr>
      </w:pPr>
      <w:proofErr w:type="spellStart"/>
      <w:r w:rsidRPr="00D5649B">
        <w:rPr>
          <w:i/>
          <w:color w:val="000000"/>
          <w:sz w:val="20"/>
        </w:rPr>
        <w:t>BGresidue</w:t>
      </w:r>
      <w:proofErr w:type="spellEnd"/>
      <w:r w:rsidRPr="00D5649B">
        <w:rPr>
          <w:i/>
          <w:color w:val="000000"/>
          <w:sz w:val="20"/>
          <w:vertAlign w:val="subscript"/>
        </w:rPr>
        <w:t xml:space="preserve"> N(crop)</w:t>
      </w:r>
      <w:r w:rsidRPr="00D5649B">
        <w:rPr>
          <w:i/>
          <w:color w:val="FF0000"/>
          <w:sz w:val="20"/>
        </w:rPr>
        <w:tab/>
      </w:r>
      <w:r w:rsidRPr="00D5649B">
        <w:rPr>
          <w:sz w:val="20"/>
        </w:rPr>
        <w:t>Belowground residue N (kg N ha</w:t>
      </w:r>
      <w:r w:rsidRPr="00D5649B">
        <w:rPr>
          <w:sz w:val="20"/>
          <w:vertAlign w:val="superscript"/>
        </w:rPr>
        <w:t>-1</w:t>
      </w:r>
      <w:r w:rsidRPr="00D5649B">
        <w:rPr>
          <w:sz w:val="20"/>
        </w:rPr>
        <w:t>)</w:t>
      </w:r>
    </w:p>
    <w:p w14:paraId="27C25EC6" w14:textId="14715892" w:rsidR="00B75CB9" w:rsidRPr="00D5649B" w:rsidRDefault="00B75CB9" w:rsidP="00AA6B83">
      <w:pPr>
        <w:keepNext/>
        <w:tabs>
          <w:tab w:val="clear" w:pos="2880"/>
          <w:tab w:val="clear" w:pos="9360"/>
        </w:tabs>
        <w:spacing w:before="0"/>
        <w:ind w:left="2835" w:hanging="2835"/>
        <w:rPr>
          <w:color w:val="000000"/>
          <w:sz w:val="20"/>
        </w:rPr>
      </w:pPr>
      <w:r w:rsidRPr="009D44B6">
        <w:rPr>
          <w:i/>
          <w:color w:val="000000"/>
          <w:sz w:val="20"/>
        </w:rPr>
        <w:t>N</w:t>
      </w:r>
      <w:r w:rsidR="007E7F82" w:rsidRPr="009D44B6">
        <w:rPr>
          <w:i/>
          <w:color w:val="000000"/>
          <w:sz w:val="20"/>
          <w:vertAlign w:val="subscript"/>
        </w:rPr>
        <w:t>m</w:t>
      </w:r>
      <w:r w:rsidRPr="009D44B6">
        <w:rPr>
          <w:i/>
          <w:sz w:val="20"/>
          <w:vertAlign w:val="subscript"/>
        </w:rPr>
        <w:t>(</w:t>
      </w:r>
      <w:proofErr w:type="spellStart"/>
      <w:r w:rsidRPr="009D44B6">
        <w:rPr>
          <w:i/>
          <w:sz w:val="20"/>
          <w:vertAlign w:val="subscript"/>
        </w:rPr>
        <w:t>t,field</w:t>
      </w:r>
      <w:proofErr w:type="spellEnd"/>
      <w:r w:rsidRPr="009D44B6">
        <w:rPr>
          <w:i/>
          <w:sz w:val="20"/>
          <w:vertAlign w:val="subscript"/>
        </w:rPr>
        <w:t xml:space="preserve"> n)</w:t>
      </w:r>
      <w:r w:rsidRPr="009D44B6">
        <w:rPr>
          <w:sz w:val="20"/>
        </w:rPr>
        <w:tab/>
        <w:t xml:space="preserve">Manure residue N pool </w:t>
      </w:r>
      <w:r w:rsidRPr="009D44B6">
        <w:rPr>
          <w:sz w:val="20"/>
          <w:szCs w:val="16"/>
        </w:rPr>
        <w:t>(kg N ha</w:t>
      </w:r>
      <w:r w:rsidRPr="009D44B6">
        <w:rPr>
          <w:sz w:val="20"/>
          <w:szCs w:val="16"/>
          <w:vertAlign w:val="superscript"/>
        </w:rPr>
        <w:t>-1</w:t>
      </w:r>
      <w:r w:rsidRPr="009D44B6">
        <w:rPr>
          <w:sz w:val="20"/>
          <w:szCs w:val="16"/>
        </w:rPr>
        <w:t>)</w:t>
      </w:r>
    </w:p>
    <w:p w14:paraId="66BAA4B9" w14:textId="022A8FBC" w:rsidR="00B75CB9" w:rsidRPr="00D5649B" w:rsidRDefault="00B75CB9" w:rsidP="00AA6B83">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CropResiduesN</w:t>
      </w:r>
      <w:proofErr w:type="spellEnd"/>
      <w:r w:rsidRPr="00D5649B">
        <w:rPr>
          <w:i/>
          <w:sz w:val="20"/>
          <w:szCs w:val="16"/>
          <w:vertAlign w:val="subscript"/>
        </w:rPr>
        <w:t xml:space="preserve"> (field n)</w:t>
      </w:r>
      <w:r w:rsidRPr="00D5649B">
        <w:rPr>
          <w:sz w:val="20"/>
          <w:szCs w:val="16"/>
        </w:rPr>
        <w:t xml:space="preserve"> </w:t>
      </w:r>
      <w:r w:rsidRPr="00D5649B">
        <w:rPr>
          <w:sz w:val="20"/>
          <w:szCs w:val="16"/>
        </w:rPr>
        <w:tab/>
        <w:t>Availability of N from residue decomposition (kg N</w:t>
      </w:r>
      <w:r w:rsidRPr="00D5649B">
        <w:rPr>
          <w:sz w:val="20"/>
        </w:rPr>
        <w:t xml:space="preserve"> ha</w:t>
      </w:r>
      <w:r w:rsidRPr="00D5649B">
        <w:rPr>
          <w:sz w:val="20"/>
          <w:vertAlign w:val="superscript"/>
        </w:rPr>
        <w:t>-1</w:t>
      </w:r>
      <w:r w:rsidRPr="00D5649B">
        <w:rPr>
          <w:sz w:val="20"/>
          <w:szCs w:val="16"/>
        </w:rPr>
        <w:t xml:space="preserve">) on field </w:t>
      </w:r>
      <w:r w:rsidRPr="00D5649B">
        <w:rPr>
          <w:i/>
          <w:sz w:val="20"/>
          <w:szCs w:val="16"/>
        </w:rPr>
        <w:t>n</w:t>
      </w:r>
    </w:p>
    <w:p w14:paraId="214E4266" w14:textId="35D8CFC7" w:rsidR="00B75CB9" w:rsidRPr="00D5649B" w:rsidRDefault="00B75CB9" w:rsidP="00AA6B83">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ON (field n)</w:t>
      </w:r>
      <w:r w:rsidRPr="00D5649B">
        <w:rPr>
          <w:sz w:val="20"/>
          <w:szCs w:val="16"/>
        </w:rPr>
        <w:t xml:space="preserve"> </w:t>
      </w:r>
      <w:r w:rsidRPr="00D5649B">
        <w:rPr>
          <w:sz w:val="20"/>
          <w:szCs w:val="16"/>
        </w:rPr>
        <w:tab/>
        <w:t>Availab</w:t>
      </w:r>
      <w:r w:rsidR="007E7F82" w:rsidRPr="00D5649B">
        <w:rPr>
          <w:sz w:val="20"/>
          <w:szCs w:val="16"/>
        </w:rPr>
        <w:t>le</w:t>
      </w:r>
      <w:r w:rsidRPr="00D5649B">
        <w:rPr>
          <w:sz w:val="20"/>
          <w:szCs w:val="16"/>
        </w:rPr>
        <w:t xml:space="preserve"> </w:t>
      </w:r>
      <w:r w:rsidR="00EC343D" w:rsidRPr="00D5649B">
        <w:rPr>
          <w:sz w:val="20"/>
          <w:szCs w:val="16"/>
        </w:rPr>
        <w:t xml:space="preserve">organic </w:t>
      </w:r>
      <w:r w:rsidRPr="00D5649B">
        <w:rPr>
          <w:sz w:val="20"/>
          <w:szCs w:val="16"/>
        </w:rPr>
        <w:t xml:space="preserve">N on field </w:t>
      </w:r>
      <w:r w:rsidRPr="00D5649B">
        <w:rPr>
          <w:i/>
          <w:sz w:val="20"/>
          <w:szCs w:val="16"/>
        </w:rPr>
        <w:t>n</w:t>
      </w:r>
      <w:r w:rsidR="007E7F82" w:rsidRPr="00D5649B">
        <w:rPr>
          <w:i/>
          <w:sz w:val="20"/>
          <w:szCs w:val="16"/>
        </w:rPr>
        <w:t xml:space="preserve"> </w:t>
      </w:r>
      <w:r w:rsidR="007E7F82" w:rsidRPr="00D5649B">
        <w:rPr>
          <w:sz w:val="20"/>
          <w:szCs w:val="16"/>
        </w:rPr>
        <w:t>(kg N</w:t>
      </w:r>
      <w:r w:rsidR="007E7F82" w:rsidRPr="00D5649B">
        <w:rPr>
          <w:sz w:val="20"/>
        </w:rPr>
        <w:t xml:space="preserve"> ha</w:t>
      </w:r>
      <w:r w:rsidR="007E7F82" w:rsidRPr="00D5649B">
        <w:rPr>
          <w:sz w:val="20"/>
          <w:vertAlign w:val="superscript"/>
        </w:rPr>
        <w:t>-1</w:t>
      </w:r>
      <w:r w:rsidR="007E7F82" w:rsidRPr="00D5649B">
        <w:rPr>
          <w:sz w:val="20"/>
          <w:szCs w:val="16"/>
        </w:rPr>
        <w:t>)</w:t>
      </w:r>
    </w:p>
    <w:p w14:paraId="5255F9D4" w14:textId="77777777" w:rsidR="00B75CB9" w:rsidRPr="00D5649B" w:rsidRDefault="00B75CB9" w:rsidP="00AA6B83">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75E0B63" w14:textId="2516FC2F" w:rsidR="00B75CB9" w:rsidRPr="00D5649B" w:rsidRDefault="00B75CB9" w:rsidP="00AA6B83">
      <w:pPr>
        <w:tabs>
          <w:tab w:val="clear" w:pos="2880"/>
          <w:tab w:val="clear" w:pos="9360"/>
        </w:tabs>
        <w:spacing w:before="0"/>
        <w:ind w:left="2835" w:hanging="2835"/>
        <w:rPr>
          <w:sz w:val="20"/>
        </w:rPr>
      </w:pPr>
      <w:r w:rsidRPr="00D5649B">
        <w:rPr>
          <w:i/>
          <w:sz w:val="20"/>
        </w:rPr>
        <w:t>O</w:t>
      </w:r>
      <w:r w:rsidRPr="00D5649B">
        <w:rPr>
          <w:i/>
          <w:sz w:val="20"/>
        </w:rPr>
        <w:tab/>
      </w:r>
      <w:r w:rsidRPr="00D5649B">
        <w:rPr>
          <w:sz w:val="20"/>
        </w:rPr>
        <w:t xml:space="preserve">Old pool </w:t>
      </w:r>
      <w:r w:rsidR="002B53D0">
        <w:rPr>
          <w:sz w:val="20"/>
        </w:rPr>
        <w:t>SOC</w:t>
      </w:r>
      <w:r w:rsidRPr="00D5649B">
        <w:rPr>
          <w:sz w:val="20"/>
        </w:rPr>
        <w:t xml:space="preserve"> (kg ha</w:t>
      </w:r>
      <w:r w:rsidRPr="00D5649B">
        <w:rPr>
          <w:sz w:val="20"/>
          <w:vertAlign w:val="superscript"/>
        </w:rPr>
        <w:t>-1</w:t>
      </w:r>
      <w:r w:rsidRPr="00D5649B">
        <w:rPr>
          <w:sz w:val="20"/>
        </w:rPr>
        <w:t>)</w:t>
      </w:r>
    </w:p>
    <w:p w14:paraId="7DE7B8D7" w14:textId="5D47B3D2" w:rsidR="00B75CB9" w:rsidRPr="00D5649B" w:rsidRDefault="00B75CB9"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22CA6FFC" w14:textId="7E4B8A58" w:rsidR="000A3085" w:rsidRPr="00D5649B" w:rsidRDefault="000A3085" w:rsidP="00AA6B83">
      <w:pPr>
        <w:tabs>
          <w:tab w:val="clear" w:pos="2880"/>
          <w:tab w:val="clear" w:pos="9360"/>
        </w:tabs>
        <w:spacing w:before="0"/>
        <w:ind w:left="2835" w:hanging="2835"/>
        <w:rPr>
          <w:sz w:val="20"/>
        </w:rPr>
      </w:pPr>
      <w:proofErr w:type="spellStart"/>
      <w:r w:rsidRPr="00D5649B">
        <w:rPr>
          <w:i/>
          <w:sz w:val="20"/>
        </w:rPr>
        <w:t>OldcarbonN</w:t>
      </w:r>
      <w:proofErr w:type="spellEnd"/>
      <w:r w:rsidRPr="00D5649B">
        <w:rPr>
          <w:sz w:val="20"/>
        </w:rPr>
        <w:tab/>
      </w:r>
      <w:r w:rsidR="002B53D0">
        <w:rPr>
          <w:sz w:val="20"/>
        </w:rPr>
        <w:t>C</w:t>
      </w:r>
      <w:r w:rsidR="002B53D0" w:rsidRPr="00D5649B">
        <w:rPr>
          <w:sz w:val="20"/>
        </w:rPr>
        <w:t xml:space="preserve"> </w:t>
      </w:r>
      <w:r w:rsidRPr="00D5649B">
        <w:rPr>
          <w:sz w:val="20"/>
        </w:rPr>
        <w:t xml:space="preserve">to </w:t>
      </w:r>
      <w:r w:rsidR="002B53D0">
        <w:rPr>
          <w:sz w:val="20"/>
        </w:rPr>
        <w:t>N</w:t>
      </w:r>
      <w:r w:rsidR="002B53D0" w:rsidRPr="00D5649B">
        <w:rPr>
          <w:sz w:val="20"/>
        </w:rPr>
        <w:t xml:space="preserve"> </w:t>
      </w:r>
      <w:r w:rsidRPr="00D5649B">
        <w:rPr>
          <w:sz w:val="20"/>
        </w:rPr>
        <w:t>ratio</w:t>
      </w:r>
    </w:p>
    <w:p w14:paraId="3DAB152E" w14:textId="3C41842E" w:rsidR="00B75CB9" w:rsidRPr="00D5649B" w:rsidRDefault="00EE6923" w:rsidP="00B75CB9">
      <w:pPr>
        <w:tabs>
          <w:tab w:val="clear" w:pos="2880"/>
          <w:tab w:val="left" w:pos="2694"/>
        </w:tabs>
        <w:spacing w:before="0"/>
        <w:rPr>
          <w:sz w:val="20"/>
        </w:rPr>
      </w:pPr>
      <w:r>
        <w:rPr>
          <w:noProof/>
        </w:rPr>
        <mc:AlternateContent>
          <mc:Choice Requires="wps">
            <w:drawing>
              <wp:anchor distT="0" distB="0" distL="114300" distR="114300" simplePos="0" relativeHeight="251646464" behindDoc="0" locked="0" layoutInCell="1" allowOverlap="1" wp14:anchorId="5913BFF4" wp14:editId="25C2C663">
                <wp:simplePos x="0" y="0"/>
                <wp:positionH relativeFrom="margin">
                  <wp:posOffset>0</wp:posOffset>
                </wp:positionH>
                <wp:positionV relativeFrom="paragraph">
                  <wp:posOffset>220980</wp:posOffset>
                </wp:positionV>
                <wp:extent cx="5949950" cy="704850"/>
                <wp:effectExtent l="0" t="0" r="0" b="0"/>
                <wp:wrapTopAndBottom/>
                <wp:docPr id="6719073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D10F5" w14:textId="77777777" w:rsidR="00B1240A" w:rsidRPr="005E565B" w:rsidRDefault="00B1240A" w:rsidP="00B75CB9">
                            <w:pPr>
                              <w:rPr>
                                <w:color w:val="000000" w:themeColor="text1"/>
                              </w:rPr>
                            </w:pPr>
                            <w:r w:rsidRPr="005E565B">
                              <w:rPr>
                                <w:color w:val="000000" w:themeColor="text1"/>
                              </w:rPr>
                              <w:t>Holos V4 will use the following constant values:</w:t>
                            </w:r>
                          </w:p>
                          <w:p w14:paraId="0FD04CFD" w14:textId="597E4583" w:rsidR="00B1240A" w:rsidRPr="00A90743" w:rsidRDefault="00B1240A" w:rsidP="00B75CB9">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BFF4" id="Rectangle 35" o:spid="_x0000_s1046" style="position:absolute;margin-left:0;margin-top:17.4pt;width:468.5pt;height:55.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" fillcolor="white [3212]" strokecolor="#243f60 [1604]" strokeweight="2pt">
                <v:path arrowok="t"/>
                <v:textbox>
                  <w:txbxContent>
                    <w:p w14:paraId="058D10F5" w14:textId="77777777" w:rsidR="00B1240A" w:rsidRPr="005E565B" w:rsidRDefault="00B1240A" w:rsidP="00B75CB9">
                      <w:pPr>
                        <w:rPr>
                          <w:color w:val="000000" w:themeColor="text1"/>
                        </w:rPr>
                      </w:pPr>
                      <w:r w:rsidRPr="005E565B">
                        <w:rPr>
                          <w:color w:val="000000" w:themeColor="text1"/>
                        </w:rPr>
                        <w:t>Holos V4 will use the following constant values:</w:t>
                      </w:r>
                    </w:p>
                    <w:p w14:paraId="0FD04CFD" w14:textId="597E4583" w:rsidR="00B1240A" w:rsidRPr="00A90743" w:rsidRDefault="00B1240A" w:rsidP="00B75CB9">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v:textbox>
                <w10:wrap type="topAndBottom" anchorx="margin"/>
              </v:rect>
            </w:pict>
          </mc:Fallback>
        </mc:AlternateContent>
      </w:r>
    </w:p>
    <w:p w14:paraId="67584FF6" w14:textId="43310A30" w:rsidR="00B75CB9" w:rsidRPr="00D5649B" w:rsidRDefault="00B75CB9" w:rsidP="008A7F5F">
      <w:pPr>
        <w:pStyle w:val="Heading3"/>
      </w:pPr>
      <w:bookmarkStart w:id="332" w:name="_Toc152758559"/>
      <w:r w:rsidRPr="00D5649B">
        <w:t xml:space="preserve">Direct </w:t>
      </w:r>
      <w:r w:rsidR="0010416D">
        <w:t>e</w:t>
      </w:r>
      <w:r w:rsidRPr="00D5649B">
        <w:t>missions from inputs</w:t>
      </w:r>
      <w:bookmarkEnd w:id="332"/>
    </w:p>
    <w:p w14:paraId="420090CB" w14:textId="4AE966D1" w:rsidR="00B75CB9" w:rsidRPr="00D5649B" w:rsidRDefault="00B75CB9" w:rsidP="00B75CB9">
      <w:pPr>
        <w:rPr>
          <w:b/>
        </w:rPr>
      </w:pPr>
      <w:r w:rsidRPr="00D5649B">
        <w:rPr>
          <w:b/>
        </w:rPr>
        <w:t>Calculate</w:t>
      </w:r>
      <w:r w:rsidR="00F9646A" w:rsidRPr="00D5649B">
        <w:rPr>
          <w:b/>
        </w:rPr>
        <w:t>s</w:t>
      </w:r>
      <w:r w:rsidRPr="00D5649B">
        <w:rPr>
          <w:b/>
        </w:rPr>
        <w:t xml:space="preserve"> the emission for each field and year independently. The following assumptions apply:</w:t>
      </w:r>
    </w:p>
    <w:p w14:paraId="14C3172E" w14:textId="656F3CD4" w:rsidR="00B75CB9" w:rsidRPr="00D5649B" w:rsidRDefault="00B75CB9" w:rsidP="00B75CB9">
      <w:pPr>
        <w:pStyle w:val="ListParagraph"/>
        <w:numPr>
          <w:ilvl w:val="0"/>
          <w:numId w:val="17"/>
        </w:numPr>
      </w:pPr>
      <w:r w:rsidRPr="00D5649B">
        <w:t xml:space="preserve">N mineralization emissions are calculated specifically for the </w:t>
      </w:r>
      <w:r w:rsidR="00E57A76">
        <w:t>C</w:t>
      </w:r>
      <w:r w:rsidR="00E57A76" w:rsidRPr="00D5649B">
        <w:t xml:space="preserve"> </w:t>
      </w:r>
      <w:r w:rsidRPr="00D5649B">
        <w:t>change within one field</w:t>
      </w:r>
    </w:p>
    <w:p w14:paraId="1B5D0F10" w14:textId="777D7DFF" w:rsidR="00B75CB9" w:rsidRPr="00D5649B" w:rsidRDefault="00B75CB9" w:rsidP="00B75CB9">
      <w:pPr>
        <w:pStyle w:val="ListParagraph"/>
        <w:numPr>
          <w:ilvl w:val="0"/>
          <w:numId w:val="17"/>
        </w:numPr>
      </w:pPr>
      <w:r w:rsidRPr="00D5649B">
        <w:t>Crop residue emissions from residue exports are allotted to the farm of residue origin</w:t>
      </w:r>
    </w:p>
    <w:p w14:paraId="107BCCE4" w14:textId="4EDE40D2" w:rsidR="00B75CB9" w:rsidRPr="00D5649B" w:rsidRDefault="00B75CB9" w:rsidP="00B75CB9">
      <w:pPr>
        <w:pStyle w:val="ListParagraph"/>
        <w:numPr>
          <w:ilvl w:val="0"/>
          <w:numId w:val="17"/>
        </w:numPr>
      </w:pPr>
      <w:r w:rsidRPr="00D5649B">
        <w:t>Emissions are calculated based on the specified farm soil texture</w:t>
      </w:r>
    </w:p>
    <w:p w14:paraId="787006F7" w14:textId="3F69AAA1" w:rsidR="00B75CB9" w:rsidRPr="00D5649B" w:rsidRDefault="00B75CB9" w:rsidP="00B75CB9">
      <w:pPr>
        <w:pStyle w:val="ListParagraph"/>
        <w:numPr>
          <w:ilvl w:val="0"/>
          <w:numId w:val="17"/>
        </w:numPr>
      </w:pPr>
      <w:r w:rsidRPr="00D5649B">
        <w:t>N</w:t>
      </w:r>
      <w:r w:rsidRPr="00D5649B">
        <w:rPr>
          <w:vertAlign w:val="subscript"/>
        </w:rPr>
        <w:t>2</w:t>
      </w:r>
      <w:r w:rsidRPr="00D5649B">
        <w:t xml:space="preserve">O emissions from the decay of residues containing biologically-fixed </w:t>
      </w:r>
      <w:r w:rsidR="003C2449">
        <w:t>N</w:t>
      </w:r>
      <w:r w:rsidR="003C2449" w:rsidRPr="00D5649B">
        <w:t xml:space="preserve"> </w:t>
      </w:r>
      <w:r w:rsidRPr="00D5649B">
        <w:t>are included</w:t>
      </w:r>
    </w:p>
    <w:p w14:paraId="7CC81E26" w14:textId="53C3C35F" w:rsidR="00B75CB9" w:rsidRPr="00D5649B" w:rsidRDefault="00B75CB9" w:rsidP="00B75CB9">
      <w:pPr>
        <w:pStyle w:val="ListParagraph"/>
        <w:numPr>
          <w:ilvl w:val="0"/>
          <w:numId w:val="17"/>
        </w:numPr>
      </w:pPr>
      <w:r w:rsidRPr="00D5649B">
        <w:t xml:space="preserve">The soil texture, where not specified in </w:t>
      </w:r>
      <w:r w:rsidRPr="000A1314">
        <w:rPr>
          <w:b/>
        </w:rPr>
        <w:fldChar w:fldCharType="begin"/>
      </w:r>
      <w:r w:rsidRPr="000A1314">
        <w:rPr>
          <w:b/>
        </w:rPr>
        <w:instrText xml:space="preserve"> REF _Ref37077613 \h  \* MERGEFORMAT </w:instrText>
      </w:r>
      <w:r w:rsidRPr="000A1314">
        <w:rPr>
          <w:b/>
        </w:rPr>
      </w:r>
      <w:r w:rsidRPr="000A1314">
        <w:rPr>
          <w:b/>
        </w:rPr>
        <w:fldChar w:fldCharType="separate"/>
      </w:r>
      <w:r w:rsidR="00793E5A" w:rsidRPr="00333F9C">
        <w:rPr>
          <w:b/>
        </w:rPr>
        <w:t xml:space="preserve">Table </w:t>
      </w:r>
      <w:r w:rsidR="00793E5A">
        <w:rPr>
          <w:b/>
        </w:rPr>
        <w:t>13</w:t>
      </w:r>
      <w:r w:rsidRPr="000A1314">
        <w:rPr>
          <w:b/>
        </w:rPr>
        <w:fldChar w:fldCharType="end"/>
      </w:r>
      <w:r w:rsidRPr="00D5649B">
        <w:t>, has no effect (RF = 1)</w:t>
      </w:r>
    </w:p>
    <w:p w14:paraId="243991B7" w14:textId="010B1E08" w:rsidR="00B75CB9" w:rsidRPr="00D5649B" w:rsidRDefault="00B75CB9" w:rsidP="00B75CB9">
      <w:pPr>
        <w:pStyle w:val="ListParagraph"/>
        <w:numPr>
          <w:ilvl w:val="0"/>
          <w:numId w:val="17"/>
        </w:numPr>
      </w:pPr>
      <w:r w:rsidRPr="00D5649B">
        <w:t>No till and reduced tillage are combined into conservation tillage</w:t>
      </w:r>
    </w:p>
    <w:p w14:paraId="4F97E156" w14:textId="703CF1FF" w:rsidR="00B75CB9" w:rsidRPr="00D5649B" w:rsidRDefault="00B75CB9" w:rsidP="00B75CB9">
      <w:pPr>
        <w:pStyle w:val="ListParagraph"/>
        <w:numPr>
          <w:ilvl w:val="0"/>
          <w:numId w:val="17"/>
        </w:numPr>
      </w:pPr>
      <w:r w:rsidRPr="00D5649B">
        <w:t>Irrigation iterates the base EF directly in the year where irrigation takes place, RF adjustments apply regardless</w:t>
      </w:r>
    </w:p>
    <w:p w14:paraId="10AC8181" w14:textId="6D1CB2FA" w:rsidR="00B75CB9" w:rsidRPr="00D5649B" w:rsidRDefault="00B75CB9" w:rsidP="00B75CB9">
      <w:pPr>
        <w:pStyle w:val="ListParagraph"/>
        <w:numPr>
          <w:ilvl w:val="0"/>
          <w:numId w:val="17"/>
        </w:numPr>
      </w:pPr>
      <w:r w:rsidRPr="00D5649B">
        <w:t>For all perennials systems, the N source and tillage regime have no effect (RF=1)</w:t>
      </w:r>
    </w:p>
    <w:p w14:paraId="44F0DC7F" w14:textId="23EA57F4" w:rsidR="00B75CB9" w:rsidRPr="00D5649B" w:rsidRDefault="00B75CB9" w:rsidP="00B75CB9">
      <w:pPr>
        <w:pStyle w:val="ListParagraph"/>
        <w:numPr>
          <w:ilvl w:val="0"/>
          <w:numId w:val="17"/>
        </w:numPr>
      </w:pPr>
      <w:r w:rsidRPr="00D5649B">
        <w:lastRenderedPageBreak/>
        <w:t>For rotations with partial perennials, the perennial RF will apply including in the year of termination (for pasture that is directly reseeded without interruption the perennial RF is maintained)</w:t>
      </w:r>
    </w:p>
    <w:p w14:paraId="6747DB89" w14:textId="2AB666F5" w:rsidR="00B75CB9" w:rsidRPr="00D5649B" w:rsidRDefault="00B75CB9" w:rsidP="00B75CB9">
      <w:pPr>
        <w:pStyle w:val="ListParagraph"/>
        <w:numPr>
          <w:ilvl w:val="0"/>
          <w:numId w:val="17"/>
        </w:numPr>
      </w:pPr>
      <w:r w:rsidRPr="00D5649B">
        <w:t>The tillage RF is applied specifically for the tillage of a year</w:t>
      </w:r>
    </w:p>
    <w:p w14:paraId="4ABE0A15" w14:textId="32989DCC" w:rsidR="00B75CB9" w:rsidRPr="00D5649B" w:rsidRDefault="00B75CB9" w:rsidP="00B75CB9">
      <w:pPr>
        <w:pStyle w:val="ListParagraph"/>
        <w:numPr>
          <w:ilvl w:val="0"/>
          <w:numId w:val="17"/>
        </w:numPr>
      </w:pPr>
      <w:r w:rsidRPr="00D5649B">
        <w:t>Different N sources are calculated separately</w:t>
      </w:r>
    </w:p>
    <w:p w14:paraId="7795B65F" w14:textId="2A055C65" w:rsidR="00B75CB9" w:rsidRPr="00D5649B" w:rsidRDefault="00B75CB9" w:rsidP="00B75CB9">
      <w:pPr>
        <w:pStyle w:val="ListParagraph"/>
        <w:numPr>
          <w:ilvl w:val="0"/>
          <w:numId w:val="17"/>
        </w:numPr>
      </w:pPr>
      <w:r w:rsidRPr="00D5649B">
        <w:t>Atmospheric deposition, if specified, is treated as synthetic fertilizer</w:t>
      </w:r>
    </w:p>
    <w:p w14:paraId="4582462F" w14:textId="77777777" w:rsidR="00B75CB9" w:rsidRPr="00D5649B" w:rsidRDefault="00B75CB9" w:rsidP="009904A0">
      <w:pPr>
        <w:pStyle w:val="Heading4"/>
        <w:keepNext/>
        <w:keepLines/>
      </w:pPr>
      <w:r w:rsidRPr="00D5649B">
        <w:t>Nitrous Oxide</w:t>
      </w:r>
    </w:p>
    <w:p w14:paraId="31CB53AA" w14:textId="7B8F4425" w:rsidR="00B75CB9" w:rsidRPr="00D5649B" w:rsidRDefault="00000000" w:rsidP="009904A0">
      <w:pPr>
        <w:keepNext/>
        <w:keepLines/>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0556B62" w14:textId="40D665F3" w:rsidR="00B75CB9" w:rsidRPr="00D5649B" w:rsidRDefault="00000000" w:rsidP="009904A0">
      <w:pPr>
        <w:keepNext/>
        <w:keepLines/>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48058B82" w14:textId="30E2CDB9" w:rsidR="00B75CB9" w:rsidRPr="00D5649B" w:rsidRDefault="00000000" w:rsidP="009904A0">
      <w:pPr>
        <w:keepNext/>
        <w:keepLines/>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17C5CC33" w14:textId="0966D80E" w:rsidR="00B75CB9" w:rsidRPr="00041094" w:rsidRDefault="00000000" w:rsidP="001F7AE4">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041094">
        <w:rPr>
          <w:b/>
        </w:rPr>
        <w:t xml:space="preserve"> </w:t>
      </w:r>
      <w:r w:rsidR="00B75CB9" w:rsidRPr="00041094">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bookmarkStart w:id="333" w:name="_Ref106270527"/>
    <w:p w14:paraId="33A84E0C" w14:textId="07B1AAC7" w:rsidR="00673043" w:rsidRPr="00D5649B" w:rsidRDefault="00000000"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73043" w:rsidRPr="00D5649B">
        <w:rPr>
          <w:b/>
        </w:rPr>
        <w:tab/>
      </w:r>
      <w:r w:rsidR="00962E6B" w:rsidRPr="00D5649B">
        <w:rPr>
          <w:b/>
        </w:rPr>
        <w:tab/>
      </w:r>
      <w:r w:rsidR="00962E6B" w:rsidRPr="00D5649B">
        <w:rPr>
          <w:b/>
        </w:rPr>
        <w:tab/>
      </w:r>
      <w:bookmarkStart w:id="334" w:name="N2O_N_ONDirect_TFieldN"/>
      <w:r w:rsidR="00673043"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333"/>
      <w:bookmarkEnd w:id="334"/>
    </w:p>
    <w:p w14:paraId="58281A16" w14:textId="77777777" w:rsidR="00D35985" w:rsidRDefault="00000000"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1D6D25" w:rsidRPr="00D5649B">
        <w:rPr>
          <w:b/>
        </w:rPr>
        <w:tab/>
      </w:r>
    </w:p>
    <w:p w14:paraId="61F5FAAE" w14:textId="4242B312" w:rsidR="00962E6B" w:rsidRPr="00D5649B" w:rsidRDefault="00D35985" w:rsidP="003C5539">
      <w:pPr>
        <w:keepNext/>
        <w:tabs>
          <w:tab w:val="clear" w:pos="2880"/>
          <w:tab w:val="clear" w:pos="9360"/>
          <w:tab w:val="right" w:pos="9785"/>
        </w:tabs>
        <w:spacing w:after="120"/>
        <w:ind w:left="2552" w:hanging="2552"/>
        <w:rPr>
          <w:b/>
        </w:rPr>
      </w:pPr>
      <w:r>
        <w:rPr>
          <w:b/>
        </w:rPr>
        <w:tab/>
      </w:r>
      <w:r>
        <w:rPr>
          <w:b/>
        </w:rPr>
        <w:tab/>
      </w:r>
      <w:r w:rsidR="00962E6B"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166DC2A5" w14:textId="212BC0C1" w:rsidR="00B75CB9" w:rsidRPr="00041094" w:rsidRDefault="00B75CB9" w:rsidP="00B75CB9">
      <w:pPr>
        <w:rPr>
          <w:sz w:val="20"/>
        </w:rPr>
      </w:pPr>
      <w:r w:rsidRPr="00D5649B">
        <w:rPr>
          <w:sz w:val="20"/>
        </w:rPr>
        <w:t>wh</w:t>
      </w:r>
      <w:r w:rsidRPr="00041094">
        <w:rPr>
          <w:sz w:val="20"/>
        </w:rPr>
        <w:t>ere</w:t>
      </w:r>
    </w:p>
    <w:p w14:paraId="621BD4C9" w14:textId="68C5FAEA" w:rsidR="003014E0" w:rsidRPr="00041094" w:rsidRDefault="003014E0" w:rsidP="003014E0">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SN</w:t>
      </w:r>
      <w:r w:rsidR="00421C8C" w:rsidRPr="00041094">
        <w:rPr>
          <w:i/>
          <w:sz w:val="20"/>
          <w:vertAlign w:val="subscript"/>
        </w:rPr>
        <w:t>direct</w:t>
      </w:r>
      <w:r w:rsidRPr="00041094">
        <w:rPr>
          <w:i/>
          <w:sz w:val="20"/>
          <w:vertAlign w:val="subscript"/>
        </w:rPr>
        <w:t>(</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synthetic fertilizer application to field </w:t>
      </w:r>
      <w:r w:rsidRPr="00041094">
        <w:rPr>
          <w:i/>
          <w:iCs/>
          <w:sz w:val="20"/>
        </w:rPr>
        <w:t>n</w:t>
      </w:r>
      <w:r w:rsidRPr="00041094">
        <w:rPr>
          <w:sz w:val="20"/>
        </w:rPr>
        <w:t xml:space="preserve"> in year </w:t>
      </w:r>
      <w:r w:rsidRPr="00041094">
        <w:rPr>
          <w:i/>
          <w:iCs/>
          <w:sz w:val="20"/>
        </w:rPr>
        <w:t>t</w:t>
      </w:r>
    </w:p>
    <w:p w14:paraId="0BD0F1D6" w14:textId="77777777" w:rsidR="00B75CB9" w:rsidRPr="00041094" w:rsidRDefault="00B75CB9" w:rsidP="00D15DE5">
      <w:pPr>
        <w:tabs>
          <w:tab w:val="clear" w:pos="2880"/>
          <w:tab w:val="clear" w:pos="9360"/>
        </w:tabs>
        <w:spacing w:before="0"/>
        <w:ind w:left="2835" w:hanging="2835"/>
        <w:rPr>
          <w:sz w:val="20"/>
        </w:rPr>
      </w:pPr>
      <w:proofErr w:type="spellStart"/>
      <w:r w:rsidRPr="00041094">
        <w:rPr>
          <w:i/>
          <w:sz w:val="20"/>
        </w:rPr>
        <w:t>EF</w:t>
      </w:r>
      <w:r w:rsidRPr="00041094">
        <w:rPr>
          <w:i/>
          <w:sz w:val="20"/>
          <w:vertAlign w:val="subscript"/>
        </w:rPr>
        <w:t>i</w:t>
      </w:r>
      <w:proofErr w:type="spellEnd"/>
      <w:r w:rsidRPr="00041094">
        <w:rPr>
          <w:i/>
          <w:sz w:val="20"/>
          <w:vertAlign w:val="subscript"/>
        </w:rPr>
        <w:t>,___,</w:t>
      </w:r>
      <w:proofErr w:type="spellStart"/>
      <w:r w:rsidRPr="00041094">
        <w:rPr>
          <w:i/>
          <w:sz w:val="20"/>
          <w:vertAlign w:val="subscript"/>
        </w:rPr>
        <w:t>l,m,n</w:t>
      </w:r>
      <w:proofErr w:type="spellEnd"/>
      <w:r w:rsidRPr="00041094">
        <w:rPr>
          <w:sz w:val="20"/>
          <w:vertAlign w:val="subscript"/>
        </w:rPr>
        <w:t xml:space="preserve"> </w:t>
      </w:r>
      <w:r w:rsidRPr="00041094">
        <w:rPr>
          <w:sz w:val="20"/>
        </w:rPr>
        <w:tab/>
        <w:t>Emission factor considering the impact of the N source on the cropping system and site dependent factors associated with rainfall, topography, soil texture, N source type, tillage, cropping system and moisture management (kg N</w:t>
      </w:r>
      <w:r w:rsidRPr="00041094">
        <w:rPr>
          <w:sz w:val="20"/>
          <w:vertAlign w:val="subscript"/>
        </w:rPr>
        <w:t>2</w:t>
      </w:r>
      <w:r w:rsidRPr="00041094">
        <w:rPr>
          <w:sz w:val="20"/>
        </w:rPr>
        <w:t>O-N kg</w:t>
      </w:r>
      <w:r w:rsidRPr="00041094">
        <w:rPr>
          <w:sz w:val="20"/>
          <w:vertAlign w:val="superscript"/>
        </w:rPr>
        <w:t>-1</w:t>
      </w:r>
      <w:r w:rsidRPr="00041094">
        <w:rPr>
          <w:sz w:val="20"/>
        </w:rPr>
        <w:t xml:space="preserve"> N) for </w:t>
      </w:r>
      <w:proofErr w:type="spellStart"/>
      <w:r w:rsidRPr="00041094">
        <w:rPr>
          <w:sz w:val="20"/>
        </w:rPr>
        <w:t>ecodistrict</w:t>
      </w:r>
      <w:proofErr w:type="spellEnd"/>
      <w:r w:rsidRPr="00041094">
        <w:rPr>
          <w:sz w:val="20"/>
        </w:rPr>
        <w:t xml:space="preserve"> ‘‘</w:t>
      </w:r>
      <w:proofErr w:type="spellStart"/>
      <w:r w:rsidRPr="00041094">
        <w:rPr>
          <w:i/>
          <w:iCs/>
          <w:sz w:val="20"/>
        </w:rPr>
        <w:t>i</w:t>
      </w:r>
      <w:proofErr w:type="spellEnd"/>
      <w:r w:rsidRPr="00041094">
        <w:rPr>
          <w:sz w:val="20"/>
        </w:rPr>
        <w:t>’’</w:t>
      </w:r>
    </w:p>
    <w:p w14:paraId="77C4BDAF" w14:textId="7790B310" w:rsidR="00B75CB9" w:rsidRPr="00041094"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w:t>
      </w:r>
      <w:r w:rsidR="00125DD9" w:rsidRPr="00041094">
        <w:rPr>
          <w:i/>
          <w:sz w:val="20"/>
          <w:vertAlign w:val="subscript"/>
        </w:rPr>
        <w:t>direct(</w:t>
      </w:r>
      <w:proofErr w:type="spellStart"/>
      <w:r w:rsidR="00125DD9" w:rsidRPr="00041094">
        <w:rPr>
          <w:i/>
          <w:sz w:val="20"/>
          <w:vertAlign w:val="subscript"/>
        </w:rPr>
        <w:t>t,field</w:t>
      </w:r>
      <w:proofErr w:type="spellEnd"/>
      <w:r w:rsidR="00125DD9"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crop residues and N mineralization</w:t>
      </w:r>
      <w:r w:rsidR="003014E0" w:rsidRPr="00041094">
        <w:rPr>
          <w:sz w:val="20"/>
        </w:rPr>
        <w:t xml:space="preserve"> on field </w:t>
      </w:r>
      <w:r w:rsidR="003014E0" w:rsidRPr="00041094">
        <w:rPr>
          <w:i/>
          <w:iCs/>
          <w:sz w:val="20"/>
        </w:rPr>
        <w:t>n</w:t>
      </w:r>
      <w:r w:rsidR="003014E0" w:rsidRPr="00041094">
        <w:rPr>
          <w:sz w:val="20"/>
        </w:rPr>
        <w:t xml:space="preserve"> in year </w:t>
      </w:r>
      <w:r w:rsidR="003014E0" w:rsidRPr="00041094">
        <w:rPr>
          <w:i/>
          <w:iCs/>
          <w:sz w:val="20"/>
        </w:rPr>
        <w:t>t</w:t>
      </w:r>
    </w:p>
    <w:p w14:paraId="51ADE4E0" w14:textId="170BD14F" w:rsidR="00B75CB9" w:rsidRPr="00041094"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w:t>
      </w:r>
      <w:r w:rsidR="00125DD9" w:rsidRPr="00041094">
        <w:rPr>
          <w:i/>
          <w:sz w:val="20"/>
          <w:vertAlign w:val="subscript"/>
        </w:rPr>
        <w:t>direct</w:t>
      </w:r>
      <w:r w:rsidRPr="00041094">
        <w:rPr>
          <w:i/>
          <w:sz w:val="20"/>
          <w:vertAlign w:val="subscript"/>
        </w:rPr>
        <w:t>_export</w:t>
      </w:r>
      <w:r w:rsidR="00597F8A" w:rsidRPr="00041094">
        <w:rPr>
          <w:i/>
          <w:sz w:val="20"/>
          <w:vertAlign w:val="subscript"/>
        </w:rPr>
        <w:t>(</w:t>
      </w:r>
      <w:proofErr w:type="spellStart"/>
      <w:r w:rsidR="00597F8A" w:rsidRPr="00041094">
        <w:rPr>
          <w:i/>
          <w:sz w:val="20"/>
          <w:vertAlign w:val="subscript"/>
        </w:rPr>
        <w:t>t,farm</w:t>
      </w:r>
      <w:proofErr w:type="spellEnd"/>
      <w:r w:rsidR="00597F8A"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the sum of crop residue emissions exported from the farm</w:t>
      </w:r>
      <w:r w:rsidR="003014E0" w:rsidRPr="00041094">
        <w:rPr>
          <w:sz w:val="20"/>
        </w:rPr>
        <w:t xml:space="preserve"> in year </w:t>
      </w:r>
      <w:r w:rsidR="003014E0" w:rsidRPr="00041094">
        <w:rPr>
          <w:i/>
          <w:iCs/>
          <w:sz w:val="20"/>
        </w:rPr>
        <w:t>t</w:t>
      </w:r>
    </w:p>
    <w:p w14:paraId="17323A6C" w14:textId="053259B0" w:rsidR="00B75CB9" w:rsidRPr="00041094"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CRNmin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N mineralization</w:t>
      </w:r>
      <w:r w:rsidR="00125DD9" w:rsidRPr="00041094">
        <w:rPr>
          <w:sz w:val="20"/>
        </w:rPr>
        <w:t xml:space="preserve"> on field </w:t>
      </w:r>
      <w:r w:rsidR="00125DD9" w:rsidRPr="00041094">
        <w:rPr>
          <w:i/>
          <w:iCs/>
          <w:sz w:val="20"/>
        </w:rPr>
        <w:t>n</w:t>
      </w:r>
      <w:r w:rsidR="00125DD9" w:rsidRPr="00041094">
        <w:rPr>
          <w:sz w:val="20"/>
        </w:rPr>
        <w:t xml:space="preserve"> in year </w:t>
      </w:r>
      <w:r w:rsidR="00125DD9" w:rsidRPr="00041094">
        <w:rPr>
          <w:i/>
          <w:iCs/>
          <w:sz w:val="20"/>
        </w:rPr>
        <w:t>t</w:t>
      </w:r>
    </w:p>
    <w:p w14:paraId="7CF7FAED" w14:textId="6BF04117" w:rsidR="00B75CB9" w:rsidRPr="00041094" w:rsidRDefault="00B75CB9" w:rsidP="00D15DE5">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w:t>
      </w:r>
      <w:r w:rsidR="00673043" w:rsidRPr="00041094">
        <w:rPr>
          <w:sz w:val="20"/>
        </w:rPr>
        <w:t>organic fertilizer</w:t>
      </w:r>
      <w:r w:rsidRPr="00041094">
        <w:rPr>
          <w:sz w:val="20"/>
        </w:rPr>
        <w:t xml:space="preserve"> application</w:t>
      </w:r>
      <w:r w:rsidR="003014E0" w:rsidRPr="00041094">
        <w:rPr>
          <w:sz w:val="20"/>
        </w:rPr>
        <w:t xml:space="preserve"> to field </w:t>
      </w:r>
      <w:r w:rsidR="003014E0" w:rsidRPr="00041094">
        <w:rPr>
          <w:i/>
          <w:iCs/>
          <w:sz w:val="20"/>
        </w:rPr>
        <w:t>n</w:t>
      </w:r>
      <w:r w:rsidR="003014E0" w:rsidRPr="00041094">
        <w:rPr>
          <w:sz w:val="20"/>
        </w:rPr>
        <w:t xml:space="preserve"> in year </w:t>
      </w:r>
      <w:r w:rsidR="003014E0" w:rsidRPr="00041094">
        <w:rPr>
          <w:i/>
          <w:iCs/>
          <w:sz w:val="20"/>
        </w:rPr>
        <w:t>t</w:t>
      </w:r>
    </w:p>
    <w:p w14:paraId="4503AA9C" w14:textId="575F43E9"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44401A" w:rsidRPr="00041094">
        <w:rPr>
          <w:i/>
          <w:sz w:val="20"/>
          <w:vertAlign w:val="subscript"/>
        </w:rPr>
        <w:t>m</w:t>
      </w:r>
      <w:r w:rsidRPr="00041094">
        <w:rPr>
          <w:i/>
          <w:sz w:val="20"/>
          <w:vertAlign w:val="subscript"/>
        </w:rPr>
        <w:t>anuredirect</w:t>
      </w:r>
      <w:r w:rsidR="0004283D" w:rsidRPr="00041094">
        <w:rPr>
          <w:i/>
          <w:sz w:val="20"/>
          <w:vertAlign w:val="subscript"/>
        </w:rPr>
        <w:t>(</w:t>
      </w:r>
      <w:proofErr w:type="spellStart"/>
      <w:r w:rsidR="0004283D" w:rsidRPr="00041094">
        <w:rPr>
          <w:i/>
          <w:sz w:val="20"/>
          <w:vertAlign w:val="subscript"/>
        </w:rPr>
        <w:t>t,field</w:t>
      </w:r>
      <w:proofErr w:type="spellEnd"/>
      <w:r w:rsidR="0004283D"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w:t>
      </w:r>
      <w:r w:rsidR="00975D67" w:rsidRPr="00041094">
        <w:rPr>
          <w:sz w:val="20"/>
        </w:rPr>
        <w:t xml:space="preserve"> (kg N</w:t>
      </w:r>
      <w:r w:rsidR="00975D67" w:rsidRPr="00041094">
        <w:rPr>
          <w:sz w:val="20"/>
          <w:vertAlign w:val="subscript"/>
        </w:rPr>
        <w:t>2</w:t>
      </w:r>
      <w:r w:rsidR="00975D67" w:rsidRPr="00041094">
        <w:rPr>
          <w:sz w:val="20"/>
        </w:rPr>
        <w:t xml:space="preserve">O-N </w:t>
      </w:r>
      <w:r w:rsidR="00B63D3F" w:rsidRPr="00041094">
        <w:rPr>
          <w:sz w:val="20"/>
        </w:rPr>
        <w:t>ha</w:t>
      </w:r>
      <w:r w:rsidR="00B63D3F" w:rsidRPr="00041094">
        <w:rPr>
          <w:sz w:val="20"/>
          <w:vertAlign w:val="superscript"/>
        </w:rPr>
        <w:t>-1</w:t>
      </w:r>
      <w:r w:rsidR="00975D67" w:rsidRPr="00041094">
        <w:rPr>
          <w:sz w:val="20"/>
        </w:rPr>
        <w:t>)</w:t>
      </w:r>
      <w:r w:rsidRPr="00041094">
        <w:rPr>
          <w:sz w:val="20"/>
        </w:rPr>
        <w:t xml:space="preserve"> from </w:t>
      </w:r>
      <w:r w:rsidR="009E3422" w:rsidRPr="00041094">
        <w:rPr>
          <w:sz w:val="20"/>
        </w:rPr>
        <w:t>manure</w:t>
      </w:r>
      <w:r w:rsidR="00D377E5" w:rsidRPr="00041094">
        <w:rPr>
          <w:sz w:val="20"/>
        </w:rPr>
        <w:t xml:space="preserve"> applied to specific fields; this </w:t>
      </w:r>
      <w:r w:rsidR="0040173E" w:rsidRPr="00041094">
        <w:rPr>
          <w:sz w:val="20"/>
        </w:rPr>
        <w:t>is the sum of</w:t>
      </w:r>
      <w:r w:rsidR="00D377E5" w:rsidRPr="00041094">
        <w:rPr>
          <w:sz w:val="20"/>
        </w:rPr>
        <w:t xml:space="preserve"> emissions from the application of farm-produced and imported manure</w:t>
      </w:r>
      <w:r w:rsidR="009E3422" w:rsidRPr="00041094">
        <w:rPr>
          <w:sz w:val="20"/>
        </w:rPr>
        <w:t xml:space="preserve"> </w:t>
      </w:r>
      <w:r w:rsidRPr="00041094">
        <w:rPr>
          <w:sz w:val="20"/>
        </w:rPr>
        <w:t>(</w:t>
      </w:r>
      <w:r w:rsidR="00D377E5" w:rsidRPr="00041094">
        <w:rPr>
          <w:sz w:val="20"/>
        </w:rPr>
        <w:fldChar w:fldCharType="begin"/>
      </w:r>
      <w:r w:rsidR="00D377E5" w:rsidRPr="00041094">
        <w:rPr>
          <w:sz w:val="20"/>
        </w:rPr>
        <w:instrText xml:space="preserve"> REF N2ON_ManureDirect_TFieldN_Eq \h  \* MERGEFORMAT </w:instrText>
      </w:r>
      <w:r w:rsidR="00D377E5" w:rsidRPr="00041094">
        <w:rPr>
          <w:sz w:val="20"/>
        </w:rPr>
      </w:r>
      <w:r w:rsidR="00D377E5" w:rsidRPr="00041094">
        <w:rPr>
          <w:sz w:val="20"/>
        </w:rPr>
        <w:fldChar w:fldCharType="separate"/>
      </w:r>
      <w:r w:rsidR="00D377E5" w:rsidRPr="00041094">
        <w:rPr>
          <w:b/>
          <w:sz w:val="20"/>
        </w:rPr>
        <w:t xml:space="preserve">Eq. </w:t>
      </w:r>
      <w:r w:rsidR="00D377E5" w:rsidRPr="00041094">
        <w:rPr>
          <w:b/>
          <w:noProof/>
          <w:sz w:val="20"/>
        </w:rPr>
        <w:t>4.6.1</w:t>
      </w:r>
      <w:r w:rsidR="00D377E5" w:rsidRPr="00041094">
        <w:rPr>
          <w:b/>
          <w:sz w:val="20"/>
        </w:rPr>
        <w:noBreakHyphen/>
      </w:r>
      <w:r w:rsidR="00D377E5" w:rsidRPr="00041094">
        <w:rPr>
          <w:b/>
          <w:noProof/>
          <w:sz w:val="20"/>
        </w:rPr>
        <w:t>1</w:t>
      </w:r>
      <w:r w:rsidR="00D377E5" w:rsidRPr="00041094">
        <w:rPr>
          <w:sz w:val="20"/>
        </w:rPr>
        <w:fldChar w:fldCharType="end"/>
      </w:r>
      <w:r w:rsidRPr="00041094">
        <w:rPr>
          <w:sz w:val="20"/>
        </w:rPr>
        <w:t>)</w:t>
      </w:r>
      <w:r w:rsidR="0030679C" w:rsidRPr="00041094">
        <w:rPr>
          <w:sz w:val="20"/>
        </w:rPr>
        <w:t xml:space="preserve">, </w:t>
      </w:r>
      <w:r w:rsidR="00D377E5" w:rsidRPr="00041094">
        <w:rPr>
          <w:sz w:val="20"/>
        </w:rPr>
        <w:t xml:space="preserve">anaerobic digestate (see </w:t>
      </w:r>
      <w:r w:rsidR="00D377E5" w:rsidRPr="00041094">
        <w:rPr>
          <w:b/>
          <w:bCs/>
          <w:sz w:val="20"/>
        </w:rPr>
        <w:t xml:space="preserve">Section </w:t>
      </w:r>
      <w:r w:rsidR="00D377E5" w:rsidRPr="00041094">
        <w:rPr>
          <w:b/>
          <w:bCs/>
          <w:sz w:val="20"/>
        </w:rPr>
        <w:fldChar w:fldCharType="begin"/>
      </w:r>
      <w:r w:rsidR="00D377E5" w:rsidRPr="00041094">
        <w:rPr>
          <w:b/>
          <w:bCs/>
          <w:sz w:val="20"/>
        </w:rPr>
        <w:instrText xml:space="preserve"> REF _Ref132114390 \r \h </w:instrText>
      </w:r>
      <w:r w:rsidR="00967C41" w:rsidRPr="00041094">
        <w:rPr>
          <w:b/>
          <w:bCs/>
          <w:sz w:val="20"/>
        </w:rPr>
        <w:instrText xml:space="preserve"> \* MERGEFORMAT </w:instrText>
      </w:r>
      <w:r w:rsidR="00D377E5" w:rsidRPr="00041094">
        <w:rPr>
          <w:b/>
          <w:bCs/>
          <w:sz w:val="20"/>
        </w:rPr>
      </w:r>
      <w:r w:rsidR="00D377E5" w:rsidRPr="00041094">
        <w:rPr>
          <w:b/>
          <w:bCs/>
          <w:sz w:val="20"/>
        </w:rPr>
        <w:fldChar w:fldCharType="separate"/>
      </w:r>
      <w:r w:rsidR="00D377E5" w:rsidRPr="00041094">
        <w:rPr>
          <w:b/>
          <w:bCs/>
          <w:sz w:val="20"/>
        </w:rPr>
        <w:t>4.9.1</w:t>
      </w:r>
      <w:r w:rsidR="00D377E5" w:rsidRPr="00041094">
        <w:rPr>
          <w:b/>
          <w:bCs/>
          <w:sz w:val="20"/>
        </w:rPr>
        <w:fldChar w:fldCharType="end"/>
      </w:r>
      <w:r w:rsidR="00D377E5" w:rsidRPr="00041094">
        <w:rPr>
          <w:sz w:val="20"/>
        </w:rPr>
        <w:t>) and manure deposited directly on pasture by grazing animals (</w:t>
      </w:r>
      <w:r w:rsidR="00967C41" w:rsidRPr="00041094">
        <w:rPr>
          <w:sz w:val="20"/>
        </w:rPr>
        <w:t xml:space="preserve">derived from </w:t>
      </w:r>
      <w:r w:rsidR="00E62FE3" w:rsidRPr="00041094">
        <w:rPr>
          <w:sz w:val="20"/>
        </w:rPr>
        <w:fldChar w:fldCharType="begin"/>
      </w:r>
      <w:r w:rsidR="00E62FE3" w:rsidRPr="00041094">
        <w:rPr>
          <w:sz w:val="20"/>
        </w:rPr>
        <w:instrText xml:space="preserve"> REF TotalN2O_N_Directpasture_Eq \h  \* MERGEFORMAT </w:instrText>
      </w:r>
      <w:r w:rsidR="00E62FE3" w:rsidRPr="00041094">
        <w:rPr>
          <w:sz w:val="20"/>
        </w:rPr>
      </w:r>
      <w:r w:rsidR="00E62FE3" w:rsidRPr="00041094">
        <w:rPr>
          <w:sz w:val="20"/>
        </w:rPr>
        <w:fldChar w:fldCharType="separate"/>
      </w:r>
      <w:r w:rsidR="00E62FE3" w:rsidRPr="00041094">
        <w:rPr>
          <w:b/>
          <w:sz w:val="20"/>
        </w:rPr>
        <w:t xml:space="preserve">Eq. </w:t>
      </w:r>
      <w:r w:rsidR="00E62FE3" w:rsidRPr="00041094">
        <w:rPr>
          <w:b/>
          <w:noProof/>
          <w:sz w:val="20"/>
        </w:rPr>
        <w:t>5.3.1</w:t>
      </w:r>
      <w:r w:rsidR="00E62FE3" w:rsidRPr="00041094">
        <w:rPr>
          <w:b/>
          <w:sz w:val="20"/>
        </w:rPr>
        <w:noBreakHyphen/>
      </w:r>
      <w:r w:rsidR="00E62FE3" w:rsidRPr="00041094">
        <w:rPr>
          <w:b/>
          <w:noProof/>
          <w:sz w:val="20"/>
        </w:rPr>
        <w:t>4</w:t>
      </w:r>
      <w:r w:rsidR="00E62FE3" w:rsidRPr="00041094">
        <w:rPr>
          <w:sz w:val="20"/>
        </w:rPr>
        <w:fldChar w:fldCharType="end"/>
      </w:r>
      <w:r w:rsidR="00967C41" w:rsidRPr="00041094">
        <w:rPr>
          <w:sz w:val="20"/>
        </w:rPr>
        <w:t xml:space="preserve"> </w:t>
      </w:r>
      <w:r w:rsidR="00FF5DD4" w:rsidRPr="00041094">
        <w:rPr>
          <w:sz w:val="20"/>
        </w:rPr>
        <w:t xml:space="preserve">– </w:t>
      </w:r>
      <w:r w:rsidR="006B5874" w:rsidRPr="00041094">
        <w:rPr>
          <w:b/>
          <w:bCs/>
          <w:sz w:val="20"/>
          <w:u w:val="single"/>
        </w:rPr>
        <w:t>N</w:t>
      </w:r>
      <w:r w:rsidR="00FF5DD4" w:rsidRPr="00041094">
        <w:rPr>
          <w:b/>
          <w:bCs/>
          <w:sz w:val="20"/>
          <w:u w:val="single"/>
        </w:rPr>
        <w:t>ote:</w:t>
      </w:r>
      <w:r w:rsidR="00FF5DD4" w:rsidRPr="00041094">
        <w:rPr>
          <w:sz w:val="20"/>
        </w:rPr>
        <w:t xml:space="preserve"> if more than one livestock type is grazed on field </w:t>
      </w:r>
      <w:r w:rsidR="00FF5DD4" w:rsidRPr="00041094">
        <w:rPr>
          <w:i/>
          <w:iCs/>
          <w:sz w:val="20"/>
        </w:rPr>
        <w:t>n</w:t>
      </w:r>
      <w:r w:rsidR="00FF5DD4" w:rsidRPr="00041094">
        <w:rPr>
          <w:sz w:val="20"/>
        </w:rPr>
        <w:t xml:space="preserve"> in year </w:t>
      </w:r>
      <w:r w:rsidR="00FF5DD4" w:rsidRPr="00041094">
        <w:rPr>
          <w:i/>
          <w:iCs/>
          <w:sz w:val="20"/>
        </w:rPr>
        <w:t>t</w:t>
      </w:r>
      <w:r w:rsidR="00FF5DD4" w:rsidRPr="00041094">
        <w:rPr>
          <w:sz w:val="20"/>
        </w:rPr>
        <w:t>, this value is the sum of manure N from these multiple livestock groups</w:t>
      </w:r>
      <w:r w:rsidR="009E3422" w:rsidRPr="00041094">
        <w:rPr>
          <w:sz w:val="20"/>
        </w:rPr>
        <w:t>)</w:t>
      </w:r>
    </w:p>
    <w:p w14:paraId="420DEDB0" w14:textId="18126D52"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manuredirect</w:t>
      </w:r>
      <w:r w:rsidR="00967C41" w:rsidRPr="00041094">
        <w:rPr>
          <w:i/>
          <w:sz w:val="20"/>
          <w:vertAlign w:val="subscript"/>
        </w:rPr>
        <w:t>_</w:t>
      </w:r>
      <w:r w:rsidRPr="00041094">
        <w:rPr>
          <w:i/>
          <w:sz w:val="20"/>
          <w:vertAlign w:val="subscript"/>
        </w:rPr>
        <w:t>leftover(</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Pr="00041094">
        <w:rPr>
          <w:sz w:val="20"/>
        </w:rPr>
        <w:t>Direct N</w:t>
      </w:r>
      <w:r w:rsidRPr="00041094">
        <w:rPr>
          <w:sz w:val="20"/>
          <w:vertAlign w:val="subscript"/>
        </w:rPr>
        <w:t>2</w:t>
      </w:r>
      <w:r w:rsidRPr="00041094">
        <w:rPr>
          <w:sz w:val="20"/>
        </w:rPr>
        <w:t>O emissions (kg N</w:t>
      </w:r>
      <w:r w:rsidRPr="00041094">
        <w:rPr>
          <w:sz w:val="20"/>
          <w:vertAlign w:val="subscript"/>
        </w:rPr>
        <w:t>2</w:t>
      </w:r>
      <w:r w:rsidRPr="00041094">
        <w:rPr>
          <w:sz w:val="20"/>
        </w:rPr>
        <w:t xml:space="preserve">O-N </w:t>
      </w:r>
      <w:r w:rsidR="00B63D3F" w:rsidRPr="00041094">
        <w:rPr>
          <w:sz w:val="20"/>
        </w:rPr>
        <w:t>ha</w:t>
      </w:r>
      <w:r w:rsidR="00B63D3F" w:rsidRPr="00041094">
        <w:rPr>
          <w:sz w:val="20"/>
          <w:vertAlign w:val="superscript"/>
        </w:rPr>
        <w:t>-1</w:t>
      </w:r>
      <w:r w:rsidRPr="00041094">
        <w:rPr>
          <w:sz w:val="20"/>
        </w:rPr>
        <w:t xml:space="preserve">) from leftover manure </w:t>
      </w:r>
      <w:r w:rsidR="00967C41" w:rsidRPr="00041094">
        <w:rPr>
          <w:sz w:val="20"/>
        </w:rPr>
        <w:t xml:space="preserve">(calculated using </w:t>
      </w:r>
      <w:r w:rsidR="00967C41" w:rsidRPr="00041094">
        <w:rPr>
          <w:sz w:val="20"/>
        </w:rPr>
        <w:fldChar w:fldCharType="begin"/>
      </w:r>
      <w:r w:rsidR="00967C41" w:rsidRPr="00041094">
        <w:rPr>
          <w:sz w:val="20"/>
        </w:rPr>
        <w:instrText xml:space="preserve"> REF _Ref133391255 \h  \* MERGEFORMAT </w:instrText>
      </w:r>
      <w:r w:rsidR="00967C41" w:rsidRPr="00041094">
        <w:rPr>
          <w:sz w:val="20"/>
        </w:rPr>
      </w:r>
      <w:r w:rsidR="00967C41" w:rsidRPr="00041094">
        <w:rPr>
          <w:sz w:val="20"/>
        </w:rPr>
        <w:fldChar w:fldCharType="separate"/>
      </w:r>
      <w:r w:rsidR="00967C41" w:rsidRPr="00041094">
        <w:rPr>
          <w:b/>
          <w:sz w:val="20"/>
        </w:rPr>
        <w:t xml:space="preserve">Eq. </w:t>
      </w:r>
      <w:r w:rsidR="00967C41" w:rsidRPr="00041094">
        <w:rPr>
          <w:b/>
          <w:noProof/>
          <w:sz w:val="20"/>
        </w:rPr>
        <w:t>4.6.1</w:t>
      </w:r>
      <w:r w:rsidR="00967C41" w:rsidRPr="00041094">
        <w:rPr>
          <w:b/>
          <w:sz w:val="20"/>
        </w:rPr>
        <w:noBreakHyphen/>
      </w:r>
      <w:r w:rsidR="00967C41" w:rsidRPr="00041094">
        <w:rPr>
          <w:b/>
          <w:noProof/>
          <w:sz w:val="20"/>
        </w:rPr>
        <w:t>6</w:t>
      </w:r>
      <w:r w:rsidR="00967C41" w:rsidRPr="00041094">
        <w:rPr>
          <w:sz w:val="20"/>
        </w:rPr>
        <w:fldChar w:fldCharType="end"/>
      </w:r>
      <w:r w:rsidR="00967C41" w:rsidRPr="00041094">
        <w:rPr>
          <w:sz w:val="20"/>
        </w:rPr>
        <w:t xml:space="preserve">) and digestate (see </w:t>
      </w:r>
      <w:r w:rsidR="00967C41" w:rsidRPr="00041094">
        <w:rPr>
          <w:b/>
          <w:bCs/>
          <w:sz w:val="20"/>
        </w:rPr>
        <w:t xml:space="preserve">Section </w:t>
      </w:r>
      <w:r w:rsidR="00967C41" w:rsidRPr="00041094">
        <w:rPr>
          <w:b/>
          <w:bCs/>
          <w:sz w:val="20"/>
        </w:rPr>
        <w:fldChar w:fldCharType="begin"/>
      </w:r>
      <w:r w:rsidR="00967C41" w:rsidRPr="00041094">
        <w:rPr>
          <w:b/>
          <w:bCs/>
          <w:sz w:val="20"/>
        </w:rPr>
        <w:instrText xml:space="preserve"> REF _Ref132114390 \r \h  \* MERGEFORMAT </w:instrText>
      </w:r>
      <w:r w:rsidR="00967C41" w:rsidRPr="00041094">
        <w:rPr>
          <w:b/>
          <w:bCs/>
          <w:sz w:val="20"/>
        </w:rPr>
      </w:r>
      <w:r w:rsidR="00967C41" w:rsidRPr="00041094">
        <w:rPr>
          <w:b/>
          <w:bCs/>
          <w:sz w:val="20"/>
        </w:rPr>
        <w:fldChar w:fldCharType="separate"/>
      </w:r>
      <w:r w:rsidR="00967C41" w:rsidRPr="00041094">
        <w:rPr>
          <w:b/>
          <w:bCs/>
          <w:sz w:val="20"/>
        </w:rPr>
        <w:t>4.9.1</w:t>
      </w:r>
      <w:r w:rsidR="00967C41" w:rsidRPr="00041094">
        <w:rPr>
          <w:b/>
          <w:bCs/>
          <w:sz w:val="20"/>
        </w:rPr>
        <w:fldChar w:fldCharType="end"/>
      </w:r>
      <w:r w:rsidR="00967C41" w:rsidRPr="00041094">
        <w:rPr>
          <w:sz w:val="20"/>
        </w:rPr>
        <w:t>)</w:t>
      </w:r>
      <w:r w:rsidR="00967C41" w:rsidRPr="00041094">
        <w:rPr>
          <w:b/>
          <w:bCs/>
          <w:sz w:val="20"/>
        </w:rPr>
        <w:t xml:space="preserve"> </w:t>
      </w:r>
      <w:r w:rsidRPr="00041094">
        <w:rPr>
          <w:sz w:val="20"/>
        </w:rPr>
        <w:t xml:space="preserve">applied to field </w:t>
      </w:r>
      <w:r w:rsidRPr="00041094">
        <w:rPr>
          <w:i/>
          <w:iCs/>
          <w:sz w:val="20"/>
        </w:rPr>
        <w:t>n</w:t>
      </w:r>
      <w:r w:rsidRPr="00041094">
        <w:rPr>
          <w:sz w:val="20"/>
        </w:rPr>
        <w:t xml:space="preserve"> in year </w:t>
      </w:r>
      <w:r w:rsidRPr="00041094">
        <w:rPr>
          <w:i/>
          <w:iCs/>
          <w:sz w:val="20"/>
        </w:rPr>
        <w:t>t</w:t>
      </w:r>
    </w:p>
    <w:p w14:paraId="575B4E4D" w14:textId="2BB02877"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ONdirect_export</w:t>
      </w:r>
      <w:r w:rsidR="007E3141" w:rsidRPr="00041094">
        <w:rPr>
          <w:i/>
          <w:sz w:val="20"/>
          <w:vertAlign w:val="subscript"/>
        </w:rPr>
        <w:t>(</w:t>
      </w:r>
      <w:proofErr w:type="spellStart"/>
      <w:r w:rsidR="007E3141" w:rsidRPr="00041094">
        <w:rPr>
          <w:i/>
          <w:sz w:val="20"/>
          <w:vertAlign w:val="subscript"/>
        </w:rPr>
        <w:t>t,f</w:t>
      </w:r>
      <w:r w:rsidR="001B6507" w:rsidRPr="00041094">
        <w:rPr>
          <w:i/>
          <w:sz w:val="20"/>
          <w:vertAlign w:val="subscript"/>
        </w:rPr>
        <w:t>arm</w:t>
      </w:r>
      <w:proofErr w:type="spellEnd"/>
      <w:r w:rsidR="007E3141"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organic fertilizer exported from the farm</w:t>
      </w:r>
      <w:r w:rsidR="001B6507" w:rsidRPr="00041094">
        <w:rPr>
          <w:sz w:val="20"/>
        </w:rPr>
        <w:t xml:space="preserve"> in year </w:t>
      </w:r>
      <w:r w:rsidR="001B6507" w:rsidRPr="00041094">
        <w:rPr>
          <w:i/>
          <w:iCs/>
          <w:sz w:val="20"/>
        </w:rPr>
        <w:t>t</w:t>
      </w:r>
      <w:r w:rsidRPr="00041094">
        <w:rPr>
          <w:sz w:val="20"/>
        </w:rPr>
        <w:t xml:space="preserve"> (as if applied)</w:t>
      </w:r>
    </w:p>
    <w:p w14:paraId="34D590ED" w14:textId="32CAA475"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005566" w:rsidRPr="00041094">
        <w:rPr>
          <w:i/>
          <w:sz w:val="20"/>
          <w:vertAlign w:val="subscript"/>
        </w:rPr>
        <w:t>m</w:t>
      </w:r>
      <w:r w:rsidRPr="00041094">
        <w:rPr>
          <w:i/>
          <w:sz w:val="20"/>
          <w:vertAlign w:val="subscript"/>
        </w:rPr>
        <w:t>anuredirect_export</w:t>
      </w:r>
      <w:r w:rsidR="003014E0" w:rsidRPr="00041094">
        <w:rPr>
          <w:i/>
          <w:sz w:val="20"/>
          <w:vertAlign w:val="subscript"/>
        </w:rPr>
        <w:t>(</w:t>
      </w:r>
      <w:proofErr w:type="spellStart"/>
      <w:r w:rsidR="003014E0" w:rsidRPr="00041094">
        <w:rPr>
          <w:i/>
          <w:sz w:val="20"/>
          <w:vertAlign w:val="subscript"/>
        </w:rPr>
        <w:t>t,farm</w:t>
      </w:r>
      <w:proofErr w:type="spellEnd"/>
      <w:r w:rsidR="003014E0"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 xml:space="preserve">O emissions </w:t>
      </w:r>
      <w:r w:rsidR="00B63D3F" w:rsidRPr="00041094">
        <w:rPr>
          <w:sz w:val="20"/>
        </w:rPr>
        <w:t>(kg N</w:t>
      </w:r>
      <w:r w:rsidR="00B63D3F" w:rsidRPr="00041094">
        <w:rPr>
          <w:sz w:val="20"/>
          <w:vertAlign w:val="subscript"/>
        </w:rPr>
        <w:t>2</w:t>
      </w:r>
      <w:r w:rsidR="00B63D3F" w:rsidRPr="00041094">
        <w:rPr>
          <w:sz w:val="20"/>
        </w:rPr>
        <w:t>O-N ha</w:t>
      </w:r>
      <w:r w:rsidR="00B63D3F" w:rsidRPr="00041094">
        <w:rPr>
          <w:sz w:val="20"/>
          <w:vertAlign w:val="superscript"/>
        </w:rPr>
        <w:t>-1</w:t>
      </w:r>
      <w:r w:rsidR="00B63D3F" w:rsidRPr="00041094">
        <w:rPr>
          <w:sz w:val="20"/>
        </w:rPr>
        <w:t xml:space="preserve">) </w:t>
      </w:r>
      <w:r w:rsidRPr="00041094">
        <w:rPr>
          <w:sz w:val="20"/>
        </w:rPr>
        <w:t>from manure</w:t>
      </w:r>
      <w:r w:rsidR="007E3141" w:rsidRPr="00041094">
        <w:rPr>
          <w:sz w:val="20"/>
        </w:rPr>
        <w:t xml:space="preserve"> exported</w:t>
      </w:r>
      <w:r w:rsidR="003014E0" w:rsidRPr="00041094">
        <w:rPr>
          <w:sz w:val="20"/>
        </w:rPr>
        <w:t xml:space="preserve"> from the farm</w:t>
      </w:r>
      <w:r w:rsidR="0030679C" w:rsidRPr="00041094">
        <w:rPr>
          <w:sz w:val="20"/>
        </w:rPr>
        <w:t xml:space="preserve"> </w:t>
      </w:r>
      <w:r w:rsidR="001B6507" w:rsidRPr="00041094">
        <w:rPr>
          <w:sz w:val="20"/>
        </w:rPr>
        <w:t xml:space="preserve">in year </w:t>
      </w:r>
      <w:r w:rsidR="001B6507" w:rsidRPr="00041094">
        <w:rPr>
          <w:i/>
          <w:iCs/>
          <w:sz w:val="20"/>
        </w:rPr>
        <w:t>t</w:t>
      </w:r>
      <w:r w:rsidR="001B6507" w:rsidRPr="00041094">
        <w:rPr>
          <w:sz w:val="20"/>
        </w:rPr>
        <w:t xml:space="preserve"> </w:t>
      </w:r>
      <w:r w:rsidR="0030679C" w:rsidRPr="00041094">
        <w:rPr>
          <w:sz w:val="20"/>
        </w:rPr>
        <w:t>(as if applied)</w:t>
      </w:r>
      <w:r w:rsidRPr="00041094">
        <w:rPr>
          <w:sz w:val="20"/>
        </w:rPr>
        <w:t xml:space="preserve"> (</w:t>
      </w:r>
      <w:r w:rsidR="003014E0" w:rsidRPr="00041094">
        <w:rPr>
          <w:sz w:val="20"/>
        </w:rPr>
        <w:fldChar w:fldCharType="begin"/>
      </w:r>
      <w:r w:rsidR="003014E0" w:rsidRPr="00041094">
        <w:rPr>
          <w:sz w:val="20"/>
        </w:rPr>
        <w:instrText xml:space="preserve"> REF N2ON_ManureDirect_Export_TFarm_Eq \h  \* MERGEFORMAT </w:instrText>
      </w:r>
      <w:r w:rsidR="003014E0" w:rsidRPr="00041094">
        <w:rPr>
          <w:sz w:val="20"/>
        </w:rPr>
      </w:r>
      <w:r w:rsidR="003014E0" w:rsidRPr="00041094">
        <w:rPr>
          <w:sz w:val="20"/>
        </w:rPr>
        <w:fldChar w:fldCharType="separate"/>
      </w:r>
      <w:r w:rsidR="003014E0" w:rsidRPr="00041094">
        <w:rPr>
          <w:b/>
          <w:sz w:val="20"/>
        </w:rPr>
        <w:t xml:space="preserve">Eq. </w:t>
      </w:r>
      <w:r w:rsidR="003014E0" w:rsidRPr="00041094">
        <w:rPr>
          <w:b/>
          <w:noProof/>
          <w:sz w:val="20"/>
        </w:rPr>
        <w:t>4.6.1</w:t>
      </w:r>
      <w:r w:rsidR="003014E0" w:rsidRPr="00041094">
        <w:rPr>
          <w:b/>
          <w:sz w:val="20"/>
        </w:rPr>
        <w:noBreakHyphen/>
      </w:r>
      <w:r w:rsidR="003014E0" w:rsidRPr="00041094">
        <w:rPr>
          <w:b/>
          <w:noProof/>
          <w:sz w:val="20"/>
        </w:rPr>
        <w:t>9</w:t>
      </w:r>
      <w:r w:rsidR="003014E0" w:rsidRPr="00041094">
        <w:rPr>
          <w:sz w:val="20"/>
        </w:rPr>
        <w:fldChar w:fldCharType="end"/>
      </w:r>
      <w:r w:rsidRPr="00041094">
        <w:rPr>
          <w:sz w:val="20"/>
        </w:rPr>
        <w:t>)</w:t>
      </w:r>
    </w:p>
    <w:p w14:paraId="05E41561" w14:textId="64D53FBB" w:rsidR="00D35985" w:rsidRPr="00041094" w:rsidRDefault="00D35985" w:rsidP="00673043">
      <w:pPr>
        <w:tabs>
          <w:tab w:val="clear" w:pos="2880"/>
          <w:tab w:val="left" w:pos="0"/>
        </w:tabs>
        <w:rPr>
          <w:bCs/>
          <w:szCs w:val="24"/>
        </w:rPr>
      </w:pPr>
      <w:r w:rsidRPr="00041094">
        <w:rPr>
          <w:b/>
          <w:szCs w:val="24"/>
        </w:rPr>
        <w:lastRenderedPageBreak/>
        <w:t xml:space="preserve">Note: </w:t>
      </w:r>
      <w:r w:rsidRPr="00041094">
        <w:rPr>
          <w:bCs/>
          <w:szCs w:val="24"/>
        </w:rPr>
        <w:t xml:space="preserve">The term </w:t>
      </w:r>
      <w:proofErr w:type="spellStart"/>
      <w:r w:rsidRPr="00041094">
        <w:rPr>
          <w:bCs/>
          <w:i/>
          <w:iCs/>
          <w:szCs w:val="24"/>
        </w:rPr>
        <w:t>N</w:t>
      </w:r>
      <w:r w:rsidRPr="00041094">
        <w:rPr>
          <w:bCs/>
          <w:i/>
          <w:iCs/>
          <w:szCs w:val="24"/>
          <w:vertAlign w:val="subscript"/>
        </w:rPr>
        <w:t>ON_export</w:t>
      </w:r>
      <w:proofErr w:type="spellEnd"/>
      <w:r w:rsidRPr="00041094">
        <w:rPr>
          <w:bCs/>
          <w:i/>
          <w:iCs/>
          <w:szCs w:val="24"/>
          <w:vertAlign w:val="subscript"/>
        </w:rPr>
        <w:t>(</w:t>
      </w:r>
      <w:proofErr w:type="spellStart"/>
      <w:r w:rsidRPr="00041094">
        <w:rPr>
          <w:bCs/>
          <w:i/>
          <w:iCs/>
          <w:szCs w:val="24"/>
          <w:vertAlign w:val="subscript"/>
        </w:rPr>
        <w:t>t,farm</w:t>
      </w:r>
      <w:proofErr w:type="spellEnd"/>
      <w:r w:rsidRPr="00041094">
        <w:rPr>
          <w:bCs/>
          <w:i/>
          <w:iCs/>
          <w:szCs w:val="24"/>
          <w:vertAlign w:val="subscript"/>
        </w:rPr>
        <w:t>)</w:t>
      </w:r>
      <w:r w:rsidRPr="00041094">
        <w:rPr>
          <w:bCs/>
          <w:szCs w:val="24"/>
        </w:rPr>
        <w:t xml:space="preserve"> is a placeholder for exports of non-manure organic fertilizer from the farm. Currently, in </w:t>
      </w:r>
      <w:proofErr w:type="spellStart"/>
      <w:r w:rsidRPr="00041094">
        <w:rPr>
          <w:bCs/>
          <w:szCs w:val="24"/>
        </w:rPr>
        <w:t>Holos</w:t>
      </w:r>
      <w:proofErr w:type="spellEnd"/>
      <w:r w:rsidRPr="00041094">
        <w:rPr>
          <w:bCs/>
          <w:szCs w:val="24"/>
        </w:rPr>
        <w:t xml:space="preserve"> V4, it is not possible for the model user to export non-manure organic fertilizer, but this feature may be incorporated into a future version of </w:t>
      </w:r>
      <w:proofErr w:type="spellStart"/>
      <w:r w:rsidRPr="00041094">
        <w:rPr>
          <w:bCs/>
          <w:szCs w:val="24"/>
        </w:rPr>
        <w:t>Holos</w:t>
      </w:r>
      <w:proofErr w:type="spellEnd"/>
      <w:r w:rsidRPr="00041094">
        <w:rPr>
          <w:bCs/>
          <w:szCs w:val="24"/>
        </w:rPr>
        <w:t>.</w:t>
      </w:r>
    </w:p>
    <w:p w14:paraId="1A5AAE87" w14:textId="4E253EB9" w:rsidR="00D35985" w:rsidRPr="00041094" w:rsidRDefault="00673043" w:rsidP="00673043">
      <w:pPr>
        <w:tabs>
          <w:tab w:val="clear" w:pos="2880"/>
          <w:tab w:val="left" w:pos="0"/>
        </w:tabs>
        <w:rPr>
          <w:szCs w:val="24"/>
        </w:rPr>
      </w:pPr>
      <w:r w:rsidRPr="00041094">
        <w:rPr>
          <w:b/>
          <w:szCs w:val="24"/>
        </w:rPr>
        <w:t xml:space="preserve">Note: </w:t>
      </w:r>
      <w:r w:rsidRPr="00041094">
        <w:rPr>
          <w:szCs w:val="24"/>
        </w:rPr>
        <w:t xml:space="preserve">Emissions </w:t>
      </w:r>
      <w:r w:rsidR="0030679C" w:rsidRPr="00041094">
        <w:rPr>
          <w:szCs w:val="24"/>
        </w:rPr>
        <w:t>of direct N</w:t>
      </w:r>
      <w:r w:rsidR="0030679C" w:rsidRPr="00041094">
        <w:rPr>
          <w:szCs w:val="24"/>
          <w:vertAlign w:val="subscript"/>
        </w:rPr>
        <w:t>2</w:t>
      </w:r>
      <w:r w:rsidR="0030679C" w:rsidRPr="00041094">
        <w:rPr>
          <w:szCs w:val="24"/>
        </w:rPr>
        <w:t xml:space="preserve">O </w:t>
      </w:r>
      <w:r w:rsidRPr="00041094">
        <w:rPr>
          <w:szCs w:val="24"/>
        </w:rPr>
        <w:t xml:space="preserve">from </w:t>
      </w:r>
      <w:r w:rsidR="0030679C" w:rsidRPr="00041094">
        <w:rPr>
          <w:szCs w:val="24"/>
        </w:rPr>
        <w:t xml:space="preserve">the land application of </w:t>
      </w:r>
      <w:r w:rsidRPr="00041094">
        <w:rPr>
          <w:szCs w:val="24"/>
        </w:rPr>
        <w:t>livestock manure (</w:t>
      </w:r>
      <w:r w:rsidR="0030679C" w:rsidRPr="00041094">
        <w:rPr>
          <w:szCs w:val="24"/>
        </w:rPr>
        <w:t xml:space="preserve">from field-specific and leftover application of farm-produced manure and imported manure) </w:t>
      </w:r>
      <w:r w:rsidRPr="00041094">
        <w:rPr>
          <w:szCs w:val="24"/>
        </w:rPr>
        <w:t xml:space="preserve">and emissions </w:t>
      </w:r>
      <w:r w:rsidR="0030679C" w:rsidRPr="00041094">
        <w:rPr>
          <w:szCs w:val="24"/>
        </w:rPr>
        <w:t>from exported</w:t>
      </w:r>
      <w:r w:rsidRPr="00041094">
        <w:rPr>
          <w:szCs w:val="24"/>
        </w:rPr>
        <w:t xml:space="preserve"> manure </w:t>
      </w:r>
      <w:r w:rsidR="0030679C" w:rsidRPr="00041094">
        <w:rPr>
          <w:szCs w:val="24"/>
        </w:rPr>
        <w:t>(as if applied</w:t>
      </w:r>
      <w:r w:rsidRPr="00041094">
        <w:rPr>
          <w:szCs w:val="24"/>
        </w:rPr>
        <w:t xml:space="preserve">) are calculated in </w:t>
      </w:r>
      <w:r w:rsidR="0030679C" w:rsidRPr="00041094">
        <w:rPr>
          <w:b/>
          <w:szCs w:val="24"/>
        </w:rPr>
        <w:t>S</w:t>
      </w:r>
      <w:r w:rsidRPr="00041094">
        <w:rPr>
          <w:b/>
          <w:szCs w:val="24"/>
        </w:rPr>
        <w:t xml:space="preserve">ection </w:t>
      </w:r>
      <w:r w:rsidRPr="00041094">
        <w:rPr>
          <w:b/>
          <w:szCs w:val="24"/>
        </w:rPr>
        <w:fldChar w:fldCharType="begin"/>
      </w:r>
      <w:r w:rsidRPr="00041094">
        <w:rPr>
          <w:b/>
          <w:szCs w:val="24"/>
        </w:rPr>
        <w:instrText xml:space="preserve"> REF _Ref102381568 \r \h  \* MERGEFORMAT </w:instrText>
      </w:r>
      <w:r w:rsidRPr="00041094">
        <w:rPr>
          <w:b/>
          <w:szCs w:val="24"/>
        </w:rPr>
      </w:r>
      <w:r w:rsidRPr="00041094">
        <w:rPr>
          <w:b/>
          <w:szCs w:val="24"/>
        </w:rPr>
        <w:fldChar w:fldCharType="separate"/>
      </w:r>
      <w:r w:rsidR="00C66FA6" w:rsidRPr="00041094">
        <w:rPr>
          <w:b/>
          <w:szCs w:val="24"/>
        </w:rPr>
        <w:t>4.6</w:t>
      </w:r>
      <w:r w:rsidRPr="00041094">
        <w:rPr>
          <w:b/>
          <w:szCs w:val="24"/>
        </w:rPr>
        <w:fldChar w:fldCharType="end"/>
      </w:r>
      <w:r w:rsidRPr="00041094">
        <w:rPr>
          <w:szCs w:val="24"/>
        </w:rPr>
        <w:t>.</w:t>
      </w:r>
      <w:r w:rsidR="0030679C" w:rsidRPr="00041094">
        <w:rPr>
          <w:szCs w:val="24"/>
        </w:rPr>
        <w:t xml:space="preserve"> Emissions from the land application of digestate (field-specific and leftover applications) are estimated in </w:t>
      </w:r>
      <w:r w:rsidR="0030679C" w:rsidRPr="00041094">
        <w:rPr>
          <w:b/>
          <w:bCs/>
          <w:szCs w:val="24"/>
        </w:rPr>
        <w:t xml:space="preserve">Section </w:t>
      </w:r>
      <w:r w:rsidR="0030679C" w:rsidRPr="00041094">
        <w:rPr>
          <w:b/>
          <w:bCs/>
          <w:szCs w:val="24"/>
        </w:rPr>
        <w:fldChar w:fldCharType="begin"/>
      </w:r>
      <w:r w:rsidR="0030679C" w:rsidRPr="00041094">
        <w:rPr>
          <w:b/>
          <w:bCs/>
          <w:szCs w:val="24"/>
        </w:rPr>
        <w:instrText xml:space="preserve"> REF _Ref132114390 \r \h  \* MERGEFORMAT </w:instrText>
      </w:r>
      <w:r w:rsidR="0030679C" w:rsidRPr="00041094">
        <w:rPr>
          <w:b/>
          <w:bCs/>
          <w:szCs w:val="24"/>
        </w:rPr>
      </w:r>
      <w:r w:rsidR="0030679C" w:rsidRPr="00041094">
        <w:rPr>
          <w:b/>
          <w:bCs/>
          <w:szCs w:val="24"/>
        </w:rPr>
        <w:fldChar w:fldCharType="separate"/>
      </w:r>
      <w:r w:rsidR="0030679C" w:rsidRPr="00041094">
        <w:rPr>
          <w:b/>
          <w:bCs/>
          <w:szCs w:val="24"/>
        </w:rPr>
        <w:t>4.9.1</w:t>
      </w:r>
      <w:r w:rsidR="0030679C" w:rsidRPr="00041094">
        <w:rPr>
          <w:b/>
          <w:bCs/>
          <w:szCs w:val="24"/>
        </w:rPr>
        <w:fldChar w:fldCharType="end"/>
      </w:r>
      <w:r w:rsidR="0030679C" w:rsidRPr="00041094">
        <w:rPr>
          <w:b/>
          <w:bCs/>
          <w:szCs w:val="24"/>
        </w:rPr>
        <w:t xml:space="preserve"> </w:t>
      </w:r>
      <w:r w:rsidR="0030679C" w:rsidRPr="00041094">
        <w:rPr>
          <w:szCs w:val="24"/>
        </w:rPr>
        <w:t xml:space="preserve">and emissions from dung and urine deposited directly on pasture by grazing animals are estimated in </w:t>
      </w:r>
      <w:r w:rsidR="0030679C" w:rsidRPr="00041094">
        <w:rPr>
          <w:b/>
          <w:bCs/>
          <w:szCs w:val="24"/>
        </w:rPr>
        <w:t xml:space="preserve">Section </w:t>
      </w:r>
      <w:r w:rsidR="0030679C" w:rsidRPr="00041094">
        <w:rPr>
          <w:b/>
          <w:bCs/>
          <w:szCs w:val="24"/>
        </w:rPr>
        <w:fldChar w:fldCharType="begin"/>
      </w:r>
      <w:r w:rsidR="0030679C" w:rsidRPr="00041094">
        <w:rPr>
          <w:b/>
          <w:bCs/>
          <w:szCs w:val="24"/>
        </w:rPr>
        <w:instrText xml:space="preserve"> REF _Ref146632350 \r \h  \* MERGEFORMAT </w:instrText>
      </w:r>
      <w:r w:rsidR="0030679C" w:rsidRPr="00041094">
        <w:rPr>
          <w:b/>
          <w:bCs/>
          <w:szCs w:val="24"/>
        </w:rPr>
      </w:r>
      <w:r w:rsidR="0030679C" w:rsidRPr="00041094">
        <w:rPr>
          <w:b/>
          <w:bCs/>
          <w:szCs w:val="24"/>
        </w:rPr>
        <w:fldChar w:fldCharType="separate"/>
      </w:r>
      <w:r w:rsidR="0030679C" w:rsidRPr="00041094">
        <w:rPr>
          <w:b/>
          <w:bCs/>
          <w:szCs w:val="24"/>
        </w:rPr>
        <w:t>5.3</w:t>
      </w:r>
      <w:r w:rsidR="0030679C" w:rsidRPr="00041094">
        <w:rPr>
          <w:b/>
          <w:bCs/>
          <w:szCs w:val="24"/>
        </w:rPr>
        <w:fldChar w:fldCharType="end"/>
      </w:r>
      <w:r w:rsidR="0030679C" w:rsidRPr="00041094">
        <w:rPr>
          <w:szCs w:val="24"/>
        </w:rPr>
        <w:t>.</w:t>
      </w:r>
    </w:p>
    <w:p w14:paraId="66CC62C5" w14:textId="77777777" w:rsidR="00B75CB9" w:rsidRPr="00041094" w:rsidRDefault="00B75CB9" w:rsidP="00B75CB9">
      <w:pPr>
        <w:pStyle w:val="Heading4"/>
      </w:pPr>
      <w:r w:rsidRPr="00041094">
        <w:t>Nitric Oxide</w:t>
      </w:r>
    </w:p>
    <w:p w14:paraId="49F613DB" w14:textId="4BEE2D08" w:rsidR="00B75CB9" w:rsidRPr="00D5649B" w:rsidRDefault="00B75CB9" w:rsidP="001F7AE4">
      <w:pPr>
        <w:keepNext/>
        <w:tabs>
          <w:tab w:val="clear" w:pos="2880"/>
          <w:tab w:val="clear" w:pos="936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p>
    <w:p w14:paraId="00648ECE" w14:textId="043573AC" w:rsidR="00B75CB9" w:rsidRPr="00D5649B"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2CC72AF0" w14:textId="4C32C0F8" w:rsidR="00B75CB9" w:rsidRPr="00D5649B" w:rsidRDefault="00B75CB9" w:rsidP="001F7AE4">
      <w:pPr>
        <w:keepNext/>
        <w:tabs>
          <w:tab w:val="clear" w:pos="2880"/>
          <w:tab w:val="clear" w:pos="936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p>
    <w:p w14:paraId="6FC6F235" w14:textId="137FCB2A" w:rsidR="00B75CB9" w:rsidRPr="00D5649B"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3E46CC3F" w14:textId="2254EE3E" w:rsidR="00B75CB9" w:rsidRPr="00D5649B" w:rsidRDefault="00B75CB9" w:rsidP="001F7AE4">
      <w:pPr>
        <w:keepNext/>
        <w:tabs>
          <w:tab w:val="clear" w:pos="2880"/>
          <w:tab w:val="clear" w:pos="936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p>
    <w:p w14:paraId="3D16636E" w14:textId="51C45DF8" w:rsidR="00B75CB9" w:rsidRPr="00D5649B"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p>
    <w:p w14:paraId="1EF144EF" w14:textId="77777777" w:rsidR="00B75CB9" w:rsidRPr="00D5649B" w:rsidRDefault="00B75CB9" w:rsidP="00B75CB9">
      <w:pPr>
        <w:rPr>
          <w:sz w:val="20"/>
        </w:rPr>
      </w:pPr>
      <w:r w:rsidRPr="00D5649B">
        <w:rPr>
          <w:sz w:val="20"/>
        </w:rPr>
        <w:t>where</w:t>
      </w:r>
    </w:p>
    <w:p w14:paraId="47CB1DE6" w14:textId="32F0C74A" w:rsidR="00482149" w:rsidRPr="00482149" w:rsidRDefault="00482149" w:rsidP="0048214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78ADB56B" w14:textId="5D1CEF1D" w:rsidR="00482149" w:rsidRPr="00482149" w:rsidRDefault="00482149" w:rsidP="00482149">
      <w:pPr>
        <w:tabs>
          <w:tab w:val="clear" w:pos="2880"/>
          <w:tab w:val="clear" w:pos="9360"/>
        </w:tabs>
        <w:spacing w:before="0"/>
        <w:ind w:left="2835" w:hanging="2835"/>
        <w:rPr>
          <w:sz w:val="20"/>
        </w:rPr>
      </w:pPr>
      <w:r w:rsidRPr="00482149">
        <w:rPr>
          <w:i/>
          <w:sz w:val="20"/>
        </w:rPr>
        <w:t>NO-N</w:t>
      </w:r>
      <w:r w:rsidRPr="00482149">
        <w:rPr>
          <w:i/>
          <w:sz w:val="20"/>
          <w:vertAlign w:val="subscript"/>
        </w:rPr>
        <w:t>CRN(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crop residues on field </w:t>
      </w:r>
      <w:r w:rsidRPr="00482149">
        <w:rPr>
          <w:i/>
          <w:iCs/>
          <w:sz w:val="20"/>
        </w:rPr>
        <w:t>n</w:t>
      </w:r>
      <w:r w:rsidRPr="00482149">
        <w:rPr>
          <w:sz w:val="20"/>
        </w:rPr>
        <w:t xml:space="preserve"> in year </w:t>
      </w:r>
      <w:r w:rsidRPr="00482149">
        <w:rPr>
          <w:i/>
          <w:iCs/>
          <w:sz w:val="20"/>
        </w:rPr>
        <w:t>t</w:t>
      </w:r>
    </w:p>
    <w:p w14:paraId="3B15C6DA" w14:textId="18D4EC8E" w:rsidR="00482149" w:rsidRPr="00482149"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CRN_export</w:t>
      </w:r>
      <w:proofErr w:type="spellEnd"/>
      <w:r w:rsidR="00046D0B">
        <w:rPr>
          <w:i/>
          <w:sz w:val="20"/>
          <w:vertAlign w:val="subscript"/>
        </w:rPr>
        <w:t>(</w:t>
      </w:r>
      <w:proofErr w:type="spellStart"/>
      <w:r w:rsidR="00046D0B">
        <w:rPr>
          <w:i/>
          <w:sz w:val="20"/>
          <w:vertAlign w:val="subscript"/>
        </w:rPr>
        <w:t>t,farm</w:t>
      </w:r>
      <w:proofErr w:type="spellEnd"/>
      <w:r w:rsidR="00046D0B">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w:t>
      </w:r>
      <w:proofErr w:type="spellStart"/>
      <w:r w:rsidRPr="00482149">
        <w:rPr>
          <w:sz w:val="20"/>
        </w:rPr>
        <w:t>from</w:t>
      </w:r>
      <w:proofErr w:type="spellEnd"/>
      <w:r w:rsidRPr="00482149">
        <w:rPr>
          <w:sz w:val="20"/>
        </w:rPr>
        <w:t xml:space="preserve"> the sum of crop residue emissions exported from the farm in year </w:t>
      </w:r>
      <w:r w:rsidRPr="00482149">
        <w:rPr>
          <w:i/>
          <w:iCs/>
          <w:sz w:val="20"/>
        </w:rPr>
        <w:t>t</w:t>
      </w:r>
    </w:p>
    <w:p w14:paraId="4D7A7222" w14:textId="0902762F" w:rsidR="00482149" w:rsidRPr="00482149"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CRNmin</w:t>
      </w:r>
      <w:proofErr w:type="spellEnd"/>
      <w:r w:rsidRPr="00482149">
        <w:rPr>
          <w:i/>
          <w:sz w:val="20"/>
          <w:vertAlign w:val="subscript"/>
        </w:rPr>
        <w:t>(</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N mineralization on field </w:t>
      </w:r>
      <w:r w:rsidRPr="00482149">
        <w:rPr>
          <w:i/>
          <w:iCs/>
          <w:sz w:val="20"/>
        </w:rPr>
        <w:t>n</w:t>
      </w:r>
      <w:r w:rsidRPr="00482149">
        <w:rPr>
          <w:sz w:val="20"/>
        </w:rPr>
        <w:t xml:space="preserve"> in year </w:t>
      </w:r>
      <w:r w:rsidRPr="00482149">
        <w:rPr>
          <w:i/>
          <w:iCs/>
          <w:sz w:val="20"/>
        </w:rPr>
        <w:t>t</w:t>
      </w:r>
    </w:p>
    <w:p w14:paraId="6D79737E" w14:textId="3E7C943C" w:rsidR="00482149" w:rsidRPr="00482149" w:rsidRDefault="00482149" w:rsidP="00482149">
      <w:pPr>
        <w:tabs>
          <w:tab w:val="clear" w:pos="2880"/>
          <w:tab w:val="clear" w:pos="9360"/>
        </w:tabs>
        <w:spacing w:before="0"/>
        <w:ind w:left="2835" w:hanging="2835"/>
        <w:rPr>
          <w:i/>
          <w:iCs/>
          <w:sz w:val="20"/>
        </w:rPr>
      </w:pPr>
      <w:r w:rsidRPr="00482149">
        <w:rPr>
          <w:i/>
          <w:sz w:val="20"/>
        </w:rPr>
        <w:t>NO-N</w:t>
      </w:r>
      <w:r w:rsidRPr="00482149">
        <w:rPr>
          <w:i/>
          <w:sz w:val="20"/>
          <w:vertAlign w:val="subscript"/>
        </w:rPr>
        <w:t>ON(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organic fertilizer application to field </w:t>
      </w:r>
      <w:r w:rsidRPr="00482149">
        <w:rPr>
          <w:i/>
          <w:iCs/>
          <w:sz w:val="20"/>
        </w:rPr>
        <w:t>n</w:t>
      </w:r>
      <w:r w:rsidRPr="00482149">
        <w:rPr>
          <w:sz w:val="20"/>
        </w:rPr>
        <w:t xml:space="preserve"> in year </w:t>
      </w:r>
      <w:r w:rsidRPr="00482149">
        <w:rPr>
          <w:i/>
          <w:iCs/>
          <w:sz w:val="20"/>
        </w:rPr>
        <w:t>t</w:t>
      </w:r>
    </w:p>
    <w:p w14:paraId="13AD9F7E" w14:textId="24C7B60C" w:rsidR="00482149" w:rsidRPr="00482149" w:rsidRDefault="00EE6923" w:rsidP="00482149">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3088" behindDoc="0" locked="0" layoutInCell="1" allowOverlap="1" wp14:anchorId="46379BBA" wp14:editId="2632E9E7">
                <wp:simplePos x="0" y="0"/>
                <wp:positionH relativeFrom="margin">
                  <wp:posOffset>0</wp:posOffset>
                </wp:positionH>
                <wp:positionV relativeFrom="paragraph">
                  <wp:posOffset>604520</wp:posOffset>
                </wp:positionV>
                <wp:extent cx="5949950" cy="704850"/>
                <wp:effectExtent l="0" t="0" r="0" b="0"/>
                <wp:wrapTopAndBottom/>
                <wp:docPr id="16227210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65269" w14:textId="77777777" w:rsidR="00B1240A" w:rsidRPr="00690655" w:rsidRDefault="00B1240A" w:rsidP="00B75CB9">
                            <w:pPr>
                              <w:rPr>
                                <w:color w:val="000000" w:themeColor="text1"/>
                              </w:rPr>
                            </w:pPr>
                            <w:r w:rsidRPr="00690655">
                              <w:rPr>
                                <w:color w:val="000000" w:themeColor="text1"/>
                              </w:rPr>
                              <w:t>Holos V4 will use the following constant values:</w:t>
                            </w:r>
                          </w:p>
                          <w:p w14:paraId="6A347171" w14:textId="77777777" w:rsidR="00B1240A" w:rsidRPr="00A90743" w:rsidRDefault="00B1240A" w:rsidP="00B75CB9">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9BBA" id="Rectangle 34" o:spid="_x0000_s1047" style="position:absolute;left:0;text-align:left;margin-left:0;margin-top:47.6pt;width:468.5pt;height:55.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xKhw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" fillcolor="white [3212]" strokecolor="#243f60 [1604]" strokeweight="2pt">
                <v:path arrowok="t"/>
                <v:textbox>
                  <w:txbxContent>
                    <w:p w14:paraId="45265269" w14:textId="77777777" w:rsidR="00B1240A" w:rsidRPr="00690655" w:rsidRDefault="00B1240A" w:rsidP="00B75CB9">
                      <w:pPr>
                        <w:rPr>
                          <w:color w:val="000000" w:themeColor="text1"/>
                        </w:rPr>
                      </w:pPr>
                      <w:r w:rsidRPr="00690655">
                        <w:rPr>
                          <w:color w:val="000000" w:themeColor="text1"/>
                        </w:rPr>
                        <w:t>Holos V4 will use the following constant values:</w:t>
                      </w:r>
                    </w:p>
                    <w:p w14:paraId="6A347171" w14:textId="77777777" w:rsidR="00B1240A" w:rsidRPr="00A90743" w:rsidRDefault="00B1240A" w:rsidP="00B75CB9">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r w:rsidR="00482149" w:rsidRPr="00482149">
        <w:rPr>
          <w:i/>
          <w:sz w:val="20"/>
        </w:rPr>
        <w:t>NO-</w:t>
      </w:r>
      <w:proofErr w:type="spellStart"/>
      <w:r w:rsidR="00482149" w:rsidRPr="00482149">
        <w:rPr>
          <w:i/>
          <w:sz w:val="20"/>
        </w:rPr>
        <w:t>N</w:t>
      </w:r>
      <w:r w:rsidR="00482149" w:rsidRPr="00482149">
        <w:rPr>
          <w:i/>
          <w:sz w:val="20"/>
          <w:vertAlign w:val="subscript"/>
        </w:rPr>
        <w:t>ON_export</w:t>
      </w:r>
      <w:proofErr w:type="spellEnd"/>
      <w:r w:rsidR="00482149" w:rsidRPr="00482149">
        <w:rPr>
          <w:i/>
          <w:sz w:val="20"/>
          <w:vertAlign w:val="subscript"/>
        </w:rPr>
        <w:t>(</w:t>
      </w:r>
      <w:proofErr w:type="spellStart"/>
      <w:r w:rsidR="00482149" w:rsidRPr="00482149">
        <w:rPr>
          <w:i/>
          <w:sz w:val="20"/>
          <w:vertAlign w:val="subscript"/>
        </w:rPr>
        <w:t>t,f</w:t>
      </w:r>
      <w:r w:rsidR="00605061">
        <w:rPr>
          <w:i/>
          <w:sz w:val="20"/>
          <w:vertAlign w:val="subscript"/>
        </w:rPr>
        <w:t>arm</w:t>
      </w:r>
      <w:proofErr w:type="spellEnd"/>
      <w:r w:rsidR="00482149" w:rsidRPr="00482149">
        <w:rPr>
          <w:i/>
          <w:sz w:val="20"/>
          <w:vertAlign w:val="subscript"/>
        </w:rPr>
        <w:t>)</w:t>
      </w:r>
      <w:r w:rsidR="00482149" w:rsidRPr="00482149">
        <w:rPr>
          <w:i/>
          <w:sz w:val="20"/>
        </w:rPr>
        <w:tab/>
      </w:r>
      <w:r w:rsidR="00482149" w:rsidRPr="00482149">
        <w:rPr>
          <w:sz w:val="20"/>
        </w:rPr>
        <w:t>NO emissions (kg NO-N ha</w:t>
      </w:r>
      <w:r w:rsidR="00482149" w:rsidRPr="00482149">
        <w:rPr>
          <w:sz w:val="20"/>
          <w:vertAlign w:val="superscript"/>
        </w:rPr>
        <w:t>-1</w:t>
      </w:r>
      <w:r w:rsidR="00482149"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40826D61" w14:textId="67510AC1" w:rsidR="00482149" w:rsidRPr="00482149" w:rsidRDefault="00482149" w:rsidP="00482149">
      <w:pPr>
        <w:tabs>
          <w:tab w:val="clear" w:pos="2880"/>
          <w:tab w:val="clear" w:pos="9360"/>
        </w:tabs>
        <w:spacing w:before="0"/>
        <w:ind w:left="2835" w:hanging="2835"/>
        <w:rPr>
          <w:iCs/>
          <w:sz w:val="20"/>
        </w:rPr>
      </w:pPr>
      <w:proofErr w:type="spellStart"/>
      <w:r w:rsidRPr="00482149">
        <w:rPr>
          <w:i/>
          <w:sz w:val="20"/>
        </w:rPr>
        <w:t>NO</w:t>
      </w:r>
      <w:r w:rsidRPr="00482149">
        <w:rPr>
          <w:i/>
          <w:sz w:val="20"/>
          <w:vertAlign w:val="subscript"/>
        </w:rPr>
        <w:t>ratio</w:t>
      </w:r>
      <w:proofErr w:type="spellEnd"/>
      <w:r w:rsidRPr="00482149">
        <w:rPr>
          <w:i/>
          <w:sz w:val="20"/>
        </w:rPr>
        <w:tab/>
      </w:r>
      <w:r w:rsidRPr="00482149">
        <w:rPr>
          <w:iCs/>
          <w:sz w:val="20"/>
        </w:rPr>
        <w:t>Ratio of NO to N</w:t>
      </w:r>
      <w:r w:rsidRPr="00482149">
        <w:rPr>
          <w:iCs/>
          <w:sz w:val="20"/>
          <w:vertAlign w:val="subscript"/>
        </w:rPr>
        <w:t>2</w:t>
      </w:r>
      <w:r w:rsidRPr="00482149">
        <w:rPr>
          <w:iCs/>
          <w:sz w:val="20"/>
        </w:rPr>
        <w:t>O</w:t>
      </w:r>
    </w:p>
    <w:p w14:paraId="038DFE51" w14:textId="248262CF" w:rsidR="00B75CB9" w:rsidRPr="00D965C6" w:rsidRDefault="00B75CB9" w:rsidP="00482149">
      <w:pPr>
        <w:tabs>
          <w:tab w:val="clear" w:pos="2880"/>
          <w:tab w:val="clear" w:pos="9360"/>
        </w:tabs>
        <w:spacing w:before="0"/>
        <w:rPr>
          <w:sz w:val="20"/>
        </w:rPr>
      </w:pPr>
    </w:p>
    <w:p w14:paraId="79622750" w14:textId="77777777" w:rsidR="00B75CB9" w:rsidRPr="00D5649B" w:rsidRDefault="00B75CB9" w:rsidP="008A7F5F">
      <w:pPr>
        <w:pStyle w:val="Heading3"/>
      </w:pPr>
      <w:bookmarkStart w:id="335" w:name="_Ref286675115"/>
      <w:bookmarkStart w:id="336" w:name="_Ref286675123"/>
      <w:bookmarkStart w:id="337" w:name="_Toc343610126"/>
      <w:bookmarkStart w:id="338" w:name="_Toc152758560"/>
      <w:r w:rsidRPr="00D5649B">
        <w:t>Indirect emissions</w:t>
      </w:r>
      <w:bookmarkEnd w:id="335"/>
      <w:bookmarkEnd w:id="336"/>
      <w:bookmarkEnd w:id="337"/>
      <w:bookmarkEnd w:id="338"/>
    </w:p>
    <w:p w14:paraId="458B299D" w14:textId="77777777" w:rsidR="00B75CB9" w:rsidRPr="00D5649B" w:rsidRDefault="00B75CB9" w:rsidP="00B75CB9">
      <w:pPr>
        <w:pStyle w:val="Heading4"/>
      </w:pPr>
      <w:r w:rsidRPr="00D5649B">
        <w:t>Leaching and runoff fraction</w:t>
      </w:r>
    </w:p>
    <w:bookmarkStart w:id="339" w:name="_Ref132359969"/>
    <w:p w14:paraId="06C84820" w14:textId="187D6508" w:rsidR="00B75CB9" w:rsidRPr="00B9341F" w:rsidRDefault="00000000" w:rsidP="001F7AE4">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B75CB9" w:rsidRPr="00D5649B">
        <w:rPr>
          <w:b/>
          <w:szCs w:val="24"/>
        </w:rPr>
        <w:t xml:space="preserve"> </w:t>
      </w:r>
      <w:r w:rsidR="00B75CB9" w:rsidRPr="00D5649B">
        <w:rPr>
          <w:b/>
          <w:szCs w:val="24"/>
        </w:rPr>
        <w:tab/>
      </w:r>
      <w:bookmarkStart w:id="340" w:name="FracLeach_LandAppl_Eq"/>
      <w:r w:rsidR="00B75CB9"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sidRPr="00F037B7">
        <w:rPr>
          <w:b/>
          <w:noProof/>
          <w:szCs w:val="24"/>
          <w:lang w:val="fr-CA"/>
        </w:rPr>
        <w:t>2.6.6</w:t>
      </w:r>
      <w:r w:rsidR="001977CC">
        <w:rPr>
          <w:b/>
          <w:szCs w:val="24"/>
        </w:rPr>
        <w:fldChar w:fldCharType="end"/>
      </w:r>
      <w:r w:rsidR="001977CC" w:rsidRPr="00F037B7">
        <w:rPr>
          <w:b/>
          <w:szCs w:val="24"/>
          <w:lang w:val="fr-CA"/>
        </w:rPr>
        <w:noBreakHyphen/>
      </w:r>
      <w:r w:rsidR="001977CC">
        <w:rPr>
          <w:b/>
          <w:szCs w:val="24"/>
        </w:rPr>
        <w:fldChar w:fldCharType="begin"/>
      </w:r>
      <w:r w:rsidR="001977CC" w:rsidRPr="00F037B7">
        <w:rPr>
          <w:b/>
          <w:szCs w:val="24"/>
          <w:lang w:val="fr-CA"/>
        </w:rPr>
        <w:instrText xml:space="preserve"> SEQ Eq. \* ARABIC \s 3 </w:instrText>
      </w:r>
      <w:r w:rsidR="001977CC">
        <w:rPr>
          <w:b/>
          <w:szCs w:val="24"/>
        </w:rPr>
        <w:fldChar w:fldCharType="separate"/>
      </w:r>
      <w:r w:rsidR="001977CC" w:rsidRPr="00F037B7">
        <w:rPr>
          <w:b/>
          <w:noProof/>
          <w:szCs w:val="24"/>
          <w:lang w:val="fr-CA"/>
        </w:rPr>
        <w:t>1</w:t>
      </w:r>
      <w:r w:rsidR="001977CC">
        <w:rPr>
          <w:b/>
          <w:szCs w:val="24"/>
        </w:rPr>
        <w:fldChar w:fldCharType="end"/>
      </w:r>
      <w:bookmarkEnd w:id="339"/>
      <w:bookmarkEnd w:id="340"/>
    </w:p>
    <w:p w14:paraId="4C83B02B" w14:textId="66F9D654" w:rsidR="00B75CB9" w:rsidRPr="004A2CC9" w:rsidRDefault="00B75CB9" w:rsidP="00B75CB9">
      <w:pPr>
        <w:tabs>
          <w:tab w:val="right" w:pos="8640"/>
          <w:tab w:val="right" w:pos="8820"/>
        </w:tabs>
        <w:jc w:val="right"/>
        <w:rPr>
          <w:sz w:val="20"/>
          <w:lang w:val="de-DE"/>
        </w:rPr>
      </w:pPr>
      <w:r w:rsidRPr="00B9341F">
        <w:rPr>
          <w:b/>
          <w:sz w:val="20"/>
          <w:lang w:val="de-DE"/>
        </w:rPr>
        <w:tab/>
      </w:r>
      <w:r w:rsidRPr="004A2CC9">
        <w:rPr>
          <w:sz w:val="20"/>
          <w:lang w:val="de-DE"/>
        </w:rPr>
        <w:t>Rochette et al. 2008</w:t>
      </w:r>
    </w:p>
    <w:p w14:paraId="730A3277" w14:textId="55AC585A" w:rsidR="00B75CB9" w:rsidRPr="00D5649B" w:rsidRDefault="00000000"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B75CB9" w:rsidRPr="00B9341F">
        <w:rPr>
          <w:b/>
          <w:szCs w:val="24"/>
          <w:lang w:val="de-DE"/>
        </w:rPr>
        <w:t xml:space="preserve"> </w:t>
      </w:r>
      <w:r w:rsidR="00B75CB9" w:rsidRPr="00B9341F">
        <w:rPr>
          <w:b/>
          <w:szCs w:val="24"/>
          <w:lang w:val="de-DE"/>
        </w:rPr>
        <w:tab/>
        <w:t xml:space="preserve">Eq. </w:t>
      </w:r>
      <w:r w:rsidR="001977CC">
        <w:rPr>
          <w:b/>
          <w:szCs w:val="24"/>
          <w:lang w:val="de-DE"/>
        </w:rPr>
        <w:fldChar w:fldCharType="begin"/>
      </w:r>
      <w:r w:rsidR="001977CC">
        <w:rPr>
          <w:b/>
          <w:szCs w:val="24"/>
          <w:lang w:val="de-DE"/>
        </w:rPr>
        <w:instrText xml:space="preserve"> STYLEREF 3 \s </w:instrText>
      </w:r>
      <w:r w:rsidR="001977CC">
        <w:rPr>
          <w:b/>
          <w:szCs w:val="24"/>
          <w:lang w:val="de-DE"/>
        </w:rPr>
        <w:fldChar w:fldCharType="separate"/>
      </w:r>
      <w:r w:rsidR="001977CC">
        <w:rPr>
          <w:b/>
          <w:noProof/>
          <w:szCs w:val="24"/>
          <w:lang w:val="de-DE"/>
        </w:rPr>
        <w:t>2.6.6</w:t>
      </w:r>
      <w:r w:rsidR="001977CC">
        <w:rPr>
          <w:b/>
          <w:szCs w:val="24"/>
          <w:lang w:val="de-DE"/>
        </w:rPr>
        <w:fldChar w:fldCharType="end"/>
      </w:r>
      <w:r w:rsidR="001977CC">
        <w:rPr>
          <w:b/>
          <w:szCs w:val="24"/>
          <w:lang w:val="de-DE"/>
        </w:rPr>
        <w:noBreakHyphen/>
      </w:r>
      <w:r w:rsidR="001977CC">
        <w:rPr>
          <w:b/>
          <w:szCs w:val="24"/>
          <w:lang w:val="de-DE"/>
        </w:rPr>
        <w:fldChar w:fldCharType="begin"/>
      </w:r>
      <w:r w:rsidR="001977CC">
        <w:rPr>
          <w:b/>
          <w:szCs w:val="24"/>
          <w:lang w:val="de-DE"/>
        </w:rPr>
        <w:instrText xml:space="preserve"> SEQ Eq. \* ARABIC \s 3 </w:instrText>
      </w:r>
      <w:r w:rsidR="001977CC">
        <w:rPr>
          <w:b/>
          <w:szCs w:val="24"/>
          <w:lang w:val="de-DE"/>
        </w:rPr>
        <w:fldChar w:fldCharType="separate"/>
      </w:r>
      <w:r w:rsidR="001977CC">
        <w:rPr>
          <w:b/>
          <w:noProof/>
          <w:szCs w:val="24"/>
          <w:lang w:val="de-DE"/>
        </w:rPr>
        <w:t>2</w:t>
      </w:r>
      <w:r w:rsidR="001977CC">
        <w:rPr>
          <w:b/>
          <w:szCs w:val="24"/>
          <w:lang w:val="de-DE"/>
        </w:rPr>
        <w:fldChar w:fldCharType="end"/>
      </w:r>
    </w:p>
    <w:p w14:paraId="693EFF0E" w14:textId="77777777" w:rsidR="00B75CB9" w:rsidRPr="00D5649B" w:rsidRDefault="00B75CB9" w:rsidP="00B75CB9">
      <w:pPr>
        <w:tabs>
          <w:tab w:val="right" w:pos="8640"/>
          <w:tab w:val="right" w:pos="8820"/>
        </w:tabs>
        <w:rPr>
          <w:sz w:val="20"/>
        </w:rPr>
      </w:pPr>
      <w:r w:rsidRPr="00D5649B">
        <w:rPr>
          <w:sz w:val="20"/>
        </w:rPr>
        <w:t>where</w:t>
      </w:r>
    </w:p>
    <w:p w14:paraId="30CBB7CB" w14:textId="77777777" w:rsidR="00B75CB9" w:rsidRPr="00D5649B" w:rsidRDefault="00B75CB9" w:rsidP="00D15DE5">
      <w:pPr>
        <w:keepNext/>
        <w:keepLines/>
        <w:tabs>
          <w:tab w:val="clear" w:pos="2880"/>
          <w:tab w:val="clear" w:pos="9360"/>
        </w:tabs>
        <w:spacing w:before="0"/>
        <w:ind w:left="2835" w:hanging="2835"/>
        <w:rPr>
          <w:sz w:val="20"/>
        </w:rPr>
      </w:pPr>
      <w:proofErr w:type="spellStart"/>
      <w:r w:rsidRPr="00D5649B">
        <w:rPr>
          <w:i/>
          <w:sz w:val="20"/>
        </w:rPr>
        <w:t>FracN</w:t>
      </w:r>
      <w:r w:rsidRPr="00D5649B">
        <w:rPr>
          <w:i/>
          <w:sz w:val="20"/>
          <w:vertAlign w:val="subscript"/>
        </w:rPr>
        <w:t>leach</w:t>
      </w:r>
      <w:proofErr w:type="spellEnd"/>
      <w:r w:rsidRPr="00D5649B">
        <w:rPr>
          <w:i/>
          <w:sz w:val="20"/>
          <w:vertAlign w:val="subscript"/>
        </w:rPr>
        <w:tab/>
      </w:r>
      <w:r w:rsidRPr="00D5649B">
        <w:rPr>
          <w:sz w:val="20"/>
        </w:rPr>
        <w:t>Fraction of N lost by leaching and runoff (kg N (kg N)</w:t>
      </w:r>
      <w:r w:rsidRPr="00D5649B">
        <w:rPr>
          <w:sz w:val="20"/>
          <w:vertAlign w:val="superscript"/>
        </w:rPr>
        <w:t>-1</w:t>
      </w:r>
      <w:r w:rsidRPr="00D5649B">
        <w:rPr>
          <w:sz w:val="20"/>
        </w:rPr>
        <w:t>)</w:t>
      </w:r>
    </w:p>
    <w:p w14:paraId="1256BC51" w14:textId="77777777" w:rsidR="00B75CB9" w:rsidRPr="00D5649B" w:rsidRDefault="00B75CB9" w:rsidP="00D15DE5">
      <w:pPr>
        <w:tabs>
          <w:tab w:val="clear" w:pos="2880"/>
          <w:tab w:val="clear" w:pos="9360"/>
        </w:tabs>
        <w:spacing w:before="0"/>
        <w:ind w:left="2835" w:hanging="2835"/>
        <w:rPr>
          <w:sz w:val="20"/>
        </w:rPr>
      </w:pPr>
      <w:r w:rsidRPr="00D5649B">
        <w:rPr>
          <w:i/>
          <w:sz w:val="20"/>
        </w:rPr>
        <w:t>P</w:t>
      </w:r>
      <w:r w:rsidRPr="00D5649B">
        <w:rPr>
          <w:i/>
          <w:sz w:val="20"/>
        </w:rPr>
        <w:tab/>
      </w:r>
      <w:r w:rsidRPr="00D5649B">
        <w:rPr>
          <w:sz w:val="20"/>
        </w:rPr>
        <w:t>Growing season precipitation (May – October)</w:t>
      </w:r>
    </w:p>
    <w:p w14:paraId="2483338A" w14:textId="77777777" w:rsidR="00B75CB9" w:rsidRPr="00D5649B" w:rsidRDefault="00B75CB9" w:rsidP="00D15DE5">
      <w:pPr>
        <w:tabs>
          <w:tab w:val="clear" w:pos="2880"/>
          <w:tab w:val="clear" w:pos="9360"/>
        </w:tabs>
        <w:spacing w:before="0"/>
        <w:ind w:left="2835" w:hanging="2835"/>
        <w:rPr>
          <w:sz w:val="20"/>
        </w:rPr>
      </w:pPr>
      <w:r w:rsidRPr="00D5649B">
        <w:rPr>
          <w:i/>
          <w:sz w:val="20"/>
        </w:rPr>
        <w:t>PE</w:t>
      </w:r>
      <w:r w:rsidRPr="00D5649B">
        <w:rPr>
          <w:i/>
          <w:sz w:val="20"/>
        </w:rPr>
        <w:tab/>
      </w:r>
      <w:r w:rsidRPr="00D5649B">
        <w:rPr>
          <w:sz w:val="20"/>
        </w:rPr>
        <w:t>Growing season potential evapotranspiration (May – October)</w:t>
      </w:r>
    </w:p>
    <w:p w14:paraId="585CECE1" w14:textId="77777777" w:rsidR="00B75CB9" w:rsidRPr="00D5649B" w:rsidRDefault="00B75CB9" w:rsidP="00B75CB9">
      <w:pPr>
        <w:keepNext/>
        <w:keepLines/>
        <w:tabs>
          <w:tab w:val="left" w:pos="2160"/>
          <w:tab w:val="right" w:pos="8640"/>
          <w:tab w:val="right" w:pos="8820"/>
        </w:tabs>
        <w:rPr>
          <w:szCs w:val="24"/>
        </w:rPr>
      </w:pPr>
      <w:r w:rsidRPr="00D81245">
        <w:rPr>
          <w:i/>
          <w:szCs w:val="24"/>
        </w:rPr>
        <w:t>P</w:t>
      </w:r>
      <w:r w:rsidRPr="00D81245">
        <w:rPr>
          <w:szCs w:val="24"/>
        </w:rPr>
        <w:t xml:space="preserve"> and </w:t>
      </w:r>
      <w:r w:rsidRPr="00D81245">
        <w:rPr>
          <w:i/>
          <w:szCs w:val="24"/>
        </w:rPr>
        <w:t>PE</w:t>
      </w:r>
      <w:r w:rsidRPr="00D81245">
        <w:rPr>
          <w:szCs w:val="24"/>
        </w:rPr>
        <w:t xml:space="preserve"> are provided as defaults using the average of 1980-2010 data (Marshall et al. 1999, </w:t>
      </w:r>
      <w:r w:rsidRPr="00D81245">
        <w:t>Newlands et al. 2011</w:t>
      </w:r>
      <w:r w:rsidRPr="00D81245">
        <w:rPr>
          <w:szCs w:val="24"/>
        </w:rPr>
        <w:t>).</w:t>
      </w:r>
    </w:p>
    <w:p w14:paraId="7FF852F8" w14:textId="77777777" w:rsidR="00B75CB9" w:rsidRPr="00D5649B" w:rsidRDefault="00B75CB9" w:rsidP="00B75CB9">
      <w:pPr>
        <w:pStyle w:val="Heading4"/>
      </w:pPr>
      <w:r w:rsidRPr="00D5649B">
        <w:rPr>
          <w:color w:val="000000"/>
        </w:rPr>
        <w:t>Leaching and runoff from cropland (</w:t>
      </w:r>
      <w:r w:rsidRPr="00D5649B">
        <w:t>including annual crops, perennial forages and improved grassland/pasture)</w:t>
      </w:r>
    </w:p>
    <w:p w14:paraId="7493EF20" w14:textId="137BB88C" w:rsidR="00B75CB9" w:rsidRPr="00D5649B" w:rsidRDefault="00B75CB9" w:rsidP="00B75CB9">
      <w:pPr>
        <w:rPr>
          <w:b/>
        </w:rPr>
      </w:pPr>
      <w:r w:rsidRPr="00D5649B">
        <w:rPr>
          <w:b/>
        </w:rPr>
        <w:t>Calculate</w:t>
      </w:r>
      <w:r w:rsidR="000849E6" w:rsidRPr="00D5649B">
        <w:rPr>
          <w:b/>
        </w:rPr>
        <w:t>s</w:t>
      </w:r>
      <w:r w:rsidRPr="00D5649B">
        <w:rPr>
          <w:b/>
        </w:rPr>
        <w:t xml:space="preserve"> the emission</w:t>
      </w:r>
      <w:r w:rsidR="000849E6" w:rsidRPr="00D5649B">
        <w:rPr>
          <w:b/>
        </w:rPr>
        <w:t>s from</w:t>
      </w:r>
      <w:r w:rsidRPr="00D5649B">
        <w:rPr>
          <w:b/>
        </w:rPr>
        <w:t xml:space="preserve"> field and/or crop.</w:t>
      </w:r>
    </w:p>
    <w:p w14:paraId="6A49825A" w14:textId="2612B918" w:rsidR="00B75CB9" w:rsidRPr="00D5649B" w:rsidRDefault="00B75CB9" w:rsidP="00B75CB9">
      <w:pPr>
        <w:pStyle w:val="Heading5"/>
      </w:pPr>
      <w:r w:rsidRPr="00D5649B">
        <w:t>Calculation of indirect N</w:t>
      </w:r>
      <w:r w:rsidRPr="00D5649B">
        <w:rPr>
          <w:vertAlign w:val="subscript"/>
        </w:rPr>
        <w:t>2</w:t>
      </w:r>
      <w:r w:rsidRPr="00D5649B">
        <w:t>O emissions based on the amount of N leached</w:t>
      </w:r>
    </w:p>
    <w:p w14:paraId="68A4EFB1" w14:textId="79C4F280" w:rsidR="00EF0FE0" w:rsidRPr="00D5649B" w:rsidRDefault="00EF0FE0" w:rsidP="00EF0FE0">
      <w:r w:rsidRPr="00D5649B">
        <w:t>Losses of N</w:t>
      </w:r>
      <w:r w:rsidRPr="00D5649B">
        <w:rPr>
          <w:vertAlign w:val="subscript"/>
        </w:rPr>
        <w:t>2</w:t>
      </w:r>
      <w:r w:rsidRPr="00D5649B">
        <w:t xml:space="preserve">O-N </w:t>
      </w:r>
      <w:r w:rsidR="00EA3CE5" w:rsidRPr="00D5649B">
        <w:t>and NO</w:t>
      </w:r>
      <w:r w:rsidR="00EA3CE5" w:rsidRPr="00D5649B">
        <w:rPr>
          <w:vertAlign w:val="subscript"/>
        </w:rPr>
        <w:t>3</w:t>
      </w:r>
      <w:r w:rsidR="00EA3CE5" w:rsidRPr="00D5649B">
        <w:t xml:space="preserve">-N </w:t>
      </w:r>
      <w:r w:rsidRPr="00D5649B">
        <w:t xml:space="preserve">from land-applied manure via leaching are estimated in </w:t>
      </w:r>
      <w:r w:rsidRPr="00C66FA6">
        <w:rPr>
          <w:b/>
        </w:rPr>
        <w:t xml:space="preserve">section </w:t>
      </w:r>
      <w:r w:rsidR="00EA3CE5" w:rsidRPr="00C66FA6">
        <w:rPr>
          <w:b/>
        </w:rPr>
        <w:fldChar w:fldCharType="begin"/>
      </w:r>
      <w:r w:rsidR="00EA3CE5" w:rsidRPr="00C66FA6">
        <w:rPr>
          <w:b/>
        </w:rPr>
        <w:instrText xml:space="preserve"> REF _Ref98840843 \r \h  \* MERGEFORMAT </w:instrText>
      </w:r>
      <w:r w:rsidR="00EA3CE5" w:rsidRPr="00C66FA6">
        <w:rPr>
          <w:b/>
        </w:rPr>
      </w:r>
      <w:r w:rsidR="00EA3CE5" w:rsidRPr="00C66FA6">
        <w:rPr>
          <w:b/>
        </w:rPr>
        <w:fldChar w:fldCharType="separate"/>
      </w:r>
      <w:r w:rsidR="00C66FA6">
        <w:rPr>
          <w:b/>
        </w:rPr>
        <w:t>4.6.4</w:t>
      </w:r>
      <w:r w:rsidR="00EA3CE5" w:rsidRPr="00C66FA6">
        <w:rPr>
          <w:b/>
        </w:rPr>
        <w:fldChar w:fldCharType="end"/>
      </w:r>
    </w:p>
    <w:p w14:paraId="211AADE9" w14:textId="46235742" w:rsidR="00B75CB9" w:rsidRPr="00D5649B" w:rsidRDefault="00000000" w:rsidP="001F7AE4">
      <w:pPr>
        <w:keepNext/>
        <w:tabs>
          <w:tab w:val="clear" w:pos="2880"/>
          <w:tab w:val="clear" w:pos="9360"/>
          <w:tab w:val="right" w:pos="9799"/>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178E76C0" w14:textId="3339CC7B" w:rsidR="00B75CB9" w:rsidRPr="00442A6D" w:rsidRDefault="00000000" w:rsidP="001F7AE4">
      <w:pPr>
        <w:keepNext/>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B75CB9" w:rsidRPr="00442A6D">
        <w:rPr>
          <w:b/>
          <w:strike/>
          <w:szCs w:val="24"/>
        </w:rPr>
        <w:t xml:space="preserve"> </w:t>
      </w:r>
      <w:r w:rsidR="00B75CB9" w:rsidRPr="00442A6D">
        <w:rPr>
          <w:b/>
          <w:strike/>
        </w:rPr>
        <w:tab/>
        <w:t xml:space="preserve">Eq. </w:t>
      </w:r>
      <w:r w:rsidR="001977CC">
        <w:rPr>
          <w:b/>
          <w:strike/>
        </w:rPr>
        <w:fldChar w:fldCharType="begin"/>
      </w:r>
      <w:r w:rsidR="001977CC">
        <w:rPr>
          <w:b/>
          <w:strike/>
        </w:rPr>
        <w:instrText xml:space="preserve"> STYLEREF 3 \s </w:instrText>
      </w:r>
      <w:r w:rsidR="001977CC">
        <w:rPr>
          <w:b/>
          <w:strike/>
        </w:rPr>
        <w:fldChar w:fldCharType="separate"/>
      </w:r>
      <w:r w:rsidR="001977CC">
        <w:rPr>
          <w:b/>
          <w:strike/>
          <w:noProof/>
        </w:rPr>
        <w:t>2.6.6</w:t>
      </w:r>
      <w:r w:rsidR="001977CC">
        <w:rPr>
          <w:b/>
          <w:strike/>
        </w:rPr>
        <w:fldChar w:fldCharType="end"/>
      </w:r>
      <w:r w:rsidR="001977CC">
        <w:rPr>
          <w:b/>
          <w:strike/>
        </w:rPr>
        <w:noBreakHyphen/>
      </w:r>
      <w:r w:rsidR="001977CC">
        <w:rPr>
          <w:b/>
          <w:strike/>
        </w:rPr>
        <w:fldChar w:fldCharType="begin"/>
      </w:r>
      <w:r w:rsidR="001977CC">
        <w:rPr>
          <w:b/>
          <w:strike/>
        </w:rPr>
        <w:instrText xml:space="preserve"> SEQ Eq. \* ARABIC \s 3 </w:instrText>
      </w:r>
      <w:r w:rsidR="001977CC">
        <w:rPr>
          <w:b/>
          <w:strike/>
        </w:rPr>
        <w:fldChar w:fldCharType="separate"/>
      </w:r>
      <w:r w:rsidR="001977CC">
        <w:rPr>
          <w:b/>
          <w:strike/>
          <w:noProof/>
        </w:rPr>
        <w:t>4</w:t>
      </w:r>
      <w:r w:rsidR="001977CC">
        <w:rPr>
          <w:b/>
          <w:strike/>
        </w:rPr>
        <w:fldChar w:fldCharType="end"/>
      </w:r>
    </w:p>
    <w:p w14:paraId="4F6E5294" w14:textId="0540B042" w:rsidR="00B75CB9" w:rsidRPr="00D5649B" w:rsidRDefault="00000000"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1B50330B" w14:textId="1F27E743" w:rsidR="00AC0263" w:rsidRDefault="00000000" w:rsidP="00B63D3F">
      <w:pPr>
        <w:keepNext/>
        <w:tabs>
          <w:tab w:val="clear" w:pos="2880"/>
          <w:tab w:val="clear" w:pos="9360"/>
          <w:tab w:val="right" w:pos="9785"/>
        </w:tabs>
        <w:spacing w:after="120"/>
        <w:ind w:left="2970" w:hanging="297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AC0263" w:rsidRPr="00D5649B">
        <w:rPr>
          <w:b/>
          <w:szCs w:val="24"/>
        </w:rPr>
        <w:tab/>
      </w:r>
      <w:r w:rsidR="00AC0263" w:rsidRPr="00D5649B">
        <w:rPr>
          <w:b/>
          <w:szCs w:val="24"/>
        </w:rPr>
        <w:tab/>
      </w:r>
      <w:r w:rsidR="00B02515" w:rsidRPr="00D5649B">
        <w:rPr>
          <w:b/>
          <w:szCs w:val="24"/>
        </w:rPr>
        <w:tab/>
      </w:r>
      <w:bookmarkStart w:id="341" w:name="N2O_N_ONLeach_TFieldN"/>
      <w:r w:rsidR="00AC0263"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341"/>
    </w:p>
    <w:p w14:paraId="3378DB4E" w14:textId="09DB0146" w:rsidR="00CC1BE2" w:rsidRPr="00D5649B" w:rsidRDefault="00000000" w:rsidP="00CC1BE2">
      <w:pPr>
        <w:keepNext/>
        <w:tabs>
          <w:tab w:val="clear" w:pos="2880"/>
          <w:tab w:val="clear" w:pos="9360"/>
          <w:tab w:val="right" w:pos="9785"/>
        </w:tabs>
        <w:spacing w:after="120"/>
        <w:ind w:left="3600" w:hanging="360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CC1BE2" w:rsidRPr="00B46F02">
        <w:rPr>
          <w:b/>
        </w:rPr>
        <w:tab/>
      </w:r>
      <w:bookmarkStart w:id="342" w:name="N2O_N_ONLeach_Export_TFieldN"/>
      <w:r w:rsidR="00CC1BE2" w:rsidRPr="00B46F02">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bookmarkEnd w:id="342"/>
    </w:p>
    <w:p w14:paraId="2B153632" w14:textId="108BD6EC"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67CCD329" w14:textId="62263117" w:rsidR="00B75CB9" w:rsidRPr="00AE5113" w:rsidRDefault="00B75CB9" w:rsidP="00D15DE5">
      <w:pPr>
        <w:tabs>
          <w:tab w:val="clear" w:pos="2880"/>
          <w:tab w:val="clear" w:pos="9360"/>
        </w:tabs>
        <w:spacing w:before="0"/>
        <w:ind w:left="2835" w:hanging="2835"/>
        <w:rPr>
          <w:sz w:val="20"/>
        </w:rPr>
      </w:pPr>
      <w:r w:rsidRPr="00AE5113">
        <w:rPr>
          <w:i/>
          <w:color w:val="000000"/>
          <w:sz w:val="20"/>
        </w:rPr>
        <w:t>N</w:t>
      </w:r>
      <w:r w:rsidRPr="00AE5113">
        <w:rPr>
          <w:i/>
          <w:color w:val="000000"/>
          <w:sz w:val="20"/>
          <w:vertAlign w:val="subscript"/>
        </w:rPr>
        <w:t>2</w:t>
      </w:r>
      <w:r w:rsidRPr="00AE5113">
        <w:rPr>
          <w:i/>
          <w:color w:val="000000"/>
          <w:sz w:val="20"/>
        </w:rPr>
        <w:t>O-N</w:t>
      </w:r>
      <w:r w:rsidRPr="00AE5113">
        <w:rPr>
          <w:i/>
          <w:sz w:val="20"/>
          <w:vertAlign w:val="subscript"/>
        </w:rPr>
        <w:t>___</w:t>
      </w:r>
      <w:r w:rsidRPr="00AE5113">
        <w:rPr>
          <w:i/>
          <w:color w:val="000000"/>
          <w:sz w:val="20"/>
          <w:vertAlign w:val="subscript"/>
        </w:rPr>
        <w:t>leach</w:t>
      </w:r>
      <w:r w:rsidR="0030679C" w:rsidRPr="00AE5113">
        <w:rPr>
          <w:i/>
          <w:color w:val="000000"/>
          <w:sz w:val="20"/>
          <w:vertAlign w:val="subscript"/>
        </w:rPr>
        <w:t>(</w:t>
      </w:r>
      <w:proofErr w:type="spellStart"/>
      <w:r w:rsidR="0030679C" w:rsidRPr="00AE5113">
        <w:rPr>
          <w:i/>
          <w:color w:val="000000"/>
          <w:sz w:val="20"/>
          <w:vertAlign w:val="subscript"/>
        </w:rPr>
        <w:t>t,field</w:t>
      </w:r>
      <w:proofErr w:type="spellEnd"/>
      <w:r w:rsidR="0030679C" w:rsidRPr="00AE5113">
        <w:rPr>
          <w:i/>
          <w:color w:val="000000"/>
          <w:sz w:val="20"/>
          <w:vertAlign w:val="subscript"/>
        </w:rPr>
        <w:t xml:space="preserve"> n)</w:t>
      </w:r>
      <w:r w:rsidRPr="00AE5113">
        <w:rPr>
          <w:i/>
          <w:color w:val="000000"/>
          <w:sz w:val="20"/>
          <w:vertAlign w:val="subscript"/>
        </w:rPr>
        <w:tab/>
      </w:r>
      <w:r w:rsidRPr="00AE5113">
        <w:rPr>
          <w:sz w:val="20"/>
        </w:rPr>
        <w:t>N emissions due to leaching and runoff</w:t>
      </w:r>
      <w:r w:rsidR="004F5C7F" w:rsidRPr="00AE5113">
        <w:rPr>
          <w:sz w:val="20"/>
        </w:rPr>
        <w:t xml:space="preserve"> (kg N</w:t>
      </w:r>
      <w:r w:rsidR="004F5C7F" w:rsidRPr="00AE5113">
        <w:rPr>
          <w:sz w:val="20"/>
          <w:vertAlign w:val="subscript"/>
        </w:rPr>
        <w:t>2</w:t>
      </w:r>
      <w:r w:rsidR="004F5C7F" w:rsidRPr="00AE5113">
        <w:rPr>
          <w:sz w:val="20"/>
        </w:rPr>
        <w:t>O-N ha</w:t>
      </w:r>
      <w:r w:rsidR="004F5C7F" w:rsidRPr="00AE5113">
        <w:rPr>
          <w:sz w:val="20"/>
          <w:vertAlign w:val="superscript"/>
        </w:rPr>
        <w:t>-1</w:t>
      </w:r>
      <w:r w:rsidR="004F5C7F" w:rsidRPr="00AE5113">
        <w:rPr>
          <w:sz w:val="20"/>
        </w:rPr>
        <w:t xml:space="preserve">) </w:t>
      </w:r>
      <w:r w:rsidRPr="00AE5113">
        <w:rPr>
          <w:sz w:val="20"/>
        </w:rPr>
        <w:t xml:space="preserve">from ___N source </w:t>
      </w:r>
      <w:r w:rsidR="005158F4" w:rsidRPr="00AE5113">
        <w:rPr>
          <w:sz w:val="20"/>
        </w:rPr>
        <w:t xml:space="preserve">applied to field </w:t>
      </w:r>
      <w:r w:rsidR="005158F4" w:rsidRPr="00AE5113">
        <w:rPr>
          <w:i/>
          <w:iCs/>
          <w:sz w:val="20"/>
        </w:rPr>
        <w:t>n</w:t>
      </w:r>
      <w:r w:rsidR="005158F4" w:rsidRPr="00AE5113">
        <w:rPr>
          <w:sz w:val="20"/>
        </w:rPr>
        <w:t xml:space="preserve"> in year </w:t>
      </w:r>
      <w:r w:rsidR="005158F4" w:rsidRPr="00AE5113">
        <w:rPr>
          <w:i/>
          <w:iCs/>
          <w:sz w:val="20"/>
        </w:rPr>
        <w:t>t</w:t>
      </w:r>
    </w:p>
    <w:p w14:paraId="37CDB22C" w14:textId="46260AD8" w:rsidR="00B75CB9" w:rsidRPr="00AE5113" w:rsidRDefault="00B75CB9" w:rsidP="00D15DE5">
      <w:pPr>
        <w:tabs>
          <w:tab w:val="clear" w:pos="2880"/>
          <w:tab w:val="clear" w:pos="9360"/>
        </w:tabs>
        <w:spacing w:before="0"/>
        <w:ind w:left="2835" w:hanging="2835"/>
        <w:rPr>
          <w:sz w:val="20"/>
          <w:szCs w:val="16"/>
        </w:rPr>
      </w:pPr>
      <w:r w:rsidRPr="00AE5113">
        <w:rPr>
          <w:i/>
          <w:sz w:val="20"/>
          <w:szCs w:val="16"/>
        </w:rPr>
        <w:t>N</w:t>
      </w:r>
      <w:r w:rsidRPr="00AE5113">
        <w:rPr>
          <w:i/>
          <w:sz w:val="20"/>
          <w:szCs w:val="16"/>
          <w:vertAlign w:val="subscript"/>
        </w:rPr>
        <w:t>____</w:t>
      </w:r>
      <w:r w:rsidRPr="00AE5113">
        <w:rPr>
          <w:i/>
          <w:sz w:val="20"/>
          <w:szCs w:val="16"/>
        </w:rPr>
        <w:tab/>
      </w:r>
      <w:r w:rsidR="007026FB" w:rsidRPr="00AE5113">
        <w:rPr>
          <w:sz w:val="20"/>
          <w:szCs w:val="16"/>
        </w:rPr>
        <w:t>Availability</w:t>
      </w:r>
      <w:r w:rsidRPr="00AE5113">
        <w:rPr>
          <w:sz w:val="20"/>
          <w:szCs w:val="16"/>
        </w:rPr>
        <w:t xml:space="preserve"> of _____N (kg N ha</w:t>
      </w:r>
      <w:r w:rsidRPr="00AE5113">
        <w:rPr>
          <w:sz w:val="20"/>
          <w:szCs w:val="16"/>
          <w:vertAlign w:val="superscript"/>
        </w:rPr>
        <w:t>-1</w:t>
      </w:r>
      <w:r w:rsidRPr="00AE5113">
        <w:rPr>
          <w:sz w:val="20"/>
          <w:szCs w:val="16"/>
        </w:rPr>
        <w:t xml:space="preserve">) </w:t>
      </w:r>
      <w:r w:rsidR="005158F4" w:rsidRPr="00AE5113">
        <w:rPr>
          <w:sz w:val="20"/>
          <w:szCs w:val="16"/>
        </w:rPr>
        <w:t xml:space="preserve">to field </w:t>
      </w:r>
      <w:r w:rsidR="005158F4" w:rsidRPr="00AE5113">
        <w:rPr>
          <w:i/>
          <w:iCs/>
          <w:sz w:val="20"/>
          <w:szCs w:val="16"/>
        </w:rPr>
        <w:t>n</w:t>
      </w:r>
      <w:r w:rsidR="005158F4" w:rsidRPr="00AE5113">
        <w:rPr>
          <w:sz w:val="20"/>
          <w:szCs w:val="16"/>
        </w:rPr>
        <w:t xml:space="preserve"> in year </w:t>
      </w:r>
      <w:r w:rsidR="005158F4" w:rsidRPr="00AE5113">
        <w:rPr>
          <w:i/>
          <w:iCs/>
          <w:sz w:val="20"/>
          <w:szCs w:val="16"/>
        </w:rPr>
        <w:t>t</w:t>
      </w:r>
    </w:p>
    <w:p w14:paraId="69391980" w14:textId="499ABC33" w:rsidR="00B75CB9" w:rsidRPr="00AE5113" w:rsidRDefault="00B75CB9" w:rsidP="00D15DE5">
      <w:pPr>
        <w:tabs>
          <w:tab w:val="clear" w:pos="2880"/>
          <w:tab w:val="clear" w:pos="9360"/>
        </w:tabs>
        <w:spacing w:before="0"/>
        <w:ind w:left="2835" w:hanging="2835"/>
        <w:rPr>
          <w:sz w:val="20"/>
        </w:rPr>
      </w:pPr>
      <w:proofErr w:type="spellStart"/>
      <w:r w:rsidRPr="00AE5113">
        <w:rPr>
          <w:i/>
          <w:sz w:val="20"/>
        </w:rPr>
        <w:t>EF</w:t>
      </w:r>
      <w:r w:rsidRPr="00AE5113">
        <w:rPr>
          <w:i/>
          <w:sz w:val="20"/>
          <w:vertAlign w:val="subscript"/>
        </w:rPr>
        <w:t>leach</w:t>
      </w:r>
      <w:proofErr w:type="spellEnd"/>
      <w:r w:rsidRPr="00AE5113">
        <w:rPr>
          <w:i/>
          <w:sz w:val="20"/>
          <w:vertAlign w:val="subscript"/>
        </w:rPr>
        <w:tab/>
      </w:r>
      <w:r w:rsidRPr="00AE5113">
        <w:rPr>
          <w:sz w:val="20"/>
        </w:rPr>
        <w:t>Emission factor for leaching and runoff [kg N</w:t>
      </w:r>
      <w:r w:rsidRPr="00AE5113">
        <w:rPr>
          <w:sz w:val="20"/>
          <w:vertAlign w:val="subscript"/>
        </w:rPr>
        <w:t>2</w:t>
      </w:r>
      <w:r w:rsidRPr="00AE5113">
        <w:rPr>
          <w:sz w:val="20"/>
        </w:rPr>
        <w:t>O-N (kg N)</w:t>
      </w:r>
      <w:r w:rsidRPr="00AE5113">
        <w:rPr>
          <w:sz w:val="20"/>
          <w:vertAlign w:val="superscript"/>
        </w:rPr>
        <w:t>-1</w:t>
      </w:r>
      <w:r w:rsidRPr="00AE5113">
        <w:rPr>
          <w:sz w:val="20"/>
        </w:rPr>
        <w:t>]</w:t>
      </w:r>
      <w:r w:rsidR="00377F76" w:rsidRPr="00AE5113">
        <w:rPr>
          <w:sz w:val="20"/>
        </w:rPr>
        <w:t xml:space="preserve"> – see box below</w:t>
      </w:r>
    </w:p>
    <w:p w14:paraId="138271EE" w14:textId="62564E1C" w:rsidR="00900BE5" w:rsidRPr="00287816" w:rsidRDefault="00B02515" w:rsidP="0011222A">
      <w:pPr>
        <w:tabs>
          <w:tab w:val="clear" w:pos="2880"/>
          <w:tab w:val="clear" w:pos="9360"/>
        </w:tabs>
        <w:spacing w:before="0"/>
        <w:ind w:left="2835" w:hanging="2835"/>
        <w:rPr>
          <w:sz w:val="20"/>
        </w:rPr>
      </w:pPr>
      <w:r w:rsidRPr="00AE5113">
        <w:rPr>
          <w:i/>
          <w:iCs/>
          <w:sz w:val="20"/>
        </w:rPr>
        <w:t>N</w:t>
      </w:r>
      <w:r w:rsidRPr="00AE5113">
        <w:rPr>
          <w:i/>
          <w:iCs/>
          <w:sz w:val="20"/>
          <w:vertAlign w:val="subscript"/>
        </w:rPr>
        <w:t>2</w:t>
      </w:r>
      <w:r w:rsidRPr="00AE5113">
        <w:rPr>
          <w:i/>
          <w:iCs/>
          <w:sz w:val="20"/>
        </w:rPr>
        <w:t>O-N</w:t>
      </w:r>
      <w:r w:rsidR="00CB723C" w:rsidRPr="00AE5113">
        <w:rPr>
          <w:i/>
          <w:iCs/>
          <w:sz w:val="20"/>
          <w:vertAlign w:val="subscript"/>
        </w:rPr>
        <w:t>m</w:t>
      </w:r>
      <w:r w:rsidRPr="00AE5113">
        <w:rPr>
          <w:i/>
          <w:iCs/>
          <w:sz w:val="20"/>
          <w:vertAlign w:val="subscript"/>
        </w:rPr>
        <w:t>anureleach</w:t>
      </w:r>
      <w:r w:rsidR="0030679C" w:rsidRPr="00AE5113">
        <w:rPr>
          <w:i/>
          <w:iCs/>
          <w:sz w:val="20"/>
          <w:vertAlign w:val="subscript"/>
        </w:rPr>
        <w:t>(</w:t>
      </w:r>
      <w:proofErr w:type="spellStart"/>
      <w:r w:rsidR="0030679C" w:rsidRPr="00AE5113">
        <w:rPr>
          <w:i/>
          <w:iCs/>
          <w:sz w:val="20"/>
          <w:vertAlign w:val="subscript"/>
        </w:rPr>
        <w:t>t,field</w:t>
      </w:r>
      <w:proofErr w:type="spellEnd"/>
      <w:r w:rsidR="0030679C" w:rsidRPr="00AE5113">
        <w:rPr>
          <w:i/>
          <w:iCs/>
          <w:sz w:val="20"/>
          <w:vertAlign w:val="subscript"/>
        </w:rPr>
        <w:t xml:space="preserve"> n)</w:t>
      </w:r>
      <w:r w:rsidRPr="00AE5113">
        <w:rPr>
          <w:sz w:val="20"/>
        </w:rPr>
        <w:tab/>
        <w:t>N</w:t>
      </w:r>
      <w:r w:rsidR="00AD41F5" w:rsidRPr="00AE5113">
        <w:rPr>
          <w:sz w:val="20"/>
          <w:vertAlign w:val="subscript"/>
        </w:rPr>
        <w:t>2</w:t>
      </w:r>
      <w:r w:rsidR="00AD41F5" w:rsidRPr="00AE5113">
        <w:rPr>
          <w:sz w:val="20"/>
        </w:rPr>
        <w:t>O</w:t>
      </w:r>
      <w:r w:rsidR="008D07A5" w:rsidRPr="00AE5113">
        <w:rPr>
          <w:sz w:val="20"/>
        </w:rPr>
        <w:t>-N</w:t>
      </w:r>
      <w:r w:rsidR="00AD41F5" w:rsidRPr="00AE5113">
        <w:rPr>
          <w:sz w:val="20"/>
        </w:rPr>
        <w:t xml:space="preserve"> emissions as </w:t>
      </w:r>
      <w:r w:rsidR="00CC1BE2" w:rsidRPr="00AE5113">
        <w:rPr>
          <w:sz w:val="20"/>
        </w:rPr>
        <w:t xml:space="preserve">a </w:t>
      </w:r>
      <w:r w:rsidR="00AD41F5" w:rsidRPr="00AE5113">
        <w:rPr>
          <w:sz w:val="20"/>
        </w:rPr>
        <w:t>result of N</w:t>
      </w:r>
      <w:r w:rsidRPr="00AE5113">
        <w:rPr>
          <w:sz w:val="20"/>
        </w:rPr>
        <w:t xml:space="preserve"> leaching </w:t>
      </w:r>
      <w:r w:rsidR="00975D67" w:rsidRPr="00AE5113">
        <w:rPr>
          <w:sz w:val="20"/>
        </w:rPr>
        <w:t>(kg N</w:t>
      </w:r>
      <w:r w:rsidR="00975D67" w:rsidRPr="00AE5113">
        <w:rPr>
          <w:sz w:val="20"/>
          <w:vertAlign w:val="subscript"/>
        </w:rPr>
        <w:t>2</w:t>
      </w:r>
      <w:r w:rsidR="00975D67" w:rsidRPr="00AE5113">
        <w:rPr>
          <w:sz w:val="20"/>
        </w:rPr>
        <w:t>O-N ha</w:t>
      </w:r>
      <w:r w:rsidR="00975D67" w:rsidRPr="00AE5113">
        <w:rPr>
          <w:sz w:val="20"/>
          <w:vertAlign w:val="superscript"/>
        </w:rPr>
        <w:t>-1</w:t>
      </w:r>
      <w:r w:rsidR="00975D67" w:rsidRPr="00AE5113">
        <w:rPr>
          <w:sz w:val="20"/>
        </w:rPr>
        <w:t xml:space="preserve">) </w:t>
      </w:r>
      <w:r w:rsidR="00377F76" w:rsidRPr="00AE5113">
        <w:rPr>
          <w:sz w:val="20"/>
        </w:rPr>
        <w:t xml:space="preserve">from manure applied to specific fields; this is the sum of emissions from the application of farm-produced and imported manure </w:t>
      </w:r>
      <w:r w:rsidRPr="00AE5113">
        <w:rPr>
          <w:sz w:val="20"/>
        </w:rPr>
        <w:t>(</w:t>
      </w:r>
      <w:r w:rsidRPr="00AE5113">
        <w:rPr>
          <w:sz w:val="20"/>
        </w:rPr>
        <w:fldChar w:fldCharType="begin"/>
      </w:r>
      <w:r w:rsidRPr="00AE5113">
        <w:rPr>
          <w:sz w:val="20"/>
        </w:rPr>
        <w:instrText xml:space="preserve"> REF _Ref102384917 \h  \* MERGEFORMAT </w:instrText>
      </w:r>
      <w:r w:rsidRPr="00AE5113">
        <w:rPr>
          <w:sz w:val="20"/>
        </w:rPr>
      </w:r>
      <w:r w:rsidRPr="00AE5113">
        <w:rPr>
          <w:sz w:val="20"/>
        </w:rPr>
        <w:fldChar w:fldCharType="separate"/>
      </w:r>
      <w:r w:rsidRPr="00AE5113">
        <w:rPr>
          <w:b/>
          <w:sz w:val="20"/>
        </w:rPr>
        <w:t xml:space="preserve">Eq. </w:t>
      </w:r>
      <w:r w:rsidRPr="00AE5113">
        <w:rPr>
          <w:b/>
          <w:noProof/>
          <w:sz w:val="20"/>
        </w:rPr>
        <w:t>4.6.4</w:t>
      </w:r>
      <w:r w:rsidRPr="00AE5113">
        <w:rPr>
          <w:b/>
          <w:sz w:val="20"/>
        </w:rPr>
        <w:noBreakHyphen/>
      </w:r>
      <w:r w:rsidRPr="00AE5113">
        <w:rPr>
          <w:b/>
          <w:noProof/>
          <w:sz w:val="20"/>
        </w:rPr>
        <w:t>1</w:t>
      </w:r>
      <w:r w:rsidRPr="00AE5113">
        <w:rPr>
          <w:sz w:val="20"/>
        </w:rPr>
        <w:fldChar w:fldCharType="end"/>
      </w:r>
      <w:r w:rsidRPr="00AE5113">
        <w:rPr>
          <w:sz w:val="20"/>
        </w:rPr>
        <w:t>)</w:t>
      </w:r>
      <w:r w:rsidR="00377F76" w:rsidRPr="00AE5113">
        <w:rPr>
          <w:sz w:val="20"/>
        </w:rPr>
        <w:t xml:space="preserve">, anaerobic digestate (see </w:t>
      </w:r>
      <w:r w:rsidR="00377F76" w:rsidRPr="00AE5113">
        <w:rPr>
          <w:b/>
          <w:bCs/>
          <w:sz w:val="20"/>
        </w:rPr>
        <w:t xml:space="preserve">Section </w:t>
      </w:r>
      <w:r w:rsidR="00377F76" w:rsidRPr="00AE5113">
        <w:rPr>
          <w:b/>
          <w:bCs/>
          <w:sz w:val="20"/>
        </w:rPr>
        <w:fldChar w:fldCharType="begin"/>
      </w:r>
      <w:r w:rsidR="00377F76" w:rsidRPr="00AE5113">
        <w:rPr>
          <w:b/>
          <w:bCs/>
          <w:sz w:val="20"/>
        </w:rPr>
        <w:instrText xml:space="preserve"> REF _Ref146893661 \r \h  \* MERGEFORMAT </w:instrText>
      </w:r>
      <w:r w:rsidR="00377F76" w:rsidRPr="00AE5113">
        <w:rPr>
          <w:b/>
          <w:bCs/>
          <w:sz w:val="20"/>
        </w:rPr>
      </w:r>
      <w:r w:rsidR="00377F76" w:rsidRPr="00AE5113">
        <w:rPr>
          <w:b/>
          <w:bCs/>
          <w:sz w:val="20"/>
        </w:rPr>
        <w:fldChar w:fldCharType="separate"/>
      </w:r>
      <w:r w:rsidR="00377F76" w:rsidRPr="00AE5113">
        <w:rPr>
          <w:b/>
          <w:bCs/>
          <w:sz w:val="20"/>
        </w:rPr>
        <w:t>4.9.4</w:t>
      </w:r>
      <w:r w:rsidR="00377F76" w:rsidRPr="00AE5113">
        <w:rPr>
          <w:b/>
          <w:bCs/>
          <w:sz w:val="20"/>
        </w:rPr>
        <w:fldChar w:fldCharType="end"/>
      </w:r>
      <w:r w:rsidR="00377F76" w:rsidRPr="00AE5113">
        <w:rPr>
          <w:sz w:val="20"/>
        </w:rPr>
        <w:t xml:space="preserve">) and manure deposited directly on pasture by grazing animals (derived from </w:t>
      </w:r>
      <w:r w:rsidR="00816AD5" w:rsidRPr="00AE5113">
        <w:rPr>
          <w:sz w:val="20"/>
        </w:rPr>
        <w:fldChar w:fldCharType="begin"/>
      </w:r>
      <w:r w:rsidR="00816AD5" w:rsidRPr="00AE5113">
        <w:rPr>
          <w:sz w:val="20"/>
        </w:rPr>
        <w:instrText xml:space="preserve"> REF TotalN2O_N_LeachingPasture_Eq \h  \* MERGEFORMAT </w:instrText>
      </w:r>
      <w:r w:rsidR="00816AD5" w:rsidRPr="00AE5113">
        <w:rPr>
          <w:sz w:val="20"/>
        </w:rPr>
      </w:r>
      <w:r w:rsidR="00816AD5" w:rsidRPr="00AE5113">
        <w:rPr>
          <w:sz w:val="20"/>
        </w:rPr>
        <w:fldChar w:fldCharType="separate"/>
      </w:r>
      <w:r w:rsidR="00816AD5" w:rsidRPr="00AE5113">
        <w:rPr>
          <w:b/>
          <w:sz w:val="20"/>
        </w:rPr>
        <w:t xml:space="preserve">Eq. </w:t>
      </w:r>
      <w:r w:rsidR="00816AD5" w:rsidRPr="00AE5113">
        <w:rPr>
          <w:b/>
          <w:noProof/>
          <w:sz w:val="20"/>
        </w:rPr>
        <w:t>5.4.4</w:t>
      </w:r>
      <w:r w:rsidR="00816AD5" w:rsidRPr="00AE5113">
        <w:rPr>
          <w:b/>
          <w:sz w:val="20"/>
        </w:rPr>
        <w:noBreakHyphen/>
      </w:r>
      <w:r w:rsidR="00816AD5" w:rsidRPr="00AE5113">
        <w:rPr>
          <w:b/>
          <w:noProof/>
          <w:sz w:val="20"/>
        </w:rPr>
        <w:t>3</w:t>
      </w:r>
      <w:r w:rsidR="00816AD5" w:rsidRPr="00AE5113">
        <w:rPr>
          <w:sz w:val="20"/>
        </w:rPr>
        <w:fldChar w:fldCharType="end"/>
      </w:r>
      <w:r w:rsidR="00377F76" w:rsidRPr="00AE5113">
        <w:rPr>
          <w:sz w:val="20"/>
        </w:rPr>
        <w:t xml:space="preserve"> - </w:t>
      </w:r>
      <w:r w:rsidR="00377F76" w:rsidRPr="00AE5113">
        <w:rPr>
          <w:b/>
          <w:bCs/>
          <w:sz w:val="20"/>
          <w:u w:val="single"/>
        </w:rPr>
        <w:t>Note:</w:t>
      </w:r>
      <w:r w:rsidR="00377F76" w:rsidRPr="00AE5113">
        <w:rPr>
          <w:sz w:val="20"/>
        </w:rPr>
        <w:t xml:space="preserve"> if more than one livestock type is grazed on field </w:t>
      </w:r>
      <w:r w:rsidR="00377F76" w:rsidRPr="00AE5113">
        <w:rPr>
          <w:i/>
          <w:iCs/>
          <w:sz w:val="20"/>
        </w:rPr>
        <w:t>n</w:t>
      </w:r>
      <w:r w:rsidR="00377F76" w:rsidRPr="00AE5113">
        <w:rPr>
          <w:sz w:val="20"/>
        </w:rPr>
        <w:t xml:space="preserve"> in year </w:t>
      </w:r>
      <w:r w:rsidR="00377F76" w:rsidRPr="00AE5113">
        <w:rPr>
          <w:i/>
          <w:iCs/>
          <w:sz w:val="20"/>
        </w:rPr>
        <w:t>t</w:t>
      </w:r>
      <w:r w:rsidR="00377F76" w:rsidRPr="00AE5113">
        <w:rPr>
          <w:sz w:val="20"/>
        </w:rPr>
        <w:t xml:space="preserve">, this value is the sum of manure N from these </w:t>
      </w:r>
      <w:r w:rsidR="00377F76" w:rsidRPr="00287816">
        <w:rPr>
          <w:sz w:val="20"/>
        </w:rPr>
        <w:t>multiple livestock groups)</w:t>
      </w:r>
    </w:p>
    <w:p w14:paraId="2747CACD" w14:textId="2333A117" w:rsidR="00975D67" w:rsidRPr="00287816" w:rsidRDefault="00975D67" w:rsidP="00975D67">
      <w:pPr>
        <w:tabs>
          <w:tab w:val="clear" w:pos="2880"/>
          <w:tab w:val="clear" w:pos="9360"/>
        </w:tabs>
        <w:spacing w:before="0"/>
        <w:ind w:left="2835" w:hanging="2835"/>
        <w:rPr>
          <w:i/>
          <w:iCs/>
          <w:sz w:val="20"/>
        </w:rPr>
      </w:pPr>
      <w:r w:rsidRPr="00287816">
        <w:rPr>
          <w:i/>
          <w:sz w:val="20"/>
        </w:rPr>
        <w:t>N</w:t>
      </w:r>
      <w:r w:rsidRPr="00287816">
        <w:rPr>
          <w:i/>
          <w:sz w:val="20"/>
          <w:vertAlign w:val="subscript"/>
        </w:rPr>
        <w:t>2</w:t>
      </w:r>
      <w:r w:rsidRPr="00287816">
        <w:rPr>
          <w:i/>
          <w:sz w:val="20"/>
        </w:rPr>
        <w:t>O-N</w:t>
      </w:r>
      <w:r w:rsidRPr="00287816">
        <w:rPr>
          <w:i/>
          <w:sz w:val="20"/>
          <w:vertAlign w:val="subscript"/>
        </w:rPr>
        <w:t>manureleach_leftover(</w:t>
      </w:r>
      <w:proofErr w:type="spellStart"/>
      <w:r w:rsidRPr="00287816">
        <w:rPr>
          <w:i/>
          <w:sz w:val="20"/>
          <w:vertAlign w:val="subscript"/>
        </w:rPr>
        <w:t>t,field</w:t>
      </w:r>
      <w:proofErr w:type="spellEnd"/>
      <w:r w:rsidRPr="00287816">
        <w:rPr>
          <w:i/>
          <w:sz w:val="20"/>
          <w:vertAlign w:val="subscript"/>
        </w:rPr>
        <w:t xml:space="preserve"> n)</w:t>
      </w:r>
      <w:r w:rsidRPr="00287816">
        <w:rPr>
          <w:i/>
          <w:sz w:val="20"/>
        </w:rPr>
        <w:tab/>
      </w:r>
      <w:r w:rsidRPr="00287816">
        <w:rPr>
          <w:sz w:val="20"/>
        </w:rPr>
        <w:t>N</w:t>
      </w:r>
      <w:r w:rsidRPr="00287816">
        <w:rPr>
          <w:sz w:val="20"/>
          <w:vertAlign w:val="subscript"/>
        </w:rPr>
        <w:t>2</w:t>
      </w:r>
      <w:r w:rsidRPr="00287816">
        <w:rPr>
          <w:sz w:val="20"/>
        </w:rPr>
        <w:t>O-N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xml:space="preserve">) from leftover manure (calculated using </w:t>
      </w:r>
      <w:r w:rsidR="00CC1BE2" w:rsidRPr="00287816">
        <w:rPr>
          <w:sz w:val="20"/>
        </w:rPr>
        <w:fldChar w:fldCharType="begin"/>
      </w:r>
      <w:r w:rsidR="00CC1BE2" w:rsidRPr="00287816">
        <w:rPr>
          <w:sz w:val="20"/>
        </w:rPr>
        <w:instrText xml:space="preserve"> REF N2O_N_ONleach_leftovermanure_Eq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2</w:t>
      </w:r>
      <w:r w:rsidR="00CC1BE2" w:rsidRPr="00287816">
        <w:rPr>
          <w:sz w:val="20"/>
        </w:rPr>
        <w:fldChar w:fldCharType="end"/>
      </w:r>
      <w:r w:rsidRPr="00287816">
        <w:rPr>
          <w:sz w:val="20"/>
        </w:rPr>
        <w:fldChar w:fldCharType="begin"/>
      </w:r>
      <w:r w:rsidRPr="00287816">
        <w:rPr>
          <w:sz w:val="20"/>
        </w:rPr>
        <w:instrText xml:space="preserve"> REF _Ref133391255 \h  \* MERGEFORMAT </w:instrText>
      </w:r>
      <w:r w:rsidRPr="00287816">
        <w:rPr>
          <w:sz w:val="20"/>
        </w:rPr>
      </w:r>
      <w:r w:rsidR="00000000">
        <w:rPr>
          <w:sz w:val="20"/>
        </w:rPr>
        <w:fldChar w:fldCharType="separate"/>
      </w:r>
      <w:r w:rsidRPr="00287816">
        <w:rPr>
          <w:sz w:val="20"/>
        </w:rPr>
        <w:fldChar w:fldCharType="end"/>
      </w:r>
      <w:r w:rsidRPr="00287816">
        <w:rPr>
          <w:sz w:val="20"/>
        </w:rPr>
        <w:t xml:space="preserve">) and digestate (see </w:t>
      </w:r>
      <w:r w:rsidRPr="00287816">
        <w:rPr>
          <w:b/>
          <w:bCs/>
          <w:sz w:val="20"/>
        </w:rPr>
        <w:t>Section</w:t>
      </w:r>
      <w:r w:rsidR="00CC1BE2" w:rsidRPr="00287816">
        <w:rPr>
          <w:b/>
          <w:bCs/>
          <w:sz w:val="20"/>
        </w:rPr>
        <w:t xml:space="preserve"> </w:t>
      </w:r>
      <w:r w:rsidR="00CC1BE2" w:rsidRPr="00287816">
        <w:rPr>
          <w:b/>
          <w:bCs/>
          <w:sz w:val="20"/>
        </w:rPr>
        <w:fldChar w:fldCharType="begin"/>
      </w:r>
      <w:r w:rsidR="00CC1BE2" w:rsidRPr="00287816">
        <w:rPr>
          <w:b/>
          <w:bCs/>
          <w:sz w:val="20"/>
        </w:rPr>
        <w:instrText xml:space="preserve"> REF _Ref146895670 \r \h </w:instrText>
      </w:r>
      <w:r w:rsidR="00287816">
        <w:rPr>
          <w:b/>
          <w:bCs/>
          <w:sz w:val="20"/>
        </w:rPr>
        <w:instrText xml:space="preserve"> \* MERGEFORMAT </w:instrText>
      </w:r>
      <w:r w:rsidR="00CC1BE2" w:rsidRPr="00287816">
        <w:rPr>
          <w:b/>
          <w:bCs/>
          <w:sz w:val="20"/>
        </w:rPr>
      </w:r>
      <w:r w:rsidR="00CC1BE2" w:rsidRPr="00287816">
        <w:rPr>
          <w:b/>
          <w:bCs/>
          <w:sz w:val="20"/>
        </w:rPr>
        <w:fldChar w:fldCharType="separate"/>
      </w:r>
      <w:r w:rsidR="00CC1BE2" w:rsidRPr="00287816">
        <w:rPr>
          <w:b/>
          <w:bCs/>
          <w:sz w:val="20"/>
        </w:rPr>
        <w:t>4.9.4</w:t>
      </w:r>
      <w:r w:rsidR="00CC1BE2" w:rsidRPr="00287816">
        <w:rPr>
          <w:b/>
          <w:bCs/>
          <w:sz w:val="20"/>
        </w:rPr>
        <w:fldChar w:fldCharType="end"/>
      </w:r>
      <w:r w:rsidRPr="00287816">
        <w:rPr>
          <w:sz w:val="20"/>
        </w:rPr>
        <w:t>)</w:t>
      </w:r>
      <w:r w:rsidRPr="00287816">
        <w:rPr>
          <w:b/>
          <w:bCs/>
          <w:sz w:val="20"/>
        </w:rPr>
        <w:t xml:space="preserve"> </w:t>
      </w:r>
      <w:r w:rsidRPr="00287816">
        <w:rPr>
          <w:sz w:val="20"/>
        </w:rPr>
        <w:t xml:space="preserve">applied to field </w:t>
      </w:r>
      <w:r w:rsidRPr="00287816">
        <w:rPr>
          <w:i/>
          <w:iCs/>
          <w:sz w:val="20"/>
        </w:rPr>
        <w:t>n</w:t>
      </w:r>
      <w:r w:rsidRPr="00287816">
        <w:rPr>
          <w:sz w:val="20"/>
        </w:rPr>
        <w:t xml:space="preserve"> in year </w:t>
      </w:r>
      <w:r w:rsidRPr="00287816">
        <w:rPr>
          <w:i/>
          <w:iCs/>
          <w:sz w:val="20"/>
        </w:rPr>
        <w:t>t</w:t>
      </w:r>
    </w:p>
    <w:p w14:paraId="288C26A1" w14:textId="5B6F5C1D" w:rsidR="00CC1BE2" w:rsidRPr="00287816" w:rsidRDefault="00CC1BE2" w:rsidP="00CC1BE2">
      <w:pPr>
        <w:tabs>
          <w:tab w:val="clear" w:pos="2880"/>
          <w:tab w:val="clear" w:pos="9360"/>
        </w:tabs>
        <w:spacing w:before="0"/>
        <w:ind w:left="2835" w:hanging="2835"/>
        <w:rPr>
          <w:sz w:val="20"/>
        </w:rPr>
      </w:pPr>
      <w:r w:rsidRPr="00287816">
        <w:rPr>
          <w:i/>
          <w:sz w:val="20"/>
        </w:rPr>
        <w:t>N</w:t>
      </w:r>
      <w:r w:rsidRPr="00287816">
        <w:rPr>
          <w:i/>
          <w:sz w:val="20"/>
          <w:vertAlign w:val="subscript"/>
        </w:rPr>
        <w:t>2</w:t>
      </w:r>
      <w:r w:rsidRPr="00287816">
        <w:rPr>
          <w:i/>
          <w:sz w:val="20"/>
        </w:rPr>
        <w:t>O-N</w:t>
      </w:r>
      <w:r w:rsidRPr="00287816">
        <w:rPr>
          <w:i/>
          <w:sz w:val="20"/>
          <w:vertAlign w:val="subscript"/>
        </w:rPr>
        <w:t>ONleach_export(</w:t>
      </w:r>
      <w:proofErr w:type="spellStart"/>
      <w:r w:rsidRPr="00287816">
        <w:rPr>
          <w:i/>
          <w:sz w:val="20"/>
          <w:vertAlign w:val="subscript"/>
        </w:rPr>
        <w:t>t,f</w:t>
      </w:r>
      <w:r w:rsidR="001B6507" w:rsidRPr="00287816">
        <w:rPr>
          <w:i/>
          <w:sz w:val="20"/>
          <w:vertAlign w:val="subscript"/>
        </w:rPr>
        <w:t>arm</w:t>
      </w:r>
      <w:proofErr w:type="spellEnd"/>
      <w:r w:rsidRPr="00287816">
        <w:rPr>
          <w:i/>
          <w:sz w:val="20"/>
          <w:vertAlign w:val="subscript"/>
        </w:rPr>
        <w:t>)</w:t>
      </w:r>
      <w:r w:rsidRPr="00287816">
        <w:rPr>
          <w:i/>
          <w:sz w:val="20"/>
        </w:rPr>
        <w:tab/>
      </w:r>
      <w:r w:rsidRPr="00287816">
        <w:rPr>
          <w:sz w:val="20"/>
        </w:rPr>
        <w:t>N</w:t>
      </w:r>
      <w:r w:rsidRPr="00287816">
        <w:rPr>
          <w:sz w:val="20"/>
          <w:vertAlign w:val="subscript"/>
        </w:rPr>
        <w:t>2</w:t>
      </w:r>
      <w:r w:rsidRPr="00287816">
        <w:rPr>
          <w:sz w:val="20"/>
        </w:rPr>
        <w:t>O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from organic fertilizer exported from the farm</w:t>
      </w:r>
      <w:r w:rsidR="001B6507" w:rsidRPr="00287816">
        <w:rPr>
          <w:sz w:val="20"/>
        </w:rPr>
        <w:t xml:space="preserve"> in year </w:t>
      </w:r>
      <w:r w:rsidR="001B6507" w:rsidRPr="00287816">
        <w:rPr>
          <w:i/>
          <w:iCs/>
          <w:sz w:val="20"/>
        </w:rPr>
        <w:t>t</w:t>
      </w:r>
      <w:r w:rsidRPr="00287816">
        <w:rPr>
          <w:sz w:val="20"/>
        </w:rPr>
        <w:t xml:space="preserve"> (as if applied)</w:t>
      </w:r>
    </w:p>
    <w:p w14:paraId="23B2A929" w14:textId="2F4F7C85" w:rsidR="00CC1BE2" w:rsidRDefault="00CC1BE2" w:rsidP="00CC1BE2">
      <w:pPr>
        <w:tabs>
          <w:tab w:val="clear" w:pos="2880"/>
          <w:tab w:val="clear" w:pos="9360"/>
        </w:tabs>
        <w:spacing w:before="0"/>
        <w:ind w:left="2835" w:hanging="2835"/>
        <w:rPr>
          <w:sz w:val="20"/>
        </w:rPr>
      </w:pPr>
      <w:r w:rsidRPr="00287816">
        <w:rPr>
          <w:i/>
          <w:sz w:val="20"/>
        </w:rPr>
        <w:t>N</w:t>
      </w:r>
      <w:r w:rsidRPr="00287816">
        <w:rPr>
          <w:i/>
          <w:sz w:val="20"/>
          <w:vertAlign w:val="subscript"/>
        </w:rPr>
        <w:t>2</w:t>
      </w:r>
      <w:r w:rsidRPr="00287816">
        <w:rPr>
          <w:i/>
          <w:sz w:val="20"/>
        </w:rPr>
        <w:t>O-N</w:t>
      </w:r>
      <w:r w:rsidRPr="00287816">
        <w:rPr>
          <w:i/>
          <w:sz w:val="20"/>
          <w:vertAlign w:val="subscript"/>
        </w:rPr>
        <w:t>manureleach_export(</w:t>
      </w:r>
      <w:proofErr w:type="spellStart"/>
      <w:r w:rsidRPr="00287816">
        <w:rPr>
          <w:i/>
          <w:sz w:val="20"/>
          <w:vertAlign w:val="subscript"/>
        </w:rPr>
        <w:t>t,farm</w:t>
      </w:r>
      <w:proofErr w:type="spellEnd"/>
      <w:r w:rsidRPr="00287816">
        <w:rPr>
          <w:i/>
          <w:sz w:val="20"/>
          <w:vertAlign w:val="subscript"/>
        </w:rPr>
        <w:t>)</w:t>
      </w:r>
      <w:r w:rsidRPr="00287816">
        <w:rPr>
          <w:i/>
          <w:sz w:val="20"/>
        </w:rPr>
        <w:tab/>
      </w:r>
      <w:r w:rsidRPr="00287816">
        <w:rPr>
          <w:sz w:val="20"/>
        </w:rPr>
        <w:t>N</w:t>
      </w:r>
      <w:r w:rsidRPr="00287816">
        <w:rPr>
          <w:sz w:val="20"/>
          <w:vertAlign w:val="subscript"/>
        </w:rPr>
        <w:t>2</w:t>
      </w:r>
      <w:r w:rsidRPr="00287816">
        <w:rPr>
          <w:sz w:val="20"/>
        </w:rPr>
        <w:t>O emissions (kg N</w:t>
      </w:r>
      <w:r w:rsidRPr="00287816">
        <w:rPr>
          <w:sz w:val="20"/>
          <w:vertAlign w:val="subscript"/>
        </w:rPr>
        <w:t>2</w:t>
      </w:r>
      <w:r w:rsidRPr="00287816">
        <w:rPr>
          <w:sz w:val="20"/>
        </w:rPr>
        <w:t>O-N ha</w:t>
      </w:r>
      <w:r w:rsidRPr="00287816">
        <w:rPr>
          <w:sz w:val="20"/>
          <w:vertAlign w:val="superscript"/>
        </w:rPr>
        <w:t>-1</w:t>
      </w:r>
      <w:r w:rsidRPr="00287816">
        <w:rPr>
          <w:sz w:val="20"/>
        </w:rPr>
        <w:t>) from manure exported from the farm</w:t>
      </w:r>
      <w:r w:rsidR="001B6507" w:rsidRPr="00287816">
        <w:rPr>
          <w:sz w:val="20"/>
        </w:rPr>
        <w:t xml:space="preserve"> in year </w:t>
      </w:r>
      <w:r w:rsidR="001B6507" w:rsidRPr="00287816">
        <w:rPr>
          <w:i/>
          <w:iCs/>
          <w:sz w:val="20"/>
        </w:rPr>
        <w:t>t</w:t>
      </w:r>
      <w:r w:rsidRPr="00287816">
        <w:rPr>
          <w:sz w:val="20"/>
        </w:rPr>
        <w:t xml:space="preserve"> (as if applied) (calculated using </w:t>
      </w:r>
      <w:r w:rsidRPr="00287816">
        <w:rPr>
          <w:sz w:val="20"/>
        </w:rPr>
        <w:fldChar w:fldCharType="begin"/>
      </w:r>
      <w:r w:rsidRPr="00287816">
        <w:rPr>
          <w:sz w:val="20"/>
        </w:rPr>
        <w:instrText xml:space="preserve"> REF N2ON_ManureLeach_Export_tfarm_Eq \h  \* MERGEFORMAT </w:instrText>
      </w:r>
      <w:r w:rsidRPr="00287816">
        <w:rPr>
          <w:sz w:val="20"/>
        </w:rPr>
      </w:r>
      <w:r w:rsidRPr="00287816">
        <w:rPr>
          <w:sz w:val="20"/>
        </w:rPr>
        <w:fldChar w:fldCharType="separate"/>
      </w:r>
      <w:r w:rsidRPr="00287816">
        <w:rPr>
          <w:b/>
          <w:sz w:val="20"/>
        </w:rPr>
        <w:t xml:space="preserve">Eq. </w:t>
      </w:r>
      <w:r w:rsidRPr="00287816">
        <w:rPr>
          <w:b/>
          <w:noProof/>
          <w:sz w:val="20"/>
        </w:rPr>
        <w:t>4.6.4</w:t>
      </w:r>
      <w:r w:rsidRPr="00287816">
        <w:rPr>
          <w:b/>
          <w:sz w:val="20"/>
        </w:rPr>
        <w:noBreakHyphen/>
      </w:r>
      <w:r w:rsidRPr="00287816">
        <w:rPr>
          <w:b/>
          <w:noProof/>
          <w:sz w:val="20"/>
        </w:rPr>
        <w:t>3</w:t>
      </w:r>
      <w:r w:rsidRPr="00287816">
        <w:rPr>
          <w:sz w:val="20"/>
        </w:rPr>
        <w:fldChar w:fldCharType="end"/>
      </w:r>
      <w:r w:rsidRPr="00287816">
        <w:rPr>
          <w:sz w:val="20"/>
        </w:rPr>
        <w:t>)</w:t>
      </w:r>
    </w:p>
    <w:p w14:paraId="276704D5" w14:textId="5BFBF199" w:rsidR="008F1506" w:rsidRDefault="008F1506" w:rsidP="00CC1BE2">
      <w:pPr>
        <w:tabs>
          <w:tab w:val="clear" w:pos="2880"/>
          <w:tab w:val="clear" w:pos="9360"/>
        </w:tabs>
        <w:spacing w:before="0"/>
        <w:ind w:left="2835" w:hanging="2835"/>
        <w:rPr>
          <w:sz w:val="20"/>
        </w:rPr>
      </w:pPr>
      <w:r w:rsidRPr="00287816">
        <w:rPr>
          <w:i/>
          <w:iCs/>
          <w:noProof/>
        </w:rPr>
        <w:lastRenderedPageBreak/>
        <mc:AlternateContent>
          <mc:Choice Requires="wps">
            <w:drawing>
              <wp:anchor distT="0" distB="0" distL="114300" distR="114300" simplePos="0" relativeHeight="251692544" behindDoc="0" locked="0" layoutInCell="1" allowOverlap="1" wp14:anchorId="6B706D98" wp14:editId="53295974">
                <wp:simplePos x="0" y="0"/>
                <wp:positionH relativeFrom="margin">
                  <wp:posOffset>0</wp:posOffset>
                </wp:positionH>
                <wp:positionV relativeFrom="paragraph">
                  <wp:posOffset>151765</wp:posOffset>
                </wp:positionV>
                <wp:extent cx="5949950" cy="704850"/>
                <wp:effectExtent l="0" t="0" r="0" b="0"/>
                <wp:wrapTopAndBottom/>
                <wp:docPr id="1663763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337938" w14:textId="77777777" w:rsidR="008F1506" w:rsidRPr="00690655" w:rsidRDefault="008F1506" w:rsidP="008F1506">
                            <w:pPr>
                              <w:rPr>
                                <w:color w:val="000000" w:themeColor="text1"/>
                              </w:rPr>
                            </w:pPr>
                            <w:proofErr w:type="spellStart"/>
                            <w:r w:rsidRPr="00690655">
                              <w:rPr>
                                <w:color w:val="000000" w:themeColor="text1"/>
                              </w:rPr>
                              <w:t>Holos</w:t>
                            </w:r>
                            <w:proofErr w:type="spellEnd"/>
                            <w:r w:rsidRPr="00690655">
                              <w:rPr>
                                <w:color w:val="000000" w:themeColor="text1"/>
                              </w:rPr>
                              <w:t xml:space="preserve"> V4 will use the following constant values:</w:t>
                            </w:r>
                          </w:p>
                          <w:p w14:paraId="73BE0613" w14:textId="77777777" w:rsidR="008F1506" w:rsidRPr="00A90743" w:rsidRDefault="008F1506" w:rsidP="008F1506">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6D98" id="Rectangle 33" o:spid="_x0000_s1048" style="position:absolute;left:0;text-align:left;margin-left:0;margin-top:11.95pt;width:468.5pt;height:5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UH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" fillcolor="white [3212]" strokecolor="#243f60 [1604]" strokeweight="2pt">
                <v:path arrowok="t"/>
                <v:textbox>
                  <w:txbxContent>
                    <w:p w14:paraId="0A337938" w14:textId="77777777" w:rsidR="008F1506" w:rsidRPr="00690655" w:rsidRDefault="008F1506" w:rsidP="008F1506">
                      <w:pPr>
                        <w:rPr>
                          <w:color w:val="000000" w:themeColor="text1"/>
                        </w:rPr>
                      </w:pPr>
                      <w:proofErr w:type="spellStart"/>
                      <w:r w:rsidRPr="00690655">
                        <w:rPr>
                          <w:color w:val="000000" w:themeColor="text1"/>
                        </w:rPr>
                        <w:t>Holos</w:t>
                      </w:r>
                      <w:proofErr w:type="spellEnd"/>
                      <w:r w:rsidRPr="00690655">
                        <w:rPr>
                          <w:color w:val="000000" w:themeColor="text1"/>
                        </w:rPr>
                        <w:t xml:space="preserve"> V4 will use the following constant values:</w:t>
                      </w:r>
                    </w:p>
                    <w:p w14:paraId="73BE0613" w14:textId="77777777" w:rsidR="008F1506" w:rsidRPr="00A90743" w:rsidRDefault="008F1506" w:rsidP="008F1506">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v:textbox>
                <w10:wrap type="topAndBottom" anchorx="margin"/>
              </v:rect>
            </w:pict>
          </mc:Fallback>
        </mc:AlternateContent>
      </w:r>
    </w:p>
    <w:p w14:paraId="241C59EF" w14:textId="28DFD1FA" w:rsidR="00B75CB9" w:rsidRPr="00D5649B" w:rsidRDefault="00B75CB9" w:rsidP="00B75CB9">
      <w:pPr>
        <w:pStyle w:val="Heading5"/>
      </w:pPr>
      <w:r w:rsidRPr="00D5649B">
        <w:t>Calculation of the actual amount of N</w:t>
      </w:r>
      <w:r w:rsidR="008F2396">
        <w:t>O</w:t>
      </w:r>
      <w:r w:rsidR="008F2396" w:rsidRPr="008F2396">
        <w:rPr>
          <w:vertAlign w:val="subscript"/>
        </w:rPr>
        <w:t>3</w:t>
      </w:r>
      <w:r w:rsidR="008F2396">
        <w:t>-N</w:t>
      </w:r>
      <w:r w:rsidRPr="00D5649B">
        <w:t xml:space="preserve"> leached</w:t>
      </w:r>
    </w:p>
    <w:p w14:paraId="6EB2E86F" w14:textId="20CC5EE5" w:rsidR="00B75CB9" w:rsidRPr="00D5649B" w:rsidRDefault="00000000" w:rsidP="001F7AE4">
      <w:pPr>
        <w:keepNext/>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164930">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608BD685" w14:textId="2FDECF60" w:rsidR="00B75CB9" w:rsidRPr="00442A6D" w:rsidRDefault="00000000" w:rsidP="001F7AE4">
      <w:pPr>
        <w:keepNext/>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B75CB9" w:rsidRPr="00AA74C7">
        <w:rPr>
          <w:b/>
          <w:strike/>
          <w:szCs w:val="24"/>
        </w:rPr>
        <w:t xml:space="preserve"> </w:t>
      </w:r>
      <w:r w:rsidR="00B75CB9" w:rsidRPr="00AA74C7">
        <w:rPr>
          <w:b/>
          <w:strike/>
        </w:rPr>
        <w:tab/>
        <w:t xml:space="preserve">Eq. </w:t>
      </w:r>
      <w:r w:rsidR="001977CC">
        <w:rPr>
          <w:b/>
          <w:strike/>
        </w:rPr>
        <w:fldChar w:fldCharType="begin"/>
      </w:r>
      <w:r w:rsidR="001977CC">
        <w:rPr>
          <w:b/>
          <w:strike/>
        </w:rPr>
        <w:instrText xml:space="preserve"> STYLEREF 3 \s </w:instrText>
      </w:r>
      <w:r w:rsidR="001977CC">
        <w:rPr>
          <w:b/>
          <w:strike/>
        </w:rPr>
        <w:fldChar w:fldCharType="separate"/>
      </w:r>
      <w:r w:rsidR="001977CC">
        <w:rPr>
          <w:b/>
          <w:strike/>
          <w:noProof/>
        </w:rPr>
        <w:t>2.6.6</w:t>
      </w:r>
      <w:r w:rsidR="001977CC">
        <w:rPr>
          <w:b/>
          <w:strike/>
        </w:rPr>
        <w:fldChar w:fldCharType="end"/>
      </w:r>
      <w:r w:rsidR="001977CC">
        <w:rPr>
          <w:b/>
          <w:strike/>
        </w:rPr>
        <w:noBreakHyphen/>
      </w:r>
      <w:r w:rsidR="001977CC">
        <w:rPr>
          <w:b/>
          <w:strike/>
        </w:rPr>
        <w:fldChar w:fldCharType="begin"/>
      </w:r>
      <w:r w:rsidR="001977CC">
        <w:rPr>
          <w:b/>
          <w:strike/>
        </w:rPr>
        <w:instrText xml:space="preserve"> SEQ Eq. \* ARABIC \s 3 </w:instrText>
      </w:r>
      <w:r w:rsidR="001977CC">
        <w:rPr>
          <w:b/>
          <w:strike/>
        </w:rPr>
        <w:fldChar w:fldCharType="separate"/>
      </w:r>
      <w:r w:rsidR="001977CC">
        <w:rPr>
          <w:b/>
          <w:strike/>
          <w:noProof/>
        </w:rPr>
        <w:t>9</w:t>
      </w:r>
      <w:r w:rsidR="001977CC">
        <w:rPr>
          <w:b/>
          <w:strike/>
        </w:rPr>
        <w:fldChar w:fldCharType="end"/>
      </w:r>
    </w:p>
    <w:p w14:paraId="6FB1913E" w14:textId="6D8E1C70" w:rsidR="00B75CB9" w:rsidRPr="000063A3"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0063A3">
        <w:rPr>
          <w:b/>
          <w:szCs w:val="24"/>
        </w:rPr>
        <w:t xml:space="preserve"> </w:t>
      </w:r>
      <w:r w:rsidR="00B75CB9" w:rsidRPr="000063A3">
        <w:rPr>
          <w:b/>
          <w:szCs w:val="24"/>
        </w:rPr>
        <w:tab/>
      </w:r>
      <w:r w:rsidR="00B75CB9" w:rsidRPr="000063A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0A66740E" w14:textId="2360368A" w:rsidR="00AD41F5" w:rsidRPr="001946EE" w:rsidRDefault="00000000" w:rsidP="001B6507">
      <w:pPr>
        <w:keepNext/>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AD41F5" w:rsidRPr="00D5649B">
        <w:rPr>
          <w:b/>
          <w:szCs w:val="24"/>
        </w:rPr>
        <w:t xml:space="preserve"> </w:t>
      </w:r>
      <w:r w:rsidR="00AD41F5" w:rsidRPr="00D5649B">
        <w:rPr>
          <w:b/>
          <w:szCs w:val="24"/>
        </w:rPr>
        <w:tab/>
      </w:r>
      <w:r w:rsidR="00AD41F5" w:rsidRPr="00D5649B">
        <w:rPr>
          <w:b/>
          <w:szCs w:val="24"/>
        </w:rPr>
        <w:tab/>
      </w:r>
      <w:r w:rsidR="00AD41F5" w:rsidRPr="00D5649B">
        <w:rPr>
          <w:b/>
          <w:szCs w:val="24"/>
        </w:rPr>
        <w:tab/>
      </w:r>
      <w:r w:rsidR="00AD41F5" w:rsidRPr="001946E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33D37261" w14:textId="4F107694" w:rsidR="00E1171A" w:rsidRPr="001946EE" w:rsidRDefault="00000000" w:rsidP="001B6507">
      <w:pPr>
        <w:keepNext/>
        <w:tabs>
          <w:tab w:val="clear" w:pos="2880"/>
          <w:tab w:val="clear" w:pos="9360"/>
          <w:tab w:val="right" w:pos="9785"/>
        </w:tabs>
        <w:spacing w:after="120"/>
        <w:ind w:left="3420" w:hanging="342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r>
              <m:rPr>
                <m:sty m:val="bi"/>
              </m:rPr>
              <w:rPr>
                <w:rFonts w:ascii="Cambria Math" w:hAnsi="Cambria Math"/>
                <w:szCs w:val="24"/>
              </w:rPr>
              <m:t>)</m:t>
            </m:r>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E1171A" w:rsidRPr="001946EE">
        <w:rPr>
          <w:b/>
        </w:rPr>
        <w:tab/>
      </w:r>
      <w:bookmarkStart w:id="343" w:name="NO3_N_ONleach_Export_TFarm_Eq"/>
      <w:r w:rsidR="00E1171A" w:rsidRPr="001946E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bookmarkEnd w:id="343"/>
    </w:p>
    <w:p w14:paraId="38CFA240" w14:textId="77777777" w:rsidR="00B75CB9" w:rsidRPr="001946EE" w:rsidRDefault="00B75CB9" w:rsidP="00B75CB9">
      <w:pPr>
        <w:tabs>
          <w:tab w:val="left" w:pos="2160"/>
          <w:tab w:val="right" w:pos="8640"/>
          <w:tab w:val="right" w:pos="8820"/>
        </w:tabs>
        <w:rPr>
          <w:color w:val="000000"/>
          <w:sz w:val="20"/>
        </w:rPr>
      </w:pPr>
      <w:r w:rsidRPr="001946EE">
        <w:rPr>
          <w:color w:val="000000"/>
          <w:sz w:val="20"/>
        </w:rPr>
        <w:t>where</w:t>
      </w:r>
    </w:p>
    <w:p w14:paraId="309B1633" w14:textId="0CE2DA14" w:rsidR="005D0793" w:rsidRPr="001946EE" w:rsidRDefault="005D0793" w:rsidP="00D15DE5">
      <w:pPr>
        <w:tabs>
          <w:tab w:val="clear" w:pos="2880"/>
          <w:tab w:val="clear" w:pos="9360"/>
        </w:tabs>
        <w:spacing w:before="0"/>
        <w:ind w:left="2835" w:hanging="2835"/>
        <w:rPr>
          <w:iCs/>
          <w:sz w:val="20"/>
          <w:szCs w:val="16"/>
        </w:rPr>
      </w:pPr>
      <w:r w:rsidRPr="001946EE">
        <w:rPr>
          <w:i/>
          <w:sz w:val="20"/>
          <w:szCs w:val="16"/>
        </w:rPr>
        <w:t>NO</w:t>
      </w:r>
      <w:r w:rsidRPr="001946EE">
        <w:rPr>
          <w:i/>
          <w:sz w:val="20"/>
          <w:szCs w:val="16"/>
          <w:vertAlign w:val="subscript"/>
        </w:rPr>
        <w:t>3</w:t>
      </w:r>
      <w:r w:rsidR="004F5C7F" w:rsidRPr="001946EE">
        <w:rPr>
          <w:i/>
          <w:sz w:val="20"/>
          <w:szCs w:val="16"/>
        </w:rPr>
        <w:t>-N</w:t>
      </w:r>
      <w:r w:rsidR="004F5C7F" w:rsidRPr="001946EE">
        <w:rPr>
          <w:i/>
          <w:sz w:val="20"/>
          <w:vertAlign w:val="subscript"/>
        </w:rPr>
        <w:t>___leach(</w:t>
      </w:r>
      <w:proofErr w:type="spellStart"/>
      <w:r w:rsidR="004F5C7F" w:rsidRPr="001946EE">
        <w:rPr>
          <w:i/>
          <w:sz w:val="20"/>
          <w:vertAlign w:val="subscript"/>
        </w:rPr>
        <w:t>t,field</w:t>
      </w:r>
      <w:proofErr w:type="spellEnd"/>
      <w:r w:rsidR="004F5C7F" w:rsidRPr="001946EE">
        <w:rPr>
          <w:i/>
          <w:sz w:val="20"/>
          <w:vertAlign w:val="subscript"/>
        </w:rPr>
        <w:t xml:space="preserve"> n)</w:t>
      </w:r>
      <w:r w:rsidR="004F5C7F" w:rsidRPr="001946EE">
        <w:rPr>
          <w:iCs/>
          <w:sz w:val="20"/>
        </w:rPr>
        <w:tab/>
      </w:r>
      <w:r w:rsidR="004F5C7F" w:rsidRPr="001946EE">
        <w:rPr>
          <w:sz w:val="20"/>
        </w:rPr>
        <w:t>N emissions due to leaching and runoff (kg NO</w:t>
      </w:r>
      <w:r w:rsidR="004F5C7F" w:rsidRPr="001946EE">
        <w:rPr>
          <w:sz w:val="20"/>
          <w:vertAlign w:val="subscript"/>
        </w:rPr>
        <w:t>3</w:t>
      </w:r>
      <w:r w:rsidR="004F5C7F" w:rsidRPr="001946EE">
        <w:rPr>
          <w:sz w:val="20"/>
        </w:rPr>
        <w:t>-N ha</w:t>
      </w:r>
      <w:r w:rsidR="004F5C7F" w:rsidRPr="001946EE">
        <w:rPr>
          <w:sz w:val="20"/>
          <w:vertAlign w:val="superscript"/>
        </w:rPr>
        <w:t>-1</w:t>
      </w:r>
      <w:r w:rsidR="004F5C7F" w:rsidRPr="001946EE">
        <w:rPr>
          <w:sz w:val="20"/>
        </w:rPr>
        <w:t xml:space="preserve">) from ___N source applied to field </w:t>
      </w:r>
      <w:r w:rsidR="004F5C7F" w:rsidRPr="001946EE">
        <w:rPr>
          <w:i/>
          <w:iCs/>
          <w:sz w:val="20"/>
        </w:rPr>
        <w:t>n</w:t>
      </w:r>
      <w:r w:rsidR="004F5C7F" w:rsidRPr="001946EE">
        <w:rPr>
          <w:sz w:val="20"/>
        </w:rPr>
        <w:t xml:space="preserve"> in year </w:t>
      </w:r>
      <w:r w:rsidR="004F5C7F" w:rsidRPr="001946EE">
        <w:rPr>
          <w:i/>
          <w:iCs/>
          <w:sz w:val="20"/>
        </w:rPr>
        <w:t>t</w:t>
      </w:r>
    </w:p>
    <w:p w14:paraId="10903823" w14:textId="20712194" w:rsidR="00B75CB9" w:rsidRPr="001946EE" w:rsidRDefault="00B75CB9" w:rsidP="00D15DE5">
      <w:pPr>
        <w:tabs>
          <w:tab w:val="clear" w:pos="2880"/>
          <w:tab w:val="clear" w:pos="9360"/>
        </w:tabs>
        <w:spacing w:before="0"/>
        <w:ind w:left="2835" w:hanging="2835"/>
        <w:rPr>
          <w:sz w:val="20"/>
          <w:szCs w:val="16"/>
        </w:rPr>
      </w:pPr>
      <w:r w:rsidRPr="001946EE">
        <w:rPr>
          <w:i/>
          <w:sz w:val="20"/>
          <w:szCs w:val="16"/>
        </w:rPr>
        <w:t>N</w:t>
      </w:r>
      <w:r w:rsidRPr="001946EE">
        <w:rPr>
          <w:i/>
          <w:sz w:val="20"/>
          <w:szCs w:val="16"/>
          <w:vertAlign w:val="subscript"/>
        </w:rPr>
        <w:t>____</w:t>
      </w:r>
      <w:r w:rsidRPr="001946EE">
        <w:rPr>
          <w:i/>
          <w:sz w:val="20"/>
          <w:szCs w:val="16"/>
        </w:rPr>
        <w:tab/>
      </w:r>
      <w:r w:rsidR="007026FB" w:rsidRPr="001946EE">
        <w:rPr>
          <w:sz w:val="20"/>
          <w:szCs w:val="16"/>
        </w:rPr>
        <w:t>Availability of</w:t>
      </w:r>
      <w:r w:rsidRPr="001946EE">
        <w:rPr>
          <w:sz w:val="20"/>
          <w:szCs w:val="16"/>
        </w:rPr>
        <w:t xml:space="preserve"> _____N (kg N ha</w:t>
      </w:r>
      <w:r w:rsidRPr="001946EE">
        <w:rPr>
          <w:sz w:val="20"/>
          <w:szCs w:val="16"/>
          <w:vertAlign w:val="superscript"/>
        </w:rPr>
        <w:t>-1</w:t>
      </w:r>
      <w:r w:rsidRPr="001946EE">
        <w:rPr>
          <w:sz w:val="20"/>
          <w:szCs w:val="16"/>
        </w:rPr>
        <w:t xml:space="preserve">) </w:t>
      </w:r>
      <w:r w:rsidR="004F5C7F" w:rsidRPr="001946EE">
        <w:rPr>
          <w:sz w:val="20"/>
          <w:szCs w:val="16"/>
        </w:rPr>
        <w:t xml:space="preserve">to field </w:t>
      </w:r>
      <w:r w:rsidR="004F5C7F" w:rsidRPr="001946EE">
        <w:rPr>
          <w:i/>
          <w:iCs/>
          <w:sz w:val="20"/>
          <w:szCs w:val="16"/>
        </w:rPr>
        <w:t>n</w:t>
      </w:r>
      <w:r w:rsidR="004F5C7F" w:rsidRPr="001946EE">
        <w:rPr>
          <w:sz w:val="20"/>
          <w:szCs w:val="16"/>
        </w:rPr>
        <w:t xml:space="preserve"> in year </w:t>
      </w:r>
      <w:r w:rsidR="004F5C7F" w:rsidRPr="001946EE">
        <w:rPr>
          <w:i/>
          <w:iCs/>
          <w:sz w:val="20"/>
          <w:szCs w:val="16"/>
        </w:rPr>
        <w:t>t</w:t>
      </w:r>
    </w:p>
    <w:p w14:paraId="07C643C0" w14:textId="77777777" w:rsidR="00B75CB9" w:rsidRPr="001946EE" w:rsidRDefault="00B75CB9" w:rsidP="00D15DE5">
      <w:pPr>
        <w:tabs>
          <w:tab w:val="clear" w:pos="2880"/>
          <w:tab w:val="clear" w:pos="9360"/>
        </w:tabs>
        <w:spacing w:before="0"/>
        <w:ind w:left="2835" w:hanging="2835"/>
        <w:rPr>
          <w:sz w:val="20"/>
        </w:rPr>
      </w:pPr>
      <w:proofErr w:type="spellStart"/>
      <w:r w:rsidRPr="001946EE">
        <w:rPr>
          <w:i/>
          <w:sz w:val="20"/>
        </w:rPr>
        <w:t>EF</w:t>
      </w:r>
      <w:r w:rsidRPr="001946EE">
        <w:rPr>
          <w:i/>
          <w:sz w:val="20"/>
          <w:vertAlign w:val="subscript"/>
        </w:rPr>
        <w:t>leach</w:t>
      </w:r>
      <w:proofErr w:type="spellEnd"/>
      <w:r w:rsidRPr="001946EE">
        <w:rPr>
          <w:i/>
          <w:sz w:val="20"/>
          <w:vertAlign w:val="subscript"/>
        </w:rPr>
        <w:tab/>
      </w:r>
      <w:r w:rsidRPr="001946EE">
        <w:rPr>
          <w:sz w:val="20"/>
        </w:rPr>
        <w:t>Emission factor for leaching and runoff [kg N</w:t>
      </w:r>
      <w:r w:rsidRPr="001946EE">
        <w:rPr>
          <w:sz w:val="20"/>
          <w:vertAlign w:val="subscript"/>
        </w:rPr>
        <w:t>2</w:t>
      </w:r>
      <w:r w:rsidRPr="001946EE">
        <w:rPr>
          <w:sz w:val="20"/>
        </w:rPr>
        <w:t>O-N (kg N)</w:t>
      </w:r>
      <w:r w:rsidRPr="001946EE">
        <w:rPr>
          <w:sz w:val="20"/>
          <w:vertAlign w:val="superscript"/>
        </w:rPr>
        <w:t>-1</w:t>
      </w:r>
      <w:r w:rsidRPr="001946EE">
        <w:rPr>
          <w:sz w:val="20"/>
        </w:rPr>
        <w:t>]</w:t>
      </w:r>
    </w:p>
    <w:p w14:paraId="2084B4B4" w14:textId="7EBB8911" w:rsidR="00E1171A" w:rsidRPr="001946EE" w:rsidRDefault="00AD41F5" w:rsidP="00E1171A">
      <w:pPr>
        <w:tabs>
          <w:tab w:val="clear" w:pos="2880"/>
          <w:tab w:val="clear" w:pos="9360"/>
        </w:tabs>
        <w:spacing w:before="0"/>
        <w:ind w:left="2835" w:hanging="2835"/>
        <w:rPr>
          <w:sz w:val="20"/>
        </w:rPr>
      </w:pPr>
      <w:r w:rsidRPr="001946EE">
        <w:rPr>
          <w:i/>
          <w:iCs/>
          <w:sz w:val="20"/>
        </w:rPr>
        <w:t>NO</w:t>
      </w:r>
      <w:r w:rsidRPr="001946EE">
        <w:rPr>
          <w:i/>
          <w:iCs/>
          <w:sz w:val="20"/>
          <w:vertAlign w:val="subscript"/>
        </w:rPr>
        <w:t>3</w:t>
      </w:r>
      <w:r w:rsidRPr="001946EE">
        <w:rPr>
          <w:i/>
          <w:iCs/>
          <w:sz w:val="20"/>
        </w:rPr>
        <w:t>-N</w:t>
      </w:r>
      <w:r w:rsidR="00FA2F62" w:rsidRPr="001946EE">
        <w:rPr>
          <w:i/>
          <w:iCs/>
          <w:sz w:val="20"/>
          <w:vertAlign w:val="subscript"/>
        </w:rPr>
        <w:t>m</w:t>
      </w:r>
      <w:r w:rsidRPr="001946EE">
        <w:rPr>
          <w:i/>
          <w:iCs/>
          <w:sz w:val="20"/>
          <w:vertAlign w:val="subscript"/>
        </w:rPr>
        <w:t>anureleach</w:t>
      </w:r>
      <w:r w:rsidR="0030679C" w:rsidRPr="001946EE">
        <w:rPr>
          <w:i/>
          <w:iCs/>
          <w:sz w:val="20"/>
          <w:vertAlign w:val="subscript"/>
        </w:rPr>
        <w:t>(</w:t>
      </w:r>
      <w:proofErr w:type="spellStart"/>
      <w:r w:rsidR="0030679C" w:rsidRPr="001946EE">
        <w:rPr>
          <w:i/>
          <w:iCs/>
          <w:sz w:val="20"/>
          <w:vertAlign w:val="subscript"/>
        </w:rPr>
        <w:t>t,field</w:t>
      </w:r>
      <w:proofErr w:type="spellEnd"/>
      <w:r w:rsidR="0030679C" w:rsidRPr="001946EE">
        <w:rPr>
          <w:i/>
          <w:iCs/>
          <w:sz w:val="20"/>
          <w:vertAlign w:val="subscript"/>
        </w:rPr>
        <w:t xml:space="preserve"> </w:t>
      </w:r>
      <w:r w:rsidR="0030679C" w:rsidRPr="001946EE">
        <w:rPr>
          <w:sz w:val="20"/>
          <w:vertAlign w:val="subscript"/>
        </w:rPr>
        <w:t>n)</w:t>
      </w:r>
      <w:r w:rsidRPr="001946EE">
        <w:rPr>
          <w:sz w:val="20"/>
        </w:rPr>
        <w:tab/>
      </w:r>
      <w:r w:rsidR="00E1171A" w:rsidRPr="001946EE">
        <w:rPr>
          <w:sz w:val="20"/>
        </w:rPr>
        <w:t>NO</w:t>
      </w:r>
      <w:r w:rsidR="00E1171A" w:rsidRPr="001946EE">
        <w:rPr>
          <w:sz w:val="20"/>
          <w:vertAlign w:val="subscript"/>
        </w:rPr>
        <w:t>3</w:t>
      </w:r>
      <w:r w:rsidR="00E1171A" w:rsidRPr="001946EE">
        <w:rPr>
          <w:sz w:val="20"/>
        </w:rPr>
        <w:t>-N emissions as a result of N leaching (kg NO</w:t>
      </w:r>
      <w:r w:rsidR="00E1171A" w:rsidRPr="001946EE">
        <w:rPr>
          <w:sz w:val="20"/>
          <w:vertAlign w:val="subscript"/>
        </w:rPr>
        <w:t>3</w:t>
      </w:r>
      <w:r w:rsidR="00E1171A" w:rsidRPr="001946EE">
        <w:rPr>
          <w:sz w:val="20"/>
        </w:rPr>
        <w:t>-N ha</w:t>
      </w:r>
      <w:r w:rsidR="00E1171A" w:rsidRPr="001946EE">
        <w:rPr>
          <w:sz w:val="20"/>
          <w:vertAlign w:val="superscript"/>
        </w:rPr>
        <w:t>-1</w:t>
      </w:r>
      <w:r w:rsidR="00E1171A" w:rsidRPr="001946EE">
        <w:rPr>
          <w:sz w:val="20"/>
        </w:rPr>
        <w:t>) from manure applied to specific fields; this is the sum of emissions from the application of farm-produced and imported manure (</w:t>
      </w:r>
      <w:r w:rsidR="00E1171A" w:rsidRPr="001946EE">
        <w:rPr>
          <w:sz w:val="20"/>
        </w:rPr>
        <w:fldChar w:fldCharType="begin"/>
      </w:r>
      <w:r w:rsidR="00E1171A" w:rsidRPr="001946EE">
        <w:rPr>
          <w:sz w:val="20"/>
        </w:rPr>
        <w:instrText xml:space="preserve"> REF NO3_N_ManureLeach_TFieldN_Eq \h </w:instrText>
      </w:r>
      <w:r w:rsidR="001946EE">
        <w:rPr>
          <w:sz w:val="20"/>
        </w:rPr>
        <w:instrText xml:space="preserve"> \* MERGEFORMAT </w:instrText>
      </w:r>
      <w:r w:rsidR="00E1171A" w:rsidRPr="001946EE">
        <w:rPr>
          <w:sz w:val="20"/>
        </w:rPr>
      </w:r>
      <w:r w:rsidR="00E1171A" w:rsidRPr="001946EE">
        <w:rPr>
          <w:sz w:val="20"/>
        </w:rPr>
        <w:fldChar w:fldCharType="separate"/>
      </w:r>
      <w:r w:rsidR="00E1171A" w:rsidRPr="001946EE">
        <w:rPr>
          <w:b/>
          <w:sz w:val="20"/>
        </w:rPr>
        <w:t xml:space="preserve">Eq. </w:t>
      </w:r>
      <w:r w:rsidR="00E1171A" w:rsidRPr="001946EE">
        <w:rPr>
          <w:b/>
          <w:noProof/>
          <w:sz w:val="20"/>
        </w:rPr>
        <w:t>4.6.4</w:t>
      </w:r>
      <w:r w:rsidR="00E1171A" w:rsidRPr="001946EE">
        <w:rPr>
          <w:b/>
          <w:sz w:val="20"/>
        </w:rPr>
        <w:noBreakHyphen/>
      </w:r>
      <w:r w:rsidR="00E1171A" w:rsidRPr="001946EE">
        <w:rPr>
          <w:b/>
          <w:noProof/>
          <w:sz w:val="20"/>
        </w:rPr>
        <w:t>6</w:t>
      </w:r>
      <w:r w:rsidR="00E1171A" w:rsidRPr="001946EE">
        <w:rPr>
          <w:sz w:val="20"/>
        </w:rPr>
        <w:fldChar w:fldCharType="end"/>
      </w:r>
      <w:r w:rsidR="00E1171A" w:rsidRPr="001946EE">
        <w:rPr>
          <w:sz w:val="20"/>
        </w:rPr>
        <w:t xml:space="preserve">), anaerobic digestate (see </w:t>
      </w:r>
      <w:r w:rsidR="00E1171A" w:rsidRPr="001946EE">
        <w:rPr>
          <w:b/>
          <w:bCs/>
          <w:sz w:val="20"/>
        </w:rPr>
        <w:t xml:space="preserve">Section </w:t>
      </w:r>
      <w:r w:rsidR="00E1171A" w:rsidRPr="001946EE">
        <w:rPr>
          <w:b/>
          <w:bCs/>
          <w:sz w:val="20"/>
        </w:rPr>
        <w:fldChar w:fldCharType="begin"/>
      </w:r>
      <w:r w:rsidR="00E1171A" w:rsidRPr="001946EE">
        <w:rPr>
          <w:b/>
          <w:bCs/>
          <w:sz w:val="20"/>
        </w:rPr>
        <w:instrText xml:space="preserve"> REF _Ref146893661 \r \h  \* MERGEFORMAT </w:instrText>
      </w:r>
      <w:r w:rsidR="00E1171A" w:rsidRPr="001946EE">
        <w:rPr>
          <w:b/>
          <w:bCs/>
          <w:sz w:val="20"/>
        </w:rPr>
      </w:r>
      <w:r w:rsidR="00E1171A" w:rsidRPr="001946EE">
        <w:rPr>
          <w:b/>
          <w:bCs/>
          <w:sz w:val="20"/>
        </w:rPr>
        <w:fldChar w:fldCharType="separate"/>
      </w:r>
      <w:r w:rsidR="00E1171A" w:rsidRPr="001946EE">
        <w:rPr>
          <w:b/>
          <w:bCs/>
          <w:sz w:val="20"/>
        </w:rPr>
        <w:t>4.9.4</w:t>
      </w:r>
      <w:r w:rsidR="00E1171A" w:rsidRPr="001946EE">
        <w:rPr>
          <w:b/>
          <w:bCs/>
          <w:sz w:val="20"/>
        </w:rPr>
        <w:fldChar w:fldCharType="end"/>
      </w:r>
      <w:r w:rsidR="00E1171A" w:rsidRPr="001946EE">
        <w:rPr>
          <w:sz w:val="20"/>
        </w:rPr>
        <w:t xml:space="preserve">) and manure deposited directly on pasture by grazing animals (derived from </w:t>
      </w:r>
      <w:r w:rsidR="00816AD5" w:rsidRPr="001946EE">
        <w:rPr>
          <w:sz w:val="20"/>
        </w:rPr>
        <w:fldChar w:fldCharType="begin"/>
      </w:r>
      <w:r w:rsidR="00816AD5" w:rsidRPr="001946EE">
        <w:rPr>
          <w:sz w:val="20"/>
        </w:rPr>
        <w:instrText xml:space="preserve"> REF TotalNO3_N_LeachingPasture_Eq \h  \* MERGEFORMAT </w:instrText>
      </w:r>
      <w:r w:rsidR="00816AD5" w:rsidRPr="001946EE">
        <w:rPr>
          <w:sz w:val="20"/>
        </w:rPr>
      </w:r>
      <w:r w:rsidR="00816AD5" w:rsidRPr="001946EE">
        <w:rPr>
          <w:sz w:val="20"/>
        </w:rPr>
        <w:fldChar w:fldCharType="separate"/>
      </w:r>
      <w:r w:rsidR="00816AD5" w:rsidRPr="001946EE">
        <w:rPr>
          <w:b/>
          <w:sz w:val="20"/>
        </w:rPr>
        <w:t xml:space="preserve">Eq. </w:t>
      </w:r>
      <w:r w:rsidR="00816AD5" w:rsidRPr="001946EE">
        <w:rPr>
          <w:b/>
          <w:noProof/>
          <w:sz w:val="20"/>
        </w:rPr>
        <w:t>5.4.4</w:t>
      </w:r>
      <w:r w:rsidR="00816AD5" w:rsidRPr="001946EE">
        <w:rPr>
          <w:b/>
          <w:sz w:val="20"/>
        </w:rPr>
        <w:noBreakHyphen/>
      </w:r>
      <w:r w:rsidR="00816AD5" w:rsidRPr="001946EE">
        <w:rPr>
          <w:b/>
          <w:noProof/>
          <w:sz w:val="20"/>
        </w:rPr>
        <w:t>5</w:t>
      </w:r>
      <w:r w:rsidR="00816AD5" w:rsidRPr="001946EE">
        <w:rPr>
          <w:sz w:val="20"/>
        </w:rPr>
        <w:fldChar w:fldCharType="end"/>
      </w:r>
      <w:r w:rsidR="00E1171A" w:rsidRPr="001946EE">
        <w:rPr>
          <w:sz w:val="20"/>
        </w:rPr>
        <w:t xml:space="preserve"> - </w:t>
      </w:r>
      <w:r w:rsidR="00E1171A" w:rsidRPr="001946EE">
        <w:rPr>
          <w:b/>
          <w:bCs/>
          <w:sz w:val="20"/>
          <w:u w:val="single"/>
        </w:rPr>
        <w:t>Note:</w:t>
      </w:r>
      <w:r w:rsidR="00E1171A" w:rsidRPr="001946EE">
        <w:rPr>
          <w:sz w:val="20"/>
        </w:rPr>
        <w:t xml:space="preserve"> if more than one livestock type is grazed on field </w:t>
      </w:r>
      <w:r w:rsidR="00E1171A" w:rsidRPr="001946EE">
        <w:rPr>
          <w:i/>
          <w:iCs/>
          <w:sz w:val="20"/>
        </w:rPr>
        <w:t>n</w:t>
      </w:r>
      <w:r w:rsidR="00E1171A" w:rsidRPr="001946EE">
        <w:rPr>
          <w:sz w:val="20"/>
        </w:rPr>
        <w:t xml:space="preserve"> in year </w:t>
      </w:r>
      <w:r w:rsidR="00E1171A" w:rsidRPr="001946EE">
        <w:rPr>
          <w:i/>
          <w:iCs/>
          <w:sz w:val="20"/>
        </w:rPr>
        <w:t>t</w:t>
      </w:r>
      <w:r w:rsidR="00E1171A" w:rsidRPr="001946EE">
        <w:rPr>
          <w:sz w:val="20"/>
        </w:rPr>
        <w:t>, this value is the sum of manure N from these multiple livestock groups)</w:t>
      </w:r>
    </w:p>
    <w:p w14:paraId="481EAC9E" w14:textId="7B864E4D" w:rsidR="00E1171A" w:rsidRPr="001946EE" w:rsidRDefault="00E1171A" w:rsidP="00E1171A">
      <w:pPr>
        <w:tabs>
          <w:tab w:val="clear" w:pos="2880"/>
          <w:tab w:val="clear" w:pos="9360"/>
        </w:tabs>
        <w:spacing w:before="0"/>
        <w:ind w:left="2835" w:hanging="2835"/>
        <w:rPr>
          <w:i/>
          <w:iCs/>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manureleach_leftover(</w:t>
      </w:r>
      <w:proofErr w:type="spellStart"/>
      <w:r w:rsidRPr="001946EE">
        <w:rPr>
          <w:i/>
          <w:sz w:val="20"/>
          <w:vertAlign w:val="subscript"/>
        </w:rPr>
        <w:t>t,field</w:t>
      </w:r>
      <w:proofErr w:type="spellEnd"/>
      <w:r w:rsidRPr="001946EE">
        <w:rPr>
          <w:i/>
          <w:sz w:val="20"/>
          <w:vertAlign w:val="subscript"/>
        </w:rPr>
        <w:t xml:space="preserve"> n)</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leftover manure (calculated using </w:t>
      </w:r>
      <w:r w:rsidRPr="001946EE">
        <w:rPr>
          <w:sz w:val="20"/>
        </w:rPr>
        <w:fldChar w:fldCharType="begin"/>
      </w:r>
      <w:r w:rsidRPr="001946EE">
        <w:rPr>
          <w:sz w:val="20"/>
        </w:rPr>
        <w:instrText xml:space="preserve"> REF NO3_N_ManureLeach_Leftover_TFieldN_Eq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7</w:t>
      </w:r>
      <w:r w:rsidRPr="001946EE">
        <w:rPr>
          <w:sz w:val="20"/>
        </w:rPr>
        <w:fldChar w:fldCharType="end"/>
      </w:r>
      <w:r w:rsidRPr="001946EE">
        <w:rPr>
          <w:sz w:val="20"/>
        </w:rPr>
        <w:fldChar w:fldCharType="begin"/>
      </w:r>
      <w:r w:rsidRPr="001946EE">
        <w:rPr>
          <w:sz w:val="20"/>
        </w:rPr>
        <w:instrText xml:space="preserve"> REF _Ref133391255 \h  \* MERGEFORMAT </w:instrText>
      </w:r>
      <w:r w:rsidRPr="001946EE">
        <w:rPr>
          <w:sz w:val="20"/>
        </w:rPr>
      </w:r>
      <w:r w:rsidR="00000000">
        <w:rPr>
          <w:sz w:val="20"/>
        </w:rPr>
        <w:fldChar w:fldCharType="separate"/>
      </w:r>
      <w:r w:rsidRPr="001946EE">
        <w:rPr>
          <w:sz w:val="20"/>
        </w:rPr>
        <w:fldChar w:fldCharType="end"/>
      </w:r>
      <w:r w:rsidRPr="001946EE">
        <w:rPr>
          <w:sz w:val="20"/>
        </w:rPr>
        <w:t xml:space="preserve">) and digestate (see </w:t>
      </w:r>
      <w:r w:rsidRPr="001946EE">
        <w:rPr>
          <w:b/>
          <w:bCs/>
          <w:sz w:val="20"/>
        </w:rPr>
        <w:t xml:space="preserve">Section </w:t>
      </w:r>
      <w:r w:rsidRPr="001946EE">
        <w:rPr>
          <w:b/>
          <w:bCs/>
          <w:sz w:val="20"/>
        </w:rPr>
        <w:fldChar w:fldCharType="begin"/>
      </w:r>
      <w:r w:rsidRPr="001946EE">
        <w:rPr>
          <w:b/>
          <w:bCs/>
          <w:sz w:val="20"/>
        </w:rPr>
        <w:instrText xml:space="preserve"> REF _Ref146895670 \r \h </w:instrText>
      </w:r>
      <w:r w:rsidR="001946EE">
        <w:rPr>
          <w:b/>
          <w:bCs/>
          <w:sz w:val="20"/>
        </w:rPr>
        <w:instrText xml:space="preserve"> \* MERGEFORMAT </w:instrText>
      </w:r>
      <w:r w:rsidRPr="001946EE">
        <w:rPr>
          <w:b/>
          <w:bCs/>
          <w:sz w:val="20"/>
        </w:rPr>
      </w:r>
      <w:r w:rsidRPr="001946EE">
        <w:rPr>
          <w:b/>
          <w:bCs/>
          <w:sz w:val="20"/>
        </w:rPr>
        <w:fldChar w:fldCharType="separate"/>
      </w:r>
      <w:r w:rsidRPr="001946EE">
        <w:rPr>
          <w:b/>
          <w:bCs/>
          <w:sz w:val="20"/>
        </w:rPr>
        <w:t>4.9.4</w:t>
      </w:r>
      <w:r w:rsidRPr="001946EE">
        <w:rPr>
          <w:b/>
          <w:bCs/>
          <w:sz w:val="20"/>
        </w:rPr>
        <w:fldChar w:fldCharType="end"/>
      </w:r>
      <w:r w:rsidRPr="001946EE">
        <w:rPr>
          <w:sz w:val="20"/>
        </w:rPr>
        <w:t>)</w:t>
      </w:r>
      <w:r w:rsidRPr="001946EE">
        <w:rPr>
          <w:b/>
          <w:bCs/>
          <w:sz w:val="20"/>
        </w:rPr>
        <w:t xml:space="preserve"> </w:t>
      </w:r>
      <w:r w:rsidRPr="001946EE">
        <w:rPr>
          <w:sz w:val="20"/>
        </w:rPr>
        <w:t xml:space="preserve">applied to field </w:t>
      </w:r>
      <w:r w:rsidRPr="001946EE">
        <w:rPr>
          <w:i/>
          <w:iCs/>
          <w:sz w:val="20"/>
        </w:rPr>
        <w:t>n</w:t>
      </w:r>
      <w:r w:rsidRPr="001946EE">
        <w:rPr>
          <w:sz w:val="20"/>
        </w:rPr>
        <w:t xml:space="preserve"> in year </w:t>
      </w:r>
      <w:r w:rsidRPr="001946EE">
        <w:rPr>
          <w:i/>
          <w:iCs/>
          <w:sz w:val="20"/>
        </w:rPr>
        <w:t>t</w:t>
      </w:r>
    </w:p>
    <w:p w14:paraId="3828EAF7" w14:textId="0967EBDC" w:rsidR="00E1171A" w:rsidRPr="001946EE"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ONleach_export(</w:t>
      </w:r>
      <w:proofErr w:type="spellStart"/>
      <w:r w:rsidRPr="001946EE">
        <w:rPr>
          <w:i/>
          <w:sz w:val="20"/>
          <w:vertAlign w:val="subscript"/>
        </w:rPr>
        <w:t>t,f</w:t>
      </w:r>
      <w:r w:rsidR="00A678CD"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from organic fertilizer exported from the farm</w:t>
      </w:r>
      <w:r w:rsidR="008D6EB1" w:rsidRPr="001946EE">
        <w:rPr>
          <w:sz w:val="20"/>
        </w:rPr>
        <w:t xml:space="preserve"> in year </w:t>
      </w:r>
      <w:r w:rsidR="008D6EB1" w:rsidRPr="001946EE">
        <w:rPr>
          <w:i/>
          <w:iCs/>
          <w:sz w:val="20"/>
        </w:rPr>
        <w:t>t</w:t>
      </w:r>
      <w:r w:rsidRPr="001946EE">
        <w:rPr>
          <w:sz w:val="20"/>
        </w:rPr>
        <w:t xml:space="preserve"> (as if applied)</w:t>
      </w:r>
    </w:p>
    <w:p w14:paraId="1B86C584" w14:textId="05DC8C0F" w:rsidR="00E1171A" w:rsidRPr="00E1171A"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manureleach_export(</w:t>
      </w:r>
      <w:proofErr w:type="spellStart"/>
      <w:r w:rsidRPr="001946EE">
        <w:rPr>
          <w:i/>
          <w:sz w:val="20"/>
          <w:vertAlign w:val="subscript"/>
        </w:rPr>
        <w:t>t,f</w:t>
      </w:r>
      <w:r w:rsidR="00D36A5C"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manure exported from the farm </w:t>
      </w:r>
      <w:r w:rsidR="008D6EB1" w:rsidRPr="001946EE">
        <w:rPr>
          <w:sz w:val="20"/>
        </w:rPr>
        <w:t xml:space="preserve">in year </w:t>
      </w:r>
      <w:r w:rsidR="008D6EB1" w:rsidRPr="001946EE">
        <w:rPr>
          <w:i/>
          <w:iCs/>
          <w:sz w:val="20"/>
        </w:rPr>
        <w:t>t</w:t>
      </w:r>
      <w:r w:rsidR="008D6EB1" w:rsidRPr="001946EE">
        <w:rPr>
          <w:sz w:val="20"/>
        </w:rPr>
        <w:t xml:space="preserve"> </w:t>
      </w:r>
      <w:r w:rsidRPr="001946EE">
        <w:rPr>
          <w:sz w:val="20"/>
        </w:rPr>
        <w:t xml:space="preserve">(as if applied) (calculated using </w:t>
      </w:r>
      <w:r w:rsidRPr="001946EE">
        <w:rPr>
          <w:sz w:val="20"/>
        </w:rPr>
        <w:fldChar w:fldCharType="begin"/>
      </w:r>
      <w:r w:rsidRPr="001946EE">
        <w:rPr>
          <w:sz w:val="20"/>
        </w:rPr>
        <w:instrText xml:space="preserve"> REF NO3_N_ManureLeach_Export_TFarm_Eq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8</w:t>
      </w:r>
      <w:r w:rsidRPr="001946EE">
        <w:rPr>
          <w:sz w:val="20"/>
        </w:rPr>
        <w:fldChar w:fldCharType="end"/>
      </w:r>
      <w:r w:rsidRPr="001946EE">
        <w:rPr>
          <w:sz w:val="20"/>
        </w:rPr>
        <w:t>)</w:t>
      </w:r>
    </w:p>
    <w:p w14:paraId="2C5E7B90" w14:textId="292C9180" w:rsidR="00B1240A" w:rsidRPr="00B1240A" w:rsidRDefault="00B1240A" w:rsidP="00B1240A">
      <w:pPr>
        <w:tabs>
          <w:tab w:val="clear" w:pos="2880"/>
          <w:tab w:val="clear" w:pos="9360"/>
        </w:tabs>
      </w:pPr>
      <w:r w:rsidRPr="00B1240A">
        <w:rPr>
          <w:b/>
        </w:rPr>
        <w:t>Note:</w:t>
      </w:r>
      <w:r w:rsidRPr="00B1240A">
        <w:t xml:space="preserve"> We removed the accounting of CRN (crop residual nitrogen) from the calculation to avoid double counting. This is because CRN becomes part of the soil carbon pools, the decomposition of which drives the calculation of N mineralization. In this sense, CRN leaching is accounted for </w:t>
      </w:r>
      <w:r w:rsidR="002C4311">
        <w:t>by the N mineralization</w:t>
      </w:r>
      <w:r w:rsidRPr="00B1240A">
        <w:t>.</w:t>
      </w:r>
    </w:p>
    <w:p w14:paraId="3DC3051F" w14:textId="77777777" w:rsidR="00B75CB9" w:rsidRPr="00D5649B" w:rsidRDefault="00B75CB9" w:rsidP="00B75CB9">
      <w:pPr>
        <w:pStyle w:val="Heading4"/>
      </w:pPr>
      <w:r w:rsidRPr="00D5649B">
        <w:t>Emissions due to volatilization</w:t>
      </w:r>
    </w:p>
    <w:p w14:paraId="7DA83DF7" w14:textId="1884B382" w:rsidR="00B75CB9" w:rsidRPr="00D5649B" w:rsidRDefault="00B75CB9" w:rsidP="00B75CB9">
      <w:pPr>
        <w:rPr>
          <w:b/>
        </w:rPr>
      </w:pPr>
      <w:r w:rsidRPr="00D5649B">
        <w:rPr>
          <w:b/>
        </w:rPr>
        <w:t>Calculate</w:t>
      </w:r>
      <w:r w:rsidR="00F9646A" w:rsidRPr="00D5649B">
        <w:rPr>
          <w:b/>
        </w:rPr>
        <w:t>s</w:t>
      </w:r>
      <w:r w:rsidRPr="00D5649B">
        <w:rPr>
          <w:b/>
        </w:rPr>
        <w:t xml:space="preserve"> the emission</w:t>
      </w:r>
      <w:r w:rsidR="00F9646A" w:rsidRPr="00D5649B">
        <w:rPr>
          <w:b/>
        </w:rPr>
        <w:t>s from</w:t>
      </w:r>
      <w:r w:rsidRPr="00D5649B">
        <w:rPr>
          <w:b/>
        </w:rPr>
        <w:t xml:space="preserve"> field and/or crop.</w:t>
      </w:r>
    </w:p>
    <w:p w14:paraId="3A5E266A" w14:textId="77777777" w:rsidR="00B75CB9" w:rsidRPr="00D5649B" w:rsidRDefault="00B75CB9" w:rsidP="00B75CB9">
      <w:pPr>
        <w:pStyle w:val="Heading5"/>
      </w:pPr>
      <w:r w:rsidRPr="00D5649B">
        <w:t>Calculation of indirect N</w:t>
      </w:r>
      <w:r w:rsidRPr="00D5649B">
        <w:rPr>
          <w:vertAlign w:val="subscript"/>
        </w:rPr>
        <w:t>2</w:t>
      </w:r>
      <w:r w:rsidRPr="00D5649B">
        <w:t>O emissions based on the amount of N volatilized.</w:t>
      </w:r>
    </w:p>
    <w:p w14:paraId="2B2C92A1" w14:textId="6A554C11" w:rsidR="00B75CB9" w:rsidRPr="003B4036" w:rsidRDefault="00000000" w:rsidP="001F7AE4">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8B478D" w:rsidRPr="003B4036">
        <w:rPr>
          <w:b/>
        </w:rPr>
        <w:t xml:space="preserve"> </w:t>
      </w:r>
      <w:r w:rsidR="008B478D" w:rsidRPr="003B4036">
        <w:rPr>
          <w:b/>
        </w:rPr>
        <w:tab/>
      </w:r>
      <w:r w:rsidR="008B478D" w:rsidRPr="003B4036">
        <w:rPr>
          <w:b/>
        </w:rPr>
        <w:tab/>
      </w:r>
      <w:r w:rsidR="008B478D" w:rsidRPr="003B4036">
        <w:rPr>
          <w:b/>
        </w:rPr>
        <w:tab/>
      </w:r>
      <w:r w:rsidR="008B478D" w:rsidRPr="003B4036">
        <w:rPr>
          <w:b/>
        </w:rPr>
        <w:tab/>
      </w:r>
      <w:r w:rsidR="00B75CB9" w:rsidRPr="003B403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6801F5B7" w14:textId="77777777" w:rsidR="00B75CB9" w:rsidRPr="003B4036" w:rsidRDefault="00B75CB9" w:rsidP="00B75CB9">
      <w:pPr>
        <w:jc w:val="right"/>
        <w:rPr>
          <w:sz w:val="20"/>
        </w:rPr>
      </w:pPr>
      <w:r w:rsidRPr="003B4036">
        <w:rPr>
          <w:sz w:val="20"/>
        </w:rPr>
        <w:t>Bouwman et al. 2002</w:t>
      </w:r>
    </w:p>
    <w:p w14:paraId="2E3C5568" w14:textId="77777777" w:rsidR="00B75CB9" w:rsidRPr="003B4036" w:rsidRDefault="00B75CB9" w:rsidP="00B75CB9">
      <w:pPr>
        <w:rPr>
          <w:sz w:val="20"/>
        </w:rPr>
      </w:pPr>
      <w:r w:rsidRPr="003B4036">
        <w:rPr>
          <w:sz w:val="20"/>
        </w:rPr>
        <w:t>where</w:t>
      </w:r>
    </w:p>
    <w:p w14:paraId="5BA54E25" w14:textId="3557B889" w:rsidR="00B75CB9" w:rsidRPr="003B4036" w:rsidRDefault="00B75CB9" w:rsidP="00D15DE5">
      <w:pPr>
        <w:tabs>
          <w:tab w:val="clear" w:pos="2880"/>
          <w:tab w:val="clear" w:pos="9360"/>
        </w:tabs>
        <w:spacing w:before="0"/>
        <w:ind w:left="2835" w:hanging="2835"/>
        <w:rPr>
          <w:i/>
          <w:color w:val="000000"/>
          <w:sz w:val="20"/>
          <w:vertAlign w:val="subscript"/>
        </w:rPr>
      </w:pPr>
      <w:proofErr w:type="spellStart"/>
      <w:r w:rsidRPr="003B4036">
        <w:rPr>
          <w:i/>
          <w:color w:val="000000"/>
          <w:sz w:val="20"/>
        </w:rPr>
        <w:t>Frac</w:t>
      </w:r>
      <w:r w:rsidR="008D6EB1" w:rsidRPr="003B4036">
        <w:rPr>
          <w:i/>
          <w:color w:val="000000"/>
          <w:sz w:val="20"/>
          <w:vertAlign w:val="subscript"/>
        </w:rPr>
        <w:t>N</w:t>
      </w:r>
      <w:r w:rsidRPr="003B4036">
        <w:rPr>
          <w:i/>
          <w:color w:val="000000"/>
          <w:sz w:val="20"/>
          <w:vertAlign w:val="subscript"/>
        </w:rPr>
        <w:t>volatilizationsoil</w:t>
      </w:r>
      <w:proofErr w:type="spellEnd"/>
      <w:r w:rsidRPr="003B4036">
        <w:rPr>
          <w:i/>
          <w:color w:val="000000"/>
          <w:sz w:val="20"/>
          <w:vertAlign w:val="subscript"/>
        </w:rPr>
        <w:tab/>
      </w:r>
      <w:r w:rsidRPr="003B4036">
        <w:rPr>
          <w:sz w:val="20"/>
        </w:rPr>
        <w:t>Fraction of N lost by volatilization (kg N (kg N)</w:t>
      </w:r>
      <w:r w:rsidRPr="003B4036">
        <w:rPr>
          <w:sz w:val="20"/>
          <w:vertAlign w:val="superscript"/>
        </w:rPr>
        <w:t>-1</w:t>
      </w:r>
      <w:r w:rsidRPr="003B4036">
        <w:rPr>
          <w:sz w:val="20"/>
        </w:rPr>
        <w:t>)</w:t>
      </w:r>
    </w:p>
    <w:p w14:paraId="6FB3D9B3" w14:textId="2C9E0E25" w:rsidR="00B75CB9" w:rsidRPr="00D5649B" w:rsidRDefault="00B75CB9" w:rsidP="00D15DE5">
      <w:pPr>
        <w:tabs>
          <w:tab w:val="clear" w:pos="2880"/>
          <w:tab w:val="clear" w:pos="9360"/>
        </w:tabs>
        <w:spacing w:before="0"/>
        <w:ind w:left="2835" w:hanging="2835"/>
        <w:rPr>
          <w:sz w:val="20"/>
        </w:rPr>
      </w:pPr>
      <w:proofErr w:type="spellStart"/>
      <w:r w:rsidRPr="003B4036">
        <w:rPr>
          <w:i/>
          <w:sz w:val="20"/>
        </w:rPr>
        <w:t>Crop</w:t>
      </w:r>
      <w:r w:rsidRPr="003B4036">
        <w:rPr>
          <w:i/>
          <w:sz w:val="20"/>
          <w:vertAlign w:val="subscript"/>
        </w:rPr>
        <w:t>type</w:t>
      </w:r>
      <w:proofErr w:type="spellEnd"/>
      <w:r w:rsidRPr="003B4036">
        <w:rPr>
          <w:i/>
          <w:sz w:val="20"/>
        </w:rPr>
        <w:tab/>
      </w:r>
      <w:r w:rsidRPr="003B4036">
        <w:rPr>
          <w:sz w:val="20"/>
        </w:rPr>
        <w:t>Annual or perennial (</w:t>
      </w:r>
      <w:r w:rsidRPr="003B4036">
        <w:rPr>
          <w:sz w:val="20"/>
        </w:rPr>
        <w:fldChar w:fldCharType="begin"/>
      </w:r>
      <w:r w:rsidRPr="003B4036">
        <w:rPr>
          <w:sz w:val="20"/>
        </w:rPr>
        <w:instrText xml:space="preserve"> REF _Ref71815302 \h  \* MERGEFORMAT </w:instrText>
      </w:r>
      <w:r w:rsidRPr="003B4036">
        <w:rPr>
          <w:sz w:val="20"/>
        </w:rPr>
      </w:r>
      <w:r w:rsidRPr="003B4036">
        <w:rPr>
          <w:sz w:val="20"/>
        </w:rPr>
        <w:fldChar w:fldCharType="separate"/>
      </w:r>
      <w:r w:rsidR="00111BE6" w:rsidRPr="003B4036">
        <w:rPr>
          <w:b/>
          <w:sz w:val="20"/>
        </w:rPr>
        <w:t>Table 14</w:t>
      </w:r>
      <w:r w:rsidRPr="003B4036">
        <w:rPr>
          <w:sz w:val="20"/>
        </w:rPr>
        <w:fldChar w:fldCharType="end"/>
      </w:r>
      <w:r w:rsidRPr="003B4036">
        <w:rPr>
          <w:sz w:val="20"/>
        </w:rPr>
        <w:t>)</w:t>
      </w:r>
    </w:p>
    <w:p w14:paraId="61B39652" w14:textId="25955E3C"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Fertilizer</w:t>
      </w:r>
      <w:r w:rsidRPr="00D5649B">
        <w:rPr>
          <w:i/>
          <w:sz w:val="20"/>
          <w:vertAlign w:val="subscript"/>
        </w:rPr>
        <w:t>type</w:t>
      </w:r>
      <w:proofErr w:type="spellEnd"/>
      <w:r w:rsidRPr="00D5649B">
        <w:rPr>
          <w:i/>
          <w:sz w:val="20"/>
        </w:rPr>
        <w:tab/>
      </w:r>
      <w:r w:rsidRPr="00D5649B">
        <w:rPr>
          <w:sz w:val="20"/>
        </w:rPr>
        <w:t>Urea, urea ammonium</w:t>
      </w:r>
      <w:r w:rsidR="008F0204">
        <w:rPr>
          <w:sz w:val="20"/>
        </w:rPr>
        <w:t xml:space="preserve"> </w:t>
      </w:r>
      <w:r w:rsidRPr="00D5649B">
        <w:rPr>
          <w:sz w:val="20"/>
        </w:rPr>
        <w:t>nitrate, anhydrous ammonia or other synthetic N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605500" w:rsidRPr="00605500">
        <w:rPr>
          <w:b/>
          <w:sz w:val="20"/>
        </w:rPr>
        <w:t>Table 14</w:t>
      </w:r>
      <w:r w:rsidRPr="00D5649B">
        <w:rPr>
          <w:sz w:val="20"/>
        </w:rPr>
        <w:fldChar w:fldCharType="end"/>
      </w:r>
      <w:r w:rsidRPr="00D5649B">
        <w:rPr>
          <w:sz w:val="20"/>
        </w:rPr>
        <w:t xml:space="preserve">) </w:t>
      </w:r>
    </w:p>
    <w:p w14:paraId="419AB004" w14:textId="52A133F4"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Application</w:t>
      </w:r>
      <w:r w:rsidRPr="00D5649B">
        <w:rPr>
          <w:i/>
          <w:sz w:val="20"/>
          <w:vertAlign w:val="subscript"/>
        </w:rPr>
        <w:t>method</w:t>
      </w:r>
      <w:proofErr w:type="spellEnd"/>
      <w:r w:rsidRPr="00D5649B">
        <w:rPr>
          <w:i/>
          <w:sz w:val="20"/>
        </w:rPr>
        <w:tab/>
      </w:r>
      <w:r w:rsidRPr="00D5649B">
        <w:rPr>
          <w:sz w:val="20"/>
        </w:rPr>
        <w:t>Broadcast or incorporated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 – broadcast application is assumed for perennials</w:t>
      </w:r>
    </w:p>
    <w:p w14:paraId="665F5654" w14:textId="0D52F72D"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Soil</w:t>
      </w:r>
      <w:r w:rsidRPr="00D5649B">
        <w:rPr>
          <w:i/>
          <w:sz w:val="20"/>
          <w:vertAlign w:val="subscript"/>
        </w:rPr>
        <w:t>pH</w:t>
      </w:r>
      <w:proofErr w:type="spellEnd"/>
      <w:r w:rsidRPr="00D5649B">
        <w:rPr>
          <w:i/>
          <w:sz w:val="20"/>
        </w:rPr>
        <w:tab/>
      </w:r>
      <w:r w:rsidRPr="00D5649B">
        <w:rPr>
          <w:sz w:val="20"/>
        </w:rPr>
        <w:t>Below or above pH 7.25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727FBC4A" w14:textId="56E86523" w:rsidR="00B75CB9" w:rsidRPr="00D5649B" w:rsidRDefault="00B75CB9" w:rsidP="00D15DE5">
      <w:pPr>
        <w:tabs>
          <w:tab w:val="clear" w:pos="2880"/>
          <w:tab w:val="clear" w:pos="9360"/>
        </w:tabs>
        <w:spacing w:before="0"/>
        <w:ind w:left="2835" w:hanging="2835"/>
        <w:rPr>
          <w:sz w:val="20"/>
        </w:rPr>
      </w:pPr>
      <w:proofErr w:type="spellStart"/>
      <w:r w:rsidRPr="00D5649B">
        <w:rPr>
          <w:i/>
          <w:sz w:val="20"/>
        </w:rPr>
        <w:t>Soil</w:t>
      </w:r>
      <w:r w:rsidRPr="00D5649B">
        <w:rPr>
          <w:i/>
          <w:sz w:val="20"/>
          <w:vertAlign w:val="subscript"/>
        </w:rPr>
        <w:t>CEC</w:t>
      </w:r>
      <w:proofErr w:type="spellEnd"/>
      <w:r w:rsidRPr="00D5649B">
        <w:rPr>
          <w:i/>
          <w:sz w:val="20"/>
        </w:rPr>
        <w:tab/>
      </w:r>
      <w:r w:rsidRPr="00D5649B">
        <w:rPr>
          <w:sz w:val="20"/>
        </w:rPr>
        <w:t>Below or above 250 mmol kg</w:t>
      </w:r>
      <w:r w:rsidRPr="00D5649B">
        <w:rPr>
          <w:sz w:val="20"/>
          <w:vertAlign w:val="superscript"/>
        </w:rPr>
        <w:t>-1</w:t>
      </w:r>
      <w:r w:rsidRPr="00D5649B">
        <w:rPr>
          <w:sz w:val="20"/>
        </w:rPr>
        <w:t xml:space="preserve"> (</w:t>
      </w:r>
      <w:r w:rsidR="00E9420E" w:rsidRPr="00D5649B">
        <w:rPr>
          <w:sz w:val="20"/>
        </w:rPr>
        <w:fldChar w:fldCharType="begin"/>
      </w:r>
      <w:r w:rsidR="00E9420E" w:rsidRPr="00D5649B">
        <w:rPr>
          <w:sz w:val="20"/>
        </w:rPr>
        <w:instrText xml:space="preserve"> REF _Ref71815302 \h  \* MERGEFORMAT </w:instrText>
      </w:r>
      <w:r w:rsidR="00E9420E" w:rsidRPr="00D5649B">
        <w:rPr>
          <w:sz w:val="20"/>
        </w:rPr>
      </w:r>
      <w:r w:rsidR="00E9420E" w:rsidRPr="00D5649B">
        <w:rPr>
          <w:sz w:val="20"/>
        </w:rPr>
        <w:fldChar w:fldCharType="separate"/>
      </w:r>
      <w:r w:rsidR="00111BE6" w:rsidRPr="008333C9">
        <w:rPr>
          <w:b/>
          <w:sz w:val="20"/>
        </w:rPr>
        <w:t xml:space="preserve">Table </w:t>
      </w:r>
      <w:r w:rsidR="00111BE6" w:rsidRPr="008333C9">
        <w:rPr>
          <w:b/>
          <w:noProof/>
          <w:sz w:val="20"/>
        </w:rPr>
        <w:t>14</w:t>
      </w:r>
      <w:r w:rsidR="00E9420E" w:rsidRPr="00D5649B">
        <w:rPr>
          <w:sz w:val="20"/>
        </w:rPr>
        <w:fldChar w:fldCharType="end"/>
      </w:r>
      <w:r w:rsidRPr="00D5649B">
        <w:rPr>
          <w:sz w:val="20"/>
        </w:rPr>
        <w:t>)</w:t>
      </w:r>
    </w:p>
    <w:p w14:paraId="31560118" w14:textId="2C7CDA6A"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Temperature</w:t>
      </w:r>
      <w:r w:rsidRPr="00D5649B">
        <w:rPr>
          <w:i/>
          <w:sz w:val="20"/>
          <w:vertAlign w:val="subscript"/>
        </w:rPr>
        <w:t>coefficient</w:t>
      </w:r>
      <w:proofErr w:type="spellEnd"/>
      <w:r w:rsidRPr="00D5649B">
        <w:rPr>
          <w:i/>
          <w:sz w:val="20"/>
          <w:vertAlign w:val="subscript"/>
        </w:rPr>
        <w:tab/>
      </w:r>
      <w:r w:rsidRPr="00D5649B">
        <w:rPr>
          <w:sz w:val="20"/>
        </w:rPr>
        <w:t>Constant -0.402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4B74BEC6" w14:textId="55DA4290" w:rsidR="00B75CB9" w:rsidRPr="00D5649B"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B75CB9" w:rsidRPr="003B4036">
        <w:rPr>
          <w:b/>
        </w:rPr>
        <w:t xml:space="preserve"> </w:t>
      </w:r>
      <w:r w:rsidR="00B75CB9" w:rsidRPr="003B4036">
        <w:rPr>
          <w:b/>
        </w:rPr>
        <w:tab/>
      </w:r>
      <w:r w:rsidR="00B75CB9" w:rsidRPr="003B4036">
        <w:rPr>
          <w:b/>
        </w:rPr>
        <w:tab/>
      </w:r>
      <w:r w:rsidR="00B75CB9" w:rsidRPr="003B4036">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148F7EA3" w14:textId="2DDBD792" w:rsidR="0064010E" w:rsidRPr="00686D2B" w:rsidRDefault="00000000" w:rsidP="00FB6A79">
      <w:pPr>
        <w:pStyle w:val="Caption"/>
        <w:keepNext/>
        <w:tabs>
          <w:tab w:val="clear" w:pos="9360"/>
          <w:tab w:val="right" w:pos="9781"/>
        </w:tabs>
        <w:spacing w:after="120"/>
        <w:ind w:left="3780" w:hanging="378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4010E" w:rsidRPr="00686D2B">
        <w:rPr>
          <w:b/>
          <w:color w:val="000000"/>
        </w:rPr>
        <w:t xml:space="preserve"> </w:t>
      </w:r>
      <w:r w:rsidR="0064010E" w:rsidRPr="00686D2B">
        <w:rPr>
          <w:b/>
          <w:color w:val="000000"/>
        </w:rPr>
        <w:tab/>
      </w:r>
      <w:bookmarkStart w:id="344" w:name="N2O_N_ONVolatilization_LandAppl_Eq"/>
      <w:bookmarkStart w:id="345" w:name="N2O_N_ONVolatilization_TFieldN_Eq"/>
      <w:r w:rsidR="0064010E" w:rsidRPr="00686D2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bookmarkEnd w:id="344"/>
      <w:bookmarkEnd w:id="345"/>
    </w:p>
    <w:p w14:paraId="7B015EAC" w14:textId="49E2D212" w:rsidR="0076796C" w:rsidRPr="00686D2B" w:rsidRDefault="00000000" w:rsidP="0076796C">
      <w:pPr>
        <w:keepNext/>
        <w:tabs>
          <w:tab w:val="clear" w:pos="2880"/>
          <w:tab w:val="clear" w:pos="9360"/>
          <w:tab w:val="right" w:pos="9785"/>
        </w:tabs>
        <w:spacing w:after="120"/>
        <w:ind w:left="4320" w:hanging="43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76796C" w:rsidRPr="00686D2B">
        <w:rPr>
          <w:b/>
        </w:rPr>
        <w:tab/>
      </w:r>
    </w:p>
    <w:p w14:paraId="45BF4C36" w14:textId="74FE92DF" w:rsidR="0076796C" w:rsidRPr="00D5649B" w:rsidRDefault="0076796C" w:rsidP="0076796C">
      <w:pPr>
        <w:keepNext/>
        <w:tabs>
          <w:tab w:val="clear" w:pos="2880"/>
          <w:tab w:val="clear" w:pos="9360"/>
          <w:tab w:val="right" w:pos="9785"/>
        </w:tabs>
        <w:spacing w:after="120"/>
        <w:rPr>
          <w:b/>
        </w:rPr>
      </w:pPr>
      <w:r w:rsidRPr="00686D2B">
        <w:rPr>
          <w:b/>
        </w:rPr>
        <w:tab/>
      </w:r>
      <w:bookmarkStart w:id="346" w:name="N2O_N_ONVol_Export_TFieldN"/>
      <w:r w:rsidRPr="00686D2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bookmarkEnd w:id="346"/>
    </w:p>
    <w:p w14:paraId="58C78F97" w14:textId="48824A24"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7ADC6FA4" w14:textId="6AE78023" w:rsidR="00B75CB9" w:rsidRPr="00686D2B" w:rsidRDefault="00B75CB9" w:rsidP="00605500">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w:t>
      </w:r>
      <w:r w:rsidR="009B4880">
        <w:rPr>
          <w:i/>
          <w:sz w:val="20"/>
          <w:vertAlign w:val="subscript"/>
        </w:rPr>
        <w:t>__</w:t>
      </w:r>
      <w:r w:rsidRPr="00D5649B">
        <w:rPr>
          <w:i/>
          <w:sz w:val="20"/>
          <w:vertAlign w:val="subscript"/>
        </w:rPr>
        <w:t>volatilization</w:t>
      </w:r>
      <w:r w:rsidRPr="00D5649B">
        <w:rPr>
          <w:i/>
          <w:sz w:val="20"/>
          <w:vertAlign w:val="subscript"/>
        </w:rPr>
        <w:tab/>
      </w:r>
      <w:r w:rsidRPr="00D5649B">
        <w:rPr>
          <w:sz w:val="20"/>
        </w:rPr>
        <w:t>N emissions due to volatilization from ___N</w:t>
      </w:r>
      <w:r w:rsidR="009B4880">
        <w:rPr>
          <w:sz w:val="20"/>
        </w:rPr>
        <w:t xml:space="preserve"> </w:t>
      </w:r>
      <w:r w:rsidRPr="00D5649B">
        <w:rPr>
          <w:sz w:val="20"/>
        </w:rPr>
        <w:t>source</w:t>
      </w:r>
      <w:r w:rsidR="009B4880">
        <w:rPr>
          <w:sz w:val="20"/>
        </w:rPr>
        <w:t xml:space="preserve"> </w:t>
      </w:r>
      <w:r w:rsidRPr="00D5649B">
        <w:rPr>
          <w:sz w:val="20"/>
        </w:rPr>
        <w:t>(kg N</w:t>
      </w:r>
      <w:r w:rsidRPr="00D5649B">
        <w:rPr>
          <w:sz w:val="20"/>
          <w:vertAlign w:val="subscript"/>
        </w:rPr>
        <w:t>2</w:t>
      </w:r>
      <w:r w:rsidRPr="00D5649B">
        <w:rPr>
          <w:sz w:val="20"/>
        </w:rPr>
        <w:t xml:space="preserve">O-N) </w:t>
      </w:r>
      <w:r w:rsidR="009B4880">
        <w:rPr>
          <w:sz w:val="20"/>
        </w:rPr>
        <w:t xml:space="preserve">applied to field </w:t>
      </w:r>
      <w:r w:rsidR="009B4880" w:rsidRPr="009B4880">
        <w:rPr>
          <w:i/>
          <w:iCs/>
          <w:sz w:val="20"/>
        </w:rPr>
        <w:t>n</w:t>
      </w:r>
      <w:r w:rsidR="009B4880">
        <w:rPr>
          <w:sz w:val="20"/>
        </w:rPr>
        <w:t xml:space="preserve"> in year </w:t>
      </w:r>
      <w:r w:rsidR="009B4880" w:rsidRPr="009B4880">
        <w:rPr>
          <w:i/>
          <w:iCs/>
          <w:sz w:val="20"/>
        </w:rPr>
        <w:t>t</w:t>
      </w:r>
      <w:r w:rsidR="009B4880" w:rsidRPr="00D5649B">
        <w:rPr>
          <w:sz w:val="20"/>
        </w:rPr>
        <w:t xml:space="preserve"> </w:t>
      </w:r>
      <w:r w:rsidRPr="00686D2B">
        <w:rPr>
          <w:sz w:val="20"/>
        </w:rPr>
        <w:t>(synthetic N and organic N are considered)</w:t>
      </w:r>
    </w:p>
    <w:p w14:paraId="75B3D3F8" w14:textId="3E1EFF79" w:rsidR="00B75CB9" w:rsidRPr="00686D2B" w:rsidRDefault="00B75CB9" w:rsidP="00605500">
      <w:pPr>
        <w:tabs>
          <w:tab w:val="clear" w:pos="2880"/>
          <w:tab w:val="clear" w:pos="9360"/>
        </w:tabs>
        <w:spacing w:before="0"/>
        <w:ind w:left="2835" w:hanging="2835"/>
        <w:rPr>
          <w:sz w:val="20"/>
          <w:szCs w:val="16"/>
        </w:rPr>
      </w:pPr>
      <w:r w:rsidRPr="00686D2B">
        <w:rPr>
          <w:i/>
          <w:sz w:val="20"/>
          <w:szCs w:val="16"/>
        </w:rPr>
        <w:t>N</w:t>
      </w:r>
      <w:r w:rsidRPr="00686D2B">
        <w:rPr>
          <w:i/>
          <w:sz w:val="20"/>
          <w:szCs w:val="16"/>
          <w:vertAlign w:val="subscript"/>
        </w:rPr>
        <w:t>____</w:t>
      </w:r>
      <w:r w:rsidRPr="00686D2B">
        <w:rPr>
          <w:i/>
          <w:sz w:val="20"/>
          <w:szCs w:val="16"/>
        </w:rPr>
        <w:tab/>
      </w:r>
      <w:r w:rsidR="00BB0857" w:rsidRPr="00686D2B">
        <w:rPr>
          <w:sz w:val="20"/>
          <w:szCs w:val="16"/>
        </w:rPr>
        <w:t>Availability</w:t>
      </w:r>
      <w:r w:rsidR="009B4880" w:rsidRPr="00686D2B">
        <w:rPr>
          <w:sz w:val="20"/>
          <w:szCs w:val="16"/>
        </w:rPr>
        <w:t xml:space="preserve"> of _____N (kg N ha</w:t>
      </w:r>
      <w:r w:rsidR="009B4880" w:rsidRPr="00686D2B">
        <w:rPr>
          <w:sz w:val="20"/>
          <w:szCs w:val="16"/>
          <w:vertAlign w:val="superscript"/>
        </w:rPr>
        <w:t>-1</w:t>
      </w:r>
      <w:r w:rsidR="009B4880" w:rsidRPr="00686D2B">
        <w:rPr>
          <w:sz w:val="20"/>
          <w:szCs w:val="16"/>
        </w:rPr>
        <w:t xml:space="preserve">) to field </w:t>
      </w:r>
      <w:r w:rsidR="009B4880" w:rsidRPr="00686D2B">
        <w:rPr>
          <w:i/>
          <w:iCs/>
          <w:sz w:val="20"/>
          <w:szCs w:val="16"/>
        </w:rPr>
        <w:t>n</w:t>
      </w:r>
      <w:r w:rsidR="009B4880" w:rsidRPr="00686D2B">
        <w:rPr>
          <w:sz w:val="20"/>
          <w:szCs w:val="16"/>
        </w:rPr>
        <w:t xml:space="preserve"> in year </w:t>
      </w:r>
      <w:r w:rsidR="009B4880" w:rsidRPr="00686D2B">
        <w:rPr>
          <w:i/>
          <w:iCs/>
          <w:sz w:val="20"/>
          <w:szCs w:val="16"/>
        </w:rPr>
        <w:t>t</w:t>
      </w:r>
    </w:p>
    <w:p w14:paraId="75E5E51A" w14:textId="0B326A76" w:rsidR="00C467E2" w:rsidRPr="00686D2B" w:rsidRDefault="00B75CB9" w:rsidP="00605500">
      <w:pPr>
        <w:tabs>
          <w:tab w:val="clear" w:pos="2880"/>
          <w:tab w:val="clear" w:pos="9360"/>
        </w:tabs>
        <w:spacing w:before="0"/>
        <w:ind w:left="2835" w:hanging="2835"/>
        <w:rPr>
          <w:sz w:val="20"/>
        </w:rPr>
      </w:pPr>
      <w:proofErr w:type="spellStart"/>
      <w:r w:rsidRPr="00686D2B">
        <w:rPr>
          <w:i/>
          <w:sz w:val="20"/>
        </w:rPr>
        <w:t>EF</w:t>
      </w:r>
      <w:r w:rsidRPr="00686D2B">
        <w:rPr>
          <w:i/>
          <w:sz w:val="20"/>
          <w:vertAlign w:val="subscript"/>
        </w:rPr>
        <w:t>volatilization</w:t>
      </w:r>
      <w:proofErr w:type="spellEnd"/>
      <w:r w:rsidRPr="00686D2B">
        <w:rPr>
          <w:i/>
          <w:sz w:val="20"/>
          <w:vertAlign w:val="subscript"/>
        </w:rPr>
        <w:tab/>
      </w:r>
      <w:r w:rsidRPr="00686D2B">
        <w:rPr>
          <w:sz w:val="20"/>
        </w:rPr>
        <w:t>Emission factor for volatilization [kg N</w:t>
      </w:r>
      <w:r w:rsidRPr="00686D2B">
        <w:rPr>
          <w:sz w:val="20"/>
          <w:vertAlign w:val="subscript"/>
        </w:rPr>
        <w:t>2</w:t>
      </w:r>
      <w:r w:rsidRPr="00686D2B">
        <w:rPr>
          <w:sz w:val="20"/>
        </w:rPr>
        <w:t>O-N (kg N)</w:t>
      </w:r>
      <w:r w:rsidRPr="00686D2B">
        <w:rPr>
          <w:sz w:val="20"/>
          <w:vertAlign w:val="superscript"/>
        </w:rPr>
        <w:t>-1</w:t>
      </w:r>
      <w:r w:rsidRPr="00686D2B">
        <w:rPr>
          <w:sz w:val="20"/>
        </w:rPr>
        <w:t>]</w:t>
      </w:r>
    </w:p>
    <w:p w14:paraId="0ED7D8CB" w14:textId="56480CBC" w:rsidR="00B75CB9" w:rsidRPr="00686D2B" w:rsidRDefault="00C467E2" w:rsidP="00816AD5">
      <w:pPr>
        <w:tabs>
          <w:tab w:val="clear" w:pos="2880"/>
          <w:tab w:val="clear" w:pos="9360"/>
        </w:tabs>
        <w:spacing w:before="0"/>
        <w:ind w:left="2835" w:hanging="2835"/>
        <w:rPr>
          <w:sz w:val="20"/>
        </w:rPr>
      </w:pPr>
      <w:r w:rsidRPr="00686D2B">
        <w:rPr>
          <w:i/>
          <w:sz w:val="20"/>
        </w:rPr>
        <w:t>N</w:t>
      </w:r>
      <w:r w:rsidRPr="00686D2B">
        <w:rPr>
          <w:i/>
          <w:sz w:val="20"/>
          <w:vertAlign w:val="subscript"/>
        </w:rPr>
        <w:t>2</w:t>
      </w:r>
      <w:r w:rsidRPr="00686D2B">
        <w:rPr>
          <w:i/>
          <w:sz w:val="20"/>
        </w:rPr>
        <w:t>O-N</w:t>
      </w:r>
      <w:r w:rsidR="006F50CD" w:rsidRPr="00686D2B">
        <w:rPr>
          <w:i/>
          <w:sz w:val="20"/>
          <w:vertAlign w:val="subscript"/>
        </w:rPr>
        <w:t>m</w:t>
      </w:r>
      <w:r w:rsidRPr="00686D2B">
        <w:rPr>
          <w:i/>
          <w:sz w:val="20"/>
          <w:vertAlign w:val="subscript"/>
        </w:rPr>
        <w:t>anurevolatilization</w:t>
      </w:r>
      <w:r w:rsidRPr="00686D2B">
        <w:rPr>
          <w:i/>
          <w:sz w:val="20"/>
          <w:vertAlign w:val="subscript"/>
        </w:rPr>
        <w:tab/>
      </w:r>
      <w:r w:rsidR="009B4880" w:rsidRPr="00686D2B">
        <w:rPr>
          <w:sz w:val="20"/>
        </w:rPr>
        <w:t>N</w:t>
      </w:r>
      <w:r w:rsidR="009B4880" w:rsidRPr="00686D2B">
        <w:rPr>
          <w:sz w:val="20"/>
          <w:vertAlign w:val="subscript"/>
        </w:rPr>
        <w:t>2</w:t>
      </w:r>
      <w:r w:rsidR="009B4880" w:rsidRPr="00686D2B">
        <w:rPr>
          <w:sz w:val="20"/>
        </w:rPr>
        <w:t>O-N emissions as a result of N volatilization (kg N</w:t>
      </w:r>
      <w:r w:rsidR="009B4880" w:rsidRPr="00686D2B">
        <w:rPr>
          <w:sz w:val="20"/>
          <w:vertAlign w:val="subscript"/>
        </w:rPr>
        <w:t>2</w:t>
      </w:r>
      <w:r w:rsidR="009B4880" w:rsidRPr="00686D2B">
        <w:rPr>
          <w:sz w:val="20"/>
        </w:rPr>
        <w:t>O-N ha</w:t>
      </w:r>
      <w:r w:rsidR="009B4880" w:rsidRPr="00686D2B">
        <w:rPr>
          <w:sz w:val="20"/>
          <w:vertAlign w:val="superscript"/>
        </w:rPr>
        <w:t>-1</w:t>
      </w:r>
      <w:r w:rsidR="009B4880" w:rsidRPr="00686D2B">
        <w:rPr>
          <w:sz w:val="20"/>
        </w:rPr>
        <w:t>) from manure applied to specific fields; this is the sum of emissions from the application of farm-produced and imported manure (</w:t>
      </w:r>
      <w:r w:rsidR="00FB6A79" w:rsidRPr="00686D2B">
        <w:rPr>
          <w:sz w:val="20"/>
        </w:rPr>
        <w:fldChar w:fldCharType="begin"/>
      </w:r>
      <w:r w:rsidR="00FB6A79" w:rsidRPr="00686D2B">
        <w:rPr>
          <w:sz w:val="20"/>
        </w:rPr>
        <w:instrText xml:space="preserve"> REF N2O_N_AllManureVolatilization_TFieldN_Eq \h  \* MERGEFORMAT </w:instrText>
      </w:r>
      <w:r w:rsidR="00FB6A79" w:rsidRPr="00686D2B">
        <w:rPr>
          <w:sz w:val="20"/>
        </w:rPr>
      </w:r>
      <w:r w:rsidR="00FB6A79" w:rsidRPr="00686D2B">
        <w:rPr>
          <w:sz w:val="20"/>
        </w:rPr>
        <w:fldChar w:fldCharType="separate"/>
      </w:r>
      <w:r w:rsidR="00FB6A79" w:rsidRPr="00686D2B">
        <w:rPr>
          <w:b/>
          <w:sz w:val="20"/>
        </w:rPr>
        <w:t xml:space="preserve">Eq. </w:t>
      </w:r>
      <w:r w:rsidR="00FB6A79" w:rsidRPr="00686D2B">
        <w:rPr>
          <w:b/>
          <w:noProof/>
          <w:sz w:val="20"/>
        </w:rPr>
        <w:t>4.6.3</w:t>
      </w:r>
      <w:r w:rsidR="00FB6A79" w:rsidRPr="00686D2B">
        <w:rPr>
          <w:b/>
          <w:sz w:val="20"/>
        </w:rPr>
        <w:noBreakHyphen/>
      </w:r>
      <w:r w:rsidR="00FB6A79" w:rsidRPr="00686D2B">
        <w:rPr>
          <w:b/>
          <w:noProof/>
          <w:sz w:val="20"/>
        </w:rPr>
        <w:t>5</w:t>
      </w:r>
      <w:r w:rsidR="00FB6A79" w:rsidRPr="00686D2B">
        <w:rPr>
          <w:sz w:val="20"/>
        </w:rPr>
        <w:fldChar w:fldCharType="end"/>
      </w:r>
      <w:r w:rsidR="009B4880" w:rsidRPr="00686D2B">
        <w:rPr>
          <w:sz w:val="20"/>
        </w:rPr>
        <w:t xml:space="preserve">), anaerobic digestate (see </w:t>
      </w:r>
      <w:r w:rsidR="009B4880" w:rsidRPr="00686D2B">
        <w:rPr>
          <w:b/>
          <w:bCs/>
          <w:sz w:val="20"/>
        </w:rPr>
        <w:t>Section</w:t>
      </w:r>
      <w:r w:rsidR="00FB6A79" w:rsidRPr="00686D2B">
        <w:rPr>
          <w:b/>
          <w:bCs/>
          <w:sz w:val="20"/>
        </w:rPr>
        <w:t xml:space="preserve"> </w:t>
      </w:r>
      <w:r w:rsidR="00FB6A79" w:rsidRPr="00686D2B">
        <w:rPr>
          <w:b/>
          <w:bCs/>
          <w:sz w:val="20"/>
        </w:rPr>
        <w:fldChar w:fldCharType="begin"/>
      </w:r>
      <w:r w:rsidR="00FB6A79" w:rsidRPr="00686D2B">
        <w:rPr>
          <w:b/>
          <w:bCs/>
          <w:sz w:val="20"/>
        </w:rPr>
        <w:instrText xml:space="preserve"> REF _Ref147235103 \r \h </w:instrText>
      </w:r>
      <w:r w:rsidR="00686D2B">
        <w:rPr>
          <w:b/>
          <w:bCs/>
          <w:sz w:val="20"/>
        </w:rPr>
        <w:instrText xml:space="preserve"> \* MERGEFORMAT </w:instrText>
      </w:r>
      <w:r w:rsidR="00FB6A79" w:rsidRPr="00686D2B">
        <w:rPr>
          <w:b/>
          <w:bCs/>
          <w:sz w:val="20"/>
        </w:rPr>
      </w:r>
      <w:r w:rsidR="00FB6A79" w:rsidRPr="00686D2B">
        <w:rPr>
          <w:b/>
          <w:bCs/>
          <w:sz w:val="20"/>
        </w:rPr>
        <w:fldChar w:fldCharType="separate"/>
      </w:r>
      <w:r w:rsidR="00FB6A79" w:rsidRPr="00686D2B">
        <w:rPr>
          <w:b/>
          <w:bCs/>
          <w:sz w:val="20"/>
        </w:rPr>
        <w:t>4.9.3</w:t>
      </w:r>
      <w:r w:rsidR="00FB6A79" w:rsidRPr="00686D2B">
        <w:rPr>
          <w:b/>
          <w:bCs/>
          <w:sz w:val="20"/>
        </w:rPr>
        <w:fldChar w:fldCharType="end"/>
      </w:r>
      <w:r w:rsidR="009B4880" w:rsidRPr="00686D2B">
        <w:rPr>
          <w:sz w:val="20"/>
        </w:rPr>
        <w:t xml:space="preserve">) and manure deposited directly on pasture by grazing animals (derived from </w:t>
      </w:r>
      <w:r w:rsidR="00816AD5" w:rsidRPr="00686D2B">
        <w:rPr>
          <w:sz w:val="20"/>
        </w:rPr>
        <w:fldChar w:fldCharType="begin"/>
      </w:r>
      <w:r w:rsidR="00816AD5" w:rsidRPr="00686D2B">
        <w:rPr>
          <w:sz w:val="20"/>
        </w:rPr>
        <w:instrText xml:space="preserve"> REF TotalN2O_N_VolatilizationPasture_Eq \h  \* MERGEFORMAT </w:instrText>
      </w:r>
      <w:r w:rsidR="00816AD5" w:rsidRPr="00686D2B">
        <w:rPr>
          <w:sz w:val="20"/>
        </w:rPr>
      </w:r>
      <w:r w:rsidR="00816AD5" w:rsidRPr="00686D2B">
        <w:rPr>
          <w:sz w:val="20"/>
        </w:rPr>
        <w:fldChar w:fldCharType="separate"/>
      </w:r>
      <w:r w:rsidR="00816AD5" w:rsidRPr="00686D2B">
        <w:rPr>
          <w:b/>
          <w:sz w:val="20"/>
        </w:rPr>
        <w:t xml:space="preserve">Eq. </w:t>
      </w:r>
      <w:r w:rsidR="00816AD5" w:rsidRPr="00686D2B">
        <w:rPr>
          <w:b/>
          <w:noProof/>
          <w:sz w:val="20"/>
        </w:rPr>
        <w:t>5.4.3</w:t>
      </w:r>
      <w:r w:rsidR="00816AD5" w:rsidRPr="00686D2B">
        <w:rPr>
          <w:b/>
          <w:sz w:val="20"/>
        </w:rPr>
        <w:noBreakHyphen/>
      </w:r>
      <w:r w:rsidR="00816AD5" w:rsidRPr="00686D2B">
        <w:rPr>
          <w:b/>
          <w:noProof/>
          <w:sz w:val="20"/>
        </w:rPr>
        <w:t>4</w:t>
      </w:r>
      <w:r w:rsidR="00816AD5" w:rsidRPr="00686D2B">
        <w:rPr>
          <w:sz w:val="20"/>
        </w:rPr>
        <w:fldChar w:fldCharType="end"/>
      </w:r>
      <w:r w:rsidR="009B4880" w:rsidRPr="00686D2B">
        <w:rPr>
          <w:sz w:val="20"/>
        </w:rPr>
        <w:t xml:space="preserve"> - </w:t>
      </w:r>
      <w:r w:rsidR="009B4880" w:rsidRPr="00686D2B">
        <w:rPr>
          <w:b/>
          <w:bCs/>
          <w:sz w:val="20"/>
          <w:u w:val="single"/>
        </w:rPr>
        <w:t>Note:</w:t>
      </w:r>
      <w:r w:rsidR="009B4880" w:rsidRPr="00686D2B">
        <w:rPr>
          <w:sz w:val="20"/>
        </w:rPr>
        <w:t xml:space="preserve"> if more than one livestock type is grazed on field </w:t>
      </w:r>
      <w:r w:rsidR="009B4880" w:rsidRPr="00686D2B">
        <w:rPr>
          <w:i/>
          <w:iCs/>
          <w:sz w:val="20"/>
        </w:rPr>
        <w:t>n</w:t>
      </w:r>
      <w:r w:rsidR="009B4880" w:rsidRPr="00686D2B">
        <w:rPr>
          <w:sz w:val="20"/>
        </w:rPr>
        <w:t xml:space="preserve"> in year </w:t>
      </w:r>
      <w:r w:rsidR="009B4880" w:rsidRPr="00686D2B">
        <w:rPr>
          <w:i/>
          <w:iCs/>
          <w:sz w:val="20"/>
        </w:rPr>
        <w:t>t</w:t>
      </w:r>
      <w:r w:rsidR="009B4880" w:rsidRPr="00686D2B">
        <w:rPr>
          <w:sz w:val="20"/>
        </w:rPr>
        <w:t>, this value is the sum of manure N from these multiple livestock groups)</w:t>
      </w:r>
    </w:p>
    <w:p w14:paraId="60091AA9" w14:textId="0729452E" w:rsidR="0076796C" w:rsidRPr="00686D2B" w:rsidRDefault="0076796C" w:rsidP="0076796C">
      <w:pPr>
        <w:tabs>
          <w:tab w:val="clear" w:pos="2880"/>
          <w:tab w:val="clear" w:pos="9360"/>
        </w:tabs>
        <w:spacing w:before="0"/>
        <w:ind w:left="2835" w:hanging="2835"/>
        <w:rPr>
          <w:iCs/>
          <w:sz w:val="20"/>
        </w:rPr>
      </w:pPr>
      <w:r w:rsidRPr="00686D2B">
        <w:rPr>
          <w:i/>
          <w:sz w:val="20"/>
        </w:rPr>
        <w:t>N</w:t>
      </w:r>
      <w:r w:rsidRPr="00686D2B">
        <w:rPr>
          <w:i/>
          <w:sz w:val="20"/>
          <w:vertAlign w:val="subscript"/>
        </w:rPr>
        <w:t>2</w:t>
      </w:r>
      <w:r w:rsidRPr="00686D2B">
        <w:rPr>
          <w:i/>
          <w:sz w:val="20"/>
        </w:rPr>
        <w:t>O-N</w:t>
      </w:r>
      <w:r w:rsidRPr="00686D2B">
        <w:rPr>
          <w:i/>
          <w:sz w:val="20"/>
          <w:vertAlign w:val="subscript"/>
        </w:rPr>
        <w:t>ONvolatilization_export(</w:t>
      </w:r>
      <w:proofErr w:type="spellStart"/>
      <w:r w:rsidRPr="00686D2B">
        <w:rPr>
          <w:i/>
          <w:sz w:val="20"/>
          <w:vertAlign w:val="subscript"/>
        </w:rPr>
        <w:t>t,fi</w:t>
      </w:r>
      <w:r w:rsidR="00EB0ADC" w:rsidRPr="00686D2B">
        <w:rPr>
          <w:i/>
          <w:sz w:val="20"/>
          <w:vertAlign w:val="subscript"/>
        </w:rPr>
        <w:t>arm</w:t>
      </w:r>
      <w:proofErr w:type="spellEnd"/>
      <w:r w:rsidRPr="00686D2B">
        <w:rPr>
          <w:i/>
          <w:sz w:val="20"/>
          <w:vertAlign w:val="subscript"/>
        </w:rPr>
        <w:t>)</w:t>
      </w:r>
      <w:r w:rsidRPr="00686D2B">
        <w:rPr>
          <w:i/>
          <w:sz w:val="20"/>
        </w:rPr>
        <w:tab/>
      </w:r>
      <w:r w:rsidRPr="00686D2B">
        <w:rPr>
          <w:iCs/>
          <w:sz w:val="20"/>
        </w:rPr>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xml:space="preserve">) from organic fertilizer exported from the farm </w:t>
      </w:r>
      <w:r w:rsidR="00EB0ADC" w:rsidRPr="00686D2B">
        <w:rPr>
          <w:iCs/>
          <w:sz w:val="20"/>
        </w:rPr>
        <w:t xml:space="preserve">in year </w:t>
      </w:r>
      <w:r w:rsidR="00EB0ADC" w:rsidRPr="00686D2B">
        <w:rPr>
          <w:i/>
          <w:sz w:val="20"/>
        </w:rPr>
        <w:t>t</w:t>
      </w:r>
      <w:r w:rsidR="00EB0ADC" w:rsidRPr="00686D2B">
        <w:rPr>
          <w:iCs/>
          <w:sz w:val="20"/>
        </w:rPr>
        <w:t xml:space="preserve"> </w:t>
      </w:r>
      <w:r w:rsidRPr="00686D2B">
        <w:rPr>
          <w:iCs/>
          <w:sz w:val="20"/>
        </w:rPr>
        <w:t>(as if applied)</w:t>
      </w:r>
    </w:p>
    <w:p w14:paraId="5850A993" w14:textId="1BF00E61" w:rsidR="0076796C" w:rsidRPr="00E1171A" w:rsidRDefault="0076796C" w:rsidP="0076796C">
      <w:pPr>
        <w:keepNext/>
        <w:tabs>
          <w:tab w:val="clear" w:pos="2880"/>
          <w:tab w:val="clear" w:pos="9360"/>
          <w:tab w:val="right" w:pos="9781"/>
        </w:tabs>
        <w:spacing w:before="0"/>
        <w:ind w:left="2837" w:hanging="2837"/>
        <w:rPr>
          <w:sz w:val="20"/>
        </w:rPr>
      </w:pPr>
      <w:r w:rsidRPr="00686D2B">
        <w:rPr>
          <w:i/>
          <w:sz w:val="20"/>
        </w:rPr>
        <w:lastRenderedPageBreak/>
        <w:t>N</w:t>
      </w:r>
      <w:r w:rsidRPr="00686D2B">
        <w:rPr>
          <w:i/>
          <w:sz w:val="20"/>
          <w:vertAlign w:val="subscript"/>
        </w:rPr>
        <w:t>2</w:t>
      </w:r>
      <w:r w:rsidRPr="00686D2B">
        <w:rPr>
          <w:i/>
          <w:sz w:val="20"/>
        </w:rPr>
        <w:t>O-N</w:t>
      </w:r>
      <w:r w:rsidRPr="00686D2B">
        <w:rPr>
          <w:i/>
          <w:sz w:val="20"/>
          <w:vertAlign w:val="subscript"/>
        </w:rPr>
        <w:t>manurevolatilization_export(</w:t>
      </w:r>
      <w:proofErr w:type="spellStart"/>
      <w:r w:rsidRPr="00686D2B">
        <w:rPr>
          <w:i/>
          <w:sz w:val="20"/>
          <w:vertAlign w:val="subscript"/>
        </w:rPr>
        <w:t>t,f</w:t>
      </w:r>
      <w:r w:rsidR="00D36A5C" w:rsidRPr="00686D2B">
        <w:rPr>
          <w:i/>
          <w:sz w:val="20"/>
          <w:vertAlign w:val="subscript"/>
        </w:rPr>
        <w:t>arm</w:t>
      </w:r>
      <w:proofErr w:type="spellEnd"/>
      <w:r w:rsidRPr="00686D2B">
        <w:rPr>
          <w:i/>
          <w:sz w:val="20"/>
          <w:vertAlign w:val="subscript"/>
        </w:rPr>
        <w:t>)</w:t>
      </w:r>
      <w:r w:rsidRPr="00686D2B">
        <w:rPr>
          <w:iCs/>
          <w:sz w:val="20"/>
        </w:rPr>
        <w:tab/>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from</w:t>
      </w:r>
      <w:r w:rsidRPr="00686D2B">
        <w:rPr>
          <w:sz w:val="20"/>
        </w:rPr>
        <w:t xml:space="preserve"> manure exported from the farm </w:t>
      </w:r>
      <w:r w:rsidR="00EB0ADC" w:rsidRPr="00686D2B">
        <w:rPr>
          <w:sz w:val="20"/>
        </w:rPr>
        <w:t xml:space="preserve">in year </w:t>
      </w:r>
      <w:r w:rsidR="00EB0ADC" w:rsidRPr="00686D2B">
        <w:rPr>
          <w:i/>
          <w:iCs/>
          <w:sz w:val="20"/>
        </w:rPr>
        <w:t>t</w:t>
      </w:r>
      <w:r w:rsidR="00EB0ADC" w:rsidRPr="00686D2B">
        <w:rPr>
          <w:sz w:val="20"/>
        </w:rPr>
        <w:t xml:space="preserve"> </w:t>
      </w:r>
      <w:r w:rsidRPr="00686D2B">
        <w:rPr>
          <w:sz w:val="20"/>
        </w:rPr>
        <w:t xml:space="preserve">(as if applied) (calculated using </w:t>
      </w:r>
      <w:r w:rsidRPr="00686D2B">
        <w:rPr>
          <w:sz w:val="20"/>
        </w:rPr>
        <w:fldChar w:fldCharType="begin"/>
      </w:r>
      <w:r w:rsidRPr="00686D2B">
        <w:rPr>
          <w:sz w:val="20"/>
        </w:rPr>
        <w:instrText xml:space="preserve"> REF N2O_N_ManureVolatilization_Export_Eq \h  \* MERGEFORMAT </w:instrText>
      </w:r>
      <w:r w:rsidRPr="00686D2B">
        <w:rPr>
          <w:sz w:val="20"/>
        </w:rPr>
      </w:r>
      <w:r w:rsidRPr="00686D2B">
        <w:rPr>
          <w:sz w:val="20"/>
        </w:rPr>
        <w:fldChar w:fldCharType="separate"/>
      </w:r>
      <w:r w:rsidRPr="00686D2B">
        <w:rPr>
          <w:b/>
          <w:sz w:val="20"/>
        </w:rPr>
        <w:t xml:space="preserve">Eq. </w:t>
      </w:r>
      <w:r w:rsidRPr="00686D2B">
        <w:rPr>
          <w:b/>
          <w:noProof/>
          <w:sz w:val="20"/>
        </w:rPr>
        <w:t>4.6.3</w:t>
      </w:r>
      <w:r w:rsidRPr="00686D2B">
        <w:rPr>
          <w:b/>
          <w:sz w:val="20"/>
        </w:rPr>
        <w:noBreakHyphen/>
      </w:r>
      <w:r w:rsidRPr="00686D2B">
        <w:rPr>
          <w:b/>
          <w:noProof/>
          <w:sz w:val="20"/>
        </w:rPr>
        <w:t>3</w:t>
      </w:r>
      <w:r w:rsidRPr="00686D2B">
        <w:rPr>
          <w:sz w:val="20"/>
        </w:rPr>
        <w:fldChar w:fldCharType="end"/>
      </w:r>
      <w:r w:rsidRPr="00686D2B">
        <w:rPr>
          <w:sz w:val="20"/>
        </w:rPr>
        <w:t>)</w:t>
      </w:r>
    </w:p>
    <w:p w14:paraId="4568C98E" w14:textId="5DACC979" w:rsidR="0076796C" w:rsidRDefault="00EE6923" w:rsidP="00816AD5">
      <w:pPr>
        <w:tabs>
          <w:tab w:val="clear" w:pos="2880"/>
          <w:tab w:val="clear" w:pos="9360"/>
        </w:tabs>
        <w:spacing w:before="0"/>
        <w:ind w:left="2835" w:hanging="2835"/>
        <w:rPr>
          <w:sz w:val="20"/>
        </w:rPr>
      </w:pPr>
      <w:r>
        <w:rPr>
          <w:noProof/>
          <w:highlight w:val="green"/>
        </w:rPr>
        <mc:AlternateContent>
          <mc:Choice Requires="wps">
            <w:drawing>
              <wp:anchor distT="0" distB="0" distL="114300" distR="114300" simplePos="0" relativeHeight="251654656" behindDoc="0" locked="0" layoutInCell="1" allowOverlap="1" wp14:anchorId="3FCC0309" wp14:editId="07803CE5">
                <wp:simplePos x="0" y="0"/>
                <wp:positionH relativeFrom="margin">
                  <wp:posOffset>5080</wp:posOffset>
                </wp:positionH>
                <wp:positionV relativeFrom="paragraph">
                  <wp:posOffset>120015</wp:posOffset>
                </wp:positionV>
                <wp:extent cx="5949950" cy="1616075"/>
                <wp:effectExtent l="0" t="0" r="0" b="3175"/>
                <wp:wrapTopAndBottom/>
                <wp:docPr id="18150659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16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8FAEB" w14:textId="77777777" w:rsidR="00B1240A" w:rsidRPr="008B478D" w:rsidRDefault="00B1240A" w:rsidP="00B75CB9">
                            <w:pPr>
                              <w:rPr>
                                <w:color w:val="000000" w:themeColor="text1"/>
                              </w:rPr>
                            </w:pPr>
                            <w:r w:rsidRPr="008B478D">
                              <w:rPr>
                                <w:color w:val="000000" w:themeColor="text1"/>
                              </w:rPr>
                              <w:t>Holos V4 will use the following constant values:</w:t>
                            </w:r>
                          </w:p>
                          <w:p w14:paraId="369542E5" w14:textId="55B019D6" w:rsidR="00B1240A" w:rsidRPr="008B478D" w:rsidRDefault="00B1240A" w:rsidP="00C467E2">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1734106E" w14:textId="77777777" w:rsidR="00B1240A" w:rsidRPr="00114FC6" w:rsidRDefault="00B1240A" w:rsidP="00114FC6">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evapotranspiration (PE) &gt;1; Dry climates occur in temperate and boreal zones where the ratio of annual P:PE &lt;1</w:t>
                            </w:r>
                          </w:p>
                          <w:p w14:paraId="213D9A49" w14:textId="64664551" w:rsidR="00B1240A" w:rsidRPr="00D45CAC" w:rsidRDefault="00B1240A" w:rsidP="00114FC6">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C0309" id="Rectangle 32" o:spid="_x0000_s1049" style="position:absolute;left:0;text-align:left;margin-left:.4pt;margin-top:9.45pt;width:468.5pt;height:127.2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" fillcolor="white [3212]" strokecolor="#243f60 [1604]" strokeweight="2pt">
                <v:path arrowok="t"/>
                <v:textbox>
                  <w:txbxContent>
                    <w:p w14:paraId="4158FAEB" w14:textId="77777777" w:rsidR="00B1240A" w:rsidRPr="008B478D" w:rsidRDefault="00B1240A" w:rsidP="00B75CB9">
                      <w:pPr>
                        <w:rPr>
                          <w:color w:val="000000" w:themeColor="text1"/>
                        </w:rPr>
                      </w:pPr>
                      <w:r w:rsidRPr="008B478D">
                        <w:rPr>
                          <w:color w:val="000000" w:themeColor="text1"/>
                        </w:rPr>
                        <w:t>Holos V4 will use the following constant values:</w:t>
                      </w:r>
                    </w:p>
                    <w:p w14:paraId="369542E5" w14:textId="55B019D6" w:rsidR="00B1240A" w:rsidRPr="008B478D" w:rsidRDefault="00B1240A" w:rsidP="00C467E2">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1734106E" w14:textId="77777777" w:rsidR="00B1240A" w:rsidRPr="00114FC6" w:rsidRDefault="00B1240A" w:rsidP="00114FC6">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evapotranspiration (PE) &gt;1; Dry climates occur in temperate and boreal zones where the ratio of annual P:PE &lt;1</w:t>
                      </w:r>
                    </w:p>
                    <w:p w14:paraId="213D9A49" w14:textId="64664551" w:rsidR="00B1240A" w:rsidRPr="00D45CAC" w:rsidRDefault="00B1240A" w:rsidP="00114FC6">
                      <w:pPr>
                        <w:spacing w:after="120"/>
                        <w:rPr>
                          <w:color w:val="000000" w:themeColor="text1"/>
                        </w:rPr>
                      </w:pPr>
                    </w:p>
                  </w:txbxContent>
                </v:textbox>
                <w10:wrap type="topAndBottom" anchorx="margin"/>
              </v:rect>
            </w:pict>
          </mc:Fallback>
        </mc:AlternateContent>
      </w:r>
    </w:p>
    <w:p w14:paraId="09A4956D" w14:textId="339F5EF6" w:rsidR="00B75CB9" w:rsidRPr="00D5649B" w:rsidRDefault="00B75CB9" w:rsidP="00B75CB9">
      <w:pPr>
        <w:pStyle w:val="Heading5"/>
      </w:pPr>
      <w:r w:rsidRPr="00D5649B">
        <w:t>Calculation of the actual amount of N</w:t>
      </w:r>
      <w:r w:rsidR="008F2396">
        <w:t>H</w:t>
      </w:r>
      <w:r w:rsidR="008F2396" w:rsidRPr="008F2396">
        <w:rPr>
          <w:vertAlign w:val="subscript"/>
        </w:rPr>
        <w:t>3</w:t>
      </w:r>
      <w:r w:rsidR="008F2396">
        <w:t>-N</w:t>
      </w:r>
      <w:r w:rsidRPr="00D5649B">
        <w:t xml:space="preserve"> volatilized</w:t>
      </w:r>
    </w:p>
    <w:p w14:paraId="0A053A7C" w14:textId="7E252E5A" w:rsidR="00B75CB9" w:rsidRPr="00D5649B" w:rsidRDefault="00000000" w:rsidP="001F7AE4">
      <w:pPr>
        <w:keepNext/>
        <w:tabs>
          <w:tab w:val="clear" w:pos="2880"/>
          <w:tab w:val="clear" w:pos="9360"/>
          <w:tab w:val="right" w:pos="9799"/>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B75CB9" w:rsidRPr="00F8567B">
        <w:rPr>
          <w:b/>
          <w:szCs w:val="24"/>
        </w:rPr>
        <w:t xml:space="preserve"> </w:t>
      </w:r>
      <w:r w:rsidR="00B75CB9" w:rsidRPr="00F8567B">
        <w:rPr>
          <w:b/>
          <w:szCs w:val="24"/>
        </w:rPr>
        <w:tab/>
      </w:r>
      <w:r w:rsidR="00B75CB9" w:rsidRPr="00F8567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p>
    <w:p w14:paraId="58241334" w14:textId="71553876" w:rsidR="00C467E2" w:rsidRPr="00D5649B" w:rsidRDefault="00000000" w:rsidP="001F7AE4">
      <w:pPr>
        <w:keepNext/>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C467E2" w:rsidRPr="00F8567B">
        <w:rPr>
          <w:b/>
          <w:szCs w:val="24"/>
        </w:rPr>
        <w:t xml:space="preserve"> </w:t>
      </w:r>
      <w:r w:rsidR="00C467E2" w:rsidRPr="00F8567B">
        <w:rPr>
          <w:b/>
          <w:szCs w:val="24"/>
        </w:rPr>
        <w:tab/>
      </w:r>
      <w:r w:rsidR="00C467E2" w:rsidRPr="00F8567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2BEF64A3" w14:textId="59F70E21" w:rsidR="00280DFA" w:rsidRPr="008825DF" w:rsidRDefault="00000000" w:rsidP="00645AF5">
      <w:pPr>
        <w:keepNext/>
        <w:tabs>
          <w:tab w:val="clear" w:pos="2880"/>
          <w:tab w:val="clear" w:pos="9360"/>
          <w:tab w:val="right" w:pos="9785"/>
        </w:tabs>
        <w:spacing w:after="120"/>
        <w:ind w:left="3060" w:hanging="306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8A1BDD" w:rsidRPr="008825DF">
        <w:rPr>
          <w:b/>
        </w:rPr>
        <w:tab/>
      </w:r>
      <w:bookmarkStart w:id="347" w:name="NH3_N_ON_Export_TFarm_Eq"/>
      <w:r w:rsidR="008A1BDD" w:rsidRPr="008825D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19</w:t>
      </w:r>
      <w:r w:rsidR="001977CC">
        <w:rPr>
          <w:b/>
        </w:rPr>
        <w:fldChar w:fldCharType="end"/>
      </w:r>
      <w:bookmarkEnd w:id="347"/>
    </w:p>
    <w:p w14:paraId="407C7F50" w14:textId="77777777" w:rsidR="00BB0857" w:rsidRPr="008825DF" w:rsidRDefault="00BB0857" w:rsidP="00BB0857">
      <w:pPr>
        <w:tabs>
          <w:tab w:val="left" w:pos="2160"/>
          <w:tab w:val="right" w:pos="8640"/>
          <w:tab w:val="right" w:pos="8820"/>
        </w:tabs>
        <w:rPr>
          <w:color w:val="000000"/>
          <w:sz w:val="20"/>
        </w:rPr>
      </w:pPr>
      <w:r w:rsidRPr="008825DF">
        <w:rPr>
          <w:color w:val="000000"/>
          <w:sz w:val="20"/>
        </w:rPr>
        <w:t>where</w:t>
      </w:r>
    </w:p>
    <w:p w14:paraId="032CFAF4" w14:textId="77777777" w:rsidR="00BB0857" w:rsidRPr="008825DF" w:rsidRDefault="00BB0857" w:rsidP="00BB0857">
      <w:pPr>
        <w:tabs>
          <w:tab w:val="clear" w:pos="2880"/>
          <w:tab w:val="clear" w:pos="9360"/>
        </w:tabs>
        <w:spacing w:before="0"/>
        <w:ind w:left="2835" w:hanging="2835"/>
        <w:rPr>
          <w:sz w:val="20"/>
        </w:rPr>
      </w:pPr>
      <w:r w:rsidRPr="008825DF">
        <w:rPr>
          <w:i/>
          <w:sz w:val="20"/>
        </w:rPr>
        <w:t>NH</w:t>
      </w:r>
      <w:r w:rsidRPr="008825DF">
        <w:rPr>
          <w:i/>
          <w:sz w:val="20"/>
          <w:vertAlign w:val="subscript"/>
        </w:rPr>
        <w:t>3___(</w:t>
      </w:r>
      <w:proofErr w:type="spellStart"/>
      <w:r w:rsidRPr="008825DF">
        <w:rPr>
          <w:i/>
          <w:sz w:val="20"/>
          <w:vertAlign w:val="subscript"/>
        </w:rPr>
        <w:t>t,field</w:t>
      </w:r>
      <w:proofErr w:type="spellEnd"/>
      <w:r w:rsidRPr="008825DF">
        <w:rPr>
          <w:i/>
          <w:sz w:val="20"/>
          <w:vertAlign w:val="subscript"/>
        </w:rPr>
        <w:t xml:space="preserve"> n)</w:t>
      </w:r>
      <w:r w:rsidRPr="008825DF">
        <w:rPr>
          <w:sz w:val="20"/>
        </w:rPr>
        <w:tab/>
        <w:t>Volatilized NH</w:t>
      </w:r>
      <w:r w:rsidRPr="008825DF">
        <w:rPr>
          <w:sz w:val="20"/>
          <w:vertAlign w:val="subscript"/>
        </w:rPr>
        <w:t>3</w:t>
      </w:r>
      <w:r w:rsidRPr="008825DF">
        <w:rPr>
          <w:sz w:val="20"/>
        </w:rPr>
        <w:t>-N from __N source (kg NH</w:t>
      </w:r>
      <w:r w:rsidRPr="008825DF">
        <w:rPr>
          <w:sz w:val="20"/>
          <w:vertAlign w:val="subscript"/>
        </w:rPr>
        <w:t>3</w:t>
      </w:r>
      <w:r w:rsidRPr="008825DF">
        <w:rPr>
          <w:sz w:val="20"/>
        </w:rPr>
        <w:t>-N ha</w:t>
      </w:r>
      <w:r w:rsidRPr="008825DF">
        <w:rPr>
          <w:sz w:val="20"/>
          <w:vertAlign w:val="superscript"/>
        </w:rPr>
        <w:t>-1</w:t>
      </w:r>
      <w:r w:rsidRPr="008825DF">
        <w:rPr>
          <w:sz w:val="20"/>
        </w:rPr>
        <w:t>)</w:t>
      </w:r>
    </w:p>
    <w:p w14:paraId="6FA422C7" w14:textId="18943E79" w:rsidR="00BB0857" w:rsidRPr="008825DF" w:rsidRDefault="00BB0857" w:rsidP="00BB0857">
      <w:pPr>
        <w:tabs>
          <w:tab w:val="clear" w:pos="2880"/>
          <w:tab w:val="clear" w:pos="9360"/>
        </w:tabs>
        <w:spacing w:before="0"/>
        <w:ind w:left="2835" w:hanging="2835"/>
        <w:rPr>
          <w:sz w:val="20"/>
        </w:rPr>
      </w:pPr>
      <w:r w:rsidRPr="008825DF">
        <w:rPr>
          <w:i/>
          <w:sz w:val="20"/>
          <w:szCs w:val="24"/>
        </w:rPr>
        <w:t>NH</w:t>
      </w:r>
      <w:r w:rsidRPr="008825DF">
        <w:rPr>
          <w:i/>
          <w:sz w:val="20"/>
          <w:szCs w:val="24"/>
          <w:vertAlign w:val="subscript"/>
        </w:rPr>
        <w:t>3</w:t>
      </w:r>
      <w:r w:rsidRPr="008825DF">
        <w:rPr>
          <w:i/>
          <w:sz w:val="20"/>
          <w:szCs w:val="24"/>
        </w:rPr>
        <w:t>_N</w:t>
      </w:r>
      <w:r w:rsidRPr="008825DF">
        <w:rPr>
          <w:i/>
          <w:sz w:val="20"/>
          <w:szCs w:val="24"/>
          <w:vertAlign w:val="subscript"/>
        </w:rPr>
        <w:t>manure_adju</w:t>
      </w:r>
      <w:r w:rsidRPr="008825DF">
        <w:rPr>
          <w:i/>
          <w:sz w:val="20"/>
          <w:szCs w:val="24"/>
        </w:rPr>
        <w:tab/>
      </w:r>
      <w:r w:rsidRPr="008825DF">
        <w:rPr>
          <w:sz w:val="20"/>
        </w:rPr>
        <w:t>Adjusted NH</w:t>
      </w:r>
      <w:r w:rsidRPr="008825DF">
        <w:rPr>
          <w:sz w:val="20"/>
          <w:vertAlign w:val="subscript"/>
        </w:rPr>
        <w:t>3</w:t>
      </w:r>
      <w:r w:rsidRPr="008825DF">
        <w:rPr>
          <w:sz w:val="20"/>
        </w:rPr>
        <w:t>-N emissions via volatilization (kg NH</w:t>
      </w:r>
      <w:r w:rsidRPr="008825DF">
        <w:rPr>
          <w:sz w:val="20"/>
          <w:vertAlign w:val="subscript"/>
        </w:rPr>
        <w:t>3</w:t>
      </w:r>
      <w:r w:rsidRPr="008825DF">
        <w:rPr>
          <w:sz w:val="20"/>
        </w:rPr>
        <w:t>-N ha</w:t>
      </w:r>
      <w:r w:rsidRPr="008825DF">
        <w:rPr>
          <w:sz w:val="20"/>
          <w:vertAlign w:val="superscript"/>
        </w:rPr>
        <w:t>-1</w:t>
      </w:r>
      <w:r w:rsidRPr="008825DF">
        <w:rPr>
          <w:sz w:val="20"/>
        </w:rPr>
        <w:t>) from manure applied to specific fields; this is the sum of emissions from the application of farm-produced and imported manure (</w:t>
      </w:r>
      <w:r w:rsidRPr="008825DF">
        <w:rPr>
          <w:sz w:val="20"/>
        </w:rPr>
        <w:fldChar w:fldCharType="begin"/>
      </w:r>
      <w:r w:rsidRPr="008825DF">
        <w:rPr>
          <w:sz w:val="20"/>
        </w:rPr>
        <w:instrText xml:space="preserve"> REF NH3N_AllManureAdju_TFieldN_Eq \h  \* MERGEFORMAT </w:instrText>
      </w:r>
      <w:r w:rsidRPr="008825DF">
        <w:rPr>
          <w:sz w:val="20"/>
        </w:rPr>
      </w:r>
      <w:r w:rsidRPr="008825DF">
        <w:rPr>
          <w:sz w:val="20"/>
        </w:rPr>
        <w:fldChar w:fldCharType="separate"/>
      </w:r>
      <w:r w:rsidRPr="008825DF">
        <w:rPr>
          <w:b/>
          <w:sz w:val="20"/>
        </w:rPr>
        <w:t xml:space="preserve">Eq. </w:t>
      </w:r>
      <w:r w:rsidRPr="008825DF">
        <w:rPr>
          <w:b/>
          <w:noProof/>
          <w:sz w:val="20"/>
        </w:rPr>
        <w:t>4.6.3</w:t>
      </w:r>
      <w:r w:rsidRPr="008825DF">
        <w:rPr>
          <w:b/>
          <w:sz w:val="20"/>
        </w:rPr>
        <w:noBreakHyphen/>
      </w:r>
      <w:r w:rsidRPr="008825DF">
        <w:rPr>
          <w:b/>
          <w:noProof/>
          <w:sz w:val="20"/>
        </w:rPr>
        <w:t>11</w:t>
      </w:r>
      <w:r w:rsidRPr="008825DF">
        <w:rPr>
          <w:sz w:val="20"/>
        </w:rPr>
        <w:fldChar w:fldCharType="end"/>
      </w:r>
      <w:r w:rsidRPr="008825DF">
        <w:rPr>
          <w:sz w:val="20"/>
        </w:rPr>
        <w:t xml:space="preserve">), anaerobic digestate (see </w:t>
      </w:r>
      <w:r w:rsidRPr="008825DF">
        <w:rPr>
          <w:b/>
          <w:bCs/>
          <w:sz w:val="20"/>
        </w:rPr>
        <w:t xml:space="preserve">Section </w:t>
      </w:r>
      <w:r w:rsidRPr="008825DF">
        <w:rPr>
          <w:b/>
          <w:bCs/>
          <w:sz w:val="20"/>
        </w:rPr>
        <w:fldChar w:fldCharType="begin"/>
      </w:r>
      <w:r w:rsidRPr="008825DF">
        <w:rPr>
          <w:b/>
          <w:bCs/>
          <w:sz w:val="20"/>
        </w:rPr>
        <w:instrText xml:space="preserve"> REF _Ref147239963 \r \h </w:instrText>
      </w:r>
      <w:r w:rsidR="008825DF">
        <w:rPr>
          <w:b/>
          <w:bCs/>
          <w:sz w:val="20"/>
        </w:rPr>
        <w:instrText xml:space="preserve"> \* MERGEFORMAT </w:instrText>
      </w:r>
      <w:r w:rsidRPr="008825DF">
        <w:rPr>
          <w:b/>
          <w:bCs/>
          <w:sz w:val="20"/>
        </w:rPr>
      </w:r>
      <w:r w:rsidRPr="008825DF">
        <w:rPr>
          <w:b/>
          <w:bCs/>
          <w:sz w:val="20"/>
        </w:rPr>
        <w:fldChar w:fldCharType="separate"/>
      </w:r>
      <w:r w:rsidRPr="008825DF">
        <w:rPr>
          <w:b/>
          <w:bCs/>
          <w:sz w:val="20"/>
        </w:rPr>
        <w:t>4.9.3.1</w:t>
      </w:r>
      <w:r w:rsidRPr="008825DF">
        <w:rPr>
          <w:b/>
          <w:bCs/>
          <w:sz w:val="20"/>
        </w:rPr>
        <w:fldChar w:fldCharType="end"/>
      </w:r>
      <w:r w:rsidRPr="008825DF">
        <w:rPr>
          <w:sz w:val="20"/>
        </w:rPr>
        <w:t xml:space="preserve">) and manure deposited directly on pasture by grazing animals (derived from </w:t>
      </w:r>
      <w:r w:rsidRPr="008825DF">
        <w:rPr>
          <w:sz w:val="20"/>
        </w:rPr>
        <w:fldChar w:fldCharType="begin"/>
      </w:r>
      <w:r w:rsidRPr="008825DF">
        <w:rPr>
          <w:sz w:val="20"/>
        </w:rPr>
        <w:instrText xml:space="preserve"> REF Total_NH3_PastureAdju_Eq \h  \* MERGEFORMAT </w:instrText>
      </w:r>
      <w:r w:rsidRPr="008825DF">
        <w:rPr>
          <w:sz w:val="20"/>
        </w:rPr>
      </w:r>
      <w:r w:rsidRPr="008825DF">
        <w:rPr>
          <w:sz w:val="20"/>
        </w:rPr>
        <w:fldChar w:fldCharType="separate"/>
      </w:r>
      <w:r w:rsidRPr="008825DF">
        <w:rPr>
          <w:b/>
          <w:sz w:val="20"/>
        </w:rPr>
        <w:t xml:space="preserve">Eq. </w:t>
      </w:r>
      <w:r w:rsidRPr="008825DF">
        <w:rPr>
          <w:b/>
          <w:noProof/>
          <w:sz w:val="20"/>
        </w:rPr>
        <w:t>5.4.3</w:t>
      </w:r>
      <w:r w:rsidRPr="008825DF">
        <w:rPr>
          <w:b/>
          <w:sz w:val="20"/>
        </w:rPr>
        <w:noBreakHyphen/>
      </w:r>
      <w:r w:rsidRPr="008825DF">
        <w:rPr>
          <w:b/>
          <w:noProof/>
          <w:sz w:val="20"/>
        </w:rPr>
        <w:t>5</w:t>
      </w:r>
      <w:r w:rsidRPr="008825DF">
        <w:rPr>
          <w:sz w:val="20"/>
        </w:rPr>
        <w:fldChar w:fldCharType="end"/>
      </w:r>
      <w:r w:rsidRPr="008825DF">
        <w:rPr>
          <w:sz w:val="20"/>
        </w:rPr>
        <w:t xml:space="preserve"> - </w:t>
      </w:r>
      <w:r w:rsidRPr="008825DF">
        <w:rPr>
          <w:b/>
          <w:bCs/>
          <w:sz w:val="20"/>
          <w:u w:val="single"/>
        </w:rPr>
        <w:t>Note:</w:t>
      </w:r>
      <w:r w:rsidRPr="008825DF">
        <w:rPr>
          <w:sz w:val="20"/>
        </w:rPr>
        <w:t xml:space="preserve"> if more than one livestock type is grazed on field </w:t>
      </w:r>
      <w:r w:rsidRPr="008825DF">
        <w:rPr>
          <w:i/>
          <w:iCs/>
          <w:sz w:val="20"/>
        </w:rPr>
        <w:t>n</w:t>
      </w:r>
      <w:r w:rsidRPr="008825DF">
        <w:rPr>
          <w:sz w:val="20"/>
        </w:rPr>
        <w:t xml:space="preserve"> in year </w:t>
      </w:r>
      <w:r w:rsidRPr="008825DF">
        <w:rPr>
          <w:i/>
          <w:iCs/>
          <w:sz w:val="20"/>
        </w:rPr>
        <w:t>t</w:t>
      </w:r>
      <w:r w:rsidRPr="008825DF">
        <w:rPr>
          <w:sz w:val="20"/>
        </w:rPr>
        <w:t>, this value is the sum of manure N from these multiple livestock groups)</w:t>
      </w:r>
    </w:p>
    <w:p w14:paraId="40D6D505" w14:textId="3F2BBA03" w:rsidR="00340414" w:rsidRPr="008825DF" w:rsidRDefault="00340414" w:rsidP="00340414">
      <w:pPr>
        <w:tabs>
          <w:tab w:val="clear" w:pos="2880"/>
          <w:tab w:val="clear" w:pos="9360"/>
        </w:tabs>
        <w:spacing w:before="0"/>
        <w:ind w:left="2835" w:hanging="2835"/>
        <w:rPr>
          <w:sz w:val="20"/>
        </w:rPr>
      </w:pPr>
      <w:r w:rsidRPr="008825DF">
        <w:rPr>
          <w:i/>
          <w:sz w:val="20"/>
        </w:rPr>
        <w:t>NH</w:t>
      </w:r>
      <w:r w:rsidR="007026FB" w:rsidRPr="008825DF">
        <w:rPr>
          <w:i/>
          <w:sz w:val="20"/>
          <w:vertAlign w:val="subscript"/>
        </w:rPr>
        <w:t>3</w:t>
      </w:r>
      <w:r w:rsidRPr="008825DF">
        <w:rPr>
          <w:i/>
          <w:sz w:val="20"/>
        </w:rPr>
        <w:t>_N</w:t>
      </w:r>
      <w:r w:rsidRPr="008825DF">
        <w:rPr>
          <w:i/>
          <w:sz w:val="20"/>
          <w:vertAlign w:val="subscript"/>
        </w:rPr>
        <w:t>ON_export(</w:t>
      </w:r>
      <w:proofErr w:type="spellStart"/>
      <w:r w:rsidRPr="008825DF">
        <w:rPr>
          <w:i/>
          <w:sz w:val="20"/>
          <w:vertAlign w:val="subscript"/>
        </w:rPr>
        <w:t>t,fi</w:t>
      </w:r>
      <w:r w:rsidR="00A678CD" w:rsidRPr="008825DF">
        <w:rPr>
          <w:i/>
          <w:sz w:val="20"/>
          <w:vertAlign w:val="subscript"/>
        </w:rPr>
        <w:t>arm</w:t>
      </w:r>
      <w:proofErr w:type="spellEnd"/>
      <w:r w:rsidRPr="008825DF">
        <w:rPr>
          <w:i/>
          <w:sz w:val="20"/>
          <w:vertAlign w:val="subscript"/>
        </w:rPr>
        <w:t>)</w:t>
      </w:r>
      <w:r w:rsidRPr="008825DF">
        <w:rPr>
          <w:sz w:val="20"/>
        </w:rPr>
        <w:tab/>
        <w:t>Volatilized NH</w:t>
      </w:r>
      <w:r w:rsidR="007026FB" w:rsidRPr="008825DF">
        <w:rPr>
          <w:sz w:val="20"/>
          <w:vertAlign w:val="subscript"/>
        </w:rPr>
        <w:t>3</w:t>
      </w:r>
      <w:r w:rsidRPr="008825DF">
        <w:rPr>
          <w:sz w:val="20"/>
        </w:rPr>
        <w:t>-N from __N source (kg NH</w:t>
      </w:r>
      <w:r w:rsidR="007026FB" w:rsidRPr="008825DF">
        <w:rPr>
          <w:sz w:val="20"/>
          <w:vertAlign w:val="subscript"/>
        </w:rPr>
        <w:t>3</w:t>
      </w:r>
      <w:r w:rsidRPr="008825DF">
        <w:rPr>
          <w:sz w:val="20"/>
        </w:rPr>
        <w:t>-N ha</w:t>
      </w:r>
      <w:r w:rsidRPr="008825DF">
        <w:rPr>
          <w:sz w:val="20"/>
          <w:vertAlign w:val="superscript"/>
        </w:rPr>
        <w:t>-1</w:t>
      </w:r>
      <w:r w:rsidRPr="008825DF">
        <w:rPr>
          <w:sz w:val="20"/>
        </w:rPr>
        <w:t>) exported from the farm</w:t>
      </w:r>
      <w:r w:rsidR="007D15A7" w:rsidRPr="008825DF">
        <w:rPr>
          <w:sz w:val="20"/>
        </w:rPr>
        <w:t xml:space="preserve"> in year </w:t>
      </w:r>
      <w:r w:rsidR="007D15A7" w:rsidRPr="008825DF">
        <w:rPr>
          <w:i/>
          <w:iCs/>
          <w:sz w:val="20"/>
        </w:rPr>
        <w:t>t</w:t>
      </w:r>
    </w:p>
    <w:p w14:paraId="0CB6F93C" w14:textId="38D3453B" w:rsidR="00340414" w:rsidRDefault="00340414" w:rsidP="00340414">
      <w:pPr>
        <w:tabs>
          <w:tab w:val="clear" w:pos="2880"/>
          <w:tab w:val="clear" w:pos="9360"/>
        </w:tabs>
        <w:spacing w:before="0"/>
        <w:ind w:left="2835" w:hanging="2835"/>
        <w:rPr>
          <w:sz w:val="20"/>
        </w:rPr>
      </w:pPr>
      <w:r w:rsidRPr="008825DF">
        <w:rPr>
          <w:i/>
          <w:sz w:val="20"/>
          <w:szCs w:val="24"/>
        </w:rPr>
        <w:t>NH</w:t>
      </w:r>
      <w:r w:rsidRPr="008825DF">
        <w:rPr>
          <w:i/>
          <w:sz w:val="20"/>
          <w:szCs w:val="24"/>
          <w:vertAlign w:val="subscript"/>
        </w:rPr>
        <w:t>3</w:t>
      </w:r>
      <w:r w:rsidRPr="008825DF">
        <w:rPr>
          <w:i/>
          <w:sz w:val="20"/>
          <w:szCs w:val="24"/>
        </w:rPr>
        <w:t>_N</w:t>
      </w:r>
      <w:r w:rsidRPr="008825DF">
        <w:rPr>
          <w:i/>
          <w:sz w:val="20"/>
          <w:szCs w:val="24"/>
          <w:vertAlign w:val="subscript"/>
        </w:rPr>
        <w:t>manure_export(</w:t>
      </w:r>
      <w:proofErr w:type="spellStart"/>
      <w:r w:rsidRPr="008825DF">
        <w:rPr>
          <w:i/>
          <w:sz w:val="20"/>
          <w:szCs w:val="24"/>
          <w:vertAlign w:val="subscript"/>
        </w:rPr>
        <w:t>t,farm</w:t>
      </w:r>
      <w:proofErr w:type="spellEnd"/>
      <w:r w:rsidRPr="008825DF">
        <w:rPr>
          <w:i/>
          <w:sz w:val="20"/>
          <w:szCs w:val="24"/>
          <w:vertAlign w:val="subscript"/>
        </w:rPr>
        <w:t>)_</w:t>
      </w:r>
      <w:proofErr w:type="spellStart"/>
      <w:r w:rsidRPr="008825DF">
        <w:rPr>
          <w:i/>
          <w:sz w:val="20"/>
          <w:szCs w:val="24"/>
          <w:vertAlign w:val="subscript"/>
        </w:rPr>
        <w:t>adju</w:t>
      </w:r>
      <w:proofErr w:type="spellEnd"/>
      <w:r w:rsidRPr="008825DF">
        <w:rPr>
          <w:i/>
          <w:sz w:val="20"/>
          <w:szCs w:val="24"/>
          <w:vertAlign w:val="subscript"/>
        </w:rPr>
        <w:tab/>
      </w:r>
      <w:r w:rsidRPr="008825DF">
        <w:rPr>
          <w:sz w:val="20"/>
        </w:rPr>
        <w:t>Adjusted NH</w:t>
      </w:r>
      <w:r w:rsidRPr="008825DF">
        <w:rPr>
          <w:sz w:val="20"/>
          <w:vertAlign w:val="subscript"/>
        </w:rPr>
        <w:t>3</w:t>
      </w:r>
      <w:r w:rsidRPr="008825DF">
        <w:rPr>
          <w:sz w:val="20"/>
        </w:rPr>
        <w:t>-N emissions via volatilization (kg NH</w:t>
      </w:r>
      <w:r w:rsidRPr="008825DF">
        <w:rPr>
          <w:sz w:val="20"/>
          <w:vertAlign w:val="subscript"/>
        </w:rPr>
        <w:t>3</w:t>
      </w:r>
      <w:r w:rsidRPr="008825DF">
        <w:rPr>
          <w:sz w:val="20"/>
        </w:rPr>
        <w:t>-N ha</w:t>
      </w:r>
      <w:r w:rsidRPr="008825DF">
        <w:rPr>
          <w:sz w:val="20"/>
          <w:vertAlign w:val="superscript"/>
        </w:rPr>
        <w:t>-1</w:t>
      </w:r>
      <w:r w:rsidRPr="008825DF">
        <w:rPr>
          <w:sz w:val="20"/>
        </w:rPr>
        <w:t xml:space="preserve">) from manure exported from the farm </w:t>
      </w:r>
      <w:r w:rsidR="001B6507" w:rsidRPr="008825DF">
        <w:rPr>
          <w:sz w:val="20"/>
        </w:rPr>
        <w:t xml:space="preserve">in year </w:t>
      </w:r>
      <w:r w:rsidR="001B6507" w:rsidRPr="008825DF">
        <w:rPr>
          <w:i/>
          <w:iCs/>
          <w:sz w:val="20"/>
        </w:rPr>
        <w:t>t</w:t>
      </w:r>
      <w:r w:rsidR="001B6507" w:rsidRPr="008825DF">
        <w:rPr>
          <w:sz w:val="20"/>
        </w:rPr>
        <w:t xml:space="preserve"> </w:t>
      </w:r>
      <w:r w:rsidRPr="008825DF">
        <w:rPr>
          <w:sz w:val="20"/>
        </w:rPr>
        <w:t>(as if applied</w:t>
      </w:r>
      <w:r w:rsidR="00FB0B6C" w:rsidRPr="008825DF">
        <w:rPr>
          <w:sz w:val="20"/>
        </w:rPr>
        <w:t>)</w:t>
      </w:r>
      <w:r w:rsidR="00EF063D" w:rsidRPr="008825DF">
        <w:rPr>
          <w:sz w:val="20"/>
        </w:rPr>
        <w:t xml:space="preserve">, calculated using </w:t>
      </w:r>
      <w:r w:rsidR="00EF063D" w:rsidRPr="008825DF">
        <w:rPr>
          <w:sz w:val="20"/>
        </w:rPr>
        <w:fldChar w:fldCharType="begin"/>
      </w:r>
      <w:r w:rsidR="00EF063D" w:rsidRPr="008825DF">
        <w:rPr>
          <w:sz w:val="20"/>
        </w:rPr>
        <w:instrText xml:space="preserve"> REF NH3_N_ManureExport_Adju_TFarm_Eq \h  \* MERGEFORMAT </w:instrText>
      </w:r>
      <w:r w:rsidR="00EF063D" w:rsidRPr="008825DF">
        <w:rPr>
          <w:sz w:val="20"/>
        </w:rPr>
      </w:r>
      <w:r w:rsidR="00EF063D" w:rsidRPr="008825DF">
        <w:rPr>
          <w:sz w:val="20"/>
        </w:rPr>
        <w:fldChar w:fldCharType="separate"/>
      </w:r>
      <w:r w:rsidR="00EF063D" w:rsidRPr="008825DF">
        <w:rPr>
          <w:b/>
          <w:sz w:val="20"/>
        </w:rPr>
        <w:t xml:space="preserve">Eq. </w:t>
      </w:r>
      <w:r w:rsidR="00EF063D" w:rsidRPr="008825DF">
        <w:rPr>
          <w:b/>
          <w:noProof/>
          <w:sz w:val="20"/>
        </w:rPr>
        <w:t>4.6.3</w:t>
      </w:r>
      <w:r w:rsidR="00EF063D" w:rsidRPr="008825DF">
        <w:rPr>
          <w:b/>
          <w:sz w:val="20"/>
        </w:rPr>
        <w:noBreakHyphen/>
      </w:r>
      <w:r w:rsidR="00EF063D" w:rsidRPr="008825DF">
        <w:rPr>
          <w:b/>
          <w:noProof/>
          <w:sz w:val="20"/>
        </w:rPr>
        <w:t>9</w:t>
      </w:r>
      <w:r w:rsidR="00EF063D" w:rsidRPr="008825DF">
        <w:rPr>
          <w:sz w:val="20"/>
        </w:rPr>
        <w:fldChar w:fldCharType="end"/>
      </w:r>
    </w:p>
    <w:p w14:paraId="21F18B06" w14:textId="77777777" w:rsidR="00B75CB9" w:rsidRPr="00D5649B" w:rsidRDefault="00B75CB9" w:rsidP="008A7F5F">
      <w:pPr>
        <w:pStyle w:val="Heading3"/>
      </w:pPr>
      <w:bookmarkStart w:id="348" w:name="_Ref98761824"/>
      <w:bookmarkStart w:id="349" w:name="_Toc152758561"/>
      <w:r w:rsidRPr="00D5649B">
        <w:t>Adjust active pools</w:t>
      </w:r>
      <w:bookmarkEnd w:id="348"/>
      <w:bookmarkEnd w:id="349"/>
    </w:p>
    <w:p w14:paraId="4A6F1941" w14:textId="77777777" w:rsidR="00B75CB9" w:rsidRPr="00D5649B" w:rsidRDefault="00B75CB9" w:rsidP="00B75CB9">
      <w:pPr>
        <w:pStyle w:val="Heading4"/>
      </w:pPr>
      <w:r w:rsidRPr="00D5649B">
        <w:t>Synthetic N</w:t>
      </w:r>
    </w:p>
    <w:p w14:paraId="2328B5AC" w14:textId="089D6536" w:rsidR="00B75CB9" w:rsidRPr="008825DF" w:rsidRDefault="00000000"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BCE3FE7" w14:textId="451FD27C" w:rsidR="00B75CB9" w:rsidRPr="008825DF" w:rsidRDefault="00000000"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2767880" w14:textId="41F0FF2B" w:rsidR="00B75CB9" w:rsidRPr="00D5649B" w:rsidRDefault="00000000"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75F9C2CE" w14:textId="77777777" w:rsidR="00B75CB9" w:rsidRPr="00D5649B" w:rsidRDefault="00B75CB9" w:rsidP="00B75CB9">
      <w:pPr>
        <w:pStyle w:val="Heading4"/>
      </w:pPr>
      <w:r w:rsidRPr="00D5649B">
        <w:t>Crop residue N</w:t>
      </w:r>
    </w:p>
    <w:p w14:paraId="09B33FCB" w14:textId="3DCCA37D" w:rsidR="00B75CB9" w:rsidRPr="00D5649B" w:rsidRDefault="00000000" w:rsidP="001F7AE4">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3CA2F20A" w14:textId="467D0FDC" w:rsidR="00B75CB9" w:rsidRPr="00D5649B" w:rsidRDefault="00000000"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522C3250" w14:textId="77777777" w:rsidR="00B75CB9" w:rsidRPr="00D5649B" w:rsidRDefault="00B75CB9" w:rsidP="00B75CB9">
      <w:pPr>
        <w:pStyle w:val="Heading4"/>
      </w:pPr>
      <w:r w:rsidRPr="00D5649B">
        <w:t>Mineralized N</w:t>
      </w:r>
    </w:p>
    <w:p w14:paraId="04930840" w14:textId="1C4BC2CB" w:rsidR="00B75CB9" w:rsidRPr="00D5649B" w:rsidRDefault="00000000" w:rsidP="001F7AE4">
      <w:pPr>
        <w:keepNext/>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17B022EB" w14:textId="58D33626" w:rsidR="00B75CB9" w:rsidRPr="00D5649B" w:rsidRDefault="00000000" w:rsidP="001F7AE4">
      <w:pPr>
        <w:keepNext/>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5B385687" w14:textId="548AAB54" w:rsidR="00B75CB9" w:rsidRDefault="00B75CB9" w:rsidP="00B75CB9">
      <w:pPr>
        <w:pStyle w:val="Heading4"/>
      </w:pPr>
      <w:r w:rsidRPr="00D5649B">
        <w:t>Organic N</w:t>
      </w:r>
    </w:p>
    <w:p w14:paraId="66DB9C17" w14:textId="2A57CE0A" w:rsidR="001C7119" w:rsidRPr="001C7119" w:rsidRDefault="00000000" w:rsidP="00605500">
      <w:pPr>
        <w:keepNext/>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ON(t,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(t-1,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 field n)</m:t>
            </m:r>
          </m:sub>
        </m:sSub>
      </m:oMath>
      <w:r w:rsidR="001C7119" w:rsidRPr="00D5649B">
        <w:rPr>
          <w:b/>
        </w:rPr>
        <w:t xml:space="preserve"> </w:t>
      </w:r>
      <w:r w:rsidR="001C7119" w:rsidRPr="00D5649B">
        <w:rPr>
          <w:b/>
        </w:rPr>
        <w:tab/>
      </w:r>
      <w:r w:rsidR="00605500" w:rsidRPr="0060550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1B5C6BFC" w14:textId="6BE2B198" w:rsidR="00B75CB9" w:rsidRPr="00D5649B" w:rsidRDefault="00000000" w:rsidP="00605500">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605500">
        <w:rPr>
          <w:b/>
        </w:rPr>
        <w:tab/>
      </w:r>
      <w:r w:rsidR="00605500" w:rsidRPr="0060550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43A76E73" w14:textId="3900E367" w:rsidR="00B75CB9" w:rsidRPr="00605500" w:rsidRDefault="00000000" w:rsidP="00605500">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r>
      <w:r w:rsidR="00605500" w:rsidRPr="0060550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09450BB2" w14:textId="2A87B8D3" w:rsidR="00B75CB9" w:rsidRPr="00D5649B" w:rsidRDefault="00000000" w:rsidP="001F7AE4">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38DE5DF1" w14:textId="77777777" w:rsidR="00B75CB9" w:rsidRPr="00D5649B" w:rsidRDefault="00B75CB9" w:rsidP="008A7F5F">
      <w:pPr>
        <w:pStyle w:val="Heading3"/>
      </w:pPr>
      <w:bookmarkStart w:id="350" w:name="_Toc152758562"/>
      <w:r w:rsidRPr="00D5649B">
        <w:t>Closing the N budget</w:t>
      </w:r>
      <w:bookmarkEnd w:id="350"/>
    </w:p>
    <w:p w14:paraId="45C6BBD2" w14:textId="77777777" w:rsidR="00B75CB9" w:rsidRPr="00D5649B" w:rsidRDefault="00B75CB9" w:rsidP="00B75CB9">
      <w:pPr>
        <w:pStyle w:val="Heading4"/>
      </w:pPr>
      <w:r w:rsidRPr="00D5649B">
        <w:t xml:space="preserve">N pool </w:t>
      </w:r>
    </w:p>
    <w:p w14:paraId="742035E3" w14:textId="078C351A" w:rsidR="00B75CB9" w:rsidRPr="00D5649B" w:rsidRDefault="00B75CB9" w:rsidP="00B75CB9">
      <w:r w:rsidRPr="00D5649B">
        <w:t xml:space="preserve">The SN, CRN, </w:t>
      </w:r>
      <w:proofErr w:type="spellStart"/>
      <w:r w:rsidRPr="00D5649B">
        <w:t>CRNmin</w:t>
      </w:r>
      <w:proofErr w:type="spellEnd"/>
      <w:r w:rsidRPr="00D5649B">
        <w:t xml:space="preserve">, and ON pools empty into the </w:t>
      </w:r>
      <w:proofErr w:type="spellStart"/>
      <w:r w:rsidRPr="00D5649B">
        <w:t>mineralN</w:t>
      </w:r>
      <w:proofErr w:type="spellEnd"/>
      <w:r w:rsidRPr="00D5649B">
        <w:t xml:space="preserve"> and </w:t>
      </w:r>
      <w:proofErr w:type="spellStart"/>
      <w:r w:rsidRPr="00D5649B">
        <w:t>microbeN</w:t>
      </w:r>
      <w:proofErr w:type="spellEnd"/>
      <w:r w:rsidRPr="00D5649B">
        <w:t xml:space="preserve"> pools and are =</w:t>
      </w:r>
      <w:r w:rsidR="00D60F17">
        <w:t xml:space="preserve"> </w:t>
      </w:r>
      <w:r w:rsidRPr="00D5649B">
        <w:t>0 thereafter (until they are restarted in the following year if inputs occur).</w:t>
      </w:r>
    </w:p>
    <w:p w14:paraId="12C03410" w14:textId="0D9BDBCE" w:rsidR="00B75CB9" w:rsidRPr="00D5649B" w:rsidRDefault="00000000" w:rsidP="001F7AE4">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sz w:val="20"/>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729A012F" w14:textId="71AD2DF2" w:rsidR="00B75CB9" w:rsidRPr="00D5649B" w:rsidRDefault="00000000" w:rsidP="001F7AE4">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192C4AD5" w14:textId="177023AB" w:rsidR="00B75CB9" w:rsidRPr="00D5649B" w:rsidRDefault="00000000"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533F9070" w14:textId="3D4AE6D1" w:rsidR="00B75CB9" w:rsidRPr="00D5649B" w:rsidRDefault="00000000"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48950855"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186D7115" w14:textId="51D109A8" w:rsidR="00B75CB9" w:rsidRPr="00D5649B" w:rsidRDefault="00B75CB9" w:rsidP="00D15DE5">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 xml:space="preserve"> </w:t>
      </w:r>
      <w:r w:rsidRPr="00D5649B">
        <w:rPr>
          <w:sz w:val="20"/>
          <w:szCs w:val="16"/>
        </w:rPr>
        <w:tab/>
        <w:t>Availability of N in the microbial pool (kg N ha</w:t>
      </w:r>
      <w:r w:rsidRPr="00D5649B">
        <w:rPr>
          <w:sz w:val="20"/>
          <w:szCs w:val="16"/>
          <w:vertAlign w:val="superscript"/>
        </w:rPr>
        <w:t>-1</w:t>
      </w:r>
      <w:r w:rsidRPr="00D5649B">
        <w:rPr>
          <w:sz w:val="20"/>
          <w:szCs w:val="16"/>
        </w:rPr>
        <w:t xml:space="preserve">) on field </w:t>
      </w:r>
      <w:r w:rsidRPr="00D5649B">
        <w:rPr>
          <w:i/>
          <w:sz w:val="20"/>
          <w:szCs w:val="16"/>
        </w:rPr>
        <w:t>n</w:t>
      </w:r>
    </w:p>
    <w:p w14:paraId="17939B3F" w14:textId="483E7C47" w:rsidR="00B75CB9" w:rsidRPr="00D5649B" w:rsidRDefault="00B75CB9" w:rsidP="00B75CB9">
      <w:pPr>
        <w:pStyle w:val="Heading4"/>
      </w:pPr>
      <w:r w:rsidRPr="00D5649B">
        <w:t xml:space="preserve">N requirements for </w:t>
      </w:r>
      <w:r w:rsidR="00F6597B">
        <w:t>c</w:t>
      </w:r>
      <w:r w:rsidRPr="00D5649B">
        <w:t xml:space="preserve">arbon </w:t>
      </w:r>
      <w:r w:rsidR="00F6597B">
        <w:t>c</w:t>
      </w:r>
      <w:r w:rsidRPr="00D5649B">
        <w:t xml:space="preserve">hange and </w:t>
      </w:r>
      <w:r w:rsidR="00F6597B">
        <w:t>c</w:t>
      </w:r>
      <w:r w:rsidRPr="00D5649B">
        <w:t>rop growth</w:t>
      </w:r>
    </w:p>
    <w:p w14:paraId="14B7704B" w14:textId="77777777" w:rsidR="00B75CB9" w:rsidRPr="00D5649B" w:rsidRDefault="00B75CB9" w:rsidP="00B75CB9">
      <w:pPr>
        <w:keepNext/>
        <w:keepLines/>
        <w:tabs>
          <w:tab w:val="left" w:pos="2160"/>
          <w:tab w:val="right" w:pos="8647"/>
          <w:tab w:val="right" w:pos="8820"/>
        </w:tabs>
        <w:rPr>
          <w:b/>
          <w:szCs w:val="24"/>
        </w:rPr>
      </w:pPr>
      <w:r w:rsidRPr="00D5649B">
        <w:rPr>
          <w:b/>
          <w:szCs w:val="24"/>
        </w:rPr>
        <w:lastRenderedPageBreak/>
        <w:t>Calculates the ratio of the two N pools</w:t>
      </w:r>
    </w:p>
    <w:p w14:paraId="5C5BADC2"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If N</w:t>
      </w:r>
      <w:r w:rsidRPr="00B9341F">
        <w:rPr>
          <w:b/>
          <w:szCs w:val="24"/>
          <w:vertAlign w:val="subscript"/>
          <w:lang w:val="de-DE"/>
        </w:rPr>
        <w:t>mineralN</w:t>
      </w:r>
      <w:r w:rsidRPr="00B9341F">
        <w:rPr>
          <w:b/>
          <w:szCs w:val="24"/>
          <w:lang w:val="de-DE"/>
        </w:rPr>
        <w:t xml:space="preserve"> &gt; N</w:t>
      </w:r>
      <w:r w:rsidRPr="00B9341F">
        <w:rPr>
          <w:b/>
          <w:szCs w:val="24"/>
          <w:vertAlign w:val="subscript"/>
          <w:lang w:val="de-DE"/>
        </w:rPr>
        <w:t>microbeN</w:t>
      </w:r>
    </w:p>
    <w:p w14:paraId="4425D460" w14:textId="09F0C314" w:rsidR="00B75CB9" w:rsidRPr="00B9341F" w:rsidRDefault="00000000" w:rsidP="001F7AE4">
      <w:pPr>
        <w:keepNext/>
        <w:keepLines/>
        <w:tabs>
          <w:tab w:val="clear" w:pos="2880"/>
          <w:tab w:val="clear" w:pos="9360"/>
          <w:tab w:val="right" w:pos="9799"/>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B75CB9" w:rsidRPr="00B9341F">
        <w:rPr>
          <w:b/>
          <w:szCs w:val="24"/>
          <w:lang w:val="de-DE"/>
        </w:rPr>
        <w:t xml:space="preserve"> </w:t>
      </w:r>
      <w:r w:rsidR="00B75CB9" w:rsidRPr="00B9341F">
        <w:rPr>
          <w:b/>
          <w:szCs w:val="24"/>
          <w:lang w:val="de-DE"/>
        </w:rPr>
        <w:tab/>
        <w:t xml:space="preserve">Eq. </w:t>
      </w:r>
      <w:r w:rsidR="001977CC">
        <w:rPr>
          <w:b/>
          <w:szCs w:val="24"/>
          <w:lang w:val="de-DE"/>
        </w:rPr>
        <w:fldChar w:fldCharType="begin"/>
      </w:r>
      <w:r w:rsidR="001977CC">
        <w:rPr>
          <w:b/>
          <w:szCs w:val="24"/>
          <w:lang w:val="de-DE"/>
        </w:rPr>
        <w:instrText xml:space="preserve"> STYLEREF 3 \s </w:instrText>
      </w:r>
      <w:r w:rsidR="001977CC">
        <w:rPr>
          <w:b/>
          <w:szCs w:val="24"/>
          <w:lang w:val="de-DE"/>
        </w:rPr>
        <w:fldChar w:fldCharType="separate"/>
      </w:r>
      <w:r w:rsidR="001977CC">
        <w:rPr>
          <w:b/>
          <w:noProof/>
          <w:szCs w:val="24"/>
          <w:lang w:val="de-DE"/>
        </w:rPr>
        <w:t>2.6.8</w:t>
      </w:r>
      <w:r w:rsidR="001977CC">
        <w:rPr>
          <w:b/>
          <w:szCs w:val="24"/>
          <w:lang w:val="de-DE"/>
        </w:rPr>
        <w:fldChar w:fldCharType="end"/>
      </w:r>
      <w:r w:rsidR="001977CC">
        <w:rPr>
          <w:b/>
          <w:szCs w:val="24"/>
          <w:lang w:val="de-DE"/>
        </w:rPr>
        <w:noBreakHyphen/>
      </w:r>
      <w:r w:rsidR="001977CC">
        <w:rPr>
          <w:b/>
          <w:szCs w:val="24"/>
          <w:lang w:val="de-DE"/>
        </w:rPr>
        <w:fldChar w:fldCharType="begin"/>
      </w:r>
      <w:r w:rsidR="001977CC">
        <w:rPr>
          <w:b/>
          <w:szCs w:val="24"/>
          <w:lang w:val="de-DE"/>
        </w:rPr>
        <w:instrText xml:space="preserve"> SEQ Eq. \* ARABIC \s 3 </w:instrText>
      </w:r>
      <w:r w:rsidR="001977CC">
        <w:rPr>
          <w:b/>
          <w:szCs w:val="24"/>
          <w:lang w:val="de-DE"/>
        </w:rPr>
        <w:fldChar w:fldCharType="separate"/>
      </w:r>
      <w:r w:rsidR="001977CC">
        <w:rPr>
          <w:b/>
          <w:noProof/>
          <w:szCs w:val="24"/>
          <w:lang w:val="de-DE"/>
        </w:rPr>
        <w:t>5</w:t>
      </w:r>
      <w:r w:rsidR="001977CC">
        <w:rPr>
          <w:b/>
          <w:szCs w:val="24"/>
          <w:lang w:val="de-DE"/>
        </w:rPr>
        <w:fldChar w:fldCharType="end"/>
      </w:r>
    </w:p>
    <w:p w14:paraId="7A514C1A"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If N</w:t>
      </w:r>
      <w:r w:rsidRPr="00B9341F">
        <w:rPr>
          <w:b/>
          <w:szCs w:val="24"/>
          <w:vertAlign w:val="subscript"/>
          <w:lang w:val="de-DE"/>
        </w:rPr>
        <w:t>microbeN</w:t>
      </w:r>
      <w:r w:rsidRPr="00B9341F">
        <w:rPr>
          <w:b/>
          <w:szCs w:val="24"/>
          <w:lang w:val="de-DE"/>
        </w:rPr>
        <w:t xml:space="preserve"> &gt; N</w:t>
      </w:r>
      <w:r w:rsidRPr="00B9341F">
        <w:rPr>
          <w:b/>
          <w:szCs w:val="24"/>
          <w:vertAlign w:val="subscript"/>
          <w:lang w:val="de-DE"/>
        </w:rPr>
        <w:t>mineralN</w:t>
      </w:r>
    </w:p>
    <w:p w14:paraId="1BE16A7F" w14:textId="4B3C0425" w:rsidR="00B75CB9" w:rsidRPr="00D5649B" w:rsidRDefault="00000000" w:rsidP="001F7AE4">
      <w:pPr>
        <w:keepNext/>
        <w:keepLines/>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31BF571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147CD5BD" w14:textId="77777777"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142078F9" w14:textId="64EC7894"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CCD9C9C" w14:textId="5EDAAF57"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6FDD055" w14:textId="1A5FC528" w:rsidR="00B75CB9" w:rsidRPr="00D5649B" w:rsidRDefault="00B75CB9" w:rsidP="00B75CB9">
      <w:pPr>
        <w:keepNext/>
        <w:tabs>
          <w:tab w:val="clear" w:pos="2880"/>
        </w:tabs>
        <w:ind w:left="1890" w:hanging="1890"/>
        <w:rPr>
          <w:b/>
        </w:rPr>
      </w:pPr>
      <w:r w:rsidRPr="00D5649B">
        <w:rPr>
          <w:b/>
        </w:rPr>
        <w:t xml:space="preserve">Calculates the N demand from </w:t>
      </w:r>
      <w:r w:rsidR="00E57A76">
        <w:rPr>
          <w:b/>
        </w:rPr>
        <w:t>C</w:t>
      </w:r>
      <w:r w:rsidR="00E57A76" w:rsidRPr="00D5649B">
        <w:rPr>
          <w:b/>
        </w:rPr>
        <w:t xml:space="preserve"> </w:t>
      </w:r>
      <w:r w:rsidRPr="00D5649B">
        <w:rPr>
          <w:b/>
        </w:rPr>
        <w:t>moving from the Young pools into the Old pool.</w:t>
      </w:r>
    </w:p>
    <w:p w14:paraId="422E278B" w14:textId="5EF76B19" w:rsidR="00B75CB9" w:rsidRPr="00D5649B" w:rsidRDefault="00000000" w:rsidP="001F7AE4">
      <w:pPr>
        <w:keepNext/>
        <w:tabs>
          <w:tab w:val="clear" w:pos="2880"/>
          <w:tab w:val="clear" w:pos="9360"/>
          <w:tab w:val="right" w:pos="9799"/>
        </w:tabs>
        <w:spacing w:after="120"/>
        <w:ind w:left="2835" w:right="2283" w:hanging="2835"/>
        <w:rPr>
          <w:b/>
        </w:rPr>
      </w:pP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Ndemand (t, field n)</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 field n</m:t>
                </m:r>
              </m:sub>
            </m:sSub>
          </m:e>
        </m:d>
        <m:r>
          <m:rPr>
            <m:sty m:val="bi"/>
          </m:rPr>
          <w:rPr>
            <w:rFonts w:ascii="Cambria Math" w:hAnsi="Cambria Math"/>
          </w:rPr>
          <m:t>×OldcarbonN</m:t>
        </m:r>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7FAFD117"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D5649B">
        <w:rPr>
          <w:b/>
          <w:szCs w:val="24"/>
        </w:rPr>
        <w:t>N</w:t>
      </w:r>
      <w:r w:rsidRPr="00D5649B">
        <w:rPr>
          <w:b/>
          <w:szCs w:val="24"/>
          <w:vertAlign w:val="subscript"/>
        </w:rPr>
        <w:t>mineralN</w:t>
      </w:r>
      <w:proofErr w:type="spellEnd"/>
      <w:r w:rsidRPr="00D5649B">
        <w:rPr>
          <w:b/>
          <w:szCs w:val="24"/>
        </w:rPr>
        <w:t xml:space="preserve"> &gt; </w:t>
      </w:r>
      <w:proofErr w:type="spellStart"/>
      <w:r w:rsidRPr="00D5649B">
        <w:rPr>
          <w:b/>
          <w:szCs w:val="24"/>
        </w:rPr>
        <w:t>N</w:t>
      </w:r>
      <w:r w:rsidRPr="00D5649B">
        <w:rPr>
          <w:b/>
          <w:szCs w:val="24"/>
          <w:vertAlign w:val="subscript"/>
        </w:rPr>
        <w:t>microbeN</w:t>
      </w:r>
      <w:proofErr w:type="spellEnd"/>
    </w:p>
    <w:p w14:paraId="16F55825" w14:textId="2B4E8C89" w:rsidR="00B75CB9" w:rsidRPr="00D5649B" w:rsidRDefault="00000000" w:rsidP="001F7AE4">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5D432F6C" w14:textId="62A858F0" w:rsidR="00B75CB9" w:rsidRPr="00D5649B" w:rsidRDefault="00000000"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p>
    <w:p w14:paraId="757F33F9"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D5649B">
        <w:rPr>
          <w:b/>
          <w:szCs w:val="24"/>
        </w:rPr>
        <w:t>N</w:t>
      </w:r>
      <w:r w:rsidRPr="00D5649B">
        <w:rPr>
          <w:b/>
          <w:szCs w:val="24"/>
          <w:vertAlign w:val="subscript"/>
        </w:rPr>
        <w:t>microbeN</w:t>
      </w:r>
      <w:proofErr w:type="spellEnd"/>
      <w:r w:rsidRPr="00D5649B">
        <w:rPr>
          <w:b/>
          <w:szCs w:val="24"/>
        </w:rPr>
        <w:t xml:space="preserve"> &gt; </w:t>
      </w:r>
      <w:proofErr w:type="spellStart"/>
      <w:r w:rsidRPr="00D5649B">
        <w:rPr>
          <w:b/>
          <w:szCs w:val="24"/>
        </w:rPr>
        <w:t>N</w:t>
      </w:r>
      <w:r w:rsidRPr="00D5649B">
        <w:rPr>
          <w:b/>
          <w:szCs w:val="24"/>
          <w:vertAlign w:val="subscript"/>
        </w:rPr>
        <w:t>mineralN</w:t>
      </w:r>
      <w:proofErr w:type="spellEnd"/>
    </w:p>
    <w:p w14:paraId="2BF9CD52" w14:textId="7118DF96" w:rsidR="00B75CB9" w:rsidRPr="00D5649B" w:rsidRDefault="00000000" w:rsidP="001F7AE4">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294691FD" w14:textId="04D221DC" w:rsidR="00B75CB9" w:rsidRPr="00D5649B" w:rsidRDefault="00000000"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p>
    <w:p w14:paraId="135B708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5F8A7D0" w14:textId="671B3C69" w:rsidR="00B75CB9" w:rsidRPr="00D5649B" w:rsidRDefault="00B75CB9" w:rsidP="00287831">
      <w:pPr>
        <w:tabs>
          <w:tab w:val="clear" w:pos="2880"/>
          <w:tab w:val="clear" w:pos="9360"/>
        </w:tabs>
        <w:spacing w:before="0"/>
        <w:ind w:left="2835" w:hanging="2835"/>
        <w:rPr>
          <w:sz w:val="20"/>
          <w:szCs w:val="16"/>
        </w:rPr>
      </w:pPr>
      <w:proofErr w:type="spellStart"/>
      <w:r w:rsidRPr="00D5649B">
        <w:rPr>
          <w:rFonts w:cstheme="minorHAnsi"/>
          <w:i/>
          <w:sz w:val="20"/>
          <w:szCs w:val="16"/>
        </w:rPr>
        <w:t>Δ</w:t>
      </w:r>
      <w:r w:rsidRPr="00D5649B">
        <w:rPr>
          <w:i/>
          <w:sz w:val="20"/>
          <w:szCs w:val="16"/>
        </w:rPr>
        <w:t>O</w:t>
      </w:r>
      <w:r w:rsidRPr="00D5649B">
        <w:rPr>
          <w:i/>
          <w:sz w:val="20"/>
          <w:szCs w:val="16"/>
          <w:vertAlign w:val="subscript"/>
        </w:rPr>
        <w:t>Ndemand</w:t>
      </w:r>
      <w:proofErr w:type="spellEnd"/>
      <w:r w:rsidRPr="00D5649B">
        <w:rPr>
          <w:i/>
          <w:sz w:val="20"/>
          <w:szCs w:val="16"/>
          <w:vertAlign w:val="subscript"/>
        </w:rPr>
        <w:tab/>
      </w:r>
      <w:r w:rsidRPr="00D5649B">
        <w:rPr>
          <w:sz w:val="20"/>
          <w:szCs w:val="16"/>
        </w:rPr>
        <w:t xml:space="preserve">N requirement for the </w:t>
      </w:r>
      <w:r w:rsidR="00DA63CB">
        <w:rPr>
          <w:sz w:val="20"/>
          <w:szCs w:val="16"/>
        </w:rPr>
        <w:t>C</w:t>
      </w:r>
      <w:r w:rsidR="00DA63CB" w:rsidRPr="00D5649B">
        <w:rPr>
          <w:sz w:val="20"/>
          <w:szCs w:val="16"/>
        </w:rPr>
        <w:t xml:space="preserve"> </w:t>
      </w:r>
      <w:r w:rsidRPr="00D5649B">
        <w:rPr>
          <w:sz w:val="20"/>
          <w:szCs w:val="16"/>
        </w:rPr>
        <w:t>transitioning from the young to the old pool</w:t>
      </w:r>
    </w:p>
    <w:p w14:paraId="1F4A95F4" w14:textId="0AFE3D12" w:rsidR="00B75CB9" w:rsidRPr="00D5649B" w:rsidRDefault="00B75CB9" w:rsidP="00287831">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ag</w:t>
      </w:r>
      <w:proofErr w:type="spellEnd"/>
      <w:r w:rsidRPr="00D5649B">
        <w:rPr>
          <w:i/>
          <w:sz w:val="20"/>
          <w:vertAlign w:val="subscript"/>
        </w:rPr>
        <w:tab/>
      </w:r>
      <w:r w:rsidRPr="00D5649B">
        <w:rPr>
          <w:sz w:val="20"/>
        </w:rPr>
        <w:t xml:space="preserve">Young pool soil organic </w:t>
      </w:r>
      <w:r w:rsidR="00DA63CB">
        <w:rPr>
          <w:sz w:val="20"/>
        </w:rPr>
        <w:t>C</w:t>
      </w:r>
      <w:r w:rsidR="00DA63CB" w:rsidRPr="00D5649B">
        <w:rPr>
          <w:sz w:val="20"/>
        </w:rPr>
        <w:t xml:space="preserve"> </w:t>
      </w:r>
      <w:r w:rsidRPr="00D5649B">
        <w:rPr>
          <w:sz w:val="20"/>
        </w:rPr>
        <w:t>– aboveground (kg C ha</w:t>
      </w:r>
      <w:r w:rsidRPr="00D5649B">
        <w:rPr>
          <w:sz w:val="20"/>
          <w:vertAlign w:val="superscript"/>
        </w:rPr>
        <w:t>-1</w:t>
      </w:r>
      <w:r w:rsidRPr="00D5649B">
        <w:rPr>
          <w:sz w:val="20"/>
        </w:rPr>
        <w:t>)</w:t>
      </w:r>
    </w:p>
    <w:p w14:paraId="0B677EBF" w14:textId="0F81C8DD" w:rsidR="00B75CB9" w:rsidRPr="00D5649B" w:rsidRDefault="00B75CB9" w:rsidP="00287831">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bg</w:t>
      </w:r>
      <w:proofErr w:type="spellEnd"/>
      <w:r w:rsidRPr="00D5649B">
        <w:rPr>
          <w:i/>
          <w:sz w:val="20"/>
          <w:vertAlign w:val="subscript"/>
        </w:rPr>
        <w:tab/>
      </w:r>
      <w:r w:rsidRPr="00D5649B">
        <w:rPr>
          <w:sz w:val="20"/>
        </w:rPr>
        <w:t xml:space="preserve">Young pool soil organic </w:t>
      </w:r>
      <w:r w:rsidR="00DA63CB">
        <w:rPr>
          <w:sz w:val="20"/>
        </w:rPr>
        <w:t>C</w:t>
      </w:r>
      <w:r w:rsidR="00DA63CB" w:rsidRPr="00D5649B">
        <w:rPr>
          <w:sz w:val="20"/>
        </w:rPr>
        <w:t xml:space="preserve"> </w:t>
      </w:r>
      <w:r w:rsidRPr="00D5649B">
        <w:rPr>
          <w:sz w:val="20"/>
        </w:rPr>
        <w:t>– belowground (kg C ha</w:t>
      </w:r>
      <w:r w:rsidRPr="00D5649B">
        <w:rPr>
          <w:sz w:val="20"/>
          <w:vertAlign w:val="superscript"/>
        </w:rPr>
        <w:t>-1</w:t>
      </w:r>
      <w:r w:rsidRPr="00D5649B">
        <w:rPr>
          <w:sz w:val="20"/>
        </w:rPr>
        <w:t>)</w:t>
      </w:r>
    </w:p>
    <w:p w14:paraId="1C761558" w14:textId="01037618" w:rsidR="00B75CB9" w:rsidRPr="00D5649B" w:rsidRDefault="00B75CB9" w:rsidP="00287831">
      <w:pPr>
        <w:tabs>
          <w:tab w:val="clear" w:pos="2880"/>
          <w:tab w:val="clear" w:pos="9360"/>
        </w:tabs>
        <w:spacing w:before="0"/>
        <w:ind w:left="2835" w:hanging="2835"/>
        <w:rPr>
          <w:sz w:val="20"/>
        </w:rPr>
      </w:pPr>
      <w:proofErr w:type="spellStart"/>
      <w:r w:rsidRPr="00D5649B">
        <w:rPr>
          <w:sz w:val="20"/>
        </w:rPr>
        <w:t>Y</w:t>
      </w:r>
      <w:r w:rsidRPr="00D5649B">
        <w:rPr>
          <w:sz w:val="20"/>
          <w:vertAlign w:val="subscript"/>
        </w:rPr>
        <w:t>m</w:t>
      </w:r>
      <w:proofErr w:type="spellEnd"/>
      <w:r w:rsidRPr="00D5649B">
        <w:rPr>
          <w:sz w:val="20"/>
        </w:rPr>
        <w:t xml:space="preserve"> </w:t>
      </w:r>
      <w:r w:rsidRPr="00D5649B">
        <w:rPr>
          <w:sz w:val="20"/>
        </w:rPr>
        <w:tab/>
        <w:t xml:space="preserve">Young pool </w:t>
      </w:r>
      <w:r w:rsidR="00E57A76">
        <w:rPr>
          <w:sz w:val="20"/>
        </w:rPr>
        <w:t>SOC</w:t>
      </w:r>
      <w:r w:rsidRPr="00D5649B">
        <w:rPr>
          <w:sz w:val="20"/>
        </w:rPr>
        <w:t xml:space="preserve"> – manure (kg C ha</w:t>
      </w:r>
      <w:r w:rsidRPr="00D5649B">
        <w:rPr>
          <w:sz w:val="20"/>
          <w:vertAlign w:val="superscript"/>
        </w:rPr>
        <w:t>-1</w:t>
      </w:r>
      <w:r w:rsidRPr="00D5649B">
        <w:rPr>
          <w:sz w:val="20"/>
        </w:rPr>
        <w:t>)</w:t>
      </w:r>
    </w:p>
    <w:p w14:paraId="791D8E08" w14:textId="77777777" w:rsidR="00B75CB9" w:rsidRPr="00D5649B" w:rsidRDefault="00B75CB9" w:rsidP="00287831">
      <w:pPr>
        <w:tabs>
          <w:tab w:val="clear" w:pos="2880"/>
          <w:tab w:val="clear" w:pos="9360"/>
        </w:tabs>
        <w:spacing w:before="0"/>
        <w:ind w:left="2835" w:hanging="2835"/>
        <w:rPr>
          <w:i/>
          <w:sz w:val="20"/>
        </w:rPr>
      </w:pPr>
      <w:r w:rsidRPr="00884E4C">
        <w:rPr>
          <w:i/>
          <w:sz w:val="20"/>
        </w:rPr>
        <w:t>r</w:t>
      </w:r>
      <w:r w:rsidRPr="00884E4C">
        <w:rPr>
          <w:i/>
          <w:sz w:val="20"/>
          <w:vertAlign w:val="subscript"/>
        </w:rPr>
        <w:t xml:space="preserve">e </w:t>
      </w:r>
      <w:r w:rsidRPr="00884E4C">
        <w:rPr>
          <w:i/>
          <w:sz w:val="20"/>
        </w:rPr>
        <w:tab/>
      </w:r>
      <w:r w:rsidRPr="00884E4C">
        <w:rPr>
          <w:sz w:val="20"/>
        </w:rPr>
        <w:t>Climate/management factor</w:t>
      </w:r>
      <w:r w:rsidRPr="00D5649B">
        <w:rPr>
          <w:sz w:val="20"/>
        </w:rPr>
        <w:t xml:space="preserve"> </w:t>
      </w:r>
      <w:r w:rsidRPr="00D5649B">
        <w:rPr>
          <w:i/>
          <w:sz w:val="20"/>
        </w:rPr>
        <w:t xml:space="preserve"> </w:t>
      </w:r>
    </w:p>
    <w:p w14:paraId="7DDECA87" w14:textId="77777777" w:rsidR="00B75CB9" w:rsidRPr="00D5649B" w:rsidRDefault="00B75CB9" w:rsidP="00287831">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670CA689" w14:textId="77777777" w:rsidR="00B75CB9" w:rsidRPr="00D5649B" w:rsidRDefault="00B75CB9" w:rsidP="00287831">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O</w:t>
      </w:r>
      <w:proofErr w:type="spellEnd"/>
      <w:r w:rsidRPr="00D5649B">
        <w:rPr>
          <w:i/>
          <w:sz w:val="20"/>
          <w:vertAlign w:val="subscript"/>
        </w:rPr>
        <w:tab/>
      </w:r>
      <w:r w:rsidRPr="00D5649B">
        <w:rPr>
          <w:sz w:val="20"/>
        </w:rPr>
        <w:t>Decomposition rate constant for old pool</w:t>
      </w:r>
    </w:p>
    <w:p w14:paraId="6B5DBB98" w14:textId="7CD625D8" w:rsidR="00B75CB9" w:rsidRPr="00D5649B" w:rsidRDefault="00B75CB9" w:rsidP="00287831">
      <w:pPr>
        <w:tabs>
          <w:tab w:val="clear" w:pos="2880"/>
          <w:tab w:val="clear" w:pos="9360"/>
        </w:tabs>
        <w:spacing w:before="0"/>
        <w:ind w:left="2835" w:hanging="2835"/>
        <w:rPr>
          <w:sz w:val="20"/>
        </w:rPr>
      </w:pPr>
      <w:r w:rsidRPr="00D5649B">
        <w:rPr>
          <w:i/>
          <w:sz w:val="20"/>
        </w:rPr>
        <w:t>h</w:t>
      </w:r>
      <w:r w:rsidRPr="00D5649B">
        <w:rPr>
          <w:i/>
          <w:sz w:val="20"/>
          <w:vertAlign w:val="subscript"/>
        </w:rPr>
        <w:t>ag</w:t>
      </w:r>
      <w:r w:rsidRPr="00D5649B">
        <w:rPr>
          <w:i/>
          <w:sz w:val="20"/>
          <w:vertAlign w:val="subscript"/>
        </w:rPr>
        <w:tab/>
      </w:r>
      <w:r w:rsidRPr="00D5649B">
        <w:rPr>
          <w:sz w:val="20"/>
        </w:rPr>
        <w:t>Young pool humification constant – aboveground</w:t>
      </w:r>
    </w:p>
    <w:p w14:paraId="05F2B0A8" w14:textId="3E76D957" w:rsidR="00B75CB9" w:rsidRPr="00D5649B" w:rsidRDefault="00B75CB9" w:rsidP="00287831">
      <w:pPr>
        <w:tabs>
          <w:tab w:val="clear" w:pos="2880"/>
          <w:tab w:val="clear" w:pos="9360"/>
        </w:tabs>
        <w:spacing w:before="0"/>
        <w:ind w:left="2835" w:hanging="2835"/>
        <w:rPr>
          <w:sz w:val="20"/>
        </w:rPr>
      </w:pPr>
      <w:proofErr w:type="spellStart"/>
      <w:r w:rsidRPr="00D5649B">
        <w:rPr>
          <w:i/>
          <w:sz w:val="20"/>
        </w:rPr>
        <w:t>h</w:t>
      </w:r>
      <w:r w:rsidRPr="00D5649B">
        <w:rPr>
          <w:i/>
          <w:sz w:val="20"/>
          <w:vertAlign w:val="subscript"/>
        </w:rPr>
        <w:t>bg</w:t>
      </w:r>
      <w:proofErr w:type="spellEnd"/>
      <w:r w:rsidRPr="00D5649B">
        <w:rPr>
          <w:i/>
          <w:sz w:val="20"/>
          <w:vertAlign w:val="subscript"/>
        </w:rPr>
        <w:tab/>
      </w:r>
      <w:r w:rsidRPr="00D5649B">
        <w:rPr>
          <w:sz w:val="20"/>
        </w:rPr>
        <w:t>Young pool humification constant – belowground</w:t>
      </w:r>
    </w:p>
    <w:p w14:paraId="4A6FC904" w14:textId="77777777" w:rsidR="00B75CB9" w:rsidRPr="00D5649B" w:rsidRDefault="00B75CB9" w:rsidP="00287831">
      <w:pPr>
        <w:tabs>
          <w:tab w:val="clear" w:pos="2880"/>
          <w:tab w:val="clear" w:pos="9360"/>
        </w:tabs>
        <w:spacing w:before="0"/>
        <w:ind w:left="2835" w:hanging="2835"/>
        <w:rPr>
          <w:sz w:val="20"/>
        </w:rPr>
      </w:pPr>
      <w:r w:rsidRPr="00D5649B">
        <w:rPr>
          <w:sz w:val="20"/>
        </w:rPr>
        <w:t>h</w:t>
      </w:r>
      <w:r w:rsidRPr="00D5649B">
        <w:rPr>
          <w:sz w:val="20"/>
          <w:vertAlign w:val="subscript"/>
        </w:rPr>
        <w:t>m</w:t>
      </w:r>
      <w:r w:rsidRPr="00D5649B">
        <w:rPr>
          <w:sz w:val="20"/>
        </w:rPr>
        <w:t xml:space="preserve"> </w:t>
      </w:r>
      <w:r w:rsidRPr="00D5649B">
        <w:rPr>
          <w:sz w:val="20"/>
        </w:rPr>
        <w:tab/>
        <w:t>Young pool humification constant – manure</w:t>
      </w:r>
    </w:p>
    <w:p w14:paraId="3D7F69D5"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5C0BDFE0" w14:textId="4FB1282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E9889DD" w14:textId="203295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CEDB5EE" w14:textId="62B7FA80" w:rsidR="00B75CB9" w:rsidRPr="00D5649B" w:rsidRDefault="00B75CB9" w:rsidP="00B75CB9">
      <w:pPr>
        <w:keepNext/>
        <w:tabs>
          <w:tab w:val="left" w:pos="8647"/>
          <w:tab w:val="right" w:pos="8789"/>
          <w:tab w:val="right" w:pos="8820"/>
        </w:tabs>
        <w:rPr>
          <w:b/>
          <w:szCs w:val="24"/>
        </w:rPr>
      </w:pPr>
      <w:r w:rsidRPr="00D5649B">
        <w:rPr>
          <w:b/>
          <w:szCs w:val="24"/>
        </w:rPr>
        <w:lastRenderedPageBreak/>
        <w:t xml:space="preserve">Calculates the N uptake of the new crop (current year) – all biomass fractions are therefore set to 100%. </w:t>
      </w:r>
    </w:p>
    <w:p w14:paraId="566952B6" w14:textId="43901767" w:rsidR="00B75CB9" w:rsidRPr="00D5649B" w:rsidRDefault="00B75CB9" w:rsidP="00F6597B">
      <w:pPr>
        <w:keepNext/>
        <w:tabs>
          <w:tab w:val="clear" w:pos="2880"/>
          <w:tab w:val="clear" w:pos="9360"/>
          <w:tab w:val="right" w:pos="9781"/>
        </w:tabs>
        <w:spacing w:after="120"/>
        <w:ind w:left="3240" w:hanging="3240"/>
        <w:rPr>
          <w:szCs w:val="24"/>
        </w:rPr>
      </w:pPr>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p>
    <w:p w14:paraId="2196F57F"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D5649B">
        <w:rPr>
          <w:b/>
          <w:szCs w:val="24"/>
        </w:rPr>
        <w:t>N</w:t>
      </w:r>
      <w:r w:rsidRPr="00D5649B">
        <w:rPr>
          <w:b/>
          <w:szCs w:val="24"/>
          <w:vertAlign w:val="subscript"/>
        </w:rPr>
        <w:t>mineralN</w:t>
      </w:r>
      <w:proofErr w:type="spellEnd"/>
      <w:r w:rsidRPr="00D5649B">
        <w:rPr>
          <w:b/>
          <w:szCs w:val="24"/>
        </w:rPr>
        <w:t xml:space="preserve"> &gt; </w:t>
      </w:r>
      <w:proofErr w:type="spellStart"/>
      <w:r w:rsidRPr="00D5649B">
        <w:rPr>
          <w:b/>
          <w:szCs w:val="24"/>
        </w:rPr>
        <w:t>N</w:t>
      </w:r>
      <w:r w:rsidRPr="00D5649B">
        <w:rPr>
          <w:b/>
          <w:szCs w:val="24"/>
          <w:vertAlign w:val="subscript"/>
        </w:rPr>
        <w:t>microbeN</w:t>
      </w:r>
      <w:proofErr w:type="spellEnd"/>
    </w:p>
    <w:p w14:paraId="3754D9C3" w14:textId="5EFF3126" w:rsidR="00B75CB9" w:rsidRPr="00D5649B" w:rsidRDefault="00000000" w:rsidP="001F7AE4">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p>
    <w:p w14:paraId="4D32D266" w14:textId="3B569E8A" w:rsidR="00B75CB9" w:rsidRPr="00D5649B" w:rsidRDefault="00000000" w:rsidP="001F7AE4">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p>
    <w:p w14:paraId="31BE749D"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D5649B">
        <w:rPr>
          <w:b/>
          <w:szCs w:val="24"/>
        </w:rPr>
        <w:t>N</w:t>
      </w:r>
      <w:r w:rsidRPr="00D5649B">
        <w:rPr>
          <w:b/>
          <w:szCs w:val="24"/>
          <w:vertAlign w:val="subscript"/>
        </w:rPr>
        <w:t>microbeN</w:t>
      </w:r>
      <w:proofErr w:type="spellEnd"/>
      <w:r w:rsidRPr="00D5649B">
        <w:rPr>
          <w:b/>
          <w:szCs w:val="24"/>
        </w:rPr>
        <w:t xml:space="preserve"> &gt; </w:t>
      </w:r>
      <w:proofErr w:type="spellStart"/>
      <w:r w:rsidRPr="00D5649B">
        <w:rPr>
          <w:b/>
          <w:szCs w:val="24"/>
        </w:rPr>
        <w:t>N</w:t>
      </w:r>
      <w:r w:rsidRPr="00D5649B">
        <w:rPr>
          <w:b/>
          <w:szCs w:val="24"/>
          <w:vertAlign w:val="subscript"/>
        </w:rPr>
        <w:t>mineralN</w:t>
      </w:r>
      <w:proofErr w:type="spellEnd"/>
    </w:p>
    <w:p w14:paraId="728C718A" w14:textId="7BECAC22" w:rsidR="00B75CB9" w:rsidRPr="00D5649B" w:rsidRDefault="00000000" w:rsidP="001F7AE4">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p>
    <w:p w14:paraId="10ECB86B" w14:textId="3BE7CF9C"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16</w:t>
      </w:r>
      <w:r w:rsidR="001977CC">
        <w:rPr>
          <w:b/>
          <w:szCs w:val="24"/>
        </w:rPr>
        <w:fldChar w:fldCharType="end"/>
      </w:r>
    </w:p>
    <w:p w14:paraId="646B88F5"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0C71FFAA"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0C69DC60" w14:textId="265C5D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54380A84" w14:textId="408EB609" w:rsidR="00B75CB9" w:rsidRPr="00D5649B" w:rsidRDefault="00B75CB9" w:rsidP="00287831">
      <w:pPr>
        <w:tabs>
          <w:tab w:val="clear" w:pos="2880"/>
          <w:tab w:val="clear" w:pos="9360"/>
        </w:tabs>
        <w:spacing w:before="0"/>
        <w:ind w:left="2835" w:hanging="2835"/>
        <w:rPr>
          <w:i/>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04F85A46" w14:textId="2D9518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fixation</w:t>
      </w:r>
      <w:proofErr w:type="spellEnd"/>
      <w:r w:rsidRPr="00D5649B">
        <w:rPr>
          <w:i/>
          <w:sz w:val="20"/>
          <w:szCs w:val="16"/>
        </w:rPr>
        <w:tab/>
      </w:r>
      <w:r w:rsidRPr="00D5649B">
        <w:rPr>
          <w:sz w:val="20"/>
          <w:szCs w:val="16"/>
        </w:rPr>
        <w:t>Amount of N supplied to the crop through biological N fixation (kg N ha</w:t>
      </w:r>
      <w:r w:rsidRPr="00D5649B">
        <w:rPr>
          <w:sz w:val="20"/>
          <w:szCs w:val="16"/>
          <w:vertAlign w:val="superscript"/>
        </w:rPr>
        <w:t>-1</w:t>
      </w:r>
      <w:r w:rsidRPr="00D5649B">
        <w:rPr>
          <w:sz w:val="20"/>
          <w:szCs w:val="16"/>
        </w:rPr>
        <w:t xml:space="preserve">), </w:t>
      </w:r>
      <w:r w:rsidR="009F52C6" w:rsidRPr="00D5649B">
        <w:rPr>
          <w:sz w:val="20"/>
        </w:rPr>
        <w:t>the model default is 70% of the crop demand is fixated (H. Janzen)</w:t>
      </w:r>
    </w:p>
    <w:p w14:paraId="46ABED9F" w14:textId="52D6F8FD" w:rsidR="00B75CB9" w:rsidRPr="00D5649B" w:rsidRDefault="00B75CB9" w:rsidP="00287831">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p</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4CC7BD76" w14:textId="4E617B6E" w:rsidR="00B75CB9" w:rsidRPr="00D5649B" w:rsidRDefault="00B75CB9" w:rsidP="00287831">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25BC2366" w14:textId="0CC8FF55" w:rsidR="00B75CB9" w:rsidRPr="00D5649B" w:rsidRDefault="00B75CB9" w:rsidP="00287831">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sz w:val="20"/>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3DA6B721" w14:textId="15F82797" w:rsidR="00B75CB9" w:rsidRPr="00D5649B" w:rsidRDefault="00B75CB9" w:rsidP="00287831">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3FCC33DF" w14:textId="6C1378C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moisture</w:t>
      </w:r>
      <w:r w:rsidRPr="00D5649B">
        <w:rPr>
          <w:i/>
          <w:sz w:val="20"/>
          <w:szCs w:val="16"/>
          <w:vertAlign w:val="subscript"/>
        </w:rPr>
        <w:t>content</w:t>
      </w:r>
      <w:proofErr w:type="spellEnd"/>
      <w:r w:rsidRPr="00D5649B">
        <w:rPr>
          <w:i/>
          <w:sz w:val="20"/>
          <w:szCs w:val="16"/>
          <w:vertAlign w:val="subscript"/>
        </w:rPr>
        <w:t xml:space="preserve"> (crop n)</w:t>
      </w:r>
      <w:r w:rsidRPr="00D5649B">
        <w:rPr>
          <w:i/>
          <w:sz w:val="20"/>
          <w:szCs w:val="16"/>
        </w:rPr>
        <w:tab/>
      </w:r>
      <w:r w:rsidRPr="00D5649B">
        <w:rPr>
          <w:sz w:val="20"/>
          <w:szCs w:val="16"/>
        </w:rPr>
        <w:t>Moisture content of crop yield (w/w)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11BE6" w:rsidRPr="008333C9">
        <w:rPr>
          <w:b/>
          <w:sz w:val="20"/>
          <w:szCs w:val="16"/>
        </w:rPr>
        <w:t>Table 7</w:t>
      </w:r>
      <w:r w:rsidRPr="003C1A7C">
        <w:rPr>
          <w:b/>
          <w:sz w:val="20"/>
          <w:szCs w:val="16"/>
        </w:rPr>
        <w:fldChar w:fldCharType="end"/>
      </w:r>
      <w:r w:rsidRPr="00D5649B">
        <w:rPr>
          <w:sz w:val="20"/>
          <w:szCs w:val="16"/>
        </w:rPr>
        <w:t>, by crop)</w:t>
      </w:r>
    </w:p>
    <w:p w14:paraId="17EEC569" w14:textId="420E9CCD" w:rsidR="00B75CB9" w:rsidRPr="00D5649B" w:rsidRDefault="00B75CB9" w:rsidP="00287831">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N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11BE6" w:rsidRPr="008333C9">
        <w:rPr>
          <w:b/>
          <w:sz w:val="20"/>
          <w:szCs w:val="16"/>
        </w:rPr>
        <w:t>Table 7</w:t>
      </w:r>
      <w:r w:rsidRPr="003C1A7C">
        <w:rPr>
          <w:b/>
          <w:sz w:val="20"/>
          <w:szCs w:val="16"/>
        </w:rPr>
        <w:fldChar w:fldCharType="end"/>
      </w:r>
      <w:r w:rsidRPr="00D5649B">
        <w:rPr>
          <w:sz w:val="20"/>
          <w:szCs w:val="16"/>
        </w:rPr>
        <w:t>)</w:t>
      </w:r>
    </w:p>
    <w:p w14:paraId="3E1806FD" w14:textId="45A24B33"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N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11BE6" w:rsidRPr="008333C9">
        <w:rPr>
          <w:b/>
          <w:sz w:val="20"/>
          <w:szCs w:val="16"/>
        </w:rPr>
        <w:t>Table 7</w:t>
      </w:r>
      <w:r w:rsidRPr="003C1A7C">
        <w:rPr>
          <w:b/>
          <w:sz w:val="20"/>
          <w:szCs w:val="16"/>
        </w:rPr>
        <w:fldChar w:fldCharType="end"/>
      </w:r>
      <w:r w:rsidRPr="00D5649B">
        <w:rPr>
          <w:sz w:val="20"/>
          <w:szCs w:val="16"/>
        </w:rPr>
        <w:t>)</w:t>
      </w:r>
    </w:p>
    <w:p w14:paraId="3AD0FA71" w14:textId="7E2BBE7D" w:rsidR="00B75CB9" w:rsidRPr="00D5649B" w:rsidRDefault="00B75CB9" w:rsidP="00287831">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r</w:t>
      </w:r>
      <w:r w:rsidRPr="00D5649B">
        <w:rPr>
          <w:i/>
          <w:sz w:val="20"/>
          <w:szCs w:val="16"/>
          <w:vertAlign w:val="subscript"/>
        </w:rPr>
        <w:tab/>
      </w:r>
      <w:r w:rsidRPr="00D5649B">
        <w:rPr>
          <w:sz w:val="20"/>
          <w:szCs w:val="16"/>
        </w:rPr>
        <w:t>N concentration in the roots (kg N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11BE6" w:rsidRPr="008333C9">
        <w:rPr>
          <w:b/>
          <w:sz w:val="20"/>
          <w:szCs w:val="16"/>
        </w:rPr>
        <w:t>Table 7</w:t>
      </w:r>
      <w:r w:rsidRPr="003C1A7C">
        <w:rPr>
          <w:b/>
          <w:sz w:val="20"/>
          <w:szCs w:val="16"/>
        </w:rPr>
        <w:fldChar w:fldCharType="end"/>
      </w:r>
      <w:r w:rsidRPr="00D5649B">
        <w:rPr>
          <w:sz w:val="20"/>
          <w:szCs w:val="16"/>
        </w:rPr>
        <w:t>)</w:t>
      </w:r>
    </w:p>
    <w:p w14:paraId="7E24956B" w14:textId="11B35D35"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e</w:t>
      </w:r>
      <w:r w:rsidRPr="00D5649B">
        <w:rPr>
          <w:i/>
          <w:sz w:val="20"/>
          <w:szCs w:val="16"/>
          <w:vertAlign w:val="subscript"/>
        </w:rPr>
        <w:tab/>
      </w:r>
      <w:r w:rsidRPr="00D5649B">
        <w:rPr>
          <w:sz w:val="20"/>
          <w:szCs w:val="16"/>
        </w:rPr>
        <w:t>N concentration in the extra root (kg N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0018176F" w:rsidRPr="0018176F">
        <w:rPr>
          <w:b/>
          <w:sz w:val="20"/>
          <w:szCs w:val="16"/>
        </w:rPr>
        <w:t>Table 7</w:t>
      </w:r>
      <w:r w:rsidRPr="003C1A7C">
        <w:rPr>
          <w:b/>
          <w:sz w:val="20"/>
          <w:szCs w:val="16"/>
        </w:rPr>
        <w:fldChar w:fldCharType="end"/>
      </w:r>
      <w:r w:rsidRPr="00D5649B">
        <w:rPr>
          <w:sz w:val="20"/>
          <w:szCs w:val="16"/>
        </w:rPr>
        <w:t>)</w:t>
      </w:r>
    </w:p>
    <w:p w14:paraId="5C8517F0" w14:textId="54201538" w:rsidR="00B75CB9"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m</w:t>
      </w:r>
      <w:r w:rsidRPr="00D5649B">
        <w:rPr>
          <w:i/>
          <w:sz w:val="20"/>
        </w:rPr>
        <w:t xml:space="preserve"> </w:t>
      </w:r>
      <w:r w:rsidRPr="00D5649B">
        <w:rPr>
          <w:i/>
          <w:sz w:val="20"/>
        </w:rPr>
        <w:tab/>
      </w:r>
      <w:r w:rsidRPr="00D5649B">
        <w:rPr>
          <w:sz w:val="20"/>
        </w:rPr>
        <w:t>Amount of N (kg N ha</w:t>
      </w:r>
      <w:r w:rsidRPr="00D5649B">
        <w:rPr>
          <w:sz w:val="20"/>
          <w:vertAlign w:val="superscript"/>
        </w:rPr>
        <w:t>-1</w:t>
      </w:r>
      <w:r w:rsidRPr="00D5649B">
        <w:rPr>
          <w:sz w:val="20"/>
        </w:rPr>
        <w:t>) applied</w:t>
      </w:r>
    </w:p>
    <w:p w14:paraId="6DDAE300" w14:textId="463CD61D" w:rsidR="008612C3" w:rsidRPr="00D5649B" w:rsidRDefault="008612C3" w:rsidP="00287831">
      <w:pPr>
        <w:tabs>
          <w:tab w:val="clear" w:pos="2880"/>
          <w:tab w:val="clear" w:pos="9360"/>
        </w:tabs>
        <w:spacing w:before="0"/>
        <w:ind w:left="2835" w:hanging="2835"/>
        <w:rPr>
          <w: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55863618" w14:textId="77777777" w:rsidR="00EE6923" w:rsidRDefault="00B75CB9" w:rsidP="00EE6923">
      <w:pPr>
        <w:pStyle w:val="Heading4"/>
      </w:pPr>
      <w:r w:rsidRPr="00D5649B">
        <w:t>Balance the pools</w:t>
      </w:r>
    </w:p>
    <w:p w14:paraId="6DC84C50" w14:textId="77777777" w:rsidR="00EE6923" w:rsidRDefault="00B75CB9" w:rsidP="00EE6923">
      <w:pPr>
        <w:pStyle w:val="Heading4"/>
        <w:numPr>
          <w:ilvl w:val="0"/>
          <w:numId w:val="0"/>
        </w:numPr>
        <w:rPr>
          <w:b/>
          <w:szCs w:val="24"/>
        </w:rPr>
      </w:pPr>
      <w:r w:rsidRPr="00EE6923">
        <w:rPr>
          <w:b/>
          <w:szCs w:val="24"/>
        </w:rPr>
        <w:t xml:space="preserve">If </w:t>
      </w:r>
      <w:proofErr w:type="spellStart"/>
      <w:r w:rsidRPr="00EE6923">
        <w:rPr>
          <w:b/>
          <w:szCs w:val="24"/>
        </w:rPr>
        <w:t>N</w:t>
      </w:r>
      <w:r w:rsidRPr="00EE6923">
        <w:rPr>
          <w:b/>
          <w:szCs w:val="24"/>
          <w:vertAlign w:val="subscript"/>
        </w:rPr>
        <w:t>microbeN</w:t>
      </w:r>
      <w:proofErr w:type="spellEnd"/>
      <w:r w:rsidRPr="00EE6923">
        <w:rPr>
          <w:b/>
          <w:szCs w:val="24"/>
          <w:vertAlign w:val="subscript"/>
        </w:rPr>
        <w:t>(</w:t>
      </w:r>
      <w:proofErr w:type="spellStart"/>
      <w:r w:rsidRPr="00EE6923">
        <w:rPr>
          <w:b/>
          <w:szCs w:val="24"/>
          <w:vertAlign w:val="subscript"/>
        </w:rPr>
        <w:t>t,field</w:t>
      </w:r>
      <w:proofErr w:type="spellEnd"/>
      <w:r w:rsidRPr="00EE6923">
        <w:rPr>
          <w:b/>
          <w:szCs w:val="24"/>
          <w:vertAlign w:val="subscript"/>
        </w:rPr>
        <w:t xml:space="preserve"> n)</w:t>
      </w:r>
      <w:r w:rsidRPr="00EE6923">
        <w:rPr>
          <w:b/>
          <w:szCs w:val="24"/>
        </w:rPr>
        <w:t>&gt;0</w:t>
      </w:r>
    </w:p>
    <w:p w14:paraId="46FF06BD" w14:textId="575C9EA5" w:rsidR="00EE6923" w:rsidRDefault="00000000"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17</w:t>
      </w:r>
      <w:r w:rsidR="001977CC">
        <w:rPr>
          <w:b/>
          <w:szCs w:val="24"/>
        </w:rPr>
        <w:fldChar w:fldCharType="end"/>
      </w:r>
    </w:p>
    <w:p w14:paraId="664508CD" w14:textId="77777777" w:rsidR="00EE6923" w:rsidRDefault="00B75CB9" w:rsidP="00EE6923">
      <w:pPr>
        <w:pStyle w:val="Heading4"/>
        <w:numPr>
          <w:ilvl w:val="0"/>
          <w:numId w:val="0"/>
        </w:numPr>
        <w:rPr>
          <w:b/>
          <w:szCs w:val="24"/>
        </w:rPr>
      </w:pPr>
      <w:r w:rsidRPr="00D5649B">
        <w:rPr>
          <w:b/>
          <w:szCs w:val="24"/>
        </w:rPr>
        <w:t xml:space="preserve">If </w:t>
      </w:r>
      <w:proofErr w:type="spellStart"/>
      <w:r w:rsidRPr="00D5649B">
        <w:rPr>
          <w:b/>
          <w:szCs w:val="24"/>
        </w:rPr>
        <w:t>N</w:t>
      </w:r>
      <w:r w:rsidRPr="00D5649B">
        <w:rPr>
          <w:b/>
          <w:szCs w:val="24"/>
          <w:vertAlign w:val="subscript"/>
        </w:rPr>
        <w:t>microbeN</w:t>
      </w:r>
      <w:proofErr w:type="spellEnd"/>
      <w:r w:rsidRPr="00D5649B">
        <w:rPr>
          <w:b/>
          <w:szCs w:val="24"/>
          <w:vertAlign w:val="subscript"/>
        </w:rPr>
        <w:t>(</w:t>
      </w:r>
      <w:proofErr w:type="spellStart"/>
      <w:r w:rsidRPr="00D5649B">
        <w:rPr>
          <w:b/>
          <w:szCs w:val="24"/>
          <w:vertAlign w:val="subscript"/>
        </w:rPr>
        <w:t>t,field</w:t>
      </w:r>
      <w:proofErr w:type="spellEnd"/>
      <w:r w:rsidRPr="00D5649B">
        <w:rPr>
          <w:b/>
          <w:szCs w:val="24"/>
          <w:vertAlign w:val="subscript"/>
        </w:rPr>
        <w:t xml:space="preserve"> n)</w:t>
      </w:r>
      <w:r w:rsidRPr="00D5649B">
        <w:rPr>
          <w:b/>
          <w:szCs w:val="24"/>
        </w:rPr>
        <w:t>&lt;=0</w:t>
      </w:r>
    </w:p>
    <w:p w14:paraId="2F62CBFA" w14:textId="03EED338" w:rsidR="00EE6923" w:rsidRDefault="00000000" w:rsidP="00EE6923">
      <w:pPr>
        <w:pStyle w:val="Heading4"/>
        <w:numPr>
          <w:ilvl w:val="0"/>
          <w:numId w:val="0"/>
        </w:numPr>
        <w:rPr>
          <w:b/>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EE6923">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6B8D4423" w14:textId="5A607BFE" w:rsidR="00EE6923" w:rsidRDefault="00000000"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19</w:t>
      </w:r>
      <w:r w:rsidR="001977CC">
        <w:rPr>
          <w:b/>
          <w:szCs w:val="24"/>
        </w:rPr>
        <w:fldChar w:fldCharType="end"/>
      </w:r>
    </w:p>
    <w:p w14:paraId="7F5E417B" w14:textId="70B1103F" w:rsidR="00EE6923" w:rsidRDefault="00000000"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20</w:t>
      </w:r>
      <w:r w:rsidR="001977CC">
        <w:rPr>
          <w:b/>
          <w:szCs w:val="24"/>
        </w:rPr>
        <w:fldChar w:fldCharType="end"/>
      </w:r>
    </w:p>
    <w:p w14:paraId="0FEC2CC2" w14:textId="77777777" w:rsidR="00EE6923" w:rsidRDefault="00B75CB9" w:rsidP="00EE6923">
      <w:pPr>
        <w:pStyle w:val="Heading4"/>
        <w:numPr>
          <w:ilvl w:val="0"/>
          <w:numId w:val="0"/>
        </w:numPr>
        <w:rPr>
          <w:b/>
          <w:szCs w:val="24"/>
        </w:rPr>
      </w:pPr>
      <w:r w:rsidRPr="00D5649B">
        <w:rPr>
          <w:b/>
          <w:szCs w:val="24"/>
        </w:rPr>
        <w:t xml:space="preserve">If </w:t>
      </w:r>
      <w:proofErr w:type="spellStart"/>
      <w:r w:rsidRPr="00D5649B">
        <w:rPr>
          <w:b/>
          <w:szCs w:val="24"/>
        </w:rPr>
        <w:t>N</w:t>
      </w:r>
      <w:r w:rsidRPr="00D5649B">
        <w:rPr>
          <w:b/>
          <w:szCs w:val="24"/>
          <w:vertAlign w:val="subscript"/>
        </w:rPr>
        <w:t>mineralN</w:t>
      </w:r>
      <w:proofErr w:type="spellEnd"/>
      <w:r w:rsidRPr="00D5649B">
        <w:rPr>
          <w:b/>
          <w:szCs w:val="24"/>
          <w:vertAlign w:val="subscript"/>
        </w:rPr>
        <w:t>(</w:t>
      </w:r>
      <w:proofErr w:type="spellStart"/>
      <w:r w:rsidRPr="00D5649B">
        <w:rPr>
          <w:b/>
          <w:szCs w:val="24"/>
          <w:vertAlign w:val="subscript"/>
        </w:rPr>
        <w:t>t,field</w:t>
      </w:r>
      <w:proofErr w:type="spellEnd"/>
      <w:r w:rsidRPr="00D5649B">
        <w:rPr>
          <w:b/>
          <w:szCs w:val="24"/>
          <w:vertAlign w:val="subscript"/>
        </w:rPr>
        <w:t xml:space="preserve"> n)</w:t>
      </w:r>
      <w:r w:rsidRPr="00D5649B">
        <w:rPr>
          <w:b/>
          <w:szCs w:val="24"/>
        </w:rPr>
        <w:t>&gt;0</w:t>
      </w:r>
    </w:p>
    <w:p w14:paraId="46DB1685" w14:textId="189222C3" w:rsidR="00B75CB9" w:rsidRPr="00D5649B" w:rsidRDefault="00000000"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21</w:t>
      </w:r>
      <w:r w:rsidR="001977CC">
        <w:rPr>
          <w:b/>
          <w:szCs w:val="24"/>
        </w:rPr>
        <w:fldChar w:fldCharType="end"/>
      </w:r>
    </w:p>
    <w:p w14:paraId="7FFECA5F" w14:textId="75A8D9BB" w:rsidR="00436AFA" w:rsidRPr="004A2CC9" w:rsidRDefault="00436AFA" w:rsidP="00436AFA">
      <w:pPr>
        <w:keepNext/>
        <w:tabs>
          <w:tab w:val="left" w:pos="8647"/>
          <w:tab w:val="left" w:pos="8789"/>
        </w:tabs>
        <w:jc w:val="right"/>
        <w:rPr>
          <w:sz w:val="20"/>
        </w:rPr>
      </w:pPr>
      <w:r w:rsidRPr="004A2CC9">
        <w:rPr>
          <w:sz w:val="20"/>
        </w:rPr>
        <w:t>After Scheer et al. 2020</w:t>
      </w:r>
    </w:p>
    <w:p w14:paraId="5DFBBE36" w14:textId="77777777"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D5649B">
        <w:rPr>
          <w:b/>
          <w:szCs w:val="24"/>
        </w:rPr>
        <w:t>N</w:t>
      </w:r>
      <w:r w:rsidRPr="00D5649B">
        <w:rPr>
          <w:b/>
          <w:szCs w:val="24"/>
          <w:vertAlign w:val="subscript"/>
        </w:rPr>
        <w:t>mineralN</w:t>
      </w:r>
      <w:proofErr w:type="spellEnd"/>
      <w:r w:rsidRPr="00D5649B">
        <w:rPr>
          <w:b/>
          <w:szCs w:val="24"/>
          <w:vertAlign w:val="subscript"/>
        </w:rPr>
        <w:t>(</w:t>
      </w:r>
      <w:proofErr w:type="spellStart"/>
      <w:r w:rsidRPr="00D5649B">
        <w:rPr>
          <w:b/>
          <w:szCs w:val="24"/>
          <w:vertAlign w:val="subscript"/>
        </w:rPr>
        <w:t>t,field</w:t>
      </w:r>
      <w:proofErr w:type="spellEnd"/>
      <w:r w:rsidRPr="00D5649B">
        <w:rPr>
          <w:b/>
          <w:szCs w:val="24"/>
          <w:vertAlign w:val="subscript"/>
        </w:rPr>
        <w:t xml:space="preserve"> n)</w:t>
      </w:r>
      <w:r w:rsidRPr="00D5649B">
        <w:rPr>
          <w:b/>
          <w:szCs w:val="24"/>
        </w:rPr>
        <w:t>&lt;=0</w:t>
      </w:r>
    </w:p>
    <w:p w14:paraId="1DBD0BEA" w14:textId="326D73C4"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22</w:t>
      </w:r>
      <w:r w:rsidR="001977CC">
        <w:rPr>
          <w:b/>
        </w:rPr>
        <w:fldChar w:fldCharType="end"/>
      </w:r>
    </w:p>
    <w:p w14:paraId="344624E4" w14:textId="6AABBDEB"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23</w:t>
      </w:r>
      <w:r w:rsidR="001977CC">
        <w:rPr>
          <w:b/>
          <w:szCs w:val="24"/>
        </w:rPr>
        <w:fldChar w:fldCharType="end"/>
      </w:r>
    </w:p>
    <w:p w14:paraId="21D5D3B2" w14:textId="77777777" w:rsidR="00B75CB9" w:rsidRPr="00D5649B" w:rsidRDefault="00B75CB9" w:rsidP="00B75CB9">
      <w:pPr>
        <w:keepNext/>
        <w:tabs>
          <w:tab w:val="left" w:pos="8647"/>
          <w:tab w:val="left" w:pos="8789"/>
        </w:tabs>
        <w:rPr>
          <w:b/>
          <w:szCs w:val="24"/>
        </w:rPr>
      </w:pPr>
      <w:r w:rsidRPr="00D5649B">
        <w:rPr>
          <w:b/>
          <w:szCs w:val="24"/>
        </w:rPr>
        <w:t>In the first year (t=0)</w:t>
      </w:r>
    </w:p>
    <w:p w14:paraId="23272591" w14:textId="667CD5C8"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24</w:t>
      </w:r>
      <w:r w:rsidR="001977CC">
        <w:rPr>
          <w:b/>
          <w:szCs w:val="24"/>
        </w:rPr>
        <w:fldChar w:fldCharType="end"/>
      </w:r>
    </w:p>
    <w:p w14:paraId="2FD8E43F" w14:textId="26F9C7C2"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25</w:t>
      </w:r>
      <w:r w:rsidR="001977CC">
        <w:rPr>
          <w:b/>
          <w:szCs w:val="24"/>
        </w:rPr>
        <w:fldChar w:fldCharType="end"/>
      </w:r>
    </w:p>
    <w:p w14:paraId="2EB9240C" w14:textId="77777777" w:rsidR="00B75CB9" w:rsidRPr="00D5649B" w:rsidRDefault="00B75CB9" w:rsidP="00B75CB9">
      <w:pPr>
        <w:keepNext/>
        <w:tabs>
          <w:tab w:val="left" w:pos="8647"/>
          <w:tab w:val="left" w:pos="8789"/>
        </w:tabs>
        <w:rPr>
          <w:b/>
          <w:szCs w:val="24"/>
        </w:rPr>
      </w:pPr>
      <w:r w:rsidRPr="00D5649B">
        <w:rPr>
          <w:b/>
          <w:szCs w:val="24"/>
        </w:rPr>
        <w:t>In the following year (t&gt;0)</w:t>
      </w:r>
    </w:p>
    <w:p w14:paraId="0FA8AE10" w14:textId="11B83725"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26</w:t>
      </w:r>
      <w:r w:rsidR="001977CC">
        <w:rPr>
          <w:b/>
          <w:szCs w:val="24"/>
        </w:rPr>
        <w:fldChar w:fldCharType="end"/>
      </w:r>
    </w:p>
    <w:p w14:paraId="552A5D26" w14:textId="67E4A815"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27</w:t>
      </w:r>
      <w:r w:rsidR="001977CC">
        <w:rPr>
          <w:b/>
          <w:szCs w:val="24"/>
        </w:rPr>
        <w:fldChar w:fldCharType="end"/>
      </w:r>
    </w:p>
    <w:p w14:paraId="3BAEF5C0" w14:textId="77777777"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D5649B">
        <w:rPr>
          <w:b/>
          <w:szCs w:val="24"/>
        </w:rPr>
        <w:t>N</w:t>
      </w:r>
      <w:r w:rsidRPr="00D5649B">
        <w:rPr>
          <w:b/>
          <w:szCs w:val="24"/>
          <w:vertAlign w:val="subscript"/>
        </w:rPr>
        <w:t>mineralN</w:t>
      </w:r>
      <w:proofErr w:type="spellEnd"/>
      <w:r w:rsidRPr="00D5649B">
        <w:rPr>
          <w:b/>
          <w:szCs w:val="24"/>
          <w:vertAlign w:val="subscript"/>
        </w:rPr>
        <w:t>(</w:t>
      </w:r>
      <w:proofErr w:type="spellStart"/>
      <w:r w:rsidRPr="00D5649B">
        <w:rPr>
          <w:b/>
          <w:szCs w:val="24"/>
          <w:vertAlign w:val="subscript"/>
        </w:rPr>
        <w:t>t,field</w:t>
      </w:r>
      <w:proofErr w:type="spellEnd"/>
      <w:r w:rsidRPr="00D5649B">
        <w:rPr>
          <w:b/>
          <w:szCs w:val="24"/>
          <w:vertAlign w:val="subscript"/>
        </w:rPr>
        <w:t xml:space="preserve"> n)</w:t>
      </w:r>
      <w:r w:rsidRPr="00D5649B">
        <w:rPr>
          <w:b/>
          <w:szCs w:val="24"/>
        </w:rPr>
        <w:t>&lt;0</w:t>
      </w:r>
    </w:p>
    <w:p w14:paraId="42168D8F" w14:textId="409BAE2C"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28</w:t>
      </w:r>
      <w:r w:rsidR="001977CC">
        <w:rPr>
          <w:b/>
        </w:rPr>
        <w:fldChar w:fldCharType="end"/>
      </w:r>
    </w:p>
    <w:p w14:paraId="76417360" w14:textId="7DE17048"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29</w:t>
      </w:r>
      <w:r w:rsidR="001977CC">
        <w:rPr>
          <w:b/>
        </w:rPr>
        <w:fldChar w:fldCharType="end"/>
      </w:r>
    </w:p>
    <w:p w14:paraId="78D1C31E"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2375B20" w14:textId="3DEA4C2A"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0AF8C9A" w14:textId="6078B961"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microbedeathN</w:t>
      </w:r>
      <w:proofErr w:type="spellEnd"/>
      <w:r w:rsidRPr="00D5649B">
        <w:rPr>
          <w:sz w:val="20"/>
          <w:szCs w:val="16"/>
        </w:rPr>
        <w:tab/>
        <w:t>Release of N from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9B1CFB5" w14:textId="126C9B14"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57A0B7A" w14:textId="6B8603C3" w:rsidR="00B75CB9" w:rsidRPr="00D5649B" w:rsidRDefault="00B75CB9" w:rsidP="00287831">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-N ha</w:t>
      </w:r>
      <w:r w:rsidRPr="00D5649B">
        <w:rPr>
          <w:sz w:val="20"/>
          <w:szCs w:val="16"/>
          <w:vertAlign w:val="superscript"/>
        </w:rPr>
        <w:t>-1</w:t>
      </w:r>
      <w:r w:rsidRPr="00D5649B">
        <w:rPr>
          <w:sz w:val="20"/>
          <w:szCs w:val="16"/>
        </w:rPr>
        <w:t xml:space="preserve">) on field </w:t>
      </w:r>
      <w:r w:rsidRPr="00D5649B">
        <w:rPr>
          <w:i/>
          <w:sz w:val="20"/>
          <w:szCs w:val="16"/>
        </w:rPr>
        <w:t>n</w:t>
      </w:r>
    </w:p>
    <w:p w14:paraId="56170E0D" w14:textId="0F4B4435"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microbeNbalance</w:t>
      </w:r>
      <w:proofErr w:type="spellEnd"/>
      <w:r w:rsidRPr="00D5649B">
        <w:rPr>
          <w:sz w:val="20"/>
          <w:szCs w:val="16"/>
        </w:rPr>
        <w:tab/>
        <w:t>Interannual N balance in the microbial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D82F48B" w14:textId="55845C2D"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mineralNbalance</w:t>
      </w:r>
      <w:proofErr w:type="spellEnd"/>
      <w:r w:rsidRPr="00D5649B">
        <w:rPr>
          <w:i/>
          <w:sz w:val="20"/>
          <w:szCs w:val="16"/>
        </w:rPr>
        <w:tab/>
      </w:r>
      <w:r w:rsidRPr="00D5649B">
        <w:rPr>
          <w:sz w:val="20"/>
          <w:szCs w:val="16"/>
        </w:rPr>
        <w:t>Interannual N balance in the mineral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3EC60F2" w14:textId="023FF9BE" w:rsidR="00B75CB9" w:rsidRPr="00D5649B" w:rsidRDefault="00EE6923" w:rsidP="00B75CB9">
      <w:pPr>
        <w:tabs>
          <w:tab w:val="left" w:pos="2694"/>
          <w:tab w:val="right" w:pos="8640"/>
          <w:tab w:val="right" w:pos="8820"/>
        </w:tabs>
        <w:spacing w:before="0"/>
        <w:rPr>
          <w:sz w:val="20"/>
          <w:szCs w:val="16"/>
        </w:rPr>
      </w:pPr>
      <w:r>
        <w:rPr>
          <w:noProof/>
        </w:rPr>
        <mc:AlternateContent>
          <mc:Choice Requires="wps">
            <w:drawing>
              <wp:anchor distT="0" distB="0" distL="114300" distR="114300" simplePos="0" relativeHeight="251661824" behindDoc="0" locked="0" layoutInCell="1" allowOverlap="1" wp14:anchorId="01C65C5C" wp14:editId="13C83257">
                <wp:simplePos x="0" y="0"/>
                <wp:positionH relativeFrom="margin">
                  <wp:posOffset>-1270</wp:posOffset>
                </wp:positionH>
                <wp:positionV relativeFrom="paragraph">
                  <wp:posOffset>182880</wp:posOffset>
                </wp:positionV>
                <wp:extent cx="5949950" cy="645160"/>
                <wp:effectExtent l="0" t="0" r="0" b="2540"/>
                <wp:wrapTopAndBottom/>
                <wp:docPr id="14385329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45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4AC40" w14:textId="77777777" w:rsidR="00B1240A" w:rsidRPr="00690655" w:rsidRDefault="00B1240A" w:rsidP="00B75CB9">
                            <w:pPr>
                              <w:rPr>
                                <w:color w:val="000000" w:themeColor="text1"/>
                              </w:rPr>
                            </w:pPr>
                            <w:r w:rsidRPr="00690655">
                              <w:rPr>
                                <w:color w:val="000000" w:themeColor="text1"/>
                              </w:rPr>
                              <w:t>Holos V4 will use the following constant values:</w:t>
                            </w:r>
                          </w:p>
                          <w:p w14:paraId="09ED6E9F" w14:textId="277BCCA8" w:rsidR="00B1240A" w:rsidRPr="00D45CAC" w:rsidRDefault="00B1240A" w:rsidP="00B75CB9">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5C5C" id="Rectangle 31" o:spid="_x0000_s1050" style="position:absolute;margin-left:-.1pt;margin-top:14.4pt;width:468.5pt;height:50.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" fillcolor="white [3212]" strokecolor="#243f60 [1604]" strokeweight="2pt">
                <v:path arrowok="t"/>
                <v:textbox>
                  <w:txbxContent>
                    <w:p w14:paraId="5354AC40" w14:textId="77777777" w:rsidR="00B1240A" w:rsidRPr="00690655" w:rsidRDefault="00B1240A" w:rsidP="00B75CB9">
                      <w:pPr>
                        <w:rPr>
                          <w:color w:val="000000" w:themeColor="text1"/>
                        </w:rPr>
                      </w:pPr>
                      <w:r w:rsidRPr="00690655">
                        <w:rPr>
                          <w:color w:val="000000" w:themeColor="text1"/>
                        </w:rPr>
                        <w:t>Holos V4 will use the following constant values:</w:t>
                      </w:r>
                    </w:p>
                    <w:p w14:paraId="09ED6E9F" w14:textId="277BCCA8" w:rsidR="00B1240A" w:rsidRPr="00D45CAC" w:rsidRDefault="00B1240A" w:rsidP="00B75CB9">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v:textbox>
                <w10:wrap type="topAndBottom" anchorx="margin"/>
              </v:rect>
            </w:pict>
          </mc:Fallback>
        </mc:AlternateContent>
      </w:r>
    </w:p>
    <w:p w14:paraId="0E5005B3" w14:textId="77777777" w:rsidR="00B75CB9" w:rsidRPr="00D5649B" w:rsidRDefault="00B75CB9" w:rsidP="008A7F5F">
      <w:pPr>
        <w:pStyle w:val="Heading3"/>
      </w:pPr>
      <w:bookmarkStart w:id="351" w:name="_Toc343610127"/>
      <w:bookmarkStart w:id="352" w:name="_Toc152758563"/>
      <w:r w:rsidRPr="00D5649B">
        <w:t>Total emissions</w:t>
      </w:r>
      <w:bookmarkEnd w:id="351"/>
      <w:bookmarkEnd w:id="352"/>
    </w:p>
    <w:p w14:paraId="2EF75914" w14:textId="3ECD48CC" w:rsidR="00B75CB9" w:rsidRPr="00497CC6" w:rsidRDefault="008A7DB0" w:rsidP="00497CC6">
      <w:pPr>
        <w:pStyle w:val="Heading4"/>
      </w:pPr>
      <w:r w:rsidRPr="00497CC6">
        <w:rPr>
          <w:rStyle w:val="Heading4Char"/>
          <w:smallCaps/>
        </w:rPr>
        <w:t xml:space="preserve">Nitrogen </w:t>
      </w:r>
      <w:r w:rsidR="00B75CB9" w:rsidRPr="00497CC6">
        <w:rPr>
          <w:rStyle w:val="Heading4Char"/>
          <w:smallCaps/>
        </w:rPr>
        <w:t>losses from a field</w:t>
      </w:r>
    </w:p>
    <w:p w14:paraId="62211ED1" w14:textId="77777777" w:rsidR="00B75CB9" w:rsidRPr="00D5649B" w:rsidRDefault="00B75CB9" w:rsidP="00B75CB9">
      <w:pPr>
        <w:pStyle w:val="Heading5"/>
      </w:pPr>
      <w:r w:rsidRPr="00D5649B">
        <w:t>Nitrous Oxide</w:t>
      </w:r>
    </w:p>
    <w:p w14:paraId="7C62F1F7" w14:textId="21B1F196" w:rsidR="00F12E38" w:rsidRDefault="00B75CB9" w:rsidP="00F12E38">
      <w:pPr>
        <w:rPr>
          <w:b/>
        </w:rPr>
      </w:pPr>
      <w:r w:rsidRPr="00D5649B">
        <w:rPr>
          <w:b/>
        </w:rPr>
        <w:lastRenderedPageBreak/>
        <w:t>Calculate the emission</w:t>
      </w:r>
      <w:r w:rsidR="00F12E38">
        <w:rPr>
          <w:b/>
        </w:rPr>
        <w:t>s</w:t>
      </w:r>
      <w:r w:rsidRPr="00D5649B">
        <w:rPr>
          <w:b/>
        </w:rPr>
        <w:t xml:space="preserve"> for each field, crop, and year</w:t>
      </w:r>
      <w:r w:rsidR="009E60AB">
        <w:rPr>
          <w:b/>
        </w:rPr>
        <w:t xml:space="preserve"> (i.e., on a (</w:t>
      </w:r>
      <w:r w:rsidR="009E60AB" w:rsidRPr="009E60AB">
        <w:rPr>
          <w:b/>
          <w:i/>
          <w:iCs/>
        </w:rPr>
        <w:t>t, field n</w:t>
      </w:r>
      <w:r w:rsidR="009E60AB">
        <w:rPr>
          <w:b/>
        </w:rPr>
        <w:t>) basis)</w:t>
      </w:r>
      <w:r w:rsidR="00F12E38">
        <w:rPr>
          <w:b/>
        </w:rPr>
        <w:t>:</w:t>
      </w:r>
    </w:p>
    <w:p w14:paraId="6DF44D60" w14:textId="60E2B362" w:rsidR="00B75CB9" w:rsidRPr="00D5649B" w:rsidRDefault="00000000" w:rsidP="00F12E38">
      <w:pPr>
        <w:jc w:val="right"/>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B75CB9" w:rsidRPr="00D5649B">
        <w:rPr>
          <w:b/>
          <w:color w:val="000000"/>
          <w:szCs w:val="24"/>
        </w:rPr>
        <w:t xml:space="preserve"> </w:t>
      </w:r>
      <w:r w:rsidR="00B75CB9" w:rsidRPr="00D5649B">
        <w:rPr>
          <w:b/>
          <w:color w:val="000000"/>
          <w:szCs w:val="24"/>
        </w:rPr>
        <w:tab/>
      </w:r>
      <w:r w:rsidR="00B75CB9" w:rsidRPr="00D5649B">
        <w:rPr>
          <w:b/>
          <w:color w:val="000000"/>
          <w:szCs w:val="24"/>
        </w:rPr>
        <w:tab/>
      </w:r>
      <w:r w:rsidR="00F12E38">
        <w:rPr>
          <w:b/>
          <w:color w:val="000000"/>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504950C3" w14:textId="7DBD5020" w:rsidR="00B75CB9" w:rsidRPr="00D5649B" w:rsidRDefault="00000000" w:rsidP="001F7AE4">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27AC3078" w14:textId="01471AFD" w:rsidR="00B75CB9" w:rsidRPr="00D5649B" w:rsidRDefault="00000000" w:rsidP="001F7AE4">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13CC2717" w14:textId="124DC2F9"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2.6.9</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1A045960"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3E57E4F"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SN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fertilizer application</w:t>
      </w:r>
    </w:p>
    <w:p w14:paraId="062B6CA7"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crop residues and N mineralization</w:t>
      </w:r>
    </w:p>
    <w:p w14:paraId="4AF3EEE0" w14:textId="77777777" w:rsidR="00B75CB9" w:rsidRPr="004D713A"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CRNmin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w:t>
      </w:r>
      <w:r w:rsidRPr="004D713A">
        <w:rPr>
          <w:sz w:val="20"/>
        </w:rPr>
        <w:t>resulting from N mineralization</w:t>
      </w:r>
    </w:p>
    <w:p w14:paraId="0B1FE7A9" w14:textId="0F5FB67E" w:rsidR="00B75CB9" w:rsidRPr="004D713A" w:rsidRDefault="00B75CB9" w:rsidP="00287831">
      <w:pPr>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ON</w:t>
      </w:r>
      <w:r w:rsidRPr="004D713A">
        <w:rPr>
          <w:i/>
          <w:sz w:val="20"/>
        </w:rPr>
        <w:tab/>
      </w:r>
      <w:r w:rsidRPr="004D713A">
        <w:rPr>
          <w:sz w:val="20"/>
        </w:rPr>
        <w:t>N</w:t>
      </w:r>
      <w:r w:rsidRPr="004D713A">
        <w:rPr>
          <w:sz w:val="20"/>
          <w:vertAlign w:val="subscript"/>
        </w:rPr>
        <w:t>2</w:t>
      </w:r>
      <w:r w:rsidRPr="004D713A">
        <w:rPr>
          <w:sz w:val="20"/>
        </w:rPr>
        <w:t>O emissions (kg N</w:t>
      </w:r>
      <w:r w:rsidRPr="004D713A">
        <w:rPr>
          <w:sz w:val="20"/>
          <w:vertAlign w:val="subscript"/>
        </w:rPr>
        <w:t>2</w:t>
      </w:r>
      <w:r w:rsidRPr="004D713A">
        <w:rPr>
          <w:sz w:val="20"/>
        </w:rPr>
        <w:t>O-N kg</w:t>
      </w:r>
      <w:r w:rsidRPr="004D713A">
        <w:rPr>
          <w:sz w:val="20"/>
          <w:vertAlign w:val="superscript"/>
        </w:rPr>
        <w:t>-1</w:t>
      </w:r>
      <w:r w:rsidRPr="004D713A">
        <w:rPr>
          <w:sz w:val="20"/>
        </w:rPr>
        <w:t xml:space="preserve"> N ha</w:t>
      </w:r>
      <w:r w:rsidRPr="004D713A">
        <w:rPr>
          <w:sz w:val="20"/>
          <w:vertAlign w:val="superscript"/>
        </w:rPr>
        <w:t>-1</w:t>
      </w:r>
      <w:r w:rsidRPr="004D713A">
        <w:rPr>
          <w:sz w:val="20"/>
        </w:rPr>
        <w:t xml:space="preserve">) resulting from </w:t>
      </w:r>
      <w:r w:rsidR="00A3121E" w:rsidRPr="004D713A">
        <w:rPr>
          <w:sz w:val="20"/>
        </w:rPr>
        <w:t>the</w:t>
      </w:r>
      <w:r w:rsidRPr="004D713A">
        <w:rPr>
          <w:sz w:val="20"/>
        </w:rPr>
        <w:t xml:space="preserve"> application</w:t>
      </w:r>
      <w:r w:rsidR="00A3121E" w:rsidRPr="004D713A">
        <w:rPr>
          <w:sz w:val="20"/>
        </w:rPr>
        <w:t xml:space="preserve"> of organic fertilizers (incl. manure and digestate);</w:t>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6056A7" w:rsidRPr="004D713A">
        <w:rPr>
          <w:i/>
          <w:iCs/>
          <w:sz w:val="20"/>
          <w:vertAlign w:val="subscript"/>
        </w:rPr>
        <w:t>ONdirect</w:t>
      </w:r>
      <w:r w:rsidR="006056A7"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N2O_N_ONDirect_TFieldN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2.6.5</w:t>
      </w:r>
      <w:r w:rsidR="00F12E38" w:rsidRPr="004D713A">
        <w:rPr>
          <w:b/>
          <w:sz w:val="20"/>
        </w:rPr>
        <w:noBreakHyphen/>
      </w:r>
      <w:r w:rsidR="00F12E38" w:rsidRPr="004D713A">
        <w:rPr>
          <w:b/>
          <w:noProof/>
          <w:sz w:val="20"/>
        </w:rPr>
        <w:t>5</w:t>
      </w:r>
      <w:r w:rsidR="00F12E38" w:rsidRPr="004D713A">
        <w:rPr>
          <w:sz w:val="20"/>
        </w:rPr>
        <w:fldChar w:fldCharType="end"/>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F12E38" w:rsidRPr="004D713A">
        <w:rPr>
          <w:i/>
          <w:iCs/>
          <w:sz w:val="20"/>
          <w:vertAlign w:val="subscript"/>
        </w:rPr>
        <w:t>ON</w:t>
      </w:r>
      <w:r w:rsidR="006056A7" w:rsidRPr="004D713A">
        <w:rPr>
          <w:i/>
          <w:iCs/>
          <w:sz w:val="20"/>
          <w:vertAlign w:val="subscript"/>
        </w:rPr>
        <w:t>leach</w:t>
      </w:r>
      <w:r w:rsidR="006056A7" w:rsidRPr="004D713A">
        <w:rPr>
          <w:sz w:val="20"/>
        </w:rPr>
        <w:t xml:space="preserve"> is calculated </w:t>
      </w:r>
      <w:r w:rsidR="00A3121E" w:rsidRPr="004D713A">
        <w:rPr>
          <w:sz w:val="20"/>
        </w:rPr>
        <w:t>based on</w:t>
      </w:r>
      <w:r w:rsidR="006056A7" w:rsidRPr="004D713A">
        <w:rPr>
          <w:sz w:val="20"/>
        </w:rPr>
        <w:t xml:space="preserve"> </w:t>
      </w:r>
      <w:r w:rsidR="00F12E38" w:rsidRPr="004D713A">
        <w:rPr>
          <w:sz w:val="20"/>
        </w:rPr>
        <w:fldChar w:fldCharType="begin"/>
      </w:r>
      <w:r w:rsidR="00F12E38" w:rsidRPr="004D713A">
        <w:rPr>
          <w:sz w:val="20"/>
        </w:rPr>
        <w:instrText xml:space="preserve"> REF N2O_N_ONLeach_TFieldN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2.6.6</w:t>
      </w:r>
      <w:r w:rsidR="00F12E38" w:rsidRPr="004D713A">
        <w:rPr>
          <w:b/>
          <w:sz w:val="20"/>
        </w:rPr>
        <w:noBreakHyphen/>
      </w:r>
      <w:r w:rsidR="00F12E38" w:rsidRPr="004D713A">
        <w:rPr>
          <w:b/>
          <w:noProof/>
          <w:sz w:val="20"/>
        </w:rPr>
        <w:t>6</w:t>
      </w:r>
      <w:r w:rsidR="00F12E38" w:rsidRPr="004D713A">
        <w:rPr>
          <w:sz w:val="20"/>
        </w:rPr>
        <w:fldChar w:fldCharType="end"/>
      </w:r>
      <w:r w:rsidR="00F12E38" w:rsidRPr="004D713A">
        <w:rPr>
          <w:sz w:val="20"/>
        </w:rPr>
        <w:t xml:space="preserve">; </w:t>
      </w:r>
      <w:r w:rsidR="00F12E38" w:rsidRPr="004D713A">
        <w:rPr>
          <w:i/>
          <w:iCs/>
          <w:sz w:val="20"/>
        </w:rPr>
        <w:t>N</w:t>
      </w:r>
      <w:r w:rsidR="00F12E38" w:rsidRPr="004D713A">
        <w:rPr>
          <w:i/>
          <w:iCs/>
          <w:sz w:val="20"/>
          <w:vertAlign w:val="subscript"/>
        </w:rPr>
        <w:t>2</w:t>
      </w:r>
      <w:r w:rsidR="00F12E38" w:rsidRPr="004D713A">
        <w:rPr>
          <w:i/>
          <w:iCs/>
          <w:sz w:val="20"/>
        </w:rPr>
        <w:t>O-N</w:t>
      </w:r>
      <w:r w:rsidR="00F12E38" w:rsidRPr="004D713A">
        <w:rPr>
          <w:i/>
          <w:iCs/>
          <w:sz w:val="20"/>
          <w:vertAlign w:val="subscript"/>
        </w:rPr>
        <w:t>ONvolatilization</w:t>
      </w:r>
      <w:r w:rsidR="00F12E38"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N2O_N_ONVolatilization_TFieldN_Eq \h  \* MERGEFORMAT </w:instrText>
      </w:r>
      <w:r w:rsidR="00F12E38" w:rsidRPr="004D713A">
        <w:rPr>
          <w:sz w:val="20"/>
        </w:rPr>
      </w:r>
      <w:r w:rsidR="00F12E38" w:rsidRPr="004D713A">
        <w:rPr>
          <w:sz w:val="20"/>
        </w:rPr>
        <w:fldChar w:fldCharType="separate"/>
      </w:r>
      <w:r w:rsidR="003D7EFF" w:rsidRPr="004D713A">
        <w:rPr>
          <w:b/>
          <w:sz w:val="20"/>
        </w:rPr>
        <w:t xml:space="preserve">Eq. </w:t>
      </w:r>
      <w:r w:rsidR="003D7EFF" w:rsidRPr="004D713A">
        <w:rPr>
          <w:b/>
          <w:noProof/>
          <w:sz w:val="20"/>
        </w:rPr>
        <w:t>2.6.6</w:t>
      </w:r>
      <w:r w:rsidR="003D7EFF" w:rsidRPr="004D713A">
        <w:rPr>
          <w:b/>
          <w:noProof/>
          <w:sz w:val="20"/>
        </w:rPr>
        <w:noBreakHyphen/>
        <w:t>15</w:t>
      </w:r>
      <w:r w:rsidR="00F12E38" w:rsidRPr="004D713A">
        <w:rPr>
          <w:sz w:val="20"/>
        </w:rPr>
        <w:fldChar w:fldCharType="end"/>
      </w:r>
    </w:p>
    <w:p w14:paraId="62070187" w14:textId="77777777" w:rsidR="00B75CB9" w:rsidRPr="00D5649B" w:rsidRDefault="00B75CB9" w:rsidP="00287831">
      <w:pPr>
        <w:keepNext/>
        <w:keepLines/>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direct</w:t>
      </w:r>
      <w:r w:rsidRPr="004D713A">
        <w:rPr>
          <w:sz w:val="20"/>
        </w:rPr>
        <w:tab/>
        <w:t>Direct N</w:t>
      </w:r>
      <w:r w:rsidRPr="004D713A">
        <w:rPr>
          <w:sz w:val="20"/>
          <w:vertAlign w:val="subscript"/>
        </w:rPr>
        <w:t>2</w:t>
      </w:r>
      <w:r w:rsidRPr="004D713A">
        <w:rPr>
          <w:sz w:val="20"/>
        </w:rPr>
        <w:t>O emissions due to crop N inputs (kg N</w:t>
      </w:r>
      <w:r w:rsidRPr="004D713A">
        <w:rPr>
          <w:sz w:val="20"/>
          <w:vertAlign w:val="subscript"/>
        </w:rPr>
        <w:t>2</w:t>
      </w:r>
      <w:r w:rsidRPr="004D713A">
        <w:rPr>
          <w:sz w:val="20"/>
        </w:rPr>
        <w:t>O-N ha</w:t>
      </w:r>
      <w:r w:rsidRPr="004D713A">
        <w:rPr>
          <w:sz w:val="20"/>
          <w:vertAlign w:val="superscript"/>
        </w:rPr>
        <w:t>-1</w:t>
      </w:r>
      <w:r w:rsidRPr="004D713A">
        <w:rPr>
          <w:sz w:val="20"/>
        </w:rPr>
        <w:t>)</w:t>
      </w:r>
    </w:p>
    <w:p w14:paraId="41D28EA8"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indirect</w:t>
      </w:r>
      <w:r w:rsidRPr="00D5649B">
        <w:rPr>
          <w:sz w:val="20"/>
        </w:rPr>
        <w:tab/>
        <w:t>Indirect 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45B78B1D"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total</w:t>
      </w:r>
      <w:r w:rsidRPr="00D5649B">
        <w:rPr>
          <w:sz w:val="20"/>
        </w:rPr>
        <w:tab/>
        <w:t>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2D60A756"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700052E0" w14:textId="252E931F"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_____(area, field n, crop n)</w:t>
      </w:r>
      <w:r w:rsidRPr="00D5649B">
        <w:rPr>
          <w:sz w:val="20"/>
        </w:rPr>
        <w:tab/>
        <w:t>N</w:t>
      </w:r>
      <w:r w:rsidRPr="00D5649B">
        <w:rPr>
          <w:sz w:val="20"/>
          <w:vertAlign w:val="subscript"/>
        </w:rPr>
        <w:t>2</w:t>
      </w:r>
      <w:r w:rsidRPr="00D5649B">
        <w:rPr>
          <w:sz w:val="20"/>
        </w:rPr>
        <w:t xml:space="preserve">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w:t>
      </w:r>
      <w:r w:rsidRPr="00D5649B">
        <w:rPr>
          <w:sz w:val="20"/>
          <w:vertAlign w:val="subscript"/>
        </w:rPr>
        <w:t>2</w:t>
      </w:r>
      <w:r w:rsidRPr="00D5649B">
        <w:rPr>
          <w:sz w:val="20"/>
        </w:rPr>
        <w:t>O-N field</w:t>
      </w:r>
      <w:r w:rsidR="004316B6">
        <w:rPr>
          <w:sz w:val="20"/>
        </w:rPr>
        <w:t xml:space="preserve"> </w:t>
      </w:r>
      <w:r w:rsidRPr="004316B6">
        <w:rPr>
          <w:i/>
          <w:iCs/>
          <w:sz w:val="20"/>
        </w:rPr>
        <w:t>n</w:t>
      </w:r>
      <w:r w:rsidRPr="00D5649B">
        <w:rPr>
          <w:sz w:val="20"/>
          <w:vertAlign w:val="superscript"/>
        </w:rPr>
        <w:t>-1</w:t>
      </w:r>
      <w:r w:rsidRPr="00D5649B">
        <w:rPr>
          <w:sz w:val="20"/>
        </w:rPr>
        <w:t>)</w:t>
      </w:r>
    </w:p>
    <w:p w14:paraId="577843E6" w14:textId="6D9553A7" w:rsidR="00B75CB9" w:rsidRPr="00D5649B" w:rsidRDefault="00B75CB9" w:rsidP="00287831">
      <w:pPr>
        <w:keepNext/>
        <w:keepLines/>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field</w:t>
      </w:r>
      <w:proofErr w:type="spellEnd"/>
      <w:r w:rsidRPr="00D5649B">
        <w:rPr>
          <w:i/>
          <w:sz w:val="20"/>
          <w:vertAlign w:val="subscript"/>
        </w:rPr>
        <w:t xml:space="preserve"> n</w:t>
      </w:r>
      <w:r w:rsidRPr="00D5649B">
        <w:rPr>
          <w:i/>
          <w:sz w:val="20"/>
        </w:rPr>
        <w:tab/>
      </w:r>
      <w:r w:rsidRPr="00D5649B">
        <w:rPr>
          <w:sz w:val="20"/>
        </w:rPr>
        <w:t>area</w:t>
      </w:r>
      <w:r w:rsidR="00F56EEE">
        <w:rPr>
          <w:sz w:val="20"/>
        </w:rPr>
        <w:t xml:space="preserve"> </w:t>
      </w:r>
      <w:r w:rsidRPr="00D5649B">
        <w:rPr>
          <w:sz w:val="20"/>
        </w:rPr>
        <w:t xml:space="preserve">(ha) of field </w:t>
      </w:r>
      <w:r w:rsidRPr="00B91259">
        <w:rPr>
          <w:i/>
          <w:iCs/>
          <w:sz w:val="20"/>
        </w:rPr>
        <w:t>n</w:t>
      </w:r>
    </w:p>
    <w:p w14:paraId="3BD1B761" w14:textId="77777777" w:rsidR="00B75CB9" w:rsidRPr="00D5649B" w:rsidRDefault="00B75CB9" w:rsidP="00B75CB9">
      <w:pPr>
        <w:pStyle w:val="Heading5"/>
      </w:pPr>
      <w:r w:rsidRPr="00D5649B">
        <w:t>Nitric Oxide</w:t>
      </w:r>
    </w:p>
    <w:p w14:paraId="7774E27F" w14:textId="509BF054" w:rsidR="00B75CB9" w:rsidRPr="00D5649B" w:rsidRDefault="00B75CB9" w:rsidP="001F7AE4">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D5649B">
        <w:rPr>
          <w:b/>
          <w:color w:val="000000"/>
          <w:szCs w:val="24"/>
        </w:rPr>
        <w:t xml:space="preserve"> </w:t>
      </w:r>
      <w:r w:rsidRPr="00D5649B">
        <w:rPr>
          <w:b/>
          <w:color w:val="000000"/>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5A220F4E" w14:textId="4F5ABF2B" w:rsidR="00B75CB9" w:rsidRPr="00D5649B"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2.6.9</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67B21633" w14:textId="77777777" w:rsidR="00B75CB9" w:rsidRPr="00D5649B" w:rsidRDefault="00B75CB9" w:rsidP="00B75CB9">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D5649B">
        <w:rPr>
          <w:color w:val="000000"/>
          <w:sz w:val="20"/>
        </w:rPr>
        <w:t>where</w:t>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p>
    <w:p w14:paraId="360A8DD3" w14:textId="77777777" w:rsidR="00B75CB9" w:rsidRPr="00D5649B" w:rsidRDefault="00B75CB9" w:rsidP="00287831">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ha</w:t>
      </w:r>
      <w:r w:rsidRPr="00D5649B">
        <w:rPr>
          <w:sz w:val="20"/>
          <w:vertAlign w:val="superscript"/>
        </w:rPr>
        <w:t>-1</w:t>
      </w:r>
      <w:r w:rsidRPr="00D5649B">
        <w:rPr>
          <w:sz w:val="20"/>
        </w:rPr>
        <w:t>)</w:t>
      </w:r>
    </w:p>
    <w:p w14:paraId="4DEFB5B0"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proofErr w:type="spellStart"/>
      <w:r w:rsidRPr="00D5649B">
        <w:rPr>
          <w:i/>
          <w:sz w:val="20"/>
        </w:rPr>
        <w:t>N</w:t>
      </w:r>
      <w:r w:rsidRPr="00D5649B">
        <w:rPr>
          <w:i/>
          <w:sz w:val="20"/>
          <w:vertAlign w:val="subscript"/>
        </w:rPr>
        <w:t>total</w:t>
      </w:r>
      <w:proofErr w:type="spellEnd"/>
      <w:r w:rsidRPr="00D5649B">
        <w:rPr>
          <w:sz w:val="20"/>
        </w:rPr>
        <w:tab/>
        <w:t>Sum of NO emissions due to N inputs (kg NO-N ha</w:t>
      </w:r>
      <w:r w:rsidRPr="00D5649B">
        <w:rPr>
          <w:sz w:val="20"/>
          <w:vertAlign w:val="superscript"/>
        </w:rPr>
        <w:t>-1</w:t>
      </w:r>
      <w:r w:rsidRPr="00D5649B">
        <w:rPr>
          <w:sz w:val="20"/>
        </w:rPr>
        <w:t>)</w:t>
      </w:r>
    </w:p>
    <w:p w14:paraId="0019F935" w14:textId="7E553065" w:rsidR="00B75CB9" w:rsidRPr="00D5649B" w:rsidRDefault="00B75CB9" w:rsidP="00287831">
      <w:pPr>
        <w:tabs>
          <w:tab w:val="clear" w:pos="2880"/>
          <w:tab w:val="clear" w:pos="9360"/>
        </w:tabs>
        <w:spacing w:before="0"/>
        <w:ind w:left="2835" w:hanging="2835"/>
        <w:rPr>
          <w:sz w:val="20"/>
        </w:rPr>
      </w:pPr>
      <w:r w:rsidRPr="00D5649B">
        <w:rPr>
          <w:i/>
          <w:sz w:val="20"/>
        </w:rPr>
        <w:t>NO-N___</w:t>
      </w:r>
      <w:r w:rsidRPr="00980428">
        <w:rPr>
          <w:i/>
          <w:sz w:val="20"/>
          <w:vertAlign w:val="subscript"/>
        </w:rPr>
        <w:t>(</w:t>
      </w:r>
      <w:r w:rsidRPr="00D5649B">
        <w:rPr>
          <w:i/>
          <w:sz w:val="20"/>
          <w:vertAlign w:val="subscript"/>
        </w:rPr>
        <w:t xml:space="preserve">area, field n, crop n) </w:t>
      </w:r>
      <w:r w:rsidRPr="00D5649B">
        <w:rPr>
          <w:sz w:val="20"/>
        </w:rPr>
        <w:tab/>
        <w:t xml:space="preserve">NO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NO-N field</w:t>
      </w:r>
      <w:r w:rsidR="004316B6">
        <w:rPr>
          <w:sz w:val="20"/>
        </w:rPr>
        <w:t xml:space="preserve"> </w:t>
      </w:r>
      <w:r w:rsidRPr="004316B6">
        <w:rPr>
          <w:i/>
          <w:iCs/>
          <w:sz w:val="20"/>
        </w:rPr>
        <w:t>n</w:t>
      </w:r>
      <w:r w:rsidRPr="00D5649B">
        <w:rPr>
          <w:sz w:val="20"/>
          <w:vertAlign w:val="superscript"/>
        </w:rPr>
        <w:t>-1</w:t>
      </w:r>
      <w:r w:rsidRPr="00D5649B">
        <w:rPr>
          <w:sz w:val="20"/>
        </w:rPr>
        <w:t>)</w:t>
      </w:r>
    </w:p>
    <w:p w14:paraId="7F7A18AD" w14:textId="77777777" w:rsidR="00B75CB9" w:rsidRPr="00D5649B" w:rsidRDefault="00B75CB9" w:rsidP="00B75CB9">
      <w:pPr>
        <w:pStyle w:val="Heading5"/>
      </w:pPr>
      <w:r w:rsidRPr="00D5649B">
        <w:t>Nitrate leaching</w:t>
      </w:r>
    </w:p>
    <w:p w14:paraId="0A11AE6C" w14:textId="3A674B2D"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B75CB9" w:rsidRPr="00D5649B">
        <w:rPr>
          <w:b/>
          <w:szCs w:val="24"/>
        </w:rPr>
        <w:t xml:space="preserve"> </w:t>
      </w:r>
      <w:r w:rsidR="00B75CB9" w:rsidRPr="00D5649B">
        <w:rPr>
          <w:b/>
          <w:szCs w:val="24"/>
        </w:rPr>
        <w:tab/>
      </w:r>
      <w:r w:rsidR="00B75CB9" w:rsidRPr="00D5649B">
        <w:rPr>
          <w:b/>
          <w:szCs w:val="24"/>
        </w:rPr>
        <w:tab/>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635D1304" w14:textId="5447B1C5"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2.6.9</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04AF599F"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560DE215"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___leach</w:t>
      </w:r>
      <w:r w:rsidRPr="00D5649B">
        <w:rPr>
          <w:sz w:val="20"/>
        </w:rPr>
        <w:tab/>
        <w:t>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6DA717BE"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_total _leach</w:t>
      </w:r>
      <w:r w:rsidRPr="00D5649B">
        <w:rPr>
          <w:sz w:val="20"/>
        </w:rPr>
        <w:tab/>
        <w:t>Sum of 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3E46C53E" w14:textId="49FCB269"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 (area, field n, crop n)</w:t>
      </w:r>
      <w:r w:rsidRPr="00D5649B">
        <w:rPr>
          <w:sz w:val="20"/>
        </w:rPr>
        <w:tab/>
        <w:t xml:space="preserve">Leached N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w:t>
      </w:r>
      <w:r w:rsidRPr="00D5649B">
        <w:rPr>
          <w:sz w:val="20"/>
          <w:vertAlign w:val="subscript"/>
        </w:rPr>
        <w:t>3-</w:t>
      </w:r>
      <w:r w:rsidRPr="00D5649B">
        <w:rPr>
          <w:sz w:val="20"/>
        </w:rPr>
        <w:t>N field</w:t>
      </w:r>
      <w:r w:rsidR="004316B6">
        <w:rPr>
          <w:sz w:val="20"/>
        </w:rPr>
        <w:t xml:space="preserve"> </w:t>
      </w:r>
      <w:r w:rsidRPr="004316B6">
        <w:rPr>
          <w:i/>
          <w:iCs/>
          <w:sz w:val="20"/>
        </w:rPr>
        <w:t>n</w:t>
      </w:r>
      <w:r w:rsidRPr="00D5649B">
        <w:rPr>
          <w:sz w:val="20"/>
          <w:vertAlign w:val="superscript"/>
        </w:rPr>
        <w:t>-1</w:t>
      </w:r>
      <w:r w:rsidRPr="00D5649B">
        <w:rPr>
          <w:sz w:val="20"/>
        </w:rPr>
        <w:t>)</w:t>
      </w:r>
    </w:p>
    <w:p w14:paraId="3C09A0AF" w14:textId="77777777" w:rsidR="00B75CB9" w:rsidRPr="00D5649B" w:rsidRDefault="00B75CB9" w:rsidP="00B75CB9">
      <w:pPr>
        <w:pStyle w:val="Heading5"/>
      </w:pPr>
      <w:r w:rsidRPr="00D5649B">
        <w:t>Ammonia Volatilization</w:t>
      </w:r>
    </w:p>
    <w:p w14:paraId="58662626" w14:textId="77657BD7" w:rsidR="00B75CB9" w:rsidRPr="00200DFB"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B75CB9" w:rsidRPr="00200DFB">
        <w:rPr>
          <w:b/>
        </w:rPr>
        <w:t xml:space="preserve"> </w:t>
      </w:r>
      <w:r w:rsidR="00B75CB9" w:rsidRPr="00200DFB">
        <w:rPr>
          <w:b/>
        </w:rPr>
        <w:tab/>
      </w:r>
      <w:r w:rsidR="00B75CB9" w:rsidRPr="00200DF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61D27212" w14:textId="35AC5E9C" w:rsidR="00B75CB9" w:rsidRPr="00200DF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200DFB">
        <w:rPr>
          <w:b/>
          <w:szCs w:val="24"/>
        </w:rPr>
        <w:t xml:space="preserve"> </w:t>
      </w:r>
      <w:r w:rsidR="00B75CB9" w:rsidRPr="00200DF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2.6.9</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616EF674" w14:textId="77777777" w:rsidR="00B75CB9" w:rsidRPr="00200DFB" w:rsidRDefault="00B75CB9" w:rsidP="00B75CB9">
      <w:pPr>
        <w:tabs>
          <w:tab w:val="left" w:pos="2160"/>
          <w:tab w:val="right" w:pos="8640"/>
          <w:tab w:val="right" w:pos="8820"/>
        </w:tabs>
        <w:rPr>
          <w:color w:val="000000"/>
          <w:sz w:val="20"/>
        </w:rPr>
      </w:pPr>
      <w:r w:rsidRPr="00200DFB">
        <w:rPr>
          <w:color w:val="000000"/>
          <w:sz w:val="20"/>
        </w:rPr>
        <w:t>where</w:t>
      </w:r>
    </w:p>
    <w:p w14:paraId="78F198C7" w14:textId="01092130" w:rsidR="00B75CB9" w:rsidRPr="00200DFB" w:rsidRDefault="00B75CB9" w:rsidP="00287831">
      <w:pPr>
        <w:tabs>
          <w:tab w:val="clear" w:pos="2880"/>
          <w:tab w:val="clear" w:pos="9360"/>
        </w:tabs>
        <w:spacing w:before="0"/>
        <w:ind w:left="2835" w:hanging="2835"/>
        <w:rPr>
          <w:sz w:val="20"/>
        </w:rPr>
      </w:pPr>
      <w:r w:rsidRPr="00200DFB">
        <w:rPr>
          <w:i/>
          <w:sz w:val="20"/>
        </w:rPr>
        <w:lastRenderedPageBreak/>
        <w:t>NH</w:t>
      </w:r>
      <w:r w:rsidR="007026FB" w:rsidRPr="00200DFB">
        <w:rPr>
          <w:i/>
          <w:sz w:val="20"/>
          <w:vertAlign w:val="subscript"/>
        </w:rPr>
        <w:t>3</w:t>
      </w:r>
      <w:r w:rsidRPr="00200DFB">
        <w:rPr>
          <w:i/>
          <w:sz w:val="20"/>
        </w:rPr>
        <w:t>-N</w:t>
      </w:r>
      <w:r w:rsidRPr="00200DFB">
        <w:rPr>
          <w:i/>
          <w:sz w:val="20"/>
          <w:vertAlign w:val="subscript"/>
        </w:rPr>
        <w:t>___</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677F05EC" w14:textId="0AEAE575"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total</w:t>
      </w:r>
      <w:r w:rsidRPr="00200DFB">
        <w:rPr>
          <w:sz w:val="20"/>
        </w:rPr>
        <w:tab/>
        <w:t xml:space="preserve">Sum of 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0F1323DA" w14:textId="04CB7150" w:rsidR="00B75CB9" w:rsidRPr="00D5649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___ (area, </w:t>
      </w:r>
      <w:proofErr w:type="spellStart"/>
      <w:r w:rsidRPr="00200DFB">
        <w:rPr>
          <w:i/>
          <w:sz w:val="20"/>
          <w:vertAlign w:val="subscript"/>
        </w:rPr>
        <w:t>fieldn</w:t>
      </w:r>
      <w:proofErr w:type="spellEnd"/>
      <w:r w:rsidRPr="00200DFB">
        <w:rPr>
          <w:i/>
          <w:sz w:val="20"/>
          <w:vertAlign w:val="subscript"/>
        </w:rPr>
        <w:t xml:space="preserve">, crop n) </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by source/summary from field </w:t>
      </w:r>
      <w:r w:rsidRPr="00200DFB">
        <w:rPr>
          <w:i/>
          <w:iCs/>
          <w:sz w:val="20"/>
        </w:rPr>
        <w:t>n</w:t>
      </w:r>
      <w:r w:rsidRPr="00200DFB">
        <w:rPr>
          <w:sz w:val="20"/>
        </w:rPr>
        <w:t xml:space="preserve"> and crop </w:t>
      </w:r>
      <w:r w:rsidRPr="00200DFB">
        <w:rPr>
          <w:i/>
          <w:iCs/>
          <w:sz w:val="20"/>
        </w:rPr>
        <w:t>n</w:t>
      </w:r>
      <w:r w:rsidRPr="00200DFB">
        <w:rPr>
          <w:sz w:val="20"/>
        </w:rPr>
        <w:t xml:space="preserve"> (kg NH</w:t>
      </w:r>
      <w:r w:rsidR="007026FB" w:rsidRPr="00200DFB">
        <w:rPr>
          <w:sz w:val="20"/>
          <w:vertAlign w:val="subscript"/>
        </w:rPr>
        <w:t>3</w:t>
      </w:r>
      <w:r w:rsidRPr="00200DFB">
        <w:rPr>
          <w:sz w:val="20"/>
          <w:vertAlign w:val="subscript"/>
        </w:rPr>
        <w:t>-</w:t>
      </w:r>
      <w:r w:rsidRPr="00200DFB">
        <w:rPr>
          <w:sz w:val="20"/>
        </w:rPr>
        <w:t>N field</w:t>
      </w:r>
      <w:r w:rsidR="007026FB" w:rsidRPr="00200DFB">
        <w:rPr>
          <w:sz w:val="20"/>
        </w:rPr>
        <w:t xml:space="preserve"> </w:t>
      </w:r>
      <w:r w:rsidRPr="00200DFB">
        <w:rPr>
          <w:i/>
          <w:iCs/>
          <w:sz w:val="20"/>
        </w:rPr>
        <w:t>n</w:t>
      </w:r>
      <w:r w:rsidRPr="00200DFB">
        <w:rPr>
          <w:sz w:val="20"/>
          <w:vertAlign w:val="superscript"/>
        </w:rPr>
        <w:t>-1</w:t>
      </w:r>
      <w:r w:rsidRPr="00200DFB">
        <w:rPr>
          <w:sz w:val="20"/>
        </w:rPr>
        <w:t>)</w:t>
      </w:r>
    </w:p>
    <w:p w14:paraId="6C5311FF" w14:textId="77777777" w:rsidR="00B75CB9" w:rsidRPr="00D5649B" w:rsidRDefault="00B75CB9" w:rsidP="00B75CB9">
      <w:pPr>
        <w:pStyle w:val="Heading5"/>
      </w:pPr>
      <w:r w:rsidRPr="00D5649B">
        <w:t>Denitrification</w:t>
      </w:r>
    </w:p>
    <w:p w14:paraId="49E65F7E" w14:textId="5811CC65"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25EA485B"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7E68DE5"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w:t>
      </w:r>
      <w:r w:rsidRPr="00D5649B">
        <w:rPr>
          <w:sz w:val="20"/>
        </w:rPr>
        <w:t>N ha</w:t>
      </w:r>
      <w:r w:rsidRPr="00D5649B">
        <w:rPr>
          <w:sz w:val="20"/>
          <w:vertAlign w:val="superscript"/>
        </w:rPr>
        <w:t>-1</w:t>
      </w:r>
      <w:r w:rsidRPr="00D5649B">
        <w:rPr>
          <w:sz w:val="20"/>
          <w:szCs w:val="16"/>
        </w:rPr>
        <w:t>)</w:t>
      </w:r>
    </w:p>
    <w:p w14:paraId="52DE64EE"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 (area, field n, crop n)</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from field </w:t>
      </w:r>
      <w:r w:rsidRPr="00CE3B97">
        <w:rPr>
          <w:i/>
          <w:iCs/>
          <w:sz w:val="20"/>
        </w:rPr>
        <w:t>n</w:t>
      </w:r>
      <w:r w:rsidRPr="00D5649B">
        <w:rPr>
          <w:sz w:val="20"/>
        </w:rPr>
        <w:t xml:space="preserve"> and crop </w:t>
      </w:r>
      <w:r w:rsidRPr="00CE3B97">
        <w:rPr>
          <w:i/>
          <w:iCs/>
          <w:sz w:val="20"/>
        </w:rPr>
        <w:t>n</w:t>
      </w:r>
      <w:r w:rsidRPr="00D5649B">
        <w:rPr>
          <w:sz w:val="20"/>
        </w:rPr>
        <w:t xml:space="preserve"> </w:t>
      </w:r>
      <w:r w:rsidRPr="00D5649B">
        <w:rPr>
          <w:sz w:val="20"/>
          <w:szCs w:val="16"/>
        </w:rPr>
        <w:t>(kg N</w:t>
      </w:r>
      <w:r w:rsidRPr="00D5649B">
        <w:rPr>
          <w:sz w:val="20"/>
          <w:szCs w:val="16"/>
          <w:vertAlign w:val="subscript"/>
        </w:rPr>
        <w:t>2</w:t>
      </w:r>
      <w:r w:rsidRPr="00D5649B">
        <w:rPr>
          <w:sz w:val="20"/>
          <w:szCs w:val="16"/>
        </w:rPr>
        <w:t>-</w:t>
      </w:r>
      <w:r w:rsidRPr="00D5649B">
        <w:rPr>
          <w:sz w:val="20"/>
        </w:rPr>
        <w:t>N field</w:t>
      </w:r>
      <w:r w:rsidRPr="00D5649B">
        <w:rPr>
          <w:sz w:val="20"/>
          <w:vertAlign w:val="subscript"/>
        </w:rPr>
        <w:t>n</w:t>
      </w:r>
      <w:r w:rsidRPr="00D5649B">
        <w:rPr>
          <w:sz w:val="20"/>
          <w:vertAlign w:val="superscript"/>
        </w:rPr>
        <w:t>-1</w:t>
      </w:r>
      <w:r w:rsidRPr="00D5649B">
        <w:rPr>
          <w:sz w:val="20"/>
          <w:szCs w:val="16"/>
        </w:rPr>
        <w:t xml:space="preserve">) </w:t>
      </w:r>
    </w:p>
    <w:p w14:paraId="38D2D707" w14:textId="77777777" w:rsidR="00B75CB9" w:rsidRPr="00D5649B" w:rsidRDefault="00B75CB9" w:rsidP="00B75CB9">
      <w:pPr>
        <w:pStyle w:val="Heading4"/>
      </w:pPr>
      <w:r w:rsidRPr="00D5649B">
        <w:t>N emissions from a crop</w:t>
      </w:r>
    </w:p>
    <w:p w14:paraId="0B8FF5D9" w14:textId="655109EA" w:rsidR="00B75CB9" w:rsidRPr="00D5649B" w:rsidRDefault="00B75CB9" w:rsidP="00B75CB9">
      <w:pPr>
        <w:rPr>
          <w:b/>
        </w:rPr>
      </w:pPr>
      <w:r w:rsidRPr="00D5649B">
        <w:rPr>
          <w:b/>
        </w:rPr>
        <w:t>This is a recalculation of the N</w:t>
      </w:r>
      <w:r w:rsidRPr="00D5649B">
        <w:rPr>
          <w:b/>
          <w:vertAlign w:val="subscript"/>
        </w:rPr>
        <w:t>2</w:t>
      </w:r>
      <w:r w:rsidRPr="00D5649B">
        <w:rPr>
          <w:b/>
        </w:rPr>
        <w:t xml:space="preserve">O emissions </w:t>
      </w:r>
      <w:r w:rsidR="00730DEF">
        <w:rPr>
          <w:b/>
        </w:rPr>
        <w:t>summarised by crop</w:t>
      </w:r>
      <w:r w:rsidRPr="00D5649B">
        <w:rPr>
          <w:b/>
        </w:rPr>
        <w:t>.</w:t>
      </w:r>
    </w:p>
    <w:p w14:paraId="2CD73231" w14:textId="74FE6B5E"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56AD49A8" w14:textId="0B143B72"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50EF934A" w14:textId="20749A6D"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11F24EE2" w14:textId="088C5BFD" w:rsidR="00B75CB9" w:rsidRPr="00A50EE7"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B75CB9" w:rsidRPr="00A50EE7">
        <w:rPr>
          <w:b/>
        </w:rPr>
        <w:t xml:space="preserve"> </w:t>
      </w:r>
      <w:r w:rsidR="00B75CB9" w:rsidRPr="00A50EE7">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p>
    <w:p w14:paraId="17C8F524" w14:textId="79818574" w:rsidR="00B75CB9" w:rsidRPr="00A50EE7"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B75CB9" w:rsidRPr="00A50EE7">
        <w:rPr>
          <w:b/>
          <w:szCs w:val="24"/>
        </w:rPr>
        <w:t xml:space="preserve"> </w:t>
      </w:r>
      <w:r w:rsidR="00B75CB9" w:rsidRPr="00A50EE7">
        <w:rPr>
          <w:b/>
          <w:szCs w:val="24"/>
        </w:rPr>
        <w:tab/>
      </w:r>
      <w:r w:rsidR="00B75CB9" w:rsidRPr="00A50EE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p>
    <w:p w14:paraId="13713308" w14:textId="77777777" w:rsidR="00B75CB9" w:rsidRPr="00A50EE7" w:rsidRDefault="00B75CB9" w:rsidP="00B75CB9">
      <w:pPr>
        <w:pStyle w:val="Caption"/>
        <w:spacing w:line="240" w:lineRule="auto"/>
        <w:rPr>
          <w:sz w:val="20"/>
        </w:rPr>
      </w:pPr>
      <w:r w:rsidRPr="00A50EE7">
        <w:rPr>
          <w:sz w:val="20"/>
        </w:rPr>
        <w:t>where</w:t>
      </w:r>
    </w:p>
    <w:p w14:paraId="78BF8249" w14:textId="77777777" w:rsidR="00B75CB9" w:rsidRPr="00A50EE7" w:rsidRDefault="00B75CB9" w:rsidP="00287831">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_____</w:t>
      </w:r>
      <w:r w:rsidRPr="00A50EE7">
        <w:rPr>
          <w:i/>
          <w:sz w:val="20"/>
          <w:vertAlign w:val="subscript"/>
        </w:rPr>
        <w:tab/>
      </w:r>
      <w:r w:rsidRPr="00A50EE7">
        <w:rPr>
          <w:sz w:val="20"/>
        </w:rPr>
        <w:t>N</w:t>
      </w:r>
      <w:r w:rsidRPr="00A50EE7">
        <w:rPr>
          <w:sz w:val="20"/>
          <w:vertAlign w:val="subscript"/>
        </w:rPr>
        <w:t>2</w:t>
      </w:r>
      <w:r w:rsidRPr="00A50EE7">
        <w:rPr>
          <w:sz w:val="20"/>
        </w:rPr>
        <w:t>O emission source/summary (kg N</w:t>
      </w:r>
      <w:r w:rsidRPr="00A50EE7">
        <w:rPr>
          <w:sz w:val="20"/>
          <w:vertAlign w:val="subscript"/>
        </w:rPr>
        <w:t>2</w:t>
      </w:r>
      <w:r w:rsidRPr="00A50EE7">
        <w:rPr>
          <w:sz w:val="20"/>
        </w:rPr>
        <w:t>O-N crop</w:t>
      </w:r>
      <w:r w:rsidRPr="00A50EE7">
        <w:rPr>
          <w:sz w:val="20"/>
          <w:vertAlign w:val="superscript"/>
        </w:rPr>
        <w:t>-1</w:t>
      </w:r>
      <w:r w:rsidRPr="00A50EE7">
        <w:rPr>
          <w:sz w:val="20"/>
        </w:rPr>
        <w:t>)</w:t>
      </w:r>
    </w:p>
    <w:p w14:paraId="65F61631" w14:textId="77777777" w:rsidR="00B75CB9" w:rsidRPr="00A50EE7" w:rsidRDefault="00B75CB9" w:rsidP="00287831">
      <w:pPr>
        <w:tabs>
          <w:tab w:val="clear" w:pos="2880"/>
          <w:tab w:val="clear" w:pos="9360"/>
        </w:tabs>
        <w:spacing w:before="0"/>
        <w:ind w:left="2835" w:hanging="2835"/>
        <w:rPr>
          <w:sz w:val="20"/>
        </w:rPr>
      </w:pPr>
      <w:r w:rsidRPr="00A50EE7">
        <w:rPr>
          <w:i/>
          <w:sz w:val="20"/>
        </w:rPr>
        <w:t>NO-N</w:t>
      </w:r>
      <w:r w:rsidRPr="00A50EE7">
        <w:rPr>
          <w:i/>
          <w:sz w:val="20"/>
          <w:vertAlign w:val="subscript"/>
        </w:rPr>
        <w:t>_____</w:t>
      </w:r>
      <w:r w:rsidRPr="00A50EE7">
        <w:rPr>
          <w:sz w:val="20"/>
        </w:rPr>
        <w:tab/>
        <w:t>NO emissions source/summary (kg NO-N crop</w:t>
      </w:r>
      <w:r w:rsidRPr="00A50EE7">
        <w:rPr>
          <w:sz w:val="20"/>
          <w:vertAlign w:val="superscript"/>
        </w:rPr>
        <w:t>-1</w:t>
      </w:r>
      <w:r w:rsidRPr="00A50EE7">
        <w:rPr>
          <w:sz w:val="20"/>
        </w:rPr>
        <w:t>)</w:t>
      </w:r>
    </w:p>
    <w:p w14:paraId="2CBE3064" w14:textId="77777777" w:rsidR="00B75CB9" w:rsidRPr="00A50EE7" w:rsidRDefault="00B75CB9" w:rsidP="0028783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crop</w:t>
      </w:r>
      <w:r w:rsidRPr="00A50EE7">
        <w:rPr>
          <w:sz w:val="20"/>
          <w:vertAlign w:val="superscript"/>
        </w:rPr>
        <w:t>-1</w:t>
      </w:r>
      <w:r w:rsidRPr="00A50EE7">
        <w:rPr>
          <w:sz w:val="20"/>
        </w:rPr>
        <w:t>)</w:t>
      </w:r>
    </w:p>
    <w:p w14:paraId="175336F6" w14:textId="34521B20" w:rsidR="00B75CB9" w:rsidRPr="00A50EE7" w:rsidRDefault="00B75CB9" w:rsidP="00287831">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crop</w:t>
      </w:r>
      <w:r w:rsidRPr="00A50EE7">
        <w:rPr>
          <w:sz w:val="20"/>
          <w:vertAlign w:val="superscript"/>
        </w:rPr>
        <w:t>-1</w:t>
      </w:r>
      <w:r w:rsidRPr="00A50EE7">
        <w:rPr>
          <w:sz w:val="20"/>
        </w:rPr>
        <w:t>)</w:t>
      </w:r>
    </w:p>
    <w:p w14:paraId="6E702B8B" w14:textId="77777777" w:rsidR="00B75CB9" w:rsidRPr="00A50EE7" w:rsidRDefault="00B75CB9" w:rsidP="00287831">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crop</w:t>
      </w:r>
      <w:r w:rsidRPr="00A50EE7">
        <w:rPr>
          <w:sz w:val="20"/>
          <w:vertAlign w:val="superscript"/>
        </w:rPr>
        <w:t>-1</w:t>
      </w:r>
      <w:r w:rsidRPr="00A50EE7">
        <w:rPr>
          <w:sz w:val="20"/>
          <w:szCs w:val="16"/>
        </w:rPr>
        <w:t xml:space="preserve">) </w:t>
      </w:r>
    </w:p>
    <w:p w14:paraId="60436BD4" w14:textId="77777777" w:rsidR="00B75CB9" w:rsidRPr="00A50EE7" w:rsidRDefault="00B75CB9" w:rsidP="00B75CB9">
      <w:pPr>
        <w:pStyle w:val="Heading4"/>
      </w:pPr>
      <w:r w:rsidRPr="00A50EE7">
        <w:t>N emissions from a year</w:t>
      </w:r>
    </w:p>
    <w:p w14:paraId="158C996E" w14:textId="767A496C" w:rsidR="00B75CB9" w:rsidRPr="00D5649B" w:rsidRDefault="00B75CB9" w:rsidP="00B75CB9">
      <w:pPr>
        <w:rPr>
          <w:b/>
        </w:rPr>
      </w:pPr>
      <w:r w:rsidRPr="00D5649B">
        <w:rPr>
          <w:b/>
        </w:rPr>
        <w:t>This is a recalculation of the N</w:t>
      </w:r>
      <w:r w:rsidRPr="00D5649B">
        <w:rPr>
          <w:b/>
          <w:vertAlign w:val="subscript"/>
        </w:rPr>
        <w:t>2</w:t>
      </w:r>
      <w:r w:rsidRPr="00D5649B">
        <w:rPr>
          <w:b/>
        </w:rPr>
        <w:t xml:space="preserve">O emissions </w:t>
      </w:r>
      <w:r w:rsidR="00730DEF">
        <w:rPr>
          <w:b/>
        </w:rPr>
        <w:t>summarised by year</w:t>
      </w:r>
      <w:r w:rsidRPr="00D5649B">
        <w:rPr>
          <w:b/>
        </w:rPr>
        <w:t>.</w:t>
      </w:r>
    </w:p>
    <w:p w14:paraId="4DE6DCA3" w14:textId="7A9277E6"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p>
    <w:p w14:paraId="2CAB4497" w14:textId="7117E18D"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4173137F" w14:textId="4FC18543"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19</w:t>
      </w:r>
      <w:r w:rsidR="001977CC">
        <w:rPr>
          <w:b/>
        </w:rPr>
        <w:fldChar w:fldCharType="end"/>
      </w:r>
    </w:p>
    <w:p w14:paraId="76BFC347" w14:textId="664482E5" w:rsidR="00B75CB9" w:rsidRPr="00D5649B"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B75CB9" w:rsidRPr="00D5649B">
        <w:rPr>
          <w:b/>
        </w:rPr>
        <w:t xml:space="preserve"> </w:t>
      </w:r>
      <w:r w:rsidR="00B75CB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20</w:t>
      </w:r>
      <w:r w:rsidR="001977CC">
        <w:rPr>
          <w:b/>
        </w:rPr>
        <w:fldChar w:fldCharType="end"/>
      </w:r>
    </w:p>
    <w:p w14:paraId="35B37A52" w14:textId="78FC334B"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21</w:t>
      </w:r>
      <w:r w:rsidR="001977CC">
        <w:rPr>
          <w:b/>
        </w:rPr>
        <w:fldChar w:fldCharType="end"/>
      </w:r>
    </w:p>
    <w:p w14:paraId="41687B9F" w14:textId="77777777" w:rsidR="00B75CB9" w:rsidRPr="00D5649B" w:rsidRDefault="00B75CB9" w:rsidP="00B75CB9">
      <w:pPr>
        <w:pStyle w:val="Caption"/>
        <w:spacing w:line="240" w:lineRule="auto"/>
        <w:rPr>
          <w:sz w:val="20"/>
        </w:rPr>
      </w:pPr>
      <w:r w:rsidRPr="00D5649B">
        <w:rPr>
          <w:sz w:val="20"/>
        </w:rPr>
        <w:t>where</w:t>
      </w:r>
    </w:p>
    <w:p w14:paraId="605B68D0"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2DD0DC8A"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40A95FF7" w14:textId="77777777" w:rsidR="00B75CB9" w:rsidRPr="00D5649B" w:rsidRDefault="00B75CB9" w:rsidP="00910EFD">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w:t>
      </w:r>
      <w:r w:rsidRPr="00D5649B">
        <w:rPr>
          <w:sz w:val="20"/>
        </w:rPr>
        <w:tab/>
        <w:t>Leached N from ___N source (kg NO</w:t>
      </w:r>
      <w:r w:rsidRPr="00D5649B">
        <w:rPr>
          <w:sz w:val="20"/>
          <w:vertAlign w:val="subscript"/>
        </w:rPr>
        <w:t>3-</w:t>
      </w:r>
      <w:r w:rsidRPr="00D5649B">
        <w:rPr>
          <w:sz w:val="20"/>
        </w:rPr>
        <w:t>N yr</w:t>
      </w:r>
      <w:r w:rsidRPr="00D5649B">
        <w:rPr>
          <w:sz w:val="20"/>
          <w:vertAlign w:val="superscript"/>
        </w:rPr>
        <w:t>-1</w:t>
      </w:r>
      <w:r w:rsidRPr="00D5649B">
        <w:rPr>
          <w:sz w:val="20"/>
        </w:rPr>
        <w:t>)</w:t>
      </w:r>
    </w:p>
    <w:p w14:paraId="3CD36BA9" w14:textId="7CBB0DA3" w:rsidR="00B75CB9" w:rsidRPr="00D5649B"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15D5FF93" w14:textId="77777777" w:rsidR="00B75CB9" w:rsidRPr="00D5649B" w:rsidRDefault="00B75CB9" w:rsidP="00910EF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loss </w:t>
      </w:r>
      <w:r w:rsidRPr="00D5649B">
        <w:rPr>
          <w:sz w:val="20"/>
          <w:szCs w:val="16"/>
        </w:rPr>
        <w:t>(kg N</w:t>
      </w:r>
      <w:r w:rsidRPr="00D5649B">
        <w:rPr>
          <w:sz w:val="20"/>
          <w:szCs w:val="16"/>
          <w:vertAlign w:val="subscript"/>
        </w:rPr>
        <w:t>2</w:t>
      </w:r>
      <w:r w:rsidRPr="00D5649B">
        <w:rPr>
          <w:sz w:val="20"/>
          <w:szCs w:val="16"/>
        </w:rPr>
        <w:t>-</w:t>
      </w:r>
      <w:r w:rsidRPr="00D5649B">
        <w:rPr>
          <w:sz w:val="20"/>
        </w:rPr>
        <w:t>N yr</w:t>
      </w:r>
      <w:r w:rsidRPr="00D5649B">
        <w:rPr>
          <w:sz w:val="20"/>
          <w:vertAlign w:val="superscript"/>
        </w:rPr>
        <w:t>-1</w:t>
      </w:r>
      <w:r w:rsidRPr="00D5649B">
        <w:rPr>
          <w:sz w:val="20"/>
          <w:szCs w:val="16"/>
        </w:rPr>
        <w:t xml:space="preserve">) </w:t>
      </w:r>
    </w:p>
    <w:p w14:paraId="4DBA6153" w14:textId="77777777" w:rsidR="00B75CB9" w:rsidRPr="00D5649B" w:rsidRDefault="00B75CB9" w:rsidP="00B75CB9">
      <w:pPr>
        <w:pStyle w:val="Heading4"/>
      </w:pPr>
      <w:bookmarkStart w:id="353" w:name="_Hlk148000847"/>
      <w:r w:rsidRPr="00D5649B">
        <w:t>Sum of emissions related to export of biomass</w:t>
      </w:r>
    </w:p>
    <w:p w14:paraId="02348C77" w14:textId="05C50579" w:rsidR="00B75CB9" w:rsidRPr="008F2396" w:rsidRDefault="00000000" w:rsidP="001F7AE4">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890B62" w:rsidRPr="008F2396">
        <w:rPr>
          <w:b/>
        </w:rPr>
        <w:t xml:space="preserve"> </w:t>
      </w:r>
      <w:r w:rsidR="00890B62" w:rsidRPr="008F2396">
        <w:rPr>
          <w:b/>
        </w:rPr>
        <w:tab/>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22</w:t>
      </w:r>
      <w:r w:rsidR="001977CC" w:rsidRPr="008F2396">
        <w:rPr>
          <w:b/>
        </w:rPr>
        <w:fldChar w:fldCharType="end"/>
      </w:r>
    </w:p>
    <w:p w14:paraId="34FD6681" w14:textId="0B5E73FD" w:rsidR="00B75CB9" w:rsidRPr="008F2396" w:rsidRDefault="00B75CB9" w:rsidP="001F7AE4">
      <w:pPr>
        <w:keepNext/>
        <w:tabs>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00890B62" w:rsidRPr="008F2396">
        <w:rPr>
          <w:b/>
          <w:szCs w:val="24"/>
        </w:rPr>
        <w:t xml:space="preserve"> </w:t>
      </w:r>
      <w:r w:rsidR="00890B62" w:rsidRPr="008F2396">
        <w:rPr>
          <w:b/>
          <w:szCs w:val="24"/>
        </w:rPr>
        <w:tab/>
      </w:r>
      <w:r w:rsidR="00890B62"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23</w:t>
      </w:r>
      <w:r w:rsidR="001977CC" w:rsidRPr="008F2396">
        <w:rPr>
          <w:b/>
        </w:rPr>
        <w:fldChar w:fldCharType="end"/>
      </w:r>
    </w:p>
    <w:p w14:paraId="75FD8A80" w14:textId="77777777" w:rsidR="00C85FF1" w:rsidRPr="008F2396"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1A41C5" w:rsidRPr="008F2396">
        <w:rPr>
          <w:b/>
        </w:rPr>
        <w:t xml:space="preserve"> </w:t>
      </w:r>
      <w:r w:rsidR="001A41C5" w:rsidRPr="008F2396">
        <w:rPr>
          <w:b/>
        </w:rPr>
        <w:tab/>
      </w:r>
    </w:p>
    <w:p w14:paraId="4B2F39EB" w14:textId="13DB4BD8" w:rsidR="001A41C5" w:rsidRPr="008F2396" w:rsidRDefault="00C85FF1" w:rsidP="00F320C4">
      <w:pPr>
        <w:keepNext/>
        <w:tabs>
          <w:tab w:val="clear" w:pos="9360"/>
          <w:tab w:val="right" w:pos="9781"/>
        </w:tabs>
        <w:spacing w:after="120"/>
        <w:ind w:left="3150" w:hanging="3150"/>
        <w:rPr>
          <w:b/>
        </w:rPr>
      </w:pPr>
      <w:r w:rsidRPr="008F2396">
        <w:rPr>
          <w:b/>
        </w:rPr>
        <w:tab/>
      </w:r>
      <w:r w:rsidRPr="008F2396">
        <w:rPr>
          <w:b/>
        </w:rPr>
        <w:tab/>
      </w:r>
      <w:r w:rsidRPr="008F2396">
        <w:rPr>
          <w:b/>
        </w:rPr>
        <w:tab/>
      </w:r>
      <w:r w:rsidR="001A41C5"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24</w:t>
      </w:r>
      <w:r w:rsidR="001977CC" w:rsidRPr="008F2396">
        <w:rPr>
          <w:b/>
        </w:rPr>
        <w:fldChar w:fldCharType="end"/>
      </w:r>
    </w:p>
    <w:bookmarkEnd w:id="353"/>
    <w:p w14:paraId="65DCB012" w14:textId="65E9C345" w:rsidR="00F320C4" w:rsidRPr="008F2396"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F320C4" w:rsidRPr="008F2396">
        <w:rPr>
          <w:b/>
        </w:rPr>
        <w:t xml:space="preserve"> </w:t>
      </w:r>
      <w:r w:rsidR="00F320C4" w:rsidRPr="008F2396">
        <w:rPr>
          <w:b/>
        </w:rPr>
        <w:tab/>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25</w:t>
      </w:r>
      <w:r w:rsidR="001977CC" w:rsidRPr="008F2396">
        <w:rPr>
          <w:b/>
        </w:rPr>
        <w:fldChar w:fldCharType="end"/>
      </w:r>
    </w:p>
    <w:p w14:paraId="5B0DD1ED" w14:textId="74D5730A" w:rsidR="001A41C5" w:rsidRPr="008F2396" w:rsidRDefault="00000000" w:rsidP="001F7AE4">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F320C4" w:rsidRPr="008F2396">
        <w:rPr>
          <w:b/>
        </w:rPr>
        <w:t xml:space="preserve"> </w:t>
      </w:r>
      <w:r w:rsidR="00F320C4" w:rsidRPr="008F2396">
        <w:rPr>
          <w:b/>
        </w:rPr>
        <w:tab/>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26</w:t>
      </w:r>
      <w:r w:rsidR="001977CC" w:rsidRPr="008F2396">
        <w:rPr>
          <w:b/>
        </w:rPr>
        <w:fldChar w:fldCharType="end"/>
      </w:r>
    </w:p>
    <w:p w14:paraId="78524252" w14:textId="77777777" w:rsidR="00B75CB9" w:rsidRPr="00D5649B" w:rsidRDefault="00B75CB9" w:rsidP="00B75CB9">
      <w:pPr>
        <w:pStyle w:val="Caption"/>
        <w:spacing w:line="240" w:lineRule="auto"/>
        <w:rPr>
          <w:sz w:val="20"/>
        </w:rPr>
      </w:pPr>
      <w:r w:rsidRPr="008F2396">
        <w:rPr>
          <w:sz w:val="20"/>
        </w:rPr>
        <w:t>where</w:t>
      </w:r>
    </w:p>
    <w:p w14:paraId="06C7445F" w14:textId="53ED32FD"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w:t>
      </w:r>
      <w:r w:rsidR="004A548D" w:rsidRPr="00A50EE7">
        <w:rPr>
          <w:i/>
          <w:sz w:val="20"/>
          <w:vertAlign w:val="subscript"/>
        </w:rPr>
        <w:t>direct</w:t>
      </w:r>
      <w:r w:rsidRPr="00A50EE7">
        <w:rPr>
          <w:i/>
          <w:sz w:val="20"/>
          <w:vertAlign w:val="subscript"/>
        </w:rPr>
        <w:t>_export</w:t>
      </w:r>
      <w:r w:rsidRPr="00A50EE7">
        <w:rPr>
          <w:i/>
          <w:sz w:val="20"/>
          <w:vertAlign w:val="subscript"/>
        </w:rPr>
        <w:tab/>
      </w:r>
      <w:r w:rsidRPr="00A50EE7">
        <w:rPr>
          <w:sz w:val="20"/>
        </w:rPr>
        <w:t xml:space="preserve">Sum of </w:t>
      </w:r>
      <w:r w:rsidR="00BE260A" w:rsidRPr="00A50EE7">
        <w:rPr>
          <w:sz w:val="20"/>
        </w:rPr>
        <w:t xml:space="preserve">direct </w:t>
      </w:r>
      <w:r w:rsidRPr="00A50EE7">
        <w:rPr>
          <w:sz w:val="20"/>
        </w:rPr>
        <w:t>N</w:t>
      </w:r>
      <w:r w:rsidRPr="00A50EE7">
        <w:rPr>
          <w:sz w:val="20"/>
          <w:vertAlign w:val="subscript"/>
        </w:rPr>
        <w:t>2</w:t>
      </w:r>
      <w:r w:rsidRPr="00A50EE7">
        <w:rPr>
          <w:sz w:val="20"/>
        </w:rPr>
        <w:t>O emissions due to export of biomass from the farm (kg N</w:t>
      </w:r>
      <w:r w:rsidRPr="00A50EE7">
        <w:rPr>
          <w:sz w:val="20"/>
          <w:vertAlign w:val="subscript"/>
        </w:rPr>
        <w:t>2</w:t>
      </w:r>
      <w:r w:rsidRPr="00A50EE7">
        <w:rPr>
          <w:sz w:val="20"/>
        </w:rPr>
        <w:t>O-N yr</w:t>
      </w:r>
      <w:r w:rsidRPr="00A50EE7">
        <w:rPr>
          <w:sz w:val="20"/>
          <w:vertAlign w:val="superscript"/>
        </w:rPr>
        <w:t>-1</w:t>
      </w:r>
      <w:r w:rsidRPr="00A50EE7">
        <w:rPr>
          <w:sz w:val="20"/>
        </w:rPr>
        <w:t>)</w:t>
      </w:r>
    </w:p>
    <w:p w14:paraId="1D5D86C2" w14:textId="65A98401"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CRN_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crop residue emissions that have been exported from the farm</w:t>
      </w:r>
    </w:p>
    <w:p w14:paraId="28079094" w14:textId="49F527E9"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applications of manure exported from the farm</w:t>
      </w:r>
    </w:p>
    <w:p w14:paraId="5F14FDEC" w14:textId="77777777" w:rsidR="00BE260A" w:rsidRPr="00A50EE7" w:rsidRDefault="00BE260A" w:rsidP="00BE260A">
      <w:pPr>
        <w:keepNext/>
        <w:keepLines/>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total_export</w:t>
      </w:r>
      <w:proofErr w:type="spellEnd"/>
      <w:r w:rsidRPr="00A50EE7">
        <w:rPr>
          <w:i/>
          <w:sz w:val="20"/>
          <w:vertAlign w:val="subscript"/>
        </w:rPr>
        <w:tab/>
      </w:r>
      <w:r w:rsidRPr="00A50EE7">
        <w:rPr>
          <w:sz w:val="20"/>
        </w:rPr>
        <w:t>Sum of NO emissions due to export of biomass from the farm (kg NO-N yr</w:t>
      </w:r>
      <w:r w:rsidRPr="00A50EE7">
        <w:rPr>
          <w:sz w:val="20"/>
          <w:vertAlign w:val="superscript"/>
        </w:rPr>
        <w:t>-1</w:t>
      </w:r>
      <w:r w:rsidRPr="00A50EE7">
        <w:rPr>
          <w:sz w:val="20"/>
        </w:rPr>
        <w:t>)</w:t>
      </w:r>
    </w:p>
    <w:p w14:paraId="454237E9" w14:textId="0EB80AA7"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CRN_export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crop residue emissions that have been exported from the farm</w:t>
      </w:r>
    </w:p>
    <w:p w14:paraId="1867BDB0" w14:textId="457D6655"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ON_export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applications of manure exported from the farm</w:t>
      </w:r>
    </w:p>
    <w:p w14:paraId="5D240E44" w14:textId="36ECF706" w:rsidR="0038640F" w:rsidRPr="00A50EE7" w:rsidRDefault="00A678CD" w:rsidP="0038640F">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totalindirect_export</w:t>
      </w:r>
      <w:r w:rsidR="0038640F" w:rsidRPr="00A50EE7">
        <w:rPr>
          <w:i/>
          <w:sz w:val="20"/>
          <w:vertAlign w:val="subscript"/>
        </w:rPr>
        <w:tab/>
      </w:r>
      <w:r w:rsidR="0038640F" w:rsidRPr="00A50EE7">
        <w:rPr>
          <w:sz w:val="20"/>
        </w:rPr>
        <w:t>Sum of indirect N</w:t>
      </w:r>
      <w:r w:rsidR="0038640F" w:rsidRPr="00A50EE7">
        <w:rPr>
          <w:sz w:val="20"/>
          <w:vertAlign w:val="subscript"/>
        </w:rPr>
        <w:t>2</w:t>
      </w:r>
      <w:r w:rsidR="0038640F" w:rsidRPr="00A50EE7">
        <w:rPr>
          <w:sz w:val="20"/>
        </w:rPr>
        <w:t>O emissions due to export of biomass from the farm (kg N</w:t>
      </w:r>
      <w:r w:rsidR="0038640F" w:rsidRPr="00A50EE7">
        <w:rPr>
          <w:sz w:val="20"/>
          <w:vertAlign w:val="subscript"/>
        </w:rPr>
        <w:t>2</w:t>
      </w:r>
      <w:r w:rsidR="0038640F" w:rsidRPr="00A50EE7">
        <w:rPr>
          <w:sz w:val="20"/>
        </w:rPr>
        <w:t>O-N yr</w:t>
      </w:r>
      <w:r w:rsidR="0038640F" w:rsidRPr="00A50EE7">
        <w:rPr>
          <w:sz w:val="20"/>
          <w:vertAlign w:val="superscript"/>
        </w:rPr>
        <w:t>-1</w:t>
      </w:r>
      <w:r w:rsidR="0038640F" w:rsidRPr="00A50EE7">
        <w:rPr>
          <w:sz w:val="20"/>
        </w:rPr>
        <w:t>)</w:t>
      </w:r>
    </w:p>
    <w:p w14:paraId="0D024861" w14:textId="77777777"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ONleach_export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 -N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N2O_N_ONLeach_Export_TFieldN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7</w:t>
      </w:r>
      <w:r w:rsidRPr="00A50EE7">
        <w:rPr>
          <w:sz w:val="20"/>
        </w:rPr>
        <w:fldChar w:fldCharType="end"/>
      </w:r>
    </w:p>
    <w:p w14:paraId="2B9F5E0C" w14:textId="77777777"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ONvolatilization_export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 -N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N2O_N_ONVol_Export_TFieldN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16</w:t>
      </w:r>
      <w:r w:rsidRPr="00A50EE7">
        <w:rPr>
          <w:sz w:val="20"/>
        </w:rPr>
        <w:fldChar w:fldCharType="end"/>
      </w:r>
    </w:p>
    <w:p w14:paraId="54CD024C" w14:textId="21517972" w:rsidR="0038640F" w:rsidRPr="00A50EE7" w:rsidRDefault="00A678CD" w:rsidP="0038640F">
      <w:pPr>
        <w:keepNext/>
        <w:keepLines/>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NO</w:t>
      </w:r>
      <w:r w:rsidR="0038640F" w:rsidRPr="00A50EE7">
        <w:rPr>
          <w:sz w:val="20"/>
          <w:vertAlign w:val="subscript"/>
        </w:rPr>
        <w:t>3</w:t>
      </w:r>
      <w:r w:rsidR="0038640F" w:rsidRPr="00A50EE7">
        <w:rPr>
          <w:sz w:val="20"/>
        </w:rPr>
        <w:t xml:space="preserve"> emissions due to export of biomass from the farm (kg NO</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53E90190" w14:textId="77777777" w:rsidR="00E913F1" w:rsidRPr="00A50EE7" w:rsidRDefault="00E913F1" w:rsidP="00E913F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ONleach_export</w:t>
      </w:r>
      <w:r w:rsidRPr="00A50EE7">
        <w:rPr>
          <w:i/>
          <w:sz w:val="20"/>
        </w:rPr>
        <w:tab/>
      </w:r>
      <w:r w:rsidRPr="00A50EE7">
        <w:rPr>
          <w:sz w:val="20"/>
        </w:rPr>
        <w:t>NO</w:t>
      </w:r>
      <w:r w:rsidRPr="00A50EE7">
        <w:rPr>
          <w:sz w:val="20"/>
          <w:vertAlign w:val="subscript"/>
        </w:rPr>
        <w:t>3</w:t>
      </w:r>
      <w:r w:rsidRPr="00A50EE7">
        <w:rPr>
          <w:sz w:val="20"/>
        </w:rPr>
        <w:t xml:space="preserve"> emissions (kg NO</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NO3_N_ONleach_Export_TFarm_Eq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12</w:t>
      </w:r>
      <w:r w:rsidRPr="00A50EE7">
        <w:rPr>
          <w:sz w:val="20"/>
        </w:rPr>
        <w:fldChar w:fldCharType="end"/>
      </w:r>
    </w:p>
    <w:p w14:paraId="78061999" w14:textId="7B5B19D4" w:rsidR="0038640F" w:rsidRPr="00A50EE7" w:rsidRDefault="00A678CD" w:rsidP="0038640F">
      <w:pPr>
        <w:keepNext/>
        <w:keepLines/>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NH</w:t>
      </w:r>
      <w:r w:rsidR="0038640F" w:rsidRPr="00A50EE7">
        <w:rPr>
          <w:sz w:val="20"/>
          <w:vertAlign w:val="subscript"/>
        </w:rPr>
        <w:t>3</w:t>
      </w:r>
      <w:r w:rsidR="0038640F" w:rsidRPr="00A50EE7">
        <w:rPr>
          <w:sz w:val="20"/>
        </w:rPr>
        <w:t xml:space="preserve"> emissions due to export of biomass from the farm (kg NH</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44E1070B" w14:textId="555AB25D" w:rsidR="00A678CD" w:rsidRPr="00A50EE7" w:rsidRDefault="00A678CD" w:rsidP="00A678CD">
      <w:pPr>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ON_export</w:t>
      </w:r>
      <w:r w:rsidRPr="00A50EE7">
        <w:rPr>
          <w:i/>
          <w:sz w:val="20"/>
        </w:rPr>
        <w:tab/>
      </w:r>
      <w:r w:rsidRPr="00A50EE7">
        <w:rPr>
          <w:sz w:val="20"/>
        </w:rPr>
        <w:t>NH</w:t>
      </w:r>
      <w:r w:rsidRPr="00A50EE7">
        <w:rPr>
          <w:sz w:val="20"/>
          <w:vertAlign w:val="subscript"/>
        </w:rPr>
        <w:t>3</w:t>
      </w:r>
      <w:r w:rsidRPr="00A50EE7">
        <w:rPr>
          <w:sz w:val="20"/>
        </w:rPr>
        <w:t xml:space="preserve"> emissions (kg NH</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w:t>
      </w:r>
      <w:r w:rsidR="001A4F5C" w:rsidRPr="00A50EE7">
        <w:rPr>
          <w:sz w:val="20"/>
        </w:rPr>
        <w:t>organic N</w:t>
      </w:r>
      <w:r w:rsidRPr="00A50EE7">
        <w:rPr>
          <w:sz w:val="20"/>
        </w:rPr>
        <w:t xml:space="preserve"> exported from the farm, derived from </w:t>
      </w:r>
      <w:r w:rsidRPr="00A50EE7">
        <w:rPr>
          <w:sz w:val="20"/>
        </w:rPr>
        <w:fldChar w:fldCharType="begin"/>
      </w:r>
      <w:r w:rsidRPr="00A50EE7">
        <w:rPr>
          <w:sz w:val="20"/>
        </w:rPr>
        <w:instrText xml:space="preserve"> REF NH3_N_ON_Export_TFarm_Eq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19</w:t>
      </w:r>
      <w:r w:rsidRPr="00A50EE7">
        <w:rPr>
          <w:sz w:val="20"/>
        </w:rPr>
        <w:fldChar w:fldCharType="end"/>
      </w:r>
    </w:p>
    <w:p w14:paraId="5EE4CCD2" w14:textId="2A6205F7" w:rsidR="00B75CB9" w:rsidRPr="00A50EE7" w:rsidRDefault="00B75CB9" w:rsidP="00B75CB9">
      <w:pPr>
        <w:pStyle w:val="Heading4"/>
      </w:pPr>
      <w:bookmarkStart w:id="354" w:name="_Toc343610128"/>
      <w:bookmarkStart w:id="355" w:name="_Ref144201442"/>
      <w:r w:rsidRPr="00A50EE7">
        <w:t xml:space="preserve">Conversion </w:t>
      </w:r>
      <w:bookmarkEnd w:id="354"/>
      <w:r w:rsidR="00AB0C3D" w:rsidRPr="00A50EE7">
        <w:t>factors</w:t>
      </w:r>
      <w:bookmarkEnd w:id="355"/>
    </w:p>
    <w:bookmarkStart w:id="356" w:name="_Ref110579143"/>
    <w:p w14:paraId="0A9283DC" w14:textId="68386BD2"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bookmarkStart w:id="357" w:name="N2ONtoN2OConversion_Eq"/>
      <w:r w:rsidR="00B75CB9" w:rsidRPr="00A50EE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27</w:t>
      </w:r>
      <w:r w:rsidR="001977CC">
        <w:rPr>
          <w:b/>
        </w:rPr>
        <w:fldChar w:fldCharType="end"/>
      </w:r>
      <w:bookmarkEnd w:id="356"/>
      <w:bookmarkEnd w:id="357"/>
    </w:p>
    <w:p w14:paraId="31D95428" w14:textId="6E936D4B"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_____</m:t>
            </m:r>
          </m:sub>
        </m:sSub>
        <m:r>
          <w:rPr>
            <w:rFonts w:ascii="Cambria Math" w:hAnsi="Cambria Math"/>
          </w:rPr>
          <m:t>=</m:t>
        </m:r>
        <m:r>
          <m:rPr>
            <m:sty m:val="bi"/>
          </m:rPr>
          <w:rPr>
            <w:rFonts w:ascii="Cambria Math" w:hAnsi="Cambria Math"/>
            <w:color w:val="000000"/>
          </w:rPr>
          <m:t>N</m:t>
        </m:r>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30</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28</w:t>
      </w:r>
      <w:r w:rsidR="001977CC">
        <w:rPr>
          <w:b/>
        </w:rPr>
        <w:fldChar w:fldCharType="end"/>
      </w:r>
    </w:p>
    <w:p w14:paraId="797E5613" w14:textId="6949E4B7"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3____leach</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____leach</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62</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bookmarkStart w:id="358" w:name="NO3NtoNO3Conversion_Eq"/>
      <w:r w:rsidR="00B75CB9" w:rsidRPr="00A50EE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29</w:t>
      </w:r>
      <w:r w:rsidR="001977CC">
        <w:rPr>
          <w:b/>
        </w:rPr>
        <w:fldChar w:fldCharType="end"/>
      </w:r>
      <w:bookmarkEnd w:id="358"/>
    </w:p>
    <w:p w14:paraId="7EB9050B" w14:textId="2EA85DF0"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30</w:t>
      </w:r>
      <w:r w:rsidR="001977CC">
        <w:rPr>
          <w:b/>
        </w:rPr>
        <w:fldChar w:fldCharType="end"/>
      </w:r>
    </w:p>
    <w:p w14:paraId="1B0377CD" w14:textId="2FF95A1E" w:rsidR="00B75CB9" w:rsidRPr="00D5649B"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 loss</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loss</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r w:rsidR="00B75CB9" w:rsidRPr="00A50EE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31</w:t>
      </w:r>
      <w:r w:rsidR="001977CC">
        <w:rPr>
          <w:b/>
        </w:rPr>
        <w:fldChar w:fldCharType="end"/>
      </w:r>
    </w:p>
    <w:p w14:paraId="6F17B03D" w14:textId="77777777" w:rsidR="00B75CB9" w:rsidRPr="00D5649B" w:rsidRDefault="00B75CB9" w:rsidP="00B75CB9">
      <w:pPr>
        <w:pStyle w:val="Caption"/>
        <w:spacing w:line="240" w:lineRule="auto"/>
        <w:rPr>
          <w:sz w:val="20"/>
        </w:rPr>
      </w:pPr>
      <w:r w:rsidRPr="00D5649B">
        <w:rPr>
          <w:sz w:val="20"/>
        </w:rPr>
        <w:t>where</w:t>
      </w:r>
    </w:p>
    <w:p w14:paraId="7AD0F9E9"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3E105342"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1356EF4F" w14:textId="77777777" w:rsidR="00B75CB9" w:rsidRPr="00A50EE7" w:rsidRDefault="00B75CB9" w:rsidP="00910EFD">
      <w:pPr>
        <w:tabs>
          <w:tab w:val="clear" w:pos="2880"/>
          <w:tab w:val="clear" w:pos="9360"/>
        </w:tabs>
        <w:spacing w:before="0"/>
        <w:ind w:left="2835" w:hanging="2835"/>
        <w:rPr>
          <w:sz w:val="20"/>
        </w:rPr>
      </w:pPr>
      <w:r w:rsidRPr="00A50EE7">
        <w:rPr>
          <w:i/>
          <w:sz w:val="20"/>
        </w:rPr>
        <w:lastRenderedPageBreak/>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yr</w:t>
      </w:r>
      <w:r w:rsidRPr="00A50EE7">
        <w:rPr>
          <w:sz w:val="20"/>
          <w:vertAlign w:val="superscript"/>
        </w:rPr>
        <w:t>-1</w:t>
      </w:r>
      <w:r w:rsidRPr="00A50EE7">
        <w:rPr>
          <w:sz w:val="20"/>
        </w:rPr>
        <w:t>)</w:t>
      </w:r>
    </w:p>
    <w:p w14:paraId="0927657F" w14:textId="1A68506F"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476D6AAA"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yr</w:t>
      </w:r>
      <w:r w:rsidRPr="00A50EE7">
        <w:rPr>
          <w:sz w:val="20"/>
          <w:vertAlign w:val="superscript"/>
        </w:rPr>
        <w:t>-1</w:t>
      </w:r>
      <w:r w:rsidRPr="00A50EE7">
        <w:rPr>
          <w:sz w:val="20"/>
          <w:szCs w:val="16"/>
        </w:rPr>
        <w:t xml:space="preserve">) </w:t>
      </w:r>
    </w:p>
    <w:p w14:paraId="4BA1D812" w14:textId="77777777"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w:t>
      </w:r>
      <w:r w:rsidRPr="00A50EE7">
        <w:rPr>
          <w:i/>
          <w:sz w:val="20"/>
          <w:vertAlign w:val="subscript"/>
        </w:rPr>
        <w:t>_____</w:t>
      </w:r>
      <w:r w:rsidRPr="00A50EE7">
        <w:rPr>
          <w:i/>
          <w:sz w:val="20"/>
          <w:vertAlign w:val="subscript"/>
        </w:rPr>
        <w:tab/>
      </w:r>
      <w:proofErr w:type="spellStart"/>
      <w:r w:rsidRPr="00A50EE7">
        <w:rPr>
          <w:sz w:val="20"/>
        </w:rPr>
        <w:t>N</w:t>
      </w:r>
      <w:r w:rsidRPr="00A50EE7">
        <w:rPr>
          <w:sz w:val="20"/>
          <w:vertAlign w:val="subscript"/>
        </w:rPr>
        <w:t>2</w:t>
      </w:r>
      <w:r w:rsidRPr="00A50EE7">
        <w:rPr>
          <w:sz w:val="20"/>
        </w:rPr>
        <w:t>O</w:t>
      </w:r>
      <w:proofErr w:type="spellEnd"/>
      <w:r w:rsidRPr="00A50EE7">
        <w:rPr>
          <w:sz w:val="20"/>
        </w:rPr>
        <w:t xml:space="preserve"> emission source/summary (kg N</w:t>
      </w:r>
      <w:r w:rsidRPr="00A50EE7">
        <w:rPr>
          <w:sz w:val="20"/>
          <w:vertAlign w:val="subscript"/>
        </w:rPr>
        <w:t>2</w:t>
      </w:r>
      <w:r w:rsidRPr="00A50EE7">
        <w:rPr>
          <w:sz w:val="20"/>
        </w:rPr>
        <w:t>O yr</w:t>
      </w:r>
      <w:r w:rsidRPr="00A50EE7">
        <w:rPr>
          <w:sz w:val="20"/>
          <w:vertAlign w:val="superscript"/>
        </w:rPr>
        <w:t>-1</w:t>
      </w:r>
      <w:r w:rsidRPr="00A50EE7">
        <w:rPr>
          <w:sz w:val="20"/>
        </w:rPr>
        <w:t>)</w:t>
      </w:r>
    </w:p>
    <w:p w14:paraId="1AEAFBFD"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_____</w:t>
      </w:r>
      <w:r w:rsidRPr="00A50EE7">
        <w:rPr>
          <w:sz w:val="20"/>
        </w:rPr>
        <w:tab/>
      </w:r>
      <w:proofErr w:type="spellStart"/>
      <w:r w:rsidRPr="00A50EE7">
        <w:rPr>
          <w:sz w:val="20"/>
        </w:rPr>
        <w:t>NO</w:t>
      </w:r>
      <w:proofErr w:type="spellEnd"/>
      <w:r w:rsidRPr="00A50EE7">
        <w:rPr>
          <w:sz w:val="20"/>
        </w:rPr>
        <w:t xml:space="preserve"> emissions source/summary (kg NO yr</w:t>
      </w:r>
      <w:r w:rsidRPr="00A50EE7">
        <w:rPr>
          <w:sz w:val="20"/>
          <w:vertAlign w:val="superscript"/>
        </w:rPr>
        <w:t>-1</w:t>
      </w:r>
      <w:r w:rsidRPr="00A50EE7">
        <w:rPr>
          <w:sz w:val="20"/>
        </w:rPr>
        <w:t>)</w:t>
      </w:r>
    </w:p>
    <w:p w14:paraId="43D1DD65"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 ___leach</w:t>
      </w:r>
      <w:r w:rsidRPr="00A50EE7">
        <w:rPr>
          <w:sz w:val="20"/>
        </w:rPr>
        <w:tab/>
        <w:t>Leached N from ___N source (kg NO</w:t>
      </w:r>
      <w:r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65274647" w14:textId="4423EA94"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Pr="00A50EE7">
        <w:rPr>
          <w:sz w:val="20"/>
        </w:rPr>
        <w:t xml:space="preserve"> from __N source (kg NH</w:t>
      </w:r>
      <w:r w:rsidR="007026FB"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2EC002C9"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rPr>
        <w:t xml:space="preserve"> yr</w:t>
      </w:r>
      <w:r w:rsidRPr="00A50EE7">
        <w:rPr>
          <w:sz w:val="20"/>
          <w:vertAlign w:val="superscript"/>
        </w:rPr>
        <w:t>-1</w:t>
      </w:r>
      <w:r w:rsidRPr="00A50EE7">
        <w:rPr>
          <w:sz w:val="20"/>
          <w:szCs w:val="16"/>
        </w:rPr>
        <w:t xml:space="preserve">) </w:t>
      </w:r>
    </w:p>
    <w:p w14:paraId="1737AF91"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44/28</w:t>
      </w:r>
      <w:r w:rsidRPr="00A50EE7">
        <w:rPr>
          <w:sz w:val="20"/>
          <w:szCs w:val="20"/>
        </w:rPr>
        <w:tab/>
        <w:t>Conversion from N</w:t>
      </w:r>
      <w:r w:rsidRPr="00A50EE7">
        <w:rPr>
          <w:sz w:val="20"/>
          <w:szCs w:val="20"/>
          <w:vertAlign w:val="subscript"/>
        </w:rPr>
        <w:t>2</w:t>
      </w:r>
      <w:r w:rsidRPr="00A50EE7">
        <w:rPr>
          <w:sz w:val="20"/>
          <w:szCs w:val="20"/>
        </w:rPr>
        <w:t>O-N to N</w:t>
      </w:r>
      <w:r w:rsidRPr="00A50EE7">
        <w:rPr>
          <w:sz w:val="20"/>
          <w:szCs w:val="20"/>
          <w:vertAlign w:val="subscript"/>
        </w:rPr>
        <w:t>2</w:t>
      </w:r>
      <w:r w:rsidRPr="00A50EE7">
        <w:rPr>
          <w:sz w:val="20"/>
          <w:szCs w:val="20"/>
        </w:rPr>
        <w:t>O</w:t>
      </w:r>
    </w:p>
    <w:p w14:paraId="4E56F949"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30/14</w:t>
      </w:r>
      <w:r w:rsidRPr="00A50EE7">
        <w:rPr>
          <w:sz w:val="20"/>
          <w:szCs w:val="20"/>
        </w:rPr>
        <w:tab/>
        <w:t>Conversion from NO-N to NO</w:t>
      </w:r>
    </w:p>
    <w:p w14:paraId="79A6346A"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62/14</w:t>
      </w:r>
      <w:r w:rsidRPr="00A50EE7">
        <w:rPr>
          <w:sz w:val="20"/>
          <w:szCs w:val="20"/>
        </w:rPr>
        <w:tab/>
        <w:t>Conversion from NO</w:t>
      </w:r>
      <w:r w:rsidRPr="00A50EE7">
        <w:rPr>
          <w:sz w:val="20"/>
          <w:szCs w:val="20"/>
          <w:vertAlign w:val="subscript"/>
        </w:rPr>
        <w:t>3</w:t>
      </w:r>
      <w:r w:rsidRPr="00A50EE7">
        <w:rPr>
          <w:sz w:val="20"/>
          <w:szCs w:val="20"/>
        </w:rPr>
        <w:t>-N to NO</w:t>
      </w:r>
      <w:r w:rsidRPr="00A50EE7">
        <w:rPr>
          <w:sz w:val="20"/>
          <w:szCs w:val="20"/>
          <w:vertAlign w:val="subscript"/>
        </w:rPr>
        <w:t>3</w:t>
      </w:r>
    </w:p>
    <w:p w14:paraId="7835D0F9" w14:textId="6D80B2DC"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w:t>
      </w:r>
      <w:r w:rsidR="007026FB" w:rsidRPr="00A50EE7">
        <w:rPr>
          <w:sz w:val="20"/>
          <w:szCs w:val="20"/>
        </w:rPr>
        <w:t>7</w:t>
      </w:r>
      <w:r w:rsidRPr="00A50EE7">
        <w:rPr>
          <w:sz w:val="20"/>
          <w:szCs w:val="20"/>
        </w:rPr>
        <w:t>/14</w:t>
      </w:r>
      <w:r w:rsidRPr="00A50EE7">
        <w:rPr>
          <w:sz w:val="20"/>
          <w:szCs w:val="20"/>
        </w:rPr>
        <w:tab/>
        <w:t>Conversion from NH</w:t>
      </w:r>
      <w:r w:rsidR="007026FB" w:rsidRPr="00A50EE7">
        <w:rPr>
          <w:sz w:val="20"/>
          <w:szCs w:val="20"/>
          <w:vertAlign w:val="subscript"/>
        </w:rPr>
        <w:t>3</w:t>
      </w:r>
      <w:r w:rsidRPr="00A50EE7">
        <w:rPr>
          <w:sz w:val="20"/>
          <w:szCs w:val="20"/>
        </w:rPr>
        <w:t>-N to NH</w:t>
      </w:r>
      <w:r w:rsidR="007026FB" w:rsidRPr="00A50EE7">
        <w:rPr>
          <w:sz w:val="20"/>
          <w:szCs w:val="20"/>
          <w:vertAlign w:val="subscript"/>
        </w:rPr>
        <w:t>3</w:t>
      </w:r>
    </w:p>
    <w:p w14:paraId="439ED412" w14:textId="77777777" w:rsidR="00B75CB9" w:rsidRPr="00D5649B"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14/28</w:t>
      </w:r>
      <w:r w:rsidRPr="00A50EE7">
        <w:rPr>
          <w:sz w:val="20"/>
          <w:szCs w:val="20"/>
        </w:rPr>
        <w:tab/>
        <w:t>Conversion from N</w:t>
      </w:r>
      <w:r w:rsidRPr="00A50EE7">
        <w:rPr>
          <w:sz w:val="20"/>
          <w:szCs w:val="20"/>
          <w:vertAlign w:val="subscript"/>
        </w:rPr>
        <w:t>2</w:t>
      </w:r>
      <w:r w:rsidRPr="00A50EE7">
        <w:rPr>
          <w:sz w:val="20"/>
          <w:szCs w:val="20"/>
        </w:rPr>
        <w:t>-N to N</w:t>
      </w:r>
      <w:r w:rsidRPr="00A50EE7">
        <w:rPr>
          <w:sz w:val="20"/>
          <w:szCs w:val="20"/>
          <w:vertAlign w:val="subscript"/>
        </w:rPr>
        <w:t>2</w:t>
      </w:r>
    </w:p>
    <w:p w14:paraId="465418CE" w14:textId="77777777" w:rsidR="00B75CB9" w:rsidRPr="00D5649B" w:rsidRDefault="00B75CB9" w:rsidP="00B75CB9">
      <w:pPr>
        <w:pStyle w:val="Heading4"/>
      </w:pPr>
      <w:bookmarkStart w:id="359" w:name="_Toc343610129"/>
      <w:r w:rsidRPr="00D5649B">
        <w:t>Monthly Emission Estimate</w:t>
      </w:r>
      <w:bookmarkEnd w:id="359"/>
    </w:p>
    <w:p w14:paraId="23486EBB" w14:textId="12B763CB" w:rsidR="00B75CB9" w:rsidRPr="00D5649B" w:rsidRDefault="00B75CB9" w:rsidP="00884E4C">
      <w:pPr>
        <w:pStyle w:val="Caption"/>
      </w:pPr>
      <w:r w:rsidRPr="00D5649B">
        <w:t xml:space="preserve">On the Farm Information Form, there is a </w:t>
      </w:r>
      <w:r w:rsidR="009171C8">
        <w:t>S</w:t>
      </w:r>
      <w:r w:rsidRPr="00D5649B">
        <w:t>oil N</w:t>
      </w:r>
      <w:r w:rsidRPr="00D5649B">
        <w:rPr>
          <w:vertAlign w:val="subscript"/>
        </w:rPr>
        <w:t>2</w:t>
      </w:r>
      <w:r w:rsidRPr="00D5649B">
        <w:t>O breakdown section. This section contains a box for each month whereby the user will enter the percentage of yearly soil N</w:t>
      </w:r>
      <w:r w:rsidRPr="00D5649B">
        <w:rPr>
          <w:vertAlign w:val="subscript"/>
        </w:rPr>
        <w:t>2</w:t>
      </w:r>
      <w:r w:rsidRPr="00D5649B">
        <w:t>O emissions allocated to that month. The sum of monthly emissions should equal 100%.</w:t>
      </w:r>
    </w:p>
    <w:p w14:paraId="2CCCB1E2" w14:textId="4364C2B5" w:rsidR="00B75CB9" w:rsidRPr="008F2396" w:rsidRDefault="00B75CB9" w:rsidP="00AB3C02">
      <w:pPr>
        <w:pStyle w:val="Caption"/>
      </w:pPr>
      <w:r w:rsidRPr="00D5649B">
        <w:t xml:space="preserve">These are calculated for each </w:t>
      </w:r>
      <w:r w:rsidRPr="008F2396">
        <w:t xml:space="preserve">crop </w:t>
      </w:r>
      <w:r w:rsidRPr="008F2396">
        <w:rPr>
          <w:color w:val="000000"/>
        </w:rPr>
        <w:t>(</w:t>
      </w:r>
      <w:r w:rsidRPr="008F2396">
        <w:t>including annual crops, perennial forages, fallow and improved grassland/pasture),</w:t>
      </w:r>
      <w:r w:rsidR="0006085C" w:rsidRPr="008F2396">
        <w:t xml:space="preserve"> and</w:t>
      </w:r>
      <w:r w:rsidRPr="008F2396">
        <w:t xml:space="preserve"> for mineralized N.</w:t>
      </w:r>
      <w:r w:rsidR="0006085C" w:rsidRPr="008F2396">
        <w:t xml:space="preserve"> </w:t>
      </w:r>
      <w:r w:rsidR="0006085C" w:rsidRPr="008F2396">
        <w:rPr>
          <w:b/>
          <w:bCs w:val="0"/>
        </w:rPr>
        <w:t>Please note:</w:t>
      </w:r>
      <w:r w:rsidR="0006085C" w:rsidRPr="008F2396">
        <w:t xml:space="preserve"> this does </w:t>
      </w:r>
      <w:r w:rsidR="0006085C" w:rsidRPr="008F2396">
        <w:rPr>
          <w:u w:val="single"/>
        </w:rPr>
        <w:t>not</w:t>
      </w:r>
      <w:r w:rsidR="0006085C" w:rsidRPr="008F2396">
        <w:t xml:space="preserve"> apply to land-applied manure or digestate.</w:t>
      </w:r>
    </w:p>
    <w:p w14:paraId="43D0FC8C" w14:textId="77777777" w:rsidR="00B75CB9" w:rsidRPr="008F2396" w:rsidRDefault="00B75CB9" w:rsidP="00B75CB9">
      <w:pPr>
        <w:pStyle w:val="Heading5"/>
      </w:pPr>
      <w:r w:rsidRPr="008F2396">
        <w:t>N</w:t>
      </w:r>
      <w:r w:rsidRPr="008F2396">
        <w:rPr>
          <w:vertAlign w:val="subscript"/>
        </w:rPr>
        <w:t>2</w:t>
      </w:r>
      <w:r w:rsidRPr="008F2396">
        <w:t>O</w:t>
      </w:r>
    </w:p>
    <w:p w14:paraId="437571B5" w14:textId="15734C54" w:rsidR="00B75CB9" w:rsidRPr="008F2396"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B75CB9" w:rsidRPr="008F2396">
        <w:rPr>
          <w:b/>
          <w:color w:val="000000"/>
        </w:rPr>
        <w:t xml:space="preserve"> </w:t>
      </w:r>
      <w:r w:rsidR="00B75CB9" w:rsidRPr="008F2396">
        <w:rPr>
          <w:b/>
          <w:color w:val="000000"/>
        </w:rPr>
        <w:tab/>
      </w:r>
      <w:r w:rsidR="00B75CB9"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32</w:t>
      </w:r>
      <w:r w:rsidR="001977CC" w:rsidRPr="008F2396">
        <w:rPr>
          <w:b/>
        </w:rPr>
        <w:fldChar w:fldCharType="end"/>
      </w:r>
    </w:p>
    <w:p w14:paraId="0B980759" w14:textId="77777777" w:rsidR="00B75CB9" w:rsidRPr="008F2396" w:rsidRDefault="00B75CB9" w:rsidP="00B75CB9">
      <w:pPr>
        <w:pStyle w:val="Caption"/>
        <w:spacing w:line="240" w:lineRule="auto"/>
        <w:rPr>
          <w:sz w:val="20"/>
        </w:rPr>
      </w:pPr>
      <w:r w:rsidRPr="008F2396">
        <w:rPr>
          <w:sz w:val="20"/>
        </w:rPr>
        <w:t>where</w:t>
      </w:r>
    </w:p>
    <w:p w14:paraId="625E8598" w14:textId="77777777" w:rsidR="00B75CB9" w:rsidRPr="008F2396" w:rsidRDefault="00B75CB9" w:rsidP="00910EFD">
      <w:pPr>
        <w:keepNext/>
        <w:keepLines/>
        <w:tabs>
          <w:tab w:val="clear" w:pos="2880"/>
          <w:tab w:val="clear" w:pos="9360"/>
        </w:tabs>
        <w:spacing w:before="0"/>
        <w:ind w:left="2835" w:hanging="2835"/>
        <w:rPr>
          <w:sz w:val="20"/>
        </w:rPr>
      </w:pPr>
      <w:r w:rsidRPr="008F2396">
        <w:rPr>
          <w:i/>
          <w:sz w:val="20"/>
        </w:rPr>
        <w:t>N</w:t>
      </w:r>
      <w:r w:rsidRPr="008F2396">
        <w:rPr>
          <w:i/>
          <w:sz w:val="20"/>
          <w:vertAlign w:val="subscript"/>
        </w:rPr>
        <w:t>2</w:t>
      </w:r>
      <w:r w:rsidRPr="008F2396">
        <w:rPr>
          <w:i/>
          <w:sz w:val="20"/>
        </w:rPr>
        <w:t>O</w:t>
      </w:r>
      <w:r w:rsidRPr="008F2396">
        <w:rPr>
          <w:i/>
          <w:sz w:val="20"/>
          <w:vertAlign w:val="subscript"/>
        </w:rPr>
        <w:t xml:space="preserve"> _____</w:t>
      </w:r>
      <w:r w:rsidRPr="008F2396">
        <w:rPr>
          <w:i/>
          <w:sz w:val="20"/>
          <w:vertAlign w:val="subscript"/>
        </w:rPr>
        <w:tab/>
      </w:r>
      <w:r w:rsidRPr="008F2396">
        <w:rPr>
          <w:sz w:val="20"/>
        </w:rPr>
        <w:t>Direct N</w:t>
      </w:r>
      <w:r w:rsidRPr="008F2396">
        <w:rPr>
          <w:sz w:val="20"/>
          <w:vertAlign w:val="subscript"/>
        </w:rPr>
        <w:t>2</w:t>
      </w:r>
      <w:r w:rsidRPr="008F2396">
        <w:rPr>
          <w:sz w:val="20"/>
        </w:rPr>
        <w:t>O emissions resulting N source (kg N</w:t>
      </w:r>
      <w:r w:rsidRPr="008F2396">
        <w:rPr>
          <w:sz w:val="20"/>
          <w:vertAlign w:val="subscript"/>
        </w:rPr>
        <w:t>2</w:t>
      </w:r>
      <w:r w:rsidRPr="008F2396">
        <w:rPr>
          <w:sz w:val="20"/>
        </w:rPr>
        <w:t>O month</w:t>
      </w:r>
      <w:r w:rsidRPr="008F2396">
        <w:rPr>
          <w:sz w:val="20"/>
          <w:vertAlign w:val="superscript"/>
        </w:rPr>
        <w:t>-1</w:t>
      </w:r>
      <w:r w:rsidRPr="008F2396">
        <w:rPr>
          <w:sz w:val="20"/>
        </w:rPr>
        <w:t>)</w:t>
      </w:r>
      <w:r w:rsidRPr="008F2396">
        <w:rPr>
          <w:i/>
          <w:sz w:val="20"/>
          <w:vertAlign w:val="subscript"/>
        </w:rPr>
        <w:tab/>
      </w:r>
      <w:r w:rsidRPr="008F2396">
        <w:rPr>
          <w:sz w:val="20"/>
        </w:rPr>
        <w:t xml:space="preserve"> </w:t>
      </w:r>
    </w:p>
    <w:p w14:paraId="5F38151F" w14:textId="77777777" w:rsidR="00B75CB9" w:rsidRPr="008F2396" w:rsidRDefault="00B75CB9" w:rsidP="00910EFD">
      <w:pPr>
        <w:keepNext/>
        <w:keepLines/>
        <w:tabs>
          <w:tab w:val="clear" w:pos="2880"/>
          <w:tab w:val="clear" w:pos="9360"/>
        </w:tabs>
        <w:spacing w:before="0"/>
        <w:ind w:left="2835" w:hanging="2835"/>
        <w:rPr>
          <w:sz w:val="20"/>
        </w:rPr>
      </w:pPr>
      <w:r w:rsidRPr="008F2396">
        <w:rPr>
          <w:i/>
          <w:sz w:val="20"/>
        </w:rPr>
        <w:t>N</w:t>
      </w:r>
      <w:r w:rsidRPr="008F2396">
        <w:rPr>
          <w:i/>
          <w:sz w:val="20"/>
          <w:vertAlign w:val="subscript"/>
        </w:rPr>
        <w:t>2</w:t>
      </w:r>
      <w:r w:rsidRPr="008F2396">
        <w:rPr>
          <w:i/>
          <w:sz w:val="20"/>
        </w:rPr>
        <w:t>O</w:t>
      </w:r>
      <w:r w:rsidRPr="008F2396">
        <w:rPr>
          <w:i/>
          <w:sz w:val="20"/>
          <w:vertAlign w:val="subscript"/>
        </w:rPr>
        <w:t xml:space="preserve"> _____</w:t>
      </w:r>
      <w:r w:rsidRPr="008F2396">
        <w:rPr>
          <w:i/>
          <w:sz w:val="20"/>
          <w:vertAlign w:val="subscript"/>
        </w:rPr>
        <w:tab/>
      </w:r>
      <w:r w:rsidRPr="008F2396">
        <w:rPr>
          <w:sz w:val="20"/>
        </w:rPr>
        <w:t>Direct N</w:t>
      </w:r>
      <w:r w:rsidRPr="008F2396">
        <w:rPr>
          <w:sz w:val="20"/>
          <w:vertAlign w:val="subscript"/>
        </w:rPr>
        <w:t>2</w:t>
      </w:r>
      <w:r w:rsidRPr="008F2396">
        <w:rPr>
          <w:sz w:val="20"/>
        </w:rPr>
        <w:t>O emissions resulting from the presence of mineral N (kg N</w:t>
      </w:r>
      <w:r w:rsidRPr="008F2396">
        <w:rPr>
          <w:sz w:val="20"/>
          <w:vertAlign w:val="subscript"/>
        </w:rPr>
        <w:t>2</w:t>
      </w:r>
      <w:r w:rsidRPr="008F2396">
        <w:rPr>
          <w:sz w:val="20"/>
        </w:rPr>
        <w:t>O year</w:t>
      </w:r>
      <w:r w:rsidRPr="008F2396">
        <w:rPr>
          <w:sz w:val="20"/>
          <w:vertAlign w:val="superscript"/>
        </w:rPr>
        <w:t>-1</w:t>
      </w:r>
      <w:r w:rsidRPr="008F2396">
        <w:rPr>
          <w:sz w:val="20"/>
        </w:rPr>
        <w:t>)</w:t>
      </w:r>
      <w:r w:rsidRPr="008F2396">
        <w:rPr>
          <w:i/>
          <w:sz w:val="20"/>
          <w:vertAlign w:val="subscript"/>
        </w:rPr>
        <w:tab/>
      </w:r>
      <w:r w:rsidRPr="008F2396">
        <w:rPr>
          <w:sz w:val="20"/>
        </w:rPr>
        <w:t xml:space="preserve"> </w:t>
      </w:r>
    </w:p>
    <w:p w14:paraId="058F3E9A" w14:textId="5B5541BA" w:rsidR="00B75CB9" w:rsidRPr="008F2396" w:rsidRDefault="00B75CB9" w:rsidP="00910EFD">
      <w:pPr>
        <w:pStyle w:val="Caption"/>
        <w:tabs>
          <w:tab w:val="clear" w:pos="2880"/>
          <w:tab w:val="clear" w:pos="9360"/>
        </w:tabs>
        <w:spacing w:before="0" w:line="240" w:lineRule="auto"/>
        <w:ind w:left="2835" w:hanging="2835"/>
        <w:rPr>
          <w:sz w:val="20"/>
        </w:rPr>
      </w:pPr>
      <w:r w:rsidRPr="008F2396">
        <w:rPr>
          <w:i/>
          <w:sz w:val="20"/>
        </w:rPr>
        <w:t>Monthly%</w:t>
      </w:r>
      <w:r w:rsidRPr="008F2396">
        <w:rPr>
          <w:sz w:val="20"/>
        </w:rPr>
        <w:tab/>
        <w:t xml:space="preserve">Percentage of annual emissions allocated to month (defaults in </w:t>
      </w:r>
      <w:r w:rsidR="00111BE6" w:rsidRPr="008F2396">
        <w:rPr>
          <w:b/>
          <w:sz w:val="20"/>
          <w:szCs w:val="20"/>
        </w:rPr>
        <w:fldChar w:fldCharType="begin"/>
      </w:r>
      <w:r w:rsidR="00111BE6" w:rsidRPr="008F2396">
        <w:rPr>
          <w:sz w:val="20"/>
          <w:szCs w:val="20"/>
        </w:rPr>
        <w:instrText xml:space="preserve"> REF _Ref116564970 \h </w:instrText>
      </w:r>
      <w:r w:rsidR="00111BE6" w:rsidRPr="008F2396">
        <w:rPr>
          <w:b/>
          <w:sz w:val="20"/>
          <w:szCs w:val="20"/>
        </w:rPr>
        <w:instrText xml:space="preserve"> \* MERGEFORMAT </w:instrText>
      </w:r>
      <w:r w:rsidR="00111BE6" w:rsidRPr="008F2396">
        <w:rPr>
          <w:b/>
          <w:sz w:val="20"/>
          <w:szCs w:val="20"/>
        </w:rPr>
      </w:r>
      <w:r w:rsidR="00111BE6" w:rsidRPr="008F2396">
        <w:rPr>
          <w:b/>
          <w:sz w:val="20"/>
          <w:szCs w:val="20"/>
        </w:rPr>
        <w:fldChar w:fldCharType="separate"/>
      </w:r>
      <w:r w:rsidR="0091021E" w:rsidRPr="008F2396">
        <w:rPr>
          <w:b/>
          <w:sz w:val="20"/>
          <w:szCs w:val="20"/>
        </w:rPr>
        <w:t xml:space="preserve">Table </w:t>
      </w:r>
      <w:r w:rsidR="0091021E" w:rsidRPr="008F2396">
        <w:rPr>
          <w:b/>
          <w:noProof/>
          <w:sz w:val="20"/>
          <w:szCs w:val="20"/>
        </w:rPr>
        <w:t>15</w:t>
      </w:r>
      <w:r w:rsidR="00111BE6" w:rsidRPr="008F2396">
        <w:rPr>
          <w:b/>
          <w:sz w:val="20"/>
          <w:szCs w:val="20"/>
        </w:rPr>
        <w:fldChar w:fldCharType="end"/>
      </w:r>
      <w:r w:rsidRPr="008F2396">
        <w:rPr>
          <w:sz w:val="20"/>
        </w:rPr>
        <w:t>)</w:t>
      </w:r>
    </w:p>
    <w:p w14:paraId="6361427B" w14:textId="77777777" w:rsidR="00B75CB9" w:rsidRPr="008F2396" w:rsidRDefault="00B75CB9" w:rsidP="00B75CB9">
      <w:pPr>
        <w:pStyle w:val="Heading4"/>
      </w:pPr>
      <w:r w:rsidRPr="008F2396">
        <w:t>Budgeting of Nitrogen</w:t>
      </w:r>
    </w:p>
    <w:p w14:paraId="25404CCA" w14:textId="77777777" w:rsidR="00B75CB9" w:rsidRPr="008F2396" w:rsidRDefault="00B75CB9" w:rsidP="00B75CB9">
      <w:pPr>
        <w:pStyle w:val="Heading5"/>
      </w:pPr>
      <w:r w:rsidRPr="008F2396">
        <w:t>Input</w:t>
      </w:r>
    </w:p>
    <w:p w14:paraId="2ECEAEA3" w14:textId="77777777" w:rsidR="00B75CB9" w:rsidRPr="008F2396" w:rsidRDefault="00B75CB9" w:rsidP="00B75CB9">
      <w:r w:rsidRPr="008F2396">
        <w:t>These values are used for this equation before any of the emissions or other losses are calculated</w:t>
      </w:r>
    </w:p>
    <w:p w14:paraId="4A0E611B" w14:textId="53ADD991" w:rsidR="00B75CB9" w:rsidRPr="008F2396"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8F2396">
        <w:rPr>
          <w:b/>
        </w:rPr>
        <w:t xml:space="preserve"> </w:t>
      </w:r>
      <w:r w:rsidRPr="008F2396">
        <w:rPr>
          <w:b/>
        </w:rPr>
        <w:tab/>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33</w:t>
      </w:r>
      <w:r w:rsidR="001977CC" w:rsidRPr="008F2396">
        <w:rPr>
          <w:b/>
        </w:rPr>
        <w:fldChar w:fldCharType="end"/>
      </w:r>
    </w:p>
    <w:p w14:paraId="24B02400" w14:textId="77777777" w:rsidR="00B75CB9" w:rsidRPr="008F2396" w:rsidRDefault="00B75CB9" w:rsidP="00B75CB9">
      <w:pPr>
        <w:pStyle w:val="Heading5"/>
      </w:pPr>
      <w:r w:rsidRPr="008F2396">
        <w:t>Emissions</w:t>
      </w:r>
    </w:p>
    <w:p w14:paraId="1461C9A7" w14:textId="5FDAC7E4" w:rsidR="00B75CB9" w:rsidRPr="008F2396"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8F2396">
        <w:rPr>
          <w:b/>
          <w:color w:val="000000"/>
        </w:rPr>
        <w:t xml:space="preserve"> </w:t>
      </w:r>
      <w:r w:rsidRPr="008F2396">
        <w:rPr>
          <w:b/>
          <w:color w:val="000000"/>
        </w:rPr>
        <w:tab/>
      </w:r>
      <w:r w:rsidRPr="008F2396">
        <w:rPr>
          <w:b/>
          <w:color w:val="000000"/>
        </w:rPr>
        <w:tab/>
      </w:r>
      <w:r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34</w:t>
      </w:r>
      <w:r w:rsidR="001977CC" w:rsidRPr="008F2396">
        <w:rPr>
          <w:b/>
        </w:rPr>
        <w:fldChar w:fldCharType="end"/>
      </w:r>
    </w:p>
    <w:p w14:paraId="0681C13F" w14:textId="77777777" w:rsidR="00B75CB9" w:rsidRPr="008F2396" w:rsidRDefault="00B75CB9" w:rsidP="00B75CB9">
      <w:pPr>
        <w:pStyle w:val="Heading5"/>
      </w:pPr>
      <w:r w:rsidRPr="008F2396">
        <w:t>Nitrogen Uptake</w:t>
      </w:r>
    </w:p>
    <w:p w14:paraId="3ADF3C7E" w14:textId="24155C68" w:rsidR="00B75CB9" w:rsidRPr="00D5649B" w:rsidRDefault="00B75CB9" w:rsidP="001F7AE4">
      <w:pPr>
        <w:keepNext/>
        <w:tabs>
          <w:tab w:val="clear" w:pos="9360"/>
          <w:tab w:val="right" w:pos="9781"/>
        </w:tabs>
        <w:spacing w:after="120"/>
        <w:rPr>
          <w:b/>
        </w:rPr>
      </w:pPr>
      <m:oMath>
        <m:r>
          <m:rPr>
            <m:sty m:val="bi"/>
          </m:rPr>
          <w:rPr>
            <w:rFonts w:ascii="Cambria Math" w:hAnsi="Cambria Math"/>
          </w:rPr>
          <w:lastRenderedPageBreak/>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D5649B">
        <w:rPr>
          <w:b/>
          <w:szCs w:val="24"/>
        </w:rPr>
        <w:t xml:space="preserve"> </w:t>
      </w:r>
      <w:r w:rsidRPr="00D5649B">
        <w:rPr>
          <w:b/>
          <w:szCs w:val="24"/>
        </w:rPr>
        <w:tab/>
      </w:r>
      <w:r w:rsidRPr="00BA46F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35</w:t>
      </w:r>
      <w:r w:rsidR="001977CC">
        <w:rPr>
          <w:b/>
        </w:rPr>
        <w:fldChar w:fldCharType="end"/>
      </w:r>
    </w:p>
    <w:p w14:paraId="212086DE" w14:textId="77777777" w:rsidR="00B75CB9" w:rsidRPr="00D5649B" w:rsidRDefault="00B75CB9" w:rsidP="00B75CB9">
      <w:pPr>
        <w:pStyle w:val="Heading5"/>
      </w:pPr>
      <w:r w:rsidRPr="00D5649B">
        <w:t>Total Output</w:t>
      </w:r>
    </w:p>
    <w:p w14:paraId="77E2A4FF" w14:textId="0040AE43"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D5649B">
        <w:rPr>
          <w:b/>
        </w:rPr>
        <w:t xml:space="preserve"> </w:t>
      </w:r>
      <w:r w:rsidRPr="00D5649B">
        <w:rPr>
          <w:b/>
        </w:rPr>
        <w:tab/>
      </w:r>
      <w:r w:rsidRPr="00BA46F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2.6.9</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36</w:t>
      </w:r>
      <w:r w:rsidR="001977CC">
        <w:rPr>
          <w:b/>
        </w:rPr>
        <w:fldChar w:fldCharType="end"/>
      </w:r>
    </w:p>
    <w:p w14:paraId="4CE0CD3C" w14:textId="77777777" w:rsidR="00B75CB9" w:rsidRPr="00D5649B" w:rsidRDefault="00B75CB9" w:rsidP="00B75CB9">
      <w:pPr>
        <w:pStyle w:val="Heading5"/>
      </w:pPr>
      <w:r w:rsidRPr="00D5649B">
        <w:t>Overflow pools and N</w:t>
      </w:r>
      <w:r w:rsidRPr="00D5649B">
        <w:rPr>
          <w:vertAlign w:val="subscript"/>
        </w:rPr>
        <w:t>2</w:t>
      </w:r>
      <w:r w:rsidRPr="00D5649B">
        <w:t xml:space="preserve"> losses</w:t>
      </w:r>
    </w:p>
    <w:p w14:paraId="672E67B6" w14:textId="77777777" w:rsidR="00B75CB9" w:rsidRPr="00D5649B" w:rsidRDefault="00B75CB9" w:rsidP="00B75CB9">
      <w:pPr>
        <w:keepNext/>
        <w:tabs>
          <w:tab w:val="clear" w:pos="9360"/>
          <w:tab w:val="right" w:pos="9781"/>
        </w:tabs>
        <w:rPr>
          <w:b/>
        </w:rPr>
      </w:pPr>
      <w:r w:rsidRPr="00D5649B">
        <w:rPr>
          <w:b/>
        </w:rPr>
        <w:t>These values are taken from the end of the N cycle (section 2.6.7) after all calculations have been completed.</w:t>
      </w:r>
    </w:p>
    <w:p w14:paraId="5C2F1FF3" w14:textId="2983F1A9" w:rsidR="00CD6E07" w:rsidRPr="00D5649B" w:rsidRDefault="00B75CB9" w:rsidP="000A0FE8">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D5649B">
        <w:rPr>
          <w:b/>
          <w:szCs w:val="24"/>
        </w:rPr>
        <w:t xml:space="preserve"> </w:t>
      </w:r>
      <w:r w:rsidRPr="00D5649B">
        <w:rPr>
          <w:b/>
          <w:szCs w:val="24"/>
        </w:rPr>
        <w:tab/>
      </w:r>
      <w:r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2.6.9</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37</w:t>
      </w:r>
      <w:r w:rsidR="001977CC" w:rsidRPr="008F2396">
        <w:rPr>
          <w:b/>
        </w:rPr>
        <w:fldChar w:fldCharType="end"/>
      </w:r>
    </w:p>
    <w:p w14:paraId="43444941" w14:textId="68AFF461" w:rsidR="00665AB7" w:rsidRDefault="00665AB7" w:rsidP="00665AB7">
      <w:pPr>
        <w:pStyle w:val="Heading2"/>
        <w:pageBreakBefore/>
      </w:pPr>
      <w:bookmarkStart w:id="360" w:name="_Ref109974182"/>
      <w:bookmarkStart w:id="361" w:name="_Ref50557290"/>
      <w:bookmarkStart w:id="362" w:name="_Toc152758564"/>
      <w:bookmarkEnd w:id="320"/>
      <w:r w:rsidRPr="00D5649B">
        <w:lastRenderedPageBreak/>
        <w:t>Multi-year estimation of nitrous oxide (adapted Liang et al. 2020 with N carryover)</w:t>
      </w:r>
      <w:r>
        <w:t xml:space="preserve"> for IPCC Tier 2</w:t>
      </w:r>
      <w:bookmarkEnd w:id="360"/>
      <w:r w:rsidR="00B61455">
        <w:t xml:space="preserve"> Carbon model</w:t>
      </w:r>
      <w:bookmarkEnd w:id="362"/>
    </w:p>
    <w:p w14:paraId="7562D33E" w14:textId="77777777" w:rsidR="00634079" w:rsidRPr="00D5649B" w:rsidRDefault="00634079" w:rsidP="00634079">
      <w:pPr>
        <w:pStyle w:val="Caption"/>
        <w:spacing w:after="120"/>
      </w:pPr>
      <w:r w:rsidRPr="00D5649B">
        <w:t>(by R. Kröbel</w:t>
      </w:r>
      <w:r>
        <w:t>, A. McPherson and S.J. Pogue</w:t>
      </w:r>
      <w:r w:rsidRPr="00D5649B">
        <w:t>)</w:t>
      </w:r>
    </w:p>
    <w:p w14:paraId="16DA3802" w14:textId="06133D14" w:rsidR="00665AB7" w:rsidRPr="0002018F" w:rsidRDefault="00665AB7" w:rsidP="008A7F5F">
      <w:pPr>
        <w:pStyle w:val="Heading3"/>
      </w:pPr>
      <w:bookmarkStart w:id="363" w:name="_Toc152758565"/>
      <w:r w:rsidRPr="0002018F">
        <w:t xml:space="preserve">Synthetic and </w:t>
      </w:r>
      <w:r w:rsidR="004E267D">
        <w:t>o</w:t>
      </w:r>
      <w:r w:rsidRPr="0002018F">
        <w:t>rganic N fertilizer applications (not manure)</w:t>
      </w:r>
      <w:bookmarkEnd w:id="363"/>
    </w:p>
    <w:p w14:paraId="4CA373B3" w14:textId="77777777" w:rsidR="00665AB7" w:rsidRPr="0002018F" w:rsidRDefault="00665AB7" w:rsidP="00665AB7">
      <w:pPr>
        <w:rPr>
          <w:b/>
        </w:rPr>
      </w:pPr>
      <w:r w:rsidRPr="0002018F">
        <w:t>For N synthetic fertilizer applications inputs for each field are calculated independently</w:t>
      </w:r>
      <w:r w:rsidRPr="0002018F">
        <w:rPr>
          <w:b/>
        </w:rPr>
        <w:t>. Results are provided by field and/or crop.</w:t>
      </w:r>
    </w:p>
    <w:p w14:paraId="359A851A" w14:textId="77777777" w:rsidR="00665AB7" w:rsidRPr="0002018F" w:rsidRDefault="00665AB7" w:rsidP="00665AB7">
      <w:pPr>
        <w:tabs>
          <w:tab w:val="left" w:pos="2160"/>
          <w:tab w:val="right" w:pos="8640"/>
          <w:tab w:val="right" w:pos="8820"/>
        </w:tabs>
      </w:pPr>
      <w:r w:rsidRPr="0002018F">
        <w:t xml:space="preserve">Fertilizer input calculations should be completed for all fertilized crop types, including annual crops, perennial forages and improved grassland/pasture (improved grassland/pasture is pasture that is fertilized and/or irrigated). </w:t>
      </w:r>
    </w:p>
    <w:p w14:paraId="03F0FF94" w14:textId="742F3431"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4F898F08" w14:textId="3EB353BC" w:rsidR="00665AB7" w:rsidRPr="0002018F" w:rsidRDefault="00000000" w:rsidP="00665AB7">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B40FD92" w14:textId="77777777" w:rsidR="00665AB7" w:rsidRPr="0002018F" w:rsidRDefault="00665AB7" w:rsidP="00665AB7">
      <w:pPr>
        <w:rPr>
          <w:sz w:val="20"/>
          <w:szCs w:val="16"/>
        </w:rPr>
      </w:pPr>
      <w:r w:rsidRPr="0002018F">
        <w:rPr>
          <w:sz w:val="20"/>
          <w:szCs w:val="16"/>
        </w:rPr>
        <w:t>where</w:t>
      </w:r>
    </w:p>
    <w:p w14:paraId="374CB7CF" w14:textId="068573D3" w:rsidR="00665AB7" w:rsidRPr="0002018F" w:rsidRDefault="00665AB7" w:rsidP="00665AB7">
      <w:pPr>
        <w:tabs>
          <w:tab w:val="clear" w:pos="2880"/>
          <w:tab w:val="clear" w:pos="9360"/>
        </w:tabs>
        <w:spacing w:before="0"/>
        <w:ind w:left="2835" w:hanging="2835"/>
        <w:rPr>
          <w:sz w:val="20"/>
        </w:rPr>
      </w:pPr>
      <w:r w:rsidRPr="0002018F">
        <w:rPr>
          <w:i/>
          <w:sz w:val="20"/>
        </w:rPr>
        <w:t>N</w:t>
      </w:r>
      <w:r w:rsidRPr="0002018F">
        <w:rPr>
          <w:i/>
          <w:sz w:val="20"/>
          <w:vertAlign w:val="subscript"/>
        </w:rPr>
        <w:t>SN(field n)</w:t>
      </w:r>
      <w:r w:rsidRPr="0002018F">
        <w:rPr>
          <w:i/>
          <w:sz w:val="20"/>
        </w:rPr>
        <w:tab/>
      </w:r>
      <w:r w:rsidRPr="0002018F">
        <w:rPr>
          <w:sz w:val="20"/>
        </w:rPr>
        <w:t>N inputs from synthetic fertilizer (kg N ha</w:t>
      </w:r>
      <w:r w:rsidRPr="0002018F">
        <w:rPr>
          <w:sz w:val="20"/>
          <w:vertAlign w:val="superscript"/>
        </w:rPr>
        <w:t>-1</w:t>
      </w:r>
      <w:r w:rsidRPr="0002018F">
        <w:rPr>
          <w:sz w:val="20"/>
        </w:rPr>
        <w:t xml:space="preserve">) on field </w:t>
      </w:r>
      <w:r w:rsidRPr="0002018F">
        <w:rPr>
          <w:i/>
          <w:sz w:val="20"/>
        </w:rPr>
        <w:t>n</w:t>
      </w:r>
      <w:r w:rsidRPr="0002018F">
        <w:rPr>
          <w:sz w:val="20"/>
        </w:rPr>
        <w:t xml:space="preserve"> (provided through </w:t>
      </w:r>
      <w:r w:rsidR="00634869" w:rsidRPr="00634869">
        <w:rPr>
          <w:b/>
          <w:sz w:val="16"/>
        </w:rPr>
        <w:fldChar w:fldCharType="begin"/>
      </w:r>
      <w:r w:rsidR="00634869" w:rsidRPr="00634869">
        <w:rPr>
          <w:sz w:val="16"/>
        </w:rPr>
        <w:instrText xml:space="preserve"> REF _Ref133313072 \h </w:instrText>
      </w:r>
      <w:r w:rsidR="00634869" w:rsidRPr="00634869">
        <w:rPr>
          <w:b/>
          <w:sz w:val="16"/>
        </w:rPr>
        <w:instrText xml:space="preserve"> \* MERGEFORMAT </w:instrText>
      </w:r>
      <w:r w:rsidR="00634869" w:rsidRPr="00634869">
        <w:rPr>
          <w:b/>
          <w:sz w:val="16"/>
        </w:rPr>
      </w:r>
      <w:r w:rsidR="00634869" w:rsidRPr="00634869">
        <w:rPr>
          <w:b/>
          <w:sz w:val="16"/>
        </w:rPr>
        <w:fldChar w:fldCharType="separate"/>
      </w:r>
      <w:r w:rsidR="00634869" w:rsidRPr="00634869">
        <w:rPr>
          <w:b/>
          <w:sz w:val="20"/>
        </w:rPr>
        <w:t xml:space="preserve">Eq. </w:t>
      </w:r>
      <w:r w:rsidR="00634869" w:rsidRPr="00634869">
        <w:rPr>
          <w:b/>
          <w:noProof/>
          <w:sz w:val="20"/>
        </w:rPr>
        <w:t>2.6.1</w:t>
      </w:r>
      <w:r w:rsidR="00634869" w:rsidRPr="00634869">
        <w:rPr>
          <w:b/>
          <w:sz w:val="20"/>
        </w:rPr>
        <w:noBreakHyphen/>
      </w:r>
      <w:r w:rsidR="00634869" w:rsidRPr="00634869">
        <w:rPr>
          <w:b/>
          <w:noProof/>
          <w:sz w:val="20"/>
        </w:rPr>
        <w:t>2</w:t>
      </w:r>
      <w:r w:rsidR="00634869" w:rsidRPr="00634869">
        <w:rPr>
          <w:b/>
          <w:sz w:val="16"/>
        </w:rPr>
        <w:fldChar w:fldCharType="end"/>
      </w:r>
      <w:r w:rsidRPr="0002018F">
        <w:rPr>
          <w:sz w:val="20"/>
        </w:rPr>
        <w:t>, if not specified otherwise by the user)</w:t>
      </w:r>
    </w:p>
    <w:p w14:paraId="15345E16" w14:textId="48B9299D"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N_fert_applied</w:t>
      </w:r>
      <w:proofErr w:type="spellEnd"/>
      <w:r w:rsidRPr="0002018F">
        <w:rPr>
          <w:i/>
          <w:sz w:val="20"/>
          <w:vertAlign w:val="subscript"/>
        </w:rPr>
        <w:t>(field n)</w:t>
      </w:r>
      <w:r w:rsidRPr="0002018F">
        <w:rPr>
          <w:i/>
          <w:sz w:val="20"/>
        </w:rPr>
        <w:tab/>
      </w:r>
      <w:r w:rsidRPr="0002018F">
        <w:rPr>
          <w:sz w:val="20"/>
        </w:rPr>
        <w:t xml:space="preserve">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50A3C53" w14:textId="027E3C36" w:rsidR="00665AB7" w:rsidRPr="0002018F" w:rsidRDefault="00EE6923" w:rsidP="00665AB7">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2304" behindDoc="0" locked="0" layoutInCell="1" allowOverlap="1" wp14:anchorId="24147BD4" wp14:editId="73EA84F5">
                <wp:simplePos x="0" y="0"/>
                <wp:positionH relativeFrom="margin">
                  <wp:posOffset>57150</wp:posOffset>
                </wp:positionH>
                <wp:positionV relativeFrom="paragraph">
                  <wp:posOffset>234950</wp:posOffset>
                </wp:positionV>
                <wp:extent cx="5949950" cy="714375"/>
                <wp:effectExtent l="0" t="0" r="0" b="9525"/>
                <wp:wrapTopAndBottom/>
                <wp:docPr id="1976714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0157EB47" w14:textId="77777777" w:rsidR="00B1240A" w:rsidRPr="00690655" w:rsidRDefault="00B1240A" w:rsidP="00665AB7">
                            <w:pPr>
                              <w:rPr>
                                <w:color w:val="000000" w:themeColor="text1"/>
                              </w:rPr>
                            </w:pPr>
                            <w:r w:rsidRPr="00690655">
                              <w:rPr>
                                <w:color w:val="000000" w:themeColor="text1"/>
                              </w:rPr>
                              <w:t>Holos V4 will use the following constant values:</w:t>
                            </w:r>
                          </w:p>
                          <w:p w14:paraId="24E9A15E" w14:textId="77777777" w:rsidR="00B1240A" w:rsidRPr="00F51C82" w:rsidRDefault="00B1240A" w:rsidP="00665AB7">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7BD4" id="Rectangle 30" o:spid="_x0000_s1051" style="position:absolute;left:0;text-align:left;margin-left:4.5pt;margin-top:18.5pt;width:468.5pt;height:56.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" fillcolor="window" strokecolor="#385d8a" strokeweight="2pt">
                <v:path arrowok="t"/>
                <v:textbox>
                  <w:txbxContent>
                    <w:p w14:paraId="0157EB47" w14:textId="77777777" w:rsidR="00B1240A" w:rsidRPr="00690655" w:rsidRDefault="00B1240A" w:rsidP="00665AB7">
                      <w:pPr>
                        <w:rPr>
                          <w:color w:val="000000" w:themeColor="text1"/>
                        </w:rPr>
                      </w:pPr>
                      <w:r w:rsidRPr="00690655">
                        <w:rPr>
                          <w:color w:val="000000" w:themeColor="text1"/>
                        </w:rPr>
                        <w:t>Holos V4 will use the following constant values:</w:t>
                      </w:r>
                    </w:p>
                    <w:p w14:paraId="24E9A15E" w14:textId="77777777" w:rsidR="00B1240A" w:rsidRPr="00F51C82" w:rsidRDefault="00B1240A" w:rsidP="00665AB7">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v:textbox>
                <w10:wrap type="topAndBottom" anchorx="margin"/>
              </v:rect>
            </w:pict>
          </mc:Fallback>
        </mc:AlternateContent>
      </w:r>
      <w:proofErr w:type="spellStart"/>
      <w:r w:rsidR="00665AB7" w:rsidRPr="0002018F">
        <w:rPr>
          <w:i/>
          <w:sz w:val="20"/>
        </w:rPr>
        <w:t>N_fert_deposit</w:t>
      </w:r>
      <w:proofErr w:type="spellEnd"/>
      <w:r w:rsidR="00665AB7" w:rsidRPr="0002018F">
        <w:rPr>
          <w:i/>
          <w:sz w:val="20"/>
          <w:vertAlign w:val="subscript"/>
        </w:rPr>
        <w:t>(field n)</w:t>
      </w:r>
      <w:r w:rsidR="00665AB7" w:rsidRPr="0002018F">
        <w:rPr>
          <w:i/>
          <w:sz w:val="20"/>
        </w:rPr>
        <w:tab/>
      </w:r>
      <w:r w:rsidR="00665AB7" w:rsidRPr="0002018F">
        <w:rPr>
          <w:sz w:val="20"/>
        </w:rPr>
        <w:t xml:space="preserve">N deposition on field </w:t>
      </w:r>
      <w:r w:rsidR="00665AB7" w:rsidRPr="0002018F">
        <w:rPr>
          <w:i/>
          <w:sz w:val="20"/>
        </w:rPr>
        <w:t>n</w:t>
      </w:r>
      <w:r w:rsidR="00665AB7" w:rsidRPr="0002018F">
        <w:rPr>
          <w:sz w:val="20"/>
        </w:rPr>
        <w:t xml:space="preserve"> (kg ha</w:t>
      </w:r>
      <w:r w:rsidR="00665AB7" w:rsidRPr="0002018F">
        <w:rPr>
          <w:sz w:val="20"/>
          <w:vertAlign w:val="superscript"/>
        </w:rPr>
        <w:t>-1</w:t>
      </w:r>
      <w:r w:rsidR="00665AB7" w:rsidRPr="0002018F">
        <w:rPr>
          <w:sz w:val="20"/>
        </w:rPr>
        <w:t>) (user defined)</w:t>
      </w:r>
    </w:p>
    <w:p w14:paraId="44B8F6D2" w14:textId="77777777" w:rsidR="00665AB7" w:rsidRPr="0002018F" w:rsidRDefault="00665AB7" w:rsidP="00665AB7">
      <w:pPr>
        <w:tabs>
          <w:tab w:val="left" w:pos="2694"/>
          <w:tab w:val="right" w:pos="8640"/>
          <w:tab w:val="right" w:pos="8820"/>
        </w:tabs>
        <w:spacing w:before="0"/>
        <w:ind w:left="2694" w:hanging="2694"/>
        <w:rPr>
          <w:sz w:val="20"/>
        </w:rPr>
      </w:pPr>
    </w:p>
    <w:p w14:paraId="06E1B8C0" w14:textId="77777777" w:rsidR="00665AB7" w:rsidRPr="0002018F" w:rsidRDefault="00665AB7" w:rsidP="00665AB7">
      <w:pPr>
        <w:tabs>
          <w:tab w:val="clear" w:pos="2880"/>
          <w:tab w:val="clear" w:pos="9360"/>
        </w:tabs>
        <w:spacing w:before="0"/>
        <w:rPr>
          <w:sz w:val="20"/>
        </w:rPr>
      </w:pPr>
      <w:r w:rsidRPr="0002018F">
        <w:rPr>
          <w:sz w:val="20"/>
        </w:rPr>
        <w:t>Organic fertilizer applications (user-defined only until default options are added to the model) are treated as different from synthetic fertilizers:</w:t>
      </w:r>
    </w:p>
    <w:p w14:paraId="1C7944CA" w14:textId="08FA1E02"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7350C535" w14:textId="77777777" w:rsidR="00665AB7" w:rsidRPr="0002018F" w:rsidRDefault="00665AB7" w:rsidP="00665AB7">
      <w:pPr>
        <w:rPr>
          <w:sz w:val="20"/>
          <w:szCs w:val="16"/>
        </w:rPr>
      </w:pPr>
      <w:r w:rsidRPr="0002018F">
        <w:rPr>
          <w:sz w:val="20"/>
          <w:szCs w:val="16"/>
        </w:rPr>
        <w:t>where</w:t>
      </w:r>
    </w:p>
    <w:p w14:paraId="7CAA7B8F" w14:textId="57161988" w:rsidR="00665AB7" w:rsidRPr="0002018F" w:rsidRDefault="00665AB7" w:rsidP="00665AB7">
      <w:pPr>
        <w:tabs>
          <w:tab w:val="clear" w:pos="2880"/>
          <w:tab w:val="clear" w:pos="9360"/>
        </w:tabs>
        <w:spacing w:before="0"/>
        <w:ind w:left="2835" w:hanging="2835"/>
        <w:rPr>
          <w:sz w:val="20"/>
        </w:rPr>
      </w:pPr>
      <w:r w:rsidRPr="0002018F">
        <w:rPr>
          <w:i/>
          <w:sz w:val="20"/>
        </w:rPr>
        <w:t>N</w:t>
      </w:r>
      <w:r w:rsidRPr="0002018F">
        <w:rPr>
          <w:i/>
          <w:sz w:val="20"/>
          <w:vertAlign w:val="subscript"/>
        </w:rPr>
        <w:t>ON(field n)</w:t>
      </w:r>
      <w:r w:rsidRPr="0002018F">
        <w:rPr>
          <w:i/>
          <w:sz w:val="20"/>
        </w:rPr>
        <w:tab/>
      </w:r>
      <w:r w:rsidRPr="0002018F">
        <w:rPr>
          <w:sz w:val="20"/>
        </w:rPr>
        <w:t xml:space="preserve">N inputs from organic fertilizer (kg </w:t>
      </w:r>
      <w:r w:rsidRPr="00094BD2">
        <w:rPr>
          <w:sz w:val="20"/>
        </w:rPr>
        <w:t>N ha</w:t>
      </w:r>
      <w:r w:rsidRPr="00094BD2">
        <w:rPr>
          <w:sz w:val="20"/>
          <w:vertAlign w:val="superscript"/>
        </w:rPr>
        <w:t>-1</w:t>
      </w:r>
      <w:r w:rsidR="002764CE" w:rsidRPr="00094BD2">
        <w:rPr>
          <w:sz w:val="20"/>
        </w:rPr>
        <w:t>, not including manure or digestate</w:t>
      </w:r>
      <w:r w:rsidRPr="00094BD2">
        <w:rPr>
          <w:sz w:val="20"/>
        </w:rPr>
        <w:t xml:space="preserve">) on field </w:t>
      </w:r>
      <w:r w:rsidRPr="00094BD2">
        <w:rPr>
          <w:i/>
          <w:sz w:val="20"/>
        </w:rPr>
        <w:t>n</w:t>
      </w:r>
      <w:r w:rsidRPr="0002018F">
        <w:rPr>
          <w:sz w:val="20"/>
        </w:rPr>
        <w:t xml:space="preserve"> (specified by the user)</w:t>
      </w:r>
    </w:p>
    <w:p w14:paraId="33532026" w14:textId="75346DDA"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w:t>
      </w:r>
      <w:r w:rsidRPr="0002018F">
        <w:rPr>
          <w:i/>
          <w:sz w:val="20"/>
          <w:vertAlign w:val="subscript"/>
        </w:rPr>
        <w:t>org</w:t>
      </w:r>
      <w:r w:rsidRPr="0002018F">
        <w:rPr>
          <w:i/>
          <w:sz w:val="20"/>
        </w:rPr>
        <w:t>_fert_applied</w:t>
      </w:r>
      <w:proofErr w:type="spellEnd"/>
      <w:r w:rsidRPr="0002018F">
        <w:rPr>
          <w:i/>
          <w:sz w:val="20"/>
          <w:vertAlign w:val="subscript"/>
        </w:rPr>
        <w:t>(field n)</w:t>
      </w:r>
      <w:r w:rsidRPr="0002018F">
        <w:rPr>
          <w:i/>
          <w:sz w:val="20"/>
        </w:rPr>
        <w:tab/>
      </w:r>
      <w:r w:rsidR="00C93725">
        <w:rPr>
          <w:sz w:val="20"/>
        </w:rPr>
        <w:t>O</w:t>
      </w:r>
      <w:r w:rsidRPr="0002018F">
        <w:rPr>
          <w:sz w:val="20"/>
        </w:rPr>
        <w:t xml:space="preserve">rganic 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7052DBF" w14:textId="77777777" w:rsidR="00665AB7" w:rsidRPr="00AF3980" w:rsidRDefault="00665AB7" w:rsidP="008A7F5F">
      <w:pPr>
        <w:pStyle w:val="Heading3"/>
      </w:pPr>
      <w:bookmarkStart w:id="364" w:name="_Toc152758566"/>
      <w:r w:rsidRPr="00AF3980">
        <w:t>Crop residue N inputs</w:t>
      </w:r>
      <w:bookmarkEnd w:id="364"/>
    </w:p>
    <w:p w14:paraId="3CB8A6FE" w14:textId="7AA323A0" w:rsidR="00665AB7" w:rsidRPr="00AF3980" w:rsidRDefault="00665AB7" w:rsidP="00665AB7">
      <w:pPr>
        <w:rPr>
          <w:b/>
        </w:rPr>
      </w:pPr>
      <w:r w:rsidRPr="0015208C">
        <w:rPr>
          <w:b/>
        </w:rPr>
        <w:t xml:space="preserve">Calculates the N storage in residues for each field and year. The decomposition of the </w:t>
      </w:r>
      <w:r w:rsidR="00E57A76">
        <w:rPr>
          <w:b/>
        </w:rPr>
        <w:t>C</w:t>
      </w:r>
      <w:r w:rsidR="00E57A76" w:rsidRPr="0015208C">
        <w:rPr>
          <w:b/>
        </w:rPr>
        <w:t xml:space="preserve"> </w:t>
      </w:r>
      <w:r w:rsidRPr="0015208C">
        <w:rPr>
          <w:b/>
        </w:rPr>
        <w:t xml:space="preserve">residue pools </w:t>
      </w:r>
      <w:r w:rsidR="00F172FB">
        <w:rPr>
          <w:b/>
        </w:rPr>
        <w:t>determines the rate of N release from the N pool representations of Active, Slow, and Passive pools.</w:t>
      </w:r>
      <w:r w:rsidR="003B2991">
        <w:rPr>
          <w:b/>
        </w:rPr>
        <w:t xml:space="preserve"> </w:t>
      </w:r>
    </w:p>
    <w:p w14:paraId="0D122E4A" w14:textId="77777777" w:rsidR="00E21215" w:rsidRPr="00D5649B" w:rsidRDefault="00E21215" w:rsidP="001A0F4B">
      <w:pPr>
        <w:pStyle w:val="Heading4"/>
      </w:pPr>
      <w:r w:rsidRPr="00D5649B">
        <w:t>For annual crops included in the National Inventory Report (NIR) methodology</w:t>
      </w:r>
    </w:p>
    <w:p w14:paraId="78D3E1BC" w14:textId="68D08DED" w:rsidR="00665AB7"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m:t>
            </m:r>
          </m:e>
          <m:sub>
            <m:r>
              <m:rPr>
                <m:sty m:val="bi"/>
              </m:rPr>
              <w:rPr>
                <w:rFonts w:ascii="Cambria Math" w:hAnsi="Cambria Math"/>
                <w:szCs w:val="24"/>
              </w:rPr>
              <m:t>DM(t-1)</m:t>
            </m:r>
          </m:sub>
        </m:sSub>
        <m:r>
          <m:rPr>
            <m:sty m:val="bi"/>
          </m:rPr>
          <w:rPr>
            <w:rFonts w:ascii="Cambria Math" w:hAnsi="Cambria Math"/>
            <w:szCs w:val="24"/>
          </w:rPr>
          <m:t>×</m:t>
        </m:r>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665AB7" w:rsidRPr="00AF3980">
        <w:rPr>
          <w:b/>
          <w:szCs w:val="24"/>
        </w:rPr>
        <w:t xml:space="preserve"> </w:t>
      </w:r>
      <w:r w:rsidR="00665AB7" w:rsidRPr="00AF3980">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374F03DA" w14:textId="77777777" w:rsidR="00665AB7" w:rsidRPr="00AF3980" w:rsidRDefault="00665AB7" w:rsidP="00665AB7">
      <w:pPr>
        <w:rPr>
          <w:sz w:val="20"/>
          <w:szCs w:val="16"/>
        </w:rPr>
      </w:pPr>
      <w:r w:rsidRPr="00AF3980">
        <w:rPr>
          <w:sz w:val="20"/>
          <w:szCs w:val="16"/>
        </w:rPr>
        <w:t>where</w:t>
      </w:r>
    </w:p>
    <w:p w14:paraId="6D538BB3" w14:textId="4A4CCC83" w:rsidR="00665AB7" w:rsidRPr="00AF3980" w:rsidRDefault="00665AB7" w:rsidP="00665AB7">
      <w:pPr>
        <w:tabs>
          <w:tab w:val="clear" w:pos="2880"/>
          <w:tab w:val="clear" w:pos="9360"/>
        </w:tabs>
        <w:spacing w:before="0"/>
        <w:ind w:left="2835" w:hanging="2835"/>
        <w:rPr>
          <w:sz w:val="20"/>
          <w:szCs w:val="16"/>
        </w:rPr>
      </w:pPr>
      <w:r w:rsidRPr="00AF3980">
        <w:rPr>
          <w:i/>
          <w:color w:val="000000"/>
          <w:sz w:val="20"/>
          <w:szCs w:val="16"/>
        </w:rPr>
        <w:t>AG</w:t>
      </w:r>
      <w:r w:rsidR="003E5862" w:rsidRPr="00AF3980">
        <w:rPr>
          <w:i/>
          <w:color w:val="000000"/>
          <w:sz w:val="20"/>
          <w:szCs w:val="16"/>
        </w:rPr>
        <w:t>-N</w:t>
      </w:r>
      <w:r w:rsidRPr="00AF3980">
        <w:rPr>
          <w:i/>
          <w:color w:val="000000"/>
          <w:sz w:val="20"/>
          <w:szCs w:val="16"/>
          <w:vertAlign w:val="subscript"/>
        </w:rPr>
        <w:t>(</w:t>
      </w:r>
      <w:proofErr w:type="spellStart"/>
      <w:r w:rsidR="003E5862" w:rsidRPr="00AF3980">
        <w:rPr>
          <w:i/>
          <w:color w:val="000000"/>
          <w:sz w:val="20"/>
          <w:szCs w:val="16"/>
          <w:vertAlign w:val="subscript"/>
        </w:rPr>
        <w:t>t,field</w:t>
      </w:r>
      <w:proofErr w:type="spellEnd"/>
      <w:r w:rsidR="003E5862" w:rsidRPr="00AF3980">
        <w:rPr>
          <w:i/>
          <w:color w:val="000000"/>
          <w:sz w:val="20"/>
          <w:szCs w:val="16"/>
          <w:vertAlign w:val="subscript"/>
        </w:rPr>
        <w:t xml:space="preserve"> n</w:t>
      </w:r>
      <w:r w:rsidRPr="00AF3980">
        <w:rPr>
          <w:i/>
          <w:color w:val="000000"/>
          <w:sz w:val="20"/>
          <w:szCs w:val="16"/>
          <w:vertAlign w:val="subscript"/>
        </w:rPr>
        <w:t>)</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017FCC3" w14:textId="7F4EAAE8" w:rsidR="003E5862" w:rsidRPr="00AF3980" w:rsidRDefault="003E5862" w:rsidP="003E5862">
      <w:pPr>
        <w:tabs>
          <w:tab w:val="clear" w:pos="2880"/>
          <w:tab w:val="clear" w:pos="9360"/>
        </w:tabs>
        <w:spacing w:before="0"/>
        <w:ind w:left="2835" w:hanging="2835"/>
        <w:rPr>
          <w:sz w:val="20"/>
          <w:szCs w:val="16"/>
        </w:rPr>
      </w:pPr>
      <w:r w:rsidRPr="00AF3980">
        <w:rPr>
          <w:i/>
          <w:color w:val="000000"/>
          <w:sz w:val="20"/>
          <w:szCs w:val="16"/>
        </w:rPr>
        <w:t>AG</w:t>
      </w:r>
      <w:r w:rsidRPr="00AF3980">
        <w:rPr>
          <w:i/>
          <w:color w:val="000000"/>
          <w:sz w:val="20"/>
          <w:szCs w:val="16"/>
          <w:vertAlign w:val="subscript"/>
        </w:rPr>
        <w:t>DM(</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biomass (kg ha</w:t>
      </w:r>
      <w:r w:rsidRPr="00AF3980">
        <w:rPr>
          <w:sz w:val="20"/>
          <w:szCs w:val="16"/>
          <w:vertAlign w:val="superscript"/>
        </w:rPr>
        <w:t>-1</w:t>
      </w:r>
      <w:r w:rsidRPr="00AF3980">
        <w:rPr>
          <w:sz w:val="20"/>
          <w:szCs w:val="16"/>
        </w:rPr>
        <w:t xml:space="preserve">), from </w:t>
      </w:r>
      <w:r w:rsidRPr="00AF3980">
        <w:rPr>
          <w:sz w:val="20"/>
        </w:rPr>
        <w:fldChar w:fldCharType="begin"/>
      </w:r>
      <w:r w:rsidRPr="00AF3980">
        <w:rPr>
          <w:sz w:val="20"/>
        </w:rPr>
        <w:instrText xml:space="preserve"> REF _Ref109803158 \h  \* MERGEFORMAT </w:instrText>
      </w:r>
      <w:r w:rsidRPr="00AF3980">
        <w:rPr>
          <w:sz w:val="20"/>
        </w:rPr>
      </w:r>
      <w:r w:rsidRPr="00AF3980">
        <w:rPr>
          <w:sz w:val="20"/>
        </w:rPr>
        <w:fldChar w:fldCharType="separate"/>
      </w:r>
      <w:r w:rsidRPr="00AF3980">
        <w:rPr>
          <w:rFonts w:cstheme="minorHAnsi"/>
          <w:b/>
          <w:sz w:val="20"/>
        </w:rPr>
        <w:t xml:space="preserve">Eq. </w:t>
      </w:r>
      <w:r w:rsidRPr="00AF3980">
        <w:rPr>
          <w:rFonts w:cstheme="minorHAnsi"/>
          <w:b/>
          <w:noProof/>
          <w:sz w:val="20"/>
        </w:rPr>
        <w:t>2.2.2</w:t>
      </w:r>
      <w:r w:rsidRPr="00AF3980">
        <w:rPr>
          <w:rFonts w:cstheme="minorHAnsi"/>
          <w:b/>
          <w:sz w:val="20"/>
        </w:rPr>
        <w:noBreakHyphen/>
      </w:r>
      <w:r w:rsidRPr="00AF3980">
        <w:rPr>
          <w:rFonts w:cstheme="minorHAnsi"/>
          <w:b/>
          <w:noProof/>
          <w:sz w:val="20"/>
        </w:rPr>
        <w:t>2</w:t>
      </w:r>
      <w:r w:rsidRPr="00AF3980">
        <w:rPr>
          <w:sz w:val="20"/>
        </w:rPr>
        <w:fldChar w:fldCharType="end"/>
      </w:r>
    </w:p>
    <w:p w14:paraId="3E06EA9B" w14:textId="2BC38E6F" w:rsidR="00665AB7" w:rsidRDefault="00665AB7" w:rsidP="00665AB7">
      <w:pPr>
        <w:tabs>
          <w:tab w:val="clear" w:pos="2880"/>
          <w:tab w:val="clear" w:pos="9360"/>
        </w:tabs>
        <w:spacing w:before="0"/>
        <w:ind w:left="2835" w:hanging="2835"/>
        <w:rPr>
          <w:sz w:val="20"/>
          <w:szCs w:val="16"/>
        </w:rPr>
      </w:pPr>
      <w:r w:rsidRPr="00AF3980">
        <w:rPr>
          <w:i/>
          <w:sz w:val="20"/>
          <w:szCs w:val="16"/>
        </w:rPr>
        <w:t>N</w:t>
      </w:r>
      <w:r w:rsidRPr="00AF3980">
        <w:rPr>
          <w:i/>
          <w:sz w:val="20"/>
          <w:szCs w:val="16"/>
          <w:vertAlign w:val="subscript"/>
        </w:rPr>
        <w:t>S</w:t>
      </w:r>
      <w:r w:rsidRPr="00AF3980">
        <w:rPr>
          <w:i/>
          <w:sz w:val="20"/>
          <w:szCs w:val="16"/>
          <w:vertAlign w:val="subscript"/>
        </w:rPr>
        <w:tab/>
      </w:r>
      <w:r w:rsidRPr="00AF3980">
        <w:rPr>
          <w:sz w:val="20"/>
          <w:szCs w:val="16"/>
        </w:rPr>
        <w:t>N concentration in the straw (kg kg</w:t>
      </w:r>
      <w:r w:rsidRPr="00AF3980">
        <w:rPr>
          <w:sz w:val="20"/>
          <w:szCs w:val="16"/>
          <w:vertAlign w:val="superscript"/>
        </w:rPr>
        <w:t>-1</w:t>
      </w:r>
      <w:r w:rsidRPr="00AF3980">
        <w:rPr>
          <w:sz w:val="20"/>
          <w:szCs w:val="16"/>
        </w:rPr>
        <w:t>) (</w:t>
      </w:r>
      <w:r w:rsidRPr="00AF3980">
        <w:rPr>
          <w:b/>
          <w:sz w:val="20"/>
          <w:szCs w:val="16"/>
        </w:rPr>
        <w:fldChar w:fldCharType="begin"/>
      </w:r>
      <w:r w:rsidRPr="00AF3980">
        <w:rPr>
          <w:b/>
          <w:sz w:val="20"/>
          <w:szCs w:val="16"/>
        </w:rPr>
        <w:instrText xml:space="preserve"> REF _Ref488329024 \h  \* MERGEFORMAT </w:instrText>
      </w:r>
      <w:r w:rsidRPr="00AF3980">
        <w:rPr>
          <w:b/>
          <w:sz w:val="20"/>
          <w:szCs w:val="16"/>
        </w:rPr>
      </w:r>
      <w:r w:rsidRPr="00AF3980">
        <w:rPr>
          <w:b/>
          <w:sz w:val="20"/>
          <w:szCs w:val="16"/>
        </w:rPr>
        <w:fldChar w:fldCharType="separate"/>
      </w:r>
      <w:r w:rsidR="00634869" w:rsidRPr="00634869">
        <w:rPr>
          <w:b/>
          <w:sz w:val="20"/>
          <w:szCs w:val="16"/>
        </w:rPr>
        <w:t>Table 7</w:t>
      </w:r>
      <w:r w:rsidRPr="00AF3980">
        <w:rPr>
          <w:b/>
          <w:sz w:val="20"/>
          <w:szCs w:val="16"/>
        </w:rPr>
        <w:fldChar w:fldCharType="end"/>
      </w:r>
      <w:r w:rsidRPr="00AF3980">
        <w:rPr>
          <w:sz w:val="20"/>
          <w:szCs w:val="16"/>
        </w:rPr>
        <w:t>)</w:t>
      </w:r>
    </w:p>
    <w:p w14:paraId="23E60B09" w14:textId="70EB33F6" w:rsidR="00AC5074" w:rsidRPr="00D5649B" w:rsidRDefault="00AC5074" w:rsidP="00AC5074">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99AF8C4" w14:textId="5489084A" w:rsidR="00665AB7"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rPr>
                </m:ctrlPr>
              </m:sSubPr>
              <m:e>
                <m:r>
                  <m:rPr>
                    <m:sty m:val="bi"/>
                  </m:rPr>
                  <w:rPr>
                    <w:rFonts w:ascii="Cambria Math" w:hAnsi="Cambria Math"/>
                  </w:rPr>
                  <m:t>BGR</m:t>
                </m:r>
              </m:e>
              <m:sub>
                <m:d>
                  <m:dPr>
                    <m:ctrlPr>
                      <w:rPr>
                        <w:rFonts w:ascii="Cambria Math" w:hAnsi="Cambria Math"/>
                        <w:b/>
                        <w:i/>
                      </w:rPr>
                    </m:ctrlPr>
                  </m:dPr>
                  <m:e>
                    <m:r>
                      <m:rPr>
                        <m:sty m:val="bi"/>
                      </m:rPr>
                      <w:rPr>
                        <w:rFonts w:ascii="Cambria Math" w:hAnsi="Cambria Math"/>
                      </w:rPr>
                      <m:t>t-1</m:t>
                    </m:r>
                  </m:e>
                </m:d>
              </m:sub>
            </m:sSub>
          </m:num>
          <m:den>
            <m:r>
              <m:rPr>
                <m:sty m:val="bi"/>
              </m:rPr>
              <w:rPr>
                <w:rFonts w:ascii="Cambria Math" w:hAnsi="Cambria Math" w:cstheme="minorHAnsi"/>
                <w:color w:val="000000" w:themeColor="text1"/>
              </w:rPr>
              <m:t>area</m:t>
            </m:r>
            <m:r>
              <m:rPr>
                <m:sty m:val="b"/>
              </m:rPr>
              <w:rPr>
                <w:rFonts w:ascii="Cambria Math" w:hAnsi="Cambria Math" w:cstheme="minorHAnsi"/>
                <w:color w:val="000000" w:themeColor="text1"/>
              </w:rPr>
              <m:t xml:space="preserve"> </m:t>
            </m:r>
          </m:den>
        </m:f>
        <m:r>
          <m:rPr>
            <m:sty m:val="bi"/>
          </m:rPr>
          <w:rPr>
            <w:rFonts w:ascii="Cambria Math" w:hAnsi="Cambria Math"/>
            <w:szCs w:val="24"/>
          </w:rPr>
          <m:t>)×</m:t>
        </m:r>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oMath>
      <w:r w:rsidR="00665AB7" w:rsidRPr="00AF3980">
        <w:rPr>
          <w:b/>
          <w:sz w:val="20"/>
        </w:rPr>
        <w:t xml:space="preserve"> </w:t>
      </w:r>
      <w:r w:rsidR="00665AB7" w:rsidRPr="00AF3980">
        <w:rPr>
          <w:b/>
          <w:szCs w:val="24"/>
        </w:rPr>
        <w:t xml:space="preserve"> </w:t>
      </w:r>
      <w:r w:rsidR="00665AB7" w:rsidRPr="00AF3980">
        <w:rPr>
          <w:b/>
          <w:szCs w:val="24"/>
        </w:rPr>
        <w:tab/>
      </w:r>
      <w:r w:rsidR="00665AB7" w:rsidRPr="00AF39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55925485" w14:textId="77777777" w:rsidR="00665AB7" w:rsidRPr="00AF3980" w:rsidRDefault="00665AB7" w:rsidP="00665AB7">
      <w:pPr>
        <w:rPr>
          <w:sz w:val="20"/>
        </w:rPr>
      </w:pPr>
      <w:r w:rsidRPr="00AF3980">
        <w:rPr>
          <w:sz w:val="20"/>
        </w:rPr>
        <w:t>where</w:t>
      </w:r>
    </w:p>
    <w:p w14:paraId="69C14EB3" w14:textId="0A355536" w:rsidR="00665AB7" w:rsidRPr="00AF3980" w:rsidRDefault="00665AB7" w:rsidP="00665AB7">
      <w:pPr>
        <w:tabs>
          <w:tab w:val="clear" w:pos="2880"/>
          <w:tab w:val="clear" w:pos="9360"/>
        </w:tabs>
        <w:spacing w:before="0"/>
        <w:ind w:left="2835" w:hanging="2835"/>
        <w:rPr>
          <w:sz w:val="20"/>
        </w:rPr>
      </w:pPr>
      <w:r w:rsidRPr="00AF3980">
        <w:rPr>
          <w:i/>
          <w:color w:val="000000"/>
          <w:sz w:val="20"/>
        </w:rPr>
        <w:t>BG</w:t>
      </w:r>
      <w:r w:rsidR="00AF3980" w:rsidRPr="00AF3980">
        <w:rPr>
          <w:i/>
          <w:color w:val="000000"/>
          <w:sz w:val="20"/>
        </w:rPr>
        <w:t>-N</w:t>
      </w:r>
      <w:r w:rsidRPr="00AF3980">
        <w:rPr>
          <w:i/>
          <w:color w:val="000000"/>
          <w:sz w:val="20"/>
          <w:vertAlign w:val="subscript"/>
        </w:rPr>
        <w:t>(</w:t>
      </w:r>
      <w:proofErr w:type="spellStart"/>
      <w:r w:rsidR="00AF3980" w:rsidRPr="00AF3980">
        <w:rPr>
          <w:i/>
          <w:color w:val="000000"/>
          <w:sz w:val="20"/>
          <w:vertAlign w:val="subscript"/>
        </w:rPr>
        <w:t>t,field</w:t>
      </w:r>
      <w:proofErr w:type="spellEnd"/>
      <w:r w:rsidR="00AF3980" w:rsidRPr="00AF3980">
        <w:rPr>
          <w:i/>
          <w:color w:val="000000"/>
          <w:sz w:val="20"/>
          <w:vertAlign w:val="subscript"/>
        </w:rPr>
        <w:t xml:space="preserve"> n</w:t>
      </w:r>
      <w:r w:rsidRPr="00AF3980">
        <w:rPr>
          <w:i/>
          <w:color w:val="000000"/>
          <w:sz w:val="20"/>
          <w:vertAlign w:val="subscript"/>
        </w:rPr>
        <w:t xml:space="preserve">)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4A420CD1" w14:textId="3B12C160" w:rsidR="00AF3980" w:rsidRPr="00AF3980" w:rsidRDefault="00AF3980" w:rsidP="00AF3980">
      <w:pPr>
        <w:tabs>
          <w:tab w:val="clear" w:pos="2880"/>
          <w:tab w:val="clear" w:pos="9360"/>
        </w:tabs>
        <w:spacing w:before="0"/>
        <w:ind w:left="2835" w:hanging="2835"/>
        <w:rPr>
          <w:sz w:val="20"/>
        </w:rPr>
      </w:pPr>
      <w:r w:rsidRPr="00AF3980">
        <w:rPr>
          <w:i/>
          <w:color w:val="000000"/>
          <w:sz w:val="20"/>
        </w:rPr>
        <w:t>BGR</w:t>
      </w:r>
      <w:r w:rsidRPr="00AF3980">
        <w:rPr>
          <w:i/>
          <w:color w:val="000000"/>
          <w:sz w:val="20"/>
          <w:vertAlign w:val="subscript"/>
        </w:rPr>
        <w:t xml:space="preserve">(T) </w:t>
      </w:r>
      <w:r w:rsidRPr="00AF3980">
        <w:rPr>
          <w:i/>
          <w:color w:val="000000"/>
          <w:sz w:val="20"/>
          <w:vertAlign w:val="subscript"/>
        </w:rPr>
        <w:tab/>
      </w:r>
      <w:r w:rsidRPr="00AF3980">
        <w:rPr>
          <w:sz w:val="20"/>
        </w:rPr>
        <w:t>Below</w:t>
      </w:r>
      <w:r w:rsidR="0014662B">
        <w:rPr>
          <w:sz w:val="20"/>
        </w:rPr>
        <w:t>ground biomass (kg</w:t>
      </w:r>
      <w:r w:rsidRPr="00AF3980">
        <w:rPr>
          <w:sz w:val="20"/>
        </w:rPr>
        <w:t xml:space="preserve">) from </w:t>
      </w:r>
      <w:r w:rsidRPr="00AF3980">
        <w:rPr>
          <w:sz w:val="20"/>
        </w:rPr>
        <w:fldChar w:fldCharType="begin"/>
      </w:r>
      <w:r w:rsidRPr="00AF3980">
        <w:rPr>
          <w:sz w:val="20"/>
        </w:rPr>
        <w:instrText xml:space="preserve"> REF _Ref109803469 \h  \* MERGEFORMAT </w:instrText>
      </w:r>
      <w:r w:rsidRPr="00AF3980">
        <w:rPr>
          <w:sz w:val="20"/>
        </w:rPr>
      </w:r>
      <w:r w:rsidRPr="00AF3980">
        <w:rPr>
          <w:sz w:val="20"/>
        </w:rPr>
        <w:fldChar w:fldCharType="separate"/>
      </w:r>
      <w:r w:rsidRPr="00AF3980">
        <w:rPr>
          <w:b/>
          <w:sz w:val="20"/>
        </w:rPr>
        <w:t xml:space="preserve">Eq. </w:t>
      </w:r>
      <w:r w:rsidRPr="00AF3980">
        <w:rPr>
          <w:b/>
          <w:noProof/>
          <w:sz w:val="20"/>
        </w:rPr>
        <w:t>2.2.2</w:t>
      </w:r>
      <w:r w:rsidRPr="00AF3980">
        <w:rPr>
          <w:b/>
          <w:sz w:val="20"/>
        </w:rPr>
        <w:noBreakHyphen/>
      </w:r>
      <w:r w:rsidRPr="00AF3980">
        <w:rPr>
          <w:b/>
          <w:noProof/>
          <w:sz w:val="20"/>
        </w:rPr>
        <w:t>4</w:t>
      </w:r>
      <w:r w:rsidRPr="00AF3980">
        <w:rPr>
          <w:sz w:val="20"/>
        </w:rPr>
        <w:fldChar w:fldCharType="end"/>
      </w:r>
    </w:p>
    <w:p w14:paraId="18B574CA" w14:textId="7EDBAADF" w:rsidR="00AF3980" w:rsidRPr="001A0F4B" w:rsidRDefault="00665AB7" w:rsidP="001A0F4B">
      <w:pPr>
        <w:tabs>
          <w:tab w:val="clear" w:pos="2880"/>
          <w:tab w:val="clear" w:pos="9360"/>
        </w:tabs>
        <w:spacing w:before="0"/>
        <w:ind w:left="2835" w:hanging="2835"/>
        <w:rPr>
          <w:sz w:val="20"/>
        </w:rPr>
      </w:pPr>
      <w:r w:rsidRPr="00AF3980">
        <w:rPr>
          <w:i/>
          <w:sz w:val="20"/>
        </w:rPr>
        <w:t>N</w:t>
      </w:r>
      <w:r w:rsidRPr="00AF3980">
        <w:rPr>
          <w:i/>
          <w:sz w:val="20"/>
          <w:vertAlign w:val="subscript"/>
        </w:rPr>
        <w:t>r</w:t>
      </w:r>
      <w:r w:rsidRPr="00AF3980">
        <w:rPr>
          <w:i/>
          <w:sz w:val="20"/>
          <w:vertAlign w:val="subscript"/>
        </w:rPr>
        <w:tab/>
      </w:r>
      <w:r w:rsidRPr="00AF3980">
        <w:rPr>
          <w:sz w:val="20"/>
        </w:rPr>
        <w:t>N concentration in the roots (kg kg</w:t>
      </w:r>
      <w:r w:rsidRPr="00AF3980">
        <w:rPr>
          <w:sz w:val="20"/>
          <w:vertAlign w:val="superscript"/>
        </w:rPr>
        <w:t>-1</w:t>
      </w:r>
      <w:r w:rsidRPr="00AF3980">
        <w:rPr>
          <w:sz w:val="20"/>
        </w:rPr>
        <w:t>) (</w:t>
      </w:r>
      <w:r w:rsidRPr="00AF3980">
        <w:rPr>
          <w:b/>
          <w:sz w:val="20"/>
        </w:rPr>
        <w:fldChar w:fldCharType="begin"/>
      </w:r>
      <w:r w:rsidRPr="00AF3980">
        <w:rPr>
          <w:b/>
          <w:sz w:val="20"/>
        </w:rPr>
        <w:instrText xml:space="preserve"> REF _Ref488329024 \h  \* MERGEFORMAT </w:instrText>
      </w:r>
      <w:r w:rsidRPr="00AF3980">
        <w:rPr>
          <w:b/>
          <w:sz w:val="20"/>
        </w:rPr>
      </w:r>
      <w:r w:rsidRPr="00AF3980">
        <w:rPr>
          <w:b/>
          <w:sz w:val="20"/>
        </w:rPr>
        <w:fldChar w:fldCharType="separate"/>
      </w:r>
      <w:r w:rsidR="00C87362" w:rsidRPr="00C87362">
        <w:rPr>
          <w:b/>
          <w:sz w:val="20"/>
        </w:rPr>
        <w:t>Table 7</w:t>
      </w:r>
      <w:r w:rsidRPr="00AF3980">
        <w:rPr>
          <w:b/>
          <w:sz w:val="20"/>
        </w:rPr>
        <w:fldChar w:fldCharType="end"/>
      </w:r>
      <w:r w:rsidRPr="00AF3980">
        <w:rPr>
          <w:sz w:val="20"/>
        </w:rPr>
        <w:t>)</w:t>
      </w:r>
    </w:p>
    <w:p w14:paraId="036559E7" w14:textId="77777777" w:rsidR="00035A08" w:rsidRPr="00D5649B" w:rsidRDefault="00035A08" w:rsidP="001A0F4B">
      <w:pPr>
        <w:pStyle w:val="Heading4"/>
      </w:pPr>
      <w:r w:rsidRPr="00D5649B">
        <w:t>For crops not in the NIR</w:t>
      </w:r>
    </w:p>
    <w:p w14:paraId="1C3506A1" w14:textId="394C0FD4" w:rsidR="003B2991" w:rsidRDefault="003B2991" w:rsidP="00035A08">
      <w:pPr>
        <w:keepNext/>
        <w:tabs>
          <w:tab w:val="clear" w:pos="2880"/>
          <w:tab w:val="clear" w:pos="9360"/>
          <w:tab w:val="right" w:pos="9785"/>
        </w:tabs>
        <w:spacing w:after="120"/>
        <w:ind w:left="2520" w:hanging="2520"/>
        <w:rPr>
          <w:b/>
          <w:szCs w:val="24"/>
        </w:rPr>
      </w:pPr>
      <w:r w:rsidRPr="00D5649B">
        <w:rPr>
          <w:i/>
        </w:rPr>
        <w:t>Calculates the inputs of N from crop residues (from last year’s crop)</w:t>
      </w:r>
    </w:p>
    <w:p w14:paraId="5AF5363E" w14:textId="441F3948" w:rsidR="00AC5074" w:rsidRDefault="00AC5074" w:rsidP="00035A08">
      <w:pPr>
        <w:keepNext/>
        <w:tabs>
          <w:tab w:val="clear" w:pos="2880"/>
          <w:tab w:val="clear" w:pos="9360"/>
          <w:tab w:val="right" w:pos="9785"/>
        </w:tabs>
        <w:spacing w:after="120"/>
        <w:ind w:left="2520" w:hanging="2520"/>
        <w:rPr>
          <w:b/>
          <w:szCs w:val="24"/>
        </w:rPr>
      </w:pPr>
      <w:r>
        <w:rPr>
          <w:b/>
          <w:szCs w:val="24"/>
        </w:rPr>
        <w:t>For annual crops</w:t>
      </w:r>
      <w:r w:rsidR="00285BC5">
        <w:rPr>
          <w:b/>
          <w:szCs w:val="24"/>
        </w:rPr>
        <w:t>, perennials and rangeland</w:t>
      </w:r>
      <w:r w:rsidR="008E638C">
        <w:rPr>
          <w:b/>
          <w:szCs w:val="24"/>
        </w:rPr>
        <w:t>:</w:t>
      </w:r>
    </w:p>
    <w:p w14:paraId="07F791B1" w14:textId="6A933BF4" w:rsidR="00035A08"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35A08" w:rsidRPr="00AF3980">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03E80010" w14:textId="12A9CC7E" w:rsidR="00035A08"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035A08" w:rsidRPr="00AF3980">
        <w:rPr>
          <w:b/>
          <w:sz w:val="20"/>
        </w:rPr>
        <w:t xml:space="preserve"> </w:t>
      </w:r>
      <w:r w:rsidR="00035A08" w:rsidRPr="00AF3980">
        <w:rPr>
          <w:b/>
          <w:szCs w:val="24"/>
        </w:rPr>
        <w:t xml:space="preserve"> </w:t>
      </w:r>
      <w:r w:rsidR="00035A08" w:rsidRPr="00AF3980">
        <w:rPr>
          <w:b/>
          <w:szCs w:val="24"/>
        </w:rPr>
        <w:tab/>
      </w:r>
      <w:r w:rsidR="00035A08" w:rsidRPr="00AF39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3F9CED98" w14:textId="45399577" w:rsidR="00035A08" w:rsidRPr="00AF3980" w:rsidRDefault="00035A08" w:rsidP="00035A08">
      <w:pPr>
        <w:rPr>
          <w:sz w:val="20"/>
          <w:szCs w:val="16"/>
        </w:rPr>
      </w:pPr>
      <w:r w:rsidRPr="00AF3980">
        <w:rPr>
          <w:sz w:val="20"/>
          <w:szCs w:val="16"/>
        </w:rPr>
        <w:t>where</w:t>
      </w:r>
    </w:p>
    <w:p w14:paraId="3A2D2AFF" w14:textId="6494BC72" w:rsidR="00AC5074" w:rsidRPr="00AF3980" w:rsidRDefault="00AC5074" w:rsidP="00AC5074">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5E33106" w14:textId="390E599A" w:rsidR="00AC5074" w:rsidRPr="00AF3980" w:rsidRDefault="00AC5074" w:rsidP="00AC5074">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13E14881" w14:textId="769029E8" w:rsidR="00AC5074" w:rsidRPr="00D5649B" w:rsidRDefault="00AC5074" w:rsidP="00AC5074">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44A72EB1" w14:textId="13A495A1" w:rsidR="00AC5074" w:rsidRPr="00D5649B" w:rsidRDefault="00AC5074" w:rsidP="00AC5074">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5CB70E1F" w14:textId="2C0D0E24" w:rsidR="00AC5074" w:rsidRPr="00D5649B" w:rsidRDefault="00AC5074" w:rsidP="00AC5074">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75A5A296" w14:textId="0BE44DF4" w:rsidR="00AC5074" w:rsidRPr="00D5649B" w:rsidRDefault="00AC5074" w:rsidP="00AC5074">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6E5B40D6" w14:textId="508F3912"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3DD344C2" w14:textId="218D408E"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6D01996B" w14:textId="42F25955" w:rsidR="00AC5074" w:rsidRPr="00D5649B" w:rsidRDefault="00AC5074" w:rsidP="00AC5074">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7167A0FE" w14:textId="6659F23C" w:rsidR="00AC5074" w:rsidRDefault="00AC5074" w:rsidP="00AC5074">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46606175" w14:textId="23AED844" w:rsidR="00AC5074" w:rsidRPr="00AC5074" w:rsidRDefault="00AC5074" w:rsidP="00AC5074">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51BF5C" w14:textId="759BFA04" w:rsidR="00035A08" w:rsidRPr="00AC5074" w:rsidRDefault="00AC5074" w:rsidP="00035A08">
      <w:pPr>
        <w:tabs>
          <w:tab w:val="clear" w:pos="2880"/>
          <w:tab w:val="clear" w:pos="9360"/>
        </w:tabs>
        <w:ind w:left="2835" w:hanging="2835"/>
        <w:rPr>
          <w:b/>
        </w:rPr>
      </w:pPr>
      <w:r w:rsidRPr="00AC5074">
        <w:rPr>
          <w:b/>
        </w:rPr>
        <w:t>For root crops</w:t>
      </w:r>
      <w:r w:rsidR="008E638C">
        <w:rPr>
          <w:b/>
        </w:rPr>
        <w:t>:</w:t>
      </w:r>
    </w:p>
    <w:p w14:paraId="7DF1128D" w14:textId="596C8034"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285BC5" w:rsidRPr="00AF3980">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p>
    <w:p w14:paraId="2461A056" w14:textId="306DFA92"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5050D97C" w14:textId="77777777" w:rsidR="00285BC5" w:rsidRPr="00AF3980" w:rsidRDefault="00285BC5" w:rsidP="00285BC5">
      <w:pPr>
        <w:rPr>
          <w:sz w:val="20"/>
          <w:szCs w:val="16"/>
        </w:rPr>
      </w:pPr>
      <w:r w:rsidRPr="00AF3980">
        <w:rPr>
          <w:sz w:val="20"/>
          <w:szCs w:val="16"/>
        </w:rPr>
        <w:t>where</w:t>
      </w:r>
    </w:p>
    <w:p w14:paraId="48B44682" w14:textId="26EFF72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4701C89C" w14:textId="5EE8C3E4"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A79EB47" w14:textId="22AFFB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243DE22" w14:textId="54480A37" w:rsidR="00285BC5" w:rsidRPr="00D5649B" w:rsidRDefault="00285BC5" w:rsidP="00285BC5">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20AD81F0" w14:textId="6ABCD2FE"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3B5EA7E2" w14:textId="68F75381" w:rsidR="00285BC5" w:rsidRPr="00D5649B" w:rsidRDefault="00285BC5" w:rsidP="00285BC5">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01517057" w14:textId="734B7804"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7D803727" w14:textId="314830D5"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AD0D2A9" w14:textId="39862D20" w:rsidR="00285BC5" w:rsidRPr="00AC5074"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2C134A21" w14:textId="7BD36462" w:rsidR="00AC5074" w:rsidRPr="00285BC5" w:rsidRDefault="00285BC5" w:rsidP="00035A08">
      <w:pPr>
        <w:tabs>
          <w:tab w:val="clear" w:pos="2880"/>
          <w:tab w:val="clear" w:pos="9360"/>
        </w:tabs>
        <w:ind w:left="2835" w:hanging="2835"/>
        <w:rPr>
          <w:b/>
        </w:rPr>
      </w:pPr>
      <w:r w:rsidRPr="00285BC5">
        <w:rPr>
          <w:b/>
        </w:rPr>
        <w:t>For silage crops</w:t>
      </w:r>
      <w:r>
        <w:rPr>
          <w:b/>
        </w:rPr>
        <w:t xml:space="preserve"> and</w:t>
      </w:r>
      <w:r w:rsidRPr="00285BC5">
        <w:rPr>
          <w:b/>
        </w:rPr>
        <w:t xml:space="preserve"> cover crops</w:t>
      </w:r>
      <w:r w:rsidR="008E638C">
        <w:rPr>
          <w:b/>
        </w:rPr>
        <w:t>:</w:t>
      </w:r>
    </w:p>
    <w:p w14:paraId="7C9374B4" w14:textId="4DBCAEF1"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oMath>
      <w:r w:rsidR="00285BC5" w:rsidRPr="00AF3980">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p>
    <w:p w14:paraId="3FF10AA3" w14:textId="155037E3"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1D31E2C3" w14:textId="77777777" w:rsidR="00285BC5" w:rsidRPr="00AF3980" w:rsidRDefault="00285BC5" w:rsidP="00285BC5">
      <w:pPr>
        <w:rPr>
          <w:sz w:val="20"/>
          <w:szCs w:val="16"/>
        </w:rPr>
      </w:pPr>
      <w:r w:rsidRPr="00AF3980">
        <w:rPr>
          <w:sz w:val="20"/>
          <w:szCs w:val="16"/>
        </w:rPr>
        <w:t>where</w:t>
      </w:r>
    </w:p>
    <w:p w14:paraId="1DD51AA0" w14:textId="0CD628F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36B200E" w14:textId="0EEDB079"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0FB967D8" w14:textId="4F97BC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3FAD0AD3" w14:textId="0B1F54C7"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49CEE003" w14:textId="4C040D5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2074BF37" w14:textId="5065844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39D85894" w14:textId="61915E2E" w:rsidR="00285BC5" w:rsidRPr="00D5649B" w:rsidRDefault="00285BC5" w:rsidP="00285BC5">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BCAF710" w14:textId="20D6ED3E"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2D2A2C3D" w14:textId="705837E4" w:rsidR="00285BC5"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616FB9" w14:textId="77BF0A65" w:rsidR="00285BC5" w:rsidRPr="00285BC5" w:rsidRDefault="00285BC5" w:rsidP="00285BC5">
      <w:pPr>
        <w:tabs>
          <w:tab w:val="clear" w:pos="2880"/>
          <w:tab w:val="clear" w:pos="9360"/>
        </w:tabs>
        <w:ind w:left="2835" w:hanging="2835"/>
        <w:rPr>
          <w:b/>
        </w:rPr>
      </w:pPr>
      <w:r w:rsidRPr="00285BC5">
        <w:rPr>
          <w:b/>
        </w:rPr>
        <w:t xml:space="preserve">For </w:t>
      </w:r>
      <w:r w:rsidR="008E638C">
        <w:rPr>
          <w:b/>
        </w:rPr>
        <w:t>f</w:t>
      </w:r>
      <w:r>
        <w:rPr>
          <w:b/>
        </w:rPr>
        <w:t>allow</w:t>
      </w:r>
      <w:r w:rsidR="008E638C">
        <w:rPr>
          <w:b/>
        </w:rPr>
        <w:t>:</w:t>
      </w:r>
    </w:p>
    <w:p w14:paraId="6A5B35DA" w14:textId="0AD192D8"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=0</m:t>
        </m:r>
      </m:oMath>
      <w:r w:rsidR="00285BC5" w:rsidRPr="00AF3980">
        <w:rPr>
          <w:b/>
          <w:szCs w:val="24"/>
        </w:rPr>
        <w:tab/>
      </w:r>
      <w:r w:rsidR="00285BC5">
        <w:rPr>
          <w:b/>
          <w:szCs w:val="24"/>
        </w:rPr>
        <w:tab/>
      </w:r>
      <w:r w:rsidR="00285BC5" w:rsidRPr="00AF3980">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p>
    <w:p w14:paraId="482DCD87" w14:textId="7566A48B"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=0</m:t>
        </m:r>
      </m:oMath>
      <w:r w:rsidR="00285BC5" w:rsidRPr="00AF3980">
        <w:rPr>
          <w:b/>
          <w:sz w:val="20"/>
        </w:rPr>
        <w:t xml:space="preserve"> </w:t>
      </w:r>
      <w:r w:rsidR="00285BC5" w:rsidRPr="00AF3980">
        <w:rPr>
          <w:b/>
          <w:szCs w:val="24"/>
        </w:rPr>
        <w:t xml:space="preserve"> </w:t>
      </w:r>
      <w:r w:rsidR="00285BC5" w:rsidRPr="00AF3980">
        <w:rPr>
          <w:b/>
          <w:szCs w:val="24"/>
        </w:rPr>
        <w:tab/>
      </w:r>
      <w:r w:rsidR="00285BC5">
        <w:rPr>
          <w:b/>
          <w:szCs w:val="24"/>
        </w:rPr>
        <w:tab/>
      </w:r>
      <w:r w:rsidR="00285BC5" w:rsidRPr="00AF39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51145DA5" w14:textId="77777777" w:rsidR="00285BC5" w:rsidRPr="00AF3980" w:rsidRDefault="00285BC5" w:rsidP="00285BC5">
      <w:pPr>
        <w:rPr>
          <w:sz w:val="20"/>
          <w:szCs w:val="16"/>
        </w:rPr>
      </w:pPr>
      <w:r w:rsidRPr="00AF3980">
        <w:rPr>
          <w:sz w:val="20"/>
          <w:szCs w:val="16"/>
        </w:rPr>
        <w:t>where</w:t>
      </w:r>
    </w:p>
    <w:p w14:paraId="1559676C" w14:textId="0ED8FC59"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21E163F7" w14:textId="3555A7DE"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60C8641" w14:textId="76FEBC33" w:rsidR="00285BC5" w:rsidRPr="00285BC5" w:rsidRDefault="00285BC5" w:rsidP="00285BC5">
      <w:pPr>
        <w:tabs>
          <w:tab w:val="clear" w:pos="2880"/>
          <w:tab w:val="left" w:pos="2835"/>
        </w:tabs>
        <w:rPr>
          <w:rFonts w:cstheme="minorHAnsi"/>
          <w:b/>
        </w:rPr>
      </w:pPr>
      <w:r w:rsidRPr="00285BC5">
        <w:rPr>
          <w:rFonts w:cstheme="minorHAnsi"/>
          <w:b/>
        </w:rPr>
        <w:t>For manure</w:t>
      </w:r>
      <w:r w:rsidR="008E638C">
        <w:rPr>
          <w:rFonts w:cstheme="minorHAnsi"/>
          <w:b/>
        </w:rPr>
        <w:t>:</w:t>
      </w:r>
    </w:p>
    <w:p w14:paraId="1E98C1EA" w14:textId="113AE187" w:rsidR="00244D9E" w:rsidRPr="00636983"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oMath>
      <w:r w:rsidR="00244D9E" w:rsidRPr="0063698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p>
    <w:p w14:paraId="68CEC255" w14:textId="77777777" w:rsidR="00244D9E" w:rsidRPr="00636983" w:rsidRDefault="00244D9E" w:rsidP="00244D9E">
      <w:pPr>
        <w:rPr>
          <w:sz w:val="20"/>
        </w:rPr>
      </w:pPr>
      <w:r w:rsidRPr="00636983">
        <w:rPr>
          <w:sz w:val="20"/>
        </w:rPr>
        <w:t>where</w:t>
      </w:r>
    </w:p>
    <w:p w14:paraId="6C29337A" w14:textId="506A5206" w:rsidR="00244D9E" w:rsidRPr="00636983" w:rsidRDefault="00244D9E" w:rsidP="00244D9E">
      <w:pPr>
        <w:keepNext/>
        <w:tabs>
          <w:tab w:val="clear" w:pos="2880"/>
          <w:tab w:val="clear" w:pos="9360"/>
        </w:tabs>
        <w:spacing w:before="0"/>
        <w:ind w:left="2835" w:hanging="2835"/>
        <w:rPr>
          <w:color w:val="000000"/>
          <w:sz w:val="20"/>
        </w:rPr>
      </w:pPr>
      <w:r w:rsidRPr="00636983">
        <w:rPr>
          <w:i/>
          <w:color w:val="000000"/>
          <w:sz w:val="20"/>
        </w:rPr>
        <w:t>Manure-N</w:t>
      </w:r>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i/>
          <w:sz w:val="20"/>
        </w:rPr>
        <w:tab/>
      </w:r>
      <w:r w:rsidRPr="00636983">
        <w:rPr>
          <w:sz w:val="20"/>
        </w:rPr>
        <w:t xml:space="preserve">Manure N input </w:t>
      </w:r>
      <w:r w:rsidRPr="00636983">
        <w:rPr>
          <w:sz w:val="20"/>
          <w:szCs w:val="16"/>
        </w:rPr>
        <w:t>(kg N ha</w:t>
      </w:r>
      <w:r w:rsidRPr="00636983">
        <w:rPr>
          <w:sz w:val="20"/>
          <w:szCs w:val="16"/>
          <w:vertAlign w:val="superscript"/>
        </w:rPr>
        <w:t>-1</w:t>
      </w:r>
      <w:r w:rsidRPr="00636983">
        <w:rPr>
          <w:sz w:val="20"/>
          <w:szCs w:val="16"/>
        </w:rPr>
        <w:t>)</w:t>
      </w:r>
    </w:p>
    <w:p w14:paraId="43301A4E" w14:textId="77777777" w:rsidR="008E638C" w:rsidRPr="00636983" w:rsidRDefault="008E638C" w:rsidP="008E638C">
      <w:pPr>
        <w:keepNext/>
        <w:tabs>
          <w:tab w:val="clear" w:pos="2880"/>
          <w:tab w:val="clear" w:pos="9360"/>
        </w:tabs>
        <w:spacing w:before="0"/>
        <w:ind w:left="2835" w:hanging="2835"/>
        <w:rPr>
          <w:i/>
          <w:sz w:val="20"/>
          <w:szCs w:val="24"/>
        </w:rPr>
      </w:pPr>
      <w:proofErr w:type="spellStart"/>
      <w:r w:rsidRPr="00636983">
        <w:rPr>
          <w:i/>
          <w:color w:val="000000"/>
          <w:sz w:val="20"/>
        </w:rPr>
        <w:t>Total_N</w:t>
      </w:r>
      <w:r w:rsidRPr="00636983">
        <w:rPr>
          <w:i/>
          <w:color w:val="000000"/>
          <w:sz w:val="20"/>
          <w:vertAlign w:val="subscript"/>
        </w:rPr>
        <w:t>model</w:t>
      </w:r>
      <w:proofErr w:type="spellEnd"/>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sz w:val="20"/>
        </w:rPr>
        <w:tab/>
        <w:t xml:space="preserve">Total N in manure (farm-produced + imported stored manure + manure from grazing animals) and anaerobic digestate N inputs to soil (after direct and indirect N losses following land application) to field </w:t>
      </w:r>
      <w:r w:rsidRPr="00636983">
        <w:rPr>
          <w:i/>
          <w:iCs/>
          <w:sz w:val="20"/>
        </w:rPr>
        <w:t>n</w:t>
      </w:r>
      <w:r w:rsidRPr="00636983">
        <w:rPr>
          <w:sz w:val="20"/>
        </w:rPr>
        <w:t xml:space="preserve"> in year </w:t>
      </w:r>
      <w:r w:rsidRPr="00636983">
        <w:rPr>
          <w:i/>
          <w:iCs/>
          <w:sz w:val="20"/>
        </w:rPr>
        <w:t>t</w:t>
      </w:r>
      <w:r w:rsidRPr="00636983">
        <w:rPr>
          <w:sz w:val="20"/>
        </w:rPr>
        <w:t xml:space="preserve"> </w:t>
      </w:r>
      <w:r w:rsidRPr="00636983">
        <w:rPr>
          <w:sz w:val="20"/>
          <w:szCs w:val="16"/>
        </w:rPr>
        <w:t xml:space="preserve">(kg N), calculated as the sum of the values estimated using </w:t>
      </w:r>
      <w:r w:rsidRPr="00636983">
        <w:rPr>
          <w:sz w:val="20"/>
        </w:rPr>
        <w:fldChar w:fldCharType="begin"/>
      </w:r>
      <w:r w:rsidRPr="00636983">
        <w:rPr>
          <w:sz w:val="20"/>
        </w:rPr>
        <w:instrText xml:space="preserve"> REF TotalNModel_TFieldN_Eq \h  \* MERGEFORMAT </w:instrText>
      </w:r>
      <w:r w:rsidRPr="00636983">
        <w:rPr>
          <w:sz w:val="20"/>
        </w:rPr>
      </w:r>
      <w:r w:rsidRPr="00636983">
        <w:rPr>
          <w:sz w:val="20"/>
        </w:rPr>
        <w:fldChar w:fldCharType="separate"/>
      </w:r>
      <w:r w:rsidRPr="00636983">
        <w:rPr>
          <w:b/>
          <w:sz w:val="20"/>
        </w:rPr>
        <w:t xml:space="preserve">Eq. </w:t>
      </w:r>
      <w:r w:rsidRPr="00636983">
        <w:rPr>
          <w:b/>
          <w:noProof/>
          <w:sz w:val="20"/>
        </w:rPr>
        <w:t>4.7.2</w:t>
      </w:r>
      <w:r w:rsidRPr="00636983">
        <w:rPr>
          <w:b/>
          <w:sz w:val="20"/>
        </w:rPr>
        <w:noBreakHyphen/>
      </w:r>
      <w:r w:rsidRPr="00636983">
        <w:rPr>
          <w:b/>
          <w:noProof/>
          <w:sz w:val="20"/>
        </w:rPr>
        <w:t>1</w:t>
      </w:r>
      <w:r w:rsidRPr="00636983">
        <w:rPr>
          <w:sz w:val="20"/>
        </w:rPr>
        <w:fldChar w:fldCharType="end"/>
      </w:r>
      <w:r w:rsidRPr="00636983">
        <w:rPr>
          <w:sz w:val="20"/>
          <w:szCs w:val="16"/>
        </w:rPr>
        <w:t xml:space="preserve"> (for farm-produced and imported manure applied to land), </w:t>
      </w:r>
      <w:r w:rsidRPr="00636983">
        <w:rPr>
          <w:b/>
          <w:bCs/>
          <w:sz w:val="20"/>
        </w:rPr>
        <w:t xml:space="preserve">Section </w:t>
      </w:r>
      <w:r w:rsidRPr="00636983">
        <w:rPr>
          <w:b/>
          <w:bCs/>
          <w:sz w:val="20"/>
        </w:rPr>
        <w:fldChar w:fldCharType="begin"/>
      </w:r>
      <w:r w:rsidRPr="00636983">
        <w:rPr>
          <w:b/>
          <w:bCs/>
          <w:sz w:val="20"/>
        </w:rPr>
        <w:instrText xml:space="preserve"> REF _Ref145619604 \r \h  \* MERGEFORMAT </w:instrText>
      </w:r>
      <w:r w:rsidRPr="00636983">
        <w:rPr>
          <w:b/>
          <w:bCs/>
          <w:sz w:val="20"/>
        </w:rPr>
      </w:r>
      <w:r w:rsidRPr="00636983">
        <w:rPr>
          <w:b/>
          <w:bCs/>
          <w:sz w:val="20"/>
        </w:rPr>
        <w:fldChar w:fldCharType="separate"/>
      </w:r>
      <w:r w:rsidRPr="00636983">
        <w:rPr>
          <w:b/>
          <w:bCs/>
          <w:sz w:val="20"/>
        </w:rPr>
        <w:t>4.9.7.2</w:t>
      </w:r>
      <w:r w:rsidRPr="00636983">
        <w:rPr>
          <w:b/>
          <w:bCs/>
          <w:sz w:val="20"/>
        </w:rPr>
        <w:fldChar w:fldCharType="end"/>
      </w:r>
      <w:r w:rsidRPr="00636983">
        <w:rPr>
          <w:b/>
          <w:bCs/>
          <w:sz w:val="20"/>
        </w:rPr>
        <w:t xml:space="preserve"> </w:t>
      </w:r>
      <w:r w:rsidRPr="00636983">
        <w:rPr>
          <w:sz w:val="20"/>
          <w:szCs w:val="16"/>
        </w:rPr>
        <w:t xml:space="preserve">(for anaerobic digestate applied to land) and </w:t>
      </w:r>
      <w:r w:rsidRPr="00636983">
        <w:rPr>
          <w:sz w:val="20"/>
        </w:rPr>
        <w:fldChar w:fldCharType="begin"/>
      </w:r>
      <w:r w:rsidRPr="00636983">
        <w:rPr>
          <w:sz w:val="20"/>
        </w:rPr>
        <w:instrText xml:space="preserve"> REF Nmodel_pasture_TFieldN_Eq \h  \* MERGEFORMAT </w:instrText>
      </w:r>
      <w:r w:rsidRPr="00636983">
        <w:rPr>
          <w:sz w:val="20"/>
        </w:rPr>
      </w:r>
      <w:r w:rsidRPr="00636983">
        <w:rPr>
          <w:sz w:val="20"/>
        </w:rPr>
        <w:fldChar w:fldCharType="separate"/>
      </w:r>
      <w:r w:rsidRPr="00636983">
        <w:rPr>
          <w:b/>
          <w:sz w:val="20"/>
        </w:rPr>
        <w:t xml:space="preserve">Eq. </w:t>
      </w:r>
      <w:r w:rsidRPr="00636983">
        <w:rPr>
          <w:b/>
          <w:noProof/>
          <w:sz w:val="20"/>
        </w:rPr>
        <w:t>5.6.2</w:t>
      </w:r>
      <w:r w:rsidRPr="00636983">
        <w:rPr>
          <w:b/>
          <w:sz w:val="20"/>
        </w:rPr>
        <w:noBreakHyphen/>
      </w:r>
      <w:r w:rsidRPr="00636983">
        <w:rPr>
          <w:b/>
          <w:noProof/>
          <w:sz w:val="20"/>
        </w:rPr>
        <w:t>1</w:t>
      </w:r>
      <w:r w:rsidRPr="00636983">
        <w:rPr>
          <w:sz w:val="20"/>
        </w:rPr>
        <w:fldChar w:fldCharType="end"/>
      </w:r>
      <w:r w:rsidRPr="00636983">
        <w:rPr>
          <w:sz w:val="20"/>
        </w:rPr>
        <w:t xml:space="preserve"> (</w:t>
      </w:r>
      <w:r w:rsidRPr="00636983">
        <w:rPr>
          <w:sz w:val="20"/>
          <w:szCs w:val="16"/>
        </w:rPr>
        <w:t xml:space="preserve">for dung and urine deposited directly on pasture by grazing animals) - </w:t>
      </w:r>
      <w:r w:rsidRPr="00636983">
        <w:rPr>
          <w:iCs/>
          <w:sz w:val="20"/>
          <w:szCs w:val="24"/>
          <w:u w:val="single"/>
        </w:rPr>
        <w:t>Note:</w:t>
      </w:r>
      <w:r w:rsidRPr="00636983">
        <w:rPr>
          <w:iCs/>
          <w:sz w:val="20"/>
          <w:szCs w:val="24"/>
        </w:rPr>
        <w:t xml:space="preserve"> this includes N added to soil from all livestock types grazing on field </w:t>
      </w:r>
      <w:r w:rsidRPr="00636983">
        <w:rPr>
          <w:i/>
          <w:sz w:val="20"/>
          <w:szCs w:val="24"/>
        </w:rPr>
        <w:t>n</w:t>
      </w:r>
      <w:r w:rsidRPr="00636983">
        <w:rPr>
          <w:iCs/>
          <w:sz w:val="20"/>
          <w:szCs w:val="24"/>
        </w:rPr>
        <w:t xml:space="preserve"> in year </w:t>
      </w:r>
      <w:r w:rsidRPr="00636983">
        <w:rPr>
          <w:i/>
          <w:sz w:val="20"/>
          <w:szCs w:val="24"/>
        </w:rPr>
        <w:t>t</w:t>
      </w:r>
    </w:p>
    <w:p w14:paraId="3432EC21" w14:textId="154DC322" w:rsidR="000F1B8A" w:rsidRDefault="000F1B8A" w:rsidP="008E638C">
      <w:pPr>
        <w:keepNext/>
        <w:tabs>
          <w:tab w:val="clear" w:pos="2880"/>
          <w:tab w:val="clear" w:pos="9360"/>
        </w:tabs>
        <w:spacing w:before="0"/>
        <w:ind w:left="2835" w:hanging="2835"/>
        <w:rPr>
          <w:iCs/>
          <w:color w:val="000000"/>
          <w:sz w:val="20"/>
        </w:rPr>
      </w:pPr>
      <w:r w:rsidRPr="00636983">
        <w:rPr>
          <w:i/>
          <w:color w:val="000000"/>
          <w:sz w:val="20"/>
        </w:rPr>
        <w:t>area</w:t>
      </w:r>
      <w:r w:rsidRPr="00636983">
        <w:rPr>
          <w:i/>
          <w:color w:val="000000"/>
          <w:sz w:val="20"/>
          <w:vertAlign w:val="subscript"/>
        </w:rPr>
        <w:t>(field n)</w:t>
      </w:r>
      <w:r w:rsidRPr="00636983">
        <w:rPr>
          <w:i/>
          <w:color w:val="000000"/>
          <w:sz w:val="20"/>
        </w:rPr>
        <w:tab/>
      </w:r>
      <w:r w:rsidRPr="00636983">
        <w:rPr>
          <w:iCs/>
          <w:color w:val="000000"/>
          <w:sz w:val="20"/>
        </w:rPr>
        <w:t xml:space="preserve">Area of field </w:t>
      </w:r>
      <w:r w:rsidRPr="00636983">
        <w:rPr>
          <w:i/>
          <w:color w:val="000000"/>
          <w:sz w:val="20"/>
        </w:rPr>
        <w:t>n</w:t>
      </w:r>
      <w:r w:rsidRPr="00636983">
        <w:rPr>
          <w:iCs/>
          <w:color w:val="000000"/>
          <w:sz w:val="20"/>
        </w:rPr>
        <w:t xml:space="preserve"> (ha)</w:t>
      </w:r>
    </w:p>
    <w:p w14:paraId="39DFDE33" w14:textId="1E9E2CCF" w:rsidR="00430537" w:rsidRPr="008F2396" w:rsidRDefault="00000000" w:rsidP="00430537">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export(t, farm)</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30537" w:rsidRPr="008F2396">
        <w:rPr>
          <w:b/>
          <w:szCs w:val="24"/>
        </w:rPr>
        <w:tab/>
        <w:t xml:space="preserve">Eq. </w:t>
      </w:r>
      <w:r w:rsidR="001977CC" w:rsidRPr="008F2396">
        <w:rPr>
          <w:b/>
          <w:szCs w:val="24"/>
        </w:rPr>
        <w:fldChar w:fldCharType="begin"/>
      </w:r>
      <w:r w:rsidR="001977CC" w:rsidRPr="008F2396">
        <w:rPr>
          <w:b/>
          <w:szCs w:val="24"/>
        </w:rPr>
        <w:instrText xml:space="preserve"> STYLEREF 3 \s </w:instrText>
      </w:r>
      <w:r w:rsidR="001977CC" w:rsidRPr="008F2396">
        <w:rPr>
          <w:b/>
          <w:szCs w:val="24"/>
        </w:rPr>
        <w:fldChar w:fldCharType="separate"/>
      </w:r>
      <w:r w:rsidR="001977CC" w:rsidRPr="008F2396">
        <w:rPr>
          <w:b/>
          <w:noProof/>
          <w:szCs w:val="24"/>
        </w:rPr>
        <w:t>2.7.2</w:t>
      </w:r>
      <w:r w:rsidR="001977CC" w:rsidRPr="008F2396">
        <w:rPr>
          <w:b/>
          <w:szCs w:val="24"/>
        </w:rPr>
        <w:fldChar w:fldCharType="end"/>
      </w:r>
      <w:r w:rsidR="001977CC" w:rsidRPr="008F2396">
        <w:rPr>
          <w:b/>
          <w:szCs w:val="24"/>
        </w:rPr>
        <w:noBreakHyphen/>
      </w:r>
      <w:r w:rsidR="001977CC" w:rsidRPr="008F2396">
        <w:rPr>
          <w:b/>
          <w:szCs w:val="24"/>
        </w:rPr>
        <w:fldChar w:fldCharType="begin"/>
      </w:r>
      <w:r w:rsidR="001977CC" w:rsidRPr="008F2396">
        <w:rPr>
          <w:b/>
          <w:szCs w:val="24"/>
        </w:rPr>
        <w:instrText xml:space="preserve"> SEQ Eq. \* ARABIC \s 3 </w:instrText>
      </w:r>
      <w:r w:rsidR="001977CC" w:rsidRPr="008F2396">
        <w:rPr>
          <w:b/>
          <w:szCs w:val="24"/>
        </w:rPr>
        <w:fldChar w:fldCharType="separate"/>
      </w:r>
      <w:r w:rsidR="001977CC" w:rsidRPr="008F2396">
        <w:rPr>
          <w:b/>
          <w:noProof/>
          <w:szCs w:val="24"/>
        </w:rPr>
        <w:t>12</w:t>
      </w:r>
      <w:r w:rsidR="001977CC" w:rsidRPr="008F2396">
        <w:rPr>
          <w:b/>
          <w:szCs w:val="24"/>
        </w:rPr>
        <w:fldChar w:fldCharType="end"/>
      </w:r>
    </w:p>
    <w:p w14:paraId="5C5C1455" w14:textId="77777777" w:rsidR="00430537" w:rsidRPr="008F2396" w:rsidRDefault="00430537" w:rsidP="00430537">
      <w:pPr>
        <w:rPr>
          <w:sz w:val="20"/>
        </w:rPr>
      </w:pPr>
      <w:r w:rsidRPr="008F2396">
        <w:rPr>
          <w:sz w:val="20"/>
        </w:rPr>
        <w:t>where</w:t>
      </w:r>
    </w:p>
    <w:p w14:paraId="5384D77F" w14:textId="71DE73C7" w:rsidR="00430537" w:rsidRPr="008F2396" w:rsidRDefault="00430537" w:rsidP="00430537">
      <w:pPr>
        <w:keepNext/>
        <w:tabs>
          <w:tab w:val="clear" w:pos="2880"/>
          <w:tab w:val="clear" w:pos="9360"/>
        </w:tabs>
        <w:spacing w:before="0"/>
        <w:ind w:left="2835" w:hanging="2835"/>
        <w:rPr>
          <w:sz w:val="20"/>
          <w:szCs w:val="16"/>
        </w:rPr>
      </w:pPr>
      <w:r w:rsidRPr="008F2396">
        <w:rPr>
          <w:i/>
          <w:color w:val="000000"/>
          <w:sz w:val="20"/>
        </w:rPr>
        <w:t>Manure-</w:t>
      </w:r>
      <w:proofErr w:type="spellStart"/>
      <w:r w:rsidRPr="008F2396">
        <w:rPr>
          <w:i/>
          <w:color w:val="000000"/>
          <w:sz w:val="20"/>
        </w:rPr>
        <w:t>N</w:t>
      </w:r>
      <w:r w:rsidRPr="008F2396">
        <w:rPr>
          <w:i/>
          <w:color w:val="000000"/>
          <w:sz w:val="20"/>
          <w:vertAlign w:val="subscript"/>
        </w:rPr>
        <w:t>export</w:t>
      </w:r>
      <w:proofErr w:type="spellEnd"/>
      <w:r w:rsidRPr="008F2396">
        <w:rPr>
          <w:i/>
          <w:sz w:val="20"/>
          <w:vertAlign w:val="subscript"/>
        </w:rPr>
        <w:t>(</w:t>
      </w:r>
      <w:proofErr w:type="spellStart"/>
      <w:r w:rsidRPr="008F2396">
        <w:rPr>
          <w:i/>
          <w:sz w:val="20"/>
          <w:vertAlign w:val="subscript"/>
        </w:rPr>
        <w:t>t,farm</w:t>
      </w:r>
      <w:proofErr w:type="spellEnd"/>
      <w:r w:rsidRPr="008F2396">
        <w:rPr>
          <w:i/>
          <w:sz w:val="20"/>
          <w:vertAlign w:val="subscript"/>
        </w:rPr>
        <w:t>)</w:t>
      </w:r>
      <w:r w:rsidRPr="008F2396">
        <w:rPr>
          <w:i/>
          <w:sz w:val="20"/>
        </w:rPr>
        <w:tab/>
      </w:r>
      <w:r w:rsidRPr="008F2396">
        <w:rPr>
          <w:sz w:val="20"/>
        </w:rPr>
        <w:t xml:space="preserve">N in manure exported from the farm </w:t>
      </w:r>
      <w:r w:rsidRPr="008F2396">
        <w:rPr>
          <w:sz w:val="20"/>
          <w:szCs w:val="16"/>
        </w:rPr>
        <w:t>(kg N ha</w:t>
      </w:r>
      <w:r w:rsidRPr="008F2396">
        <w:rPr>
          <w:sz w:val="20"/>
          <w:szCs w:val="16"/>
          <w:vertAlign w:val="superscript"/>
        </w:rPr>
        <w:t>-1</w:t>
      </w:r>
      <w:r w:rsidRPr="008F2396">
        <w:rPr>
          <w:sz w:val="20"/>
          <w:szCs w:val="16"/>
        </w:rPr>
        <w:t>)</w:t>
      </w:r>
    </w:p>
    <w:p w14:paraId="27B35B28" w14:textId="069E13A5" w:rsidR="0043675C" w:rsidRPr="008F2396" w:rsidRDefault="0043675C" w:rsidP="00430537">
      <w:pPr>
        <w:keepNext/>
        <w:tabs>
          <w:tab w:val="clear" w:pos="2880"/>
          <w:tab w:val="clear" w:pos="9360"/>
        </w:tabs>
        <w:spacing w:before="0"/>
        <w:ind w:left="2835" w:hanging="2835"/>
        <w:rPr>
          <w:color w:val="000000"/>
          <w:sz w:val="20"/>
        </w:rPr>
      </w:pPr>
      <w:proofErr w:type="spellStart"/>
      <w:r w:rsidRPr="008F2396">
        <w:rPr>
          <w:i/>
          <w:sz w:val="20"/>
        </w:rPr>
        <w:t>Total_N</w:t>
      </w:r>
      <w:r w:rsidRPr="008F2396">
        <w:rPr>
          <w:i/>
          <w:sz w:val="20"/>
          <w:vertAlign w:val="subscript"/>
        </w:rPr>
        <w:t>manure_export</w:t>
      </w:r>
      <w:proofErr w:type="spellEnd"/>
      <w:r w:rsidRPr="008F2396">
        <w:rPr>
          <w:i/>
          <w:sz w:val="20"/>
          <w:vertAlign w:val="subscript"/>
        </w:rPr>
        <w:t>(t)</w:t>
      </w:r>
      <w:r w:rsidRPr="008F2396">
        <w:rPr>
          <w:iCs/>
          <w:sz w:val="20"/>
        </w:rPr>
        <w:tab/>
        <w:t>T</w:t>
      </w:r>
      <w:r w:rsidRPr="008F2396">
        <w:rPr>
          <w:sz w:val="20"/>
        </w:rPr>
        <w:t xml:space="preserve">otal N (kg N) exported from the farm in manure in year </w:t>
      </w:r>
      <w:r w:rsidRPr="008F2396">
        <w:rPr>
          <w:i/>
          <w:iCs/>
          <w:sz w:val="20"/>
        </w:rPr>
        <w:t>t</w:t>
      </w:r>
      <w:r w:rsidRPr="008F2396">
        <w:rPr>
          <w:iCs/>
          <w:color w:val="000000"/>
          <w:sz w:val="20"/>
        </w:rPr>
        <w:t>, calculated using</w:t>
      </w:r>
      <w:r w:rsidRPr="008F2396">
        <w:rPr>
          <w:i/>
          <w:color w:val="000000"/>
          <w:sz w:val="20"/>
        </w:rPr>
        <w:t xml:space="preserve"> </w:t>
      </w:r>
      <w:r w:rsidRPr="008F2396">
        <w:rPr>
          <w:i/>
          <w:color w:val="000000"/>
          <w:sz w:val="20"/>
        </w:rPr>
        <w:fldChar w:fldCharType="begin"/>
      </w:r>
      <w:r w:rsidRPr="008F2396">
        <w:rPr>
          <w:i/>
          <w:color w:val="000000"/>
          <w:sz w:val="20"/>
        </w:rPr>
        <w:instrText xml:space="preserve"> REF Total_N_ManureExport_TFarm_Eq \h  \* MERGEFORMAT </w:instrText>
      </w:r>
      <w:r w:rsidRPr="008F2396">
        <w:rPr>
          <w:i/>
          <w:color w:val="000000"/>
          <w:sz w:val="20"/>
        </w:rPr>
      </w:r>
      <w:r w:rsidRPr="008F2396">
        <w:rPr>
          <w:i/>
          <w:color w:val="000000"/>
          <w:sz w:val="20"/>
        </w:rPr>
        <w:fldChar w:fldCharType="separate"/>
      </w:r>
      <w:r w:rsidRPr="008F2396">
        <w:rPr>
          <w:b/>
          <w:sz w:val="20"/>
        </w:rPr>
        <w:t xml:space="preserve">Eq. </w:t>
      </w:r>
      <w:r w:rsidRPr="008F2396">
        <w:rPr>
          <w:b/>
          <w:noProof/>
          <w:sz w:val="20"/>
        </w:rPr>
        <w:t>4.6.1</w:t>
      </w:r>
      <w:r w:rsidRPr="008F2396">
        <w:rPr>
          <w:b/>
          <w:sz w:val="20"/>
        </w:rPr>
        <w:noBreakHyphen/>
      </w:r>
      <w:r w:rsidRPr="008F2396">
        <w:rPr>
          <w:b/>
          <w:noProof/>
          <w:sz w:val="20"/>
        </w:rPr>
        <w:t>8</w:t>
      </w:r>
      <w:r w:rsidRPr="008F2396">
        <w:rPr>
          <w:i/>
          <w:color w:val="000000"/>
          <w:sz w:val="20"/>
        </w:rPr>
        <w:fldChar w:fldCharType="end"/>
      </w:r>
    </w:p>
    <w:p w14:paraId="2049CACC" w14:textId="181C16EC" w:rsidR="00285BC5" w:rsidRPr="008F2396" w:rsidRDefault="001A0F4B" w:rsidP="001A0F4B">
      <w:pPr>
        <w:pStyle w:val="Heading4"/>
      </w:pPr>
      <w:r w:rsidRPr="008F2396">
        <w:t>Total input</w:t>
      </w:r>
    </w:p>
    <w:p w14:paraId="2646EE0B" w14:textId="6170A1EC" w:rsidR="001A0F4B" w:rsidRPr="008F2396"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num>
          <m:den>
            <m:r>
              <m:rPr>
                <m:sty m:val="bi"/>
              </m:rPr>
              <w:rPr>
                <w:rFonts w:ascii="Cambria Math" w:hAnsi="Cambria Math"/>
                <w:szCs w:val="24"/>
              </w:rPr>
              <m:t>1000</m:t>
            </m:r>
          </m:den>
        </m:f>
      </m:oMath>
      <w:r w:rsidR="001A0F4B" w:rsidRPr="008F2396">
        <w:rPr>
          <w:b/>
          <w:sz w:val="20"/>
        </w:rPr>
        <w:t xml:space="preserve"> </w:t>
      </w:r>
      <w:r w:rsidR="001A0F4B" w:rsidRPr="008F2396">
        <w:rPr>
          <w:b/>
          <w:szCs w:val="24"/>
        </w:rPr>
        <w:t xml:space="preserve"> </w:t>
      </w:r>
      <w:r w:rsidR="001A0F4B" w:rsidRPr="008F2396">
        <w:rPr>
          <w:b/>
          <w:szCs w:val="24"/>
        </w:rPr>
        <w:tab/>
      </w:r>
      <w:r w:rsidR="009B4D01" w:rsidRPr="008F2396">
        <w:rPr>
          <w:b/>
          <w:szCs w:val="24"/>
        </w:rPr>
        <w:tab/>
      </w:r>
      <w:r w:rsidR="001A0F4B"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2.7.2</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13</w:t>
      </w:r>
      <w:r w:rsidR="001977CC" w:rsidRPr="008F2396">
        <w:rPr>
          <w:b/>
        </w:rPr>
        <w:fldChar w:fldCharType="end"/>
      </w:r>
    </w:p>
    <w:p w14:paraId="0A26D6AB" w14:textId="77777777" w:rsidR="001A0F4B" w:rsidRPr="008F2396" w:rsidRDefault="001A0F4B" w:rsidP="001A0F4B">
      <w:pPr>
        <w:rPr>
          <w:sz w:val="20"/>
        </w:rPr>
      </w:pPr>
      <w:r w:rsidRPr="008F2396">
        <w:rPr>
          <w:sz w:val="20"/>
        </w:rPr>
        <w:t>where</w:t>
      </w:r>
    </w:p>
    <w:p w14:paraId="3111160D" w14:textId="5661ADCE" w:rsidR="00312E12" w:rsidRPr="008F2396" w:rsidRDefault="00312E12" w:rsidP="00312E12">
      <w:pPr>
        <w:tabs>
          <w:tab w:val="clear" w:pos="2880"/>
          <w:tab w:val="clear" w:pos="9360"/>
        </w:tabs>
        <w:spacing w:before="0"/>
        <w:ind w:left="2835" w:hanging="2835"/>
        <w:rPr>
          <w:color w:val="000000"/>
          <w:sz w:val="20"/>
          <w:szCs w:val="16"/>
        </w:rPr>
      </w:pPr>
      <w:proofErr w:type="spellStart"/>
      <w:r w:rsidRPr="008F2396">
        <w:rPr>
          <w:i/>
          <w:color w:val="000000"/>
          <w:sz w:val="20"/>
          <w:szCs w:val="16"/>
        </w:rPr>
        <w:t>CropR</w:t>
      </w:r>
      <w:proofErr w:type="spellEnd"/>
      <w:r w:rsidRPr="008F2396">
        <w:rPr>
          <w:i/>
          <w:color w:val="000000"/>
          <w:sz w:val="20"/>
          <w:szCs w:val="16"/>
        </w:rPr>
        <w:t>-N</w:t>
      </w:r>
      <w:r w:rsidRPr="008F2396">
        <w:rPr>
          <w:i/>
          <w:color w:val="000000"/>
          <w:sz w:val="20"/>
          <w:szCs w:val="16"/>
          <w:vertAlign w:val="subscript"/>
        </w:rPr>
        <w:t>(</w:t>
      </w:r>
      <w:proofErr w:type="spellStart"/>
      <w:r w:rsidRPr="008F2396">
        <w:rPr>
          <w:i/>
          <w:color w:val="000000"/>
          <w:sz w:val="20"/>
          <w:szCs w:val="16"/>
          <w:vertAlign w:val="subscript"/>
        </w:rPr>
        <w:t>t,field</w:t>
      </w:r>
      <w:proofErr w:type="spellEnd"/>
      <w:r w:rsidRPr="008F2396">
        <w:rPr>
          <w:i/>
          <w:color w:val="000000"/>
          <w:sz w:val="20"/>
          <w:szCs w:val="16"/>
          <w:vertAlign w:val="subscript"/>
        </w:rPr>
        <w:t xml:space="preserve"> n)</w:t>
      </w:r>
      <w:r w:rsidRPr="008F2396">
        <w:rPr>
          <w:i/>
          <w:color w:val="000000"/>
          <w:sz w:val="20"/>
          <w:szCs w:val="16"/>
          <w:vertAlign w:val="subscript"/>
        </w:rPr>
        <w:tab/>
      </w:r>
      <w:r w:rsidRPr="008F2396">
        <w:rPr>
          <w:color w:val="000000"/>
          <w:sz w:val="20"/>
          <w:szCs w:val="16"/>
        </w:rPr>
        <w:t>Total organic N input</w:t>
      </w:r>
      <w:r w:rsidR="00B04490" w:rsidRPr="008F2396">
        <w:rPr>
          <w:color w:val="000000"/>
          <w:sz w:val="20"/>
          <w:szCs w:val="16"/>
        </w:rPr>
        <w:t xml:space="preserve"> (t N ha</w:t>
      </w:r>
      <w:r w:rsidR="00B04490" w:rsidRPr="008F2396">
        <w:rPr>
          <w:color w:val="000000"/>
          <w:sz w:val="20"/>
          <w:szCs w:val="16"/>
          <w:vertAlign w:val="superscript"/>
        </w:rPr>
        <w:t>-1</w:t>
      </w:r>
      <w:r w:rsidR="00B04490" w:rsidRPr="008F2396">
        <w:rPr>
          <w:color w:val="000000"/>
          <w:sz w:val="20"/>
          <w:szCs w:val="16"/>
        </w:rPr>
        <w:t>)</w:t>
      </w:r>
    </w:p>
    <w:p w14:paraId="6A0C3CF5" w14:textId="3215B8B4" w:rsidR="00312E12" w:rsidRPr="008F2396" w:rsidRDefault="00312E12" w:rsidP="00312E12">
      <w:pPr>
        <w:tabs>
          <w:tab w:val="clear" w:pos="2880"/>
          <w:tab w:val="clear" w:pos="9360"/>
        </w:tabs>
        <w:spacing w:before="0"/>
        <w:ind w:left="2835" w:hanging="2835"/>
        <w:rPr>
          <w:sz w:val="20"/>
          <w:szCs w:val="16"/>
        </w:rPr>
      </w:pPr>
      <w:r w:rsidRPr="008F2396">
        <w:rPr>
          <w:i/>
          <w:color w:val="000000"/>
          <w:sz w:val="20"/>
          <w:szCs w:val="16"/>
        </w:rPr>
        <w:lastRenderedPageBreak/>
        <w:t>AG-N</w:t>
      </w:r>
      <w:r w:rsidRPr="008F2396">
        <w:rPr>
          <w:i/>
          <w:color w:val="000000"/>
          <w:sz w:val="20"/>
          <w:szCs w:val="16"/>
          <w:vertAlign w:val="subscript"/>
        </w:rPr>
        <w:t>(</w:t>
      </w:r>
      <w:proofErr w:type="spellStart"/>
      <w:r w:rsidRPr="008F2396">
        <w:rPr>
          <w:i/>
          <w:color w:val="000000"/>
          <w:sz w:val="20"/>
          <w:szCs w:val="16"/>
          <w:vertAlign w:val="subscript"/>
        </w:rPr>
        <w:t>t,field</w:t>
      </w:r>
      <w:proofErr w:type="spellEnd"/>
      <w:r w:rsidRPr="008F2396">
        <w:rPr>
          <w:i/>
          <w:color w:val="000000"/>
          <w:sz w:val="20"/>
          <w:szCs w:val="16"/>
          <w:vertAlign w:val="subscript"/>
        </w:rPr>
        <w:t xml:space="preserve"> n)</w:t>
      </w:r>
      <w:r w:rsidRPr="008F2396">
        <w:rPr>
          <w:i/>
          <w:color w:val="FF0000"/>
          <w:sz w:val="20"/>
          <w:szCs w:val="16"/>
        </w:rPr>
        <w:tab/>
      </w:r>
      <w:r w:rsidRPr="008F2396">
        <w:rPr>
          <w:sz w:val="20"/>
          <w:szCs w:val="16"/>
        </w:rPr>
        <w:t>Aboveground residue N (kg N ha</w:t>
      </w:r>
      <w:r w:rsidRPr="008F2396">
        <w:rPr>
          <w:sz w:val="20"/>
          <w:szCs w:val="16"/>
          <w:vertAlign w:val="superscript"/>
        </w:rPr>
        <w:t>-1</w:t>
      </w:r>
      <w:r w:rsidRPr="008F2396">
        <w:rPr>
          <w:sz w:val="20"/>
          <w:szCs w:val="16"/>
        </w:rPr>
        <w:t>)</w:t>
      </w:r>
    </w:p>
    <w:p w14:paraId="0F061A38" w14:textId="065BAF0E" w:rsidR="001A0F4B" w:rsidRPr="008F2396" w:rsidRDefault="001A0F4B" w:rsidP="001A0F4B">
      <w:pPr>
        <w:tabs>
          <w:tab w:val="clear" w:pos="2880"/>
          <w:tab w:val="clear" w:pos="9360"/>
        </w:tabs>
        <w:spacing w:before="0"/>
        <w:ind w:left="2835" w:hanging="2835"/>
        <w:rPr>
          <w:sz w:val="20"/>
        </w:rPr>
      </w:pPr>
      <w:r w:rsidRPr="008F2396">
        <w:rPr>
          <w:i/>
          <w:color w:val="000000"/>
          <w:sz w:val="20"/>
        </w:rPr>
        <w:t>BG-N</w:t>
      </w:r>
      <w:r w:rsidRPr="008F2396">
        <w:rPr>
          <w:i/>
          <w:color w:val="000000"/>
          <w:sz w:val="20"/>
          <w:vertAlign w:val="subscript"/>
        </w:rPr>
        <w:t>(</w:t>
      </w:r>
      <w:proofErr w:type="spellStart"/>
      <w:r w:rsidRPr="008F2396">
        <w:rPr>
          <w:i/>
          <w:color w:val="000000"/>
          <w:sz w:val="20"/>
          <w:vertAlign w:val="subscript"/>
        </w:rPr>
        <w:t>t,field</w:t>
      </w:r>
      <w:proofErr w:type="spellEnd"/>
      <w:r w:rsidRPr="008F2396">
        <w:rPr>
          <w:i/>
          <w:color w:val="000000"/>
          <w:sz w:val="20"/>
          <w:vertAlign w:val="subscript"/>
        </w:rPr>
        <w:t xml:space="preserve"> n) </w:t>
      </w:r>
      <w:r w:rsidRPr="008F2396">
        <w:rPr>
          <w:i/>
          <w:color w:val="000000"/>
          <w:sz w:val="20"/>
          <w:vertAlign w:val="subscript"/>
        </w:rPr>
        <w:tab/>
      </w:r>
      <w:r w:rsidRPr="008F2396">
        <w:rPr>
          <w:sz w:val="20"/>
        </w:rPr>
        <w:t>Belowground residue N (kg N ha</w:t>
      </w:r>
      <w:r w:rsidRPr="008F2396">
        <w:rPr>
          <w:sz w:val="20"/>
          <w:vertAlign w:val="superscript"/>
        </w:rPr>
        <w:t>-1</w:t>
      </w:r>
      <w:r w:rsidRPr="008F2396">
        <w:rPr>
          <w:sz w:val="20"/>
        </w:rPr>
        <w:t>)</w:t>
      </w:r>
    </w:p>
    <w:p w14:paraId="741DE2AA" w14:textId="35207A15" w:rsidR="00312E12" w:rsidRPr="008F2396" w:rsidRDefault="00312E12" w:rsidP="00312E12">
      <w:pPr>
        <w:keepNext/>
        <w:tabs>
          <w:tab w:val="clear" w:pos="2880"/>
          <w:tab w:val="clear" w:pos="9360"/>
        </w:tabs>
        <w:spacing w:before="0"/>
        <w:ind w:left="2835" w:hanging="2835"/>
        <w:rPr>
          <w:sz w:val="20"/>
          <w:szCs w:val="16"/>
        </w:rPr>
      </w:pPr>
      <w:r w:rsidRPr="008F2396">
        <w:rPr>
          <w:i/>
          <w:color w:val="000000"/>
          <w:sz w:val="20"/>
        </w:rPr>
        <w:t>Manure-N</w:t>
      </w:r>
      <w:r w:rsidRPr="008F2396">
        <w:rPr>
          <w:i/>
          <w:sz w:val="20"/>
          <w:vertAlign w:val="subscript"/>
        </w:rPr>
        <w:t>(</w:t>
      </w:r>
      <w:proofErr w:type="spellStart"/>
      <w:r w:rsidRPr="008F2396">
        <w:rPr>
          <w:i/>
          <w:sz w:val="20"/>
          <w:vertAlign w:val="subscript"/>
        </w:rPr>
        <w:t>t,field</w:t>
      </w:r>
      <w:proofErr w:type="spellEnd"/>
      <w:r w:rsidRPr="008F2396">
        <w:rPr>
          <w:i/>
          <w:sz w:val="20"/>
          <w:vertAlign w:val="subscript"/>
        </w:rPr>
        <w:t xml:space="preserve"> n)</w:t>
      </w:r>
      <w:r w:rsidRPr="008F2396">
        <w:rPr>
          <w:i/>
          <w:sz w:val="20"/>
        </w:rPr>
        <w:tab/>
      </w:r>
      <w:r w:rsidRPr="008F2396">
        <w:rPr>
          <w:sz w:val="20"/>
        </w:rPr>
        <w:t xml:space="preserve">Manure N input </w:t>
      </w:r>
      <w:r w:rsidRPr="008F2396">
        <w:rPr>
          <w:sz w:val="20"/>
          <w:szCs w:val="16"/>
        </w:rPr>
        <w:t>(kg N ha</w:t>
      </w:r>
      <w:r w:rsidRPr="008F2396">
        <w:rPr>
          <w:sz w:val="20"/>
          <w:szCs w:val="16"/>
          <w:vertAlign w:val="superscript"/>
        </w:rPr>
        <w:t>-1</w:t>
      </w:r>
      <w:r w:rsidRPr="008F2396">
        <w:rPr>
          <w:sz w:val="20"/>
          <w:szCs w:val="16"/>
        </w:rPr>
        <w:t>)</w:t>
      </w:r>
      <w:r w:rsidR="00D70FB0" w:rsidRPr="008F2396">
        <w:rPr>
          <w:sz w:val="20"/>
          <w:szCs w:val="16"/>
        </w:rPr>
        <w:t xml:space="preserve"> to field </w:t>
      </w:r>
      <w:r w:rsidR="00D70FB0" w:rsidRPr="008F2396">
        <w:rPr>
          <w:i/>
          <w:iCs/>
          <w:sz w:val="20"/>
          <w:szCs w:val="16"/>
        </w:rPr>
        <w:t>n</w:t>
      </w:r>
      <w:r w:rsidR="00D70FB0" w:rsidRPr="008F2396">
        <w:rPr>
          <w:sz w:val="20"/>
          <w:szCs w:val="16"/>
        </w:rPr>
        <w:t xml:space="preserve"> in year </w:t>
      </w:r>
      <w:r w:rsidR="00D70FB0" w:rsidRPr="008F2396">
        <w:rPr>
          <w:i/>
          <w:iCs/>
          <w:sz w:val="20"/>
          <w:szCs w:val="16"/>
        </w:rPr>
        <w:t>t</w:t>
      </w:r>
    </w:p>
    <w:bookmarkStart w:id="365" w:name="_Ref132116675"/>
    <w:p w14:paraId="054AB595" w14:textId="29B493B5" w:rsidR="00383546" w:rsidRPr="008F2396"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B22316" w:rsidRPr="008F2396">
        <w:rPr>
          <w:b/>
          <w:szCs w:val="24"/>
        </w:rPr>
        <w:t xml:space="preserve"> </w:t>
      </w:r>
      <w:r w:rsidR="00B22316" w:rsidRPr="008F2396">
        <w:rPr>
          <w:b/>
          <w:szCs w:val="24"/>
        </w:rPr>
        <w:tab/>
      </w:r>
      <w:r w:rsidR="00B22316" w:rsidRPr="008F2396">
        <w:rPr>
          <w:b/>
          <w:szCs w:val="24"/>
        </w:rPr>
        <w:tab/>
      </w:r>
      <w:r w:rsidR="00B22316" w:rsidRPr="008F2396">
        <w:rPr>
          <w:b/>
          <w:szCs w:val="24"/>
        </w:rPr>
        <w:tab/>
      </w:r>
      <w:r w:rsidR="00B22316" w:rsidRPr="008F2396">
        <w:rPr>
          <w:b/>
          <w:szCs w:val="24"/>
        </w:rPr>
        <w:tab/>
      </w:r>
      <w:r w:rsidR="00B22316" w:rsidRPr="008F2396">
        <w:rPr>
          <w:b/>
          <w:szCs w:val="24"/>
        </w:rPr>
        <w:tab/>
      </w:r>
      <w:r w:rsidR="00B22316"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2.7.2</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14</w:t>
      </w:r>
      <w:r w:rsidR="001977CC" w:rsidRPr="008F2396">
        <w:rPr>
          <w:b/>
        </w:rPr>
        <w:fldChar w:fldCharType="end"/>
      </w:r>
      <w:bookmarkEnd w:id="365"/>
    </w:p>
    <w:p w14:paraId="61D681A4" w14:textId="77777777" w:rsidR="00B22316" w:rsidRPr="008F2396" w:rsidRDefault="00B22316" w:rsidP="00B22316">
      <w:pPr>
        <w:rPr>
          <w:sz w:val="20"/>
        </w:rPr>
      </w:pPr>
      <w:r w:rsidRPr="008F2396">
        <w:rPr>
          <w:sz w:val="20"/>
        </w:rPr>
        <w:t>where</w:t>
      </w:r>
    </w:p>
    <w:p w14:paraId="6511630B" w14:textId="1B8302B3" w:rsidR="002764CE" w:rsidRPr="008F2396" w:rsidRDefault="002764CE" w:rsidP="002764CE">
      <w:pPr>
        <w:tabs>
          <w:tab w:val="clear" w:pos="2880"/>
          <w:tab w:val="clear" w:pos="9360"/>
        </w:tabs>
        <w:spacing w:before="0"/>
        <w:ind w:left="2835" w:hanging="2835"/>
        <w:rPr>
          <w:b/>
          <w:color w:val="000000"/>
          <w:sz w:val="20"/>
        </w:rPr>
      </w:pPr>
      <w:proofErr w:type="spellStart"/>
      <w:r w:rsidRPr="008F2396">
        <w:rPr>
          <w:i/>
          <w:sz w:val="20"/>
        </w:rPr>
        <w:t>N</w:t>
      </w:r>
      <w:r w:rsidRPr="008F2396">
        <w:rPr>
          <w:i/>
          <w:sz w:val="20"/>
          <w:vertAlign w:val="subscript"/>
        </w:rPr>
        <w:t>CropResidue_export</w:t>
      </w:r>
      <w:proofErr w:type="spellEnd"/>
      <w:r w:rsidRPr="008F2396">
        <w:rPr>
          <w:i/>
          <w:sz w:val="20"/>
          <w:vertAlign w:val="subscript"/>
        </w:rPr>
        <w:t>(</w:t>
      </w:r>
      <w:proofErr w:type="spellStart"/>
      <w:r w:rsidRPr="008F2396">
        <w:rPr>
          <w:i/>
          <w:sz w:val="20"/>
          <w:vertAlign w:val="subscript"/>
        </w:rPr>
        <w:t>t,f</w:t>
      </w:r>
      <w:r w:rsidR="0043675C" w:rsidRPr="008F2396">
        <w:rPr>
          <w:i/>
          <w:sz w:val="20"/>
          <w:vertAlign w:val="subscript"/>
        </w:rPr>
        <w:t>ield</w:t>
      </w:r>
      <w:proofErr w:type="spellEnd"/>
      <w:r w:rsidR="0043675C" w:rsidRPr="008F2396">
        <w:rPr>
          <w:i/>
          <w:sz w:val="20"/>
          <w:vertAlign w:val="subscript"/>
        </w:rPr>
        <w:t xml:space="preserve"> n</w:t>
      </w:r>
      <w:r w:rsidRPr="008F2396">
        <w:rPr>
          <w:i/>
          <w:sz w:val="20"/>
          <w:vertAlign w:val="subscript"/>
        </w:rPr>
        <w:t>)</w:t>
      </w:r>
      <w:r w:rsidRPr="008F2396">
        <w:rPr>
          <w:i/>
          <w:sz w:val="20"/>
        </w:rPr>
        <w:tab/>
      </w:r>
      <w:r w:rsidRPr="008F2396">
        <w:rPr>
          <w:sz w:val="20"/>
        </w:rPr>
        <w:t>N in crop residues exported from the field (kg N ha</w:t>
      </w:r>
      <w:r w:rsidRPr="008F2396">
        <w:rPr>
          <w:sz w:val="20"/>
          <w:vertAlign w:val="superscript"/>
        </w:rPr>
        <w:t>-1</w:t>
      </w:r>
      <w:r w:rsidRPr="008F2396">
        <w:rPr>
          <w:sz w:val="20"/>
        </w:rPr>
        <w:t xml:space="preserve">) </w:t>
      </w:r>
    </w:p>
    <w:p w14:paraId="749150C5" w14:textId="77777777" w:rsidR="00B22316" w:rsidRPr="008F2396" w:rsidRDefault="00B22316" w:rsidP="00B22316">
      <w:pPr>
        <w:pStyle w:val="Default"/>
        <w:ind w:left="2835" w:hanging="2835"/>
        <w:rPr>
          <w:rFonts w:asciiTheme="minorHAnsi" w:hAnsiTheme="minorHAnsi" w:cstheme="minorHAnsi"/>
          <w:sz w:val="20"/>
          <w:szCs w:val="20"/>
        </w:rPr>
      </w:pPr>
      <w:proofErr w:type="spellStart"/>
      <w:r w:rsidRPr="008F2396">
        <w:rPr>
          <w:rFonts w:asciiTheme="minorHAnsi" w:hAnsiTheme="minorHAnsi" w:cstheme="minorHAnsi"/>
          <w:i/>
          <w:sz w:val="20"/>
          <w:szCs w:val="20"/>
        </w:rPr>
        <w:t>AG</w:t>
      </w:r>
      <w:r w:rsidRPr="008F2396">
        <w:rPr>
          <w:rFonts w:asciiTheme="minorHAnsi" w:hAnsiTheme="minorHAnsi" w:cstheme="minorHAnsi"/>
          <w:i/>
          <w:sz w:val="20"/>
          <w:szCs w:val="20"/>
          <w:vertAlign w:val="subscript"/>
        </w:rPr>
        <w:t>DMexported</w:t>
      </w:r>
      <w:proofErr w:type="spellEnd"/>
      <w:r w:rsidRPr="008F2396">
        <w:rPr>
          <w:rFonts w:asciiTheme="minorHAnsi" w:hAnsiTheme="minorHAnsi" w:cstheme="minorHAnsi"/>
          <w:i/>
          <w:sz w:val="20"/>
          <w:szCs w:val="20"/>
          <w:vertAlign w:val="subscript"/>
        </w:rPr>
        <w:t>(T)</w:t>
      </w:r>
      <w:r w:rsidRPr="008F2396">
        <w:rPr>
          <w:rFonts w:asciiTheme="minorHAnsi" w:hAnsiTheme="minorHAnsi" w:cstheme="minorHAnsi"/>
          <w:sz w:val="20"/>
          <w:szCs w:val="20"/>
        </w:rPr>
        <w:tab/>
        <w:t>Aboveground residue DM for crop T (kg DM ha</w:t>
      </w:r>
      <w:r w:rsidRPr="008F2396">
        <w:rPr>
          <w:rFonts w:asciiTheme="minorHAnsi" w:hAnsiTheme="minorHAnsi" w:cstheme="minorHAnsi"/>
          <w:sz w:val="20"/>
          <w:szCs w:val="20"/>
          <w:vertAlign w:val="superscript"/>
        </w:rPr>
        <w:t>-1</w:t>
      </w:r>
      <w:r w:rsidRPr="008F2396">
        <w:rPr>
          <w:rFonts w:asciiTheme="minorHAnsi" w:hAnsiTheme="minorHAnsi" w:cstheme="minorHAnsi"/>
          <w:sz w:val="20"/>
          <w:szCs w:val="20"/>
        </w:rPr>
        <w:t>) that is exported from the field</w:t>
      </w:r>
    </w:p>
    <w:p w14:paraId="48BEAA16" w14:textId="2D0BC518" w:rsidR="00B22316" w:rsidRPr="008F2396" w:rsidRDefault="00B22316" w:rsidP="00B22316">
      <w:pPr>
        <w:tabs>
          <w:tab w:val="clear" w:pos="2880"/>
          <w:tab w:val="clear" w:pos="9360"/>
        </w:tabs>
        <w:spacing w:before="0"/>
        <w:ind w:left="2835" w:hanging="2835"/>
        <w:rPr>
          <w:sz w:val="20"/>
          <w:szCs w:val="16"/>
        </w:rPr>
      </w:pPr>
      <w:r w:rsidRPr="008F2396">
        <w:rPr>
          <w:i/>
          <w:sz w:val="20"/>
          <w:szCs w:val="16"/>
        </w:rPr>
        <w:t>N</w:t>
      </w:r>
      <w:r w:rsidRPr="008F2396">
        <w:rPr>
          <w:i/>
          <w:sz w:val="20"/>
          <w:szCs w:val="16"/>
          <w:vertAlign w:val="subscript"/>
        </w:rPr>
        <w:t>S</w:t>
      </w:r>
      <w:r w:rsidRPr="008F2396">
        <w:rPr>
          <w:i/>
          <w:sz w:val="20"/>
          <w:szCs w:val="16"/>
          <w:vertAlign w:val="subscript"/>
        </w:rPr>
        <w:tab/>
      </w:r>
      <w:r w:rsidRPr="008F2396">
        <w:rPr>
          <w:sz w:val="20"/>
          <w:szCs w:val="16"/>
        </w:rPr>
        <w:t>N concentration in the straw (kg kg</w:t>
      </w:r>
      <w:r w:rsidRPr="008F2396">
        <w:rPr>
          <w:sz w:val="20"/>
          <w:szCs w:val="16"/>
          <w:vertAlign w:val="superscript"/>
        </w:rPr>
        <w:t>-1</w:t>
      </w:r>
      <w:r w:rsidRPr="008F2396">
        <w:rPr>
          <w:sz w:val="20"/>
          <w:szCs w:val="16"/>
        </w:rPr>
        <w:t>) (</w:t>
      </w:r>
      <w:r w:rsidRPr="008F2396">
        <w:rPr>
          <w:b/>
          <w:sz w:val="20"/>
          <w:szCs w:val="16"/>
        </w:rPr>
        <w:fldChar w:fldCharType="begin"/>
      </w:r>
      <w:r w:rsidRPr="008F2396">
        <w:rPr>
          <w:b/>
          <w:sz w:val="20"/>
          <w:szCs w:val="16"/>
        </w:rPr>
        <w:instrText xml:space="preserve"> REF _Ref488329024 \h  \* MERGEFORMAT </w:instrText>
      </w:r>
      <w:r w:rsidRPr="008F2396">
        <w:rPr>
          <w:b/>
          <w:sz w:val="20"/>
          <w:szCs w:val="16"/>
        </w:rPr>
      </w:r>
      <w:r w:rsidRPr="008F2396">
        <w:rPr>
          <w:b/>
          <w:sz w:val="20"/>
          <w:szCs w:val="16"/>
        </w:rPr>
        <w:fldChar w:fldCharType="separate"/>
      </w:r>
      <w:r w:rsidR="00C87362" w:rsidRPr="008F2396">
        <w:rPr>
          <w:b/>
          <w:sz w:val="20"/>
          <w:szCs w:val="16"/>
        </w:rPr>
        <w:t>Table 7</w:t>
      </w:r>
      <w:r w:rsidRPr="008F2396">
        <w:rPr>
          <w:b/>
          <w:sz w:val="20"/>
          <w:szCs w:val="16"/>
        </w:rPr>
        <w:fldChar w:fldCharType="end"/>
      </w:r>
      <w:r w:rsidRPr="008F2396">
        <w:rPr>
          <w:sz w:val="20"/>
          <w:szCs w:val="16"/>
        </w:rPr>
        <w:t>)</w:t>
      </w:r>
    </w:p>
    <w:p w14:paraId="46C0884B" w14:textId="08DC6F58" w:rsidR="00D70FB0" w:rsidRPr="008F2396"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e>
            </m:d>
          </m:e>
        </m:nary>
      </m:oMath>
      <w:r w:rsidR="00D70FB0" w:rsidRPr="008F2396">
        <w:rPr>
          <w:b/>
        </w:rPr>
        <w:t xml:space="preserve"> </w:t>
      </w:r>
      <w:r w:rsidR="00D70FB0" w:rsidRPr="008F2396">
        <w:rPr>
          <w:b/>
          <w:szCs w:val="24"/>
        </w:rPr>
        <w:tab/>
      </w:r>
      <w:r w:rsidR="00D70FB0" w:rsidRPr="008F2396">
        <w:rPr>
          <w:b/>
          <w:szCs w:val="24"/>
        </w:rPr>
        <w:tab/>
      </w:r>
      <w:r w:rsidR="00D70FB0" w:rsidRPr="008F2396">
        <w:rPr>
          <w:b/>
          <w:szCs w:val="24"/>
        </w:rPr>
        <w:tab/>
      </w:r>
      <w:r w:rsidR="00D70FB0" w:rsidRPr="008F2396">
        <w:rPr>
          <w:b/>
        </w:rPr>
        <w:t xml:space="preserve">Eq. </w:t>
      </w:r>
      <w:r w:rsidR="001977CC" w:rsidRPr="008F2396">
        <w:rPr>
          <w:b/>
        </w:rPr>
        <w:fldChar w:fldCharType="begin"/>
      </w:r>
      <w:r w:rsidR="001977CC" w:rsidRPr="008F2396">
        <w:rPr>
          <w:b/>
        </w:rPr>
        <w:instrText xml:space="preserve"> STYLEREF 3 \s </w:instrText>
      </w:r>
      <w:r w:rsidR="001977CC" w:rsidRPr="008F2396">
        <w:rPr>
          <w:b/>
        </w:rPr>
        <w:fldChar w:fldCharType="separate"/>
      </w:r>
      <w:r w:rsidR="001977CC" w:rsidRPr="008F2396">
        <w:rPr>
          <w:b/>
          <w:noProof/>
        </w:rPr>
        <w:t>2.7.2</w:t>
      </w:r>
      <w:r w:rsidR="001977CC" w:rsidRPr="008F2396">
        <w:rPr>
          <w:b/>
        </w:rPr>
        <w:fldChar w:fldCharType="end"/>
      </w:r>
      <w:r w:rsidR="001977CC" w:rsidRPr="008F2396">
        <w:rPr>
          <w:b/>
        </w:rPr>
        <w:noBreakHyphen/>
      </w:r>
      <w:r w:rsidR="001977CC" w:rsidRPr="008F2396">
        <w:rPr>
          <w:b/>
        </w:rPr>
        <w:fldChar w:fldCharType="begin"/>
      </w:r>
      <w:r w:rsidR="001977CC" w:rsidRPr="008F2396">
        <w:rPr>
          <w:b/>
        </w:rPr>
        <w:instrText xml:space="preserve"> SEQ Eq. \* ARABIC \s 3 </w:instrText>
      </w:r>
      <w:r w:rsidR="001977CC" w:rsidRPr="008F2396">
        <w:rPr>
          <w:b/>
        </w:rPr>
        <w:fldChar w:fldCharType="separate"/>
      </w:r>
      <w:r w:rsidR="001977CC" w:rsidRPr="008F2396">
        <w:rPr>
          <w:b/>
          <w:noProof/>
        </w:rPr>
        <w:t>15</w:t>
      </w:r>
      <w:r w:rsidR="001977CC" w:rsidRPr="008F2396">
        <w:rPr>
          <w:b/>
        </w:rPr>
        <w:fldChar w:fldCharType="end"/>
      </w:r>
    </w:p>
    <w:p w14:paraId="6339812E" w14:textId="77777777" w:rsidR="00D70FB0" w:rsidRPr="008F2396" w:rsidRDefault="00D70FB0" w:rsidP="00D70FB0">
      <w:pPr>
        <w:rPr>
          <w:sz w:val="20"/>
        </w:rPr>
      </w:pPr>
      <w:r w:rsidRPr="008F2396">
        <w:rPr>
          <w:sz w:val="20"/>
        </w:rPr>
        <w:t>where</w:t>
      </w:r>
    </w:p>
    <w:p w14:paraId="301DBD0B" w14:textId="24F8A4B3" w:rsidR="00D70FB0" w:rsidRPr="008F2396" w:rsidRDefault="00D70FB0" w:rsidP="00D70FB0">
      <w:pPr>
        <w:tabs>
          <w:tab w:val="clear" w:pos="2880"/>
          <w:tab w:val="clear" w:pos="9360"/>
        </w:tabs>
        <w:spacing w:before="0"/>
        <w:ind w:left="2835" w:hanging="2835"/>
        <w:rPr>
          <w:b/>
          <w:color w:val="000000"/>
          <w:sz w:val="20"/>
        </w:rPr>
      </w:pPr>
      <w:proofErr w:type="spellStart"/>
      <w:r w:rsidRPr="008F2396">
        <w:rPr>
          <w:i/>
          <w:sz w:val="20"/>
        </w:rPr>
        <w:t>N</w:t>
      </w:r>
      <w:r w:rsidRPr="008F2396">
        <w:rPr>
          <w:i/>
          <w:sz w:val="20"/>
          <w:vertAlign w:val="subscript"/>
        </w:rPr>
        <w:t>CropResidue_export</w:t>
      </w:r>
      <w:proofErr w:type="spellEnd"/>
      <w:r w:rsidRPr="008F2396">
        <w:rPr>
          <w:i/>
          <w:sz w:val="20"/>
          <w:vertAlign w:val="subscript"/>
        </w:rPr>
        <w:t>(</w:t>
      </w:r>
      <w:proofErr w:type="spellStart"/>
      <w:r w:rsidRPr="008F2396">
        <w:rPr>
          <w:i/>
          <w:sz w:val="20"/>
          <w:vertAlign w:val="subscript"/>
        </w:rPr>
        <w:t>t,farm</w:t>
      </w:r>
      <w:proofErr w:type="spellEnd"/>
      <w:r w:rsidRPr="008F2396">
        <w:rPr>
          <w:i/>
          <w:sz w:val="20"/>
          <w:vertAlign w:val="subscript"/>
        </w:rPr>
        <w:t>)</w:t>
      </w:r>
      <w:r w:rsidRPr="008F2396">
        <w:rPr>
          <w:i/>
          <w:sz w:val="20"/>
        </w:rPr>
        <w:tab/>
      </w:r>
      <w:r w:rsidRPr="008F2396">
        <w:rPr>
          <w:sz w:val="20"/>
        </w:rPr>
        <w:t>N in crop residues exported from the farm (kg N ha</w:t>
      </w:r>
      <w:r w:rsidRPr="008F2396">
        <w:rPr>
          <w:sz w:val="20"/>
          <w:vertAlign w:val="superscript"/>
        </w:rPr>
        <w:t>-1</w:t>
      </w:r>
      <w:r w:rsidRPr="008F2396">
        <w:rPr>
          <w:sz w:val="20"/>
        </w:rPr>
        <w:t xml:space="preserve">) </w:t>
      </w:r>
    </w:p>
    <w:p w14:paraId="542AB5E1" w14:textId="77777777" w:rsidR="00665AB7" w:rsidRPr="008F2396" w:rsidRDefault="00665AB7" w:rsidP="008A7F5F">
      <w:pPr>
        <w:pStyle w:val="Heading3"/>
      </w:pPr>
      <w:bookmarkStart w:id="366" w:name="_Toc152758567"/>
      <w:r w:rsidRPr="008F2396">
        <w:t>Mineralization</w:t>
      </w:r>
      <w:bookmarkEnd w:id="366"/>
    </w:p>
    <w:p w14:paraId="05905BA6" w14:textId="5B7222DA" w:rsidR="00665AB7" w:rsidRPr="0043366D" w:rsidRDefault="00665AB7" w:rsidP="00665AB7">
      <w:pPr>
        <w:keepNext/>
        <w:tabs>
          <w:tab w:val="clear" w:pos="2880"/>
          <w:tab w:val="left" w:pos="90"/>
        </w:tabs>
        <w:rPr>
          <w:b/>
        </w:rPr>
      </w:pPr>
      <w:r w:rsidRPr="0043366D">
        <w:rPr>
          <w:b/>
        </w:rPr>
        <w:t xml:space="preserve">Calculates the mineralization of N from residues in correlation with the decomposition of the respective residue </w:t>
      </w:r>
      <w:r w:rsidR="004C5A59">
        <w:rPr>
          <w:b/>
        </w:rPr>
        <w:t>C</w:t>
      </w:r>
      <w:r w:rsidR="004C5A59" w:rsidRPr="0043366D">
        <w:rPr>
          <w:b/>
        </w:rPr>
        <w:t xml:space="preserve"> </w:t>
      </w:r>
      <w:r w:rsidRPr="0043366D">
        <w:rPr>
          <w:b/>
        </w:rPr>
        <w:t xml:space="preserve">fraction. Also takes into account N release or immobilisation by the soil </w:t>
      </w:r>
      <w:r w:rsidR="00E57A76">
        <w:rPr>
          <w:b/>
        </w:rPr>
        <w:t>C</w:t>
      </w:r>
      <w:r w:rsidR="00E57A76" w:rsidRPr="0043366D">
        <w:rPr>
          <w:b/>
        </w:rPr>
        <w:t xml:space="preserve"> </w:t>
      </w:r>
      <w:r w:rsidRPr="0043366D">
        <w:rPr>
          <w:b/>
        </w:rPr>
        <w:t xml:space="preserve">pool. While the </w:t>
      </w:r>
      <w:r w:rsidR="003C2449">
        <w:rPr>
          <w:b/>
        </w:rPr>
        <w:t>N</w:t>
      </w:r>
      <w:r w:rsidR="003C2449" w:rsidRPr="0043366D">
        <w:rPr>
          <w:b/>
        </w:rPr>
        <w:t xml:space="preserve"> </w:t>
      </w:r>
      <w:r w:rsidRPr="0043366D">
        <w:rPr>
          <w:b/>
        </w:rPr>
        <w:t xml:space="preserve">released is added to the mineral N pool, immobilisation will draw from both the mineral and the organic </w:t>
      </w:r>
      <w:r w:rsidR="003C2449">
        <w:rPr>
          <w:b/>
        </w:rPr>
        <w:t>N</w:t>
      </w:r>
      <w:r w:rsidR="003C2449" w:rsidRPr="0043366D">
        <w:rPr>
          <w:b/>
        </w:rPr>
        <w:t xml:space="preserve"> </w:t>
      </w:r>
      <w:r w:rsidRPr="0043366D">
        <w:rPr>
          <w:b/>
        </w:rPr>
        <w:t>pool.</w:t>
      </w:r>
    </w:p>
    <w:bookmarkStart w:id="367" w:name="_Ref109813846"/>
    <w:p w14:paraId="1CC05A4F" w14:textId="15EC3E52"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r>
              <m:rPr>
                <m:sty m:val="bi"/>
              </m:rPr>
              <w:rPr>
                <w:rFonts w:ascii="Cambria Math" w:hAnsi="Cambria Math" w:cstheme="minorHAnsi"/>
                <w:color w:val="auto"/>
              </w:rPr>
              <m:t>0.85-0.018×</m:t>
            </m:r>
            <m:d>
              <m:dPr>
                <m:ctrlPr>
                  <w:rPr>
                    <w:rFonts w:ascii="Cambria Math" w:hAnsi="Cambria Math" w:cstheme="minorHAnsi"/>
                    <w:b/>
                    <w:i/>
                    <w:color w:val="auto"/>
                  </w:rPr>
                </m:ctrlPr>
              </m:dPr>
              <m:e>
                <m:f>
                  <m:fPr>
                    <m:ctrlPr>
                      <w:rPr>
                        <w:rFonts w:ascii="Cambria Math" w:hAnsi="Cambria Math" w:cstheme="minorHAnsi"/>
                        <w:b/>
                        <w:i/>
                        <w:color w:val="auto"/>
                      </w:rPr>
                    </m:ctrlPr>
                  </m:fPr>
                  <m:num>
                    <m:r>
                      <m:rPr>
                        <m:sty m:val="bi"/>
                      </m:rPr>
                      <w:rPr>
                        <w:rFonts w:ascii="Cambria Math" w:hAnsi="Cambria Math" w:cstheme="minorHAnsi"/>
                        <w:color w:val="auto"/>
                      </w:rPr>
                      <m:t>LC</m:t>
                    </m:r>
                  </m:num>
                  <m:den>
                    <m:r>
                      <m:rPr>
                        <m:sty m:val="bi"/>
                      </m:rPr>
                      <w:rPr>
                        <w:rFonts w:ascii="Cambria Math" w:hAnsi="Cambria Math" w:cstheme="minorHAnsi"/>
                        <w:color w:val="auto"/>
                      </w:rPr>
                      <m:t>NC</m:t>
                    </m:r>
                  </m:den>
                </m:f>
              </m:e>
            </m:d>
          </m:e>
        </m:d>
      </m:oMath>
      <w:r w:rsidR="0043366D" w:rsidRPr="00312E12">
        <w:rPr>
          <w:b/>
          <w:color w:val="auto"/>
        </w:rPr>
        <w:t xml:space="preserve"> </w:t>
      </w:r>
      <w:r w:rsidR="009F2F7B" w:rsidRPr="00312E12">
        <w:rPr>
          <w:b/>
          <w:color w:val="auto"/>
        </w:rPr>
        <w:tab/>
      </w:r>
      <w:r w:rsidR="0043366D" w:rsidRPr="00312E12">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w:t>
      </w:r>
      <w:r w:rsidR="001977CC">
        <w:rPr>
          <w:rFonts w:asciiTheme="minorHAnsi" w:hAnsiTheme="minorHAnsi" w:cstheme="minorHAnsi"/>
          <w:b/>
        </w:rPr>
        <w:fldChar w:fldCharType="end"/>
      </w:r>
      <w:bookmarkEnd w:id="367"/>
    </w:p>
    <w:p w14:paraId="1A554A7D" w14:textId="0EE63710" w:rsidR="0043366D" w:rsidRPr="004A2CC9" w:rsidRDefault="0043366D" w:rsidP="004A2CC9">
      <w:pPr>
        <w:pStyle w:val="Default"/>
        <w:keepNext/>
        <w:ind w:left="7650" w:firstLine="180"/>
        <w:rPr>
          <w:rFonts w:asciiTheme="minorHAnsi" w:hAnsiTheme="minorHAnsi" w:cstheme="minorHAnsi"/>
          <w:sz w:val="20"/>
          <w:szCs w:val="20"/>
        </w:rPr>
      </w:pPr>
      <w:r w:rsidRPr="004A2CC9">
        <w:rPr>
          <w:rFonts w:asciiTheme="minorHAnsi" w:hAnsiTheme="minorHAnsi" w:cstheme="minorHAnsi"/>
          <w:sz w:val="20"/>
          <w:szCs w:val="20"/>
        </w:rPr>
        <w:t>IPCC 2019, Eq. 5.0G</w:t>
      </w:r>
    </w:p>
    <w:p w14:paraId="55176351" w14:textId="77777777" w:rsidR="0043366D" w:rsidRPr="00D5649B" w:rsidRDefault="0043366D" w:rsidP="0043366D">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7D4A0652" w14:textId="10C388A9"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metabolic dead organic matter C component (t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0B7329B2" w14:textId="77777777" w:rsidR="00B04490" w:rsidRPr="00312E12" w:rsidRDefault="00B04490" w:rsidP="00B04490">
      <w:pPr>
        <w:tabs>
          <w:tab w:val="clear" w:pos="2880"/>
          <w:tab w:val="clear" w:pos="9360"/>
        </w:tabs>
        <w:spacing w:before="0"/>
        <w:ind w:left="2835" w:hanging="2835"/>
        <w:rPr>
          <w:color w:val="000000"/>
          <w:sz w:val="20"/>
          <w:szCs w:val="16"/>
        </w:rPr>
      </w:pPr>
      <w:proofErr w:type="spellStart"/>
      <w:r>
        <w:rPr>
          <w:i/>
          <w:color w:val="000000"/>
          <w:sz w:val="20"/>
          <w:szCs w:val="16"/>
        </w:rPr>
        <w:t>CropR</w:t>
      </w:r>
      <w:proofErr w:type="spellEnd"/>
      <w:r>
        <w:rPr>
          <w:i/>
          <w:color w:val="000000"/>
          <w:sz w:val="20"/>
          <w:szCs w:val="16"/>
        </w:rPr>
        <w:t>-N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 (t N ha</w:t>
      </w:r>
      <w:r w:rsidRPr="00B04490">
        <w:rPr>
          <w:color w:val="000000"/>
          <w:sz w:val="20"/>
          <w:szCs w:val="16"/>
          <w:vertAlign w:val="superscript"/>
        </w:rPr>
        <w:t>-1</w:t>
      </w:r>
      <w:r>
        <w:rPr>
          <w:color w:val="000000"/>
          <w:sz w:val="20"/>
          <w:szCs w:val="16"/>
        </w:rPr>
        <w:t>)</w:t>
      </w:r>
    </w:p>
    <w:p w14:paraId="314139FE" w14:textId="6897917A"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t>LC</w:t>
      </w:r>
      <w:r w:rsidRPr="00D5649B">
        <w:rPr>
          <w:rFonts w:asciiTheme="minorHAnsi" w:hAnsiTheme="minorHAnsi" w:cstheme="minorHAnsi"/>
          <w:sz w:val="20"/>
          <w:szCs w:val="20"/>
        </w:rPr>
        <w:tab/>
        <w:t xml:space="preserve">Lignin content of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E5A81AB" w14:textId="6EB8C13C"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1D23A0">
        <w:rPr>
          <w:rFonts w:asciiTheme="minorHAnsi" w:hAnsiTheme="minorHAnsi" w:cstheme="minorHAnsi"/>
          <w:sz w:val="20"/>
          <w:szCs w:val="20"/>
        </w:rPr>
        <w:t>N</w:t>
      </w:r>
      <w:r w:rsidR="001D23A0"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E57A76">
        <w:rPr>
          <w:rFonts w:asciiTheme="minorHAnsi" w:hAnsiTheme="minorHAnsi" w:cstheme="minorHAnsi"/>
          <w:sz w:val="20"/>
          <w:szCs w:val="20"/>
        </w:rPr>
        <w:t>C</w:t>
      </w:r>
      <w:r w:rsidR="00E57A76"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country-specific values)</w:t>
      </w:r>
    </w:p>
    <w:bookmarkStart w:id="368" w:name="_Ref109813878"/>
    <w:p w14:paraId="612D4008" w14:textId="0616922E"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α</m:t>
            </m:r>
          </m:e>
          <m:sub>
            <m:r>
              <m:rPr>
                <m:sty m:val="bi"/>
              </m:rPr>
              <w:rPr>
                <w:rFonts w:ascii="Cambria Math" w:hAnsi="Cambria Math" w:cstheme="minorHAnsi"/>
                <w:color w:val="auto"/>
              </w:rPr>
              <m:t>N</m:t>
            </m:r>
          </m:sub>
        </m:sSub>
        <m:r>
          <m:rPr>
            <m:sty m:val="bi"/>
          </m:rPr>
          <w:rPr>
            <w:rFonts w:ascii="Cambria Math" w:hAnsi="Cambria Math" w:cstheme="minorHAnsi"/>
            <w:color w:val="auto"/>
          </w:rPr>
          <m:t>=</m:t>
        </m:r>
        <m:f>
          <m:fPr>
            <m:ctrlPr>
              <w:rPr>
                <w:rFonts w:ascii="Cambria Math" w:hAnsi="Cambria Math" w:cstheme="minorHAnsi"/>
                <w:b/>
                <w:i/>
                <w:color w:val="auto"/>
              </w:rPr>
            </m:ctrlPr>
          </m:fPr>
          <m:num>
            <m:d>
              <m:dPr>
                <m:begChr m:val="["/>
                <m:endChr m:val="]"/>
                <m:ctrlPr>
                  <w:rPr>
                    <w:rFonts w:ascii="Cambria Math" w:hAnsi="Cambria Math" w:cstheme="minorHAnsi"/>
                    <w:b/>
                    <w:i/>
                    <w:color w:val="auto"/>
                  </w:rPr>
                </m:ctrlPr>
              </m:dPr>
              <m:e>
                <m:r>
                  <m:rPr>
                    <m:sty m:val="bi"/>
                  </m:rPr>
                  <w:rPr>
                    <w:rFonts w:ascii="Cambria Math" w:hAnsi="Cambria Math" w:cstheme="minorHAnsi"/>
                    <w:color w:val="auto"/>
                  </w:rPr>
                  <m:t>β×</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1</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ctrlPr>
                          <w:rPr>
                            <w:rFonts w:ascii="Cambria Math" w:hAnsi="Cambria Math" w:cstheme="minorHAnsi"/>
                            <w:b/>
                            <w:i/>
                            <w:color w:val="auto"/>
                          </w:rPr>
                        </m:ctrlPr>
                      </m:dPr>
                      <m:e>
                        <m:r>
                          <m:rPr>
                            <m:sty m:val="bi"/>
                          </m:rPr>
                          <w:rPr>
                            <w:rFonts w:ascii="Cambria Math" w:hAnsi="Cambria Math" w:cstheme="minorHAnsi"/>
                            <w:color w:val="auto"/>
                          </w:rPr>
                          <m:t>1-LC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2</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3</m:t>
                    </m:r>
                  </m:sub>
                </m:sSub>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e>
            </m:d>
          </m:num>
          <m:den>
            <m:r>
              <m:rPr>
                <m:sty m:val="bi"/>
              </m:rPr>
              <w:rPr>
                <w:rFonts w:ascii="Cambria Math" w:hAnsi="Cambria Math" w:cstheme="minorHAnsi"/>
                <w:color w:val="auto"/>
              </w:rPr>
              <m:t>1-</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5</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den>
        </m:f>
      </m:oMath>
      <w:r w:rsidR="0043366D" w:rsidRPr="00312E12">
        <w:rPr>
          <w:b/>
          <w:color w:val="auto"/>
        </w:rPr>
        <w:t xml:space="preserve"> </w:t>
      </w:r>
      <w:r w:rsidR="0043366D" w:rsidRPr="00312E12">
        <w:rPr>
          <w:b/>
          <w:color w:val="auto"/>
        </w:rPr>
        <w:tab/>
      </w:r>
      <w:r w:rsidR="0043366D" w:rsidRPr="00312E12">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2</w:t>
      </w:r>
      <w:r w:rsidR="001977CC">
        <w:rPr>
          <w:rFonts w:asciiTheme="minorHAnsi" w:hAnsiTheme="minorHAnsi" w:cstheme="minorHAnsi"/>
          <w:b/>
        </w:rPr>
        <w:fldChar w:fldCharType="end"/>
      </w:r>
      <w:bookmarkEnd w:id="368"/>
    </w:p>
    <w:p w14:paraId="1FFE549D" w14:textId="325418EA" w:rsidR="0043366D" w:rsidRPr="004A2CC9" w:rsidRDefault="0043366D"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5.0G</w:t>
      </w:r>
    </w:p>
    <w:p w14:paraId="7B00DF7A" w14:textId="77777777" w:rsidR="0043366D" w:rsidRPr="00D5649B" w:rsidRDefault="0043366D" w:rsidP="0043366D">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6B8A405B" w14:textId="5F4CA5B1"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 xml:space="preserve">sub-pool (t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31D3D8C6" w14:textId="58955619"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t>Fraction of metabolic dead organic matter decay products transferred to the active sub-pool (</w:t>
      </w:r>
      <w:r w:rsidRPr="00291867">
        <w:rPr>
          <w:rFonts w:asciiTheme="minorHAnsi" w:hAnsiTheme="minorHAnsi" w:cstheme="minorHAnsi"/>
          <w:sz w:val="20"/>
          <w:szCs w:val="20"/>
        </w:rPr>
        <w:t>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72FE532" w14:textId="5EEA88E1"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t>Fraction of structural dead organic matter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3786AA8" w14:textId="0A73A52E"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t>Fraction of structural dead organic matter decay products transferred to the slow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6DA09169" w14:textId="4588C48D"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t>Fraction of slow sub-pool decay products transferred to the passive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43F75604" w14:textId="404313A2"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t>Fraction of slow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2ABAE73" w14:textId="017F344F" w:rsidR="0043366D"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t>Fraction of passive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bookmarkStart w:id="369" w:name="_Ref109815002"/>
    <w:p w14:paraId="4B086C9F" w14:textId="4DF65860"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α</m:t>
                </m:r>
              </m:e>
              <m:sub>
                <m:r>
                  <m:rPr>
                    <m:sty m:val="bi"/>
                  </m:rPr>
                  <w:rPr>
                    <w:rFonts w:ascii="Cambria Math" w:hAnsi="Cambria Math" w:cstheme="minorHAnsi"/>
                    <w:color w:val="auto"/>
                    <w:sz w:val="22"/>
                    <w:szCs w:val="16"/>
                  </w:rPr>
                  <m:t>N</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3</w:t>
      </w:r>
      <w:r w:rsidR="001977CC">
        <w:rPr>
          <w:rFonts w:asciiTheme="minorHAnsi" w:hAnsiTheme="minorHAnsi" w:cstheme="minorHAnsi"/>
          <w:b/>
        </w:rPr>
        <w:fldChar w:fldCharType="end"/>
      </w:r>
      <w:bookmarkEnd w:id="369"/>
    </w:p>
    <w:p w14:paraId="1D3BFB23" w14:textId="5FC94E5A"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5.0B</w:t>
      </w:r>
    </w:p>
    <w:p w14:paraId="211E2C5B" w14:textId="77777777" w:rsidR="00F80D67" w:rsidRPr="00D5649B" w:rsidRDefault="00F80D67" w:rsidP="00F80D67">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D987335" w14:textId="72C9E66C"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7C886B0D"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Decay rate for active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15EE1503" w14:textId="48CFC543" w:rsidR="00183335" w:rsidRPr="00D5649B" w:rsidRDefault="00183335" w:rsidP="00183335">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 xml:space="preserve">sub-pool (t </w:t>
      </w:r>
      <w:r>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bookmarkStart w:id="370" w:name="_Ref109815003"/>
    <w:p w14:paraId="7B8578C1" w14:textId="705A9ED8"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4</w:t>
      </w:r>
      <w:r w:rsidR="001977CC">
        <w:rPr>
          <w:rFonts w:asciiTheme="minorHAnsi" w:hAnsiTheme="minorHAnsi" w:cstheme="minorHAnsi"/>
          <w:b/>
        </w:rPr>
        <w:fldChar w:fldCharType="end"/>
      </w:r>
      <w:bookmarkEnd w:id="370"/>
    </w:p>
    <w:p w14:paraId="4A767C4C" w14:textId="7C36E498"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5.0B</w:t>
      </w:r>
    </w:p>
    <w:p w14:paraId="3E8B56F0" w14:textId="77777777"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0292FB2D" w14:textId="32FCEBFF"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Active sub-pool SOC</w:t>
      </w:r>
      <w:r w:rsidR="00183335">
        <w:rPr>
          <w:rFonts w:cstheme="minorHAnsi"/>
          <w:color w:val="000000"/>
          <w:sz w:val="20"/>
        </w:rPr>
        <w:t>-N</w:t>
      </w:r>
      <w:r w:rsidRPr="00D5649B">
        <w:rPr>
          <w:rFonts w:cstheme="minorHAnsi"/>
          <w:color w:val="000000"/>
          <w:sz w:val="20"/>
        </w:rPr>
        <w:t xml:space="preserve"> stock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5BBA937C" w14:textId="11718F78"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sidR="00183335">
        <w:rPr>
          <w:rFonts w:cstheme="minorHAnsi"/>
          <w:color w:val="000000"/>
          <w:sz w:val="20"/>
        </w:rPr>
        <w:t>-N</w:t>
      </w:r>
      <w:r w:rsidRPr="00D5649B">
        <w:rPr>
          <w:rFonts w:cstheme="minorHAnsi"/>
          <w:color w:val="000000"/>
          <w:sz w:val="20"/>
        </w:rPr>
        <w:t xml:space="preserve"> stock in previous year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71" w:name="_Ref109815000"/>
    <w:p w14:paraId="1FB8E759" w14:textId="03CBF1CB"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F80D67" w:rsidRPr="00D5649B">
        <w:rPr>
          <w:b/>
          <w:color w:val="auto"/>
          <w:sz w:val="22"/>
          <w:szCs w:val="16"/>
        </w:rPr>
        <w:t xml:space="preserve"> </w:t>
      </w:r>
      <w:r w:rsidR="00762B41">
        <w:rPr>
          <w:b/>
          <w:color w:val="auto"/>
          <w:sz w:val="22"/>
          <w:szCs w:val="16"/>
        </w:rPr>
        <w:tab/>
      </w:r>
      <w:r w:rsidR="00F80D67"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5</w:t>
      </w:r>
      <w:r w:rsidR="001977CC">
        <w:rPr>
          <w:rFonts w:asciiTheme="minorHAnsi" w:hAnsiTheme="minorHAnsi" w:cstheme="minorHAnsi"/>
          <w:b/>
        </w:rPr>
        <w:fldChar w:fldCharType="end"/>
      </w:r>
      <w:bookmarkEnd w:id="371"/>
    </w:p>
    <w:p w14:paraId="13901003" w14:textId="7052E86A"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IPCC 2019, Eq. 5.0C</w:t>
      </w:r>
    </w:p>
    <w:p w14:paraId="18C2EBEE" w14:textId="77777777" w:rsidR="00F80D67" w:rsidRPr="00D5649B" w:rsidRDefault="00F80D67" w:rsidP="00F80D67">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08E1BCB7" w14:textId="79C301B3"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color w:val="000000"/>
          <w:sz w:val="20"/>
        </w:rPr>
        <w:tab/>
        <w:t>Slow sub-pool SOC</w:t>
      </w:r>
      <w:r w:rsidR="00183335">
        <w:rPr>
          <w:rFonts w:cstheme="minorHAnsi"/>
          <w:color w:val="000000"/>
          <w:sz w:val="20"/>
        </w:rPr>
        <w:t>-N</w:t>
      </w:r>
      <w:r w:rsidRPr="00D5649B">
        <w:rPr>
          <w:rFonts w:cstheme="minorHAnsi"/>
          <w:color w:val="000000"/>
          <w:sz w:val="20"/>
        </w:rPr>
        <w:t xml:space="preserve"> stock in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BFAB626" w14:textId="77777777" w:rsidR="00183335" w:rsidRPr="00312E12" w:rsidRDefault="00183335" w:rsidP="00183335">
      <w:pPr>
        <w:tabs>
          <w:tab w:val="clear" w:pos="2880"/>
          <w:tab w:val="clear" w:pos="9360"/>
        </w:tabs>
        <w:spacing w:before="0"/>
        <w:ind w:left="2835" w:hanging="2835"/>
        <w:rPr>
          <w:color w:val="000000"/>
          <w:sz w:val="20"/>
          <w:szCs w:val="16"/>
        </w:rPr>
      </w:pPr>
      <w:proofErr w:type="spellStart"/>
      <w:r>
        <w:rPr>
          <w:i/>
          <w:color w:val="000000"/>
          <w:sz w:val="20"/>
          <w:szCs w:val="16"/>
        </w:rPr>
        <w:t>CropR</w:t>
      </w:r>
      <w:proofErr w:type="spellEnd"/>
      <w:r>
        <w:rPr>
          <w:i/>
          <w:color w:val="000000"/>
          <w:sz w:val="20"/>
          <w:szCs w:val="16"/>
        </w:rPr>
        <w:t>-N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 (t N ha</w:t>
      </w:r>
      <w:r w:rsidRPr="00B04490">
        <w:rPr>
          <w:color w:val="000000"/>
          <w:sz w:val="20"/>
          <w:szCs w:val="16"/>
          <w:vertAlign w:val="superscript"/>
        </w:rPr>
        <w:t>-1</w:t>
      </w:r>
      <w:r>
        <w:rPr>
          <w:color w:val="000000"/>
          <w:sz w:val="20"/>
          <w:szCs w:val="16"/>
        </w:rPr>
        <w:t>)</w:t>
      </w:r>
    </w:p>
    <w:p w14:paraId="53CBD7A3" w14:textId="3B18980D"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LC</w:t>
      </w:r>
      <w:r w:rsidRPr="00D5649B">
        <w:rPr>
          <w:rFonts w:cstheme="minorHAnsi"/>
          <w:color w:val="000000"/>
          <w:sz w:val="20"/>
        </w:rPr>
        <w:tab/>
        <w:t xml:space="preserve">Lignin content of </w:t>
      </w:r>
      <w:r w:rsidR="00E57A76">
        <w:rPr>
          <w:rFonts w:cstheme="minorHAnsi"/>
          <w:color w:val="000000"/>
          <w:sz w:val="20"/>
        </w:rPr>
        <w:t>C</w:t>
      </w:r>
      <w:r w:rsidR="00E57A76" w:rsidRPr="00D5649B">
        <w:rPr>
          <w:rFonts w:cstheme="minorHAnsi"/>
          <w:color w:val="000000"/>
          <w:sz w:val="20"/>
        </w:rPr>
        <w:t xml:space="preserve"> </w:t>
      </w:r>
      <w:r w:rsidRPr="00D5649B">
        <w:rPr>
          <w:rFonts w:cstheme="minorHAnsi"/>
          <w:color w:val="000000"/>
          <w:sz w:val="20"/>
        </w:rPr>
        <w:t xml:space="preserve">input (proportion) (see </w:t>
      </w:r>
      <w:r w:rsidRPr="00291867">
        <w:rPr>
          <w:rFonts w:cstheme="minorHAnsi"/>
          <w:b/>
          <w:sz w:val="20"/>
        </w:rPr>
        <w:fldChar w:fldCharType="begin"/>
      </w:r>
      <w:r w:rsidRPr="00291867">
        <w:rPr>
          <w:rFonts w:cstheme="minorHAnsi"/>
          <w:b/>
          <w:sz w:val="20"/>
        </w:rPr>
        <w:instrText xml:space="preserve"> REF _Ref93336067 \h  \* MERGEFORMAT </w:instrText>
      </w:r>
      <w:r w:rsidRPr="00291867">
        <w:rPr>
          <w:rFonts w:cstheme="minorHAnsi"/>
          <w:b/>
          <w:sz w:val="20"/>
        </w:rPr>
      </w:r>
      <w:r w:rsidRPr="00291867">
        <w:rPr>
          <w:rFonts w:cstheme="minorHAnsi"/>
          <w:b/>
          <w:sz w:val="20"/>
        </w:rPr>
        <w:fldChar w:fldCharType="separate"/>
      </w:r>
      <w:r w:rsidR="00C87362" w:rsidRPr="00C87362">
        <w:rPr>
          <w:rFonts w:cstheme="minorHAnsi"/>
          <w:b/>
          <w:sz w:val="20"/>
        </w:rPr>
        <w:t xml:space="preserve">Table </w:t>
      </w:r>
      <w:r w:rsidR="00C87362" w:rsidRPr="00C87362">
        <w:rPr>
          <w:rFonts w:cstheme="minorHAnsi"/>
          <w:b/>
          <w:noProof/>
          <w:sz w:val="20"/>
        </w:rPr>
        <w:t>9</w:t>
      </w:r>
      <w:r w:rsidRPr="00291867">
        <w:rPr>
          <w:rFonts w:cstheme="minorHAnsi"/>
          <w:b/>
          <w:sz w:val="20"/>
        </w:rPr>
        <w:fldChar w:fldCharType="end"/>
      </w:r>
      <w:r w:rsidRPr="00D5649B">
        <w:rPr>
          <w:rFonts w:cstheme="minorHAnsi"/>
          <w:color w:val="000000"/>
          <w:sz w:val="20"/>
        </w:rPr>
        <w:t>) for default values, otherwise compile country-specific values)</w:t>
      </w:r>
    </w:p>
    <w:p w14:paraId="4E1C7BAE" w14:textId="18CE8FE9"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3</w:t>
      </w:r>
      <w:r w:rsidRPr="00D5649B">
        <w:rPr>
          <w:rFonts w:cstheme="minorHAnsi"/>
          <w:color w:val="000000"/>
          <w:sz w:val="20"/>
        </w:rPr>
        <w:tab/>
        <w:t xml:space="preserve">Fraction of structural component decay products transferred to the slow sub-pool (proportion) (see </w:t>
      </w:r>
      <w:r w:rsidR="00111BE6" w:rsidRPr="00111BE6">
        <w:rPr>
          <w:rFonts w:cstheme="minorHAnsi"/>
          <w:color w:val="000000"/>
          <w:sz w:val="20"/>
        </w:rPr>
        <w:fldChar w:fldCharType="begin"/>
      </w:r>
      <w:r w:rsidR="00111BE6" w:rsidRPr="00111BE6">
        <w:rPr>
          <w:rFonts w:cstheme="minorHAnsi"/>
          <w:color w:val="000000"/>
          <w:sz w:val="20"/>
        </w:rPr>
        <w:instrText xml:space="preserve"> REF _Ref109137864 \h </w:instrText>
      </w:r>
      <w:r w:rsidR="00111BE6">
        <w:rPr>
          <w:rFonts w:cstheme="minorHAnsi"/>
          <w:color w:val="000000"/>
          <w:sz w:val="20"/>
        </w:rPr>
        <w:instrText xml:space="preserve"> \* MERGEFORMAT </w:instrText>
      </w:r>
      <w:r w:rsidR="00111BE6" w:rsidRPr="00111BE6">
        <w:rPr>
          <w:rFonts w:cstheme="minorHAnsi"/>
          <w:color w:val="000000"/>
          <w:sz w:val="20"/>
        </w:rPr>
      </w:r>
      <w:r w:rsidR="00111BE6" w:rsidRPr="00111BE6">
        <w:rPr>
          <w:rFonts w:cstheme="minorHAnsi"/>
          <w:color w:val="000000"/>
          <w:sz w:val="20"/>
        </w:rPr>
        <w:fldChar w:fldCharType="separate"/>
      </w:r>
      <w:r w:rsidR="00C87362" w:rsidRPr="00C87362">
        <w:rPr>
          <w:b/>
          <w:sz w:val="20"/>
        </w:rPr>
        <w:t xml:space="preserve">Table </w:t>
      </w:r>
      <w:r w:rsidR="00C87362" w:rsidRPr="00C87362">
        <w:rPr>
          <w:b/>
          <w:noProof/>
          <w:sz w:val="20"/>
        </w:rPr>
        <w:t>8</w:t>
      </w:r>
      <w:r w:rsidR="00111BE6" w:rsidRPr="00111BE6">
        <w:rPr>
          <w:rFonts w:cstheme="minorHAnsi"/>
          <w:color w:val="000000"/>
          <w:sz w:val="20"/>
        </w:rPr>
        <w:fldChar w:fldCharType="end"/>
      </w:r>
      <w:r w:rsidRPr="00D5649B">
        <w:rPr>
          <w:rFonts w:cstheme="minorHAnsi"/>
          <w:color w:val="000000"/>
          <w:sz w:val="20"/>
        </w:rPr>
        <w:t>)</w:t>
      </w:r>
    </w:p>
    <w:p w14:paraId="35C19887" w14:textId="6FC98A52"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5F055679" w14:textId="3E331208"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 xml:space="preserve">Decay rate for active </w:t>
      </w:r>
      <w:r w:rsidR="00E57A76">
        <w:rPr>
          <w:rFonts w:cstheme="minorHAnsi"/>
          <w:color w:val="000000"/>
          <w:sz w:val="20"/>
        </w:rPr>
        <w:t>C</w:t>
      </w:r>
      <w:r w:rsidR="00E57A76" w:rsidRPr="00D5649B">
        <w:rPr>
          <w:rFonts w:cstheme="minorHAnsi"/>
          <w:color w:val="000000"/>
          <w:sz w:val="20"/>
        </w:rPr>
        <w:t xml:space="preserve"> </w:t>
      </w:r>
      <w:r w:rsidRPr="00D5649B">
        <w:rPr>
          <w:rFonts w:cstheme="minorHAnsi"/>
          <w:color w:val="000000"/>
          <w:sz w:val="20"/>
        </w:rPr>
        <w:t>sub-pool in the soil (year</w:t>
      </w:r>
      <w:r w:rsidRPr="00D5649B">
        <w:rPr>
          <w:rFonts w:cstheme="minorHAnsi"/>
          <w:color w:val="000000"/>
          <w:sz w:val="20"/>
          <w:vertAlign w:val="superscript"/>
        </w:rPr>
        <w:t>-1</w:t>
      </w:r>
      <w:r w:rsidRPr="00D5649B">
        <w:rPr>
          <w:rFonts w:cstheme="minorHAnsi"/>
          <w:color w:val="000000"/>
          <w:sz w:val="20"/>
        </w:rPr>
        <w:t>)</w:t>
      </w:r>
    </w:p>
    <w:p w14:paraId="6AD33B38"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4</w:t>
      </w:r>
      <w:r w:rsidRPr="00D5649B">
        <w:rPr>
          <w:rFonts w:cstheme="minorHAnsi"/>
          <w:color w:val="000000"/>
          <w:sz w:val="20"/>
        </w:rPr>
        <w:tab/>
        <w:t xml:space="preserve">Fraction of active sub-pool decay products transferred to the slow sub-pool (proportion) (see </w:t>
      </w:r>
      <w:r w:rsidRPr="00D5649B">
        <w:rPr>
          <w:rFonts w:cstheme="minorHAnsi"/>
          <w:color w:val="000000"/>
          <w:sz w:val="20"/>
        </w:rPr>
        <w:fldChar w:fldCharType="begin"/>
      </w:r>
      <w:r w:rsidRPr="00D5649B">
        <w:rPr>
          <w:rFonts w:cstheme="minorHAnsi"/>
          <w:color w:val="000000"/>
          <w:sz w:val="20"/>
        </w:rPr>
        <w:instrText xml:space="preserve"> REF _Ref87272314 \h  \* MERGEFORMAT </w:instrText>
      </w:r>
      <w:r w:rsidRPr="00D5649B">
        <w:rPr>
          <w:rFonts w:cstheme="minorHAnsi"/>
          <w:color w:val="000000"/>
          <w:sz w:val="20"/>
        </w:rPr>
      </w:r>
      <w:r w:rsidRPr="00D5649B">
        <w:rPr>
          <w:rFonts w:cstheme="minorHAnsi"/>
          <w:color w:val="000000"/>
          <w:sz w:val="20"/>
        </w:rPr>
        <w:fldChar w:fldCharType="separate"/>
      </w:r>
      <w:r w:rsidRPr="00D5649B">
        <w:rPr>
          <w:rFonts w:cstheme="minorHAnsi"/>
          <w:b/>
          <w:sz w:val="20"/>
        </w:rPr>
        <w:t xml:space="preserve">Eq. </w:t>
      </w:r>
      <w:r w:rsidRPr="00D5649B">
        <w:rPr>
          <w:rFonts w:cstheme="minorHAnsi"/>
          <w:b/>
          <w:noProof/>
          <w:sz w:val="20"/>
        </w:rPr>
        <w:t>2.2.2</w:t>
      </w:r>
      <w:r w:rsidRPr="00D5649B">
        <w:rPr>
          <w:rFonts w:cstheme="minorHAnsi"/>
          <w:b/>
          <w:sz w:val="20"/>
        </w:rPr>
        <w:noBreakHyphen/>
      </w:r>
      <w:r w:rsidRPr="00D5649B">
        <w:rPr>
          <w:rFonts w:cstheme="minorHAnsi"/>
          <w:b/>
          <w:noProof/>
          <w:sz w:val="20"/>
        </w:rPr>
        <w:t>16</w:t>
      </w:r>
      <w:r w:rsidRPr="00D5649B">
        <w:rPr>
          <w:rFonts w:cstheme="minorHAnsi"/>
          <w:color w:val="000000"/>
          <w:sz w:val="20"/>
        </w:rPr>
        <w:fldChar w:fldCharType="end"/>
      </w:r>
      <w:r w:rsidRPr="00D5649B">
        <w:rPr>
          <w:rFonts w:cstheme="minorHAnsi"/>
          <w:color w:val="000000"/>
          <w:sz w:val="20"/>
        </w:rPr>
        <w:t>)</w:t>
      </w:r>
    </w:p>
    <w:p w14:paraId="4493B653" w14:textId="77777777" w:rsidR="00F80D67" w:rsidRPr="000574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t>Decay rate for slow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Pr>
          <w:rFonts w:cstheme="minorHAnsi"/>
          <w:color w:val="000000"/>
          <w:sz w:val="20"/>
        </w:rPr>
        <w:t>)</w:t>
      </w:r>
    </w:p>
    <w:bookmarkStart w:id="372" w:name="_Ref109815001"/>
    <w:p w14:paraId="71C6660A" w14:textId="0834AFC7" w:rsidR="00F80D67" w:rsidRPr="00D5649B" w:rsidRDefault="00000000" w:rsidP="00F172FB">
      <w:pPr>
        <w:pStyle w:val="Default"/>
        <w:keepNext/>
        <w:tabs>
          <w:tab w:val="right" w:pos="977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6</w:t>
      </w:r>
      <w:r w:rsidR="001977CC">
        <w:rPr>
          <w:rFonts w:asciiTheme="minorHAnsi" w:hAnsiTheme="minorHAnsi" w:cstheme="minorHAnsi"/>
          <w:b/>
        </w:rPr>
        <w:fldChar w:fldCharType="end"/>
      </w:r>
      <w:bookmarkEnd w:id="372"/>
    </w:p>
    <w:p w14:paraId="6345904E" w14:textId="7FD327BD"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5.0C</w:t>
      </w:r>
    </w:p>
    <w:p w14:paraId="7EBDF825" w14:textId="77777777"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58E58E4A" w14:textId="3209094A"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sidR="00183335">
        <w:rPr>
          <w:rFonts w:cstheme="minorHAnsi"/>
          <w:color w:val="000000"/>
          <w:sz w:val="20"/>
        </w:rPr>
        <w:t>-N</w:t>
      </w:r>
      <w:r w:rsidRPr="00D5649B">
        <w:rPr>
          <w:rFonts w:cstheme="minorHAnsi"/>
          <w:color w:val="000000"/>
          <w:sz w:val="20"/>
        </w:rPr>
        <w:t xml:space="preserve"> stock in previous year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990879E" w14:textId="2065A699"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73" w:name="_Ref109814998"/>
    <w:p w14:paraId="38AFB754" w14:textId="60665CAC"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7</w:t>
      </w:r>
      <w:r w:rsidR="001977CC">
        <w:rPr>
          <w:rFonts w:asciiTheme="minorHAnsi" w:hAnsiTheme="minorHAnsi" w:cstheme="minorHAnsi"/>
          <w:b/>
        </w:rPr>
        <w:fldChar w:fldCharType="end"/>
      </w:r>
      <w:bookmarkEnd w:id="373"/>
    </w:p>
    <w:p w14:paraId="4818DFF7" w14:textId="5B834632" w:rsidR="00F80D67" w:rsidRPr="004A2CC9" w:rsidRDefault="00F80D67" w:rsidP="004A2CC9">
      <w:pPr>
        <w:pStyle w:val="Default"/>
        <w:keepNext/>
        <w:ind w:left="7650" w:firstLine="180"/>
        <w:jc w:val="right"/>
        <w:rPr>
          <w:rFonts w:asciiTheme="minorHAnsi" w:hAnsiTheme="minorHAnsi" w:cstheme="minorHAnsi"/>
          <w:b/>
        </w:rPr>
      </w:pPr>
      <w:r w:rsidRPr="004A2CC9">
        <w:rPr>
          <w:rFonts w:asciiTheme="minorHAnsi" w:hAnsiTheme="minorHAnsi" w:cstheme="minorHAnsi"/>
          <w:sz w:val="20"/>
          <w:szCs w:val="20"/>
        </w:rPr>
        <w:t>IPCC 2019, Eq. 5.0D</w:t>
      </w:r>
    </w:p>
    <w:p w14:paraId="7D54E762" w14:textId="77777777"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3D3DA6F1" w14:textId="6B2AAF1A"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Passive sub-pool SOC</w:t>
      </w:r>
      <w:r w:rsidR="00183335">
        <w:rPr>
          <w:rFonts w:cstheme="minorHAnsi"/>
          <w:color w:val="000000"/>
          <w:sz w:val="20"/>
        </w:rPr>
        <w:t>-N</w:t>
      </w:r>
      <w:r w:rsidRPr="00D5649B">
        <w:rPr>
          <w:rFonts w:cstheme="minorHAnsi"/>
          <w:color w:val="000000"/>
          <w:sz w:val="20"/>
        </w:rPr>
        <w:t xml:space="preserve"> stock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013A4DA3" w14:textId="2980315B"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t>Decay rate for passive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34C110C6" w14:textId="0F7F22B9"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AD5C5C" w14:textId="5628C314"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 xml:space="preserve">Decay rate for active </w:t>
      </w:r>
      <w:r w:rsidR="00E57A76">
        <w:rPr>
          <w:rFonts w:cstheme="minorHAnsi"/>
          <w:color w:val="000000"/>
          <w:sz w:val="20"/>
        </w:rPr>
        <w:t>C</w:t>
      </w:r>
      <w:r w:rsidR="00E57A76" w:rsidRPr="00D5649B">
        <w:rPr>
          <w:rFonts w:cstheme="minorHAnsi"/>
          <w:color w:val="000000"/>
          <w:sz w:val="20"/>
        </w:rPr>
        <w:t xml:space="preserve"> </w:t>
      </w:r>
      <w:r w:rsidRPr="00D5649B">
        <w:rPr>
          <w:rFonts w:cstheme="minorHAnsi"/>
          <w:color w:val="000000"/>
          <w:sz w:val="20"/>
        </w:rPr>
        <w:t>sub-pool in the soil (year</w:t>
      </w:r>
      <w:r w:rsidRPr="00D5649B">
        <w:rPr>
          <w:rFonts w:cstheme="minorHAnsi"/>
          <w:color w:val="000000"/>
          <w:sz w:val="20"/>
          <w:vertAlign w:val="superscript"/>
        </w:rPr>
        <w:t>-1</w:t>
      </w:r>
      <w:r w:rsidRPr="00D5649B">
        <w:rPr>
          <w:rFonts w:cstheme="minorHAnsi"/>
          <w:color w:val="000000"/>
          <w:sz w:val="20"/>
        </w:rPr>
        <w:t>)</w:t>
      </w:r>
    </w:p>
    <w:p w14:paraId="2EBD385C" w14:textId="7898964E"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C27F81E"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t>Decay rate for slow SOC sub-pool (year</w:t>
      </w:r>
      <w:r w:rsidRPr="00D5649B">
        <w:rPr>
          <w:rFonts w:cstheme="minorHAnsi"/>
          <w:color w:val="000000"/>
          <w:sz w:val="20"/>
          <w:vertAlign w:val="superscript"/>
        </w:rPr>
        <w:t>-1</w:t>
      </w:r>
      <w:r w:rsidRPr="00D5649B">
        <w:rPr>
          <w:rFonts w:cstheme="minorHAnsi"/>
          <w:color w:val="000000"/>
          <w:sz w:val="20"/>
        </w:rPr>
        <w:t xml:space="preserve">) </w:t>
      </w:r>
    </w:p>
    <w:p w14:paraId="14665072" w14:textId="29A18C3B"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t xml:space="preserve">Fraction of active sub-pool decay products transferred to the slow sub-pool (proportion) (see </w:t>
      </w:r>
      <w:r w:rsidRPr="00291867">
        <w:rPr>
          <w:rFonts w:cstheme="minorHAnsi"/>
          <w:b/>
          <w:color w:val="000000"/>
          <w:sz w:val="16"/>
        </w:rPr>
        <w:fldChar w:fldCharType="begin"/>
      </w:r>
      <w:r w:rsidRPr="00291867">
        <w:rPr>
          <w:rFonts w:cstheme="minorHAnsi"/>
          <w:b/>
          <w:color w:val="000000"/>
          <w:sz w:val="16"/>
        </w:rPr>
        <w:instrText xml:space="preserve"> REF _Ref109137864 \h  \* MERGEFORMAT </w:instrText>
      </w:r>
      <w:r w:rsidRPr="00291867">
        <w:rPr>
          <w:rFonts w:cstheme="minorHAnsi"/>
          <w:b/>
          <w:color w:val="000000"/>
          <w:sz w:val="16"/>
        </w:rPr>
      </w:r>
      <w:r w:rsidRPr="00291867">
        <w:rPr>
          <w:rFonts w:cstheme="minorHAnsi"/>
          <w:b/>
          <w:color w:val="000000"/>
          <w:sz w:val="16"/>
        </w:rPr>
        <w:fldChar w:fldCharType="separate"/>
      </w:r>
      <w:r w:rsidR="00C87362" w:rsidRPr="00C87362">
        <w:rPr>
          <w:b/>
          <w:sz w:val="20"/>
        </w:rPr>
        <w:t xml:space="preserve">Table </w:t>
      </w:r>
      <w:r w:rsidR="00C87362" w:rsidRPr="00C87362">
        <w:rPr>
          <w:b/>
          <w:noProof/>
          <w:sz w:val="20"/>
        </w:rPr>
        <w:t>8</w:t>
      </w:r>
      <w:r w:rsidRPr="00291867">
        <w:rPr>
          <w:rFonts w:cstheme="minorHAnsi"/>
          <w:b/>
          <w:color w:val="000000"/>
          <w:sz w:val="16"/>
        </w:rPr>
        <w:fldChar w:fldCharType="end"/>
      </w:r>
      <w:r w:rsidRPr="00D5649B">
        <w:rPr>
          <w:rFonts w:cstheme="minorHAnsi"/>
          <w:color w:val="000000"/>
          <w:sz w:val="20"/>
        </w:rPr>
        <w:t>)</w:t>
      </w:r>
    </w:p>
    <w:p w14:paraId="3428EC13" w14:textId="5315E678" w:rsidR="00F80D67" w:rsidRPr="00D5649B" w:rsidRDefault="00F80D67" w:rsidP="00F80D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t>Fraction of slow sub-pool decay products transferred to the passive sub-pool (proportion) (</w:t>
      </w:r>
      <w:r w:rsidRPr="00095718">
        <w:rPr>
          <w:rFonts w:asciiTheme="minorHAnsi" w:hAnsiTheme="minorHAnsi" w:cstheme="minorHAnsi"/>
          <w:sz w:val="20"/>
          <w:szCs w:val="20"/>
        </w:rPr>
        <w:t xml:space="preserve">see </w:t>
      </w:r>
      <w:r w:rsidRPr="00095718">
        <w:rPr>
          <w:rFonts w:asciiTheme="minorHAnsi" w:hAnsiTheme="minorHAnsi" w:cstheme="minorHAnsi"/>
          <w:b/>
          <w:sz w:val="16"/>
        </w:rPr>
        <w:fldChar w:fldCharType="begin"/>
      </w:r>
      <w:r w:rsidRPr="00095718">
        <w:rPr>
          <w:rFonts w:asciiTheme="minorHAnsi" w:hAnsiTheme="minorHAnsi" w:cstheme="minorHAnsi"/>
          <w:b/>
          <w:sz w:val="16"/>
        </w:rPr>
        <w:instrText xml:space="preserve"> REF _Ref109137864 \h  \* MERGEFORMAT </w:instrText>
      </w:r>
      <w:r w:rsidRPr="00095718">
        <w:rPr>
          <w:rFonts w:asciiTheme="minorHAnsi" w:hAnsiTheme="minorHAnsi" w:cstheme="minorHAnsi"/>
          <w:b/>
          <w:sz w:val="16"/>
        </w:rPr>
      </w:r>
      <w:r w:rsidRPr="00095718">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374" w:name="_Ref109814999"/>
    <w:p w14:paraId="20F55365" w14:textId="39F62036"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2.7.3</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8</w:t>
      </w:r>
      <w:r w:rsidR="001977CC">
        <w:rPr>
          <w:rFonts w:asciiTheme="minorHAnsi" w:hAnsiTheme="minorHAnsi" w:cstheme="minorHAnsi"/>
          <w:b/>
        </w:rPr>
        <w:fldChar w:fldCharType="end"/>
      </w:r>
      <w:bookmarkEnd w:id="374"/>
    </w:p>
    <w:p w14:paraId="7E8D0FE5" w14:textId="4C343EDA"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IPCC 2019, Eq. 5.0D</w:t>
      </w:r>
    </w:p>
    <w:p w14:paraId="04A7CBF7" w14:textId="77777777"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34487B4D" w14:textId="7A7E2AD6"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sidR="00183335">
        <w:rPr>
          <w:rFonts w:cstheme="minorHAnsi"/>
          <w:color w:val="000000"/>
          <w:sz w:val="20"/>
        </w:rPr>
        <w:t>-N</w:t>
      </w:r>
      <w:r w:rsidRPr="00D5649B">
        <w:rPr>
          <w:rFonts w:cstheme="minorHAnsi"/>
          <w:color w:val="000000"/>
          <w:sz w:val="20"/>
        </w:rPr>
        <w:t xml:space="preserve"> stock in previous year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989EA5" w14:textId="72242269" w:rsidR="0011576E" w:rsidRDefault="00F80D67" w:rsidP="0011576E">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sidR="00183335">
        <w:rPr>
          <w:rFonts w:cstheme="minorHAnsi"/>
          <w:color w:val="000000"/>
          <w:sz w:val="20"/>
        </w:rPr>
        <w:t>-N</w:t>
      </w:r>
      <w:r w:rsidRPr="00D5649B">
        <w:rPr>
          <w:rFonts w:cstheme="minorHAnsi"/>
          <w:color w:val="000000"/>
          <w:sz w:val="20"/>
        </w:rPr>
        <w:t xml:space="preserve"> given conditions in year y (t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00183335">
        <w:rPr>
          <w:rFonts w:cstheme="minorHAnsi"/>
          <w:color w:val="000000"/>
          <w:sz w:val="20"/>
        </w:rPr>
        <w:t>)</w:t>
      </w:r>
    </w:p>
    <w:p w14:paraId="3D99E024" w14:textId="2677111D" w:rsidR="00762B41" w:rsidRDefault="00000000" w:rsidP="00F172FB">
      <w:pPr>
        <w:keepNext/>
        <w:tabs>
          <w:tab w:val="clear" w:pos="2880"/>
          <w:tab w:val="clear" w:pos="9360"/>
          <w:tab w:val="right" w:pos="9785"/>
        </w:tabs>
        <w:autoSpaceDE w:val="0"/>
        <w:autoSpaceDN w:val="0"/>
        <w:adjustRightInd w:val="0"/>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stheme="minorHAnsi"/>
            <w:szCs w:val="24"/>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r w:rsidR="00762B41" w:rsidRPr="00762B4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188E334F" w14:textId="7EFD1116" w:rsidR="000A4873" w:rsidRPr="00133405" w:rsidRDefault="00000000" w:rsidP="00F172FB">
      <w:pPr>
        <w:keepNext/>
        <w:tabs>
          <w:tab w:val="clear" w:pos="2880"/>
          <w:tab w:val="clear" w:pos="9360"/>
          <w:tab w:val="right" w:pos="9785"/>
        </w:tabs>
        <w:autoSpaceDE w:val="0"/>
        <w:autoSpaceDN w:val="0"/>
        <w:adjustRightInd w:val="0"/>
        <w:spacing w:after="120"/>
        <w:rPr>
          <w:rFonts w:cstheme="minorHAnsi"/>
          <w:b/>
          <w:color w:val="000000"/>
        </w:rPr>
      </w:pPr>
      <m:oMath>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cstheme="minorHAnsi"/>
            <w:color w:val="000000"/>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r w:rsidR="00762B41" w:rsidRPr="00762B4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3A18FCD9" w14:textId="6EAC9F1C" w:rsidR="00F172FB" w:rsidRDefault="00F172FB" w:rsidP="00F172FB">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71025F14" w14:textId="77777777"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Pr>
          <w:rFonts w:cstheme="minorHAnsi"/>
          <w:color w:val="000000"/>
          <w:sz w:val="20"/>
        </w:rPr>
        <w:t>-N</w:t>
      </w:r>
      <w:r w:rsidRPr="00D5649B">
        <w:rPr>
          <w:rFonts w:cstheme="minorHAnsi"/>
          <w:color w:val="000000"/>
          <w:sz w:val="20"/>
        </w:rPr>
        <w:t xml:space="preserve"> stock given conditions in year y (t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030674FB" w14:textId="77777777"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Pr>
          <w:rFonts w:cstheme="minorHAnsi"/>
          <w:color w:val="000000"/>
          <w:sz w:val="20"/>
        </w:rPr>
        <w:t>-N</w:t>
      </w:r>
      <w:r w:rsidRPr="00D5649B">
        <w:rPr>
          <w:rFonts w:cstheme="minorHAnsi"/>
          <w:color w:val="000000"/>
          <w:sz w:val="20"/>
        </w:rPr>
        <w:t xml:space="preserve"> stock in previous year (t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9C26513" w14:textId="77777777"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Pr>
          <w:rFonts w:cstheme="minorHAnsi"/>
          <w:color w:val="000000"/>
          <w:sz w:val="20"/>
        </w:rPr>
        <w:t>-N</w:t>
      </w:r>
      <w:r w:rsidRPr="00D5649B">
        <w:rPr>
          <w:rFonts w:cstheme="minorHAnsi"/>
          <w:color w:val="000000"/>
          <w:sz w:val="20"/>
        </w:rPr>
        <w:t xml:space="preserve"> stock in previous year (t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1AC63F8" w14:textId="77777777"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Pr>
          <w:rFonts w:cstheme="minorHAnsi"/>
          <w:color w:val="000000"/>
          <w:sz w:val="20"/>
        </w:rPr>
        <w:t>-N</w:t>
      </w:r>
      <w:r w:rsidRPr="00D5649B">
        <w:rPr>
          <w:rFonts w:cstheme="minorHAnsi"/>
          <w:color w:val="000000"/>
          <w:sz w:val="20"/>
        </w:rPr>
        <w:t xml:space="preserve"> stock given conditions in year y (t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9913D38" w14:textId="77777777"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Pr>
          <w:rFonts w:cstheme="minorHAnsi"/>
          <w:color w:val="000000"/>
          <w:sz w:val="20"/>
        </w:rPr>
        <w:t>-N</w:t>
      </w:r>
      <w:r w:rsidRPr="00D5649B">
        <w:rPr>
          <w:rFonts w:cstheme="minorHAnsi"/>
          <w:color w:val="000000"/>
          <w:sz w:val="20"/>
        </w:rPr>
        <w:t xml:space="preserve"> stock in previous year (t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AD9D905" w14:textId="77777777" w:rsidR="00F172F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Pr>
          <w:rFonts w:cstheme="minorHAnsi"/>
          <w:color w:val="000000"/>
          <w:sz w:val="20"/>
        </w:rPr>
        <w:t>-N</w:t>
      </w:r>
      <w:r w:rsidRPr="00D5649B">
        <w:rPr>
          <w:rFonts w:cstheme="minorHAnsi"/>
          <w:color w:val="000000"/>
          <w:sz w:val="20"/>
        </w:rPr>
        <w:t xml:space="preserve"> given conditions in year y (t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Pr>
          <w:rFonts w:cstheme="minorHAnsi"/>
          <w:color w:val="000000"/>
          <w:sz w:val="20"/>
        </w:rPr>
        <w:t>)</w:t>
      </w:r>
    </w:p>
    <w:p w14:paraId="36BA6B81" w14:textId="77777777" w:rsidR="00697ADD" w:rsidRPr="00D5649B" w:rsidRDefault="00697ADD" w:rsidP="00697ADD">
      <w:pPr>
        <w:pStyle w:val="Heading4"/>
      </w:pPr>
      <w:r w:rsidRPr="00D5649B">
        <w:t xml:space="preserve">Calculate C Input to the active sub-pool for each year of the inventory period </w:t>
      </w:r>
    </w:p>
    <w:p w14:paraId="28BAF38E" w14:textId="77777777" w:rsidR="00697ADD" w:rsidRPr="00D5649B" w:rsidRDefault="00697ADD" w:rsidP="00697ADD">
      <w:pPr>
        <w:pStyle w:val="Heading5"/>
      </w:pPr>
      <w:bookmarkStart w:id="375" w:name="_Ref109814050"/>
      <w:r w:rsidRPr="00D5649B">
        <w:t>Calculate the C input to the metabolic dead organic matter component (β)</w:t>
      </w:r>
      <w:bookmarkEnd w:id="375"/>
    </w:p>
    <w:p w14:paraId="271E5CAA" w14:textId="7952D909" w:rsidR="00697ADD" w:rsidRPr="00D5649B" w:rsidRDefault="00697ADD" w:rsidP="00697ADD">
      <w:r w:rsidRPr="00D5649B">
        <w:t xml:space="preserve">The </w:t>
      </w:r>
      <w:r>
        <w:t>N</w:t>
      </w:r>
      <w:r w:rsidRPr="00D5649B">
        <w:t xml:space="preserve"> input to the metabolic dead organic matter </w:t>
      </w:r>
      <w:r>
        <w:t>N</w:t>
      </w:r>
      <w:r w:rsidRPr="00D5649B">
        <w:t xml:space="preserve"> component (β</w:t>
      </w:r>
      <w:r w:rsidRPr="00697ADD">
        <w:rPr>
          <w:vertAlign w:val="subscript"/>
        </w:rPr>
        <w:t>N</w:t>
      </w:r>
      <w:r w:rsidRPr="00D5649B">
        <w:t xml:space="preserve">) is calculated using </w:t>
      </w:r>
      <w:r w:rsidR="009F4135">
        <w:fldChar w:fldCharType="begin"/>
      </w:r>
      <w:r w:rsidR="009F4135">
        <w:instrText xml:space="preserve"> REF _Ref109813846 \h </w:instrText>
      </w:r>
      <w:r w:rsidR="009F4135">
        <w:fldChar w:fldCharType="separate"/>
      </w:r>
      <w:r w:rsidR="009F4135" w:rsidRPr="00312E12">
        <w:rPr>
          <w:b/>
        </w:rPr>
        <w:tab/>
      </w:r>
      <w:r w:rsidR="009F4135" w:rsidRPr="00312E12">
        <w:rPr>
          <w:rFonts w:cstheme="minorHAnsi"/>
          <w:b/>
        </w:rPr>
        <w:t xml:space="preserve">Eq. </w:t>
      </w:r>
      <w:r w:rsidR="009F4135">
        <w:rPr>
          <w:rFonts w:cstheme="minorHAnsi"/>
          <w:b/>
          <w:noProof/>
        </w:rPr>
        <w:t>2.7.3</w:t>
      </w:r>
      <w:r w:rsidR="009F4135" w:rsidRPr="00312E12">
        <w:rPr>
          <w:rFonts w:cstheme="minorHAnsi"/>
          <w:b/>
        </w:rPr>
        <w:noBreakHyphen/>
      </w:r>
      <w:r w:rsidR="009F4135">
        <w:rPr>
          <w:rFonts w:cstheme="minorHAnsi"/>
          <w:b/>
          <w:noProof/>
        </w:rPr>
        <w:t>1</w:t>
      </w:r>
      <w:r w:rsidR="009F4135">
        <w:fldChar w:fldCharType="end"/>
      </w:r>
      <w:r w:rsidRPr="00D5649B">
        <w:t>.</w:t>
      </w:r>
    </w:p>
    <w:p w14:paraId="52D5A393" w14:textId="77777777" w:rsidR="00697ADD" w:rsidRPr="00D5649B" w:rsidRDefault="00697ADD" w:rsidP="00697ADD">
      <w:pPr>
        <w:pStyle w:val="Heading5"/>
      </w:pPr>
      <w:bookmarkStart w:id="376" w:name="_Ref109814059"/>
      <w:r w:rsidRPr="00D5649B">
        <w:t>Calculate the C input to the active soil carbon sub-pool (</w:t>
      </w:r>
      <w:r w:rsidRPr="00D5649B">
        <w:rPr>
          <w:rFonts w:eastAsia="SymbolMT"/>
        </w:rPr>
        <w:t>α</w:t>
      </w:r>
      <w:r w:rsidRPr="00D5649B">
        <w:t>)</w:t>
      </w:r>
      <w:bookmarkEnd w:id="376"/>
    </w:p>
    <w:p w14:paraId="68F1129F" w14:textId="22B10BE0" w:rsidR="00697ADD" w:rsidRPr="00D5649B" w:rsidRDefault="00697ADD" w:rsidP="00697ADD">
      <w:r w:rsidRPr="00D5649B">
        <w:t xml:space="preserve">The C input to the active soil C sub-pool (α) is calculated using </w:t>
      </w:r>
      <w:r w:rsidR="009F4135">
        <w:fldChar w:fldCharType="begin"/>
      </w:r>
      <w:r w:rsidR="009F4135">
        <w:instrText xml:space="preserve"> REF _Ref109813878 \h </w:instrText>
      </w:r>
      <w:r w:rsidR="009F4135">
        <w:fldChar w:fldCharType="separate"/>
      </w:r>
      <w:r w:rsidR="009F4135" w:rsidRPr="00312E12">
        <w:rPr>
          <w:rFonts w:cstheme="minorHAnsi"/>
          <w:b/>
        </w:rPr>
        <w:t xml:space="preserve">Eq. </w:t>
      </w:r>
      <w:r w:rsidR="009F4135">
        <w:rPr>
          <w:rFonts w:cstheme="minorHAnsi"/>
          <w:b/>
          <w:noProof/>
        </w:rPr>
        <w:t>2.7.3</w:t>
      </w:r>
      <w:r w:rsidR="009F4135" w:rsidRPr="00312E12">
        <w:rPr>
          <w:rFonts w:cstheme="minorHAnsi"/>
          <w:b/>
        </w:rPr>
        <w:noBreakHyphen/>
      </w:r>
      <w:r w:rsidR="009F4135">
        <w:rPr>
          <w:rFonts w:cstheme="minorHAnsi"/>
          <w:b/>
          <w:noProof/>
        </w:rPr>
        <w:t>2</w:t>
      </w:r>
      <w:r w:rsidR="009F4135">
        <w:fldChar w:fldCharType="end"/>
      </w:r>
      <w:r w:rsidRPr="00D5649B">
        <w:t>.</w:t>
      </w:r>
    </w:p>
    <w:p w14:paraId="03643DE6" w14:textId="04E47905" w:rsidR="00697ADD" w:rsidRPr="00D5649B" w:rsidRDefault="00697ADD" w:rsidP="00697ADD">
      <w:pPr>
        <w:rPr>
          <w:b/>
        </w:rPr>
      </w:pPr>
      <w:r w:rsidRPr="00D5649B">
        <w:rPr>
          <w:b/>
        </w:rPr>
        <w:t xml:space="preserve">Repeat steps </w:t>
      </w:r>
      <w:r w:rsidR="009F4135">
        <w:rPr>
          <w:b/>
        </w:rPr>
        <w:fldChar w:fldCharType="begin"/>
      </w:r>
      <w:r w:rsidR="009F4135">
        <w:rPr>
          <w:b/>
        </w:rPr>
        <w:instrText xml:space="preserve"> REF _Ref109814050 \r \h </w:instrText>
      </w:r>
      <w:r w:rsidR="009F4135">
        <w:rPr>
          <w:b/>
        </w:rPr>
      </w:r>
      <w:r w:rsidR="009F4135">
        <w:rPr>
          <w:b/>
        </w:rPr>
        <w:fldChar w:fldCharType="separate"/>
      </w:r>
      <w:r w:rsidR="00C87362">
        <w:rPr>
          <w:b/>
        </w:rPr>
        <w:t>2.7.3.1.1</w:t>
      </w:r>
      <w:r w:rsidR="009F4135">
        <w:rPr>
          <w:b/>
        </w:rPr>
        <w:fldChar w:fldCharType="end"/>
      </w:r>
      <w:r w:rsidRPr="00D5649B">
        <w:rPr>
          <w:b/>
        </w:rPr>
        <w:t xml:space="preserve"> and </w:t>
      </w:r>
      <w:r w:rsidR="009F4135">
        <w:rPr>
          <w:b/>
        </w:rPr>
        <w:fldChar w:fldCharType="begin"/>
      </w:r>
      <w:r w:rsidR="009F4135">
        <w:rPr>
          <w:b/>
        </w:rPr>
        <w:instrText xml:space="preserve"> REF _Ref109814059 \r \h </w:instrText>
      </w:r>
      <w:r w:rsidR="009F4135">
        <w:rPr>
          <w:b/>
        </w:rPr>
      </w:r>
      <w:r w:rsidR="009F4135">
        <w:rPr>
          <w:b/>
        </w:rPr>
        <w:fldChar w:fldCharType="separate"/>
      </w:r>
      <w:r w:rsidR="00C87362">
        <w:rPr>
          <w:b/>
        </w:rPr>
        <w:t>2.7.3.1.2</w:t>
      </w:r>
      <w:r w:rsidR="009F4135">
        <w:rPr>
          <w:b/>
        </w:rPr>
        <w:fldChar w:fldCharType="end"/>
      </w:r>
      <w:r w:rsidRPr="00D5649B">
        <w:rPr>
          <w:b/>
        </w:rPr>
        <w:t xml:space="preserve"> for all other years in the inventory period to derive annual values for </w:t>
      </w:r>
      <w:r w:rsidRPr="00D5649B">
        <w:rPr>
          <w:rFonts w:eastAsia="SymbolMT"/>
          <w:b/>
          <w:sz w:val="21"/>
          <w:szCs w:val="21"/>
        </w:rPr>
        <w:t xml:space="preserve">α </w:t>
      </w:r>
      <w:r w:rsidRPr="00D5649B">
        <w:rPr>
          <w:b/>
        </w:rPr>
        <w:t xml:space="preserve">and </w:t>
      </w:r>
      <w:r w:rsidRPr="00D5649B">
        <w:rPr>
          <w:rFonts w:eastAsia="SymbolMT"/>
          <w:b/>
        </w:rPr>
        <w:t>β</w:t>
      </w:r>
    </w:p>
    <w:p w14:paraId="37A755C1" w14:textId="77777777" w:rsidR="00697ADD" w:rsidRPr="00D5649B" w:rsidRDefault="00697ADD" w:rsidP="00697ADD">
      <w:pPr>
        <w:pStyle w:val="Heading4"/>
      </w:pPr>
      <w:r w:rsidRPr="00D5649B">
        <w:t>Calculate the Water Effect on Decomposition</w:t>
      </w:r>
    </w:p>
    <w:p w14:paraId="2991A59B" w14:textId="77777777" w:rsidR="00697ADD" w:rsidRPr="00D5649B" w:rsidRDefault="00697ADD" w:rsidP="00697ADD">
      <w:pPr>
        <w:pStyle w:val="Heading5"/>
      </w:pPr>
      <w:r w:rsidRPr="00D5649B">
        <w:t>Monthly water effe</w:t>
      </w:r>
      <w:r w:rsidRPr="00D5649B">
        <w:t>ct on decomposition (</w:t>
      </w:r>
      <w:proofErr w:type="spellStart"/>
      <w:r w:rsidRPr="00D5649B">
        <w:rPr>
          <w:i/>
        </w:rPr>
        <w:t>w</w:t>
      </w:r>
      <w:r w:rsidRPr="00D5649B">
        <w:rPr>
          <w:i/>
          <w:vertAlign w:val="subscript"/>
        </w:rPr>
        <w:t>i</w:t>
      </w:r>
      <w:proofErr w:type="spellEnd"/>
      <w:r w:rsidRPr="00D5649B">
        <w:t>)</w:t>
      </w:r>
    </w:p>
    <w:p w14:paraId="538AF2A4" w14:textId="77777777" w:rsidR="00697ADD" w:rsidRPr="00D5649B" w:rsidRDefault="00697ADD" w:rsidP="00697ADD">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Pr="00D5649B">
        <w:rPr>
          <w:rFonts w:cstheme="minorHAnsi"/>
          <w:b/>
        </w:rPr>
        <w:t xml:space="preserve">Eq. </w:t>
      </w:r>
      <w:r w:rsidRPr="00D5649B">
        <w:rPr>
          <w:rFonts w:cstheme="minorHAnsi"/>
          <w:b/>
          <w:noProof/>
        </w:rPr>
        <w:t>2.2.2</w:t>
      </w:r>
      <w:r w:rsidRPr="00D5649B">
        <w:rPr>
          <w:rFonts w:cstheme="minorHAnsi"/>
          <w:b/>
        </w:rPr>
        <w:noBreakHyphen/>
      </w:r>
      <w:r w:rsidRPr="00D5649B">
        <w:rPr>
          <w:rFonts w:cstheme="minorHAnsi"/>
          <w:b/>
          <w:noProof/>
        </w:rPr>
        <w:t>13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Pr="00D5649B">
        <w:rPr>
          <w:rFonts w:cstheme="minorHAnsi"/>
          <w:b/>
        </w:rPr>
        <w:t xml:space="preserve">Eq. </w:t>
      </w:r>
      <w:r w:rsidRPr="00D5649B">
        <w:rPr>
          <w:rFonts w:cstheme="minorHAnsi"/>
          <w:b/>
          <w:noProof/>
        </w:rPr>
        <w:t>2.2.2</w:t>
      </w:r>
      <w:r w:rsidRPr="00D5649B">
        <w:rPr>
          <w:rFonts w:cstheme="minorHAnsi"/>
          <w:b/>
        </w:rPr>
        <w:noBreakHyphen/>
      </w:r>
      <w:r w:rsidRPr="00D5649B">
        <w:rPr>
          <w:rFonts w:cstheme="minorHAnsi"/>
          <w:b/>
          <w:noProof/>
        </w:rPr>
        <w:t>14</w:t>
      </w:r>
      <w:r w:rsidRPr="00D5649B">
        <w:rPr>
          <w:rFonts w:cstheme="minorHAnsi"/>
          <w:szCs w:val="24"/>
        </w:rPr>
        <w:fldChar w:fldCharType="end"/>
      </w:r>
      <w:r w:rsidRPr="00D5649B">
        <w:rPr>
          <w:rFonts w:cstheme="minorHAnsi"/>
          <w:szCs w:val="24"/>
        </w:rPr>
        <w:t>.</w:t>
      </w:r>
    </w:p>
    <w:p w14:paraId="148B546C" w14:textId="77777777" w:rsidR="00697ADD" w:rsidRPr="00D5649B" w:rsidRDefault="00697ADD" w:rsidP="00697ADD">
      <w:r w:rsidRPr="00D5649B">
        <w:t xml:space="preserve">For each month in a year, calculate the ratio of total precipitation to total potential evapotranspiration. </w:t>
      </w:r>
      <w:r w:rsidRPr="00D5649B">
        <w:rPr>
          <w:rFonts w:eastAsia="TimesNewRomanPSMT"/>
        </w:rPr>
        <w:t xml:space="preserve">If the ratio is ≤1.25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 xml:space="preserve">for the month to the estimated ratio; if the ratio is &gt;1.25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 xml:space="preserve">for the month to 1.25; set </w:t>
      </w:r>
      <w:proofErr w:type="spellStart"/>
      <w:r w:rsidRPr="00D5649B">
        <w:rPr>
          <w:i/>
          <w:iCs/>
        </w:rPr>
        <w:t>w</w:t>
      </w:r>
      <w:r w:rsidRPr="00D5649B">
        <w:rPr>
          <w:i/>
          <w:iCs/>
          <w:vertAlign w:val="subscript"/>
        </w:rPr>
        <w:t>i</w:t>
      </w:r>
      <w:proofErr w:type="spellEnd"/>
      <w:r w:rsidRPr="00D5649B">
        <w:rPr>
          <w:iCs/>
        </w:rPr>
        <w:t xml:space="preserve"> </w:t>
      </w:r>
      <w:r w:rsidRPr="00D5649B">
        <w:t>for months with irrigation to 0.775.</w:t>
      </w:r>
    </w:p>
    <w:p w14:paraId="40327AB7" w14:textId="68075318" w:rsidR="00697ADD" w:rsidRPr="00F252FE" w:rsidRDefault="00697ADD" w:rsidP="00F252FE">
      <w:pPr>
        <w:pStyle w:val="Heading5"/>
      </w:pPr>
      <w:r w:rsidRPr="00F252FE">
        <w:t>Calculate water effect on decomposition for each month (</w:t>
      </w:r>
      <w:proofErr w:type="spellStart"/>
      <w:r w:rsidRPr="00F252FE">
        <w:t>wi</w:t>
      </w:r>
      <w:proofErr w:type="spellEnd"/>
      <w:r w:rsidRPr="00F252FE">
        <w:t>) in a year</w:t>
      </w:r>
    </w:p>
    <w:p w14:paraId="6B9AA342" w14:textId="77777777" w:rsidR="00697ADD" w:rsidRPr="00D5649B" w:rsidRDefault="00697ADD" w:rsidP="00697ADD">
      <w:pPr>
        <w:autoSpaceDE w:val="0"/>
        <w:autoSpaceDN w:val="0"/>
        <w:adjustRightInd w:val="0"/>
        <w:rPr>
          <w:rFonts w:cstheme="minorHAnsi"/>
          <w:szCs w:val="24"/>
        </w:rPr>
      </w:pPr>
      <w:r w:rsidRPr="00D5649B">
        <w:rPr>
          <w:rFonts w:cstheme="minorHAnsi"/>
          <w:szCs w:val="24"/>
        </w:rPr>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i/>
          <w:iCs/>
          <w:szCs w:val="24"/>
        </w:rPr>
        <w:t xml:space="preserve"> </w:t>
      </w:r>
      <w:r w:rsidRPr="00D5649B">
        <w:rPr>
          <w:rFonts w:cstheme="minorHAnsi"/>
          <w:szCs w:val="24"/>
        </w:rPr>
        <w:t>) to 0.775.</w:t>
      </w:r>
    </w:p>
    <w:p w14:paraId="26760095" w14:textId="77777777" w:rsidR="00697ADD" w:rsidRPr="00D5649B" w:rsidRDefault="00697ADD" w:rsidP="00697ADD">
      <w:pPr>
        <w:pStyle w:val="Heading5"/>
      </w:pPr>
      <w:r w:rsidRPr="00D5649B">
        <w:t>Annual water effect on decomposition (</w:t>
      </w:r>
      <w:r w:rsidRPr="00D5649B">
        <w:rPr>
          <w:i/>
          <w:iCs/>
          <w:sz w:val="21"/>
          <w:szCs w:val="21"/>
        </w:rPr>
        <w:t>w</w:t>
      </w:r>
      <w:r w:rsidRPr="00D5649B">
        <w:rPr>
          <w:i/>
          <w:iCs/>
          <w:sz w:val="12"/>
          <w:szCs w:val="12"/>
        </w:rPr>
        <w:t xml:space="preserve"> fac</w:t>
      </w:r>
      <w:r w:rsidRPr="00D5649B">
        <w:t>)</w:t>
      </w:r>
    </w:p>
    <w:p w14:paraId="1801134C" w14:textId="77777777" w:rsidR="00697ADD" w:rsidRPr="00D5649B" w:rsidRDefault="00697ADD" w:rsidP="00697ADD">
      <w:r w:rsidRPr="00D5649B">
        <w:t xml:space="preserve">The annual water effect on decomposition is calculated using </w:t>
      </w:r>
      <w:r w:rsidRPr="00D5649B">
        <w:fldChar w:fldCharType="begin"/>
      </w:r>
      <w:r w:rsidRPr="00D5649B">
        <w:instrText xml:space="preserve"> REF wfac_Eq \h </w:instrText>
      </w:r>
      <w:r w:rsidRPr="00D5649B">
        <w:fldChar w:fldCharType="separate"/>
      </w:r>
      <w:r w:rsidRPr="00D5649B">
        <w:rPr>
          <w:rFonts w:cstheme="minorHAnsi"/>
          <w:b/>
        </w:rPr>
        <w:t xml:space="preserve">Eq. </w:t>
      </w:r>
      <w:r w:rsidRPr="00D5649B">
        <w:rPr>
          <w:rFonts w:cstheme="minorHAnsi"/>
          <w:b/>
          <w:noProof/>
        </w:rPr>
        <w:t>2.2.2</w:t>
      </w:r>
      <w:r w:rsidRPr="00D5649B">
        <w:rPr>
          <w:rFonts w:cstheme="minorHAnsi"/>
          <w:b/>
        </w:rPr>
        <w:noBreakHyphen/>
      </w:r>
      <w:r w:rsidRPr="00D5649B">
        <w:rPr>
          <w:rFonts w:cstheme="minorHAnsi"/>
          <w:b/>
          <w:noProof/>
        </w:rPr>
        <w:t>15</w:t>
      </w:r>
      <w:r w:rsidRPr="00D5649B">
        <w:fldChar w:fldCharType="end"/>
      </w:r>
      <w:r w:rsidRPr="00D5649B">
        <w:t>.</w:t>
      </w:r>
    </w:p>
    <w:p w14:paraId="7C4E02CD" w14:textId="1908310E" w:rsidR="00697ADD" w:rsidRPr="00D5649B" w:rsidRDefault="00697ADD" w:rsidP="00697ADD">
      <w:r w:rsidRPr="00D5649B">
        <w:t xml:space="preserve">Repeat steps </w:t>
      </w:r>
      <w:r w:rsidRPr="003C1A7C">
        <w:rPr>
          <w:b/>
        </w:rPr>
        <w:fldChar w:fldCharType="begin"/>
      </w:r>
      <w:r w:rsidRPr="003C1A7C">
        <w:rPr>
          <w:b/>
        </w:rPr>
        <w:instrText xml:space="preserve"> REF _Ref92386723 \r \h </w:instrText>
      </w:r>
      <w:r w:rsidR="003C1A7C">
        <w:rPr>
          <w:b/>
        </w:rPr>
        <w:instrText xml:space="preserve"> \* MERGEFORMAT </w:instrText>
      </w:r>
      <w:r w:rsidRPr="003C1A7C">
        <w:rPr>
          <w:b/>
        </w:rPr>
      </w:r>
      <w:r w:rsidRPr="003C1A7C">
        <w:rPr>
          <w:b/>
        </w:rPr>
        <w:fldChar w:fldCharType="separate"/>
      </w:r>
      <w:r w:rsidR="00C87362">
        <w:rPr>
          <w:b/>
        </w:rPr>
        <w:t>2.2.5.1</w:t>
      </w:r>
      <w:r w:rsidRPr="003C1A7C">
        <w:rPr>
          <w:b/>
        </w:rPr>
        <w:fldChar w:fldCharType="end"/>
      </w:r>
      <w:r w:rsidRPr="00D5649B">
        <w:t xml:space="preserve"> and </w:t>
      </w:r>
      <w:r w:rsidRPr="003C1A7C">
        <w:rPr>
          <w:b/>
        </w:rPr>
        <w:fldChar w:fldCharType="begin"/>
      </w:r>
      <w:r w:rsidRPr="003C1A7C">
        <w:rPr>
          <w:b/>
        </w:rPr>
        <w:instrText xml:space="preserve"> REF _Ref92386815 \r \h </w:instrText>
      </w:r>
      <w:r w:rsidR="003C1A7C">
        <w:rPr>
          <w:b/>
        </w:rPr>
        <w:instrText xml:space="preserve"> \* MERGEFORMAT </w:instrText>
      </w:r>
      <w:r w:rsidRPr="003C1A7C">
        <w:rPr>
          <w:b/>
        </w:rPr>
      </w:r>
      <w:r w:rsidRPr="003C1A7C">
        <w:rPr>
          <w:b/>
        </w:rPr>
        <w:fldChar w:fldCharType="separate"/>
      </w:r>
      <w:r w:rsidR="00C87362">
        <w:rPr>
          <w:b/>
        </w:rPr>
        <w:t>2.2.5.3</w:t>
      </w:r>
      <w:r w:rsidRPr="003C1A7C">
        <w:rPr>
          <w:b/>
        </w:rPr>
        <w:fldChar w:fldCharType="end"/>
      </w:r>
      <w:r w:rsidR="009F4135">
        <w:t xml:space="preserve"> </w:t>
      </w:r>
      <w:r w:rsidRPr="00D5649B">
        <w:t xml:space="preserve">to </w:t>
      </w:r>
      <w:proofErr w:type="spellStart"/>
      <w:r w:rsidRPr="00D5649B">
        <w:t>to</w:t>
      </w:r>
      <w:proofErr w:type="spellEnd"/>
      <w:r w:rsidRPr="00D5649B">
        <w:t xml:space="preserve"> calculate the water effect (</w:t>
      </w:r>
      <w:r w:rsidRPr="00D5649B">
        <w:rPr>
          <w:i/>
          <w:iCs/>
          <w:sz w:val="21"/>
          <w:szCs w:val="21"/>
        </w:rPr>
        <w:t>w</w:t>
      </w:r>
      <w:r w:rsidRPr="00D5649B">
        <w:rPr>
          <w:i/>
          <w:iCs/>
          <w:sz w:val="12"/>
          <w:szCs w:val="12"/>
        </w:rPr>
        <w:t xml:space="preserve"> fac</w:t>
      </w:r>
      <w:r w:rsidRPr="00D5649B">
        <w:t>) on decomposition for all years in the inventory period.</w:t>
      </w:r>
    </w:p>
    <w:p w14:paraId="57CE7B84" w14:textId="77777777" w:rsidR="00697ADD" w:rsidRPr="00D5649B" w:rsidRDefault="00697ADD" w:rsidP="00697ADD">
      <w:pPr>
        <w:pStyle w:val="Heading4"/>
      </w:pPr>
      <w:r w:rsidRPr="00D5649B">
        <w:lastRenderedPageBreak/>
        <w:t>Calculate the Temperature Effect on Decomposition</w:t>
      </w:r>
    </w:p>
    <w:p w14:paraId="27655956" w14:textId="77777777" w:rsidR="00697ADD" w:rsidRPr="00D5649B" w:rsidRDefault="00697ADD" w:rsidP="00697ADD">
      <w:pPr>
        <w:pStyle w:val="Heading5"/>
      </w:pPr>
      <w:r w:rsidRPr="00D5649B">
        <w:t>Monthly temperature effect on decomposition (</w:t>
      </w:r>
      <w:r w:rsidRPr="00D5649B">
        <w:rPr>
          <w:i/>
        </w:rPr>
        <w:t>T</w:t>
      </w:r>
      <w:r w:rsidRPr="00D5649B">
        <w:rPr>
          <w:i/>
          <w:vertAlign w:val="subscript"/>
        </w:rPr>
        <w:t>i</w:t>
      </w:r>
      <w:r w:rsidRPr="00D5649B">
        <w:t>)</w:t>
      </w:r>
    </w:p>
    <w:p w14:paraId="7620FEAC" w14:textId="77777777" w:rsidR="00697ADD" w:rsidRPr="00D5649B" w:rsidRDefault="00697ADD" w:rsidP="00697ADD">
      <w:r w:rsidRPr="00D5649B">
        <w:t>For each month in the year, calculate the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is calculated using </w:t>
      </w:r>
      <w:r w:rsidRPr="00D5649B">
        <w:fldChar w:fldCharType="begin"/>
      </w:r>
      <w:r w:rsidRPr="00D5649B">
        <w:instrText xml:space="preserve"> REF ti_IPCCTier2_Eq \h </w:instrText>
      </w:r>
      <w:r w:rsidRPr="00D5649B">
        <w:fldChar w:fldCharType="separate"/>
      </w:r>
      <w:r w:rsidRPr="00D5649B">
        <w:rPr>
          <w:rFonts w:cstheme="minorHAnsi"/>
          <w:b/>
        </w:rPr>
        <w:t xml:space="preserve">Eq. </w:t>
      </w:r>
      <w:r w:rsidRPr="00D5649B">
        <w:rPr>
          <w:rFonts w:cstheme="minorHAnsi"/>
          <w:b/>
          <w:noProof/>
        </w:rPr>
        <w:t>2.2.2</w:t>
      </w:r>
      <w:r w:rsidRPr="00D5649B">
        <w:rPr>
          <w:rFonts w:cstheme="minorHAnsi"/>
          <w:b/>
        </w:rPr>
        <w:noBreakHyphen/>
      </w:r>
      <w:r w:rsidRPr="00D5649B">
        <w:rPr>
          <w:rFonts w:cstheme="minorHAnsi"/>
          <w:b/>
          <w:noProof/>
        </w:rPr>
        <w:t>11</w:t>
      </w:r>
      <w:r w:rsidRPr="00D5649B">
        <w:fldChar w:fldCharType="end"/>
      </w:r>
      <w:r w:rsidRPr="00D5649B">
        <w:t xml:space="preserve"> and the values for maximum monthly temperature for decomposition (</w:t>
      </w:r>
      <w:r w:rsidRPr="00D5649B">
        <w:rPr>
          <w:i/>
          <w:iCs/>
        </w:rPr>
        <w:t>t</w:t>
      </w:r>
      <w:r w:rsidRPr="00D5649B">
        <w:rPr>
          <w:i/>
          <w:iCs/>
          <w:sz w:val="12"/>
          <w:szCs w:val="12"/>
        </w:rPr>
        <w:t xml:space="preserve"> max</w:t>
      </w:r>
      <w:r w:rsidRPr="00D5649B">
        <w:t>), optimum temperature for decomposition (</w:t>
      </w:r>
      <w:r w:rsidRPr="00D5649B">
        <w:rPr>
          <w:i/>
          <w:iCs/>
          <w:sz w:val="19"/>
          <w:szCs w:val="19"/>
        </w:rPr>
        <w:t>t</w:t>
      </w:r>
      <w:r w:rsidRPr="00D5649B">
        <w:rPr>
          <w:i/>
          <w:iCs/>
          <w:sz w:val="11"/>
          <w:szCs w:val="11"/>
        </w:rPr>
        <w:t xml:space="preserve"> opt</w:t>
      </w:r>
      <w:r w:rsidRPr="00D5649B">
        <w:t>) and the monthly average temperature (</w:t>
      </w:r>
      <w:r w:rsidRPr="00D5649B">
        <w:rPr>
          <w:i/>
          <w:iCs/>
          <w:sz w:val="18"/>
          <w:szCs w:val="18"/>
        </w:rPr>
        <w:t>temp</w:t>
      </w:r>
      <w:r w:rsidRPr="00D5649B">
        <w:rPr>
          <w:i/>
          <w:iCs/>
          <w:sz w:val="10"/>
          <w:szCs w:val="10"/>
        </w:rPr>
        <w:t xml:space="preserve"> </w:t>
      </w:r>
      <w:proofErr w:type="spellStart"/>
      <w:r w:rsidRPr="00D5649B">
        <w:rPr>
          <w:i/>
          <w:iCs/>
          <w:sz w:val="10"/>
          <w:szCs w:val="10"/>
        </w:rPr>
        <w:t>i</w:t>
      </w:r>
      <w:proofErr w:type="spellEnd"/>
      <w:r w:rsidRPr="00D5649B">
        <w:t>).</w:t>
      </w:r>
    </w:p>
    <w:p w14:paraId="6AD702CB" w14:textId="77777777" w:rsidR="00697ADD" w:rsidRPr="00D5649B" w:rsidRDefault="00697ADD" w:rsidP="00697ADD">
      <w:pPr>
        <w:rPr>
          <w:rFonts w:cstheme="minorHAnsi"/>
          <w:b/>
          <w:szCs w:val="24"/>
        </w:rPr>
      </w:pPr>
      <w:r w:rsidRPr="00D5649B">
        <w:rPr>
          <w:b/>
        </w:rPr>
        <w:t xml:space="preserve">Note: </w:t>
      </w:r>
      <w:r w:rsidRPr="00D5649B">
        <w:rPr>
          <w:rFonts w:eastAsia="TimesNewRomanPSMT" w:cstheme="minorHAnsi"/>
          <w:b/>
          <w:szCs w:val="24"/>
        </w:rPr>
        <w:t xml:space="preserve">If the monthly average air temperature is ≤45 °C, use the calculated value of </w:t>
      </w:r>
      <w:r w:rsidRPr="00D5649B">
        <w:rPr>
          <w:rFonts w:cstheme="minorHAnsi"/>
          <w:b/>
          <w:i/>
          <w:iCs/>
          <w:szCs w:val="24"/>
        </w:rPr>
        <w:t>T</w:t>
      </w:r>
      <w:r w:rsidRPr="00D5649B">
        <w:rPr>
          <w:rFonts w:cstheme="minorHAnsi"/>
          <w:b/>
          <w:i/>
          <w:iCs/>
          <w:szCs w:val="24"/>
          <w:vertAlign w:val="subscript"/>
        </w:rPr>
        <w:t>i</w:t>
      </w:r>
      <w:r w:rsidRPr="00D5649B">
        <w:rPr>
          <w:rFonts w:cstheme="minorHAnsi"/>
          <w:b/>
          <w:szCs w:val="24"/>
        </w:rPr>
        <w:t xml:space="preserve">; </w:t>
      </w:r>
    </w:p>
    <w:p w14:paraId="55931EC1" w14:textId="77777777" w:rsidR="00697ADD" w:rsidRPr="00D5649B" w:rsidRDefault="00697ADD" w:rsidP="00697ADD">
      <w:pPr>
        <w:autoSpaceDE w:val="0"/>
        <w:autoSpaceDN w:val="0"/>
        <w:adjustRightInd w:val="0"/>
        <w:rPr>
          <w:rFonts w:cstheme="minorHAnsi"/>
          <w:b/>
          <w:szCs w:val="24"/>
        </w:rPr>
      </w:pPr>
      <w:r w:rsidRPr="00D5649B">
        <w:rPr>
          <w:rFonts w:cstheme="minorHAnsi"/>
          <w:b/>
          <w:szCs w:val="24"/>
        </w:rPr>
        <w:t xml:space="preserve">If the monthly average temperature is &gt;45 °C, set </w:t>
      </w:r>
      <w:r w:rsidRPr="00D5649B">
        <w:rPr>
          <w:rFonts w:cstheme="minorHAnsi"/>
          <w:b/>
          <w:i/>
          <w:iCs/>
          <w:szCs w:val="24"/>
        </w:rPr>
        <w:t>T</w:t>
      </w:r>
      <w:r w:rsidRPr="00D5649B">
        <w:rPr>
          <w:rFonts w:cstheme="minorHAnsi"/>
          <w:b/>
          <w:i/>
          <w:iCs/>
          <w:szCs w:val="24"/>
          <w:vertAlign w:val="subscript"/>
        </w:rPr>
        <w:t>i</w:t>
      </w:r>
      <w:r w:rsidRPr="00D5649B">
        <w:rPr>
          <w:rFonts w:cstheme="minorHAnsi"/>
          <w:b/>
          <w:i/>
          <w:iCs/>
          <w:szCs w:val="24"/>
        </w:rPr>
        <w:t xml:space="preserve"> </w:t>
      </w:r>
      <w:r w:rsidRPr="00D5649B">
        <w:rPr>
          <w:rFonts w:cstheme="minorHAnsi"/>
          <w:b/>
          <w:szCs w:val="24"/>
        </w:rPr>
        <w:t>equal to 0.</w:t>
      </w:r>
    </w:p>
    <w:p w14:paraId="080FB971" w14:textId="77777777" w:rsidR="00697ADD" w:rsidRPr="00D5649B" w:rsidRDefault="00697ADD" w:rsidP="00697ADD">
      <w:pPr>
        <w:pStyle w:val="Heading5"/>
      </w:pPr>
      <w:r w:rsidRPr="00D5649B">
        <w:t>Annual temperature effect on decomposition (</w:t>
      </w:r>
      <w:proofErr w:type="spellStart"/>
      <w:r w:rsidRPr="00D5649B">
        <w:rPr>
          <w:i/>
        </w:rPr>
        <w:t>T</w:t>
      </w:r>
      <w:r w:rsidRPr="00D5649B">
        <w:rPr>
          <w:i/>
          <w:vertAlign w:val="subscript"/>
        </w:rPr>
        <w:t>fac</w:t>
      </w:r>
      <w:proofErr w:type="spellEnd"/>
      <w:r w:rsidRPr="00D5649B">
        <w:t>)</w:t>
      </w:r>
    </w:p>
    <w:p w14:paraId="5E49EA08" w14:textId="77777777" w:rsidR="00697ADD" w:rsidRPr="00D5649B" w:rsidRDefault="00697ADD" w:rsidP="00697ADD">
      <w:r w:rsidRPr="00D5649B">
        <w:t xml:space="preserve">The annual temperature effect on decomposition is calculated using </w:t>
      </w:r>
      <w:r w:rsidRPr="00D5649B">
        <w:fldChar w:fldCharType="begin"/>
      </w:r>
      <w:r w:rsidRPr="00D5649B">
        <w:instrText xml:space="preserve"> REF tfac_Eq \h </w:instrText>
      </w:r>
      <w:r w:rsidRPr="00D5649B">
        <w:fldChar w:fldCharType="separate"/>
      </w:r>
      <w:r w:rsidRPr="00D5649B">
        <w:rPr>
          <w:rFonts w:cstheme="minorHAnsi"/>
          <w:b/>
        </w:rPr>
        <w:t xml:space="preserve">Eq. </w:t>
      </w:r>
      <w:r w:rsidRPr="00D5649B">
        <w:rPr>
          <w:rFonts w:cstheme="minorHAnsi"/>
          <w:b/>
          <w:noProof/>
        </w:rPr>
        <w:t>2.2.2</w:t>
      </w:r>
      <w:r w:rsidRPr="00D5649B">
        <w:rPr>
          <w:rFonts w:cstheme="minorHAnsi"/>
          <w:b/>
        </w:rPr>
        <w:noBreakHyphen/>
      </w:r>
      <w:r w:rsidRPr="00D5649B">
        <w:rPr>
          <w:rFonts w:cstheme="minorHAnsi"/>
          <w:b/>
          <w:noProof/>
        </w:rPr>
        <w:t>12</w:t>
      </w:r>
      <w:r w:rsidRPr="00D5649B">
        <w:fldChar w:fldCharType="end"/>
      </w:r>
      <w:r w:rsidRPr="00D5649B">
        <w:fldChar w:fldCharType="begin"/>
      </w:r>
      <w:r w:rsidRPr="00D5649B">
        <w:instrText xml:space="preserve"> REF wfac_Eq \h </w:instrText>
      </w:r>
      <w:r w:rsidRPr="00D5649B">
        <w:fldChar w:fldCharType="end"/>
      </w:r>
      <w:r w:rsidRPr="00D5649B">
        <w:t>.</w:t>
      </w:r>
    </w:p>
    <w:p w14:paraId="54A427C5" w14:textId="61D76AAE" w:rsidR="00697ADD" w:rsidRPr="00D5649B" w:rsidRDefault="00697ADD" w:rsidP="00697ADD">
      <w:pPr>
        <w:rPr>
          <w:b/>
        </w:rPr>
      </w:pPr>
      <w:r w:rsidRPr="00D5649B">
        <w:rPr>
          <w:b/>
        </w:rPr>
        <w:t xml:space="preserve">Repeat steps </w:t>
      </w:r>
      <w:r w:rsidRPr="00D5649B">
        <w:rPr>
          <w:b/>
        </w:rPr>
        <w:fldChar w:fldCharType="begin"/>
      </w:r>
      <w:r w:rsidRPr="00D5649B">
        <w:rPr>
          <w:b/>
        </w:rPr>
        <w:instrText xml:space="preserve"> REF _Ref92729705 \r \h  \* MERGEFORMAT </w:instrText>
      </w:r>
      <w:r w:rsidRPr="00D5649B">
        <w:rPr>
          <w:b/>
        </w:rPr>
      </w:r>
      <w:r w:rsidRPr="00D5649B">
        <w:rPr>
          <w:b/>
        </w:rPr>
        <w:fldChar w:fldCharType="separate"/>
      </w:r>
      <w:r w:rsidRPr="00D5649B">
        <w:rPr>
          <w:b/>
        </w:rPr>
        <w:t>2.2.2.5.1</w:t>
      </w:r>
      <w:r w:rsidRPr="00D5649B">
        <w:rPr>
          <w:b/>
        </w:rPr>
        <w:fldChar w:fldCharType="end"/>
      </w:r>
      <w:r w:rsidRPr="00D5649B">
        <w:rPr>
          <w:b/>
        </w:rPr>
        <w:t xml:space="preserve"> to </w:t>
      </w:r>
      <w:r w:rsidRPr="00D5649B">
        <w:rPr>
          <w:b/>
        </w:rPr>
        <w:fldChar w:fldCharType="begin"/>
      </w:r>
      <w:r w:rsidRPr="00D5649B">
        <w:rPr>
          <w:b/>
        </w:rPr>
        <w:instrText xml:space="preserve"> REF _Ref92729708 \r \h  \* MERGEFORMAT </w:instrText>
      </w:r>
      <w:r w:rsidRPr="00D5649B">
        <w:rPr>
          <w:b/>
        </w:rPr>
      </w:r>
      <w:r w:rsidRPr="00D5649B">
        <w:rPr>
          <w:b/>
        </w:rPr>
        <w:fldChar w:fldCharType="separate"/>
      </w:r>
      <w:r w:rsidR="00C87362">
        <w:rPr>
          <w:b/>
        </w:rPr>
        <w:t>2.2.6.2</w:t>
      </w:r>
      <w:r w:rsidRPr="00D5649B">
        <w:rPr>
          <w:b/>
        </w:rPr>
        <w:fldChar w:fldCharType="end"/>
      </w:r>
      <w:r w:rsidRPr="00D5649B">
        <w:rPr>
          <w:b/>
        </w:rPr>
        <w:t xml:space="preserve"> to calculate the annual temperature effect on decomposition for all years in the inventory.</w:t>
      </w:r>
    </w:p>
    <w:p w14:paraId="38969BDD" w14:textId="7198E6F1" w:rsidR="00697ADD" w:rsidRPr="00D5649B" w:rsidRDefault="00697ADD" w:rsidP="00697ADD">
      <w:pPr>
        <w:pStyle w:val="Heading4"/>
      </w:pPr>
      <w:r w:rsidRPr="00D5649B">
        <w:t xml:space="preserve">Calculate the size of the passive </w:t>
      </w:r>
      <w:r w:rsidR="00E41E51">
        <w:t>N</w:t>
      </w:r>
      <w:r w:rsidRPr="00D5649B">
        <w:t xml:space="preserve"> Sub-pool </w:t>
      </w:r>
    </w:p>
    <w:p w14:paraId="04E64B53" w14:textId="7FF4B5B0" w:rsidR="00697ADD" w:rsidRPr="00D5649B" w:rsidRDefault="00697ADD" w:rsidP="00697ADD">
      <w:pPr>
        <w:pStyle w:val="Heading5"/>
      </w:pPr>
      <w:bookmarkStart w:id="377" w:name="_Ref109815134"/>
      <w:r w:rsidRPr="00D5649B">
        <w:t>Decay rate for the passive SOC</w:t>
      </w:r>
      <w:r w:rsidR="00E41E51">
        <w:t>-N</w:t>
      </w:r>
      <w:r w:rsidRPr="00D5649B">
        <w:t xml:space="preserve"> sub-pool in the soil </w:t>
      </w:r>
      <w:r w:rsidRPr="00D5649B">
        <w:rPr>
          <w:i/>
          <w:iCs/>
        </w:rPr>
        <w:t>(</w:t>
      </w:r>
      <w:r w:rsidRPr="00D5649B">
        <w:rPr>
          <w:i/>
          <w:iCs/>
          <w:sz w:val="21"/>
          <w:szCs w:val="21"/>
        </w:rPr>
        <w:t>k</w:t>
      </w:r>
      <w:r w:rsidRPr="00D5649B">
        <w:rPr>
          <w:i/>
          <w:iCs/>
          <w:sz w:val="12"/>
          <w:szCs w:val="12"/>
        </w:rPr>
        <w:t xml:space="preserve"> p</w:t>
      </w:r>
      <w:r w:rsidRPr="00D5649B">
        <w:t>).</w:t>
      </w:r>
      <w:bookmarkEnd w:id="377"/>
    </w:p>
    <w:p w14:paraId="11E4610F" w14:textId="77777777" w:rsidR="00697ADD" w:rsidRPr="00D5649B" w:rsidRDefault="00697ADD" w:rsidP="00697ADD">
      <w:r w:rsidRPr="00D5649B">
        <w:t xml:space="preserve">To calculate the decay rate for the passive SOC soil sub-pool, use </w:t>
      </w:r>
      <w:r w:rsidRPr="00D5649B">
        <w:fldChar w:fldCharType="begin"/>
      </w:r>
      <w:r w:rsidRPr="00D5649B">
        <w:instrText xml:space="preserve"> REF Kp_IPCCTier2_Eq \h </w:instrText>
      </w:r>
      <w:r w:rsidRPr="00D5649B">
        <w:fldChar w:fldCharType="separate"/>
      </w:r>
      <w:r w:rsidRPr="00D5649B">
        <w:rPr>
          <w:rFonts w:cstheme="minorHAnsi"/>
          <w:b/>
        </w:rPr>
        <w:t xml:space="preserve">Eq. </w:t>
      </w:r>
      <w:r w:rsidRPr="00D5649B">
        <w:rPr>
          <w:rFonts w:cstheme="minorHAnsi"/>
          <w:b/>
          <w:noProof/>
        </w:rPr>
        <w:t>2.2.2</w:t>
      </w:r>
      <w:r w:rsidRPr="00D5649B">
        <w:rPr>
          <w:rFonts w:cstheme="minorHAnsi"/>
          <w:b/>
        </w:rPr>
        <w:noBreakHyphen/>
      </w:r>
      <w:r w:rsidRPr="00D5649B">
        <w:rPr>
          <w:rFonts w:cstheme="minorHAnsi"/>
          <w:b/>
          <w:noProof/>
        </w:rPr>
        <w:t>21</w:t>
      </w:r>
      <w:r w:rsidRPr="00D5649B">
        <w:fldChar w:fldCharType="end"/>
      </w:r>
      <w:r w:rsidRPr="00D5649B">
        <w:t>.</w:t>
      </w:r>
    </w:p>
    <w:p w14:paraId="016C2EE1" w14:textId="3B1E42B4" w:rsidR="00697ADD" w:rsidRPr="00D5649B" w:rsidRDefault="00697ADD" w:rsidP="00697ADD">
      <w:pPr>
        <w:pStyle w:val="Heading5"/>
      </w:pPr>
      <w:r w:rsidRPr="00D5649B">
        <w:t>Steady state stock for the passive sub-pool SOC</w:t>
      </w:r>
      <w:r w:rsidR="00E41E51">
        <w:t>-N</w:t>
      </w:r>
      <w:r w:rsidRPr="00D5649B">
        <w:t xml:space="preserve"> stock (</w:t>
      </w:r>
      <w:proofErr w:type="spellStart"/>
      <w:r w:rsidRPr="00D5649B">
        <w:rPr>
          <w:i/>
          <w:iCs/>
          <w:sz w:val="17"/>
          <w:szCs w:val="17"/>
        </w:rPr>
        <w:t>Passive</w:t>
      </w:r>
      <w:r w:rsidR="00E41E51">
        <w:rPr>
          <w:i/>
          <w:iCs/>
          <w:sz w:val="17"/>
          <w:szCs w:val="17"/>
        </w:rPr>
        <w:t>N</w:t>
      </w:r>
      <w:proofErr w:type="spellEnd"/>
      <w:r w:rsidRPr="00D5649B">
        <w:rPr>
          <w:i/>
          <w:iCs/>
          <w:sz w:val="10"/>
          <w:szCs w:val="10"/>
        </w:rPr>
        <w:t xml:space="preserve"> y</w:t>
      </w:r>
      <w:r w:rsidRPr="00D5649B">
        <w:rPr>
          <w:sz w:val="10"/>
          <w:szCs w:val="10"/>
        </w:rPr>
        <w:t>*</w:t>
      </w:r>
      <w:r w:rsidRPr="00D5649B">
        <w:t>)</w:t>
      </w:r>
    </w:p>
    <w:p w14:paraId="2E4F2A95" w14:textId="0991C80E" w:rsidR="00697ADD" w:rsidRPr="00D5649B" w:rsidRDefault="00697ADD" w:rsidP="00697ADD">
      <w:r w:rsidRPr="00D5649B">
        <w:t xml:space="preserve">To calculate </w:t>
      </w:r>
      <w:proofErr w:type="spellStart"/>
      <w:r w:rsidRPr="00D5649B">
        <w:t>Passive</w:t>
      </w:r>
      <w:r w:rsidR="009F4135">
        <w:t>N</w:t>
      </w:r>
      <w:r w:rsidRPr="00D5649B">
        <w:rPr>
          <w:vertAlign w:val="subscript"/>
        </w:rPr>
        <w:t>y</w:t>
      </w:r>
      <w:proofErr w:type="spellEnd"/>
      <w:r w:rsidRPr="00D5649B">
        <w:rPr>
          <w:vertAlign w:val="subscript"/>
        </w:rPr>
        <w:t>*</w:t>
      </w:r>
      <w:r w:rsidRPr="00D5649B">
        <w:t xml:space="preserve">, use </w:t>
      </w:r>
      <w:r w:rsidR="00E41E51">
        <w:fldChar w:fldCharType="begin"/>
      </w:r>
      <w:r w:rsidR="00E41E51">
        <w:instrText xml:space="preserve"> REF _Ref109814998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7</w:t>
      </w:r>
      <w:r w:rsidR="00E41E51">
        <w:fldChar w:fldCharType="end"/>
      </w:r>
    </w:p>
    <w:p w14:paraId="2E215C7D" w14:textId="0C6BCA14" w:rsidR="00697ADD" w:rsidRPr="00D5649B" w:rsidRDefault="00697ADD" w:rsidP="00697ADD">
      <w:pPr>
        <w:pStyle w:val="Heading5"/>
      </w:pPr>
      <w:bookmarkStart w:id="378" w:name="_Ref109815145"/>
      <w:r w:rsidRPr="00D5649B">
        <w:t>Passive sub-pool SOC</w:t>
      </w:r>
      <w:r w:rsidR="00E41E51">
        <w:t>-N</w:t>
      </w:r>
      <w:r w:rsidRPr="00D5649B">
        <w:t xml:space="preserve"> stock (</w:t>
      </w:r>
      <w:proofErr w:type="spellStart"/>
      <w:r w:rsidRPr="00D5649B">
        <w:rPr>
          <w:i/>
        </w:rPr>
        <w:t>Passive</w:t>
      </w:r>
      <w:r w:rsidR="00E41E51">
        <w:rPr>
          <w:i/>
        </w:rPr>
        <w:t>N</w:t>
      </w:r>
      <w:r w:rsidRPr="00D5649B">
        <w:rPr>
          <w:i/>
          <w:vertAlign w:val="subscript"/>
        </w:rPr>
        <w:t>y</w:t>
      </w:r>
      <w:proofErr w:type="spellEnd"/>
      <w:r w:rsidRPr="00D5649B">
        <w:t>)</w:t>
      </w:r>
      <w:bookmarkEnd w:id="378"/>
    </w:p>
    <w:p w14:paraId="50E5FBE4" w14:textId="0AA190DB" w:rsidR="00697ADD" w:rsidRPr="00D5649B" w:rsidRDefault="00697ADD" w:rsidP="00697ADD">
      <w:proofErr w:type="spellStart"/>
      <w:r w:rsidRPr="00D5649B">
        <w:t>Passive</w:t>
      </w:r>
      <w:r w:rsidR="00E41E51">
        <w:t>N</w:t>
      </w:r>
      <w:r w:rsidRPr="00D5649B">
        <w:rPr>
          <w:vertAlign w:val="subscript"/>
        </w:rPr>
        <w:t>y</w:t>
      </w:r>
      <w:proofErr w:type="spellEnd"/>
      <w:r w:rsidRPr="00D5649B">
        <w:t xml:space="preserve"> is calculated by determining the additional increase or decrease in SOC</w:t>
      </w:r>
      <w:r w:rsidR="00E41E51">
        <w:t>-N</w:t>
      </w:r>
      <w:r w:rsidRPr="00D5649B">
        <w:t xml:space="preserve"> from the previous year in the inventory. This is estimated using </w:t>
      </w:r>
      <w:r w:rsidR="00E41E51">
        <w:fldChar w:fldCharType="begin"/>
      </w:r>
      <w:r w:rsidR="00E41E51">
        <w:instrText xml:space="preserve"> REF _Ref109814999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8</w:t>
      </w:r>
      <w:r w:rsidR="00E41E51">
        <w:fldChar w:fldCharType="end"/>
      </w:r>
      <w:r w:rsidRPr="00D5649B">
        <w:t xml:space="preserve">. </w:t>
      </w:r>
    </w:p>
    <w:p w14:paraId="21FD3F2C" w14:textId="77777777" w:rsidR="00697ADD" w:rsidRPr="00D5649B" w:rsidRDefault="00697ADD" w:rsidP="00697ADD">
      <w:pPr>
        <w:autoSpaceDE w:val="0"/>
        <w:autoSpaceDN w:val="0"/>
        <w:adjustRightInd w:val="0"/>
        <w:rPr>
          <w:rFonts w:cstheme="minorHAnsi"/>
          <w:b/>
          <w:szCs w:val="24"/>
        </w:rPr>
      </w:pPr>
      <w:r w:rsidRPr="00D5649B">
        <w:rPr>
          <w:rFonts w:cstheme="minorHAnsi"/>
          <w:b/>
          <w:szCs w:val="24"/>
        </w:rPr>
        <w:t xml:space="preserve">Note: If the estimated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value is above 1, then set the value of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to 1 in the equation for calculating </w:t>
      </w:r>
      <w:proofErr w:type="spellStart"/>
      <w:r w:rsidRPr="00D5649B">
        <w:rPr>
          <w:rFonts w:cstheme="minorHAnsi"/>
          <w:b/>
          <w:i/>
          <w:iCs/>
          <w:szCs w:val="24"/>
        </w:rPr>
        <w:t>Passive</w:t>
      </w:r>
      <w:r w:rsidRPr="00D5649B">
        <w:rPr>
          <w:rFonts w:cstheme="minorHAnsi"/>
          <w:b/>
          <w:i/>
          <w:iCs/>
          <w:szCs w:val="24"/>
          <w:vertAlign w:val="subscript"/>
        </w:rPr>
        <w:t>y</w:t>
      </w:r>
      <w:proofErr w:type="spellEnd"/>
      <w:r w:rsidRPr="00D5649B">
        <w:rPr>
          <w:rFonts w:cstheme="minorHAnsi"/>
          <w:b/>
          <w:szCs w:val="24"/>
        </w:rPr>
        <w:t>.</w:t>
      </w:r>
    </w:p>
    <w:p w14:paraId="0B6D34FB" w14:textId="0FCB678C" w:rsidR="00697ADD" w:rsidRPr="00E41E51" w:rsidRDefault="00697ADD" w:rsidP="00697ADD">
      <w:pPr>
        <w:rPr>
          <w:b/>
        </w:rPr>
      </w:pPr>
      <w:r w:rsidRPr="00D5649B">
        <w:rPr>
          <w:b/>
        </w:rPr>
        <w:t xml:space="preserve">Repeat </w:t>
      </w:r>
      <w:r w:rsidRPr="00E41E51">
        <w:rPr>
          <w:b/>
        </w:rPr>
        <w:t xml:space="preserve">steps </w:t>
      </w:r>
      <w:r w:rsidR="00E41E51" w:rsidRPr="00E41E51">
        <w:rPr>
          <w:b/>
        </w:rPr>
        <w:fldChar w:fldCharType="begin"/>
      </w:r>
      <w:r w:rsidR="00E41E51" w:rsidRPr="00E41E51">
        <w:rPr>
          <w:b/>
        </w:rPr>
        <w:instrText xml:space="preserve"> REF _Ref109815134 \r \h </w:instrText>
      </w:r>
      <w:r w:rsidR="00E41E51">
        <w:rPr>
          <w:b/>
        </w:rPr>
        <w:instrText xml:space="preserve"> \* MERGEFORMAT </w:instrText>
      </w:r>
      <w:r w:rsidR="00E41E51" w:rsidRPr="00E41E51">
        <w:rPr>
          <w:b/>
        </w:rPr>
      </w:r>
      <w:r w:rsidR="00E41E51" w:rsidRPr="00E41E51">
        <w:rPr>
          <w:b/>
        </w:rPr>
        <w:fldChar w:fldCharType="separate"/>
      </w:r>
      <w:r w:rsidR="00C87362">
        <w:rPr>
          <w:b/>
        </w:rPr>
        <w:t>2.7.3.4.1</w:t>
      </w:r>
      <w:r w:rsidR="00E41E51" w:rsidRPr="00E41E51">
        <w:rPr>
          <w:b/>
        </w:rPr>
        <w:fldChar w:fldCharType="end"/>
      </w:r>
      <w:r w:rsidRPr="00E41E51">
        <w:rPr>
          <w:b/>
        </w:rPr>
        <w:t xml:space="preserve"> to </w:t>
      </w:r>
      <w:r w:rsidR="00E41E51" w:rsidRPr="00E41E51">
        <w:rPr>
          <w:b/>
        </w:rPr>
        <w:fldChar w:fldCharType="begin"/>
      </w:r>
      <w:r w:rsidR="00E41E51" w:rsidRPr="00E41E51">
        <w:rPr>
          <w:b/>
        </w:rPr>
        <w:instrText xml:space="preserve"> REF _Ref109815145 \r \h </w:instrText>
      </w:r>
      <w:r w:rsidR="00E41E51">
        <w:rPr>
          <w:b/>
        </w:rPr>
        <w:instrText xml:space="preserve"> \* MERGEFORMAT </w:instrText>
      </w:r>
      <w:r w:rsidR="00E41E51" w:rsidRPr="00E41E51">
        <w:rPr>
          <w:b/>
        </w:rPr>
      </w:r>
      <w:r w:rsidR="00E41E51" w:rsidRPr="00E41E51">
        <w:rPr>
          <w:b/>
        </w:rPr>
        <w:fldChar w:fldCharType="separate"/>
      </w:r>
      <w:r w:rsidR="00C87362">
        <w:rPr>
          <w:b/>
        </w:rPr>
        <w:t>2.7.3.4.3</w:t>
      </w:r>
      <w:r w:rsidR="00E41E51" w:rsidRPr="00E41E51">
        <w:rPr>
          <w:b/>
        </w:rPr>
        <w:fldChar w:fldCharType="end"/>
      </w:r>
      <w:r w:rsidRPr="00E41E51">
        <w:rPr>
          <w:b/>
        </w:rPr>
        <w:t xml:space="preserve"> to calculate the passive SOC</w:t>
      </w:r>
      <w:r w:rsidR="00E41E51" w:rsidRPr="00E41E51">
        <w:rPr>
          <w:b/>
        </w:rPr>
        <w:t>-N</w:t>
      </w:r>
      <w:r w:rsidRPr="00E41E51">
        <w:rPr>
          <w:b/>
        </w:rPr>
        <w:t xml:space="preserve"> stocks for all years in the inventory.</w:t>
      </w:r>
    </w:p>
    <w:p w14:paraId="77964B49" w14:textId="35913A88" w:rsidR="00697ADD" w:rsidRPr="00E41E51" w:rsidRDefault="00697ADD" w:rsidP="00697ADD">
      <w:pPr>
        <w:pStyle w:val="Heading4"/>
      </w:pPr>
      <w:r w:rsidRPr="00E41E51">
        <w:t>Calculate the size of the slow SOC</w:t>
      </w:r>
      <w:r w:rsidR="00E41E51" w:rsidRPr="00E41E51">
        <w:t>-N</w:t>
      </w:r>
      <w:r w:rsidRPr="00E41E51">
        <w:t xml:space="preserve"> Sub-pool </w:t>
      </w:r>
    </w:p>
    <w:p w14:paraId="5BD32202" w14:textId="057F4693" w:rsidR="00697ADD" w:rsidRPr="00E41E51" w:rsidRDefault="00697ADD" w:rsidP="00697ADD">
      <w:pPr>
        <w:pStyle w:val="Heading5"/>
      </w:pPr>
      <w:bookmarkStart w:id="379" w:name="_Ref109815158"/>
      <w:r w:rsidRPr="00E41E51">
        <w:t>Decay rate for  the slow SOC</w:t>
      </w:r>
      <w:r w:rsidR="00E41E51" w:rsidRPr="00E41E51">
        <w:t>-N</w:t>
      </w:r>
      <w:r w:rsidRPr="00E41E51">
        <w:t xml:space="preserve"> sub-pool in the soil (</w:t>
      </w:r>
      <w:proofErr w:type="spellStart"/>
      <w:r w:rsidRPr="00E41E51">
        <w:rPr>
          <w:i/>
          <w:iCs/>
        </w:rPr>
        <w:t>k</w:t>
      </w:r>
      <w:r w:rsidRPr="00E41E51">
        <w:rPr>
          <w:i/>
          <w:iCs/>
          <w:sz w:val="13"/>
          <w:szCs w:val="13"/>
          <w:vertAlign w:val="subscript"/>
        </w:rPr>
        <w:t>s</w:t>
      </w:r>
      <w:proofErr w:type="spellEnd"/>
      <w:r w:rsidRPr="00E41E51">
        <w:t>)</w:t>
      </w:r>
      <w:bookmarkEnd w:id="379"/>
    </w:p>
    <w:p w14:paraId="4DCC958C" w14:textId="3D35E778" w:rsidR="00697ADD" w:rsidRPr="00E41E51" w:rsidRDefault="00697ADD" w:rsidP="00697ADD">
      <w:r w:rsidRPr="00E41E51">
        <w:rPr>
          <w:i/>
        </w:rPr>
        <w:t>K</w:t>
      </w:r>
      <w:r w:rsidRPr="00E41E51">
        <w:rPr>
          <w:i/>
          <w:vertAlign w:val="subscript"/>
        </w:rPr>
        <w:t>s</w:t>
      </w:r>
      <w:r w:rsidRPr="00E41E51">
        <w:t xml:space="preserve"> is estimated using </w:t>
      </w:r>
      <w:r w:rsidRPr="00E41E51">
        <w:fldChar w:fldCharType="begin"/>
      </w:r>
      <w:r w:rsidRPr="00E41E51">
        <w:instrText xml:space="preserve"> REF KsIPCCTier2_Eq \h </w:instrText>
      </w:r>
      <w:r w:rsidR="00E41E51">
        <w:instrText xml:space="preserve"> \* MERGEFORMAT </w:instrText>
      </w:r>
      <w:r w:rsidRPr="00E41E51">
        <w:fldChar w:fldCharType="separate"/>
      </w:r>
      <w:r w:rsidRPr="00E41E51">
        <w:rPr>
          <w:rFonts w:cstheme="minorHAnsi"/>
          <w:b/>
        </w:rPr>
        <w:t xml:space="preserve">Eq. </w:t>
      </w:r>
      <w:r w:rsidRPr="00E41E51">
        <w:rPr>
          <w:rFonts w:cstheme="minorHAnsi"/>
          <w:b/>
          <w:noProof/>
        </w:rPr>
        <w:t>2.2.2</w:t>
      </w:r>
      <w:r w:rsidRPr="00E41E51">
        <w:rPr>
          <w:rFonts w:cstheme="minorHAnsi"/>
          <w:b/>
        </w:rPr>
        <w:noBreakHyphen/>
      </w:r>
      <w:r w:rsidRPr="00E41E51">
        <w:rPr>
          <w:rFonts w:cstheme="minorHAnsi"/>
          <w:b/>
          <w:noProof/>
        </w:rPr>
        <w:t>20</w:t>
      </w:r>
      <w:r w:rsidRPr="00E41E51">
        <w:fldChar w:fldCharType="end"/>
      </w:r>
      <w:r w:rsidRPr="00E41E51">
        <w:t>.</w:t>
      </w:r>
    </w:p>
    <w:p w14:paraId="3C91E823" w14:textId="08BF1BDC" w:rsidR="00697ADD" w:rsidRPr="00E41E51" w:rsidRDefault="00697ADD" w:rsidP="00697ADD">
      <w:pPr>
        <w:pStyle w:val="Heading5"/>
      </w:pPr>
      <w:r w:rsidRPr="00E41E51">
        <w:t>Steady state stock for the slow SOC</w:t>
      </w:r>
      <w:r w:rsidR="00E41E51" w:rsidRPr="00E41E51">
        <w:t>-N</w:t>
      </w:r>
      <w:r w:rsidRPr="00E41E51">
        <w:t xml:space="preserve"> sub-pool (</w:t>
      </w:r>
      <w:proofErr w:type="spellStart"/>
      <w:r w:rsidRPr="00E41E51">
        <w:rPr>
          <w:i/>
          <w:iCs/>
          <w:sz w:val="17"/>
          <w:szCs w:val="17"/>
        </w:rPr>
        <w:t>Slow</w:t>
      </w:r>
      <w:r w:rsidR="00E41E51" w:rsidRPr="00E41E51">
        <w:rPr>
          <w:i/>
          <w:iCs/>
          <w:sz w:val="17"/>
          <w:szCs w:val="17"/>
        </w:rPr>
        <w:t>N</w:t>
      </w:r>
      <w:r w:rsidRPr="00E41E51">
        <w:rPr>
          <w:i/>
          <w:iCs/>
          <w:sz w:val="10"/>
          <w:szCs w:val="10"/>
        </w:rPr>
        <w:t>y</w:t>
      </w:r>
      <w:proofErr w:type="spellEnd"/>
      <w:r w:rsidRPr="00E41E51">
        <w:rPr>
          <w:sz w:val="10"/>
          <w:szCs w:val="10"/>
        </w:rPr>
        <w:t>*</w:t>
      </w:r>
      <w:r w:rsidRPr="00E41E51">
        <w:t>)</w:t>
      </w:r>
    </w:p>
    <w:p w14:paraId="44835D1B" w14:textId="57FDAB14" w:rsidR="00697ADD" w:rsidRPr="00E41E51" w:rsidRDefault="00697ADD" w:rsidP="00697ADD">
      <w:proofErr w:type="spellStart"/>
      <w:r w:rsidRPr="00E41E51">
        <w:rPr>
          <w:i/>
        </w:rPr>
        <w:t>Slow</w:t>
      </w:r>
      <w:r w:rsidR="00E41E51" w:rsidRPr="00E41E51">
        <w:rPr>
          <w:i/>
        </w:rPr>
        <w:t>N</w:t>
      </w:r>
      <w:r w:rsidRPr="00E41E51">
        <w:rPr>
          <w:i/>
          <w:vertAlign w:val="subscript"/>
        </w:rPr>
        <w:t>y</w:t>
      </w:r>
      <w:proofErr w:type="spellEnd"/>
      <w:r w:rsidRPr="00E41E51">
        <w:rPr>
          <w:i/>
          <w:vertAlign w:val="subscript"/>
        </w:rPr>
        <w:t>*</w:t>
      </w:r>
      <w:r w:rsidRPr="00E41E51">
        <w:t xml:space="preserve"> is estimated using </w:t>
      </w:r>
      <w:r w:rsidR="00E41E51" w:rsidRPr="00E41E51">
        <w:fldChar w:fldCharType="begin"/>
      </w:r>
      <w:r w:rsidR="00E41E51" w:rsidRPr="00E41E51">
        <w:instrText xml:space="preserve"> REF _Ref109815000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5</w:t>
      </w:r>
      <w:r w:rsidR="00E41E51" w:rsidRPr="00E41E51">
        <w:fldChar w:fldCharType="end"/>
      </w:r>
      <w:r w:rsidRPr="00E41E51">
        <w:t>.</w:t>
      </w:r>
    </w:p>
    <w:p w14:paraId="7E97BF34" w14:textId="67337DCF" w:rsidR="00697ADD" w:rsidRPr="00E41E51" w:rsidRDefault="00697ADD" w:rsidP="00697ADD">
      <w:pPr>
        <w:pStyle w:val="Heading5"/>
      </w:pPr>
      <w:bookmarkStart w:id="380" w:name="_Ref109815167"/>
      <w:r w:rsidRPr="00E41E51">
        <w:t>Slow sub-pool SOC</w:t>
      </w:r>
      <w:r w:rsidR="00E41E51" w:rsidRPr="00E41E51">
        <w:t>-N</w:t>
      </w:r>
      <w:r w:rsidRPr="00E41E51">
        <w:t xml:space="preserve"> (</w:t>
      </w:r>
      <w:proofErr w:type="spellStart"/>
      <w:r w:rsidRPr="00E41E51">
        <w:rPr>
          <w:i/>
          <w:iCs/>
          <w:sz w:val="17"/>
          <w:szCs w:val="17"/>
        </w:rPr>
        <w:t>Slow</w:t>
      </w:r>
      <w:r w:rsidR="00E41E51" w:rsidRPr="00E41E51">
        <w:rPr>
          <w:i/>
          <w:iCs/>
          <w:sz w:val="17"/>
          <w:szCs w:val="17"/>
        </w:rPr>
        <w:t>N</w:t>
      </w:r>
      <w:r w:rsidRPr="00E41E51">
        <w:rPr>
          <w:i/>
          <w:iCs/>
          <w:sz w:val="10"/>
          <w:szCs w:val="10"/>
          <w:vertAlign w:val="subscript"/>
        </w:rPr>
        <w:t>y</w:t>
      </w:r>
      <w:proofErr w:type="spellEnd"/>
      <w:r w:rsidRPr="00E41E51">
        <w:t>)</w:t>
      </w:r>
      <w:bookmarkEnd w:id="380"/>
    </w:p>
    <w:p w14:paraId="1E8F2B66" w14:textId="3998F8DB" w:rsidR="00697ADD" w:rsidRPr="00E41E51" w:rsidRDefault="00697ADD" w:rsidP="00697ADD">
      <w:r w:rsidRPr="00E41E51">
        <w:t>The slow sub-pool SOC</w:t>
      </w:r>
      <w:r w:rsidR="00E41E51" w:rsidRPr="00E41E51">
        <w:t>-N</w:t>
      </w:r>
      <w:r w:rsidRPr="00E41E51">
        <w:t xml:space="preserve"> stock (</w:t>
      </w:r>
      <w:proofErr w:type="spellStart"/>
      <w:r w:rsidRPr="00E41E51">
        <w:rPr>
          <w:i/>
        </w:rPr>
        <w:t>Slow</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_Ref109815001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6</w:t>
      </w:r>
      <w:r w:rsidR="00E41E51" w:rsidRPr="00E41E51">
        <w:fldChar w:fldCharType="end"/>
      </w:r>
      <w:r w:rsidRPr="00E41E51">
        <w:t>.</w:t>
      </w:r>
    </w:p>
    <w:p w14:paraId="7580A51E" w14:textId="77777777" w:rsidR="00697ADD" w:rsidRPr="00E41E51" w:rsidRDefault="00697ADD" w:rsidP="00697ADD">
      <w:pPr>
        <w:autoSpaceDE w:val="0"/>
        <w:autoSpaceDN w:val="0"/>
        <w:adjustRightInd w:val="0"/>
        <w:rPr>
          <w:rFonts w:cstheme="minorHAnsi"/>
          <w:b/>
          <w:bCs/>
          <w:szCs w:val="24"/>
        </w:rPr>
      </w:pPr>
      <w:r w:rsidRPr="00E41E51">
        <w:rPr>
          <w:rFonts w:cstheme="minorHAnsi"/>
          <w:b/>
          <w:szCs w:val="24"/>
        </w:rPr>
        <w:lastRenderedPageBreak/>
        <w:t xml:space="preserve">Note: if the estimated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value is above 1, then set the value of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to 1 in the equation for calculating </w:t>
      </w:r>
      <w:proofErr w:type="spellStart"/>
      <w:r w:rsidRPr="00E41E51">
        <w:rPr>
          <w:rFonts w:cstheme="minorHAnsi"/>
          <w:b/>
          <w:i/>
          <w:iCs/>
          <w:szCs w:val="24"/>
        </w:rPr>
        <w:t>Slow</w:t>
      </w:r>
      <w:r w:rsidRPr="00E41E51">
        <w:rPr>
          <w:rFonts w:cstheme="minorHAnsi"/>
          <w:b/>
          <w:i/>
          <w:iCs/>
          <w:szCs w:val="24"/>
          <w:vertAlign w:val="subscript"/>
        </w:rPr>
        <w:t>y</w:t>
      </w:r>
      <w:proofErr w:type="spellEnd"/>
      <w:r w:rsidRPr="00E41E51">
        <w:rPr>
          <w:rFonts w:cstheme="minorHAnsi"/>
          <w:b/>
          <w:bCs/>
          <w:szCs w:val="24"/>
        </w:rPr>
        <w:t>.</w:t>
      </w:r>
    </w:p>
    <w:p w14:paraId="634B7186" w14:textId="7B87B234" w:rsidR="00697ADD" w:rsidRPr="00E41E51" w:rsidRDefault="00697ADD" w:rsidP="00697ADD">
      <w:pPr>
        <w:rPr>
          <w:b/>
        </w:rPr>
      </w:pPr>
      <w:r w:rsidRPr="00E41E51">
        <w:rPr>
          <w:b/>
        </w:rPr>
        <w:t xml:space="preserve">Repeat steps </w:t>
      </w:r>
      <w:r w:rsidR="00E41E51" w:rsidRPr="00E41E51">
        <w:rPr>
          <w:b/>
        </w:rPr>
        <w:fldChar w:fldCharType="begin"/>
      </w:r>
      <w:r w:rsidR="00E41E51" w:rsidRPr="00E41E51">
        <w:rPr>
          <w:b/>
        </w:rPr>
        <w:instrText xml:space="preserve"> REF _Ref109815158 \r \h </w:instrText>
      </w:r>
      <w:r w:rsidR="00E41E51">
        <w:rPr>
          <w:b/>
        </w:rPr>
        <w:instrText xml:space="preserve"> \* MERGEFORMAT </w:instrText>
      </w:r>
      <w:r w:rsidR="00E41E51" w:rsidRPr="00E41E51">
        <w:rPr>
          <w:b/>
        </w:rPr>
      </w:r>
      <w:r w:rsidR="00E41E51" w:rsidRPr="00E41E51">
        <w:rPr>
          <w:b/>
        </w:rPr>
        <w:fldChar w:fldCharType="separate"/>
      </w:r>
      <w:r w:rsidR="00C87362">
        <w:rPr>
          <w:b/>
        </w:rPr>
        <w:t>2.7.3.5.1</w:t>
      </w:r>
      <w:r w:rsidR="00E41E51" w:rsidRPr="00E41E51">
        <w:rPr>
          <w:b/>
        </w:rPr>
        <w:fldChar w:fldCharType="end"/>
      </w:r>
      <w:r w:rsidRPr="00E41E51">
        <w:rPr>
          <w:b/>
        </w:rPr>
        <w:t xml:space="preserve"> and </w:t>
      </w:r>
      <w:r w:rsidR="00E41E51" w:rsidRPr="00E41E51">
        <w:rPr>
          <w:b/>
        </w:rPr>
        <w:fldChar w:fldCharType="begin"/>
      </w:r>
      <w:r w:rsidR="00E41E51" w:rsidRPr="00E41E51">
        <w:rPr>
          <w:b/>
        </w:rPr>
        <w:instrText xml:space="preserve"> REF _Ref109815167 \r \h </w:instrText>
      </w:r>
      <w:r w:rsidR="00E41E51">
        <w:rPr>
          <w:b/>
        </w:rPr>
        <w:instrText xml:space="preserve"> \* MERGEFORMAT </w:instrText>
      </w:r>
      <w:r w:rsidR="00E41E51" w:rsidRPr="00E41E51">
        <w:rPr>
          <w:b/>
        </w:rPr>
      </w:r>
      <w:r w:rsidR="00E41E51" w:rsidRPr="00E41E51">
        <w:rPr>
          <w:b/>
        </w:rPr>
        <w:fldChar w:fldCharType="separate"/>
      </w:r>
      <w:r w:rsidR="00C87362">
        <w:rPr>
          <w:b/>
        </w:rPr>
        <w:t>2.7.3.5.3</w:t>
      </w:r>
      <w:r w:rsidR="00E41E51" w:rsidRPr="00E41E51">
        <w:rPr>
          <w:b/>
        </w:rPr>
        <w:fldChar w:fldCharType="end"/>
      </w:r>
      <w:r w:rsidRPr="00E41E51">
        <w:rPr>
          <w:b/>
        </w:rPr>
        <w:t xml:space="preserve"> to calculate the slow SOC sub-pool stocks for all years in the inventory.</w:t>
      </w:r>
    </w:p>
    <w:p w14:paraId="604F04CF" w14:textId="22C209F2" w:rsidR="00697ADD" w:rsidRPr="00E41E51" w:rsidRDefault="00697ADD" w:rsidP="00697ADD">
      <w:pPr>
        <w:pStyle w:val="Heading4"/>
      </w:pPr>
      <w:r w:rsidRPr="00E41E51">
        <w:t>Calculate the size of the active SOC</w:t>
      </w:r>
      <w:r w:rsidR="00E41E51" w:rsidRPr="00E41E51">
        <w:t>-N</w:t>
      </w:r>
      <w:r w:rsidRPr="00E41E51">
        <w:t xml:space="preserve"> sub-pool </w:t>
      </w:r>
    </w:p>
    <w:p w14:paraId="52785EF3" w14:textId="574B50BD" w:rsidR="00697ADD" w:rsidRPr="00E41E51" w:rsidRDefault="00697ADD" w:rsidP="00697ADD">
      <w:pPr>
        <w:pStyle w:val="Heading5"/>
      </w:pPr>
      <w:bookmarkStart w:id="381" w:name="_Ref109815177"/>
      <w:r w:rsidRPr="00E41E51">
        <w:t>Decay rate for the active SOC</w:t>
      </w:r>
      <w:r w:rsidR="00E41E51" w:rsidRPr="00E41E51">
        <w:t>-N</w:t>
      </w:r>
      <w:r w:rsidRPr="00E41E51">
        <w:t xml:space="preserve"> sub-pool in the soil (</w:t>
      </w:r>
      <w:r w:rsidRPr="00E41E51">
        <w:rPr>
          <w:i/>
          <w:iCs/>
        </w:rPr>
        <w:t>k</w:t>
      </w:r>
      <w:r w:rsidRPr="00E41E51">
        <w:rPr>
          <w:i/>
          <w:iCs/>
          <w:sz w:val="13"/>
          <w:szCs w:val="13"/>
        </w:rPr>
        <w:t>a</w:t>
      </w:r>
      <w:r w:rsidRPr="00E41E51">
        <w:t>)</w:t>
      </w:r>
      <w:bookmarkEnd w:id="381"/>
    </w:p>
    <w:p w14:paraId="6EDF83BD" w14:textId="5B3B4E27" w:rsidR="00697ADD" w:rsidRPr="00E41E51" w:rsidRDefault="00697ADD" w:rsidP="00697ADD">
      <w:r w:rsidRPr="00E41E51">
        <w:t xml:space="preserve">To estimate </w:t>
      </w:r>
      <w:r w:rsidRPr="00E41E51">
        <w:rPr>
          <w:i/>
        </w:rPr>
        <w:t>K</w:t>
      </w:r>
      <w:r w:rsidRPr="00E41E51">
        <w:rPr>
          <w:i/>
          <w:vertAlign w:val="subscript"/>
        </w:rPr>
        <w:t>a</w:t>
      </w:r>
      <w:r w:rsidRPr="00E41E51">
        <w:t xml:space="preserve"> use </w:t>
      </w:r>
      <w:r w:rsidRPr="00E41E51">
        <w:fldChar w:fldCharType="begin"/>
      </w:r>
      <w:r w:rsidRPr="00E41E51">
        <w:instrText xml:space="preserve"> REF Ka_IPCCTier2_Eq \h </w:instrText>
      </w:r>
      <w:r w:rsidR="00E41E51">
        <w:instrText xml:space="preserve"> \* MERGEFORMAT </w:instrText>
      </w:r>
      <w:r w:rsidRPr="00E41E51">
        <w:fldChar w:fldCharType="separate"/>
      </w:r>
      <w:r w:rsidRPr="00E41E51">
        <w:rPr>
          <w:rFonts w:cstheme="minorHAnsi"/>
          <w:b/>
        </w:rPr>
        <w:t xml:space="preserve">Eq. </w:t>
      </w:r>
      <w:r w:rsidRPr="00E41E51">
        <w:rPr>
          <w:rFonts w:cstheme="minorHAnsi"/>
          <w:b/>
          <w:noProof/>
        </w:rPr>
        <w:t>2.2.2</w:t>
      </w:r>
      <w:r w:rsidRPr="00E41E51">
        <w:rPr>
          <w:rFonts w:cstheme="minorHAnsi"/>
          <w:b/>
        </w:rPr>
        <w:noBreakHyphen/>
      </w:r>
      <w:r w:rsidRPr="00E41E51">
        <w:rPr>
          <w:rFonts w:cstheme="minorHAnsi"/>
          <w:b/>
          <w:noProof/>
        </w:rPr>
        <w:t>19</w:t>
      </w:r>
      <w:r w:rsidRPr="00E41E51">
        <w:fldChar w:fldCharType="end"/>
      </w:r>
      <w:r w:rsidRPr="00E41E51">
        <w:t>.</w:t>
      </w:r>
    </w:p>
    <w:p w14:paraId="0FCDE658" w14:textId="014F9D83" w:rsidR="00697ADD" w:rsidRPr="00E41E51" w:rsidRDefault="00697ADD" w:rsidP="00697ADD">
      <w:pPr>
        <w:pStyle w:val="Heading5"/>
      </w:pPr>
      <w:r w:rsidRPr="00E41E51">
        <w:t>Steady state stock for the active SOC</w:t>
      </w:r>
      <w:r w:rsidR="00E41E51" w:rsidRPr="00E41E51">
        <w:t>-N</w:t>
      </w:r>
      <w:r w:rsidRPr="00E41E51">
        <w:t xml:space="preserve"> sub-pool (</w:t>
      </w:r>
      <w:proofErr w:type="spellStart"/>
      <w:r w:rsidRPr="00E41E51">
        <w:rPr>
          <w:i/>
          <w:iCs/>
          <w:sz w:val="17"/>
          <w:szCs w:val="17"/>
        </w:rPr>
        <w:t>Active</w:t>
      </w:r>
      <w:r w:rsidR="00E41E51" w:rsidRPr="00E41E51">
        <w:rPr>
          <w:i/>
          <w:iCs/>
          <w:sz w:val="17"/>
          <w:szCs w:val="17"/>
        </w:rPr>
        <w:t>N</w:t>
      </w:r>
      <w:r w:rsidRPr="00E41E51">
        <w:rPr>
          <w:i/>
          <w:iCs/>
          <w:sz w:val="10"/>
          <w:szCs w:val="10"/>
        </w:rPr>
        <w:t>y</w:t>
      </w:r>
      <w:proofErr w:type="spellEnd"/>
      <w:r w:rsidRPr="00E41E51">
        <w:rPr>
          <w:sz w:val="10"/>
          <w:szCs w:val="10"/>
        </w:rPr>
        <w:t>*</w:t>
      </w:r>
      <w:r w:rsidRPr="00E41E51">
        <w:t>)</w:t>
      </w:r>
    </w:p>
    <w:p w14:paraId="690A7B08" w14:textId="0D322396" w:rsidR="00697ADD" w:rsidRPr="00E41E51" w:rsidRDefault="00697ADD" w:rsidP="00697ADD">
      <w:r w:rsidRPr="00E41E51">
        <w:t xml:space="preserve">To calculate </w:t>
      </w:r>
      <w:proofErr w:type="spellStart"/>
      <w:r w:rsidRPr="00E41E51">
        <w:rPr>
          <w:i/>
        </w:rPr>
        <w:t>Active</w:t>
      </w:r>
      <w:r w:rsidR="00E41E51" w:rsidRPr="00E41E51">
        <w:rPr>
          <w:i/>
        </w:rPr>
        <w:t>N</w:t>
      </w:r>
      <w:r w:rsidRPr="00E41E51">
        <w:rPr>
          <w:i/>
          <w:vertAlign w:val="subscript"/>
        </w:rPr>
        <w:t>y</w:t>
      </w:r>
      <w:proofErr w:type="spellEnd"/>
      <w:r w:rsidRPr="00E41E51">
        <w:rPr>
          <w:i/>
          <w:vertAlign w:val="subscript"/>
        </w:rPr>
        <w:t>*</w:t>
      </w:r>
      <w:r w:rsidRPr="00E41E51">
        <w:t xml:space="preserve">, use </w:t>
      </w:r>
      <w:r w:rsidR="00E41E51" w:rsidRPr="00E41E51">
        <w:fldChar w:fldCharType="begin"/>
      </w:r>
      <w:r w:rsidR="00E41E51" w:rsidRPr="00E41E51">
        <w:instrText xml:space="preserve"> REF _Ref109815002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3</w:t>
      </w:r>
      <w:r w:rsidR="00E41E51" w:rsidRPr="00E41E51">
        <w:fldChar w:fldCharType="end"/>
      </w:r>
      <w:r w:rsidRPr="00E41E51">
        <w:t>.</w:t>
      </w:r>
    </w:p>
    <w:p w14:paraId="521EE388" w14:textId="4B6C2C88" w:rsidR="00697ADD" w:rsidRPr="00E41E51" w:rsidRDefault="00697ADD" w:rsidP="00697ADD">
      <w:pPr>
        <w:pStyle w:val="Heading5"/>
      </w:pPr>
      <w:bookmarkStart w:id="382" w:name="_Ref109815188"/>
      <w:r w:rsidRPr="00E41E51">
        <w:t>Active sub-pool SOC</w:t>
      </w:r>
      <w:r w:rsidR="00E41E51" w:rsidRPr="00E41E51">
        <w:t>-N</w:t>
      </w:r>
      <w:r w:rsidRPr="00E41E51">
        <w:t xml:space="preserve"> stock (</w:t>
      </w:r>
      <w:proofErr w:type="spellStart"/>
      <w:r w:rsidRPr="00E41E51">
        <w:rPr>
          <w:i/>
          <w:iCs/>
          <w:sz w:val="17"/>
          <w:szCs w:val="17"/>
        </w:rPr>
        <w:t>Active</w:t>
      </w:r>
      <w:r w:rsidR="00E41E51" w:rsidRPr="00E41E51">
        <w:rPr>
          <w:i/>
          <w:iCs/>
          <w:sz w:val="17"/>
          <w:szCs w:val="17"/>
        </w:rPr>
        <w:t>N</w:t>
      </w:r>
      <w:proofErr w:type="spellEnd"/>
      <w:r w:rsidRPr="00E41E51">
        <w:rPr>
          <w:i/>
          <w:iCs/>
          <w:sz w:val="10"/>
          <w:szCs w:val="10"/>
        </w:rPr>
        <w:t xml:space="preserve"> y</w:t>
      </w:r>
      <w:r w:rsidRPr="00E41E51">
        <w:t>)</w:t>
      </w:r>
      <w:bookmarkEnd w:id="382"/>
    </w:p>
    <w:p w14:paraId="060BBB64" w14:textId="578BD6CE" w:rsidR="00697ADD" w:rsidRPr="00E41E51" w:rsidRDefault="00697ADD" w:rsidP="00697ADD">
      <w:r w:rsidRPr="00E41E51">
        <w:t>The active SOC</w:t>
      </w:r>
      <w:r w:rsidR="00E41E51" w:rsidRPr="00E41E51">
        <w:t>-N</w:t>
      </w:r>
      <w:r w:rsidRPr="00E41E51">
        <w:t xml:space="preserve"> stock (</w:t>
      </w:r>
      <w:proofErr w:type="spellStart"/>
      <w:r w:rsidRPr="00E41E51">
        <w:rPr>
          <w:i/>
        </w:rPr>
        <w:t>Active</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_Ref109815003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4</w:t>
      </w:r>
      <w:r w:rsidR="00E41E51" w:rsidRPr="00E41E51">
        <w:fldChar w:fldCharType="end"/>
      </w:r>
      <w:r w:rsidRPr="00E41E51">
        <w:t>.</w:t>
      </w:r>
    </w:p>
    <w:p w14:paraId="0B209CC9" w14:textId="77777777" w:rsidR="00697ADD" w:rsidRPr="00E41E51" w:rsidRDefault="00697ADD" w:rsidP="00697ADD">
      <w:pPr>
        <w:autoSpaceDE w:val="0"/>
        <w:autoSpaceDN w:val="0"/>
        <w:adjustRightInd w:val="0"/>
        <w:rPr>
          <w:rFonts w:cstheme="minorHAnsi"/>
          <w:b/>
          <w:sz w:val="22"/>
        </w:rPr>
      </w:pPr>
      <w:r w:rsidRPr="00E41E51">
        <w:rPr>
          <w:rFonts w:cstheme="minorHAnsi"/>
          <w:b/>
          <w:sz w:val="22"/>
        </w:rPr>
        <w:t xml:space="preserve">Note: if the estimated </w:t>
      </w:r>
      <w:r w:rsidRPr="00E41E51">
        <w:rPr>
          <w:rFonts w:cstheme="minorHAnsi"/>
          <w:b/>
          <w:i/>
          <w:iCs/>
          <w:sz w:val="28"/>
        </w:rPr>
        <w:t>k</w:t>
      </w:r>
      <w:r w:rsidRPr="00E41E51">
        <w:rPr>
          <w:rFonts w:cstheme="minorHAnsi"/>
          <w:b/>
          <w:i/>
          <w:iCs/>
          <w:sz w:val="15"/>
          <w:szCs w:val="13"/>
          <w:vertAlign w:val="subscript"/>
        </w:rPr>
        <w:t>a</w:t>
      </w:r>
      <w:r w:rsidRPr="00E41E51">
        <w:rPr>
          <w:rFonts w:cstheme="minorHAnsi"/>
          <w:b/>
          <w:i/>
          <w:iCs/>
          <w:sz w:val="28"/>
        </w:rPr>
        <w:t xml:space="preserve"> </w:t>
      </w:r>
      <w:r w:rsidRPr="00E41E51">
        <w:rPr>
          <w:rFonts w:cstheme="minorHAnsi"/>
          <w:b/>
          <w:sz w:val="22"/>
        </w:rPr>
        <w:t xml:space="preserve">value is above 1, then set the value of </w:t>
      </w:r>
      <w:r w:rsidRPr="00E41E51">
        <w:rPr>
          <w:rFonts w:cstheme="minorHAnsi"/>
          <w:b/>
          <w:i/>
          <w:iCs/>
          <w:sz w:val="28"/>
        </w:rPr>
        <w:t>k</w:t>
      </w:r>
      <w:r w:rsidRPr="00E41E51">
        <w:rPr>
          <w:rFonts w:cstheme="minorHAnsi"/>
          <w:b/>
          <w:i/>
          <w:iCs/>
          <w:sz w:val="15"/>
          <w:szCs w:val="13"/>
          <w:vertAlign w:val="subscript"/>
        </w:rPr>
        <w:t>a</w:t>
      </w:r>
      <w:r w:rsidRPr="00E41E51">
        <w:rPr>
          <w:rFonts w:cstheme="minorHAnsi"/>
          <w:b/>
          <w:i/>
          <w:iCs/>
          <w:sz w:val="28"/>
        </w:rPr>
        <w:t xml:space="preserve"> </w:t>
      </w:r>
      <w:r w:rsidRPr="00E41E51">
        <w:rPr>
          <w:rFonts w:cstheme="minorHAnsi"/>
          <w:b/>
          <w:sz w:val="22"/>
        </w:rPr>
        <w:t xml:space="preserve">to 1 in the equation for </w:t>
      </w:r>
      <w:r w:rsidRPr="00E41E51">
        <w:rPr>
          <w:rFonts w:cstheme="minorHAnsi"/>
          <w:b/>
          <w:szCs w:val="24"/>
        </w:rPr>
        <w:t xml:space="preserve">calculating </w:t>
      </w:r>
      <w:r w:rsidRPr="00E41E51">
        <w:rPr>
          <w:rFonts w:cstheme="minorHAnsi"/>
          <w:b/>
          <w:i/>
          <w:iCs/>
          <w:szCs w:val="24"/>
        </w:rPr>
        <w:t>Active y</w:t>
      </w:r>
      <w:r w:rsidRPr="00E41E51">
        <w:rPr>
          <w:rFonts w:cstheme="minorHAnsi"/>
          <w:b/>
          <w:szCs w:val="24"/>
        </w:rPr>
        <w:t>.</w:t>
      </w:r>
    </w:p>
    <w:p w14:paraId="7D2B79FF" w14:textId="5DE24F0D" w:rsidR="00697ADD" w:rsidRPr="00D5649B" w:rsidRDefault="00697ADD" w:rsidP="00697ADD">
      <w:pPr>
        <w:rPr>
          <w:b/>
        </w:rPr>
      </w:pPr>
      <w:r w:rsidRPr="00E41E51">
        <w:rPr>
          <w:b/>
        </w:rPr>
        <w:t xml:space="preserve">Repeat steps </w:t>
      </w:r>
      <w:r w:rsidR="00E41E51" w:rsidRPr="00E41E51">
        <w:rPr>
          <w:b/>
        </w:rPr>
        <w:fldChar w:fldCharType="begin"/>
      </w:r>
      <w:r w:rsidR="00E41E51" w:rsidRPr="00E41E51">
        <w:rPr>
          <w:b/>
        </w:rPr>
        <w:instrText xml:space="preserve"> REF _Ref109815177 \r \h </w:instrText>
      </w:r>
      <w:r w:rsidR="00E41E51">
        <w:rPr>
          <w:b/>
        </w:rPr>
        <w:instrText xml:space="preserve"> \* MERGEFORMAT </w:instrText>
      </w:r>
      <w:r w:rsidR="00E41E51" w:rsidRPr="00E41E51">
        <w:rPr>
          <w:b/>
        </w:rPr>
      </w:r>
      <w:r w:rsidR="00E41E51" w:rsidRPr="00E41E51">
        <w:rPr>
          <w:b/>
        </w:rPr>
        <w:fldChar w:fldCharType="separate"/>
      </w:r>
      <w:r w:rsidR="00C87362">
        <w:rPr>
          <w:b/>
        </w:rPr>
        <w:t>2.7.3.6.1</w:t>
      </w:r>
      <w:r w:rsidR="00E41E51" w:rsidRPr="00E41E51">
        <w:rPr>
          <w:b/>
        </w:rPr>
        <w:fldChar w:fldCharType="end"/>
      </w:r>
      <w:r w:rsidRPr="00E41E51">
        <w:rPr>
          <w:b/>
        </w:rPr>
        <w:t xml:space="preserve"> and </w:t>
      </w:r>
      <w:r w:rsidR="00E41E51" w:rsidRPr="00E41E51">
        <w:rPr>
          <w:b/>
        </w:rPr>
        <w:fldChar w:fldCharType="begin"/>
      </w:r>
      <w:r w:rsidR="00E41E51" w:rsidRPr="00E41E51">
        <w:rPr>
          <w:b/>
        </w:rPr>
        <w:instrText xml:space="preserve"> REF _Ref109815188 \r \h </w:instrText>
      </w:r>
      <w:r w:rsidR="00E41E51">
        <w:rPr>
          <w:b/>
        </w:rPr>
        <w:instrText xml:space="preserve"> \* MERGEFORMAT </w:instrText>
      </w:r>
      <w:r w:rsidR="00E41E51" w:rsidRPr="00E41E51">
        <w:rPr>
          <w:b/>
        </w:rPr>
      </w:r>
      <w:r w:rsidR="00E41E51" w:rsidRPr="00E41E51">
        <w:rPr>
          <w:b/>
        </w:rPr>
        <w:fldChar w:fldCharType="separate"/>
      </w:r>
      <w:r w:rsidR="00C87362">
        <w:rPr>
          <w:b/>
        </w:rPr>
        <w:t>2.7.3.6.3</w:t>
      </w:r>
      <w:r w:rsidR="00E41E51" w:rsidRPr="00E41E51">
        <w:rPr>
          <w:b/>
        </w:rPr>
        <w:fldChar w:fldCharType="end"/>
      </w:r>
      <w:r w:rsidRPr="00E41E51">
        <w:rPr>
          <w:b/>
        </w:rPr>
        <w:t xml:space="preserve"> to calculate the active SOC sub-pool stocks for all years in the inventory.</w:t>
      </w:r>
    </w:p>
    <w:p w14:paraId="07F42792" w14:textId="77777777" w:rsidR="00697ADD" w:rsidRPr="00D5649B" w:rsidRDefault="00697ADD" w:rsidP="00697ADD">
      <w:pPr>
        <w:pStyle w:val="Heading4"/>
      </w:pPr>
      <w:r w:rsidRPr="00D5649B">
        <w:t>Calculate the total annual SOC stock change</w:t>
      </w:r>
    </w:p>
    <w:p w14:paraId="3C9ED04D" w14:textId="77777777" w:rsidR="00697ADD" w:rsidRPr="00D5649B" w:rsidRDefault="00697ADD" w:rsidP="00697ADD">
      <w:pPr>
        <w:pStyle w:val="Heading5"/>
      </w:pPr>
      <w:r w:rsidRPr="00D5649B">
        <w:t>SOC stock (</w:t>
      </w:r>
      <w:proofErr w:type="spellStart"/>
      <w:r w:rsidRPr="00D5649B">
        <w:rPr>
          <w:i/>
        </w:rPr>
        <w:t>SOC</w:t>
      </w:r>
      <w:r w:rsidRPr="00D5649B">
        <w:rPr>
          <w:i/>
          <w:vertAlign w:val="subscript"/>
        </w:rPr>
        <w:t>y</w:t>
      </w:r>
      <w:proofErr w:type="spellEnd"/>
      <w:r w:rsidRPr="00D5649B">
        <w:t>) for each grid cell or region</w:t>
      </w:r>
    </w:p>
    <w:p w14:paraId="33A9DFA8" w14:textId="67C68B6B" w:rsidR="00697ADD" w:rsidRPr="00D5649B" w:rsidRDefault="00697ADD" w:rsidP="00697ADD">
      <w:pPr>
        <w:keepNext/>
        <w:tabs>
          <w:tab w:val="clear" w:pos="9360"/>
          <w:tab w:val="right" w:pos="9781"/>
        </w:tabs>
        <w:rPr>
          <w:b/>
        </w:rPr>
      </w:pPr>
      <w:r w:rsidRPr="00D5649B">
        <w:rPr>
          <w:b/>
        </w:rPr>
        <w:t xml:space="preserve">If the user supplied a custom soil </w:t>
      </w:r>
      <w:r w:rsidR="00E57A76">
        <w:rPr>
          <w:b/>
        </w:rPr>
        <w:t>C</w:t>
      </w:r>
      <w:r w:rsidR="00E57A76" w:rsidRPr="00D5649B">
        <w:rPr>
          <w:b/>
        </w:rPr>
        <w:t xml:space="preserve"> </w:t>
      </w:r>
      <w:r w:rsidRPr="00D5649B">
        <w:rPr>
          <w:b/>
        </w:rPr>
        <w:t xml:space="preserve">content, the run-up period will be run using average default year (10yr average ahead of the start year) and used to calculate the fractions of the pools from the pools after 5 </w:t>
      </w:r>
      <w:proofErr w:type="spellStart"/>
      <w:r w:rsidRPr="00D5649B">
        <w:rPr>
          <w:b/>
        </w:rPr>
        <w:t>yrs</w:t>
      </w:r>
      <w:proofErr w:type="spellEnd"/>
      <w:r w:rsidRPr="00D5649B">
        <w:rPr>
          <w:b/>
        </w:rPr>
        <w:t xml:space="preserve"> (default that can be adjusted):</w:t>
      </w:r>
    </w:p>
    <w:p w14:paraId="16F60707" w14:textId="7666777F" w:rsidR="00697ADD" w:rsidRPr="00D5649B" w:rsidRDefault="00000000" w:rsidP="00F172FB">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r>
          <m:rPr>
            <m:sty m:val="bi"/>
          </m:rPr>
          <w:rPr>
            <w:rFonts w:ascii="Cambria Math" w:hAnsi="Cambria Math"/>
            <w:szCs w:val="24"/>
          </w:rPr>
          <m:t>×</m:t>
        </m:r>
        <m:r>
          <m:rPr>
            <m:sty m:val="bi"/>
          </m:rPr>
          <w:rPr>
            <w:rFonts w:ascii="Cambria Math" w:hAnsi="Cambria Math"/>
            <w:color w:val="000000" w:themeColor="text1"/>
          </w:rPr>
          <m:t>ActivecarbonN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77784698" w14:textId="13E74C9B"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r>
          <m:rPr>
            <m:sty m:val="bi"/>
          </m:rPr>
          <w:rPr>
            <w:rFonts w:ascii="Cambria Math" w:hAnsi="Cambria Math"/>
            <w:szCs w:val="24"/>
          </w:rPr>
          <m:t>×</m:t>
        </m:r>
        <m:r>
          <m:rPr>
            <m:sty m:val="bi"/>
          </m:rPr>
          <w:rPr>
            <w:rFonts w:ascii="Cambria Math" w:hAnsi="Cambria Math"/>
            <w:color w:val="000000" w:themeColor="text1"/>
          </w:rPr>
          <m:t>SlowcarbonN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5C39381E" w14:textId="245A8911"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r>
          <m:rPr>
            <m:sty m:val="bi"/>
          </m:rPr>
          <w:rPr>
            <w:rFonts w:ascii="Cambria Math" w:hAnsi="Cambria Math"/>
            <w:szCs w:val="24"/>
          </w:rPr>
          <m:t>×</m:t>
        </m:r>
        <m:r>
          <m:rPr>
            <m:sty m:val="bi"/>
          </m:rPr>
          <w:rPr>
            <w:rFonts w:ascii="Cambria Math" w:hAnsi="Cambria Math"/>
            <w:color w:val="000000" w:themeColor="text1"/>
          </w:rPr>
          <m:t>OldcarbonN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1A2ABD54" w14:textId="77777777"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74ADFE9A" w14:textId="12080B96" w:rsidR="00697ADD" w:rsidRPr="00D5649B" w:rsidRDefault="00697ADD" w:rsidP="00697ADD">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as supplied by the user (t </w:t>
      </w:r>
      <w:r w:rsidR="00572393">
        <w:rPr>
          <w:rFonts w:asciiTheme="minorHAnsi" w:hAnsiTheme="minorHAnsi" w:cstheme="minorHAnsi"/>
          <w:color w:val="auto"/>
          <w:sz w:val="20"/>
          <w:szCs w:val="16"/>
        </w:rPr>
        <w:t>C</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20D57E6" w14:textId="7C3F9040"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Pr="00D5649B">
        <w:rPr>
          <w:rFonts w:asciiTheme="minorHAnsi" w:hAnsiTheme="minorHAnsi" w:cstheme="minorHAnsi"/>
          <w:color w:val="auto"/>
          <w:sz w:val="20"/>
          <w:szCs w:val="20"/>
        </w:rPr>
        <w:t xml:space="preserve">t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4F1F96E" w14:textId="53CAA18D"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(t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31FAD9DD" w14:textId="3B600B0B"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(t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7F84B225"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20B344DB"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18655283" w14:textId="3034AC89" w:rsidR="00697ADD"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021392F4" w14:textId="4C11D360" w:rsidR="00533511" w:rsidRDefault="00533511" w:rsidP="00533511">
      <w:pPr>
        <w:tabs>
          <w:tab w:val="clear" w:pos="2880"/>
          <w:tab w:val="clear" w:pos="9360"/>
        </w:tabs>
        <w:spacing w:before="0"/>
        <w:ind w:left="2835" w:hanging="2835"/>
        <w:rPr>
          <w:sz w:val="20"/>
        </w:rPr>
      </w:pPr>
      <w:proofErr w:type="spellStart"/>
      <w:r w:rsidRPr="00D5649B">
        <w:rPr>
          <w:i/>
          <w:sz w:val="20"/>
        </w:rPr>
        <w:t>OldcarbonN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sidR="00572393">
        <w:rPr>
          <w:sz w:val="20"/>
        </w:rPr>
        <w:t xml:space="preserve"> </w:t>
      </w:r>
    </w:p>
    <w:p w14:paraId="3BA41898" w14:textId="50306457" w:rsidR="00572393" w:rsidRPr="00D5649B" w:rsidRDefault="00572393" w:rsidP="00572393">
      <w:pPr>
        <w:tabs>
          <w:tab w:val="clear" w:pos="2880"/>
          <w:tab w:val="clear" w:pos="9360"/>
        </w:tabs>
        <w:spacing w:before="0"/>
        <w:ind w:left="2835" w:hanging="2835"/>
        <w:rPr>
          <w:sz w:val="20"/>
        </w:rPr>
      </w:pPr>
      <w:proofErr w:type="spellStart"/>
      <w:r>
        <w:rPr>
          <w:i/>
          <w:sz w:val="20"/>
        </w:rPr>
        <w:lastRenderedPageBreak/>
        <w:t>Slow</w:t>
      </w:r>
      <w:r w:rsidRPr="00D5649B">
        <w:rPr>
          <w:i/>
          <w:sz w:val="20"/>
        </w:rPr>
        <w:t>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Pr>
          <w:sz w:val="20"/>
        </w:rPr>
        <w:t xml:space="preserve"> (user specified)</w:t>
      </w:r>
    </w:p>
    <w:p w14:paraId="6FCBDF2E" w14:textId="2DAA9846" w:rsidR="00533511" w:rsidRPr="00572393" w:rsidRDefault="00EE6923" w:rsidP="00572393">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36224" behindDoc="0" locked="0" layoutInCell="1" allowOverlap="1" wp14:anchorId="64B8A7AC" wp14:editId="350C2314">
                <wp:simplePos x="0" y="0"/>
                <wp:positionH relativeFrom="margin">
                  <wp:posOffset>2540</wp:posOffset>
                </wp:positionH>
                <wp:positionV relativeFrom="paragraph">
                  <wp:posOffset>229870</wp:posOffset>
                </wp:positionV>
                <wp:extent cx="5949950" cy="1240155"/>
                <wp:effectExtent l="0" t="0" r="0" b="0"/>
                <wp:wrapTopAndBottom/>
                <wp:docPr id="11752108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40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A33E0F" w14:textId="77777777" w:rsidR="00B1240A" w:rsidRPr="005E565B" w:rsidRDefault="00B1240A" w:rsidP="00665AB7">
                            <w:pPr>
                              <w:rPr>
                                <w:color w:val="000000" w:themeColor="text1"/>
                              </w:rPr>
                            </w:pPr>
                            <w:r w:rsidRPr="005E565B">
                              <w:rPr>
                                <w:color w:val="000000" w:themeColor="text1"/>
                              </w:rPr>
                              <w:t>Holos V4 will use the following constant values:</w:t>
                            </w:r>
                          </w:p>
                          <w:p w14:paraId="05908687" w14:textId="53F10D97" w:rsidR="00B1240A" w:rsidRDefault="00B1240A" w:rsidP="00665AB7">
                            <w:pPr>
                              <w:spacing w:after="120"/>
                              <w:rPr>
                                <w:color w:val="000000" w:themeColor="text1"/>
                              </w:rPr>
                            </w:pPr>
                            <w:r w:rsidRPr="005E565B">
                              <w:rPr>
                                <w:i/>
                                <w:color w:val="000000" w:themeColor="text1"/>
                              </w:rPr>
                              <w:t>OldcarbonN</w:t>
                            </w:r>
                            <w:r w:rsidRPr="005E565B">
                              <w:rPr>
                                <w:color w:val="000000" w:themeColor="text1"/>
                              </w:rPr>
                              <w:tab/>
                              <w:t>1/10 (EQ 11.8; IPCC 2019)</w:t>
                            </w:r>
                          </w:p>
                          <w:p w14:paraId="61A34C92" w14:textId="03D911FB" w:rsidR="00B1240A" w:rsidRDefault="00B1240A" w:rsidP="00665AB7">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1DD71C0D" w14:textId="69A5B0FB" w:rsidR="00B1240A" w:rsidRPr="00A90743" w:rsidRDefault="00B1240A" w:rsidP="00665AB7">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8A7AC" id="Rectangle 29" o:spid="_x0000_s1052" style="position:absolute;left:0;text-align:left;margin-left:.2pt;margin-top:18.1pt;width:468.5pt;height:97.6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" fillcolor="white [3212]" strokecolor="#243f60 [1604]" strokeweight="2pt">
                <v:path arrowok="t"/>
                <v:textbox>
                  <w:txbxContent>
                    <w:p w14:paraId="04A33E0F" w14:textId="77777777" w:rsidR="00B1240A" w:rsidRPr="005E565B" w:rsidRDefault="00B1240A" w:rsidP="00665AB7">
                      <w:pPr>
                        <w:rPr>
                          <w:color w:val="000000" w:themeColor="text1"/>
                        </w:rPr>
                      </w:pPr>
                      <w:r w:rsidRPr="005E565B">
                        <w:rPr>
                          <w:color w:val="000000" w:themeColor="text1"/>
                        </w:rPr>
                        <w:t>Holos V4 will use the following constant values:</w:t>
                      </w:r>
                    </w:p>
                    <w:p w14:paraId="05908687" w14:textId="53F10D97" w:rsidR="00B1240A" w:rsidRDefault="00B1240A" w:rsidP="00665AB7">
                      <w:pPr>
                        <w:spacing w:after="120"/>
                        <w:rPr>
                          <w:color w:val="000000" w:themeColor="text1"/>
                        </w:rPr>
                      </w:pPr>
                      <w:r w:rsidRPr="005E565B">
                        <w:rPr>
                          <w:i/>
                          <w:color w:val="000000" w:themeColor="text1"/>
                        </w:rPr>
                        <w:t>OldcarbonN</w:t>
                      </w:r>
                      <w:r w:rsidRPr="005E565B">
                        <w:rPr>
                          <w:color w:val="000000" w:themeColor="text1"/>
                        </w:rPr>
                        <w:tab/>
                        <w:t>1/10 (EQ 11.8; IPCC 2019)</w:t>
                      </w:r>
                    </w:p>
                    <w:p w14:paraId="61A34C92" w14:textId="03D911FB" w:rsidR="00B1240A" w:rsidRDefault="00B1240A" w:rsidP="00665AB7">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1DD71C0D" w14:textId="69A5B0FB" w:rsidR="00B1240A" w:rsidRPr="00A90743" w:rsidRDefault="00B1240A" w:rsidP="00665AB7">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v:textbox>
                <w10:wrap type="topAndBottom" anchorx="margin"/>
              </v:rect>
            </w:pict>
          </mc:Fallback>
        </mc:AlternateContent>
      </w:r>
      <w:proofErr w:type="spellStart"/>
      <w:r w:rsidR="00572393">
        <w:rPr>
          <w:i/>
          <w:sz w:val="20"/>
        </w:rPr>
        <w:t>Active</w:t>
      </w:r>
      <w:r w:rsidR="00572393" w:rsidRPr="00D5649B">
        <w:rPr>
          <w:i/>
          <w:sz w:val="20"/>
        </w:rPr>
        <w:t>carbonN</w:t>
      </w:r>
      <w:proofErr w:type="spellEnd"/>
      <w:r w:rsidR="00572393" w:rsidRPr="00D5649B">
        <w:rPr>
          <w:sz w:val="20"/>
        </w:rPr>
        <w:tab/>
      </w:r>
      <w:r w:rsidR="00E57A76">
        <w:rPr>
          <w:sz w:val="20"/>
        </w:rPr>
        <w:t>C</w:t>
      </w:r>
      <w:r w:rsidR="00E57A76" w:rsidRPr="00D5649B">
        <w:rPr>
          <w:sz w:val="20"/>
        </w:rPr>
        <w:t xml:space="preserve"> </w:t>
      </w:r>
      <w:r w:rsidR="00572393" w:rsidRPr="00D5649B">
        <w:rPr>
          <w:sz w:val="20"/>
        </w:rPr>
        <w:t xml:space="preserve">to </w:t>
      </w:r>
      <w:r w:rsidR="00E57A76">
        <w:rPr>
          <w:sz w:val="20"/>
        </w:rPr>
        <w:t>N</w:t>
      </w:r>
      <w:r w:rsidR="00E57A76" w:rsidRPr="00D5649B">
        <w:rPr>
          <w:sz w:val="20"/>
        </w:rPr>
        <w:t xml:space="preserve"> </w:t>
      </w:r>
      <w:r w:rsidR="00572393" w:rsidRPr="00D5649B">
        <w:rPr>
          <w:sz w:val="20"/>
        </w:rPr>
        <w:t>ratio</w:t>
      </w:r>
      <w:r w:rsidR="00572393">
        <w:rPr>
          <w:sz w:val="20"/>
        </w:rPr>
        <w:t xml:space="preserve"> (user specified)</w:t>
      </w:r>
    </w:p>
    <w:p w14:paraId="021B33FA" w14:textId="6D76D7A5" w:rsidR="00697ADD" w:rsidRPr="00D5649B" w:rsidRDefault="00697ADD" w:rsidP="00697ADD">
      <w:r w:rsidRPr="00D5649B">
        <w:t xml:space="preserve">Use </w:t>
      </w:r>
      <w:r w:rsidR="00F143CF">
        <w:t>the following equation</w:t>
      </w:r>
      <w:r w:rsidRPr="00D5649B">
        <w:t xml:space="preserve"> to estimate </w:t>
      </w:r>
      <w:r w:rsidRPr="00D5649B">
        <w:rPr>
          <w:i/>
        </w:rPr>
        <w:t>SOC</w:t>
      </w:r>
      <w:r w:rsidR="00F143CF">
        <w:rPr>
          <w:i/>
        </w:rPr>
        <w:t>-N</w:t>
      </w:r>
      <w:r w:rsidRPr="00D5649B">
        <w:rPr>
          <w:i/>
          <w:vertAlign w:val="subscript"/>
        </w:rPr>
        <w:t xml:space="preserve">yi </w:t>
      </w:r>
      <w:r w:rsidRPr="00D5649B">
        <w:t>for each grid cell or region by summing the SOC in the active (</w:t>
      </w:r>
      <w:proofErr w:type="spellStart"/>
      <w:r w:rsidRPr="00D5649B">
        <w:rPr>
          <w:i/>
        </w:rPr>
        <w:t>Active</w:t>
      </w:r>
      <w:r w:rsidR="00572393">
        <w:rPr>
          <w:i/>
        </w:rPr>
        <w:t>N</w:t>
      </w:r>
      <w:r w:rsidRPr="00D5649B">
        <w:rPr>
          <w:i/>
          <w:vertAlign w:val="subscript"/>
        </w:rPr>
        <w:t>y</w:t>
      </w:r>
      <w:proofErr w:type="spellEnd"/>
      <w:r w:rsidRPr="00D5649B">
        <w:t>), slow (</w:t>
      </w:r>
      <w:proofErr w:type="spellStart"/>
      <w:r w:rsidRPr="00D5649B">
        <w:rPr>
          <w:i/>
        </w:rPr>
        <w:t>Slow</w:t>
      </w:r>
      <w:r w:rsidR="00572393">
        <w:rPr>
          <w:i/>
        </w:rPr>
        <w:t>N</w:t>
      </w:r>
      <w:r w:rsidRPr="00D5649B">
        <w:rPr>
          <w:i/>
          <w:vertAlign w:val="subscript"/>
        </w:rPr>
        <w:t>y</w:t>
      </w:r>
      <w:proofErr w:type="spellEnd"/>
      <w:r w:rsidRPr="00D5649B">
        <w:t>) and passive (</w:t>
      </w:r>
      <w:proofErr w:type="spellStart"/>
      <w:r w:rsidRPr="00D5649B">
        <w:rPr>
          <w:i/>
        </w:rPr>
        <w:t>Passive</w:t>
      </w:r>
      <w:r w:rsidR="00572393">
        <w:rPr>
          <w:i/>
        </w:rPr>
        <w:t>N</w:t>
      </w:r>
      <w:r w:rsidRPr="00D5649B">
        <w:rPr>
          <w:i/>
          <w:vertAlign w:val="subscript"/>
        </w:rPr>
        <w:t>y</w:t>
      </w:r>
      <w:proofErr w:type="spellEnd"/>
      <w:r w:rsidRPr="00D5649B">
        <w:t>) sub-pools</w:t>
      </w:r>
      <w:r w:rsidR="00F143CF">
        <w:t>:</w:t>
      </w:r>
    </w:p>
    <w:p w14:paraId="68A59CC3" w14:textId="0B35F037" w:rsidR="00697ADD" w:rsidRPr="00D5649B" w:rsidRDefault="00000000" w:rsidP="00F172FB">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PassiveN</m:t>
            </m:r>
          </m:e>
          <m:sub>
            <m:r>
              <m:rPr>
                <m:sty m:val="bi"/>
              </m:rPr>
              <w:rPr>
                <w:rFonts w:ascii="Cambria Math" w:hAnsi="Cambria Math" w:cstheme="minorHAnsi"/>
              </w:rPr>
              <m:t>yi</m:t>
            </m:r>
          </m:sub>
        </m:sSub>
      </m:oMath>
      <w:r w:rsidR="00697ADD" w:rsidRPr="00D5649B">
        <w:rPr>
          <w:b/>
        </w:rPr>
        <w:t xml:space="preserve"> </w:t>
      </w:r>
      <w:r w:rsidR="00697AD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347BE5B8" w14:textId="45B01202" w:rsidR="00697ADD" w:rsidRPr="004A2CC9" w:rsidRDefault="00697ADD" w:rsidP="004A2CC9">
      <w:pPr>
        <w:keepNext/>
        <w:tabs>
          <w:tab w:val="clear" w:pos="9360"/>
          <w:tab w:val="right" w:pos="9810"/>
        </w:tabs>
        <w:jc w:val="right"/>
        <w:rPr>
          <w:rFonts w:cstheme="minorHAnsi"/>
          <w:sz w:val="20"/>
        </w:rPr>
      </w:pPr>
      <w:r w:rsidRPr="00D5649B">
        <w:rPr>
          <w:b/>
        </w:rPr>
        <w:tab/>
      </w:r>
      <w:r w:rsidRPr="00D5649B">
        <w:rPr>
          <w:b/>
        </w:rPr>
        <w:tab/>
      </w:r>
      <w:r w:rsidRPr="004A2CC9">
        <w:rPr>
          <w:sz w:val="20"/>
        </w:rPr>
        <w:t>IPCC 2019, Eq. 5.0A</w:t>
      </w:r>
    </w:p>
    <w:p w14:paraId="10289E83" w14:textId="5A73039D"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0155B2D4" w14:textId="0AE56F14"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y for grid cell or region (t</w:t>
      </w:r>
      <w:r w:rsidR="00572393">
        <w:rPr>
          <w:rFonts w:asciiTheme="minorHAnsi" w:hAnsiTheme="minorHAnsi" w:cstheme="minorHAnsi"/>
          <w:color w:val="auto"/>
          <w:sz w:val="20"/>
          <w:szCs w:val="16"/>
        </w:rPr>
        <w:t xml:space="preserve"> 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4FBA1B13" w14:textId="00268B08"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Pr="00D5649B">
        <w:rPr>
          <w:rFonts w:asciiTheme="minorHAnsi" w:hAnsiTheme="minorHAnsi" w:cstheme="minorHAnsi"/>
          <w:color w:val="auto"/>
          <w:sz w:val="20"/>
          <w:szCs w:val="20"/>
        </w:rPr>
        <w:t xml:space="preserve">t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_Ref109815003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4</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31AD7A40" w14:textId="7B233BC9"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(t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_Ref109815001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6</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37C017" w14:textId="6E1786C9"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(t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_Ref109814999 \h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8</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0D12033" w14:textId="77777777" w:rsidR="00697ADD" w:rsidRPr="00D5649B" w:rsidRDefault="00697ADD" w:rsidP="00697ADD">
      <w:pPr>
        <w:pStyle w:val="Heading5"/>
      </w:pPr>
      <w:r w:rsidRPr="00D5649B">
        <w:t>Stock change factor (</w:t>
      </w:r>
      <w:r w:rsidRPr="00D5649B">
        <w:rPr>
          <w:rFonts w:ascii="Cambria Math" w:hAnsi="Cambria Math" w:cs="Cambria Math"/>
        </w:rPr>
        <w:t>𝐹</w:t>
      </w:r>
      <w:r w:rsidRPr="00D5649B">
        <w:rPr>
          <w:rFonts w:ascii="Cambria Math" w:hAnsi="Cambria Math" w:cs="Cambria Math"/>
          <w:sz w:val="14"/>
          <w:szCs w:val="14"/>
        </w:rPr>
        <w:t>𝑆𝑂𝐶</w:t>
      </w:r>
      <w:r w:rsidRPr="00D5649B">
        <w:rPr>
          <w:rFonts w:ascii="Cambria Math" w:hAnsi="Cambria Math" w:cs="Cambria Math"/>
          <w:sz w:val="12"/>
          <w:szCs w:val="12"/>
        </w:rPr>
        <w:t>𝑖</w:t>
      </w:r>
      <w:r w:rsidRPr="00D5649B">
        <w:t>) for each grid cell or region</w:t>
      </w:r>
    </w:p>
    <w:p w14:paraId="51CD294E" w14:textId="367A3D40" w:rsidR="00697ADD" w:rsidRPr="00D5649B" w:rsidRDefault="00000000" w:rsidP="00F172FB">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97ADD" w:rsidRPr="00D5649B">
        <w:rPr>
          <w:b/>
        </w:rPr>
        <w:t xml:space="preserve"> </w:t>
      </w:r>
      <w:r w:rsidR="00697AD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p>
    <w:p w14:paraId="46B67AF0" w14:textId="0494222C" w:rsidR="00697ADD" w:rsidRPr="004A2CC9" w:rsidRDefault="00697AD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IPCC 2019, Eq. 5.0A</w:t>
      </w:r>
    </w:p>
    <w:p w14:paraId="61972EB7" w14:textId="77777777"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7FE80109" w14:textId="7F5538E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572393">
        <w:rPr>
          <w:rFonts w:asciiTheme="minorHAnsi" w:hAnsiTheme="minorHAnsi" w:cstheme="minorHAnsi"/>
          <w:i/>
          <w:color w:val="auto"/>
          <w:sz w:val="20"/>
          <w:szCs w:val="16"/>
        </w:rPr>
        <w:t>-</w:t>
      </w:r>
      <w:proofErr w:type="spellStart"/>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(t </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027CBF51" w14:textId="6E2FAB1C"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y for grid cell or region (t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06C44272" w14:textId="630B3AAA"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previous year for grid cell or region (t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3235D5DA" w14:textId="1E15A330" w:rsidR="00697ADD" w:rsidRPr="00D5649B" w:rsidRDefault="00697ADD" w:rsidP="00697ADD">
      <w:pPr>
        <w:pStyle w:val="Heading5"/>
      </w:pPr>
      <w:r w:rsidRPr="00D5649B">
        <w:t xml:space="preserve"> Total change in SOC stock (</w:t>
      </w:r>
      <w:proofErr w:type="spellStart"/>
      <w:r w:rsidRPr="00D5649B">
        <w:rPr>
          <w:i/>
        </w:rPr>
        <w:t>ΔC</w:t>
      </w:r>
      <w:r w:rsidRPr="00D5649B">
        <w:rPr>
          <w:i/>
          <w:vertAlign w:val="subscript"/>
        </w:rPr>
        <w:t>Mineral</w:t>
      </w:r>
      <w:proofErr w:type="spellEnd"/>
      <w:r w:rsidRPr="00D5649B">
        <w:t>)</w:t>
      </w:r>
    </w:p>
    <w:p w14:paraId="5659CCC6" w14:textId="38A177B1" w:rsidR="00697ADD" w:rsidRPr="00D5649B" w:rsidRDefault="00697ADD" w:rsidP="00697ADD">
      <w:r w:rsidRPr="00D5649B">
        <w:t>The total change in the SOC stock us calculated by multiplying the stock change factor (</w:t>
      </w:r>
      <w:r w:rsidRPr="00D5649B">
        <w:rPr>
          <w:rFonts w:ascii="Cambria Math" w:hAnsi="Cambria Math" w:cs="Cambria Math"/>
        </w:rPr>
        <w:t>𝐹</w:t>
      </w:r>
      <w:r w:rsidRPr="00D5649B">
        <w:rPr>
          <w:rFonts w:ascii="Cambria Math" w:hAnsi="Cambria Math" w:cs="Cambria Math"/>
          <w:sz w:val="14"/>
          <w:szCs w:val="14"/>
        </w:rPr>
        <w:t>𝑆𝑂𝐶</w:t>
      </w:r>
      <w:r w:rsidRPr="00D5649B">
        <w:rPr>
          <w:rFonts w:ascii="Cambria Math" w:hAnsi="Cambria Math" w:cs="Cambria Math"/>
          <w:sz w:val="12"/>
          <w:szCs w:val="12"/>
        </w:rPr>
        <w:t>𝑖</w:t>
      </w:r>
      <w:r w:rsidRPr="00D5649B">
        <w:t xml:space="preserve">) by the area of the grid cell or region </w:t>
      </w:r>
      <w:proofErr w:type="spellStart"/>
      <w:r w:rsidRPr="00D5649B">
        <w:rPr>
          <w:i/>
        </w:rPr>
        <w:t>i</w:t>
      </w:r>
      <w:proofErr w:type="spellEnd"/>
      <w:r w:rsidRPr="00D5649B">
        <w:t xml:space="preserve"> (</w:t>
      </w:r>
      <w:r w:rsidRPr="00D5649B">
        <w:rPr>
          <w:i/>
        </w:rPr>
        <w:t>A</w:t>
      </w:r>
      <w:r w:rsidRPr="00D5649B">
        <w:t>), and summing the changes across all land included in the Tier 2 steady-state method.</w:t>
      </w:r>
    </w:p>
    <w:p w14:paraId="4E11A88D" w14:textId="28E43950" w:rsidR="00697ADD" w:rsidRPr="00D5649B" w:rsidRDefault="00697ADD" w:rsidP="00F172FB">
      <w:pPr>
        <w:keepNext/>
        <w:tabs>
          <w:tab w:val="clear" w:pos="9360"/>
          <w:tab w:val="right" w:pos="9781"/>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Pr="00D5649B">
        <w:rPr>
          <w:b/>
        </w:rPr>
        <w:t xml:space="preserve"> </w:t>
      </w:r>
      <w:r w:rsidRPr="00D5649B">
        <w:rPr>
          <w:b/>
        </w:rPr>
        <w:tab/>
      </w:r>
      <w:r w:rsidR="00D32A25">
        <w:rPr>
          <w:b/>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p>
    <w:p w14:paraId="167BF880" w14:textId="20A5DD4F" w:rsidR="00697ADD" w:rsidRPr="004A2CC9" w:rsidRDefault="00697ADD" w:rsidP="004A2CC9">
      <w:pPr>
        <w:keepNext/>
        <w:tabs>
          <w:tab w:val="clear" w:pos="9360"/>
          <w:tab w:val="right" w:pos="9810"/>
        </w:tabs>
        <w:rPr>
          <w:rFonts w:cstheme="minorHAnsi"/>
          <w:b/>
          <w:sz w:val="20"/>
        </w:rPr>
      </w:pPr>
      <w:r w:rsidRPr="00D5649B">
        <w:rPr>
          <w:rFonts w:cstheme="minorHAnsi"/>
          <w:b/>
        </w:rPr>
        <w:tab/>
      </w:r>
      <w:r w:rsidRPr="00D5649B">
        <w:rPr>
          <w:rFonts w:cstheme="minorHAnsi"/>
          <w:b/>
        </w:rPr>
        <w:tab/>
      </w:r>
      <w:r w:rsidRPr="004A2CC9">
        <w:rPr>
          <w:sz w:val="20"/>
        </w:rPr>
        <w:t>IPCC 2019, Eq. 5.0A</w:t>
      </w:r>
    </w:p>
    <w:p w14:paraId="2CF900B9" w14:textId="77777777"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679D71DA" w14:textId="7E9386F9" w:rsidR="00697ADD" w:rsidRPr="00D5649B" w:rsidRDefault="00697ADD" w:rsidP="00697ADD">
      <w:pPr>
        <w:pStyle w:val="Default"/>
        <w:ind w:left="2835" w:hanging="2835"/>
        <w:rPr>
          <w:rFonts w:asciiTheme="minorHAnsi" w:hAnsiTheme="minorHAnsi" w:cstheme="minorHAnsi"/>
          <w:sz w:val="20"/>
          <w:szCs w:val="16"/>
        </w:rPr>
      </w:pPr>
      <w:r w:rsidRPr="00D5649B">
        <w:rPr>
          <w:rFonts w:asciiTheme="minorHAnsi" w:hAnsiTheme="minorHAnsi" w:cstheme="minorHAnsi"/>
          <w:i/>
          <w:sz w:val="20"/>
          <w:szCs w:val="16"/>
        </w:rPr>
        <w:t>Δ</w:t>
      </w:r>
      <w:r w:rsidR="00697983">
        <w:rPr>
          <w:rFonts w:asciiTheme="minorHAnsi" w:hAnsiTheme="minorHAnsi" w:cstheme="minorHAnsi"/>
          <w:i/>
          <w:sz w:val="20"/>
          <w:szCs w:val="16"/>
        </w:rPr>
        <w:t>N</w:t>
      </w:r>
      <w:r w:rsidR="00697983">
        <w:rPr>
          <w:rFonts w:asciiTheme="minorHAnsi" w:hAnsiTheme="minorHAnsi" w:cstheme="minorHAnsi"/>
          <w:i/>
          <w:sz w:val="20"/>
          <w:szCs w:val="16"/>
          <w:vertAlign w:val="subscript"/>
        </w:rPr>
        <w:t>SOC</w:t>
      </w:r>
      <w:r w:rsidRPr="00D5649B">
        <w:rPr>
          <w:rFonts w:asciiTheme="minorHAnsi" w:hAnsiTheme="minorHAnsi" w:cstheme="minorHAnsi"/>
          <w:sz w:val="20"/>
          <w:szCs w:val="16"/>
        </w:rPr>
        <w:tab/>
        <w:t>Annual SOC</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stock change factor for mineral soil, summed across all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 (t </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w:t>
      </w:r>
    </w:p>
    <w:p w14:paraId="1E259E53" w14:textId="5FA9741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697983">
        <w:rPr>
          <w:rFonts w:asciiTheme="minorHAnsi" w:hAnsiTheme="minorHAnsi" w:cstheme="minorHAnsi"/>
          <w:i/>
          <w:color w:val="auto"/>
          <w:sz w:val="20"/>
          <w:szCs w:val="16"/>
        </w:rPr>
        <w:t>-</w:t>
      </w:r>
      <w:proofErr w:type="spellStart"/>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(t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24379FBC" w14:textId="77777777"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 xml:space="preserve">Area of grid cell or region (ha) </w:t>
      </w:r>
    </w:p>
    <w:p w14:paraId="02270123" w14:textId="40643A15" w:rsidR="00665AB7" w:rsidRPr="008612C3" w:rsidRDefault="00665AB7" w:rsidP="008A7F5F">
      <w:pPr>
        <w:pStyle w:val="Heading3"/>
      </w:pPr>
      <w:bookmarkStart w:id="383" w:name="_Toc152758568"/>
      <w:r w:rsidRPr="008612C3">
        <w:t xml:space="preserve">Direct </w:t>
      </w:r>
      <w:r w:rsidR="004E267D">
        <w:t>e</w:t>
      </w:r>
      <w:r w:rsidRPr="008612C3">
        <w:t>missions from inputs</w:t>
      </w:r>
      <w:bookmarkEnd w:id="383"/>
    </w:p>
    <w:p w14:paraId="2D635DF4" w14:textId="77777777" w:rsidR="00665AB7" w:rsidRPr="008612C3" w:rsidRDefault="00665AB7" w:rsidP="00665AB7">
      <w:pPr>
        <w:rPr>
          <w:b/>
        </w:rPr>
      </w:pPr>
      <w:r w:rsidRPr="008612C3">
        <w:rPr>
          <w:b/>
        </w:rPr>
        <w:t>Calculates the emission for each field and year independently. The following assumptions apply:</w:t>
      </w:r>
    </w:p>
    <w:p w14:paraId="581822FF" w14:textId="77777777" w:rsidR="00665AB7" w:rsidRPr="008612C3" w:rsidRDefault="00665AB7" w:rsidP="00665AB7">
      <w:pPr>
        <w:pStyle w:val="ListParagraph"/>
        <w:numPr>
          <w:ilvl w:val="0"/>
          <w:numId w:val="17"/>
        </w:numPr>
      </w:pPr>
      <w:r w:rsidRPr="008612C3">
        <w:t>Manure emissions are calculated only for the field where the manure was applied.</w:t>
      </w:r>
    </w:p>
    <w:p w14:paraId="31037AD0" w14:textId="1627F07A" w:rsidR="00665AB7" w:rsidRPr="008612C3" w:rsidRDefault="00665AB7" w:rsidP="00665AB7">
      <w:pPr>
        <w:pStyle w:val="ListParagraph"/>
        <w:numPr>
          <w:ilvl w:val="0"/>
          <w:numId w:val="17"/>
        </w:numPr>
      </w:pPr>
      <w:r w:rsidRPr="008612C3">
        <w:t xml:space="preserve">N mineralization emissions are calculated specifically for the </w:t>
      </w:r>
      <w:r w:rsidR="00E57A76">
        <w:t>C</w:t>
      </w:r>
      <w:r w:rsidR="00E57A76" w:rsidRPr="008612C3">
        <w:t xml:space="preserve"> </w:t>
      </w:r>
      <w:r w:rsidRPr="008612C3">
        <w:t>change within one field.</w:t>
      </w:r>
    </w:p>
    <w:p w14:paraId="6D8B3FCC" w14:textId="77777777" w:rsidR="00665AB7" w:rsidRPr="008612C3" w:rsidRDefault="00665AB7" w:rsidP="00665AB7">
      <w:pPr>
        <w:pStyle w:val="ListParagraph"/>
        <w:numPr>
          <w:ilvl w:val="0"/>
          <w:numId w:val="17"/>
        </w:numPr>
      </w:pPr>
      <w:r w:rsidRPr="008612C3">
        <w:lastRenderedPageBreak/>
        <w:t>Crop residue emissions from residue exports are allotted to the farm of residue origin.</w:t>
      </w:r>
    </w:p>
    <w:p w14:paraId="121B64D5" w14:textId="77777777" w:rsidR="00665AB7" w:rsidRPr="008612C3" w:rsidRDefault="00665AB7" w:rsidP="00665AB7">
      <w:pPr>
        <w:pStyle w:val="ListParagraph"/>
        <w:numPr>
          <w:ilvl w:val="0"/>
          <w:numId w:val="17"/>
        </w:numPr>
      </w:pPr>
      <w:r w:rsidRPr="008612C3">
        <w:t>Manure emissions from manure exports are allotted to the farm of residue origin.</w:t>
      </w:r>
    </w:p>
    <w:p w14:paraId="3FF7EC43" w14:textId="77777777" w:rsidR="00665AB7" w:rsidRPr="008612C3" w:rsidRDefault="00665AB7" w:rsidP="00665AB7">
      <w:pPr>
        <w:pStyle w:val="ListParagraph"/>
        <w:numPr>
          <w:ilvl w:val="0"/>
          <w:numId w:val="17"/>
        </w:numPr>
      </w:pPr>
      <w:r w:rsidRPr="008612C3">
        <w:t>Emissions are calculated based on the specified farm soil texture.</w:t>
      </w:r>
    </w:p>
    <w:p w14:paraId="252F989D" w14:textId="15412475" w:rsidR="00665AB7" w:rsidRPr="008612C3" w:rsidRDefault="00665AB7" w:rsidP="00665AB7">
      <w:pPr>
        <w:pStyle w:val="ListParagraph"/>
        <w:numPr>
          <w:ilvl w:val="0"/>
          <w:numId w:val="17"/>
        </w:numPr>
      </w:pPr>
      <w:r w:rsidRPr="008612C3">
        <w:t>N</w:t>
      </w:r>
      <w:r w:rsidRPr="008612C3">
        <w:rPr>
          <w:vertAlign w:val="subscript"/>
        </w:rPr>
        <w:t>2</w:t>
      </w:r>
      <w:r w:rsidRPr="008612C3">
        <w:t xml:space="preserve">O emissions from the decay of residues containing biologically-fixed </w:t>
      </w:r>
      <w:r w:rsidR="001D23A0">
        <w:t>N</w:t>
      </w:r>
      <w:r w:rsidR="001D23A0" w:rsidRPr="008612C3">
        <w:t xml:space="preserve"> </w:t>
      </w:r>
      <w:r w:rsidRPr="008612C3">
        <w:t>are included.</w:t>
      </w:r>
    </w:p>
    <w:p w14:paraId="2DFE8372" w14:textId="709BD9CC" w:rsidR="00665AB7" w:rsidRPr="008612C3" w:rsidRDefault="00665AB7" w:rsidP="00665AB7">
      <w:pPr>
        <w:pStyle w:val="ListParagraph"/>
        <w:numPr>
          <w:ilvl w:val="0"/>
          <w:numId w:val="17"/>
        </w:numPr>
      </w:pPr>
      <w:r w:rsidRPr="008612C3">
        <w:t xml:space="preserve">The soil texture, where not specified in </w:t>
      </w:r>
      <w:r w:rsidRPr="003C1A7C">
        <w:rPr>
          <w:b/>
        </w:rPr>
        <w:fldChar w:fldCharType="begin"/>
      </w:r>
      <w:r w:rsidRPr="003C1A7C">
        <w:rPr>
          <w:b/>
        </w:rPr>
        <w:instrText xml:space="preserve"> REF _Ref37077613 \h  \* MERGEFORMAT </w:instrText>
      </w:r>
      <w:r w:rsidRPr="003C1A7C">
        <w:rPr>
          <w:b/>
        </w:rPr>
      </w:r>
      <w:r w:rsidRPr="003C1A7C">
        <w:rPr>
          <w:b/>
        </w:rPr>
        <w:fldChar w:fldCharType="separate"/>
      </w:r>
      <w:r w:rsidR="00C87362" w:rsidRPr="00333F9C">
        <w:rPr>
          <w:b/>
        </w:rPr>
        <w:t xml:space="preserve">Table </w:t>
      </w:r>
      <w:r w:rsidR="00C87362">
        <w:rPr>
          <w:b/>
        </w:rPr>
        <w:t>13</w:t>
      </w:r>
      <w:r w:rsidRPr="003C1A7C">
        <w:rPr>
          <w:b/>
        </w:rPr>
        <w:fldChar w:fldCharType="end"/>
      </w:r>
      <w:r w:rsidRPr="008612C3">
        <w:t>, has no effect (RF = 1).</w:t>
      </w:r>
    </w:p>
    <w:p w14:paraId="18058009" w14:textId="77777777" w:rsidR="00665AB7" w:rsidRPr="008612C3" w:rsidRDefault="00665AB7" w:rsidP="00665AB7">
      <w:pPr>
        <w:pStyle w:val="ListParagraph"/>
        <w:numPr>
          <w:ilvl w:val="0"/>
          <w:numId w:val="17"/>
        </w:numPr>
      </w:pPr>
      <w:r w:rsidRPr="008612C3">
        <w:t>No till and reduced tillage are combined into conservation tillage.</w:t>
      </w:r>
    </w:p>
    <w:p w14:paraId="260DA805" w14:textId="77777777" w:rsidR="00665AB7" w:rsidRPr="008612C3" w:rsidRDefault="00665AB7" w:rsidP="00665AB7">
      <w:pPr>
        <w:pStyle w:val="ListParagraph"/>
        <w:numPr>
          <w:ilvl w:val="0"/>
          <w:numId w:val="17"/>
        </w:numPr>
      </w:pPr>
      <w:r w:rsidRPr="008612C3">
        <w:t>Irrigation iterates the base EF directly in the year where irrigation takes place, RF adjustments apply regardless.</w:t>
      </w:r>
    </w:p>
    <w:p w14:paraId="74F39DFB" w14:textId="77777777" w:rsidR="00665AB7" w:rsidRPr="008612C3" w:rsidRDefault="00665AB7" w:rsidP="00665AB7">
      <w:pPr>
        <w:pStyle w:val="ListParagraph"/>
        <w:numPr>
          <w:ilvl w:val="0"/>
          <w:numId w:val="17"/>
        </w:numPr>
      </w:pPr>
      <w:r w:rsidRPr="008612C3">
        <w:t>For all perennials systems, the N source and tillage regime have no effect (RF=1).</w:t>
      </w:r>
    </w:p>
    <w:p w14:paraId="4100A20A" w14:textId="77777777" w:rsidR="00665AB7" w:rsidRPr="008612C3" w:rsidRDefault="00665AB7" w:rsidP="00665AB7">
      <w:pPr>
        <w:pStyle w:val="ListParagraph"/>
        <w:numPr>
          <w:ilvl w:val="0"/>
          <w:numId w:val="17"/>
        </w:numPr>
      </w:pPr>
      <w:r w:rsidRPr="008612C3">
        <w:t>For rotations with partial perennials, the perennial RF will apply including in the year of termination (for pasture that is directly reseeded without interruption the perennial RF is maintained).</w:t>
      </w:r>
    </w:p>
    <w:p w14:paraId="50553D36" w14:textId="77777777" w:rsidR="00665AB7" w:rsidRPr="008612C3" w:rsidRDefault="00665AB7" w:rsidP="00665AB7">
      <w:pPr>
        <w:pStyle w:val="ListParagraph"/>
        <w:numPr>
          <w:ilvl w:val="0"/>
          <w:numId w:val="17"/>
        </w:numPr>
      </w:pPr>
      <w:r w:rsidRPr="008612C3">
        <w:t>The tillage RF is applied specifically for the tillage of a year.</w:t>
      </w:r>
    </w:p>
    <w:p w14:paraId="711A29D0" w14:textId="77777777" w:rsidR="00665AB7" w:rsidRPr="008612C3" w:rsidRDefault="00665AB7" w:rsidP="00665AB7">
      <w:pPr>
        <w:pStyle w:val="ListParagraph"/>
        <w:numPr>
          <w:ilvl w:val="0"/>
          <w:numId w:val="17"/>
        </w:numPr>
      </w:pPr>
      <w:r w:rsidRPr="008612C3">
        <w:t>Different N sources are calculated separately.</w:t>
      </w:r>
    </w:p>
    <w:p w14:paraId="13C311AB" w14:textId="77777777" w:rsidR="00665AB7" w:rsidRPr="008612C3" w:rsidRDefault="00665AB7" w:rsidP="00665AB7">
      <w:pPr>
        <w:pStyle w:val="ListParagraph"/>
        <w:numPr>
          <w:ilvl w:val="0"/>
          <w:numId w:val="17"/>
        </w:numPr>
      </w:pPr>
      <w:r w:rsidRPr="008612C3">
        <w:t>Atmospheric deposition, if specified, is treated as synthetic fertilizer.</w:t>
      </w:r>
    </w:p>
    <w:p w14:paraId="3D897F66" w14:textId="77777777" w:rsidR="00665AB7" w:rsidRPr="008612C3" w:rsidRDefault="00665AB7" w:rsidP="00665AB7">
      <w:pPr>
        <w:pStyle w:val="Heading4"/>
      </w:pPr>
      <w:r w:rsidRPr="008612C3">
        <w:t>Nitrous Oxide</w:t>
      </w:r>
    </w:p>
    <w:p w14:paraId="5EE94152" w14:textId="3D49C893" w:rsidR="00665AB7" w:rsidRPr="008612C3" w:rsidRDefault="00000000"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665AB7" w:rsidRPr="008612C3">
        <w:rPr>
          <w:b/>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57BDBC1" w14:textId="35D3D90E" w:rsidR="00665AB7" w:rsidRPr="008C017B" w:rsidRDefault="00000000"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8C017B">
        <w:rPr>
          <w:b/>
        </w:rPr>
        <w:t xml:space="preserve"> </w:t>
      </w:r>
      <w:r w:rsidR="00665AB7" w:rsidRPr="008C017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BAA4358" w14:textId="183A1461" w:rsidR="00665AB7" w:rsidRPr="008C017B" w:rsidRDefault="00000000"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665AB7" w:rsidRPr="008C017B">
        <w:rPr>
          <w:b/>
        </w:rPr>
        <w:t xml:space="preserve"> </w:t>
      </w:r>
      <w:r w:rsidR="00665AB7" w:rsidRPr="008C017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7DE664B3" w14:textId="3C03521E" w:rsidR="00665AB7" w:rsidRPr="00AF6222" w:rsidRDefault="00000000"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AF6222">
        <w:rPr>
          <w:b/>
        </w:rPr>
        <w:t xml:space="preserve"> </w:t>
      </w:r>
      <w:r w:rsidR="00665AB7" w:rsidRPr="00AF6222">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0AB2303A" w14:textId="20DE141E" w:rsidR="00665AB7" w:rsidRPr="00DC70AE" w:rsidRDefault="00000000" w:rsidP="00334AFA">
      <w:pPr>
        <w:keepNext/>
        <w:tabs>
          <w:tab w:val="clear" w:pos="2880"/>
          <w:tab w:val="clear" w:pos="9360"/>
          <w:tab w:val="right" w:pos="9785"/>
        </w:tabs>
        <w:spacing w:after="120"/>
        <w:ind w:left="2970" w:hanging="297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820942" w:rsidRPr="008612C3">
        <w:rPr>
          <w:b/>
        </w:rPr>
        <w:t xml:space="preserve"> </w:t>
      </w:r>
      <w:r w:rsidR="00665AB7" w:rsidRPr="008612C3">
        <w:rPr>
          <w:b/>
        </w:rPr>
        <w:t xml:space="preserve"> </w:t>
      </w:r>
      <w:r w:rsidR="00665AB7" w:rsidRPr="008612C3">
        <w:rPr>
          <w:b/>
        </w:rPr>
        <w:tab/>
      </w:r>
      <w:r w:rsidR="00665AB7" w:rsidRPr="008612C3">
        <w:rPr>
          <w:b/>
        </w:rPr>
        <w:tab/>
      </w:r>
      <w:r w:rsidR="00665AB7" w:rsidRPr="008612C3">
        <w:rPr>
          <w:b/>
        </w:rPr>
        <w:tab/>
      </w:r>
      <w:bookmarkStart w:id="384" w:name="N2O_N_ONDirect_TFieldN_1"/>
      <w:r w:rsidR="00665AB7" w:rsidRPr="00DC70A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384"/>
    </w:p>
    <w:p w14:paraId="71D96513" w14:textId="77777777" w:rsidR="00334AFA" w:rsidRDefault="00000000" w:rsidP="00334AFA">
      <w:pPr>
        <w:keepNext/>
        <w:tabs>
          <w:tab w:val="clear" w:pos="2880"/>
          <w:tab w:val="clear" w:pos="9360"/>
          <w:tab w:val="right" w:pos="9785"/>
        </w:tabs>
        <w:spacing w:after="120"/>
        <w:ind w:left="7920" w:hanging="79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665AB7" w:rsidRPr="008612C3">
        <w:rPr>
          <w:b/>
        </w:rPr>
        <w:tab/>
      </w:r>
    </w:p>
    <w:p w14:paraId="70F0C4A9" w14:textId="5C0FB479" w:rsidR="00665AB7" w:rsidRPr="008612C3" w:rsidRDefault="00334AFA" w:rsidP="00334AFA">
      <w:pPr>
        <w:keepNext/>
        <w:tabs>
          <w:tab w:val="clear" w:pos="2880"/>
          <w:tab w:val="clear" w:pos="9360"/>
          <w:tab w:val="right" w:pos="9785"/>
        </w:tabs>
        <w:spacing w:after="120"/>
        <w:ind w:left="7920" w:hanging="7920"/>
        <w:rPr>
          <w:b/>
        </w:rPr>
      </w:pPr>
      <w:r>
        <w:rPr>
          <w:b/>
        </w:rPr>
        <w:tab/>
      </w:r>
      <w:r>
        <w:rPr>
          <w:b/>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5FB56BF2" w14:textId="77777777" w:rsidR="00665AB7" w:rsidRPr="00DC70AE" w:rsidRDefault="00665AB7" w:rsidP="00665AB7">
      <w:pPr>
        <w:rPr>
          <w:sz w:val="20"/>
        </w:rPr>
      </w:pPr>
      <w:r w:rsidRPr="00DC70AE">
        <w:rPr>
          <w:sz w:val="20"/>
        </w:rPr>
        <w:t>where</w:t>
      </w:r>
    </w:p>
    <w:p w14:paraId="00BC43C5" w14:textId="77777777" w:rsidR="00597F8A" w:rsidRPr="00DC70AE"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SNdirect(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synthetic fertilizer application to field </w:t>
      </w:r>
      <w:r w:rsidRPr="00DC70AE">
        <w:rPr>
          <w:i/>
          <w:iCs/>
          <w:sz w:val="20"/>
        </w:rPr>
        <w:t>n</w:t>
      </w:r>
      <w:r w:rsidRPr="00DC70AE">
        <w:rPr>
          <w:sz w:val="20"/>
        </w:rPr>
        <w:t xml:space="preserve"> in year </w:t>
      </w:r>
      <w:r w:rsidRPr="00DC70AE">
        <w:rPr>
          <w:i/>
          <w:iCs/>
          <w:sz w:val="20"/>
        </w:rPr>
        <w:t>t</w:t>
      </w:r>
    </w:p>
    <w:p w14:paraId="4DFB1A20" w14:textId="77777777" w:rsidR="00665AB7" w:rsidRPr="00DC70AE" w:rsidRDefault="00665AB7" w:rsidP="00665AB7">
      <w:pPr>
        <w:tabs>
          <w:tab w:val="clear" w:pos="2880"/>
          <w:tab w:val="clear" w:pos="9360"/>
        </w:tabs>
        <w:spacing w:before="0"/>
        <w:ind w:left="2835" w:hanging="2835"/>
        <w:rPr>
          <w:sz w:val="20"/>
        </w:rPr>
      </w:pPr>
      <w:proofErr w:type="spellStart"/>
      <w:r w:rsidRPr="00DC70AE">
        <w:rPr>
          <w:i/>
          <w:sz w:val="20"/>
        </w:rPr>
        <w:t>EF</w:t>
      </w:r>
      <w:r w:rsidRPr="00DC70AE">
        <w:rPr>
          <w:i/>
          <w:sz w:val="20"/>
          <w:vertAlign w:val="subscript"/>
        </w:rPr>
        <w:t>i</w:t>
      </w:r>
      <w:proofErr w:type="spellEnd"/>
      <w:r w:rsidRPr="00DC70AE">
        <w:rPr>
          <w:i/>
          <w:sz w:val="20"/>
          <w:vertAlign w:val="subscript"/>
        </w:rPr>
        <w:t>,___,</w:t>
      </w:r>
      <w:proofErr w:type="spellStart"/>
      <w:r w:rsidRPr="00DC70AE">
        <w:rPr>
          <w:i/>
          <w:sz w:val="20"/>
          <w:vertAlign w:val="subscript"/>
        </w:rPr>
        <w:t>l,m,n</w:t>
      </w:r>
      <w:proofErr w:type="spellEnd"/>
      <w:r w:rsidRPr="00DC70AE">
        <w:rPr>
          <w:sz w:val="20"/>
          <w:vertAlign w:val="subscript"/>
        </w:rPr>
        <w:t xml:space="preserve"> </w:t>
      </w:r>
      <w:r w:rsidRPr="00DC70AE">
        <w:rPr>
          <w:sz w:val="20"/>
        </w:rPr>
        <w:tab/>
        <w:t>Emission factor considering the impact of the N source on the cropping system and site dependent factors associated with rainfall, topography, soil texture, N source type, tillage, cropping system and moisture management (kg N</w:t>
      </w:r>
      <w:r w:rsidRPr="00DC70AE">
        <w:rPr>
          <w:sz w:val="20"/>
          <w:vertAlign w:val="subscript"/>
        </w:rPr>
        <w:t>2</w:t>
      </w:r>
      <w:r w:rsidRPr="00DC70AE">
        <w:rPr>
          <w:sz w:val="20"/>
        </w:rPr>
        <w:t>O-N kg</w:t>
      </w:r>
      <w:r w:rsidRPr="00DC70AE">
        <w:rPr>
          <w:sz w:val="20"/>
          <w:vertAlign w:val="superscript"/>
        </w:rPr>
        <w:t>-1</w:t>
      </w:r>
      <w:r w:rsidRPr="00DC70AE">
        <w:rPr>
          <w:sz w:val="20"/>
        </w:rPr>
        <w:t xml:space="preserve"> N) for </w:t>
      </w:r>
      <w:proofErr w:type="spellStart"/>
      <w:r w:rsidRPr="00DC70AE">
        <w:rPr>
          <w:sz w:val="20"/>
        </w:rPr>
        <w:t>ecodistrict</w:t>
      </w:r>
      <w:proofErr w:type="spellEnd"/>
      <w:r w:rsidRPr="00DC70AE">
        <w:rPr>
          <w:sz w:val="20"/>
        </w:rPr>
        <w:t xml:space="preserve"> ‘‘</w:t>
      </w:r>
      <w:proofErr w:type="spellStart"/>
      <w:r w:rsidRPr="00DC70AE">
        <w:rPr>
          <w:i/>
          <w:iCs/>
          <w:sz w:val="20"/>
        </w:rPr>
        <w:t>i</w:t>
      </w:r>
      <w:proofErr w:type="spellEnd"/>
      <w:r w:rsidRPr="00DC70AE">
        <w:rPr>
          <w:sz w:val="20"/>
        </w:rPr>
        <w:t>’’</w:t>
      </w:r>
    </w:p>
    <w:p w14:paraId="11442432" w14:textId="77777777" w:rsidR="00597F8A" w:rsidRPr="00DC70AE"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crop residues and N mineralization on field </w:t>
      </w:r>
      <w:r w:rsidRPr="00DC70AE">
        <w:rPr>
          <w:i/>
          <w:iCs/>
          <w:sz w:val="20"/>
        </w:rPr>
        <w:t>n</w:t>
      </w:r>
      <w:r w:rsidRPr="00DC70AE">
        <w:rPr>
          <w:sz w:val="20"/>
        </w:rPr>
        <w:t xml:space="preserve"> in year </w:t>
      </w:r>
      <w:r w:rsidRPr="00DC70AE">
        <w:rPr>
          <w:i/>
          <w:iCs/>
          <w:sz w:val="20"/>
        </w:rPr>
        <w:t>t</w:t>
      </w:r>
    </w:p>
    <w:p w14:paraId="5D78C2DA" w14:textId="20C20E96" w:rsidR="00665AB7" w:rsidRPr="00DC70AE" w:rsidRDefault="00665AB7" w:rsidP="00665AB7">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w:t>
      </w:r>
      <w:r w:rsidR="00597F8A" w:rsidRPr="00DC70AE">
        <w:rPr>
          <w:i/>
          <w:sz w:val="20"/>
          <w:vertAlign w:val="subscript"/>
        </w:rPr>
        <w:t>direct</w:t>
      </w:r>
      <w:r w:rsidRPr="00DC70AE">
        <w:rPr>
          <w:i/>
          <w:sz w:val="20"/>
          <w:vertAlign w:val="subscript"/>
        </w:rPr>
        <w:t>_export</w:t>
      </w:r>
      <w:r w:rsidR="00597F8A" w:rsidRPr="00DC70AE">
        <w:rPr>
          <w:i/>
          <w:sz w:val="20"/>
          <w:vertAlign w:val="subscript"/>
        </w:rPr>
        <w:t>(</w:t>
      </w:r>
      <w:proofErr w:type="spellStart"/>
      <w:r w:rsidR="00597F8A" w:rsidRPr="00DC70AE">
        <w:rPr>
          <w:i/>
          <w:sz w:val="20"/>
          <w:vertAlign w:val="subscript"/>
        </w:rPr>
        <w:t>t,farm</w:t>
      </w:r>
      <w:proofErr w:type="spellEnd"/>
      <w:r w:rsidR="00597F8A" w:rsidRPr="00DC70AE">
        <w:rPr>
          <w:i/>
          <w:sz w:val="20"/>
          <w:vertAlign w:val="subscript"/>
        </w:rPr>
        <w:t>)</w:t>
      </w:r>
      <w:r w:rsidRPr="00DC70AE">
        <w:rPr>
          <w:i/>
          <w:sz w:val="20"/>
        </w:rPr>
        <w:tab/>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w:t>
      </w:r>
      <w:proofErr w:type="spellStart"/>
      <w:r w:rsidRPr="00DC70AE">
        <w:rPr>
          <w:sz w:val="20"/>
        </w:rPr>
        <w:t>from</w:t>
      </w:r>
      <w:proofErr w:type="spellEnd"/>
      <w:r w:rsidRPr="00DC70AE">
        <w:rPr>
          <w:sz w:val="20"/>
        </w:rPr>
        <w:t xml:space="preserve"> the sum of crop residue emissions that have been exported from the farm</w:t>
      </w:r>
      <w:r w:rsidR="00597F8A" w:rsidRPr="00DC70AE">
        <w:rPr>
          <w:sz w:val="20"/>
        </w:rPr>
        <w:t xml:space="preserve"> in year </w:t>
      </w:r>
      <w:r w:rsidR="00597F8A" w:rsidRPr="00DC70AE">
        <w:rPr>
          <w:i/>
          <w:iCs/>
          <w:sz w:val="20"/>
        </w:rPr>
        <w:t>t</w:t>
      </w:r>
    </w:p>
    <w:p w14:paraId="206E1AD8" w14:textId="77777777" w:rsidR="00597F8A" w:rsidRPr="00DC70AE"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CRNmindirect(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N mineralization on field </w:t>
      </w:r>
      <w:r w:rsidRPr="00DC70AE">
        <w:rPr>
          <w:i/>
          <w:iCs/>
          <w:sz w:val="20"/>
        </w:rPr>
        <w:t>n</w:t>
      </w:r>
      <w:r w:rsidRPr="00DC70AE">
        <w:rPr>
          <w:sz w:val="20"/>
        </w:rPr>
        <w:t xml:space="preserve"> in year </w:t>
      </w:r>
      <w:r w:rsidRPr="00DC70AE">
        <w:rPr>
          <w:i/>
          <w:iCs/>
          <w:sz w:val="20"/>
        </w:rPr>
        <w:t>t</w:t>
      </w:r>
    </w:p>
    <w:p w14:paraId="5A6C9C0C" w14:textId="77777777" w:rsidR="00597F8A" w:rsidRPr="003014E0"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ONdirect(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organic fertilizer application to field </w:t>
      </w:r>
      <w:r w:rsidRPr="00DC70AE">
        <w:rPr>
          <w:i/>
          <w:iCs/>
          <w:sz w:val="20"/>
        </w:rPr>
        <w:t>n</w:t>
      </w:r>
      <w:r w:rsidRPr="00DC70AE">
        <w:rPr>
          <w:sz w:val="20"/>
        </w:rPr>
        <w:t xml:space="preserve"> in year </w:t>
      </w:r>
      <w:r w:rsidRPr="00DC70AE">
        <w:rPr>
          <w:i/>
          <w:iCs/>
          <w:sz w:val="20"/>
        </w:rPr>
        <w:t>t</w:t>
      </w:r>
    </w:p>
    <w:p w14:paraId="10C15CB3" w14:textId="77777777" w:rsidR="00597F8A" w:rsidRPr="00E44E28" w:rsidRDefault="00597F8A" w:rsidP="00597F8A">
      <w:pPr>
        <w:tabs>
          <w:tab w:val="clear" w:pos="2880"/>
          <w:tab w:val="clear" w:pos="9360"/>
        </w:tabs>
        <w:spacing w:before="0"/>
        <w:ind w:left="2835" w:hanging="2835"/>
        <w:rPr>
          <w:sz w:val="20"/>
        </w:rPr>
      </w:pPr>
      <w:r w:rsidRPr="00E44E28">
        <w:rPr>
          <w:i/>
          <w:sz w:val="20"/>
        </w:rPr>
        <w:lastRenderedPageBreak/>
        <w:t>N</w:t>
      </w:r>
      <w:r w:rsidRPr="00E44E28">
        <w:rPr>
          <w:i/>
          <w:sz w:val="20"/>
          <w:vertAlign w:val="subscript"/>
        </w:rPr>
        <w:t>2</w:t>
      </w:r>
      <w:r w:rsidRPr="00E44E28">
        <w:rPr>
          <w:i/>
          <w:sz w:val="20"/>
        </w:rPr>
        <w:t>O-N</w:t>
      </w:r>
      <w:r w:rsidRPr="00E44E28">
        <w:rPr>
          <w:i/>
          <w:sz w:val="20"/>
          <w:vertAlign w:val="subscript"/>
        </w:rPr>
        <w:t>manuredirect(</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applied to specific fields; this is the sum of emissions from the application of farm-produced and imported manure (</w:t>
      </w:r>
      <w:r w:rsidRPr="00E44E28">
        <w:rPr>
          <w:sz w:val="20"/>
        </w:rPr>
        <w:fldChar w:fldCharType="begin"/>
      </w:r>
      <w:r w:rsidRPr="00E44E28">
        <w:rPr>
          <w:sz w:val="20"/>
        </w:rPr>
        <w:instrText xml:space="preserve"> REF N2ON_ManureDirect_TFieldN_Eq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1</w:t>
      </w:r>
      <w:r w:rsidRPr="00E44E28">
        <w:rPr>
          <w:sz w:val="20"/>
        </w:rPr>
        <w:fldChar w:fldCharType="end"/>
      </w:r>
      <w:r w:rsidRPr="00E44E28">
        <w:rPr>
          <w:sz w:val="20"/>
        </w:rPr>
        <w:t xml:space="preserve">), anaerobic digestate (see </w:t>
      </w:r>
      <w:r w:rsidRPr="00E44E28">
        <w:rPr>
          <w:b/>
          <w:bCs/>
          <w:sz w:val="20"/>
        </w:rPr>
        <w:t xml:space="preserve">Section </w:t>
      </w:r>
      <w:r w:rsidRPr="00E44E28">
        <w:rPr>
          <w:b/>
          <w:bCs/>
          <w:sz w:val="20"/>
        </w:rPr>
        <w:fldChar w:fldCharType="begin"/>
      </w:r>
      <w:r w:rsidRPr="00E44E28">
        <w:rPr>
          <w:b/>
          <w:bCs/>
          <w:sz w:val="20"/>
        </w:rPr>
        <w:instrText xml:space="preserve"> REF _Ref132114390 \r \h  \* MERGEFORMAT </w:instrText>
      </w:r>
      <w:r w:rsidRPr="00E44E28">
        <w:rPr>
          <w:b/>
          <w:bCs/>
          <w:sz w:val="20"/>
        </w:rPr>
      </w:r>
      <w:r w:rsidRPr="00E44E28">
        <w:rPr>
          <w:b/>
          <w:bCs/>
          <w:sz w:val="20"/>
        </w:rPr>
        <w:fldChar w:fldCharType="separate"/>
      </w:r>
      <w:r w:rsidRPr="00E44E28">
        <w:rPr>
          <w:b/>
          <w:bCs/>
          <w:sz w:val="20"/>
        </w:rPr>
        <w:t>4.9.1</w:t>
      </w:r>
      <w:r w:rsidRPr="00E44E28">
        <w:rPr>
          <w:b/>
          <w:bCs/>
          <w:sz w:val="20"/>
        </w:rPr>
        <w:fldChar w:fldCharType="end"/>
      </w:r>
      <w:r w:rsidRPr="00E44E28">
        <w:rPr>
          <w:sz w:val="20"/>
        </w:rPr>
        <w:t xml:space="preserve">) and manure deposited directly on pasture by grazing animals (derived from </w:t>
      </w:r>
      <w:r w:rsidRPr="00E44E28">
        <w:rPr>
          <w:sz w:val="20"/>
        </w:rPr>
        <w:fldChar w:fldCharType="begin"/>
      </w:r>
      <w:r w:rsidRPr="00E44E28">
        <w:rPr>
          <w:sz w:val="20"/>
        </w:rPr>
        <w:instrText xml:space="preserve"> REF TotalN2O_N_Directpasture_Eq \h  \* MERGEFORMAT </w:instrText>
      </w:r>
      <w:r w:rsidRPr="00E44E28">
        <w:rPr>
          <w:sz w:val="20"/>
        </w:rPr>
      </w:r>
      <w:r w:rsidRPr="00E44E28">
        <w:rPr>
          <w:sz w:val="20"/>
        </w:rPr>
        <w:fldChar w:fldCharType="separate"/>
      </w:r>
      <w:r w:rsidRPr="00E44E28">
        <w:rPr>
          <w:b/>
          <w:sz w:val="20"/>
        </w:rPr>
        <w:t xml:space="preserve">Eq. </w:t>
      </w:r>
      <w:r w:rsidRPr="00E44E28">
        <w:rPr>
          <w:b/>
          <w:noProof/>
          <w:sz w:val="20"/>
        </w:rPr>
        <w:t>5.3.1</w:t>
      </w:r>
      <w:r w:rsidRPr="00E44E28">
        <w:rPr>
          <w:b/>
          <w:sz w:val="20"/>
        </w:rPr>
        <w:noBreakHyphen/>
      </w:r>
      <w:r w:rsidRPr="00E44E28">
        <w:rPr>
          <w:b/>
          <w:noProof/>
          <w:sz w:val="20"/>
        </w:rPr>
        <w:t>4</w:t>
      </w:r>
      <w:r w:rsidRPr="00E44E28">
        <w:rPr>
          <w:sz w:val="20"/>
        </w:rPr>
        <w:fldChar w:fldCharType="end"/>
      </w:r>
      <w:r w:rsidRPr="00E44E28">
        <w:rPr>
          <w:sz w:val="20"/>
        </w:rPr>
        <w:t xml:space="preserve"> – </w:t>
      </w:r>
      <w:r w:rsidRPr="00E44E28">
        <w:rPr>
          <w:b/>
          <w:bCs/>
          <w:sz w:val="20"/>
          <w:u w:val="single"/>
        </w:rPr>
        <w:t>Note:</w:t>
      </w:r>
      <w:r w:rsidRPr="00E44E28">
        <w:rPr>
          <w:sz w:val="20"/>
        </w:rPr>
        <w:t xml:space="preserve"> if more than one livestock type is grazed on field </w:t>
      </w:r>
      <w:r w:rsidRPr="00E44E28">
        <w:rPr>
          <w:i/>
          <w:iCs/>
          <w:sz w:val="20"/>
        </w:rPr>
        <w:t>n</w:t>
      </w:r>
      <w:r w:rsidRPr="00E44E28">
        <w:rPr>
          <w:sz w:val="20"/>
        </w:rPr>
        <w:t xml:space="preserve"> in year </w:t>
      </w:r>
      <w:r w:rsidRPr="00E44E28">
        <w:rPr>
          <w:i/>
          <w:iCs/>
          <w:sz w:val="20"/>
        </w:rPr>
        <w:t>t</w:t>
      </w:r>
      <w:r w:rsidRPr="00E44E28">
        <w:rPr>
          <w:sz w:val="20"/>
        </w:rPr>
        <w:t>, this value is the sum of manure N from these multiple livestock groups)</w:t>
      </w:r>
    </w:p>
    <w:p w14:paraId="650E0203" w14:textId="77777777"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manuredirect_leftover(</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sz w:val="20"/>
        </w:rPr>
        <w:t>Direct 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xml:space="preserve">) from leftover manure (calculated using </w:t>
      </w:r>
      <w:r w:rsidRPr="00E44E28">
        <w:rPr>
          <w:sz w:val="20"/>
        </w:rPr>
        <w:fldChar w:fldCharType="begin"/>
      </w:r>
      <w:r w:rsidRPr="00E44E28">
        <w:rPr>
          <w:sz w:val="20"/>
        </w:rPr>
        <w:instrText xml:space="preserve"> REF _Ref133391255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6</w:t>
      </w:r>
      <w:r w:rsidRPr="00E44E28">
        <w:rPr>
          <w:sz w:val="20"/>
        </w:rPr>
        <w:fldChar w:fldCharType="end"/>
      </w:r>
      <w:r w:rsidRPr="00E44E28">
        <w:rPr>
          <w:sz w:val="20"/>
        </w:rPr>
        <w:t xml:space="preserve">) and digestate (see </w:t>
      </w:r>
      <w:r w:rsidRPr="00E44E28">
        <w:rPr>
          <w:b/>
          <w:bCs/>
          <w:sz w:val="20"/>
        </w:rPr>
        <w:t xml:space="preserve">Section </w:t>
      </w:r>
      <w:r w:rsidRPr="00E44E28">
        <w:rPr>
          <w:b/>
          <w:bCs/>
          <w:sz w:val="20"/>
        </w:rPr>
        <w:fldChar w:fldCharType="begin"/>
      </w:r>
      <w:r w:rsidRPr="00E44E28">
        <w:rPr>
          <w:b/>
          <w:bCs/>
          <w:sz w:val="20"/>
        </w:rPr>
        <w:instrText xml:space="preserve"> REF _Ref132114390 \r \h  \* MERGEFORMAT </w:instrText>
      </w:r>
      <w:r w:rsidRPr="00E44E28">
        <w:rPr>
          <w:b/>
          <w:bCs/>
          <w:sz w:val="20"/>
        </w:rPr>
      </w:r>
      <w:r w:rsidRPr="00E44E28">
        <w:rPr>
          <w:b/>
          <w:bCs/>
          <w:sz w:val="20"/>
        </w:rPr>
        <w:fldChar w:fldCharType="separate"/>
      </w:r>
      <w:r w:rsidRPr="00E44E28">
        <w:rPr>
          <w:b/>
          <w:bCs/>
          <w:sz w:val="20"/>
        </w:rPr>
        <w:t>4.9.1</w:t>
      </w:r>
      <w:r w:rsidRPr="00E44E28">
        <w:rPr>
          <w:b/>
          <w:bCs/>
          <w:sz w:val="20"/>
        </w:rPr>
        <w:fldChar w:fldCharType="end"/>
      </w:r>
      <w:r w:rsidRPr="00E44E28">
        <w:rPr>
          <w:sz w:val="20"/>
        </w:rPr>
        <w:t>)</w:t>
      </w:r>
      <w:r w:rsidRPr="00E44E28">
        <w:rPr>
          <w:b/>
          <w:bCs/>
          <w:sz w:val="20"/>
        </w:rPr>
        <w:t xml:space="preserve"> </w:t>
      </w:r>
      <w:r w:rsidRPr="00E44E28">
        <w:rPr>
          <w:sz w:val="20"/>
        </w:rPr>
        <w:t xml:space="preserve">applied to field </w:t>
      </w:r>
      <w:r w:rsidRPr="00E44E28">
        <w:rPr>
          <w:i/>
          <w:iCs/>
          <w:sz w:val="20"/>
        </w:rPr>
        <w:t>n</w:t>
      </w:r>
      <w:r w:rsidRPr="00E44E28">
        <w:rPr>
          <w:sz w:val="20"/>
        </w:rPr>
        <w:t xml:space="preserve"> in year </w:t>
      </w:r>
      <w:r w:rsidRPr="00E44E28">
        <w:rPr>
          <w:i/>
          <w:iCs/>
          <w:sz w:val="20"/>
        </w:rPr>
        <w:t>t</w:t>
      </w:r>
    </w:p>
    <w:p w14:paraId="657015C3" w14:textId="361C3D72"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ONdirect_export(</w:t>
      </w:r>
      <w:proofErr w:type="spellStart"/>
      <w:r w:rsidRPr="00E44E28">
        <w:rPr>
          <w:i/>
          <w:sz w:val="20"/>
          <w:vertAlign w:val="subscript"/>
        </w:rPr>
        <w:t>t,f</w:t>
      </w:r>
      <w:r w:rsidR="00334AFA" w:rsidRPr="00E44E28">
        <w:rPr>
          <w:i/>
          <w:sz w:val="20"/>
          <w:vertAlign w:val="subscript"/>
        </w:rPr>
        <w:t>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resulting from organic fertilizer exported from the farm</w:t>
      </w:r>
      <w:r w:rsidR="00334AFA" w:rsidRPr="00E44E28">
        <w:rPr>
          <w:sz w:val="20"/>
        </w:rPr>
        <w:t xml:space="preserve"> in year </w:t>
      </w:r>
      <w:r w:rsidR="00334AFA" w:rsidRPr="00E44E28">
        <w:rPr>
          <w:i/>
          <w:iCs/>
          <w:sz w:val="20"/>
        </w:rPr>
        <w:t>t</w:t>
      </w:r>
      <w:r w:rsidRPr="00E44E28">
        <w:rPr>
          <w:sz w:val="20"/>
        </w:rPr>
        <w:t xml:space="preserve"> (as if applied)</w:t>
      </w:r>
    </w:p>
    <w:p w14:paraId="17FFD087" w14:textId="5A81B856"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manuredirect_export(</w:t>
      </w:r>
      <w:proofErr w:type="spellStart"/>
      <w:r w:rsidRPr="00E44E28">
        <w:rPr>
          <w:i/>
          <w:sz w:val="20"/>
          <w:vertAlign w:val="subscript"/>
        </w:rPr>
        <w:t>t,farm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exported from the farm</w:t>
      </w:r>
      <w:r w:rsidR="00334AFA" w:rsidRPr="00E44E28">
        <w:rPr>
          <w:sz w:val="20"/>
        </w:rPr>
        <w:t xml:space="preserve"> in year </w:t>
      </w:r>
      <w:r w:rsidR="00334AFA" w:rsidRPr="00E44E28">
        <w:rPr>
          <w:i/>
          <w:iCs/>
          <w:sz w:val="20"/>
        </w:rPr>
        <w:t>t</w:t>
      </w:r>
      <w:r w:rsidRPr="00E44E28">
        <w:rPr>
          <w:sz w:val="20"/>
        </w:rPr>
        <w:t xml:space="preserve"> (as if applied) (</w:t>
      </w:r>
      <w:r w:rsidRPr="00E44E28">
        <w:rPr>
          <w:sz w:val="20"/>
        </w:rPr>
        <w:fldChar w:fldCharType="begin"/>
      </w:r>
      <w:r w:rsidRPr="00E44E28">
        <w:rPr>
          <w:sz w:val="20"/>
        </w:rPr>
        <w:instrText xml:space="preserve"> REF N2ON_ManureDirect_Export_TFarm_Eq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9</w:t>
      </w:r>
      <w:r w:rsidRPr="00E44E28">
        <w:rPr>
          <w:sz w:val="20"/>
        </w:rPr>
        <w:fldChar w:fldCharType="end"/>
      </w:r>
      <w:r w:rsidRPr="00E44E28">
        <w:rPr>
          <w:sz w:val="20"/>
        </w:rPr>
        <w:t>)</w:t>
      </w:r>
    </w:p>
    <w:p w14:paraId="4311DBB5" w14:textId="77777777" w:rsidR="00282566" w:rsidRPr="00E44E28" w:rsidRDefault="00282566" w:rsidP="00282566">
      <w:pPr>
        <w:tabs>
          <w:tab w:val="clear" w:pos="2880"/>
          <w:tab w:val="left" w:pos="0"/>
        </w:tabs>
        <w:rPr>
          <w:bCs/>
          <w:szCs w:val="24"/>
        </w:rPr>
      </w:pPr>
      <w:r w:rsidRPr="00E44E28">
        <w:rPr>
          <w:b/>
          <w:szCs w:val="24"/>
        </w:rPr>
        <w:t xml:space="preserve">Note: </w:t>
      </w:r>
      <w:r w:rsidRPr="00E44E28">
        <w:rPr>
          <w:bCs/>
          <w:szCs w:val="24"/>
        </w:rPr>
        <w:t xml:space="preserve">The term </w:t>
      </w:r>
      <w:proofErr w:type="spellStart"/>
      <w:r w:rsidRPr="00E44E28">
        <w:rPr>
          <w:bCs/>
          <w:i/>
          <w:iCs/>
          <w:szCs w:val="24"/>
        </w:rPr>
        <w:t>N</w:t>
      </w:r>
      <w:r w:rsidRPr="00E44E28">
        <w:rPr>
          <w:bCs/>
          <w:i/>
          <w:iCs/>
          <w:szCs w:val="24"/>
          <w:vertAlign w:val="subscript"/>
        </w:rPr>
        <w:t>ON_export</w:t>
      </w:r>
      <w:proofErr w:type="spellEnd"/>
      <w:r w:rsidRPr="00E44E28">
        <w:rPr>
          <w:bCs/>
          <w:i/>
          <w:iCs/>
          <w:szCs w:val="24"/>
          <w:vertAlign w:val="subscript"/>
        </w:rPr>
        <w:t>(</w:t>
      </w:r>
      <w:proofErr w:type="spellStart"/>
      <w:r w:rsidRPr="00E44E28">
        <w:rPr>
          <w:bCs/>
          <w:i/>
          <w:iCs/>
          <w:szCs w:val="24"/>
          <w:vertAlign w:val="subscript"/>
        </w:rPr>
        <w:t>t,farm</w:t>
      </w:r>
      <w:proofErr w:type="spellEnd"/>
      <w:r w:rsidRPr="00E44E28">
        <w:rPr>
          <w:bCs/>
          <w:i/>
          <w:iCs/>
          <w:szCs w:val="24"/>
          <w:vertAlign w:val="subscript"/>
        </w:rPr>
        <w:t>)</w:t>
      </w:r>
      <w:r w:rsidRPr="00E44E28">
        <w:rPr>
          <w:bCs/>
          <w:szCs w:val="24"/>
        </w:rPr>
        <w:t xml:space="preserve"> is a placeholder for exports of non-manure organic fertilizer from the farm. Currently, in </w:t>
      </w:r>
      <w:proofErr w:type="spellStart"/>
      <w:r w:rsidRPr="00E44E28">
        <w:rPr>
          <w:bCs/>
          <w:szCs w:val="24"/>
        </w:rPr>
        <w:t>Holos</w:t>
      </w:r>
      <w:proofErr w:type="spellEnd"/>
      <w:r w:rsidRPr="00E44E28">
        <w:rPr>
          <w:bCs/>
          <w:szCs w:val="24"/>
        </w:rPr>
        <w:t xml:space="preserve"> V4, it is not possible for the model user to export non-manure organic fertilizer, but this feature may be incorporated into a future version of </w:t>
      </w:r>
      <w:proofErr w:type="spellStart"/>
      <w:r w:rsidRPr="00E44E28">
        <w:rPr>
          <w:bCs/>
          <w:szCs w:val="24"/>
        </w:rPr>
        <w:t>Holos</w:t>
      </w:r>
      <w:proofErr w:type="spellEnd"/>
      <w:r w:rsidRPr="00E44E28">
        <w:rPr>
          <w:bCs/>
          <w:szCs w:val="24"/>
        </w:rPr>
        <w:t>.</w:t>
      </w:r>
    </w:p>
    <w:p w14:paraId="4BEF9A18" w14:textId="7D8209FB" w:rsidR="00597F8A" w:rsidRPr="0030679C" w:rsidRDefault="00597F8A" w:rsidP="00597F8A">
      <w:pPr>
        <w:tabs>
          <w:tab w:val="clear" w:pos="2880"/>
          <w:tab w:val="left" w:pos="0"/>
        </w:tabs>
        <w:rPr>
          <w:szCs w:val="24"/>
        </w:rPr>
      </w:pPr>
      <w:r w:rsidRPr="00E44E28">
        <w:rPr>
          <w:b/>
          <w:szCs w:val="24"/>
        </w:rPr>
        <w:t xml:space="preserve">Note: </w:t>
      </w:r>
      <w:r w:rsidRPr="00E44E28">
        <w:rPr>
          <w:szCs w:val="24"/>
        </w:rPr>
        <w:t>Emissions of direct N</w:t>
      </w:r>
      <w:r w:rsidRPr="00E44E28">
        <w:rPr>
          <w:szCs w:val="24"/>
          <w:vertAlign w:val="subscript"/>
        </w:rPr>
        <w:t>2</w:t>
      </w:r>
      <w:r w:rsidRPr="00E44E28">
        <w:rPr>
          <w:szCs w:val="24"/>
        </w:rPr>
        <w:t xml:space="preserve">O from the land application of livestock manure (from field-specific and leftover application of farm-produced manure and imported manure) and emissions from exported manure (as if applied) are calculated in </w:t>
      </w:r>
      <w:r w:rsidRPr="00E44E28">
        <w:rPr>
          <w:b/>
          <w:szCs w:val="24"/>
        </w:rPr>
        <w:t xml:space="preserve">Section </w:t>
      </w:r>
      <w:r w:rsidRPr="00E44E28">
        <w:rPr>
          <w:b/>
          <w:szCs w:val="24"/>
        </w:rPr>
        <w:fldChar w:fldCharType="begin"/>
      </w:r>
      <w:r w:rsidRPr="00E44E28">
        <w:rPr>
          <w:b/>
          <w:szCs w:val="24"/>
        </w:rPr>
        <w:instrText xml:space="preserve"> REF _Ref102381568 \r \h  \* MERGEFORMAT </w:instrText>
      </w:r>
      <w:r w:rsidRPr="00E44E28">
        <w:rPr>
          <w:b/>
          <w:szCs w:val="24"/>
        </w:rPr>
      </w:r>
      <w:r w:rsidRPr="00E44E28">
        <w:rPr>
          <w:b/>
          <w:szCs w:val="24"/>
        </w:rPr>
        <w:fldChar w:fldCharType="separate"/>
      </w:r>
      <w:r w:rsidRPr="00E44E28">
        <w:rPr>
          <w:b/>
          <w:szCs w:val="24"/>
        </w:rPr>
        <w:t>4.6</w:t>
      </w:r>
      <w:r w:rsidRPr="00E44E28">
        <w:rPr>
          <w:b/>
          <w:szCs w:val="24"/>
        </w:rPr>
        <w:fldChar w:fldCharType="end"/>
      </w:r>
      <w:r w:rsidRPr="00E44E28">
        <w:rPr>
          <w:szCs w:val="24"/>
        </w:rPr>
        <w:t xml:space="preserve">. Emissions from the land application of digestate (field-specific and leftover applications) are estimated in </w:t>
      </w:r>
      <w:r w:rsidRPr="00E44E28">
        <w:rPr>
          <w:b/>
          <w:bCs/>
          <w:szCs w:val="24"/>
        </w:rPr>
        <w:t xml:space="preserve">Section </w:t>
      </w:r>
      <w:r w:rsidRPr="00E44E28">
        <w:rPr>
          <w:b/>
          <w:bCs/>
          <w:szCs w:val="24"/>
        </w:rPr>
        <w:fldChar w:fldCharType="begin"/>
      </w:r>
      <w:r w:rsidRPr="00E44E28">
        <w:rPr>
          <w:b/>
          <w:bCs/>
          <w:szCs w:val="24"/>
        </w:rPr>
        <w:instrText xml:space="preserve"> REF _Ref132114390 \r \h  \* MERGEFORMAT </w:instrText>
      </w:r>
      <w:r w:rsidRPr="00E44E28">
        <w:rPr>
          <w:b/>
          <w:bCs/>
          <w:szCs w:val="24"/>
        </w:rPr>
      </w:r>
      <w:r w:rsidRPr="00E44E28">
        <w:rPr>
          <w:b/>
          <w:bCs/>
          <w:szCs w:val="24"/>
        </w:rPr>
        <w:fldChar w:fldCharType="separate"/>
      </w:r>
      <w:r w:rsidRPr="00E44E28">
        <w:rPr>
          <w:b/>
          <w:bCs/>
          <w:szCs w:val="24"/>
        </w:rPr>
        <w:t>4.9.1</w:t>
      </w:r>
      <w:r w:rsidRPr="00E44E28">
        <w:rPr>
          <w:b/>
          <w:bCs/>
          <w:szCs w:val="24"/>
        </w:rPr>
        <w:fldChar w:fldCharType="end"/>
      </w:r>
      <w:r w:rsidRPr="00E44E28">
        <w:rPr>
          <w:b/>
          <w:bCs/>
          <w:szCs w:val="24"/>
        </w:rPr>
        <w:t xml:space="preserve"> </w:t>
      </w:r>
      <w:r w:rsidRPr="00E44E28">
        <w:rPr>
          <w:szCs w:val="24"/>
        </w:rPr>
        <w:t xml:space="preserve">and emissions from dung and urine deposited directly on pasture by grazing animals are estimated in </w:t>
      </w:r>
      <w:r w:rsidRPr="00E44E28">
        <w:rPr>
          <w:b/>
          <w:bCs/>
          <w:szCs w:val="24"/>
        </w:rPr>
        <w:t xml:space="preserve">Section </w:t>
      </w:r>
      <w:r w:rsidRPr="00E44E28">
        <w:rPr>
          <w:b/>
          <w:bCs/>
          <w:szCs w:val="24"/>
        </w:rPr>
        <w:fldChar w:fldCharType="begin"/>
      </w:r>
      <w:r w:rsidRPr="00E44E28">
        <w:rPr>
          <w:b/>
          <w:bCs/>
          <w:szCs w:val="24"/>
        </w:rPr>
        <w:instrText xml:space="preserve"> REF _Ref146632350 \r \h  \* MERGEFORMAT </w:instrText>
      </w:r>
      <w:r w:rsidRPr="00E44E28">
        <w:rPr>
          <w:b/>
          <w:bCs/>
          <w:szCs w:val="24"/>
        </w:rPr>
      </w:r>
      <w:r w:rsidRPr="00E44E28">
        <w:rPr>
          <w:b/>
          <w:bCs/>
          <w:szCs w:val="24"/>
        </w:rPr>
        <w:fldChar w:fldCharType="separate"/>
      </w:r>
      <w:r w:rsidRPr="00E44E28">
        <w:rPr>
          <w:b/>
          <w:bCs/>
          <w:szCs w:val="24"/>
        </w:rPr>
        <w:t>5.3</w:t>
      </w:r>
      <w:r w:rsidRPr="00E44E28">
        <w:rPr>
          <w:b/>
          <w:bCs/>
          <w:szCs w:val="24"/>
        </w:rPr>
        <w:fldChar w:fldCharType="end"/>
      </w:r>
      <w:r w:rsidRPr="00E44E28">
        <w:rPr>
          <w:szCs w:val="24"/>
        </w:rPr>
        <w:t>.</w:t>
      </w:r>
    </w:p>
    <w:p w14:paraId="33FD0204" w14:textId="77777777" w:rsidR="00665AB7" w:rsidRPr="008612C3" w:rsidRDefault="00665AB7" w:rsidP="00665AB7">
      <w:pPr>
        <w:pStyle w:val="Heading4"/>
      </w:pPr>
      <w:r w:rsidRPr="008612C3">
        <w:t>Nitric Oxide</w:t>
      </w:r>
    </w:p>
    <w:p w14:paraId="0C431252" w14:textId="288E07C5"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p>
    <w:p w14:paraId="0422967B" w14:textId="64318F23"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3DF3931F" w14:textId="3FAFF325"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p>
    <w:p w14:paraId="445FED12" w14:textId="50BC2E82"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2F169917" w14:textId="4075B261"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p>
    <w:p w14:paraId="10FBE11F" w14:textId="2FE200DF"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p>
    <w:p w14:paraId="29F82CF8" w14:textId="77777777" w:rsidR="00665AB7" w:rsidRPr="008612C3" w:rsidRDefault="00665AB7" w:rsidP="00665AB7">
      <w:pPr>
        <w:rPr>
          <w:sz w:val="20"/>
        </w:rPr>
      </w:pPr>
      <w:r w:rsidRPr="008612C3">
        <w:rPr>
          <w:sz w:val="20"/>
        </w:rPr>
        <w:t>where</w:t>
      </w:r>
    </w:p>
    <w:p w14:paraId="7F6FD60F" w14:textId="7C2E70AE" w:rsidR="00DF63D9" w:rsidRPr="00482149" w:rsidRDefault="00DF63D9" w:rsidP="00DF63D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0073FB8F" w14:textId="710087EF" w:rsidR="00DF63D9" w:rsidRPr="00482149" w:rsidRDefault="00DF63D9" w:rsidP="00DF63D9">
      <w:pPr>
        <w:tabs>
          <w:tab w:val="clear" w:pos="2880"/>
          <w:tab w:val="clear" w:pos="9360"/>
        </w:tabs>
        <w:spacing w:before="0"/>
        <w:ind w:left="2835" w:hanging="2835"/>
        <w:rPr>
          <w:sz w:val="20"/>
        </w:rPr>
      </w:pPr>
      <w:r w:rsidRPr="00482149">
        <w:rPr>
          <w:i/>
          <w:sz w:val="20"/>
        </w:rPr>
        <w:t>NO-N</w:t>
      </w:r>
      <w:r w:rsidRPr="00482149">
        <w:rPr>
          <w:i/>
          <w:sz w:val="20"/>
          <w:vertAlign w:val="subscript"/>
        </w:rPr>
        <w:t>CRN(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crop residues on field </w:t>
      </w:r>
      <w:r w:rsidRPr="00482149">
        <w:rPr>
          <w:i/>
          <w:iCs/>
          <w:sz w:val="20"/>
        </w:rPr>
        <w:t>n</w:t>
      </w:r>
      <w:r w:rsidRPr="00482149">
        <w:rPr>
          <w:sz w:val="20"/>
        </w:rPr>
        <w:t xml:space="preserve"> in year </w:t>
      </w:r>
      <w:r w:rsidRPr="00482149">
        <w:rPr>
          <w:i/>
          <w:iCs/>
          <w:sz w:val="20"/>
        </w:rPr>
        <w:t>t</w:t>
      </w:r>
    </w:p>
    <w:p w14:paraId="7C864508" w14:textId="5A51976E" w:rsidR="00DF63D9" w:rsidRPr="00482149" w:rsidRDefault="00DF63D9" w:rsidP="00DF63D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CRN_export</w:t>
      </w:r>
      <w:proofErr w:type="spellEnd"/>
      <w:r w:rsidR="00046D0B">
        <w:rPr>
          <w:i/>
          <w:sz w:val="20"/>
          <w:vertAlign w:val="subscript"/>
        </w:rPr>
        <w:t>(</w:t>
      </w:r>
      <w:proofErr w:type="spellStart"/>
      <w:r w:rsidR="00046D0B">
        <w:rPr>
          <w:i/>
          <w:sz w:val="20"/>
          <w:vertAlign w:val="subscript"/>
        </w:rPr>
        <w:t>t,farm</w:t>
      </w:r>
      <w:proofErr w:type="spellEnd"/>
      <w:r w:rsidR="00046D0B">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w:t>
      </w:r>
      <w:proofErr w:type="spellStart"/>
      <w:r w:rsidRPr="00482149">
        <w:rPr>
          <w:sz w:val="20"/>
        </w:rPr>
        <w:t>from</w:t>
      </w:r>
      <w:proofErr w:type="spellEnd"/>
      <w:r w:rsidRPr="00482149">
        <w:rPr>
          <w:sz w:val="20"/>
        </w:rPr>
        <w:t xml:space="preserve"> the sum of crop residue emissions exported from the farm in year </w:t>
      </w:r>
      <w:r w:rsidRPr="00482149">
        <w:rPr>
          <w:i/>
          <w:iCs/>
          <w:sz w:val="20"/>
        </w:rPr>
        <w:t>t</w:t>
      </w:r>
    </w:p>
    <w:p w14:paraId="46134AEE" w14:textId="4D590151" w:rsidR="00DF63D9" w:rsidRPr="00482149" w:rsidRDefault="00DF63D9" w:rsidP="00DF63D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CRNmin</w:t>
      </w:r>
      <w:proofErr w:type="spellEnd"/>
      <w:r w:rsidRPr="00482149">
        <w:rPr>
          <w:i/>
          <w:sz w:val="20"/>
          <w:vertAlign w:val="subscript"/>
        </w:rPr>
        <w:t>(</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N mineralization on field </w:t>
      </w:r>
      <w:r w:rsidRPr="00482149">
        <w:rPr>
          <w:i/>
          <w:iCs/>
          <w:sz w:val="20"/>
        </w:rPr>
        <w:t>n</w:t>
      </w:r>
      <w:r w:rsidRPr="00482149">
        <w:rPr>
          <w:sz w:val="20"/>
        </w:rPr>
        <w:t xml:space="preserve"> in year </w:t>
      </w:r>
      <w:r w:rsidRPr="00482149">
        <w:rPr>
          <w:i/>
          <w:iCs/>
          <w:sz w:val="20"/>
        </w:rPr>
        <w:t>t</w:t>
      </w:r>
    </w:p>
    <w:p w14:paraId="6D2E579D" w14:textId="43952653" w:rsidR="00DF63D9" w:rsidRDefault="00DF63D9" w:rsidP="00DF63D9">
      <w:pPr>
        <w:tabs>
          <w:tab w:val="clear" w:pos="2880"/>
          <w:tab w:val="clear" w:pos="9360"/>
        </w:tabs>
        <w:spacing w:before="0"/>
        <w:ind w:left="2835" w:hanging="2835"/>
        <w:rPr>
          <w:i/>
          <w:iCs/>
          <w:sz w:val="20"/>
        </w:rPr>
      </w:pPr>
      <w:r w:rsidRPr="00482149">
        <w:rPr>
          <w:i/>
          <w:sz w:val="20"/>
        </w:rPr>
        <w:t>NO-N</w:t>
      </w:r>
      <w:r w:rsidRPr="00482149">
        <w:rPr>
          <w:i/>
          <w:sz w:val="20"/>
          <w:vertAlign w:val="subscript"/>
        </w:rPr>
        <w:t>ON(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organic fertilizer application to field </w:t>
      </w:r>
      <w:r w:rsidRPr="00482149">
        <w:rPr>
          <w:i/>
          <w:iCs/>
          <w:sz w:val="20"/>
        </w:rPr>
        <w:t>n</w:t>
      </w:r>
      <w:r w:rsidRPr="00482149">
        <w:rPr>
          <w:sz w:val="20"/>
        </w:rPr>
        <w:t xml:space="preserve"> in year </w:t>
      </w:r>
      <w:r w:rsidRPr="00482149">
        <w:rPr>
          <w:i/>
          <w:iCs/>
          <w:sz w:val="20"/>
        </w:rPr>
        <w:t>t</w:t>
      </w:r>
    </w:p>
    <w:p w14:paraId="4234D90C" w14:textId="7AA3D55E" w:rsidR="00DF63D9" w:rsidRDefault="00DF63D9" w:rsidP="00DF63D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32660AFE" w14:textId="4BEC0EED" w:rsidR="00DF63D9" w:rsidRPr="00482149" w:rsidRDefault="00DF63D9" w:rsidP="00DF63D9">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679232" behindDoc="0" locked="0" layoutInCell="1" allowOverlap="1" wp14:anchorId="31E66780" wp14:editId="023D06FD">
                <wp:simplePos x="0" y="0"/>
                <wp:positionH relativeFrom="margin">
                  <wp:posOffset>50800</wp:posOffset>
                </wp:positionH>
                <wp:positionV relativeFrom="paragraph">
                  <wp:posOffset>319272</wp:posOffset>
                </wp:positionV>
                <wp:extent cx="5949950" cy="558165"/>
                <wp:effectExtent l="0" t="0" r="0" b="0"/>
                <wp:wrapTopAndBottom/>
                <wp:docPr id="8593120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558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498B1C" w14:textId="77777777" w:rsidR="00B1240A" w:rsidRPr="00690655" w:rsidRDefault="00B1240A" w:rsidP="003C1CE1">
                            <w:pPr>
                              <w:spacing w:before="0"/>
                              <w:rPr>
                                <w:color w:val="000000" w:themeColor="text1"/>
                              </w:rPr>
                            </w:pPr>
                            <w:r w:rsidRPr="00690655">
                              <w:rPr>
                                <w:color w:val="000000" w:themeColor="text1"/>
                              </w:rPr>
                              <w:t>Holos V4 will use the following constant values:</w:t>
                            </w:r>
                          </w:p>
                          <w:p w14:paraId="2E6A9D08" w14:textId="77777777" w:rsidR="00B1240A" w:rsidRPr="00A90743" w:rsidRDefault="00B1240A" w:rsidP="00665AB7">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66780" id="Rectangle 28" o:spid="_x0000_s1053" style="position:absolute;left:0;text-align:left;margin-left:4pt;margin-top:25.15pt;width:468.5pt;height:43.9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" fillcolor="white [3212]" strokecolor="#243f60 [1604]" strokeweight="2pt">
                <v:path arrowok="t"/>
                <v:textbox>
                  <w:txbxContent>
                    <w:p w14:paraId="66498B1C" w14:textId="77777777" w:rsidR="00B1240A" w:rsidRPr="00690655" w:rsidRDefault="00B1240A" w:rsidP="003C1CE1">
                      <w:pPr>
                        <w:spacing w:before="0"/>
                        <w:rPr>
                          <w:color w:val="000000" w:themeColor="text1"/>
                        </w:rPr>
                      </w:pPr>
                      <w:r w:rsidRPr="00690655">
                        <w:rPr>
                          <w:color w:val="000000" w:themeColor="text1"/>
                        </w:rPr>
                        <w:t>Holos V4 will use the following constant values:</w:t>
                      </w:r>
                    </w:p>
                    <w:p w14:paraId="2E6A9D08" w14:textId="77777777" w:rsidR="00B1240A" w:rsidRPr="00A90743" w:rsidRDefault="00B1240A" w:rsidP="00665AB7">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proofErr w:type="spellStart"/>
      <w:r w:rsidRPr="00482149">
        <w:rPr>
          <w:i/>
          <w:sz w:val="20"/>
        </w:rPr>
        <w:t>NO</w:t>
      </w:r>
      <w:r w:rsidRPr="00482149">
        <w:rPr>
          <w:i/>
          <w:sz w:val="20"/>
          <w:vertAlign w:val="subscript"/>
        </w:rPr>
        <w:t>ratio</w:t>
      </w:r>
      <w:proofErr w:type="spellEnd"/>
      <w:r w:rsidRPr="00482149">
        <w:rPr>
          <w:i/>
          <w:sz w:val="20"/>
        </w:rPr>
        <w:tab/>
      </w:r>
      <w:r w:rsidRPr="00482149">
        <w:rPr>
          <w:iCs/>
          <w:sz w:val="20"/>
        </w:rPr>
        <w:t>Ratio of NO to N</w:t>
      </w:r>
      <w:r w:rsidRPr="00482149">
        <w:rPr>
          <w:iCs/>
          <w:sz w:val="20"/>
          <w:vertAlign w:val="subscript"/>
        </w:rPr>
        <w:t>2</w:t>
      </w:r>
      <w:r w:rsidRPr="00482149">
        <w:rPr>
          <w:iCs/>
          <w:sz w:val="20"/>
        </w:rPr>
        <w:t>O</w:t>
      </w:r>
    </w:p>
    <w:p w14:paraId="0981E564" w14:textId="77777777" w:rsidR="00665AB7" w:rsidRPr="00F172FB" w:rsidRDefault="00665AB7" w:rsidP="008A7F5F">
      <w:pPr>
        <w:pStyle w:val="Heading3"/>
      </w:pPr>
      <w:bookmarkStart w:id="385" w:name="_Toc152758569"/>
      <w:r w:rsidRPr="00F172FB">
        <w:lastRenderedPageBreak/>
        <w:t>Indirect emissions</w:t>
      </w:r>
      <w:bookmarkEnd w:id="385"/>
    </w:p>
    <w:p w14:paraId="5749E5F9" w14:textId="77777777" w:rsidR="00665AB7" w:rsidRPr="008612C3" w:rsidRDefault="00665AB7" w:rsidP="00665AB7">
      <w:pPr>
        <w:pStyle w:val="Heading4"/>
      </w:pPr>
      <w:r w:rsidRPr="008612C3">
        <w:t>Leaching and runoff fraction</w:t>
      </w:r>
    </w:p>
    <w:p w14:paraId="49086796" w14:textId="5BA99DB7" w:rsidR="00665AB7" w:rsidRPr="008612C3" w:rsidRDefault="00000000" w:rsidP="00F172FB">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sidRPr="00063A2B">
        <w:rPr>
          <w:b/>
          <w:noProof/>
          <w:szCs w:val="24"/>
          <w:lang w:val="fr-CA"/>
        </w:rPr>
        <w:t>2.7.5</w:t>
      </w:r>
      <w:r w:rsidR="001977CC">
        <w:rPr>
          <w:b/>
          <w:szCs w:val="24"/>
        </w:rPr>
        <w:fldChar w:fldCharType="end"/>
      </w:r>
      <w:r w:rsidR="001977CC" w:rsidRPr="00063A2B">
        <w:rPr>
          <w:b/>
          <w:szCs w:val="24"/>
          <w:lang w:val="fr-CA"/>
        </w:rPr>
        <w:noBreakHyphen/>
      </w:r>
      <w:r w:rsidR="001977CC">
        <w:rPr>
          <w:b/>
          <w:szCs w:val="24"/>
        </w:rPr>
        <w:fldChar w:fldCharType="begin"/>
      </w:r>
      <w:r w:rsidR="001977CC" w:rsidRPr="00063A2B">
        <w:rPr>
          <w:b/>
          <w:szCs w:val="24"/>
          <w:lang w:val="fr-CA"/>
        </w:rPr>
        <w:instrText xml:space="preserve"> SEQ Eq. \* ARABIC \s 3 </w:instrText>
      </w:r>
      <w:r w:rsidR="001977CC">
        <w:rPr>
          <w:b/>
          <w:szCs w:val="24"/>
        </w:rPr>
        <w:fldChar w:fldCharType="separate"/>
      </w:r>
      <w:r w:rsidR="001977CC" w:rsidRPr="00063A2B">
        <w:rPr>
          <w:b/>
          <w:noProof/>
          <w:szCs w:val="24"/>
          <w:lang w:val="fr-CA"/>
        </w:rPr>
        <w:t>1</w:t>
      </w:r>
      <w:r w:rsidR="001977CC">
        <w:rPr>
          <w:b/>
          <w:szCs w:val="24"/>
        </w:rPr>
        <w:fldChar w:fldCharType="end"/>
      </w:r>
    </w:p>
    <w:p w14:paraId="627AAF12" w14:textId="228848AE" w:rsidR="00665AB7" w:rsidRPr="004A2CC9" w:rsidRDefault="00665AB7" w:rsidP="00F172FB">
      <w:pPr>
        <w:tabs>
          <w:tab w:val="right" w:pos="8640"/>
          <w:tab w:val="right" w:pos="8820"/>
        </w:tabs>
        <w:spacing w:after="120"/>
        <w:jc w:val="right"/>
        <w:rPr>
          <w:sz w:val="20"/>
          <w:lang w:val="de-DE"/>
        </w:rPr>
      </w:pPr>
      <w:r w:rsidRPr="008612C3">
        <w:rPr>
          <w:b/>
          <w:sz w:val="20"/>
          <w:lang w:val="de-DE"/>
        </w:rPr>
        <w:tab/>
      </w:r>
      <w:r w:rsidRPr="004A2CC9">
        <w:rPr>
          <w:sz w:val="20"/>
          <w:lang w:val="de-DE"/>
        </w:rPr>
        <w:t>Rochette et al. 2008</w:t>
      </w:r>
    </w:p>
    <w:p w14:paraId="179B2D9E" w14:textId="499A54AC" w:rsidR="00665AB7" w:rsidRPr="008612C3" w:rsidRDefault="00000000" w:rsidP="00F172FB">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665AB7" w:rsidRPr="008612C3">
        <w:rPr>
          <w:b/>
          <w:szCs w:val="24"/>
          <w:lang w:val="de-DE"/>
        </w:rPr>
        <w:t xml:space="preserve"> </w:t>
      </w:r>
      <w:r w:rsidR="00665AB7" w:rsidRPr="008612C3">
        <w:rPr>
          <w:b/>
          <w:szCs w:val="24"/>
          <w:lang w:val="de-DE"/>
        </w:rPr>
        <w:tab/>
        <w:t xml:space="preserve">Eq. </w:t>
      </w:r>
      <w:r w:rsidR="001977CC">
        <w:rPr>
          <w:b/>
          <w:szCs w:val="24"/>
          <w:lang w:val="de-DE"/>
        </w:rPr>
        <w:fldChar w:fldCharType="begin"/>
      </w:r>
      <w:r w:rsidR="001977CC">
        <w:rPr>
          <w:b/>
          <w:szCs w:val="24"/>
          <w:lang w:val="de-DE"/>
        </w:rPr>
        <w:instrText xml:space="preserve"> STYLEREF 3 \s </w:instrText>
      </w:r>
      <w:r w:rsidR="001977CC">
        <w:rPr>
          <w:b/>
          <w:szCs w:val="24"/>
          <w:lang w:val="de-DE"/>
        </w:rPr>
        <w:fldChar w:fldCharType="separate"/>
      </w:r>
      <w:r w:rsidR="001977CC">
        <w:rPr>
          <w:b/>
          <w:noProof/>
          <w:szCs w:val="24"/>
          <w:lang w:val="de-DE"/>
        </w:rPr>
        <w:t>2.7.5</w:t>
      </w:r>
      <w:r w:rsidR="001977CC">
        <w:rPr>
          <w:b/>
          <w:szCs w:val="24"/>
          <w:lang w:val="de-DE"/>
        </w:rPr>
        <w:fldChar w:fldCharType="end"/>
      </w:r>
      <w:r w:rsidR="001977CC">
        <w:rPr>
          <w:b/>
          <w:szCs w:val="24"/>
          <w:lang w:val="de-DE"/>
        </w:rPr>
        <w:noBreakHyphen/>
      </w:r>
      <w:r w:rsidR="001977CC">
        <w:rPr>
          <w:b/>
          <w:szCs w:val="24"/>
          <w:lang w:val="de-DE"/>
        </w:rPr>
        <w:fldChar w:fldCharType="begin"/>
      </w:r>
      <w:r w:rsidR="001977CC">
        <w:rPr>
          <w:b/>
          <w:szCs w:val="24"/>
          <w:lang w:val="de-DE"/>
        </w:rPr>
        <w:instrText xml:space="preserve"> SEQ Eq. \* ARABIC \s 3 </w:instrText>
      </w:r>
      <w:r w:rsidR="001977CC">
        <w:rPr>
          <w:b/>
          <w:szCs w:val="24"/>
          <w:lang w:val="de-DE"/>
        </w:rPr>
        <w:fldChar w:fldCharType="separate"/>
      </w:r>
      <w:r w:rsidR="001977CC">
        <w:rPr>
          <w:b/>
          <w:noProof/>
          <w:szCs w:val="24"/>
          <w:lang w:val="de-DE"/>
        </w:rPr>
        <w:t>2</w:t>
      </w:r>
      <w:r w:rsidR="001977CC">
        <w:rPr>
          <w:b/>
          <w:szCs w:val="24"/>
          <w:lang w:val="de-DE"/>
        </w:rPr>
        <w:fldChar w:fldCharType="end"/>
      </w:r>
    </w:p>
    <w:p w14:paraId="3731C557" w14:textId="77777777" w:rsidR="00665AB7" w:rsidRPr="008612C3" w:rsidRDefault="00665AB7" w:rsidP="00665AB7">
      <w:pPr>
        <w:tabs>
          <w:tab w:val="right" w:pos="8640"/>
          <w:tab w:val="right" w:pos="8820"/>
        </w:tabs>
        <w:rPr>
          <w:sz w:val="20"/>
        </w:rPr>
      </w:pPr>
      <w:r w:rsidRPr="008612C3">
        <w:rPr>
          <w:sz w:val="20"/>
        </w:rPr>
        <w:t>where</w:t>
      </w:r>
    </w:p>
    <w:p w14:paraId="0B6C6443" w14:textId="77777777" w:rsidR="00665AB7" w:rsidRPr="008612C3" w:rsidRDefault="00665AB7" w:rsidP="00665AB7">
      <w:pPr>
        <w:keepNext/>
        <w:keepLines/>
        <w:tabs>
          <w:tab w:val="clear" w:pos="2880"/>
          <w:tab w:val="clear" w:pos="9360"/>
        </w:tabs>
        <w:spacing w:before="0"/>
        <w:ind w:left="2835" w:hanging="2835"/>
        <w:rPr>
          <w:sz w:val="20"/>
        </w:rPr>
      </w:pPr>
      <w:proofErr w:type="spellStart"/>
      <w:r w:rsidRPr="008612C3">
        <w:rPr>
          <w:i/>
          <w:sz w:val="20"/>
        </w:rPr>
        <w:t>FracN</w:t>
      </w:r>
      <w:r w:rsidRPr="008612C3">
        <w:rPr>
          <w:i/>
          <w:sz w:val="20"/>
          <w:vertAlign w:val="subscript"/>
        </w:rPr>
        <w:t>leach</w:t>
      </w:r>
      <w:proofErr w:type="spellEnd"/>
      <w:r w:rsidRPr="008612C3">
        <w:rPr>
          <w:i/>
          <w:sz w:val="20"/>
          <w:vertAlign w:val="subscript"/>
        </w:rPr>
        <w:tab/>
      </w:r>
      <w:r w:rsidRPr="008612C3">
        <w:rPr>
          <w:sz w:val="20"/>
        </w:rPr>
        <w:t>Fraction of N lost by leaching and runoff (kg N (kg N)</w:t>
      </w:r>
      <w:r w:rsidRPr="008612C3">
        <w:rPr>
          <w:sz w:val="20"/>
          <w:vertAlign w:val="superscript"/>
        </w:rPr>
        <w:t>-1</w:t>
      </w:r>
      <w:r w:rsidRPr="008612C3">
        <w:rPr>
          <w:sz w:val="20"/>
        </w:rPr>
        <w:t>)</w:t>
      </w:r>
    </w:p>
    <w:p w14:paraId="584F2705" w14:textId="77777777" w:rsidR="00665AB7" w:rsidRPr="008612C3" w:rsidRDefault="00665AB7" w:rsidP="00665AB7">
      <w:pPr>
        <w:tabs>
          <w:tab w:val="clear" w:pos="2880"/>
          <w:tab w:val="clear" w:pos="9360"/>
        </w:tabs>
        <w:spacing w:before="0"/>
        <w:ind w:left="2835" w:hanging="2835"/>
        <w:rPr>
          <w:sz w:val="20"/>
        </w:rPr>
      </w:pPr>
      <w:r w:rsidRPr="008612C3">
        <w:rPr>
          <w:i/>
          <w:sz w:val="20"/>
        </w:rPr>
        <w:t>P</w:t>
      </w:r>
      <w:r w:rsidRPr="008612C3">
        <w:rPr>
          <w:i/>
          <w:sz w:val="20"/>
        </w:rPr>
        <w:tab/>
      </w:r>
      <w:r w:rsidRPr="008612C3">
        <w:rPr>
          <w:sz w:val="20"/>
        </w:rPr>
        <w:t>Growing season precipitation (May – October)</w:t>
      </w:r>
    </w:p>
    <w:p w14:paraId="6F98CBFF" w14:textId="77777777" w:rsidR="00665AB7" w:rsidRPr="008612C3" w:rsidRDefault="00665AB7" w:rsidP="00665AB7">
      <w:pPr>
        <w:tabs>
          <w:tab w:val="clear" w:pos="2880"/>
          <w:tab w:val="clear" w:pos="9360"/>
        </w:tabs>
        <w:spacing w:before="0"/>
        <w:ind w:left="2835" w:hanging="2835"/>
        <w:rPr>
          <w:sz w:val="20"/>
        </w:rPr>
      </w:pPr>
      <w:r w:rsidRPr="008612C3">
        <w:rPr>
          <w:i/>
          <w:sz w:val="20"/>
        </w:rPr>
        <w:t>PE</w:t>
      </w:r>
      <w:r w:rsidRPr="008612C3">
        <w:rPr>
          <w:i/>
          <w:sz w:val="20"/>
        </w:rPr>
        <w:tab/>
      </w:r>
      <w:r w:rsidRPr="008612C3">
        <w:rPr>
          <w:sz w:val="20"/>
        </w:rPr>
        <w:t>Growing season potential evapotranspiration (May – October)</w:t>
      </w:r>
    </w:p>
    <w:p w14:paraId="53D6E607" w14:textId="77777777" w:rsidR="00665AB7" w:rsidRPr="008612C3" w:rsidRDefault="00665AB7" w:rsidP="00665AB7">
      <w:pPr>
        <w:keepNext/>
        <w:keepLines/>
        <w:tabs>
          <w:tab w:val="left" w:pos="2160"/>
          <w:tab w:val="right" w:pos="8640"/>
          <w:tab w:val="right" w:pos="8820"/>
        </w:tabs>
        <w:rPr>
          <w:szCs w:val="24"/>
        </w:rPr>
      </w:pPr>
      <w:r w:rsidRPr="008612C3">
        <w:rPr>
          <w:i/>
          <w:szCs w:val="24"/>
        </w:rPr>
        <w:t>P</w:t>
      </w:r>
      <w:r w:rsidRPr="008612C3">
        <w:rPr>
          <w:szCs w:val="24"/>
        </w:rPr>
        <w:t xml:space="preserve"> and </w:t>
      </w:r>
      <w:r w:rsidRPr="008612C3">
        <w:rPr>
          <w:i/>
          <w:szCs w:val="24"/>
        </w:rPr>
        <w:t>PE</w:t>
      </w:r>
      <w:r w:rsidRPr="008612C3">
        <w:rPr>
          <w:szCs w:val="24"/>
        </w:rPr>
        <w:t xml:space="preserve"> are provided as defaults using the average of 1980-2010 data (Marshall </w:t>
      </w:r>
      <w:r w:rsidRPr="009D1C0E">
        <w:rPr>
          <w:szCs w:val="24"/>
        </w:rPr>
        <w:t>et al.</w:t>
      </w:r>
      <w:r w:rsidRPr="008612C3">
        <w:rPr>
          <w:szCs w:val="24"/>
        </w:rPr>
        <w:t xml:space="preserve"> 1999, </w:t>
      </w:r>
      <w:r w:rsidRPr="008612C3">
        <w:t>Newlands et al. 2011</w:t>
      </w:r>
      <w:r w:rsidRPr="008612C3">
        <w:rPr>
          <w:szCs w:val="24"/>
        </w:rPr>
        <w:t>).</w:t>
      </w:r>
    </w:p>
    <w:p w14:paraId="76438610" w14:textId="77777777" w:rsidR="00665AB7" w:rsidRPr="008612C3" w:rsidRDefault="00665AB7" w:rsidP="00665AB7">
      <w:pPr>
        <w:pStyle w:val="Heading4"/>
      </w:pPr>
      <w:r w:rsidRPr="008612C3">
        <w:rPr>
          <w:color w:val="000000"/>
        </w:rPr>
        <w:t>Leaching and runoff from cropland (</w:t>
      </w:r>
      <w:r w:rsidRPr="008612C3">
        <w:t>including annual crops, perennial forages and improved grassland/pasture)</w:t>
      </w:r>
    </w:p>
    <w:p w14:paraId="177B06C1" w14:textId="77777777" w:rsidR="00665AB7" w:rsidRPr="008612C3" w:rsidRDefault="00665AB7" w:rsidP="00665AB7">
      <w:pPr>
        <w:rPr>
          <w:b/>
        </w:rPr>
      </w:pPr>
      <w:r w:rsidRPr="008612C3">
        <w:rPr>
          <w:b/>
        </w:rPr>
        <w:t>Calculates the emissions from field and/or crop.</w:t>
      </w:r>
    </w:p>
    <w:p w14:paraId="65BEE62A" w14:textId="77777777" w:rsidR="00665AB7" w:rsidRPr="008612C3" w:rsidRDefault="00665AB7" w:rsidP="00665AB7">
      <w:pPr>
        <w:pStyle w:val="Heading5"/>
      </w:pPr>
      <w:r w:rsidRPr="008612C3">
        <w:t>Calculation of indirect N</w:t>
      </w:r>
      <w:r w:rsidRPr="008612C3">
        <w:rPr>
          <w:vertAlign w:val="subscript"/>
        </w:rPr>
        <w:t>2</w:t>
      </w:r>
      <w:r w:rsidRPr="008612C3">
        <w:t>O emissions based on the amount of N leached.</w:t>
      </w:r>
    </w:p>
    <w:p w14:paraId="6790C11B" w14:textId="6286CC3E" w:rsidR="00665AB7" w:rsidRPr="008612C3" w:rsidRDefault="00665AB7" w:rsidP="00665AB7">
      <w:r w:rsidRPr="008612C3">
        <w:t>Losses of N</w:t>
      </w:r>
      <w:r w:rsidRPr="008612C3">
        <w:rPr>
          <w:vertAlign w:val="subscript"/>
        </w:rPr>
        <w:t>2</w:t>
      </w:r>
      <w:r w:rsidRPr="008612C3">
        <w:t>O-N and NO</w:t>
      </w:r>
      <w:r w:rsidRPr="008612C3">
        <w:rPr>
          <w:vertAlign w:val="subscript"/>
        </w:rPr>
        <w:t>3</w:t>
      </w:r>
      <w:r w:rsidRPr="008612C3">
        <w:t xml:space="preserve">-N from land-applied manure via leaching are estimated in </w:t>
      </w:r>
      <w:r w:rsidRPr="009D1C0E">
        <w:rPr>
          <w:b/>
        </w:rPr>
        <w:t xml:space="preserve">section </w:t>
      </w:r>
      <w:r w:rsidRPr="009D1C0E">
        <w:rPr>
          <w:b/>
        </w:rPr>
        <w:fldChar w:fldCharType="begin"/>
      </w:r>
      <w:r w:rsidRPr="009D1C0E">
        <w:rPr>
          <w:b/>
        </w:rPr>
        <w:instrText xml:space="preserve"> REF _Ref98840843 \r \h  \* MERGEFORMAT </w:instrText>
      </w:r>
      <w:r w:rsidRPr="009D1C0E">
        <w:rPr>
          <w:b/>
        </w:rPr>
      </w:r>
      <w:r w:rsidRPr="009D1C0E">
        <w:rPr>
          <w:b/>
        </w:rPr>
        <w:fldChar w:fldCharType="separate"/>
      </w:r>
      <w:r w:rsidR="009D1C0E" w:rsidRPr="009D1C0E">
        <w:rPr>
          <w:b/>
        </w:rPr>
        <w:t>4.6.4</w:t>
      </w:r>
      <w:r w:rsidRPr="009D1C0E">
        <w:rPr>
          <w:b/>
        </w:rPr>
        <w:fldChar w:fldCharType="end"/>
      </w:r>
    </w:p>
    <w:p w14:paraId="374D1F92" w14:textId="010D721F" w:rsidR="00665AB7" w:rsidRPr="008612C3" w:rsidRDefault="00000000" w:rsidP="003D331A">
      <w:pPr>
        <w:keepNext/>
        <w:tabs>
          <w:tab w:val="clear" w:pos="2880"/>
          <w:tab w:val="clear" w:pos="9360"/>
          <w:tab w:val="right" w:pos="9781"/>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612C3">
        <w:rPr>
          <w:b/>
          <w:szCs w:val="24"/>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4C0FA0F" w14:textId="2C3DD358" w:rsidR="00665AB7" w:rsidRPr="00442A6D" w:rsidRDefault="00000000" w:rsidP="00665AB7">
      <w:pPr>
        <w:keepNext/>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665AB7" w:rsidRPr="00442A6D">
        <w:rPr>
          <w:b/>
          <w:strike/>
          <w:szCs w:val="24"/>
        </w:rPr>
        <w:t xml:space="preserve"> </w:t>
      </w:r>
      <w:r w:rsidR="00665AB7" w:rsidRPr="00442A6D">
        <w:rPr>
          <w:b/>
          <w:strike/>
        </w:rPr>
        <w:tab/>
        <w:t xml:space="preserve">Eq. </w:t>
      </w:r>
      <w:r w:rsidR="001977CC">
        <w:rPr>
          <w:b/>
          <w:strike/>
        </w:rPr>
        <w:fldChar w:fldCharType="begin"/>
      </w:r>
      <w:r w:rsidR="001977CC">
        <w:rPr>
          <w:b/>
          <w:strike/>
        </w:rPr>
        <w:instrText xml:space="preserve"> STYLEREF 3 \s </w:instrText>
      </w:r>
      <w:r w:rsidR="001977CC">
        <w:rPr>
          <w:b/>
          <w:strike/>
        </w:rPr>
        <w:fldChar w:fldCharType="separate"/>
      </w:r>
      <w:r w:rsidR="001977CC">
        <w:rPr>
          <w:b/>
          <w:strike/>
          <w:noProof/>
        </w:rPr>
        <w:t>2.7.5</w:t>
      </w:r>
      <w:r w:rsidR="001977CC">
        <w:rPr>
          <w:b/>
          <w:strike/>
        </w:rPr>
        <w:fldChar w:fldCharType="end"/>
      </w:r>
      <w:r w:rsidR="001977CC">
        <w:rPr>
          <w:b/>
          <w:strike/>
        </w:rPr>
        <w:noBreakHyphen/>
      </w:r>
      <w:r w:rsidR="001977CC">
        <w:rPr>
          <w:b/>
          <w:strike/>
        </w:rPr>
        <w:fldChar w:fldCharType="begin"/>
      </w:r>
      <w:r w:rsidR="001977CC">
        <w:rPr>
          <w:b/>
          <w:strike/>
        </w:rPr>
        <w:instrText xml:space="preserve"> SEQ Eq. \* ARABIC \s 3 </w:instrText>
      </w:r>
      <w:r w:rsidR="001977CC">
        <w:rPr>
          <w:b/>
          <w:strike/>
        </w:rPr>
        <w:fldChar w:fldCharType="separate"/>
      </w:r>
      <w:r w:rsidR="001977CC">
        <w:rPr>
          <w:b/>
          <w:strike/>
          <w:noProof/>
        </w:rPr>
        <w:t>4</w:t>
      </w:r>
      <w:r w:rsidR="001977CC">
        <w:rPr>
          <w:b/>
          <w:strike/>
        </w:rPr>
        <w:fldChar w:fldCharType="end"/>
      </w:r>
    </w:p>
    <w:p w14:paraId="1A45D902" w14:textId="7157DC4F" w:rsidR="00665AB7" w:rsidRPr="00853380"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53380">
        <w:rPr>
          <w:b/>
          <w:szCs w:val="24"/>
        </w:rPr>
        <w:t xml:space="preserve"> </w:t>
      </w:r>
      <w:r w:rsidR="00665AB7" w:rsidRPr="00853380">
        <w:rPr>
          <w:b/>
          <w:szCs w:val="24"/>
        </w:rPr>
        <w:tab/>
      </w:r>
      <w:r w:rsidR="00665AB7" w:rsidRPr="008533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04A2E71D" w14:textId="4EB3D0E9" w:rsidR="00665AB7" w:rsidRPr="00853380" w:rsidRDefault="00000000" w:rsidP="005B0604">
      <w:pPr>
        <w:keepNext/>
        <w:tabs>
          <w:tab w:val="clear" w:pos="2880"/>
          <w:tab w:val="clear" w:pos="9360"/>
          <w:tab w:val="right" w:pos="9785"/>
        </w:tabs>
        <w:spacing w:after="120"/>
        <w:ind w:left="2970" w:hanging="297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65AB7" w:rsidRPr="00853380">
        <w:rPr>
          <w:b/>
          <w:szCs w:val="24"/>
        </w:rPr>
        <w:tab/>
      </w:r>
      <w:r w:rsidR="00665AB7" w:rsidRPr="00853380">
        <w:rPr>
          <w:b/>
          <w:szCs w:val="24"/>
        </w:rPr>
        <w:tab/>
      </w:r>
      <w:r w:rsidR="00665AB7" w:rsidRPr="00853380">
        <w:rPr>
          <w:b/>
          <w:szCs w:val="24"/>
        </w:rPr>
        <w:tab/>
      </w:r>
      <w:bookmarkStart w:id="386" w:name="N2O_N_ONLeach_TFieldN_1"/>
      <w:r w:rsidR="00665AB7" w:rsidRPr="008533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386"/>
    </w:p>
    <w:p w14:paraId="332AE75A" w14:textId="3A1B4697" w:rsidR="005B0604" w:rsidRPr="00853380" w:rsidRDefault="00000000" w:rsidP="005B0604">
      <w:pPr>
        <w:keepNext/>
        <w:tabs>
          <w:tab w:val="clear" w:pos="2880"/>
          <w:tab w:val="clear" w:pos="9360"/>
          <w:tab w:val="right" w:pos="9785"/>
        </w:tabs>
        <w:spacing w:after="120"/>
        <w:ind w:left="3600" w:hanging="360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5B0604" w:rsidRPr="00853380">
        <w:rPr>
          <w:b/>
        </w:rPr>
        <w:tab/>
      </w:r>
      <w:bookmarkStart w:id="387" w:name="N2O_N_ONLeach_Export_TFieldN_IPCC_Eq"/>
      <w:r w:rsidR="005B0604" w:rsidRPr="008533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bookmarkEnd w:id="387"/>
    </w:p>
    <w:p w14:paraId="7888FEA7" w14:textId="77777777" w:rsidR="00665AB7" w:rsidRPr="00853380" w:rsidRDefault="00665AB7" w:rsidP="00665AB7">
      <w:pPr>
        <w:tabs>
          <w:tab w:val="left" w:pos="2160"/>
          <w:tab w:val="right" w:pos="8640"/>
          <w:tab w:val="right" w:pos="8820"/>
        </w:tabs>
        <w:rPr>
          <w:color w:val="000000"/>
          <w:sz w:val="20"/>
        </w:rPr>
      </w:pPr>
      <w:r w:rsidRPr="00853380">
        <w:rPr>
          <w:color w:val="000000"/>
          <w:sz w:val="20"/>
        </w:rPr>
        <w:t>where</w:t>
      </w:r>
    </w:p>
    <w:p w14:paraId="6C5A320F" w14:textId="161AAF9E" w:rsidR="005B0604" w:rsidRPr="00853380" w:rsidRDefault="005B0604" w:rsidP="005B0604">
      <w:pPr>
        <w:tabs>
          <w:tab w:val="clear" w:pos="2880"/>
          <w:tab w:val="clear" w:pos="9360"/>
        </w:tabs>
        <w:spacing w:before="0"/>
        <w:ind w:left="2835" w:hanging="2835"/>
        <w:rPr>
          <w:sz w:val="20"/>
        </w:rPr>
      </w:pPr>
      <w:r w:rsidRPr="00853380">
        <w:rPr>
          <w:i/>
          <w:color w:val="000000"/>
          <w:sz w:val="20"/>
        </w:rPr>
        <w:t>N</w:t>
      </w:r>
      <w:r w:rsidRPr="00853380">
        <w:rPr>
          <w:i/>
          <w:color w:val="000000"/>
          <w:sz w:val="20"/>
          <w:vertAlign w:val="subscript"/>
        </w:rPr>
        <w:t>2</w:t>
      </w:r>
      <w:r w:rsidRPr="00853380">
        <w:rPr>
          <w:i/>
          <w:color w:val="000000"/>
          <w:sz w:val="20"/>
        </w:rPr>
        <w:t>O-N</w:t>
      </w:r>
      <w:r w:rsidRPr="00853380">
        <w:rPr>
          <w:i/>
          <w:sz w:val="20"/>
          <w:vertAlign w:val="subscript"/>
        </w:rPr>
        <w:t>___</w:t>
      </w:r>
      <w:r w:rsidRPr="00853380">
        <w:rPr>
          <w:i/>
          <w:color w:val="000000"/>
          <w:sz w:val="20"/>
          <w:vertAlign w:val="subscript"/>
        </w:rPr>
        <w:t>leach(</w:t>
      </w:r>
      <w:proofErr w:type="spellStart"/>
      <w:r w:rsidRPr="00853380">
        <w:rPr>
          <w:i/>
          <w:color w:val="000000"/>
          <w:sz w:val="20"/>
          <w:vertAlign w:val="subscript"/>
        </w:rPr>
        <w:t>t,field</w:t>
      </w:r>
      <w:proofErr w:type="spellEnd"/>
      <w:r w:rsidRPr="00853380">
        <w:rPr>
          <w:i/>
          <w:color w:val="000000"/>
          <w:sz w:val="20"/>
          <w:vertAlign w:val="subscript"/>
        </w:rPr>
        <w:t xml:space="preserve"> n)</w:t>
      </w:r>
      <w:r w:rsidRPr="00853380">
        <w:rPr>
          <w:i/>
          <w:color w:val="000000"/>
          <w:sz w:val="20"/>
          <w:vertAlign w:val="subscript"/>
        </w:rPr>
        <w:tab/>
      </w:r>
      <w:r w:rsidRPr="00853380">
        <w:rPr>
          <w:sz w:val="20"/>
        </w:rPr>
        <w:t>N emissions due to leaching and runoff (kg N</w:t>
      </w:r>
      <w:r w:rsidRPr="00853380">
        <w:rPr>
          <w:sz w:val="20"/>
          <w:vertAlign w:val="subscript"/>
        </w:rPr>
        <w:t>2</w:t>
      </w:r>
      <w:r w:rsidRPr="00853380">
        <w:rPr>
          <w:sz w:val="20"/>
        </w:rPr>
        <w:t>O-N ha</w:t>
      </w:r>
      <w:r w:rsidRPr="00853380">
        <w:rPr>
          <w:sz w:val="20"/>
          <w:vertAlign w:val="superscript"/>
        </w:rPr>
        <w:t>-1</w:t>
      </w:r>
      <w:r w:rsidRPr="00853380">
        <w:rPr>
          <w:sz w:val="20"/>
        </w:rPr>
        <w:t xml:space="preserve">) from ___N source applied to field </w:t>
      </w:r>
      <w:r w:rsidRPr="00853380">
        <w:rPr>
          <w:i/>
          <w:iCs/>
          <w:sz w:val="20"/>
        </w:rPr>
        <w:t>n</w:t>
      </w:r>
      <w:r w:rsidRPr="00853380">
        <w:rPr>
          <w:sz w:val="20"/>
        </w:rPr>
        <w:t xml:space="preserve"> in year </w:t>
      </w:r>
      <w:r w:rsidRPr="00853380">
        <w:rPr>
          <w:i/>
          <w:iCs/>
          <w:sz w:val="20"/>
        </w:rPr>
        <w:t>t</w:t>
      </w:r>
    </w:p>
    <w:p w14:paraId="5B3F57E4" w14:textId="77777777" w:rsidR="005B0604" w:rsidRPr="00853380" w:rsidRDefault="005B0604" w:rsidP="005B0604">
      <w:pPr>
        <w:tabs>
          <w:tab w:val="clear" w:pos="2880"/>
          <w:tab w:val="clear" w:pos="9360"/>
        </w:tabs>
        <w:spacing w:before="0"/>
        <w:ind w:left="2835" w:hanging="2835"/>
        <w:rPr>
          <w:sz w:val="20"/>
          <w:szCs w:val="16"/>
        </w:rPr>
      </w:pPr>
      <w:r w:rsidRPr="00853380">
        <w:rPr>
          <w:i/>
          <w:sz w:val="20"/>
          <w:szCs w:val="16"/>
        </w:rPr>
        <w:t>N</w:t>
      </w:r>
      <w:r w:rsidRPr="00853380">
        <w:rPr>
          <w:i/>
          <w:sz w:val="20"/>
          <w:szCs w:val="16"/>
          <w:vertAlign w:val="subscript"/>
        </w:rPr>
        <w:t>____</w:t>
      </w:r>
      <w:r w:rsidRPr="00853380">
        <w:rPr>
          <w:i/>
          <w:sz w:val="20"/>
          <w:szCs w:val="16"/>
        </w:rPr>
        <w:tab/>
      </w:r>
      <w:r w:rsidRPr="00853380">
        <w:rPr>
          <w:sz w:val="20"/>
          <w:szCs w:val="16"/>
        </w:rPr>
        <w:t>Availability of _____N (kg N ha</w:t>
      </w:r>
      <w:r w:rsidRPr="00853380">
        <w:rPr>
          <w:sz w:val="20"/>
          <w:szCs w:val="16"/>
          <w:vertAlign w:val="superscript"/>
        </w:rPr>
        <w:t>-1</w:t>
      </w:r>
      <w:r w:rsidRPr="00853380">
        <w:rPr>
          <w:sz w:val="20"/>
          <w:szCs w:val="16"/>
        </w:rPr>
        <w:t xml:space="preserve">) to field </w:t>
      </w:r>
      <w:r w:rsidRPr="00853380">
        <w:rPr>
          <w:i/>
          <w:iCs/>
          <w:sz w:val="20"/>
          <w:szCs w:val="16"/>
        </w:rPr>
        <w:t>n</w:t>
      </w:r>
      <w:r w:rsidRPr="00853380">
        <w:rPr>
          <w:sz w:val="20"/>
          <w:szCs w:val="16"/>
        </w:rPr>
        <w:t xml:space="preserve"> in year </w:t>
      </w:r>
      <w:r w:rsidRPr="00853380">
        <w:rPr>
          <w:i/>
          <w:iCs/>
          <w:sz w:val="20"/>
          <w:szCs w:val="16"/>
        </w:rPr>
        <w:t>t</w:t>
      </w:r>
    </w:p>
    <w:p w14:paraId="281BBC24" w14:textId="77777777" w:rsidR="005B0604" w:rsidRPr="00853380" w:rsidRDefault="005B0604" w:rsidP="005B0604">
      <w:pPr>
        <w:tabs>
          <w:tab w:val="clear" w:pos="2880"/>
          <w:tab w:val="clear" w:pos="9360"/>
        </w:tabs>
        <w:spacing w:before="0"/>
        <w:ind w:left="2835" w:hanging="2835"/>
        <w:rPr>
          <w:sz w:val="20"/>
        </w:rPr>
      </w:pPr>
      <w:proofErr w:type="spellStart"/>
      <w:r w:rsidRPr="00853380">
        <w:rPr>
          <w:i/>
          <w:sz w:val="20"/>
        </w:rPr>
        <w:t>EF</w:t>
      </w:r>
      <w:r w:rsidRPr="00853380">
        <w:rPr>
          <w:i/>
          <w:sz w:val="20"/>
          <w:vertAlign w:val="subscript"/>
        </w:rPr>
        <w:t>leach</w:t>
      </w:r>
      <w:proofErr w:type="spellEnd"/>
      <w:r w:rsidRPr="00853380">
        <w:rPr>
          <w:i/>
          <w:sz w:val="20"/>
          <w:vertAlign w:val="subscript"/>
        </w:rPr>
        <w:tab/>
      </w:r>
      <w:r w:rsidRPr="00853380">
        <w:rPr>
          <w:sz w:val="20"/>
        </w:rPr>
        <w:t>Emission factor for leaching and runoff [kg N</w:t>
      </w:r>
      <w:r w:rsidRPr="00853380">
        <w:rPr>
          <w:sz w:val="20"/>
          <w:vertAlign w:val="subscript"/>
        </w:rPr>
        <w:t>2</w:t>
      </w:r>
      <w:r w:rsidRPr="00853380">
        <w:rPr>
          <w:sz w:val="20"/>
        </w:rPr>
        <w:t>O-N (kg N)</w:t>
      </w:r>
      <w:r w:rsidRPr="00853380">
        <w:rPr>
          <w:sz w:val="20"/>
          <w:vertAlign w:val="superscript"/>
        </w:rPr>
        <w:t>-1</w:t>
      </w:r>
      <w:r w:rsidRPr="00853380">
        <w:rPr>
          <w:sz w:val="20"/>
        </w:rPr>
        <w:t>] – see box below</w:t>
      </w:r>
    </w:p>
    <w:p w14:paraId="4B0D83A6" w14:textId="5051832B" w:rsidR="005B0604" w:rsidRDefault="005B0604" w:rsidP="005B0604">
      <w:pPr>
        <w:tabs>
          <w:tab w:val="clear" w:pos="2880"/>
          <w:tab w:val="clear" w:pos="9360"/>
        </w:tabs>
        <w:spacing w:before="0"/>
        <w:ind w:left="2835" w:hanging="2835"/>
        <w:rPr>
          <w:sz w:val="20"/>
        </w:rPr>
      </w:pPr>
      <w:r w:rsidRPr="00853380">
        <w:rPr>
          <w:i/>
          <w:iCs/>
          <w:sz w:val="20"/>
        </w:rPr>
        <w:t>N</w:t>
      </w:r>
      <w:r w:rsidRPr="00853380">
        <w:rPr>
          <w:i/>
          <w:iCs/>
          <w:sz w:val="20"/>
          <w:vertAlign w:val="subscript"/>
        </w:rPr>
        <w:t>2</w:t>
      </w:r>
      <w:r w:rsidRPr="00853380">
        <w:rPr>
          <w:i/>
          <w:iCs/>
          <w:sz w:val="20"/>
        </w:rPr>
        <w:t>O-N</w:t>
      </w:r>
      <w:r w:rsidRPr="00853380">
        <w:rPr>
          <w:i/>
          <w:iCs/>
          <w:sz w:val="20"/>
          <w:vertAlign w:val="subscript"/>
        </w:rPr>
        <w:t>manureleach(</w:t>
      </w:r>
      <w:proofErr w:type="spellStart"/>
      <w:r w:rsidRPr="00853380">
        <w:rPr>
          <w:i/>
          <w:iCs/>
          <w:sz w:val="20"/>
          <w:vertAlign w:val="subscript"/>
        </w:rPr>
        <w:t>t,field</w:t>
      </w:r>
      <w:proofErr w:type="spellEnd"/>
      <w:r w:rsidRPr="00853380">
        <w:rPr>
          <w:i/>
          <w:iCs/>
          <w:sz w:val="20"/>
          <w:vertAlign w:val="subscript"/>
        </w:rPr>
        <w:t xml:space="preserve"> n)</w:t>
      </w:r>
      <w:r w:rsidRPr="00853380">
        <w:rPr>
          <w:sz w:val="20"/>
        </w:rPr>
        <w:tab/>
        <w:t>N</w:t>
      </w:r>
      <w:r w:rsidRPr="00853380">
        <w:rPr>
          <w:sz w:val="20"/>
          <w:vertAlign w:val="subscript"/>
        </w:rPr>
        <w:t>2</w:t>
      </w:r>
      <w:r w:rsidRPr="00853380">
        <w:rPr>
          <w:sz w:val="20"/>
        </w:rPr>
        <w:t>O-N emissions as a result of N leaching (kg N</w:t>
      </w:r>
      <w:r w:rsidRPr="00853380">
        <w:rPr>
          <w:sz w:val="20"/>
          <w:vertAlign w:val="subscript"/>
        </w:rPr>
        <w:t>2</w:t>
      </w:r>
      <w:r w:rsidRPr="00853380">
        <w:rPr>
          <w:sz w:val="20"/>
        </w:rPr>
        <w:t>O-N ha</w:t>
      </w:r>
      <w:r w:rsidRPr="00853380">
        <w:rPr>
          <w:sz w:val="20"/>
          <w:vertAlign w:val="superscript"/>
        </w:rPr>
        <w:t>-1</w:t>
      </w:r>
      <w:r w:rsidRPr="00853380">
        <w:rPr>
          <w:sz w:val="20"/>
        </w:rPr>
        <w:t>) from manure applied to specific fields; this is the sum of emissions from the application of farm-produced and imported manure (</w:t>
      </w:r>
      <w:r w:rsidRPr="00853380">
        <w:rPr>
          <w:sz w:val="20"/>
        </w:rPr>
        <w:fldChar w:fldCharType="begin"/>
      </w:r>
      <w:r w:rsidRPr="00853380">
        <w:rPr>
          <w:sz w:val="20"/>
        </w:rPr>
        <w:instrText xml:space="preserve"> REF _Ref102384917 \h  \* MERGEFORMAT </w:instrText>
      </w:r>
      <w:r w:rsidRPr="00853380">
        <w:rPr>
          <w:sz w:val="20"/>
        </w:rPr>
      </w:r>
      <w:r w:rsidRPr="00853380">
        <w:rPr>
          <w:sz w:val="20"/>
        </w:rPr>
        <w:fldChar w:fldCharType="separate"/>
      </w:r>
      <w:r w:rsidRPr="00853380">
        <w:rPr>
          <w:b/>
          <w:sz w:val="20"/>
        </w:rPr>
        <w:t xml:space="preserve">Eq. </w:t>
      </w:r>
      <w:r w:rsidRPr="00853380">
        <w:rPr>
          <w:b/>
          <w:noProof/>
          <w:sz w:val="20"/>
        </w:rPr>
        <w:t>4.6.4</w:t>
      </w:r>
      <w:r w:rsidRPr="00853380">
        <w:rPr>
          <w:b/>
          <w:sz w:val="20"/>
        </w:rPr>
        <w:noBreakHyphen/>
      </w:r>
      <w:r w:rsidRPr="00853380">
        <w:rPr>
          <w:b/>
          <w:noProof/>
          <w:sz w:val="20"/>
        </w:rPr>
        <w:t>1</w:t>
      </w:r>
      <w:r w:rsidRPr="00853380">
        <w:rPr>
          <w:sz w:val="20"/>
        </w:rPr>
        <w:fldChar w:fldCharType="end"/>
      </w:r>
      <w:r w:rsidRPr="00853380">
        <w:rPr>
          <w:sz w:val="20"/>
        </w:rPr>
        <w:t xml:space="preserve">), anaerobic digestate (see </w:t>
      </w:r>
      <w:r w:rsidRPr="00853380">
        <w:rPr>
          <w:b/>
          <w:bCs/>
          <w:sz w:val="20"/>
        </w:rPr>
        <w:t xml:space="preserve">Section </w:t>
      </w:r>
      <w:r w:rsidRPr="00853380">
        <w:rPr>
          <w:b/>
          <w:bCs/>
          <w:sz w:val="20"/>
        </w:rPr>
        <w:fldChar w:fldCharType="begin"/>
      </w:r>
      <w:r w:rsidRPr="00853380">
        <w:rPr>
          <w:b/>
          <w:bCs/>
          <w:sz w:val="20"/>
        </w:rPr>
        <w:instrText xml:space="preserve"> REF _Ref146893661 \r \h  \* MERGEFORMAT </w:instrText>
      </w:r>
      <w:r w:rsidRPr="00853380">
        <w:rPr>
          <w:b/>
          <w:bCs/>
          <w:sz w:val="20"/>
        </w:rPr>
      </w:r>
      <w:r w:rsidRPr="00853380">
        <w:rPr>
          <w:b/>
          <w:bCs/>
          <w:sz w:val="20"/>
        </w:rPr>
        <w:fldChar w:fldCharType="separate"/>
      </w:r>
      <w:r w:rsidRPr="00853380">
        <w:rPr>
          <w:b/>
          <w:bCs/>
          <w:sz w:val="20"/>
        </w:rPr>
        <w:t>4.9.4</w:t>
      </w:r>
      <w:r w:rsidRPr="00853380">
        <w:rPr>
          <w:b/>
          <w:bCs/>
          <w:sz w:val="20"/>
        </w:rPr>
        <w:fldChar w:fldCharType="end"/>
      </w:r>
      <w:r w:rsidRPr="00853380">
        <w:rPr>
          <w:sz w:val="20"/>
        </w:rPr>
        <w:t xml:space="preserve">) and manure deposited directly on pasture by grazing animals (derived from </w:t>
      </w:r>
      <w:r w:rsidRPr="00853380">
        <w:rPr>
          <w:sz w:val="20"/>
        </w:rPr>
        <w:fldChar w:fldCharType="begin"/>
      </w:r>
      <w:r w:rsidRPr="00853380">
        <w:rPr>
          <w:sz w:val="20"/>
        </w:rPr>
        <w:instrText xml:space="preserve"> REF TotalN2O_N_LeachingPasture_Eq \h  \* MERGEFORMAT </w:instrText>
      </w:r>
      <w:r w:rsidRPr="00853380">
        <w:rPr>
          <w:sz w:val="20"/>
        </w:rPr>
      </w:r>
      <w:r w:rsidRPr="00853380">
        <w:rPr>
          <w:sz w:val="20"/>
        </w:rPr>
        <w:fldChar w:fldCharType="separate"/>
      </w:r>
      <w:r w:rsidRPr="00853380">
        <w:rPr>
          <w:b/>
          <w:sz w:val="20"/>
        </w:rPr>
        <w:t xml:space="preserve">Eq. </w:t>
      </w:r>
      <w:r w:rsidRPr="00853380">
        <w:rPr>
          <w:b/>
          <w:noProof/>
          <w:sz w:val="20"/>
        </w:rPr>
        <w:t>5.4.4</w:t>
      </w:r>
      <w:r w:rsidRPr="00853380">
        <w:rPr>
          <w:b/>
          <w:sz w:val="20"/>
        </w:rPr>
        <w:noBreakHyphen/>
      </w:r>
      <w:r w:rsidRPr="00853380">
        <w:rPr>
          <w:b/>
          <w:noProof/>
          <w:sz w:val="20"/>
        </w:rPr>
        <w:t>3</w:t>
      </w:r>
      <w:r w:rsidRPr="00853380">
        <w:rPr>
          <w:sz w:val="20"/>
        </w:rPr>
        <w:fldChar w:fldCharType="end"/>
      </w:r>
      <w:r w:rsidRPr="00853380">
        <w:rPr>
          <w:sz w:val="20"/>
        </w:rPr>
        <w:t xml:space="preserve"> - </w:t>
      </w:r>
      <w:r w:rsidRPr="00853380">
        <w:rPr>
          <w:b/>
          <w:bCs/>
          <w:sz w:val="20"/>
          <w:u w:val="single"/>
        </w:rPr>
        <w:t>Note:</w:t>
      </w:r>
      <w:r w:rsidRPr="00853380">
        <w:rPr>
          <w:sz w:val="20"/>
        </w:rPr>
        <w:t xml:space="preserve"> if more than one livestock type is grazed on field </w:t>
      </w:r>
      <w:r w:rsidRPr="00853380">
        <w:rPr>
          <w:i/>
          <w:iCs/>
          <w:sz w:val="20"/>
        </w:rPr>
        <w:t>n</w:t>
      </w:r>
      <w:r w:rsidRPr="00853380">
        <w:rPr>
          <w:sz w:val="20"/>
        </w:rPr>
        <w:t xml:space="preserve"> in year </w:t>
      </w:r>
      <w:r w:rsidRPr="00853380">
        <w:rPr>
          <w:i/>
          <w:iCs/>
          <w:sz w:val="20"/>
        </w:rPr>
        <w:t>t</w:t>
      </w:r>
      <w:r w:rsidRPr="00853380">
        <w:rPr>
          <w:sz w:val="20"/>
        </w:rPr>
        <w:t>, this value is the sum of manure N from these multiple livestock groups)</w:t>
      </w:r>
    </w:p>
    <w:p w14:paraId="60805796" w14:textId="599BA50D" w:rsidR="005B0604" w:rsidRPr="001F7CD5" w:rsidRDefault="005B0604" w:rsidP="005B0604">
      <w:pPr>
        <w:tabs>
          <w:tab w:val="clear" w:pos="2880"/>
          <w:tab w:val="clear" w:pos="9360"/>
        </w:tabs>
        <w:spacing w:before="0"/>
        <w:ind w:left="2835" w:hanging="2835"/>
        <w:rPr>
          <w:i/>
          <w:iCs/>
          <w:sz w:val="20"/>
        </w:rPr>
      </w:pPr>
      <w:r w:rsidRPr="001F7CD5">
        <w:rPr>
          <w:i/>
          <w:sz w:val="20"/>
        </w:rPr>
        <w:lastRenderedPageBreak/>
        <w:t>N</w:t>
      </w:r>
      <w:r w:rsidRPr="001F7CD5">
        <w:rPr>
          <w:i/>
          <w:sz w:val="20"/>
          <w:vertAlign w:val="subscript"/>
        </w:rPr>
        <w:t>2</w:t>
      </w:r>
      <w:r w:rsidRPr="001F7CD5">
        <w:rPr>
          <w:i/>
          <w:sz w:val="20"/>
        </w:rPr>
        <w:t>O-N</w:t>
      </w:r>
      <w:r w:rsidRPr="001F7CD5">
        <w:rPr>
          <w:i/>
          <w:sz w:val="20"/>
          <w:vertAlign w:val="subscript"/>
        </w:rPr>
        <w:t>manureleach_leftover(</w:t>
      </w:r>
      <w:proofErr w:type="spellStart"/>
      <w:r w:rsidRPr="001F7CD5">
        <w:rPr>
          <w:i/>
          <w:sz w:val="20"/>
          <w:vertAlign w:val="subscript"/>
        </w:rPr>
        <w:t>t,field</w:t>
      </w:r>
      <w:proofErr w:type="spellEnd"/>
      <w:r w:rsidRPr="001F7CD5">
        <w:rPr>
          <w:i/>
          <w:sz w:val="20"/>
          <w:vertAlign w:val="subscript"/>
        </w:rPr>
        <w:t xml:space="preserve"> n)</w:t>
      </w:r>
      <w:r w:rsidRPr="001F7CD5">
        <w:rPr>
          <w:i/>
          <w:sz w:val="20"/>
        </w:rPr>
        <w:tab/>
      </w:r>
      <w:r w:rsidRPr="001F7CD5">
        <w:rPr>
          <w:sz w:val="20"/>
        </w:rPr>
        <w:t>N</w:t>
      </w:r>
      <w:r w:rsidRPr="001F7CD5">
        <w:rPr>
          <w:sz w:val="20"/>
          <w:vertAlign w:val="subscript"/>
        </w:rPr>
        <w:t>2</w:t>
      </w:r>
      <w:r w:rsidRPr="001F7CD5">
        <w:rPr>
          <w:sz w:val="20"/>
        </w:rPr>
        <w:t>O-N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xml:space="preserve">) from leftover manure (calculated using </w:t>
      </w:r>
      <w:r w:rsidRPr="001F7CD5">
        <w:rPr>
          <w:sz w:val="20"/>
        </w:rPr>
        <w:fldChar w:fldCharType="begin"/>
      </w:r>
      <w:r w:rsidRPr="001F7CD5">
        <w:rPr>
          <w:sz w:val="20"/>
        </w:rPr>
        <w:instrText xml:space="preserve"> REF N2O_N_ONleach_leftovermanure_Eq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2</w:t>
      </w:r>
      <w:r w:rsidRPr="001F7CD5">
        <w:rPr>
          <w:sz w:val="20"/>
        </w:rPr>
        <w:fldChar w:fldCharType="end"/>
      </w:r>
      <w:r w:rsidRPr="001F7CD5">
        <w:rPr>
          <w:sz w:val="20"/>
        </w:rPr>
        <w:fldChar w:fldCharType="begin"/>
      </w:r>
      <w:r w:rsidRPr="001F7CD5">
        <w:rPr>
          <w:sz w:val="20"/>
        </w:rPr>
        <w:instrText xml:space="preserve"> REF _Ref133391255 \h  \* MERGEFORMAT </w:instrText>
      </w:r>
      <w:r w:rsidRPr="001F7CD5">
        <w:rPr>
          <w:sz w:val="20"/>
        </w:rPr>
      </w:r>
      <w:r w:rsidR="00000000">
        <w:rPr>
          <w:sz w:val="20"/>
        </w:rPr>
        <w:fldChar w:fldCharType="separate"/>
      </w:r>
      <w:r w:rsidRPr="001F7CD5">
        <w:rPr>
          <w:sz w:val="20"/>
        </w:rPr>
        <w:fldChar w:fldCharType="end"/>
      </w:r>
      <w:r w:rsidRPr="001F7CD5">
        <w:rPr>
          <w:sz w:val="20"/>
        </w:rPr>
        <w:t xml:space="preserve">) and digestate (see </w:t>
      </w:r>
      <w:r w:rsidRPr="001F7CD5">
        <w:rPr>
          <w:b/>
          <w:bCs/>
          <w:sz w:val="20"/>
        </w:rPr>
        <w:t xml:space="preserve">Section </w:t>
      </w:r>
      <w:r w:rsidRPr="001F7CD5">
        <w:rPr>
          <w:b/>
          <w:bCs/>
          <w:sz w:val="20"/>
        </w:rPr>
        <w:fldChar w:fldCharType="begin"/>
      </w:r>
      <w:r w:rsidRPr="001F7CD5">
        <w:rPr>
          <w:b/>
          <w:bCs/>
          <w:sz w:val="20"/>
        </w:rPr>
        <w:instrText xml:space="preserve"> REF _Ref146895670 \r \h </w:instrText>
      </w:r>
      <w:r w:rsidR="001F7CD5">
        <w:rPr>
          <w:b/>
          <w:bCs/>
          <w:sz w:val="20"/>
        </w:rPr>
        <w:instrText xml:space="preserve"> \* MERGEFORMAT </w:instrText>
      </w:r>
      <w:r w:rsidRPr="001F7CD5">
        <w:rPr>
          <w:b/>
          <w:bCs/>
          <w:sz w:val="20"/>
        </w:rPr>
      </w:r>
      <w:r w:rsidRPr="001F7CD5">
        <w:rPr>
          <w:b/>
          <w:bCs/>
          <w:sz w:val="20"/>
        </w:rPr>
        <w:fldChar w:fldCharType="separate"/>
      </w:r>
      <w:r w:rsidRPr="001F7CD5">
        <w:rPr>
          <w:b/>
          <w:bCs/>
          <w:sz w:val="20"/>
        </w:rPr>
        <w:t>4.9.4</w:t>
      </w:r>
      <w:r w:rsidRPr="001F7CD5">
        <w:rPr>
          <w:b/>
          <w:bCs/>
          <w:sz w:val="20"/>
        </w:rPr>
        <w:fldChar w:fldCharType="end"/>
      </w:r>
      <w:r w:rsidRPr="001F7CD5">
        <w:rPr>
          <w:sz w:val="20"/>
        </w:rPr>
        <w:t>)</w:t>
      </w:r>
      <w:r w:rsidRPr="001F7CD5">
        <w:rPr>
          <w:b/>
          <w:bCs/>
          <w:sz w:val="20"/>
        </w:rPr>
        <w:t xml:space="preserve"> </w:t>
      </w:r>
      <w:r w:rsidRPr="001F7CD5">
        <w:rPr>
          <w:sz w:val="20"/>
        </w:rPr>
        <w:t xml:space="preserve">applied to field </w:t>
      </w:r>
      <w:r w:rsidRPr="001F7CD5">
        <w:rPr>
          <w:i/>
          <w:iCs/>
          <w:sz w:val="20"/>
        </w:rPr>
        <w:t>n</w:t>
      </w:r>
      <w:r w:rsidRPr="001F7CD5">
        <w:rPr>
          <w:sz w:val="20"/>
        </w:rPr>
        <w:t xml:space="preserve"> in year </w:t>
      </w:r>
      <w:r w:rsidRPr="001F7CD5">
        <w:rPr>
          <w:i/>
          <w:iCs/>
          <w:sz w:val="20"/>
        </w:rPr>
        <w:t>t</w:t>
      </w:r>
    </w:p>
    <w:p w14:paraId="4E9F1CC4" w14:textId="7A2BE2B4" w:rsidR="005B0604" w:rsidRPr="001F7CD5" w:rsidRDefault="005B0604" w:rsidP="005B0604">
      <w:pPr>
        <w:tabs>
          <w:tab w:val="clear" w:pos="2880"/>
          <w:tab w:val="clear" w:pos="9360"/>
        </w:tabs>
        <w:spacing w:before="0"/>
        <w:ind w:left="2835" w:hanging="2835"/>
        <w:rPr>
          <w:sz w:val="20"/>
        </w:rPr>
      </w:pPr>
      <w:r w:rsidRPr="001F7CD5">
        <w:rPr>
          <w:i/>
          <w:sz w:val="20"/>
        </w:rPr>
        <w:t>N</w:t>
      </w:r>
      <w:r w:rsidRPr="001F7CD5">
        <w:rPr>
          <w:i/>
          <w:sz w:val="20"/>
          <w:vertAlign w:val="subscript"/>
        </w:rPr>
        <w:t>2</w:t>
      </w:r>
      <w:r w:rsidRPr="001F7CD5">
        <w:rPr>
          <w:i/>
          <w:sz w:val="20"/>
        </w:rPr>
        <w:t>O-N</w:t>
      </w:r>
      <w:r w:rsidRPr="001F7CD5">
        <w:rPr>
          <w:i/>
          <w:sz w:val="20"/>
          <w:vertAlign w:val="subscript"/>
        </w:rPr>
        <w:t>ONleach_export(</w:t>
      </w:r>
      <w:proofErr w:type="spellStart"/>
      <w:r w:rsidRPr="001F7CD5">
        <w:rPr>
          <w:i/>
          <w:sz w:val="20"/>
          <w:vertAlign w:val="subscript"/>
        </w:rPr>
        <w:t>t,f</w:t>
      </w:r>
      <w:r w:rsidR="00334AFA" w:rsidRPr="001F7CD5">
        <w:rPr>
          <w:i/>
          <w:sz w:val="20"/>
          <w:vertAlign w:val="subscript"/>
        </w:rPr>
        <w:t>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from organic fertilizer exported from the farm</w:t>
      </w:r>
      <w:r w:rsidR="00334AFA" w:rsidRPr="001F7CD5">
        <w:rPr>
          <w:sz w:val="20"/>
        </w:rPr>
        <w:t xml:space="preserve"> in year </w:t>
      </w:r>
      <w:r w:rsidR="00334AFA" w:rsidRPr="001F7CD5">
        <w:rPr>
          <w:i/>
          <w:iCs/>
          <w:sz w:val="20"/>
        </w:rPr>
        <w:t>t</w:t>
      </w:r>
      <w:r w:rsidRPr="001F7CD5">
        <w:rPr>
          <w:sz w:val="20"/>
        </w:rPr>
        <w:t xml:space="preserve"> (as if applied)</w:t>
      </w:r>
    </w:p>
    <w:p w14:paraId="185F4DE6" w14:textId="789F3067" w:rsidR="005B0604" w:rsidRDefault="005B0604" w:rsidP="005B0604">
      <w:pPr>
        <w:tabs>
          <w:tab w:val="clear" w:pos="2880"/>
          <w:tab w:val="clear" w:pos="9360"/>
        </w:tabs>
        <w:spacing w:before="0"/>
        <w:ind w:left="2835" w:hanging="2835"/>
        <w:rPr>
          <w:sz w:val="20"/>
        </w:rPr>
      </w:pPr>
      <w:r w:rsidRPr="001F7CD5">
        <w:rPr>
          <w:i/>
          <w:iCs/>
          <w:noProof/>
        </w:rPr>
        <mc:AlternateContent>
          <mc:Choice Requires="wps">
            <w:drawing>
              <wp:anchor distT="0" distB="0" distL="114300" distR="114300" simplePos="0" relativeHeight="251678208" behindDoc="0" locked="0" layoutInCell="1" allowOverlap="1" wp14:anchorId="2D872BC8" wp14:editId="4A1F6440">
                <wp:simplePos x="0" y="0"/>
                <wp:positionH relativeFrom="margin">
                  <wp:posOffset>0</wp:posOffset>
                </wp:positionH>
                <wp:positionV relativeFrom="paragraph">
                  <wp:posOffset>474394</wp:posOffset>
                </wp:positionV>
                <wp:extent cx="5949950" cy="704850"/>
                <wp:effectExtent l="0" t="0" r="0" b="0"/>
                <wp:wrapTopAndBottom/>
                <wp:docPr id="3811478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EF3FF" w14:textId="77777777" w:rsidR="00B1240A" w:rsidRPr="00690655" w:rsidRDefault="00B1240A" w:rsidP="00665AB7">
                            <w:pPr>
                              <w:rPr>
                                <w:color w:val="000000" w:themeColor="text1"/>
                              </w:rPr>
                            </w:pPr>
                            <w:r w:rsidRPr="00690655">
                              <w:rPr>
                                <w:color w:val="000000" w:themeColor="text1"/>
                              </w:rPr>
                              <w:t>Holos V4 will use the following constant values:</w:t>
                            </w:r>
                          </w:p>
                          <w:p w14:paraId="54636E7A" w14:textId="77777777" w:rsidR="00B1240A" w:rsidRPr="00A90743" w:rsidRDefault="00B1240A" w:rsidP="00665AB7">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2BC8" id="Rectangle 27" o:spid="_x0000_s1054" style="position:absolute;left:0;text-align:left;margin-left:0;margin-top:37.35pt;width:468.5pt;height:55.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9Fy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" fillcolor="white [3212]" strokecolor="#243f60 [1604]" strokeweight="2pt">
                <v:path arrowok="t"/>
                <v:textbox>
                  <w:txbxContent>
                    <w:p w14:paraId="4F7EF3FF" w14:textId="77777777" w:rsidR="00B1240A" w:rsidRPr="00690655" w:rsidRDefault="00B1240A" w:rsidP="00665AB7">
                      <w:pPr>
                        <w:rPr>
                          <w:color w:val="000000" w:themeColor="text1"/>
                        </w:rPr>
                      </w:pPr>
                      <w:r w:rsidRPr="00690655">
                        <w:rPr>
                          <w:color w:val="000000" w:themeColor="text1"/>
                        </w:rPr>
                        <w:t>Holos V4 will use the following constant values:</w:t>
                      </w:r>
                    </w:p>
                    <w:p w14:paraId="54636E7A" w14:textId="77777777" w:rsidR="00B1240A" w:rsidRPr="00A90743" w:rsidRDefault="00B1240A" w:rsidP="00665AB7">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Pr="001F7CD5">
        <w:rPr>
          <w:i/>
          <w:sz w:val="20"/>
        </w:rPr>
        <w:t>N</w:t>
      </w:r>
      <w:r w:rsidRPr="001F7CD5">
        <w:rPr>
          <w:i/>
          <w:sz w:val="20"/>
          <w:vertAlign w:val="subscript"/>
        </w:rPr>
        <w:t>2</w:t>
      </w:r>
      <w:r w:rsidRPr="001F7CD5">
        <w:rPr>
          <w:i/>
          <w:sz w:val="20"/>
        </w:rPr>
        <w:t>O-N</w:t>
      </w:r>
      <w:r w:rsidRPr="001F7CD5">
        <w:rPr>
          <w:i/>
          <w:sz w:val="20"/>
          <w:vertAlign w:val="subscript"/>
        </w:rPr>
        <w:t>manureleach_export(</w:t>
      </w:r>
      <w:proofErr w:type="spellStart"/>
      <w:r w:rsidRPr="001F7CD5">
        <w:rPr>
          <w:i/>
          <w:sz w:val="20"/>
          <w:vertAlign w:val="subscript"/>
        </w:rPr>
        <w:t>t,farm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(kg N</w:t>
      </w:r>
      <w:r w:rsidRPr="001F7CD5">
        <w:rPr>
          <w:sz w:val="20"/>
          <w:vertAlign w:val="subscript"/>
        </w:rPr>
        <w:t>2</w:t>
      </w:r>
      <w:r w:rsidRPr="001F7CD5">
        <w:rPr>
          <w:sz w:val="20"/>
        </w:rPr>
        <w:t>O-N ha</w:t>
      </w:r>
      <w:r w:rsidRPr="001F7CD5">
        <w:rPr>
          <w:sz w:val="20"/>
          <w:vertAlign w:val="superscript"/>
        </w:rPr>
        <w:t>-1</w:t>
      </w:r>
      <w:r w:rsidRPr="001F7CD5">
        <w:rPr>
          <w:sz w:val="20"/>
        </w:rPr>
        <w:t>) from manure exported from the farm</w:t>
      </w:r>
      <w:r w:rsidR="00334AFA" w:rsidRPr="001F7CD5">
        <w:rPr>
          <w:sz w:val="20"/>
        </w:rPr>
        <w:t xml:space="preserve"> in year </w:t>
      </w:r>
      <w:r w:rsidR="00334AFA" w:rsidRPr="001F7CD5">
        <w:rPr>
          <w:i/>
          <w:iCs/>
          <w:sz w:val="20"/>
        </w:rPr>
        <w:t>t</w:t>
      </w:r>
      <w:r w:rsidRPr="001F7CD5">
        <w:rPr>
          <w:sz w:val="20"/>
        </w:rPr>
        <w:t xml:space="preserve"> (as if applied) (calculated using </w:t>
      </w:r>
      <w:r w:rsidRPr="001F7CD5">
        <w:rPr>
          <w:sz w:val="20"/>
        </w:rPr>
        <w:fldChar w:fldCharType="begin"/>
      </w:r>
      <w:r w:rsidRPr="001F7CD5">
        <w:rPr>
          <w:sz w:val="20"/>
        </w:rPr>
        <w:instrText xml:space="preserve"> REF N2ON_ManureLeach_Export_tfarm_Eq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3</w:t>
      </w:r>
      <w:r w:rsidRPr="001F7CD5">
        <w:rPr>
          <w:sz w:val="20"/>
        </w:rPr>
        <w:fldChar w:fldCharType="end"/>
      </w:r>
      <w:r w:rsidRPr="001F7CD5">
        <w:rPr>
          <w:sz w:val="20"/>
        </w:rPr>
        <w:t>)</w:t>
      </w:r>
    </w:p>
    <w:p w14:paraId="7CB9274A" w14:textId="2611044B" w:rsidR="00665AB7" w:rsidRPr="008612C3" w:rsidRDefault="00665AB7" w:rsidP="00665AB7">
      <w:pPr>
        <w:pStyle w:val="Heading5"/>
      </w:pPr>
      <w:r w:rsidRPr="008612C3">
        <w:t xml:space="preserve">Calculation of the actual amount of </w:t>
      </w:r>
      <w:r w:rsidRPr="008F2396">
        <w:t>N</w:t>
      </w:r>
      <w:r w:rsidR="008F2396" w:rsidRPr="008F2396">
        <w:t>O</w:t>
      </w:r>
      <w:r w:rsidR="008F2396" w:rsidRPr="008F2396">
        <w:rPr>
          <w:vertAlign w:val="subscript"/>
        </w:rPr>
        <w:t>3-</w:t>
      </w:r>
      <w:r w:rsidR="008F2396">
        <w:t>N</w:t>
      </w:r>
      <w:r w:rsidRPr="008612C3">
        <w:t xml:space="preserve"> leached.</w:t>
      </w:r>
    </w:p>
    <w:p w14:paraId="662543CE" w14:textId="5825D547" w:rsidR="00665AB7" w:rsidRPr="008612C3" w:rsidRDefault="00000000" w:rsidP="00665AB7">
      <w:pPr>
        <w:keepNext/>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3EA734D7" w14:textId="7FA0CF01" w:rsidR="00665AB7" w:rsidRPr="00B1240A" w:rsidRDefault="00000000" w:rsidP="00665AB7">
      <w:pPr>
        <w:keepNext/>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665AB7" w:rsidRPr="00607A83">
        <w:rPr>
          <w:b/>
          <w:strike/>
          <w:szCs w:val="24"/>
        </w:rPr>
        <w:t xml:space="preserve"> </w:t>
      </w:r>
      <w:r w:rsidR="00665AB7" w:rsidRPr="00607A83">
        <w:rPr>
          <w:b/>
          <w:strike/>
        </w:rPr>
        <w:tab/>
        <w:t xml:space="preserve">Eq. </w:t>
      </w:r>
      <w:r w:rsidR="001977CC">
        <w:rPr>
          <w:b/>
          <w:strike/>
        </w:rPr>
        <w:fldChar w:fldCharType="begin"/>
      </w:r>
      <w:r w:rsidR="001977CC">
        <w:rPr>
          <w:b/>
          <w:strike/>
        </w:rPr>
        <w:instrText xml:space="preserve"> STYLEREF 3 \s </w:instrText>
      </w:r>
      <w:r w:rsidR="001977CC">
        <w:rPr>
          <w:b/>
          <w:strike/>
        </w:rPr>
        <w:fldChar w:fldCharType="separate"/>
      </w:r>
      <w:r w:rsidR="001977CC">
        <w:rPr>
          <w:b/>
          <w:strike/>
          <w:noProof/>
        </w:rPr>
        <w:t>2.7.5</w:t>
      </w:r>
      <w:r w:rsidR="001977CC">
        <w:rPr>
          <w:b/>
          <w:strike/>
        </w:rPr>
        <w:fldChar w:fldCharType="end"/>
      </w:r>
      <w:r w:rsidR="001977CC">
        <w:rPr>
          <w:b/>
          <w:strike/>
        </w:rPr>
        <w:noBreakHyphen/>
      </w:r>
      <w:r w:rsidR="001977CC">
        <w:rPr>
          <w:b/>
          <w:strike/>
        </w:rPr>
        <w:fldChar w:fldCharType="begin"/>
      </w:r>
      <w:r w:rsidR="001977CC">
        <w:rPr>
          <w:b/>
          <w:strike/>
        </w:rPr>
        <w:instrText xml:space="preserve"> SEQ Eq. \* ARABIC \s 3 </w:instrText>
      </w:r>
      <w:r w:rsidR="001977CC">
        <w:rPr>
          <w:b/>
          <w:strike/>
        </w:rPr>
        <w:fldChar w:fldCharType="separate"/>
      </w:r>
      <w:r w:rsidR="001977CC">
        <w:rPr>
          <w:b/>
          <w:strike/>
          <w:noProof/>
        </w:rPr>
        <w:t>9</w:t>
      </w:r>
      <w:r w:rsidR="001977CC">
        <w:rPr>
          <w:b/>
          <w:strike/>
        </w:rPr>
        <w:fldChar w:fldCharType="end"/>
      </w:r>
    </w:p>
    <w:p w14:paraId="2FA2F160" w14:textId="676F44FC"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szCs w:val="24"/>
        </w:rPr>
        <w:t xml:space="preserve"> </w:t>
      </w:r>
      <w:r w:rsidR="00665AB7" w:rsidRPr="00607A83">
        <w:rPr>
          <w:b/>
          <w:szCs w:val="24"/>
        </w:rPr>
        <w:tab/>
      </w:r>
      <w:r w:rsidR="00665AB7" w:rsidRPr="00607A8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1912BE7A" w14:textId="4EED5DC5" w:rsidR="00665AB7" w:rsidRDefault="00000000" w:rsidP="008F0204">
      <w:pPr>
        <w:keepNext/>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26AB9">
        <w:rPr>
          <w:b/>
          <w:szCs w:val="24"/>
        </w:rPr>
        <w:t xml:space="preserve"> </w:t>
      </w:r>
      <w:r w:rsidR="00665AB7" w:rsidRPr="00C26AB9">
        <w:rPr>
          <w:b/>
          <w:szCs w:val="24"/>
        </w:rPr>
        <w:tab/>
      </w:r>
      <w:r w:rsidR="00665AB7" w:rsidRPr="00C26AB9">
        <w:rPr>
          <w:b/>
          <w:szCs w:val="24"/>
        </w:rPr>
        <w:tab/>
      </w:r>
      <w:r w:rsidR="00665AB7" w:rsidRPr="00C26AB9">
        <w:rPr>
          <w:b/>
          <w:szCs w:val="24"/>
        </w:rPr>
        <w:tab/>
      </w:r>
      <w:r w:rsidR="00665AB7" w:rsidRPr="00C26AB9">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41300F80" w14:textId="6CEAF2DB" w:rsidR="008F0204" w:rsidRPr="00322626" w:rsidRDefault="00000000" w:rsidP="008F0204">
      <w:pPr>
        <w:keepNext/>
        <w:tabs>
          <w:tab w:val="clear" w:pos="2880"/>
          <w:tab w:val="clear" w:pos="9360"/>
          <w:tab w:val="right" w:pos="9785"/>
        </w:tabs>
        <w:spacing w:after="120"/>
        <w:ind w:left="3600" w:hanging="36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322626">
        <w:rPr>
          <w:b/>
        </w:rPr>
        <w:tab/>
      </w:r>
      <w:bookmarkStart w:id="388" w:name="NO3_N_ONLeach_Export_TFieldN_IPCC_Eq"/>
      <w:r w:rsidR="008F0204" w:rsidRPr="0032262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bookmarkEnd w:id="388"/>
    </w:p>
    <w:p w14:paraId="7F22168C" w14:textId="77777777" w:rsidR="00665AB7" w:rsidRPr="00322626" w:rsidRDefault="00665AB7" w:rsidP="00665AB7">
      <w:pPr>
        <w:tabs>
          <w:tab w:val="left" w:pos="2160"/>
          <w:tab w:val="right" w:pos="8640"/>
          <w:tab w:val="right" w:pos="8820"/>
        </w:tabs>
        <w:rPr>
          <w:color w:val="000000"/>
          <w:sz w:val="20"/>
        </w:rPr>
      </w:pPr>
      <w:r w:rsidRPr="00322626">
        <w:rPr>
          <w:color w:val="000000"/>
          <w:sz w:val="20"/>
        </w:rPr>
        <w:t>where</w:t>
      </w:r>
    </w:p>
    <w:p w14:paraId="59C7FCF5" w14:textId="77777777" w:rsidR="00665AB7" w:rsidRPr="00322626" w:rsidRDefault="00665AB7" w:rsidP="00665AB7">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w:t>
      </w:r>
    </w:p>
    <w:p w14:paraId="4D4B87DF" w14:textId="77777777" w:rsidR="008F0204" w:rsidRPr="00322626" w:rsidRDefault="008F0204" w:rsidP="008F0204">
      <w:pPr>
        <w:tabs>
          <w:tab w:val="clear" w:pos="2880"/>
          <w:tab w:val="clear" w:pos="9360"/>
        </w:tabs>
        <w:spacing w:before="0"/>
        <w:ind w:left="2835" w:hanging="2835"/>
        <w:rPr>
          <w:iCs/>
          <w:sz w:val="20"/>
          <w:szCs w:val="16"/>
        </w:rPr>
      </w:pPr>
      <w:r w:rsidRPr="00322626">
        <w:rPr>
          <w:i/>
          <w:sz w:val="20"/>
          <w:szCs w:val="16"/>
        </w:rPr>
        <w:t>NO</w:t>
      </w:r>
      <w:r w:rsidRPr="00322626">
        <w:rPr>
          <w:i/>
          <w:sz w:val="20"/>
          <w:szCs w:val="16"/>
          <w:vertAlign w:val="subscript"/>
        </w:rPr>
        <w:t>3</w:t>
      </w:r>
      <w:r w:rsidRPr="00322626">
        <w:rPr>
          <w:i/>
          <w:sz w:val="20"/>
          <w:szCs w:val="16"/>
        </w:rPr>
        <w:t>-N</w:t>
      </w:r>
      <w:r w:rsidRPr="00322626">
        <w:rPr>
          <w:i/>
          <w:sz w:val="20"/>
          <w:vertAlign w:val="subscript"/>
        </w:rPr>
        <w:t>___leach(</w:t>
      </w:r>
      <w:proofErr w:type="spellStart"/>
      <w:r w:rsidRPr="00322626">
        <w:rPr>
          <w:i/>
          <w:sz w:val="20"/>
          <w:vertAlign w:val="subscript"/>
        </w:rPr>
        <w:t>t,field</w:t>
      </w:r>
      <w:proofErr w:type="spellEnd"/>
      <w:r w:rsidRPr="00322626">
        <w:rPr>
          <w:i/>
          <w:sz w:val="20"/>
          <w:vertAlign w:val="subscript"/>
        </w:rPr>
        <w:t xml:space="preserve"> n)</w:t>
      </w:r>
      <w:r w:rsidRPr="00322626">
        <w:rPr>
          <w:iCs/>
          <w:sz w:val="20"/>
        </w:rPr>
        <w:tab/>
      </w:r>
      <w:r w:rsidRPr="00322626">
        <w:rPr>
          <w:sz w:val="20"/>
        </w:rPr>
        <w:t>N emissions due to leaching and runoff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___N source applied to field </w:t>
      </w:r>
      <w:r w:rsidRPr="00322626">
        <w:rPr>
          <w:i/>
          <w:iCs/>
          <w:sz w:val="20"/>
        </w:rPr>
        <w:t>n</w:t>
      </w:r>
      <w:r w:rsidRPr="00322626">
        <w:rPr>
          <w:sz w:val="20"/>
        </w:rPr>
        <w:t xml:space="preserve"> in year </w:t>
      </w:r>
      <w:r w:rsidRPr="00322626">
        <w:rPr>
          <w:i/>
          <w:iCs/>
          <w:sz w:val="20"/>
        </w:rPr>
        <w:t>t</w:t>
      </w:r>
    </w:p>
    <w:p w14:paraId="65A85ADD" w14:textId="77777777" w:rsidR="008F0204" w:rsidRPr="00322626" w:rsidRDefault="008F0204" w:rsidP="008F0204">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to field </w:t>
      </w:r>
      <w:r w:rsidRPr="00322626">
        <w:rPr>
          <w:i/>
          <w:iCs/>
          <w:sz w:val="20"/>
          <w:szCs w:val="16"/>
        </w:rPr>
        <w:t>n</w:t>
      </w:r>
      <w:r w:rsidRPr="00322626">
        <w:rPr>
          <w:sz w:val="20"/>
          <w:szCs w:val="16"/>
        </w:rPr>
        <w:t xml:space="preserve"> in year </w:t>
      </w:r>
      <w:r w:rsidRPr="00322626">
        <w:rPr>
          <w:i/>
          <w:iCs/>
          <w:sz w:val="20"/>
          <w:szCs w:val="16"/>
        </w:rPr>
        <w:t>t</w:t>
      </w:r>
    </w:p>
    <w:p w14:paraId="06B2BCDC" w14:textId="77777777" w:rsidR="008F0204" w:rsidRPr="00322626" w:rsidRDefault="008F0204" w:rsidP="008F0204">
      <w:pPr>
        <w:tabs>
          <w:tab w:val="clear" w:pos="2880"/>
          <w:tab w:val="clear" w:pos="9360"/>
        </w:tabs>
        <w:spacing w:before="0"/>
        <w:ind w:left="2835" w:hanging="2835"/>
        <w:rPr>
          <w:sz w:val="20"/>
        </w:rPr>
      </w:pPr>
      <w:proofErr w:type="spellStart"/>
      <w:r w:rsidRPr="00322626">
        <w:rPr>
          <w:i/>
          <w:sz w:val="20"/>
        </w:rPr>
        <w:t>EF</w:t>
      </w:r>
      <w:r w:rsidRPr="00322626">
        <w:rPr>
          <w:i/>
          <w:sz w:val="20"/>
          <w:vertAlign w:val="subscript"/>
        </w:rPr>
        <w:t>leach</w:t>
      </w:r>
      <w:proofErr w:type="spellEnd"/>
      <w:r w:rsidRPr="00322626">
        <w:rPr>
          <w:i/>
          <w:sz w:val="20"/>
          <w:vertAlign w:val="subscript"/>
        </w:rPr>
        <w:tab/>
      </w:r>
      <w:r w:rsidRPr="00322626">
        <w:rPr>
          <w:sz w:val="20"/>
        </w:rPr>
        <w:t>Emission factor for leaching and runoff [kg N</w:t>
      </w:r>
      <w:r w:rsidRPr="00322626">
        <w:rPr>
          <w:sz w:val="20"/>
          <w:vertAlign w:val="subscript"/>
        </w:rPr>
        <w:t>2</w:t>
      </w:r>
      <w:r w:rsidRPr="00322626">
        <w:rPr>
          <w:sz w:val="20"/>
        </w:rPr>
        <w:t>O-N (kg N)</w:t>
      </w:r>
      <w:r w:rsidRPr="00322626">
        <w:rPr>
          <w:sz w:val="20"/>
          <w:vertAlign w:val="superscript"/>
        </w:rPr>
        <w:t>-1</w:t>
      </w:r>
      <w:r w:rsidRPr="00322626">
        <w:rPr>
          <w:sz w:val="20"/>
        </w:rPr>
        <w:t>]</w:t>
      </w:r>
    </w:p>
    <w:p w14:paraId="1203FEF8" w14:textId="3211317D" w:rsidR="008F0204" w:rsidRPr="00322626" w:rsidRDefault="008F0204" w:rsidP="008F0204">
      <w:pPr>
        <w:tabs>
          <w:tab w:val="clear" w:pos="2880"/>
          <w:tab w:val="clear" w:pos="9360"/>
        </w:tabs>
        <w:spacing w:before="0"/>
        <w:ind w:left="2835" w:hanging="2835"/>
        <w:rPr>
          <w:sz w:val="20"/>
        </w:rPr>
      </w:pPr>
      <w:r w:rsidRPr="00322626">
        <w:rPr>
          <w:i/>
          <w:iCs/>
          <w:sz w:val="20"/>
        </w:rPr>
        <w:t>NO</w:t>
      </w:r>
      <w:r w:rsidRPr="00322626">
        <w:rPr>
          <w:i/>
          <w:iCs/>
          <w:sz w:val="20"/>
          <w:vertAlign w:val="subscript"/>
        </w:rPr>
        <w:t>3</w:t>
      </w:r>
      <w:r w:rsidRPr="00322626">
        <w:rPr>
          <w:i/>
          <w:iCs/>
          <w:sz w:val="20"/>
        </w:rPr>
        <w:t>-N</w:t>
      </w:r>
      <w:r w:rsidRPr="00322626">
        <w:rPr>
          <w:i/>
          <w:iCs/>
          <w:sz w:val="20"/>
          <w:vertAlign w:val="subscript"/>
        </w:rPr>
        <w:t>manureleach(</w:t>
      </w:r>
      <w:proofErr w:type="spellStart"/>
      <w:r w:rsidRPr="00322626">
        <w:rPr>
          <w:i/>
          <w:iCs/>
          <w:sz w:val="20"/>
          <w:vertAlign w:val="subscript"/>
        </w:rPr>
        <w:t>t,field</w:t>
      </w:r>
      <w:proofErr w:type="spellEnd"/>
      <w:r w:rsidRPr="00322626">
        <w:rPr>
          <w:i/>
          <w:iCs/>
          <w:sz w:val="20"/>
          <w:vertAlign w:val="subscript"/>
        </w:rPr>
        <w:t xml:space="preserve"> </w:t>
      </w:r>
      <w:r w:rsidRPr="00322626">
        <w:rPr>
          <w:sz w:val="20"/>
          <w:vertAlign w:val="subscript"/>
        </w:rPr>
        <w:t>n)</w:t>
      </w:r>
      <w:r w:rsidRPr="00322626">
        <w:rPr>
          <w:sz w:val="20"/>
        </w:rPr>
        <w:tab/>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applied to specific fields; this is the sum of emissions from the application of farm-produced and imported manure (</w:t>
      </w:r>
      <w:r w:rsidRPr="00322626">
        <w:rPr>
          <w:sz w:val="20"/>
        </w:rPr>
        <w:fldChar w:fldCharType="begin"/>
      </w:r>
      <w:r w:rsidRPr="00322626">
        <w:rPr>
          <w:sz w:val="20"/>
        </w:rPr>
        <w:instrText xml:space="preserve"> REF NO3_N_ManureLeach_TFieldN_Eq \h </w:instrText>
      </w:r>
      <w:r w:rsidR="00322626">
        <w:rPr>
          <w:sz w:val="20"/>
        </w:rPr>
        <w:instrText xml:space="preserve">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6</w:t>
      </w:r>
      <w:r w:rsidRPr="00322626">
        <w:rPr>
          <w:sz w:val="20"/>
        </w:rPr>
        <w:fldChar w:fldCharType="end"/>
      </w:r>
      <w:r w:rsidRPr="00322626">
        <w:rPr>
          <w:sz w:val="20"/>
        </w:rPr>
        <w:t xml:space="preserve">), anaerobic digestate (see </w:t>
      </w:r>
      <w:r w:rsidRPr="00322626">
        <w:rPr>
          <w:b/>
          <w:bCs/>
          <w:sz w:val="20"/>
        </w:rPr>
        <w:t xml:space="preserve">Section </w:t>
      </w:r>
      <w:r w:rsidRPr="00322626">
        <w:rPr>
          <w:b/>
          <w:bCs/>
          <w:sz w:val="20"/>
        </w:rPr>
        <w:fldChar w:fldCharType="begin"/>
      </w:r>
      <w:r w:rsidRPr="00322626">
        <w:rPr>
          <w:b/>
          <w:bCs/>
          <w:sz w:val="20"/>
        </w:rPr>
        <w:instrText xml:space="preserve"> REF _Ref146893661 \r \h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 xml:space="preserve">) and manure deposited directly on pasture by grazing animals (derived from </w:t>
      </w:r>
      <w:r w:rsidRPr="00322626">
        <w:rPr>
          <w:sz w:val="20"/>
        </w:rPr>
        <w:fldChar w:fldCharType="begin"/>
      </w:r>
      <w:r w:rsidRPr="00322626">
        <w:rPr>
          <w:sz w:val="20"/>
        </w:rPr>
        <w:instrText xml:space="preserve"> REF TotalNO3_N_LeachingPasture_Eq \h  \* MERGEFORMAT </w:instrText>
      </w:r>
      <w:r w:rsidRPr="00322626">
        <w:rPr>
          <w:sz w:val="20"/>
        </w:rPr>
      </w:r>
      <w:r w:rsidRPr="00322626">
        <w:rPr>
          <w:sz w:val="20"/>
        </w:rPr>
        <w:fldChar w:fldCharType="separate"/>
      </w:r>
      <w:r w:rsidRPr="00322626">
        <w:rPr>
          <w:b/>
          <w:sz w:val="20"/>
        </w:rPr>
        <w:t xml:space="preserve">Eq. </w:t>
      </w:r>
      <w:r w:rsidRPr="00322626">
        <w:rPr>
          <w:b/>
          <w:noProof/>
          <w:sz w:val="20"/>
        </w:rPr>
        <w:t>5.4.4</w:t>
      </w:r>
      <w:r w:rsidRPr="00322626">
        <w:rPr>
          <w:b/>
          <w:sz w:val="20"/>
        </w:rPr>
        <w:noBreakHyphen/>
      </w:r>
      <w:r w:rsidRPr="00322626">
        <w:rPr>
          <w:b/>
          <w:noProof/>
          <w:sz w:val="20"/>
        </w:rPr>
        <w:t>5</w:t>
      </w:r>
      <w:r w:rsidRPr="00322626">
        <w:rPr>
          <w:sz w:val="20"/>
        </w:rPr>
        <w:fldChar w:fldCharType="end"/>
      </w:r>
      <w:r w:rsidRPr="00322626">
        <w:rPr>
          <w:sz w:val="20"/>
        </w:rPr>
        <w:t xml:space="preserve"> - </w:t>
      </w:r>
      <w:r w:rsidRPr="00322626">
        <w:rPr>
          <w:b/>
          <w:bCs/>
          <w:sz w:val="20"/>
          <w:u w:val="single"/>
        </w:rPr>
        <w:t>Note:</w:t>
      </w:r>
      <w:r w:rsidRPr="00322626">
        <w:rPr>
          <w:sz w:val="20"/>
        </w:rPr>
        <w:t xml:space="preserve"> if more than one livestock type is grazed on field </w:t>
      </w:r>
      <w:r w:rsidRPr="00322626">
        <w:rPr>
          <w:i/>
          <w:iCs/>
          <w:sz w:val="20"/>
        </w:rPr>
        <w:t>n</w:t>
      </w:r>
      <w:r w:rsidRPr="00322626">
        <w:rPr>
          <w:sz w:val="20"/>
        </w:rPr>
        <w:t xml:space="preserve"> in year </w:t>
      </w:r>
      <w:r w:rsidRPr="00322626">
        <w:rPr>
          <w:i/>
          <w:iCs/>
          <w:sz w:val="20"/>
        </w:rPr>
        <w:t>t</w:t>
      </w:r>
      <w:r w:rsidRPr="00322626">
        <w:rPr>
          <w:sz w:val="20"/>
        </w:rPr>
        <w:t>, this value is the sum of manure N from these multiple livestock groups)</w:t>
      </w:r>
    </w:p>
    <w:p w14:paraId="3E5928AA" w14:textId="58A44A45" w:rsidR="008F0204" w:rsidRPr="00322626" w:rsidRDefault="008F0204" w:rsidP="008F0204">
      <w:pPr>
        <w:tabs>
          <w:tab w:val="clear" w:pos="2880"/>
          <w:tab w:val="clear" w:pos="9360"/>
        </w:tabs>
        <w:spacing w:before="0"/>
        <w:ind w:left="2835" w:hanging="2835"/>
        <w:rPr>
          <w:i/>
          <w:iCs/>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manureleach_leftover(</w:t>
      </w:r>
      <w:proofErr w:type="spellStart"/>
      <w:r w:rsidRPr="00322626">
        <w:rPr>
          <w:i/>
          <w:sz w:val="20"/>
          <w:vertAlign w:val="subscript"/>
        </w:rPr>
        <w:t>t,field</w:t>
      </w:r>
      <w:proofErr w:type="spellEnd"/>
      <w:r w:rsidRPr="00322626">
        <w:rPr>
          <w:i/>
          <w:sz w:val="20"/>
          <w:vertAlign w:val="subscript"/>
        </w:rPr>
        <w:t xml:space="preserve"> n)</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leftover manure (calculated using </w:t>
      </w:r>
      <w:r w:rsidRPr="00322626">
        <w:rPr>
          <w:sz w:val="20"/>
        </w:rPr>
        <w:fldChar w:fldCharType="begin"/>
      </w:r>
      <w:r w:rsidRPr="00322626">
        <w:rPr>
          <w:sz w:val="20"/>
        </w:rPr>
        <w:instrText xml:space="preserve"> REF NO3_N_ManureLeach_Leftover_TFieldN_Eq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7</w:t>
      </w:r>
      <w:r w:rsidRPr="00322626">
        <w:rPr>
          <w:sz w:val="20"/>
        </w:rPr>
        <w:fldChar w:fldCharType="end"/>
      </w:r>
      <w:r w:rsidRPr="00322626">
        <w:rPr>
          <w:sz w:val="20"/>
        </w:rPr>
        <w:fldChar w:fldCharType="begin"/>
      </w:r>
      <w:r w:rsidRPr="00322626">
        <w:rPr>
          <w:sz w:val="20"/>
        </w:rPr>
        <w:instrText xml:space="preserve"> REF _Ref133391255 \h  \* MERGEFORMAT </w:instrText>
      </w:r>
      <w:r w:rsidRPr="00322626">
        <w:rPr>
          <w:sz w:val="20"/>
        </w:rPr>
      </w:r>
      <w:r w:rsidR="00000000">
        <w:rPr>
          <w:sz w:val="20"/>
        </w:rPr>
        <w:fldChar w:fldCharType="separate"/>
      </w:r>
      <w:r w:rsidRPr="00322626">
        <w:rPr>
          <w:sz w:val="20"/>
        </w:rPr>
        <w:fldChar w:fldCharType="end"/>
      </w:r>
      <w:r w:rsidRPr="00322626">
        <w:rPr>
          <w:sz w:val="20"/>
        </w:rPr>
        <w:t xml:space="preserve">) and digestate (see </w:t>
      </w:r>
      <w:r w:rsidRPr="00322626">
        <w:rPr>
          <w:b/>
          <w:bCs/>
          <w:sz w:val="20"/>
        </w:rPr>
        <w:t xml:space="preserve">Section </w:t>
      </w:r>
      <w:r w:rsidRPr="00322626">
        <w:rPr>
          <w:b/>
          <w:bCs/>
          <w:sz w:val="20"/>
        </w:rPr>
        <w:fldChar w:fldCharType="begin"/>
      </w:r>
      <w:r w:rsidRPr="00322626">
        <w:rPr>
          <w:b/>
          <w:bCs/>
          <w:sz w:val="20"/>
        </w:rPr>
        <w:instrText xml:space="preserve"> REF _Ref146895670 \r \h </w:instrText>
      </w:r>
      <w:r w:rsidR="00322626">
        <w:rPr>
          <w:b/>
          <w:bCs/>
          <w:sz w:val="20"/>
        </w:rPr>
        <w:instrText xml:space="preserve">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w:t>
      </w:r>
      <w:r w:rsidRPr="00322626">
        <w:rPr>
          <w:b/>
          <w:bCs/>
          <w:sz w:val="20"/>
        </w:rPr>
        <w:t xml:space="preserve"> </w:t>
      </w:r>
      <w:r w:rsidRPr="00322626">
        <w:rPr>
          <w:sz w:val="20"/>
        </w:rPr>
        <w:t xml:space="preserve">applied to field </w:t>
      </w:r>
      <w:r w:rsidRPr="00322626">
        <w:rPr>
          <w:i/>
          <w:iCs/>
          <w:sz w:val="20"/>
        </w:rPr>
        <w:t>n</w:t>
      </w:r>
      <w:r w:rsidRPr="00322626">
        <w:rPr>
          <w:sz w:val="20"/>
        </w:rPr>
        <w:t xml:space="preserve"> in year </w:t>
      </w:r>
      <w:r w:rsidRPr="00322626">
        <w:rPr>
          <w:i/>
          <w:iCs/>
          <w:sz w:val="20"/>
        </w:rPr>
        <w:t>t</w:t>
      </w:r>
    </w:p>
    <w:p w14:paraId="7D79E0EA" w14:textId="07E363A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ONleach_export(</w:t>
      </w:r>
      <w:proofErr w:type="spellStart"/>
      <w:r w:rsidRPr="00322626">
        <w:rPr>
          <w:i/>
          <w:sz w:val="20"/>
          <w:vertAlign w:val="subscript"/>
        </w:rPr>
        <w:t>t,f</w:t>
      </w:r>
      <w:r w:rsidR="00881476" w:rsidRPr="00322626">
        <w:rPr>
          <w:i/>
          <w:sz w:val="20"/>
          <w:vertAlign w:val="subscript"/>
        </w:rPr>
        <w:t>arm</w:t>
      </w:r>
      <w:proofErr w:type="spellEnd"/>
      <w:r w:rsidR="00881476"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organic fertilizer exported from the farm </w:t>
      </w:r>
      <w:r w:rsidR="00881476" w:rsidRPr="00322626">
        <w:rPr>
          <w:sz w:val="20"/>
        </w:rPr>
        <w:t xml:space="preserve">in year </w:t>
      </w:r>
      <w:r w:rsidR="00881476" w:rsidRPr="00322626">
        <w:rPr>
          <w:i/>
          <w:iCs/>
          <w:sz w:val="20"/>
        </w:rPr>
        <w:t>t</w:t>
      </w:r>
      <w:r w:rsidR="00881476" w:rsidRPr="00322626">
        <w:rPr>
          <w:sz w:val="20"/>
        </w:rPr>
        <w:t xml:space="preserve"> </w:t>
      </w:r>
      <w:r w:rsidRPr="00322626">
        <w:rPr>
          <w:sz w:val="20"/>
        </w:rPr>
        <w:t>(as if applied)</w:t>
      </w:r>
    </w:p>
    <w:p w14:paraId="47B66512" w14:textId="1FBC247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manureleach_export(</w:t>
      </w:r>
      <w:proofErr w:type="spellStart"/>
      <w:r w:rsidR="00881476" w:rsidRPr="00322626">
        <w:rPr>
          <w:i/>
          <w:sz w:val="20"/>
          <w:vertAlign w:val="subscript"/>
        </w:rPr>
        <w:t>t,farm</w:t>
      </w:r>
      <w:proofErr w:type="spellEnd"/>
      <w:r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exported from the farm</w:t>
      </w:r>
      <w:r w:rsidR="00881476" w:rsidRPr="00322626">
        <w:rPr>
          <w:sz w:val="20"/>
        </w:rPr>
        <w:t xml:space="preserve"> in year </w:t>
      </w:r>
      <w:r w:rsidR="00881476" w:rsidRPr="00322626">
        <w:rPr>
          <w:i/>
          <w:iCs/>
          <w:sz w:val="20"/>
        </w:rPr>
        <w:t>t</w:t>
      </w:r>
      <w:r w:rsidRPr="00322626">
        <w:rPr>
          <w:sz w:val="20"/>
        </w:rPr>
        <w:t xml:space="preserve"> (as if applied) (calculated using </w:t>
      </w:r>
      <w:r w:rsidRPr="00322626">
        <w:rPr>
          <w:sz w:val="20"/>
        </w:rPr>
        <w:fldChar w:fldCharType="begin"/>
      </w:r>
      <w:r w:rsidRPr="00322626">
        <w:rPr>
          <w:sz w:val="20"/>
        </w:rPr>
        <w:instrText xml:space="preserve"> REF NO3_N_ManureLeach_Export_TFarm_Eq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8</w:t>
      </w:r>
      <w:r w:rsidRPr="00322626">
        <w:rPr>
          <w:sz w:val="20"/>
        </w:rPr>
        <w:fldChar w:fldCharType="end"/>
      </w:r>
      <w:r w:rsidRPr="00322626">
        <w:rPr>
          <w:sz w:val="20"/>
        </w:rPr>
        <w:t>)</w:t>
      </w:r>
    </w:p>
    <w:p w14:paraId="41BD5015" w14:textId="68801CB7" w:rsidR="00B1240A" w:rsidRPr="00B1240A" w:rsidRDefault="00B1240A" w:rsidP="00B1240A">
      <w:pPr>
        <w:tabs>
          <w:tab w:val="clear" w:pos="2880"/>
          <w:tab w:val="clear" w:pos="9360"/>
        </w:tabs>
      </w:pPr>
      <w:r w:rsidRPr="00322626">
        <w:rPr>
          <w:b/>
        </w:rPr>
        <w:t>Note:</w:t>
      </w:r>
      <w:r w:rsidRPr="00322626">
        <w:t xml:space="preserve"> We removed the accounting of CRN (crop residual nitrogen) from the calculation</w:t>
      </w:r>
      <w:r w:rsidRPr="00B1240A">
        <w:t xml:space="preserve"> to </w:t>
      </w:r>
      <w:proofErr w:type="spellStart"/>
      <w:r w:rsidRPr="00B1240A">
        <w:t>avoide</w:t>
      </w:r>
      <w:proofErr w:type="spellEnd"/>
      <w:r w:rsidRPr="00B1240A">
        <w:t xml:space="preserve"> double counting. This is because CRN becomes part of the soil carbon pools, the decomposition of </w:t>
      </w:r>
      <w:r w:rsidRPr="00B1240A">
        <w:lastRenderedPageBreak/>
        <w:t>which drives the calculation of N mineralization. In this sense, CRN leaching is accounted for when in fact mineralized.</w:t>
      </w:r>
    </w:p>
    <w:p w14:paraId="6AAE9744" w14:textId="77777777" w:rsidR="00665AB7" w:rsidRPr="008612C3" w:rsidRDefault="00665AB7" w:rsidP="00665AB7">
      <w:pPr>
        <w:pStyle w:val="Heading4"/>
      </w:pPr>
      <w:r w:rsidRPr="008612C3">
        <w:t>Emissions due to volatilization</w:t>
      </w:r>
    </w:p>
    <w:p w14:paraId="46EDEF82" w14:textId="77777777" w:rsidR="00665AB7" w:rsidRPr="008612C3" w:rsidRDefault="00665AB7" w:rsidP="00665AB7">
      <w:pPr>
        <w:rPr>
          <w:b/>
        </w:rPr>
      </w:pPr>
      <w:r w:rsidRPr="008612C3">
        <w:rPr>
          <w:b/>
        </w:rPr>
        <w:t>Calculates the emissions from field and/or crop.</w:t>
      </w:r>
    </w:p>
    <w:p w14:paraId="310A25F8" w14:textId="77777777" w:rsidR="00665AB7" w:rsidRPr="002C62F3" w:rsidRDefault="00665AB7" w:rsidP="00665AB7">
      <w:pPr>
        <w:pStyle w:val="Heading5"/>
      </w:pPr>
      <w:r w:rsidRPr="002C62F3">
        <w:t>Calculation of indirect N</w:t>
      </w:r>
      <w:r w:rsidRPr="002C62F3">
        <w:rPr>
          <w:vertAlign w:val="subscript"/>
        </w:rPr>
        <w:t>2</w:t>
      </w:r>
      <w:r w:rsidRPr="002C62F3">
        <w:t>O emissions based on the amount of N volatilized.</w:t>
      </w:r>
    </w:p>
    <w:p w14:paraId="6D5F6977" w14:textId="1A5FC339" w:rsidR="00665AB7" w:rsidRPr="002C62F3" w:rsidRDefault="00000000" w:rsidP="00665AB7">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665AB7" w:rsidRPr="002C62F3">
        <w:rPr>
          <w:b/>
        </w:rPr>
        <w:t xml:space="preserve"> </w:t>
      </w:r>
      <w:r w:rsidR="00665AB7" w:rsidRPr="002C62F3">
        <w:rPr>
          <w:b/>
        </w:rPr>
        <w:tab/>
      </w:r>
      <w:r w:rsidR="00665AB7" w:rsidRPr="002C62F3">
        <w:rPr>
          <w:b/>
        </w:rPr>
        <w:tab/>
      </w:r>
      <w:r w:rsidR="00665AB7" w:rsidRPr="002C62F3">
        <w:rPr>
          <w:b/>
        </w:rPr>
        <w:tab/>
      </w:r>
      <w:r w:rsidR="00665AB7" w:rsidRPr="002C62F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005DFA4A" w14:textId="77777777" w:rsidR="00665AB7" w:rsidRPr="002C62F3" w:rsidRDefault="00665AB7" w:rsidP="00665AB7">
      <w:pPr>
        <w:jc w:val="right"/>
        <w:rPr>
          <w:sz w:val="20"/>
        </w:rPr>
      </w:pPr>
      <w:r w:rsidRPr="002C62F3">
        <w:rPr>
          <w:sz w:val="20"/>
        </w:rPr>
        <w:t>Bouwman et al. 2002</w:t>
      </w:r>
    </w:p>
    <w:p w14:paraId="30578655" w14:textId="77777777" w:rsidR="00665AB7" w:rsidRPr="002C62F3" w:rsidRDefault="00665AB7" w:rsidP="00665AB7">
      <w:pPr>
        <w:rPr>
          <w:sz w:val="20"/>
        </w:rPr>
      </w:pPr>
      <w:r w:rsidRPr="002C62F3">
        <w:rPr>
          <w:sz w:val="20"/>
        </w:rPr>
        <w:t>where</w:t>
      </w:r>
    </w:p>
    <w:p w14:paraId="28C92D1E" w14:textId="78F5BEF6" w:rsidR="00665AB7" w:rsidRPr="002C62F3" w:rsidRDefault="00665AB7" w:rsidP="00665AB7">
      <w:pPr>
        <w:tabs>
          <w:tab w:val="clear" w:pos="2880"/>
          <w:tab w:val="clear" w:pos="9360"/>
        </w:tabs>
        <w:spacing w:before="0"/>
        <w:ind w:left="2835" w:hanging="2835"/>
        <w:rPr>
          <w:i/>
          <w:color w:val="000000"/>
          <w:sz w:val="20"/>
          <w:vertAlign w:val="subscript"/>
        </w:rPr>
      </w:pPr>
      <w:proofErr w:type="spellStart"/>
      <w:r w:rsidRPr="002C62F3">
        <w:rPr>
          <w:i/>
          <w:color w:val="000000"/>
          <w:sz w:val="20"/>
        </w:rPr>
        <w:t>Frac</w:t>
      </w:r>
      <w:r w:rsidR="008D6EB1" w:rsidRPr="002C62F3">
        <w:rPr>
          <w:i/>
          <w:color w:val="000000"/>
          <w:sz w:val="20"/>
          <w:vertAlign w:val="subscript"/>
        </w:rPr>
        <w:t>N</w:t>
      </w:r>
      <w:r w:rsidRPr="002C62F3">
        <w:rPr>
          <w:i/>
          <w:color w:val="000000"/>
          <w:sz w:val="20"/>
          <w:vertAlign w:val="subscript"/>
        </w:rPr>
        <w:t>volatilizationsoil</w:t>
      </w:r>
      <w:proofErr w:type="spellEnd"/>
      <w:r w:rsidRPr="002C62F3">
        <w:rPr>
          <w:i/>
          <w:color w:val="000000"/>
          <w:sz w:val="20"/>
          <w:vertAlign w:val="subscript"/>
        </w:rPr>
        <w:tab/>
      </w:r>
      <w:r w:rsidRPr="002C62F3">
        <w:rPr>
          <w:sz w:val="20"/>
        </w:rPr>
        <w:t>Fraction of N lost by volatilization (kg N (kg N)</w:t>
      </w:r>
      <w:r w:rsidRPr="002C62F3">
        <w:rPr>
          <w:sz w:val="20"/>
          <w:vertAlign w:val="superscript"/>
        </w:rPr>
        <w:t>-1</w:t>
      </w:r>
      <w:r w:rsidRPr="002C62F3">
        <w:rPr>
          <w:sz w:val="20"/>
        </w:rPr>
        <w:t>)</w:t>
      </w:r>
    </w:p>
    <w:p w14:paraId="48D4AFA4" w14:textId="6BE1B416" w:rsidR="00665AB7" w:rsidRPr="002C62F3" w:rsidRDefault="00665AB7" w:rsidP="00665AB7">
      <w:pPr>
        <w:tabs>
          <w:tab w:val="clear" w:pos="2880"/>
          <w:tab w:val="clear" w:pos="9360"/>
        </w:tabs>
        <w:spacing w:before="0"/>
        <w:ind w:left="2835" w:hanging="2835"/>
        <w:rPr>
          <w:sz w:val="20"/>
        </w:rPr>
      </w:pPr>
      <w:proofErr w:type="spellStart"/>
      <w:r w:rsidRPr="002C62F3">
        <w:rPr>
          <w:i/>
          <w:sz w:val="20"/>
        </w:rPr>
        <w:t>Crop</w:t>
      </w:r>
      <w:r w:rsidRPr="002C62F3">
        <w:rPr>
          <w:i/>
          <w:sz w:val="20"/>
          <w:vertAlign w:val="subscript"/>
        </w:rPr>
        <w:t>type</w:t>
      </w:r>
      <w:proofErr w:type="spellEnd"/>
      <w:r w:rsidRPr="002C62F3">
        <w:rPr>
          <w:i/>
          <w:sz w:val="20"/>
        </w:rPr>
        <w:tab/>
      </w:r>
      <w:r w:rsidRPr="002C62F3">
        <w:rPr>
          <w:sz w:val="20"/>
        </w:rPr>
        <w:t>Annual or perennial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2262F4F5" w14:textId="0D6CE4E2"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Fertilizer</w:t>
      </w:r>
      <w:r w:rsidRPr="002C62F3">
        <w:rPr>
          <w:i/>
          <w:sz w:val="20"/>
          <w:vertAlign w:val="subscript"/>
        </w:rPr>
        <w:t>type</w:t>
      </w:r>
      <w:proofErr w:type="spellEnd"/>
      <w:r w:rsidRPr="002C62F3">
        <w:rPr>
          <w:i/>
          <w:sz w:val="20"/>
        </w:rPr>
        <w:tab/>
      </w:r>
      <w:r w:rsidRPr="002C62F3">
        <w:rPr>
          <w:sz w:val="20"/>
        </w:rPr>
        <w:t>Urea, urea ammonium</w:t>
      </w:r>
      <w:r w:rsidR="008F0204" w:rsidRPr="002C62F3">
        <w:rPr>
          <w:sz w:val="20"/>
        </w:rPr>
        <w:t xml:space="preserve"> </w:t>
      </w:r>
      <w:r w:rsidRPr="002C62F3">
        <w:rPr>
          <w:sz w:val="20"/>
        </w:rPr>
        <w:t>nitrate, anhydrous ammonia or other synthetic N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xml:space="preserve">) </w:t>
      </w:r>
    </w:p>
    <w:p w14:paraId="495C0E54" w14:textId="1104A920"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Application</w:t>
      </w:r>
      <w:r w:rsidRPr="002C62F3">
        <w:rPr>
          <w:i/>
          <w:sz w:val="20"/>
          <w:vertAlign w:val="subscript"/>
        </w:rPr>
        <w:t>method</w:t>
      </w:r>
      <w:proofErr w:type="spellEnd"/>
      <w:r w:rsidRPr="002C62F3">
        <w:rPr>
          <w:i/>
          <w:sz w:val="20"/>
        </w:rPr>
        <w:tab/>
      </w:r>
      <w:r w:rsidRPr="002C62F3">
        <w:rPr>
          <w:sz w:val="20"/>
        </w:rPr>
        <w:t>Broadcast or incorporated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 broadcast application is assumed for perennials</w:t>
      </w:r>
    </w:p>
    <w:p w14:paraId="6B9E969D" w14:textId="63FE448B"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Soil</w:t>
      </w:r>
      <w:r w:rsidRPr="002C62F3">
        <w:rPr>
          <w:i/>
          <w:sz w:val="20"/>
          <w:vertAlign w:val="subscript"/>
        </w:rPr>
        <w:t>pH</w:t>
      </w:r>
      <w:proofErr w:type="spellEnd"/>
      <w:r w:rsidRPr="002C62F3">
        <w:rPr>
          <w:i/>
          <w:sz w:val="20"/>
        </w:rPr>
        <w:tab/>
      </w:r>
      <w:r w:rsidRPr="002C62F3">
        <w:rPr>
          <w:sz w:val="20"/>
        </w:rPr>
        <w:t>Below or above pH 7.25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3E04E6AB" w14:textId="3D437928" w:rsidR="00665AB7" w:rsidRPr="002C62F3" w:rsidRDefault="00665AB7" w:rsidP="00665AB7">
      <w:pPr>
        <w:tabs>
          <w:tab w:val="clear" w:pos="2880"/>
          <w:tab w:val="clear" w:pos="9360"/>
        </w:tabs>
        <w:spacing w:before="0"/>
        <w:ind w:left="2835" w:hanging="2835"/>
        <w:rPr>
          <w:sz w:val="20"/>
        </w:rPr>
      </w:pPr>
      <w:proofErr w:type="spellStart"/>
      <w:r w:rsidRPr="002C62F3">
        <w:rPr>
          <w:i/>
          <w:sz w:val="20"/>
        </w:rPr>
        <w:t>Soil</w:t>
      </w:r>
      <w:r w:rsidRPr="002C62F3">
        <w:rPr>
          <w:i/>
          <w:sz w:val="20"/>
          <w:vertAlign w:val="subscript"/>
        </w:rPr>
        <w:t>CEC</w:t>
      </w:r>
      <w:proofErr w:type="spellEnd"/>
      <w:r w:rsidRPr="002C62F3">
        <w:rPr>
          <w:i/>
          <w:sz w:val="20"/>
        </w:rPr>
        <w:tab/>
      </w:r>
      <w:r w:rsidRPr="002C62F3">
        <w:rPr>
          <w:sz w:val="20"/>
        </w:rPr>
        <w:t>Below or above 250 mmol kg</w:t>
      </w:r>
      <w:r w:rsidRPr="002C62F3">
        <w:rPr>
          <w:sz w:val="20"/>
          <w:vertAlign w:val="superscript"/>
        </w:rPr>
        <w:t>-1</w:t>
      </w:r>
      <w:r w:rsidRPr="002C62F3">
        <w:rPr>
          <w:sz w:val="20"/>
        </w:rPr>
        <w:t xml:space="preserve">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 xml:space="preserve">Table </w:t>
      </w:r>
      <w:r w:rsidR="00ED5DB2" w:rsidRPr="002C62F3">
        <w:rPr>
          <w:b/>
          <w:noProof/>
          <w:sz w:val="20"/>
        </w:rPr>
        <w:t>14</w:t>
      </w:r>
      <w:r w:rsidRPr="002C62F3">
        <w:rPr>
          <w:b/>
          <w:sz w:val="20"/>
        </w:rPr>
        <w:fldChar w:fldCharType="end"/>
      </w:r>
      <w:r w:rsidRPr="002C62F3">
        <w:rPr>
          <w:sz w:val="20"/>
        </w:rPr>
        <w:t>)</w:t>
      </w:r>
    </w:p>
    <w:p w14:paraId="5D11FBAC" w14:textId="55101A7B" w:rsidR="00665AB7" w:rsidRPr="008612C3" w:rsidRDefault="00665AB7" w:rsidP="00665AB7">
      <w:pPr>
        <w:tabs>
          <w:tab w:val="clear" w:pos="2880"/>
          <w:tab w:val="clear" w:pos="9360"/>
        </w:tabs>
        <w:spacing w:before="0"/>
        <w:ind w:left="2835" w:hanging="2835"/>
        <w:rPr>
          <w:i/>
          <w:sz w:val="20"/>
        </w:rPr>
      </w:pPr>
      <w:proofErr w:type="spellStart"/>
      <w:r w:rsidRPr="002C62F3">
        <w:rPr>
          <w:i/>
          <w:sz w:val="20"/>
        </w:rPr>
        <w:t>Temperature</w:t>
      </w:r>
      <w:r w:rsidRPr="002C62F3">
        <w:rPr>
          <w:i/>
          <w:sz w:val="20"/>
          <w:vertAlign w:val="subscript"/>
        </w:rPr>
        <w:t>coefficient</w:t>
      </w:r>
      <w:proofErr w:type="spellEnd"/>
      <w:r w:rsidRPr="002C62F3">
        <w:rPr>
          <w:i/>
          <w:sz w:val="20"/>
          <w:vertAlign w:val="subscript"/>
        </w:rPr>
        <w:tab/>
      </w:r>
      <w:r w:rsidRPr="002C62F3">
        <w:rPr>
          <w:sz w:val="20"/>
        </w:rPr>
        <w:t>Constant -0.402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15F0CF40" w14:textId="01B31721" w:rsidR="00665AB7" w:rsidRPr="008612C3"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665AB7" w:rsidRPr="000E072F">
        <w:rPr>
          <w:b/>
        </w:rPr>
        <w:t xml:space="preserve"> </w:t>
      </w:r>
      <w:r w:rsidR="00665AB7" w:rsidRPr="000E072F">
        <w:rPr>
          <w:b/>
        </w:rPr>
        <w:tab/>
      </w:r>
      <w:r w:rsidR="00665AB7" w:rsidRPr="000E072F">
        <w:rPr>
          <w:b/>
        </w:rPr>
        <w:tab/>
      </w:r>
      <w:r w:rsidR="00665AB7" w:rsidRPr="000E072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524B94F4" w14:textId="0C6D0D36" w:rsidR="00665AB7" w:rsidRPr="008612C3" w:rsidRDefault="00000000" w:rsidP="008F0204">
      <w:pPr>
        <w:pStyle w:val="Caption"/>
        <w:keepNext/>
        <w:tabs>
          <w:tab w:val="clear" w:pos="9360"/>
          <w:tab w:val="right" w:pos="9781"/>
        </w:tabs>
        <w:spacing w:after="120"/>
        <w:ind w:left="3690" w:hanging="36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0E072F">
        <w:rPr>
          <w:b/>
          <w:color w:val="000000"/>
        </w:rPr>
        <w:t xml:space="preserve"> </w:t>
      </w:r>
      <w:r w:rsidR="00665AB7" w:rsidRPr="000E072F">
        <w:rPr>
          <w:b/>
          <w:color w:val="000000"/>
        </w:rPr>
        <w:tab/>
      </w:r>
      <w:bookmarkStart w:id="389" w:name="N2O_N_ONVolatilization_TFieldN_Eq_1"/>
      <w:r w:rsidR="00665AB7" w:rsidRPr="000E072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bookmarkEnd w:id="389"/>
    </w:p>
    <w:p w14:paraId="389E3227"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56E65AE7" w14:textId="2A9F4778" w:rsidR="008F0204" w:rsidRPr="000E072F" w:rsidRDefault="00000000" w:rsidP="008F0204">
      <w:pPr>
        <w:keepNext/>
        <w:tabs>
          <w:tab w:val="clear" w:pos="2880"/>
          <w:tab w:val="clear" w:pos="9360"/>
          <w:tab w:val="right" w:pos="9785"/>
        </w:tabs>
        <w:spacing w:after="120"/>
        <w:ind w:left="4320" w:hanging="43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0E072F">
        <w:rPr>
          <w:b/>
        </w:rPr>
        <w:tab/>
      </w:r>
    </w:p>
    <w:p w14:paraId="5E3A3871" w14:textId="14165C31" w:rsidR="008F0204" w:rsidRPr="00D5649B" w:rsidRDefault="008F0204" w:rsidP="008F0204">
      <w:pPr>
        <w:keepNext/>
        <w:tabs>
          <w:tab w:val="clear" w:pos="2880"/>
          <w:tab w:val="clear" w:pos="9360"/>
          <w:tab w:val="right" w:pos="9785"/>
        </w:tabs>
        <w:spacing w:after="120"/>
        <w:rPr>
          <w:b/>
        </w:rPr>
      </w:pPr>
      <w:r w:rsidRPr="000E072F">
        <w:rPr>
          <w:b/>
        </w:rPr>
        <w:tab/>
      </w:r>
      <w:bookmarkStart w:id="390" w:name="N2O_N_ONVol_Export_TFieldN_IPCC_Eq"/>
      <w:r w:rsidRPr="000E072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bookmarkEnd w:id="390"/>
    </w:p>
    <w:p w14:paraId="7A942FCC" w14:textId="77777777" w:rsidR="008F0204" w:rsidRPr="00D5649B" w:rsidRDefault="008F0204" w:rsidP="008F0204">
      <w:pPr>
        <w:tabs>
          <w:tab w:val="left" w:pos="2160"/>
          <w:tab w:val="right" w:pos="8640"/>
          <w:tab w:val="right" w:pos="8820"/>
        </w:tabs>
        <w:rPr>
          <w:color w:val="000000"/>
          <w:sz w:val="20"/>
        </w:rPr>
      </w:pPr>
      <w:r w:rsidRPr="00D5649B">
        <w:rPr>
          <w:color w:val="000000"/>
          <w:sz w:val="20"/>
        </w:rPr>
        <w:t>where</w:t>
      </w:r>
    </w:p>
    <w:p w14:paraId="21FAA2C4" w14:textId="77777777" w:rsidR="008F0204" w:rsidRPr="00D5649B" w:rsidRDefault="008F0204" w:rsidP="008F0204">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w:t>
      </w:r>
      <w:r>
        <w:rPr>
          <w:i/>
          <w:sz w:val="20"/>
          <w:vertAlign w:val="subscript"/>
        </w:rPr>
        <w:t>__</w:t>
      </w:r>
      <w:r w:rsidRPr="00D5649B">
        <w:rPr>
          <w:i/>
          <w:sz w:val="20"/>
          <w:vertAlign w:val="subscript"/>
        </w:rPr>
        <w:t>volatilization</w:t>
      </w:r>
      <w:r w:rsidRPr="00D5649B">
        <w:rPr>
          <w:i/>
          <w:sz w:val="20"/>
          <w:vertAlign w:val="subscript"/>
        </w:rPr>
        <w:tab/>
      </w:r>
      <w:r w:rsidRPr="00D5649B">
        <w:rPr>
          <w:sz w:val="20"/>
        </w:rPr>
        <w:t>N emissions due to volatilization from ___N</w:t>
      </w:r>
      <w:r>
        <w:rPr>
          <w:sz w:val="20"/>
        </w:rPr>
        <w:t xml:space="preserve"> </w:t>
      </w:r>
      <w:r w:rsidRPr="00D5649B">
        <w:rPr>
          <w:sz w:val="20"/>
        </w:rPr>
        <w:t>source</w:t>
      </w:r>
      <w:r>
        <w:rPr>
          <w:sz w:val="20"/>
        </w:rPr>
        <w:t xml:space="preserve"> </w:t>
      </w:r>
      <w:r w:rsidRPr="00D5649B">
        <w:rPr>
          <w:sz w:val="20"/>
        </w:rPr>
        <w:t>(kg N</w:t>
      </w:r>
      <w:r w:rsidRPr="00D5649B">
        <w:rPr>
          <w:sz w:val="20"/>
          <w:vertAlign w:val="subscript"/>
        </w:rPr>
        <w:t>2</w:t>
      </w:r>
      <w:r w:rsidRPr="00D5649B">
        <w:rPr>
          <w:sz w:val="20"/>
        </w:rPr>
        <w:t xml:space="preserve">O-N) </w:t>
      </w:r>
      <w:r>
        <w:rPr>
          <w:sz w:val="20"/>
        </w:rPr>
        <w:t xml:space="preserve">applied to field </w:t>
      </w:r>
      <w:r w:rsidRPr="009B4880">
        <w:rPr>
          <w:i/>
          <w:iCs/>
          <w:sz w:val="20"/>
        </w:rPr>
        <w:t>n</w:t>
      </w:r>
      <w:r>
        <w:rPr>
          <w:sz w:val="20"/>
        </w:rPr>
        <w:t xml:space="preserve"> in year </w:t>
      </w:r>
      <w:r w:rsidRPr="009B4880">
        <w:rPr>
          <w:i/>
          <w:iCs/>
          <w:sz w:val="20"/>
        </w:rPr>
        <w:t>t</w:t>
      </w:r>
      <w:r w:rsidRPr="00D5649B">
        <w:rPr>
          <w:sz w:val="20"/>
        </w:rPr>
        <w:t xml:space="preserve"> (synthetic N and organic N are considered)</w:t>
      </w:r>
    </w:p>
    <w:p w14:paraId="27430435" w14:textId="5B2A06A8" w:rsidR="008F0204" w:rsidRPr="000E072F" w:rsidRDefault="008F0204" w:rsidP="008F0204">
      <w:pPr>
        <w:tabs>
          <w:tab w:val="clear" w:pos="2880"/>
          <w:tab w:val="clear" w:pos="9360"/>
        </w:tabs>
        <w:spacing w:before="0"/>
        <w:ind w:left="2835" w:hanging="2835"/>
        <w:rPr>
          <w:sz w:val="20"/>
          <w:szCs w:val="16"/>
        </w:rPr>
      </w:pPr>
      <w:r w:rsidRPr="000E072F">
        <w:rPr>
          <w:i/>
          <w:sz w:val="20"/>
          <w:szCs w:val="16"/>
        </w:rPr>
        <w:t>N</w:t>
      </w:r>
      <w:r w:rsidRPr="000E072F">
        <w:rPr>
          <w:i/>
          <w:sz w:val="20"/>
          <w:szCs w:val="16"/>
          <w:vertAlign w:val="subscript"/>
        </w:rPr>
        <w:t>____</w:t>
      </w:r>
      <w:r w:rsidRPr="000E072F">
        <w:rPr>
          <w:i/>
          <w:sz w:val="20"/>
          <w:szCs w:val="16"/>
        </w:rPr>
        <w:tab/>
      </w:r>
      <w:r w:rsidR="00BB0857" w:rsidRPr="000E072F">
        <w:rPr>
          <w:sz w:val="20"/>
          <w:szCs w:val="16"/>
        </w:rPr>
        <w:t xml:space="preserve">Availability </w:t>
      </w:r>
      <w:r w:rsidRPr="000E072F">
        <w:rPr>
          <w:sz w:val="20"/>
          <w:szCs w:val="16"/>
        </w:rPr>
        <w:t>of _____N (kg N ha</w:t>
      </w:r>
      <w:r w:rsidRPr="000E072F">
        <w:rPr>
          <w:sz w:val="20"/>
          <w:szCs w:val="16"/>
          <w:vertAlign w:val="superscript"/>
        </w:rPr>
        <w:t>-1</w:t>
      </w:r>
      <w:r w:rsidRPr="000E072F">
        <w:rPr>
          <w:sz w:val="20"/>
          <w:szCs w:val="16"/>
        </w:rPr>
        <w:t xml:space="preserve">) to field </w:t>
      </w:r>
      <w:r w:rsidRPr="000E072F">
        <w:rPr>
          <w:i/>
          <w:iCs/>
          <w:sz w:val="20"/>
          <w:szCs w:val="16"/>
        </w:rPr>
        <w:t>n</w:t>
      </w:r>
      <w:r w:rsidRPr="000E072F">
        <w:rPr>
          <w:sz w:val="20"/>
          <w:szCs w:val="16"/>
        </w:rPr>
        <w:t xml:space="preserve"> in year </w:t>
      </w:r>
      <w:r w:rsidRPr="000E072F">
        <w:rPr>
          <w:i/>
          <w:iCs/>
          <w:sz w:val="20"/>
          <w:szCs w:val="16"/>
        </w:rPr>
        <w:t>t</w:t>
      </w:r>
    </w:p>
    <w:p w14:paraId="51053846" w14:textId="77777777" w:rsidR="008F0204" w:rsidRPr="000E072F" w:rsidRDefault="008F0204" w:rsidP="008F0204">
      <w:pPr>
        <w:tabs>
          <w:tab w:val="clear" w:pos="2880"/>
          <w:tab w:val="clear" w:pos="9360"/>
        </w:tabs>
        <w:spacing w:before="0"/>
        <w:ind w:left="2835" w:hanging="2835"/>
        <w:rPr>
          <w:sz w:val="20"/>
        </w:rPr>
      </w:pPr>
      <w:proofErr w:type="spellStart"/>
      <w:r w:rsidRPr="000E072F">
        <w:rPr>
          <w:i/>
          <w:sz w:val="20"/>
        </w:rPr>
        <w:t>EF</w:t>
      </w:r>
      <w:r w:rsidRPr="000E072F">
        <w:rPr>
          <w:i/>
          <w:sz w:val="20"/>
          <w:vertAlign w:val="subscript"/>
        </w:rPr>
        <w:t>volatilization</w:t>
      </w:r>
      <w:proofErr w:type="spellEnd"/>
      <w:r w:rsidRPr="000E072F">
        <w:rPr>
          <w:i/>
          <w:sz w:val="20"/>
          <w:vertAlign w:val="subscript"/>
        </w:rPr>
        <w:tab/>
      </w:r>
      <w:r w:rsidRPr="000E072F">
        <w:rPr>
          <w:sz w:val="20"/>
        </w:rPr>
        <w:t>Emission factor for volatilization [kg N</w:t>
      </w:r>
      <w:r w:rsidRPr="000E072F">
        <w:rPr>
          <w:sz w:val="20"/>
          <w:vertAlign w:val="subscript"/>
        </w:rPr>
        <w:t>2</w:t>
      </w:r>
      <w:r w:rsidRPr="000E072F">
        <w:rPr>
          <w:sz w:val="20"/>
        </w:rPr>
        <w:t>O-N (kg N)</w:t>
      </w:r>
      <w:r w:rsidRPr="000E072F">
        <w:rPr>
          <w:sz w:val="20"/>
          <w:vertAlign w:val="superscript"/>
        </w:rPr>
        <w:t>-1</w:t>
      </w:r>
      <w:r w:rsidRPr="000E072F">
        <w:rPr>
          <w:sz w:val="20"/>
        </w:rPr>
        <w:t>]</w:t>
      </w:r>
    </w:p>
    <w:p w14:paraId="504CB929" w14:textId="335AC95F" w:rsidR="008F0204" w:rsidRPr="000E072F" w:rsidRDefault="008F0204" w:rsidP="008F0204">
      <w:pPr>
        <w:tabs>
          <w:tab w:val="clear" w:pos="2880"/>
          <w:tab w:val="clear" w:pos="9360"/>
        </w:tabs>
        <w:spacing w:before="0"/>
        <w:ind w:left="2835" w:hanging="2835"/>
        <w:rPr>
          <w:sz w:val="20"/>
        </w:rPr>
      </w:pPr>
      <w:r w:rsidRPr="000E072F">
        <w:rPr>
          <w:i/>
          <w:sz w:val="20"/>
        </w:rPr>
        <w:t>N</w:t>
      </w:r>
      <w:r w:rsidRPr="000E072F">
        <w:rPr>
          <w:i/>
          <w:sz w:val="20"/>
          <w:vertAlign w:val="subscript"/>
        </w:rPr>
        <w:t>2</w:t>
      </w:r>
      <w:r w:rsidRPr="000E072F">
        <w:rPr>
          <w:i/>
          <w:sz w:val="20"/>
        </w:rPr>
        <w:t>O-N</w:t>
      </w:r>
      <w:r w:rsidRPr="000E072F">
        <w:rPr>
          <w:i/>
          <w:sz w:val="20"/>
          <w:vertAlign w:val="subscript"/>
        </w:rPr>
        <w:t>manurevolatilization</w:t>
      </w:r>
      <w:r w:rsidRPr="000E072F">
        <w:rPr>
          <w:i/>
          <w:sz w:val="20"/>
          <w:vertAlign w:val="subscript"/>
        </w:rPr>
        <w:tab/>
      </w:r>
      <w:r w:rsidRPr="000E072F">
        <w:rPr>
          <w:sz w:val="20"/>
        </w:rPr>
        <w:t>N</w:t>
      </w:r>
      <w:r w:rsidRPr="000E072F">
        <w:rPr>
          <w:sz w:val="20"/>
          <w:vertAlign w:val="subscript"/>
        </w:rPr>
        <w:t>2</w:t>
      </w:r>
      <w:r w:rsidRPr="000E072F">
        <w:rPr>
          <w:sz w:val="20"/>
        </w:rPr>
        <w:t>O-N emissions as a result of N volatilization (kg N</w:t>
      </w:r>
      <w:r w:rsidRPr="000E072F">
        <w:rPr>
          <w:sz w:val="20"/>
          <w:vertAlign w:val="subscript"/>
        </w:rPr>
        <w:t>2</w:t>
      </w:r>
      <w:r w:rsidRPr="000E072F">
        <w:rPr>
          <w:sz w:val="20"/>
        </w:rPr>
        <w:t>O-N ha</w:t>
      </w:r>
      <w:r w:rsidRPr="000E072F">
        <w:rPr>
          <w:sz w:val="20"/>
          <w:vertAlign w:val="superscript"/>
        </w:rPr>
        <w:t>-1</w:t>
      </w:r>
      <w:r w:rsidRPr="000E072F">
        <w:rPr>
          <w:sz w:val="20"/>
        </w:rPr>
        <w:t>) from manure applied to specific fields; this is the sum of emissions from the application of farm-produced and imported manure (</w:t>
      </w:r>
      <w:r w:rsidRPr="000E072F">
        <w:rPr>
          <w:sz w:val="20"/>
        </w:rPr>
        <w:fldChar w:fldCharType="begin"/>
      </w:r>
      <w:r w:rsidRPr="000E072F">
        <w:rPr>
          <w:sz w:val="20"/>
        </w:rPr>
        <w:instrText xml:space="preserve"> REF N2O_N_AllManureVolatilization_TFieldN_Eq \h  \* MERGEFORMAT </w:instrText>
      </w:r>
      <w:r w:rsidRPr="000E072F">
        <w:rPr>
          <w:sz w:val="20"/>
        </w:rPr>
      </w:r>
      <w:r w:rsidRPr="000E072F">
        <w:rPr>
          <w:sz w:val="20"/>
        </w:rPr>
        <w:fldChar w:fldCharType="separate"/>
      </w:r>
      <w:r w:rsidRPr="000E072F">
        <w:rPr>
          <w:b/>
          <w:sz w:val="20"/>
        </w:rPr>
        <w:t xml:space="preserve">Eq. </w:t>
      </w:r>
      <w:r w:rsidRPr="000E072F">
        <w:rPr>
          <w:b/>
          <w:noProof/>
          <w:sz w:val="20"/>
        </w:rPr>
        <w:t>4.6.3</w:t>
      </w:r>
      <w:r w:rsidRPr="000E072F">
        <w:rPr>
          <w:b/>
          <w:sz w:val="20"/>
        </w:rPr>
        <w:noBreakHyphen/>
      </w:r>
      <w:r w:rsidRPr="000E072F">
        <w:rPr>
          <w:b/>
          <w:noProof/>
          <w:sz w:val="20"/>
        </w:rPr>
        <w:t>5</w:t>
      </w:r>
      <w:r w:rsidRPr="000E072F">
        <w:rPr>
          <w:sz w:val="20"/>
        </w:rPr>
        <w:fldChar w:fldCharType="end"/>
      </w:r>
      <w:r w:rsidRPr="000E072F">
        <w:rPr>
          <w:sz w:val="20"/>
        </w:rPr>
        <w:t xml:space="preserve">), anaerobic digestate (see </w:t>
      </w:r>
      <w:r w:rsidRPr="000E072F">
        <w:rPr>
          <w:b/>
          <w:bCs/>
          <w:sz w:val="20"/>
        </w:rPr>
        <w:t xml:space="preserve">Section </w:t>
      </w:r>
      <w:r w:rsidRPr="000E072F">
        <w:rPr>
          <w:b/>
          <w:bCs/>
          <w:sz w:val="20"/>
        </w:rPr>
        <w:fldChar w:fldCharType="begin"/>
      </w:r>
      <w:r w:rsidRPr="000E072F">
        <w:rPr>
          <w:b/>
          <w:bCs/>
          <w:sz w:val="20"/>
        </w:rPr>
        <w:instrText xml:space="preserve"> REF _Ref147235103 \r \h </w:instrText>
      </w:r>
      <w:r w:rsidR="000E072F">
        <w:rPr>
          <w:b/>
          <w:bCs/>
          <w:sz w:val="20"/>
        </w:rPr>
        <w:instrText xml:space="preserve"> \* MERGEFORMAT </w:instrText>
      </w:r>
      <w:r w:rsidRPr="000E072F">
        <w:rPr>
          <w:b/>
          <w:bCs/>
          <w:sz w:val="20"/>
        </w:rPr>
      </w:r>
      <w:r w:rsidRPr="000E072F">
        <w:rPr>
          <w:b/>
          <w:bCs/>
          <w:sz w:val="20"/>
        </w:rPr>
        <w:fldChar w:fldCharType="separate"/>
      </w:r>
      <w:r w:rsidRPr="000E072F">
        <w:rPr>
          <w:b/>
          <w:bCs/>
          <w:sz w:val="20"/>
        </w:rPr>
        <w:t>4.9.3</w:t>
      </w:r>
      <w:r w:rsidRPr="000E072F">
        <w:rPr>
          <w:b/>
          <w:bCs/>
          <w:sz w:val="20"/>
        </w:rPr>
        <w:fldChar w:fldCharType="end"/>
      </w:r>
      <w:r w:rsidRPr="000E072F">
        <w:rPr>
          <w:sz w:val="20"/>
        </w:rPr>
        <w:t xml:space="preserve">) and manure deposited directly on pasture by grazing animals (derived from </w:t>
      </w:r>
      <w:r w:rsidRPr="000E072F">
        <w:rPr>
          <w:sz w:val="20"/>
        </w:rPr>
        <w:fldChar w:fldCharType="begin"/>
      </w:r>
      <w:r w:rsidRPr="000E072F">
        <w:rPr>
          <w:sz w:val="20"/>
        </w:rPr>
        <w:instrText xml:space="preserve"> REF TotalN2O_N_VolatilizationPasture_Eq \h  \* MERGEFORMAT </w:instrText>
      </w:r>
      <w:r w:rsidRPr="000E072F">
        <w:rPr>
          <w:sz w:val="20"/>
        </w:rPr>
      </w:r>
      <w:r w:rsidRPr="000E072F">
        <w:rPr>
          <w:sz w:val="20"/>
        </w:rPr>
        <w:fldChar w:fldCharType="separate"/>
      </w:r>
      <w:r w:rsidRPr="000E072F">
        <w:rPr>
          <w:b/>
          <w:sz w:val="20"/>
        </w:rPr>
        <w:t xml:space="preserve">Eq. </w:t>
      </w:r>
      <w:r w:rsidRPr="000E072F">
        <w:rPr>
          <w:b/>
          <w:noProof/>
          <w:sz w:val="20"/>
        </w:rPr>
        <w:t>5.4.3</w:t>
      </w:r>
      <w:r w:rsidRPr="000E072F">
        <w:rPr>
          <w:b/>
          <w:sz w:val="20"/>
        </w:rPr>
        <w:noBreakHyphen/>
      </w:r>
      <w:r w:rsidRPr="000E072F">
        <w:rPr>
          <w:b/>
          <w:noProof/>
          <w:sz w:val="20"/>
        </w:rPr>
        <w:t>4</w:t>
      </w:r>
      <w:r w:rsidRPr="000E072F">
        <w:rPr>
          <w:sz w:val="20"/>
        </w:rPr>
        <w:fldChar w:fldCharType="end"/>
      </w:r>
      <w:r w:rsidRPr="000E072F">
        <w:rPr>
          <w:sz w:val="20"/>
        </w:rPr>
        <w:t xml:space="preserve"> - </w:t>
      </w:r>
      <w:r w:rsidRPr="000E072F">
        <w:rPr>
          <w:b/>
          <w:bCs/>
          <w:sz w:val="20"/>
          <w:u w:val="single"/>
        </w:rPr>
        <w:t>Note:</w:t>
      </w:r>
      <w:r w:rsidRPr="000E072F">
        <w:rPr>
          <w:sz w:val="20"/>
        </w:rPr>
        <w:t xml:space="preserve"> if more than one livestock type is grazed on field </w:t>
      </w:r>
      <w:r w:rsidRPr="000E072F">
        <w:rPr>
          <w:i/>
          <w:iCs/>
          <w:sz w:val="20"/>
        </w:rPr>
        <w:t>n</w:t>
      </w:r>
      <w:r w:rsidRPr="000E072F">
        <w:rPr>
          <w:sz w:val="20"/>
        </w:rPr>
        <w:t xml:space="preserve"> in year </w:t>
      </w:r>
      <w:r w:rsidRPr="000E072F">
        <w:rPr>
          <w:i/>
          <w:iCs/>
          <w:sz w:val="20"/>
        </w:rPr>
        <w:t>t</w:t>
      </w:r>
      <w:r w:rsidRPr="000E072F">
        <w:rPr>
          <w:sz w:val="20"/>
        </w:rPr>
        <w:t>, this value is the sum of manure N from these multiple livestock groups)</w:t>
      </w:r>
    </w:p>
    <w:p w14:paraId="689F029E" w14:textId="77777777" w:rsidR="00881476" w:rsidRPr="000E072F" w:rsidRDefault="008F0204" w:rsidP="008F0204">
      <w:pPr>
        <w:tabs>
          <w:tab w:val="clear" w:pos="2880"/>
          <w:tab w:val="clear" w:pos="9360"/>
        </w:tabs>
        <w:spacing w:before="0"/>
        <w:ind w:left="2835" w:hanging="2835"/>
        <w:rPr>
          <w:i/>
          <w:sz w:val="20"/>
        </w:rPr>
      </w:pPr>
      <w:r w:rsidRPr="000E072F">
        <w:rPr>
          <w:i/>
          <w:sz w:val="20"/>
        </w:rPr>
        <w:t>N</w:t>
      </w:r>
      <w:r w:rsidRPr="000E072F">
        <w:rPr>
          <w:i/>
          <w:sz w:val="20"/>
          <w:vertAlign w:val="subscript"/>
        </w:rPr>
        <w:t>2</w:t>
      </w:r>
      <w:r w:rsidRPr="000E072F">
        <w:rPr>
          <w:i/>
          <w:sz w:val="20"/>
        </w:rPr>
        <w:t>O-N</w:t>
      </w:r>
      <w:r w:rsidRPr="000E072F">
        <w:rPr>
          <w:i/>
          <w:sz w:val="20"/>
          <w:vertAlign w:val="subscript"/>
        </w:rPr>
        <w:t>ONvolatilization_export(</w:t>
      </w:r>
      <w:proofErr w:type="spellStart"/>
      <w:r w:rsidRPr="000E072F">
        <w:rPr>
          <w:i/>
          <w:sz w:val="20"/>
          <w:vertAlign w:val="subscript"/>
        </w:rPr>
        <w:t>t,f</w:t>
      </w:r>
      <w:r w:rsidR="00881476" w:rsidRPr="000E072F">
        <w:rPr>
          <w:i/>
          <w:sz w:val="20"/>
          <w:vertAlign w:val="subscript"/>
        </w:rPr>
        <w:t>arm</w:t>
      </w:r>
      <w:proofErr w:type="spellEnd"/>
      <w:r w:rsidRPr="000E072F">
        <w:rPr>
          <w:i/>
          <w:sz w:val="20"/>
          <w:vertAlign w:val="subscript"/>
        </w:rPr>
        <w:t>)</w:t>
      </w:r>
      <w:r w:rsidRPr="000E072F">
        <w:rPr>
          <w:i/>
          <w:sz w:val="20"/>
        </w:rPr>
        <w:tab/>
      </w:r>
      <w:r w:rsidRPr="000E072F">
        <w:rPr>
          <w:iCs/>
          <w:sz w:val="20"/>
        </w:rPr>
        <w:t>N</w:t>
      </w:r>
      <w:r w:rsidRPr="000E072F">
        <w:rPr>
          <w:iCs/>
          <w:sz w:val="20"/>
          <w:vertAlign w:val="subscript"/>
        </w:rPr>
        <w:t>2</w:t>
      </w:r>
      <w:r w:rsidRPr="000E072F">
        <w:rPr>
          <w:iCs/>
          <w:sz w:val="20"/>
        </w:rPr>
        <w:t>O-N emissions as a result of N volatilization (kg N</w:t>
      </w:r>
      <w:r w:rsidRPr="000E072F">
        <w:rPr>
          <w:iCs/>
          <w:sz w:val="20"/>
          <w:vertAlign w:val="subscript"/>
        </w:rPr>
        <w:t>2</w:t>
      </w:r>
      <w:r w:rsidRPr="000E072F">
        <w:rPr>
          <w:iCs/>
          <w:sz w:val="20"/>
        </w:rPr>
        <w:t>O-N ha</w:t>
      </w:r>
      <w:r w:rsidRPr="000E072F">
        <w:rPr>
          <w:iCs/>
          <w:sz w:val="20"/>
          <w:vertAlign w:val="superscript"/>
        </w:rPr>
        <w:t>-1</w:t>
      </w:r>
      <w:r w:rsidRPr="000E072F">
        <w:rPr>
          <w:iCs/>
          <w:sz w:val="20"/>
        </w:rPr>
        <w:t>) from organic fertilizer exported from the farm</w:t>
      </w:r>
      <w:r w:rsidR="00881476" w:rsidRPr="000E072F">
        <w:rPr>
          <w:iCs/>
          <w:sz w:val="20"/>
        </w:rPr>
        <w:t xml:space="preserve"> in year </w:t>
      </w:r>
      <w:r w:rsidR="00881476" w:rsidRPr="000E072F">
        <w:rPr>
          <w:i/>
          <w:sz w:val="20"/>
        </w:rPr>
        <w:t>t</w:t>
      </w:r>
      <w:r w:rsidRPr="000E072F">
        <w:rPr>
          <w:iCs/>
          <w:sz w:val="20"/>
        </w:rPr>
        <w:t xml:space="preserve"> (as if applied)</w:t>
      </w:r>
      <w:r w:rsidR="00881476" w:rsidRPr="000E072F">
        <w:rPr>
          <w:i/>
          <w:sz w:val="20"/>
        </w:rPr>
        <w:t xml:space="preserve"> </w:t>
      </w:r>
    </w:p>
    <w:p w14:paraId="2A682AAB" w14:textId="3200ED5E" w:rsidR="008F0204" w:rsidRPr="0076796C" w:rsidRDefault="00881476" w:rsidP="008F0204">
      <w:pPr>
        <w:tabs>
          <w:tab w:val="clear" w:pos="2880"/>
          <w:tab w:val="clear" w:pos="9360"/>
        </w:tabs>
        <w:spacing w:before="0"/>
        <w:ind w:left="2835" w:hanging="2835"/>
        <w:rPr>
          <w:iCs/>
          <w:sz w:val="20"/>
        </w:rPr>
      </w:pPr>
      <w:r w:rsidRPr="000E072F">
        <w:rPr>
          <w:i/>
          <w:sz w:val="20"/>
        </w:rPr>
        <w:lastRenderedPageBreak/>
        <w:t>N</w:t>
      </w:r>
      <w:r w:rsidRPr="000E072F">
        <w:rPr>
          <w:i/>
          <w:sz w:val="20"/>
          <w:vertAlign w:val="subscript"/>
        </w:rPr>
        <w:t>2</w:t>
      </w:r>
      <w:r w:rsidRPr="000E072F">
        <w:rPr>
          <w:i/>
          <w:sz w:val="20"/>
        </w:rPr>
        <w:t>O-N</w:t>
      </w:r>
      <w:r w:rsidRPr="000E072F">
        <w:rPr>
          <w:i/>
          <w:sz w:val="20"/>
          <w:vertAlign w:val="subscript"/>
        </w:rPr>
        <w:t>manurevolatilization_export(</w:t>
      </w:r>
      <w:proofErr w:type="spellStart"/>
      <w:r w:rsidRPr="000E072F">
        <w:rPr>
          <w:i/>
          <w:sz w:val="20"/>
          <w:vertAlign w:val="subscript"/>
        </w:rPr>
        <w:t>t,farm</w:t>
      </w:r>
      <w:proofErr w:type="spellEnd"/>
      <w:r w:rsidRPr="000E072F">
        <w:rPr>
          <w:i/>
          <w:sz w:val="20"/>
          <w:vertAlign w:val="subscript"/>
        </w:rPr>
        <w:t>)</w:t>
      </w:r>
      <w:r w:rsidRPr="000E072F">
        <w:rPr>
          <w:iCs/>
          <w:sz w:val="20"/>
        </w:rPr>
        <w:tab/>
        <w:t>N</w:t>
      </w:r>
      <w:r w:rsidRPr="000E072F">
        <w:rPr>
          <w:iCs/>
          <w:sz w:val="20"/>
          <w:vertAlign w:val="subscript"/>
        </w:rPr>
        <w:t>2</w:t>
      </w:r>
      <w:r w:rsidRPr="000E072F">
        <w:rPr>
          <w:iCs/>
          <w:sz w:val="20"/>
        </w:rPr>
        <w:t>O-N emissions as a result of N volatilization (kg N</w:t>
      </w:r>
      <w:r w:rsidRPr="000E072F">
        <w:rPr>
          <w:iCs/>
          <w:sz w:val="20"/>
          <w:vertAlign w:val="subscript"/>
        </w:rPr>
        <w:t>2</w:t>
      </w:r>
      <w:r w:rsidRPr="000E072F">
        <w:rPr>
          <w:iCs/>
          <w:sz w:val="20"/>
        </w:rPr>
        <w:t>O-N ha</w:t>
      </w:r>
      <w:r w:rsidRPr="000E072F">
        <w:rPr>
          <w:iCs/>
          <w:sz w:val="20"/>
          <w:vertAlign w:val="superscript"/>
        </w:rPr>
        <w:t>-1</w:t>
      </w:r>
      <w:r w:rsidRPr="000E072F">
        <w:rPr>
          <w:iCs/>
          <w:sz w:val="20"/>
        </w:rPr>
        <w:t>) from</w:t>
      </w:r>
      <w:r w:rsidRPr="000E072F">
        <w:rPr>
          <w:sz w:val="20"/>
        </w:rPr>
        <w:t xml:space="preserve"> manure exported from the farm in year </w:t>
      </w:r>
      <w:r w:rsidRPr="000E072F">
        <w:rPr>
          <w:i/>
          <w:iCs/>
          <w:sz w:val="20"/>
        </w:rPr>
        <w:t xml:space="preserve">t </w:t>
      </w:r>
      <w:r w:rsidRPr="000E072F">
        <w:rPr>
          <w:sz w:val="20"/>
        </w:rPr>
        <w:t xml:space="preserve">(as if applied) (calculated using </w:t>
      </w:r>
      <w:r w:rsidRPr="000E072F">
        <w:rPr>
          <w:sz w:val="20"/>
        </w:rPr>
        <w:fldChar w:fldCharType="begin"/>
      </w:r>
      <w:r w:rsidRPr="000E072F">
        <w:rPr>
          <w:sz w:val="20"/>
        </w:rPr>
        <w:instrText xml:space="preserve"> REF N2O_N_ManureVolatilization_Export_Eq \h  \* MERGEFORMAT </w:instrText>
      </w:r>
      <w:r w:rsidRPr="000E072F">
        <w:rPr>
          <w:sz w:val="20"/>
        </w:rPr>
      </w:r>
      <w:r w:rsidRPr="000E072F">
        <w:rPr>
          <w:sz w:val="20"/>
        </w:rPr>
        <w:fldChar w:fldCharType="separate"/>
      </w:r>
      <w:r w:rsidRPr="000E072F">
        <w:rPr>
          <w:b/>
          <w:sz w:val="20"/>
        </w:rPr>
        <w:t xml:space="preserve">Eq. </w:t>
      </w:r>
      <w:r w:rsidRPr="000E072F">
        <w:rPr>
          <w:b/>
          <w:noProof/>
          <w:sz w:val="20"/>
        </w:rPr>
        <w:t>4.6.3</w:t>
      </w:r>
      <w:r w:rsidRPr="000E072F">
        <w:rPr>
          <w:b/>
          <w:sz w:val="20"/>
        </w:rPr>
        <w:noBreakHyphen/>
      </w:r>
      <w:r w:rsidRPr="000E072F">
        <w:rPr>
          <w:b/>
          <w:noProof/>
          <w:sz w:val="20"/>
        </w:rPr>
        <w:t>3</w:t>
      </w:r>
      <w:r w:rsidRPr="000E072F">
        <w:rPr>
          <w:sz w:val="20"/>
        </w:rPr>
        <w:fldChar w:fldCharType="end"/>
      </w:r>
    </w:p>
    <w:p w14:paraId="7939B49D" w14:textId="6924C2AF" w:rsidR="008F0204" w:rsidRPr="00E1171A" w:rsidRDefault="00881476" w:rsidP="008F0204">
      <w:pPr>
        <w:keepNext/>
        <w:tabs>
          <w:tab w:val="clear" w:pos="2880"/>
          <w:tab w:val="clear" w:pos="9360"/>
          <w:tab w:val="right" w:pos="9781"/>
        </w:tabs>
        <w:spacing w:before="0"/>
        <w:ind w:left="2837" w:hanging="2837"/>
        <w:rPr>
          <w:sz w:val="20"/>
        </w:rPr>
      </w:pPr>
      <w:r>
        <w:rPr>
          <w:noProof/>
          <w:highlight w:val="yellow"/>
        </w:rPr>
        <mc:AlternateContent>
          <mc:Choice Requires="wps">
            <w:drawing>
              <wp:anchor distT="0" distB="0" distL="114300" distR="114300" simplePos="0" relativeHeight="251681280" behindDoc="0" locked="0" layoutInCell="1" allowOverlap="1" wp14:anchorId="34F5FE86" wp14:editId="6F61F439">
                <wp:simplePos x="0" y="0"/>
                <wp:positionH relativeFrom="margin">
                  <wp:posOffset>2540</wp:posOffset>
                </wp:positionH>
                <wp:positionV relativeFrom="paragraph">
                  <wp:posOffset>51221</wp:posOffset>
                </wp:positionV>
                <wp:extent cx="5949950" cy="1579245"/>
                <wp:effectExtent l="0" t="0" r="12700" b="20955"/>
                <wp:wrapTopAndBottom/>
                <wp:docPr id="9281703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5792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E04A18" w14:textId="77777777" w:rsidR="00B1240A" w:rsidRPr="008B478D" w:rsidRDefault="00B1240A" w:rsidP="00665AB7">
                            <w:pPr>
                              <w:rPr>
                                <w:color w:val="000000" w:themeColor="text1"/>
                              </w:rPr>
                            </w:pPr>
                            <w:r w:rsidRPr="008B478D">
                              <w:rPr>
                                <w:color w:val="000000" w:themeColor="text1"/>
                              </w:rPr>
                              <w:t>Holos V4 will use the following constant values:</w:t>
                            </w:r>
                          </w:p>
                          <w:p w14:paraId="5E876F3B" w14:textId="77777777" w:rsidR="00B1240A" w:rsidRPr="008B478D" w:rsidRDefault="00B1240A" w:rsidP="00665AB7">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77777777" w:rsidR="00B1240A" w:rsidRPr="00114FC6" w:rsidRDefault="00B1240A" w:rsidP="00665AB7">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evapotranspiration (PE) &gt;1; Dry climates occur in temperate and boreal zones where the ratio of annual P:PE &lt;1</w:t>
                            </w:r>
                          </w:p>
                          <w:p w14:paraId="331FC53A" w14:textId="77777777" w:rsidR="00B1240A" w:rsidRPr="00D45CAC" w:rsidRDefault="00B1240A" w:rsidP="00665AB7">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FE86" id="Rectangle 26" o:spid="_x0000_s1055" style="position:absolute;left:0;text-align:left;margin-left:.2pt;margin-top:4.05pt;width:468.5pt;height:124.3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" fillcolor="white [3212]" strokecolor="#243f60 [1604]" strokeweight="2pt">
                <v:path arrowok="t"/>
                <v:textbox>
                  <w:txbxContent>
                    <w:p w14:paraId="53E04A18" w14:textId="77777777" w:rsidR="00B1240A" w:rsidRPr="008B478D" w:rsidRDefault="00B1240A" w:rsidP="00665AB7">
                      <w:pPr>
                        <w:rPr>
                          <w:color w:val="000000" w:themeColor="text1"/>
                        </w:rPr>
                      </w:pPr>
                      <w:r w:rsidRPr="008B478D">
                        <w:rPr>
                          <w:color w:val="000000" w:themeColor="text1"/>
                        </w:rPr>
                        <w:t>Holos V4 will use the following constant values:</w:t>
                      </w:r>
                    </w:p>
                    <w:p w14:paraId="5E876F3B" w14:textId="77777777" w:rsidR="00B1240A" w:rsidRPr="008B478D" w:rsidRDefault="00B1240A" w:rsidP="00665AB7">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77777777" w:rsidR="00B1240A" w:rsidRPr="00114FC6" w:rsidRDefault="00B1240A" w:rsidP="00665AB7">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evapotranspiration (PE) &gt;1; Dry climates occur in temperate and boreal zones where the ratio of annual P:PE &lt;1</w:t>
                      </w:r>
                    </w:p>
                    <w:p w14:paraId="331FC53A" w14:textId="77777777" w:rsidR="00B1240A" w:rsidRPr="00D45CAC" w:rsidRDefault="00B1240A" w:rsidP="00665AB7">
                      <w:pPr>
                        <w:spacing w:after="120"/>
                        <w:rPr>
                          <w:color w:val="000000" w:themeColor="text1"/>
                        </w:rPr>
                      </w:pPr>
                    </w:p>
                  </w:txbxContent>
                </v:textbox>
                <w10:wrap type="topAndBottom" anchorx="margin"/>
              </v:rect>
            </w:pict>
          </mc:Fallback>
        </mc:AlternateContent>
      </w:r>
    </w:p>
    <w:p w14:paraId="201C1F4B" w14:textId="3741F41A" w:rsidR="00665AB7" w:rsidRPr="008612C3" w:rsidRDefault="00665AB7" w:rsidP="00665AB7">
      <w:pPr>
        <w:pStyle w:val="Heading5"/>
      </w:pPr>
      <w:r w:rsidRPr="008612C3">
        <w:t>Calculation of the actual amount of N</w:t>
      </w:r>
      <w:r w:rsidR="008F2396">
        <w:t>H</w:t>
      </w:r>
      <w:r w:rsidR="008F2396" w:rsidRPr="008F2396">
        <w:rPr>
          <w:vertAlign w:val="subscript"/>
        </w:rPr>
        <w:t>3</w:t>
      </w:r>
      <w:r w:rsidR="008F2396">
        <w:t>-N</w:t>
      </w:r>
      <w:r w:rsidRPr="008612C3">
        <w:t xml:space="preserve"> volatilized.</w:t>
      </w:r>
    </w:p>
    <w:p w14:paraId="71E949D3" w14:textId="1CECFFB8" w:rsidR="00665AB7" w:rsidRPr="008612C3" w:rsidRDefault="00000000" w:rsidP="003D331A">
      <w:pPr>
        <w:keepNext/>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665AB7" w:rsidRPr="00F63F5F">
        <w:rPr>
          <w:b/>
          <w:szCs w:val="24"/>
        </w:rPr>
        <w:t xml:space="preserve"> </w:t>
      </w:r>
      <w:r w:rsidR="00665AB7" w:rsidRPr="00F63F5F">
        <w:rPr>
          <w:b/>
          <w:szCs w:val="24"/>
        </w:rPr>
        <w:tab/>
      </w:r>
      <w:r w:rsidR="00665AB7" w:rsidRPr="00F63F5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p>
    <w:p w14:paraId="1DC20BBB" w14:textId="70F68420" w:rsidR="00665AB7" w:rsidRPr="00E70A9F" w:rsidRDefault="00000000" w:rsidP="00F172FB">
      <w:pPr>
        <w:keepNext/>
        <w:tabs>
          <w:tab w:val="clear" w:pos="2880"/>
          <w:tab w:val="clear" w:pos="9360"/>
          <w:tab w:val="right" w:pos="9781"/>
        </w:tabs>
        <w:spacing w:after="120"/>
        <w:ind w:left="1985" w:hanging="1985"/>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E70A9F">
        <w:rPr>
          <w:b/>
          <w:szCs w:val="24"/>
        </w:rPr>
        <w:t xml:space="preserve"> </w:t>
      </w:r>
      <w:r w:rsidR="00665AB7" w:rsidRPr="00E70A9F">
        <w:rPr>
          <w:b/>
          <w:szCs w:val="24"/>
        </w:rPr>
        <w:tab/>
      </w:r>
      <w:r w:rsidR="00665AB7" w:rsidRPr="00E70A9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11D16666" w14:textId="12683B0B" w:rsidR="00BB0857" w:rsidRPr="00E70A9F" w:rsidRDefault="00000000" w:rsidP="00BB0857">
      <w:pPr>
        <w:keepNext/>
        <w:tabs>
          <w:tab w:val="clear" w:pos="2880"/>
          <w:tab w:val="clear" w:pos="9360"/>
          <w:tab w:val="right" w:pos="9785"/>
        </w:tabs>
        <w:spacing w:after="120"/>
        <w:ind w:left="3060" w:hanging="306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BB0857" w:rsidRPr="00E70A9F">
        <w:rPr>
          <w:b/>
        </w:rPr>
        <w:tab/>
      </w:r>
      <w:bookmarkStart w:id="391" w:name="NH3_N_ONVol_Export_TFieldN_IPCC_Eq"/>
      <w:r w:rsidR="00BB0857" w:rsidRPr="00E70A9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19</w:t>
      </w:r>
      <w:r w:rsidR="001977CC">
        <w:rPr>
          <w:b/>
        </w:rPr>
        <w:fldChar w:fldCharType="end"/>
      </w:r>
      <w:bookmarkEnd w:id="391"/>
    </w:p>
    <w:p w14:paraId="3848C3F3" w14:textId="77777777" w:rsidR="00665AB7" w:rsidRPr="00E70A9F" w:rsidRDefault="00665AB7" w:rsidP="00665AB7">
      <w:pPr>
        <w:tabs>
          <w:tab w:val="left" w:pos="2160"/>
          <w:tab w:val="right" w:pos="8640"/>
          <w:tab w:val="right" w:pos="8820"/>
        </w:tabs>
        <w:rPr>
          <w:color w:val="000000"/>
          <w:sz w:val="20"/>
        </w:rPr>
      </w:pPr>
      <w:r w:rsidRPr="00E70A9F">
        <w:rPr>
          <w:color w:val="000000"/>
          <w:sz w:val="20"/>
        </w:rPr>
        <w:t>where</w:t>
      </w:r>
    </w:p>
    <w:p w14:paraId="2EE4D7D9" w14:textId="77777777" w:rsidR="00BB0857" w:rsidRPr="00E70A9F" w:rsidRDefault="00BB0857" w:rsidP="00BB0857">
      <w:pPr>
        <w:tabs>
          <w:tab w:val="clear" w:pos="2880"/>
          <w:tab w:val="clear" w:pos="9360"/>
        </w:tabs>
        <w:spacing w:before="0"/>
        <w:ind w:left="2835" w:hanging="2835"/>
        <w:rPr>
          <w:sz w:val="20"/>
        </w:rPr>
      </w:pPr>
      <w:r w:rsidRPr="00E70A9F">
        <w:rPr>
          <w:i/>
          <w:sz w:val="20"/>
        </w:rPr>
        <w:t>NH</w:t>
      </w:r>
      <w:r w:rsidRPr="00E70A9F">
        <w:rPr>
          <w:i/>
          <w:sz w:val="20"/>
          <w:vertAlign w:val="subscript"/>
        </w:rPr>
        <w:t>3___(</w:t>
      </w:r>
      <w:proofErr w:type="spellStart"/>
      <w:r w:rsidRPr="00E70A9F">
        <w:rPr>
          <w:i/>
          <w:sz w:val="20"/>
          <w:vertAlign w:val="subscript"/>
        </w:rPr>
        <w:t>t,field</w:t>
      </w:r>
      <w:proofErr w:type="spellEnd"/>
      <w:r w:rsidRPr="00E70A9F">
        <w:rPr>
          <w:i/>
          <w:sz w:val="20"/>
          <w:vertAlign w:val="subscript"/>
        </w:rPr>
        <w:t xml:space="preserve"> n)</w:t>
      </w:r>
      <w:r w:rsidRPr="00E70A9F">
        <w:rPr>
          <w:sz w:val="20"/>
        </w:rPr>
        <w:tab/>
        <w:t>Volatilized NH</w:t>
      </w:r>
      <w:r w:rsidRPr="00E70A9F">
        <w:rPr>
          <w:sz w:val="20"/>
          <w:vertAlign w:val="subscript"/>
        </w:rPr>
        <w:t>3</w:t>
      </w:r>
      <w:r w:rsidRPr="00E70A9F">
        <w:rPr>
          <w:sz w:val="20"/>
        </w:rPr>
        <w:t>-N from __N source (kg NH</w:t>
      </w:r>
      <w:r w:rsidRPr="00E70A9F">
        <w:rPr>
          <w:sz w:val="20"/>
          <w:vertAlign w:val="subscript"/>
        </w:rPr>
        <w:t>3</w:t>
      </w:r>
      <w:r w:rsidRPr="00E70A9F">
        <w:rPr>
          <w:sz w:val="20"/>
        </w:rPr>
        <w:t>-N ha</w:t>
      </w:r>
      <w:r w:rsidRPr="00E70A9F">
        <w:rPr>
          <w:sz w:val="20"/>
          <w:vertAlign w:val="superscript"/>
        </w:rPr>
        <w:t>-1</w:t>
      </w:r>
      <w:r w:rsidRPr="00E70A9F">
        <w:rPr>
          <w:sz w:val="20"/>
        </w:rPr>
        <w:t>)</w:t>
      </w:r>
    </w:p>
    <w:p w14:paraId="1C39763A" w14:textId="2E52C27E" w:rsidR="00BB0857" w:rsidRPr="00E70A9F" w:rsidRDefault="00BB0857" w:rsidP="00BB0857">
      <w:pPr>
        <w:tabs>
          <w:tab w:val="clear" w:pos="2880"/>
          <w:tab w:val="clear" w:pos="9360"/>
        </w:tabs>
        <w:spacing w:before="0"/>
        <w:ind w:left="2835" w:hanging="2835"/>
        <w:rPr>
          <w:sz w:val="20"/>
        </w:rPr>
      </w:pPr>
      <w:r w:rsidRPr="00E70A9F">
        <w:rPr>
          <w:i/>
          <w:sz w:val="20"/>
          <w:szCs w:val="24"/>
        </w:rPr>
        <w:t>NH</w:t>
      </w:r>
      <w:r w:rsidRPr="00E70A9F">
        <w:rPr>
          <w:i/>
          <w:sz w:val="20"/>
          <w:szCs w:val="24"/>
          <w:vertAlign w:val="subscript"/>
        </w:rPr>
        <w:t>3</w:t>
      </w:r>
      <w:r w:rsidRPr="00E70A9F">
        <w:rPr>
          <w:i/>
          <w:sz w:val="20"/>
          <w:szCs w:val="24"/>
        </w:rPr>
        <w:t>_N</w:t>
      </w:r>
      <w:r w:rsidRPr="00E70A9F">
        <w:rPr>
          <w:i/>
          <w:sz w:val="20"/>
          <w:szCs w:val="24"/>
          <w:vertAlign w:val="subscript"/>
        </w:rPr>
        <w:t>manure_adju</w:t>
      </w:r>
      <w:r w:rsidRPr="00E70A9F">
        <w:rPr>
          <w:i/>
          <w:sz w:val="20"/>
          <w:szCs w:val="24"/>
        </w:rPr>
        <w:tab/>
      </w:r>
      <w:r w:rsidRPr="00E70A9F">
        <w:rPr>
          <w:sz w:val="20"/>
        </w:rPr>
        <w:t>Adjusted NH</w:t>
      </w:r>
      <w:r w:rsidRPr="00E70A9F">
        <w:rPr>
          <w:sz w:val="20"/>
          <w:vertAlign w:val="subscript"/>
        </w:rPr>
        <w:t>3</w:t>
      </w:r>
      <w:r w:rsidRPr="00E70A9F">
        <w:rPr>
          <w:sz w:val="20"/>
        </w:rPr>
        <w:t>-N emissions via volatilization (kg NH</w:t>
      </w:r>
      <w:r w:rsidRPr="00E70A9F">
        <w:rPr>
          <w:sz w:val="20"/>
          <w:vertAlign w:val="subscript"/>
        </w:rPr>
        <w:t>3</w:t>
      </w:r>
      <w:r w:rsidRPr="00E70A9F">
        <w:rPr>
          <w:sz w:val="20"/>
        </w:rPr>
        <w:t>-N ha</w:t>
      </w:r>
      <w:r w:rsidRPr="00E70A9F">
        <w:rPr>
          <w:sz w:val="20"/>
          <w:vertAlign w:val="superscript"/>
        </w:rPr>
        <w:t>-1</w:t>
      </w:r>
      <w:r w:rsidRPr="00E70A9F">
        <w:rPr>
          <w:sz w:val="20"/>
        </w:rPr>
        <w:t>) from manure applied to specific fields; this is the sum of emissions from the application of farm-produced and imported manure (</w:t>
      </w:r>
      <w:r w:rsidRPr="00E70A9F">
        <w:rPr>
          <w:sz w:val="20"/>
        </w:rPr>
        <w:fldChar w:fldCharType="begin"/>
      </w:r>
      <w:r w:rsidRPr="00E70A9F">
        <w:rPr>
          <w:sz w:val="20"/>
        </w:rPr>
        <w:instrText xml:space="preserve"> REF NH3N_AllManureAdju_TFieldN_Eq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11</w:t>
      </w:r>
      <w:r w:rsidRPr="00E70A9F">
        <w:rPr>
          <w:sz w:val="20"/>
        </w:rPr>
        <w:fldChar w:fldCharType="end"/>
      </w:r>
      <w:r w:rsidRPr="00E70A9F">
        <w:rPr>
          <w:sz w:val="20"/>
        </w:rPr>
        <w:t xml:space="preserve">), anaerobic digestate (see </w:t>
      </w:r>
      <w:r w:rsidRPr="00E70A9F">
        <w:rPr>
          <w:b/>
          <w:bCs/>
          <w:sz w:val="20"/>
        </w:rPr>
        <w:t xml:space="preserve">Section </w:t>
      </w:r>
      <w:r w:rsidRPr="00E70A9F">
        <w:rPr>
          <w:b/>
          <w:bCs/>
          <w:sz w:val="20"/>
        </w:rPr>
        <w:fldChar w:fldCharType="begin"/>
      </w:r>
      <w:r w:rsidRPr="00E70A9F">
        <w:rPr>
          <w:b/>
          <w:bCs/>
          <w:sz w:val="20"/>
        </w:rPr>
        <w:instrText xml:space="preserve"> REF _Ref147239963 \r \h </w:instrText>
      </w:r>
      <w:r w:rsidR="00E70A9F">
        <w:rPr>
          <w:b/>
          <w:bCs/>
          <w:sz w:val="20"/>
        </w:rPr>
        <w:instrText xml:space="preserve"> \* MERGEFORMAT </w:instrText>
      </w:r>
      <w:r w:rsidRPr="00E70A9F">
        <w:rPr>
          <w:b/>
          <w:bCs/>
          <w:sz w:val="20"/>
        </w:rPr>
      </w:r>
      <w:r w:rsidRPr="00E70A9F">
        <w:rPr>
          <w:b/>
          <w:bCs/>
          <w:sz w:val="20"/>
        </w:rPr>
        <w:fldChar w:fldCharType="separate"/>
      </w:r>
      <w:r w:rsidRPr="00E70A9F">
        <w:rPr>
          <w:b/>
          <w:bCs/>
          <w:sz w:val="20"/>
        </w:rPr>
        <w:t>4.9.3.1</w:t>
      </w:r>
      <w:r w:rsidRPr="00E70A9F">
        <w:rPr>
          <w:b/>
          <w:bCs/>
          <w:sz w:val="20"/>
        </w:rPr>
        <w:fldChar w:fldCharType="end"/>
      </w:r>
      <w:r w:rsidRPr="00E70A9F">
        <w:rPr>
          <w:sz w:val="20"/>
        </w:rPr>
        <w:t xml:space="preserve">) and manure deposited directly on pasture by grazing animals (derived from </w:t>
      </w:r>
      <w:r w:rsidRPr="00E70A9F">
        <w:rPr>
          <w:sz w:val="20"/>
        </w:rPr>
        <w:fldChar w:fldCharType="begin"/>
      </w:r>
      <w:r w:rsidRPr="00E70A9F">
        <w:rPr>
          <w:sz w:val="20"/>
        </w:rPr>
        <w:instrText xml:space="preserve"> REF Total_NH3_PastureAdju_Eq \h  \* MERGEFORMAT </w:instrText>
      </w:r>
      <w:r w:rsidRPr="00E70A9F">
        <w:rPr>
          <w:sz w:val="20"/>
        </w:rPr>
      </w:r>
      <w:r w:rsidRPr="00E70A9F">
        <w:rPr>
          <w:sz w:val="20"/>
        </w:rPr>
        <w:fldChar w:fldCharType="separate"/>
      </w:r>
      <w:r w:rsidRPr="00E70A9F">
        <w:rPr>
          <w:b/>
          <w:sz w:val="20"/>
        </w:rPr>
        <w:t xml:space="preserve">Eq. </w:t>
      </w:r>
      <w:r w:rsidRPr="00E70A9F">
        <w:rPr>
          <w:b/>
          <w:noProof/>
          <w:sz w:val="20"/>
        </w:rPr>
        <w:t>5.4.3</w:t>
      </w:r>
      <w:r w:rsidRPr="00E70A9F">
        <w:rPr>
          <w:b/>
          <w:sz w:val="20"/>
        </w:rPr>
        <w:noBreakHyphen/>
      </w:r>
      <w:r w:rsidRPr="00E70A9F">
        <w:rPr>
          <w:b/>
          <w:noProof/>
          <w:sz w:val="20"/>
        </w:rPr>
        <w:t>5</w:t>
      </w:r>
      <w:r w:rsidRPr="00E70A9F">
        <w:rPr>
          <w:sz w:val="20"/>
        </w:rPr>
        <w:fldChar w:fldCharType="end"/>
      </w:r>
      <w:r w:rsidRPr="00E70A9F">
        <w:rPr>
          <w:sz w:val="20"/>
        </w:rPr>
        <w:t xml:space="preserve"> - </w:t>
      </w:r>
      <w:r w:rsidRPr="00E70A9F">
        <w:rPr>
          <w:b/>
          <w:bCs/>
          <w:sz w:val="20"/>
          <w:u w:val="single"/>
        </w:rPr>
        <w:t>Note:</w:t>
      </w:r>
      <w:r w:rsidRPr="00E70A9F">
        <w:rPr>
          <w:sz w:val="20"/>
        </w:rPr>
        <w:t xml:space="preserve"> if more than one livestock type is grazed on field </w:t>
      </w:r>
      <w:r w:rsidRPr="00E70A9F">
        <w:rPr>
          <w:i/>
          <w:iCs/>
          <w:sz w:val="20"/>
        </w:rPr>
        <w:t>n</w:t>
      </w:r>
      <w:r w:rsidRPr="00E70A9F">
        <w:rPr>
          <w:sz w:val="20"/>
        </w:rPr>
        <w:t xml:space="preserve"> in year </w:t>
      </w:r>
      <w:r w:rsidRPr="00E70A9F">
        <w:rPr>
          <w:i/>
          <w:iCs/>
          <w:sz w:val="20"/>
        </w:rPr>
        <w:t>t</w:t>
      </w:r>
      <w:r w:rsidRPr="00E70A9F">
        <w:rPr>
          <w:sz w:val="20"/>
        </w:rPr>
        <w:t>, this value is the sum of manure N from these multiple livestock groups)</w:t>
      </w:r>
    </w:p>
    <w:p w14:paraId="231FF390" w14:textId="0FA3062A" w:rsidR="00BB0857" w:rsidRPr="00E70A9F" w:rsidRDefault="00BB0857" w:rsidP="00BB0857">
      <w:pPr>
        <w:tabs>
          <w:tab w:val="clear" w:pos="2880"/>
          <w:tab w:val="clear" w:pos="9360"/>
        </w:tabs>
        <w:spacing w:before="0"/>
        <w:ind w:left="2835" w:hanging="2835"/>
        <w:rPr>
          <w:sz w:val="20"/>
        </w:rPr>
      </w:pPr>
      <w:r w:rsidRPr="00E70A9F">
        <w:rPr>
          <w:i/>
          <w:sz w:val="20"/>
        </w:rPr>
        <w:t>NH</w:t>
      </w:r>
      <w:r w:rsidRPr="00E70A9F">
        <w:rPr>
          <w:i/>
          <w:sz w:val="20"/>
          <w:vertAlign w:val="subscript"/>
        </w:rPr>
        <w:t>3</w:t>
      </w:r>
      <w:r w:rsidRPr="00E70A9F">
        <w:rPr>
          <w:i/>
          <w:sz w:val="20"/>
        </w:rPr>
        <w:t>_N</w:t>
      </w:r>
      <w:r w:rsidRPr="00E70A9F">
        <w:rPr>
          <w:i/>
          <w:sz w:val="20"/>
          <w:vertAlign w:val="subscript"/>
        </w:rPr>
        <w:t>ON_export(</w:t>
      </w:r>
      <w:proofErr w:type="spellStart"/>
      <w:r w:rsidRPr="00E70A9F">
        <w:rPr>
          <w:i/>
          <w:sz w:val="20"/>
          <w:vertAlign w:val="subscript"/>
        </w:rPr>
        <w:t>t,f</w:t>
      </w:r>
      <w:r w:rsidR="0069285D" w:rsidRPr="00E70A9F">
        <w:rPr>
          <w:i/>
          <w:sz w:val="20"/>
          <w:vertAlign w:val="subscript"/>
        </w:rPr>
        <w:t>arm</w:t>
      </w:r>
      <w:proofErr w:type="spellEnd"/>
      <w:r w:rsidRPr="00E70A9F">
        <w:rPr>
          <w:i/>
          <w:sz w:val="20"/>
          <w:vertAlign w:val="subscript"/>
        </w:rPr>
        <w:t>)</w:t>
      </w:r>
      <w:r w:rsidRPr="00E70A9F">
        <w:rPr>
          <w:sz w:val="20"/>
        </w:rPr>
        <w:tab/>
        <w:t>Volatilized NH</w:t>
      </w:r>
      <w:r w:rsidRPr="00E70A9F">
        <w:rPr>
          <w:sz w:val="20"/>
          <w:vertAlign w:val="subscript"/>
        </w:rPr>
        <w:t>3</w:t>
      </w:r>
      <w:r w:rsidRPr="00E70A9F">
        <w:rPr>
          <w:sz w:val="20"/>
        </w:rPr>
        <w:t>-N from __N source (kg NH</w:t>
      </w:r>
      <w:r w:rsidRPr="00E70A9F">
        <w:rPr>
          <w:sz w:val="20"/>
          <w:vertAlign w:val="subscript"/>
        </w:rPr>
        <w:t>3</w:t>
      </w:r>
      <w:r w:rsidRPr="00E70A9F">
        <w:rPr>
          <w:sz w:val="20"/>
        </w:rPr>
        <w:t>-N ha</w:t>
      </w:r>
      <w:r w:rsidRPr="00E70A9F">
        <w:rPr>
          <w:sz w:val="20"/>
          <w:vertAlign w:val="superscript"/>
        </w:rPr>
        <w:t>-1</w:t>
      </w:r>
      <w:r w:rsidRPr="00E70A9F">
        <w:rPr>
          <w:sz w:val="20"/>
        </w:rPr>
        <w:t>) exported from the farm</w:t>
      </w:r>
      <w:r w:rsidR="0069285D" w:rsidRPr="00E70A9F">
        <w:rPr>
          <w:sz w:val="20"/>
        </w:rPr>
        <w:t xml:space="preserve"> in year </w:t>
      </w:r>
      <w:r w:rsidR="0069285D" w:rsidRPr="00E70A9F">
        <w:rPr>
          <w:i/>
          <w:iCs/>
          <w:sz w:val="20"/>
        </w:rPr>
        <w:t>t</w:t>
      </w:r>
    </w:p>
    <w:p w14:paraId="1BCFB0CF" w14:textId="1C13AB46" w:rsidR="00BB0857" w:rsidRPr="00E70A9F" w:rsidRDefault="00BB0857" w:rsidP="00BB0857">
      <w:pPr>
        <w:tabs>
          <w:tab w:val="clear" w:pos="2880"/>
          <w:tab w:val="clear" w:pos="9360"/>
        </w:tabs>
        <w:spacing w:before="0"/>
        <w:ind w:left="2835" w:hanging="2835"/>
        <w:rPr>
          <w:sz w:val="20"/>
        </w:rPr>
      </w:pPr>
      <w:r w:rsidRPr="00E70A9F">
        <w:rPr>
          <w:i/>
          <w:sz w:val="20"/>
          <w:szCs w:val="24"/>
        </w:rPr>
        <w:t>NH</w:t>
      </w:r>
      <w:r w:rsidRPr="00E70A9F">
        <w:rPr>
          <w:i/>
          <w:sz w:val="20"/>
          <w:szCs w:val="24"/>
          <w:vertAlign w:val="subscript"/>
        </w:rPr>
        <w:t>3</w:t>
      </w:r>
      <w:r w:rsidRPr="00E70A9F">
        <w:rPr>
          <w:i/>
          <w:sz w:val="20"/>
          <w:szCs w:val="24"/>
        </w:rPr>
        <w:t>_N</w:t>
      </w:r>
      <w:r w:rsidRPr="00E70A9F">
        <w:rPr>
          <w:i/>
          <w:sz w:val="20"/>
          <w:szCs w:val="24"/>
          <w:vertAlign w:val="subscript"/>
        </w:rPr>
        <w:t>manure_export(</w:t>
      </w:r>
      <w:proofErr w:type="spellStart"/>
      <w:r w:rsidRPr="00E70A9F">
        <w:rPr>
          <w:i/>
          <w:sz w:val="20"/>
          <w:szCs w:val="24"/>
          <w:vertAlign w:val="subscript"/>
        </w:rPr>
        <w:t>t,farm</w:t>
      </w:r>
      <w:proofErr w:type="spellEnd"/>
      <w:r w:rsidRPr="00E70A9F">
        <w:rPr>
          <w:i/>
          <w:sz w:val="20"/>
          <w:szCs w:val="24"/>
          <w:vertAlign w:val="subscript"/>
        </w:rPr>
        <w:t>)_</w:t>
      </w:r>
      <w:proofErr w:type="spellStart"/>
      <w:r w:rsidRPr="00E70A9F">
        <w:rPr>
          <w:i/>
          <w:sz w:val="20"/>
          <w:szCs w:val="24"/>
          <w:vertAlign w:val="subscript"/>
        </w:rPr>
        <w:t>adju</w:t>
      </w:r>
      <w:proofErr w:type="spellEnd"/>
      <w:r w:rsidRPr="00E70A9F">
        <w:rPr>
          <w:i/>
          <w:sz w:val="20"/>
          <w:szCs w:val="24"/>
          <w:vertAlign w:val="subscript"/>
        </w:rPr>
        <w:tab/>
      </w:r>
      <w:r w:rsidRPr="00E70A9F">
        <w:rPr>
          <w:sz w:val="20"/>
        </w:rPr>
        <w:t>Adjusted NH</w:t>
      </w:r>
      <w:r w:rsidRPr="00E70A9F">
        <w:rPr>
          <w:sz w:val="20"/>
          <w:vertAlign w:val="subscript"/>
        </w:rPr>
        <w:t>3</w:t>
      </w:r>
      <w:r w:rsidRPr="00E70A9F">
        <w:rPr>
          <w:sz w:val="20"/>
        </w:rPr>
        <w:t>-N emissions via volatilization (kg NH</w:t>
      </w:r>
      <w:r w:rsidRPr="00E70A9F">
        <w:rPr>
          <w:sz w:val="20"/>
          <w:vertAlign w:val="subscript"/>
        </w:rPr>
        <w:t>3</w:t>
      </w:r>
      <w:r w:rsidRPr="00E70A9F">
        <w:rPr>
          <w:sz w:val="20"/>
        </w:rPr>
        <w:t>-N ha</w:t>
      </w:r>
      <w:r w:rsidRPr="00E70A9F">
        <w:rPr>
          <w:sz w:val="20"/>
          <w:vertAlign w:val="superscript"/>
        </w:rPr>
        <w:t>-1</w:t>
      </w:r>
      <w:r w:rsidRPr="00E70A9F">
        <w:rPr>
          <w:sz w:val="20"/>
        </w:rPr>
        <w:t>) from manure exported from the farm</w:t>
      </w:r>
      <w:r w:rsidR="001B6507" w:rsidRPr="00E70A9F">
        <w:rPr>
          <w:sz w:val="20"/>
        </w:rPr>
        <w:t xml:space="preserve"> </w:t>
      </w:r>
      <w:r w:rsidR="0069285D" w:rsidRPr="00E70A9F">
        <w:rPr>
          <w:sz w:val="20"/>
        </w:rPr>
        <w:t xml:space="preserve">in year </w:t>
      </w:r>
      <w:r w:rsidR="0069285D" w:rsidRPr="00E70A9F">
        <w:rPr>
          <w:i/>
          <w:iCs/>
          <w:sz w:val="20"/>
        </w:rPr>
        <w:t>t</w:t>
      </w:r>
      <w:r w:rsidRPr="00E70A9F">
        <w:rPr>
          <w:sz w:val="20"/>
        </w:rPr>
        <w:t xml:space="preserve"> (as if applied), calculated using </w:t>
      </w:r>
      <w:r w:rsidRPr="00E70A9F">
        <w:rPr>
          <w:sz w:val="20"/>
        </w:rPr>
        <w:fldChar w:fldCharType="begin"/>
      </w:r>
      <w:r w:rsidRPr="00E70A9F">
        <w:rPr>
          <w:sz w:val="20"/>
        </w:rPr>
        <w:instrText xml:space="preserve"> REF NH3_N_ManureExport_Adju_TFarm_Eq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9</w:t>
      </w:r>
      <w:r w:rsidRPr="00E70A9F">
        <w:rPr>
          <w:sz w:val="20"/>
        </w:rPr>
        <w:fldChar w:fldCharType="end"/>
      </w:r>
    </w:p>
    <w:p w14:paraId="261E1CE1" w14:textId="77777777" w:rsidR="00665AB7" w:rsidRPr="00E70A9F" w:rsidRDefault="00665AB7" w:rsidP="008A7F5F">
      <w:pPr>
        <w:pStyle w:val="Heading3"/>
      </w:pPr>
      <w:bookmarkStart w:id="392" w:name="_Toc152758570"/>
      <w:r w:rsidRPr="00E70A9F">
        <w:t>Adjust active pools</w:t>
      </w:r>
      <w:bookmarkEnd w:id="392"/>
    </w:p>
    <w:p w14:paraId="6C46AA3E" w14:textId="77777777" w:rsidR="00665AB7" w:rsidRPr="008612C3" w:rsidRDefault="00665AB7" w:rsidP="00665AB7">
      <w:pPr>
        <w:pStyle w:val="Heading4"/>
      </w:pPr>
      <w:r w:rsidRPr="008612C3">
        <w:t>Synthetic N</w:t>
      </w:r>
    </w:p>
    <w:p w14:paraId="6DFE09CD" w14:textId="063AF6A5" w:rsidR="00665AB7" w:rsidRPr="00A81C09" w:rsidRDefault="00000000" w:rsidP="00665AB7">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45CAF249" w14:textId="7A92A9A0"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15BDBB41" w14:textId="00ED91EB"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AC57333" w14:textId="77777777" w:rsidR="00665AB7" w:rsidRPr="00A81C09" w:rsidRDefault="00665AB7" w:rsidP="00665AB7">
      <w:pPr>
        <w:pStyle w:val="Heading4"/>
      </w:pPr>
      <w:r w:rsidRPr="00A81C09">
        <w:t>Crop residue N</w:t>
      </w:r>
    </w:p>
    <w:p w14:paraId="73E1230C" w14:textId="4E7255BD" w:rsidR="00665AB7" w:rsidRPr="00A81C09" w:rsidRDefault="00000000" w:rsidP="00665AB7">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1F0A740E" w14:textId="676E217A"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6F12F7C1" w14:textId="77777777" w:rsidR="00665AB7" w:rsidRPr="00A81C09" w:rsidRDefault="00665AB7" w:rsidP="00665AB7">
      <w:pPr>
        <w:pStyle w:val="Heading4"/>
      </w:pPr>
      <w:r w:rsidRPr="00A81C09">
        <w:t>Mineralized N</w:t>
      </w:r>
    </w:p>
    <w:p w14:paraId="45B78992" w14:textId="511F0BDE"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2D257397" w14:textId="21BB99B1"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10D0419F" w14:textId="77777777" w:rsidR="00665AB7" w:rsidRPr="00A81C09" w:rsidRDefault="00665AB7" w:rsidP="00665AB7">
      <w:pPr>
        <w:pStyle w:val="Heading4"/>
      </w:pPr>
      <w:r w:rsidRPr="00A81C09">
        <w:t>Organic N</w:t>
      </w:r>
    </w:p>
    <w:p w14:paraId="20723B78" w14:textId="575B4BF0"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596021BD" w14:textId="692D7C8C" w:rsidR="00665AB7" w:rsidRPr="00A81C09" w:rsidRDefault="00000000" w:rsidP="00665AB7">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57FB43DF" w14:textId="06BF5A6C" w:rsidR="00665AB7" w:rsidRPr="00A81C09" w:rsidRDefault="00000000" w:rsidP="00665AB7">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5D67B7A6" w14:textId="77777777" w:rsidR="00665AB7" w:rsidRPr="00A81C09" w:rsidRDefault="00665AB7" w:rsidP="008A7F5F">
      <w:pPr>
        <w:pStyle w:val="Heading3"/>
      </w:pPr>
      <w:bookmarkStart w:id="393" w:name="_Ref133307933"/>
      <w:bookmarkStart w:id="394" w:name="_Toc152758571"/>
      <w:r w:rsidRPr="00A81C09">
        <w:t>Closing the N budget</w:t>
      </w:r>
      <w:bookmarkEnd w:id="393"/>
      <w:bookmarkEnd w:id="394"/>
    </w:p>
    <w:p w14:paraId="6EFD3BE2" w14:textId="77777777" w:rsidR="00665AB7" w:rsidRPr="008612C3" w:rsidRDefault="00665AB7" w:rsidP="00665AB7">
      <w:pPr>
        <w:pStyle w:val="Heading4"/>
      </w:pPr>
      <w:r w:rsidRPr="008612C3">
        <w:t xml:space="preserve">N pool </w:t>
      </w:r>
    </w:p>
    <w:p w14:paraId="03EF527A" w14:textId="77777777" w:rsidR="00665AB7" w:rsidRPr="008612C3" w:rsidRDefault="00665AB7" w:rsidP="00665AB7">
      <w:r w:rsidRPr="008612C3">
        <w:t xml:space="preserve">The SN, CRN, </w:t>
      </w:r>
      <w:proofErr w:type="spellStart"/>
      <w:r w:rsidRPr="008612C3">
        <w:t>CRNmin</w:t>
      </w:r>
      <w:proofErr w:type="spellEnd"/>
      <w:r w:rsidRPr="008612C3">
        <w:t xml:space="preserve">, and ON pools empty into the </w:t>
      </w:r>
      <w:proofErr w:type="spellStart"/>
      <w:r w:rsidRPr="008612C3">
        <w:t>mineralN</w:t>
      </w:r>
      <w:proofErr w:type="spellEnd"/>
      <w:r w:rsidRPr="008612C3">
        <w:t xml:space="preserve"> and </w:t>
      </w:r>
      <w:proofErr w:type="spellStart"/>
      <w:r w:rsidRPr="008612C3">
        <w:t>microbeN</w:t>
      </w:r>
      <w:proofErr w:type="spellEnd"/>
      <w:r w:rsidRPr="008612C3">
        <w:t xml:space="preserve"> pools and are = 0 thereafter (until they are restarted in the following year if inputs occur).</w:t>
      </w:r>
    </w:p>
    <w:p w14:paraId="0F3BD216" w14:textId="11D94AA8" w:rsidR="00665AB7" w:rsidRPr="008612C3" w:rsidRDefault="00000000" w:rsidP="00665AB7">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sz w:val="20"/>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4F75F93" w14:textId="689ECAE7" w:rsidR="00665AB7" w:rsidRPr="008612C3" w:rsidRDefault="00000000" w:rsidP="00665AB7">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211A4C1E" w14:textId="03F8E8A1"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08E6D9D8" w14:textId="489D9F6E"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1B3FD6C3"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7B1EBF84" w14:textId="776745D1"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 xml:space="preserve"> </w:t>
      </w:r>
      <w:r w:rsidRPr="008612C3">
        <w:rPr>
          <w:sz w:val="20"/>
          <w:szCs w:val="16"/>
        </w:rPr>
        <w:tab/>
        <w:t>Availability of N in the microbial pool (kg N ha</w:t>
      </w:r>
      <w:r w:rsidRPr="008612C3">
        <w:rPr>
          <w:sz w:val="20"/>
          <w:szCs w:val="16"/>
          <w:vertAlign w:val="superscript"/>
        </w:rPr>
        <w:t>-1</w:t>
      </w:r>
      <w:r w:rsidRPr="008612C3">
        <w:rPr>
          <w:sz w:val="20"/>
          <w:szCs w:val="16"/>
        </w:rPr>
        <w:t xml:space="preserve">) on field </w:t>
      </w:r>
      <w:r w:rsidRPr="008612C3">
        <w:rPr>
          <w:i/>
          <w:sz w:val="20"/>
          <w:szCs w:val="16"/>
        </w:rPr>
        <w:t>n</w:t>
      </w:r>
    </w:p>
    <w:p w14:paraId="33EC229B" w14:textId="77777777" w:rsidR="00665AB7" w:rsidRPr="00453A68" w:rsidRDefault="00665AB7" w:rsidP="00453A68">
      <w:pPr>
        <w:pStyle w:val="Heading4"/>
        <w:tabs>
          <w:tab w:val="clear" w:pos="2880"/>
          <w:tab w:val="clear" w:pos="9360"/>
        </w:tabs>
        <w:ind w:left="0" w:firstLine="0"/>
      </w:pPr>
      <w:r w:rsidRPr="00453A68">
        <w:t>N requirements for Carbon Change and Crop growth</w:t>
      </w:r>
    </w:p>
    <w:p w14:paraId="04F86071" w14:textId="77777777" w:rsidR="00665AB7" w:rsidRPr="00453A68" w:rsidRDefault="00665AB7" w:rsidP="00665AB7">
      <w:pPr>
        <w:keepNext/>
        <w:keepLines/>
        <w:tabs>
          <w:tab w:val="left" w:pos="2160"/>
          <w:tab w:val="right" w:pos="8647"/>
          <w:tab w:val="right" w:pos="8820"/>
        </w:tabs>
        <w:rPr>
          <w:b/>
          <w:szCs w:val="24"/>
        </w:rPr>
      </w:pPr>
      <w:r w:rsidRPr="00453A68">
        <w:rPr>
          <w:b/>
          <w:szCs w:val="24"/>
        </w:rPr>
        <w:t>Calculates the ratio of the two N pools</w:t>
      </w:r>
    </w:p>
    <w:p w14:paraId="47987125" w14:textId="77777777" w:rsidR="00665AB7" w:rsidRPr="00453A68" w:rsidRDefault="00665AB7" w:rsidP="00665AB7">
      <w:pPr>
        <w:keepNext/>
        <w:keepLines/>
        <w:tabs>
          <w:tab w:val="left" w:pos="2160"/>
          <w:tab w:val="right" w:pos="8647"/>
          <w:tab w:val="right" w:pos="8820"/>
        </w:tabs>
        <w:rPr>
          <w:b/>
          <w:szCs w:val="24"/>
          <w:lang w:val="de-DE"/>
        </w:rPr>
      </w:pPr>
      <w:r w:rsidRPr="00453A68">
        <w:rPr>
          <w:b/>
          <w:szCs w:val="24"/>
          <w:lang w:val="de-DE"/>
        </w:rPr>
        <w:t>If N</w:t>
      </w:r>
      <w:r w:rsidRPr="00453A68">
        <w:rPr>
          <w:b/>
          <w:szCs w:val="24"/>
          <w:vertAlign w:val="subscript"/>
          <w:lang w:val="de-DE"/>
        </w:rPr>
        <w:t>mineralN</w:t>
      </w:r>
      <w:r w:rsidRPr="00453A68">
        <w:rPr>
          <w:b/>
          <w:szCs w:val="24"/>
          <w:lang w:val="de-DE"/>
        </w:rPr>
        <w:t xml:space="preserve"> &gt; N</w:t>
      </w:r>
      <w:r w:rsidRPr="00453A68">
        <w:rPr>
          <w:b/>
          <w:szCs w:val="24"/>
          <w:vertAlign w:val="subscript"/>
          <w:lang w:val="de-DE"/>
        </w:rPr>
        <w:t>microbeN</w:t>
      </w:r>
    </w:p>
    <w:p w14:paraId="3E3964B8" w14:textId="6BEB5818" w:rsidR="00665AB7" w:rsidRPr="00453A68" w:rsidRDefault="00000000" w:rsidP="003D331A">
      <w:pPr>
        <w:keepNext/>
        <w:keepLines/>
        <w:tabs>
          <w:tab w:val="clear" w:pos="2880"/>
          <w:tab w:val="clear" w:pos="9360"/>
          <w:tab w:val="right" w:pos="9781"/>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665AB7" w:rsidRPr="00453A68">
        <w:rPr>
          <w:b/>
          <w:szCs w:val="24"/>
          <w:lang w:val="de-DE"/>
        </w:rPr>
        <w:t xml:space="preserve"> </w:t>
      </w:r>
      <w:r w:rsidR="00665AB7" w:rsidRPr="00453A68">
        <w:rPr>
          <w:b/>
          <w:szCs w:val="24"/>
          <w:lang w:val="de-DE"/>
        </w:rPr>
        <w:tab/>
        <w:t xml:space="preserve">Eq. </w:t>
      </w:r>
      <w:r w:rsidR="001977CC">
        <w:rPr>
          <w:b/>
          <w:szCs w:val="24"/>
          <w:lang w:val="de-DE"/>
        </w:rPr>
        <w:fldChar w:fldCharType="begin"/>
      </w:r>
      <w:r w:rsidR="001977CC">
        <w:rPr>
          <w:b/>
          <w:szCs w:val="24"/>
          <w:lang w:val="de-DE"/>
        </w:rPr>
        <w:instrText xml:space="preserve"> STYLEREF 3 \s </w:instrText>
      </w:r>
      <w:r w:rsidR="001977CC">
        <w:rPr>
          <w:b/>
          <w:szCs w:val="24"/>
          <w:lang w:val="de-DE"/>
        </w:rPr>
        <w:fldChar w:fldCharType="separate"/>
      </w:r>
      <w:r w:rsidR="001977CC">
        <w:rPr>
          <w:b/>
          <w:noProof/>
          <w:szCs w:val="24"/>
          <w:lang w:val="de-DE"/>
        </w:rPr>
        <w:t>2.7.7</w:t>
      </w:r>
      <w:r w:rsidR="001977CC">
        <w:rPr>
          <w:b/>
          <w:szCs w:val="24"/>
          <w:lang w:val="de-DE"/>
        </w:rPr>
        <w:fldChar w:fldCharType="end"/>
      </w:r>
      <w:r w:rsidR="001977CC">
        <w:rPr>
          <w:b/>
          <w:szCs w:val="24"/>
          <w:lang w:val="de-DE"/>
        </w:rPr>
        <w:noBreakHyphen/>
      </w:r>
      <w:r w:rsidR="001977CC">
        <w:rPr>
          <w:b/>
          <w:szCs w:val="24"/>
          <w:lang w:val="de-DE"/>
        </w:rPr>
        <w:fldChar w:fldCharType="begin"/>
      </w:r>
      <w:r w:rsidR="001977CC">
        <w:rPr>
          <w:b/>
          <w:szCs w:val="24"/>
          <w:lang w:val="de-DE"/>
        </w:rPr>
        <w:instrText xml:space="preserve"> SEQ Eq. \* ARABIC \s 3 </w:instrText>
      </w:r>
      <w:r w:rsidR="001977CC">
        <w:rPr>
          <w:b/>
          <w:szCs w:val="24"/>
          <w:lang w:val="de-DE"/>
        </w:rPr>
        <w:fldChar w:fldCharType="separate"/>
      </w:r>
      <w:r w:rsidR="001977CC">
        <w:rPr>
          <w:b/>
          <w:noProof/>
          <w:szCs w:val="24"/>
          <w:lang w:val="de-DE"/>
        </w:rPr>
        <w:t>5</w:t>
      </w:r>
      <w:r w:rsidR="001977CC">
        <w:rPr>
          <w:b/>
          <w:szCs w:val="24"/>
          <w:lang w:val="de-DE"/>
        </w:rPr>
        <w:fldChar w:fldCharType="end"/>
      </w:r>
    </w:p>
    <w:p w14:paraId="3AD9BD3D" w14:textId="77777777" w:rsidR="00665AB7" w:rsidRPr="00453A68" w:rsidRDefault="00665AB7" w:rsidP="00665AB7">
      <w:pPr>
        <w:keepNext/>
        <w:keepLines/>
        <w:tabs>
          <w:tab w:val="left" w:pos="2160"/>
          <w:tab w:val="right" w:pos="8647"/>
          <w:tab w:val="right" w:pos="8820"/>
        </w:tabs>
        <w:rPr>
          <w:b/>
          <w:szCs w:val="24"/>
          <w:lang w:val="de-DE"/>
        </w:rPr>
      </w:pPr>
      <w:r w:rsidRPr="00453A68">
        <w:rPr>
          <w:b/>
          <w:szCs w:val="24"/>
          <w:lang w:val="de-DE"/>
        </w:rPr>
        <w:t>If N</w:t>
      </w:r>
      <w:r w:rsidRPr="00453A68">
        <w:rPr>
          <w:b/>
          <w:szCs w:val="24"/>
          <w:vertAlign w:val="subscript"/>
          <w:lang w:val="de-DE"/>
        </w:rPr>
        <w:t>microbeN</w:t>
      </w:r>
      <w:r w:rsidRPr="00453A68">
        <w:rPr>
          <w:b/>
          <w:szCs w:val="24"/>
          <w:lang w:val="de-DE"/>
        </w:rPr>
        <w:t xml:space="preserve"> &gt; N</w:t>
      </w:r>
      <w:r w:rsidRPr="00453A68">
        <w:rPr>
          <w:b/>
          <w:szCs w:val="24"/>
          <w:vertAlign w:val="subscript"/>
          <w:lang w:val="de-DE"/>
        </w:rPr>
        <w:t>mineralN</w:t>
      </w:r>
    </w:p>
    <w:p w14:paraId="4E3D9132" w14:textId="1F89EA32" w:rsidR="00665AB7" w:rsidRPr="00453A68" w:rsidRDefault="00000000" w:rsidP="003D331A">
      <w:pPr>
        <w:keepNext/>
        <w:keepLines/>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665AB7" w:rsidRPr="00453A68">
        <w:rPr>
          <w:b/>
          <w:szCs w:val="24"/>
        </w:rPr>
        <w:t xml:space="preserve"> </w:t>
      </w:r>
      <w:r w:rsidR="00665AB7" w:rsidRPr="00453A68">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2AF8024F" w14:textId="77777777" w:rsidR="00665AB7" w:rsidRPr="00453A68" w:rsidRDefault="00665AB7" w:rsidP="00665AB7">
      <w:pPr>
        <w:tabs>
          <w:tab w:val="left" w:pos="2160"/>
          <w:tab w:val="right" w:pos="8640"/>
          <w:tab w:val="right" w:pos="8820"/>
        </w:tabs>
        <w:rPr>
          <w:color w:val="000000"/>
          <w:sz w:val="20"/>
        </w:rPr>
      </w:pPr>
      <w:r w:rsidRPr="00453A68">
        <w:rPr>
          <w:color w:val="000000"/>
          <w:sz w:val="20"/>
        </w:rPr>
        <w:t>where</w:t>
      </w:r>
    </w:p>
    <w:p w14:paraId="077D4DB2" w14:textId="77777777" w:rsidR="00665AB7" w:rsidRPr="00453A68" w:rsidRDefault="00665AB7" w:rsidP="00665AB7">
      <w:pPr>
        <w:tabs>
          <w:tab w:val="clear" w:pos="2880"/>
          <w:tab w:val="clear" w:pos="9360"/>
        </w:tabs>
        <w:spacing w:before="0"/>
        <w:ind w:left="2835" w:hanging="2835"/>
        <w:rPr>
          <w:sz w:val="20"/>
          <w:szCs w:val="16"/>
        </w:rPr>
      </w:pPr>
      <w:proofErr w:type="spellStart"/>
      <w:r w:rsidRPr="00453A68">
        <w:rPr>
          <w:i/>
          <w:sz w:val="20"/>
          <w:szCs w:val="16"/>
        </w:rPr>
        <w:t>NPool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6D1A5398" w14:textId="08C22AB4" w:rsidR="00665AB7" w:rsidRPr="00453A68" w:rsidRDefault="00665AB7" w:rsidP="00665AB7">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2605D552" w14:textId="1BECE919" w:rsidR="00665AB7" w:rsidRPr="00453A68" w:rsidRDefault="00665AB7" w:rsidP="00665AB7">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48D5823B" w14:textId="55C5EBF2" w:rsidR="00665AB7" w:rsidRPr="00453A68" w:rsidRDefault="00665AB7" w:rsidP="00665AB7">
      <w:pPr>
        <w:keepNext/>
        <w:tabs>
          <w:tab w:val="clear" w:pos="2880"/>
        </w:tabs>
        <w:ind w:left="1890" w:hanging="1890"/>
        <w:rPr>
          <w:b/>
        </w:rPr>
      </w:pPr>
      <w:r w:rsidRPr="00453A68">
        <w:rPr>
          <w:b/>
        </w:rPr>
        <w:lastRenderedPageBreak/>
        <w:t xml:space="preserve">Calculates the N demand from </w:t>
      </w:r>
      <w:r w:rsidR="00E57A76">
        <w:rPr>
          <w:b/>
        </w:rPr>
        <w:t>C</w:t>
      </w:r>
      <w:r w:rsidR="00E57A76" w:rsidRPr="00453A68">
        <w:rPr>
          <w:b/>
        </w:rPr>
        <w:t xml:space="preserve"> </w:t>
      </w:r>
      <w:r w:rsidRPr="00453A68">
        <w:rPr>
          <w:b/>
        </w:rPr>
        <w:t>pool</w:t>
      </w:r>
      <w:r w:rsidR="00453A68" w:rsidRPr="00453A68">
        <w:rPr>
          <w:b/>
        </w:rPr>
        <w:t>s</w:t>
      </w:r>
      <w:r w:rsidRPr="00453A68">
        <w:rPr>
          <w:b/>
        </w:rPr>
        <w:t>.</w:t>
      </w:r>
    </w:p>
    <w:p w14:paraId="78B64FC8" w14:textId="77777777" w:rsidR="00665AB7" w:rsidRPr="00453A68" w:rsidRDefault="00665AB7" w:rsidP="00665AB7">
      <w:pPr>
        <w:keepNext/>
        <w:keepLines/>
        <w:tabs>
          <w:tab w:val="left" w:pos="2160"/>
          <w:tab w:val="right" w:pos="8647"/>
          <w:tab w:val="right" w:pos="8820"/>
        </w:tabs>
        <w:rPr>
          <w:b/>
          <w:szCs w:val="24"/>
        </w:rPr>
      </w:pPr>
      <w:r w:rsidRPr="00453A68">
        <w:rPr>
          <w:b/>
          <w:szCs w:val="24"/>
        </w:rPr>
        <w:t xml:space="preserve">If </w:t>
      </w:r>
      <w:proofErr w:type="spellStart"/>
      <w:r w:rsidRPr="00453A68">
        <w:rPr>
          <w:b/>
          <w:szCs w:val="24"/>
        </w:rPr>
        <w:t>N</w:t>
      </w:r>
      <w:r w:rsidRPr="00453A68">
        <w:rPr>
          <w:b/>
          <w:szCs w:val="24"/>
          <w:vertAlign w:val="subscript"/>
        </w:rPr>
        <w:t>mineralN</w:t>
      </w:r>
      <w:proofErr w:type="spellEnd"/>
      <w:r w:rsidRPr="00453A68">
        <w:rPr>
          <w:b/>
          <w:szCs w:val="24"/>
        </w:rPr>
        <w:t xml:space="preserve"> &gt; </w:t>
      </w:r>
      <w:proofErr w:type="spellStart"/>
      <w:r w:rsidRPr="00453A68">
        <w:rPr>
          <w:b/>
          <w:szCs w:val="24"/>
        </w:rPr>
        <w:t>N</w:t>
      </w:r>
      <w:r w:rsidRPr="00453A68">
        <w:rPr>
          <w:b/>
          <w:szCs w:val="24"/>
          <w:vertAlign w:val="subscript"/>
        </w:rPr>
        <w:t>microbeN</w:t>
      </w:r>
      <w:proofErr w:type="spellEnd"/>
    </w:p>
    <w:p w14:paraId="051F9443" w14:textId="3BB8F8CD"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p>
    <w:p w14:paraId="27877155" w14:textId="46343FCC"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12139D0D" w14:textId="77777777" w:rsidR="00665AB7" w:rsidRPr="00453A68" w:rsidRDefault="00665AB7" w:rsidP="00665AB7">
      <w:pPr>
        <w:keepNext/>
        <w:keepLines/>
        <w:tabs>
          <w:tab w:val="left" w:pos="2160"/>
          <w:tab w:val="right" w:pos="8647"/>
          <w:tab w:val="right" w:pos="8820"/>
        </w:tabs>
        <w:rPr>
          <w:b/>
          <w:szCs w:val="24"/>
        </w:rPr>
      </w:pPr>
      <w:r w:rsidRPr="00453A68">
        <w:rPr>
          <w:b/>
          <w:szCs w:val="24"/>
        </w:rPr>
        <w:t xml:space="preserve">If </w:t>
      </w:r>
      <w:proofErr w:type="spellStart"/>
      <w:r w:rsidRPr="00453A68">
        <w:rPr>
          <w:b/>
          <w:szCs w:val="24"/>
        </w:rPr>
        <w:t>N</w:t>
      </w:r>
      <w:r w:rsidRPr="00453A68">
        <w:rPr>
          <w:b/>
          <w:szCs w:val="24"/>
          <w:vertAlign w:val="subscript"/>
        </w:rPr>
        <w:t>microbeN</w:t>
      </w:r>
      <w:proofErr w:type="spellEnd"/>
      <w:r w:rsidRPr="00453A68">
        <w:rPr>
          <w:b/>
          <w:szCs w:val="24"/>
        </w:rPr>
        <w:t xml:space="preserve"> &gt; </w:t>
      </w:r>
      <w:proofErr w:type="spellStart"/>
      <w:r w:rsidRPr="00453A68">
        <w:rPr>
          <w:b/>
          <w:szCs w:val="24"/>
        </w:rPr>
        <w:t>N</w:t>
      </w:r>
      <w:r w:rsidRPr="00453A68">
        <w:rPr>
          <w:b/>
          <w:szCs w:val="24"/>
          <w:vertAlign w:val="subscript"/>
        </w:rPr>
        <w:t>mineralN</w:t>
      </w:r>
      <w:proofErr w:type="spellEnd"/>
    </w:p>
    <w:p w14:paraId="157CC707" w14:textId="153C767B"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p>
    <w:p w14:paraId="6EEC2012" w14:textId="23885DE8"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73974C25" w14:textId="77777777" w:rsidR="00665AB7" w:rsidRPr="00453A68" w:rsidRDefault="00665AB7" w:rsidP="00665AB7">
      <w:pPr>
        <w:tabs>
          <w:tab w:val="left" w:pos="2160"/>
          <w:tab w:val="right" w:pos="8640"/>
          <w:tab w:val="right" w:pos="8820"/>
        </w:tabs>
        <w:rPr>
          <w:color w:val="000000"/>
          <w:sz w:val="20"/>
        </w:rPr>
      </w:pPr>
      <w:r w:rsidRPr="00453A68">
        <w:rPr>
          <w:color w:val="000000"/>
          <w:sz w:val="20"/>
        </w:rPr>
        <w:t>where</w:t>
      </w:r>
    </w:p>
    <w:p w14:paraId="0E512027" w14:textId="24F9963B" w:rsidR="00665AB7" w:rsidRPr="00453A68" w:rsidRDefault="00453A68" w:rsidP="00665AB7">
      <w:pPr>
        <w:tabs>
          <w:tab w:val="clear" w:pos="2880"/>
          <w:tab w:val="clear" w:pos="9360"/>
        </w:tabs>
        <w:spacing w:before="0"/>
        <w:ind w:left="2835" w:hanging="2835"/>
        <w:rPr>
          <w:sz w:val="20"/>
          <w:szCs w:val="16"/>
        </w:rPr>
      </w:pPr>
      <w:r>
        <w:rPr>
          <w:rFonts w:cstheme="minorHAnsi"/>
          <w:i/>
          <w:sz w:val="20"/>
          <w:szCs w:val="16"/>
        </w:rPr>
        <w:t>SOC-</w:t>
      </w:r>
      <w:proofErr w:type="spellStart"/>
      <w:r>
        <w:rPr>
          <w:rFonts w:cstheme="minorHAnsi"/>
          <w:i/>
          <w:sz w:val="20"/>
          <w:szCs w:val="16"/>
        </w:rPr>
        <w:t>N</w:t>
      </w:r>
      <w:r>
        <w:rPr>
          <w:i/>
          <w:sz w:val="20"/>
          <w:szCs w:val="16"/>
          <w:vertAlign w:val="subscript"/>
        </w:rPr>
        <w:t>requirement</w:t>
      </w:r>
      <w:proofErr w:type="spellEnd"/>
      <w:r>
        <w:rPr>
          <w:i/>
          <w:sz w:val="20"/>
          <w:szCs w:val="16"/>
          <w:vertAlign w:val="subscript"/>
        </w:rPr>
        <w:t>(t, field n)</w:t>
      </w:r>
      <w:r w:rsidR="00665AB7" w:rsidRPr="00453A68">
        <w:rPr>
          <w:i/>
          <w:sz w:val="20"/>
          <w:szCs w:val="16"/>
          <w:vertAlign w:val="subscript"/>
        </w:rPr>
        <w:tab/>
      </w:r>
      <w:r>
        <w:rPr>
          <w:sz w:val="20"/>
          <w:szCs w:val="16"/>
        </w:rPr>
        <w:t xml:space="preserve">Combined </w:t>
      </w:r>
      <w:r w:rsidR="00665AB7" w:rsidRPr="00453A68">
        <w:rPr>
          <w:sz w:val="20"/>
          <w:szCs w:val="16"/>
        </w:rPr>
        <w:t xml:space="preserve">N requirement for the </w:t>
      </w:r>
      <w:r>
        <w:rPr>
          <w:sz w:val="20"/>
          <w:szCs w:val="16"/>
        </w:rPr>
        <w:t xml:space="preserve">IPCC Tier 2 </w:t>
      </w:r>
      <w:r w:rsidR="00E57A76">
        <w:rPr>
          <w:sz w:val="20"/>
          <w:szCs w:val="16"/>
        </w:rPr>
        <w:t>C</w:t>
      </w:r>
      <w:r w:rsidR="00E57A76" w:rsidRPr="00453A68">
        <w:rPr>
          <w:sz w:val="20"/>
          <w:szCs w:val="16"/>
        </w:rPr>
        <w:t xml:space="preserve"> </w:t>
      </w:r>
      <w:r w:rsidR="00665AB7" w:rsidRPr="00453A68">
        <w:rPr>
          <w:sz w:val="20"/>
          <w:szCs w:val="16"/>
        </w:rPr>
        <w:t>pool</w:t>
      </w:r>
      <w:r>
        <w:rPr>
          <w:sz w:val="20"/>
          <w:szCs w:val="16"/>
        </w:rPr>
        <w:t>s (active, slow, and passive)</w:t>
      </w:r>
    </w:p>
    <w:p w14:paraId="15533474" w14:textId="77777777" w:rsidR="00665AB7" w:rsidRPr="00453A68" w:rsidRDefault="00665AB7" w:rsidP="00665AB7">
      <w:pPr>
        <w:tabs>
          <w:tab w:val="clear" w:pos="2880"/>
          <w:tab w:val="clear" w:pos="9360"/>
        </w:tabs>
        <w:spacing w:before="0"/>
        <w:ind w:left="2835" w:hanging="2835"/>
        <w:rPr>
          <w:sz w:val="20"/>
          <w:szCs w:val="16"/>
        </w:rPr>
      </w:pPr>
      <w:proofErr w:type="spellStart"/>
      <w:r w:rsidRPr="00453A68">
        <w:rPr>
          <w:i/>
          <w:sz w:val="20"/>
          <w:szCs w:val="16"/>
        </w:rPr>
        <w:t>NPool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340FF259" w14:textId="6AB73647" w:rsidR="00665AB7" w:rsidRPr="00453A68" w:rsidRDefault="00665AB7" w:rsidP="00665AB7">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62D1209D" w14:textId="11AA259A" w:rsidR="00665AB7" w:rsidRPr="00453A68" w:rsidRDefault="00665AB7" w:rsidP="00665AB7">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0BDD108A" w14:textId="77777777" w:rsidR="00665AB7" w:rsidRPr="008612C3" w:rsidRDefault="00665AB7" w:rsidP="00665AB7">
      <w:pPr>
        <w:keepNext/>
        <w:tabs>
          <w:tab w:val="left" w:pos="8647"/>
          <w:tab w:val="right" w:pos="8789"/>
          <w:tab w:val="right" w:pos="8820"/>
        </w:tabs>
        <w:rPr>
          <w:b/>
          <w:szCs w:val="24"/>
        </w:rPr>
      </w:pPr>
      <w:r w:rsidRPr="008612C3">
        <w:rPr>
          <w:b/>
          <w:szCs w:val="24"/>
        </w:rPr>
        <w:t xml:space="preserve">Calculates the N uptake of the new crop (current year) – all biomass fractions are therefore set to 100%. </w:t>
      </w:r>
    </w:p>
    <w:p w14:paraId="70E54F03" w14:textId="5D71DCAE" w:rsidR="00683D3F" w:rsidRPr="00683D3F" w:rsidRDefault="00683D3F" w:rsidP="00683D3F">
      <w:pPr>
        <w:keepNext/>
        <w:tabs>
          <w:tab w:val="clear" w:pos="2880"/>
          <w:tab w:val="clear" w:pos="9360"/>
          <w:tab w:val="right" w:pos="9781"/>
        </w:tabs>
        <w:spacing w:after="120"/>
        <w:ind w:hanging="1080"/>
        <w:rPr>
          <w:b/>
          <w:szCs w:val="24"/>
        </w:rPr>
      </w:pPr>
      <m:oMathPara>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m:oMathPara>
    </w:p>
    <w:p w14:paraId="3AD02805" w14:textId="203A1B21" w:rsidR="00665AB7" w:rsidRPr="008612C3" w:rsidRDefault="00665AB7" w:rsidP="00665AB7">
      <w:pPr>
        <w:keepNext/>
        <w:tabs>
          <w:tab w:val="clear" w:pos="2880"/>
          <w:tab w:val="clear" w:pos="9360"/>
          <w:tab w:val="right" w:pos="9781"/>
        </w:tabs>
        <w:spacing w:after="120"/>
        <w:ind w:left="2517" w:hanging="2517"/>
        <w:rPr>
          <w:szCs w:val="24"/>
        </w:rPr>
      </w:pPr>
      <w:r w:rsidRPr="008612C3">
        <w:rPr>
          <w:b/>
          <w:szCs w:val="24"/>
        </w:rPr>
        <w:tab/>
      </w:r>
      <w:r w:rsidR="00A86A8E">
        <w:rPr>
          <w:b/>
          <w:szCs w:val="24"/>
        </w:rPr>
        <w:tab/>
      </w:r>
      <w:r w:rsidRPr="008612C3">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p>
    <w:p w14:paraId="5E9C0FE5"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8612C3">
        <w:rPr>
          <w:b/>
          <w:szCs w:val="24"/>
        </w:rPr>
        <w:t>N</w:t>
      </w:r>
      <w:r w:rsidRPr="008612C3">
        <w:rPr>
          <w:b/>
          <w:szCs w:val="24"/>
          <w:vertAlign w:val="subscript"/>
        </w:rPr>
        <w:t>mineralN</w:t>
      </w:r>
      <w:proofErr w:type="spellEnd"/>
      <w:r w:rsidRPr="008612C3">
        <w:rPr>
          <w:b/>
          <w:szCs w:val="24"/>
        </w:rPr>
        <w:t xml:space="preserve"> &gt; </w:t>
      </w:r>
      <w:proofErr w:type="spellStart"/>
      <w:r w:rsidRPr="008612C3">
        <w:rPr>
          <w:b/>
          <w:szCs w:val="24"/>
        </w:rPr>
        <w:t>N</w:t>
      </w:r>
      <w:r w:rsidRPr="008612C3">
        <w:rPr>
          <w:b/>
          <w:szCs w:val="24"/>
          <w:vertAlign w:val="subscript"/>
        </w:rPr>
        <w:t>microbeN</w:t>
      </w:r>
      <w:proofErr w:type="spellEnd"/>
    </w:p>
    <w:p w14:paraId="241ABA5B" w14:textId="6E2714CA"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p>
    <w:p w14:paraId="306BF9B2" w14:textId="2A5EFF05"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p>
    <w:p w14:paraId="3956E3D4"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8612C3">
        <w:rPr>
          <w:b/>
          <w:szCs w:val="24"/>
        </w:rPr>
        <w:t>N</w:t>
      </w:r>
      <w:r w:rsidRPr="008612C3">
        <w:rPr>
          <w:b/>
          <w:szCs w:val="24"/>
          <w:vertAlign w:val="subscript"/>
        </w:rPr>
        <w:t>microbeN</w:t>
      </w:r>
      <w:proofErr w:type="spellEnd"/>
      <w:r w:rsidRPr="008612C3">
        <w:rPr>
          <w:b/>
          <w:szCs w:val="24"/>
        </w:rPr>
        <w:t xml:space="preserve"> &gt; </w:t>
      </w:r>
      <w:proofErr w:type="spellStart"/>
      <w:r w:rsidRPr="008612C3">
        <w:rPr>
          <w:b/>
          <w:szCs w:val="24"/>
        </w:rPr>
        <w:t>N</w:t>
      </w:r>
      <w:r w:rsidRPr="008612C3">
        <w:rPr>
          <w:b/>
          <w:szCs w:val="24"/>
          <w:vertAlign w:val="subscript"/>
        </w:rPr>
        <w:t>mineralN</w:t>
      </w:r>
      <w:proofErr w:type="spellEnd"/>
    </w:p>
    <w:p w14:paraId="556EFE67" w14:textId="1518ECFF"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p>
    <w:p w14:paraId="1E228CB6" w14:textId="76988F1E"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p>
    <w:p w14:paraId="2E7CED0C"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099EB16A" w14:textId="77777777"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NPool</w:t>
      </w:r>
      <w:r w:rsidRPr="008612C3">
        <w:rPr>
          <w:i/>
          <w:sz w:val="20"/>
          <w:szCs w:val="16"/>
          <w:vertAlign w:val="subscript"/>
        </w:rPr>
        <w:t>ratio</w:t>
      </w:r>
      <w:proofErr w:type="spellEnd"/>
      <w:r w:rsidRPr="008612C3">
        <w:rPr>
          <w:i/>
          <w:sz w:val="20"/>
          <w:szCs w:val="16"/>
          <w:vertAlign w:val="subscript"/>
        </w:rPr>
        <w:tab/>
      </w:r>
      <w:r w:rsidRPr="008612C3">
        <w:rPr>
          <w:sz w:val="20"/>
          <w:szCs w:val="16"/>
        </w:rPr>
        <w:t>Ratio between mineral and microbial N</w:t>
      </w:r>
    </w:p>
    <w:p w14:paraId="2808F0FF" w14:textId="47713653"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A123708" w14:textId="5D3DDC87" w:rsidR="00665AB7" w:rsidRPr="008612C3" w:rsidRDefault="00665AB7" w:rsidP="00665AB7">
      <w:pPr>
        <w:tabs>
          <w:tab w:val="clear" w:pos="2880"/>
          <w:tab w:val="clear" w:pos="9360"/>
        </w:tabs>
        <w:spacing w:before="0"/>
        <w:ind w:left="2835" w:hanging="2835"/>
        <w:rPr>
          <w:i/>
          <w:sz w:val="20"/>
          <w:szCs w:val="16"/>
        </w:rPr>
      </w:pPr>
      <w:proofErr w:type="spellStart"/>
      <w:r w:rsidRPr="008612C3">
        <w:rPr>
          <w:i/>
          <w:sz w:val="20"/>
          <w:szCs w:val="16"/>
        </w:rPr>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27D62A4A" w14:textId="77777777"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fixation</w:t>
      </w:r>
      <w:proofErr w:type="spellEnd"/>
      <w:r w:rsidRPr="008612C3">
        <w:rPr>
          <w:i/>
          <w:sz w:val="20"/>
          <w:szCs w:val="16"/>
        </w:rPr>
        <w:tab/>
      </w:r>
      <w:r w:rsidRPr="008612C3">
        <w:rPr>
          <w:sz w:val="20"/>
          <w:szCs w:val="16"/>
        </w:rPr>
        <w:t>Amount of N supplied to the crop through biological N fixation (kg N ha</w:t>
      </w:r>
      <w:r w:rsidRPr="008612C3">
        <w:rPr>
          <w:sz w:val="20"/>
          <w:szCs w:val="16"/>
          <w:vertAlign w:val="superscript"/>
        </w:rPr>
        <w:t>-1</w:t>
      </w:r>
      <w:r w:rsidRPr="008612C3">
        <w:rPr>
          <w:sz w:val="20"/>
          <w:szCs w:val="16"/>
        </w:rPr>
        <w:t xml:space="preserve">), </w:t>
      </w:r>
      <w:r w:rsidRPr="008612C3">
        <w:rPr>
          <w:sz w:val="20"/>
        </w:rPr>
        <w:t>the model default is 70% of the crop demand is fixated (H. Janzen)</w:t>
      </w:r>
    </w:p>
    <w:p w14:paraId="5E212070" w14:textId="75B48957" w:rsidR="00665AB7" w:rsidRPr="008612C3" w:rsidRDefault="00665AB7" w:rsidP="00665AB7">
      <w:pPr>
        <w:tabs>
          <w:tab w:val="clear" w:pos="2880"/>
          <w:tab w:val="clear" w:pos="9360"/>
        </w:tabs>
        <w:spacing w:before="0"/>
        <w:ind w:left="2835" w:hanging="2835"/>
        <w:rPr>
          <w:sz w:val="20"/>
          <w:szCs w:val="16"/>
        </w:rPr>
      </w:pPr>
      <w:r w:rsidRPr="008612C3">
        <w:rPr>
          <w:i/>
          <w:sz w:val="20"/>
          <w:szCs w:val="16"/>
        </w:rPr>
        <w:t>C</w:t>
      </w:r>
      <w:r w:rsidRPr="008612C3">
        <w:rPr>
          <w:i/>
          <w:sz w:val="20"/>
          <w:szCs w:val="16"/>
          <w:vertAlign w:val="subscript"/>
        </w:rPr>
        <w:t>p</w:t>
      </w:r>
      <w:r w:rsidRPr="008612C3">
        <w:rPr>
          <w:i/>
          <w:sz w:val="20"/>
          <w:szCs w:val="16"/>
          <w:vertAlign w:val="subscript"/>
        </w:rPr>
        <w:tab/>
      </w:r>
      <w:r w:rsidR="00E57A76">
        <w:rPr>
          <w:sz w:val="20"/>
          <w:szCs w:val="16"/>
        </w:rPr>
        <w:t>C</w:t>
      </w:r>
      <w:r w:rsidR="00E57A76" w:rsidRPr="008612C3">
        <w:rPr>
          <w:sz w:val="20"/>
          <w:szCs w:val="16"/>
        </w:rPr>
        <w:t xml:space="preserve"> </w:t>
      </w:r>
      <w:r w:rsidRPr="008612C3">
        <w:rPr>
          <w:sz w:val="20"/>
          <w:szCs w:val="16"/>
        </w:rPr>
        <w:t>input from product (kg ha</w:t>
      </w:r>
      <w:r w:rsidRPr="008612C3">
        <w:rPr>
          <w:sz w:val="20"/>
          <w:szCs w:val="16"/>
          <w:vertAlign w:val="superscript"/>
        </w:rPr>
        <w:t>-1</w:t>
      </w:r>
      <w:r w:rsidRPr="008612C3">
        <w:rPr>
          <w:sz w:val="20"/>
          <w:szCs w:val="16"/>
        </w:rPr>
        <w:t xml:space="preserve">) </w:t>
      </w:r>
    </w:p>
    <w:p w14:paraId="37E6546F" w14:textId="2A05BDCD" w:rsidR="00665AB7" w:rsidRPr="008612C3" w:rsidRDefault="00665AB7" w:rsidP="00665AB7">
      <w:pPr>
        <w:tabs>
          <w:tab w:val="clear" w:pos="2880"/>
          <w:tab w:val="clear" w:pos="9360"/>
        </w:tabs>
        <w:spacing w:before="0"/>
        <w:ind w:left="2835" w:hanging="2835"/>
        <w:rPr>
          <w:sz w:val="20"/>
          <w:szCs w:val="16"/>
        </w:rPr>
      </w:pPr>
      <w:r w:rsidRPr="008612C3">
        <w:rPr>
          <w:i/>
          <w:sz w:val="20"/>
          <w:szCs w:val="16"/>
        </w:rPr>
        <w:t>C</w:t>
      </w:r>
      <w:r w:rsidRPr="008612C3">
        <w:rPr>
          <w:i/>
          <w:sz w:val="20"/>
          <w:szCs w:val="16"/>
          <w:vertAlign w:val="subscript"/>
        </w:rPr>
        <w:t>s</w:t>
      </w:r>
      <w:r w:rsidRPr="008612C3">
        <w:rPr>
          <w:i/>
          <w:sz w:val="20"/>
          <w:szCs w:val="16"/>
          <w:vertAlign w:val="subscript"/>
        </w:rPr>
        <w:tab/>
      </w:r>
      <w:r w:rsidR="00E57A76">
        <w:rPr>
          <w:sz w:val="20"/>
        </w:rPr>
        <w:t>C</w:t>
      </w:r>
      <w:r w:rsidR="00E57A76" w:rsidRPr="008612C3" w:rsidDel="00E57A76">
        <w:rPr>
          <w:sz w:val="20"/>
          <w:szCs w:val="16"/>
        </w:rPr>
        <w:t xml:space="preserve"> </w:t>
      </w:r>
      <w:r w:rsidRPr="008612C3">
        <w:rPr>
          <w:sz w:val="20"/>
          <w:szCs w:val="16"/>
        </w:rPr>
        <w:t>input from straw (kg ha</w:t>
      </w:r>
      <w:r w:rsidRPr="008612C3">
        <w:rPr>
          <w:sz w:val="20"/>
          <w:szCs w:val="16"/>
          <w:vertAlign w:val="superscript"/>
        </w:rPr>
        <w:t>-1</w:t>
      </w:r>
      <w:r w:rsidRPr="008612C3">
        <w:rPr>
          <w:sz w:val="20"/>
          <w:szCs w:val="16"/>
        </w:rPr>
        <w:t>)</w:t>
      </w:r>
    </w:p>
    <w:p w14:paraId="1A4207CF" w14:textId="394F2A3B" w:rsidR="00665AB7" w:rsidRPr="008612C3" w:rsidRDefault="00665AB7" w:rsidP="00665AB7">
      <w:pPr>
        <w:tabs>
          <w:tab w:val="clear" w:pos="2880"/>
          <w:tab w:val="clear" w:pos="9360"/>
        </w:tabs>
        <w:spacing w:before="0"/>
        <w:ind w:left="2835" w:hanging="2835"/>
        <w:rPr>
          <w:sz w:val="20"/>
        </w:rPr>
      </w:pPr>
      <w:r w:rsidRPr="008612C3">
        <w:rPr>
          <w:i/>
          <w:sz w:val="20"/>
        </w:rPr>
        <w:t>C</w:t>
      </w:r>
      <w:r w:rsidRPr="008612C3">
        <w:rPr>
          <w:i/>
          <w:sz w:val="20"/>
          <w:vertAlign w:val="subscript"/>
        </w:rPr>
        <w:t>r</w:t>
      </w:r>
      <w:r w:rsidRPr="008612C3">
        <w:rPr>
          <w:sz w:val="20"/>
        </w:rPr>
        <w:tab/>
      </w:r>
      <w:r w:rsidR="00E57A76">
        <w:rPr>
          <w:sz w:val="20"/>
        </w:rPr>
        <w:t>C</w:t>
      </w:r>
      <w:r w:rsidR="00E57A76" w:rsidRPr="008612C3" w:rsidDel="00E57A76">
        <w:rPr>
          <w:sz w:val="20"/>
        </w:rPr>
        <w:t xml:space="preserve"> </w:t>
      </w:r>
      <w:r w:rsidRPr="008612C3">
        <w:rPr>
          <w:sz w:val="20"/>
        </w:rPr>
        <w:t>input from roots (kg ha</w:t>
      </w:r>
      <w:r w:rsidRPr="008612C3">
        <w:rPr>
          <w:sz w:val="20"/>
          <w:vertAlign w:val="superscript"/>
        </w:rPr>
        <w:t>-1</w:t>
      </w:r>
      <w:r w:rsidRPr="008612C3">
        <w:rPr>
          <w:sz w:val="20"/>
        </w:rPr>
        <w:t>)</w:t>
      </w:r>
    </w:p>
    <w:p w14:paraId="72324FBC" w14:textId="2D13DB39" w:rsidR="00665AB7" w:rsidRPr="008612C3" w:rsidRDefault="00665AB7" w:rsidP="00665AB7">
      <w:pPr>
        <w:tabs>
          <w:tab w:val="clear" w:pos="2880"/>
          <w:tab w:val="clear" w:pos="9360"/>
        </w:tabs>
        <w:spacing w:before="0"/>
        <w:ind w:left="2835" w:hanging="2835"/>
        <w:rPr>
          <w:sz w:val="20"/>
        </w:rPr>
      </w:pPr>
      <w:r w:rsidRPr="008612C3">
        <w:rPr>
          <w:i/>
          <w:sz w:val="20"/>
        </w:rPr>
        <w:t>C</w:t>
      </w:r>
      <w:r w:rsidRPr="008612C3">
        <w:rPr>
          <w:i/>
          <w:sz w:val="20"/>
          <w:vertAlign w:val="subscript"/>
        </w:rPr>
        <w:t>e</w:t>
      </w:r>
      <w:r w:rsidRPr="008612C3">
        <w:rPr>
          <w:i/>
          <w:sz w:val="20"/>
          <w:vertAlign w:val="subscript"/>
        </w:rPr>
        <w:tab/>
      </w:r>
      <w:r w:rsidR="00E57A76">
        <w:rPr>
          <w:sz w:val="20"/>
        </w:rPr>
        <w:t>C</w:t>
      </w:r>
      <w:r w:rsidR="00E57A76" w:rsidRPr="008612C3" w:rsidDel="00E57A76">
        <w:rPr>
          <w:sz w:val="20"/>
        </w:rPr>
        <w:t xml:space="preserve"> </w:t>
      </w:r>
      <w:r w:rsidRPr="008612C3">
        <w:rPr>
          <w:sz w:val="20"/>
        </w:rPr>
        <w:t>input from extra-root material (kg ha</w:t>
      </w:r>
      <w:r w:rsidRPr="008612C3">
        <w:rPr>
          <w:sz w:val="20"/>
          <w:vertAlign w:val="superscript"/>
        </w:rPr>
        <w:t>-1</w:t>
      </w:r>
      <w:r w:rsidRPr="008612C3">
        <w:rPr>
          <w:sz w:val="20"/>
        </w:rPr>
        <w:t>)</w:t>
      </w:r>
    </w:p>
    <w:p w14:paraId="0F29E0B4" w14:textId="0EEA5270"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moisture</w:t>
      </w:r>
      <w:r w:rsidRPr="008612C3">
        <w:rPr>
          <w:i/>
          <w:sz w:val="20"/>
          <w:szCs w:val="16"/>
          <w:vertAlign w:val="subscript"/>
        </w:rPr>
        <w:t>content</w:t>
      </w:r>
      <w:proofErr w:type="spellEnd"/>
      <w:r w:rsidRPr="008612C3">
        <w:rPr>
          <w:i/>
          <w:sz w:val="20"/>
          <w:szCs w:val="16"/>
          <w:vertAlign w:val="subscript"/>
        </w:rPr>
        <w:t xml:space="preserve"> (crop n)</w:t>
      </w:r>
      <w:r w:rsidRPr="008612C3">
        <w:rPr>
          <w:i/>
          <w:sz w:val="20"/>
          <w:szCs w:val="16"/>
        </w:rPr>
        <w:tab/>
      </w:r>
      <w:r w:rsidRPr="008612C3">
        <w:rPr>
          <w:sz w:val="20"/>
          <w:szCs w:val="16"/>
        </w:rPr>
        <w:t>Moisture content of crop yield (w/w) (</w:t>
      </w:r>
      <w:r w:rsidRPr="00B61455">
        <w:rPr>
          <w:b/>
          <w:sz w:val="20"/>
          <w:szCs w:val="16"/>
        </w:rPr>
        <w:fldChar w:fldCharType="begin"/>
      </w:r>
      <w:r w:rsidRPr="00B61455">
        <w:rPr>
          <w:b/>
          <w:sz w:val="20"/>
          <w:szCs w:val="16"/>
        </w:rPr>
        <w:instrText xml:space="preserve"> REF _Ref488329024 \h  \* MERGEFORMAT </w:instrText>
      </w:r>
      <w:r w:rsidRPr="00B61455">
        <w:rPr>
          <w:b/>
          <w:sz w:val="20"/>
          <w:szCs w:val="16"/>
        </w:rPr>
      </w:r>
      <w:r w:rsidRPr="00B61455">
        <w:rPr>
          <w:b/>
          <w:sz w:val="20"/>
          <w:szCs w:val="16"/>
        </w:rPr>
        <w:fldChar w:fldCharType="separate"/>
      </w:r>
      <w:r w:rsidR="00ED5DB2" w:rsidRPr="00ED5DB2">
        <w:rPr>
          <w:b/>
          <w:sz w:val="20"/>
          <w:szCs w:val="16"/>
        </w:rPr>
        <w:t>Table 7</w:t>
      </w:r>
      <w:r w:rsidRPr="00B61455">
        <w:rPr>
          <w:b/>
          <w:sz w:val="20"/>
          <w:szCs w:val="16"/>
        </w:rPr>
        <w:fldChar w:fldCharType="end"/>
      </w:r>
      <w:r w:rsidRPr="008612C3">
        <w:rPr>
          <w:sz w:val="20"/>
          <w:szCs w:val="16"/>
        </w:rPr>
        <w:t>, by crop)</w:t>
      </w:r>
    </w:p>
    <w:p w14:paraId="549E012D" w14:textId="35F371B3" w:rsidR="00665AB7" w:rsidRPr="008612C3" w:rsidRDefault="00665AB7" w:rsidP="00665AB7">
      <w:pPr>
        <w:tabs>
          <w:tab w:val="clear" w:pos="2880"/>
          <w:tab w:val="clear" w:pos="9360"/>
        </w:tabs>
        <w:spacing w:before="0"/>
        <w:ind w:left="2835" w:hanging="2835"/>
        <w:rPr>
          <w:i/>
          <w:sz w:val="20"/>
          <w:szCs w:val="16"/>
        </w:rPr>
      </w:pPr>
      <w:r w:rsidRPr="008612C3">
        <w:rPr>
          <w:i/>
          <w:sz w:val="20"/>
          <w:szCs w:val="16"/>
        </w:rPr>
        <w:t>N</w:t>
      </w:r>
      <w:r w:rsidRPr="008612C3">
        <w:rPr>
          <w:i/>
          <w:sz w:val="20"/>
          <w:szCs w:val="16"/>
          <w:vertAlign w:val="subscript"/>
        </w:rPr>
        <w:t>P</w:t>
      </w:r>
      <w:r w:rsidRPr="008612C3">
        <w:rPr>
          <w:i/>
          <w:sz w:val="20"/>
          <w:szCs w:val="16"/>
          <w:vertAlign w:val="subscript"/>
        </w:rPr>
        <w:tab/>
      </w:r>
      <w:r w:rsidRPr="008612C3">
        <w:rPr>
          <w:sz w:val="20"/>
          <w:szCs w:val="16"/>
        </w:rPr>
        <w:t>N concentration in the product (kg N kg</w:t>
      </w:r>
      <w:r w:rsidRPr="008612C3">
        <w:rPr>
          <w:sz w:val="20"/>
          <w:szCs w:val="16"/>
          <w:vertAlign w:val="superscript"/>
        </w:rPr>
        <w:t>-1</w:t>
      </w:r>
      <w:r w:rsidRPr="008612C3">
        <w:rPr>
          <w:sz w:val="20"/>
          <w:szCs w:val="16"/>
        </w:rPr>
        <w:t>) (</w:t>
      </w:r>
      <w:r w:rsidRPr="00B61455">
        <w:rPr>
          <w:b/>
          <w:sz w:val="20"/>
          <w:szCs w:val="16"/>
        </w:rPr>
        <w:fldChar w:fldCharType="begin"/>
      </w:r>
      <w:r w:rsidRPr="00B61455">
        <w:rPr>
          <w:b/>
          <w:sz w:val="20"/>
          <w:szCs w:val="16"/>
        </w:rPr>
        <w:instrText xml:space="preserve"> REF _Ref488329024 \h  \* MERGEFORMAT </w:instrText>
      </w:r>
      <w:r w:rsidRPr="00B61455">
        <w:rPr>
          <w:b/>
          <w:sz w:val="20"/>
          <w:szCs w:val="16"/>
        </w:rPr>
      </w:r>
      <w:r w:rsidRPr="00B61455">
        <w:rPr>
          <w:b/>
          <w:sz w:val="20"/>
          <w:szCs w:val="16"/>
        </w:rPr>
        <w:fldChar w:fldCharType="separate"/>
      </w:r>
      <w:r w:rsidR="00ED5DB2" w:rsidRPr="00ED5DB2">
        <w:rPr>
          <w:b/>
          <w:sz w:val="20"/>
          <w:szCs w:val="16"/>
        </w:rPr>
        <w:t>Table 7</w:t>
      </w:r>
      <w:r w:rsidRPr="00B61455">
        <w:rPr>
          <w:b/>
          <w:sz w:val="20"/>
          <w:szCs w:val="16"/>
        </w:rPr>
        <w:fldChar w:fldCharType="end"/>
      </w:r>
      <w:r w:rsidRPr="008612C3">
        <w:rPr>
          <w:sz w:val="20"/>
          <w:szCs w:val="16"/>
        </w:rPr>
        <w:t>)</w:t>
      </w:r>
    </w:p>
    <w:p w14:paraId="4CA0067F" w14:textId="2196774A"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S</w:t>
      </w:r>
      <w:r w:rsidRPr="008612C3">
        <w:rPr>
          <w:i/>
          <w:sz w:val="20"/>
          <w:szCs w:val="16"/>
          <w:vertAlign w:val="subscript"/>
        </w:rPr>
        <w:tab/>
      </w:r>
      <w:r w:rsidRPr="008612C3">
        <w:rPr>
          <w:sz w:val="20"/>
          <w:szCs w:val="16"/>
        </w:rPr>
        <w:t>N concentration in the straw (kg N kg</w:t>
      </w:r>
      <w:r w:rsidRPr="008612C3">
        <w:rPr>
          <w:sz w:val="20"/>
          <w:szCs w:val="16"/>
          <w:vertAlign w:val="superscript"/>
        </w:rPr>
        <w:t>-1</w:t>
      </w:r>
      <w:r w:rsidRPr="008612C3">
        <w:rPr>
          <w:sz w:val="20"/>
          <w:szCs w:val="16"/>
        </w:rPr>
        <w:t>) (</w:t>
      </w:r>
      <w:r w:rsidRPr="00B61455">
        <w:rPr>
          <w:b/>
          <w:sz w:val="20"/>
          <w:szCs w:val="16"/>
        </w:rPr>
        <w:fldChar w:fldCharType="begin"/>
      </w:r>
      <w:r w:rsidRPr="00B61455">
        <w:rPr>
          <w:b/>
          <w:sz w:val="20"/>
          <w:szCs w:val="16"/>
        </w:rPr>
        <w:instrText xml:space="preserve"> REF _Ref488329024 \h  \* MERGEFORMAT </w:instrText>
      </w:r>
      <w:r w:rsidRPr="00B61455">
        <w:rPr>
          <w:b/>
          <w:sz w:val="20"/>
          <w:szCs w:val="16"/>
        </w:rPr>
      </w:r>
      <w:r w:rsidRPr="00B61455">
        <w:rPr>
          <w:b/>
          <w:sz w:val="20"/>
          <w:szCs w:val="16"/>
        </w:rPr>
        <w:fldChar w:fldCharType="separate"/>
      </w:r>
      <w:r w:rsidR="00ED5DB2" w:rsidRPr="00ED5DB2">
        <w:rPr>
          <w:b/>
          <w:sz w:val="20"/>
          <w:szCs w:val="16"/>
        </w:rPr>
        <w:t>Table 7</w:t>
      </w:r>
      <w:r w:rsidRPr="00B61455">
        <w:rPr>
          <w:b/>
          <w:sz w:val="20"/>
          <w:szCs w:val="16"/>
        </w:rPr>
        <w:fldChar w:fldCharType="end"/>
      </w:r>
      <w:r w:rsidRPr="008612C3">
        <w:rPr>
          <w:sz w:val="20"/>
          <w:szCs w:val="16"/>
        </w:rPr>
        <w:t>)</w:t>
      </w:r>
    </w:p>
    <w:p w14:paraId="3226063C" w14:textId="7D38D492" w:rsidR="00665AB7" w:rsidRPr="008612C3" w:rsidRDefault="00665AB7" w:rsidP="00665AB7">
      <w:pPr>
        <w:tabs>
          <w:tab w:val="clear" w:pos="2880"/>
          <w:tab w:val="clear" w:pos="9360"/>
        </w:tabs>
        <w:spacing w:before="0"/>
        <w:ind w:left="2835" w:hanging="2835"/>
        <w:rPr>
          <w:i/>
          <w:sz w:val="20"/>
          <w:szCs w:val="16"/>
        </w:rPr>
      </w:pPr>
      <w:r w:rsidRPr="008612C3">
        <w:rPr>
          <w:i/>
          <w:sz w:val="20"/>
          <w:szCs w:val="16"/>
        </w:rPr>
        <w:t>N</w:t>
      </w:r>
      <w:r w:rsidRPr="008612C3">
        <w:rPr>
          <w:i/>
          <w:sz w:val="20"/>
          <w:szCs w:val="16"/>
          <w:vertAlign w:val="subscript"/>
        </w:rPr>
        <w:t>r</w:t>
      </w:r>
      <w:r w:rsidRPr="008612C3">
        <w:rPr>
          <w:i/>
          <w:sz w:val="20"/>
          <w:szCs w:val="16"/>
          <w:vertAlign w:val="subscript"/>
        </w:rPr>
        <w:tab/>
      </w:r>
      <w:r w:rsidRPr="008612C3">
        <w:rPr>
          <w:sz w:val="20"/>
          <w:szCs w:val="16"/>
        </w:rPr>
        <w:t>N concentration in the roots (kg N kg</w:t>
      </w:r>
      <w:r w:rsidRPr="008612C3">
        <w:rPr>
          <w:sz w:val="20"/>
          <w:szCs w:val="16"/>
          <w:vertAlign w:val="superscript"/>
        </w:rPr>
        <w:t>-1</w:t>
      </w:r>
      <w:r w:rsidRPr="008612C3">
        <w:rPr>
          <w:sz w:val="20"/>
          <w:szCs w:val="16"/>
        </w:rPr>
        <w:t>) (</w:t>
      </w:r>
      <w:r w:rsidRPr="00B61455">
        <w:rPr>
          <w:b/>
          <w:sz w:val="20"/>
          <w:szCs w:val="16"/>
        </w:rPr>
        <w:fldChar w:fldCharType="begin"/>
      </w:r>
      <w:r w:rsidRPr="00B61455">
        <w:rPr>
          <w:b/>
          <w:sz w:val="20"/>
          <w:szCs w:val="16"/>
        </w:rPr>
        <w:instrText xml:space="preserve"> REF _Ref488329024 \h  \* MERGEFORMAT </w:instrText>
      </w:r>
      <w:r w:rsidRPr="00B61455">
        <w:rPr>
          <w:b/>
          <w:sz w:val="20"/>
          <w:szCs w:val="16"/>
        </w:rPr>
      </w:r>
      <w:r w:rsidRPr="00B61455">
        <w:rPr>
          <w:b/>
          <w:sz w:val="20"/>
          <w:szCs w:val="16"/>
        </w:rPr>
        <w:fldChar w:fldCharType="separate"/>
      </w:r>
      <w:r w:rsidR="00ED5DB2" w:rsidRPr="00ED5DB2">
        <w:rPr>
          <w:b/>
          <w:sz w:val="20"/>
          <w:szCs w:val="16"/>
        </w:rPr>
        <w:t>Table 7</w:t>
      </w:r>
      <w:r w:rsidRPr="00B61455">
        <w:rPr>
          <w:b/>
          <w:sz w:val="20"/>
          <w:szCs w:val="16"/>
        </w:rPr>
        <w:fldChar w:fldCharType="end"/>
      </w:r>
      <w:r w:rsidRPr="008612C3">
        <w:rPr>
          <w:sz w:val="20"/>
          <w:szCs w:val="16"/>
        </w:rPr>
        <w:t>)</w:t>
      </w:r>
    </w:p>
    <w:p w14:paraId="77CA0C4D" w14:textId="463DD0CA"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e</w:t>
      </w:r>
      <w:r w:rsidRPr="008612C3">
        <w:rPr>
          <w:i/>
          <w:sz w:val="20"/>
          <w:szCs w:val="16"/>
          <w:vertAlign w:val="subscript"/>
        </w:rPr>
        <w:tab/>
      </w:r>
      <w:r w:rsidRPr="008612C3">
        <w:rPr>
          <w:sz w:val="20"/>
          <w:szCs w:val="16"/>
        </w:rPr>
        <w:t>N concentration in the extra root (kg N kg</w:t>
      </w:r>
      <w:r w:rsidRPr="008612C3">
        <w:rPr>
          <w:sz w:val="20"/>
          <w:szCs w:val="16"/>
          <w:vertAlign w:val="superscript"/>
        </w:rPr>
        <w:t>-1</w:t>
      </w:r>
      <w:r w:rsidRPr="008612C3">
        <w:rPr>
          <w:sz w:val="20"/>
          <w:szCs w:val="16"/>
        </w:rPr>
        <w:t xml:space="preserve">) </w:t>
      </w:r>
      <w:r w:rsidRPr="00B61455">
        <w:rPr>
          <w:sz w:val="20"/>
          <w:szCs w:val="16"/>
        </w:rPr>
        <w:t>(</w:t>
      </w:r>
      <w:r w:rsidRPr="00B61455">
        <w:rPr>
          <w:b/>
          <w:sz w:val="20"/>
          <w:szCs w:val="16"/>
        </w:rPr>
        <w:fldChar w:fldCharType="begin"/>
      </w:r>
      <w:r w:rsidRPr="00B61455">
        <w:rPr>
          <w:b/>
          <w:sz w:val="20"/>
          <w:szCs w:val="16"/>
        </w:rPr>
        <w:instrText xml:space="preserve"> REF _Ref488329024 \h  \* MERGEFORMAT </w:instrText>
      </w:r>
      <w:r w:rsidRPr="00B61455">
        <w:rPr>
          <w:b/>
          <w:sz w:val="20"/>
          <w:szCs w:val="16"/>
        </w:rPr>
      </w:r>
      <w:r w:rsidRPr="00B61455">
        <w:rPr>
          <w:b/>
          <w:sz w:val="20"/>
          <w:szCs w:val="16"/>
        </w:rPr>
        <w:fldChar w:fldCharType="separate"/>
      </w:r>
      <w:r w:rsidR="00ED5DB2" w:rsidRPr="00ED5DB2">
        <w:rPr>
          <w:b/>
          <w:sz w:val="20"/>
          <w:szCs w:val="16"/>
        </w:rPr>
        <w:t>Table 7</w:t>
      </w:r>
      <w:r w:rsidRPr="00B61455">
        <w:rPr>
          <w:b/>
          <w:sz w:val="20"/>
          <w:szCs w:val="16"/>
        </w:rPr>
        <w:fldChar w:fldCharType="end"/>
      </w:r>
      <w:r w:rsidRPr="008612C3">
        <w:rPr>
          <w:sz w:val="20"/>
          <w:szCs w:val="16"/>
        </w:rPr>
        <w:t>)</w:t>
      </w:r>
    </w:p>
    <w:p w14:paraId="1D46E461" w14:textId="70350064"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m</w:t>
      </w:r>
      <w:r w:rsidRPr="008612C3">
        <w:rPr>
          <w:i/>
          <w:sz w:val="20"/>
        </w:rPr>
        <w:t xml:space="preserve"> </w:t>
      </w:r>
      <w:r w:rsidRPr="008612C3">
        <w:rPr>
          <w:i/>
          <w:sz w:val="20"/>
        </w:rPr>
        <w:tab/>
      </w:r>
      <w:r w:rsidRPr="008612C3">
        <w:rPr>
          <w:sz w:val="20"/>
        </w:rPr>
        <w:t>Amount of N (kg N ha</w:t>
      </w:r>
      <w:r w:rsidRPr="008612C3">
        <w:rPr>
          <w:sz w:val="20"/>
          <w:vertAlign w:val="superscript"/>
        </w:rPr>
        <w:t>-1</w:t>
      </w:r>
      <w:r w:rsidRPr="008612C3">
        <w:rPr>
          <w:sz w:val="20"/>
        </w:rPr>
        <w:t>) applied</w:t>
      </w:r>
    </w:p>
    <w:p w14:paraId="3C5CE527" w14:textId="1ECD783F" w:rsidR="008612C3" w:rsidRPr="008612C3" w:rsidRDefault="008612C3" w:rsidP="00665AB7">
      <w:pPr>
        <w:tabs>
          <w:tab w:val="clear" w:pos="2880"/>
          <w:tab w:val="clear" w:pos="9360"/>
        </w:tabs>
        <w:spacing w:before="0"/>
        <w:ind w:left="2835" w:hanging="2835"/>
        <w:rPr>
          <w:i/>
          <w:sz w:val="20"/>
        </w:rPr>
      </w:pPr>
      <w:proofErr w:type="spellStart"/>
      <w:r w:rsidRPr="008612C3">
        <w:rPr>
          <w:rFonts w:cstheme="minorHAnsi"/>
          <w:i/>
          <w:sz w:val="20"/>
        </w:rPr>
        <w:t>Carbon</w:t>
      </w:r>
      <w:r w:rsidRPr="008612C3">
        <w:rPr>
          <w:rFonts w:cstheme="minorHAnsi"/>
          <w:i/>
          <w:sz w:val="20"/>
          <w:vertAlign w:val="subscript"/>
        </w:rPr>
        <w:t>concentration</w:t>
      </w:r>
      <w:proofErr w:type="spellEnd"/>
      <w:r w:rsidRPr="008612C3">
        <w:rPr>
          <w:rFonts w:cstheme="minorHAnsi"/>
          <w:sz w:val="20"/>
        </w:rPr>
        <w:tab/>
      </w:r>
      <w:r w:rsidR="00E57A76">
        <w:rPr>
          <w:sz w:val="20"/>
        </w:rPr>
        <w:t>C</w:t>
      </w:r>
      <w:r w:rsidR="00E57A76" w:rsidRPr="008612C3" w:rsidDel="00E57A76">
        <w:rPr>
          <w:rFonts w:cstheme="minorHAnsi"/>
          <w:sz w:val="20"/>
        </w:rPr>
        <w:t xml:space="preserve"> </w:t>
      </w:r>
      <w:r w:rsidRPr="008612C3">
        <w:rPr>
          <w:rFonts w:cstheme="minorHAnsi"/>
          <w:sz w:val="20"/>
        </w:rPr>
        <w:t>concentration of all plant parts (kg kg</w:t>
      </w:r>
      <w:r w:rsidRPr="008612C3">
        <w:rPr>
          <w:rFonts w:cstheme="minorHAnsi"/>
          <w:sz w:val="20"/>
          <w:vertAlign w:val="superscript"/>
        </w:rPr>
        <w:t>-1</w:t>
      </w:r>
      <w:r w:rsidRPr="008612C3">
        <w:rPr>
          <w:rFonts w:cstheme="minorHAnsi"/>
          <w:sz w:val="20"/>
        </w:rPr>
        <w:t>)</w:t>
      </w:r>
    </w:p>
    <w:p w14:paraId="43B42133" w14:textId="77777777" w:rsidR="00665AB7" w:rsidRPr="008612C3" w:rsidRDefault="00665AB7" w:rsidP="00665AB7">
      <w:pPr>
        <w:pStyle w:val="Heading4"/>
      </w:pPr>
      <w:r w:rsidRPr="008612C3">
        <w:lastRenderedPageBreak/>
        <w:t>Balance the pools</w:t>
      </w:r>
    </w:p>
    <w:p w14:paraId="706A71B3" w14:textId="77777777"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8612C3">
        <w:rPr>
          <w:b/>
          <w:szCs w:val="24"/>
        </w:rPr>
        <w:t>N</w:t>
      </w:r>
      <w:r w:rsidRPr="008612C3">
        <w:rPr>
          <w:b/>
          <w:szCs w:val="24"/>
          <w:vertAlign w:val="subscript"/>
        </w:rPr>
        <w:t>microbeN</w:t>
      </w:r>
      <w:proofErr w:type="spellEnd"/>
      <w:r w:rsidRPr="008612C3">
        <w:rPr>
          <w:b/>
          <w:szCs w:val="24"/>
          <w:vertAlign w:val="subscript"/>
        </w:rPr>
        <w:t>(</w:t>
      </w:r>
      <w:proofErr w:type="spellStart"/>
      <w:r w:rsidRPr="008612C3">
        <w:rPr>
          <w:b/>
          <w:szCs w:val="24"/>
          <w:vertAlign w:val="subscript"/>
        </w:rPr>
        <w:t>t,field</w:t>
      </w:r>
      <w:proofErr w:type="spellEnd"/>
      <w:r w:rsidRPr="008612C3">
        <w:rPr>
          <w:b/>
          <w:szCs w:val="24"/>
          <w:vertAlign w:val="subscript"/>
        </w:rPr>
        <w:t xml:space="preserve"> n)</w:t>
      </w:r>
      <w:r w:rsidRPr="008612C3">
        <w:rPr>
          <w:b/>
          <w:szCs w:val="24"/>
        </w:rPr>
        <w:t>&gt;0</w:t>
      </w:r>
    </w:p>
    <w:p w14:paraId="3E98C781" w14:textId="5DE6D0A4"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16</w:t>
      </w:r>
      <w:r w:rsidR="001977CC">
        <w:rPr>
          <w:b/>
          <w:szCs w:val="24"/>
        </w:rPr>
        <w:fldChar w:fldCharType="end"/>
      </w:r>
    </w:p>
    <w:p w14:paraId="062A73DD" w14:textId="77777777"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8612C3">
        <w:rPr>
          <w:b/>
          <w:szCs w:val="24"/>
        </w:rPr>
        <w:t>N</w:t>
      </w:r>
      <w:r w:rsidRPr="008612C3">
        <w:rPr>
          <w:b/>
          <w:szCs w:val="24"/>
          <w:vertAlign w:val="subscript"/>
        </w:rPr>
        <w:t>microbeN</w:t>
      </w:r>
      <w:proofErr w:type="spellEnd"/>
      <w:r w:rsidRPr="008612C3">
        <w:rPr>
          <w:b/>
          <w:szCs w:val="24"/>
          <w:vertAlign w:val="subscript"/>
        </w:rPr>
        <w:t>(</w:t>
      </w:r>
      <w:proofErr w:type="spellStart"/>
      <w:r w:rsidRPr="008612C3">
        <w:rPr>
          <w:b/>
          <w:szCs w:val="24"/>
          <w:vertAlign w:val="subscript"/>
        </w:rPr>
        <w:t>t,field</w:t>
      </w:r>
      <w:proofErr w:type="spellEnd"/>
      <w:r w:rsidRPr="008612C3">
        <w:rPr>
          <w:b/>
          <w:szCs w:val="24"/>
          <w:vertAlign w:val="subscript"/>
        </w:rPr>
        <w:t xml:space="preserve"> n)</w:t>
      </w:r>
      <w:r w:rsidRPr="008612C3">
        <w:rPr>
          <w:b/>
          <w:szCs w:val="24"/>
        </w:rPr>
        <w:t>&lt;=0</w:t>
      </w:r>
    </w:p>
    <w:p w14:paraId="25AB8A27" w14:textId="45309866"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p>
    <w:p w14:paraId="40DFBBBB" w14:textId="52BFF53D"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18</w:t>
      </w:r>
      <w:r w:rsidR="001977CC">
        <w:rPr>
          <w:b/>
          <w:szCs w:val="24"/>
        </w:rPr>
        <w:fldChar w:fldCharType="end"/>
      </w:r>
    </w:p>
    <w:p w14:paraId="6231CC4C" w14:textId="7E6912E7"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19</w:t>
      </w:r>
      <w:r w:rsidR="001977CC">
        <w:rPr>
          <w:b/>
          <w:szCs w:val="24"/>
        </w:rPr>
        <w:fldChar w:fldCharType="end"/>
      </w:r>
    </w:p>
    <w:p w14:paraId="2B7777DF" w14:textId="77777777"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8612C3">
        <w:rPr>
          <w:b/>
          <w:szCs w:val="24"/>
        </w:rPr>
        <w:t>N</w:t>
      </w:r>
      <w:r w:rsidRPr="008612C3">
        <w:rPr>
          <w:b/>
          <w:szCs w:val="24"/>
          <w:vertAlign w:val="subscript"/>
        </w:rPr>
        <w:t>mineralN</w:t>
      </w:r>
      <w:proofErr w:type="spellEnd"/>
      <w:r w:rsidRPr="008612C3">
        <w:rPr>
          <w:b/>
          <w:szCs w:val="24"/>
          <w:vertAlign w:val="subscript"/>
        </w:rPr>
        <w:t>(</w:t>
      </w:r>
      <w:proofErr w:type="spellStart"/>
      <w:r w:rsidRPr="008612C3">
        <w:rPr>
          <w:b/>
          <w:szCs w:val="24"/>
          <w:vertAlign w:val="subscript"/>
        </w:rPr>
        <w:t>t,field</w:t>
      </w:r>
      <w:proofErr w:type="spellEnd"/>
      <w:r w:rsidRPr="008612C3">
        <w:rPr>
          <w:b/>
          <w:szCs w:val="24"/>
          <w:vertAlign w:val="subscript"/>
        </w:rPr>
        <w:t xml:space="preserve"> n)</w:t>
      </w:r>
      <w:r w:rsidRPr="008612C3">
        <w:rPr>
          <w:b/>
          <w:szCs w:val="24"/>
        </w:rPr>
        <w:t>&gt;0</w:t>
      </w:r>
    </w:p>
    <w:p w14:paraId="213E6DF2" w14:textId="703534EE"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20</w:t>
      </w:r>
      <w:r w:rsidR="001977CC">
        <w:rPr>
          <w:b/>
          <w:szCs w:val="24"/>
        </w:rPr>
        <w:fldChar w:fldCharType="end"/>
      </w:r>
    </w:p>
    <w:p w14:paraId="730C9EC6" w14:textId="77777777" w:rsidR="00665AB7" w:rsidRPr="007944F0" w:rsidRDefault="00665AB7" w:rsidP="00665AB7">
      <w:pPr>
        <w:keepNext/>
        <w:tabs>
          <w:tab w:val="left" w:pos="8647"/>
          <w:tab w:val="left" w:pos="8789"/>
        </w:tabs>
        <w:jc w:val="right"/>
        <w:rPr>
          <w:sz w:val="20"/>
        </w:rPr>
      </w:pPr>
      <w:r w:rsidRPr="007944F0">
        <w:rPr>
          <w:sz w:val="20"/>
        </w:rPr>
        <w:t>After Scheer et al. 2020</w:t>
      </w:r>
    </w:p>
    <w:p w14:paraId="4634052B" w14:textId="77777777"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8612C3">
        <w:rPr>
          <w:b/>
          <w:szCs w:val="24"/>
        </w:rPr>
        <w:t>N</w:t>
      </w:r>
      <w:r w:rsidRPr="008612C3">
        <w:rPr>
          <w:b/>
          <w:szCs w:val="24"/>
          <w:vertAlign w:val="subscript"/>
        </w:rPr>
        <w:t>mineralN</w:t>
      </w:r>
      <w:proofErr w:type="spellEnd"/>
      <w:r w:rsidRPr="008612C3">
        <w:rPr>
          <w:b/>
          <w:szCs w:val="24"/>
          <w:vertAlign w:val="subscript"/>
        </w:rPr>
        <w:t>(</w:t>
      </w:r>
      <w:proofErr w:type="spellStart"/>
      <w:r w:rsidRPr="008612C3">
        <w:rPr>
          <w:b/>
          <w:szCs w:val="24"/>
          <w:vertAlign w:val="subscript"/>
        </w:rPr>
        <w:t>t,field</w:t>
      </w:r>
      <w:proofErr w:type="spellEnd"/>
      <w:r w:rsidRPr="008612C3">
        <w:rPr>
          <w:b/>
          <w:szCs w:val="24"/>
          <w:vertAlign w:val="subscript"/>
        </w:rPr>
        <w:t xml:space="preserve"> n)</w:t>
      </w:r>
      <w:r w:rsidRPr="008612C3">
        <w:rPr>
          <w:b/>
          <w:szCs w:val="24"/>
        </w:rPr>
        <w:t>&lt;=0</w:t>
      </w:r>
    </w:p>
    <w:p w14:paraId="54B72A8C" w14:textId="36AAA996"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21</w:t>
      </w:r>
      <w:r w:rsidR="001977CC">
        <w:rPr>
          <w:b/>
        </w:rPr>
        <w:fldChar w:fldCharType="end"/>
      </w:r>
    </w:p>
    <w:p w14:paraId="11E8143B" w14:textId="5609ED54"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22</w:t>
      </w:r>
      <w:r w:rsidR="001977CC">
        <w:rPr>
          <w:b/>
          <w:szCs w:val="24"/>
        </w:rPr>
        <w:fldChar w:fldCharType="end"/>
      </w:r>
    </w:p>
    <w:p w14:paraId="0F5CC6F8" w14:textId="77777777" w:rsidR="00665AB7" w:rsidRPr="008612C3" w:rsidRDefault="00665AB7" w:rsidP="00665AB7">
      <w:pPr>
        <w:keepNext/>
        <w:tabs>
          <w:tab w:val="left" w:pos="8647"/>
          <w:tab w:val="left" w:pos="8789"/>
        </w:tabs>
        <w:rPr>
          <w:b/>
          <w:szCs w:val="24"/>
        </w:rPr>
      </w:pPr>
      <w:r w:rsidRPr="008612C3">
        <w:rPr>
          <w:b/>
          <w:szCs w:val="24"/>
        </w:rPr>
        <w:t>In the first year (t=0)</w:t>
      </w:r>
    </w:p>
    <w:p w14:paraId="7549E006" w14:textId="540C7F51"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23</w:t>
      </w:r>
      <w:r w:rsidR="001977CC">
        <w:rPr>
          <w:b/>
          <w:szCs w:val="24"/>
        </w:rPr>
        <w:fldChar w:fldCharType="end"/>
      </w:r>
    </w:p>
    <w:p w14:paraId="2E242E68" w14:textId="784C0BD8"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24</w:t>
      </w:r>
      <w:r w:rsidR="001977CC">
        <w:rPr>
          <w:b/>
          <w:szCs w:val="24"/>
        </w:rPr>
        <w:fldChar w:fldCharType="end"/>
      </w:r>
    </w:p>
    <w:p w14:paraId="3D1518BC" w14:textId="77777777" w:rsidR="00665AB7" w:rsidRPr="008612C3" w:rsidRDefault="00665AB7" w:rsidP="00665AB7">
      <w:pPr>
        <w:keepNext/>
        <w:tabs>
          <w:tab w:val="left" w:pos="8647"/>
          <w:tab w:val="left" w:pos="8789"/>
        </w:tabs>
        <w:rPr>
          <w:b/>
          <w:szCs w:val="24"/>
        </w:rPr>
      </w:pPr>
      <w:r w:rsidRPr="008612C3">
        <w:rPr>
          <w:b/>
          <w:szCs w:val="24"/>
        </w:rPr>
        <w:t>In the following year (t&gt;0)</w:t>
      </w:r>
    </w:p>
    <w:p w14:paraId="6D62ACAD" w14:textId="40A87108"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25</w:t>
      </w:r>
      <w:r w:rsidR="001977CC">
        <w:rPr>
          <w:b/>
          <w:szCs w:val="24"/>
        </w:rPr>
        <w:fldChar w:fldCharType="end"/>
      </w:r>
    </w:p>
    <w:p w14:paraId="7D875484" w14:textId="4CD15F7B"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2.7.7</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26</w:t>
      </w:r>
      <w:r w:rsidR="001977CC">
        <w:rPr>
          <w:b/>
          <w:szCs w:val="24"/>
        </w:rPr>
        <w:fldChar w:fldCharType="end"/>
      </w:r>
    </w:p>
    <w:p w14:paraId="4BC24CE8" w14:textId="77777777"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8612C3">
        <w:rPr>
          <w:b/>
          <w:szCs w:val="24"/>
        </w:rPr>
        <w:t>N</w:t>
      </w:r>
      <w:r w:rsidRPr="008612C3">
        <w:rPr>
          <w:b/>
          <w:szCs w:val="24"/>
          <w:vertAlign w:val="subscript"/>
        </w:rPr>
        <w:t>mineralN</w:t>
      </w:r>
      <w:proofErr w:type="spellEnd"/>
      <w:r w:rsidRPr="008612C3">
        <w:rPr>
          <w:b/>
          <w:szCs w:val="24"/>
          <w:vertAlign w:val="subscript"/>
        </w:rPr>
        <w:t>(</w:t>
      </w:r>
      <w:proofErr w:type="spellStart"/>
      <w:r w:rsidRPr="008612C3">
        <w:rPr>
          <w:b/>
          <w:szCs w:val="24"/>
          <w:vertAlign w:val="subscript"/>
        </w:rPr>
        <w:t>t,field</w:t>
      </w:r>
      <w:proofErr w:type="spellEnd"/>
      <w:r w:rsidRPr="008612C3">
        <w:rPr>
          <w:b/>
          <w:szCs w:val="24"/>
          <w:vertAlign w:val="subscript"/>
        </w:rPr>
        <w:t xml:space="preserve"> n)</w:t>
      </w:r>
      <w:r w:rsidRPr="008612C3">
        <w:rPr>
          <w:b/>
          <w:szCs w:val="24"/>
        </w:rPr>
        <w:t>&lt;0</w:t>
      </w:r>
    </w:p>
    <w:p w14:paraId="780D2AFB" w14:textId="5FCECD6E"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27</w:t>
      </w:r>
      <w:r w:rsidR="001977CC">
        <w:rPr>
          <w:b/>
        </w:rPr>
        <w:fldChar w:fldCharType="end"/>
      </w:r>
    </w:p>
    <w:p w14:paraId="2C36E30F" w14:textId="2CA23E01"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28</w:t>
      </w:r>
      <w:r w:rsidR="001977CC">
        <w:rPr>
          <w:b/>
        </w:rPr>
        <w:fldChar w:fldCharType="end"/>
      </w:r>
    </w:p>
    <w:p w14:paraId="50B1844D"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452D4D3F" w14:textId="21FF28C7"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w:t>
      </w:r>
      <w:r w:rsidR="00B3219D">
        <w:rPr>
          <w:sz w:val="20"/>
          <w:szCs w:val="16"/>
        </w:rPr>
        <w:t xml:space="preserve">on </w:t>
      </w:r>
      <w:r w:rsidRPr="008612C3">
        <w:rPr>
          <w:sz w:val="20"/>
          <w:szCs w:val="16"/>
        </w:rPr>
        <w:t xml:space="preserve">field </w:t>
      </w:r>
      <w:r w:rsidRPr="008612C3">
        <w:rPr>
          <w:i/>
          <w:sz w:val="20"/>
          <w:szCs w:val="16"/>
        </w:rPr>
        <w:t>n</w:t>
      </w:r>
    </w:p>
    <w:p w14:paraId="75F94A77" w14:textId="72EC386B"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microbedeathN</w:t>
      </w:r>
      <w:proofErr w:type="spellEnd"/>
      <w:r w:rsidRPr="008612C3">
        <w:rPr>
          <w:sz w:val="20"/>
          <w:szCs w:val="16"/>
        </w:rPr>
        <w:tab/>
        <w:t>Release of N from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7AABC9A" w14:textId="00D52F9D"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6C124612" w14:textId="2B5F448A" w:rsidR="00665AB7" w:rsidRPr="008612C3" w:rsidRDefault="00665AB7" w:rsidP="00665AB7">
      <w:pPr>
        <w:tabs>
          <w:tab w:val="clear" w:pos="2880"/>
          <w:tab w:val="clear" w:pos="9360"/>
        </w:tabs>
        <w:spacing w:before="0"/>
        <w:ind w:left="2835" w:hanging="2835"/>
        <w:rPr>
          <w:i/>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-N ha</w:t>
      </w:r>
      <w:r w:rsidRPr="008612C3">
        <w:rPr>
          <w:sz w:val="20"/>
          <w:szCs w:val="16"/>
          <w:vertAlign w:val="superscript"/>
        </w:rPr>
        <w:t>-1</w:t>
      </w:r>
      <w:r w:rsidRPr="008612C3">
        <w:rPr>
          <w:sz w:val="20"/>
          <w:szCs w:val="16"/>
        </w:rPr>
        <w:t xml:space="preserve">) on field </w:t>
      </w:r>
      <w:r w:rsidRPr="008612C3">
        <w:rPr>
          <w:i/>
          <w:sz w:val="20"/>
          <w:szCs w:val="16"/>
        </w:rPr>
        <w:t>n</w:t>
      </w:r>
    </w:p>
    <w:p w14:paraId="1417108F" w14:textId="6422F008"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microbeNbalance</w:t>
      </w:r>
      <w:proofErr w:type="spellEnd"/>
      <w:r w:rsidRPr="008612C3">
        <w:rPr>
          <w:sz w:val="20"/>
          <w:szCs w:val="16"/>
        </w:rPr>
        <w:tab/>
        <w:t>Interannual N balance in the microbial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53E306B4" w14:textId="294200BC"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mineralNbalance</w:t>
      </w:r>
      <w:proofErr w:type="spellEnd"/>
      <w:r w:rsidRPr="008612C3">
        <w:rPr>
          <w:i/>
          <w:sz w:val="20"/>
          <w:szCs w:val="16"/>
        </w:rPr>
        <w:tab/>
      </w:r>
      <w:r w:rsidRPr="008612C3">
        <w:rPr>
          <w:sz w:val="20"/>
          <w:szCs w:val="16"/>
        </w:rPr>
        <w:t>Interannual N balance in the mineral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47850F8A" w14:textId="2F9A59B6" w:rsidR="00665AB7" w:rsidRPr="008612C3" w:rsidRDefault="00EE6923" w:rsidP="00665AB7">
      <w:pPr>
        <w:tabs>
          <w:tab w:val="left" w:pos="2694"/>
          <w:tab w:val="right" w:pos="8640"/>
          <w:tab w:val="right" w:pos="8820"/>
        </w:tabs>
        <w:spacing w:before="0"/>
        <w:rPr>
          <w:sz w:val="20"/>
          <w:szCs w:val="16"/>
        </w:rPr>
      </w:pPr>
      <w:r>
        <w:rPr>
          <w:noProof/>
        </w:rPr>
        <mc:AlternateContent>
          <mc:Choice Requires="wps">
            <w:drawing>
              <wp:anchor distT="0" distB="0" distL="114300" distR="114300" simplePos="0" relativeHeight="251676160" behindDoc="0" locked="0" layoutInCell="1" allowOverlap="1" wp14:anchorId="7110C2C9" wp14:editId="5F753C62">
                <wp:simplePos x="0" y="0"/>
                <wp:positionH relativeFrom="margin">
                  <wp:posOffset>-1270</wp:posOffset>
                </wp:positionH>
                <wp:positionV relativeFrom="paragraph">
                  <wp:posOffset>182880</wp:posOffset>
                </wp:positionV>
                <wp:extent cx="5949950" cy="645160"/>
                <wp:effectExtent l="0" t="0" r="0" b="2540"/>
                <wp:wrapTopAndBottom/>
                <wp:docPr id="4119343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45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15FCF" w14:textId="77777777" w:rsidR="00B1240A" w:rsidRPr="00690655" w:rsidRDefault="00B1240A" w:rsidP="00665AB7">
                            <w:pPr>
                              <w:rPr>
                                <w:color w:val="000000" w:themeColor="text1"/>
                              </w:rPr>
                            </w:pPr>
                            <w:r w:rsidRPr="00690655">
                              <w:rPr>
                                <w:color w:val="000000" w:themeColor="text1"/>
                              </w:rPr>
                              <w:t>Holos V4 will use the following constant values:</w:t>
                            </w:r>
                          </w:p>
                          <w:p w14:paraId="39254C16" w14:textId="77777777" w:rsidR="00B1240A" w:rsidRPr="00D45CAC" w:rsidRDefault="00B1240A" w:rsidP="00665AB7">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C2C9" id="Rectangle 25" o:spid="_x0000_s1056" style="position:absolute;margin-left:-.1pt;margin-top:14.4pt;width:468.5pt;height:50.8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" fillcolor="white [3212]" strokecolor="#243f60 [1604]" strokeweight="2pt">
                <v:path arrowok="t"/>
                <v:textbox>
                  <w:txbxContent>
                    <w:p w14:paraId="38E15FCF" w14:textId="77777777" w:rsidR="00B1240A" w:rsidRPr="00690655" w:rsidRDefault="00B1240A" w:rsidP="00665AB7">
                      <w:pPr>
                        <w:rPr>
                          <w:color w:val="000000" w:themeColor="text1"/>
                        </w:rPr>
                      </w:pPr>
                      <w:r w:rsidRPr="00690655">
                        <w:rPr>
                          <w:color w:val="000000" w:themeColor="text1"/>
                        </w:rPr>
                        <w:t>Holos V4 will use the following constant values:</w:t>
                      </w:r>
                    </w:p>
                    <w:p w14:paraId="39254C16" w14:textId="77777777" w:rsidR="00B1240A" w:rsidRPr="00D45CAC" w:rsidRDefault="00B1240A" w:rsidP="00665AB7">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v:textbox>
                <w10:wrap type="topAndBottom" anchorx="margin"/>
              </v:rect>
            </w:pict>
          </mc:Fallback>
        </mc:AlternateContent>
      </w:r>
    </w:p>
    <w:p w14:paraId="56B20D67" w14:textId="77777777" w:rsidR="00665AB7" w:rsidRPr="008612C3" w:rsidRDefault="00665AB7" w:rsidP="008A7F5F">
      <w:pPr>
        <w:pStyle w:val="Heading3"/>
      </w:pPr>
      <w:bookmarkStart w:id="395" w:name="_Toc152758572"/>
      <w:r w:rsidRPr="008612C3">
        <w:lastRenderedPageBreak/>
        <w:t>Total emissions</w:t>
      </w:r>
      <w:bookmarkEnd w:id="395"/>
    </w:p>
    <w:p w14:paraId="07B91452" w14:textId="77777777" w:rsidR="00665AB7" w:rsidRPr="008612C3" w:rsidRDefault="00665AB7" w:rsidP="00665AB7">
      <w:pPr>
        <w:pStyle w:val="Heading4"/>
      </w:pPr>
      <w:r w:rsidRPr="008612C3">
        <w:rPr>
          <w:rStyle w:val="Heading4Char"/>
        </w:rPr>
        <w:t>Nitrogen losses from a field</w:t>
      </w:r>
    </w:p>
    <w:p w14:paraId="624D307B" w14:textId="77777777" w:rsidR="00665AB7" w:rsidRPr="008612C3" w:rsidRDefault="00665AB7" w:rsidP="00665AB7">
      <w:pPr>
        <w:pStyle w:val="Heading5"/>
      </w:pPr>
      <w:r w:rsidRPr="008612C3">
        <w:t>Nitrous Oxide</w:t>
      </w:r>
    </w:p>
    <w:p w14:paraId="4649BC58" w14:textId="644AE3C0" w:rsidR="00665AB7" w:rsidRPr="008612C3" w:rsidRDefault="00665AB7" w:rsidP="00665AB7">
      <w:pPr>
        <w:rPr>
          <w:b/>
        </w:rPr>
      </w:pPr>
      <w:r w:rsidRPr="008612C3">
        <w:rPr>
          <w:b/>
        </w:rPr>
        <w:t>Calculate the emission for each field, crop, and year</w:t>
      </w:r>
      <w:r w:rsidR="00A6177C">
        <w:rPr>
          <w:b/>
        </w:rPr>
        <w:t xml:space="preserve"> (i.e., on a (</w:t>
      </w:r>
      <w:r w:rsidR="00A6177C" w:rsidRPr="009E60AB">
        <w:rPr>
          <w:b/>
          <w:i/>
          <w:iCs/>
        </w:rPr>
        <w:t>t, field n</w:t>
      </w:r>
      <w:r w:rsidR="00A6177C">
        <w:rPr>
          <w:b/>
        </w:rPr>
        <w:t>) basis):</w:t>
      </w:r>
    </w:p>
    <w:p w14:paraId="15CB57C2" w14:textId="61AB48D6" w:rsidR="00665AB7" w:rsidRPr="008612C3" w:rsidRDefault="00000000" w:rsidP="00665AB7">
      <w:pPr>
        <w:keepNext/>
        <w:keepLines/>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665AB7" w:rsidRPr="008612C3">
        <w:rPr>
          <w:b/>
          <w:color w:val="000000"/>
          <w:szCs w:val="24"/>
        </w:rPr>
        <w:t xml:space="preserve"> </w:t>
      </w:r>
      <w:r w:rsidR="00665AB7" w:rsidRPr="008612C3">
        <w:rPr>
          <w:b/>
          <w:color w:val="000000"/>
          <w:szCs w:val="24"/>
        </w:rPr>
        <w:tab/>
      </w:r>
      <w:r w:rsidR="00665AB7" w:rsidRPr="008612C3">
        <w:rPr>
          <w:b/>
          <w:color w:val="000000"/>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4F27482" w14:textId="42F2F369" w:rsidR="00665AB7" w:rsidRPr="008612C3" w:rsidRDefault="00000000" w:rsidP="00F172FB">
      <w:pPr>
        <w:keepNext/>
        <w:keepLines/>
        <w:tabs>
          <w:tab w:val="clear" w:pos="2880"/>
          <w:tab w:val="clear" w:pos="9360"/>
          <w:tab w:val="right" w:pos="9781"/>
        </w:tabs>
        <w:spacing w:after="120" w:line="360" w:lineRule="auto"/>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546C808F" w14:textId="588A3E24" w:rsidR="00665AB7" w:rsidRPr="008612C3" w:rsidRDefault="00000000" w:rsidP="00665AB7">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618CC5EA" w14:textId="42917937" w:rsidR="00665AB7" w:rsidRPr="008612C3" w:rsidRDefault="00000000"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70918549"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19B33536"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SN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fertilizer application</w:t>
      </w:r>
    </w:p>
    <w:p w14:paraId="0B0D1D7B"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crop residues and N mineralization</w:t>
      </w:r>
    </w:p>
    <w:p w14:paraId="1130A864"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CRNmin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N mineralization</w:t>
      </w:r>
    </w:p>
    <w:p w14:paraId="0FB42121" w14:textId="6534C91E" w:rsidR="00E77EED" w:rsidRPr="00516C8F" w:rsidRDefault="00E77EED" w:rsidP="00E77EE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ON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resulting from </w:t>
      </w:r>
      <w:r w:rsidRPr="00516C8F">
        <w:rPr>
          <w:sz w:val="20"/>
        </w:rPr>
        <w:t xml:space="preserve">the application of organic fertilizers (incl. manure and digestate);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ONdirect</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N2O_N_ONDirect_TFieldN_1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2.7.4</w:t>
      </w:r>
      <w:r w:rsidR="005528DE" w:rsidRPr="00516C8F">
        <w:rPr>
          <w:b/>
          <w:sz w:val="20"/>
        </w:rPr>
        <w:noBreakHyphen/>
      </w:r>
      <w:r w:rsidR="005528DE" w:rsidRPr="00516C8F">
        <w:rPr>
          <w:b/>
          <w:noProof/>
          <w:sz w:val="20"/>
        </w:rPr>
        <w:t>5</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ONleach</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N2O_N_ONLeach_TFieldN_1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6</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ONvolatilization</w:t>
      </w:r>
      <w:r w:rsidRPr="00516C8F">
        <w:rPr>
          <w:sz w:val="20"/>
        </w:rPr>
        <w:t xml:space="preserve"> is calculated based on </w:t>
      </w:r>
      <w:r w:rsidR="005528DE" w:rsidRPr="00516C8F">
        <w:rPr>
          <w:sz w:val="20"/>
        </w:rPr>
        <w:fldChar w:fldCharType="begin"/>
      </w:r>
      <w:r w:rsidR="005528DE" w:rsidRPr="00516C8F">
        <w:rPr>
          <w:sz w:val="20"/>
        </w:rPr>
        <w:instrText xml:space="preserve"> REF N2O_N_ONVolatilization_TFieldN_Eq_1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15</w:t>
      </w:r>
      <w:r w:rsidR="005528DE" w:rsidRPr="00516C8F">
        <w:rPr>
          <w:sz w:val="20"/>
        </w:rPr>
        <w:fldChar w:fldCharType="end"/>
      </w:r>
    </w:p>
    <w:p w14:paraId="53D1E71C" w14:textId="77777777" w:rsidR="00665AB7" w:rsidRPr="00516C8F" w:rsidRDefault="00665AB7" w:rsidP="00665AB7">
      <w:pPr>
        <w:keepNext/>
        <w:keepLines/>
        <w:tabs>
          <w:tab w:val="clear" w:pos="2880"/>
          <w:tab w:val="clear" w:pos="9360"/>
        </w:tabs>
        <w:spacing w:before="0"/>
        <w:ind w:left="2835" w:hanging="2835"/>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direct</w:t>
      </w:r>
      <w:r w:rsidRPr="00516C8F">
        <w:rPr>
          <w:sz w:val="20"/>
        </w:rPr>
        <w:tab/>
        <w:t>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69C03E6" w14:textId="77777777" w:rsidR="00665AB7" w:rsidRPr="00516C8F" w:rsidRDefault="00665AB7" w:rsidP="00665AB7">
      <w:pPr>
        <w:keepNext/>
        <w:keepLines/>
        <w:tabs>
          <w:tab w:val="clear" w:pos="2880"/>
          <w:tab w:val="clear" w:pos="9360"/>
        </w:tabs>
        <w:spacing w:before="0"/>
        <w:ind w:left="2835" w:hanging="2835"/>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indirect</w:t>
      </w:r>
      <w:r w:rsidRPr="00516C8F">
        <w:rPr>
          <w:sz w:val="20"/>
        </w:rPr>
        <w:tab/>
        <w:t>Indirect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1A4E6985" w14:textId="77777777" w:rsidR="00665AB7" w:rsidRPr="00516C8F" w:rsidRDefault="00665AB7" w:rsidP="00665AB7">
      <w:pPr>
        <w:keepNext/>
        <w:keepLines/>
        <w:tabs>
          <w:tab w:val="clear" w:pos="2880"/>
          <w:tab w:val="clear" w:pos="9360"/>
        </w:tabs>
        <w:spacing w:before="0"/>
        <w:ind w:left="2835" w:hanging="2835"/>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total</w:t>
      </w:r>
      <w:r w:rsidRPr="00516C8F">
        <w:rPr>
          <w:sz w:val="20"/>
        </w:rPr>
        <w:tab/>
        <w:t>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4D32DA6C" w14:textId="77777777" w:rsidR="00665AB7" w:rsidRPr="008612C3" w:rsidRDefault="00665AB7" w:rsidP="00665AB7">
      <w:pPr>
        <w:keepNext/>
        <w:keepLines/>
        <w:tabs>
          <w:tab w:val="clear" w:pos="2880"/>
          <w:tab w:val="clear" w:pos="9360"/>
        </w:tabs>
        <w:spacing w:before="0"/>
        <w:ind w:left="2835" w:hanging="2835"/>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_____</w:t>
      </w:r>
      <w:r w:rsidRPr="00516C8F">
        <w:rPr>
          <w:i/>
          <w:sz w:val="20"/>
          <w:vertAlign w:val="subscript"/>
        </w:rPr>
        <w:tab/>
      </w:r>
      <w:r w:rsidRPr="00516C8F">
        <w:rPr>
          <w:sz w:val="20"/>
        </w:rPr>
        <w:t>N</w:t>
      </w:r>
      <w:r w:rsidRPr="00516C8F">
        <w:rPr>
          <w:sz w:val="20"/>
          <w:vertAlign w:val="subscript"/>
        </w:rPr>
        <w:t>2</w:t>
      </w:r>
      <w:r w:rsidRPr="00516C8F">
        <w:rPr>
          <w:sz w:val="20"/>
        </w:rPr>
        <w:t>O emission source/summary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2F24989" w14:textId="06CECCA1"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_____(area, field n, crop n)</w:t>
      </w:r>
      <w:r w:rsidRPr="008612C3">
        <w:rPr>
          <w:sz w:val="20"/>
        </w:rPr>
        <w:tab/>
        <w:t>N</w:t>
      </w:r>
      <w:r w:rsidRPr="008612C3">
        <w:rPr>
          <w:sz w:val="20"/>
          <w:vertAlign w:val="subscript"/>
        </w:rPr>
        <w:t>2</w:t>
      </w:r>
      <w:r w:rsidRPr="008612C3">
        <w:rPr>
          <w:sz w:val="20"/>
        </w:rPr>
        <w:t>O emissions by source/summary from field n and crop n (kg N</w:t>
      </w:r>
      <w:r w:rsidRPr="008612C3">
        <w:rPr>
          <w:sz w:val="20"/>
          <w:vertAlign w:val="subscript"/>
        </w:rPr>
        <w:t>2</w:t>
      </w:r>
      <w:r w:rsidRPr="008612C3">
        <w:rPr>
          <w:sz w:val="20"/>
        </w:rPr>
        <w:t>O-N field</w:t>
      </w:r>
      <w:r w:rsidR="004316B6">
        <w:rPr>
          <w:sz w:val="20"/>
        </w:rPr>
        <w:t xml:space="preserve"> </w:t>
      </w:r>
      <w:r w:rsidRPr="004316B6">
        <w:rPr>
          <w:i/>
          <w:iCs/>
          <w:sz w:val="20"/>
        </w:rPr>
        <w:t>n</w:t>
      </w:r>
      <w:r w:rsidRPr="008612C3">
        <w:rPr>
          <w:sz w:val="20"/>
          <w:vertAlign w:val="superscript"/>
        </w:rPr>
        <w:t>-1</w:t>
      </w:r>
      <w:r w:rsidRPr="008612C3">
        <w:rPr>
          <w:sz w:val="20"/>
        </w:rPr>
        <w:t>)</w:t>
      </w:r>
    </w:p>
    <w:p w14:paraId="13FBE09E" w14:textId="77777777" w:rsidR="00665AB7" w:rsidRPr="008612C3" w:rsidRDefault="00665AB7" w:rsidP="00665AB7">
      <w:pPr>
        <w:keepNext/>
        <w:keepLines/>
        <w:tabs>
          <w:tab w:val="clear" w:pos="2880"/>
          <w:tab w:val="clear" w:pos="9360"/>
        </w:tabs>
        <w:spacing w:before="0"/>
        <w:ind w:left="2835" w:hanging="2835"/>
        <w:rPr>
          <w:sz w:val="20"/>
        </w:rPr>
      </w:pPr>
      <w:proofErr w:type="spellStart"/>
      <w:r w:rsidRPr="008612C3">
        <w:rPr>
          <w:i/>
          <w:sz w:val="20"/>
        </w:rPr>
        <w:t>area</w:t>
      </w:r>
      <w:r w:rsidRPr="008612C3">
        <w:rPr>
          <w:i/>
          <w:sz w:val="20"/>
          <w:vertAlign w:val="subscript"/>
        </w:rPr>
        <w:t>field</w:t>
      </w:r>
      <w:proofErr w:type="spellEnd"/>
      <w:r w:rsidRPr="008612C3">
        <w:rPr>
          <w:i/>
          <w:sz w:val="20"/>
          <w:vertAlign w:val="subscript"/>
        </w:rPr>
        <w:t xml:space="preserve"> n</w:t>
      </w:r>
      <w:r w:rsidRPr="008612C3">
        <w:rPr>
          <w:i/>
          <w:sz w:val="20"/>
        </w:rPr>
        <w:tab/>
      </w:r>
      <w:r w:rsidRPr="008612C3">
        <w:rPr>
          <w:sz w:val="20"/>
        </w:rPr>
        <w:t>area(ha) of field n</w:t>
      </w:r>
    </w:p>
    <w:p w14:paraId="40E4CAB1" w14:textId="77777777" w:rsidR="00665AB7" w:rsidRPr="008612C3" w:rsidRDefault="00665AB7" w:rsidP="00665AB7">
      <w:pPr>
        <w:pStyle w:val="Heading5"/>
      </w:pPr>
      <w:r w:rsidRPr="008612C3">
        <w:t>Nitric Oxide</w:t>
      </w:r>
    </w:p>
    <w:p w14:paraId="2440B21B" w14:textId="211EF945" w:rsidR="00665AB7" w:rsidRPr="008612C3" w:rsidRDefault="00665AB7" w:rsidP="00665AB7">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8612C3">
        <w:rPr>
          <w:b/>
          <w:color w:val="000000"/>
          <w:szCs w:val="24"/>
        </w:rPr>
        <w:t xml:space="preserve"> </w:t>
      </w:r>
      <w:r w:rsidRPr="008612C3">
        <w:rPr>
          <w:b/>
          <w:color w:val="000000"/>
          <w:szCs w:val="24"/>
        </w:rPr>
        <w:tab/>
      </w:r>
      <w:r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60FD8C6D" w14:textId="0BA84F1F" w:rsidR="00665AB7" w:rsidRPr="008612C3" w:rsidRDefault="00665AB7" w:rsidP="00665AB7">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8612C3">
        <w:rPr>
          <w:b/>
          <w:szCs w:val="24"/>
        </w:rPr>
        <w:t xml:space="preserve"> </w:t>
      </w:r>
      <w:r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7A010A89" w14:textId="77777777" w:rsidR="00665AB7" w:rsidRPr="008612C3" w:rsidRDefault="00665AB7" w:rsidP="00665AB7">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8612C3">
        <w:rPr>
          <w:color w:val="000000"/>
          <w:sz w:val="20"/>
        </w:rPr>
        <w:t>where</w:t>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p>
    <w:p w14:paraId="14FE1AEA"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ha</w:t>
      </w:r>
      <w:r w:rsidRPr="008612C3">
        <w:rPr>
          <w:sz w:val="20"/>
          <w:vertAlign w:val="superscript"/>
        </w:rPr>
        <w:t>-1</w:t>
      </w:r>
      <w:r w:rsidRPr="008612C3">
        <w:rPr>
          <w:sz w:val="20"/>
        </w:rPr>
        <w:t>)</w:t>
      </w:r>
    </w:p>
    <w:p w14:paraId="735B414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proofErr w:type="spellStart"/>
      <w:r w:rsidRPr="008612C3">
        <w:rPr>
          <w:i/>
          <w:sz w:val="20"/>
        </w:rPr>
        <w:t>N</w:t>
      </w:r>
      <w:r w:rsidRPr="008612C3">
        <w:rPr>
          <w:i/>
          <w:sz w:val="20"/>
          <w:vertAlign w:val="subscript"/>
        </w:rPr>
        <w:t>total</w:t>
      </w:r>
      <w:proofErr w:type="spellEnd"/>
      <w:r w:rsidRPr="008612C3">
        <w:rPr>
          <w:sz w:val="20"/>
        </w:rPr>
        <w:tab/>
        <w:t>Sum of NO emissions due to N inputs (kg NO-N ha</w:t>
      </w:r>
      <w:r w:rsidRPr="008612C3">
        <w:rPr>
          <w:sz w:val="20"/>
          <w:vertAlign w:val="superscript"/>
        </w:rPr>
        <w:t>-1</w:t>
      </w:r>
      <w:r w:rsidRPr="008612C3">
        <w:rPr>
          <w:sz w:val="20"/>
        </w:rPr>
        <w:t>)</w:t>
      </w:r>
    </w:p>
    <w:p w14:paraId="0EE3F219" w14:textId="468CF116" w:rsidR="00665AB7" w:rsidRPr="008612C3" w:rsidRDefault="00665AB7" w:rsidP="00665AB7">
      <w:pPr>
        <w:tabs>
          <w:tab w:val="clear" w:pos="2880"/>
          <w:tab w:val="clear" w:pos="9360"/>
        </w:tabs>
        <w:spacing w:before="0"/>
        <w:ind w:left="2835" w:hanging="2835"/>
        <w:rPr>
          <w:sz w:val="20"/>
        </w:rPr>
      </w:pPr>
      <w:r w:rsidRPr="008612C3">
        <w:rPr>
          <w:i/>
          <w:sz w:val="20"/>
        </w:rPr>
        <w:t>NO-N____(</w:t>
      </w:r>
      <w:r w:rsidRPr="008612C3">
        <w:rPr>
          <w:i/>
          <w:sz w:val="20"/>
          <w:vertAlign w:val="subscript"/>
        </w:rPr>
        <w:t xml:space="preserve">area, field n, crop n) </w:t>
      </w:r>
      <w:r w:rsidRPr="008612C3">
        <w:rPr>
          <w:sz w:val="20"/>
        </w:rPr>
        <w:tab/>
        <w:t>NO emissions by source/summary from field n and crop n (kg NO-N field</w:t>
      </w:r>
      <w:r w:rsidR="004316B6">
        <w:rPr>
          <w:sz w:val="20"/>
        </w:rPr>
        <w:t xml:space="preserve"> </w:t>
      </w:r>
      <w:r w:rsidRPr="004316B6">
        <w:rPr>
          <w:i/>
          <w:iCs/>
          <w:sz w:val="20"/>
        </w:rPr>
        <w:t>n</w:t>
      </w:r>
      <w:r w:rsidRPr="008612C3">
        <w:rPr>
          <w:sz w:val="20"/>
          <w:vertAlign w:val="superscript"/>
        </w:rPr>
        <w:t>-1</w:t>
      </w:r>
      <w:r w:rsidRPr="008612C3">
        <w:rPr>
          <w:sz w:val="20"/>
        </w:rPr>
        <w:t>)</w:t>
      </w:r>
    </w:p>
    <w:p w14:paraId="59CB70A3" w14:textId="77777777" w:rsidR="00665AB7" w:rsidRPr="008612C3" w:rsidRDefault="00665AB7" w:rsidP="00665AB7">
      <w:pPr>
        <w:pStyle w:val="Heading5"/>
      </w:pPr>
      <w:r w:rsidRPr="008612C3">
        <w:t>Nitrate leaching</w:t>
      </w:r>
    </w:p>
    <w:p w14:paraId="6CAD08F6" w14:textId="1FE7CE44"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665AB7" w:rsidRPr="008612C3">
        <w:rPr>
          <w:b/>
          <w:szCs w:val="24"/>
        </w:rPr>
        <w:t xml:space="preserve"> </w:t>
      </w:r>
      <w:r w:rsidR="00665AB7" w:rsidRPr="008612C3">
        <w:rPr>
          <w:b/>
          <w:szCs w:val="24"/>
        </w:rPr>
        <w:tab/>
      </w:r>
      <w:r w:rsidR="00665AB7" w:rsidRPr="008612C3">
        <w:rPr>
          <w:b/>
          <w:szCs w:val="24"/>
        </w:rPr>
        <w:tab/>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453DA6D9" w14:textId="1596F6B7"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6936B8CF"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735CBF34"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___leach</w:t>
      </w:r>
      <w:r w:rsidRPr="008612C3">
        <w:rPr>
          <w:sz w:val="20"/>
        </w:rPr>
        <w:tab/>
        <w:t>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48201E3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_total _leach</w:t>
      </w:r>
      <w:r w:rsidRPr="008612C3">
        <w:rPr>
          <w:sz w:val="20"/>
        </w:rPr>
        <w:tab/>
        <w:t>Sum of 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1333BBE3" w14:textId="3CEF6C45"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___leach (area, field n, crop n)</w:t>
      </w:r>
      <w:r w:rsidRPr="008612C3">
        <w:rPr>
          <w:sz w:val="20"/>
        </w:rPr>
        <w:tab/>
        <w:t>Leached N by source/summary from field n and crop n (kg NO</w:t>
      </w:r>
      <w:r w:rsidRPr="008612C3">
        <w:rPr>
          <w:sz w:val="20"/>
          <w:vertAlign w:val="subscript"/>
        </w:rPr>
        <w:t>3-</w:t>
      </w:r>
      <w:r w:rsidRPr="008612C3">
        <w:rPr>
          <w:sz w:val="20"/>
        </w:rPr>
        <w:t xml:space="preserve">N </w:t>
      </w:r>
      <w:r w:rsidR="004316B6" w:rsidRPr="008612C3">
        <w:rPr>
          <w:sz w:val="20"/>
        </w:rPr>
        <w:t>field</w:t>
      </w:r>
      <w:r w:rsidR="004316B6">
        <w:rPr>
          <w:sz w:val="20"/>
          <w:vertAlign w:val="subscript"/>
        </w:rPr>
        <w:t xml:space="preserve"> </w:t>
      </w:r>
      <w:r w:rsidR="004316B6" w:rsidRPr="007026FB">
        <w:rPr>
          <w:i/>
          <w:iCs/>
          <w:sz w:val="20"/>
        </w:rPr>
        <w:t>n</w:t>
      </w:r>
      <w:r w:rsidRPr="008612C3">
        <w:rPr>
          <w:sz w:val="20"/>
          <w:vertAlign w:val="superscript"/>
        </w:rPr>
        <w:t>-1</w:t>
      </w:r>
      <w:r w:rsidRPr="008612C3">
        <w:rPr>
          <w:sz w:val="20"/>
        </w:rPr>
        <w:t>)</w:t>
      </w:r>
    </w:p>
    <w:p w14:paraId="42BBA4C5" w14:textId="77777777" w:rsidR="00665AB7" w:rsidRPr="008612C3" w:rsidRDefault="00665AB7" w:rsidP="00665AB7">
      <w:pPr>
        <w:pStyle w:val="Heading5"/>
      </w:pPr>
      <w:r w:rsidRPr="008612C3">
        <w:lastRenderedPageBreak/>
        <w:t>Ammonia Volatilization</w:t>
      </w:r>
    </w:p>
    <w:p w14:paraId="33ACE0F9" w14:textId="09A18BC3" w:rsidR="00665AB7" w:rsidRPr="00516C8F"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665AB7" w:rsidRPr="00516C8F">
        <w:rPr>
          <w:b/>
        </w:rPr>
        <w:t xml:space="preserve"> </w:t>
      </w:r>
      <w:r w:rsidR="00665AB7" w:rsidRPr="00516C8F">
        <w:rPr>
          <w:b/>
        </w:rPr>
        <w:tab/>
      </w:r>
      <w:r w:rsidR="00665AB7" w:rsidRPr="00516C8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0A3F8E45" w14:textId="6EAFB688" w:rsidR="00665AB7" w:rsidRPr="00516C8F"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516C8F">
        <w:rPr>
          <w:b/>
          <w:szCs w:val="24"/>
        </w:rPr>
        <w:t xml:space="preserve"> </w:t>
      </w:r>
      <w:r w:rsidR="00665AB7" w:rsidRPr="00516C8F">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2.7.8</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4341B06D" w14:textId="77777777" w:rsidR="00665AB7" w:rsidRPr="00516C8F" w:rsidRDefault="00665AB7" w:rsidP="00665AB7">
      <w:pPr>
        <w:tabs>
          <w:tab w:val="left" w:pos="2160"/>
          <w:tab w:val="right" w:pos="8640"/>
          <w:tab w:val="right" w:pos="8820"/>
        </w:tabs>
        <w:rPr>
          <w:color w:val="000000"/>
          <w:sz w:val="20"/>
        </w:rPr>
      </w:pPr>
      <w:r w:rsidRPr="00516C8F">
        <w:rPr>
          <w:color w:val="000000"/>
          <w:sz w:val="20"/>
        </w:rPr>
        <w:t>where</w:t>
      </w:r>
    </w:p>
    <w:p w14:paraId="4A1A2AC0" w14:textId="28BF4890"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___</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-N</w:t>
      </w:r>
      <w:r w:rsidRPr="00516C8F">
        <w:rPr>
          <w:sz w:val="20"/>
        </w:rPr>
        <w:t xml:space="preserve"> from __N source (kg NH</w:t>
      </w:r>
      <w:r w:rsidR="007026FB" w:rsidRPr="00516C8F">
        <w:rPr>
          <w:sz w:val="20"/>
          <w:vertAlign w:val="subscript"/>
        </w:rPr>
        <w:t>3</w:t>
      </w:r>
      <w:r w:rsidR="007026FB" w:rsidRPr="00516C8F">
        <w:rPr>
          <w:sz w:val="20"/>
        </w:rPr>
        <w:t>-</w:t>
      </w:r>
      <w:r w:rsidRPr="00516C8F">
        <w:rPr>
          <w:sz w:val="20"/>
        </w:rPr>
        <w:t>N ha</w:t>
      </w:r>
      <w:r w:rsidRPr="00516C8F">
        <w:rPr>
          <w:sz w:val="20"/>
          <w:vertAlign w:val="superscript"/>
        </w:rPr>
        <w:t>-1</w:t>
      </w:r>
      <w:r w:rsidRPr="00516C8F">
        <w:rPr>
          <w:sz w:val="20"/>
        </w:rPr>
        <w:t>)</w:t>
      </w:r>
    </w:p>
    <w:p w14:paraId="68E6E9D4" w14:textId="053D95D8"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total</w:t>
      </w:r>
      <w:r w:rsidRPr="00516C8F">
        <w:rPr>
          <w:sz w:val="20"/>
        </w:rPr>
        <w:tab/>
        <w:t xml:space="preserve">Sum of 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from __N source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ha</w:t>
      </w:r>
      <w:r w:rsidRPr="00516C8F">
        <w:rPr>
          <w:sz w:val="20"/>
          <w:vertAlign w:val="superscript"/>
        </w:rPr>
        <w:t>-1</w:t>
      </w:r>
      <w:r w:rsidRPr="00516C8F">
        <w:rPr>
          <w:sz w:val="20"/>
        </w:rPr>
        <w:t>)</w:t>
      </w:r>
    </w:p>
    <w:p w14:paraId="7DA5614C" w14:textId="01B06158" w:rsidR="00665AB7" w:rsidRPr="008612C3"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___ (area, </w:t>
      </w:r>
      <w:proofErr w:type="spellStart"/>
      <w:r w:rsidRPr="00516C8F">
        <w:rPr>
          <w:i/>
          <w:sz w:val="20"/>
          <w:vertAlign w:val="subscript"/>
        </w:rPr>
        <w:t>fieldn</w:t>
      </w:r>
      <w:proofErr w:type="spellEnd"/>
      <w:r w:rsidRPr="00516C8F">
        <w:rPr>
          <w:i/>
          <w:sz w:val="20"/>
          <w:vertAlign w:val="subscript"/>
        </w:rPr>
        <w:t xml:space="preserve">, crop n) </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by source/summary from field n and crop n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field</w:t>
      </w:r>
      <w:r w:rsidR="007026FB" w:rsidRPr="00516C8F">
        <w:rPr>
          <w:sz w:val="20"/>
          <w:vertAlign w:val="subscript"/>
        </w:rPr>
        <w:t xml:space="preserve"> </w:t>
      </w:r>
      <w:r w:rsidR="007026FB" w:rsidRPr="00516C8F">
        <w:rPr>
          <w:i/>
          <w:iCs/>
          <w:sz w:val="20"/>
        </w:rPr>
        <w:t>n</w:t>
      </w:r>
      <w:r w:rsidRPr="00516C8F">
        <w:rPr>
          <w:sz w:val="20"/>
          <w:vertAlign w:val="superscript"/>
        </w:rPr>
        <w:t>-1</w:t>
      </w:r>
      <w:r w:rsidRPr="008612C3">
        <w:rPr>
          <w:sz w:val="20"/>
        </w:rPr>
        <w:t>)</w:t>
      </w:r>
    </w:p>
    <w:p w14:paraId="4C92A768" w14:textId="77777777" w:rsidR="00665AB7" w:rsidRPr="008612C3" w:rsidRDefault="00665AB7" w:rsidP="00665AB7">
      <w:pPr>
        <w:pStyle w:val="Heading5"/>
      </w:pPr>
      <w:r w:rsidRPr="008612C3">
        <w:t>Denitrification</w:t>
      </w:r>
    </w:p>
    <w:p w14:paraId="312D11EE" w14:textId="2518B819" w:rsidR="00665AB7" w:rsidRPr="008612C3" w:rsidRDefault="00000000"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2915A670"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3E9EDB66" w14:textId="77777777"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w:t>
      </w:r>
      <w:r w:rsidRPr="008612C3">
        <w:rPr>
          <w:sz w:val="20"/>
        </w:rPr>
        <w:t>N ha</w:t>
      </w:r>
      <w:r w:rsidRPr="008612C3">
        <w:rPr>
          <w:sz w:val="20"/>
          <w:vertAlign w:val="superscript"/>
        </w:rPr>
        <w:t>-1</w:t>
      </w:r>
      <w:r w:rsidRPr="008612C3">
        <w:rPr>
          <w:sz w:val="20"/>
          <w:szCs w:val="16"/>
        </w:rPr>
        <w:t>)</w:t>
      </w:r>
    </w:p>
    <w:p w14:paraId="6F53A12F" w14:textId="0E9A2150"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 (area, field n, crop n)</w:t>
      </w:r>
      <w:r w:rsidRPr="008612C3">
        <w:rPr>
          <w:i/>
          <w:sz w:val="20"/>
          <w:szCs w:val="16"/>
        </w:rPr>
        <w:tab/>
      </w:r>
      <w:r w:rsidRPr="008612C3">
        <w:rPr>
          <w:sz w:val="20"/>
          <w:szCs w:val="16"/>
        </w:rPr>
        <w:t>N</w:t>
      </w:r>
      <w:r w:rsidRPr="008612C3">
        <w:rPr>
          <w:sz w:val="20"/>
          <w:szCs w:val="16"/>
          <w:vertAlign w:val="subscript"/>
        </w:rPr>
        <w:t xml:space="preserve">2 </w:t>
      </w:r>
      <w:r w:rsidRPr="008612C3">
        <w:rPr>
          <w:sz w:val="20"/>
        </w:rPr>
        <w:t xml:space="preserve">from field n and crop n </w:t>
      </w:r>
      <w:r w:rsidRPr="008612C3">
        <w:rPr>
          <w:sz w:val="20"/>
          <w:szCs w:val="16"/>
        </w:rPr>
        <w:t>(kg N</w:t>
      </w:r>
      <w:r w:rsidRPr="008612C3">
        <w:rPr>
          <w:sz w:val="20"/>
          <w:szCs w:val="16"/>
          <w:vertAlign w:val="subscript"/>
        </w:rPr>
        <w:t>2</w:t>
      </w:r>
      <w:r w:rsidRPr="008612C3">
        <w:rPr>
          <w:sz w:val="20"/>
          <w:szCs w:val="16"/>
        </w:rPr>
        <w:t>-</w:t>
      </w:r>
      <w:r w:rsidRPr="008612C3">
        <w:rPr>
          <w:sz w:val="20"/>
        </w:rPr>
        <w:t>N field</w:t>
      </w:r>
      <w:r w:rsidR="004316B6">
        <w:rPr>
          <w:sz w:val="20"/>
        </w:rPr>
        <w:t xml:space="preserve"> </w:t>
      </w:r>
      <w:r w:rsidRPr="004316B6">
        <w:rPr>
          <w:i/>
          <w:iCs/>
          <w:sz w:val="20"/>
        </w:rPr>
        <w:t>n</w:t>
      </w:r>
      <w:r w:rsidRPr="008612C3">
        <w:rPr>
          <w:sz w:val="20"/>
          <w:vertAlign w:val="superscript"/>
        </w:rPr>
        <w:t>-1</w:t>
      </w:r>
      <w:r w:rsidRPr="008612C3">
        <w:rPr>
          <w:sz w:val="20"/>
          <w:szCs w:val="16"/>
        </w:rPr>
        <w:t xml:space="preserve">) </w:t>
      </w:r>
    </w:p>
    <w:p w14:paraId="765B6CB3" w14:textId="77777777" w:rsidR="00665AB7" w:rsidRPr="008612C3" w:rsidRDefault="00665AB7" w:rsidP="00665AB7">
      <w:pPr>
        <w:pStyle w:val="Heading4"/>
      </w:pPr>
      <w:r w:rsidRPr="008612C3">
        <w:t>N emissions from a crop</w:t>
      </w:r>
    </w:p>
    <w:p w14:paraId="2C660D22" w14:textId="23F611DB" w:rsidR="00665AB7" w:rsidRPr="008612C3" w:rsidRDefault="00665AB7" w:rsidP="00665AB7">
      <w:pPr>
        <w:rPr>
          <w:b/>
        </w:rPr>
      </w:pPr>
      <w:r w:rsidRPr="008612C3">
        <w:rPr>
          <w:b/>
        </w:rPr>
        <w:t>This is a recalculation of the N</w:t>
      </w:r>
      <w:r w:rsidRPr="008612C3">
        <w:rPr>
          <w:b/>
          <w:vertAlign w:val="subscript"/>
        </w:rPr>
        <w:t>2</w:t>
      </w:r>
      <w:r w:rsidRPr="008612C3">
        <w:rPr>
          <w:b/>
        </w:rPr>
        <w:t xml:space="preserve">O emissions </w:t>
      </w:r>
      <w:r w:rsidR="00730DEF">
        <w:rPr>
          <w:b/>
        </w:rPr>
        <w:t>summarised by crop</w:t>
      </w:r>
      <w:r w:rsidRPr="008612C3">
        <w:rPr>
          <w:b/>
        </w:rPr>
        <w:t>.</w:t>
      </w:r>
    </w:p>
    <w:p w14:paraId="62129FCD" w14:textId="09AE045F" w:rsidR="00665AB7" w:rsidRPr="008612C3" w:rsidRDefault="00000000"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7F895C20" w14:textId="3B142F87" w:rsidR="00665AB7" w:rsidRPr="008612C3" w:rsidRDefault="00665AB7" w:rsidP="00665AB7">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8612C3">
        <w:rPr>
          <w:b/>
          <w:szCs w:val="24"/>
        </w:rPr>
        <w:t xml:space="preserve"> </w:t>
      </w:r>
      <w:r w:rsidRPr="008612C3">
        <w:rPr>
          <w:b/>
          <w:szCs w:val="24"/>
        </w:rPr>
        <w:tab/>
      </w:r>
      <w:r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53A043F7" w14:textId="5AA11E41"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465C3CD0" w14:textId="3797385A" w:rsidR="00665AB7" w:rsidRPr="008612C3"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665AB7" w:rsidRPr="008612C3">
        <w:rPr>
          <w:b/>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p>
    <w:p w14:paraId="5B95C87C" w14:textId="1E9CB973" w:rsidR="00665AB7" w:rsidRPr="008612C3" w:rsidRDefault="00000000"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p>
    <w:p w14:paraId="1C391D7B" w14:textId="77777777" w:rsidR="00665AB7" w:rsidRPr="008612C3" w:rsidRDefault="00665AB7" w:rsidP="00665AB7">
      <w:pPr>
        <w:pStyle w:val="Caption"/>
        <w:spacing w:line="240" w:lineRule="auto"/>
        <w:rPr>
          <w:sz w:val="20"/>
        </w:rPr>
      </w:pPr>
      <w:r w:rsidRPr="008612C3">
        <w:rPr>
          <w:sz w:val="20"/>
        </w:rPr>
        <w:t>where</w:t>
      </w:r>
    </w:p>
    <w:p w14:paraId="562CC8C1"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crop</w:t>
      </w:r>
      <w:r w:rsidRPr="008612C3">
        <w:rPr>
          <w:sz w:val="20"/>
          <w:vertAlign w:val="superscript"/>
        </w:rPr>
        <w:t>-1</w:t>
      </w:r>
      <w:r w:rsidRPr="008612C3">
        <w:rPr>
          <w:sz w:val="20"/>
        </w:rPr>
        <w:t>)</w:t>
      </w:r>
    </w:p>
    <w:p w14:paraId="0F1E827C"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crop</w:t>
      </w:r>
      <w:r w:rsidRPr="008612C3">
        <w:rPr>
          <w:sz w:val="20"/>
          <w:vertAlign w:val="superscript"/>
        </w:rPr>
        <w:t>-1</w:t>
      </w:r>
      <w:r w:rsidRPr="008612C3">
        <w:rPr>
          <w:sz w:val="20"/>
        </w:rPr>
        <w:t>)</w:t>
      </w:r>
    </w:p>
    <w:p w14:paraId="208097E1"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crop</w:t>
      </w:r>
      <w:r w:rsidRPr="004E2CDC">
        <w:rPr>
          <w:sz w:val="20"/>
          <w:vertAlign w:val="superscript"/>
        </w:rPr>
        <w:t>-1</w:t>
      </w:r>
      <w:r w:rsidRPr="004E2CDC">
        <w:rPr>
          <w:sz w:val="20"/>
        </w:rPr>
        <w:t>)</w:t>
      </w:r>
    </w:p>
    <w:p w14:paraId="004F5B7F" w14:textId="3D67A8EF"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NH</w:t>
      </w:r>
      <w:r w:rsidR="00D474A9" w:rsidRPr="004E2CDC">
        <w:rPr>
          <w:sz w:val="20"/>
          <w:vertAlign w:val="subscript"/>
        </w:rPr>
        <w:t>3</w:t>
      </w:r>
      <w:r w:rsidR="00D474A9" w:rsidRPr="004E2CDC">
        <w:rPr>
          <w:sz w:val="20"/>
        </w:rPr>
        <w:t>-</w:t>
      </w:r>
      <w:r w:rsidRPr="004E2CDC">
        <w:rPr>
          <w:sz w:val="20"/>
        </w:rPr>
        <w:t>N crop</w:t>
      </w:r>
      <w:r w:rsidRPr="004E2CDC">
        <w:rPr>
          <w:sz w:val="20"/>
          <w:vertAlign w:val="superscript"/>
        </w:rPr>
        <w:t>-1</w:t>
      </w:r>
      <w:r w:rsidRPr="004E2CDC">
        <w:rPr>
          <w:sz w:val="20"/>
        </w:rPr>
        <w:t>)</w:t>
      </w:r>
    </w:p>
    <w:p w14:paraId="7F75D8EC"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crop</w:t>
      </w:r>
      <w:r w:rsidRPr="004E2CDC">
        <w:rPr>
          <w:sz w:val="20"/>
          <w:vertAlign w:val="superscript"/>
        </w:rPr>
        <w:t>-1</w:t>
      </w:r>
      <w:r w:rsidRPr="004E2CDC">
        <w:rPr>
          <w:sz w:val="20"/>
          <w:szCs w:val="16"/>
        </w:rPr>
        <w:t xml:space="preserve">) </w:t>
      </w:r>
    </w:p>
    <w:p w14:paraId="670FC201" w14:textId="77777777" w:rsidR="00665AB7" w:rsidRPr="004E2CDC" w:rsidRDefault="00665AB7" w:rsidP="00665AB7">
      <w:pPr>
        <w:pStyle w:val="Heading4"/>
      </w:pPr>
      <w:r w:rsidRPr="004E2CDC">
        <w:t>N emissions from a year</w:t>
      </w:r>
    </w:p>
    <w:p w14:paraId="62929AB8" w14:textId="3217C345" w:rsidR="00665AB7" w:rsidRPr="008612C3" w:rsidRDefault="00665AB7" w:rsidP="00665AB7">
      <w:pPr>
        <w:rPr>
          <w:b/>
        </w:rPr>
      </w:pPr>
      <w:r w:rsidRPr="008612C3">
        <w:rPr>
          <w:b/>
        </w:rPr>
        <w:t>This is a recalculation of the N</w:t>
      </w:r>
      <w:r w:rsidRPr="008612C3">
        <w:rPr>
          <w:b/>
          <w:vertAlign w:val="subscript"/>
        </w:rPr>
        <w:t>2</w:t>
      </w:r>
      <w:r w:rsidRPr="008612C3">
        <w:rPr>
          <w:b/>
        </w:rPr>
        <w:t xml:space="preserve">O emissions </w:t>
      </w:r>
      <w:r w:rsidR="00730DEF">
        <w:rPr>
          <w:b/>
        </w:rPr>
        <w:t>summarised by year</w:t>
      </w:r>
      <w:r w:rsidRPr="008612C3">
        <w:rPr>
          <w:b/>
        </w:rPr>
        <w:t>.</w:t>
      </w:r>
    </w:p>
    <w:p w14:paraId="2D467670" w14:textId="68B9CD01" w:rsidR="00665AB7" w:rsidRPr="008612C3" w:rsidRDefault="00000000"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p>
    <w:p w14:paraId="033A6841" w14:textId="535AF3A6" w:rsidR="00665AB7" w:rsidRPr="008612C3" w:rsidRDefault="00665AB7" w:rsidP="00665AB7">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8612C3">
        <w:rPr>
          <w:b/>
          <w:szCs w:val="24"/>
        </w:rPr>
        <w:t xml:space="preserve"> </w:t>
      </w:r>
      <w:r w:rsidRPr="008612C3">
        <w:rPr>
          <w:b/>
          <w:szCs w:val="24"/>
        </w:rPr>
        <w:tab/>
      </w:r>
      <w:r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72BE369D" w14:textId="681280FD"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19</w:t>
      </w:r>
      <w:r w:rsidR="001977CC">
        <w:rPr>
          <w:b/>
        </w:rPr>
        <w:fldChar w:fldCharType="end"/>
      </w:r>
    </w:p>
    <w:p w14:paraId="06421D4D" w14:textId="4D49A806" w:rsidR="00665AB7" w:rsidRPr="008612C3"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665AB7" w:rsidRPr="008612C3">
        <w:rPr>
          <w:b/>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20</w:t>
      </w:r>
      <w:r w:rsidR="001977CC">
        <w:rPr>
          <w:b/>
        </w:rPr>
        <w:fldChar w:fldCharType="end"/>
      </w:r>
    </w:p>
    <w:p w14:paraId="316ACB8B" w14:textId="6A9C5D18" w:rsidR="00665AB7" w:rsidRPr="008612C3" w:rsidRDefault="00000000"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21</w:t>
      </w:r>
      <w:r w:rsidR="001977CC">
        <w:rPr>
          <w:b/>
        </w:rPr>
        <w:fldChar w:fldCharType="end"/>
      </w:r>
    </w:p>
    <w:p w14:paraId="690F72A7" w14:textId="77777777" w:rsidR="00665AB7" w:rsidRPr="008612C3" w:rsidRDefault="00665AB7" w:rsidP="00665AB7">
      <w:pPr>
        <w:pStyle w:val="Caption"/>
        <w:spacing w:line="240" w:lineRule="auto"/>
        <w:rPr>
          <w:sz w:val="20"/>
        </w:rPr>
      </w:pPr>
      <w:r w:rsidRPr="008612C3">
        <w:rPr>
          <w:sz w:val="20"/>
        </w:rPr>
        <w:t>where</w:t>
      </w:r>
    </w:p>
    <w:p w14:paraId="10AE64BC"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lastRenderedPageBreak/>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yr</w:t>
      </w:r>
      <w:r w:rsidRPr="008612C3">
        <w:rPr>
          <w:sz w:val="20"/>
          <w:vertAlign w:val="superscript"/>
        </w:rPr>
        <w:t>-1</w:t>
      </w:r>
      <w:r w:rsidRPr="008612C3">
        <w:rPr>
          <w:sz w:val="20"/>
        </w:rPr>
        <w:t>)</w:t>
      </w:r>
    </w:p>
    <w:p w14:paraId="0D5B41A3"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yr</w:t>
      </w:r>
      <w:r w:rsidRPr="008612C3">
        <w:rPr>
          <w:sz w:val="20"/>
          <w:vertAlign w:val="superscript"/>
        </w:rPr>
        <w:t>-1</w:t>
      </w:r>
      <w:r w:rsidRPr="008612C3">
        <w:rPr>
          <w:sz w:val="20"/>
        </w:rPr>
        <w:t>)</w:t>
      </w:r>
    </w:p>
    <w:p w14:paraId="00F1CCAE"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5745E71B" w14:textId="678C64E8"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w:t>
      </w:r>
      <w:r w:rsidR="00D474A9" w:rsidRPr="004E2CDC">
        <w:rPr>
          <w:sz w:val="20"/>
        </w:rPr>
        <w:t>NH</w:t>
      </w:r>
      <w:r w:rsidR="00D474A9" w:rsidRPr="004E2CDC">
        <w:rPr>
          <w:sz w:val="20"/>
          <w:vertAlign w:val="subscript"/>
        </w:rPr>
        <w:t>3</w:t>
      </w:r>
      <w:r w:rsidR="00D474A9" w:rsidRPr="004E2CDC">
        <w:rPr>
          <w:sz w:val="20"/>
        </w:rPr>
        <w:t xml:space="preserve">-N </w:t>
      </w:r>
      <w:r w:rsidRPr="004E2CDC">
        <w:rPr>
          <w:sz w:val="20"/>
        </w:rPr>
        <w:t>yr</w:t>
      </w:r>
      <w:r w:rsidRPr="004E2CDC">
        <w:rPr>
          <w:sz w:val="20"/>
          <w:vertAlign w:val="superscript"/>
        </w:rPr>
        <w:t>-1</w:t>
      </w:r>
      <w:r w:rsidRPr="004E2CDC">
        <w:rPr>
          <w:sz w:val="20"/>
        </w:rPr>
        <w:t>)</w:t>
      </w:r>
    </w:p>
    <w:p w14:paraId="2FBFE3FB"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yr</w:t>
      </w:r>
      <w:r w:rsidRPr="004E2CDC">
        <w:rPr>
          <w:sz w:val="20"/>
          <w:vertAlign w:val="superscript"/>
        </w:rPr>
        <w:t>-1</w:t>
      </w:r>
      <w:r w:rsidRPr="004E2CDC">
        <w:rPr>
          <w:sz w:val="20"/>
          <w:szCs w:val="16"/>
        </w:rPr>
        <w:t xml:space="preserve">) </w:t>
      </w:r>
    </w:p>
    <w:p w14:paraId="6F99EC12" w14:textId="77777777" w:rsidR="00665AB7" w:rsidRPr="004E2CDC" w:rsidRDefault="00665AB7" w:rsidP="00665AB7">
      <w:pPr>
        <w:pStyle w:val="Heading4"/>
      </w:pPr>
      <w:r w:rsidRPr="004E2CDC">
        <w:t>Sum of emissions related to export of biomass</w:t>
      </w:r>
    </w:p>
    <w:p w14:paraId="7F027136" w14:textId="7F558508" w:rsidR="00665AB7" w:rsidRPr="008612C3" w:rsidRDefault="00000000" w:rsidP="00665AB7">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665AB7" w:rsidRPr="008612C3">
        <w:rPr>
          <w:b/>
        </w:rPr>
        <w:t xml:space="preserve"> </w:t>
      </w:r>
      <w:r w:rsidR="00665AB7" w:rsidRPr="008612C3">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22</w:t>
      </w:r>
      <w:r w:rsidR="001977CC">
        <w:rPr>
          <w:b/>
        </w:rPr>
        <w:fldChar w:fldCharType="end"/>
      </w:r>
    </w:p>
    <w:p w14:paraId="1BBE1C6E" w14:textId="57426ACD" w:rsidR="00665AB7" w:rsidRPr="008F1506" w:rsidRDefault="00665AB7" w:rsidP="00665AB7">
      <w:pPr>
        <w:keepNext/>
        <w:tabs>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Pr="008F1506">
        <w:rPr>
          <w:b/>
          <w:szCs w:val="24"/>
        </w:rPr>
        <w:t xml:space="preserve"> </w:t>
      </w:r>
      <w:r w:rsidRPr="008F1506">
        <w:rPr>
          <w:b/>
          <w:szCs w:val="24"/>
        </w:rPr>
        <w:tab/>
      </w:r>
      <w:r w:rsidRPr="008F1506">
        <w:rPr>
          <w:b/>
        </w:rPr>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2.7.8</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23</w:t>
      </w:r>
      <w:r w:rsidR="001977CC" w:rsidRPr="008F1506">
        <w:rPr>
          <w:b/>
        </w:rPr>
        <w:fldChar w:fldCharType="end"/>
      </w:r>
    </w:p>
    <w:bookmarkStart w:id="396" w:name="_Hlk148362514"/>
    <w:p w14:paraId="12828858" w14:textId="77777777" w:rsidR="00C23661" w:rsidRPr="008F1506"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C23661" w:rsidRPr="008F1506">
        <w:rPr>
          <w:b/>
        </w:rPr>
        <w:t xml:space="preserve"> </w:t>
      </w:r>
      <w:r w:rsidR="00C23661" w:rsidRPr="008F1506">
        <w:rPr>
          <w:b/>
        </w:rPr>
        <w:tab/>
      </w:r>
    </w:p>
    <w:p w14:paraId="34B550B1" w14:textId="37872DD7" w:rsidR="00C23661" w:rsidRPr="008F1506" w:rsidRDefault="00C23661" w:rsidP="00C23661">
      <w:pPr>
        <w:keepNext/>
        <w:tabs>
          <w:tab w:val="clear" w:pos="9360"/>
          <w:tab w:val="right" w:pos="9781"/>
        </w:tabs>
        <w:spacing w:after="120"/>
        <w:ind w:left="3150" w:hanging="3150"/>
        <w:rPr>
          <w:b/>
        </w:rPr>
      </w:pPr>
      <w:r w:rsidRPr="008F1506">
        <w:rPr>
          <w:b/>
        </w:rPr>
        <w:tab/>
      </w:r>
      <w:r w:rsidRPr="008F1506">
        <w:rPr>
          <w:b/>
        </w:rPr>
        <w:tab/>
      </w:r>
      <w:r w:rsidRPr="008F1506">
        <w:rPr>
          <w:b/>
        </w:rPr>
        <w:tab/>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2.7.8</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24</w:t>
      </w:r>
      <w:r w:rsidR="001977CC" w:rsidRPr="008F1506">
        <w:rPr>
          <w:b/>
        </w:rPr>
        <w:fldChar w:fldCharType="end"/>
      </w:r>
    </w:p>
    <w:p w14:paraId="2AE55D09" w14:textId="4F5A7ABC" w:rsidR="00C23661" w:rsidRPr="008F1506"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C23661" w:rsidRPr="008F1506">
        <w:rPr>
          <w:b/>
        </w:rPr>
        <w:t xml:space="preserve"> </w:t>
      </w:r>
      <w:r w:rsidR="00C23661" w:rsidRPr="008F1506">
        <w:rPr>
          <w:b/>
        </w:rPr>
        <w:tab/>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2.7.8</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25</w:t>
      </w:r>
      <w:r w:rsidR="001977CC" w:rsidRPr="008F1506">
        <w:rPr>
          <w:b/>
        </w:rPr>
        <w:fldChar w:fldCharType="end"/>
      </w:r>
    </w:p>
    <w:p w14:paraId="3C2EE7BB" w14:textId="44BF4D48" w:rsidR="00C23661" w:rsidRPr="00D5649B" w:rsidRDefault="00000000" w:rsidP="00C23661">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C23661" w:rsidRPr="008F1506">
        <w:rPr>
          <w:b/>
        </w:rPr>
        <w:t xml:space="preserve"> </w:t>
      </w:r>
      <w:r w:rsidR="00C23661" w:rsidRPr="008F1506">
        <w:rPr>
          <w:b/>
        </w:rPr>
        <w:tab/>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2.7.8</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26</w:t>
      </w:r>
      <w:r w:rsidR="001977CC" w:rsidRPr="008F1506">
        <w:rPr>
          <w:b/>
        </w:rPr>
        <w:fldChar w:fldCharType="end"/>
      </w:r>
    </w:p>
    <w:p w14:paraId="6E7CB305" w14:textId="77777777" w:rsidR="00C23661" w:rsidRPr="00D5649B" w:rsidRDefault="00C23661" w:rsidP="00C23661">
      <w:pPr>
        <w:pStyle w:val="Caption"/>
        <w:spacing w:line="240" w:lineRule="auto"/>
        <w:rPr>
          <w:sz w:val="20"/>
        </w:rPr>
      </w:pPr>
      <w:r w:rsidRPr="00D5649B">
        <w:rPr>
          <w:sz w:val="20"/>
        </w:rPr>
        <w:t>where</w:t>
      </w:r>
    </w:p>
    <w:p w14:paraId="40ECA899"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totaldirect_export</w:t>
      </w:r>
      <w:r w:rsidRPr="004E2CDC">
        <w:rPr>
          <w:i/>
          <w:sz w:val="20"/>
          <w:vertAlign w:val="subscript"/>
        </w:rPr>
        <w:tab/>
      </w:r>
      <w:r w:rsidRPr="004E2CDC">
        <w:rPr>
          <w:sz w:val="20"/>
        </w:rPr>
        <w:t>Sum of 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520CD112"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CRN_directexport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crop residue emissions that have been exported from the farm</w:t>
      </w:r>
    </w:p>
    <w:p w14:paraId="50BD710F"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applications of manure exported from the farm</w:t>
      </w:r>
    </w:p>
    <w:p w14:paraId="0EA73E45"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total_export</w:t>
      </w:r>
      <w:proofErr w:type="spellEnd"/>
      <w:r w:rsidRPr="004E2CDC">
        <w:rPr>
          <w:i/>
          <w:sz w:val="20"/>
          <w:vertAlign w:val="subscript"/>
        </w:rPr>
        <w:tab/>
      </w:r>
      <w:r w:rsidRPr="004E2CDC">
        <w:rPr>
          <w:sz w:val="20"/>
        </w:rPr>
        <w:t>Sum of NO emissions due to export of biomass from the farm (kg NO-N yr</w:t>
      </w:r>
      <w:r w:rsidRPr="004E2CDC">
        <w:rPr>
          <w:sz w:val="20"/>
          <w:vertAlign w:val="superscript"/>
        </w:rPr>
        <w:t>-1</w:t>
      </w:r>
      <w:r w:rsidRPr="004E2CDC">
        <w:rPr>
          <w:sz w:val="20"/>
        </w:rPr>
        <w:t>)</w:t>
      </w:r>
    </w:p>
    <w:p w14:paraId="410C8D2C"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CRN_export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crop residue emissions that have been exported from the farm</w:t>
      </w:r>
    </w:p>
    <w:p w14:paraId="19909BFE"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ON_export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applications of manure exported from the farm</w:t>
      </w:r>
    </w:p>
    <w:p w14:paraId="5BBD0BEE"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totalindirect_export</w:t>
      </w:r>
      <w:r w:rsidRPr="004E2CDC">
        <w:rPr>
          <w:i/>
          <w:sz w:val="20"/>
          <w:vertAlign w:val="subscript"/>
        </w:rPr>
        <w:tab/>
      </w:r>
      <w:r w:rsidRPr="004E2CDC">
        <w:rPr>
          <w:sz w:val="20"/>
        </w:rPr>
        <w:t>Sum of indirect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7E7F8D30" w14:textId="718A12B0"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ONleach_export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 -N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N2O_N_ONLeach_Export_TFieldN_IPCC_Eq \h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7</w:t>
      </w:r>
      <w:r w:rsidRPr="004E2CDC">
        <w:rPr>
          <w:sz w:val="20"/>
        </w:rPr>
        <w:fldChar w:fldCharType="end"/>
      </w:r>
    </w:p>
    <w:p w14:paraId="7E586192" w14:textId="3C5B0084"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ONvolatilization_export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 -N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16</w:t>
      </w:r>
      <w:r w:rsidRPr="004E2CDC">
        <w:rPr>
          <w:sz w:val="20"/>
        </w:rPr>
        <w:fldChar w:fldCharType="end"/>
      </w:r>
    </w:p>
    <w:p w14:paraId="1FA4170D"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NO</w:t>
      </w:r>
      <w:r w:rsidRPr="004E2CDC">
        <w:rPr>
          <w:sz w:val="20"/>
          <w:vertAlign w:val="subscript"/>
        </w:rPr>
        <w:t>3</w:t>
      </w:r>
      <w:r w:rsidRPr="004E2CDC">
        <w:rPr>
          <w:sz w:val="20"/>
        </w:rPr>
        <w:t xml:space="preserve"> emissions due to export of biomass from the farm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75150EAF" w14:textId="0A2F9EF3" w:rsidR="00C23661" w:rsidRPr="004E2CDC" w:rsidRDefault="00C23661" w:rsidP="00C23661">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ONleach_export</w:t>
      </w:r>
      <w:r w:rsidRPr="004E2CDC">
        <w:rPr>
          <w:i/>
          <w:sz w:val="20"/>
        </w:rPr>
        <w:tab/>
      </w:r>
      <w:r w:rsidRPr="004E2CDC">
        <w:rPr>
          <w:sz w:val="20"/>
        </w:rPr>
        <w:t>NO</w:t>
      </w:r>
      <w:r w:rsidRPr="004E2CDC">
        <w:rPr>
          <w:sz w:val="20"/>
          <w:vertAlign w:val="subscript"/>
        </w:rPr>
        <w:t>3</w:t>
      </w:r>
      <w:r w:rsidRPr="004E2CDC">
        <w:rPr>
          <w:sz w:val="20"/>
        </w:rPr>
        <w:t xml:space="preserve"> emissions (kg NO</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NO3_N_ONLeach_Export_TFieldN_IPCC_Eq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12</w:t>
      </w:r>
      <w:r w:rsidRPr="004E2CDC">
        <w:rPr>
          <w:sz w:val="20"/>
        </w:rPr>
        <w:fldChar w:fldCharType="end"/>
      </w:r>
    </w:p>
    <w:p w14:paraId="43E13BEC"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NH</w:t>
      </w:r>
      <w:r w:rsidRPr="004E2CDC">
        <w:rPr>
          <w:sz w:val="20"/>
          <w:vertAlign w:val="subscript"/>
        </w:rPr>
        <w:t>3</w:t>
      </w:r>
      <w:r w:rsidRPr="004E2CDC">
        <w:rPr>
          <w:sz w:val="20"/>
        </w:rPr>
        <w:t xml:space="preserve"> emissions due to export of biomass from the farm (kg NH</w:t>
      </w:r>
      <w:r w:rsidRPr="004E2CDC">
        <w:rPr>
          <w:sz w:val="20"/>
          <w:vertAlign w:val="subscript"/>
        </w:rPr>
        <w:t>3</w:t>
      </w:r>
      <w:r w:rsidRPr="004E2CDC">
        <w:rPr>
          <w:sz w:val="20"/>
        </w:rPr>
        <w:t>-N yr</w:t>
      </w:r>
      <w:r w:rsidRPr="004E2CDC">
        <w:rPr>
          <w:sz w:val="20"/>
          <w:vertAlign w:val="superscript"/>
        </w:rPr>
        <w:t>-1</w:t>
      </w:r>
      <w:r w:rsidRPr="004E2CDC">
        <w:rPr>
          <w:sz w:val="20"/>
        </w:rPr>
        <w:t>)</w:t>
      </w:r>
    </w:p>
    <w:p w14:paraId="7D1F1965" w14:textId="5FF17F55" w:rsidR="00665AB7" w:rsidRPr="004E2CDC" w:rsidRDefault="00C23661" w:rsidP="00C23661">
      <w:pPr>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ON_export</w:t>
      </w:r>
      <w:r w:rsidRPr="004E2CDC">
        <w:rPr>
          <w:i/>
          <w:sz w:val="20"/>
        </w:rPr>
        <w:tab/>
      </w:r>
      <w:r w:rsidRPr="004E2CDC">
        <w:rPr>
          <w:sz w:val="20"/>
        </w:rPr>
        <w:t>NH</w:t>
      </w:r>
      <w:r w:rsidRPr="004E2CDC">
        <w:rPr>
          <w:sz w:val="20"/>
          <w:vertAlign w:val="subscript"/>
        </w:rPr>
        <w:t>3</w:t>
      </w:r>
      <w:r w:rsidRPr="004E2CDC">
        <w:rPr>
          <w:sz w:val="20"/>
        </w:rPr>
        <w:t xml:space="preserve"> emissions (kg NH</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NH3_N_ONVol_Export_TFieldN_IPCC_Eq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19</w:t>
      </w:r>
      <w:r w:rsidRPr="004E2CDC">
        <w:rPr>
          <w:sz w:val="20"/>
        </w:rPr>
        <w:fldChar w:fldCharType="end"/>
      </w:r>
      <w:r w:rsidRPr="004E2CDC">
        <w:rPr>
          <w:sz w:val="20"/>
        </w:rPr>
        <w:fldChar w:fldCharType="begin"/>
      </w:r>
      <w:r w:rsidRPr="004E2CDC">
        <w:rPr>
          <w:sz w:val="20"/>
        </w:rPr>
        <w:instrText xml:space="preserve"> REF NH3_N_ON_Export_TFarm_Eq \h  \* MERGEFORMAT </w:instrText>
      </w:r>
      <w:r w:rsidRPr="004E2CDC">
        <w:rPr>
          <w:sz w:val="20"/>
        </w:rPr>
      </w:r>
      <w:r w:rsidR="00000000">
        <w:rPr>
          <w:sz w:val="20"/>
        </w:rPr>
        <w:fldChar w:fldCharType="separate"/>
      </w:r>
      <w:r w:rsidRPr="004E2CDC">
        <w:rPr>
          <w:sz w:val="20"/>
        </w:rPr>
        <w:fldChar w:fldCharType="end"/>
      </w:r>
      <w:bookmarkEnd w:id="396"/>
    </w:p>
    <w:p w14:paraId="2D1E4010" w14:textId="7903CA8B" w:rsidR="00665AB7" w:rsidRPr="004E2CDC" w:rsidRDefault="00665AB7" w:rsidP="00665AB7">
      <w:pPr>
        <w:pStyle w:val="Heading4"/>
      </w:pPr>
      <w:r w:rsidRPr="004E2CDC">
        <w:t xml:space="preserve">Conversion </w:t>
      </w:r>
      <w:r w:rsidR="00AB0C3D" w:rsidRPr="004E2CDC">
        <w:t>factors</w:t>
      </w:r>
    </w:p>
    <w:p w14:paraId="7F47D5E8" w14:textId="090F4FB6" w:rsidR="00B24FE6" w:rsidRPr="004E2CDC" w:rsidRDefault="00B24FE6" w:rsidP="00B24FE6">
      <w:r w:rsidRPr="004E2CDC">
        <w:t xml:space="preserve">See Section </w:t>
      </w:r>
      <w:r w:rsidRPr="004E2CDC">
        <w:fldChar w:fldCharType="begin"/>
      </w:r>
      <w:r w:rsidRPr="004E2CDC">
        <w:instrText xml:space="preserve"> REF _Ref144201442 \r \h  \* MERGEFORMAT </w:instrText>
      </w:r>
      <w:r w:rsidRPr="004E2CDC">
        <w:fldChar w:fldCharType="separate"/>
      </w:r>
      <w:r w:rsidRPr="004E2CDC">
        <w:t>2.6.9.5</w:t>
      </w:r>
      <w:r w:rsidRPr="004E2CDC">
        <w:fldChar w:fldCharType="end"/>
      </w:r>
      <w:r w:rsidRPr="004E2CDC">
        <w:t>.</w:t>
      </w:r>
    </w:p>
    <w:p w14:paraId="383902CD" w14:textId="77777777" w:rsidR="00665AB7" w:rsidRPr="008612C3" w:rsidRDefault="00665AB7" w:rsidP="00665AB7">
      <w:pPr>
        <w:pStyle w:val="Heading4"/>
      </w:pPr>
      <w:r w:rsidRPr="004E2CDC">
        <w:t>Monthly Emission</w:t>
      </w:r>
      <w:r w:rsidRPr="008612C3">
        <w:t xml:space="preserve"> Estimate</w:t>
      </w:r>
    </w:p>
    <w:p w14:paraId="7E2D530D" w14:textId="007AA577" w:rsidR="00665AB7" w:rsidRPr="008612C3" w:rsidRDefault="00665AB7" w:rsidP="00665AB7">
      <w:pPr>
        <w:pStyle w:val="Caption"/>
      </w:pPr>
      <w:r w:rsidRPr="008612C3">
        <w:t xml:space="preserve">On the Farm Information Form, there is a </w:t>
      </w:r>
      <w:r w:rsidR="000B7D1F">
        <w:t>s</w:t>
      </w:r>
      <w:r w:rsidRPr="008612C3">
        <w:t>oil N</w:t>
      </w:r>
      <w:r w:rsidRPr="008612C3">
        <w:rPr>
          <w:vertAlign w:val="subscript"/>
        </w:rPr>
        <w:t>2</w:t>
      </w:r>
      <w:r w:rsidRPr="008612C3">
        <w:t>O breakdown section. This section contains a box for each month whereby the user will enter the percentage of yearly soil N</w:t>
      </w:r>
      <w:r w:rsidRPr="008612C3">
        <w:rPr>
          <w:vertAlign w:val="subscript"/>
        </w:rPr>
        <w:t>2</w:t>
      </w:r>
      <w:r w:rsidRPr="008612C3">
        <w:t>O emissions allocated to that month. The sum of monthly emissions should equal 100%.</w:t>
      </w:r>
    </w:p>
    <w:p w14:paraId="2BD81F19" w14:textId="78725859" w:rsidR="00665AB7" w:rsidRPr="008F1506" w:rsidRDefault="00665AB7" w:rsidP="00665AB7">
      <w:pPr>
        <w:pStyle w:val="Caption"/>
      </w:pPr>
      <w:r w:rsidRPr="008612C3">
        <w:lastRenderedPageBreak/>
        <w:t xml:space="preserve">These are </w:t>
      </w:r>
      <w:r w:rsidRPr="008F1506">
        <w:t xml:space="preserve">calculated for each crop </w:t>
      </w:r>
      <w:r w:rsidRPr="008F1506">
        <w:rPr>
          <w:color w:val="000000"/>
        </w:rPr>
        <w:t>(</w:t>
      </w:r>
      <w:r w:rsidRPr="008F1506">
        <w:t xml:space="preserve">including annual crops, perennial forages, fallow and improved grassland/pasture), </w:t>
      </w:r>
      <w:r w:rsidR="0006085C" w:rsidRPr="008F1506">
        <w:t xml:space="preserve">and for mineralized N. </w:t>
      </w:r>
      <w:r w:rsidR="0006085C" w:rsidRPr="008F1506">
        <w:rPr>
          <w:b/>
          <w:bCs w:val="0"/>
        </w:rPr>
        <w:t>Please note:</w:t>
      </w:r>
      <w:r w:rsidR="0006085C" w:rsidRPr="008F1506">
        <w:t xml:space="preserve"> this does </w:t>
      </w:r>
      <w:r w:rsidR="0006085C" w:rsidRPr="008F1506">
        <w:rPr>
          <w:u w:val="single"/>
        </w:rPr>
        <w:t>not</w:t>
      </w:r>
      <w:r w:rsidR="0006085C" w:rsidRPr="008F1506">
        <w:t xml:space="preserve"> apply to land-applied manure or digestate.</w:t>
      </w:r>
    </w:p>
    <w:p w14:paraId="1D2DC1D9" w14:textId="77777777" w:rsidR="00665AB7" w:rsidRPr="008F1506" w:rsidRDefault="00665AB7" w:rsidP="00665AB7">
      <w:pPr>
        <w:pStyle w:val="Heading5"/>
      </w:pPr>
      <w:r w:rsidRPr="008F1506">
        <w:t>N</w:t>
      </w:r>
      <w:r w:rsidRPr="008F1506">
        <w:rPr>
          <w:vertAlign w:val="subscript"/>
        </w:rPr>
        <w:t>2</w:t>
      </w:r>
      <w:r w:rsidRPr="008F1506">
        <w:t>O</w:t>
      </w:r>
    </w:p>
    <w:p w14:paraId="7F726B68" w14:textId="2F13FC8F" w:rsidR="00665AB7" w:rsidRPr="008612C3" w:rsidRDefault="00000000" w:rsidP="00665AB7">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665AB7" w:rsidRPr="008F1506">
        <w:rPr>
          <w:b/>
          <w:color w:val="000000"/>
        </w:rPr>
        <w:t xml:space="preserve"> </w:t>
      </w:r>
      <w:r w:rsidR="00665AB7" w:rsidRPr="008F1506">
        <w:rPr>
          <w:b/>
          <w:color w:val="000000"/>
        </w:rPr>
        <w:tab/>
      </w:r>
      <w:r w:rsidR="00665AB7" w:rsidRPr="008F1506">
        <w:rPr>
          <w:b/>
        </w:rPr>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2.7.8</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27</w:t>
      </w:r>
      <w:r w:rsidR="001977CC" w:rsidRPr="008F1506">
        <w:rPr>
          <w:b/>
        </w:rPr>
        <w:fldChar w:fldCharType="end"/>
      </w:r>
    </w:p>
    <w:p w14:paraId="638F8338" w14:textId="77777777" w:rsidR="00665AB7" w:rsidRPr="008612C3" w:rsidRDefault="00665AB7" w:rsidP="00665AB7">
      <w:pPr>
        <w:pStyle w:val="Caption"/>
        <w:spacing w:line="240" w:lineRule="auto"/>
        <w:rPr>
          <w:sz w:val="20"/>
        </w:rPr>
      </w:pPr>
      <w:r w:rsidRPr="008612C3">
        <w:rPr>
          <w:sz w:val="20"/>
        </w:rPr>
        <w:t>where</w:t>
      </w:r>
    </w:p>
    <w:p w14:paraId="13A9E0BA"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N source (kg N</w:t>
      </w:r>
      <w:r w:rsidRPr="008612C3">
        <w:rPr>
          <w:sz w:val="20"/>
          <w:vertAlign w:val="subscript"/>
        </w:rPr>
        <w:t>2</w:t>
      </w:r>
      <w:r w:rsidRPr="008612C3">
        <w:rPr>
          <w:sz w:val="20"/>
        </w:rPr>
        <w:t>O month</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1EE9D4"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from the presence of mineral N (kg N</w:t>
      </w:r>
      <w:r w:rsidRPr="008612C3">
        <w:rPr>
          <w:sz w:val="20"/>
          <w:vertAlign w:val="subscript"/>
        </w:rPr>
        <w:t>2</w:t>
      </w:r>
      <w:r w:rsidRPr="008612C3">
        <w:rPr>
          <w:sz w:val="20"/>
        </w:rPr>
        <w:t>O year</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FD54EF" w14:textId="2D7F66BA" w:rsidR="00665AB7" w:rsidRPr="008612C3" w:rsidRDefault="00665AB7" w:rsidP="00665AB7">
      <w:pPr>
        <w:pStyle w:val="Caption"/>
        <w:tabs>
          <w:tab w:val="clear" w:pos="2880"/>
          <w:tab w:val="clear" w:pos="9360"/>
        </w:tabs>
        <w:spacing w:before="0" w:line="240" w:lineRule="auto"/>
        <w:ind w:left="2835" w:hanging="2835"/>
        <w:rPr>
          <w:sz w:val="20"/>
        </w:rPr>
      </w:pPr>
      <w:r w:rsidRPr="008612C3">
        <w:rPr>
          <w:i/>
          <w:sz w:val="20"/>
        </w:rPr>
        <w:t>Monthly%</w:t>
      </w:r>
      <w:r w:rsidRPr="008612C3">
        <w:rPr>
          <w:sz w:val="20"/>
        </w:rPr>
        <w:tab/>
        <w:t xml:space="preserve">Percentage of annual emissions allocated to month (defaults in </w:t>
      </w:r>
      <w:r w:rsidR="00111BE6" w:rsidRPr="00111BE6">
        <w:rPr>
          <w:sz w:val="20"/>
          <w:szCs w:val="20"/>
        </w:rPr>
        <w:fldChar w:fldCharType="begin"/>
      </w:r>
      <w:r w:rsidR="00111BE6" w:rsidRPr="008333C9">
        <w:rPr>
          <w:sz w:val="20"/>
          <w:szCs w:val="20"/>
        </w:rPr>
        <w:instrText xml:space="preserve"> REF _Ref116564970 \h </w:instrText>
      </w:r>
      <w:r w:rsidR="00111BE6">
        <w:rPr>
          <w:sz w:val="20"/>
          <w:szCs w:val="20"/>
        </w:rPr>
        <w:instrText xml:space="preserve"> \* MERGEFORMAT </w:instrText>
      </w:r>
      <w:r w:rsidR="00111BE6" w:rsidRPr="00111BE6">
        <w:rPr>
          <w:sz w:val="20"/>
          <w:szCs w:val="20"/>
        </w:rPr>
      </w:r>
      <w:r w:rsidR="00111BE6" w:rsidRPr="00111BE6">
        <w:rPr>
          <w:sz w:val="20"/>
          <w:szCs w:val="20"/>
        </w:rPr>
        <w:fldChar w:fldCharType="separate"/>
      </w:r>
      <w:r w:rsidR="00ED5DB2" w:rsidRPr="00ED5DB2">
        <w:rPr>
          <w:b/>
          <w:sz w:val="20"/>
          <w:szCs w:val="20"/>
        </w:rPr>
        <w:t xml:space="preserve">Table </w:t>
      </w:r>
      <w:r w:rsidR="00ED5DB2" w:rsidRPr="00ED5DB2">
        <w:rPr>
          <w:b/>
          <w:noProof/>
          <w:sz w:val="20"/>
          <w:szCs w:val="20"/>
        </w:rPr>
        <w:t>15</w:t>
      </w:r>
      <w:r w:rsidR="00111BE6" w:rsidRPr="00111BE6">
        <w:rPr>
          <w:sz w:val="20"/>
          <w:szCs w:val="20"/>
        </w:rPr>
        <w:fldChar w:fldCharType="end"/>
      </w:r>
      <w:r w:rsidRPr="008612C3">
        <w:rPr>
          <w:sz w:val="20"/>
        </w:rPr>
        <w:t>)</w:t>
      </w:r>
    </w:p>
    <w:p w14:paraId="4CB05CD2" w14:textId="77777777" w:rsidR="00665AB7" w:rsidRPr="008612C3" w:rsidRDefault="00665AB7" w:rsidP="00665AB7">
      <w:pPr>
        <w:pStyle w:val="Heading4"/>
      </w:pPr>
      <w:r w:rsidRPr="008612C3">
        <w:t>Budgeting of Nitrogen</w:t>
      </w:r>
    </w:p>
    <w:p w14:paraId="24E5B1D8" w14:textId="77777777" w:rsidR="00665AB7" w:rsidRPr="008612C3" w:rsidRDefault="00665AB7" w:rsidP="00665AB7">
      <w:pPr>
        <w:pStyle w:val="Heading5"/>
      </w:pPr>
      <w:r w:rsidRPr="008612C3">
        <w:t>Input</w:t>
      </w:r>
    </w:p>
    <w:p w14:paraId="1AE45EDF" w14:textId="77777777" w:rsidR="00665AB7" w:rsidRPr="00BA46FF" w:rsidRDefault="00665AB7" w:rsidP="00665AB7">
      <w:r w:rsidRPr="008612C3">
        <w:t xml:space="preserve">These values are used for this equation before any of the emissions </w:t>
      </w:r>
      <w:r w:rsidRPr="00BA46FF">
        <w:t>or other losses are calculated</w:t>
      </w:r>
    </w:p>
    <w:p w14:paraId="46185BB7" w14:textId="1D62666E"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BA46FF">
        <w:rPr>
          <w:b/>
        </w:rPr>
        <w:t xml:space="preserve"> </w:t>
      </w:r>
      <w:r w:rsidRPr="00BA46FF">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28</w:t>
      </w:r>
      <w:r w:rsidR="001977CC">
        <w:rPr>
          <w:b/>
        </w:rPr>
        <w:fldChar w:fldCharType="end"/>
      </w:r>
    </w:p>
    <w:p w14:paraId="2F8358FE" w14:textId="77777777" w:rsidR="00665AB7" w:rsidRPr="008612C3" w:rsidRDefault="00665AB7" w:rsidP="00665AB7">
      <w:pPr>
        <w:pStyle w:val="Heading5"/>
      </w:pPr>
      <w:r w:rsidRPr="008612C3">
        <w:t>Emissions</w:t>
      </w:r>
    </w:p>
    <w:p w14:paraId="5CF9D61F" w14:textId="58B323A7"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highlight w:val="green"/>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8612C3">
        <w:rPr>
          <w:b/>
          <w:color w:val="000000"/>
        </w:rPr>
        <w:t xml:space="preserve"> </w:t>
      </w:r>
      <w:r w:rsidRPr="008612C3">
        <w:rPr>
          <w:b/>
          <w:color w:val="000000"/>
        </w:rPr>
        <w:tab/>
      </w:r>
      <w:r w:rsidRPr="008612C3">
        <w:rPr>
          <w:b/>
          <w:color w:val="000000"/>
        </w:rPr>
        <w:tab/>
      </w:r>
      <w:r w:rsidRPr="008F1506">
        <w:rPr>
          <w:b/>
        </w:rPr>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2.7.8</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29</w:t>
      </w:r>
      <w:r w:rsidR="001977CC" w:rsidRPr="008F1506">
        <w:rPr>
          <w:b/>
        </w:rPr>
        <w:fldChar w:fldCharType="end"/>
      </w:r>
    </w:p>
    <w:p w14:paraId="779858E5" w14:textId="77777777" w:rsidR="00665AB7" w:rsidRPr="008612C3" w:rsidRDefault="00665AB7" w:rsidP="00665AB7">
      <w:pPr>
        <w:pStyle w:val="Heading5"/>
      </w:pPr>
      <w:r w:rsidRPr="008612C3">
        <w:t>Nitrogen Uptake</w:t>
      </w:r>
    </w:p>
    <w:p w14:paraId="2A975024" w14:textId="74197B71"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SOC(t, field n)</m:t>
            </m:r>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8612C3">
        <w:rPr>
          <w:b/>
          <w:szCs w:val="24"/>
        </w:rPr>
        <w:t xml:space="preserve"> </w:t>
      </w:r>
      <w:r w:rsidRPr="008612C3">
        <w:rPr>
          <w:b/>
          <w:szCs w:val="24"/>
        </w:rPr>
        <w:tab/>
      </w:r>
      <w:r w:rsidRPr="00BB0F2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30</w:t>
      </w:r>
      <w:r w:rsidR="001977CC">
        <w:rPr>
          <w:b/>
        </w:rPr>
        <w:fldChar w:fldCharType="end"/>
      </w:r>
    </w:p>
    <w:p w14:paraId="09EA2DCD" w14:textId="77777777" w:rsidR="00665AB7" w:rsidRPr="008612C3" w:rsidRDefault="00665AB7" w:rsidP="00665AB7">
      <w:pPr>
        <w:pStyle w:val="Heading5"/>
      </w:pPr>
      <w:r w:rsidRPr="008612C3">
        <w:t>Total Output</w:t>
      </w:r>
    </w:p>
    <w:p w14:paraId="77EBD834" w14:textId="232A5194"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8612C3">
        <w:rPr>
          <w:b/>
        </w:rPr>
        <w:t xml:space="preserve"> </w:t>
      </w:r>
      <w:r w:rsidRPr="008612C3">
        <w:rPr>
          <w:b/>
        </w:rPr>
        <w:tab/>
      </w:r>
      <w:r w:rsidRPr="00BA46F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31</w:t>
      </w:r>
      <w:r w:rsidR="001977CC">
        <w:rPr>
          <w:b/>
        </w:rPr>
        <w:fldChar w:fldCharType="end"/>
      </w:r>
    </w:p>
    <w:p w14:paraId="2DD22EB7" w14:textId="77777777" w:rsidR="00665AB7" w:rsidRPr="008612C3" w:rsidRDefault="00665AB7" w:rsidP="00665AB7">
      <w:pPr>
        <w:pStyle w:val="Heading5"/>
      </w:pPr>
      <w:r w:rsidRPr="008612C3">
        <w:t>Overflow pools and N</w:t>
      </w:r>
      <w:r w:rsidRPr="008612C3">
        <w:rPr>
          <w:vertAlign w:val="subscript"/>
        </w:rPr>
        <w:t>2</w:t>
      </w:r>
      <w:r w:rsidRPr="008612C3">
        <w:t xml:space="preserve"> losses</w:t>
      </w:r>
    </w:p>
    <w:p w14:paraId="7356E4A4" w14:textId="75106703" w:rsidR="00665AB7" w:rsidRPr="008612C3" w:rsidRDefault="00665AB7" w:rsidP="00665AB7">
      <w:pPr>
        <w:keepNext/>
        <w:tabs>
          <w:tab w:val="clear" w:pos="9360"/>
          <w:tab w:val="right" w:pos="9781"/>
        </w:tabs>
        <w:rPr>
          <w:b/>
        </w:rPr>
      </w:pPr>
      <w:r w:rsidRPr="008612C3">
        <w:rPr>
          <w:b/>
        </w:rPr>
        <w:t xml:space="preserve">These values are taken from the end of the N cycle (section </w:t>
      </w:r>
      <w:r w:rsidR="00ED5DB2">
        <w:rPr>
          <w:b/>
        </w:rPr>
        <w:fldChar w:fldCharType="begin"/>
      </w:r>
      <w:r w:rsidR="00ED5DB2">
        <w:rPr>
          <w:b/>
        </w:rPr>
        <w:instrText xml:space="preserve"> REF _Ref133307933 \r \h </w:instrText>
      </w:r>
      <w:r w:rsidR="00ED5DB2">
        <w:rPr>
          <w:b/>
        </w:rPr>
      </w:r>
      <w:r w:rsidR="00ED5DB2">
        <w:rPr>
          <w:b/>
        </w:rPr>
        <w:fldChar w:fldCharType="separate"/>
      </w:r>
      <w:r w:rsidR="00ED5DB2">
        <w:rPr>
          <w:b/>
        </w:rPr>
        <w:t>2.7.7</w:t>
      </w:r>
      <w:r w:rsidR="00ED5DB2">
        <w:rPr>
          <w:b/>
        </w:rPr>
        <w:fldChar w:fldCharType="end"/>
      </w:r>
      <w:r w:rsidRPr="008612C3">
        <w:rPr>
          <w:b/>
        </w:rPr>
        <w:t>) after all calculations have been completed.</w:t>
      </w:r>
    </w:p>
    <w:p w14:paraId="678E5053" w14:textId="057AFA6A" w:rsidR="00665AB7" w:rsidRPr="00D5649B" w:rsidRDefault="00665AB7" w:rsidP="00665AB7">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8612C3">
        <w:rPr>
          <w:b/>
          <w:szCs w:val="24"/>
        </w:rPr>
        <w:t xml:space="preserve"> </w:t>
      </w:r>
      <w:r w:rsidRPr="008612C3">
        <w:rPr>
          <w:b/>
          <w:szCs w:val="24"/>
        </w:rPr>
        <w:tab/>
      </w:r>
      <w:r w:rsidRPr="00BA46F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2.7.8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32</w:t>
      </w:r>
      <w:r w:rsidR="001977CC">
        <w:rPr>
          <w:b/>
        </w:rPr>
        <w:fldChar w:fldCharType="end"/>
      </w:r>
    </w:p>
    <w:p w14:paraId="55FD07B6" w14:textId="45F9CE73" w:rsidR="00665AB7" w:rsidRDefault="00E57B5D" w:rsidP="007A01A2">
      <w:pPr>
        <w:pStyle w:val="Heading2"/>
        <w:pageBreakBefore/>
      </w:pPr>
      <w:bookmarkStart w:id="397" w:name="_Ref151041024"/>
      <w:bookmarkStart w:id="398" w:name="_Ref151041065"/>
      <w:bookmarkStart w:id="399" w:name="_Toc152758573"/>
      <w:r>
        <w:lastRenderedPageBreak/>
        <w:t>References</w:t>
      </w:r>
      <w:bookmarkEnd w:id="397"/>
      <w:bookmarkEnd w:id="398"/>
      <w:bookmarkEnd w:id="399"/>
    </w:p>
    <w:p w14:paraId="68DFA786" w14:textId="0A9DF8B1" w:rsidR="00B61455" w:rsidRPr="00356532" w:rsidRDefault="00FB14EA" w:rsidP="003C1CE1">
      <w:pPr>
        <w:pStyle w:val="Caption"/>
        <w:spacing w:after="120" w:line="240" w:lineRule="auto"/>
        <w:rPr>
          <w:b/>
          <w:lang w:val="de-DE"/>
        </w:rPr>
      </w:pPr>
      <w:r w:rsidRPr="00356532">
        <w:rPr>
          <w:b/>
          <w:lang w:val="de-DE"/>
        </w:rPr>
        <w:t>2.</w:t>
      </w:r>
      <w:r w:rsidR="004F291D" w:rsidRPr="00356532">
        <w:rPr>
          <w:b/>
          <w:lang w:val="de-DE"/>
        </w:rPr>
        <w:t>1</w:t>
      </w:r>
      <w:r w:rsidRPr="00356532">
        <w:rPr>
          <w:b/>
          <w:lang w:val="de-DE"/>
        </w:rPr>
        <w:t xml:space="preserve"> </w:t>
      </w:r>
      <w:r w:rsidR="00B61455" w:rsidRPr="00356532">
        <w:rPr>
          <w:b/>
          <w:lang w:val="de-DE"/>
        </w:rPr>
        <w:t>ICBM</w:t>
      </w:r>
    </w:p>
    <w:p w14:paraId="672AB431" w14:textId="77777777" w:rsidR="00B61455" w:rsidRPr="007A01A2" w:rsidRDefault="00B61455" w:rsidP="00B61455">
      <w:pPr>
        <w:tabs>
          <w:tab w:val="left" w:pos="7920"/>
        </w:tabs>
        <w:ind w:left="284" w:hanging="284"/>
        <w:rPr>
          <w:sz w:val="20"/>
        </w:rPr>
      </w:pPr>
      <w:r w:rsidRPr="00356532">
        <w:rPr>
          <w:sz w:val="20"/>
          <w:lang w:val="de-DE"/>
        </w:rPr>
        <w:t xml:space="preserve">Andrén, O. and T. Kätterer. </w:t>
      </w:r>
      <w:r w:rsidRPr="007A01A2">
        <w:rPr>
          <w:sz w:val="20"/>
        </w:rPr>
        <w:t>1997. ICBM: The Introductory Carbon Balance Model for exploration of soil carbon balances. Ecological Applications 74: 1226-1236.</w:t>
      </w:r>
    </w:p>
    <w:p w14:paraId="3AF61317" w14:textId="77777777" w:rsidR="005B00D3" w:rsidRPr="002F4C24" w:rsidRDefault="005B00D3" w:rsidP="005B00D3">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6C4FA6F2" w14:textId="77777777" w:rsidR="00B61455" w:rsidRPr="007A01A2" w:rsidRDefault="00B61455" w:rsidP="00B61455">
      <w:pPr>
        <w:ind w:left="284" w:hanging="284"/>
        <w:rPr>
          <w:sz w:val="20"/>
        </w:rPr>
      </w:pPr>
      <w:r w:rsidRPr="007A01A2">
        <w:rPr>
          <w:sz w:val="20"/>
          <w:lang w:val="de-DE"/>
        </w:rPr>
        <w:t xml:space="preserve">Bolinder, M.A., O. Andrén, T. Kätterer, &amp; L.E. Parent. </w:t>
      </w:r>
      <w:r w:rsidRPr="007A01A2">
        <w:rPr>
          <w:sz w:val="20"/>
        </w:rPr>
        <w:t>2008. Soil organic carbon sequestration potential for Canadian Agricultural Ecoregions calculated using the Introductory Carbon Balance Model. Canadian Journal of Soil Science 88: 451-460.</w:t>
      </w:r>
    </w:p>
    <w:p w14:paraId="46C48860" w14:textId="77777777" w:rsidR="00B61455" w:rsidRPr="007A01A2" w:rsidRDefault="00B61455" w:rsidP="00B61455">
      <w:pPr>
        <w:ind w:left="284" w:hanging="284"/>
        <w:rPr>
          <w:sz w:val="20"/>
        </w:rPr>
      </w:pPr>
      <w:r w:rsidRPr="007A01A2">
        <w:rPr>
          <w:sz w:val="20"/>
        </w:rPr>
        <w:t xml:space="preserve">Bolinder, M.A., H.H. Janzen, E.G. Gregorich, D.A. Angers, &amp; </w:t>
      </w:r>
      <w:proofErr w:type="spellStart"/>
      <w:r w:rsidRPr="007A01A2">
        <w:rPr>
          <w:sz w:val="20"/>
        </w:rPr>
        <w:t>A.J.VandenBygaart</w:t>
      </w:r>
      <w:proofErr w:type="spellEnd"/>
      <w:r w:rsidRPr="007A01A2">
        <w:rPr>
          <w:sz w:val="20"/>
        </w:rPr>
        <w:t xml:space="preserve">. 2007. An approach for estimating net primary productivity and annual carbon inputs to soil for common agricultural crops in Canada. Agriculture, Ecosystems and Environment 118: 29-42. </w:t>
      </w:r>
    </w:p>
    <w:p w14:paraId="7CB0AB74" w14:textId="77777777" w:rsidR="00B61455" w:rsidRPr="007A01A2" w:rsidRDefault="00B61455" w:rsidP="00B61455">
      <w:pPr>
        <w:ind w:left="284" w:hanging="284"/>
        <w:rPr>
          <w:sz w:val="20"/>
        </w:rPr>
      </w:pPr>
      <w:r w:rsidRPr="007A01A2">
        <w:rPr>
          <w:sz w:val="20"/>
        </w:rPr>
        <w:t>Gan, Y.T., C.A. Campbell, H.H. Janzen, R.L. Lemke, P. Basnyat, &amp; C.L. McDonald. 2009. Carbon input to soil from oilseed and pulse crops on the Canadian prairies. Agriculture, Ecosystems and Environment 132: 290-297.</w:t>
      </w:r>
    </w:p>
    <w:p w14:paraId="62E22D7B" w14:textId="77777777" w:rsidR="007A01A2" w:rsidRPr="007A01A2" w:rsidRDefault="007A01A2" w:rsidP="007A01A2">
      <w:pPr>
        <w:rPr>
          <w:rFonts w:cstheme="minorHAnsi"/>
          <w:sz w:val="20"/>
        </w:rPr>
      </w:pPr>
      <w:r w:rsidRPr="007A01A2">
        <w:rPr>
          <w:rFonts w:cstheme="minorHAnsi"/>
          <w:sz w:val="20"/>
        </w:rPr>
        <w:t>Janzen, H., 2017. Personal communication</w:t>
      </w:r>
    </w:p>
    <w:p w14:paraId="20AE8684" w14:textId="77777777" w:rsidR="00B61455" w:rsidRPr="007A01A2" w:rsidRDefault="00B61455" w:rsidP="00B61455">
      <w:pPr>
        <w:ind w:left="284" w:hanging="284"/>
        <w:rPr>
          <w:sz w:val="20"/>
        </w:rPr>
      </w:pPr>
      <w:r w:rsidRPr="007A01A2">
        <w:rPr>
          <w:sz w:val="20"/>
        </w:rPr>
        <w:t>Janzen, H.H., K.A. Beauchemin, Y. Bruinsma, C.A. Campbell, R.L. Desjardins, B. H. Ellert and E.G. Smith. 2003. The fate of nitrogen in agroecosystems: An illustration using Canadian estimates. Nutrient Cycling in Agroecosystems 67: 85-102.</w:t>
      </w:r>
    </w:p>
    <w:p w14:paraId="626B35B7" w14:textId="08CBDE1A" w:rsidR="00B61455" w:rsidRDefault="00B61455" w:rsidP="00B61455">
      <w:pPr>
        <w:ind w:left="284" w:hanging="284"/>
        <w:rPr>
          <w:ins w:id="400" w:author="Pogue, Sarah" w:date="2022-11-23T09:20:00Z"/>
          <w:sz w:val="20"/>
        </w:rPr>
      </w:pPr>
      <w:proofErr w:type="spellStart"/>
      <w:r w:rsidRPr="007A01A2">
        <w:rPr>
          <w:sz w:val="20"/>
        </w:rPr>
        <w:t>Kätterer</w:t>
      </w:r>
      <w:proofErr w:type="spellEnd"/>
      <w:r w:rsidRPr="007A01A2">
        <w:rPr>
          <w:sz w:val="20"/>
        </w:rPr>
        <w:t xml:space="preserve">, T., L. Andersson, O. Andrén, and J. Persson. 2008. Long-term impact of </w:t>
      </w:r>
      <w:proofErr w:type="spellStart"/>
      <w:r w:rsidRPr="007A01A2">
        <w:rPr>
          <w:sz w:val="20"/>
        </w:rPr>
        <w:t>chronosequential</w:t>
      </w:r>
      <w:proofErr w:type="spellEnd"/>
      <w:r w:rsidRPr="007A01A2">
        <w:rPr>
          <w:sz w:val="20"/>
        </w:rPr>
        <w:t xml:space="preserve"> land use change on soil carbon stocks on a Swedish farm. Nutrient Cycling in Agroecosystems 81: 145-155.</w:t>
      </w:r>
    </w:p>
    <w:p w14:paraId="10142E97" w14:textId="4D1FE9D6" w:rsidR="0073797F" w:rsidRPr="00356532" w:rsidRDefault="00591F6C" w:rsidP="006340D1">
      <w:pPr>
        <w:ind w:left="284" w:hanging="284"/>
        <w:rPr>
          <w:sz w:val="20"/>
        </w:rPr>
      </w:pPr>
      <w:proofErr w:type="spellStart"/>
      <w:r>
        <w:rPr>
          <w:sz w:val="20"/>
        </w:rPr>
        <w:t>Kätterer</w:t>
      </w:r>
      <w:proofErr w:type="spellEnd"/>
      <w:r>
        <w:rPr>
          <w:sz w:val="20"/>
        </w:rPr>
        <w:t>, T. and</w:t>
      </w:r>
      <w:r w:rsidR="0073797F">
        <w:rPr>
          <w:sz w:val="20"/>
        </w:rPr>
        <w:t xml:space="preserve"> </w:t>
      </w:r>
      <w:r w:rsidR="0073797F" w:rsidRPr="00356532">
        <w:rPr>
          <w:sz w:val="20"/>
        </w:rPr>
        <w:t xml:space="preserve">O. Andrén. 2009. Predicting daily soil temperature profiles in arable soils in cold temperate regions from air temperature and leaf area index. Acta </w:t>
      </w:r>
      <w:proofErr w:type="spellStart"/>
      <w:r w:rsidR="0073797F" w:rsidRPr="00356532">
        <w:rPr>
          <w:sz w:val="20"/>
        </w:rPr>
        <w:t>Agriculturae</w:t>
      </w:r>
      <w:proofErr w:type="spellEnd"/>
      <w:r w:rsidR="0073797F" w:rsidRPr="00356532">
        <w:rPr>
          <w:sz w:val="20"/>
        </w:rPr>
        <w:t xml:space="preserve"> Scandinavica Section </w:t>
      </w:r>
      <w:r w:rsidR="006340D1" w:rsidRPr="00356532">
        <w:rPr>
          <w:sz w:val="20"/>
        </w:rPr>
        <w:t>B – Soil and Plant Science 59:</w:t>
      </w:r>
      <w:r w:rsidR="0073797F" w:rsidRPr="00356532">
        <w:rPr>
          <w:sz w:val="20"/>
        </w:rPr>
        <w:t xml:space="preserve"> 77-86. </w:t>
      </w:r>
      <w:hyperlink r:id="rId90" w:history="1">
        <w:r w:rsidR="0073797F" w:rsidRPr="00356532">
          <w:rPr>
            <w:rStyle w:val="Hyperlink"/>
            <w:sz w:val="20"/>
          </w:rPr>
          <w:t>https://doi.org/10.1080/09064710801920321</w:t>
        </w:r>
      </w:hyperlink>
      <w:r w:rsidR="0073797F" w:rsidRPr="00356532">
        <w:rPr>
          <w:sz w:val="20"/>
        </w:rPr>
        <w:t xml:space="preserve"> </w:t>
      </w:r>
    </w:p>
    <w:p w14:paraId="5EECE3C1" w14:textId="0797A114" w:rsidR="007A01A2" w:rsidRPr="00E41140" w:rsidRDefault="00E1518A" w:rsidP="00E1518A">
      <w:pPr>
        <w:ind w:left="284" w:hanging="284"/>
        <w:rPr>
          <w:rFonts w:cstheme="minorHAnsi"/>
          <w:sz w:val="20"/>
        </w:rPr>
      </w:pPr>
      <w:r w:rsidRPr="00356532">
        <w:rPr>
          <w:sz w:val="20"/>
          <w:lang w:val="de-DE"/>
        </w:rPr>
        <w:t>Kröbel, R.,</w:t>
      </w:r>
      <w:r w:rsidRPr="00356532">
        <w:rPr>
          <w:lang w:val="de-DE"/>
        </w:rPr>
        <w:t xml:space="preserve"> </w:t>
      </w:r>
      <w:r w:rsidRPr="00356532">
        <w:rPr>
          <w:sz w:val="20"/>
          <w:lang w:val="de-DE"/>
        </w:rPr>
        <w:t xml:space="preserve">M.A. Bolinder, H.H. Janzen, S.M. Little, A.J. Vandenbygaart, and T. Kätterer. </w:t>
      </w:r>
      <w:r w:rsidRPr="00D5649B">
        <w:rPr>
          <w:sz w:val="20"/>
        </w:rPr>
        <w:t xml:space="preserve">2016. Canadian farm-level soil carbon change assessment by merging the greenhouse gas model </w:t>
      </w:r>
      <w:proofErr w:type="spellStart"/>
      <w:r w:rsidRPr="00D5649B">
        <w:rPr>
          <w:sz w:val="20"/>
        </w:rPr>
        <w:t>Holos</w:t>
      </w:r>
      <w:proofErr w:type="spellEnd"/>
      <w:r w:rsidRPr="00D5649B">
        <w:rPr>
          <w:sz w:val="20"/>
        </w:rPr>
        <w:t xml:space="preserve"> with the Introductory Carbon Balance Model (ICBM). Agricultural Systems 143: 76–85.</w:t>
      </w:r>
      <w:r w:rsidR="00EF6067" w:rsidRPr="00E41140">
        <w:rPr>
          <w:rFonts w:cstheme="minorHAnsi"/>
          <w:sz w:val="20"/>
        </w:rPr>
        <w:t xml:space="preserve"> </w:t>
      </w:r>
    </w:p>
    <w:p w14:paraId="62C8328D" w14:textId="471D4F77" w:rsidR="007A01A2" w:rsidRPr="007A01A2" w:rsidRDefault="00D07E3F" w:rsidP="00D07E3F">
      <w:pPr>
        <w:ind w:left="284" w:hanging="284"/>
        <w:rPr>
          <w:rFonts w:cstheme="minorHAnsi"/>
          <w:sz w:val="20"/>
        </w:rPr>
      </w:pPr>
      <w:r w:rsidRPr="00D07E3F">
        <w:rPr>
          <w:rFonts w:cstheme="minorHAnsi"/>
          <w:sz w:val="20"/>
        </w:rPr>
        <w:t>Rotz, C.A. and R.E. Muck. 1994. Changes in Forage Quality during Harvest</w:t>
      </w:r>
      <w:r>
        <w:rPr>
          <w:rFonts w:cstheme="minorHAnsi"/>
          <w:sz w:val="20"/>
        </w:rPr>
        <w:t xml:space="preserve"> </w:t>
      </w:r>
      <w:r w:rsidRPr="00D07E3F">
        <w:rPr>
          <w:rFonts w:cstheme="minorHAnsi"/>
          <w:sz w:val="20"/>
        </w:rPr>
        <w:t>and Storage. In: Forage Quality, Evaluation, and Utilization, Eds. G.C.</w:t>
      </w:r>
      <w:r>
        <w:rPr>
          <w:rFonts w:cstheme="minorHAnsi"/>
          <w:sz w:val="20"/>
        </w:rPr>
        <w:t xml:space="preserve"> </w:t>
      </w:r>
      <w:r w:rsidRPr="00D07E3F">
        <w:rPr>
          <w:rFonts w:cstheme="minorHAnsi"/>
          <w:sz w:val="20"/>
        </w:rPr>
        <w:t>Fahey, Jr. et al. Am. Soc. Agron., Madison, WI. pp. 828-868.</w:t>
      </w:r>
    </w:p>
    <w:p w14:paraId="45F89D6C" w14:textId="77777777" w:rsidR="00B61455" w:rsidRPr="007A01A2" w:rsidRDefault="00B61455" w:rsidP="00B61455">
      <w:pPr>
        <w:ind w:left="284" w:hanging="284"/>
        <w:rPr>
          <w:sz w:val="20"/>
        </w:rPr>
      </w:pPr>
      <w:r w:rsidRPr="007A01A2">
        <w:rPr>
          <w:sz w:val="20"/>
        </w:rPr>
        <w:t xml:space="preserve">Soil Landscapes of Canada Working Group, 2010. Soil Landscapes of Canada version 3.2. Agriculture and Agri-Food Canada. (digital map and database at 1:1 million scale). </w:t>
      </w:r>
      <w:hyperlink r:id="rId91" w:history="1">
        <w:r w:rsidRPr="007A01A2">
          <w:rPr>
            <w:rStyle w:val="Hyperlink"/>
            <w:sz w:val="20"/>
          </w:rPr>
          <w:t>http://sis.agr.gc.ca/cansis/nsdb/slc/v3.2/index.html</w:t>
        </w:r>
      </w:hyperlink>
    </w:p>
    <w:p w14:paraId="0B465C05" w14:textId="51CE48A5" w:rsidR="00B61455" w:rsidRPr="007A01A2" w:rsidRDefault="00B61455" w:rsidP="002D65FC">
      <w:pPr>
        <w:ind w:left="284" w:hanging="284"/>
        <w:rPr>
          <w:rFonts w:cstheme="minorHAnsi"/>
          <w:sz w:val="20"/>
        </w:rPr>
      </w:pPr>
      <w:r w:rsidRPr="007A01A2">
        <w:rPr>
          <w:rFonts w:cstheme="minorHAnsi"/>
          <w:sz w:val="20"/>
        </w:rPr>
        <w:t>Thorpe</w:t>
      </w:r>
      <w:r w:rsidR="002D65FC">
        <w:rPr>
          <w:rFonts w:cstheme="minorHAnsi"/>
          <w:sz w:val="20"/>
        </w:rPr>
        <w:t>, J.,</w:t>
      </w:r>
      <w:r w:rsidRPr="007A01A2">
        <w:rPr>
          <w:rFonts w:cstheme="minorHAnsi"/>
          <w:sz w:val="20"/>
        </w:rPr>
        <w:t xml:space="preserve"> 2011</w:t>
      </w:r>
      <w:r w:rsidR="002D65FC">
        <w:rPr>
          <w:rFonts w:cstheme="minorHAnsi"/>
          <w:sz w:val="20"/>
        </w:rPr>
        <w:t xml:space="preserve">. </w:t>
      </w:r>
      <w:r w:rsidR="002D65FC" w:rsidRPr="002D65FC">
        <w:rPr>
          <w:rFonts w:cstheme="minorHAnsi"/>
          <w:sz w:val="20"/>
        </w:rPr>
        <w:t>Vulnerability of Prairie Grasslands</w:t>
      </w:r>
      <w:r w:rsidR="002D65FC">
        <w:rPr>
          <w:rFonts w:cstheme="minorHAnsi"/>
          <w:sz w:val="20"/>
        </w:rPr>
        <w:t xml:space="preserve"> </w:t>
      </w:r>
      <w:r w:rsidR="002D65FC" w:rsidRPr="002D65FC">
        <w:rPr>
          <w:rFonts w:cstheme="minorHAnsi"/>
          <w:sz w:val="20"/>
        </w:rPr>
        <w:t>to Climate Change</w:t>
      </w:r>
      <w:r w:rsidR="002D65FC">
        <w:rPr>
          <w:rFonts w:cstheme="minorHAnsi"/>
          <w:sz w:val="20"/>
        </w:rPr>
        <w:t xml:space="preserve">. Limited Report, </w:t>
      </w:r>
      <w:r w:rsidR="002D65FC" w:rsidRPr="002D65FC">
        <w:rPr>
          <w:rFonts w:cstheme="minorHAnsi"/>
          <w:sz w:val="20"/>
        </w:rPr>
        <w:t>Saskatchewan Research Council</w:t>
      </w:r>
      <w:r w:rsidR="002D65FC">
        <w:rPr>
          <w:rFonts w:cstheme="minorHAnsi"/>
          <w:sz w:val="20"/>
        </w:rPr>
        <w:t xml:space="preserve">, </w:t>
      </w:r>
      <w:r w:rsidR="002D65FC" w:rsidRPr="002D65FC">
        <w:rPr>
          <w:rFonts w:cstheme="minorHAnsi"/>
          <w:sz w:val="20"/>
        </w:rPr>
        <w:t>SRC Publication No. 12855-2E11</w:t>
      </w:r>
      <w:r w:rsidR="002D65FC">
        <w:rPr>
          <w:rFonts w:cstheme="minorHAnsi"/>
          <w:sz w:val="20"/>
        </w:rPr>
        <w:t xml:space="preserve">. Saskatoon, SK, Canada. </w:t>
      </w:r>
      <w:hyperlink r:id="rId92" w:history="1">
        <w:r w:rsidR="002D65FC" w:rsidRPr="007D1116">
          <w:rPr>
            <w:rStyle w:val="Hyperlink"/>
            <w:rFonts w:cstheme="minorHAnsi"/>
            <w:sz w:val="20"/>
          </w:rPr>
          <w:t>https://www.parc.ca/rac/fileManagement/upload/12855-2E11%20Vulnerability%20of%20Grasslands%20to%20climate%20change.pdf</w:t>
        </w:r>
      </w:hyperlink>
      <w:r w:rsidR="002D65FC">
        <w:rPr>
          <w:rFonts w:cstheme="minorHAnsi"/>
          <w:sz w:val="20"/>
        </w:rPr>
        <w:t xml:space="preserve"> </w:t>
      </w:r>
    </w:p>
    <w:p w14:paraId="1325D973" w14:textId="695A5811" w:rsidR="00B61455" w:rsidRPr="007A01A2" w:rsidRDefault="00FB14EA" w:rsidP="003C1CE1">
      <w:pPr>
        <w:spacing w:after="120"/>
        <w:rPr>
          <w:rFonts w:cstheme="minorHAnsi"/>
          <w:b/>
          <w:szCs w:val="24"/>
        </w:rPr>
      </w:pPr>
      <w:r>
        <w:rPr>
          <w:rFonts w:cstheme="minorHAnsi"/>
          <w:b/>
          <w:szCs w:val="24"/>
        </w:rPr>
        <w:t xml:space="preserve">2.2 </w:t>
      </w:r>
      <w:r w:rsidR="00B61455" w:rsidRPr="007A01A2">
        <w:rPr>
          <w:rFonts w:cstheme="minorHAnsi"/>
          <w:b/>
          <w:szCs w:val="24"/>
        </w:rPr>
        <w:t>IPCC TIER 2</w:t>
      </w:r>
    </w:p>
    <w:p w14:paraId="0700552B" w14:textId="1C6BE96E" w:rsidR="00E1518A" w:rsidRPr="002F4C24" w:rsidRDefault="00E1518A" w:rsidP="002F4C24">
      <w:pPr>
        <w:ind w:left="284" w:hanging="284"/>
        <w:rPr>
          <w:rFonts w:cstheme="minorHAnsi"/>
          <w:sz w:val="22"/>
        </w:rPr>
      </w:pPr>
      <w:r w:rsidRPr="002F4C24">
        <w:rPr>
          <w:rFonts w:cstheme="minorHAnsi"/>
          <w:sz w:val="20"/>
          <w:szCs w:val="22"/>
        </w:rPr>
        <w:t>Baron, V.</w:t>
      </w:r>
      <w:r w:rsidR="00AA168C" w:rsidRPr="002F4C24">
        <w:rPr>
          <w:rFonts w:cstheme="minorHAnsi"/>
          <w:sz w:val="20"/>
          <w:szCs w:val="22"/>
        </w:rPr>
        <w:t>S.</w:t>
      </w:r>
      <w:r w:rsidRPr="002F4C24">
        <w:rPr>
          <w:rFonts w:cstheme="minorHAnsi"/>
          <w:sz w:val="20"/>
          <w:szCs w:val="22"/>
        </w:rPr>
        <w:t>,</w:t>
      </w:r>
      <w:r w:rsidR="00AA168C" w:rsidRPr="002F4C24">
        <w:rPr>
          <w:rFonts w:cstheme="minorHAnsi"/>
          <w:sz w:val="20"/>
          <w:szCs w:val="22"/>
        </w:rPr>
        <w:t xml:space="preserve"> </w:t>
      </w:r>
      <w:proofErr w:type="spellStart"/>
      <w:r w:rsidR="00AA168C" w:rsidRPr="002F4C24">
        <w:rPr>
          <w:rFonts w:cstheme="minorHAnsi"/>
          <w:sz w:val="20"/>
          <w:szCs w:val="22"/>
        </w:rPr>
        <w:t>Mapfume</w:t>
      </w:r>
      <w:proofErr w:type="spellEnd"/>
      <w:r w:rsidR="00AA168C" w:rsidRPr="002F4C24">
        <w:rPr>
          <w:rFonts w:cstheme="minorHAnsi"/>
          <w:sz w:val="20"/>
          <w:szCs w:val="22"/>
        </w:rPr>
        <w:t xml:space="preserve">, E., Dick, A.C., </w:t>
      </w:r>
      <w:proofErr w:type="spellStart"/>
      <w:r w:rsidR="00AA168C" w:rsidRPr="002F4C24">
        <w:rPr>
          <w:rFonts w:cstheme="minorHAnsi"/>
          <w:sz w:val="20"/>
          <w:szCs w:val="22"/>
        </w:rPr>
        <w:t>Naeth</w:t>
      </w:r>
      <w:proofErr w:type="spellEnd"/>
      <w:r w:rsidR="00AA168C" w:rsidRPr="002F4C24">
        <w:rPr>
          <w:rFonts w:cstheme="minorHAnsi"/>
          <w:sz w:val="20"/>
          <w:szCs w:val="22"/>
        </w:rPr>
        <w:t xml:space="preserve">, M.A., Okine, E.K., and </w:t>
      </w:r>
      <w:proofErr w:type="spellStart"/>
      <w:r w:rsidR="00AA168C" w:rsidRPr="002F4C24">
        <w:rPr>
          <w:rFonts w:cstheme="minorHAnsi"/>
          <w:sz w:val="20"/>
          <w:szCs w:val="22"/>
        </w:rPr>
        <w:t>Chanasyk</w:t>
      </w:r>
      <w:proofErr w:type="spellEnd"/>
      <w:r w:rsidR="00AA168C" w:rsidRPr="002F4C24">
        <w:rPr>
          <w:rFonts w:cstheme="minorHAnsi"/>
          <w:sz w:val="20"/>
          <w:szCs w:val="22"/>
        </w:rPr>
        <w:t xml:space="preserve">, D.S., 2002. Grazing intensity impacts on pasture carbon and nitrogen flow. </w:t>
      </w:r>
      <w:r w:rsidR="002F4C24" w:rsidRPr="002F4C24">
        <w:rPr>
          <w:rFonts w:cstheme="minorHAnsi"/>
          <w:sz w:val="20"/>
          <w:szCs w:val="22"/>
        </w:rPr>
        <w:t>Journal of Range Management 55(6), 535-541.</w:t>
      </w:r>
    </w:p>
    <w:p w14:paraId="1F4B65BF" w14:textId="097E788D" w:rsidR="007A01A2" w:rsidRPr="00D5649B" w:rsidRDefault="007A01A2" w:rsidP="007A01A2">
      <w:pPr>
        <w:ind w:left="284" w:hanging="284"/>
        <w:rPr>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93"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B1FB7F6" w14:textId="14A45EC9" w:rsidR="00B61455" w:rsidRPr="00E1518A" w:rsidRDefault="00E1518A" w:rsidP="00E1518A">
      <w:pPr>
        <w:ind w:left="284" w:hanging="284"/>
        <w:rPr>
          <w:rFonts w:cstheme="minorHAnsi"/>
          <w:sz w:val="20"/>
          <w:szCs w:val="24"/>
        </w:rPr>
      </w:pPr>
      <w:r w:rsidRPr="00E1518A">
        <w:rPr>
          <w:rFonts w:cstheme="minorHAnsi"/>
          <w:sz w:val="20"/>
          <w:szCs w:val="24"/>
        </w:rPr>
        <w:t>Ogle, S. M., Swan, A. &amp; Paustian, K. (2012) No-till management impacts on crop productivity, carbon input and soil carbon sequestration. Agriculture, Ecosystems and Environment 149: 37-49.</w:t>
      </w:r>
      <w:r w:rsidR="00B61455" w:rsidRPr="00E1518A">
        <w:rPr>
          <w:rFonts w:cstheme="minorHAnsi"/>
          <w:sz w:val="20"/>
          <w:szCs w:val="24"/>
        </w:rPr>
        <w:t xml:space="preserve"> </w:t>
      </w:r>
    </w:p>
    <w:p w14:paraId="1AE13249" w14:textId="245A7B9A" w:rsidR="00B61455" w:rsidRPr="00E1518A" w:rsidRDefault="00E1518A" w:rsidP="00E1518A">
      <w:pPr>
        <w:ind w:left="284" w:hanging="284"/>
        <w:rPr>
          <w:rFonts w:cstheme="minorHAnsi"/>
          <w:sz w:val="20"/>
          <w:szCs w:val="24"/>
        </w:rPr>
      </w:pPr>
      <w:r w:rsidRPr="00E1518A">
        <w:rPr>
          <w:rFonts w:cstheme="minorHAnsi"/>
          <w:sz w:val="20"/>
          <w:szCs w:val="24"/>
        </w:rPr>
        <w:lastRenderedPageBreak/>
        <w:t>Parton, W. J., Schimel, D. S., Cole, C. V. &amp; Ojima, D. S. (1987) Analysis of factors controlling soil organic matter levels in Great Plains grasslands. Soil Science Society of America Journal 51(5): 1173-1179.</w:t>
      </w:r>
      <w:r w:rsidR="00B61455" w:rsidRPr="00E1518A">
        <w:rPr>
          <w:rFonts w:cstheme="minorHAnsi"/>
          <w:sz w:val="20"/>
          <w:szCs w:val="24"/>
        </w:rPr>
        <w:t xml:space="preserve"> </w:t>
      </w:r>
    </w:p>
    <w:p w14:paraId="4C52CCCC" w14:textId="14E494C3" w:rsidR="00B61455" w:rsidRPr="00E1518A" w:rsidRDefault="00E1518A" w:rsidP="00E1518A">
      <w:pPr>
        <w:ind w:left="284" w:hanging="284"/>
        <w:rPr>
          <w:rFonts w:cstheme="minorHAnsi"/>
          <w:sz w:val="20"/>
          <w:szCs w:val="24"/>
        </w:rPr>
      </w:pPr>
      <w:r w:rsidRPr="00E1518A">
        <w:rPr>
          <w:rFonts w:cstheme="minorHAnsi"/>
          <w:sz w:val="20"/>
          <w:szCs w:val="24"/>
        </w:rPr>
        <w:t xml:space="preserve">Paustian, K., Agren, G. &amp; </w:t>
      </w:r>
      <w:proofErr w:type="spellStart"/>
      <w:r w:rsidRPr="00E1518A">
        <w:rPr>
          <w:rFonts w:cstheme="minorHAnsi"/>
          <w:sz w:val="20"/>
          <w:szCs w:val="24"/>
        </w:rPr>
        <w:t>Bosatta</w:t>
      </w:r>
      <w:proofErr w:type="spellEnd"/>
      <w:r w:rsidRPr="00E1518A">
        <w:rPr>
          <w:rFonts w:cstheme="minorHAnsi"/>
          <w:sz w:val="20"/>
          <w:szCs w:val="24"/>
        </w:rPr>
        <w:t xml:space="preserve">, E. (1997) Modelling litter quality effects on decomposition and soil organic matter dynamics. In: Driven by Nature: Plant Litter Quality and Decomposition, eds. G. </w:t>
      </w:r>
      <w:proofErr w:type="spellStart"/>
      <w:r w:rsidRPr="00E1518A">
        <w:rPr>
          <w:rFonts w:cstheme="minorHAnsi"/>
          <w:sz w:val="20"/>
          <w:szCs w:val="24"/>
        </w:rPr>
        <w:t>Cadisch</w:t>
      </w:r>
      <w:proofErr w:type="spellEnd"/>
      <w:r w:rsidRPr="00E1518A">
        <w:rPr>
          <w:rFonts w:cstheme="minorHAnsi"/>
          <w:sz w:val="20"/>
          <w:szCs w:val="24"/>
        </w:rPr>
        <w:t xml:space="preserve"> &amp; K. E. Giller, pp. 316–336. UK: CAB International</w:t>
      </w:r>
    </w:p>
    <w:p w14:paraId="0073562C" w14:textId="1BB6D4BA" w:rsidR="00E1518A" w:rsidRPr="00E1518A" w:rsidRDefault="00E1518A" w:rsidP="00E1518A">
      <w:pPr>
        <w:ind w:left="284" w:hanging="284"/>
        <w:rPr>
          <w:sz w:val="20"/>
        </w:rPr>
      </w:pPr>
      <w:r w:rsidRPr="00E1518A">
        <w:rPr>
          <w:sz w:val="20"/>
        </w:rPr>
        <w:t xml:space="preserve">Paustian, K., Andrén, O., Janzen, H.H., Lal, R., Smith, P., Tian, G., Tiessen, H., Van </w:t>
      </w:r>
      <w:proofErr w:type="spellStart"/>
      <w:r w:rsidRPr="00E1518A">
        <w:rPr>
          <w:sz w:val="20"/>
        </w:rPr>
        <w:t>Noordwijk</w:t>
      </w:r>
      <w:proofErr w:type="spellEnd"/>
      <w:r w:rsidRPr="00E1518A">
        <w:rPr>
          <w:sz w:val="20"/>
        </w:rPr>
        <w:t>, M. and Woomer, P.L. (1997b), Agricultural soils as a sink to mitigate CO</w:t>
      </w:r>
      <w:r w:rsidRPr="00E1518A">
        <w:rPr>
          <w:sz w:val="20"/>
          <w:vertAlign w:val="subscript"/>
        </w:rPr>
        <w:t>2</w:t>
      </w:r>
      <w:r w:rsidRPr="00E1518A">
        <w:rPr>
          <w:sz w:val="20"/>
        </w:rPr>
        <w:t xml:space="preserve"> emissions. Soil Use and Management, 13: 230-244. </w:t>
      </w:r>
      <w:hyperlink r:id="rId94" w:history="1">
        <w:r w:rsidRPr="00E1518A">
          <w:rPr>
            <w:rStyle w:val="Hyperlink"/>
            <w:sz w:val="20"/>
          </w:rPr>
          <w:t>https://doi.org/10.1111/j.1475-2743.1997.tb00594.x</w:t>
        </w:r>
      </w:hyperlink>
    </w:p>
    <w:p w14:paraId="2CC7EED7" w14:textId="4053231E" w:rsidR="00B61455" w:rsidRPr="00E1518A" w:rsidRDefault="00E1518A" w:rsidP="00E1518A">
      <w:pPr>
        <w:ind w:left="284" w:hanging="284"/>
        <w:rPr>
          <w:rFonts w:cstheme="minorHAnsi"/>
          <w:b/>
          <w:sz w:val="16"/>
        </w:rPr>
      </w:pPr>
      <w:r w:rsidRPr="00E1518A">
        <w:rPr>
          <w:sz w:val="20"/>
        </w:rPr>
        <w:t>Thiagarajan, A., Fan, J., McConkey, B.G., Janzen, H.H., Campbell, C.A., 2018. Dry matter partitioning and residue N content for 11 major Canadian ﬁeld crops  adjusted for rooting depth and yield. Can. J. Soil Sci. 98, 574–579. https://doi.org/10.1139/cjss-2017-0144</w:t>
      </w:r>
    </w:p>
    <w:p w14:paraId="7E229EF9" w14:textId="1996F84C" w:rsidR="00B61455" w:rsidRPr="003C1CE1" w:rsidRDefault="00FB14EA" w:rsidP="003C1CE1">
      <w:pPr>
        <w:spacing w:after="120"/>
        <w:rPr>
          <w:rFonts w:cstheme="minorHAnsi"/>
          <w:b/>
        </w:rPr>
      </w:pPr>
      <w:r>
        <w:rPr>
          <w:rFonts w:cstheme="minorHAnsi"/>
          <w:b/>
        </w:rPr>
        <w:t xml:space="preserve">2.3 </w:t>
      </w:r>
      <w:r w:rsidR="00B61455" w:rsidRPr="003C1CE1">
        <w:rPr>
          <w:rFonts w:cstheme="minorHAnsi"/>
          <w:b/>
        </w:rPr>
        <w:t>Shelterbelt</w:t>
      </w:r>
    </w:p>
    <w:p w14:paraId="1139BF94" w14:textId="77777777" w:rsidR="00B61455" w:rsidRPr="00D5649B" w:rsidRDefault="00B61455" w:rsidP="00B61455">
      <w:pPr>
        <w:tabs>
          <w:tab w:val="left" w:pos="7920"/>
        </w:tabs>
        <w:spacing w:after="120"/>
        <w:ind w:left="360" w:hanging="360"/>
        <w:rPr>
          <w:sz w:val="20"/>
        </w:rPr>
      </w:pPr>
      <w:proofErr w:type="spellStart"/>
      <w:r w:rsidRPr="00D5649B">
        <w:rPr>
          <w:sz w:val="20"/>
        </w:rPr>
        <w:t>Amychev</w:t>
      </w:r>
      <w:proofErr w:type="spellEnd"/>
      <w:r w:rsidRPr="00D5649B">
        <w:rPr>
          <w:sz w:val="20"/>
        </w:rPr>
        <w:t>, B.Y., M.J. Bentham, S.N. Kulshreshtha, C.P. Laroque, J.M. Piwowar, and K.C.J. Van Rees. 2017. Carbon sequestration and growth of six common tree and shrub shelterbelts in Saskatchewan, Canada. Can. J. Soil Sci. 97: 368–381.</w:t>
      </w:r>
    </w:p>
    <w:p w14:paraId="6F7753D3" w14:textId="77777777" w:rsidR="00B61455" w:rsidRPr="00D5649B" w:rsidRDefault="00B61455" w:rsidP="00B61455">
      <w:pPr>
        <w:tabs>
          <w:tab w:val="left" w:pos="7920"/>
        </w:tabs>
        <w:spacing w:after="120"/>
        <w:ind w:left="360" w:hanging="360"/>
        <w:rPr>
          <w:sz w:val="20"/>
        </w:rPr>
      </w:pPr>
      <w:r w:rsidRPr="000F7BFC">
        <w:rPr>
          <w:sz w:val="20"/>
        </w:rPr>
        <w:t xml:space="preserve">Andrén, O. and T. </w:t>
      </w:r>
      <w:proofErr w:type="spellStart"/>
      <w:r w:rsidRPr="000F7BFC">
        <w:rPr>
          <w:sz w:val="20"/>
        </w:rPr>
        <w:t>Kätterer</w:t>
      </w:r>
      <w:proofErr w:type="spellEnd"/>
      <w:r w:rsidRPr="000F7BFC">
        <w:rPr>
          <w:sz w:val="20"/>
        </w:rPr>
        <w:t xml:space="preserve">. </w:t>
      </w:r>
      <w:r w:rsidRPr="00D5649B">
        <w:rPr>
          <w:sz w:val="20"/>
        </w:rPr>
        <w:t>1997. ICBM: The Introductory Carbon Balance Model for exploration of soil carbon balances. Ecological Applications 74: 1226-1236.</w:t>
      </w:r>
    </w:p>
    <w:p w14:paraId="491D5F1A" w14:textId="77777777" w:rsidR="00A87D82" w:rsidRPr="00D5649B" w:rsidRDefault="00A87D82" w:rsidP="00A87D82">
      <w:pPr>
        <w:spacing w:after="120"/>
        <w:ind w:left="360" w:hanging="360"/>
        <w:rPr>
          <w:sz w:val="20"/>
        </w:rPr>
      </w:pPr>
      <w:r w:rsidRPr="00A13395">
        <w:rPr>
          <w:sz w:val="20"/>
        </w:rPr>
        <w:t xml:space="preserve">Bolinder, M.A., H.H. Janzen, E.G. Gregorich, D.A. Angers, &amp; </w:t>
      </w:r>
      <w:proofErr w:type="spellStart"/>
      <w:r w:rsidRPr="00A13395">
        <w:rPr>
          <w:sz w:val="20"/>
        </w:rPr>
        <w:t>A.J.VandenBygaart</w:t>
      </w:r>
      <w:proofErr w:type="spellEnd"/>
      <w:r w:rsidRPr="00A13395">
        <w:rPr>
          <w:sz w:val="20"/>
        </w:rPr>
        <w:t xml:space="preserve">. 2007. </w:t>
      </w:r>
      <w:r w:rsidRPr="00D5649B">
        <w:rPr>
          <w:sz w:val="20"/>
        </w:rPr>
        <w:t xml:space="preserve">An approach for estimating net primary productivity and annual carbon inputs to soil for common agricultural crops in Canada. Agriculture, Ecosystems and Environment 118: 29-42. </w:t>
      </w:r>
    </w:p>
    <w:p w14:paraId="5DBBDEA7" w14:textId="77777777" w:rsidR="00A87D82" w:rsidRPr="00D5649B" w:rsidRDefault="00A87D82" w:rsidP="00A87D82">
      <w:pPr>
        <w:spacing w:after="120"/>
        <w:ind w:left="360" w:hanging="360"/>
        <w:rPr>
          <w:sz w:val="20"/>
        </w:rPr>
      </w:pPr>
      <w:r w:rsidRPr="00A13395">
        <w:rPr>
          <w:sz w:val="20"/>
        </w:rPr>
        <w:t xml:space="preserve">Bolinder, M.A., O. Andrén, T. </w:t>
      </w:r>
      <w:proofErr w:type="spellStart"/>
      <w:r w:rsidRPr="00A13395">
        <w:rPr>
          <w:sz w:val="20"/>
        </w:rPr>
        <w:t>Kätterer</w:t>
      </w:r>
      <w:proofErr w:type="spellEnd"/>
      <w:r w:rsidRPr="00A13395">
        <w:rPr>
          <w:sz w:val="20"/>
        </w:rPr>
        <w:t xml:space="preserve">, &amp; L.E. Parent. </w:t>
      </w:r>
      <w:r w:rsidRPr="00D5649B">
        <w:rPr>
          <w:sz w:val="20"/>
        </w:rPr>
        <w:t>2008. Soil organic carbon sequestration potential for Canadian Agricultural Ecoregions calculated using the Introductory Carbon Balance Model. Canadian Journal of Soil Science 88: 451-460.</w:t>
      </w:r>
    </w:p>
    <w:p w14:paraId="5323C7D9" w14:textId="77777777" w:rsidR="00B61455" w:rsidRPr="00D5649B" w:rsidRDefault="00B61455" w:rsidP="00B61455">
      <w:pPr>
        <w:spacing w:after="120"/>
        <w:ind w:left="360" w:hanging="360"/>
        <w:rPr>
          <w:sz w:val="20"/>
        </w:rPr>
      </w:pPr>
      <w:r w:rsidRPr="00D5649B">
        <w:rPr>
          <w:sz w:val="20"/>
        </w:rPr>
        <w:t>Gan, Y.T., C.A. Campbell, H.H. Janzen, R.L. Lemke, P. Basnyat, &amp; C.L. McDonald. 2009. Carbon input to soil from oilseed and pulse crops on the Canadian prairies. Agriculture, Ecosystems and Environment 132: 290-297.</w:t>
      </w:r>
    </w:p>
    <w:p w14:paraId="1EB6A75A" w14:textId="77777777" w:rsidR="00B61455" w:rsidRPr="00D5649B" w:rsidRDefault="00B61455" w:rsidP="00B61455">
      <w:pPr>
        <w:spacing w:after="120"/>
        <w:ind w:left="360" w:hanging="360"/>
        <w:rPr>
          <w:sz w:val="20"/>
        </w:rPr>
      </w:pPr>
      <w:r w:rsidRPr="00D5649B">
        <w:rPr>
          <w:sz w:val="20"/>
        </w:rPr>
        <w:t>Janzen, H.H., K.A. Beauchemin, Y. Bruinsma, C.A. Campbell, R.L. Desjardins, B. H. Ellert and E.G. Smith. 2003. The fate of nitrogen in agroecosystems: An illustration using Canadian estimates. Nutrient Cycling in Agroecosystems 67: 85-102.</w:t>
      </w:r>
    </w:p>
    <w:p w14:paraId="273E5080" w14:textId="77777777" w:rsidR="00A87D82" w:rsidRPr="00D5649B" w:rsidRDefault="00A87D82" w:rsidP="00A87D82">
      <w:pPr>
        <w:tabs>
          <w:tab w:val="left" w:pos="7920"/>
        </w:tabs>
        <w:spacing w:after="120"/>
        <w:ind w:left="360" w:hanging="360"/>
        <w:rPr>
          <w:sz w:val="20"/>
        </w:rPr>
      </w:pPr>
      <w:proofErr w:type="spellStart"/>
      <w:r w:rsidRPr="00A13395">
        <w:rPr>
          <w:sz w:val="20"/>
        </w:rPr>
        <w:t>Kätterer</w:t>
      </w:r>
      <w:proofErr w:type="spellEnd"/>
      <w:r w:rsidRPr="00A13395">
        <w:rPr>
          <w:sz w:val="20"/>
        </w:rPr>
        <w:t xml:space="preserve">, T. and O. Andrén. </w:t>
      </w:r>
      <w:r w:rsidRPr="00D5649B">
        <w:rPr>
          <w:sz w:val="20"/>
        </w:rPr>
        <w:t>1999. Long-term agricultural field experiments in Northern Europe: analysis of the influence of management on soil carbon stocks using the ICBM model. Agriculture, Ecosystems and Environment 72: 165-179.</w:t>
      </w:r>
    </w:p>
    <w:p w14:paraId="603EE12A" w14:textId="77777777" w:rsidR="00B61455" w:rsidRPr="00D5649B" w:rsidRDefault="00B61455" w:rsidP="00B61455">
      <w:pPr>
        <w:spacing w:after="120"/>
        <w:ind w:left="360" w:hanging="360"/>
        <w:rPr>
          <w:sz w:val="20"/>
        </w:rPr>
      </w:pPr>
      <w:proofErr w:type="spellStart"/>
      <w:r w:rsidRPr="00D5649B">
        <w:rPr>
          <w:sz w:val="20"/>
        </w:rPr>
        <w:t>Kätterer</w:t>
      </w:r>
      <w:proofErr w:type="spellEnd"/>
      <w:r w:rsidRPr="00D5649B">
        <w:rPr>
          <w:sz w:val="20"/>
        </w:rPr>
        <w:t xml:space="preserve">, T., L. Andersson, O. Andrén, and J. Persson. 2008. Long-term impact of </w:t>
      </w:r>
      <w:proofErr w:type="spellStart"/>
      <w:r w:rsidRPr="00D5649B">
        <w:rPr>
          <w:sz w:val="20"/>
        </w:rPr>
        <w:t>chronosequential</w:t>
      </w:r>
      <w:proofErr w:type="spellEnd"/>
      <w:r w:rsidRPr="00D5649B">
        <w:rPr>
          <w:sz w:val="20"/>
        </w:rPr>
        <w:t xml:space="preserve"> land use change on soil carbon stocks on a Swedish farm. Nutrient Cycling in Agroecosystems 81: 145-155.</w:t>
      </w:r>
    </w:p>
    <w:p w14:paraId="6750EE4F" w14:textId="77777777" w:rsidR="00B61455" w:rsidRPr="00D5649B" w:rsidRDefault="00B61455" w:rsidP="00B61455">
      <w:pPr>
        <w:spacing w:after="120"/>
        <w:ind w:left="360" w:hanging="360"/>
        <w:rPr>
          <w:sz w:val="20"/>
        </w:rPr>
      </w:pPr>
      <w:r w:rsidRPr="000F7BFC">
        <w:rPr>
          <w:sz w:val="20"/>
        </w:rPr>
        <w:t>Kröbel, R.,</w:t>
      </w:r>
      <w:r w:rsidRPr="000F7BFC">
        <w:t xml:space="preserve"> </w:t>
      </w:r>
      <w:r w:rsidRPr="000F7BFC">
        <w:rPr>
          <w:sz w:val="20"/>
        </w:rPr>
        <w:t xml:space="preserve">M.A. Bolinder, H.H. Janzen, S.M. Little, A.J. </w:t>
      </w:r>
      <w:proofErr w:type="spellStart"/>
      <w:r w:rsidRPr="000F7BFC">
        <w:rPr>
          <w:sz w:val="20"/>
        </w:rPr>
        <w:t>Vandenbygaart</w:t>
      </w:r>
      <w:proofErr w:type="spellEnd"/>
      <w:r w:rsidRPr="000F7BFC">
        <w:rPr>
          <w:sz w:val="20"/>
        </w:rPr>
        <w:t xml:space="preserve">, and T. </w:t>
      </w:r>
      <w:proofErr w:type="spellStart"/>
      <w:r w:rsidRPr="000F7BFC">
        <w:rPr>
          <w:sz w:val="20"/>
        </w:rPr>
        <w:t>Kätterer</w:t>
      </w:r>
      <w:proofErr w:type="spellEnd"/>
      <w:r w:rsidRPr="000F7BFC">
        <w:rPr>
          <w:sz w:val="20"/>
        </w:rPr>
        <w:t xml:space="preserve">. </w:t>
      </w:r>
      <w:r w:rsidRPr="00D5649B">
        <w:rPr>
          <w:sz w:val="20"/>
        </w:rPr>
        <w:t xml:space="preserve">2016. Canadian farm-level soil carbon change assessment by merging the greenhouse gas model </w:t>
      </w:r>
      <w:proofErr w:type="spellStart"/>
      <w:r w:rsidRPr="00D5649B">
        <w:rPr>
          <w:sz w:val="20"/>
        </w:rPr>
        <w:t>Holos</w:t>
      </w:r>
      <w:proofErr w:type="spellEnd"/>
      <w:r w:rsidRPr="00D5649B">
        <w:rPr>
          <w:sz w:val="20"/>
        </w:rPr>
        <w:t xml:space="preserve"> with the Introductory Carbon Balance Model (ICBM). Agricultural Systems 143: 76–85.</w:t>
      </w:r>
    </w:p>
    <w:p w14:paraId="26D335AD" w14:textId="77777777" w:rsidR="00B61455" w:rsidRPr="00D5649B" w:rsidRDefault="00B61455" w:rsidP="00B61455">
      <w:pPr>
        <w:spacing w:after="120"/>
        <w:ind w:left="360" w:hanging="360"/>
        <w:rPr>
          <w:sz w:val="20"/>
        </w:rPr>
      </w:pPr>
      <w:r w:rsidRPr="00D5649B">
        <w:rPr>
          <w:sz w:val="20"/>
        </w:rPr>
        <w:t>Kurz, W.A., C.C. Dymond, T.M. White, G. Stinson, C.H. Shaw, et al. 2009. CBM-CFS3: A model of carbon-dynamics in forestry and land-use change implementing IPCC standards. Ecol. Model. 220: 480–504.</w:t>
      </w:r>
    </w:p>
    <w:p w14:paraId="0FBEF3AF" w14:textId="77777777" w:rsidR="00B61455" w:rsidRPr="00D5649B" w:rsidRDefault="00B61455" w:rsidP="00B61455">
      <w:pPr>
        <w:spacing w:after="120"/>
        <w:ind w:left="360" w:hanging="360"/>
        <w:rPr>
          <w:sz w:val="20"/>
        </w:rPr>
      </w:pPr>
      <w:r w:rsidRPr="00D5649B">
        <w:rPr>
          <w:sz w:val="20"/>
        </w:rPr>
        <w:t>Soil Landscapes of Canada Working Group, 2010. Soil Landscapes of Canada version 3.2. Agriculture and Agri-Food Canada. (digital map and database at 1:1 million scale)</w:t>
      </w:r>
    </w:p>
    <w:p w14:paraId="2B973F24" w14:textId="77777777" w:rsidR="00B61455" w:rsidRPr="00D5649B" w:rsidRDefault="00B61455" w:rsidP="00B61455">
      <w:pPr>
        <w:spacing w:after="120"/>
        <w:ind w:left="360" w:hanging="360"/>
        <w:rPr>
          <w:sz w:val="20"/>
        </w:rPr>
      </w:pPr>
      <w:r w:rsidRPr="00D5649B">
        <w:rPr>
          <w:sz w:val="20"/>
        </w:rPr>
        <w:t xml:space="preserve">Website: </w:t>
      </w:r>
      <w:hyperlink r:id="rId95" w:history="1">
        <w:r w:rsidRPr="00D5649B">
          <w:rPr>
            <w:rStyle w:val="Hyperlink"/>
            <w:sz w:val="20"/>
          </w:rPr>
          <w:t>http://sis.agr.gc.ca/cansis/nsdb/slc/v3.2/index.html</w:t>
        </w:r>
      </w:hyperlink>
    </w:p>
    <w:p w14:paraId="645E1541" w14:textId="5793D9D1" w:rsidR="00B61455" w:rsidRPr="003C1CE1" w:rsidRDefault="00FB14EA" w:rsidP="003C1CE1">
      <w:pPr>
        <w:spacing w:after="120"/>
        <w:rPr>
          <w:rFonts w:cstheme="minorHAnsi"/>
          <w:b/>
        </w:rPr>
      </w:pPr>
      <w:r>
        <w:rPr>
          <w:rFonts w:cstheme="minorHAnsi"/>
          <w:b/>
        </w:rPr>
        <w:t xml:space="preserve">2.4 </w:t>
      </w:r>
      <w:r w:rsidR="00B61455" w:rsidRPr="003C1CE1">
        <w:rPr>
          <w:rFonts w:cstheme="minorHAnsi"/>
          <w:b/>
        </w:rPr>
        <w:t>Water budget model</w:t>
      </w:r>
    </w:p>
    <w:p w14:paraId="08623BE7" w14:textId="77777777" w:rsidR="00B61455" w:rsidRPr="00385575" w:rsidRDefault="00B61455" w:rsidP="00B61455">
      <w:pPr>
        <w:ind w:left="284" w:hanging="284"/>
        <w:rPr>
          <w:sz w:val="20"/>
        </w:rPr>
      </w:pPr>
      <w:r w:rsidRPr="00385575">
        <w:rPr>
          <w:sz w:val="20"/>
        </w:rPr>
        <w:lastRenderedPageBreak/>
        <w:t xml:space="preserve">Martel, M., Glenn, A., </w:t>
      </w:r>
      <w:proofErr w:type="spellStart"/>
      <w:r w:rsidRPr="00385575">
        <w:rPr>
          <w:sz w:val="20"/>
        </w:rPr>
        <w:t>Wilsopn</w:t>
      </w:r>
      <w:proofErr w:type="spellEnd"/>
      <w:r w:rsidRPr="00385575">
        <w:rPr>
          <w:sz w:val="20"/>
        </w:rPr>
        <w:t xml:space="preserve">, H., </w:t>
      </w:r>
      <w:proofErr w:type="spellStart"/>
      <w:r w:rsidRPr="00385575">
        <w:rPr>
          <w:sz w:val="20"/>
        </w:rPr>
        <w:t>Danielescu</w:t>
      </w:r>
      <w:proofErr w:type="spellEnd"/>
      <w:r w:rsidRPr="00385575">
        <w:rPr>
          <w:sz w:val="20"/>
        </w:rPr>
        <w:t xml:space="preserve">, S., Kröbel, R., Smith, W., McConkey, B., Guest, G., and Janzen, H., 2021. A parsimonious water budget model for Canadian agricultural conditions. Journal of Hydrology: Regional Studies 36, August 2021, 100846. </w:t>
      </w:r>
      <w:hyperlink r:id="rId96" w:history="1">
        <w:r w:rsidRPr="00385575">
          <w:rPr>
            <w:rStyle w:val="Hyperlink"/>
            <w:sz w:val="20"/>
          </w:rPr>
          <w:t>https://doi.org/10.1016/j.ejrh.2021.100846</w:t>
        </w:r>
      </w:hyperlink>
    </w:p>
    <w:p w14:paraId="3BA0C5DD" w14:textId="4EFA3503" w:rsidR="00B61455" w:rsidRPr="003C1CE1" w:rsidRDefault="00FB14EA" w:rsidP="003C1CE1">
      <w:pPr>
        <w:spacing w:after="120"/>
        <w:rPr>
          <w:rFonts w:cstheme="minorHAnsi"/>
          <w:b/>
        </w:rPr>
      </w:pPr>
      <w:r>
        <w:rPr>
          <w:rFonts w:cstheme="minorHAnsi"/>
          <w:b/>
        </w:rPr>
        <w:t xml:space="preserve">2.5 </w:t>
      </w:r>
      <w:r w:rsidR="00B61455" w:rsidRPr="003C1CE1">
        <w:rPr>
          <w:rFonts w:cstheme="minorHAnsi"/>
          <w:b/>
        </w:rPr>
        <w:t>Single year N</w:t>
      </w:r>
      <w:r w:rsidR="00B61455" w:rsidRPr="003C1CE1">
        <w:rPr>
          <w:rFonts w:cstheme="minorHAnsi"/>
          <w:b/>
          <w:vertAlign w:val="subscript"/>
        </w:rPr>
        <w:t>2</w:t>
      </w:r>
      <w:r w:rsidR="00B61455" w:rsidRPr="003C1CE1">
        <w:rPr>
          <w:rFonts w:cstheme="minorHAnsi"/>
          <w:b/>
        </w:rPr>
        <w:t>O</w:t>
      </w:r>
    </w:p>
    <w:p w14:paraId="7615EAD4" w14:textId="77777777" w:rsidR="00A87D82" w:rsidRPr="00D5649B" w:rsidRDefault="00A87D82" w:rsidP="00A87D82">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97" w:history="1">
        <w:r w:rsidRPr="00D5649B">
          <w:rPr>
            <w:rStyle w:val="Hyperlink"/>
            <w:rFonts w:cstheme="minorHAnsi"/>
            <w:sz w:val="20"/>
          </w:rPr>
          <w:t>https://doi.org/10.1029/2000GB001389</w:t>
        </w:r>
      </w:hyperlink>
      <w:r w:rsidRPr="00D5649B">
        <w:rPr>
          <w:rFonts w:cstheme="minorHAnsi"/>
          <w:sz w:val="20"/>
        </w:rPr>
        <w:t xml:space="preserve">   </w:t>
      </w:r>
    </w:p>
    <w:p w14:paraId="12DB9A42" w14:textId="4E022A2D" w:rsidR="00CC76D9" w:rsidRPr="00C0497A" w:rsidRDefault="00CC76D9" w:rsidP="00CC76D9">
      <w:pPr>
        <w:ind w:left="284" w:hanging="284"/>
        <w:rPr>
          <w:rFonts w:cstheme="minorHAnsi"/>
          <w:sz w:val="20"/>
        </w:rPr>
      </w:pPr>
      <w:r>
        <w:rPr>
          <w:rFonts w:cstheme="minorHAnsi"/>
          <w:sz w:val="20"/>
        </w:rPr>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98" w:history="1">
        <w:r w:rsidR="00C0497A" w:rsidRPr="00C0497A">
          <w:rPr>
            <w:rStyle w:val="Hyperlink"/>
            <w:sz w:val="20"/>
          </w:rPr>
          <w:t>https://publications.gc.ca/site/eng/9.506002/publication.html</w:t>
        </w:r>
      </w:hyperlink>
      <w:r w:rsidR="00C0497A" w:rsidRPr="00C0497A">
        <w:rPr>
          <w:sz w:val="20"/>
        </w:rPr>
        <w:t xml:space="preserve">. </w:t>
      </w:r>
    </w:p>
    <w:p w14:paraId="5BC04DF0" w14:textId="7A1864DA" w:rsidR="00A87D82" w:rsidRPr="00D5649B" w:rsidRDefault="00A87D82" w:rsidP="00A87D82">
      <w:pPr>
        <w:pStyle w:val="NormalWeb"/>
        <w:spacing w:before="120" w:beforeAutospacing="0"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99"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21D38AED" w14:textId="3DCBFF18" w:rsidR="00B61455" w:rsidRPr="00D5649B" w:rsidRDefault="00A87D82" w:rsidP="00A87D82">
      <w:pPr>
        <w:ind w:left="284" w:hanging="284"/>
        <w:rPr>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00" w:history="1">
        <w:r w:rsidRPr="00D5649B">
          <w:rPr>
            <w:rStyle w:val="Hyperlink"/>
            <w:rFonts w:cstheme="minorHAnsi"/>
            <w:sz w:val="20"/>
          </w:rPr>
          <w:t>https://www.ipcc.ch/report/2019-refinement-to-the-2006-ipcc-guidelines-for-national-greenhouse-gas-inventories/</w:t>
        </w:r>
      </w:hyperlink>
      <w:r w:rsidR="00B61455" w:rsidRPr="00D5649B">
        <w:rPr>
          <w:rFonts w:cstheme="minorHAnsi"/>
          <w:sz w:val="20"/>
        </w:rPr>
        <w:t xml:space="preserve">Liang, C., MacDonald, D., Thiagarajan, A., Flemming, C., </w:t>
      </w:r>
      <w:proofErr w:type="spellStart"/>
      <w:r w:rsidR="00B61455" w:rsidRPr="00D5649B">
        <w:rPr>
          <w:rFonts w:cstheme="minorHAnsi"/>
          <w:sz w:val="20"/>
        </w:rPr>
        <w:t>Cerkowniak</w:t>
      </w:r>
      <w:proofErr w:type="spellEnd"/>
      <w:r w:rsidR="00B61455" w:rsidRPr="00D5649B">
        <w:rPr>
          <w:rFonts w:cstheme="minorHAnsi"/>
          <w:sz w:val="20"/>
        </w:rPr>
        <w:t xml:space="preserve">, D., and Desjardins, R., 2020. Developing a country specific method for estimating nitrous oxide emissions from agricultural soils in Canada. </w:t>
      </w:r>
      <w:proofErr w:type="spellStart"/>
      <w:r w:rsidR="00B61455" w:rsidRPr="00D5649B">
        <w:rPr>
          <w:rFonts w:cstheme="minorHAnsi"/>
          <w:i/>
          <w:iCs/>
          <w:sz w:val="20"/>
        </w:rPr>
        <w:t>Nutr</w:t>
      </w:r>
      <w:proofErr w:type="spellEnd"/>
      <w:r w:rsidR="00B61455" w:rsidRPr="00D5649B">
        <w:rPr>
          <w:rFonts w:cstheme="minorHAnsi"/>
          <w:i/>
          <w:iCs/>
          <w:sz w:val="20"/>
        </w:rPr>
        <w:t xml:space="preserve"> </w:t>
      </w:r>
      <w:proofErr w:type="spellStart"/>
      <w:r w:rsidR="00B61455" w:rsidRPr="00D5649B">
        <w:rPr>
          <w:rFonts w:cstheme="minorHAnsi"/>
          <w:i/>
          <w:iCs/>
          <w:sz w:val="20"/>
        </w:rPr>
        <w:t>Cycl</w:t>
      </w:r>
      <w:proofErr w:type="spellEnd"/>
      <w:r w:rsidR="00B61455" w:rsidRPr="00D5649B">
        <w:rPr>
          <w:rFonts w:cstheme="minorHAnsi"/>
          <w:i/>
          <w:iCs/>
          <w:sz w:val="20"/>
        </w:rPr>
        <w:t xml:space="preserve"> </w:t>
      </w:r>
      <w:proofErr w:type="spellStart"/>
      <w:r w:rsidR="00B61455" w:rsidRPr="00D5649B">
        <w:rPr>
          <w:rFonts w:cstheme="minorHAnsi"/>
          <w:i/>
          <w:iCs/>
          <w:sz w:val="20"/>
        </w:rPr>
        <w:t>Agroecosyst</w:t>
      </w:r>
      <w:proofErr w:type="spellEnd"/>
      <w:r w:rsidR="00B61455" w:rsidRPr="00D5649B">
        <w:rPr>
          <w:rFonts w:cstheme="minorHAnsi"/>
          <w:sz w:val="20"/>
        </w:rPr>
        <w:t xml:space="preserve"> </w:t>
      </w:r>
      <w:r w:rsidR="00B61455" w:rsidRPr="00D5649B">
        <w:rPr>
          <w:rFonts w:cstheme="minorHAnsi"/>
          <w:b/>
          <w:bCs/>
          <w:sz w:val="20"/>
        </w:rPr>
        <w:t xml:space="preserve">117, </w:t>
      </w:r>
      <w:r w:rsidR="00B61455" w:rsidRPr="00D5649B">
        <w:rPr>
          <w:rFonts w:cstheme="minorHAnsi"/>
          <w:sz w:val="20"/>
        </w:rPr>
        <w:t>145–167. https://doi.org/10.1007/s10705-020-10058-w</w:t>
      </w:r>
    </w:p>
    <w:p w14:paraId="3BD2F53E" w14:textId="77777777" w:rsidR="00A87D82" w:rsidRPr="00D5649B" w:rsidRDefault="00A87D82" w:rsidP="00A87D82">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7170E36" w14:textId="77777777" w:rsidR="00A87D82" w:rsidRPr="00D5649B" w:rsidRDefault="00A87D82" w:rsidP="00A87D82">
      <w:pPr>
        <w:tabs>
          <w:tab w:val="clear" w:pos="2880"/>
          <w:tab w:val="clear" w:pos="9360"/>
        </w:tabs>
        <w:ind w:left="284" w:hanging="284"/>
        <w:rPr>
          <w:rFonts w:cstheme="minorHAnsi"/>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01" w:history="1">
        <w:r w:rsidRPr="00D5649B">
          <w:rPr>
            <w:rStyle w:val="Hyperlink"/>
            <w:rFonts w:cstheme="minorHAnsi"/>
            <w:sz w:val="20"/>
          </w:rPr>
          <w:t>https://doi.org/10.1002/env.1044</w:t>
        </w:r>
      </w:hyperlink>
    </w:p>
    <w:p w14:paraId="4B855F31" w14:textId="269CD551" w:rsidR="00B61455" w:rsidRPr="004A1020" w:rsidRDefault="00B61455" w:rsidP="00147853">
      <w:pPr>
        <w:ind w:left="284" w:hanging="284"/>
        <w:rPr>
          <w:rFonts w:cstheme="minorHAnsi"/>
          <w:sz w:val="20"/>
        </w:rPr>
      </w:pPr>
      <w:r w:rsidRPr="004A1020">
        <w:rPr>
          <w:rFonts w:cstheme="minorHAnsi"/>
          <w:sz w:val="20"/>
        </w:rPr>
        <w:t>Pelster</w:t>
      </w:r>
      <w:r w:rsidR="00A87D82" w:rsidRPr="004A1020">
        <w:rPr>
          <w:rFonts w:cstheme="minorHAnsi"/>
          <w:sz w:val="20"/>
        </w:rPr>
        <w:t>, D.</w:t>
      </w:r>
      <w:r w:rsidR="004A1020" w:rsidRPr="004A1020">
        <w:rPr>
          <w:rFonts w:cstheme="minorHAnsi"/>
          <w:sz w:val="20"/>
        </w:rPr>
        <w:t>E.</w:t>
      </w:r>
      <w:r w:rsidR="00A87D82" w:rsidRPr="004A1020">
        <w:rPr>
          <w:rFonts w:cstheme="minorHAnsi"/>
          <w:sz w:val="20"/>
        </w:rPr>
        <w:t xml:space="preserve">, </w:t>
      </w:r>
      <w:r w:rsidR="004A1020" w:rsidRPr="004A1020">
        <w:rPr>
          <w:rFonts w:cstheme="minorHAnsi"/>
          <w:sz w:val="20"/>
        </w:rPr>
        <w:t xml:space="preserve">Thiagarajan, A., Liang, B.C., </w:t>
      </w:r>
      <w:proofErr w:type="spellStart"/>
      <w:r w:rsidR="004A1020" w:rsidRPr="004A1020">
        <w:rPr>
          <w:rFonts w:cstheme="minorHAnsi"/>
          <w:sz w:val="20"/>
        </w:rPr>
        <w:t>Chantigny</w:t>
      </w:r>
      <w:proofErr w:type="spellEnd"/>
      <w:r w:rsidR="004A1020" w:rsidRPr="004A1020">
        <w:rPr>
          <w:rFonts w:cstheme="minorHAnsi"/>
          <w:sz w:val="20"/>
        </w:rPr>
        <w:t>, M.H., Wagner-Riddle, C., Congreves, K.A., Lemke, R.L., Glenn, A., Tenuta, M., Hernandez-Ramirez, G., Bittman, S., Hunt, D., Owens, J., and MacDonald,, J.D., 2022. Ratio of non-growing season to growing season N</w:t>
      </w:r>
      <w:r w:rsidR="004A1020" w:rsidRPr="00C2340D">
        <w:rPr>
          <w:rFonts w:cstheme="minorHAnsi"/>
          <w:sz w:val="20"/>
          <w:vertAlign w:val="subscript"/>
        </w:rPr>
        <w:t>2</w:t>
      </w:r>
      <w:r w:rsidR="004A1020" w:rsidRPr="004A1020">
        <w:rPr>
          <w:rFonts w:cstheme="minorHAnsi"/>
          <w:sz w:val="20"/>
        </w:rPr>
        <w:t xml:space="preserve">O emissions in Canadian croplands: an update to national inventory methodology. Canadian Journal of Soil Science. </w:t>
      </w:r>
      <w:r w:rsidR="00147853" w:rsidRPr="00147853">
        <w:rPr>
          <w:rFonts w:cstheme="minorHAnsi"/>
          <w:sz w:val="20"/>
        </w:rPr>
        <w:t>8 December 2022</w:t>
      </w:r>
      <w:r w:rsidR="00147853">
        <w:rPr>
          <w:rFonts w:cstheme="minorHAnsi"/>
          <w:sz w:val="20"/>
        </w:rPr>
        <w:t xml:space="preserve">, </w:t>
      </w:r>
      <w:r w:rsidR="00147853" w:rsidRPr="00147853">
        <w:rPr>
          <w:rFonts w:cstheme="minorHAnsi"/>
          <w:sz w:val="20"/>
        </w:rPr>
        <w:t>https://doi.org/10.1139/cjss-2022-0101</w:t>
      </w:r>
      <w:r w:rsidR="004A1020">
        <w:rPr>
          <w:rFonts w:cstheme="minorHAnsi"/>
          <w:sz w:val="20"/>
        </w:rPr>
        <w:t>.</w:t>
      </w:r>
    </w:p>
    <w:p w14:paraId="56A1C460" w14:textId="77777777" w:rsidR="00B61455" w:rsidRPr="00D5649B" w:rsidRDefault="00B61455" w:rsidP="00B61455">
      <w:pPr>
        <w:ind w:left="284" w:hanging="284"/>
        <w:rPr>
          <w:rFonts w:cstheme="minorHAnsi"/>
          <w:sz w:val="20"/>
        </w:rPr>
      </w:pPr>
      <w:r w:rsidRPr="00B22316">
        <w:rPr>
          <w:rFonts w:cstheme="minorHAnsi"/>
          <w:sz w:val="20"/>
          <w:lang w:val="de-DE"/>
        </w:rPr>
        <w:t xml:space="preserve">Rochette, P., Liang, C., Pelster, D., Bergeron, O., Lemke, R., Kroebel, R., MacDonald, D., Yan, W.K., Flemming, C., 2018. </w:t>
      </w:r>
      <w:r w:rsidRPr="00A13395">
        <w:rPr>
          <w:rFonts w:cstheme="minorHAnsi"/>
          <w:sz w:val="20"/>
        </w:rPr>
        <w:t xml:space="preserve">Soil </w:t>
      </w:r>
      <w:r w:rsidRPr="00D5649B">
        <w:rPr>
          <w:rFonts w:cstheme="minorHAnsi"/>
          <w:sz w:val="20"/>
        </w:rPr>
        <w:t>nitrous oxide emissions from agricultural soils in Canada: Exploring relationships with soil, crop and climatic variables. Agriculture, Ecosystems &amp; Environment 254, 69-81.</w:t>
      </w:r>
    </w:p>
    <w:p w14:paraId="04CE74B7" w14:textId="77777777" w:rsidR="00B61455" w:rsidRPr="00D5649B" w:rsidRDefault="00B61455" w:rsidP="00B61455">
      <w:pPr>
        <w:ind w:left="284" w:hanging="284"/>
        <w:rPr>
          <w:rFonts w:cstheme="minorHAnsi"/>
        </w:rPr>
      </w:pPr>
      <w:r w:rsidRPr="00D5649B">
        <w:rPr>
          <w:rFonts w:cstheme="minorHAnsi"/>
          <w:sz w:val="20"/>
        </w:rPr>
        <w:t>Rochette, P., D.E. Worth, R.L. Lemke, B.G. McConkey, D.J. Pennock, C. Wagner-Riddle and R.L. Desjardins. 2008. Estimation of N</w:t>
      </w:r>
      <w:r w:rsidRPr="005440BF">
        <w:rPr>
          <w:rFonts w:cstheme="minorHAnsi"/>
          <w:sz w:val="20"/>
          <w:vertAlign w:val="subscript"/>
        </w:rPr>
        <w:t>2</w:t>
      </w:r>
      <w:r w:rsidRPr="00D5649B">
        <w:rPr>
          <w:rFonts w:cstheme="minorHAnsi"/>
          <w:sz w:val="20"/>
        </w:rPr>
        <w:t>O emissions from agricultural soils in Canada. I-Development of a country-specific methodology. Canadian Journal of Soil Science 88: 641−654.</w:t>
      </w:r>
    </w:p>
    <w:p w14:paraId="7F60411B" w14:textId="1BAECB5B" w:rsidR="00B61455" w:rsidRPr="003C1CE1" w:rsidRDefault="00FB14EA" w:rsidP="003C1CE1">
      <w:pPr>
        <w:spacing w:after="120"/>
        <w:rPr>
          <w:rFonts w:cstheme="minorHAnsi"/>
          <w:b/>
        </w:rPr>
      </w:pPr>
      <w:r>
        <w:rPr>
          <w:rFonts w:cstheme="minorHAnsi"/>
          <w:b/>
        </w:rPr>
        <w:t xml:space="preserve">2.6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ICBM</w:t>
      </w:r>
    </w:p>
    <w:p w14:paraId="2AAEA497"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02" w:history="1">
        <w:r w:rsidRPr="00D5649B">
          <w:rPr>
            <w:rStyle w:val="Hyperlink"/>
            <w:rFonts w:cstheme="minorHAnsi"/>
            <w:sz w:val="20"/>
          </w:rPr>
          <w:t>https://doi.org/10.1029/2000GB001389</w:t>
        </w:r>
      </w:hyperlink>
      <w:r w:rsidRPr="00D5649B">
        <w:rPr>
          <w:rFonts w:cstheme="minorHAnsi"/>
          <w:sz w:val="20"/>
        </w:rPr>
        <w:t xml:space="preserve">   </w:t>
      </w:r>
    </w:p>
    <w:p w14:paraId="08ED1165" w14:textId="299091CF" w:rsidR="00B61455" w:rsidRPr="00D5649B" w:rsidRDefault="00B61455" w:rsidP="00B61455">
      <w:pPr>
        <w:ind w:left="284" w:hanging="284"/>
        <w:rPr>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03"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09C10FAF" w14:textId="77777777" w:rsidR="00B61455" w:rsidRPr="00D5649B" w:rsidRDefault="00B61455" w:rsidP="00B61455">
      <w:pPr>
        <w:ind w:left="284" w:hanging="284"/>
        <w:rPr>
          <w:rFonts w:cstheme="minorHAnsi"/>
          <w:color w:val="2E3338"/>
          <w:sz w:val="20"/>
        </w:rPr>
      </w:pPr>
      <w:r w:rsidRPr="00D5649B">
        <w:rPr>
          <w:rFonts w:cstheme="minorHAnsi"/>
          <w:color w:val="2E3338"/>
          <w:sz w:val="20"/>
        </w:rPr>
        <w:lastRenderedPageBreak/>
        <w:t>Janzen, H.H., K.A. Beauchemin, Y. Bruinsma, C.A. Campbell, R.L. Desjardins, B.H. Ellert and E.G. Smith. 2003. The fate of nitrogen in agroecosystems: An illustration using Canadian estimates. Nutrient Cycling in Agroecosystems 67: 85-102.</w:t>
      </w:r>
    </w:p>
    <w:p w14:paraId="4E8364B2"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1BADC61" w14:textId="77777777" w:rsidR="00B61455" w:rsidRPr="00D5649B" w:rsidRDefault="00B61455" w:rsidP="00B61455">
      <w:pPr>
        <w:tabs>
          <w:tab w:val="clear" w:pos="2880"/>
          <w:tab w:val="clear" w:pos="9360"/>
        </w:tabs>
        <w:ind w:left="284" w:hanging="284"/>
        <w:rPr>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04" w:history="1">
        <w:r w:rsidRPr="00D5649B">
          <w:rPr>
            <w:rStyle w:val="Hyperlink"/>
            <w:sz w:val="20"/>
          </w:rPr>
          <w:t>https://doi.org/10.1002/env.1044</w:t>
        </w:r>
      </w:hyperlink>
    </w:p>
    <w:p w14:paraId="18A5354E" w14:textId="77777777" w:rsidR="00B61455" w:rsidRPr="00D5649B"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N2O emissions from agricultural soils in Canada. I-Development of a country-specific methodology. Canadian Journal of Soil Science 88: 641−654.</w:t>
      </w:r>
    </w:p>
    <w:p w14:paraId="14FAB06E" w14:textId="77777777" w:rsidR="00B61455" w:rsidRPr="00D5649B" w:rsidRDefault="00B61455" w:rsidP="00B61455">
      <w:pPr>
        <w:keepNext/>
        <w:tabs>
          <w:tab w:val="clear" w:pos="9360"/>
          <w:tab w:val="right" w:pos="9781"/>
        </w:tabs>
        <w:ind w:left="284" w:hanging="284"/>
        <w:rPr>
          <w:sz w:val="20"/>
        </w:rPr>
      </w:pPr>
      <w:r w:rsidRPr="00CB60A4">
        <w:rPr>
          <w:sz w:val="20"/>
        </w:rPr>
        <w:t xml:space="preserve">Scheer, C., Fuchs., K., Pelster, D.E., and </w:t>
      </w:r>
      <w:proofErr w:type="spellStart"/>
      <w:r w:rsidRPr="00CB60A4">
        <w:rPr>
          <w:sz w:val="20"/>
        </w:rPr>
        <w:t>Butterbach</w:t>
      </w:r>
      <w:proofErr w:type="spellEnd"/>
      <w:r w:rsidRPr="00CB60A4">
        <w:rPr>
          <w:sz w:val="20"/>
        </w:rPr>
        <w:t xml:space="preserve">-Bahl,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05" w:history="1">
        <w:r w:rsidRPr="00D5649B">
          <w:rPr>
            <w:rStyle w:val="Hyperlink"/>
            <w:sz w:val="20"/>
          </w:rPr>
          <w:t>https://doi.org/10.1016/j.cosust.2020.07.005</w:t>
        </w:r>
      </w:hyperlink>
      <w:r w:rsidRPr="00D5649B">
        <w:rPr>
          <w:sz w:val="20"/>
        </w:rPr>
        <w:t xml:space="preserve"> </w:t>
      </w:r>
    </w:p>
    <w:p w14:paraId="704F1D30" w14:textId="18483669" w:rsidR="00B61455" w:rsidRPr="003C1CE1" w:rsidRDefault="00FB14EA" w:rsidP="003C1CE1">
      <w:pPr>
        <w:spacing w:after="120"/>
        <w:rPr>
          <w:rFonts w:cstheme="minorHAnsi"/>
          <w:b/>
        </w:rPr>
      </w:pPr>
      <w:r>
        <w:rPr>
          <w:rFonts w:cstheme="minorHAnsi"/>
          <w:b/>
        </w:rPr>
        <w:t xml:space="preserve">2.7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IPCC Tier 2 Carbon model</w:t>
      </w:r>
    </w:p>
    <w:p w14:paraId="3929BBB5"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06" w:history="1">
        <w:r w:rsidRPr="00D5649B">
          <w:rPr>
            <w:rStyle w:val="Hyperlink"/>
            <w:rFonts w:cstheme="minorHAnsi"/>
            <w:sz w:val="20"/>
          </w:rPr>
          <w:t>https://doi.org/10.1029/2000GB001389</w:t>
        </w:r>
      </w:hyperlink>
      <w:r w:rsidRPr="00D5649B">
        <w:rPr>
          <w:rFonts w:cstheme="minorHAnsi"/>
          <w:sz w:val="20"/>
        </w:rPr>
        <w:t xml:space="preserve">   </w:t>
      </w:r>
    </w:p>
    <w:p w14:paraId="1FDC4920" w14:textId="0793653C" w:rsidR="00B61455" w:rsidRDefault="00B61455" w:rsidP="00B61455">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07" w:history="1">
        <w:r w:rsidRPr="00D5649B">
          <w:rPr>
            <w:rStyle w:val="Hyperlink"/>
            <w:rFonts w:cstheme="minorHAnsi"/>
            <w:sz w:val="20"/>
          </w:rPr>
          <w:t>https://www.ipcc.ch/report/2019-refinement-to-the-2006-ipcc-guidelines-for-national-greenhouse-gas-inventories/</w:t>
        </w:r>
      </w:hyperlink>
    </w:p>
    <w:p w14:paraId="261FA13E"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1EA6F2B5"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05B9CC12" w14:textId="77777777" w:rsidR="00B61455" w:rsidRPr="00E41140" w:rsidRDefault="00B61455" w:rsidP="00B61455">
      <w:pPr>
        <w:tabs>
          <w:tab w:val="clear" w:pos="2880"/>
          <w:tab w:val="clear" w:pos="9360"/>
        </w:tabs>
        <w:ind w:left="284" w:hanging="284"/>
        <w:rPr>
          <w:sz w:val="20"/>
          <w:lang w:val="de-DE"/>
        </w:rPr>
      </w:pPr>
      <w:r w:rsidRPr="00D5649B">
        <w:rPr>
          <w:rFonts w:cstheme="minorHAnsi"/>
          <w:sz w:val="20"/>
        </w:rPr>
        <w:t xml:space="preserve">Newlands, N.K., Davidson, A., Howard, A., and Hill, H., 2011. Validation and inter-comparison of three methodologies for interpolating daily precipitation and temperature across Canada. </w:t>
      </w:r>
      <w:r w:rsidRPr="00E41140">
        <w:rPr>
          <w:rFonts w:cstheme="minorHAnsi"/>
          <w:sz w:val="20"/>
          <w:lang w:val="de-DE"/>
        </w:rPr>
        <w:t xml:space="preserve">Environmetrics  22: 205–223. </w:t>
      </w:r>
      <w:r w:rsidR="00000000">
        <w:fldChar w:fldCharType="begin"/>
      </w:r>
      <w:r w:rsidR="00000000">
        <w:instrText>HYPERLINK "https://doi.org/10.1002/env.1044"</w:instrText>
      </w:r>
      <w:r w:rsidR="00000000">
        <w:fldChar w:fldCharType="separate"/>
      </w:r>
      <w:r w:rsidRPr="00E41140">
        <w:rPr>
          <w:rStyle w:val="Hyperlink"/>
          <w:sz w:val="20"/>
          <w:lang w:val="de-DE"/>
        </w:rPr>
        <w:t>https://doi.org/10.1002/env.1044</w:t>
      </w:r>
      <w:r w:rsidR="00000000">
        <w:rPr>
          <w:rStyle w:val="Hyperlink"/>
          <w:sz w:val="20"/>
          <w:lang w:val="de-DE"/>
        </w:rPr>
        <w:fldChar w:fldCharType="end"/>
      </w:r>
    </w:p>
    <w:p w14:paraId="15D9958D" w14:textId="77777777" w:rsidR="00B61455" w:rsidRPr="00D5649B" w:rsidRDefault="00B61455" w:rsidP="00B61455">
      <w:pPr>
        <w:keepNext/>
        <w:tabs>
          <w:tab w:val="clear" w:pos="9360"/>
          <w:tab w:val="right" w:pos="9781"/>
        </w:tabs>
        <w:ind w:left="284" w:hanging="284"/>
        <w:rPr>
          <w:sz w:val="20"/>
        </w:rPr>
      </w:pPr>
      <w:r w:rsidRPr="00B61455">
        <w:rPr>
          <w:sz w:val="20"/>
          <w:lang w:val="de-DE"/>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08" w:history="1">
        <w:r w:rsidRPr="00D5649B">
          <w:rPr>
            <w:rStyle w:val="Hyperlink"/>
            <w:sz w:val="20"/>
          </w:rPr>
          <w:t>https://doi.org/10.1016/j.cosust.2020.07.005</w:t>
        </w:r>
      </w:hyperlink>
      <w:r w:rsidRPr="00D5649B">
        <w:rPr>
          <w:sz w:val="20"/>
        </w:rPr>
        <w:t xml:space="preserve"> </w:t>
      </w:r>
    </w:p>
    <w:p w14:paraId="506F821E" w14:textId="17D7C261"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Pr>
          <w:rFonts w:cstheme="minorHAnsi"/>
          <w:b/>
          <w:lang w:val="en-US"/>
        </w:rPr>
        <w:t>4</w:t>
      </w:r>
    </w:p>
    <w:p w14:paraId="1040E210" w14:textId="77777777" w:rsidR="008C0BF0" w:rsidRDefault="008C0BF0" w:rsidP="005E117D">
      <w:pPr>
        <w:ind w:left="284" w:hanging="284"/>
        <w:rPr>
          <w:rStyle w:val="Hyperlink"/>
          <w:rFonts w:cstheme="minorHAnsi"/>
          <w:sz w:val="20"/>
        </w:rPr>
      </w:pPr>
      <w:r w:rsidRPr="00E7583C">
        <w:rPr>
          <w:rFonts w:cstheme="minorHAnsi"/>
          <w:sz w:val="20"/>
        </w:rPr>
        <w:t>Statistics Canada, 2013</w:t>
      </w:r>
      <w:r>
        <w:rPr>
          <w:rFonts w:cstheme="minorHAnsi"/>
          <w:sz w:val="20"/>
        </w:rPr>
        <w:t>a</w:t>
      </w:r>
      <w:r w:rsidRPr="00E7583C">
        <w:rPr>
          <w:rFonts w:cstheme="minorHAnsi"/>
          <w:sz w:val="20"/>
        </w:rPr>
        <w:t xml:space="preserve">. Agricultural Water Use in Canada 2010. Published by authority of the Minister responsible for Statistics Canada, © Minister of Industry, 2013. October 2013, Catalogue no. 16-402-X, ISSN 1918-2910. Ottawa, ON, Canada. </w:t>
      </w:r>
      <w:hyperlink r:id="rId109" w:history="1">
        <w:r w:rsidRPr="00E7583C">
          <w:rPr>
            <w:rStyle w:val="Hyperlink"/>
            <w:rFonts w:cstheme="minorHAnsi"/>
            <w:sz w:val="20"/>
          </w:rPr>
          <w:t>https://www150.statcan.gc.ca/n1/en/pub/16-402-x/16-402-x2011001-eng.pdf?st=s-RIhfAz</w:t>
        </w:r>
      </w:hyperlink>
    </w:p>
    <w:p w14:paraId="788B477B" w14:textId="0A8AF760" w:rsidR="005E117D" w:rsidRPr="00E7583C" w:rsidRDefault="003C1CE1" w:rsidP="005E117D">
      <w:pPr>
        <w:ind w:left="284" w:hanging="284"/>
        <w:rPr>
          <w:rFonts w:cstheme="minorHAnsi"/>
          <w:sz w:val="20"/>
        </w:rPr>
      </w:pPr>
      <w:r w:rsidRPr="00E7583C">
        <w:rPr>
          <w:rFonts w:cstheme="minorHAnsi"/>
          <w:sz w:val="20"/>
        </w:rPr>
        <w:t>Statistics Canada, 2013</w:t>
      </w:r>
      <w:r w:rsidR="00F50216" w:rsidRPr="00E7583C">
        <w:rPr>
          <w:rFonts w:cstheme="minorHAnsi"/>
          <w:sz w:val="20"/>
        </w:rPr>
        <w:t>b</w:t>
      </w:r>
      <w:r w:rsidR="005E117D" w:rsidRPr="00E7583C">
        <w:rPr>
          <w:rFonts w:cstheme="minorHAnsi"/>
          <w:sz w:val="20"/>
        </w:rPr>
        <w:t xml:space="preserve">. Agricultural Water Use in Canada 2012. Published by authority of the Minister responsible for Statistics Canada, © Minister of Industry, 2013. December 2013, Catalogue no. 16-402-X, ISSN 1918-2910. Ottawa, ON, Canada. </w:t>
      </w:r>
      <w:hyperlink r:id="rId110" w:history="1">
        <w:r w:rsidR="005E117D" w:rsidRPr="00E7583C">
          <w:rPr>
            <w:rStyle w:val="Hyperlink"/>
            <w:rFonts w:cstheme="minorHAnsi"/>
            <w:sz w:val="20"/>
          </w:rPr>
          <w:t>https://www150.statcan.gc.ca/n1/en/pub/16-402-x/16-402-x2013001-eng.pdf?st=qMO66Z6z</w:t>
        </w:r>
      </w:hyperlink>
    </w:p>
    <w:p w14:paraId="7A51B6B6" w14:textId="214A4A9D" w:rsidR="003C1CE1" w:rsidRPr="00E7583C" w:rsidRDefault="003C1CE1" w:rsidP="00F50216">
      <w:pPr>
        <w:ind w:left="284" w:hanging="284"/>
        <w:rPr>
          <w:rFonts w:cstheme="minorHAnsi"/>
          <w:sz w:val="20"/>
        </w:rPr>
      </w:pPr>
    </w:p>
    <w:p w14:paraId="4C8E6BA3" w14:textId="4B48C1CE" w:rsidR="00463AC4" w:rsidRDefault="00463AC4" w:rsidP="00F50216">
      <w:pPr>
        <w:spacing w:after="120"/>
        <w:rPr>
          <w:rFonts w:cstheme="minorHAnsi"/>
          <w:b/>
        </w:rPr>
      </w:pPr>
      <w:r w:rsidRPr="00F50216">
        <w:rPr>
          <w:rFonts w:cstheme="minorHAnsi"/>
          <w:b/>
        </w:rPr>
        <w:t xml:space="preserve">Table </w:t>
      </w:r>
      <w:r w:rsidR="00111BE6">
        <w:rPr>
          <w:rFonts w:cstheme="minorHAnsi"/>
          <w:b/>
        </w:rPr>
        <w:t>6</w:t>
      </w:r>
    </w:p>
    <w:p w14:paraId="3A0DC855" w14:textId="77777777" w:rsidR="00A3584D" w:rsidRPr="002749FC" w:rsidRDefault="00A3584D" w:rsidP="00A3584D">
      <w:pPr>
        <w:ind w:left="284" w:hanging="284"/>
        <w:rPr>
          <w:rFonts w:cstheme="minorHAnsi"/>
          <w:sz w:val="20"/>
        </w:rPr>
      </w:pPr>
      <w:r w:rsidRPr="002749FC">
        <w:rPr>
          <w:sz w:val="20"/>
        </w:rPr>
        <w:lastRenderedPageBreak/>
        <w:t>Agriculture, Forestry and Rural Economic Development</w:t>
      </w:r>
      <w:r>
        <w:rPr>
          <w:sz w:val="20"/>
        </w:rPr>
        <w:t xml:space="preserve">. </w:t>
      </w:r>
      <w:r w:rsidRPr="002749FC">
        <w:rPr>
          <w:rFonts w:cstheme="minorHAnsi"/>
          <w:sz w:val="20"/>
        </w:rPr>
        <w:t xml:space="preserve">2020. Agricultural Operation Practices Act. Available at: </w:t>
      </w:r>
      <w:hyperlink r:id="rId111" w:history="1">
        <w:r w:rsidRPr="002749FC">
          <w:rPr>
            <w:rStyle w:val="Hyperlink"/>
            <w:rFonts w:cstheme="minorHAnsi"/>
            <w:sz w:val="20"/>
          </w:rPr>
          <w:t>https://open.alberta.ca/publications/a07</w:t>
        </w:r>
      </w:hyperlink>
    </w:p>
    <w:p w14:paraId="3DCB3AF9" w14:textId="77777777" w:rsidR="00A3584D" w:rsidRPr="00814D84" w:rsidRDefault="00A3584D" w:rsidP="00A3584D">
      <w:pPr>
        <w:ind w:left="284" w:hanging="284"/>
        <w:rPr>
          <w:rFonts w:cstheme="minorHAnsi"/>
          <w:sz w:val="20"/>
        </w:rPr>
      </w:pPr>
      <w:r w:rsidRPr="00A3584D">
        <w:rPr>
          <w:rFonts w:cstheme="minorHAnsi"/>
          <w:sz w:val="20"/>
        </w:rPr>
        <w:t xml:space="preserve">Ackerman, J., </w:t>
      </w:r>
      <w:proofErr w:type="spellStart"/>
      <w:r w:rsidRPr="00A3584D">
        <w:rPr>
          <w:rFonts w:cstheme="minorHAnsi"/>
          <w:sz w:val="20"/>
        </w:rPr>
        <w:t>Khafipour</w:t>
      </w:r>
      <w:proofErr w:type="spellEnd"/>
      <w:r w:rsidRPr="00A3584D">
        <w:rPr>
          <w:rFonts w:cstheme="minorHAnsi"/>
          <w:sz w:val="20"/>
        </w:rPr>
        <w:t xml:space="preserve">, E., Cicek, N. 2018. </w:t>
      </w:r>
      <w:r w:rsidRPr="002749FC">
        <w:rPr>
          <w:rFonts w:cstheme="minorHAnsi"/>
          <w:color w:val="000000"/>
          <w:sz w:val="20"/>
          <w:shd w:val="clear" w:color="auto" w:fill="FFFFFF"/>
        </w:rPr>
        <w:t>Sustainable Re-Use of Dairy Cow Manure as Bedding and Compost: Nutrients and Self-Heating Potential. Canadian Biosystems Engineering / Le Genie des biosystems au Canada</w:t>
      </w:r>
      <w:r>
        <w:rPr>
          <w:rFonts w:cstheme="minorHAnsi"/>
          <w:color w:val="000000"/>
          <w:sz w:val="20"/>
          <w:shd w:val="clear" w:color="auto" w:fill="FFFFFF"/>
        </w:rPr>
        <w:t>.</w:t>
      </w:r>
      <w:r w:rsidRPr="002749FC">
        <w:rPr>
          <w:rFonts w:cstheme="minorHAnsi"/>
          <w:color w:val="000000"/>
          <w:sz w:val="20"/>
          <w:shd w:val="clear" w:color="auto" w:fill="FFFFFF"/>
        </w:rPr>
        <w:t xml:space="preserve"> 60:6.1-6.7. </w:t>
      </w:r>
      <w:hyperlink r:id="rId112" w:tgtFrame="_blank" w:history="1">
        <w:r w:rsidRPr="002749FC">
          <w:rPr>
            <w:rStyle w:val="Hyperlink"/>
            <w:rFonts w:cstheme="minorHAnsi"/>
            <w:sz w:val="20"/>
            <w:shd w:val="clear" w:color="auto" w:fill="FFFFFF"/>
          </w:rPr>
          <w:t>https://doi.org/10.7451/CBE.2018.60.6.1</w:t>
        </w:r>
      </w:hyperlink>
      <w:r w:rsidRPr="002749FC">
        <w:rPr>
          <w:rFonts w:cstheme="minorHAnsi"/>
          <w:sz w:val="20"/>
        </w:rPr>
        <w:t xml:space="preserve"> </w:t>
      </w:r>
    </w:p>
    <w:p w14:paraId="38A230FC" w14:textId="77777777" w:rsidR="00A3584D" w:rsidRDefault="00A3584D" w:rsidP="00A3584D">
      <w:pPr>
        <w:ind w:left="284" w:hanging="284"/>
        <w:rPr>
          <w:rFonts w:cstheme="minorHAnsi"/>
          <w:sz w:val="20"/>
        </w:rPr>
      </w:pPr>
      <w:r w:rsidRPr="00A3584D">
        <w:rPr>
          <w:rFonts w:cstheme="minorHAnsi"/>
          <w:sz w:val="20"/>
        </w:rPr>
        <w:t xml:space="preserve">Baldé, H., VanderZaag, A.C., Burtt, S.D., Wagner-Riddle, C., Evans, L., Gordon, R., Desjardins, R.L., MacDonald, J.D. </w:t>
      </w:r>
      <w:r w:rsidRPr="002749FC">
        <w:rPr>
          <w:rFonts w:cstheme="minorHAnsi"/>
          <w:sz w:val="20"/>
        </w:rPr>
        <w:t xml:space="preserve">2018. Ammonia emissions from liquid manure storages are affected by anaerobic digestion and solid-liquid separation. </w:t>
      </w:r>
      <w:r w:rsidRPr="00B80863">
        <w:rPr>
          <w:rFonts w:cstheme="minorHAnsi"/>
          <w:sz w:val="20"/>
        </w:rPr>
        <w:t xml:space="preserve">Agricultural and Forest Meteorology 258: 80-88. </w:t>
      </w:r>
      <w:hyperlink r:id="rId113" w:history="1">
        <w:r w:rsidRPr="00B80863">
          <w:rPr>
            <w:rStyle w:val="Hyperlink"/>
            <w:rFonts w:cstheme="minorHAnsi"/>
            <w:sz w:val="20"/>
          </w:rPr>
          <w:t>https://doi.org/10.1016/j.agrformet.2018.01.036</w:t>
        </w:r>
      </w:hyperlink>
      <w:r w:rsidRPr="00B80863">
        <w:rPr>
          <w:rFonts w:cstheme="minorHAnsi"/>
          <w:sz w:val="20"/>
        </w:rPr>
        <w:t xml:space="preserve"> </w:t>
      </w:r>
    </w:p>
    <w:p w14:paraId="413DF4CF" w14:textId="77777777" w:rsidR="00A3584D" w:rsidRPr="00D321E6" w:rsidRDefault="00A3584D" w:rsidP="00A3584D">
      <w:pPr>
        <w:ind w:left="284" w:hanging="284"/>
        <w:rPr>
          <w:sz w:val="20"/>
          <w:highlight w:val="yellow"/>
        </w:rPr>
      </w:pPr>
      <w:r w:rsidRPr="00B80863">
        <w:rPr>
          <w:sz w:val="20"/>
        </w:rPr>
        <w:t>Brown,</w:t>
      </w:r>
      <w:r>
        <w:rPr>
          <w:sz w:val="20"/>
        </w:rPr>
        <w:t xml:space="preserve"> C. </w:t>
      </w:r>
      <w:r w:rsidRPr="00B80863">
        <w:rPr>
          <w:sz w:val="20"/>
        </w:rPr>
        <w:t xml:space="preserve">2013. Available Nutrients and Value for Manure From Various Livestock Types. Ontario Ministry for Food and Rural Affairs. </w:t>
      </w:r>
      <w:r>
        <w:rPr>
          <w:sz w:val="20"/>
        </w:rPr>
        <w:t xml:space="preserve">Available at: </w:t>
      </w:r>
      <w:hyperlink r:id="rId114" w:history="1">
        <w:r w:rsidRPr="00B80863">
          <w:rPr>
            <w:rStyle w:val="Hyperlink"/>
            <w:sz w:val="20"/>
          </w:rPr>
          <w:t>http://www.omafra.gov.on.ca/english/crops/facts/13-043.htm</w:t>
        </w:r>
      </w:hyperlink>
      <w:r w:rsidRPr="00D321E6">
        <w:rPr>
          <w:sz w:val="20"/>
          <w:highlight w:val="yellow"/>
        </w:rPr>
        <w:t xml:space="preserve"> </w:t>
      </w:r>
    </w:p>
    <w:p w14:paraId="00E58B0F" w14:textId="77777777" w:rsidR="00A3584D" w:rsidRDefault="00A3584D" w:rsidP="00A3584D">
      <w:pPr>
        <w:ind w:left="284" w:hanging="284"/>
        <w:rPr>
          <w:rFonts w:cstheme="minorHAnsi"/>
          <w:color w:val="000000"/>
          <w:sz w:val="20"/>
          <w:shd w:val="clear" w:color="auto" w:fill="FFFFFF"/>
        </w:rPr>
      </w:pPr>
      <w:r w:rsidRPr="00B80863">
        <w:rPr>
          <w:rFonts w:cstheme="minorHAnsi"/>
          <w:color w:val="000000"/>
          <w:sz w:val="20"/>
          <w:shd w:val="clear" w:color="auto" w:fill="FFFFFF"/>
        </w:rPr>
        <w:t>Cambareri, G., Wagner-Riddle, C., Drury, C., Lauzon, J., Salas, W. 2017. Anaerobically digested dairy manure as an alternative nitrogen source to mitigate nitrous oxide emissions in fall-fertilized corn. Canadian Journal of Soil Science. 97: 439</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451. </w:t>
      </w:r>
      <w:hyperlink r:id="rId115" w:history="1">
        <w:r w:rsidRPr="007A1398">
          <w:rPr>
            <w:rStyle w:val="Hyperlink"/>
            <w:rFonts w:cstheme="minorHAnsi"/>
            <w:sz w:val="20"/>
            <w:shd w:val="clear" w:color="auto" w:fill="FFFFFF"/>
          </w:rPr>
          <w:t>https://doi.org/10.1139/CJSS-2016-0097</w:t>
        </w:r>
      </w:hyperlink>
    </w:p>
    <w:p w14:paraId="01147A79"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Coppi, L. 2012. Nitrogen and phosphorus in soil and groundwater following repeated nitrogen-based swine slurry applications to a tame grassland on coarse textured soil. Unpublished PhD Thesis, University of Manitoba. Available at: </w:t>
      </w:r>
      <w:hyperlink r:id="rId116" w:history="1">
        <w:r w:rsidRPr="00B80863">
          <w:rPr>
            <w:rStyle w:val="Hyperlink"/>
            <w:rFonts w:cstheme="minorHAnsi"/>
            <w:sz w:val="20"/>
            <w:lang w:val="en-US"/>
          </w:rPr>
          <w:t>https://mspace.lib.umanitoba.ca/handle/1993/14417</w:t>
        </w:r>
      </w:hyperlink>
      <w:r w:rsidRPr="00B80863">
        <w:rPr>
          <w:rFonts w:cstheme="minorHAnsi"/>
          <w:sz w:val="20"/>
          <w:lang w:val="en-US"/>
        </w:rPr>
        <w:t xml:space="preserve"> </w:t>
      </w:r>
    </w:p>
    <w:p w14:paraId="09AB1408" w14:textId="77777777" w:rsidR="00A3584D" w:rsidRDefault="00A3584D" w:rsidP="00A3584D">
      <w:pPr>
        <w:ind w:left="284" w:hanging="284"/>
        <w:rPr>
          <w:rFonts w:cstheme="minorHAnsi"/>
          <w:sz w:val="20"/>
          <w:lang w:val="en-US"/>
        </w:rPr>
      </w:pPr>
      <w:r w:rsidRPr="00B80863">
        <w:rPr>
          <w:rFonts w:cstheme="minorHAnsi"/>
          <w:sz w:val="20"/>
          <w:lang w:val="en-US"/>
        </w:rPr>
        <w:t xml:space="preserve">Dick, S. 2003. Fluctuations in manure nutrient concentration during swine storage pump-outs. Final Report for the Manitoba Livestock Manure Management Initiative. MLMMI 03-01-06. Available at: </w:t>
      </w:r>
      <w:hyperlink r:id="rId117" w:history="1">
        <w:r w:rsidRPr="00B80863">
          <w:rPr>
            <w:rStyle w:val="Hyperlink"/>
            <w:rFonts w:cstheme="minorHAnsi"/>
            <w:sz w:val="20"/>
            <w:lang w:val="en-US"/>
          </w:rPr>
          <w:t>https://agra-gold.ca/wp-content/uploads/2021/06/MLMMI-Project-03-01-06.pdf</w:t>
        </w:r>
      </w:hyperlink>
      <w:r w:rsidRPr="00B80863">
        <w:rPr>
          <w:rFonts w:cstheme="minorHAnsi"/>
          <w:sz w:val="20"/>
          <w:lang w:val="en-US"/>
        </w:rPr>
        <w:t xml:space="preserve"> </w:t>
      </w:r>
    </w:p>
    <w:p w14:paraId="032C2BFF" w14:textId="13E29ACF" w:rsidR="00A3584D" w:rsidRPr="00C0497A" w:rsidRDefault="00A3584D" w:rsidP="00A3584D">
      <w:pPr>
        <w:ind w:left="284" w:hanging="284"/>
        <w:rPr>
          <w:rFonts w:cstheme="minorHAnsi"/>
          <w:sz w:val="20"/>
          <w:lang w:val="en-US"/>
        </w:rPr>
      </w:pPr>
      <w:r>
        <w:rPr>
          <w:rFonts w:cstheme="minorHAnsi"/>
          <w:sz w:val="20"/>
          <w:lang w:val="en-US"/>
        </w:rPr>
        <w:t>ECCC</w:t>
      </w:r>
      <w:r w:rsidR="00CC76D9">
        <w:rPr>
          <w:rFonts w:cstheme="minorHAnsi"/>
          <w:sz w:val="20"/>
          <w:lang w:val="en-US"/>
        </w:rPr>
        <w:t xml:space="preserve">, </w:t>
      </w:r>
      <w:r>
        <w:rPr>
          <w:rFonts w:cstheme="minorHAnsi"/>
          <w:sz w:val="20"/>
          <w:lang w:val="en-US"/>
        </w:rPr>
        <w:t>2021.</w:t>
      </w:r>
      <w:r w:rsidRPr="00E37FFC">
        <w:rPr>
          <w:rFonts w:cstheme="minorHAnsi"/>
          <w:sz w:val="20"/>
          <w:lang w:val="en-US"/>
        </w:rPr>
        <w:t xml:space="preserve"> National Inventory Report 1990–20</w:t>
      </w:r>
      <w:r>
        <w:rPr>
          <w:rFonts w:cstheme="minorHAnsi"/>
          <w:sz w:val="20"/>
          <w:lang w:val="en-US"/>
        </w:rPr>
        <w:t>19</w:t>
      </w:r>
      <w:r w:rsidRPr="00E37FFC">
        <w:rPr>
          <w:rFonts w:cstheme="minorHAnsi"/>
          <w:sz w:val="20"/>
          <w:lang w:val="en-US"/>
        </w:rPr>
        <w:t xml:space="preserve">: Greenhouse Gas Sources and Sinks in </w:t>
      </w:r>
      <w:proofErr w:type="spellStart"/>
      <w:r w:rsidRPr="00E37FFC">
        <w:rPr>
          <w:rFonts w:cstheme="minorHAnsi"/>
          <w:sz w:val="20"/>
          <w:lang w:val="en-US"/>
        </w:rPr>
        <w:t>canada</w:t>
      </w:r>
      <w:proofErr w:type="spellEnd"/>
      <w:r w:rsidRPr="00E37FFC">
        <w:rPr>
          <w:rFonts w:cstheme="minorHAnsi"/>
          <w:sz w:val="20"/>
          <w:lang w:val="en-US"/>
        </w:rPr>
        <w:t xml:space="preserve">. Canada’s Submission to the United </w:t>
      </w:r>
      <w:r w:rsidRPr="00C0497A">
        <w:rPr>
          <w:rFonts w:cstheme="minorHAnsi"/>
          <w:sz w:val="20"/>
          <w:lang w:val="en-US"/>
        </w:rPr>
        <w:t>Nations Framework Convention on Climate Change. Cat. No.: En81-4E-PDF; ISSN: 1910-7064; EC</w:t>
      </w:r>
      <w:r w:rsidR="00720D0D">
        <w:rPr>
          <w:rFonts w:cstheme="minorHAnsi"/>
          <w:sz w:val="20"/>
          <w:lang w:val="en-US"/>
        </w:rPr>
        <w:t>8369</w:t>
      </w:r>
      <w:r w:rsidRPr="00C0497A">
        <w:rPr>
          <w:rFonts w:cstheme="minorHAnsi"/>
          <w:sz w:val="20"/>
          <w:lang w:val="en-US"/>
        </w:rPr>
        <w:t xml:space="preserve">. Available at: </w:t>
      </w:r>
      <w:hyperlink r:id="rId118" w:history="1">
        <w:r w:rsidR="00C0497A" w:rsidRPr="00C0497A">
          <w:rPr>
            <w:rStyle w:val="Hyperlink"/>
            <w:sz w:val="20"/>
          </w:rPr>
          <w:t>https://publications.gc.ca/site/eng/9.506002/publication.html</w:t>
        </w:r>
      </w:hyperlink>
      <w:r w:rsidR="00C0497A" w:rsidRPr="00C0497A">
        <w:rPr>
          <w:sz w:val="20"/>
        </w:rPr>
        <w:t xml:space="preserve">. </w:t>
      </w:r>
    </w:p>
    <w:p w14:paraId="50A07980" w14:textId="77777777" w:rsidR="00A3584D" w:rsidRPr="00B80863" w:rsidRDefault="00A3584D" w:rsidP="00A3584D">
      <w:pPr>
        <w:ind w:left="284" w:hanging="284"/>
        <w:rPr>
          <w:rFonts w:cstheme="minorHAnsi"/>
          <w:sz w:val="20"/>
          <w:lang w:val="en-US"/>
        </w:rPr>
      </w:pPr>
      <w:r w:rsidRPr="00B80863">
        <w:rPr>
          <w:rFonts w:cstheme="minorHAnsi"/>
          <w:sz w:val="20"/>
          <w:lang w:val="en-US"/>
        </w:rPr>
        <w:t>Evans, L., VanderZaag, A.C., Sokolov, V., Bald</w:t>
      </w:r>
      <w:r w:rsidRPr="00B80863">
        <w:rPr>
          <w:rFonts w:ascii="Calibri" w:hAnsi="Calibri" w:cs="Calibri"/>
          <w:sz w:val="20"/>
          <w:lang w:val="en-US"/>
        </w:rPr>
        <w:t>é</w:t>
      </w:r>
      <w:r w:rsidRPr="00B80863">
        <w:rPr>
          <w:rFonts w:cstheme="minorHAnsi"/>
          <w:sz w:val="20"/>
          <w:lang w:val="en-US"/>
        </w:rPr>
        <w:t>, H., MacDonald, D., Wagner-Riddle, C., Gordon, R.</w:t>
      </w:r>
      <w:r>
        <w:rPr>
          <w:rFonts w:cstheme="minorHAnsi"/>
          <w:sz w:val="20"/>
          <w:lang w:val="en-US"/>
        </w:rPr>
        <w:t xml:space="preserve"> </w:t>
      </w:r>
      <w:r w:rsidRPr="00B80863">
        <w:rPr>
          <w:rFonts w:cstheme="minorHAnsi"/>
          <w:sz w:val="20"/>
          <w:lang w:val="en-US"/>
        </w:rPr>
        <w:t xml:space="preserve">2018. Ammonia emissions from the field application of liquid dairy manure after anaerobic digestion or mechanical separation in Ontario, Canada. Agricultural and Forest Meteorology. 258: 89–95. </w:t>
      </w:r>
      <w:hyperlink r:id="rId119" w:history="1">
        <w:r w:rsidRPr="00B80863">
          <w:rPr>
            <w:rStyle w:val="Hyperlink"/>
            <w:rFonts w:cstheme="minorHAnsi"/>
            <w:sz w:val="20"/>
            <w:lang w:val="en-US"/>
          </w:rPr>
          <w:t>https://doi.org/10.1016/j.agrformet.2018.02.017</w:t>
        </w:r>
      </w:hyperlink>
      <w:r w:rsidRPr="00B80863">
        <w:rPr>
          <w:rFonts w:cstheme="minorHAnsi"/>
          <w:sz w:val="20"/>
          <w:lang w:val="en-US"/>
        </w:rPr>
        <w:t xml:space="preserve">  </w:t>
      </w:r>
    </w:p>
    <w:p w14:paraId="3761F629"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Fillingham, M.A., VanderZaag, A.C., Burtt, S., Baldé, H., </w:t>
      </w:r>
      <w:proofErr w:type="spellStart"/>
      <w:r w:rsidRPr="00B80863">
        <w:rPr>
          <w:rFonts w:cstheme="minorHAnsi"/>
          <w:sz w:val="20"/>
          <w:lang w:val="en-US"/>
        </w:rPr>
        <w:t>Ngwabie</w:t>
      </w:r>
      <w:proofErr w:type="spellEnd"/>
      <w:r w:rsidRPr="00B80863">
        <w:rPr>
          <w:rFonts w:cstheme="minorHAnsi"/>
          <w:sz w:val="20"/>
          <w:lang w:val="en-US"/>
        </w:rPr>
        <w:t xml:space="preserve">, N.M., Smith, W., Hakami, A., Wagner-Riddle, C., Bittman, S., MacDonald, D. </w:t>
      </w:r>
      <w:r w:rsidRPr="00B80863">
        <w:rPr>
          <w:rFonts w:cstheme="minorHAnsi"/>
          <w:sz w:val="20"/>
        </w:rPr>
        <w:t xml:space="preserve">2017. </w:t>
      </w:r>
      <w:r w:rsidRPr="00B80863">
        <w:rPr>
          <w:rFonts w:cstheme="minorHAnsi"/>
          <w:color w:val="000000"/>
          <w:sz w:val="20"/>
          <w:shd w:val="clear" w:color="auto" w:fill="FFFFFF"/>
        </w:rPr>
        <w:t>Greenhouse gas and ammonia emissions from production of compost bedding on a dairy farm. Waste Management.70: 45-52.</w:t>
      </w:r>
      <w:r w:rsidRPr="002A19C1">
        <w:t xml:space="preserve"> </w:t>
      </w:r>
      <w:hyperlink r:id="rId120" w:history="1">
        <w:r w:rsidRPr="00F50584">
          <w:rPr>
            <w:rStyle w:val="Hyperlink"/>
            <w:rFonts w:cstheme="minorHAnsi"/>
            <w:sz w:val="20"/>
            <w:shd w:val="clear" w:color="auto" w:fill="FFFFFF"/>
          </w:rPr>
          <w:t>https://doi.org/10.1016/j.wasman.2017.09.013</w:t>
        </w:r>
      </w:hyperlink>
    </w:p>
    <w:p w14:paraId="442D43B5" w14:textId="77777777" w:rsidR="00A3584D" w:rsidRDefault="00A3584D" w:rsidP="00A3584D">
      <w:pPr>
        <w:ind w:left="284" w:hanging="284"/>
        <w:rPr>
          <w:rFonts w:cstheme="minorHAnsi"/>
          <w:sz w:val="20"/>
        </w:rPr>
      </w:pPr>
      <w:r w:rsidRPr="00B80863">
        <w:rPr>
          <w:rFonts w:cstheme="minorHAnsi"/>
          <w:sz w:val="20"/>
        </w:rPr>
        <w:t xml:space="preserve">Fitzgerald, M.M. and Racz, G.J. 2001. Long-term effect of hog manure on soil quality and productivity. Volume 1: properties and composition of Hog manure samples. Final report for the Agri-Food Research and Development Initiative. </w:t>
      </w:r>
      <w:r w:rsidRPr="00781E45">
        <w:rPr>
          <w:rFonts w:cstheme="minorHAnsi"/>
          <w:sz w:val="20"/>
        </w:rPr>
        <w:t>Available at:</w:t>
      </w:r>
      <w:r>
        <w:rPr>
          <w:rFonts w:cstheme="minorHAnsi"/>
          <w:sz w:val="20"/>
        </w:rPr>
        <w:t xml:space="preserve"> </w:t>
      </w:r>
      <w:hyperlink r:id="rId121" w:history="1">
        <w:r w:rsidRPr="00B80863">
          <w:rPr>
            <w:rStyle w:val="Hyperlink"/>
            <w:rFonts w:cstheme="minorHAnsi"/>
            <w:sz w:val="20"/>
          </w:rPr>
          <w:t>http://manure.mb.ca/projects/pdfs/Racz%20and%20Fitzgerald%20Volume%201%20-%20Properties.pdf</w:t>
        </w:r>
      </w:hyperlink>
      <w:r w:rsidRPr="00B80863">
        <w:rPr>
          <w:rFonts w:cstheme="minorHAnsi"/>
          <w:sz w:val="20"/>
        </w:rPr>
        <w:t xml:space="preserve"> </w:t>
      </w:r>
    </w:p>
    <w:p w14:paraId="178B552B" w14:textId="77777777" w:rsidR="00A3584D" w:rsidRPr="00B80863" w:rsidRDefault="00A3584D" w:rsidP="00A3584D">
      <w:pPr>
        <w:ind w:left="284" w:hanging="284"/>
        <w:rPr>
          <w:rFonts w:cstheme="minorHAnsi"/>
          <w:sz w:val="20"/>
        </w:rPr>
      </w:pPr>
      <w:r w:rsidRPr="00786AC0">
        <w:rPr>
          <w:rFonts w:cstheme="minorHAnsi"/>
          <w:sz w:val="20"/>
        </w:rPr>
        <w:t>Fraser, H.W. 202</w:t>
      </w:r>
      <w:r>
        <w:rPr>
          <w:rFonts w:cstheme="minorHAnsi"/>
          <w:sz w:val="20"/>
        </w:rPr>
        <w:t>0</w:t>
      </w:r>
      <w:r w:rsidRPr="00786AC0">
        <w:rPr>
          <w:rFonts w:cstheme="minorHAnsi"/>
          <w:sz w:val="20"/>
        </w:rPr>
        <w:t xml:space="preserve">. Manure storages for small- to medium-sized horse </w:t>
      </w:r>
      <w:proofErr w:type="spellStart"/>
      <w:r w:rsidRPr="00786AC0">
        <w:rPr>
          <w:rFonts w:cstheme="minorHAnsi"/>
          <w:sz w:val="20"/>
        </w:rPr>
        <w:t>farms.</w:t>
      </w:r>
      <w:r>
        <w:rPr>
          <w:rFonts w:cstheme="minorHAnsi"/>
          <w:sz w:val="20"/>
        </w:rPr>
        <w:t>Available</w:t>
      </w:r>
      <w:proofErr w:type="spellEnd"/>
      <w:r>
        <w:rPr>
          <w:rFonts w:cstheme="minorHAnsi"/>
          <w:sz w:val="20"/>
        </w:rPr>
        <w:t xml:space="preserve"> at: </w:t>
      </w:r>
      <w:hyperlink r:id="rId122" w:history="1">
        <w:r w:rsidRPr="00EF679B">
          <w:rPr>
            <w:rStyle w:val="Hyperlink"/>
            <w:rFonts w:cstheme="minorHAnsi"/>
            <w:sz w:val="20"/>
          </w:rPr>
          <w:t>https://files.ontario.ca/omafra-manure-storages-for-horse-farms-20-047-en-23-06-20.pdf</w:t>
        </w:r>
      </w:hyperlink>
    </w:p>
    <w:p w14:paraId="574F0100" w14:textId="77777777" w:rsidR="00A3584D" w:rsidRDefault="00A3584D" w:rsidP="009A2C63">
      <w:pPr>
        <w:tabs>
          <w:tab w:val="left" w:pos="2160"/>
          <w:tab w:val="right" w:pos="8640"/>
          <w:tab w:val="right" w:pos="8820"/>
        </w:tabs>
        <w:ind w:left="284" w:hanging="284"/>
        <w:rPr>
          <w:sz w:val="20"/>
        </w:rPr>
      </w:pPr>
      <w:r w:rsidRPr="00B80863">
        <w:rPr>
          <w:sz w:val="20"/>
        </w:rPr>
        <w:t>Government of Alberta</w:t>
      </w:r>
      <w:r>
        <w:rPr>
          <w:sz w:val="20"/>
        </w:rPr>
        <w:t xml:space="preserve"> 2013. </w:t>
      </w:r>
      <w:r w:rsidRPr="00650660">
        <w:rPr>
          <w:sz w:val="20"/>
        </w:rPr>
        <w:t>Manure Characteristics and Land Base Code</w:t>
      </w:r>
      <w:r>
        <w:rPr>
          <w:sz w:val="20"/>
        </w:rPr>
        <w:t xml:space="preserve">. </w:t>
      </w:r>
      <w:r>
        <w:rPr>
          <w:rFonts w:cstheme="minorHAnsi"/>
          <w:sz w:val="20"/>
        </w:rPr>
        <w:t xml:space="preserve">Available at: </w:t>
      </w:r>
      <w:hyperlink r:id="rId123" w:history="1">
        <w:r w:rsidRPr="00EF679B">
          <w:rPr>
            <w:rStyle w:val="Hyperlink"/>
            <w:sz w:val="20"/>
          </w:rPr>
          <w:t>https://open.alberta.ca/publications/6921902</w:t>
        </w:r>
      </w:hyperlink>
      <w:r>
        <w:rPr>
          <w:sz w:val="20"/>
        </w:rPr>
        <w:t xml:space="preserve">. </w:t>
      </w:r>
    </w:p>
    <w:p w14:paraId="0CE6478D" w14:textId="77777777" w:rsidR="00A3584D" w:rsidRPr="00A3584D" w:rsidRDefault="00A3584D" w:rsidP="00A3584D">
      <w:pPr>
        <w:tabs>
          <w:tab w:val="left" w:pos="2160"/>
          <w:tab w:val="right" w:pos="8640"/>
          <w:tab w:val="right" w:pos="8820"/>
        </w:tabs>
        <w:ind w:left="284" w:hanging="284"/>
        <w:jc w:val="both"/>
        <w:rPr>
          <w:sz w:val="20"/>
        </w:rPr>
      </w:pPr>
      <w:r>
        <w:rPr>
          <w:sz w:val="20"/>
        </w:rPr>
        <w:t xml:space="preserve">Government of </w:t>
      </w:r>
      <w:r w:rsidRPr="00650660">
        <w:rPr>
          <w:sz w:val="20"/>
        </w:rPr>
        <w:t>Alberta 2021.</w:t>
      </w:r>
      <w:r w:rsidRPr="00B80863">
        <w:rPr>
          <w:sz w:val="20"/>
        </w:rPr>
        <w:t xml:space="preserve"> </w:t>
      </w:r>
      <w:r w:rsidRPr="00B80863">
        <w:rPr>
          <w:sz w:val="20"/>
          <w:lang w:val="en-US"/>
        </w:rPr>
        <w:t xml:space="preserve">Manure application. </w:t>
      </w:r>
      <w:r>
        <w:rPr>
          <w:rFonts w:cstheme="minorHAnsi"/>
          <w:sz w:val="20"/>
        </w:rPr>
        <w:t xml:space="preserve">Available at: </w:t>
      </w:r>
      <w:hyperlink r:id="rId124" w:history="1">
        <w:r w:rsidRPr="00A3584D">
          <w:rPr>
            <w:rStyle w:val="Hyperlink"/>
            <w:sz w:val="20"/>
          </w:rPr>
          <w:t>https://www.alberta.ca/manure-application.aspx</w:t>
        </w:r>
      </w:hyperlink>
      <w:r w:rsidRPr="00A3584D">
        <w:rPr>
          <w:sz w:val="20"/>
        </w:rPr>
        <w:t xml:space="preserve"> </w:t>
      </w:r>
    </w:p>
    <w:p w14:paraId="7953AAEF" w14:textId="77777777" w:rsidR="00A3584D" w:rsidRPr="00A3584D" w:rsidRDefault="00A3584D" w:rsidP="00A3584D">
      <w:pPr>
        <w:tabs>
          <w:tab w:val="left" w:pos="2160"/>
          <w:tab w:val="right" w:pos="8640"/>
          <w:tab w:val="right" w:pos="8820"/>
        </w:tabs>
        <w:ind w:left="284" w:hanging="284"/>
        <w:rPr>
          <w:rFonts w:cstheme="minorHAnsi"/>
          <w:sz w:val="20"/>
        </w:rPr>
      </w:pPr>
      <w:r w:rsidRPr="00A3584D">
        <w:rPr>
          <w:rFonts w:cstheme="minorHAnsi"/>
          <w:sz w:val="20"/>
        </w:rPr>
        <w:t>Government of Manitoba 2009.</w:t>
      </w:r>
      <w:r w:rsidRPr="00D837B9">
        <w:rPr>
          <w:rFonts w:cstheme="minorHAnsi"/>
          <w:color w:val="000000"/>
          <w:sz w:val="20"/>
          <w:shd w:val="clear" w:color="auto" w:fill="FFFFFF"/>
        </w:rPr>
        <w:t xml:space="preserve"> Manure Management Facts: Calculating Manure Application Rates. </w:t>
      </w:r>
      <w:r>
        <w:rPr>
          <w:rFonts w:cstheme="minorHAnsi"/>
          <w:sz w:val="20"/>
        </w:rPr>
        <w:t xml:space="preserve">Available at: </w:t>
      </w:r>
      <w:hyperlink r:id="rId125" w:history="1">
        <w:r w:rsidRPr="00D837B9">
          <w:rPr>
            <w:rStyle w:val="Hyperlink"/>
            <w:rFonts w:cstheme="minorHAnsi"/>
            <w:sz w:val="20"/>
            <w:shd w:val="clear" w:color="auto" w:fill="FFFFFF"/>
          </w:rPr>
          <w:t>https://www.gov.mb.ca/agriculture/environment/nutrient-management/pubs/mmf_calcmanureapprates_factsheet.pdf</w:t>
        </w:r>
      </w:hyperlink>
    </w:p>
    <w:p w14:paraId="19D1944E" w14:textId="77777777" w:rsidR="00A3584D" w:rsidRPr="00A3584D" w:rsidRDefault="00A3584D" w:rsidP="00A3584D">
      <w:pPr>
        <w:tabs>
          <w:tab w:val="left" w:pos="2160"/>
          <w:tab w:val="right" w:pos="8640"/>
          <w:tab w:val="right" w:pos="8820"/>
        </w:tabs>
        <w:ind w:left="284" w:hanging="284"/>
        <w:rPr>
          <w:sz w:val="20"/>
        </w:rPr>
      </w:pPr>
      <w:r w:rsidRPr="00A3584D">
        <w:rPr>
          <w:rFonts w:cstheme="minorHAnsi"/>
          <w:sz w:val="20"/>
        </w:rPr>
        <w:t xml:space="preserve">Government of Manitoba 2015. Properties of Manure. </w:t>
      </w:r>
      <w:r>
        <w:rPr>
          <w:rFonts w:cstheme="minorHAnsi"/>
          <w:sz w:val="20"/>
        </w:rPr>
        <w:t xml:space="preserve">Available at: </w:t>
      </w:r>
      <w:hyperlink r:id="rId126" w:history="1">
        <w:r w:rsidRPr="00A3584D">
          <w:rPr>
            <w:rStyle w:val="Hyperlink"/>
            <w:rFonts w:cstheme="minorHAnsi"/>
            <w:sz w:val="20"/>
          </w:rPr>
          <w:t>https://www.gov.mb.ca/agriculture/environment/nutrient-management/pubs/properties-of-manure.pdf</w:t>
        </w:r>
      </w:hyperlink>
    </w:p>
    <w:p w14:paraId="18332305"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Travis, G.R. 2001. </w:t>
      </w:r>
      <w:r w:rsidRPr="00B80863">
        <w:rPr>
          <w:rFonts w:cstheme="minorHAnsi"/>
          <w:color w:val="000000"/>
          <w:sz w:val="20"/>
          <w:shd w:val="clear" w:color="auto" w:fill="FFFFFF"/>
        </w:rPr>
        <w:t xml:space="preserve">Greenhouse Gas Emissions during Cattle Feedlot Manure Composting. Journal of Environmental Quality. 30: 376-386. </w:t>
      </w:r>
      <w:hyperlink r:id="rId127" w:history="1">
        <w:r w:rsidRPr="00F50584">
          <w:rPr>
            <w:rStyle w:val="Hyperlink"/>
            <w:rFonts w:cstheme="minorHAnsi"/>
            <w:sz w:val="20"/>
            <w:shd w:val="clear" w:color="auto" w:fill="FFFFFF"/>
          </w:rPr>
          <w:t>https://doi.org/10.2134/jeq2001.302376x</w:t>
        </w:r>
      </w:hyperlink>
    </w:p>
    <w:p w14:paraId="7CD33082"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lastRenderedPageBreak/>
        <w:t xml:space="preserve">Hao, X., Chang, C., Larney, F.J. 2004. </w:t>
      </w:r>
      <w:r w:rsidRPr="00814D84">
        <w:rPr>
          <w:rFonts w:cstheme="minorHAnsi"/>
          <w:color w:val="000000"/>
          <w:sz w:val="20"/>
          <w:shd w:val="clear" w:color="auto" w:fill="FFFFFF"/>
        </w:rPr>
        <w:t>Carbon</w:t>
      </w:r>
      <w:r w:rsidRPr="00B80863">
        <w:rPr>
          <w:rFonts w:cstheme="minorHAnsi"/>
          <w:color w:val="000000"/>
          <w:sz w:val="20"/>
          <w:shd w:val="clear" w:color="auto" w:fill="FFFFFF"/>
        </w:rPr>
        <w:t xml:space="preserve">, nitrogen balances and greenhouse gas emission during cattle feedlot manure composting. Journal of Environmental Quality. 33: 37-44. </w:t>
      </w:r>
      <w:hyperlink r:id="rId128" w:history="1">
        <w:r w:rsidRPr="00F50584">
          <w:rPr>
            <w:rStyle w:val="Hyperlink"/>
            <w:rFonts w:cstheme="minorHAnsi"/>
            <w:sz w:val="20"/>
            <w:shd w:val="clear" w:color="auto" w:fill="FFFFFF"/>
          </w:rPr>
          <w:t>https://doi.org/10.2134/jeq2004.3700</w:t>
        </w:r>
      </w:hyperlink>
    </w:p>
    <w:p w14:paraId="4CF8E62F"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Hao, X., Benke, M.B., Gibb, D.J., </w:t>
      </w:r>
      <w:proofErr w:type="spellStart"/>
      <w:r w:rsidRPr="00A3584D">
        <w:rPr>
          <w:rFonts w:cstheme="minorHAnsi"/>
          <w:sz w:val="20"/>
        </w:rPr>
        <w:t>Stronks</w:t>
      </w:r>
      <w:proofErr w:type="spellEnd"/>
      <w:r w:rsidRPr="00A3584D">
        <w:rPr>
          <w:rFonts w:cstheme="minorHAnsi"/>
          <w:sz w:val="20"/>
        </w:rPr>
        <w:t xml:space="preserve">, A., Travis, G., McAllister, T.A. 2009. </w:t>
      </w:r>
      <w:r w:rsidRPr="00B80863">
        <w:rPr>
          <w:rFonts w:cstheme="minorHAnsi"/>
          <w:color w:val="000000"/>
          <w:sz w:val="20"/>
          <w:shd w:val="clear" w:color="auto" w:fill="FFFFFF"/>
        </w:rPr>
        <w:t xml:space="preserve">Effects of Dried Distillers’ Grains with </w:t>
      </w:r>
      <w:proofErr w:type="spellStart"/>
      <w:r w:rsidRPr="00B80863">
        <w:rPr>
          <w:rFonts w:cstheme="minorHAnsi"/>
          <w:color w:val="000000"/>
          <w:sz w:val="20"/>
          <w:shd w:val="clear" w:color="auto" w:fill="FFFFFF"/>
        </w:rPr>
        <w:t>Solubles</w:t>
      </w:r>
      <w:proofErr w:type="spellEnd"/>
      <w:r w:rsidRPr="00B80863">
        <w:rPr>
          <w:rFonts w:cstheme="minorHAnsi"/>
          <w:color w:val="000000"/>
          <w:sz w:val="20"/>
          <w:shd w:val="clear" w:color="auto" w:fill="FFFFFF"/>
        </w:rPr>
        <w:t xml:space="preserve"> (Wheat-Based) in Feedlot Cattle Diets on Feces and Manure Composition. Journal of Environmental Quality. 38: 1709-1718. </w:t>
      </w:r>
      <w:hyperlink r:id="rId129" w:history="1">
        <w:r w:rsidRPr="00F50584">
          <w:rPr>
            <w:rStyle w:val="Hyperlink"/>
            <w:rFonts w:cstheme="minorHAnsi"/>
            <w:sz w:val="20"/>
            <w:shd w:val="clear" w:color="auto" w:fill="FFFFFF"/>
          </w:rPr>
          <w:t>https://doi.org/10.2134/jeq2001.302376x</w:t>
        </w:r>
      </w:hyperlink>
    </w:p>
    <w:p w14:paraId="03A375C4" w14:textId="77777777" w:rsidR="00A3584D" w:rsidRPr="00814D84" w:rsidRDefault="00A3584D" w:rsidP="00A3584D">
      <w:pPr>
        <w:ind w:left="284" w:hanging="284"/>
        <w:rPr>
          <w:rFonts w:cstheme="minorHAnsi"/>
          <w:sz w:val="20"/>
        </w:rPr>
      </w:pPr>
      <w:r w:rsidRPr="00814D84">
        <w:rPr>
          <w:rFonts w:cstheme="minorHAnsi"/>
          <w:sz w:val="20"/>
        </w:rPr>
        <w:t xml:space="preserve">Hao, X., Hill, B., </w:t>
      </w:r>
      <w:proofErr w:type="spellStart"/>
      <w:r w:rsidRPr="00814D84">
        <w:rPr>
          <w:rFonts w:cstheme="minorHAnsi"/>
          <w:sz w:val="20"/>
        </w:rPr>
        <w:t>Caffyn</w:t>
      </w:r>
      <w:proofErr w:type="spellEnd"/>
      <w:r w:rsidRPr="00814D84">
        <w:rPr>
          <w:rFonts w:cstheme="minorHAnsi"/>
          <w:sz w:val="20"/>
        </w:rPr>
        <w:t xml:space="preserve">, P., Travis, G., Olson, A.F., Larney, F.J., McAllister, T.A., Alexander, T. 2014. Co-composting of beef cattle feedlot manure with construction and demolition waste. Journal of Environmental Quality. 43: 1799-1808. </w:t>
      </w:r>
      <w:hyperlink r:id="rId130" w:history="1">
        <w:r w:rsidRPr="00814D84">
          <w:rPr>
            <w:rStyle w:val="Hyperlink"/>
            <w:rFonts w:cstheme="minorHAnsi"/>
            <w:sz w:val="20"/>
          </w:rPr>
          <w:t>https://doi.org/10.2134/jeq2014.02.0087</w:t>
        </w:r>
      </w:hyperlink>
    </w:p>
    <w:p w14:paraId="30E987C4" w14:textId="77777777" w:rsidR="00A3584D" w:rsidRPr="00B80863" w:rsidRDefault="00A3584D" w:rsidP="00A3584D">
      <w:pPr>
        <w:ind w:left="284" w:hanging="284"/>
        <w:rPr>
          <w:rFonts w:cstheme="minorHAnsi"/>
          <w:sz w:val="20"/>
        </w:rPr>
      </w:pPr>
      <w:r w:rsidRPr="00814D84">
        <w:rPr>
          <w:rFonts w:cstheme="minorHAnsi"/>
          <w:sz w:val="20"/>
        </w:rPr>
        <w:t xml:space="preserve">Helgason, B.L., H.H. Janzen, D.A. Angers, M. Boehm, M. Bolinder, R.L. Desjardins, J. Dyer, B.H. Ellert, D.J. Gibb, E.G. Gregorich, R. Lemke, D. Massé, S.M. McGinn, T.A. McAllister, N. Newlands, E. Pattey, P. Rochette, W. Smith, A.J. </w:t>
      </w:r>
      <w:proofErr w:type="spellStart"/>
      <w:r w:rsidRPr="00814D84">
        <w:rPr>
          <w:rFonts w:cstheme="minorHAnsi"/>
          <w:sz w:val="20"/>
        </w:rPr>
        <w:t>VandenBygaart</w:t>
      </w:r>
      <w:proofErr w:type="spellEnd"/>
      <w:r w:rsidRPr="00814D84">
        <w:rPr>
          <w:rFonts w:cstheme="minorHAnsi"/>
          <w:sz w:val="20"/>
        </w:rPr>
        <w:t xml:space="preserve"> and H. Wang. 2005. </w:t>
      </w:r>
      <w:proofErr w:type="spellStart"/>
      <w:r w:rsidRPr="00B80863">
        <w:rPr>
          <w:rFonts w:cstheme="minorHAnsi"/>
          <w:sz w:val="20"/>
        </w:rPr>
        <w:t>GHGFarm</w:t>
      </w:r>
      <w:proofErr w:type="spellEnd"/>
      <w:r w:rsidRPr="00B80863">
        <w:rPr>
          <w:rFonts w:cstheme="minorHAnsi"/>
          <w:sz w:val="20"/>
        </w:rPr>
        <w:t>: An assessment tool for estimating net greenhouse gas emissions from Canadian farms. Agriculture and Agri-Food Canada, Ottawa, ON, Canada.</w:t>
      </w:r>
    </w:p>
    <w:p w14:paraId="1CB069B2"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131" w:history="1">
        <w:r w:rsidRPr="00AB5274">
          <w:rPr>
            <w:rStyle w:val="Hyperlink"/>
            <w:sz w:val="20"/>
          </w:rPr>
          <w:t>https://www150.statcan.gc.ca/n1/en/pub/21-601-m/21-601-m2006077-eng.pdf?st=9mxp6ymp</w:t>
        </w:r>
      </w:hyperlink>
      <w:r w:rsidRPr="00AB5274">
        <w:rPr>
          <w:sz w:val="20"/>
        </w:rPr>
        <w:t xml:space="preserve"> </w:t>
      </w:r>
    </w:p>
    <w:p w14:paraId="465731E0" w14:textId="77777777" w:rsidR="00A3584D" w:rsidRPr="00A3584D" w:rsidRDefault="00A3584D" w:rsidP="00A3584D">
      <w:pPr>
        <w:ind w:left="284" w:hanging="284"/>
        <w:rPr>
          <w:rFonts w:cstheme="minorHAnsi"/>
          <w:sz w:val="20"/>
        </w:rPr>
      </w:pPr>
      <w:r w:rsidRPr="00B80863">
        <w:rPr>
          <w:rFonts w:cstheme="minorHAnsi"/>
          <w:sz w:val="20"/>
        </w:rPr>
        <w:t xml:space="preserve">Johannesson, G.H., Lauzon, J., Crolla, A., </w:t>
      </w:r>
      <w:proofErr w:type="spellStart"/>
      <w:r w:rsidRPr="00B80863">
        <w:rPr>
          <w:rFonts w:cstheme="minorHAnsi"/>
          <w:sz w:val="20"/>
        </w:rPr>
        <w:t>Gilroyed</w:t>
      </w:r>
      <w:proofErr w:type="spellEnd"/>
      <w:r w:rsidRPr="00B80863">
        <w:rPr>
          <w:rFonts w:cstheme="minorHAnsi"/>
          <w:sz w:val="20"/>
        </w:rPr>
        <w:t xml:space="preserve">, B., VanderZaag, A., Gordon, R. </w:t>
      </w:r>
      <w:r w:rsidRPr="00A3584D">
        <w:rPr>
          <w:rFonts w:cstheme="minorHAnsi"/>
          <w:sz w:val="20"/>
        </w:rPr>
        <w:t xml:space="preserve">2018. </w:t>
      </w:r>
      <w:r w:rsidRPr="00814D84">
        <w:rPr>
          <w:rFonts w:cstheme="minorHAnsi"/>
          <w:sz w:val="20"/>
        </w:rPr>
        <w:t xml:space="preserve">Impact of manure storage conditions and time on decomposition of and losses from liquid dairy manure stored in a temperate climate. </w:t>
      </w:r>
      <w:r w:rsidRPr="00A3584D">
        <w:rPr>
          <w:rFonts w:cstheme="minorHAnsi"/>
          <w:sz w:val="20"/>
        </w:rPr>
        <w:t>Canadian Journal of Soil Science. 98: 148-160.</w:t>
      </w:r>
      <w:r w:rsidRPr="00B80863">
        <w:t xml:space="preserve"> </w:t>
      </w:r>
      <w:hyperlink r:id="rId132" w:history="1">
        <w:r w:rsidRPr="00A3584D">
          <w:rPr>
            <w:rStyle w:val="Hyperlink"/>
            <w:rFonts w:cstheme="minorHAnsi"/>
            <w:sz w:val="20"/>
          </w:rPr>
          <w:t>https://doi.org/10.1139/cjss-2017-0083</w:t>
        </w:r>
      </w:hyperlink>
    </w:p>
    <w:p w14:paraId="1A213DC3" w14:textId="77777777" w:rsidR="00A3584D" w:rsidRPr="00B80863" w:rsidRDefault="00A3584D" w:rsidP="00A3584D">
      <w:pPr>
        <w:ind w:left="284" w:hanging="284"/>
        <w:rPr>
          <w:rFonts w:cstheme="minorHAnsi"/>
          <w:color w:val="000000"/>
          <w:sz w:val="20"/>
          <w:shd w:val="clear" w:color="auto" w:fill="FFFFFF"/>
        </w:rPr>
      </w:pPr>
      <w:proofErr w:type="spellStart"/>
      <w:r w:rsidRPr="00B80863">
        <w:rPr>
          <w:rFonts w:cstheme="minorHAnsi"/>
          <w:color w:val="000000"/>
          <w:sz w:val="20"/>
          <w:shd w:val="clear" w:color="auto" w:fill="FFFFFF"/>
        </w:rPr>
        <w:t>Kariyapperuma</w:t>
      </w:r>
      <w:proofErr w:type="spellEnd"/>
      <w:r w:rsidRPr="00B80863">
        <w:rPr>
          <w:rFonts w:cstheme="minorHAnsi"/>
          <w:color w:val="000000"/>
          <w:sz w:val="20"/>
          <w:shd w:val="clear" w:color="auto" w:fill="FFFFFF"/>
        </w:rPr>
        <w:t xml:space="preserve">, K.A., Johannesson, G., </w:t>
      </w:r>
      <w:proofErr w:type="spellStart"/>
      <w:r w:rsidRPr="00B80863">
        <w:rPr>
          <w:rFonts w:cstheme="minorHAnsi"/>
          <w:color w:val="000000"/>
          <w:sz w:val="20"/>
          <w:shd w:val="clear" w:color="auto" w:fill="FFFFFF"/>
        </w:rPr>
        <w:t>Maldaner</w:t>
      </w:r>
      <w:proofErr w:type="spellEnd"/>
      <w:r w:rsidRPr="00B80863">
        <w:rPr>
          <w:rFonts w:cstheme="minorHAnsi"/>
          <w:color w:val="000000"/>
          <w:sz w:val="20"/>
          <w:shd w:val="clear" w:color="auto" w:fill="FFFFFF"/>
        </w:rPr>
        <w:t>, L., VanderZaag, A., Gordon, R., Wagner-Riddle, C. 2018a. Year-round methane emissions from liquid dairy manure in a cold climate reveal hysteretic pattern. Agricultural and Forest</w:t>
      </w:r>
      <w:r>
        <w:rPr>
          <w:rFonts w:cstheme="minorHAnsi"/>
          <w:color w:val="000000"/>
          <w:sz w:val="20"/>
          <w:shd w:val="clear" w:color="auto" w:fill="FFFFFF"/>
        </w:rPr>
        <w:t xml:space="preserve"> </w:t>
      </w:r>
      <w:r w:rsidRPr="00B80863">
        <w:rPr>
          <w:rFonts w:cstheme="minorHAnsi"/>
          <w:color w:val="000000"/>
          <w:sz w:val="20"/>
          <w:shd w:val="clear" w:color="auto" w:fill="FFFFFF"/>
        </w:rPr>
        <w:t>Meteorology. 258: 56</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65. </w:t>
      </w:r>
      <w:hyperlink r:id="rId133" w:history="1">
        <w:r w:rsidRPr="00B80863">
          <w:rPr>
            <w:rStyle w:val="Hyperlink"/>
            <w:rFonts w:cstheme="minorHAnsi"/>
            <w:sz w:val="20"/>
            <w:shd w:val="clear" w:color="auto" w:fill="FFFFFF"/>
          </w:rPr>
          <w:t>https://doi.org/10.1016/j.agrformet.2017.12.185</w:t>
        </w:r>
      </w:hyperlink>
      <w:r w:rsidRPr="00B80863">
        <w:rPr>
          <w:rFonts w:cstheme="minorHAnsi"/>
          <w:color w:val="000000"/>
          <w:sz w:val="20"/>
          <w:shd w:val="clear" w:color="auto" w:fill="FFFFFF"/>
        </w:rPr>
        <w:t xml:space="preserve"> </w:t>
      </w:r>
    </w:p>
    <w:p w14:paraId="084B1E16" w14:textId="77777777" w:rsidR="00A3584D" w:rsidRPr="00B80863" w:rsidRDefault="00A3584D" w:rsidP="00A3584D">
      <w:pPr>
        <w:ind w:left="284" w:hanging="284"/>
        <w:rPr>
          <w:rFonts w:cstheme="minorHAnsi"/>
          <w:sz w:val="20"/>
          <w:lang w:val="en-US"/>
        </w:rPr>
      </w:pPr>
      <w:proofErr w:type="spellStart"/>
      <w:r w:rsidRPr="00A3584D">
        <w:rPr>
          <w:rFonts w:cstheme="minorHAnsi"/>
          <w:sz w:val="20"/>
        </w:rPr>
        <w:t>Kariyapperuma</w:t>
      </w:r>
      <w:proofErr w:type="spellEnd"/>
      <w:r w:rsidRPr="00A3584D">
        <w:rPr>
          <w:rFonts w:cstheme="minorHAnsi"/>
          <w:sz w:val="20"/>
        </w:rPr>
        <w:t>, K., Wagner-Riddle, C., Duke, C. 2018b.  Assessing manure and digestate fertilizers: environmental benefits and nutrient management practices from barn to field. BMPVD 2015-2826 Final Report – Draft. pp 45.</w:t>
      </w:r>
      <w:r w:rsidRPr="00B80863">
        <w:rPr>
          <w:rFonts w:cstheme="minorHAnsi"/>
          <w:sz w:val="20"/>
          <w:lang w:val="en-US"/>
        </w:rPr>
        <w:t xml:space="preserve"> </w:t>
      </w:r>
    </w:p>
    <w:p w14:paraId="44CDE6F7"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Olson, A.F., Miller, J.J., </w:t>
      </w:r>
      <w:proofErr w:type="spellStart"/>
      <w:r w:rsidRPr="00B80863">
        <w:rPr>
          <w:rFonts w:cstheme="minorHAnsi"/>
          <w:sz w:val="20"/>
        </w:rPr>
        <w:t>DeMaere</w:t>
      </w:r>
      <w:proofErr w:type="spellEnd"/>
      <w:r w:rsidRPr="00B80863">
        <w:rPr>
          <w:rFonts w:cstheme="minorHAnsi"/>
          <w:sz w:val="20"/>
        </w:rPr>
        <w:t xml:space="preserve">, P.R., Zvomuya, F., McAllister, T.A. 2008. </w:t>
      </w:r>
      <w:r w:rsidRPr="00B80863">
        <w:rPr>
          <w:rFonts w:cstheme="minorHAnsi"/>
          <w:color w:val="000000"/>
          <w:sz w:val="20"/>
          <w:shd w:val="clear" w:color="auto" w:fill="FFFFFF"/>
        </w:rPr>
        <w:t xml:space="preserve">Physical and Chemical Changes during Composting of Wood Chip–Bedded and Straw-Bedded beef Cattle Feedlot Manure. Journal of Environmental Quality 37: 725-735. </w:t>
      </w:r>
      <w:hyperlink r:id="rId134" w:history="1">
        <w:r w:rsidRPr="00F50584">
          <w:rPr>
            <w:rStyle w:val="Hyperlink"/>
            <w:rFonts w:cstheme="minorHAnsi"/>
            <w:sz w:val="20"/>
            <w:shd w:val="clear" w:color="auto" w:fill="FFFFFF"/>
          </w:rPr>
          <w:t>https://doi.org/10.2134/jeq2007.0351</w:t>
        </w:r>
      </w:hyperlink>
    </w:p>
    <w:p w14:paraId="2A227BAE"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Olson, A.F., Miller, J.J., </w:t>
      </w:r>
      <w:proofErr w:type="spellStart"/>
      <w:r w:rsidRPr="00B80863">
        <w:rPr>
          <w:rFonts w:cstheme="minorHAnsi"/>
          <w:sz w:val="20"/>
        </w:rPr>
        <w:t>Tovell</w:t>
      </w:r>
      <w:proofErr w:type="spellEnd"/>
      <w:r w:rsidRPr="00B80863">
        <w:rPr>
          <w:rFonts w:cstheme="minorHAnsi"/>
          <w:sz w:val="20"/>
        </w:rPr>
        <w:t xml:space="preserve">, B.C. 2014. </w:t>
      </w:r>
      <w:r w:rsidRPr="00B80863">
        <w:rPr>
          <w:rFonts w:cstheme="minorHAnsi"/>
          <w:color w:val="000000"/>
          <w:sz w:val="20"/>
          <w:shd w:val="clear" w:color="auto" w:fill="FFFFFF"/>
        </w:rPr>
        <w:t xml:space="preserve">Nitrogen and Phosphorus in Runoff from Cattle Manure Compost Windrows of Different Maturities. Journal of Environmental Quality. 43: 671-680. </w:t>
      </w:r>
      <w:hyperlink r:id="rId135" w:history="1">
        <w:r w:rsidRPr="00F50584">
          <w:rPr>
            <w:rStyle w:val="Hyperlink"/>
            <w:rFonts w:cstheme="minorHAnsi"/>
            <w:sz w:val="20"/>
            <w:shd w:val="clear" w:color="auto" w:fill="FFFFFF"/>
          </w:rPr>
          <w:t>https://doi.org/10.2134/jeq2013.06.0230</w:t>
        </w:r>
      </w:hyperlink>
    </w:p>
    <w:p w14:paraId="07EF95E9"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and Olson, A.F. 2006. </w:t>
      </w:r>
      <w:r w:rsidRPr="00B80863">
        <w:rPr>
          <w:rFonts w:cstheme="minorHAnsi"/>
          <w:color w:val="000000"/>
          <w:sz w:val="20"/>
          <w:shd w:val="clear" w:color="auto" w:fill="FFFFFF"/>
        </w:rPr>
        <w:t xml:space="preserve">Windrow temperatures and chemical properties during active and passive aeration composting of beef cattle feedlot manure. Canadian Journal of Soil Science 86: 783-797. </w:t>
      </w:r>
      <w:hyperlink r:id="rId136" w:history="1">
        <w:r w:rsidRPr="00F50584">
          <w:rPr>
            <w:rStyle w:val="Hyperlink"/>
            <w:rFonts w:cstheme="minorHAnsi"/>
            <w:sz w:val="20"/>
            <w:shd w:val="clear" w:color="auto" w:fill="FFFFFF"/>
          </w:rPr>
          <w:t>https://doi.org/10.4141/S06-031</w:t>
        </w:r>
      </w:hyperlink>
    </w:p>
    <w:p w14:paraId="0D56BB01"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Larney, F.J., Buckley, K.E., Hao, X., McCaughey, W.P. 2006. </w:t>
      </w:r>
      <w:r w:rsidRPr="00B80863">
        <w:rPr>
          <w:rFonts w:cstheme="minorHAnsi"/>
          <w:color w:val="000000"/>
          <w:sz w:val="20"/>
          <w:shd w:val="clear" w:color="auto" w:fill="FFFFFF"/>
        </w:rPr>
        <w:t xml:space="preserve">Fresh, Stockpiled, and Composted beef Cattle Feedlot Manure: Nutrient Levels and Mass Balance Estimates in Alberta and Manitoba. Journal of Environmental Quality. 35: 1844-1854. </w:t>
      </w:r>
      <w:hyperlink r:id="rId137" w:history="1">
        <w:r w:rsidRPr="00F50584">
          <w:rPr>
            <w:rStyle w:val="Hyperlink"/>
            <w:rFonts w:cstheme="minorHAnsi"/>
            <w:sz w:val="20"/>
            <w:shd w:val="clear" w:color="auto" w:fill="FFFFFF"/>
          </w:rPr>
          <w:t>https://doi.org/10.2134/jeq2005.0440</w:t>
        </w:r>
      </w:hyperlink>
    </w:p>
    <w:p w14:paraId="5350C10C" w14:textId="77777777" w:rsidR="00A3584D" w:rsidRDefault="00A3584D" w:rsidP="00A3584D">
      <w:pPr>
        <w:ind w:left="284" w:hanging="284"/>
        <w:rPr>
          <w:rFonts w:cstheme="minorHAnsi"/>
          <w:sz w:val="20"/>
        </w:rPr>
      </w:pPr>
      <w:r w:rsidRPr="00B80863">
        <w:rPr>
          <w:rFonts w:cstheme="minorHAnsi"/>
          <w:sz w:val="20"/>
          <w:lang w:val="en-US"/>
        </w:rPr>
        <w:t xml:space="preserve">LeRiche, E.L., VanderZaag, A.C., Wood, J.D., Wagner-Riddle, C., Dunfield, K., </w:t>
      </w:r>
      <w:proofErr w:type="spellStart"/>
      <w:r w:rsidRPr="00B80863">
        <w:rPr>
          <w:rFonts w:cstheme="minorHAnsi"/>
          <w:sz w:val="20"/>
          <w:lang w:val="en-US"/>
        </w:rPr>
        <w:t>Ngwabie</w:t>
      </w:r>
      <w:proofErr w:type="spellEnd"/>
      <w:r w:rsidRPr="00B80863">
        <w:rPr>
          <w:rFonts w:cstheme="minorHAnsi"/>
          <w:sz w:val="20"/>
          <w:lang w:val="en-US"/>
        </w:rPr>
        <w:t xml:space="preserve"> N.M., McCabe, J., Gordon, R.J. </w:t>
      </w:r>
      <w:r w:rsidRPr="00B80863">
        <w:rPr>
          <w:rFonts w:cstheme="minorHAnsi"/>
          <w:sz w:val="20"/>
        </w:rPr>
        <w:t xml:space="preserve">2016. Greenhouse Gas Emissions from Stored Dairy Slurry from Multiple Farms. Journal of Environmental Quality. 45: 1822-1828. </w:t>
      </w:r>
      <w:hyperlink r:id="rId138" w:history="1">
        <w:r w:rsidRPr="000F158D">
          <w:rPr>
            <w:rStyle w:val="Hyperlink"/>
            <w:rFonts w:cstheme="minorHAnsi"/>
            <w:sz w:val="20"/>
          </w:rPr>
          <w:t>https://doi.org/10.2134/jeq2016.04.0122</w:t>
        </w:r>
      </w:hyperlink>
    </w:p>
    <w:p w14:paraId="5C0ABF3A"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139" w:history="1">
        <w:r w:rsidRPr="00F50584">
          <w:rPr>
            <w:rStyle w:val="Hyperlink"/>
            <w:rFonts w:cstheme="minorHAnsi"/>
            <w:sz w:val="20"/>
          </w:rPr>
          <w:t>https://www.canr.msu.edu/uploads/files/ManureCharacteristicsMWPS-18_1.pdf</w:t>
        </w:r>
      </w:hyperlink>
    </w:p>
    <w:p w14:paraId="2356F40E" w14:textId="77777777" w:rsidR="00A3584D" w:rsidRPr="00B80863" w:rsidRDefault="00A3584D" w:rsidP="00A3584D">
      <w:pPr>
        <w:ind w:left="284" w:hanging="284"/>
        <w:rPr>
          <w:rFonts w:cstheme="minorHAnsi"/>
          <w:sz w:val="20"/>
        </w:rPr>
      </w:pPr>
      <w:r w:rsidRPr="00B80863">
        <w:rPr>
          <w:rFonts w:cstheme="minorHAnsi"/>
          <w:sz w:val="20"/>
        </w:rPr>
        <w:t xml:space="preserve">Loro, P. 2005. </w:t>
      </w:r>
      <w:r w:rsidRPr="00B80863">
        <w:rPr>
          <w:rFonts w:cstheme="minorHAnsi"/>
          <w:color w:val="000000"/>
          <w:sz w:val="20"/>
          <w:shd w:val="clear" w:color="auto" w:fill="FFFFFF"/>
        </w:rPr>
        <w:t>Characterization of Solid Beef Manure. Report prepared for The Manitoba Cattle Producers Association, Manitoba Agriculture, Food and Rural Initiatives. Available at:</w:t>
      </w:r>
      <w:r>
        <w:rPr>
          <w:rFonts w:cstheme="minorHAnsi"/>
          <w:color w:val="000000"/>
          <w:sz w:val="20"/>
          <w:shd w:val="clear" w:color="auto" w:fill="FFFFFF"/>
        </w:rPr>
        <w:t xml:space="preserve"> </w:t>
      </w:r>
      <w:hyperlink r:id="rId140" w:history="1">
        <w:r w:rsidRPr="00B80863">
          <w:rPr>
            <w:rStyle w:val="Hyperlink"/>
            <w:rFonts w:cstheme="minorHAnsi"/>
            <w:sz w:val="20"/>
            <w:shd w:val="clear" w:color="auto" w:fill="FFFFFF"/>
          </w:rPr>
          <w:t>https://www.gov.mb.ca/agriculture/livestock/beef/pubs/characterization-of-solid-beef-manure.pdf</w:t>
        </w:r>
      </w:hyperlink>
      <w:r w:rsidRPr="00B80863">
        <w:rPr>
          <w:rFonts w:cstheme="minorHAnsi"/>
          <w:color w:val="000000"/>
          <w:sz w:val="20"/>
          <w:shd w:val="clear" w:color="auto" w:fill="FFFFFF"/>
        </w:rPr>
        <w:t xml:space="preserve">. </w:t>
      </w:r>
    </w:p>
    <w:p w14:paraId="59DD8AB6" w14:textId="77777777" w:rsidR="00A3584D" w:rsidRDefault="00A3584D" w:rsidP="00A3584D">
      <w:pPr>
        <w:ind w:left="284" w:hanging="284"/>
        <w:rPr>
          <w:rFonts w:cstheme="minorHAnsi"/>
          <w:sz w:val="20"/>
        </w:rPr>
      </w:pPr>
      <w:proofErr w:type="spellStart"/>
      <w:r w:rsidRPr="00B80863">
        <w:rPr>
          <w:rFonts w:cstheme="minorHAnsi"/>
          <w:sz w:val="20"/>
        </w:rPr>
        <w:lastRenderedPageBreak/>
        <w:t>Maldaner</w:t>
      </w:r>
      <w:proofErr w:type="spellEnd"/>
      <w:r w:rsidRPr="00B80863">
        <w:rPr>
          <w:rFonts w:cstheme="minorHAnsi"/>
          <w:sz w:val="20"/>
        </w:rPr>
        <w:t xml:space="preserve">, L., Wagner-Riddle, C., VanderZaag, A.C., Gordon, R., Duke, C. 2018. Methane emissions from storage of digestate at a dairy manure biogas facility. Agricultural and Forest Meteorology. 258: 96–107. </w:t>
      </w:r>
      <w:hyperlink r:id="rId141" w:history="1">
        <w:r w:rsidRPr="003A2A84">
          <w:rPr>
            <w:rStyle w:val="Hyperlink"/>
            <w:rFonts w:cstheme="minorHAnsi"/>
            <w:sz w:val="20"/>
          </w:rPr>
          <w:t>https://doi.org/10.1016/j.agrformet.2017.12.184</w:t>
        </w:r>
      </w:hyperlink>
    </w:p>
    <w:p w14:paraId="231F48DA" w14:textId="77777777" w:rsidR="00A3584D" w:rsidRPr="00BC46F1" w:rsidRDefault="00A3584D" w:rsidP="00A3584D">
      <w:pPr>
        <w:ind w:left="284" w:hanging="284"/>
        <w:rPr>
          <w:rFonts w:cstheme="minorHAnsi"/>
          <w:sz w:val="20"/>
          <w:highlight w:val="yellow"/>
        </w:rPr>
      </w:pPr>
      <w:r w:rsidRPr="00B80863">
        <w:rPr>
          <w:rFonts w:cstheme="minorHAnsi"/>
          <w:sz w:val="20"/>
        </w:rPr>
        <w:t xml:space="preserve">Manitoba Agriculture, Food and Rural Development. 2015. Properties of Manure. </w:t>
      </w:r>
      <w:r w:rsidRPr="003A2A84">
        <w:rPr>
          <w:rFonts w:cstheme="minorHAnsi"/>
          <w:sz w:val="20"/>
        </w:rPr>
        <w:t xml:space="preserve">Available at: </w:t>
      </w:r>
      <w:hyperlink r:id="rId142" w:history="1">
        <w:r w:rsidRPr="00B80863">
          <w:rPr>
            <w:rStyle w:val="Hyperlink"/>
            <w:rFonts w:cstheme="minorHAnsi"/>
            <w:sz w:val="20"/>
          </w:rPr>
          <w:t>https://www.gov.mb.ca/agriculture/environment/nutrient-management/pubs/properties-of-manure.pdf</w:t>
        </w:r>
      </w:hyperlink>
      <w:r w:rsidRPr="00BC46F1">
        <w:rPr>
          <w:rFonts w:cstheme="minorHAnsi"/>
          <w:sz w:val="20"/>
          <w:highlight w:val="yellow"/>
        </w:rPr>
        <w:t xml:space="preserve"> </w:t>
      </w:r>
    </w:p>
    <w:p w14:paraId="023A99C8" w14:textId="77777777" w:rsidR="00A3584D" w:rsidRPr="00A3584D" w:rsidRDefault="00A3584D" w:rsidP="00A3584D">
      <w:pPr>
        <w:tabs>
          <w:tab w:val="clear" w:pos="2880"/>
          <w:tab w:val="clear" w:pos="9360"/>
        </w:tabs>
        <w:spacing w:before="0"/>
        <w:ind w:left="284" w:hanging="284"/>
        <w:rPr>
          <w:rFonts w:cstheme="minorHAnsi"/>
          <w:sz w:val="20"/>
          <w:highlight w:val="yellow"/>
        </w:rPr>
      </w:pPr>
    </w:p>
    <w:p w14:paraId="1D2A452E" w14:textId="77777777" w:rsidR="00A3584D" w:rsidRPr="00B80863" w:rsidRDefault="00A3584D" w:rsidP="00A3584D">
      <w:pPr>
        <w:tabs>
          <w:tab w:val="clear" w:pos="2880"/>
          <w:tab w:val="clear" w:pos="9360"/>
        </w:tabs>
        <w:spacing w:before="0"/>
        <w:ind w:left="284" w:hanging="284"/>
        <w:rPr>
          <w:rFonts w:eastAsia="Times New Roman" w:cstheme="minorHAnsi"/>
          <w:sz w:val="20"/>
        </w:rPr>
      </w:pPr>
      <w:r w:rsidRPr="00A3584D">
        <w:rPr>
          <w:rFonts w:cstheme="minorHAnsi"/>
          <w:sz w:val="20"/>
        </w:rPr>
        <w:t xml:space="preserve">Miller, J.J., Beasley, B.W., Yanke, L.J., Larney, F.J., McAllister, T.A., Olson, B.M., Selinger, L.B., </w:t>
      </w:r>
      <w:proofErr w:type="spellStart"/>
      <w:r w:rsidRPr="00A3584D">
        <w:rPr>
          <w:rFonts w:cstheme="minorHAnsi"/>
          <w:sz w:val="20"/>
        </w:rPr>
        <w:t>Chanasyk</w:t>
      </w:r>
      <w:proofErr w:type="spellEnd"/>
      <w:r w:rsidRPr="00A3584D">
        <w:rPr>
          <w:rFonts w:cstheme="minorHAnsi"/>
          <w:sz w:val="20"/>
        </w:rPr>
        <w:t xml:space="preserve">, D.S., Hasselback, P. 2003. </w:t>
      </w:r>
      <w:r w:rsidRPr="00B80863">
        <w:rPr>
          <w:rFonts w:cstheme="minorHAnsi"/>
          <w:color w:val="000000"/>
          <w:sz w:val="20"/>
          <w:shd w:val="clear" w:color="auto" w:fill="FFFFFF"/>
        </w:rPr>
        <w:t xml:space="preserve">Bedding and seasonal effects on chemical and bacterial properties of feedlot cattle manure. Journal of Environmental Quality. 32: 1887-1894. </w:t>
      </w:r>
      <w:hyperlink r:id="rId143" w:history="1">
        <w:r w:rsidRPr="00B80863">
          <w:rPr>
            <w:rStyle w:val="Hyperlink"/>
            <w:rFonts w:cstheme="minorHAnsi"/>
            <w:bCs/>
            <w:sz w:val="20"/>
          </w:rPr>
          <w:t>https://doi.org/10.2134/jeq2003.1-887</w:t>
        </w:r>
      </w:hyperlink>
    </w:p>
    <w:p w14:paraId="79ACC00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Larney, F.J., Olson, B.M. 2004. </w:t>
      </w:r>
      <w:r w:rsidRPr="00B80863">
        <w:rPr>
          <w:rFonts w:cstheme="minorHAnsi"/>
          <w:color w:val="000000"/>
          <w:sz w:val="20"/>
          <w:shd w:val="clear" w:color="auto" w:fill="FFFFFF"/>
        </w:rPr>
        <w:t xml:space="preserve">Barley dry matter yield, crop uptake, and soil nutrients under fresh and composted manure containing straw or wood-chip bedding. Canadian Journal of Plant Science. 84: 987-999. </w:t>
      </w:r>
      <w:hyperlink r:id="rId144" w:history="1">
        <w:r w:rsidRPr="00F50584">
          <w:rPr>
            <w:rStyle w:val="Hyperlink"/>
            <w:rFonts w:cstheme="minorHAnsi"/>
            <w:sz w:val="20"/>
            <w:shd w:val="clear" w:color="auto" w:fill="FFFFFF"/>
          </w:rPr>
          <w:t>https://doi.org/10.4141/P03-208</w:t>
        </w:r>
      </w:hyperlink>
    </w:p>
    <w:p w14:paraId="735037A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Drury, C.F., Zebarth, B.J. 2009. </w:t>
      </w:r>
      <w:r w:rsidRPr="00B80863">
        <w:rPr>
          <w:rFonts w:cstheme="minorHAnsi"/>
          <w:color w:val="000000"/>
          <w:sz w:val="20"/>
          <w:shd w:val="clear" w:color="auto" w:fill="FFFFFF"/>
        </w:rPr>
        <w:t xml:space="preserve">Barley Yield and Nutrient Uptake for Soil Amended with Fresh and Composted Cattle Manure. Agronomy Journal. 101: 1047-1059. </w:t>
      </w:r>
      <w:hyperlink r:id="rId145" w:history="1">
        <w:r w:rsidRPr="00F50584">
          <w:rPr>
            <w:rStyle w:val="Hyperlink"/>
            <w:rFonts w:cstheme="minorHAnsi"/>
            <w:sz w:val="20"/>
            <w:shd w:val="clear" w:color="auto" w:fill="FFFFFF"/>
          </w:rPr>
          <w:t>https://doi.org/10.2134/agronj2009.0057</w:t>
        </w:r>
      </w:hyperlink>
    </w:p>
    <w:p w14:paraId="677474A9" w14:textId="77777777" w:rsidR="00A3584D" w:rsidRPr="00814D84" w:rsidRDefault="00A3584D" w:rsidP="00A3584D">
      <w:pPr>
        <w:ind w:left="284" w:hanging="284"/>
        <w:rPr>
          <w:rFonts w:cstheme="minorHAnsi"/>
          <w:sz w:val="20"/>
        </w:rPr>
      </w:pPr>
      <w:proofErr w:type="spellStart"/>
      <w:r w:rsidRPr="00814D84">
        <w:rPr>
          <w:rFonts w:cstheme="minorHAnsi"/>
          <w:sz w:val="20"/>
        </w:rPr>
        <w:t>Nennich</w:t>
      </w:r>
      <w:proofErr w:type="spellEnd"/>
      <w:r w:rsidRPr="00814D84">
        <w:rPr>
          <w:rFonts w:cstheme="minorHAnsi"/>
          <w:sz w:val="20"/>
        </w:rPr>
        <w:t xml:space="preserve">, T.D., Harrison, J.H., VanWieringen, L.M., Meyer, D., Heinrichs, A.J., Weiss, W.P., St-Pierre, N.R., Kincaid, R.L., Davidson, D.L., Block, E. 2005. Prediction of manure and nutrient excretion from dairy cattle. Journal of Dairy Science. 88: 3721-3733. </w:t>
      </w:r>
      <w:hyperlink r:id="rId146" w:history="1">
        <w:r w:rsidRPr="00814D84">
          <w:rPr>
            <w:rStyle w:val="Hyperlink"/>
            <w:rFonts w:cstheme="minorHAnsi"/>
            <w:sz w:val="20"/>
          </w:rPr>
          <w:t>https://doi.org/10.3168/jds.S0022-0302(05)73058-7</w:t>
        </w:r>
      </w:hyperlink>
      <w:r w:rsidRPr="00814D84">
        <w:rPr>
          <w:rFonts w:cstheme="minorHAnsi"/>
          <w:sz w:val="20"/>
        </w:rPr>
        <w:t xml:space="preserve"> </w:t>
      </w:r>
    </w:p>
    <w:p w14:paraId="79AC53A1" w14:textId="77777777" w:rsidR="00A3584D" w:rsidRDefault="00A3584D" w:rsidP="00A3584D">
      <w:pPr>
        <w:ind w:left="284" w:hanging="284"/>
        <w:rPr>
          <w:rFonts w:cstheme="minorHAnsi"/>
          <w:sz w:val="20"/>
        </w:rPr>
      </w:pPr>
      <w:proofErr w:type="spellStart"/>
      <w:r w:rsidRPr="00B80863">
        <w:rPr>
          <w:rFonts w:cstheme="minorHAnsi"/>
          <w:sz w:val="20"/>
        </w:rPr>
        <w:t>Ngwabie</w:t>
      </w:r>
      <w:proofErr w:type="spellEnd"/>
      <w:r w:rsidRPr="00B80863">
        <w:rPr>
          <w:rFonts w:cstheme="minorHAnsi"/>
          <w:sz w:val="20"/>
        </w:rPr>
        <w:t xml:space="preserve">, N.M., Gordon, R.J., VanderZaag, A., Dunfield, K., Sissoko, A., Wagner-Riddle, C. 2016. The Extent of Manure Removal from Storages and Its Impact on Gaseous Emissions. Journal of Environmental Quality. 45:2023–2029. </w:t>
      </w:r>
      <w:hyperlink r:id="rId147" w:history="1">
        <w:r w:rsidRPr="00B80863">
          <w:rPr>
            <w:rStyle w:val="Hyperlink"/>
            <w:rFonts w:cstheme="minorHAnsi"/>
            <w:sz w:val="20"/>
          </w:rPr>
          <w:t>https://doi.org/10.2134/jeq2016.01.0004</w:t>
        </w:r>
      </w:hyperlink>
      <w:r w:rsidRPr="00B80863">
        <w:rPr>
          <w:rFonts w:cstheme="minorHAnsi"/>
          <w:sz w:val="20"/>
        </w:rPr>
        <w:t xml:space="preserve"> </w:t>
      </w:r>
    </w:p>
    <w:p w14:paraId="63113854" w14:textId="77777777" w:rsidR="00A3584D" w:rsidRPr="00B80863" w:rsidRDefault="00A3584D" w:rsidP="00A3584D">
      <w:pPr>
        <w:ind w:left="284" w:hanging="284"/>
        <w:rPr>
          <w:rFonts w:cstheme="minorHAnsi"/>
          <w:sz w:val="20"/>
        </w:rPr>
      </w:pPr>
      <w:r>
        <w:rPr>
          <w:rFonts w:cstheme="minorHAnsi"/>
          <w:sz w:val="20"/>
        </w:rPr>
        <w:t>NRCC</w:t>
      </w:r>
      <w:r w:rsidRPr="00E37FFC">
        <w:rPr>
          <w:rFonts w:cstheme="minorHAnsi"/>
          <w:sz w:val="20"/>
        </w:rPr>
        <w:t xml:space="preserve"> 1983</w:t>
      </w:r>
      <w:r>
        <w:rPr>
          <w:rFonts w:cstheme="minorHAnsi"/>
          <w:sz w:val="20"/>
        </w:rPr>
        <w:t>.</w:t>
      </w:r>
      <w:r w:rsidRPr="00E37FFC">
        <w:rPr>
          <w:rFonts w:cstheme="minorHAnsi"/>
          <w:sz w:val="20"/>
        </w:rPr>
        <w:t xml:space="preserve"> Farm animal manures in the Canadian environment. </w:t>
      </w:r>
      <w:r>
        <w:rPr>
          <w:rFonts w:cstheme="minorHAnsi"/>
          <w:sz w:val="20"/>
        </w:rPr>
        <w:t>Prepared for the Management Subcommittee, NRC Associate Committee on Scientific Criteria for Environmental Quality. National Research Council of Canada</w:t>
      </w:r>
      <w:r w:rsidRPr="00E37FFC">
        <w:t xml:space="preserve"> </w:t>
      </w:r>
      <w:r>
        <w:rPr>
          <w:rFonts w:cstheme="minorHAnsi"/>
          <w:sz w:val="20"/>
        </w:rPr>
        <w:t xml:space="preserve">Available at: </w:t>
      </w:r>
      <w:r w:rsidRPr="00E37FFC">
        <w:rPr>
          <w:rFonts w:cstheme="minorHAnsi"/>
          <w:sz w:val="20"/>
        </w:rPr>
        <w:t>https://atrium.lib.uoguelph.ca/xmlui/handle/10214/15108</w:t>
      </w:r>
    </w:p>
    <w:p w14:paraId="26AADDA3" w14:textId="77777777" w:rsidR="00A3584D" w:rsidRPr="00B80863" w:rsidRDefault="00A3584D" w:rsidP="00A3584D">
      <w:pPr>
        <w:ind w:left="284" w:hanging="284"/>
        <w:rPr>
          <w:rFonts w:cstheme="minorHAnsi"/>
          <w:sz w:val="20"/>
        </w:rPr>
      </w:pPr>
      <w:proofErr w:type="spellStart"/>
      <w:r w:rsidRPr="00B80863">
        <w:rPr>
          <w:rFonts w:cstheme="minorHAnsi"/>
          <w:sz w:val="20"/>
        </w:rPr>
        <w:t>Stefankiw</w:t>
      </w:r>
      <w:proofErr w:type="spellEnd"/>
      <w:r w:rsidRPr="00B80863">
        <w:rPr>
          <w:rFonts w:cstheme="minorHAnsi"/>
          <w:sz w:val="20"/>
        </w:rPr>
        <w:t xml:space="preserve">, J. 2012. </w:t>
      </w:r>
      <w:r w:rsidRPr="00B80863">
        <w:rPr>
          <w:rFonts w:cstheme="minorHAnsi"/>
          <w:color w:val="000000"/>
          <w:sz w:val="20"/>
          <w:shd w:val="clear" w:color="auto" w:fill="FFFFFF"/>
        </w:rPr>
        <w:t xml:space="preserve">Novel organic amendments to improve soil fertility and plant nutrition. Unpublished Masters Thesis, University of Saskatchewan. </w:t>
      </w:r>
      <w:r w:rsidRPr="003213F6">
        <w:rPr>
          <w:rFonts w:cstheme="minorHAnsi"/>
          <w:color w:val="000000"/>
          <w:sz w:val="20"/>
          <w:shd w:val="clear" w:color="auto" w:fill="FFFFFF"/>
        </w:rPr>
        <w:t xml:space="preserve">Available at: </w:t>
      </w:r>
      <w:hyperlink r:id="rId148" w:history="1">
        <w:r w:rsidRPr="00B80863">
          <w:rPr>
            <w:rStyle w:val="Hyperlink"/>
            <w:rFonts w:cstheme="minorHAnsi"/>
            <w:sz w:val="20"/>
            <w:shd w:val="clear" w:color="auto" w:fill="FFFFFF"/>
          </w:rPr>
          <w:t>https://harvest.usask.ca/handle/10388/ETD-2012-05-456</w:t>
        </w:r>
      </w:hyperlink>
      <w:r w:rsidRPr="00B80863">
        <w:rPr>
          <w:rFonts w:cstheme="minorHAnsi"/>
          <w:color w:val="000000"/>
          <w:sz w:val="20"/>
          <w:shd w:val="clear" w:color="auto" w:fill="FFFFFF"/>
        </w:rPr>
        <w:t xml:space="preserve"> </w:t>
      </w:r>
    </w:p>
    <w:p w14:paraId="04057802" w14:textId="77777777" w:rsidR="00A3584D" w:rsidRPr="00B80863" w:rsidRDefault="00A3584D" w:rsidP="00A3584D">
      <w:pPr>
        <w:ind w:left="284" w:hanging="284"/>
        <w:rPr>
          <w:rFonts w:cstheme="minorHAnsi"/>
          <w:sz w:val="20"/>
        </w:rPr>
      </w:pPr>
      <w:r w:rsidRPr="00B80863">
        <w:rPr>
          <w:rFonts w:cstheme="minorHAnsi"/>
          <w:sz w:val="20"/>
        </w:rPr>
        <w:t xml:space="preserve">Olson, B.M. and Papworth, L.W. 2002. </w:t>
      </w:r>
      <w:r w:rsidRPr="00B80863">
        <w:rPr>
          <w:rFonts w:cstheme="minorHAnsi"/>
          <w:color w:val="000000"/>
          <w:sz w:val="20"/>
          <w:shd w:val="clear" w:color="auto" w:fill="FFFFFF"/>
        </w:rPr>
        <w:t>Manure application on forages.</w:t>
      </w:r>
      <w:r w:rsidRPr="003213F6">
        <w:t xml:space="preserve"> </w:t>
      </w:r>
      <w:r w:rsidRPr="00B80863">
        <w:rPr>
          <w:rFonts w:cstheme="minorHAnsi"/>
          <w:color w:val="000000"/>
          <w:sz w:val="20"/>
          <w:shd w:val="clear" w:color="auto" w:fill="FFFFFF"/>
        </w:rPr>
        <w:t xml:space="preserve">Alberta Agriculture, Food and Rural Development, Lethbridge, Alberta, Canada. Final report for the Canada-Alberta Beef Industry Development Fund and the Canada-Alberta Hog Industry Development Fund. 257 pp. </w:t>
      </w:r>
      <w:r w:rsidRPr="003213F6">
        <w:rPr>
          <w:rFonts w:cstheme="minorHAnsi"/>
          <w:color w:val="000000"/>
          <w:sz w:val="20"/>
          <w:shd w:val="clear" w:color="auto" w:fill="FFFFFF"/>
        </w:rPr>
        <w:t xml:space="preserve">Available at: </w:t>
      </w:r>
      <w:hyperlink r:id="rId149" w:history="1">
        <w:r w:rsidRPr="00B80863">
          <w:rPr>
            <w:rStyle w:val="Hyperlink"/>
            <w:rFonts w:cstheme="minorHAnsi"/>
            <w:sz w:val="20"/>
            <w:shd w:val="clear" w:color="auto" w:fill="FFFFFF"/>
          </w:rPr>
          <w:t>https://www1.agric.gov.ab.ca/$Department/deptdocs.nsf/all/irr15479/$FILE/manure_on_forages.pdf</w:t>
        </w:r>
      </w:hyperlink>
      <w:r w:rsidRPr="00B80863">
        <w:rPr>
          <w:rFonts w:cstheme="minorHAnsi"/>
          <w:color w:val="000000"/>
          <w:sz w:val="20"/>
          <w:shd w:val="clear" w:color="auto" w:fill="FFFFFF"/>
        </w:rPr>
        <w:t xml:space="preserve">.  </w:t>
      </w:r>
    </w:p>
    <w:p w14:paraId="60D98445"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Park, K.-H., </w:t>
      </w:r>
      <w:proofErr w:type="spellStart"/>
      <w:r w:rsidRPr="00B80863">
        <w:rPr>
          <w:rFonts w:cstheme="minorHAnsi"/>
          <w:sz w:val="20"/>
          <w:lang w:val="en-US"/>
        </w:rPr>
        <w:t>Ngwabie</w:t>
      </w:r>
      <w:proofErr w:type="spellEnd"/>
      <w:r w:rsidRPr="00B80863">
        <w:rPr>
          <w:rFonts w:cstheme="minorHAnsi"/>
          <w:sz w:val="20"/>
          <w:lang w:val="en-US"/>
        </w:rPr>
        <w:t xml:space="preserve">, N.M., Wagner-Riddle, C. 2014. </w:t>
      </w:r>
      <w:r w:rsidRPr="00B80863">
        <w:rPr>
          <w:rFonts w:cstheme="minorHAnsi"/>
          <w:color w:val="000000"/>
          <w:sz w:val="20"/>
          <w:shd w:val="clear" w:color="auto" w:fill="FFFFFF"/>
        </w:rPr>
        <w:t xml:space="preserve">Chamber measurement methods and aeration effect on greenhouse gas fluxes during composting. Agricultural Engineering Journal: </w:t>
      </w:r>
      <w:r w:rsidRPr="00B80863">
        <w:rPr>
          <w:rFonts w:cstheme="minorHAnsi"/>
          <w:sz w:val="20"/>
          <w:shd w:val="clear" w:color="auto" w:fill="FFFFFF"/>
        </w:rPr>
        <w:t>CIGR Journal</w:t>
      </w:r>
      <w:r w:rsidRPr="00B80863">
        <w:rPr>
          <w:rFonts w:cstheme="minorHAnsi"/>
          <w:color w:val="000000"/>
          <w:sz w:val="20"/>
          <w:shd w:val="clear" w:color="auto" w:fill="FFFFFF"/>
        </w:rPr>
        <w:t xml:space="preserve"> 16: 32-44. </w:t>
      </w:r>
      <w:hyperlink r:id="rId150" w:history="1">
        <w:r w:rsidRPr="004239BD">
          <w:rPr>
            <w:rStyle w:val="Hyperlink"/>
            <w:rFonts w:cstheme="minorHAnsi"/>
            <w:sz w:val="20"/>
            <w:shd w:val="clear" w:color="auto" w:fill="FFFFFF"/>
          </w:rPr>
          <w:t>https://cigrjournal.org/index.php/Ejounral/article/view/2467</w:t>
        </w:r>
      </w:hyperlink>
    </w:p>
    <w:p w14:paraId="13B436F7" w14:textId="77777777" w:rsidR="00A3584D" w:rsidRPr="00BC46F1" w:rsidRDefault="00A3584D" w:rsidP="00A3584D">
      <w:pPr>
        <w:ind w:left="284" w:hanging="284"/>
        <w:rPr>
          <w:rFonts w:cstheme="minorHAnsi"/>
          <w:sz w:val="20"/>
          <w:highlight w:val="yellow"/>
          <w:lang w:val="en-US"/>
        </w:rPr>
      </w:pPr>
      <w:r w:rsidRPr="00B80863">
        <w:rPr>
          <w:rFonts w:cstheme="minorHAnsi"/>
          <w:sz w:val="20"/>
          <w:lang w:val="en-US"/>
        </w:rPr>
        <w:t xml:space="preserve">Pattey, E., Trzcinski, M.K., Desjardins, R.L. 2005 </w:t>
      </w:r>
      <w:r w:rsidRPr="00B80863">
        <w:rPr>
          <w:rFonts w:cstheme="minorHAnsi"/>
          <w:color w:val="000000"/>
          <w:sz w:val="20"/>
          <w:shd w:val="clear" w:color="auto" w:fill="FFFFFF"/>
        </w:rPr>
        <w:t xml:space="preserve">Quantifying the reduction of greenhouse gas emissions as a result of composting dairy and beef cattle manure. Nutrient Cycling in Agroecosystems. 72: 173-187. </w:t>
      </w:r>
      <w:hyperlink r:id="rId151" w:history="1">
        <w:r w:rsidRPr="00B80863">
          <w:rPr>
            <w:rStyle w:val="Hyperlink"/>
            <w:rFonts w:cstheme="minorHAnsi"/>
            <w:sz w:val="20"/>
            <w:shd w:val="clear" w:color="auto" w:fill="FCFCFC"/>
          </w:rPr>
          <w:t>https://doi.org/10.1007/s10705-005-1268-5</w:t>
        </w:r>
      </w:hyperlink>
      <w:r w:rsidRPr="00B80863">
        <w:rPr>
          <w:rFonts w:cstheme="minorHAnsi"/>
          <w:color w:val="333333"/>
          <w:sz w:val="20"/>
          <w:highlight w:val="yellow"/>
          <w:shd w:val="clear" w:color="auto" w:fill="FCFCFC"/>
        </w:rPr>
        <w:t xml:space="preserve"> </w:t>
      </w:r>
    </w:p>
    <w:p w14:paraId="03AD6ACA"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1989. </w:t>
      </w:r>
      <w:r w:rsidRPr="00B80863">
        <w:rPr>
          <w:rFonts w:cstheme="minorHAnsi"/>
          <w:color w:val="000000"/>
          <w:sz w:val="20"/>
          <w:shd w:val="clear" w:color="auto" w:fill="FFFFFF"/>
        </w:rPr>
        <w:t xml:space="preserve">Effect of carbon constituents in manure on denitrification in soil. Canadian Journal of Soil Science. 69: 49-61. </w:t>
      </w:r>
      <w:hyperlink r:id="rId152" w:history="1">
        <w:r w:rsidRPr="00BE2285">
          <w:rPr>
            <w:rStyle w:val="Hyperlink"/>
            <w:rFonts w:cstheme="minorHAnsi"/>
            <w:sz w:val="20"/>
            <w:shd w:val="clear" w:color="auto" w:fill="FFFFFF"/>
          </w:rPr>
          <w:t>https://doi.org/10.4141/cjss89-006</w:t>
        </w:r>
      </w:hyperlink>
    </w:p>
    <w:p w14:paraId="2EE67EA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1993. </w:t>
      </w:r>
      <w:r w:rsidRPr="00B80863">
        <w:rPr>
          <w:rFonts w:cstheme="minorHAnsi"/>
          <w:color w:val="000000"/>
          <w:sz w:val="20"/>
          <w:shd w:val="clear" w:color="auto" w:fill="FFFFFF"/>
        </w:rPr>
        <w:t>Nitrogen availability for corn in soils amended with urea' cattle slurry, and solid and composted manures. Canadian Journal of Soil Science. 73: 253-266.</w:t>
      </w:r>
      <w:r w:rsidRPr="003A60DB">
        <w:t xml:space="preserve"> </w:t>
      </w:r>
      <w:hyperlink r:id="rId153" w:history="1">
        <w:r w:rsidRPr="00BE2285">
          <w:rPr>
            <w:rStyle w:val="Hyperlink"/>
            <w:rFonts w:cstheme="minorHAnsi"/>
            <w:sz w:val="20"/>
            <w:shd w:val="clear" w:color="auto" w:fill="FFFFFF"/>
          </w:rPr>
          <w:t>https://doi.org/10.4141/cjss93-027</w:t>
        </w:r>
      </w:hyperlink>
    </w:p>
    <w:p w14:paraId="5B96B4FF" w14:textId="77777777" w:rsidR="00A3584D" w:rsidRPr="00B80863" w:rsidRDefault="00A3584D" w:rsidP="00A3584D">
      <w:pPr>
        <w:ind w:left="284" w:hanging="284"/>
        <w:rPr>
          <w:rFonts w:cstheme="minorHAnsi"/>
          <w:color w:val="000000"/>
          <w:sz w:val="20"/>
          <w:highlight w:val="yellow"/>
          <w:shd w:val="clear" w:color="auto" w:fill="FFFFFF"/>
        </w:rPr>
      </w:pPr>
      <w:r w:rsidRPr="00B80863">
        <w:rPr>
          <w:rFonts w:cstheme="minorHAnsi"/>
          <w:sz w:val="20"/>
          <w:lang w:val="en-US"/>
        </w:rPr>
        <w:t xml:space="preserve">Paul, J.W. and Beauchamp, E.G. 1994. </w:t>
      </w:r>
      <w:r w:rsidRPr="00B80863">
        <w:rPr>
          <w:rFonts w:cstheme="minorHAnsi"/>
          <w:color w:val="000000"/>
          <w:sz w:val="20"/>
          <w:shd w:val="clear" w:color="auto" w:fill="FFFFFF"/>
        </w:rPr>
        <w:t xml:space="preserve">Short-term nitrogen dynamics in soil amended with fresh and composted cattle manures. Canadian Journal of Soil Science. 74: 147-155. </w:t>
      </w:r>
      <w:hyperlink r:id="rId154" w:history="1">
        <w:r w:rsidRPr="00B80863">
          <w:rPr>
            <w:rStyle w:val="Hyperlink"/>
            <w:rFonts w:cstheme="minorHAnsi"/>
            <w:sz w:val="20"/>
            <w:shd w:val="clear" w:color="auto" w:fill="FFFFFF"/>
          </w:rPr>
          <w:t>https://doi.org/10.4141/cjss94-022</w:t>
        </w:r>
      </w:hyperlink>
      <w:r w:rsidRPr="00B80863">
        <w:rPr>
          <w:rFonts w:cstheme="minorHAnsi"/>
          <w:color w:val="000000"/>
          <w:sz w:val="20"/>
          <w:highlight w:val="yellow"/>
          <w:shd w:val="clear" w:color="auto" w:fill="FFFFFF"/>
        </w:rPr>
        <w:t xml:space="preserve"> </w:t>
      </w:r>
    </w:p>
    <w:p w14:paraId="3FAA8808"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The Prairie Provinces’ Committee on Livestock Development and Manure Management 2006a. </w:t>
      </w:r>
      <w:r w:rsidRPr="00B80863">
        <w:rPr>
          <w:rFonts w:cstheme="minorHAnsi"/>
          <w:color w:val="000000"/>
          <w:sz w:val="20"/>
          <w:shd w:val="clear" w:color="auto" w:fill="FFFFFF"/>
        </w:rPr>
        <w:t xml:space="preserve">Tri-provincial manure application and use guidelines (Manitoba Version). Available at: </w:t>
      </w:r>
      <w:hyperlink r:id="rId155" w:history="1">
        <w:r w:rsidRPr="00B80863">
          <w:rPr>
            <w:rStyle w:val="Hyperlink"/>
            <w:rFonts w:cstheme="minorHAnsi"/>
            <w:sz w:val="20"/>
            <w:lang w:val="en-US"/>
          </w:rPr>
          <w:t>https://www.gov.mb.ca/agriculture/crops/guides-and-publications/pubs/manure-application-and-use-guidelines.pdf</w:t>
        </w:r>
      </w:hyperlink>
    </w:p>
    <w:p w14:paraId="0C317C3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lastRenderedPageBreak/>
        <w:t xml:space="preserve">The Prairie Provinces’ Committee on Livestock Development and Manure Management 2006b. </w:t>
      </w:r>
      <w:r w:rsidRPr="00B80863">
        <w:rPr>
          <w:rFonts w:cstheme="minorHAnsi"/>
          <w:color w:val="000000"/>
          <w:sz w:val="20"/>
          <w:shd w:val="clear" w:color="auto" w:fill="FFFFFF"/>
        </w:rPr>
        <w:t xml:space="preserve">Tri-provincial -manure application and use guidelines (Saskatchewan Version). </w:t>
      </w:r>
      <w:r>
        <w:rPr>
          <w:rFonts w:cstheme="minorHAnsi"/>
          <w:color w:val="000000"/>
          <w:sz w:val="20"/>
          <w:shd w:val="clear" w:color="auto" w:fill="FFFFFF"/>
        </w:rPr>
        <w:t xml:space="preserve">Available at: </w:t>
      </w:r>
      <w:hyperlink r:id="rId156" w:history="1">
        <w:r w:rsidRPr="00BE2285">
          <w:rPr>
            <w:rStyle w:val="Hyperlink"/>
            <w:rFonts w:cstheme="minorHAnsi"/>
            <w:sz w:val="20"/>
            <w:shd w:val="clear" w:color="auto" w:fill="FFFFFF"/>
          </w:rPr>
          <w:t>http://www.gov.pe.ca/photos/original/af_NM_manconv.pdf</w:t>
        </w:r>
      </w:hyperlink>
    </w:p>
    <w:p w14:paraId="61780820" w14:textId="77777777" w:rsidR="00A3584D" w:rsidRDefault="00A3584D" w:rsidP="00A3584D">
      <w:pPr>
        <w:ind w:left="284" w:hanging="284"/>
        <w:rPr>
          <w:rFonts w:cstheme="minorHAnsi"/>
          <w:color w:val="000000"/>
          <w:sz w:val="20"/>
          <w:shd w:val="clear" w:color="auto" w:fill="FFFFFF"/>
          <w:lang w:val="en-US"/>
        </w:rPr>
      </w:pPr>
      <w:r w:rsidRPr="00B80863">
        <w:rPr>
          <w:rFonts w:cstheme="minorHAnsi"/>
          <w:sz w:val="20"/>
        </w:rPr>
        <w:t xml:space="preserve">Sommer, S.G., McGinn, S.M., Hao, X., Larney, F.J. 2004. </w:t>
      </w:r>
      <w:r w:rsidRPr="00B80863">
        <w:rPr>
          <w:rFonts w:cstheme="minorHAnsi"/>
          <w:color w:val="000000"/>
          <w:sz w:val="20"/>
          <w:shd w:val="clear" w:color="auto" w:fill="FFFFFF"/>
        </w:rPr>
        <w:t xml:space="preserve">Techniques for measuring gas emissions from a composting stockpile of cattle manure. </w:t>
      </w:r>
      <w:r w:rsidRPr="00B80863">
        <w:rPr>
          <w:rFonts w:cstheme="minorHAnsi"/>
          <w:color w:val="000000"/>
          <w:sz w:val="20"/>
          <w:shd w:val="clear" w:color="auto" w:fill="FFFFFF"/>
          <w:lang w:val="en-US"/>
        </w:rPr>
        <w:t xml:space="preserve">Atmospheric Environment. 38: 4643-4652. </w:t>
      </w:r>
      <w:hyperlink r:id="rId157" w:history="1">
        <w:r w:rsidRPr="00BE2285">
          <w:rPr>
            <w:rStyle w:val="Hyperlink"/>
            <w:rFonts w:cstheme="minorHAnsi"/>
            <w:sz w:val="20"/>
            <w:shd w:val="clear" w:color="auto" w:fill="FFFFFF"/>
            <w:lang w:val="en-US"/>
          </w:rPr>
          <w:t>https://doi.org/10.1016/j.atmosenv.2004.05.014</w:t>
        </w:r>
      </w:hyperlink>
    </w:p>
    <w:p w14:paraId="54DC96E7" w14:textId="77777777" w:rsidR="00A3584D" w:rsidRPr="00B80863" w:rsidRDefault="00A3584D" w:rsidP="00A3584D">
      <w:pPr>
        <w:ind w:left="284" w:hanging="284"/>
        <w:rPr>
          <w:rFonts w:cstheme="minorHAnsi"/>
          <w:sz w:val="20"/>
          <w:lang w:val="en-US"/>
        </w:rPr>
      </w:pPr>
      <w:proofErr w:type="spellStart"/>
      <w:r w:rsidRPr="002048B9">
        <w:rPr>
          <w:rFonts w:cstheme="minorHAnsi"/>
          <w:sz w:val="20"/>
        </w:rPr>
        <w:t>Sukler</w:t>
      </w:r>
      <w:proofErr w:type="spellEnd"/>
      <w:r w:rsidRPr="002048B9">
        <w:rPr>
          <w:rFonts w:cstheme="minorHAnsi"/>
          <w:sz w:val="20"/>
        </w:rPr>
        <w:t xml:space="preserve">, S.M., Lewis, D., Robinson, C., McConville, N. 2015. </w:t>
      </w:r>
      <w:r w:rsidRPr="00B80863">
        <w:rPr>
          <w:rFonts w:cstheme="minorHAnsi"/>
          <w:sz w:val="20"/>
        </w:rPr>
        <w:t>British Columbia Manure and Crop Nutrients. A Review of Current Data and Regional Fieldwork</w:t>
      </w:r>
      <w:r>
        <w:rPr>
          <w:rFonts w:cstheme="minorHAnsi"/>
          <w:sz w:val="20"/>
        </w:rPr>
        <w:t xml:space="preserve"> </w:t>
      </w:r>
      <w:r w:rsidRPr="00B80863">
        <w:rPr>
          <w:rFonts w:cstheme="minorHAnsi"/>
          <w:sz w:val="20"/>
        </w:rPr>
        <w:t>focused on Southwest British Columbia</w:t>
      </w:r>
      <w:r>
        <w:rPr>
          <w:rFonts w:cstheme="minorHAnsi"/>
          <w:sz w:val="20"/>
        </w:rPr>
        <w:t xml:space="preserve">. Prepared for: British Columbia Ministry of Agriculture. Available at: </w:t>
      </w:r>
      <w:hyperlink r:id="rId158" w:history="1">
        <w:r w:rsidRPr="00EF679B">
          <w:rPr>
            <w:rStyle w:val="Hyperlink"/>
            <w:rFonts w:cstheme="minorHAnsi"/>
            <w:sz w:val="20"/>
          </w:rPr>
          <w:t>https://www2.gov.bc.ca/assets/gov/farming-natural-resources-and-industry/agriculture-and-seafood/agricultural-land-and-environment/soil-nutrients/nutrient-management/bc_manure_and_crop_nutrients_report.pdf</w:t>
        </w:r>
      </w:hyperlink>
      <w:r>
        <w:rPr>
          <w:rFonts w:cstheme="minorHAnsi"/>
          <w:sz w:val="20"/>
        </w:rPr>
        <w:t xml:space="preserve">. </w:t>
      </w:r>
    </w:p>
    <w:p w14:paraId="2D960F9C" w14:textId="77777777" w:rsidR="00A3584D" w:rsidRDefault="00A3584D" w:rsidP="00A3584D">
      <w:pPr>
        <w:ind w:left="284" w:hanging="284"/>
        <w:rPr>
          <w:rFonts w:cstheme="minorHAnsi"/>
          <w:sz w:val="20"/>
        </w:rPr>
      </w:pPr>
      <w:r w:rsidRPr="00B80863">
        <w:rPr>
          <w:rFonts w:cstheme="minorHAnsi"/>
          <w:sz w:val="20"/>
          <w:lang w:val="en-US"/>
        </w:rPr>
        <w:t xml:space="preserve">Tenuta, M., Coppi, L., Ackerman, J. </w:t>
      </w:r>
      <w:r w:rsidRPr="00B80863">
        <w:rPr>
          <w:rFonts w:cstheme="minorHAnsi"/>
          <w:sz w:val="20"/>
        </w:rPr>
        <w:t>2013. Enhancing sustainability of grassland systems receiving pig manure on coarse texture soil. Project MLMMI 06-01-01: Final Report to the Manitoba Livestock and Manure Management Initiative, pp 44.</w:t>
      </w:r>
      <w:r w:rsidRPr="00BB174E">
        <w:rPr>
          <w:rFonts w:cstheme="minorHAnsi"/>
          <w:sz w:val="20"/>
        </w:rPr>
        <w:t xml:space="preserve"> Available at:</w:t>
      </w:r>
      <w:r w:rsidRPr="00BB174E">
        <w:t xml:space="preserve"> </w:t>
      </w:r>
      <w:hyperlink r:id="rId159" w:history="1">
        <w:r w:rsidRPr="00BB174E">
          <w:rPr>
            <w:rStyle w:val="Hyperlink"/>
            <w:rFonts w:cstheme="minorHAnsi"/>
            <w:sz w:val="20"/>
          </w:rPr>
          <w:t>http://manure.mb.ca/projects/pdfs/Final%20Report%2006%2001%2001.pdf</w:t>
        </w:r>
      </w:hyperlink>
    </w:p>
    <w:p w14:paraId="70E19887" w14:textId="77777777" w:rsidR="00A3584D" w:rsidRPr="00B80863" w:rsidRDefault="00A3584D" w:rsidP="00A3584D">
      <w:pPr>
        <w:ind w:left="284" w:hanging="284"/>
        <w:rPr>
          <w:rFonts w:cstheme="minorHAnsi"/>
          <w:sz w:val="20"/>
          <w:lang w:val="en-US"/>
        </w:rPr>
      </w:pPr>
      <w:r w:rsidRPr="00B80863">
        <w:rPr>
          <w:rFonts w:cstheme="minorHAnsi"/>
          <w:sz w:val="20"/>
          <w:lang w:val="en-US"/>
        </w:rPr>
        <w:t>Thompson, A.G., Wagner-Riddle, C., Fleming, R.</w:t>
      </w:r>
      <w:r w:rsidRPr="00B80863">
        <w:rPr>
          <w:rFonts w:cstheme="minorHAnsi"/>
          <w:sz w:val="20"/>
        </w:rPr>
        <w:t xml:space="preserve"> 2004. </w:t>
      </w:r>
      <w:r w:rsidRPr="00B80863">
        <w:rPr>
          <w:rFonts w:cstheme="minorHAnsi"/>
          <w:color w:val="000000"/>
          <w:sz w:val="20"/>
          <w:shd w:val="clear" w:color="auto" w:fill="FFFFFF"/>
        </w:rPr>
        <w:t xml:space="preserve">Emissions of N2O and CH4 during the composting of liquid swine manure. </w:t>
      </w:r>
      <w:r w:rsidRPr="00B80863">
        <w:rPr>
          <w:rFonts w:cstheme="minorHAnsi"/>
          <w:color w:val="000000"/>
          <w:sz w:val="20"/>
          <w:shd w:val="clear" w:color="auto" w:fill="FFFFFF"/>
          <w:lang w:val="en-US"/>
        </w:rPr>
        <w:t xml:space="preserve">Environmental Monitoring and Assessment. 91: 87-104. </w:t>
      </w:r>
      <w:hyperlink r:id="rId160" w:history="1">
        <w:r w:rsidRPr="00B80863">
          <w:rPr>
            <w:rStyle w:val="Hyperlink"/>
            <w:rFonts w:cstheme="minorHAnsi"/>
            <w:sz w:val="20"/>
            <w:shd w:val="clear" w:color="auto" w:fill="FCFCFC"/>
            <w:lang w:val="en-US"/>
          </w:rPr>
          <w:t>https://doi.org/10.1023/B:EMAS.0000009231.04123.2d</w:t>
        </w:r>
      </w:hyperlink>
      <w:r w:rsidRPr="00B80863">
        <w:rPr>
          <w:rFonts w:cstheme="minorHAnsi"/>
          <w:color w:val="333333"/>
          <w:sz w:val="20"/>
          <w:shd w:val="clear" w:color="auto" w:fill="FCFCFC"/>
          <w:lang w:val="en-US"/>
        </w:rPr>
        <w:t xml:space="preserve"> </w:t>
      </w:r>
    </w:p>
    <w:p w14:paraId="19A5707A" w14:textId="77777777" w:rsidR="00A3584D" w:rsidRPr="00A3584D" w:rsidRDefault="00A3584D" w:rsidP="00A3584D">
      <w:pPr>
        <w:ind w:left="284" w:hanging="284"/>
        <w:rPr>
          <w:rFonts w:cstheme="minorHAnsi"/>
          <w:color w:val="0070C0"/>
          <w:sz w:val="20"/>
        </w:rPr>
      </w:pPr>
      <w:r w:rsidRPr="00A3584D">
        <w:rPr>
          <w:rFonts w:cstheme="minorHAnsi"/>
          <w:sz w:val="20"/>
        </w:rPr>
        <w:t xml:space="preserve">VanderZaag, A.C., Gordon, R.J., Jamieson, R.C., Burton, D.L., Stratton, G.W. 2009. Gas emissions from straw covered liquid dairy manure during summer storage and autumn agitation. Transactions of the ASABE 599-608. </w:t>
      </w:r>
      <w:hyperlink r:id="rId161" w:history="1">
        <w:r w:rsidRPr="00B80863">
          <w:rPr>
            <w:rStyle w:val="Hyperlink"/>
          </w:rPr>
          <w:t>https://doi.org/10.13031/2013.26832</w:t>
        </w:r>
      </w:hyperlink>
    </w:p>
    <w:p w14:paraId="7AD8AE7D"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2010a. Permeable </w:t>
      </w:r>
      <w:proofErr w:type="spellStart"/>
      <w:r w:rsidRPr="00A3584D">
        <w:rPr>
          <w:rFonts w:cstheme="minorHAnsi"/>
          <w:sz w:val="20"/>
        </w:rPr>
        <w:t>synthe</w:t>
      </w:r>
      <w:proofErr w:type="spellEnd"/>
      <w:r w:rsidRPr="00A3584D">
        <w:rPr>
          <w:rFonts w:cstheme="minorHAnsi"/>
          <w:sz w:val="20"/>
        </w:rPr>
        <w:t xml:space="preserve">: tic covers for controlling emissions from liquid dairy manure. Applied Engineering in Agriculture. 26: 287‐297. </w:t>
      </w:r>
      <w:hyperlink r:id="rId162" w:history="1">
        <w:r w:rsidRPr="00A3584D">
          <w:rPr>
            <w:rStyle w:val="Hyperlink"/>
            <w:rFonts w:cstheme="minorHAnsi"/>
            <w:sz w:val="20"/>
          </w:rPr>
          <w:t>https://doi.org/</w:t>
        </w:r>
        <w:r w:rsidRPr="00B80863">
          <w:rPr>
            <w:rStyle w:val="Hyperlink"/>
            <w:rFonts w:cstheme="minorHAnsi"/>
            <w:sz w:val="20"/>
            <w:shd w:val="clear" w:color="auto" w:fill="FFFFFF"/>
          </w:rPr>
          <w:t>10.13031/2013.29544</w:t>
        </w:r>
      </w:hyperlink>
      <w:r w:rsidRPr="00B80863">
        <w:rPr>
          <w:rFonts w:cstheme="minorHAnsi"/>
          <w:color w:val="333333"/>
          <w:sz w:val="20"/>
          <w:shd w:val="clear" w:color="auto" w:fill="FFFFFF"/>
        </w:rPr>
        <w:t xml:space="preserve"> </w:t>
      </w:r>
    </w:p>
    <w:p w14:paraId="65AAFE20"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2010b. Effects of winter storage conditions and subsequent agitation on gaseous emissions from liquid dairy manure. Canadian Journal of Soil Science. 90: 229-239. </w:t>
      </w:r>
      <w:hyperlink r:id="rId163" w:history="1">
        <w:r w:rsidRPr="00A3584D">
          <w:rPr>
            <w:rStyle w:val="Hyperlink"/>
            <w:rFonts w:cstheme="minorHAnsi"/>
            <w:sz w:val="20"/>
          </w:rPr>
          <w:t>https://doi.org/10.4141/CJSS09040</w:t>
        </w:r>
      </w:hyperlink>
      <w:r w:rsidRPr="00A3584D">
        <w:rPr>
          <w:rFonts w:cstheme="minorHAnsi"/>
          <w:sz w:val="20"/>
        </w:rPr>
        <w:t xml:space="preserve"> </w:t>
      </w:r>
    </w:p>
    <w:p w14:paraId="6BE3F042" w14:textId="77777777" w:rsidR="00A3584D" w:rsidRPr="00A3584D" w:rsidRDefault="00A3584D" w:rsidP="00A3584D">
      <w:pPr>
        <w:ind w:left="284" w:hanging="284"/>
        <w:rPr>
          <w:rFonts w:cstheme="minorHAnsi"/>
          <w:sz w:val="20"/>
          <w:highlight w:val="yellow"/>
        </w:rPr>
      </w:pPr>
      <w:r w:rsidRPr="00A3584D">
        <w:rPr>
          <w:rFonts w:cstheme="minorHAnsi"/>
          <w:sz w:val="20"/>
        </w:rPr>
        <w:t xml:space="preserve">VanderZaag, A.C., Baldé, H., </w:t>
      </w:r>
      <w:proofErr w:type="spellStart"/>
      <w:r w:rsidRPr="00A3584D">
        <w:rPr>
          <w:rFonts w:cstheme="minorHAnsi"/>
          <w:sz w:val="20"/>
        </w:rPr>
        <w:t>Habtewold</w:t>
      </w:r>
      <w:proofErr w:type="spellEnd"/>
      <w:r w:rsidRPr="00A3584D">
        <w:rPr>
          <w:rFonts w:cstheme="minorHAnsi"/>
          <w:sz w:val="20"/>
        </w:rPr>
        <w:t xml:space="preserve">, J., Le Riche, E.L., Burtt, S., Dunfield, K., Gordon, R.J., Jenson, E., Desjardin, R.L. 2019. Intermittent Agitation of Liquid Manure: Effects on Methane, Microbial Activity, and Temperature in a Farm-Scale Study. Journal of the Air and Waste Management Association. 69: 1096-1106. </w:t>
      </w:r>
      <w:hyperlink r:id="rId164" w:history="1">
        <w:r w:rsidRPr="00A3584D">
          <w:rPr>
            <w:rStyle w:val="Hyperlink"/>
            <w:rFonts w:cstheme="minorHAnsi"/>
            <w:sz w:val="20"/>
          </w:rPr>
          <w:t>https://doi.org/10.1080/10962247.2019.1629359</w:t>
        </w:r>
      </w:hyperlink>
      <w:r w:rsidRPr="00A3584D">
        <w:rPr>
          <w:rFonts w:cstheme="minorHAnsi"/>
          <w:sz w:val="20"/>
          <w:highlight w:val="yellow"/>
        </w:rPr>
        <w:t xml:space="preserve">  </w:t>
      </w:r>
    </w:p>
    <w:p w14:paraId="2284FDA1"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Whalen, J.K., Chang, C., Clayton, G.W. </w:t>
      </w:r>
      <w:r w:rsidRPr="00B80863">
        <w:rPr>
          <w:rFonts w:cstheme="minorHAnsi"/>
          <w:sz w:val="20"/>
          <w:lang w:val="en-US"/>
        </w:rPr>
        <w:t xml:space="preserve">2002. </w:t>
      </w:r>
      <w:r w:rsidRPr="00B80863">
        <w:rPr>
          <w:rFonts w:cstheme="minorHAnsi"/>
          <w:color w:val="000000"/>
          <w:sz w:val="20"/>
          <w:shd w:val="clear" w:color="auto" w:fill="FFFFFF"/>
        </w:rPr>
        <w:t xml:space="preserve">Cattle manure and lime amendments to improve crop production of acidic soils in northern Alberta. Canadian Journal of Soil Science. 82: 227-238. </w:t>
      </w:r>
      <w:hyperlink r:id="rId165" w:history="1">
        <w:r w:rsidRPr="00BE2285">
          <w:rPr>
            <w:rStyle w:val="Hyperlink"/>
            <w:rFonts w:cstheme="minorHAnsi"/>
            <w:sz w:val="20"/>
            <w:shd w:val="clear" w:color="auto" w:fill="FFFFFF"/>
          </w:rPr>
          <w:t>https://doi.org/10.4141/S01-030</w:t>
        </w:r>
      </w:hyperlink>
    </w:p>
    <w:p w14:paraId="6302C175"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Zvomuya, F., Helgason, B.L., Larney, F.J., Janzen, H.H., </w:t>
      </w:r>
      <w:proofErr w:type="spellStart"/>
      <w:r w:rsidRPr="00B80863">
        <w:rPr>
          <w:rFonts w:cstheme="minorHAnsi"/>
          <w:sz w:val="20"/>
          <w:lang w:val="en-US"/>
        </w:rPr>
        <w:t>Akinremi</w:t>
      </w:r>
      <w:proofErr w:type="spellEnd"/>
      <w:r w:rsidRPr="00B80863">
        <w:rPr>
          <w:rFonts w:cstheme="minorHAnsi"/>
          <w:sz w:val="20"/>
          <w:lang w:val="en-US"/>
        </w:rPr>
        <w:t xml:space="preserve">, O.O., Olson, B.M. 2006.  Predicting Phosphorus Availability from Soil-Applied Composted and Non-Composted Cattle Feedlot Manure. Journal of Environmental Quality. 35:928–937. </w:t>
      </w:r>
      <w:hyperlink r:id="rId166" w:history="1">
        <w:r w:rsidRPr="00B80863">
          <w:rPr>
            <w:rStyle w:val="Hyperlink"/>
            <w:rFonts w:cstheme="minorHAnsi"/>
            <w:sz w:val="20"/>
            <w:lang w:val="en-US"/>
          </w:rPr>
          <w:t>https://doi.org/10.2134/jeq2005.0409</w:t>
        </w:r>
      </w:hyperlink>
      <w:r w:rsidRPr="00B80863">
        <w:rPr>
          <w:rFonts w:cstheme="minorHAnsi"/>
          <w:sz w:val="20"/>
          <w:lang w:val="en-US"/>
        </w:rPr>
        <w:t xml:space="preserve"> </w:t>
      </w:r>
    </w:p>
    <w:p w14:paraId="70464772" w14:textId="413FC903"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7</w:t>
      </w:r>
    </w:p>
    <w:p w14:paraId="0C44F562" w14:textId="20047DFC" w:rsidR="00F31475" w:rsidRPr="00A13395" w:rsidRDefault="00014768" w:rsidP="000D00E7">
      <w:pPr>
        <w:ind w:left="284" w:hanging="284"/>
        <w:rPr>
          <w:sz w:val="20"/>
        </w:rPr>
      </w:pPr>
      <w:r w:rsidRPr="00014768">
        <w:rPr>
          <w:sz w:val="20"/>
        </w:rPr>
        <w:t>Austin, E., Wickings, K., McDaniel, M., Robertson, G.</w:t>
      </w:r>
      <w:r w:rsidR="00905669">
        <w:rPr>
          <w:sz w:val="20"/>
        </w:rPr>
        <w:t>,</w:t>
      </w:r>
      <w:r w:rsidRPr="00014768">
        <w:rPr>
          <w:sz w:val="20"/>
        </w:rPr>
        <w:t xml:space="preserve"> </w:t>
      </w:r>
      <w:r w:rsidR="00905669">
        <w:rPr>
          <w:sz w:val="20"/>
        </w:rPr>
        <w:t>and</w:t>
      </w:r>
      <w:r w:rsidRPr="00014768">
        <w:rPr>
          <w:sz w:val="20"/>
        </w:rPr>
        <w:t xml:space="preserve"> Grandy, A.</w:t>
      </w:r>
      <w:r>
        <w:rPr>
          <w:sz w:val="20"/>
        </w:rPr>
        <w:t>,</w:t>
      </w:r>
      <w:r w:rsidRPr="00014768">
        <w:rPr>
          <w:sz w:val="20"/>
        </w:rPr>
        <w:t xml:space="preserve"> 2017. Cover crop root contributions to soil carbon in a no-till corn bioenergy cropping system. </w:t>
      </w:r>
      <w:r w:rsidRPr="00A13395">
        <w:rPr>
          <w:sz w:val="20"/>
        </w:rPr>
        <w:t xml:space="preserve">GCB Bioenergy, 9, 1252-1263. </w:t>
      </w:r>
      <w:hyperlink r:id="rId167" w:history="1">
        <w:r w:rsidRPr="00A13395">
          <w:rPr>
            <w:rStyle w:val="Hyperlink"/>
            <w:sz w:val="20"/>
          </w:rPr>
          <w:t>https://doi.org/10.1111/gcbb.12428</w:t>
        </w:r>
      </w:hyperlink>
      <w:r w:rsidRPr="00A13395">
        <w:rPr>
          <w:sz w:val="20"/>
        </w:rPr>
        <w:t xml:space="preserve"> </w:t>
      </w:r>
    </w:p>
    <w:p w14:paraId="1887F08E" w14:textId="64CB69CA" w:rsidR="00F31475" w:rsidRPr="00E41140" w:rsidRDefault="00014768" w:rsidP="000D00E7">
      <w:pPr>
        <w:ind w:left="284" w:hanging="284"/>
        <w:rPr>
          <w:sz w:val="20"/>
        </w:rPr>
      </w:pPr>
      <w:r w:rsidRPr="00A13395">
        <w:rPr>
          <w:sz w:val="20"/>
        </w:rPr>
        <w:t>Bender, A., Tamm, S.</w:t>
      </w:r>
      <w:r w:rsidR="00905669" w:rsidRPr="00A13395">
        <w:rPr>
          <w:sz w:val="20"/>
        </w:rPr>
        <w:t>,</w:t>
      </w:r>
      <w:r w:rsidRPr="00A13395">
        <w:rPr>
          <w:sz w:val="20"/>
        </w:rPr>
        <w:t xml:space="preserve"> </w:t>
      </w:r>
      <w:r w:rsidR="00905669" w:rsidRPr="00A13395">
        <w:rPr>
          <w:sz w:val="20"/>
        </w:rPr>
        <w:t>and</w:t>
      </w:r>
      <w:r w:rsidRPr="00A13395">
        <w:rPr>
          <w:sz w:val="20"/>
        </w:rPr>
        <w:t xml:space="preserve"> Aavola, R., 2017. </w:t>
      </w:r>
      <w:r w:rsidRPr="00014768">
        <w:rPr>
          <w:sz w:val="20"/>
        </w:rPr>
        <w:t xml:space="preserve">Biomass allocation to shoots and roots, and nutrient content in herbage legumes. </w:t>
      </w:r>
      <w:r w:rsidR="00905669" w:rsidRPr="00905669">
        <w:rPr>
          <w:sz w:val="20"/>
        </w:rPr>
        <w:t xml:space="preserve">Grassland Science in Europe: Grassland </w:t>
      </w:r>
      <w:proofErr w:type="spellStart"/>
      <w:r w:rsidR="00905669" w:rsidRPr="00905669">
        <w:rPr>
          <w:sz w:val="20"/>
        </w:rPr>
        <w:t>resourses</w:t>
      </w:r>
      <w:proofErr w:type="spellEnd"/>
      <w:r w:rsidR="00905669" w:rsidRPr="00905669">
        <w:rPr>
          <w:sz w:val="20"/>
        </w:rPr>
        <w:t xml:space="preserve"> for extensive farming systems in marginal lands: major drivers and future scenarios. Alghero, Italy 7-10 May 2017. Ed. C. </w:t>
      </w:r>
      <w:proofErr w:type="spellStart"/>
      <w:r w:rsidR="00905669" w:rsidRPr="00905669">
        <w:rPr>
          <w:sz w:val="20"/>
        </w:rPr>
        <w:t>Porgueddu</w:t>
      </w:r>
      <w:proofErr w:type="spellEnd"/>
      <w:r w:rsidR="00905669" w:rsidRPr="00905669">
        <w:rPr>
          <w:sz w:val="20"/>
        </w:rPr>
        <w:t xml:space="preserve">, A. Franca, G. Lombardi, G. </w:t>
      </w:r>
      <w:proofErr w:type="spellStart"/>
      <w:r w:rsidR="00905669" w:rsidRPr="00905669">
        <w:rPr>
          <w:sz w:val="20"/>
        </w:rPr>
        <w:t>Molle</w:t>
      </w:r>
      <w:proofErr w:type="spellEnd"/>
      <w:r w:rsidR="00905669" w:rsidRPr="00905669">
        <w:rPr>
          <w:sz w:val="20"/>
        </w:rPr>
        <w:t xml:space="preserve">, G. </w:t>
      </w:r>
      <w:proofErr w:type="spellStart"/>
      <w:r w:rsidR="00905669" w:rsidRPr="00905669">
        <w:rPr>
          <w:sz w:val="20"/>
        </w:rPr>
        <w:t>Peratoner</w:t>
      </w:r>
      <w:proofErr w:type="spellEnd"/>
      <w:r w:rsidR="00905669" w:rsidRPr="00905669">
        <w:rPr>
          <w:sz w:val="20"/>
        </w:rPr>
        <w:t>, A. Hopkins. Wageningen: Wageningen Academic Publishers, 521−523. (Volume 22).</w:t>
      </w:r>
    </w:p>
    <w:p w14:paraId="32E14853" w14:textId="00FADDCF" w:rsidR="00905669" w:rsidRDefault="00905669" w:rsidP="000D00E7">
      <w:pPr>
        <w:ind w:left="284" w:hanging="284"/>
        <w:rPr>
          <w:sz w:val="20"/>
        </w:rPr>
      </w:pPr>
      <w:r w:rsidRPr="00905669">
        <w:rPr>
          <w:sz w:val="20"/>
        </w:rPr>
        <w:t>Bergstrom, L.</w:t>
      </w:r>
      <w:r w:rsidR="00643ED5">
        <w:rPr>
          <w:sz w:val="20"/>
        </w:rPr>
        <w:t>,</w:t>
      </w:r>
      <w:r w:rsidRPr="00905669">
        <w:rPr>
          <w:sz w:val="20"/>
        </w:rPr>
        <w:t xml:space="preserve"> </w:t>
      </w:r>
      <w:r>
        <w:rPr>
          <w:sz w:val="20"/>
        </w:rPr>
        <w:t>and</w:t>
      </w:r>
      <w:r w:rsidRPr="00905669">
        <w:rPr>
          <w:sz w:val="20"/>
        </w:rPr>
        <w:t xml:space="preserve"> Jokela, W.</w:t>
      </w:r>
      <w:r>
        <w:rPr>
          <w:sz w:val="20"/>
        </w:rPr>
        <w:t>,</w:t>
      </w:r>
      <w:r w:rsidRPr="00905669">
        <w:rPr>
          <w:sz w:val="20"/>
        </w:rPr>
        <w:t xml:space="preserve"> 2001. Ryegrass cover crop effects on nitrate leaching in spring barley fertilized with </w:t>
      </w:r>
      <w:r w:rsidR="00A81A98" w:rsidRPr="00A81A98">
        <w:rPr>
          <w:sz w:val="20"/>
        </w:rPr>
        <w:t>15NH</w:t>
      </w:r>
      <w:r w:rsidR="00A81A98" w:rsidRPr="00A81A98">
        <w:rPr>
          <w:sz w:val="20"/>
          <w:vertAlign w:val="subscript"/>
        </w:rPr>
        <w:t>4</w:t>
      </w:r>
      <w:r w:rsidR="00A81A98" w:rsidRPr="00A81A98">
        <w:rPr>
          <w:sz w:val="20"/>
        </w:rPr>
        <w:t>15NO</w:t>
      </w:r>
      <w:r w:rsidR="00A81A98" w:rsidRPr="00A81A98">
        <w:rPr>
          <w:sz w:val="20"/>
          <w:vertAlign w:val="subscript"/>
        </w:rPr>
        <w:t>3</w:t>
      </w:r>
      <w:r w:rsidRPr="00905669">
        <w:rPr>
          <w:sz w:val="20"/>
        </w:rPr>
        <w:t>. Journal of Environmental Quality, 30, 1659-1667.</w:t>
      </w:r>
      <w:r w:rsidRPr="00905669">
        <w:t xml:space="preserve"> </w:t>
      </w:r>
      <w:hyperlink r:id="rId168" w:history="1">
        <w:r w:rsidRPr="00282ABE">
          <w:rPr>
            <w:rStyle w:val="Hyperlink"/>
            <w:sz w:val="20"/>
          </w:rPr>
          <w:t>https://doi.org/10.2134/jeq2001.3051659x</w:t>
        </w:r>
      </w:hyperlink>
      <w:r>
        <w:rPr>
          <w:sz w:val="20"/>
        </w:rPr>
        <w:t xml:space="preserve"> </w:t>
      </w:r>
    </w:p>
    <w:p w14:paraId="177E4560" w14:textId="37B1144E" w:rsidR="00F31475" w:rsidRPr="003C1CE1" w:rsidRDefault="00F31475" w:rsidP="000D00E7">
      <w:pPr>
        <w:ind w:left="284" w:hanging="284"/>
        <w:rPr>
          <w:sz w:val="20"/>
        </w:rPr>
      </w:pPr>
      <w:r w:rsidRPr="003C1CE1">
        <w:rPr>
          <w:sz w:val="20"/>
        </w:rPr>
        <w:lastRenderedPageBreak/>
        <w:t>Berrocal-Ibarra</w:t>
      </w:r>
      <w:r w:rsidR="00905669">
        <w:rPr>
          <w:sz w:val="20"/>
        </w:rPr>
        <w:t xml:space="preserve">, S., </w:t>
      </w:r>
      <w:proofErr w:type="spellStart"/>
      <w:r w:rsidR="00905669">
        <w:rPr>
          <w:sz w:val="20"/>
        </w:rPr>
        <w:t>Ortiz,Cereceres</w:t>
      </w:r>
      <w:proofErr w:type="spellEnd"/>
      <w:r w:rsidR="00905669">
        <w:rPr>
          <w:sz w:val="20"/>
        </w:rPr>
        <w:t xml:space="preserve">, J., and Pena-Valdivia, C.B., 2002. </w:t>
      </w:r>
      <w:r w:rsidR="00905669" w:rsidRPr="00905669">
        <w:rPr>
          <w:sz w:val="20"/>
        </w:rPr>
        <w:t>Yield components, harvest index and leaf area efficiency of a sample of a wild population and a domesticated variant of the common bean Phaseolus vulgaris</w:t>
      </w:r>
      <w:r w:rsidR="00905669">
        <w:rPr>
          <w:sz w:val="20"/>
        </w:rPr>
        <w:t xml:space="preserve">. </w:t>
      </w:r>
      <w:r w:rsidR="00905669" w:rsidRPr="00905669">
        <w:rPr>
          <w:sz w:val="20"/>
        </w:rPr>
        <w:t>South African Journal of Botany</w:t>
      </w:r>
      <w:r w:rsidR="00905669">
        <w:rPr>
          <w:sz w:val="20"/>
        </w:rPr>
        <w:t xml:space="preserve"> </w:t>
      </w:r>
      <w:r w:rsidR="00905669" w:rsidRPr="00905669">
        <w:rPr>
          <w:sz w:val="20"/>
        </w:rPr>
        <w:t>68</w:t>
      </w:r>
      <w:r w:rsidR="00905669">
        <w:rPr>
          <w:sz w:val="20"/>
        </w:rPr>
        <w:t xml:space="preserve"> (</w:t>
      </w:r>
      <w:r w:rsidR="00905669" w:rsidRPr="00905669">
        <w:rPr>
          <w:sz w:val="20"/>
        </w:rPr>
        <w:t>2</w:t>
      </w:r>
      <w:r w:rsidR="00905669">
        <w:rPr>
          <w:sz w:val="20"/>
        </w:rPr>
        <w:t>)</w:t>
      </w:r>
      <w:r w:rsidR="00905669" w:rsidRPr="00905669">
        <w:rPr>
          <w:sz w:val="20"/>
        </w:rPr>
        <w:t>, 205-211</w:t>
      </w:r>
      <w:r w:rsidR="00905669">
        <w:rPr>
          <w:sz w:val="20"/>
        </w:rPr>
        <w:t xml:space="preserve">. </w:t>
      </w:r>
      <w:hyperlink r:id="rId169" w:history="1">
        <w:r w:rsidR="00905669" w:rsidRPr="00282ABE">
          <w:rPr>
            <w:rStyle w:val="Hyperlink"/>
            <w:sz w:val="20"/>
          </w:rPr>
          <w:t>https://doi.org/10.1016/S0254-6299(15)30421-X</w:t>
        </w:r>
      </w:hyperlink>
      <w:r w:rsidR="00905669">
        <w:rPr>
          <w:sz w:val="20"/>
        </w:rPr>
        <w:t xml:space="preserve"> </w:t>
      </w:r>
    </w:p>
    <w:p w14:paraId="25C177E4" w14:textId="77777777" w:rsidR="00F31475" w:rsidRPr="00F31475" w:rsidRDefault="00F31475" w:rsidP="000D00E7">
      <w:pPr>
        <w:ind w:left="284" w:hanging="284"/>
        <w:rPr>
          <w:sz w:val="20"/>
        </w:rPr>
      </w:pPr>
      <w:r w:rsidRPr="00905669">
        <w:rPr>
          <w:sz w:val="20"/>
        </w:rPr>
        <w:t xml:space="preserve">Bolinder, M.A., Janzen, H.H., Gregorich, E.G., Angers, D.A., and </w:t>
      </w:r>
      <w:proofErr w:type="spellStart"/>
      <w:r w:rsidRPr="00905669">
        <w:rPr>
          <w:sz w:val="20"/>
        </w:rPr>
        <w:t>Vandenbygaart</w:t>
      </w:r>
      <w:proofErr w:type="spellEnd"/>
      <w:r w:rsidRPr="00905669">
        <w:rPr>
          <w:sz w:val="20"/>
        </w:rPr>
        <w:t xml:space="preserve">, A.J., 2007. </w:t>
      </w:r>
      <w:r w:rsidRPr="00F31475">
        <w:rPr>
          <w:sz w:val="20"/>
        </w:rPr>
        <w:t>An approach for estimating net primary productivity and annual carbon inputs to soil for common agricultural crops in Canada</w:t>
      </w:r>
      <w:r>
        <w:rPr>
          <w:sz w:val="20"/>
        </w:rPr>
        <w:t xml:space="preserve">. </w:t>
      </w:r>
      <w:r w:rsidRPr="00F31475">
        <w:rPr>
          <w:sz w:val="20"/>
        </w:rPr>
        <w:t>Agriculture, Ecosystems &amp; Environment</w:t>
      </w:r>
      <w:r>
        <w:rPr>
          <w:sz w:val="20"/>
        </w:rPr>
        <w:t xml:space="preserve"> </w:t>
      </w:r>
      <w:r w:rsidRPr="00F31475">
        <w:rPr>
          <w:sz w:val="20"/>
        </w:rPr>
        <w:t>118</w:t>
      </w:r>
      <w:r>
        <w:rPr>
          <w:sz w:val="20"/>
        </w:rPr>
        <w:t xml:space="preserve"> (</w:t>
      </w:r>
      <w:r w:rsidRPr="00F31475">
        <w:rPr>
          <w:sz w:val="20"/>
        </w:rPr>
        <w:t>1–4</w:t>
      </w:r>
      <w:r>
        <w:rPr>
          <w:sz w:val="20"/>
        </w:rPr>
        <w:t>)</w:t>
      </w:r>
      <w:r w:rsidRPr="00F31475">
        <w:rPr>
          <w:sz w:val="20"/>
        </w:rPr>
        <w:t>, 29-42</w:t>
      </w:r>
      <w:r>
        <w:rPr>
          <w:sz w:val="20"/>
        </w:rPr>
        <w:t xml:space="preserve">. </w:t>
      </w:r>
      <w:hyperlink r:id="rId170" w:history="1">
        <w:r w:rsidRPr="00282ABE">
          <w:rPr>
            <w:rStyle w:val="Hyperlink"/>
            <w:sz w:val="20"/>
          </w:rPr>
          <w:t>https://doi.org/10.1016/j.agee.2006.05.013</w:t>
        </w:r>
      </w:hyperlink>
      <w:r>
        <w:rPr>
          <w:sz w:val="20"/>
        </w:rPr>
        <w:t xml:space="preserve"> </w:t>
      </w:r>
    </w:p>
    <w:p w14:paraId="2B960197" w14:textId="6295D01C" w:rsidR="00F31475" w:rsidRPr="003C1CE1" w:rsidRDefault="00014768" w:rsidP="000D00E7">
      <w:pPr>
        <w:ind w:left="284" w:hanging="284"/>
        <w:rPr>
          <w:sz w:val="20"/>
        </w:rPr>
      </w:pPr>
      <w:r w:rsidRPr="00014768">
        <w:rPr>
          <w:sz w:val="20"/>
        </w:rPr>
        <w:t>Bolinder</w:t>
      </w:r>
      <w:r>
        <w:rPr>
          <w:sz w:val="20"/>
        </w:rPr>
        <w:t xml:space="preserve">, </w:t>
      </w:r>
      <w:r w:rsidRPr="00014768">
        <w:rPr>
          <w:sz w:val="20"/>
        </w:rPr>
        <w:t>M</w:t>
      </w:r>
      <w:r>
        <w:rPr>
          <w:sz w:val="20"/>
        </w:rPr>
        <w:t>.</w:t>
      </w:r>
      <w:r w:rsidRPr="00014768">
        <w:rPr>
          <w:sz w:val="20"/>
        </w:rPr>
        <w:t xml:space="preserve">A., </w:t>
      </w:r>
      <w:proofErr w:type="spellStart"/>
      <w:r w:rsidRPr="00014768">
        <w:rPr>
          <w:sz w:val="20"/>
        </w:rPr>
        <w:t>Kätterer</w:t>
      </w:r>
      <w:proofErr w:type="spellEnd"/>
      <w:r>
        <w:rPr>
          <w:sz w:val="20"/>
        </w:rPr>
        <w:t xml:space="preserve">, </w:t>
      </w:r>
      <w:r w:rsidRPr="00014768">
        <w:rPr>
          <w:sz w:val="20"/>
        </w:rPr>
        <w:t>T</w:t>
      </w:r>
      <w:r>
        <w:rPr>
          <w:sz w:val="20"/>
        </w:rPr>
        <w:t>.</w:t>
      </w:r>
      <w:r w:rsidRPr="00014768">
        <w:rPr>
          <w:sz w:val="20"/>
        </w:rPr>
        <w:t xml:space="preserve">, </w:t>
      </w:r>
      <w:proofErr w:type="spellStart"/>
      <w:r w:rsidRPr="00014768">
        <w:rPr>
          <w:sz w:val="20"/>
        </w:rPr>
        <w:t>Poeplau</w:t>
      </w:r>
      <w:proofErr w:type="spellEnd"/>
      <w:r>
        <w:rPr>
          <w:sz w:val="20"/>
        </w:rPr>
        <w:t xml:space="preserve">, </w:t>
      </w:r>
      <w:r w:rsidRPr="00014768">
        <w:rPr>
          <w:sz w:val="20"/>
        </w:rPr>
        <w:t>C</w:t>
      </w:r>
      <w:r>
        <w:rPr>
          <w:sz w:val="20"/>
        </w:rPr>
        <w:t>.</w:t>
      </w:r>
      <w:r w:rsidRPr="00014768">
        <w:rPr>
          <w:sz w:val="20"/>
        </w:rPr>
        <w:t>, Börjesson</w:t>
      </w:r>
      <w:r>
        <w:rPr>
          <w:sz w:val="20"/>
        </w:rPr>
        <w:t xml:space="preserve">, </w:t>
      </w:r>
      <w:r w:rsidRPr="00014768">
        <w:rPr>
          <w:sz w:val="20"/>
        </w:rPr>
        <w:t>G</w:t>
      </w:r>
      <w:r>
        <w:rPr>
          <w:sz w:val="20"/>
        </w:rPr>
        <w:t>.</w:t>
      </w:r>
      <w:r w:rsidRPr="00014768">
        <w:rPr>
          <w:sz w:val="20"/>
        </w:rPr>
        <w:t>, and Parent</w:t>
      </w:r>
      <w:r w:rsidR="002B64EC">
        <w:rPr>
          <w:sz w:val="20"/>
        </w:rPr>
        <w:t>,</w:t>
      </w:r>
      <w:r>
        <w:rPr>
          <w:sz w:val="20"/>
        </w:rPr>
        <w:t xml:space="preserve"> </w:t>
      </w:r>
      <w:r w:rsidRPr="00014768">
        <w:rPr>
          <w:sz w:val="20"/>
        </w:rPr>
        <w:t>L</w:t>
      </w:r>
      <w:r>
        <w:rPr>
          <w:sz w:val="20"/>
        </w:rPr>
        <w:t>.</w:t>
      </w:r>
      <w:r w:rsidRPr="00014768">
        <w:rPr>
          <w:sz w:val="20"/>
        </w:rPr>
        <w:t>E.</w:t>
      </w:r>
      <w:r>
        <w:rPr>
          <w:sz w:val="20"/>
        </w:rPr>
        <w:t>, 2015</w:t>
      </w:r>
      <w:r w:rsidRPr="00014768">
        <w:rPr>
          <w:sz w:val="20"/>
        </w:rPr>
        <w:t xml:space="preserve">. Net primary productivity and below-ground crop residue inputs for root crops: Potato (Solanum tuberosum L.) and sugar beet (Beta vulgaris L.). Canadian Journal of Soil Science. 95(2): 87-93. </w:t>
      </w:r>
      <w:hyperlink r:id="rId171" w:history="1">
        <w:r w:rsidRPr="00282ABE">
          <w:rPr>
            <w:rStyle w:val="Hyperlink"/>
            <w:sz w:val="20"/>
          </w:rPr>
          <w:t>https://doi.org/10.4141/cjss-2014-091</w:t>
        </w:r>
      </w:hyperlink>
      <w:r>
        <w:rPr>
          <w:sz w:val="20"/>
        </w:rPr>
        <w:t xml:space="preserve"> </w:t>
      </w:r>
    </w:p>
    <w:p w14:paraId="104906C5" w14:textId="70019B8A" w:rsidR="00F31475" w:rsidRPr="00A13395" w:rsidRDefault="001F478D" w:rsidP="000D00E7">
      <w:pPr>
        <w:ind w:left="284" w:hanging="284"/>
        <w:rPr>
          <w:sz w:val="20"/>
        </w:rPr>
      </w:pPr>
      <w:proofErr w:type="spellStart"/>
      <w:r w:rsidRPr="001F478D">
        <w:rPr>
          <w:sz w:val="20"/>
        </w:rPr>
        <w:t>Cogliatti</w:t>
      </w:r>
      <w:proofErr w:type="spellEnd"/>
      <w:r>
        <w:rPr>
          <w:sz w:val="20"/>
        </w:rPr>
        <w:t xml:space="preserve">, </w:t>
      </w:r>
      <w:r w:rsidRPr="001F478D">
        <w:rPr>
          <w:sz w:val="20"/>
        </w:rPr>
        <w:t>M., Bongiorno</w:t>
      </w:r>
      <w:r>
        <w:rPr>
          <w:sz w:val="20"/>
        </w:rPr>
        <w:t xml:space="preserve">, </w:t>
      </w:r>
      <w:r w:rsidRPr="001F478D">
        <w:rPr>
          <w:sz w:val="20"/>
        </w:rPr>
        <w:t>F., Dalla Valle</w:t>
      </w:r>
      <w:r>
        <w:rPr>
          <w:sz w:val="20"/>
        </w:rPr>
        <w:t xml:space="preserve">, </w:t>
      </w:r>
      <w:r w:rsidRPr="001F478D">
        <w:rPr>
          <w:sz w:val="20"/>
        </w:rPr>
        <w:t>H., and Rogers</w:t>
      </w:r>
      <w:r>
        <w:rPr>
          <w:sz w:val="20"/>
        </w:rPr>
        <w:t xml:space="preserve">, </w:t>
      </w:r>
      <w:r w:rsidRPr="001F478D">
        <w:rPr>
          <w:sz w:val="20"/>
        </w:rPr>
        <w:t>W.J.</w:t>
      </w:r>
      <w:r>
        <w:rPr>
          <w:sz w:val="20"/>
        </w:rPr>
        <w:t>, 2011</w:t>
      </w:r>
      <w:r w:rsidRPr="001F478D">
        <w:rPr>
          <w:sz w:val="20"/>
        </w:rPr>
        <w:t xml:space="preserve">. </w:t>
      </w:r>
      <w:proofErr w:type="spellStart"/>
      <w:r w:rsidRPr="001F478D">
        <w:rPr>
          <w:sz w:val="20"/>
        </w:rPr>
        <w:t>Canaryseed</w:t>
      </w:r>
      <w:proofErr w:type="spellEnd"/>
      <w:r w:rsidRPr="001F478D">
        <w:rPr>
          <w:sz w:val="20"/>
        </w:rPr>
        <w:t xml:space="preserve"> (Phalaris </w:t>
      </w:r>
      <w:proofErr w:type="spellStart"/>
      <w:r w:rsidRPr="001F478D">
        <w:rPr>
          <w:sz w:val="20"/>
        </w:rPr>
        <w:t>canariensis</w:t>
      </w:r>
      <w:proofErr w:type="spellEnd"/>
      <w:r w:rsidRPr="001F478D">
        <w:rPr>
          <w:sz w:val="20"/>
        </w:rPr>
        <w:t xml:space="preserve"> L.) accessions from nineteen countries show useful genetic variation for agronomic traits. Canadian Journal of Plant Science. 91(1): 37-48. </w:t>
      </w:r>
      <w:hyperlink r:id="rId172" w:history="1">
        <w:r w:rsidRPr="00282ABE">
          <w:rPr>
            <w:rStyle w:val="Hyperlink"/>
            <w:sz w:val="20"/>
          </w:rPr>
          <w:t>https://doi.org/10.4141/cjps09194</w:t>
        </w:r>
      </w:hyperlink>
      <w:r>
        <w:rPr>
          <w:sz w:val="20"/>
        </w:rPr>
        <w:t xml:space="preserve"> </w:t>
      </w:r>
    </w:p>
    <w:p w14:paraId="0D3F977D" w14:textId="43D7A087" w:rsidR="00F31475" w:rsidRPr="00A13395" w:rsidRDefault="00905669" w:rsidP="000D00E7">
      <w:pPr>
        <w:ind w:left="284" w:hanging="284"/>
        <w:rPr>
          <w:sz w:val="20"/>
        </w:rPr>
      </w:pPr>
      <w:r w:rsidRPr="00905669">
        <w:rPr>
          <w:sz w:val="20"/>
        </w:rPr>
        <w:t>Creamer, N.</w:t>
      </w:r>
      <w:r w:rsidR="00643ED5">
        <w:rPr>
          <w:sz w:val="20"/>
        </w:rPr>
        <w:t>,</w:t>
      </w:r>
      <w:r w:rsidRPr="00905669">
        <w:rPr>
          <w:sz w:val="20"/>
        </w:rPr>
        <w:t xml:space="preserve"> </w:t>
      </w:r>
      <w:r>
        <w:rPr>
          <w:sz w:val="20"/>
        </w:rPr>
        <w:t>and</w:t>
      </w:r>
      <w:r w:rsidRPr="00905669">
        <w:rPr>
          <w:sz w:val="20"/>
        </w:rPr>
        <w:t xml:space="preserve"> Baldwin, K.</w:t>
      </w:r>
      <w:r>
        <w:rPr>
          <w:sz w:val="20"/>
        </w:rPr>
        <w:t>,</w:t>
      </w:r>
      <w:r w:rsidRPr="00905669">
        <w:rPr>
          <w:sz w:val="20"/>
        </w:rPr>
        <w:t xml:space="preserve"> 2000. An evaluation of summer cover crops for use in vegetable production systems in North Carolina. </w:t>
      </w:r>
      <w:proofErr w:type="spellStart"/>
      <w:r w:rsidRPr="00A13395">
        <w:rPr>
          <w:sz w:val="20"/>
        </w:rPr>
        <w:t>HortScience</w:t>
      </w:r>
      <w:proofErr w:type="spellEnd"/>
      <w:r w:rsidRPr="00A13395">
        <w:rPr>
          <w:sz w:val="20"/>
        </w:rPr>
        <w:t>, 35, 600-603.</w:t>
      </w:r>
      <w:r w:rsidRPr="00905669">
        <w:t xml:space="preserve"> </w:t>
      </w:r>
      <w:hyperlink r:id="rId173" w:history="1">
        <w:r w:rsidRPr="00A13395">
          <w:rPr>
            <w:rStyle w:val="Hyperlink"/>
            <w:sz w:val="20"/>
          </w:rPr>
          <w:t>https://doi.org/10.21273/HORTSCI.35.4.600</w:t>
        </w:r>
      </w:hyperlink>
      <w:r w:rsidRPr="00A13395">
        <w:rPr>
          <w:sz w:val="20"/>
        </w:rPr>
        <w:t xml:space="preserve"> </w:t>
      </w:r>
    </w:p>
    <w:p w14:paraId="13C68746" w14:textId="57D93031" w:rsidR="00F31475" w:rsidRPr="00014768" w:rsidRDefault="00F31475" w:rsidP="000D00E7">
      <w:pPr>
        <w:ind w:left="284" w:hanging="284"/>
        <w:rPr>
          <w:sz w:val="20"/>
        </w:rPr>
      </w:pPr>
      <w:r w:rsidRPr="00014768">
        <w:rPr>
          <w:sz w:val="20"/>
        </w:rPr>
        <w:t>Dietzel</w:t>
      </w:r>
      <w:r w:rsidR="009516EE" w:rsidRPr="00014768">
        <w:rPr>
          <w:sz w:val="20"/>
        </w:rPr>
        <w:t xml:space="preserve">, R., </w:t>
      </w:r>
      <w:r w:rsidRPr="00014768">
        <w:rPr>
          <w:sz w:val="20"/>
        </w:rPr>
        <w:t>2014</w:t>
      </w:r>
      <w:r w:rsidR="009516EE" w:rsidRPr="00014768">
        <w:rPr>
          <w:sz w:val="20"/>
        </w:rPr>
        <w:t xml:space="preserve">. </w:t>
      </w:r>
      <w:r w:rsidR="00014768" w:rsidRPr="00014768">
        <w:rPr>
          <w:sz w:val="20"/>
        </w:rPr>
        <w:t xml:space="preserve">A comparison of carbon storage potential in corn- and prairie-based agroecosystems. </w:t>
      </w:r>
      <w:r w:rsidR="00014768">
        <w:rPr>
          <w:sz w:val="20"/>
        </w:rPr>
        <w:t xml:space="preserve">Dissertation, Agronomy Department, Iowa State University. Ames, IA. </w:t>
      </w:r>
      <w:hyperlink r:id="rId174" w:history="1">
        <w:r w:rsidR="00643ED5" w:rsidRPr="00282ABE">
          <w:rPr>
            <w:rStyle w:val="Hyperlink"/>
            <w:sz w:val="20"/>
          </w:rPr>
          <w:t>https://doi.org/10.31274/etd-180810-3221</w:t>
        </w:r>
      </w:hyperlink>
      <w:r w:rsidR="00643ED5">
        <w:rPr>
          <w:sz w:val="20"/>
        </w:rPr>
        <w:t xml:space="preserve"> </w:t>
      </w:r>
      <w:r w:rsidRPr="00014768">
        <w:rPr>
          <w:sz w:val="20"/>
        </w:rPr>
        <w:t xml:space="preserve"> </w:t>
      </w:r>
    </w:p>
    <w:p w14:paraId="6DF428B6" w14:textId="5FF96D2F" w:rsidR="00463AC4" w:rsidRPr="00905669" w:rsidRDefault="00463AC4" w:rsidP="000D00E7">
      <w:pPr>
        <w:ind w:left="284" w:hanging="284"/>
        <w:rPr>
          <w:sz w:val="20"/>
        </w:rPr>
      </w:pPr>
      <w:r w:rsidRPr="009F6B18">
        <w:rPr>
          <w:sz w:val="20"/>
        </w:rPr>
        <w:t>Fang</w:t>
      </w:r>
      <w:r w:rsidR="009F6B18" w:rsidRPr="009F6B18">
        <w:rPr>
          <w:sz w:val="20"/>
        </w:rPr>
        <w:t xml:space="preserve">, Y.Y., Pal </w:t>
      </w:r>
      <w:proofErr w:type="spellStart"/>
      <w:r w:rsidR="009F6B18" w:rsidRPr="009F6B18">
        <w:rPr>
          <w:sz w:val="20"/>
        </w:rPr>
        <w:t>Signh</w:t>
      </w:r>
      <w:proofErr w:type="spellEnd"/>
      <w:r w:rsidR="009F6B18" w:rsidRPr="009F6B18">
        <w:rPr>
          <w:sz w:val="20"/>
        </w:rPr>
        <w:t xml:space="preserve">, B., </w:t>
      </w:r>
      <w:proofErr w:type="spellStart"/>
      <w:r w:rsidR="009F6B18" w:rsidRPr="009F6B18">
        <w:rPr>
          <w:sz w:val="20"/>
        </w:rPr>
        <w:t>Badgery</w:t>
      </w:r>
      <w:proofErr w:type="spellEnd"/>
      <w:r w:rsidR="009F6B18" w:rsidRPr="009F6B18">
        <w:rPr>
          <w:sz w:val="20"/>
        </w:rPr>
        <w:t>, W</w:t>
      </w:r>
      <w:r w:rsidR="009F6B18">
        <w:rPr>
          <w:sz w:val="20"/>
        </w:rPr>
        <w:t xml:space="preserve">., and He, X.H., 2016. </w:t>
      </w:r>
      <w:r w:rsidR="009F6B18" w:rsidRPr="009F6B18">
        <w:rPr>
          <w:sz w:val="20"/>
        </w:rPr>
        <w:t>In situ assessment of new carbon and nitrogen assimilation and allocation in contrastingly managed dryland wheat crop–soil systems</w:t>
      </w:r>
      <w:r w:rsidR="009F6B18">
        <w:rPr>
          <w:sz w:val="20"/>
        </w:rPr>
        <w:t xml:space="preserve">. </w:t>
      </w:r>
      <w:r w:rsidR="009F6B18" w:rsidRPr="009F6B18">
        <w:rPr>
          <w:sz w:val="20"/>
        </w:rPr>
        <w:t>Agriculture, Ecosystems &amp; Environment</w:t>
      </w:r>
      <w:r w:rsidR="009516EE">
        <w:rPr>
          <w:sz w:val="20"/>
        </w:rPr>
        <w:t xml:space="preserve"> </w:t>
      </w:r>
      <w:r w:rsidR="009F6B18" w:rsidRPr="009F6B18">
        <w:rPr>
          <w:sz w:val="20"/>
        </w:rPr>
        <w:t>235, 80-90</w:t>
      </w:r>
      <w:r w:rsidR="009516EE">
        <w:rPr>
          <w:sz w:val="20"/>
        </w:rPr>
        <w:t xml:space="preserve">. </w:t>
      </w:r>
      <w:hyperlink r:id="rId175" w:history="1">
        <w:r w:rsidR="009516EE" w:rsidRPr="00282ABE">
          <w:rPr>
            <w:rStyle w:val="Hyperlink"/>
            <w:sz w:val="20"/>
          </w:rPr>
          <w:t>https://doi.org/10.1016/j.agee.2016.10.010</w:t>
        </w:r>
      </w:hyperlink>
      <w:r w:rsidR="009516EE">
        <w:rPr>
          <w:sz w:val="20"/>
        </w:rPr>
        <w:t xml:space="preserve"> </w:t>
      </w:r>
    </w:p>
    <w:p w14:paraId="11342738" w14:textId="2B1309CE" w:rsidR="00F31475" w:rsidRPr="00905669" w:rsidRDefault="00905669" w:rsidP="000D00E7">
      <w:pPr>
        <w:ind w:left="284" w:hanging="284"/>
        <w:rPr>
          <w:sz w:val="20"/>
        </w:rPr>
      </w:pPr>
      <w:r w:rsidRPr="00905669">
        <w:rPr>
          <w:sz w:val="20"/>
        </w:rPr>
        <w:t>Francis, G., Bartley, K.</w:t>
      </w:r>
      <w:r w:rsidR="00643ED5">
        <w:rPr>
          <w:sz w:val="20"/>
        </w:rPr>
        <w:t>,</w:t>
      </w:r>
      <w:r w:rsidRPr="00905669">
        <w:rPr>
          <w:sz w:val="20"/>
        </w:rPr>
        <w:t xml:space="preserve"> </w:t>
      </w:r>
      <w:r>
        <w:rPr>
          <w:sz w:val="20"/>
        </w:rPr>
        <w:t>and</w:t>
      </w:r>
      <w:r w:rsidRPr="00905669">
        <w:rPr>
          <w:sz w:val="20"/>
        </w:rPr>
        <w:t xml:space="preserve"> Tabley, F.</w:t>
      </w:r>
      <w:r>
        <w:rPr>
          <w:sz w:val="20"/>
        </w:rPr>
        <w:t>,</w:t>
      </w:r>
      <w:r w:rsidRPr="00905669">
        <w:rPr>
          <w:sz w:val="20"/>
        </w:rPr>
        <w:t xml:space="preserve"> 1998. The effect of winter cover crop management on nitrate leaching losses and crop growth. Journal of Agricultural Science, 131, 299-308.</w:t>
      </w:r>
      <w:r w:rsidRPr="00905669">
        <w:t xml:space="preserve"> </w:t>
      </w:r>
      <w:hyperlink r:id="rId176" w:history="1">
        <w:r w:rsidR="00643ED5" w:rsidRPr="00282ABE">
          <w:rPr>
            <w:rStyle w:val="Hyperlink"/>
            <w:sz w:val="20"/>
          </w:rPr>
          <w:t>http://dx.doi.org/10.1017/S0021859698005899</w:t>
        </w:r>
      </w:hyperlink>
      <w:r w:rsidR="00643ED5">
        <w:rPr>
          <w:sz w:val="20"/>
        </w:rPr>
        <w:t xml:space="preserve"> </w:t>
      </w:r>
      <w:r w:rsidRPr="00905669">
        <w:rPr>
          <w:sz w:val="20"/>
        </w:rPr>
        <w:t xml:space="preserve"> </w:t>
      </w:r>
    </w:p>
    <w:p w14:paraId="113E66C9" w14:textId="6C7C68BC" w:rsidR="00F31475" w:rsidRPr="003C1CE1" w:rsidRDefault="00905669" w:rsidP="000D00E7">
      <w:pPr>
        <w:ind w:left="284" w:hanging="284"/>
        <w:rPr>
          <w:sz w:val="20"/>
        </w:rPr>
      </w:pPr>
      <w:proofErr w:type="spellStart"/>
      <w:r w:rsidRPr="00905669">
        <w:rPr>
          <w:sz w:val="20"/>
        </w:rPr>
        <w:t>Franzluebbers</w:t>
      </w:r>
      <w:proofErr w:type="spellEnd"/>
      <w:r w:rsidRPr="00905669">
        <w:rPr>
          <w:sz w:val="20"/>
        </w:rPr>
        <w:t xml:space="preserve">, K., Weaver, R.W., </w:t>
      </w:r>
      <w:proofErr w:type="spellStart"/>
      <w:r w:rsidRPr="00905669">
        <w:rPr>
          <w:sz w:val="20"/>
        </w:rPr>
        <w:t>Juo</w:t>
      </w:r>
      <w:proofErr w:type="spellEnd"/>
      <w:r w:rsidRPr="00905669">
        <w:rPr>
          <w:sz w:val="20"/>
        </w:rPr>
        <w:t>, A.S.R.</w:t>
      </w:r>
      <w:r>
        <w:rPr>
          <w:sz w:val="20"/>
        </w:rPr>
        <w:t>,</w:t>
      </w:r>
      <w:r w:rsidRPr="00905669">
        <w:rPr>
          <w:sz w:val="20"/>
        </w:rPr>
        <w:t xml:space="preserve"> </w:t>
      </w:r>
      <w:r>
        <w:rPr>
          <w:sz w:val="20"/>
        </w:rPr>
        <w:t>and</w:t>
      </w:r>
      <w:r w:rsidRPr="00905669">
        <w:rPr>
          <w:sz w:val="20"/>
        </w:rPr>
        <w:t xml:space="preserve"> </w:t>
      </w:r>
      <w:proofErr w:type="spellStart"/>
      <w:r w:rsidRPr="00905669">
        <w:rPr>
          <w:sz w:val="20"/>
        </w:rPr>
        <w:t>Franzluebbers</w:t>
      </w:r>
      <w:proofErr w:type="spellEnd"/>
      <w:r w:rsidRPr="00905669">
        <w:rPr>
          <w:sz w:val="20"/>
        </w:rPr>
        <w:t>, A.J.</w:t>
      </w:r>
      <w:r>
        <w:rPr>
          <w:sz w:val="20"/>
        </w:rPr>
        <w:t>,</w:t>
      </w:r>
      <w:r w:rsidRPr="00905669">
        <w:rPr>
          <w:sz w:val="20"/>
        </w:rPr>
        <w:t xml:space="preserve"> 1994. Carbon and nitrogen mineralization from cowpea plants part decomposing in moist and in repeatedly dried and wetted soil. </w:t>
      </w:r>
      <w:r w:rsidRPr="00A13395">
        <w:rPr>
          <w:sz w:val="20"/>
        </w:rPr>
        <w:t xml:space="preserve">Soil Biology and Biochemistry, 26, 1379-1387. </w:t>
      </w:r>
      <w:hyperlink r:id="rId177" w:history="1">
        <w:r w:rsidRPr="00A13395">
          <w:rPr>
            <w:rStyle w:val="Hyperlink"/>
            <w:sz w:val="20"/>
          </w:rPr>
          <w:t>https://doi.org/10.1016/0038-0717(94)90221-6</w:t>
        </w:r>
      </w:hyperlink>
      <w:r w:rsidRPr="00A13395">
        <w:rPr>
          <w:sz w:val="20"/>
        </w:rPr>
        <w:t xml:space="preserve"> </w:t>
      </w:r>
    </w:p>
    <w:p w14:paraId="5D1A763E" w14:textId="03D8F88C" w:rsidR="00F31475" w:rsidRPr="00F31475" w:rsidRDefault="00F31475" w:rsidP="000D00E7">
      <w:pPr>
        <w:ind w:left="284" w:hanging="284"/>
        <w:rPr>
          <w:sz w:val="20"/>
        </w:rPr>
      </w:pPr>
      <w:r w:rsidRPr="00F31475">
        <w:rPr>
          <w:sz w:val="20"/>
        </w:rPr>
        <w:t>Gan, Y.T.</w:t>
      </w:r>
      <w:r>
        <w:rPr>
          <w:sz w:val="20"/>
        </w:rPr>
        <w:t>, Campbell, C.A.</w:t>
      </w:r>
      <w:r w:rsidR="009F6B18">
        <w:rPr>
          <w:sz w:val="20"/>
        </w:rPr>
        <w:t xml:space="preserve">, Janzen, H.H., Lemke, R.L., </w:t>
      </w:r>
      <w:proofErr w:type="spellStart"/>
      <w:r w:rsidR="009F6B18">
        <w:rPr>
          <w:sz w:val="20"/>
        </w:rPr>
        <w:t>Basyat</w:t>
      </w:r>
      <w:proofErr w:type="spellEnd"/>
      <w:r w:rsidR="009F6B18">
        <w:rPr>
          <w:sz w:val="20"/>
        </w:rPr>
        <w:t xml:space="preserve">, P., and McDonald, C.L., 2009. </w:t>
      </w:r>
      <w:r w:rsidR="009F6B18" w:rsidRPr="009F6B18">
        <w:rPr>
          <w:sz w:val="20"/>
        </w:rPr>
        <w:t>Carbon input to soil from oilseed and pulse crops on the Canadian prairies</w:t>
      </w:r>
      <w:r w:rsidR="009F6B18">
        <w:rPr>
          <w:sz w:val="20"/>
        </w:rPr>
        <w:t xml:space="preserve">. </w:t>
      </w:r>
      <w:r w:rsidR="009F6B18" w:rsidRPr="009F6B18">
        <w:rPr>
          <w:sz w:val="20"/>
        </w:rPr>
        <w:t>Agriculture, Ecosystems &amp; Environment</w:t>
      </w:r>
      <w:r w:rsidR="009F6B18">
        <w:rPr>
          <w:sz w:val="20"/>
        </w:rPr>
        <w:t xml:space="preserve"> </w:t>
      </w:r>
      <w:r w:rsidR="009F6B18" w:rsidRPr="009F6B18">
        <w:rPr>
          <w:sz w:val="20"/>
        </w:rPr>
        <w:t>132</w:t>
      </w:r>
      <w:r w:rsidR="009F6B18">
        <w:rPr>
          <w:sz w:val="20"/>
        </w:rPr>
        <w:t xml:space="preserve"> (</w:t>
      </w:r>
      <w:r w:rsidR="009F6B18" w:rsidRPr="009F6B18">
        <w:rPr>
          <w:sz w:val="20"/>
        </w:rPr>
        <w:t>3–4</w:t>
      </w:r>
      <w:r w:rsidR="009F6B18">
        <w:rPr>
          <w:sz w:val="20"/>
        </w:rPr>
        <w:t>)</w:t>
      </w:r>
      <w:r w:rsidR="009F6B18" w:rsidRPr="009F6B18">
        <w:rPr>
          <w:sz w:val="20"/>
        </w:rPr>
        <w:t>, 290-297</w:t>
      </w:r>
      <w:r w:rsidR="009F6B18">
        <w:rPr>
          <w:sz w:val="20"/>
        </w:rPr>
        <w:t xml:space="preserve">. </w:t>
      </w:r>
      <w:hyperlink r:id="rId178" w:history="1">
        <w:r w:rsidR="009F6B18" w:rsidRPr="00282ABE">
          <w:rPr>
            <w:rStyle w:val="Hyperlink"/>
            <w:sz w:val="20"/>
          </w:rPr>
          <w:t>https://doi.org/10.1016/j.agee.2009.04.014</w:t>
        </w:r>
      </w:hyperlink>
      <w:r w:rsidR="009F6B18">
        <w:rPr>
          <w:sz w:val="20"/>
        </w:rPr>
        <w:t xml:space="preserve"> </w:t>
      </w:r>
    </w:p>
    <w:p w14:paraId="5D58B6A4" w14:textId="449417B0" w:rsidR="009F6B18" w:rsidRDefault="009F6B18" w:rsidP="000D00E7">
      <w:pPr>
        <w:ind w:left="284" w:hanging="284"/>
        <w:rPr>
          <w:sz w:val="20"/>
        </w:rPr>
      </w:pPr>
      <w:r w:rsidRPr="00643ED5">
        <w:rPr>
          <w:sz w:val="20"/>
        </w:rPr>
        <w:t xml:space="preserve">Gan Y.T., Liang B.C., Liu L.P., Wang X.Y., </w:t>
      </w:r>
      <w:r w:rsidR="00643ED5">
        <w:rPr>
          <w:sz w:val="20"/>
        </w:rPr>
        <w:t xml:space="preserve">and </w:t>
      </w:r>
      <w:r w:rsidRPr="00643ED5">
        <w:rPr>
          <w:sz w:val="20"/>
        </w:rPr>
        <w:t>McDonald C. L.</w:t>
      </w:r>
      <w:r w:rsidR="00014768" w:rsidRPr="00643ED5">
        <w:rPr>
          <w:sz w:val="20"/>
        </w:rPr>
        <w:t>,</w:t>
      </w:r>
      <w:r w:rsidRPr="00643ED5">
        <w:rPr>
          <w:sz w:val="20"/>
        </w:rPr>
        <w:t xml:space="preserve"> 2011</w:t>
      </w:r>
      <w:r w:rsidR="00014768" w:rsidRPr="00643ED5">
        <w:rPr>
          <w:sz w:val="20"/>
        </w:rPr>
        <w:t>.</w:t>
      </w:r>
      <w:r w:rsidRPr="00643ED5">
        <w:rPr>
          <w:sz w:val="20"/>
        </w:rPr>
        <w:t xml:space="preserve"> </w:t>
      </w:r>
      <w:r w:rsidRPr="009F6B18">
        <w:rPr>
          <w:sz w:val="20"/>
        </w:rPr>
        <w:t>C : N ratios and carbon distribution profile across rooting zones in oilseed and pulse crops. Crop and Pasture Science 62, 496-503.</w:t>
      </w:r>
      <w:r>
        <w:rPr>
          <w:sz w:val="20"/>
        </w:rPr>
        <w:t xml:space="preserve"> </w:t>
      </w:r>
      <w:hyperlink r:id="rId179" w:history="1">
        <w:r w:rsidRPr="00282ABE">
          <w:rPr>
            <w:rStyle w:val="Hyperlink"/>
            <w:sz w:val="20"/>
          </w:rPr>
          <w:t>https://doi.org/10.1071/CP10360</w:t>
        </w:r>
      </w:hyperlink>
    </w:p>
    <w:p w14:paraId="297739C7" w14:textId="4506E7EE" w:rsidR="00014768" w:rsidRDefault="00014768" w:rsidP="000D00E7">
      <w:pPr>
        <w:ind w:left="284" w:hanging="284"/>
        <w:rPr>
          <w:sz w:val="20"/>
        </w:rPr>
      </w:pPr>
      <w:r w:rsidRPr="00014768">
        <w:rPr>
          <w:sz w:val="20"/>
        </w:rPr>
        <w:t>Ghimire, R., Norton, J.B.</w:t>
      </w:r>
      <w:r w:rsidR="00643ED5">
        <w:rPr>
          <w:sz w:val="20"/>
        </w:rPr>
        <w:t>,</w:t>
      </w:r>
      <w:r w:rsidRPr="00014768">
        <w:rPr>
          <w:sz w:val="20"/>
        </w:rPr>
        <w:t xml:space="preserve"> &amp; </w:t>
      </w:r>
      <w:proofErr w:type="spellStart"/>
      <w:r w:rsidRPr="00014768">
        <w:rPr>
          <w:sz w:val="20"/>
        </w:rPr>
        <w:t>Pendall</w:t>
      </w:r>
      <w:proofErr w:type="spellEnd"/>
      <w:r w:rsidRPr="00014768">
        <w:rPr>
          <w:sz w:val="20"/>
        </w:rPr>
        <w:t>, E.</w:t>
      </w:r>
      <w:r>
        <w:rPr>
          <w:sz w:val="20"/>
        </w:rPr>
        <w:t>, 2014</w:t>
      </w:r>
      <w:r w:rsidRPr="00014768">
        <w:rPr>
          <w:sz w:val="20"/>
        </w:rPr>
        <w:t xml:space="preserve"> Alfalfa-grass biomass, soil organic carbon, and total nitrogen under different management approaches in an irrigated agroecosystem. Plant Soil 374, 173–184 (2014). </w:t>
      </w:r>
      <w:hyperlink r:id="rId180" w:history="1">
        <w:r w:rsidRPr="00282ABE">
          <w:rPr>
            <w:rStyle w:val="Hyperlink"/>
            <w:sz w:val="20"/>
          </w:rPr>
          <w:t>https://doi.org/10.1007/s11104-013-1854-2</w:t>
        </w:r>
      </w:hyperlink>
    </w:p>
    <w:p w14:paraId="77498535" w14:textId="70EF5AB1" w:rsidR="00F31475" w:rsidRPr="003C1CE1" w:rsidRDefault="009516EE" w:rsidP="000D00E7">
      <w:pPr>
        <w:ind w:left="284" w:hanging="284"/>
        <w:rPr>
          <w:sz w:val="20"/>
        </w:rPr>
      </w:pPr>
      <w:r>
        <w:rPr>
          <w:sz w:val="20"/>
        </w:rPr>
        <w:t xml:space="preserve">Hakala, K., Keskitalo, M., and Erikson, C., 2009. </w:t>
      </w:r>
      <w:r w:rsidRPr="009516EE">
        <w:rPr>
          <w:sz w:val="20"/>
        </w:rPr>
        <w:t>Nutrient uptake and biomass accumulation for eleven different field crops</w:t>
      </w:r>
      <w:r>
        <w:rPr>
          <w:sz w:val="20"/>
        </w:rPr>
        <w:t xml:space="preserve">. Agricultural and Food Science 18 (3-4), </w:t>
      </w:r>
      <w:r w:rsidRPr="009516EE">
        <w:rPr>
          <w:sz w:val="20"/>
        </w:rPr>
        <w:t xml:space="preserve">366–387. </w:t>
      </w:r>
      <w:hyperlink r:id="rId181" w:history="1">
        <w:r w:rsidRPr="00282ABE">
          <w:rPr>
            <w:rStyle w:val="Hyperlink"/>
            <w:sz w:val="20"/>
          </w:rPr>
          <w:t>https://doi.org/10.23986/afsci.5947</w:t>
        </w:r>
      </w:hyperlink>
      <w:r>
        <w:rPr>
          <w:sz w:val="20"/>
        </w:rPr>
        <w:t xml:space="preserve"> </w:t>
      </w:r>
    </w:p>
    <w:p w14:paraId="2BF91B30" w14:textId="7FE7C168" w:rsidR="009F6B18" w:rsidRPr="009F6B18" w:rsidRDefault="009F6B18" w:rsidP="000D00E7">
      <w:pPr>
        <w:ind w:left="284" w:hanging="284"/>
        <w:rPr>
          <w:sz w:val="20"/>
        </w:rPr>
      </w:pPr>
      <w:r w:rsidRPr="009F6B18">
        <w:rPr>
          <w:sz w:val="20"/>
        </w:rPr>
        <w:t xml:space="preserve">Janzen, H.H., Beauchemin, K.A., Bruinsma, Y., Campbell, C.A., Desjardins, R.L., Ellert, </w:t>
      </w:r>
      <w:r>
        <w:rPr>
          <w:sz w:val="20"/>
        </w:rPr>
        <w:t xml:space="preserve">B.H., and Smith, E.G., 2003. </w:t>
      </w:r>
      <w:r w:rsidRPr="009F6B18">
        <w:rPr>
          <w:sz w:val="20"/>
        </w:rPr>
        <w:t>The fate of nitrogen in agroecosystems: An illustration using Canadian estimates</w:t>
      </w:r>
      <w:r>
        <w:rPr>
          <w:sz w:val="20"/>
        </w:rPr>
        <w:t xml:space="preserve">. </w:t>
      </w:r>
      <w:r w:rsidRPr="009F6B18">
        <w:rPr>
          <w:sz w:val="20"/>
        </w:rPr>
        <w:t>Nutrient Cycling in Agroecosystems volume 67, pages 85–102</w:t>
      </w:r>
      <w:r>
        <w:rPr>
          <w:sz w:val="20"/>
        </w:rPr>
        <w:t xml:space="preserve">. </w:t>
      </w:r>
      <w:hyperlink r:id="rId182" w:history="1">
        <w:r w:rsidRPr="00282ABE">
          <w:rPr>
            <w:rStyle w:val="Hyperlink"/>
            <w:sz w:val="20"/>
          </w:rPr>
          <w:t>https://doi.org/10.1023/A:1025195826663</w:t>
        </w:r>
      </w:hyperlink>
      <w:r>
        <w:rPr>
          <w:sz w:val="20"/>
        </w:rPr>
        <w:t xml:space="preserve"> </w:t>
      </w:r>
    </w:p>
    <w:p w14:paraId="562C8C9A" w14:textId="4EE19F77" w:rsidR="00F31475" w:rsidRPr="00F31475" w:rsidRDefault="001F478D" w:rsidP="000D00E7">
      <w:pPr>
        <w:ind w:left="284" w:hanging="284"/>
        <w:rPr>
          <w:sz w:val="20"/>
        </w:rPr>
      </w:pPr>
      <w:proofErr w:type="spellStart"/>
      <w:r w:rsidRPr="001F478D">
        <w:rPr>
          <w:sz w:val="20"/>
        </w:rPr>
        <w:t>Jucá</w:t>
      </w:r>
      <w:proofErr w:type="spellEnd"/>
      <w:r w:rsidRPr="001F478D">
        <w:rPr>
          <w:sz w:val="20"/>
        </w:rPr>
        <w:t xml:space="preserve"> Taveira,</w:t>
      </w:r>
      <w:r>
        <w:rPr>
          <w:sz w:val="20"/>
        </w:rPr>
        <w:t xml:space="preserve"> C.,</w:t>
      </w:r>
      <w:r w:rsidRPr="001F478D">
        <w:rPr>
          <w:sz w:val="20"/>
        </w:rPr>
        <w:t xml:space="preserve"> Farrell, </w:t>
      </w:r>
      <w:r>
        <w:rPr>
          <w:sz w:val="20"/>
        </w:rPr>
        <w:t xml:space="preserve">R.E., </w:t>
      </w:r>
      <w:r w:rsidRPr="001F478D">
        <w:rPr>
          <w:sz w:val="20"/>
        </w:rPr>
        <w:t xml:space="preserve">Wagner-Riddle, </w:t>
      </w:r>
      <w:r>
        <w:rPr>
          <w:sz w:val="20"/>
        </w:rPr>
        <w:t xml:space="preserve">C., </w:t>
      </w:r>
      <w:r w:rsidRPr="001F478D">
        <w:rPr>
          <w:sz w:val="20"/>
        </w:rPr>
        <w:t>Machado,</w:t>
      </w:r>
      <w:r>
        <w:rPr>
          <w:sz w:val="20"/>
        </w:rPr>
        <w:t xml:space="preserve"> P.V.F., </w:t>
      </w:r>
      <w:r w:rsidRPr="001F478D">
        <w:rPr>
          <w:sz w:val="20"/>
        </w:rPr>
        <w:t>Deen,</w:t>
      </w:r>
      <w:r>
        <w:rPr>
          <w:sz w:val="20"/>
        </w:rPr>
        <w:t xml:space="preserve"> B., and </w:t>
      </w:r>
      <w:r w:rsidRPr="001F478D">
        <w:rPr>
          <w:sz w:val="20"/>
        </w:rPr>
        <w:t>Congreves,</w:t>
      </w:r>
      <w:r>
        <w:rPr>
          <w:sz w:val="20"/>
        </w:rPr>
        <w:t xml:space="preserve"> K.A., 2020. </w:t>
      </w:r>
      <w:r w:rsidRPr="001F478D">
        <w:rPr>
          <w:sz w:val="20"/>
        </w:rPr>
        <w:t>Tracing crop residue N into subsequent crops: Insight from long-term crop r</w:t>
      </w:r>
      <w:r>
        <w:rPr>
          <w:sz w:val="20"/>
        </w:rPr>
        <w:t xml:space="preserve">otations that vary in diversity. </w:t>
      </w:r>
      <w:r w:rsidRPr="001F478D">
        <w:rPr>
          <w:sz w:val="20"/>
        </w:rPr>
        <w:t>Field Crops Research</w:t>
      </w:r>
      <w:r>
        <w:rPr>
          <w:sz w:val="20"/>
        </w:rPr>
        <w:t xml:space="preserve"> </w:t>
      </w:r>
      <w:r w:rsidRPr="001F478D">
        <w:rPr>
          <w:sz w:val="20"/>
        </w:rPr>
        <w:t>255,</w:t>
      </w:r>
      <w:r>
        <w:rPr>
          <w:sz w:val="20"/>
        </w:rPr>
        <w:t xml:space="preserve"> </w:t>
      </w:r>
      <w:r w:rsidRPr="001F478D">
        <w:rPr>
          <w:sz w:val="20"/>
        </w:rPr>
        <w:t>107904,</w:t>
      </w:r>
      <w:r>
        <w:rPr>
          <w:sz w:val="20"/>
        </w:rPr>
        <w:t xml:space="preserve"> </w:t>
      </w:r>
      <w:r w:rsidRPr="001F478D">
        <w:rPr>
          <w:sz w:val="20"/>
        </w:rPr>
        <w:t>ISSN 0378-4290,</w:t>
      </w:r>
      <w:r>
        <w:rPr>
          <w:sz w:val="20"/>
        </w:rPr>
        <w:t xml:space="preserve"> </w:t>
      </w:r>
      <w:hyperlink r:id="rId183" w:history="1">
        <w:r w:rsidRPr="00282ABE">
          <w:rPr>
            <w:rStyle w:val="Hyperlink"/>
            <w:sz w:val="20"/>
          </w:rPr>
          <w:t>https://doi.org/10.1016/j.fcr.2020.107904</w:t>
        </w:r>
      </w:hyperlink>
      <w:r>
        <w:rPr>
          <w:sz w:val="20"/>
        </w:rPr>
        <w:t xml:space="preserve"> </w:t>
      </w:r>
      <w:r w:rsidR="00F31475" w:rsidRPr="00F31475">
        <w:rPr>
          <w:sz w:val="20"/>
        </w:rPr>
        <w:t xml:space="preserve"> </w:t>
      </w:r>
    </w:p>
    <w:p w14:paraId="0B88EA2D" w14:textId="151E3611" w:rsidR="00F31475" w:rsidRPr="00F31475" w:rsidRDefault="000A72E6" w:rsidP="000D00E7">
      <w:pPr>
        <w:ind w:left="284" w:hanging="284"/>
        <w:rPr>
          <w:sz w:val="20"/>
        </w:rPr>
      </w:pPr>
      <w:r w:rsidRPr="000A72E6">
        <w:rPr>
          <w:sz w:val="20"/>
        </w:rPr>
        <w:t>Kaspar, T., Jaynes, D., Parkin, T., Moorman, T.</w:t>
      </w:r>
      <w:r w:rsidR="00643ED5">
        <w:rPr>
          <w:sz w:val="20"/>
        </w:rPr>
        <w:t>,</w:t>
      </w:r>
      <w:r w:rsidRPr="000A72E6">
        <w:rPr>
          <w:sz w:val="20"/>
        </w:rPr>
        <w:t xml:space="preserve"> </w:t>
      </w:r>
      <w:r>
        <w:rPr>
          <w:sz w:val="20"/>
        </w:rPr>
        <w:t>and</w:t>
      </w:r>
      <w:r w:rsidRPr="000A72E6">
        <w:rPr>
          <w:sz w:val="20"/>
        </w:rPr>
        <w:t xml:space="preserve"> Singer, J.</w:t>
      </w:r>
      <w:r>
        <w:rPr>
          <w:sz w:val="20"/>
        </w:rPr>
        <w:t>,</w:t>
      </w:r>
      <w:r w:rsidRPr="000A72E6">
        <w:rPr>
          <w:sz w:val="20"/>
        </w:rPr>
        <w:t xml:space="preserve"> 2012. Effectiveness of oat and rye cover crops in reducing nitrate losses in drainage water. Agriculture Water Management, 110, 25-33.</w:t>
      </w:r>
      <w:r w:rsidRPr="000A72E6">
        <w:t xml:space="preserve"> </w:t>
      </w:r>
      <w:hyperlink r:id="rId184" w:history="1">
        <w:r w:rsidRPr="00282ABE">
          <w:rPr>
            <w:rStyle w:val="Hyperlink"/>
            <w:sz w:val="20"/>
          </w:rPr>
          <w:t>https://doi.org/10.1016/j.agwat.2012.03.010</w:t>
        </w:r>
      </w:hyperlink>
      <w:r>
        <w:rPr>
          <w:sz w:val="20"/>
        </w:rPr>
        <w:t xml:space="preserve"> </w:t>
      </w:r>
    </w:p>
    <w:p w14:paraId="100FD4CC" w14:textId="38DE2BB0" w:rsidR="00F31475" w:rsidRPr="00F31475" w:rsidRDefault="000A72E6" w:rsidP="000D00E7">
      <w:pPr>
        <w:ind w:left="284" w:hanging="284"/>
        <w:rPr>
          <w:sz w:val="20"/>
        </w:rPr>
      </w:pPr>
      <w:r w:rsidRPr="000A72E6">
        <w:rPr>
          <w:sz w:val="20"/>
        </w:rPr>
        <w:lastRenderedPageBreak/>
        <w:t xml:space="preserve">Kuo, S., </w:t>
      </w:r>
      <w:proofErr w:type="spellStart"/>
      <w:r w:rsidRPr="000A72E6">
        <w:rPr>
          <w:sz w:val="20"/>
        </w:rPr>
        <w:t>Sainju</w:t>
      </w:r>
      <w:proofErr w:type="spellEnd"/>
      <w:r w:rsidRPr="000A72E6">
        <w:rPr>
          <w:sz w:val="20"/>
        </w:rPr>
        <w:t>, U.M.</w:t>
      </w:r>
      <w:r w:rsidR="00643ED5">
        <w:rPr>
          <w:sz w:val="20"/>
        </w:rPr>
        <w:t>,</w:t>
      </w:r>
      <w:r w:rsidRPr="000A72E6">
        <w:rPr>
          <w:sz w:val="20"/>
        </w:rPr>
        <w:t xml:space="preserve"> </w:t>
      </w:r>
      <w:r>
        <w:rPr>
          <w:sz w:val="20"/>
        </w:rPr>
        <w:t>and</w:t>
      </w:r>
      <w:r w:rsidRPr="000A72E6">
        <w:rPr>
          <w:sz w:val="20"/>
        </w:rPr>
        <w:t xml:space="preserve"> Jellum, E.J.</w:t>
      </w:r>
      <w:r>
        <w:rPr>
          <w:sz w:val="20"/>
        </w:rPr>
        <w:t>,</w:t>
      </w:r>
      <w:r w:rsidRPr="000A72E6">
        <w:rPr>
          <w:sz w:val="20"/>
        </w:rPr>
        <w:t xml:space="preserve"> 1997. Winter cover cropping influence on nitrogen in soil. Soil Science Society of America Journal, 61, 1392–1399.</w:t>
      </w:r>
      <w:r w:rsidR="00F31475" w:rsidRPr="00F31475">
        <w:rPr>
          <w:sz w:val="20"/>
        </w:rPr>
        <w:t xml:space="preserve"> </w:t>
      </w:r>
      <w:hyperlink r:id="rId185" w:history="1">
        <w:r w:rsidRPr="00282ABE">
          <w:rPr>
            <w:rStyle w:val="Hyperlink"/>
            <w:sz w:val="20"/>
          </w:rPr>
          <w:t>https://doi.org/10.2136/sssaj1997.03615995006100050016x</w:t>
        </w:r>
      </w:hyperlink>
      <w:r>
        <w:rPr>
          <w:sz w:val="20"/>
        </w:rPr>
        <w:t xml:space="preserve"> </w:t>
      </w:r>
    </w:p>
    <w:p w14:paraId="20A82FC6" w14:textId="4BF9D608" w:rsidR="00F31475" w:rsidRDefault="000A72E6" w:rsidP="000D00E7">
      <w:pPr>
        <w:ind w:left="284" w:hanging="284"/>
        <w:rPr>
          <w:sz w:val="20"/>
        </w:rPr>
      </w:pPr>
      <w:r w:rsidRPr="000A72E6">
        <w:rPr>
          <w:sz w:val="20"/>
        </w:rPr>
        <w:t>Lawley, Y.E., Weil, R.R.</w:t>
      </w:r>
      <w:r w:rsidR="00643ED5">
        <w:rPr>
          <w:sz w:val="20"/>
        </w:rPr>
        <w:t>,</w:t>
      </w:r>
      <w:r w:rsidRPr="000A72E6">
        <w:rPr>
          <w:sz w:val="20"/>
        </w:rPr>
        <w:t xml:space="preserve"> </w:t>
      </w:r>
      <w:r>
        <w:rPr>
          <w:sz w:val="20"/>
        </w:rPr>
        <w:t>and</w:t>
      </w:r>
      <w:r w:rsidRPr="000A72E6">
        <w:rPr>
          <w:sz w:val="20"/>
        </w:rPr>
        <w:t xml:space="preserve"> Teasdale, J.R.</w:t>
      </w:r>
      <w:r>
        <w:rPr>
          <w:sz w:val="20"/>
        </w:rPr>
        <w:t>,</w:t>
      </w:r>
      <w:r w:rsidRPr="000A72E6">
        <w:rPr>
          <w:sz w:val="20"/>
        </w:rPr>
        <w:t xml:space="preserve"> 2011. Forage radish cover crop suppresses winter annual weeds in fall and before corn planting. </w:t>
      </w:r>
      <w:proofErr w:type="spellStart"/>
      <w:r w:rsidRPr="000A72E6">
        <w:rPr>
          <w:sz w:val="20"/>
        </w:rPr>
        <w:t>Agromony</w:t>
      </w:r>
      <w:proofErr w:type="spellEnd"/>
      <w:r w:rsidRPr="000A72E6">
        <w:rPr>
          <w:sz w:val="20"/>
        </w:rPr>
        <w:t xml:space="preserve"> Journal, 103, 137-144.</w:t>
      </w:r>
      <w:r w:rsidRPr="000A72E6">
        <w:t xml:space="preserve"> </w:t>
      </w:r>
      <w:hyperlink r:id="rId186" w:history="1">
        <w:r w:rsidRPr="00282ABE">
          <w:rPr>
            <w:rStyle w:val="Hyperlink"/>
            <w:sz w:val="20"/>
          </w:rPr>
          <w:t>https://doi.org/10.2134/agronj2010.0187</w:t>
        </w:r>
      </w:hyperlink>
      <w:r>
        <w:rPr>
          <w:sz w:val="20"/>
        </w:rPr>
        <w:t xml:space="preserve"> </w:t>
      </w:r>
    </w:p>
    <w:p w14:paraId="1F7A39EA" w14:textId="1818331B" w:rsidR="00F31475" w:rsidRPr="000A72E6" w:rsidRDefault="000A72E6" w:rsidP="000D00E7">
      <w:pPr>
        <w:ind w:left="284" w:hanging="284"/>
        <w:rPr>
          <w:sz w:val="20"/>
        </w:rPr>
      </w:pPr>
      <w:r w:rsidRPr="000A72E6">
        <w:rPr>
          <w:sz w:val="20"/>
        </w:rPr>
        <w:t xml:space="preserve">Lenzi, A., </w:t>
      </w:r>
      <w:proofErr w:type="spellStart"/>
      <w:r w:rsidRPr="000A72E6">
        <w:rPr>
          <w:sz w:val="20"/>
        </w:rPr>
        <w:t>Antichi</w:t>
      </w:r>
      <w:proofErr w:type="spellEnd"/>
      <w:r w:rsidRPr="000A72E6">
        <w:rPr>
          <w:sz w:val="20"/>
        </w:rPr>
        <w:t xml:space="preserve">, D., </w:t>
      </w:r>
      <w:proofErr w:type="spellStart"/>
      <w:r w:rsidRPr="000A72E6">
        <w:rPr>
          <w:sz w:val="20"/>
        </w:rPr>
        <w:t>Bigongiali</w:t>
      </w:r>
      <w:proofErr w:type="spellEnd"/>
      <w:r w:rsidRPr="000A72E6">
        <w:rPr>
          <w:sz w:val="20"/>
        </w:rPr>
        <w:t xml:space="preserve">, F., </w:t>
      </w:r>
      <w:proofErr w:type="spellStart"/>
      <w:r w:rsidRPr="000A72E6">
        <w:rPr>
          <w:sz w:val="20"/>
        </w:rPr>
        <w:t>Mazzoncini</w:t>
      </w:r>
      <w:proofErr w:type="spellEnd"/>
      <w:r w:rsidRPr="000A72E6">
        <w:rPr>
          <w:sz w:val="20"/>
        </w:rPr>
        <w:t>, M., Migliorini, P.</w:t>
      </w:r>
      <w:r w:rsidR="00643ED5">
        <w:rPr>
          <w:sz w:val="20"/>
        </w:rPr>
        <w:t>,</w:t>
      </w:r>
      <w:r w:rsidRPr="000A72E6">
        <w:rPr>
          <w:sz w:val="20"/>
        </w:rPr>
        <w:t xml:space="preserve"> </w:t>
      </w:r>
      <w:r>
        <w:rPr>
          <w:sz w:val="20"/>
        </w:rPr>
        <w:t>and</w:t>
      </w:r>
      <w:r w:rsidRPr="000A72E6">
        <w:rPr>
          <w:sz w:val="20"/>
        </w:rPr>
        <w:t xml:space="preserve"> Tesi, R.</w:t>
      </w:r>
      <w:r>
        <w:rPr>
          <w:sz w:val="20"/>
        </w:rPr>
        <w:t>,</w:t>
      </w:r>
      <w:r w:rsidRPr="000A72E6">
        <w:rPr>
          <w:sz w:val="20"/>
        </w:rPr>
        <w:t xml:space="preserve"> 2009. Effect of different cover crops on organic tomato production. Renewable Agriculture and Food System, 24, 92-101.</w:t>
      </w:r>
      <w:r w:rsidRPr="000A72E6">
        <w:t xml:space="preserve"> </w:t>
      </w:r>
      <w:hyperlink r:id="rId187" w:history="1">
        <w:r w:rsidRPr="00282ABE">
          <w:rPr>
            <w:rStyle w:val="Hyperlink"/>
            <w:sz w:val="20"/>
          </w:rPr>
          <w:t>https://www.jstor.org/stable/44490608</w:t>
        </w:r>
      </w:hyperlink>
      <w:r>
        <w:rPr>
          <w:sz w:val="20"/>
        </w:rPr>
        <w:t xml:space="preserve"> </w:t>
      </w:r>
    </w:p>
    <w:p w14:paraId="4A03240F" w14:textId="56FF82BF" w:rsidR="00F31475" w:rsidRPr="003C1CE1" w:rsidRDefault="000A72E6" w:rsidP="000D00E7">
      <w:pPr>
        <w:ind w:left="284" w:hanging="284"/>
        <w:rPr>
          <w:sz w:val="20"/>
        </w:rPr>
      </w:pPr>
      <w:r w:rsidRPr="000A72E6">
        <w:rPr>
          <w:sz w:val="20"/>
        </w:rPr>
        <w:t xml:space="preserve">Little, S.M., Lindeman, </w:t>
      </w:r>
      <w:r w:rsidR="00643ED5">
        <w:rPr>
          <w:sz w:val="20"/>
        </w:rPr>
        <w:t>J.,</w:t>
      </w:r>
      <w:r w:rsidRPr="000A72E6">
        <w:rPr>
          <w:sz w:val="20"/>
        </w:rPr>
        <w:t xml:space="preserve"> Maclean</w:t>
      </w:r>
      <w:r w:rsidR="00643ED5">
        <w:rPr>
          <w:sz w:val="20"/>
        </w:rPr>
        <w:t>, K.,</w:t>
      </w:r>
      <w:r w:rsidRPr="000A72E6">
        <w:rPr>
          <w:sz w:val="20"/>
        </w:rPr>
        <w:t xml:space="preserve"> and Janzen</w:t>
      </w:r>
      <w:r w:rsidR="00643ED5">
        <w:rPr>
          <w:sz w:val="20"/>
        </w:rPr>
        <w:t>, H.H.,</w:t>
      </w:r>
      <w:r w:rsidRPr="000A72E6">
        <w:rPr>
          <w:sz w:val="20"/>
        </w:rPr>
        <w:t xml:space="preserve"> 2008. </w:t>
      </w:r>
      <w:proofErr w:type="spellStart"/>
      <w:r w:rsidRPr="000A72E6">
        <w:rPr>
          <w:sz w:val="20"/>
        </w:rPr>
        <w:t>Holos</w:t>
      </w:r>
      <w:proofErr w:type="spellEnd"/>
      <w:r w:rsidRPr="000A72E6">
        <w:rPr>
          <w:sz w:val="20"/>
        </w:rPr>
        <w:t xml:space="preserve"> - A tool to estimate and reduce GHGs from farms. Methodology and algorithms for Version 1.1.x. Agriculture &amp; Agri-Food Canada, Ottawa, Ontario, 158 pages.</w:t>
      </w:r>
    </w:p>
    <w:p w14:paraId="78B7DA40" w14:textId="7A821DC5" w:rsidR="00F31475" w:rsidRPr="00E41140" w:rsidRDefault="000A72E6" w:rsidP="000D00E7">
      <w:pPr>
        <w:ind w:left="284" w:hanging="284"/>
        <w:rPr>
          <w:sz w:val="20"/>
        </w:rPr>
      </w:pPr>
      <w:r w:rsidRPr="000A72E6">
        <w:rPr>
          <w:sz w:val="20"/>
        </w:rPr>
        <w:t>Luna, J.M., Sullivan, D.M., Garrett, A.M.</w:t>
      </w:r>
      <w:r w:rsidR="00643ED5">
        <w:rPr>
          <w:sz w:val="20"/>
        </w:rPr>
        <w:t>,</w:t>
      </w:r>
      <w:r w:rsidRPr="000A72E6">
        <w:rPr>
          <w:sz w:val="20"/>
        </w:rPr>
        <w:t xml:space="preserve"> </w:t>
      </w:r>
      <w:r>
        <w:rPr>
          <w:sz w:val="20"/>
        </w:rPr>
        <w:t>and</w:t>
      </w:r>
      <w:r w:rsidRPr="000A72E6">
        <w:rPr>
          <w:sz w:val="20"/>
        </w:rPr>
        <w:t xml:space="preserve"> Xue, L.</w:t>
      </w:r>
      <w:r>
        <w:rPr>
          <w:sz w:val="20"/>
        </w:rPr>
        <w:t>,</w:t>
      </w:r>
      <w:r w:rsidRPr="000A72E6">
        <w:rPr>
          <w:sz w:val="20"/>
        </w:rPr>
        <w:t xml:space="preserve"> 2018. Cover crop nitrogen contribution to organic broccoli production. Renewable Agriculture and Food Systems, 35, 49-58.</w:t>
      </w:r>
      <w:r>
        <w:rPr>
          <w:sz w:val="20"/>
        </w:rPr>
        <w:t xml:space="preserve"> </w:t>
      </w:r>
      <w:hyperlink r:id="rId188" w:history="1">
        <w:r w:rsidR="00643ED5" w:rsidRPr="00282ABE">
          <w:rPr>
            <w:rStyle w:val="Hyperlink"/>
            <w:sz w:val="20"/>
          </w:rPr>
          <w:t>http://dx.doi.org/10.1017/S1742170518000236</w:t>
        </w:r>
      </w:hyperlink>
      <w:r w:rsidR="00643ED5">
        <w:rPr>
          <w:sz w:val="20"/>
        </w:rPr>
        <w:t xml:space="preserve"> </w:t>
      </w:r>
      <w:r>
        <w:rPr>
          <w:sz w:val="20"/>
        </w:rPr>
        <w:t xml:space="preserve"> </w:t>
      </w:r>
      <w:r w:rsidR="00643ED5">
        <w:rPr>
          <w:sz w:val="20"/>
        </w:rPr>
        <w:t xml:space="preserve"> </w:t>
      </w:r>
    </w:p>
    <w:p w14:paraId="71965133" w14:textId="4F984C41" w:rsidR="00F31475" w:rsidRPr="003C1CE1" w:rsidRDefault="00F31475" w:rsidP="000D00E7">
      <w:pPr>
        <w:ind w:left="284" w:hanging="284"/>
        <w:rPr>
          <w:sz w:val="20"/>
        </w:rPr>
      </w:pPr>
      <w:r w:rsidRPr="003C1CE1">
        <w:rPr>
          <w:sz w:val="20"/>
        </w:rPr>
        <w:t>Neilson J.</w:t>
      </w:r>
      <w:r w:rsidR="001F478D">
        <w:rPr>
          <w:sz w:val="20"/>
        </w:rPr>
        <w:t>,</w:t>
      </w:r>
      <w:r w:rsidRPr="003C1CE1">
        <w:rPr>
          <w:sz w:val="20"/>
        </w:rPr>
        <w:t xml:space="preserve"> 2019</w:t>
      </w:r>
      <w:r w:rsidR="001F478D">
        <w:rPr>
          <w:sz w:val="20"/>
        </w:rPr>
        <w:t xml:space="preserve">. Unpublished data. </w:t>
      </w:r>
      <w:hyperlink r:id="rId189" w:history="1">
        <w:r w:rsidR="001F478D" w:rsidRPr="00282ABE">
          <w:rPr>
            <w:rStyle w:val="Hyperlink"/>
            <w:sz w:val="20"/>
          </w:rPr>
          <w:t>https://profils-profiles.science.gc.ca/en/profile/jonathan-d-neilson?wbdisable=true</w:t>
        </w:r>
      </w:hyperlink>
      <w:r w:rsidR="001F478D">
        <w:rPr>
          <w:sz w:val="20"/>
        </w:rPr>
        <w:t xml:space="preserve">  </w:t>
      </w:r>
    </w:p>
    <w:p w14:paraId="74766CF4" w14:textId="53B8508F" w:rsidR="00201377" w:rsidRDefault="00201377" w:rsidP="000D00E7">
      <w:pPr>
        <w:ind w:left="284" w:hanging="284"/>
        <w:rPr>
          <w:sz w:val="20"/>
        </w:rPr>
      </w:pPr>
      <w:r w:rsidRPr="00201377">
        <w:rPr>
          <w:sz w:val="20"/>
        </w:rPr>
        <w:t xml:space="preserve">Mahmood, A., and </w:t>
      </w:r>
      <w:proofErr w:type="spellStart"/>
      <w:r w:rsidRPr="00201377">
        <w:rPr>
          <w:sz w:val="20"/>
        </w:rPr>
        <w:t>Honermeier</w:t>
      </w:r>
      <w:proofErr w:type="spellEnd"/>
      <w:r w:rsidRPr="00201377">
        <w:rPr>
          <w:sz w:val="20"/>
        </w:rPr>
        <w:t>,</w:t>
      </w:r>
      <w:r>
        <w:rPr>
          <w:sz w:val="20"/>
        </w:rPr>
        <w:t xml:space="preserve"> </w:t>
      </w:r>
      <w:r w:rsidRPr="00201377">
        <w:rPr>
          <w:sz w:val="20"/>
        </w:rPr>
        <w:t>B., 2012. Chemical composition and methane yield of sorghum cultivars with contrasting row spacing. Field Crops Research 128</w:t>
      </w:r>
      <w:r>
        <w:rPr>
          <w:sz w:val="20"/>
        </w:rPr>
        <w:t>,</w:t>
      </w:r>
      <w:r w:rsidRPr="00201377">
        <w:rPr>
          <w:sz w:val="20"/>
        </w:rPr>
        <w:t xml:space="preserve"> 27–33</w:t>
      </w:r>
      <w:r>
        <w:rPr>
          <w:sz w:val="20"/>
        </w:rPr>
        <w:t xml:space="preserve">. </w:t>
      </w:r>
      <w:hyperlink r:id="rId190" w:history="1">
        <w:r w:rsidRPr="00282ABE">
          <w:rPr>
            <w:rStyle w:val="Hyperlink"/>
            <w:sz w:val="20"/>
          </w:rPr>
          <w:t>https://doi.org/10.1016/j.fcr.2011.12.010</w:t>
        </w:r>
      </w:hyperlink>
      <w:r>
        <w:rPr>
          <w:sz w:val="20"/>
        </w:rPr>
        <w:t xml:space="preserve"> </w:t>
      </w:r>
    </w:p>
    <w:p w14:paraId="06A9037F" w14:textId="53D383DC" w:rsidR="00F31475" w:rsidRPr="00E41140" w:rsidRDefault="000A72E6" w:rsidP="000D00E7">
      <w:pPr>
        <w:ind w:left="284" w:hanging="284"/>
        <w:rPr>
          <w:sz w:val="20"/>
        </w:rPr>
      </w:pPr>
      <w:r w:rsidRPr="000A72E6">
        <w:rPr>
          <w:sz w:val="20"/>
        </w:rPr>
        <w:t>Puget, P.</w:t>
      </w:r>
      <w:r w:rsidR="00643ED5">
        <w:rPr>
          <w:sz w:val="20"/>
        </w:rPr>
        <w:t>,</w:t>
      </w:r>
      <w:r w:rsidRPr="000A72E6">
        <w:rPr>
          <w:sz w:val="20"/>
        </w:rPr>
        <w:t xml:space="preserve"> </w:t>
      </w:r>
      <w:r w:rsidR="00643ED5">
        <w:rPr>
          <w:sz w:val="20"/>
        </w:rPr>
        <w:t>and</w:t>
      </w:r>
      <w:r w:rsidRPr="000A72E6">
        <w:rPr>
          <w:sz w:val="20"/>
        </w:rPr>
        <w:t xml:space="preserve"> Drinkwater, L.E.</w:t>
      </w:r>
      <w:r w:rsidR="00643ED5">
        <w:rPr>
          <w:sz w:val="20"/>
        </w:rPr>
        <w:t>,</w:t>
      </w:r>
      <w:r w:rsidRPr="000A72E6">
        <w:rPr>
          <w:sz w:val="20"/>
        </w:rPr>
        <w:t xml:space="preserve"> 2001. Short-term dynamics of root-and shoot-derived carbon from a leguminous green manure. Soil Science Society of America Journal, 65, 771-779.</w:t>
      </w:r>
      <w:r w:rsidR="00643ED5" w:rsidRPr="00643ED5">
        <w:t xml:space="preserve"> </w:t>
      </w:r>
      <w:hyperlink r:id="rId191" w:history="1">
        <w:r w:rsidR="00643ED5" w:rsidRPr="00282ABE">
          <w:rPr>
            <w:rStyle w:val="Hyperlink"/>
            <w:sz w:val="20"/>
          </w:rPr>
          <w:t>https://doi.org/10.2136/sssaj2001.653771x</w:t>
        </w:r>
      </w:hyperlink>
      <w:r w:rsidR="00643ED5">
        <w:rPr>
          <w:sz w:val="20"/>
        </w:rPr>
        <w:t xml:space="preserve"> </w:t>
      </w:r>
    </w:p>
    <w:p w14:paraId="54D250E3" w14:textId="36C06F32" w:rsidR="00F31475" w:rsidRPr="00F31475" w:rsidRDefault="00643ED5" w:rsidP="000D00E7">
      <w:pPr>
        <w:ind w:left="284" w:hanging="284"/>
        <w:rPr>
          <w:sz w:val="20"/>
        </w:rPr>
      </w:pPr>
      <w:r w:rsidRPr="006C2A0A">
        <w:rPr>
          <w:sz w:val="20"/>
          <w:lang w:val="fr-CA"/>
        </w:rPr>
        <w:t>Ramirez-Garcia, J., Gabriel, J.L., Alonso-</w:t>
      </w:r>
      <w:proofErr w:type="spellStart"/>
      <w:r w:rsidRPr="006C2A0A">
        <w:rPr>
          <w:sz w:val="20"/>
          <w:lang w:val="fr-CA"/>
        </w:rPr>
        <w:t>Ayuso</w:t>
      </w:r>
      <w:proofErr w:type="spellEnd"/>
      <w:r w:rsidRPr="006C2A0A">
        <w:rPr>
          <w:sz w:val="20"/>
          <w:lang w:val="fr-CA"/>
        </w:rPr>
        <w:t xml:space="preserve">, M., and </w:t>
      </w:r>
      <w:proofErr w:type="spellStart"/>
      <w:r w:rsidRPr="006C2A0A">
        <w:rPr>
          <w:sz w:val="20"/>
          <w:lang w:val="fr-CA"/>
        </w:rPr>
        <w:t>Quemada</w:t>
      </w:r>
      <w:proofErr w:type="spellEnd"/>
      <w:r w:rsidRPr="006C2A0A">
        <w:rPr>
          <w:sz w:val="20"/>
          <w:lang w:val="fr-CA"/>
        </w:rPr>
        <w:t xml:space="preserve">, M., 2015. </w:t>
      </w:r>
      <w:r w:rsidRPr="00643ED5">
        <w:rPr>
          <w:sz w:val="20"/>
        </w:rPr>
        <w:t>Quantitative characterization of five cover crop species. Journal of Agricultural Sciences, 153, 1174-1185.</w:t>
      </w:r>
      <w:r w:rsidR="00F31475" w:rsidRPr="00F31475">
        <w:rPr>
          <w:sz w:val="20"/>
        </w:rPr>
        <w:t xml:space="preserve"> </w:t>
      </w:r>
      <w:hyperlink r:id="rId192" w:history="1">
        <w:r w:rsidRPr="00282ABE">
          <w:rPr>
            <w:rStyle w:val="Hyperlink"/>
            <w:sz w:val="20"/>
          </w:rPr>
          <w:t>http://dx.doi.org/10.1017/S0021859614000811</w:t>
        </w:r>
      </w:hyperlink>
      <w:r>
        <w:rPr>
          <w:sz w:val="20"/>
        </w:rPr>
        <w:t xml:space="preserve"> </w:t>
      </w:r>
    </w:p>
    <w:p w14:paraId="76032FDA" w14:textId="4E4183E7" w:rsidR="00201377" w:rsidRDefault="00201377" w:rsidP="000D00E7">
      <w:pPr>
        <w:ind w:left="284" w:hanging="284"/>
        <w:rPr>
          <w:sz w:val="20"/>
        </w:rPr>
      </w:pPr>
      <w:r w:rsidRPr="00201377">
        <w:rPr>
          <w:sz w:val="20"/>
        </w:rPr>
        <w:t>Ross, S.M.</w:t>
      </w:r>
      <w:r>
        <w:rPr>
          <w:sz w:val="20"/>
        </w:rPr>
        <w:t>,</w:t>
      </w:r>
      <w:r w:rsidRPr="00201377">
        <w:rPr>
          <w:sz w:val="20"/>
        </w:rPr>
        <w:t xml:space="preserve"> </w:t>
      </w:r>
      <w:proofErr w:type="spellStart"/>
      <w:r w:rsidRPr="00201377">
        <w:rPr>
          <w:sz w:val="20"/>
        </w:rPr>
        <w:t>Izaurralde</w:t>
      </w:r>
      <w:proofErr w:type="spellEnd"/>
      <w:r w:rsidRPr="00201377">
        <w:rPr>
          <w:sz w:val="20"/>
        </w:rPr>
        <w:t>, R.C.</w:t>
      </w:r>
      <w:r>
        <w:rPr>
          <w:sz w:val="20"/>
        </w:rPr>
        <w:t>,</w:t>
      </w:r>
      <w:r w:rsidRPr="00201377">
        <w:rPr>
          <w:sz w:val="20"/>
        </w:rPr>
        <w:t xml:space="preserve"> Janzen, H.H.</w:t>
      </w:r>
      <w:r>
        <w:rPr>
          <w:sz w:val="20"/>
        </w:rPr>
        <w:t>,</w:t>
      </w:r>
      <w:r w:rsidRPr="00201377">
        <w:rPr>
          <w:sz w:val="20"/>
        </w:rPr>
        <w:t xml:space="preserve"> Robertson, J.A.</w:t>
      </w:r>
      <w:r>
        <w:rPr>
          <w:sz w:val="20"/>
        </w:rPr>
        <w:t>,</w:t>
      </w:r>
      <w:r w:rsidRPr="00201377">
        <w:rPr>
          <w:sz w:val="20"/>
        </w:rPr>
        <w:t xml:space="preserve"> </w:t>
      </w:r>
      <w:r>
        <w:rPr>
          <w:sz w:val="20"/>
        </w:rPr>
        <w:t xml:space="preserve">and </w:t>
      </w:r>
      <w:r w:rsidRPr="00201377">
        <w:rPr>
          <w:sz w:val="20"/>
        </w:rPr>
        <w:t>McGill, W.B.</w:t>
      </w:r>
      <w:r>
        <w:rPr>
          <w:sz w:val="20"/>
        </w:rPr>
        <w:t>,</w:t>
      </w:r>
      <w:r w:rsidRPr="00201377">
        <w:rPr>
          <w:sz w:val="20"/>
        </w:rPr>
        <w:t xml:space="preserve"> 2008. The nitrogen balance of three long-term agroecosystems on a boreal soil in western Canada, Agriculture, Ecosystems &amp; Environment, Volume 127, Issues 3–4, Pages 241-250, ISSN 0167-8809, </w:t>
      </w:r>
      <w:hyperlink r:id="rId193" w:history="1">
        <w:r w:rsidRPr="00282ABE">
          <w:rPr>
            <w:rStyle w:val="Hyperlink"/>
            <w:sz w:val="20"/>
          </w:rPr>
          <w:t>https://doi.org/10.1016/j.agee.2008.04.007</w:t>
        </w:r>
      </w:hyperlink>
      <w:r>
        <w:rPr>
          <w:sz w:val="20"/>
        </w:rPr>
        <w:t xml:space="preserve"> </w:t>
      </w:r>
    </w:p>
    <w:p w14:paraId="4B772461" w14:textId="23D67996" w:rsidR="00643ED5" w:rsidRDefault="00643ED5" w:rsidP="000D00E7">
      <w:pPr>
        <w:ind w:left="284" w:hanging="284"/>
        <w:rPr>
          <w:sz w:val="20"/>
        </w:rPr>
      </w:pPr>
      <w:proofErr w:type="spellStart"/>
      <w:r>
        <w:rPr>
          <w:sz w:val="20"/>
        </w:rPr>
        <w:t>Sainju</w:t>
      </w:r>
      <w:proofErr w:type="spellEnd"/>
      <w:r>
        <w:rPr>
          <w:sz w:val="20"/>
        </w:rPr>
        <w:t>, U.M., Singh, B.</w:t>
      </w:r>
      <w:r w:rsidRPr="00643ED5">
        <w:rPr>
          <w:sz w:val="20"/>
        </w:rPr>
        <w:t>P.</w:t>
      </w:r>
      <w:r>
        <w:rPr>
          <w:sz w:val="20"/>
        </w:rPr>
        <w:t>, and</w:t>
      </w:r>
      <w:r w:rsidRPr="00643ED5">
        <w:rPr>
          <w:sz w:val="20"/>
        </w:rPr>
        <w:t xml:space="preserve"> Whitehead, W.F.</w:t>
      </w:r>
      <w:r>
        <w:rPr>
          <w:sz w:val="20"/>
        </w:rPr>
        <w:t>,</w:t>
      </w:r>
      <w:r w:rsidRPr="00643ED5">
        <w:rPr>
          <w:sz w:val="20"/>
        </w:rPr>
        <w:t xml:space="preserve"> 2000. Cover crops and nitrogen fertilization effects on soil carbon and nitrogen and tomato yield. Canadian Journal of Soil Science, 80, 523-532.</w:t>
      </w:r>
      <w:r w:rsidRPr="00643ED5">
        <w:t xml:space="preserve"> </w:t>
      </w:r>
      <w:hyperlink r:id="rId194" w:history="1">
        <w:r w:rsidRPr="00282ABE">
          <w:rPr>
            <w:rStyle w:val="Hyperlink"/>
            <w:sz w:val="20"/>
          </w:rPr>
          <w:t>https://doi.org/10.4141/S02-056</w:t>
        </w:r>
      </w:hyperlink>
      <w:r>
        <w:rPr>
          <w:sz w:val="20"/>
        </w:rPr>
        <w:t xml:space="preserve"> </w:t>
      </w:r>
    </w:p>
    <w:p w14:paraId="5DC5C90A" w14:textId="64A93C32" w:rsidR="00F31475" w:rsidRPr="00E41140" w:rsidRDefault="009516EE" w:rsidP="000D00E7">
      <w:pPr>
        <w:ind w:left="284" w:hanging="284"/>
        <w:rPr>
          <w:sz w:val="20"/>
        </w:rPr>
      </w:pPr>
      <w:proofErr w:type="spellStart"/>
      <w:r w:rsidRPr="009516EE">
        <w:rPr>
          <w:sz w:val="20"/>
        </w:rPr>
        <w:t>Sainju</w:t>
      </w:r>
      <w:proofErr w:type="spellEnd"/>
      <w:r w:rsidRPr="009516EE">
        <w:rPr>
          <w:sz w:val="20"/>
        </w:rPr>
        <w:t>, U.M., Whitehead, W.F. &amp; Singh, B.P.</w:t>
      </w:r>
      <w:r w:rsidR="00014768">
        <w:rPr>
          <w:sz w:val="20"/>
        </w:rPr>
        <w:t>, 2005.</w:t>
      </w:r>
      <w:r w:rsidRPr="009516EE">
        <w:rPr>
          <w:sz w:val="20"/>
        </w:rPr>
        <w:t xml:space="preserve"> Carbon accumulation in cotton, sorghum, and underlying soil as influenced by tillage, cover crops, and nitrogen fertilization. Plant Soil 273, 219–234. </w:t>
      </w:r>
      <w:hyperlink r:id="rId195" w:history="1">
        <w:r w:rsidRPr="00282ABE">
          <w:rPr>
            <w:rStyle w:val="Hyperlink"/>
            <w:sz w:val="20"/>
          </w:rPr>
          <w:t>https://doi.org/10.1007/s11104-004-7611-9</w:t>
        </w:r>
      </w:hyperlink>
      <w:r>
        <w:rPr>
          <w:sz w:val="20"/>
        </w:rPr>
        <w:t xml:space="preserve"> </w:t>
      </w:r>
    </w:p>
    <w:p w14:paraId="352204D1" w14:textId="1FD36C9F" w:rsidR="00643ED5" w:rsidRDefault="00643ED5" w:rsidP="000D00E7">
      <w:pPr>
        <w:ind w:left="284" w:hanging="284"/>
        <w:rPr>
          <w:sz w:val="20"/>
        </w:rPr>
      </w:pPr>
      <w:r w:rsidRPr="00643ED5">
        <w:rPr>
          <w:sz w:val="20"/>
        </w:rPr>
        <w:t xml:space="preserve">Santos, N.Z.D., Dieckow, J., Bayer, C., Molin, R., </w:t>
      </w:r>
      <w:proofErr w:type="spellStart"/>
      <w:r w:rsidRPr="00643ED5">
        <w:rPr>
          <w:sz w:val="20"/>
        </w:rPr>
        <w:t>Favaretto</w:t>
      </w:r>
      <w:proofErr w:type="spellEnd"/>
      <w:r w:rsidRPr="00643ED5">
        <w:rPr>
          <w:sz w:val="20"/>
        </w:rPr>
        <w:t>, N., Pauletti, V.</w:t>
      </w:r>
      <w:r>
        <w:rPr>
          <w:sz w:val="20"/>
        </w:rPr>
        <w:t>, and</w:t>
      </w:r>
      <w:r w:rsidRPr="00643ED5">
        <w:rPr>
          <w:sz w:val="20"/>
        </w:rPr>
        <w:t xml:space="preserve"> Piva, J.T.</w:t>
      </w:r>
      <w:r>
        <w:rPr>
          <w:sz w:val="20"/>
        </w:rPr>
        <w:t>,</w:t>
      </w:r>
      <w:r w:rsidRPr="00643ED5">
        <w:rPr>
          <w:sz w:val="20"/>
        </w:rPr>
        <w:t xml:space="preserve"> 2011. Forages, cover crops and related shoot and root additions in no-till rotations to C sequestration in a subtropical </w:t>
      </w:r>
      <w:proofErr w:type="spellStart"/>
      <w:r w:rsidRPr="00643ED5">
        <w:rPr>
          <w:sz w:val="20"/>
        </w:rPr>
        <w:t>Ferralsol</w:t>
      </w:r>
      <w:proofErr w:type="spellEnd"/>
      <w:r w:rsidRPr="00643ED5">
        <w:rPr>
          <w:sz w:val="20"/>
        </w:rPr>
        <w:t>. Soil and Tillage Research, 111, 208–218.</w:t>
      </w:r>
      <w:r w:rsidRPr="00643ED5">
        <w:t xml:space="preserve"> </w:t>
      </w:r>
      <w:hyperlink r:id="rId196" w:history="1">
        <w:r w:rsidRPr="00282ABE">
          <w:rPr>
            <w:rStyle w:val="Hyperlink"/>
            <w:sz w:val="20"/>
          </w:rPr>
          <w:t>https://doi.org/10.1016/j.still.2010.10.006</w:t>
        </w:r>
      </w:hyperlink>
      <w:r>
        <w:rPr>
          <w:sz w:val="20"/>
        </w:rPr>
        <w:t xml:space="preserve"> </w:t>
      </w:r>
    </w:p>
    <w:p w14:paraId="62094992" w14:textId="61708819" w:rsidR="00463AC4" w:rsidRPr="00A13395" w:rsidRDefault="009516EE" w:rsidP="000D00E7">
      <w:pPr>
        <w:ind w:left="284" w:hanging="284"/>
        <w:rPr>
          <w:sz w:val="20"/>
        </w:rPr>
      </w:pPr>
      <w:r w:rsidRPr="009516EE">
        <w:rPr>
          <w:sz w:val="20"/>
        </w:rPr>
        <w:t xml:space="preserve">Soon, Y.K., </w:t>
      </w:r>
      <w:r>
        <w:rPr>
          <w:sz w:val="20"/>
        </w:rPr>
        <w:t xml:space="preserve">and </w:t>
      </w:r>
      <w:proofErr w:type="spellStart"/>
      <w:r w:rsidRPr="009516EE">
        <w:rPr>
          <w:sz w:val="20"/>
        </w:rPr>
        <w:t>Lupwayi</w:t>
      </w:r>
      <w:proofErr w:type="spellEnd"/>
      <w:r w:rsidRPr="009516EE">
        <w:rPr>
          <w:sz w:val="20"/>
        </w:rPr>
        <w:t>, N.Z.</w:t>
      </w:r>
      <w:r>
        <w:rPr>
          <w:sz w:val="20"/>
        </w:rPr>
        <w:t>,</w:t>
      </w:r>
      <w:r w:rsidRPr="009516EE">
        <w:rPr>
          <w:sz w:val="20"/>
        </w:rPr>
        <w:t xml:space="preserve"> 2012. Straw management in a cold semi-arid region: Impact on soil quality and crop productivity. Field Crops Research, 139 39-46. </w:t>
      </w:r>
      <w:hyperlink r:id="rId197" w:history="1">
        <w:r w:rsidRPr="00A13395">
          <w:rPr>
            <w:rStyle w:val="Hyperlink"/>
            <w:sz w:val="20"/>
          </w:rPr>
          <w:t>http://dx.doi.org/10.1016/j.fcr.2012.10.010</w:t>
        </w:r>
      </w:hyperlink>
      <w:r w:rsidRPr="00A13395">
        <w:rPr>
          <w:sz w:val="20"/>
        </w:rPr>
        <w:t xml:space="preserve"> </w:t>
      </w:r>
    </w:p>
    <w:p w14:paraId="2F99E115" w14:textId="193345F4" w:rsidR="00F31475" w:rsidRPr="00643ED5" w:rsidRDefault="00643ED5" w:rsidP="000D00E7">
      <w:pPr>
        <w:ind w:left="284" w:hanging="284"/>
        <w:rPr>
          <w:sz w:val="20"/>
        </w:rPr>
      </w:pPr>
      <w:r w:rsidRPr="00A13395">
        <w:rPr>
          <w:sz w:val="20"/>
        </w:rPr>
        <w:t xml:space="preserve">Thiessen Martens, J.R., Lynch, D.H., and Entz, M.H., 2019. </w:t>
      </w:r>
      <w:r w:rsidRPr="00643ED5">
        <w:rPr>
          <w:sz w:val="20"/>
        </w:rPr>
        <w:t>A survey of green manure productivity on dryland organic grain farms in the eastern prairie region of Canada. Canadian Journal of Plant Science, 99, 772-776.</w:t>
      </w:r>
      <w:r w:rsidRPr="00643ED5">
        <w:t xml:space="preserve"> </w:t>
      </w:r>
      <w:hyperlink r:id="rId198" w:history="1">
        <w:r w:rsidRPr="00282ABE">
          <w:rPr>
            <w:rStyle w:val="Hyperlink"/>
            <w:sz w:val="20"/>
          </w:rPr>
          <w:t>https://doi.org/10.1139/cjps-2018-0311</w:t>
        </w:r>
      </w:hyperlink>
      <w:r>
        <w:rPr>
          <w:sz w:val="20"/>
        </w:rPr>
        <w:t xml:space="preserve"> </w:t>
      </w:r>
    </w:p>
    <w:p w14:paraId="6E20C4FC" w14:textId="2DC604F6" w:rsidR="00463AC4" w:rsidRPr="006C2A0A" w:rsidRDefault="00643ED5" w:rsidP="000D00E7">
      <w:pPr>
        <w:ind w:left="284" w:hanging="284"/>
        <w:rPr>
          <w:sz w:val="20"/>
          <w:lang w:val="fr-CA"/>
        </w:rPr>
      </w:pPr>
      <w:r w:rsidRPr="00643ED5">
        <w:rPr>
          <w:sz w:val="20"/>
        </w:rPr>
        <w:t xml:space="preserve">Toom, M., </w:t>
      </w:r>
      <w:proofErr w:type="spellStart"/>
      <w:r w:rsidRPr="00643ED5">
        <w:rPr>
          <w:sz w:val="20"/>
        </w:rPr>
        <w:t>Talgre</w:t>
      </w:r>
      <w:proofErr w:type="spellEnd"/>
      <w:r w:rsidRPr="00643ED5">
        <w:rPr>
          <w:sz w:val="20"/>
        </w:rPr>
        <w:t xml:space="preserve">, L., Mäe, A., Tamm, S., </w:t>
      </w:r>
      <w:proofErr w:type="spellStart"/>
      <w:r w:rsidRPr="00643ED5">
        <w:rPr>
          <w:sz w:val="20"/>
        </w:rPr>
        <w:t>Narits</w:t>
      </w:r>
      <w:proofErr w:type="spellEnd"/>
      <w:r w:rsidRPr="00643ED5">
        <w:rPr>
          <w:sz w:val="20"/>
        </w:rPr>
        <w:t xml:space="preserve">, L., </w:t>
      </w:r>
      <w:proofErr w:type="spellStart"/>
      <w:r w:rsidRPr="00643ED5">
        <w:rPr>
          <w:sz w:val="20"/>
        </w:rPr>
        <w:t>Edesi</w:t>
      </w:r>
      <w:proofErr w:type="spellEnd"/>
      <w:r w:rsidRPr="00643ED5">
        <w:rPr>
          <w:sz w:val="20"/>
        </w:rPr>
        <w:t xml:space="preserve">, L., </w:t>
      </w:r>
      <w:proofErr w:type="spellStart"/>
      <w:r w:rsidRPr="00643ED5">
        <w:rPr>
          <w:sz w:val="20"/>
        </w:rPr>
        <w:t>Haljak</w:t>
      </w:r>
      <w:proofErr w:type="spellEnd"/>
      <w:r w:rsidRPr="00643ED5">
        <w:rPr>
          <w:sz w:val="20"/>
        </w:rPr>
        <w:t>, M.</w:t>
      </w:r>
      <w:r>
        <w:rPr>
          <w:sz w:val="20"/>
        </w:rPr>
        <w:t>,</w:t>
      </w:r>
      <w:r w:rsidRPr="00643ED5">
        <w:rPr>
          <w:sz w:val="20"/>
        </w:rPr>
        <w:t xml:space="preserve"> </w:t>
      </w:r>
      <w:r>
        <w:rPr>
          <w:sz w:val="20"/>
        </w:rPr>
        <w:t>and</w:t>
      </w:r>
      <w:r w:rsidRPr="00643ED5">
        <w:rPr>
          <w:sz w:val="20"/>
        </w:rPr>
        <w:t xml:space="preserve"> </w:t>
      </w:r>
      <w:proofErr w:type="spellStart"/>
      <w:r w:rsidRPr="00643ED5">
        <w:rPr>
          <w:sz w:val="20"/>
        </w:rPr>
        <w:t>Lauringson</w:t>
      </w:r>
      <w:proofErr w:type="spellEnd"/>
      <w:r w:rsidRPr="00643ED5">
        <w:rPr>
          <w:sz w:val="20"/>
        </w:rPr>
        <w:t>, E.</w:t>
      </w:r>
      <w:r>
        <w:rPr>
          <w:sz w:val="20"/>
        </w:rPr>
        <w:t>,</w:t>
      </w:r>
      <w:r w:rsidRPr="00643ED5">
        <w:rPr>
          <w:sz w:val="20"/>
        </w:rPr>
        <w:t xml:space="preserve"> 2019. Selecting winter cover crop species for northern climatic conditions. Biological Agriculture &amp; Horticulture, 35, 263-274.</w:t>
      </w:r>
      <w:r>
        <w:rPr>
          <w:sz w:val="20"/>
        </w:rPr>
        <w:t xml:space="preserve"> </w:t>
      </w:r>
      <w:hyperlink r:id="rId199" w:history="1">
        <w:r w:rsidRPr="006C2A0A">
          <w:rPr>
            <w:rStyle w:val="Hyperlink"/>
            <w:sz w:val="20"/>
            <w:lang w:val="fr-CA"/>
          </w:rPr>
          <w:t>https://doi.org/10.1080/01448765.2019.1627908</w:t>
        </w:r>
      </w:hyperlink>
      <w:r w:rsidRPr="006C2A0A">
        <w:rPr>
          <w:sz w:val="20"/>
          <w:lang w:val="fr-CA"/>
        </w:rPr>
        <w:t xml:space="preserve"> </w:t>
      </w:r>
    </w:p>
    <w:p w14:paraId="3B962EEE" w14:textId="7458DECB" w:rsidR="00201377" w:rsidRPr="00A13395" w:rsidRDefault="00201377" w:rsidP="000D00E7">
      <w:pPr>
        <w:ind w:left="284" w:hanging="284"/>
        <w:rPr>
          <w:sz w:val="20"/>
        </w:rPr>
      </w:pPr>
      <w:r w:rsidRPr="006C2A0A">
        <w:rPr>
          <w:sz w:val="20"/>
          <w:lang w:val="fr-CA"/>
        </w:rPr>
        <w:t xml:space="preserve">Vaillancourt, M., </w:t>
      </w:r>
      <w:proofErr w:type="spellStart"/>
      <w:r w:rsidRPr="006C2A0A">
        <w:rPr>
          <w:sz w:val="20"/>
          <w:lang w:val="fr-CA"/>
        </w:rPr>
        <w:t>Chantigny</w:t>
      </w:r>
      <w:proofErr w:type="spellEnd"/>
      <w:r w:rsidRPr="006C2A0A">
        <w:rPr>
          <w:sz w:val="20"/>
          <w:lang w:val="fr-CA"/>
        </w:rPr>
        <w:t xml:space="preserve">, M., Pageau, D., and </w:t>
      </w:r>
      <w:proofErr w:type="spellStart"/>
      <w:r w:rsidRPr="006C2A0A">
        <w:rPr>
          <w:sz w:val="20"/>
          <w:lang w:val="fr-CA"/>
        </w:rPr>
        <w:t>Vanasse</w:t>
      </w:r>
      <w:proofErr w:type="spellEnd"/>
      <w:r w:rsidRPr="006C2A0A">
        <w:rPr>
          <w:sz w:val="20"/>
          <w:lang w:val="fr-CA"/>
        </w:rPr>
        <w:t xml:space="preserve">, A., 2018. </w:t>
      </w:r>
      <w:r w:rsidRPr="00201377">
        <w:rPr>
          <w:sz w:val="20"/>
        </w:rPr>
        <w:t xml:space="preserve">Impact of a clover cover crop combined with organic or mineral fertilizer on yield and nitrogen uptake of canola. </w:t>
      </w:r>
      <w:r w:rsidRPr="00A13395">
        <w:rPr>
          <w:sz w:val="20"/>
        </w:rPr>
        <w:t xml:space="preserve">Can. J. Plant Sci. 98: 332 - 344. </w:t>
      </w:r>
      <w:hyperlink r:id="rId200" w:history="1">
        <w:r w:rsidRPr="00A13395">
          <w:rPr>
            <w:rStyle w:val="Hyperlink"/>
            <w:sz w:val="20"/>
          </w:rPr>
          <w:t>https://doi.org/10.1139/cjps-2017-0180</w:t>
        </w:r>
      </w:hyperlink>
      <w:r w:rsidRPr="00A13395">
        <w:rPr>
          <w:sz w:val="20"/>
        </w:rPr>
        <w:t xml:space="preserve"> </w:t>
      </w:r>
    </w:p>
    <w:p w14:paraId="115A2D5A" w14:textId="7E346867" w:rsidR="00463AC4" w:rsidRDefault="001F478D" w:rsidP="000D00E7">
      <w:pPr>
        <w:ind w:left="284" w:hanging="284"/>
        <w:rPr>
          <w:sz w:val="20"/>
        </w:rPr>
      </w:pPr>
      <w:r w:rsidRPr="00A13395">
        <w:rPr>
          <w:sz w:val="20"/>
        </w:rPr>
        <w:t xml:space="preserve">Wang, F., Weil, R.R., Han, L., Zhang, M., Sun, Z., and Nan, X., 2018. </w:t>
      </w:r>
      <w:r w:rsidRPr="001F478D">
        <w:rPr>
          <w:sz w:val="20"/>
        </w:rPr>
        <w:t xml:space="preserve">Subsequent nitrogen utilization and soil water distribution is affected by forage radish cover crop and nitrogen fertilizer in a corn silage production system. Acta </w:t>
      </w:r>
      <w:proofErr w:type="spellStart"/>
      <w:r w:rsidRPr="001F478D">
        <w:rPr>
          <w:sz w:val="20"/>
        </w:rPr>
        <w:lastRenderedPageBreak/>
        <w:t>Agriculturae</w:t>
      </w:r>
      <w:proofErr w:type="spellEnd"/>
      <w:r w:rsidRPr="001F478D">
        <w:rPr>
          <w:sz w:val="20"/>
        </w:rPr>
        <w:t xml:space="preserve"> Scandinavica, Section B — Soil &amp; Plant Science, 69, 52-61.</w:t>
      </w:r>
      <w:r w:rsidRPr="001F478D">
        <w:t xml:space="preserve"> </w:t>
      </w:r>
      <w:hyperlink r:id="rId201" w:history="1">
        <w:r w:rsidRPr="00282ABE">
          <w:rPr>
            <w:rStyle w:val="Hyperlink"/>
            <w:sz w:val="20"/>
          </w:rPr>
          <w:t>https://doi.org/10.1080/09064710.2018.1498911</w:t>
        </w:r>
      </w:hyperlink>
      <w:r>
        <w:rPr>
          <w:sz w:val="20"/>
        </w:rPr>
        <w:t xml:space="preserve"> </w:t>
      </w:r>
    </w:p>
    <w:p w14:paraId="4EE5C809" w14:textId="31338B00" w:rsidR="00201377" w:rsidRDefault="00201377" w:rsidP="000D00E7">
      <w:pPr>
        <w:ind w:left="284" w:hanging="284"/>
        <w:rPr>
          <w:sz w:val="20"/>
        </w:rPr>
      </w:pPr>
      <w:r w:rsidRPr="00201377">
        <w:rPr>
          <w:sz w:val="20"/>
        </w:rPr>
        <w:t>Yang, X., Drury, C., Reynolds, W.</w:t>
      </w:r>
      <w:r>
        <w:rPr>
          <w:sz w:val="20"/>
        </w:rPr>
        <w:t>,</w:t>
      </w:r>
      <w:r w:rsidRPr="00201377">
        <w:rPr>
          <w:sz w:val="20"/>
        </w:rPr>
        <w:t xml:space="preserve"> and Reeb, M.</w:t>
      </w:r>
      <w:r>
        <w:rPr>
          <w:sz w:val="20"/>
        </w:rPr>
        <w:t>,</w:t>
      </w:r>
      <w:r w:rsidRPr="00201377">
        <w:rPr>
          <w:sz w:val="20"/>
        </w:rPr>
        <w:t xml:space="preserve"> 2019. Legume Cover Crops Provide Nitrogen to Corn During a Three‐Year Transition to Organic Cropping. Agron. J., 111: 3253-3264. </w:t>
      </w:r>
      <w:hyperlink r:id="rId202" w:history="1">
        <w:r w:rsidRPr="00282ABE">
          <w:rPr>
            <w:rStyle w:val="Hyperlink"/>
            <w:sz w:val="20"/>
          </w:rPr>
          <w:t>https://doi.org/10.2134/agronj2018.10.0652</w:t>
        </w:r>
      </w:hyperlink>
      <w:r>
        <w:rPr>
          <w:sz w:val="20"/>
        </w:rPr>
        <w:t xml:space="preserve"> </w:t>
      </w:r>
    </w:p>
    <w:p w14:paraId="6609FE1F" w14:textId="245AFC8A" w:rsidR="00201377" w:rsidRPr="003C1CE1" w:rsidRDefault="00201377" w:rsidP="000D00E7">
      <w:pPr>
        <w:ind w:left="284" w:hanging="284"/>
        <w:rPr>
          <w:sz w:val="20"/>
        </w:rPr>
      </w:pPr>
      <w:r w:rsidRPr="00201377">
        <w:rPr>
          <w:sz w:val="20"/>
        </w:rPr>
        <w:t>Yang, X.M.</w:t>
      </w:r>
      <w:r>
        <w:rPr>
          <w:sz w:val="20"/>
        </w:rPr>
        <w:t>,</w:t>
      </w:r>
      <w:r w:rsidRPr="00201377">
        <w:rPr>
          <w:sz w:val="20"/>
        </w:rPr>
        <w:t xml:space="preserve"> Drury, C.F.</w:t>
      </w:r>
      <w:r>
        <w:rPr>
          <w:sz w:val="20"/>
        </w:rPr>
        <w:t>,</w:t>
      </w:r>
      <w:r w:rsidRPr="00201377">
        <w:rPr>
          <w:sz w:val="20"/>
        </w:rPr>
        <w:t xml:space="preserve"> Reynolds, W.D.</w:t>
      </w:r>
      <w:r>
        <w:rPr>
          <w:sz w:val="20"/>
        </w:rPr>
        <w:t>,</w:t>
      </w:r>
      <w:r w:rsidRPr="00201377">
        <w:rPr>
          <w:sz w:val="20"/>
        </w:rPr>
        <w:t xml:space="preserve"> and Phillips</w:t>
      </w:r>
      <w:r>
        <w:rPr>
          <w:sz w:val="20"/>
        </w:rPr>
        <w:t>,</w:t>
      </w:r>
      <w:r w:rsidRPr="00201377">
        <w:rPr>
          <w:sz w:val="20"/>
        </w:rPr>
        <w:t xml:space="preserve"> L.A.</w:t>
      </w:r>
      <w:r>
        <w:rPr>
          <w:sz w:val="20"/>
        </w:rPr>
        <w:t>,</w:t>
      </w:r>
      <w:r w:rsidRPr="00201377">
        <w:rPr>
          <w:sz w:val="20"/>
        </w:rPr>
        <w:t xml:space="preserve"> 2020. Nitrogen release from shoots and roots of crimson clover,</w:t>
      </w:r>
      <w:r>
        <w:rPr>
          <w:sz w:val="20"/>
        </w:rPr>
        <w:t xml:space="preserve"> </w:t>
      </w:r>
      <w:r w:rsidRPr="00201377">
        <w:rPr>
          <w:sz w:val="20"/>
        </w:rPr>
        <w:t>hairy vetch, and red clover. Can. J. Soil Sci. 100: 179–188</w:t>
      </w:r>
      <w:r>
        <w:rPr>
          <w:sz w:val="20"/>
        </w:rPr>
        <w:t>.</w:t>
      </w:r>
      <w:r w:rsidRPr="00201377">
        <w:rPr>
          <w:sz w:val="20"/>
        </w:rPr>
        <w:t xml:space="preserve"> </w:t>
      </w:r>
      <w:hyperlink r:id="rId203" w:history="1">
        <w:r w:rsidRPr="00282ABE">
          <w:rPr>
            <w:rStyle w:val="Hyperlink"/>
            <w:sz w:val="20"/>
          </w:rPr>
          <w:t>https://doi.org/10.1139/cjss-2019-0164</w:t>
        </w:r>
      </w:hyperlink>
      <w:r>
        <w:rPr>
          <w:sz w:val="20"/>
        </w:rPr>
        <w:t xml:space="preserve">   </w:t>
      </w:r>
    </w:p>
    <w:p w14:paraId="795DD815" w14:textId="470F5560"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Pr>
          <w:rFonts w:cstheme="minorHAnsi"/>
          <w:b/>
          <w:lang w:val="en-US"/>
        </w:rPr>
        <w:t>8</w:t>
      </w:r>
    </w:p>
    <w:p w14:paraId="473817AB" w14:textId="77777777" w:rsidR="00F50216" w:rsidRDefault="00F50216" w:rsidP="00E7583C">
      <w:pPr>
        <w:ind w:left="284" w:hanging="284"/>
        <w:rPr>
          <w:rFonts w:cstheme="minorHAnsi"/>
          <w:sz w:val="20"/>
        </w:rPr>
      </w:pPr>
      <w:r w:rsidRPr="00F50216">
        <w:rPr>
          <w:rFonts w:cstheme="minorHAnsi"/>
          <w:sz w:val="20"/>
        </w:rPr>
        <w:t>Campbell, C. A. &amp; Zentner, R. P. (1997) Crop production and soil organic matter in long-term crop rotations in the Semi-Arid Northern Great Plains of Canada. In: Soil Organic Matter in Temperate Agroecosystems, eds. E. A. Paul, E. T. Elliott, K. Paustian &amp; C. V. Cole, pp. 317-333. Boca Raton: CRC Press.</w:t>
      </w:r>
    </w:p>
    <w:p w14:paraId="6A0FB428" w14:textId="14AAA172" w:rsidR="003C1CE1" w:rsidRDefault="00F50216" w:rsidP="00E7583C">
      <w:pPr>
        <w:ind w:left="284" w:hanging="284"/>
        <w:rPr>
          <w:rFonts w:cstheme="minorHAnsi"/>
          <w:sz w:val="20"/>
        </w:rPr>
      </w:pPr>
      <w:r>
        <w:rPr>
          <w:sz w:val="20"/>
        </w:rPr>
        <w:t xml:space="preserve">Collins, H. P., Elliott, E. T., Paustian, K., Bundy, L. G., Dick, W. A., Huggins, D. R., Smucker, A. J. M. &amp; Paul, E. A. (2000) Soil carbon pools and fluxes in long-term Corn Belt agroecosystems. </w:t>
      </w:r>
      <w:r w:rsidRPr="00132686">
        <w:rPr>
          <w:iCs/>
          <w:sz w:val="20"/>
        </w:rPr>
        <w:t>Soil Biology and Biochemistry</w:t>
      </w:r>
      <w:r>
        <w:rPr>
          <w:i/>
          <w:iCs/>
          <w:sz w:val="20"/>
        </w:rPr>
        <w:t xml:space="preserve"> </w:t>
      </w:r>
      <w:r w:rsidRPr="00132686">
        <w:rPr>
          <w:bCs/>
          <w:sz w:val="20"/>
        </w:rPr>
        <w:t>32</w:t>
      </w:r>
      <w:r>
        <w:rPr>
          <w:sz w:val="20"/>
        </w:rPr>
        <w:t>(2): 157-168.</w:t>
      </w:r>
      <w:r w:rsidR="003C1CE1" w:rsidRPr="00D5649B">
        <w:rPr>
          <w:rFonts w:cstheme="minorHAnsi"/>
          <w:sz w:val="20"/>
        </w:rPr>
        <w:t xml:space="preserve"> </w:t>
      </w:r>
    </w:p>
    <w:p w14:paraId="4DB03731" w14:textId="73D515D1" w:rsidR="003C1CE1" w:rsidRDefault="00132686" w:rsidP="00E7583C">
      <w:pPr>
        <w:ind w:left="284" w:hanging="284"/>
        <w:rPr>
          <w:rFonts w:cstheme="minorHAnsi"/>
          <w:sz w:val="20"/>
        </w:rPr>
      </w:pPr>
      <w:r w:rsidRPr="00132686">
        <w:rPr>
          <w:rFonts w:cstheme="minorHAnsi"/>
          <w:sz w:val="20"/>
        </w:rPr>
        <w:t>Dick, W. A., Edwards, W. M. &amp; McCoy, E. L. (1997) Continuous application of no-tillage to Ohio soils: Changes in crop yields and organic matter-related soil properties. In: Soil Organic Matter in Temperate Agroecosystems, eds. P. E.A., K. Paustian, E. T. Elliott &amp; C. V. Cole, Boca Raton, FL, USA: CRC Press, Inc.</w:t>
      </w:r>
      <w:r w:rsidR="003C1CE1" w:rsidRPr="00D5649B">
        <w:rPr>
          <w:rFonts w:cstheme="minorHAnsi"/>
          <w:sz w:val="20"/>
        </w:rPr>
        <w:t xml:space="preserve"> </w:t>
      </w:r>
    </w:p>
    <w:p w14:paraId="4227C6B9" w14:textId="415E6047" w:rsidR="003C1CE1" w:rsidRDefault="00132686" w:rsidP="00E7583C">
      <w:pPr>
        <w:ind w:left="284" w:hanging="284"/>
        <w:rPr>
          <w:rFonts w:cstheme="minorHAnsi"/>
          <w:sz w:val="20"/>
        </w:rPr>
      </w:pPr>
      <w:r w:rsidRPr="00132686">
        <w:rPr>
          <w:rFonts w:cstheme="minorHAnsi"/>
          <w:sz w:val="20"/>
        </w:rPr>
        <w:t xml:space="preserve">Díaz-Zorita, M., Barraco, M. &amp; Alvarez, C. (2004) Effects of twelve years of tillage practices on an Hapludoll from the </w:t>
      </w:r>
      <w:proofErr w:type="spellStart"/>
      <w:r w:rsidRPr="00132686">
        <w:rPr>
          <w:rFonts w:cstheme="minorHAnsi"/>
          <w:sz w:val="20"/>
        </w:rPr>
        <w:t>Northwetern</w:t>
      </w:r>
      <w:proofErr w:type="spellEnd"/>
      <w:r w:rsidRPr="00132686">
        <w:rPr>
          <w:rFonts w:cstheme="minorHAnsi"/>
          <w:sz w:val="20"/>
        </w:rPr>
        <w:t xml:space="preserve"> of Buenos Aires Province, Argentina. </w:t>
      </w:r>
      <w:proofErr w:type="spellStart"/>
      <w:r w:rsidRPr="00132686">
        <w:rPr>
          <w:rFonts w:cstheme="minorHAnsi"/>
          <w:sz w:val="20"/>
        </w:rPr>
        <w:t>Ciencia</w:t>
      </w:r>
      <w:proofErr w:type="spellEnd"/>
      <w:r w:rsidRPr="00132686">
        <w:rPr>
          <w:rFonts w:cstheme="minorHAnsi"/>
          <w:sz w:val="20"/>
        </w:rPr>
        <w:t xml:space="preserve"> del Suelo 22: 11-18.</w:t>
      </w:r>
      <w:r w:rsidR="003C1CE1" w:rsidRPr="00D5649B">
        <w:rPr>
          <w:rFonts w:cstheme="minorHAnsi"/>
          <w:sz w:val="20"/>
        </w:rPr>
        <w:t xml:space="preserve"> </w:t>
      </w:r>
    </w:p>
    <w:p w14:paraId="664AF5EC" w14:textId="7F45BD8B" w:rsidR="003C1CE1" w:rsidRDefault="00132686" w:rsidP="00E7583C">
      <w:pPr>
        <w:ind w:left="284" w:hanging="284"/>
        <w:rPr>
          <w:rFonts w:cstheme="minorHAnsi"/>
          <w:sz w:val="20"/>
        </w:rPr>
      </w:pPr>
      <w:proofErr w:type="spellStart"/>
      <w:r w:rsidRPr="00132686">
        <w:rPr>
          <w:rFonts w:cstheme="minorHAnsi"/>
          <w:sz w:val="20"/>
        </w:rPr>
        <w:t>Dimassi</w:t>
      </w:r>
      <w:proofErr w:type="spellEnd"/>
      <w:r w:rsidRPr="00132686">
        <w:rPr>
          <w:rFonts w:cstheme="minorHAnsi"/>
          <w:sz w:val="20"/>
        </w:rPr>
        <w:t xml:space="preserve">, B., Mary, B., </w:t>
      </w:r>
      <w:proofErr w:type="spellStart"/>
      <w:r w:rsidRPr="00132686">
        <w:rPr>
          <w:rFonts w:cstheme="minorHAnsi"/>
          <w:sz w:val="20"/>
        </w:rPr>
        <w:t>Wylleman</w:t>
      </w:r>
      <w:proofErr w:type="spellEnd"/>
      <w:r w:rsidRPr="00132686">
        <w:rPr>
          <w:rFonts w:cstheme="minorHAnsi"/>
          <w:sz w:val="20"/>
        </w:rPr>
        <w:t xml:space="preserve">, R., </w:t>
      </w:r>
      <w:proofErr w:type="spellStart"/>
      <w:r w:rsidRPr="00132686">
        <w:rPr>
          <w:rFonts w:cstheme="minorHAnsi"/>
          <w:sz w:val="20"/>
        </w:rPr>
        <w:t>Labreuche</w:t>
      </w:r>
      <w:proofErr w:type="spellEnd"/>
      <w:r w:rsidRPr="00132686">
        <w:rPr>
          <w:rFonts w:cstheme="minorHAnsi"/>
          <w:sz w:val="20"/>
        </w:rPr>
        <w:t xml:space="preserve">, J., Couture, D., </w:t>
      </w:r>
      <w:proofErr w:type="spellStart"/>
      <w:r w:rsidRPr="00132686">
        <w:rPr>
          <w:rFonts w:cstheme="minorHAnsi"/>
          <w:sz w:val="20"/>
        </w:rPr>
        <w:t>Piraux</w:t>
      </w:r>
      <w:proofErr w:type="spellEnd"/>
      <w:r w:rsidRPr="00132686">
        <w:rPr>
          <w:rFonts w:cstheme="minorHAnsi"/>
          <w:sz w:val="20"/>
        </w:rPr>
        <w:t>, F. &amp; Cohan, J. (2014) Long-term effect of contrasted tillage and crop management on soil carbon dynamics during 41 years. Agriculture Ecosystem &amp; Environment 188: 134-146.</w:t>
      </w:r>
      <w:r w:rsidR="003C1CE1" w:rsidRPr="00D5649B">
        <w:rPr>
          <w:rFonts w:cstheme="minorHAnsi"/>
          <w:sz w:val="20"/>
        </w:rPr>
        <w:t xml:space="preserve"> </w:t>
      </w:r>
    </w:p>
    <w:p w14:paraId="776FB3AF" w14:textId="12711C00" w:rsidR="003C1CE1" w:rsidRDefault="00132686" w:rsidP="00E7583C">
      <w:pPr>
        <w:ind w:left="284" w:hanging="284"/>
        <w:rPr>
          <w:rFonts w:cstheme="minorHAnsi"/>
          <w:sz w:val="20"/>
        </w:rPr>
      </w:pPr>
      <w:r>
        <w:rPr>
          <w:sz w:val="20"/>
        </w:rPr>
        <w:t xml:space="preserve">e-RA. (2013) The electronic </w:t>
      </w:r>
      <w:proofErr w:type="spellStart"/>
      <w:r>
        <w:rPr>
          <w:sz w:val="20"/>
        </w:rPr>
        <w:t>Rothamsted</w:t>
      </w:r>
      <w:proofErr w:type="spellEnd"/>
      <w:r>
        <w:rPr>
          <w:sz w:val="20"/>
        </w:rPr>
        <w:t xml:space="preserve"> Archive. In. </w:t>
      </w:r>
      <w:r w:rsidR="003C1CE1" w:rsidRPr="00D5649B">
        <w:rPr>
          <w:rFonts w:cstheme="minorHAnsi"/>
          <w:sz w:val="20"/>
        </w:rPr>
        <w:t xml:space="preserve"> </w:t>
      </w:r>
    </w:p>
    <w:p w14:paraId="2C3C8449" w14:textId="78C5C837" w:rsidR="003C1CE1" w:rsidRDefault="00132686" w:rsidP="00E7583C">
      <w:pPr>
        <w:ind w:left="284" w:hanging="284"/>
        <w:rPr>
          <w:rFonts w:cstheme="minorHAnsi"/>
          <w:sz w:val="20"/>
        </w:rPr>
      </w:pPr>
      <w:r w:rsidRPr="00132686">
        <w:rPr>
          <w:rFonts w:cstheme="minorHAnsi"/>
          <w:sz w:val="20"/>
        </w:rPr>
        <w:t>Gregorich, E. G., Ellert, B. H., Drury, C. F. &amp; Liang, B. C. (1996) Fertilization effects on soil organic matter turnover and corn residue C storage. Soil Science Society of America Journal 60: 472-476.</w:t>
      </w:r>
      <w:r w:rsidR="003C1CE1" w:rsidRPr="00D5649B">
        <w:rPr>
          <w:rFonts w:cstheme="minorHAnsi"/>
          <w:sz w:val="20"/>
        </w:rPr>
        <w:t xml:space="preserve"> </w:t>
      </w:r>
    </w:p>
    <w:p w14:paraId="6A35DB2B" w14:textId="2239DE21" w:rsidR="003C1CE1" w:rsidRDefault="00132686" w:rsidP="00E7583C">
      <w:pPr>
        <w:ind w:left="284" w:hanging="284"/>
        <w:rPr>
          <w:rFonts w:cstheme="minorHAnsi"/>
          <w:sz w:val="20"/>
        </w:rPr>
      </w:pPr>
      <w:r w:rsidRPr="00132686">
        <w:rPr>
          <w:rFonts w:cstheme="minorHAnsi"/>
          <w:sz w:val="20"/>
        </w:rPr>
        <w:t>Halvorson, A. D., Vigil, M. F., Peterson, G. A. &amp; Elliott, E. T. (1997) Long-term tillage and crop residue management study at Akron, Colorado. Boca Raton, FL: CRC PRESS.</w:t>
      </w:r>
    </w:p>
    <w:p w14:paraId="4072D41B" w14:textId="676E1FE0" w:rsidR="003C1CE1" w:rsidRDefault="00132686" w:rsidP="00E7583C">
      <w:pPr>
        <w:ind w:left="284" w:hanging="284"/>
        <w:rPr>
          <w:rFonts w:cstheme="minorHAnsi"/>
          <w:sz w:val="20"/>
        </w:rPr>
      </w:pPr>
      <w:r w:rsidRPr="00132686">
        <w:rPr>
          <w:rFonts w:cstheme="minorHAnsi"/>
          <w:sz w:val="20"/>
        </w:rPr>
        <w:t xml:space="preserve">Huggins, D. R. &amp; Fuchs, D. J. (1997) Long-term N management effects on corn yield and soil C of an aquic haplustoll in Minnesota. In Soil Organic Matter In Temperate Agroecosystems. In: Soil Organic Matter in Temperate Agroecosystems, eds. </w:t>
      </w:r>
      <w:r w:rsidRPr="006C2A0A">
        <w:rPr>
          <w:rFonts w:cstheme="minorHAnsi"/>
          <w:sz w:val="20"/>
          <w:lang w:val="fr-CA"/>
        </w:rPr>
        <w:t xml:space="preserve">E. A. Paul, E. T. Elliott, K. </w:t>
      </w:r>
      <w:proofErr w:type="spellStart"/>
      <w:r w:rsidRPr="006C2A0A">
        <w:rPr>
          <w:rFonts w:cstheme="minorHAnsi"/>
          <w:sz w:val="20"/>
          <w:lang w:val="fr-CA"/>
        </w:rPr>
        <w:t>Paustian</w:t>
      </w:r>
      <w:proofErr w:type="spellEnd"/>
      <w:r w:rsidRPr="006C2A0A">
        <w:rPr>
          <w:rFonts w:cstheme="minorHAnsi"/>
          <w:sz w:val="20"/>
          <w:lang w:val="fr-CA"/>
        </w:rPr>
        <w:t xml:space="preserve"> &amp; C. V. Cole, pp. 317-333. </w:t>
      </w:r>
      <w:r w:rsidRPr="00132686">
        <w:rPr>
          <w:rFonts w:cstheme="minorHAnsi"/>
          <w:sz w:val="20"/>
        </w:rPr>
        <w:t>Boca Raton: CRC Press.</w:t>
      </w:r>
      <w:r w:rsidR="003C1CE1" w:rsidRPr="00D5649B">
        <w:rPr>
          <w:rFonts w:cstheme="minorHAnsi"/>
          <w:sz w:val="20"/>
        </w:rPr>
        <w:t xml:space="preserve"> </w:t>
      </w:r>
    </w:p>
    <w:p w14:paraId="47A95029" w14:textId="6FC16AE8" w:rsidR="003C1CE1" w:rsidRDefault="00132686" w:rsidP="00E7583C">
      <w:pPr>
        <w:ind w:left="284" w:hanging="284"/>
        <w:rPr>
          <w:rFonts w:cstheme="minorHAnsi"/>
          <w:sz w:val="20"/>
        </w:rPr>
      </w:pPr>
      <w:r w:rsidRPr="00132686">
        <w:rPr>
          <w:rFonts w:cstheme="minorHAnsi"/>
          <w:sz w:val="20"/>
        </w:rPr>
        <w:t xml:space="preserve">Janzen, H. H., Johnston, A. M., </w:t>
      </w:r>
      <w:proofErr w:type="spellStart"/>
      <w:r w:rsidRPr="00132686">
        <w:rPr>
          <w:rFonts w:cstheme="minorHAnsi"/>
          <w:sz w:val="20"/>
        </w:rPr>
        <w:t>Carefoot</w:t>
      </w:r>
      <w:proofErr w:type="spellEnd"/>
      <w:r w:rsidRPr="00132686">
        <w:rPr>
          <w:rFonts w:cstheme="minorHAnsi"/>
          <w:sz w:val="20"/>
        </w:rPr>
        <w:t>, J. M. &amp; Lindwall, C. W. (1997) Soil organic matter dynamics in long-term experiments in southern Alberta. In: Soil Organic Matter in Temperate Agroecosystems, eds. E. A. Paul, E. T. Elliott, K. Paustian &amp; C. V. Cole, pp. 317-333. Boca Raton: CRC Press.</w:t>
      </w:r>
      <w:r w:rsidR="003C1CE1" w:rsidRPr="00D5649B">
        <w:rPr>
          <w:rFonts w:cstheme="minorHAnsi"/>
          <w:sz w:val="20"/>
        </w:rPr>
        <w:t xml:space="preserve"> </w:t>
      </w:r>
    </w:p>
    <w:p w14:paraId="74171B57" w14:textId="7A424AC2" w:rsidR="003C1CE1" w:rsidRDefault="00132686" w:rsidP="00E7583C">
      <w:pPr>
        <w:ind w:left="284" w:hanging="284"/>
        <w:rPr>
          <w:rFonts w:cstheme="minorHAnsi"/>
          <w:sz w:val="20"/>
        </w:rPr>
      </w:pPr>
      <w:r w:rsidRPr="00132686">
        <w:rPr>
          <w:rFonts w:cstheme="minorHAnsi"/>
          <w:sz w:val="20"/>
        </w:rPr>
        <w:t>Jenkinson, D. S. (1990) The turnover of organic carbon and nitrogen in soil. Philosophical Transactions of the Royal Society B: Biological Sciences 329: 361-368.</w:t>
      </w:r>
      <w:r w:rsidR="003C1CE1" w:rsidRPr="00D5649B">
        <w:rPr>
          <w:rFonts w:cstheme="minorHAnsi"/>
          <w:sz w:val="20"/>
        </w:rPr>
        <w:t xml:space="preserve"> </w:t>
      </w:r>
    </w:p>
    <w:p w14:paraId="477A0A60" w14:textId="44CCE791" w:rsidR="003C1CE1" w:rsidRDefault="00132686" w:rsidP="00E7583C">
      <w:pPr>
        <w:ind w:left="284" w:hanging="284"/>
        <w:rPr>
          <w:rFonts w:cstheme="minorHAnsi"/>
          <w:sz w:val="20"/>
        </w:rPr>
      </w:pPr>
      <w:r w:rsidRPr="00132686">
        <w:rPr>
          <w:rFonts w:cstheme="minorHAnsi"/>
          <w:sz w:val="20"/>
        </w:rPr>
        <w:t xml:space="preserve">Jenkinson, D. S. &amp; Johnston, A. E. (1977) Soil organic matter in the </w:t>
      </w:r>
      <w:proofErr w:type="spellStart"/>
      <w:r w:rsidRPr="00132686">
        <w:rPr>
          <w:rFonts w:cstheme="minorHAnsi"/>
          <w:sz w:val="20"/>
        </w:rPr>
        <w:t>Hoosefield</w:t>
      </w:r>
      <w:proofErr w:type="spellEnd"/>
      <w:r w:rsidRPr="00132686">
        <w:rPr>
          <w:rFonts w:cstheme="minorHAnsi"/>
          <w:sz w:val="20"/>
        </w:rPr>
        <w:t xml:space="preserve"> Continuous Barley Experiment. In: Report for 1976, Part 2, pp. 87-101.</w:t>
      </w:r>
    </w:p>
    <w:p w14:paraId="6BEC4BC6" w14:textId="77777777" w:rsidR="00732B3C" w:rsidRDefault="00732B3C" w:rsidP="00E7583C">
      <w:pPr>
        <w:ind w:left="284" w:hanging="284"/>
        <w:rPr>
          <w:sz w:val="20"/>
        </w:rPr>
      </w:pPr>
      <w:r>
        <w:rPr>
          <w:sz w:val="20"/>
        </w:rPr>
        <w:t xml:space="preserve">LTER, K. (2017) Kellogg Biological Station. Long-Term Ecological Research Data Catalog. In: https://lter.kbs.msu.edu/data/: Kellogg Biological Station, Michigan State University. </w:t>
      </w:r>
    </w:p>
    <w:p w14:paraId="4619AF84" w14:textId="36EAE1FC" w:rsidR="003C1CE1" w:rsidRDefault="00732B3C" w:rsidP="00E7583C">
      <w:pPr>
        <w:ind w:left="284" w:hanging="284"/>
        <w:rPr>
          <w:rFonts w:cstheme="minorHAnsi"/>
          <w:sz w:val="20"/>
        </w:rPr>
      </w:pPr>
      <w:proofErr w:type="spellStart"/>
      <w:r w:rsidRPr="00732B3C">
        <w:rPr>
          <w:rFonts w:cstheme="minorHAnsi"/>
          <w:sz w:val="20"/>
        </w:rPr>
        <w:t>Küstermann</w:t>
      </w:r>
      <w:proofErr w:type="spellEnd"/>
      <w:r w:rsidRPr="00732B3C">
        <w:rPr>
          <w:rFonts w:cstheme="minorHAnsi"/>
          <w:sz w:val="20"/>
        </w:rPr>
        <w:t xml:space="preserve">, B., Munch, J. C. &amp; </w:t>
      </w:r>
      <w:proofErr w:type="spellStart"/>
      <w:r w:rsidRPr="00732B3C">
        <w:rPr>
          <w:rFonts w:cstheme="minorHAnsi"/>
          <w:sz w:val="20"/>
        </w:rPr>
        <w:t>Hülsbergen</w:t>
      </w:r>
      <w:proofErr w:type="spellEnd"/>
      <w:r w:rsidRPr="00732B3C">
        <w:rPr>
          <w:rFonts w:cstheme="minorHAnsi"/>
          <w:sz w:val="20"/>
        </w:rPr>
        <w:t>, K. J. (2013) Effects of soil tillage and fertilization on resource efficiency and greenhouse gas emissions in a long-term field experiment in Southern Germany. European Journal of Agronomy 49: 61-73.</w:t>
      </w:r>
      <w:r w:rsidR="003C1CE1" w:rsidRPr="00D5649B">
        <w:rPr>
          <w:rFonts w:cstheme="minorHAnsi"/>
          <w:sz w:val="20"/>
        </w:rPr>
        <w:t xml:space="preserve"> </w:t>
      </w:r>
    </w:p>
    <w:p w14:paraId="5F78C41D" w14:textId="7EAAB85E" w:rsidR="003C1CE1" w:rsidRDefault="00732B3C" w:rsidP="00E7583C">
      <w:pPr>
        <w:ind w:left="284" w:hanging="284"/>
        <w:rPr>
          <w:rFonts w:cstheme="minorHAnsi"/>
          <w:sz w:val="20"/>
        </w:rPr>
      </w:pPr>
      <w:r w:rsidRPr="00732B3C">
        <w:rPr>
          <w:rFonts w:cstheme="minorHAnsi"/>
          <w:sz w:val="20"/>
        </w:rPr>
        <w:t>Maillard, É., McConkey, B. G., St. Luce, M., Angers, D. A. &amp; Fan, J. (2018) Crop rotation, tillage system, and precipitation regime effects on soil carbon stocks over 1 to 30 years in Saskatchewan, Canada. Soil and Tillage Research 177: 97-104.</w:t>
      </w:r>
      <w:r w:rsidR="003C1CE1" w:rsidRPr="00D5649B">
        <w:rPr>
          <w:rFonts w:cstheme="minorHAnsi"/>
          <w:sz w:val="20"/>
        </w:rPr>
        <w:t xml:space="preserve"> </w:t>
      </w:r>
    </w:p>
    <w:p w14:paraId="5C920DA4" w14:textId="4D9D2079" w:rsidR="003C1CE1" w:rsidRDefault="003C1CE1" w:rsidP="00E7583C">
      <w:pPr>
        <w:ind w:left="284" w:hanging="284"/>
        <w:rPr>
          <w:rFonts w:cstheme="minorHAnsi"/>
          <w:sz w:val="20"/>
        </w:rPr>
      </w:pPr>
      <w:proofErr w:type="spellStart"/>
      <w:r w:rsidRPr="00D5649B">
        <w:rPr>
          <w:rFonts w:cstheme="minorHAnsi"/>
          <w:sz w:val="20"/>
        </w:rPr>
        <w:lastRenderedPageBreak/>
        <w:t>Marchado</w:t>
      </w:r>
      <w:proofErr w:type="spellEnd"/>
      <w:r w:rsidRPr="00D5649B">
        <w:rPr>
          <w:rFonts w:cstheme="minorHAnsi"/>
          <w:sz w:val="20"/>
        </w:rPr>
        <w:t xml:space="preserve"> 201</w:t>
      </w:r>
      <w:r w:rsidR="00E7583C">
        <w:rPr>
          <w:rFonts w:cstheme="minorHAnsi"/>
          <w:sz w:val="20"/>
        </w:rPr>
        <w:t xml:space="preserve">3 – </w:t>
      </w:r>
      <w:r w:rsidR="00E7583C" w:rsidRPr="00E7583C">
        <w:rPr>
          <w:rFonts w:cstheme="minorHAnsi"/>
          <w:i/>
          <w:sz w:val="20"/>
        </w:rPr>
        <w:t>IPCC 2019 has no such reference, and it could not be located by search either</w:t>
      </w:r>
    </w:p>
    <w:p w14:paraId="7AF07EB8" w14:textId="77777777" w:rsidR="00732B3C" w:rsidRPr="00732B3C" w:rsidRDefault="00732B3C" w:rsidP="00E7583C">
      <w:pPr>
        <w:ind w:left="284" w:hanging="284"/>
        <w:rPr>
          <w:rFonts w:cstheme="minorHAnsi"/>
          <w:sz w:val="20"/>
        </w:rPr>
      </w:pPr>
      <w:r w:rsidRPr="00732B3C">
        <w:rPr>
          <w:rFonts w:cstheme="minorHAnsi"/>
          <w:sz w:val="20"/>
        </w:rPr>
        <w:t>Machado, S. (2011) Soil organic carbon dynamics in the Pendleton long-term experiment: Implications of biofuel production in Pacific Northwest. Agronomy Journal 103: 253-260.</w:t>
      </w:r>
    </w:p>
    <w:p w14:paraId="4A410F79" w14:textId="773A615C" w:rsidR="003C1CE1" w:rsidRDefault="00732B3C" w:rsidP="00E7583C">
      <w:pPr>
        <w:ind w:left="284" w:hanging="284"/>
        <w:rPr>
          <w:rFonts w:cstheme="minorHAnsi"/>
          <w:sz w:val="20"/>
        </w:rPr>
      </w:pPr>
      <w:r w:rsidRPr="00732B3C">
        <w:rPr>
          <w:rFonts w:cstheme="minorHAnsi"/>
          <w:sz w:val="20"/>
        </w:rPr>
        <w:t xml:space="preserve">Machado, S., Petrie, S., </w:t>
      </w:r>
      <w:proofErr w:type="spellStart"/>
      <w:r w:rsidRPr="00732B3C">
        <w:rPr>
          <w:rFonts w:cstheme="minorHAnsi"/>
          <w:sz w:val="20"/>
        </w:rPr>
        <w:t>Rhinhart</w:t>
      </w:r>
      <w:proofErr w:type="spellEnd"/>
      <w:r w:rsidRPr="00732B3C">
        <w:rPr>
          <w:rFonts w:cstheme="minorHAnsi"/>
          <w:sz w:val="20"/>
        </w:rPr>
        <w:t>, K. &amp; Ramig, R. E. (2008) Tillage effects on water use and grain yield of winter wheat and green pea in rotation. Agronomy Journal 100(1): 154-162.</w:t>
      </w:r>
    </w:p>
    <w:p w14:paraId="02D9B531" w14:textId="311CCB60" w:rsidR="003C1CE1" w:rsidRDefault="00DE0E64" w:rsidP="00E7583C">
      <w:pPr>
        <w:ind w:left="284" w:hanging="284"/>
        <w:rPr>
          <w:rFonts w:cstheme="minorHAnsi"/>
          <w:sz w:val="20"/>
        </w:rPr>
      </w:pPr>
      <w:r w:rsidRPr="00DE0E64">
        <w:rPr>
          <w:rFonts w:cstheme="minorHAnsi"/>
          <w:sz w:val="20"/>
        </w:rPr>
        <w:t>Pierce, F. J. &amp; Fortin, M. C. (1997) Long-term tillage and periodic plowing of a no-tilled soil in Michigan: Impacts, yield, and soil organic matter. Boca Raton, FL, USA: CRC Press Inc.</w:t>
      </w:r>
      <w:r w:rsidR="003C1CE1" w:rsidRPr="00D5649B">
        <w:rPr>
          <w:rFonts w:cstheme="minorHAnsi"/>
          <w:sz w:val="20"/>
        </w:rPr>
        <w:t xml:space="preserve"> </w:t>
      </w:r>
    </w:p>
    <w:p w14:paraId="5AFE6615" w14:textId="782EB152" w:rsidR="003C1CE1" w:rsidRDefault="00DE0E64" w:rsidP="00E7583C">
      <w:pPr>
        <w:ind w:left="284" w:hanging="284"/>
        <w:rPr>
          <w:rFonts w:cstheme="minorHAnsi"/>
          <w:sz w:val="20"/>
        </w:rPr>
      </w:pPr>
      <w:r w:rsidRPr="00DE0E64">
        <w:rPr>
          <w:rFonts w:cstheme="minorHAnsi"/>
          <w:sz w:val="20"/>
        </w:rPr>
        <w:t>Rasmussen, P. E. &amp; Smiley, R. W. (1997) Soil carbon and nitrogen change in long-term agricultural experiments at Pendleton, Oregon. In: Soil Organic Matter in Temperate Agroecosystems, eds. E. A. Paul, E. T. Elliott, K. Paustian &amp; C. V. Cole, pp. 317-333. Boca Raton: CRC Press.</w:t>
      </w:r>
      <w:r w:rsidR="003C1CE1" w:rsidRPr="00D5649B">
        <w:rPr>
          <w:rFonts w:cstheme="minorHAnsi"/>
          <w:sz w:val="20"/>
        </w:rPr>
        <w:t xml:space="preserve"> </w:t>
      </w:r>
    </w:p>
    <w:p w14:paraId="639EC2C7" w14:textId="09A7F9B8" w:rsidR="003C1CE1" w:rsidRDefault="00DE0E64" w:rsidP="00E7583C">
      <w:pPr>
        <w:ind w:left="284" w:hanging="284"/>
        <w:rPr>
          <w:rFonts w:cstheme="minorHAnsi"/>
          <w:sz w:val="20"/>
        </w:rPr>
      </w:pPr>
      <w:r w:rsidRPr="00DE0E64">
        <w:rPr>
          <w:rFonts w:cstheme="minorHAnsi"/>
          <w:sz w:val="20"/>
        </w:rPr>
        <w:t xml:space="preserve">Schultz, J. E. (1995) Crop production in a rotation trial at </w:t>
      </w:r>
      <w:proofErr w:type="spellStart"/>
      <w:r w:rsidRPr="00DE0E64">
        <w:rPr>
          <w:rFonts w:cstheme="minorHAnsi"/>
          <w:sz w:val="20"/>
        </w:rPr>
        <w:t>Tarlee</w:t>
      </w:r>
      <w:proofErr w:type="spellEnd"/>
      <w:r w:rsidRPr="00DE0E64">
        <w:rPr>
          <w:rFonts w:cstheme="minorHAnsi"/>
          <w:sz w:val="20"/>
        </w:rPr>
        <w:t>, South Australia. Australian Journal of Experimental Agriculture 35: 865-876.</w:t>
      </w:r>
    </w:p>
    <w:p w14:paraId="1399323A" w14:textId="07683822" w:rsidR="003C1CE1" w:rsidRDefault="00DE0E64" w:rsidP="00E7583C">
      <w:pPr>
        <w:ind w:left="284" w:hanging="284"/>
        <w:rPr>
          <w:rFonts w:cstheme="minorHAnsi"/>
          <w:sz w:val="20"/>
        </w:rPr>
      </w:pPr>
      <w:proofErr w:type="spellStart"/>
      <w:r w:rsidRPr="00DE0E64">
        <w:rPr>
          <w:rFonts w:cstheme="minorHAnsi"/>
          <w:sz w:val="20"/>
        </w:rPr>
        <w:t>Skjemstad</w:t>
      </w:r>
      <w:proofErr w:type="spellEnd"/>
      <w:r w:rsidRPr="00DE0E64">
        <w:rPr>
          <w:rFonts w:cstheme="minorHAnsi"/>
          <w:sz w:val="20"/>
        </w:rPr>
        <w:t xml:space="preserve">, J. O., </w:t>
      </w:r>
      <w:proofErr w:type="spellStart"/>
      <w:r w:rsidRPr="00DE0E64">
        <w:rPr>
          <w:rFonts w:cstheme="minorHAnsi"/>
          <w:sz w:val="20"/>
        </w:rPr>
        <w:t>Spouncer</w:t>
      </w:r>
      <w:proofErr w:type="spellEnd"/>
      <w:r w:rsidRPr="00DE0E64">
        <w:rPr>
          <w:rFonts w:cstheme="minorHAnsi"/>
          <w:sz w:val="20"/>
        </w:rPr>
        <w:t xml:space="preserve">, L. R., Cowie, B. &amp; Swift, R. S. (2004) Calibration of the </w:t>
      </w:r>
      <w:proofErr w:type="spellStart"/>
      <w:r w:rsidRPr="00DE0E64">
        <w:rPr>
          <w:rFonts w:cstheme="minorHAnsi"/>
          <w:sz w:val="20"/>
        </w:rPr>
        <w:t>Rothamsted</w:t>
      </w:r>
      <w:proofErr w:type="spellEnd"/>
      <w:r w:rsidRPr="00DE0E64">
        <w:rPr>
          <w:rFonts w:cstheme="minorHAnsi"/>
          <w:sz w:val="20"/>
        </w:rPr>
        <w:t xml:space="preserve"> organic carbon turnover model (RothC ver. 26.3), using measurable soil organic carbon pools. Australian Journal of Soil Research 42(1): 79-88.</w:t>
      </w:r>
      <w:r w:rsidR="003C1CE1" w:rsidRPr="00D5649B">
        <w:rPr>
          <w:rFonts w:cstheme="minorHAnsi"/>
          <w:sz w:val="20"/>
        </w:rPr>
        <w:t xml:space="preserve"> </w:t>
      </w:r>
    </w:p>
    <w:p w14:paraId="2037A601" w14:textId="07FF422A" w:rsidR="003C1CE1" w:rsidRDefault="00DE0E64" w:rsidP="00E7583C">
      <w:pPr>
        <w:ind w:left="284" w:hanging="284"/>
        <w:rPr>
          <w:rFonts w:cstheme="minorHAnsi"/>
          <w:sz w:val="20"/>
        </w:rPr>
      </w:pPr>
      <w:proofErr w:type="spellStart"/>
      <w:r w:rsidRPr="00DE0E64">
        <w:rPr>
          <w:rFonts w:cstheme="minorHAnsi"/>
          <w:sz w:val="20"/>
        </w:rPr>
        <w:t>Vanotti</w:t>
      </w:r>
      <w:proofErr w:type="spellEnd"/>
      <w:r w:rsidRPr="00DE0E64">
        <w:rPr>
          <w:rFonts w:cstheme="minorHAnsi"/>
          <w:sz w:val="20"/>
        </w:rPr>
        <w:t>, M. B., Bundy, L. G. &amp; Peterson, A. E. (1997) Nitrogen fertilizer and legume-cereal rotation effects on soil production and organic matter dynamics in Wisconsin. In: Soil Organic Matter in Temperate Agroecosystems, eds. E. A. Paul, E. T. Elliott, K. Paustian &amp; C. V. Cole, pp. 317-333. Boca Raton: CRC Press.</w:t>
      </w:r>
    </w:p>
    <w:p w14:paraId="135CEFC3" w14:textId="324B232F"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9</w:t>
      </w:r>
    </w:p>
    <w:p w14:paraId="3A0286D9" w14:textId="35390599" w:rsidR="00E7583C" w:rsidRDefault="00E7583C" w:rsidP="00E7583C">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04" w:history="1">
        <w:r w:rsidRPr="00D5649B">
          <w:rPr>
            <w:rStyle w:val="Hyperlink"/>
            <w:rFonts w:cstheme="minorHAnsi"/>
            <w:sz w:val="20"/>
          </w:rPr>
          <w:t>https://www.ipcc.ch/report/2019-refinement-to-the-2006-ipcc-guidelines-for-national-greenhouse-gas-inventories/</w:t>
        </w:r>
      </w:hyperlink>
    </w:p>
    <w:p w14:paraId="553EE728" w14:textId="60BD1A4D" w:rsidR="00463AC4" w:rsidRDefault="00E7583C" w:rsidP="00E7583C">
      <w:pPr>
        <w:ind w:left="284" w:hanging="284"/>
        <w:rPr>
          <w:rFonts w:cstheme="minorHAnsi"/>
          <w:sz w:val="20"/>
        </w:rPr>
      </w:pPr>
      <w:r w:rsidRPr="00E7583C">
        <w:rPr>
          <w:rFonts w:cstheme="minorHAnsi"/>
          <w:sz w:val="20"/>
        </w:rPr>
        <w:t xml:space="preserve">Equi-Analytical Laboratories </w:t>
      </w:r>
      <w:r>
        <w:rPr>
          <w:rFonts w:cstheme="minorHAnsi"/>
          <w:sz w:val="20"/>
        </w:rPr>
        <w:t xml:space="preserve">2018 - </w:t>
      </w:r>
      <w:r w:rsidRPr="00E7583C">
        <w:rPr>
          <w:rFonts w:cstheme="minorHAnsi"/>
          <w:sz w:val="20"/>
        </w:rPr>
        <w:t>Laboratories, E.-A. (2018) Interactive common feed profiles. In: https://equi-analytical.com/interactive-common-feed-profile/: Equi-Analytical Laboratories.</w:t>
      </w:r>
    </w:p>
    <w:p w14:paraId="6936C039" w14:textId="46B4AED2" w:rsidR="00463AC4" w:rsidRDefault="00463AC4" w:rsidP="00E7583C">
      <w:pPr>
        <w:ind w:left="284" w:hanging="284"/>
        <w:rPr>
          <w:rFonts w:cstheme="minorHAnsi"/>
          <w:sz w:val="20"/>
        </w:rPr>
      </w:pPr>
      <w:r w:rsidRPr="00D5649B">
        <w:rPr>
          <w:rFonts w:cstheme="minorHAnsi"/>
          <w:sz w:val="20"/>
        </w:rPr>
        <w:t>Cornell University (2017)</w:t>
      </w:r>
      <w:r w:rsidR="00E7583C">
        <w:rPr>
          <w:rFonts w:cstheme="minorHAnsi"/>
          <w:sz w:val="20"/>
        </w:rPr>
        <w:t xml:space="preserve"> - </w:t>
      </w:r>
      <w:r w:rsidR="00E7583C">
        <w:rPr>
          <w:sz w:val="20"/>
        </w:rPr>
        <w:t>University, C. (2017) Substrate composition table. In: http://compost.css.cornell.edu/lignin.table.html: Cornell Composting. Cornell Waste Management Institute, Cornell University.</w:t>
      </w:r>
    </w:p>
    <w:p w14:paraId="74792A9D" w14:textId="2626CCAA" w:rsidR="00463AC4" w:rsidRPr="00463AC4" w:rsidRDefault="00E7583C" w:rsidP="00E7583C">
      <w:pPr>
        <w:ind w:left="284" w:hanging="284"/>
        <w:rPr>
          <w:rFonts w:cstheme="minorHAnsi"/>
          <w:b/>
          <w:sz w:val="20"/>
        </w:rPr>
      </w:pPr>
      <w:proofErr w:type="spellStart"/>
      <w:r w:rsidRPr="00E7583C">
        <w:rPr>
          <w:rFonts w:cstheme="minorHAnsi"/>
          <w:sz w:val="20"/>
        </w:rPr>
        <w:t>Zereu</w:t>
      </w:r>
      <w:proofErr w:type="spellEnd"/>
      <w:r w:rsidRPr="00E7583C">
        <w:rPr>
          <w:rFonts w:cstheme="minorHAnsi"/>
          <w:sz w:val="20"/>
        </w:rPr>
        <w:t xml:space="preserve">, G., </w:t>
      </w:r>
      <w:proofErr w:type="spellStart"/>
      <w:r w:rsidRPr="00E7583C">
        <w:rPr>
          <w:rFonts w:cstheme="minorHAnsi"/>
          <w:sz w:val="20"/>
        </w:rPr>
        <w:t>Negesse</w:t>
      </w:r>
      <w:proofErr w:type="spellEnd"/>
      <w:r w:rsidRPr="00E7583C">
        <w:rPr>
          <w:rFonts w:cstheme="minorHAnsi"/>
          <w:sz w:val="20"/>
        </w:rPr>
        <w:t xml:space="preserve">, T. &amp; </w:t>
      </w:r>
      <w:proofErr w:type="spellStart"/>
      <w:r w:rsidRPr="00E7583C">
        <w:rPr>
          <w:rFonts w:cstheme="minorHAnsi"/>
          <w:sz w:val="20"/>
        </w:rPr>
        <w:t>Nurfeta</w:t>
      </w:r>
      <w:proofErr w:type="spellEnd"/>
      <w:r w:rsidRPr="00E7583C">
        <w:rPr>
          <w:rFonts w:cstheme="minorHAnsi"/>
          <w:sz w:val="20"/>
        </w:rPr>
        <w:t xml:space="preserve">, A. (2014) Chemical </w:t>
      </w:r>
      <w:proofErr w:type="spellStart"/>
      <w:r w:rsidRPr="00E7583C">
        <w:rPr>
          <w:rFonts w:cstheme="minorHAnsi"/>
          <w:sz w:val="20"/>
        </w:rPr>
        <w:t>composiiton</w:t>
      </w:r>
      <w:proofErr w:type="spellEnd"/>
      <w:r w:rsidRPr="00E7583C">
        <w:rPr>
          <w:rFonts w:cstheme="minorHAnsi"/>
          <w:sz w:val="20"/>
        </w:rPr>
        <w:t xml:space="preserve"> and in vitro dry matter digestibility of vines and roots of four sweet potato (Ipomoea batatas) varieties grown in southern Ethiopia. Tropical and Subtropical Agroecosystems 17: 547-555.</w:t>
      </w:r>
    </w:p>
    <w:p w14:paraId="6764B60E" w14:textId="07919DB7" w:rsidR="00463AC4" w:rsidRPr="008333C9" w:rsidRDefault="00463AC4" w:rsidP="008333C9">
      <w:pPr>
        <w:spacing w:after="120"/>
        <w:rPr>
          <w:rFonts w:cstheme="minorHAnsi"/>
          <w:b/>
        </w:rPr>
      </w:pPr>
      <w:r w:rsidRPr="008333C9">
        <w:rPr>
          <w:rFonts w:cstheme="minorHAnsi"/>
          <w:b/>
        </w:rPr>
        <w:t xml:space="preserve">Table </w:t>
      </w:r>
      <w:r w:rsidR="00111BE6" w:rsidRPr="008333C9">
        <w:rPr>
          <w:rFonts w:cstheme="minorHAnsi"/>
          <w:b/>
        </w:rPr>
        <w:t>10</w:t>
      </w:r>
    </w:p>
    <w:p w14:paraId="49C3B6C2" w14:textId="77777777" w:rsidR="00A3584D" w:rsidRPr="002749FC" w:rsidRDefault="00A3584D" w:rsidP="00A3584D">
      <w:pPr>
        <w:ind w:left="284" w:hanging="284"/>
        <w:rPr>
          <w:rFonts w:cstheme="minorHAnsi"/>
          <w:sz w:val="20"/>
          <w:lang w:val="en-US"/>
        </w:rPr>
      </w:pPr>
      <w:r w:rsidRPr="002749FC">
        <w:rPr>
          <w:rFonts w:cstheme="minorHAnsi"/>
          <w:sz w:val="20"/>
          <w:lang w:val="en-US"/>
        </w:rPr>
        <w:t>ASABE. 2005. Manure production and characteristics</w:t>
      </w:r>
      <w:r>
        <w:rPr>
          <w:rFonts w:cstheme="minorHAnsi"/>
          <w:sz w:val="20"/>
          <w:lang w:val="en-US"/>
        </w:rPr>
        <w:t>.</w:t>
      </w:r>
      <w:r w:rsidRPr="002749FC">
        <w:rPr>
          <w:rFonts w:cstheme="minorHAnsi"/>
          <w:sz w:val="20"/>
          <w:lang w:val="en-US"/>
        </w:rPr>
        <w:t xml:space="preserve"> D384.2. </w:t>
      </w:r>
      <w:r w:rsidRPr="00EC5A78">
        <w:rPr>
          <w:rFonts w:cstheme="minorHAnsi"/>
          <w:sz w:val="20"/>
          <w:lang w:val="en-US"/>
        </w:rPr>
        <w:t>American Society of Agricultural and Biological Engineers, St. Joseph, M</w:t>
      </w:r>
      <w:r>
        <w:rPr>
          <w:rFonts w:cstheme="minorHAnsi"/>
          <w:sz w:val="20"/>
          <w:lang w:val="en-US"/>
        </w:rPr>
        <w:t>I</w:t>
      </w:r>
      <w:r w:rsidRPr="002749FC">
        <w:rPr>
          <w:rFonts w:cstheme="minorHAnsi"/>
          <w:sz w:val="20"/>
          <w:lang w:val="en-US"/>
        </w:rPr>
        <w:t xml:space="preserve">. </w:t>
      </w:r>
      <w:r w:rsidRPr="00EC5A78">
        <w:rPr>
          <w:rFonts w:cstheme="minorHAnsi"/>
          <w:sz w:val="20"/>
          <w:lang w:val="en-US"/>
        </w:rPr>
        <w:t xml:space="preserve">Available at: </w:t>
      </w:r>
      <w:hyperlink r:id="rId205" w:history="1">
        <w:r w:rsidRPr="002749FC">
          <w:rPr>
            <w:rStyle w:val="Hyperlink"/>
            <w:rFonts w:cstheme="minorHAnsi"/>
            <w:sz w:val="20"/>
            <w:lang w:val="en-US"/>
          </w:rPr>
          <w:t>https://elibrary.asabe.org/abstract.asp?aid=32018</w:t>
        </w:r>
      </w:hyperlink>
      <w:r w:rsidRPr="002749FC">
        <w:rPr>
          <w:rFonts w:cstheme="minorHAnsi"/>
          <w:sz w:val="20"/>
          <w:lang w:val="en-US"/>
        </w:rPr>
        <w:t xml:space="preserve"> </w:t>
      </w:r>
    </w:p>
    <w:p w14:paraId="7447067E" w14:textId="77777777" w:rsidR="00A3584D" w:rsidRPr="00A3584D" w:rsidRDefault="00A3584D" w:rsidP="00A3584D">
      <w:pPr>
        <w:ind w:left="284" w:hanging="284"/>
        <w:rPr>
          <w:rFonts w:cstheme="minorHAnsi"/>
          <w:sz w:val="20"/>
        </w:rPr>
      </w:pPr>
      <w:r w:rsidRPr="00A3584D">
        <w:rPr>
          <w:rFonts w:cstheme="minorHAnsi"/>
          <w:sz w:val="20"/>
        </w:rPr>
        <w:t xml:space="preserve">Chen, S., Liao, W., Liu, C., Wen, Z., Kincaid, R.L., Harrison, J.H., Elliott, D.C., Brown, M.D., Solana, A.E., Stevens, D.J. 2003. Value-added chemicals from animal manure. PNNL-14495. Pacific Northwest National Lab., Richland, WA. US Department of Energy. Available at: </w:t>
      </w:r>
      <w:hyperlink r:id="rId206" w:history="1">
        <w:r w:rsidRPr="00A3584D">
          <w:rPr>
            <w:rStyle w:val="Hyperlink"/>
            <w:rFonts w:cstheme="minorHAnsi"/>
            <w:sz w:val="20"/>
          </w:rPr>
          <w:t>https://doi.org/10.2172/15009485</w:t>
        </w:r>
      </w:hyperlink>
      <w:r w:rsidRPr="00A3584D">
        <w:rPr>
          <w:rFonts w:cstheme="minorHAnsi"/>
          <w:sz w:val="20"/>
        </w:rPr>
        <w:t xml:space="preserve"> </w:t>
      </w:r>
    </w:p>
    <w:p w14:paraId="63D0FDB1" w14:textId="77777777" w:rsidR="00A3584D" w:rsidRPr="00A3584D" w:rsidRDefault="00A3584D" w:rsidP="00A3584D">
      <w:pPr>
        <w:ind w:left="284" w:hanging="284"/>
        <w:rPr>
          <w:rFonts w:cstheme="minorHAnsi"/>
          <w:sz w:val="20"/>
        </w:rPr>
      </w:pPr>
      <w:r w:rsidRPr="00A3584D">
        <w:rPr>
          <w:rFonts w:cstheme="minorHAnsi"/>
          <w:sz w:val="20"/>
        </w:rPr>
        <w:t xml:space="preserve">Hébert, M., Karam, A., Parent, L.E. 1991. Mineralization of nitrogen and carbon in soils amended with composted manure. Biological Agriculture and Horticulture. 7(4): 349-361. </w:t>
      </w:r>
      <w:hyperlink r:id="rId207" w:history="1">
        <w:r w:rsidRPr="00A3584D">
          <w:rPr>
            <w:rStyle w:val="Hyperlink"/>
            <w:rFonts w:cstheme="minorHAnsi"/>
            <w:sz w:val="20"/>
          </w:rPr>
          <w:t>https://doi.org/10.1080/01448765.1991.9754565</w:t>
        </w:r>
      </w:hyperlink>
      <w:r w:rsidRPr="00A3584D">
        <w:rPr>
          <w:rFonts w:cstheme="minorHAnsi"/>
          <w:sz w:val="20"/>
        </w:rPr>
        <w:t xml:space="preserve"> </w:t>
      </w:r>
    </w:p>
    <w:p w14:paraId="63A15B1F"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208" w:history="1">
        <w:r w:rsidRPr="00F50584">
          <w:rPr>
            <w:rStyle w:val="Hyperlink"/>
            <w:rFonts w:cstheme="minorHAnsi"/>
            <w:sz w:val="20"/>
          </w:rPr>
          <w:t>https://www.canr.msu.edu/uploads/files/ManureCharacteristicsMWPS-18_1.pdf</w:t>
        </w:r>
      </w:hyperlink>
    </w:p>
    <w:p w14:paraId="40319CB6" w14:textId="77777777" w:rsidR="00A3584D" w:rsidRPr="00A3584D" w:rsidRDefault="00A3584D" w:rsidP="00A3584D">
      <w:pPr>
        <w:ind w:left="284" w:hanging="284"/>
        <w:rPr>
          <w:rFonts w:cstheme="minorHAnsi"/>
          <w:sz w:val="20"/>
          <w:lang w:val="de-DE"/>
        </w:rPr>
      </w:pPr>
      <w:r w:rsidRPr="002749FC">
        <w:rPr>
          <w:rFonts w:cstheme="minorHAnsi"/>
          <w:sz w:val="20"/>
        </w:rPr>
        <w:t xml:space="preserve">Rees, R. and Castle, K. 2002. Nitrogen recovery in soils amended with organic manures combined with inorganic fertilisers. </w:t>
      </w:r>
      <w:r w:rsidRPr="00A3584D">
        <w:rPr>
          <w:rFonts w:cstheme="minorHAnsi"/>
          <w:sz w:val="20"/>
          <w:lang w:val="de-DE"/>
        </w:rPr>
        <w:t xml:space="preserve">Agronomie. 22: 739-746. </w:t>
      </w:r>
      <w:r w:rsidR="00000000">
        <w:fldChar w:fldCharType="begin"/>
      </w:r>
      <w:r w:rsidR="00000000">
        <w:instrText>HYPERLINK "https://doi.org/10.1051/agro:2002061"</w:instrText>
      </w:r>
      <w:r w:rsidR="00000000">
        <w:fldChar w:fldCharType="separate"/>
      </w:r>
      <w:r w:rsidRPr="00A3584D">
        <w:rPr>
          <w:rStyle w:val="Hyperlink"/>
          <w:rFonts w:cstheme="minorHAnsi"/>
          <w:sz w:val="20"/>
          <w:lang w:val="de-DE"/>
        </w:rPr>
        <w:t>https://doi.org/10.1051/agro:2002061</w:t>
      </w:r>
      <w:r w:rsidR="00000000">
        <w:rPr>
          <w:rStyle w:val="Hyperlink"/>
          <w:rFonts w:cstheme="minorHAnsi"/>
          <w:sz w:val="20"/>
          <w:lang w:val="de-DE"/>
        </w:rPr>
        <w:fldChar w:fldCharType="end"/>
      </w:r>
      <w:r w:rsidRPr="00A3584D">
        <w:rPr>
          <w:rFonts w:cstheme="minorHAnsi"/>
          <w:sz w:val="20"/>
          <w:lang w:val="de-DE"/>
        </w:rPr>
        <w:t xml:space="preserve"> </w:t>
      </w:r>
    </w:p>
    <w:p w14:paraId="09C2DE0D" w14:textId="1DDB1003" w:rsidR="00D321E6" w:rsidRPr="00A3584D" w:rsidRDefault="00A3584D" w:rsidP="00A3584D">
      <w:pPr>
        <w:ind w:left="284" w:hanging="284"/>
        <w:rPr>
          <w:rFonts w:cstheme="minorHAnsi"/>
          <w:sz w:val="20"/>
        </w:rPr>
      </w:pPr>
      <w:r w:rsidRPr="00A3584D">
        <w:rPr>
          <w:rFonts w:cstheme="minorHAnsi"/>
          <w:sz w:val="20"/>
          <w:lang w:val="de-DE"/>
        </w:rPr>
        <w:lastRenderedPageBreak/>
        <w:t xml:space="preserve">Sørensen, P. and Jensen, E.S. 1995. </w:t>
      </w:r>
      <w:r w:rsidRPr="002749FC">
        <w:rPr>
          <w:rFonts w:cstheme="minorHAnsi"/>
          <w:sz w:val="20"/>
        </w:rPr>
        <w:t xml:space="preserve">Mineralization of carbon and nitrogen from fresh and anaerobically stored sheep manure in soils of different texture. Biology and Fertility of Soils. 19: 29-35. </w:t>
      </w:r>
      <w:hyperlink r:id="rId209" w:history="1">
        <w:r w:rsidRPr="002749FC">
          <w:rPr>
            <w:rStyle w:val="Hyperlink"/>
            <w:rFonts w:cstheme="minorHAnsi"/>
            <w:sz w:val="20"/>
          </w:rPr>
          <w:t>https://doi.org/10.1007/BF00336343</w:t>
        </w:r>
      </w:hyperlink>
      <w:r w:rsidRPr="002749FC">
        <w:rPr>
          <w:rFonts w:cstheme="minorHAnsi"/>
          <w:sz w:val="20"/>
        </w:rPr>
        <w:t xml:space="preserve"> </w:t>
      </w:r>
    </w:p>
    <w:p w14:paraId="701BF155" w14:textId="785C2E93" w:rsidR="003C1CE1" w:rsidRPr="00A13395" w:rsidRDefault="003C1CE1" w:rsidP="00F50216">
      <w:pPr>
        <w:spacing w:after="120"/>
        <w:rPr>
          <w:rFonts w:cstheme="minorHAnsi"/>
          <w:b/>
        </w:rPr>
      </w:pPr>
      <w:r w:rsidRPr="00A13395">
        <w:rPr>
          <w:rFonts w:cstheme="minorHAnsi"/>
          <w:b/>
        </w:rPr>
        <w:t xml:space="preserve">Table </w:t>
      </w:r>
      <w:r w:rsidR="00111BE6" w:rsidRPr="00A13395">
        <w:rPr>
          <w:rFonts w:cstheme="minorHAnsi"/>
          <w:b/>
        </w:rPr>
        <w:t>1</w:t>
      </w:r>
      <w:r w:rsidR="00111BE6">
        <w:rPr>
          <w:rFonts w:cstheme="minorHAnsi"/>
          <w:b/>
        </w:rPr>
        <w:t>1</w:t>
      </w:r>
    </w:p>
    <w:p w14:paraId="64D98891" w14:textId="4E513B9B" w:rsidR="003C1CE1" w:rsidRPr="00D5649B" w:rsidRDefault="003C1CE1" w:rsidP="003C1CE1">
      <w:pPr>
        <w:tabs>
          <w:tab w:val="left" w:pos="7920"/>
        </w:tabs>
        <w:spacing w:after="120"/>
        <w:ind w:left="360" w:hanging="360"/>
        <w:rPr>
          <w:sz w:val="20"/>
        </w:rPr>
      </w:pPr>
      <w:proofErr w:type="spellStart"/>
      <w:r w:rsidRPr="00A13395">
        <w:rPr>
          <w:sz w:val="20"/>
        </w:rPr>
        <w:t>Am</w:t>
      </w:r>
      <w:r w:rsidR="00D726C3">
        <w:rPr>
          <w:sz w:val="20"/>
        </w:rPr>
        <w:t>i</w:t>
      </w:r>
      <w:r w:rsidRPr="00A13395">
        <w:rPr>
          <w:sz w:val="20"/>
        </w:rPr>
        <w:t>chev</w:t>
      </w:r>
      <w:proofErr w:type="spellEnd"/>
      <w:r w:rsidRPr="00A13395">
        <w:rPr>
          <w:sz w:val="20"/>
        </w:rPr>
        <w:t xml:space="preserve">, B.Y., M.J. Bentham, S.N. Kulshreshtha, C.P. Laroque, J.M. Piwowar, and K.C.J. Van Rees. 2017. </w:t>
      </w:r>
      <w:r w:rsidRPr="00D5649B">
        <w:rPr>
          <w:sz w:val="20"/>
        </w:rPr>
        <w:t>Carbon sequestration and growth of six common tree and shrub shelterbelts in Saskatchewan, Canada. Can. J. Soil Sci. 97: 368–381.</w:t>
      </w:r>
    </w:p>
    <w:p w14:paraId="5DBE4F48" w14:textId="06D99C1E"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3</w:t>
      </w:r>
    </w:p>
    <w:p w14:paraId="2C656D0F" w14:textId="50B1B83A" w:rsidR="00BD3E9D" w:rsidRDefault="00BD3E9D" w:rsidP="00BD3E9D">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w:t>
      </w:r>
      <w:r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210" w:history="1">
        <w:r w:rsidR="00720D0D" w:rsidRPr="00C0497A">
          <w:rPr>
            <w:rStyle w:val="Hyperlink"/>
            <w:sz w:val="20"/>
          </w:rPr>
          <w:t>https://publications.gc.ca/site/eng/9.506002/publication.html</w:t>
        </w:r>
      </w:hyperlink>
    </w:p>
    <w:p w14:paraId="323402FE" w14:textId="77777777" w:rsidR="003C1CE1" w:rsidRPr="00D5649B" w:rsidRDefault="003C1CE1" w:rsidP="003C1CE1">
      <w:pPr>
        <w:ind w:left="284" w:hanging="284"/>
        <w:rPr>
          <w:rFonts w:cstheme="minorHAnsi"/>
          <w:sz w:val="20"/>
        </w:rPr>
      </w:pPr>
      <w:r w:rsidRPr="00D5649B">
        <w:rPr>
          <w:rFonts w:cstheme="minorHAnsi"/>
          <w:sz w:val="20"/>
        </w:rPr>
        <w:t xml:space="preserve">Liang, C., MacDonald, D., Thiagarajan, A., Flemming, C., </w:t>
      </w:r>
      <w:proofErr w:type="spellStart"/>
      <w:r w:rsidRPr="00D5649B">
        <w:rPr>
          <w:rFonts w:cstheme="minorHAnsi"/>
          <w:sz w:val="20"/>
        </w:rPr>
        <w:t>Cerkowniak</w:t>
      </w:r>
      <w:proofErr w:type="spellEnd"/>
      <w:r w:rsidRPr="00D5649B">
        <w:rPr>
          <w:rFonts w:cstheme="minorHAnsi"/>
          <w:sz w:val="20"/>
        </w:rPr>
        <w:t xml:space="preserve">,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145–167. https://doi.org/10.1007/s10705-020-10058-w</w:t>
      </w:r>
    </w:p>
    <w:p w14:paraId="10638FA9" w14:textId="77777777" w:rsidR="003C1CE1" w:rsidRPr="00D5649B" w:rsidRDefault="003C1CE1" w:rsidP="003C1CE1">
      <w:pPr>
        <w:ind w:left="284" w:hanging="284"/>
        <w:rPr>
          <w:rFonts w:cstheme="minorHAnsi"/>
          <w:sz w:val="20"/>
        </w:rPr>
      </w:pPr>
      <w:r w:rsidRPr="00D5649B">
        <w:rPr>
          <w:rFonts w:cstheme="minorHAnsi"/>
          <w:sz w:val="20"/>
        </w:rPr>
        <w:t>Rochette, P., Liang, C., Pelster, D., Bergeron, O., Lemke, R., Kroebel, R., MacDonald, D., Yan, W.K., Flemming, C., 2018. Soil nitrous oxide emissions from agricultural soils in Canada: Exploring relationships with soil, crop and climatic variables. Agriculture, Ecosystems &amp; Environment 254, 69-81.</w:t>
      </w:r>
    </w:p>
    <w:p w14:paraId="5E948EF2" w14:textId="4A8D5776" w:rsidR="00BD3E9D" w:rsidRPr="00BD3E9D" w:rsidRDefault="00BD3E9D" w:rsidP="00BD3E9D">
      <w:pPr>
        <w:ind w:left="284" w:hanging="284"/>
        <w:rPr>
          <w:rFonts w:cstheme="minorHAnsi"/>
          <w:sz w:val="20"/>
          <w:lang w:val="en-US"/>
        </w:rPr>
      </w:pPr>
      <w:r w:rsidRPr="003C1CE1">
        <w:rPr>
          <w:rFonts w:cstheme="minorHAnsi"/>
          <w:sz w:val="20"/>
          <w:lang w:val="en-US"/>
        </w:rPr>
        <w:t>Worth</w:t>
      </w:r>
      <w:r>
        <w:rPr>
          <w:rFonts w:cstheme="minorHAnsi"/>
          <w:sz w:val="20"/>
          <w:lang w:val="en-US"/>
        </w:rPr>
        <w:t>, D.,</w:t>
      </w:r>
      <w:r w:rsidRPr="003C1CE1">
        <w:rPr>
          <w:rFonts w:cstheme="minorHAnsi"/>
          <w:sz w:val="20"/>
          <w:lang w:val="en-US"/>
        </w:rPr>
        <w:t xml:space="preserve"> 2022</w:t>
      </w:r>
      <w:r>
        <w:rPr>
          <w:rFonts w:cstheme="minorHAnsi"/>
          <w:sz w:val="20"/>
          <w:lang w:val="en-US"/>
        </w:rPr>
        <w:t>. Preliminary literature analysis of 4R nutrient practices on N</w:t>
      </w:r>
      <w:r w:rsidRPr="000E7F80">
        <w:rPr>
          <w:rFonts w:cstheme="minorHAnsi"/>
          <w:sz w:val="20"/>
          <w:vertAlign w:val="subscript"/>
          <w:lang w:val="en-US"/>
        </w:rPr>
        <w:t>2</w:t>
      </w:r>
      <w:r>
        <w:rPr>
          <w:rFonts w:cstheme="minorHAnsi"/>
          <w:sz w:val="20"/>
          <w:lang w:val="en-US"/>
        </w:rPr>
        <w:t xml:space="preserve">O emissions. Personal Communication. </w:t>
      </w:r>
      <w:hyperlink r:id="rId211" w:history="1">
        <w:r w:rsidRPr="007D1116">
          <w:rPr>
            <w:rStyle w:val="Hyperlink"/>
            <w:rFonts w:cstheme="minorHAnsi"/>
            <w:sz w:val="20"/>
            <w:lang w:val="en-US"/>
          </w:rPr>
          <w:t>https://opengovca.com/employee/devon-worth</w:t>
        </w:r>
      </w:hyperlink>
    </w:p>
    <w:p w14:paraId="4094526A" w14:textId="6546CF76"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4</w:t>
      </w:r>
    </w:p>
    <w:p w14:paraId="7B9C6B0F" w14:textId="0F0BC675" w:rsidR="003C1CE1" w:rsidRPr="00D5649B" w:rsidRDefault="003C1CE1" w:rsidP="003C1CE1">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0E7F80">
        <w:rPr>
          <w:rFonts w:cstheme="minorHAnsi"/>
          <w:sz w:val="20"/>
          <w:vertAlign w:val="subscript"/>
        </w:rPr>
        <w:t>3</w:t>
      </w:r>
      <w:r w:rsidR="000E7F80">
        <w:rPr>
          <w:rFonts w:cstheme="minorHAnsi"/>
          <w:sz w:val="20"/>
        </w:rPr>
        <w:t xml:space="preserve"> </w:t>
      </w:r>
      <w:r w:rsidRPr="00D5649B">
        <w:rPr>
          <w:rFonts w:cstheme="minorHAnsi"/>
          <w:sz w:val="20"/>
        </w:rPr>
        <w:t>volatilization loss from synthetic fertilizers</w:t>
      </w:r>
      <w:r w:rsidR="004B4F8B">
        <w:rPr>
          <w:rFonts w:cstheme="minorHAnsi"/>
          <w:sz w:val="20"/>
        </w:rPr>
        <w:t xml:space="preserve"> </w:t>
      </w:r>
      <w:r w:rsidRPr="00D5649B">
        <w:rPr>
          <w:rFonts w:cstheme="minorHAnsi"/>
          <w:sz w:val="20"/>
        </w:rPr>
        <w:t>and animal manure applied to arable lands and grasslands. GLOBAL BIOGEOCHEMICAL CYCLES,VOL.16,NO.2, 1024</w:t>
      </w:r>
      <w:r w:rsidR="000E7F80">
        <w:rPr>
          <w:rFonts w:cstheme="minorHAnsi"/>
          <w:sz w:val="20"/>
        </w:rPr>
        <w:t>.</w:t>
      </w:r>
      <w:r w:rsidRPr="00D5649B">
        <w:rPr>
          <w:rFonts w:cstheme="minorHAnsi"/>
          <w:sz w:val="20"/>
        </w:rPr>
        <w:t xml:space="preserve"> </w:t>
      </w:r>
      <w:hyperlink r:id="rId212" w:history="1">
        <w:r w:rsidRPr="00D5649B">
          <w:rPr>
            <w:rStyle w:val="Hyperlink"/>
            <w:rFonts w:cstheme="minorHAnsi"/>
            <w:sz w:val="20"/>
          </w:rPr>
          <w:t>https://doi.org/10.1029/2000GB001389</w:t>
        </w:r>
      </w:hyperlink>
      <w:r w:rsidRPr="00D5649B">
        <w:rPr>
          <w:rFonts w:cstheme="minorHAnsi"/>
          <w:sz w:val="20"/>
        </w:rPr>
        <w:t xml:space="preserve">   </w:t>
      </w:r>
    </w:p>
    <w:p w14:paraId="1D2B8217" w14:textId="6891D448"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5</w:t>
      </w:r>
    </w:p>
    <w:p w14:paraId="0098E199" w14:textId="2E3C3236" w:rsidR="004B4F8B" w:rsidRPr="004B4F8B" w:rsidRDefault="003C1CE1" w:rsidP="003C1CE1">
      <w:pPr>
        <w:rPr>
          <w:color w:val="0000FF" w:themeColor="hyperlink"/>
          <w:sz w:val="20"/>
          <w:u w:val="single"/>
        </w:rPr>
      </w:pPr>
      <w:r w:rsidRPr="00D5649B">
        <w:rPr>
          <w:sz w:val="20"/>
        </w:rPr>
        <w:t>Janzen</w:t>
      </w:r>
      <w:r w:rsidR="00833E70">
        <w:rPr>
          <w:sz w:val="20"/>
        </w:rPr>
        <w:t>, H.,</w:t>
      </w:r>
      <w:r w:rsidRPr="00D5649B">
        <w:rPr>
          <w:sz w:val="20"/>
        </w:rPr>
        <w:t xml:space="preserve"> 2010</w:t>
      </w:r>
      <w:r w:rsidR="00F50216">
        <w:rPr>
          <w:sz w:val="20"/>
        </w:rPr>
        <w:t xml:space="preserve">. Personal communication. </w:t>
      </w:r>
      <w:hyperlink r:id="rId213" w:history="1">
        <w:r w:rsidR="00F50216" w:rsidRPr="007D1116">
          <w:rPr>
            <w:rStyle w:val="Hyperlink"/>
            <w:sz w:val="20"/>
          </w:rPr>
          <w:t>https://opengovca.com/employee/henry-janzen</w:t>
        </w:r>
      </w:hyperlink>
    </w:p>
    <w:p w14:paraId="77C4860C" w14:textId="1C3BC4D2" w:rsidR="004B4F8B" w:rsidRDefault="004B4F8B" w:rsidP="004B4F8B">
      <w:pPr>
        <w:spacing w:after="120"/>
        <w:rPr>
          <w:rFonts w:cstheme="minorHAnsi"/>
          <w:b/>
          <w:lang w:val="en-US"/>
        </w:rPr>
      </w:pPr>
      <w:r w:rsidRPr="00F50216">
        <w:rPr>
          <w:rFonts w:cstheme="minorHAnsi"/>
          <w:b/>
          <w:lang w:val="en-US"/>
        </w:rPr>
        <w:t xml:space="preserve">Table </w:t>
      </w:r>
      <w:r>
        <w:rPr>
          <w:rFonts w:cstheme="minorHAnsi"/>
          <w:b/>
          <w:lang w:val="en-US"/>
        </w:rPr>
        <w:t>48</w:t>
      </w:r>
    </w:p>
    <w:p w14:paraId="1157FB70" w14:textId="6A768706" w:rsidR="004B4F8B" w:rsidRPr="004B4F8B" w:rsidRDefault="004B4F8B" w:rsidP="00041FFF">
      <w:pPr>
        <w:spacing w:before="0"/>
        <w:ind w:left="288" w:hanging="288"/>
        <w:rPr>
          <w:sz w:val="20"/>
        </w:rPr>
      </w:pPr>
      <w:proofErr w:type="spellStart"/>
      <w:r w:rsidRPr="004B4F8B">
        <w:rPr>
          <w:sz w:val="20"/>
        </w:rPr>
        <w:t>Brentrup</w:t>
      </w:r>
      <w:proofErr w:type="spellEnd"/>
      <w:r>
        <w:rPr>
          <w:sz w:val="20"/>
        </w:rPr>
        <w:t xml:space="preserve">, F., Lammel, J., Stephani, T., Christensen, B., 2018. </w:t>
      </w:r>
      <w:r w:rsidRPr="004B4F8B">
        <w:rPr>
          <w:sz w:val="20"/>
        </w:rPr>
        <w:t>Updated carbon footprint values for mineral fertilizer from different world</w:t>
      </w:r>
      <w:r>
        <w:rPr>
          <w:sz w:val="20"/>
        </w:rPr>
        <w:t xml:space="preserve"> </w:t>
      </w:r>
      <w:r w:rsidRPr="004B4F8B">
        <w:rPr>
          <w:sz w:val="20"/>
        </w:rPr>
        <w:t>regions</w:t>
      </w:r>
      <w:r>
        <w:rPr>
          <w:sz w:val="20"/>
        </w:rPr>
        <w:t xml:space="preserve">. </w:t>
      </w:r>
      <w:r w:rsidRPr="004B4F8B">
        <w:rPr>
          <w:sz w:val="20"/>
        </w:rPr>
        <w:t>11th International Conference on Life Cycle Assessment of Food 2018 (LCA Food)</w:t>
      </w:r>
      <w:r>
        <w:rPr>
          <w:sz w:val="20"/>
        </w:rPr>
        <w:t xml:space="preserve"> </w:t>
      </w:r>
      <w:r w:rsidRPr="004B4F8B">
        <w:rPr>
          <w:sz w:val="20"/>
        </w:rPr>
        <w:t xml:space="preserve">in conjunction with the 6th LCA </w:t>
      </w:r>
      <w:proofErr w:type="spellStart"/>
      <w:r w:rsidRPr="004B4F8B">
        <w:rPr>
          <w:sz w:val="20"/>
        </w:rPr>
        <w:t>AgriFood</w:t>
      </w:r>
      <w:proofErr w:type="spellEnd"/>
      <w:r w:rsidRPr="004B4F8B">
        <w:rPr>
          <w:sz w:val="20"/>
        </w:rPr>
        <w:t xml:space="preserve"> Asia and 7th International Conference on Green and Sustainable Innovation (ICGSI)</w:t>
      </w:r>
      <w:r w:rsidR="001E630A">
        <w:rPr>
          <w:sz w:val="20"/>
        </w:rPr>
        <w:t xml:space="preserve"> o</w:t>
      </w:r>
      <w:r w:rsidRPr="004B4F8B">
        <w:rPr>
          <w:sz w:val="20"/>
        </w:rPr>
        <w:t>n “Global food challenges towards sustainable consumption and production”</w:t>
      </w:r>
      <w:r>
        <w:rPr>
          <w:sz w:val="20"/>
        </w:rPr>
        <w:t xml:space="preserve"> </w:t>
      </w:r>
      <w:r w:rsidRPr="004B4F8B">
        <w:rPr>
          <w:sz w:val="20"/>
        </w:rPr>
        <w:t xml:space="preserve">17-19 October 2018, Bangkok, </w:t>
      </w:r>
      <w:r>
        <w:rPr>
          <w:sz w:val="20"/>
        </w:rPr>
        <w:t>T</w:t>
      </w:r>
      <w:r w:rsidRPr="004B4F8B">
        <w:rPr>
          <w:sz w:val="20"/>
        </w:rPr>
        <w:t>hailand</w:t>
      </w:r>
      <w:r>
        <w:rPr>
          <w:sz w:val="20"/>
        </w:rPr>
        <w:t xml:space="preserve"> </w:t>
      </w:r>
      <w:hyperlink r:id="rId214" w:history="1">
        <w:r w:rsidRPr="00703833">
          <w:rPr>
            <w:rStyle w:val="Hyperlink"/>
            <w:sz w:val="20"/>
          </w:rPr>
          <w:t>https://www.researchgate.net/publication/329774170_Updated_carbon_footprint_values_for_mineral_fertilizer_from_different_world_regions</w:t>
        </w:r>
      </w:hyperlink>
      <w:r>
        <w:rPr>
          <w:sz w:val="20"/>
        </w:rPr>
        <w:t xml:space="preserve"> </w:t>
      </w:r>
    </w:p>
    <w:p w14:paraId="06B2DC89" w14:textId="77777777" w:rsidR="00F50216" w:rsidRDefault="00F50216" w:rsidP="003C1CE1">
      <w:pPr>
        <w:rPr>
          <w:sz w:val="20"/>
        </w:rPr>
      </w:pPr>
    </w:p>
    <w:p w14:paraId="533D1078" w14:textId="77777777" w:rsidR="00F50216" w:rsidRDefault="00F50216" w:rsidP="003C1CE1">
      <w:pPr>
        <w:rPr>
          <w:sz w:val="20"/>
        </w:rPr>
      </w:pPr>
    </w:p>
    <w:p w14:paraId="1B71F9EE" w14:textId="77777777" w:rsidR="00E57B5D" w:rsidRPr="00E57B5D" w:rsidRDefault="00E57B5D" w:rsidP="00E57B5D"/>
    <w:p w14:paraId="16E99162" w14:textId="51809A51" w:rsidR="00F67223" w:rsidRDefault="00CC528E" w:rsidP="005D2D9C">
      <w:pPr>
        <w:pStyle w:val="Heading1"/>
      </w:pPr>
      <w:bookmarkStart w:id="401" w:name="_Ref109974137"/>
      <w:bookmarkStart w:id="402" w:name="_Toc152758574"/>
      <w:r w:rsidRPr="00D5649B">
        <w:lastRenderedPageBreak/>
        <w:t>Livestock</w:t>
      </w:r>
      <w:bookmarkEnd w:id="361"/>
      <w:r w:rsidR="00F33A54" w:rsidRPr="00D5649B">
        <w:t xml:space="preserve"> </w:t>
      </w:r>
      <w:r w:rsidR="00A10216" w:rsidRPr="00D5649B">
        <w:t>enteric methane emissions</w:t>
      </w:r>
      <w:bookmarkEnd w:id="401"/>
      <w:bookmarkEnd w:id="402"/>
    </w:p>
    <w:p w14:paraId="642B70D6" w14:textId="199A6A80" w:rsidR="008D70F8" w:rsidRPr="00D5649B" w:rsidRDefault="008D70F8" w:rsidP="008D70F8">
      <w:pPr>
        <w:pStyle w:val="Caption"/>
        <w:spacing w:after="120"/>
      </w:pPr>
      <w:r w:rsidRPr="00D5649B">
        <w:t xml:space="preserve">(by </w:t>
      </w:r>
      <w:r>
        <w:t>A.W. Alemu and S.J. Pogue</w:t>
      </w:r>
      <w:r w:rsidRPr="00D5649B">
        <w:t>)</w:t>
      </w:r>
    </w:p>
    <w:p w14:paraId="197B29DB" w14:textId="433C90F2" w:rsidR="00F00201" w:rsidRPr="00D5649B" w:rsidRDefault="00F00201" w:rsidP="00F00201">
      <w:pPr>
        <w:pStyle w:val="Heading2"/>
      </w:pPr>
      <w:bookmarkStart w:id="403" w:name="_Ref91669205"/>
      <w:bookmarkStart w:id="404" w:name="_Toc152758575"/>
      <w:r w:rsidRPr="00D5649B">
        <w:t>Beef cattle</w:t>
      </w:r>
      <w:bookmarkEnd w:id="403"/>
      <w:bookmarkEnd w:id="404"/>
    </w:p>
    <w:p w14:paraId="43DD3AF7" w14:textId="587350DF" w:rsidR="00F00201" w:rsidRPr="00D5649B" w:rsidRDefault="00F00201" w:rsidP="00F00201">
      <w:pPr>
        <w:tabs>
          <w:tab w:val="right" w:pos="8640"/>
          <w:tab w:val="right" w:pos="8820"/>
        </w:tabs>
        <w:rPr>
          <w:b/>
          <w:szCs w:val="24"/>
        </w:rPr>
      </w:pPr>
      <w:r w:rsidRPr="00D5649B">
        <w:rPr>
          <w:b/>
          <w:szCs w:val="24"/>
        </w:rPr>
        <w:t xml:space="preserve">Management </w:t>
      </w:r>
      <w:r w:rsidR="003E2B3D">
        <w:rPr>
          <w:b/>
          <w:szCs w:val="24"/>
        </w:rPr>
        <w:t>data</w:t>
      </w:r>
      <w:r w:rsidRPr="00D5649B">
        <w:rPr>
          <w:b/>
          <w:szCs w:val="24"/>
        </w:rPr>
        <w:t xml:space="preserve"> are input for each </w:t>
      </w:r>
      <w:r w:rsidR="00C021EF" w:rsidRPr="00D5649B">
        <w:rPr>
          <w:b/>
          <w:szCs w:val="24"/>
        </w:rPr>
        <w:t>management period</w:t>
      </w:r>
      <w:r w:rsidRPr="00D5649B">
        <w:rPr>
          <w:b/>
          <w:szCs w:val="24"/>
        </w:rPr>
        <w:t xml:space="preserve">. Emissions are calculated </w:t>
      </w:r>
      <w:r w:rsidR="00B30670">
        <w:rPr>
          <w:b/>
          <w:szCs w:val="24"/>
        </w:rPr>
        <w:t xml:space="preserve">on a </w:t>
      </w:r>
      <w:r w:rsidR="0021114E" w:rsidRPr="00D5649B">
        <w:rPr>
          <w:b/>
          <w:szCs w:val="24"/>
        </w:rPr>
        <w:t>daily</w:t>
      </w:r>
      <w:r w:rsidR="00B30670">
        <w:rPr>
          <w:b/>
          <w:szCs w:val="24"/>
        </w:rPr>
        <w:t xml:space="preserve"> basis</w:t>
      </w:r>
      <w:r w:rsidRPr="00D5649B">
        <w:rPr>
          <w:b/>
          <w:szCs w:val="24"/>
        </w:rPr>
        <w:t>.</w:t>
      </w:r>
    </w:p>
    <w:p w14:paraId="192BF1BF" w14:textId="77777777" w:rsidR="00F00201" w:rsidRPr="00D5649B" w:rsidRDefault="00F00201" w:rsidP="00F00201">
      <w:pPr>
        <w:rPr>
          <w:b/>
          <w:szCs w:val="24"/>
        </w:rPr>
      </w:pPr>
      <w:r w:rsidRPr="00D5649B">
        <w:rPr>
          <w:b/>
          <w:szCs w:val="24"/>
        </w:rPr>
        <w:t>Assumptions:</w:t>
      </w:r>
    </w:p>
    <w:p w14:paraId="45E5E1F6" w14:textId="38353E73" w:rsidR="00F00201" w:rsidRPr="00D5649B" w:rsidRDefault="00F00201" w:rsidP="00F00201">
      <w:pPr>
        <w:numPr>
          <w:ilvl w:val="0"/>
          <w:numId w:val="7"/>
        </w:numPr>
        <w:tabs>
          <w:tab w:val="clear" w:pos="2880"/>
          <w:tab w:val="clear" w:pos="9360"/>
          <w:tab w:val="left" w:pos="0"/>
        </w:tabs>
        <w:rPr>
          <w:szCs w:val="24"/>
        </w:rPr>
      </w:pPr>
      <w:r w:rsidRPr="00D5649B">
        <w:rPr>
          <w:szCs w:val="24"/>
        </w:rPr>
        <w:t>Cattle feed intake is equal to energy requirements</w:t>
      </w:r>
    </w:p>
    <w:p w14:paraId="1F1A6F57" w14:textId="34CB8E0B" w:rsidR="00F00201" w:rsidRPr="00D5649B" w:rsidRDefault="00F00201" w:rsidP="00F00201">
      <w:pPr>
        <w:numPr>
          <w:ilvl w:val="0"/>
          <w:numId w:val="9"/>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 xml:space="preserve">aste feed emissions are not accounted for </w:t>
      </w:r>
    </w:p>
    <w:p w14:paraId="542E0F55" w14:textId="1DF4D762" w:rsidR="00F00201" w:rsidRPr="00D5649B" w:rsidRDefault="00F00201" w:rsidP="00F00201">
      <w:pPr>
        <w:numPr>
          <w:ilvl w:val="0"/>
          <w:numId w:val="7"/>
        </w:numPr>
        <w:tabs>
          <w:tab w:val="clear" w:pos="2880"/>
          <w:tab w:val="clear" w:pos="9360"/>
        </w:tabs>
        <w:rPr>
          <w:szCs w:val="24"/>
        </w:rPr>
      </w:pPr>
      <w:r w:rsidRPr="00D5649B">
        <w:rPr>
          <w:szCs w:val="24"/>
        </w:rPr>
        <w:t>All cows are pregnant and 5 kg of protein is retained for every pregnancy</w:t>
      </w:r>
    </w:p>
    <w:p w14:paraId="060F0899" w14:textId="54F799F3" w:rsidR="00F00201" w:rsidRPr="00D5649B" w:rsidRDefault="00F00201" w:rsidP="00F00201">
      <w:pPr>
        <w:numPr>
          <w:ilvl w:val="0"/>
          <w:numId w:val="7"/>
        </w:numPr>
        <w:tabs>
          <w:tab w:val="clear" w:pos="2880"/>
          <w:tab w:val="clear" w:pos="9360"/>
          <w:tab w:val="left" w:pos="0"/>
        </w:tabs>
        <w:rPr>
          <w:szCs w:val="24"/>
        </w:rPr>
      </w:pPr>
      <w:r w:rsidRPr="00D5649B">
        <w:rPr>
          <w:szCs w:val="24"/>
        </w:rPr>
        <w:t>Calves consume 1% of their own body weight as solid food</w:t>
      </w:r>
    </w:p>
    <w:p w14:paraId="09C98B76" w14:textId="39D9E6D4"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Calves retain 20% of protein intake from dry feed and 40% of protein intake from milk</w:t>
      </w:r>
    </w:p>
    <w:p w14:paraId="13F7D1FC" w14:textId="60553E4A"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Enteric CH</w:t>
      </w:r>
      <w:r w:rsidRPr="00D5649B">
        <w:rPr>
          <w:szCs w:val="24"/>
          <w:vertAlign w:val="subscript"/>
        </w:rPr>
        <w:t>4</w:t>
      </w:r>
      <w:r w:rsidRPr="00D5649B">
        <w:rPr>
          <w:szCs w:val="24"/>
        </w:rPr>
        <w:t xml:space="preserve"> emission</w:t>
      </w:r>
      <w:r w:rsidR="007E3043" w:rsidRPr="00D5649B">
        <w:rPr>
          <w:szCs w:val="24"/>
        </w:rPr>
        <w:t>s</w:t>
      </w:r>
      <w:r w:rsidRPr="00D5649B">
        <w:rPr>
          <w:szCs w:val="24"/>
        </w:rPr>
        <w:t xml:space="preserve"> from calves </w:t>
      </w:r>
      <w:r w:rsidR="007E3043" w:rsidRPr="00D5649B">
        <w:rPr>
          <w:szCs w:val="24"/>
        </w:rPr>
        <w:t>are</w:t>
      </w:r>
      <w:r w:rsidRPr="00D5649B">
        <w:rPr>
          <w:szCs w:val="24"/>
        </w:rPr>
        <w:t xml:space="preserve"> calculated using </w:t>
      </w:r>
      <w:r w:rsidR="00A10216" w:rsidRPr="00D5649B">
        <w:rPr>
          <w:szCs w:val="24"/>
        </w:rPr>
        <w:t xml:space="preserve">the </w:t>
      </w:r>
      <w:r w:rsidRPr="00D5649B">
        <w:rPr>
          <w:szCs w:val="24"/>
        </w:rPr>
        <w:t xml:space="preserve">IPCC </w:t>
      </w:r>
      <w:proofErr w:type="spellStart"/>
      <w:r w:rsidRPr="00D5649B">
        <w:rPr>
          <w:szCs w:val="24"/>
        </w:rPr>
        <w:t>Y</w:t>
      </w:r>
      <w:r w:rsidRPr="00D5649B">
        <w:rPr>
          <w:szCs w:val="24"/>
          <w:vertAlign w:val="subscript"/>
        </w:rPr>
        <w:t>m</w:t>
      </w:r>
      <w:proofErr w:type="spellEnd"/>
      <w:r w:rsidRPr="00D5649B">
        <w:rPr>
          <w:szCs w:val="24"/>
        </w:rPr>
        <w:t xml:space="preserve"> approach only</w:t>
      </w:r>
      <w:r w:rsidR="007E3043" w:rsidRPr="00D5649B">
        <w:rPr>
          <w:szCs w:val="24"/>
        </w:rPr>
        <w:t xml:space="preserve"> (section </w:t>
      </w:r>
      <w:r w:rsidR="007E3043" w:rsidRPr="00D5649B">
        <w:rPr>
          <w:szCs w:val="24"/>
        </w:rPr>
        <w:fldChar w:fldCharType="begin"/>
      </w:r>
      <w:r w:rsidR="007E3043" w:rsidRPr="00D5649B">
        <w:rPr>
          <w:szCs w:val="24"/>
        </w:rPr>
        <w:instrText xml:space="preserve"> REF _Ref79393417 \r \h </w:instrText>
      </w:r>
      <w:r w:rsidR="007E3043" w:rsidRPr="00D5649B">
        <w:rPr>
          <w:szCs w:val="24"/>
        </w:rPr>
      </w:r>
      <w:r w:rsidR="007E3043" w:rsidRPr="00D5649B">
        <w:rPr>
          <w:szCs w:val="24"/>
        </w:rPr>
        <w:fldChar w:fldCharType="separate"/>
      </w:r>
      <w:r w:rsidR="002A3D6C" w:rsidRPr="00D5649B">
        <w:rPr>
          <w:szCs w:val="24"/>
        </w:rPr>
        <w:t>3.1.2</w:t>
      </w:r>
      <w:r w:rsidR="007E3043" w:rsidRPr="00D5649B">
        <w:rPr>
          <w:szCs w:val="24"/>
        </w:rPr>
        <w:fldChar w:fldCharType="end"/>
      </w:r>
      <w:r w:rsidR="007E3043" w:rsidRPr="00D5649B">
        <w:rPr>
          <w:szCs w:val="24"/>
        </w:rPr>
        <w:t>)</w:t>
      </w:r>
    </w:p>
    <w:p w14:paraId="253F7928" w14:textId="10600EC6" w:rsidR="00F00201" w:rsidRPr="00D5649B" w:rsidRDefault="00F00201" w:rsidP="008A7F5F">
      <w:pPr>
        <w:pStyle w:val="Heading3"/>
      </w:pPr>
      <w:bookmarkStart w:id="405" w:name="_Toc343610138"/>
      <w:bookmarkStart w:id="406" w:name="_Toc152758576"/>
      <w:r w:rsidRPr="00D5649B">
        <w:t>Enteric CH</w:t>
      </w:r>
      <w:r w:rsidRPr="00D5649B">
        <w:rPr>
          <w:vertAlign w:val="subscript"/>
        </w:rPr>
        <w:t>4</w:t>
      </w:r>
      <w:bookmarkEnd w:id="405"/>
      <w:r w:rsidRPr="00D5649B">
        <w:rPr>
          <w:vertAlign w:val="subscript"/>
        </w:rPr>
        <w:t xml:space="preserve"> </w:t>
      </w:r>
      <w:r w:rsidR="0021114E" w:rsidRPr="00D5649B">
        <w:t>emissions from beef cattle</w:t>
      </w:r>
      <w:r w:rsidR="00884C35" w:rsidRPr="00D5649B">
        <w:t xml:space="preserve"> (ex</w:t>
      </w:r>
      <w:r w:rsidR="003E2B3D">
        <w:t>cept</w:t>
      </w:r>
      <w:r w:rsidR="00884C35" w:rsidRPr="00D5649B">
        <w:t xml:space="preserve"> calves)</w:t>
      </w:r>
      <w:bookmarkEnd w:id="406"/>
    </w:p>
    <w:p w14:paraId="0F17A763" w14:textId="6310DBEB" w:rsidR="00F00201" w:rsidRPr="00D5649B" w:rsidRDefault="00F00201" w:rsidP="00F00201">
      <w:pPr>
        <w:pStyle w:val="Heading4"/>
      </w:pPr>
      <w:r w:rsidRPr="00D5649B">
        <w:t xml:space="preserve">IPCC </w:t>
      </w:r>
      <w:proofErr w:type="spellStart"/>
      <w:r w:rsidRPr="00D5649B">
        <w:t>Y</w:t>
      </w:r>
      <w:r w:rsidRPr="00D5649B">
        <w:rPr>
          <w:vertAlign w:val="subscript"/>
        </w:rPr>
        <w:t>m</w:t>
      </w:r>
      <w:proofErr w:type="spellEnd"/>
      <w:r w:rsidRPr="00D5649B">
        <w:t xml:space="preserve"> approach </w:t>
      </w:r>
      <w:r w:rsidR="00004B85" w:rsidRPr="00D5649B">
        <w:t>for beef cattle (</w:t>
      </w:r>
      <w:r w:rsidR="003E2B3D">
        <w:t>except</w:t>
      </w:r>
      <w:r w:rsidR="00004B85" w:rsidRPr="00D5649B">
        <w:t xml:space="preserve"> calves)</w:t>
      </w:r>
    </w:p>
    <w:p w14:paraId="197D28C1" w14:textId="77777777" w:rsidR="00F00201" w:rsidRPr="00D5649B" w:rsidRDefault="00F00201" w:rsidP="00F00201">
      <w:pPr>
        <w:rPr>
          <w:b/>
          <w:szCs w:val="22"/>
        </w:rPr>
      </w:pPr>
      <w:r w:rsidRPr="00D5649B">
        <w:rPr>
          <w:b/>
          <w:szCs w:val="22"/>
        </w:rPr>
        <w:t>Enteric CH</w:t>
      </w:r>
      <w:r w:rsidRPr="00D5649B">
        <w:rPr>
          <w:b/>
          <w:szCs w:val="22"/>
          <w:vertAlign w:val="subscript"/>
        </w:rPr>
        <w:t>4</w:t>
      </w:r>
      <w:r w:rsidRPr="00D5649B">
        <w:rPr>
          <w:b/>
          <w:szCs w:val="22"/>
        </w:rPr>
        <w:t xml:space="preserve"> calculations should be completed for each cattle group (except calves).</w:t>
      </w:r>
    </w:p>
    <w:p w14:paraId="6B409FA7" w14:textId="45E9781E" w:rsidR="00F00201" w:rsidRPr="00D5649B" w:rsidRDefault="00A00AF0" w:rsidP="00FC1089">
      <w:pPr>
        <w:pStyle w:val="Caption"/>
        <w:tabs>
          <w:tab w:val="clear" w:pos="2880"/>
          <w:tab w:val="clear" w:pos="9360"/>
          <w:tab w:val="right" w:pos="9781"/>
        </w:tabs>
        <w:spacing w:after="120"/>
        <w:rPr>
          <w:rFonts w:cstheme="minorHAnsi"/>
          <w:b/>
          <w:szCs w:val="24"/>
        </w:rPr>
      </w:pPr>
      <m:oMath>
        <m:r>
          <m:rPr>
            <m:sty m:val="bi"/>
          </m:rPr>
          <w:rPr>
            <w:rFonts w:ascii="Cambria Math" w:hAnsi="Cambria Math" w:cstheme="minorHAnsi"/>
            <w:szCs w:val="24"/>
          </w:rPr>
          <m:t xml:space="preserve">Weight=ADG×days+initial_wt </m:t>
        </m:r>
      </m:oMath>
      <w:bookmarkStart w:id="407" w:name="Avg_wt_BeefCattleAdults_Eq"/>
      <w:r w:rsidR="006476B1" w:rsidRPr="00D5649B">
        <w:rPr>
          <w:rFonts w:cstheme="minorHAnsi"/>
          <w:b/>
          <w:i/>
          <w:szCs w:val="24"/>
        </w:rPr>
        <w:tab/>
      </w:r>
      <w:r w:rsidR="00F00201" w:rsidRPr="00D5649B">
        <w:rPr>
          <w:rFonts w:cstheme="minorHAnsi"/>
          <w:b/>
          <w:szCs w:val="24"/>
        </w:rPr>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3.1.1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1</w:t>
      </w:r>
      <w:r w:rsidR="001977CC">
        <w:rPr>
          <w:rFonts w:cstheme="minorHAnsi"/>
          <w:b/>
          <w:szCs w:val="24"/>
        </w:rPr>
        <w:fldChar w:fldCharType="end"/>
      </w:r>
      <w:bookmarkEnd w:id="407"/>
    </w:p>
    <w:p w14:paraId="2939AA41" w14:textId="76B3F93C"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01F6BD14" w14:textId="63DF8C44" w:rsidR="00416BF4" w:rsidRPr="00D5649B" w:rsidRDefault="00416BF4" w:rsidP="004D3821">
      <w:pPr>
        <w:tabs>
          <w:tab w:val="clear" w:pos="2880"/>
          <w:tab w:val="clear" w:pos="9360"/>
        </w:tabs>
        <w:spacing w:before="0"/>
        <w:ind w:left="2835" w:hanging="2835"/>
        <w:rPr>
          <w:rFonts w:cstheme="minorHAnsi"/>
          <w:sz w:val="20"/>
        </w:rPr>
      </w:pPr>
      <w:r w:rsidRPr="00D5649B">
        <w:rPr>
          <w:rFonts w:cstheme="minorHAnsi"/>
          <w:i/>
          <w:sz w:val="20"/>
        </w:rPr>
        <w:t>Weight</w:t>
      </w:r>
      <w:r w:rsidR="00F00201" w:rsidRPr="00D5649B">
        <w:rPr>
          <w:rFonts w:cstheme="minorHAnsi"/>
          <w:i/>
          <w:sz w:val="20"/>
        </w:rPr>
        <w:tab/>
      </w:r>
      <w:proofErr w:type="spellStart"/>
      <w:r w:rsidRPr="00D5649B">
        <w:rPr>
          <w:rFonts w:cstheme="minorHAnsi"/>
          <w:sz w:val="20"/>
        </w:rPr>
        <w:t>Weight</w:t>
      </w:r>
      <w:proofErr w:type="spellEnd"/>
      <w:r w:rsidR="00F00201" w:rsidRPr="00D5649B">
        <w:rPr>
          <w:rFonts w:cstheme="minorHAnsi"/>
          <w:sz w:val="20"/>
        </w:rPr>
        <w:t xml:space="preserve"> (kg head</w:t>
      </w:r>
      <w:r w:rsidR="00F00201" w:rsidRPr="00D5649B">
        <w:rPr>
          <w:rFonts w:cstheme="minorHAnsi"/>
          <w:sz w:val="20"/>
          <w:vertAlign w:val="superscript"/>
        </w:rPr>
        <w:t>-1</w:t>
      </w:r>
      <w:r w:rsidR="00F00201" w:rsidRPr="00D5649B">
        <w:rPr>
          <w:rFonts w:cstheme="minorHAnsi"/>
          <w:sz w:val="20"/>
        </w:rPr>
        <w:t>)</w:t>
      </w:r>
    </w:p>
    <w:p w14:paraId="0936BDC4" w14:textId="7B2C9CBC" w:rsidR="00BA2273" w:rsidRPr="00D5649B" w:rsidRDefault="00BA2273" w:rsidP="004D3821">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00416BF4"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calculated using</w:t>
      </w:r>
      <w:r w:rsidR="00541E22" w:rsidRPr="00541E22">
        <w:rPr>
          <w:rFonts w:eastAsiaTheme="minorHAnsi" w:cstheme="minorHAnsi"/>
          <w:sz w:val="20"/>
        </w:rPr>
        <w:fldChar w:fldCharType="begin"/>
      </w:r>
      <w:r w:rsidR="00541E22" w:rsidRPr="00541E22">
        <w:rPr>
          <w:rFonts w:eastAsiaTheme="minorHAnsi" w:cstheme="minorHAnsi"/>
          <w:sz w:val="20"/>
        </w:rPr>
        <w:instrText xml:space="preserve"> REF _Ref109374381 \h  \* MERGEFORMAT </w:instrText>
      </w:r>
      <w:r w:rsidR="00541E22" w:rsidRPr="00541E22">
        <w:rPr>
          <w:rFonts w:eastAsiaTheme="minorHAnsi" w:cstheme="minorHAnsi"/>
          <w:sz w:val="20"/>
        </w:rPr>
      </w:r>
      <w:r w:rsidR="00541E22" w:rsidRPr="00541E22">
        <w:rPr>
          <w:rFonts w:eastAsiaTheme="minorHAnsi" w:cstheme="minorHAnsi"/>
          <w:sz w:val="20"/>
        </w:rPr>
        <w:fldChar w:fldCharType="separate"/>
      </w:r>
      <w:r w:rsidR="00541E22" w:rsidRPr="00541E22">
        <w:rPr>
          <w:rFonts w:eastAsia="Times New Roman" w:cstheme="minorHAnsi"/>
          <w:sz w:val="20"/>
        </w:rPr>
        <w:t xml:space="preserve"> </w:t>
      </w:r>
      <w:r w:rsidR="00541E22" w:rsidRPr="00541E22">
        <w:rPr>
          <w:b/>
          <w:sz w:val="20"/>
        </w:rPr>
        <w:t xml:space="preserve">Eq. </w:t>
      </w:r>
      <w:r w:rsidR="00541E22" w:rsidRPr="00541E22">
        <w:rPr>
          <w:b/>
          <w:noProof/>
          <w:sz w:val="20"/>
        </w:rPr>
        <w:t>3.1.1</w:t>
      </w:r>
      <w:r w:rsidR="00541E22" w:rsidRPr="00541E22">
        <w:rPr>
          <w:b/>
          <w:sz w:val="20"/>
        </w:rPr>
        <w:noBreakHyphen/>
      </w:r>
      <w:r w:rsidR="00541E22" w:rsidRPr="00541E22">
        <w:rPr>
          <w:b/>
          <w:noProof/>
          <w:sz w:val="20"/>
        </w:rPr>
        <w:t>7</w:t>
      </w:r>
      <w:r w:rsidR="00541E22" w:rsidRPr="00541E22">
        <w:rPr>
          <w:rFonts w:eastAsiaTheme="minorHAnsi" w:cstheme="minorHAnsi"/>
          <w:sz w:val="20"/>
        </w:rPr>
        <w:fldChar w:fldCharType="end"/>
      </w:r>
      <w:r w:rsidRPr="00D5649B">
        <w:rPr>
          <w:rFonts w:eastAsiaTheme="minorHAnsi" w:cstheme="minorHAnsi"/>
          <w:sz w:val="20"/>
        </w:rPr>
        <w:t xml:space="preserve"> </w:t>
      </w:r>
    </w:p>
    <w:p w14:paraId="24453856" w14:textId="3C8FFD80" w:rsidR="00F00201" w:rsidRPr="00D5649B" w:rsidRDefault="00BA2273" w:rsidP="004D3821">
      <w:pPr>
        <w:tabs>
          <w:tab w:val="clear" w:pos="2880"/>
          <w:tab w:val="clear" w:pos="9360"/>
        </w:tabs>
        <w:spacing w:before="0"/>
        <w:ind w:left="2835" w:hanging="2835"/>
        <w:rPr>
          <w:rFonts w:eastAsiaTheme="minorHAnsi" w:cstheme="minorHAnsi"/>
          <w:i/>
          <w:sz w:val="20"/>
        </w:rPr>
      </w:pPr>
      <w:r w:rsidRPr="003E2B3D">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0E8F01FA" w14:textId="301BDC21" w:rsidR="00F00201" w:rsidRPr="00D5649B" w:rsidRDefault="00F00201" w:rsidP="004D3821">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Pr="00D5649B">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9C3ADA" w:rsidRPr="009C3ADA">
        <w:rPr>
          <w:rFonts w:cstheme="minorHAnsi"/>
          <w:b/>
          <w:sz w:val="20"/>
        </w:rPr>
        <w:fldChar w:fldCharType="begin"/>
      </w:r>
      <w:r w:rsidR="009C3ADA" w:rsidRPr="009C3ADA">
        <w:rPr>
          <w:rFonts w:cstheme="minorHAnsi"/>
          <w:sz w:val="20"/>
        </w:rPr>
        <w:instrText xml:space="preserve"> REF _Ref116378054 \h </w:instrText>
      </w:r>
      <w:r w:rsidR="009C3ADA">
        <w:rPr>
          <w:rFonts w:cstheme="minorHAnsi"/>
          <w:b/>
          <w:sz w:val="20"/>
        </w:rPr>
        <w:instrText xml:space="preserve"> \* MERGEFORMAT </w:instrText>
      </w:r>
      <w:r w:rsidR="009C3ADA" w:rsidRPr="009C3ADA">
        <w:rPr>
          <w:rFonts w:cstheme="minorHAnsi"/>
          <w:b/>
          <w:sz w:val="20"/>
        </w:rPr>
      </w:r>
      <w:r w:rsidR="009C3ADA" w:rsidRPr="009C3ADA">
        <w:rPr>
          <w:rFonts w:cstheme="minorHAnsi"/>
          <w:b/>
          <w:sz w:val="20"/>
        </w:rPr>
        <w:fldChar w:fldCharType="separate"/>
      </w:r>
      <w:r w:rsidR="004600A4" w:rsidRPr="004600A4">
        <w:rPr>
          <w:b/>
          <w:sz w:val="20"/>
        </w:rPr>
        <w:t xml:space="preserve">Table </w:t>
      </w:r>
      <w:r w:rsidR="004600A4" w:rsidRPr="004600A4">
        <w:rPr>
          <w:b/>
          <w:noProof/>
          <w:sz w:val="20"/>
        </w:rPr>
        <w:t>16</w:t>
      </w:r>
      <w:r w:rsidR="009C3ADA" w:rsidRPr="009C3ADA">
        <w:rPr>
          <w:rFonts w:cstheme="minorHAnsi"/>
          <w:b/>
          <w:sz w:val="20"/>
        </w:rPr>
        <w:fldChar w:fldCharType="end"/>
      </w:r>
      <w:r w:rsidRPr="00D5649B">
        <w:rPr>
          <w:rFonts w:cstheme="minorHAnsi"/>
          <w:sz w:val="20"/>
        </w:rPr>
        <w:t xml:space="preserve">, by </w:t>
      </w:r>
      <w:r w:rsidR="00A80402" w:rsidRPr="00D5649B">
        <w:rPr>
          <w:rFonts w:cstheme="minorHAnsi"/>
          <w:sz w:val="20"/>
        </w:rPr>
        <w:t xml:space="preserve">beef </w:t>
      </w:r>
      <w:r w:rsidRPr="00D5649B">
        <w:rPr>
          <w:rFonts w:cstheme="minorHAnsi"/>
          <w:sz w:val="20"/>
        </w:rPr>
        <w:t>cattle group</w:t>
      </w:r>
      <w:r w:rsidR="00BA2273" w:rsidRPr="00D5649B">
        <w:rPr>
          <w:rFonts w:cstheme="minorHAnsi"/>
          <w:sz w:val="20"/>
        </w:rPr>
        <w:t>, or user-defined</w:t>
      </w:r>
      <w:r w:rsidRPr="00D5649B">
        <w:rPr>
          <w:rFonts w:cstheme="minorHAnsi"/>
          <w:sz w:val="20"/>
        </w:rPr>
        <w:t>)</w:t>
      </w:r>
    </w:p>
    <w:p w14:paraId="3244213F" w14:textId="77777777" w:rsidR="00F00201" w:rsidRPr="00D5649B" w:rsidRDefault="00F00201" w:rsidP="00F00201">
      <w:pPr>
        <w:tabs>
          <w:tab w:val="left" w:pos="2694"/>
          <w:tab w:val="right" w:pos="8640"/>
          <w:tab w:val="right" w:pos="8820"/>
        </w:tabs>
        <w:spacing w:before="0"/>
        <w:ind w:left="2694" w:hanging="2694"/>
        <w:rPr>
          <w:rFonts w:cstheme="minorHAnsi"/>
          <w:sz w:val="20"/>
        </w:rPr>
      </w:pPr>
    </w:p>
    <w:p w14:paraId="7ABC294D" w14:textId="77777777" w:rsidR="00F00201" w:rsidRPr="00D5649B" w:rsidRDefault="00F00201" w:rsidP="00F00201">
      <w:pPr>
        <w:pStyle w:val="Heading5"/>
        <w:ind w:left="1008"/>
      </w:pPr>
      <w:r w:rsidRPr="00D5649B">
        <w:t>Net energy requirements</w:t>
      </w:r>
    </w:p>
    <w:p w14:paraId="1F8970C0" w14:textId="5DABA94F" w:rsidR="00F00201" w:rsidRPr="00B24F27" w:rsidRDefault="00F00201" w:rsidP="00F00201">
      <w:pPr>
        <w:tabs>
          <w:tab w:val="right" w:pos="8640"/>
          <w:tab w:val="right" w:pos="8820"/>
        </w:tabs>
        <w:rPr>
          <w:b/>
          <w:position w:val="-14"/>
          <w:szCs w:val="22"/>
        </w:rPr>
      </w:pPr>
      <w:proofErr w:type="spellStart"/>
      <w:r w:rsidRPr="00B24F27">
        <w:rPr>
          <w:b/>
          <w:i/>
          <w:position w:val="-14"/>
          <w:szCs w:val="22"/>
        </w:rPr>
        <w:t>C</w:t>
      </w:r>
      <w:r w:rsidRPr="00B24F27">
        <w:rPr>
          <w:b/>
          <w:i/>
          <w:position w:val="-14"/>
          <w:szCs w:val="22"/>
          <w:vertAlign w:val="subscript"/>
        </w:rPr>
        <w:t>fadusted</w:t>
      </w:r>
      <w:proofErr w:type="spellEnd"/>
      <w:r w:rsidRPr="00B24F27">
        <w:rPr>
          <w:b/>
          <w:position w:val="-14"/>
          <w:szCs w:val="22"/>
        </w:rPr>
        <w:t xml:space="preserve"> </w:t>
      </w:r>
      <w:r w:rsidR="0032638F" w:rsidRPr="00B24F27">
        <w:rPr>
          <w:b/>
          <w:position w:val="-14"/>
          <w:szCs w:val="22"/>
        </w:rPr>
        <w:t xml:space="preserve">represents the influence of temperature on the maintenance coefficient, </w:t>
      </w:r>
      <w:r w:rsidR="0032638F" w:rsidRPr="00B24F27">
        <w:rPr>
          <w:b/>
          <w:i/>
          <w:iCs/>
          <w:position w:val="-14"/>
          <w:szCs w:val="22"/>
        </w:rPr>
        <w:t>C</w:t>
      </w:r>
      <w:r w:rsidR="0032638F" w:rsidRPr="00B24F27">
        <w:rPr>
          <w:b/>
          <w:i/>
          <w:iCs/>
          <w:position w:val="-14"/>
          <w:szCs w:val="22"/>
          <w:vertAlign w:val="subscript"/>
        </w:rPr>
        <w:t>f</w:t>
      </w:r>
      <w:r w:rsidR="0032638F" w:rsidRPr="00B24F27">
        <w:rPr>
          <w:b/>
          <w:position w:val="-14"/>
          <w:szCs w:val="22"/>
        </w:rPr>
        <w:t>, and varies</w:t>
      </w:r>
      <w:r w:rsidRPr="00B24F27">
        <w:rPr>
          <w:b/>
          <w:position w:val="-14"/>
          <w:szCs w:val="22"/>
        </w:rPr>
        <w:t xml:space="preserve"> by </w:t>
      </w:r>
      <w:r w:rsidR="00D832BC" w:rsidRPr="00B24F27">
        <w:rPr>
          <w:b/>
          <w:position w:val="-14"/>
          <w:szCs w:val="22"/>
        </w:rPr>
        <w:t>day</w:t>
      </w:r>
      <w:r w:rsidRPr="00B24F27">
        <w:rPr>
          <w:b/>
          <w:position w:val="-14"/>
          <w:szCs w:val="22"/>
        </w:rPr>
        <w:t xml:space="preserve"> due to </w:t>
      </w:r>
      <w:r w:rsidR="00D832BC" w:rsidRPr="00B24F27">
        <w:rPr>
          <w:b/>
          <w:position w:val="-14"/>
          <w:szCs w:val="22"/>
        </w:rPr>
        <w:t>daily</w:t>
      </w:r>
      <w:r w:rsidRPr="00B24F27">
        <w:rPr>
          <w:b/>
          <w:position w:val="-14"/>
          <w:szCs w:val="22"/>
        </w:rPr>
        <w:t xml:space="preserve"> average temperature. </w:t>
      </w:r>
    </w:p>
    <w:p w14:paraId="561123E3" w14:textId="287EF22A" w:rsidR="00F00201" w:rsidRPr="00B24F27"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m:t>
            </m:r>
          </m:sub>
        </m:sSub>
        <m:r>
          <m:rPr>
            <m:sty m:val="bi"/>
          </m:rPr>
          <w:rPr>
            <w:rFonts w:ascii="Cambria Math" w:hAnsi="Cambria Math" w:cstheme="minorHAnsi"/>
            <w:szCs w:val="24"/>
          </w:rPr>
          <m:t>+(0.0048×(20-Temperature))</m:t>
        </m:r>
      </m:oMath>
      <w:r w:rsidR="00F00201" w:rsidRPr="00B24F27">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6A9A9800" w14:textId="6B570F48" w:rsidR="00F00201" w:rsidRPr="00B24F27" w:rsidRDefault="00F00201" w:rsidP="007944F0">
      <w:pPr>
        <w:keepNext/>
        <w:tabs>
          <w:tab w:val="left" w:pos="8190"/>
          <w:tab w:val="left" w:pos="8550"/>
        </w:tabs>
        <w:jc w:val="right"/>
        <w:rPr>
          <w:position w:val="-14"/>
          <w:sz w:val="20"/>
        </w:rPr>
      </w:pPr>
      <w:r w:rsidRPr="00B24F27">
        <w:rPr>
          <w:sz w:val="20"/>
        </w:rPr>
        <w:tab/>
      </w:r>
      <w:r w:rsidRPr="00B24F27">
        <w:rPr>
          <w:szCs w:val="24"/>
        </w:rPr>
        <w:tab/>
      </w:r>
      <w:r w:rsidRPr="00B24F27">
        <w:rPr>
          <w:sz w:val="20"/>
        </w:rPr>
        <w:t>IPCC 2019</w:t>
      </w:r>
      <w:r w:rsidR="002E6DE3" w:rsidRPr="00B24F27">
        <w:rPr>
          <w:sz w:val="20"/>
        </w:rPr>
        <w:t>, Eq. 10.2</w:t>
      </w:r>
    </w:p>
    <w:p w14:paraId="47C61E5A" w14:textId="77777777" w:rsidR="00F00201" w:rsidRPr="00B24F27" w:rsidRDefault="00F00201" w:rsidP="00F00201">
      <w:pPr>
        <w:pStyle w:val="Caption"/>
        <w:spacing w:before="0" w:line="240" w:lineRule="auto"/>
        <w:rPr>
          <w:sz w:val="20"/>
          <w:szCs w:val="24"/>
        </w:rPr>
      </w:pPr>
      <w:r w:rsidRPr="00B24F27">
        <w:rPr>
          <w:sz w:val="20"/>
          <w:szCs w:val="24"/>
        </w:rPr>
        <w:t>where</w:t>
      </w:r>
      <w:r w:rsidRPr="00B24F27">
        <w:rPr>
          <w:sz w:val="20"/>
          <w:szCs w:val="24"/>
        </w:rPr>
        <w:tab/>
      </w:r>
      <w:r w:rsidRPr="00B24F27">
        <w:rPr>
          <w:sz w:val="20"/>
          <w:szCs w:val="24"/>
        </w:rPr>
        <w:tab/>
      </w:r>
    </w:p>
    <w:p w14:paraId="1687412F" w14:textId="7E974B75" w:rsidR="00F00201" w:rsidRPr="00B24F27" w:rsidRDefault="00F00201" w:rsidP="004D3821">
      <w:pPr>
        <w:tabs>
          <w:tab w:val="clear" w:pos="2880"/>
          <w:tab w:val="clear" w:pos="9360"/>
        </w:tabs>
        <w:spacing w:before="0"/>
        <w:ind w:left="2835" w:hanging="2835"/>
        <w:rPr>
          <w:sz w:val="20"/>
        </w:rPr>
      </w:pPr>
      <w:proofErr w:type="spellStart"/>
      <w:r w:rsidRPr="00B24F27">
        <w:rPr>
          <w:i/>
          <w:sz w:val="20"/>
        </w:rPr>
        <w:t>C</w:t>
      </w:r>
      <w:r w:rsidRPr="00B24F27">
        <w:rPr>
          <w:i/>
          <w:sz w:val="20"/>
          <w:vertAlign w:val="subscript"/>
        </w:rPr>
        <w:t>fadjusted</w:t>
      </w:r>
      <w:proofErr w:type="spellEnd"/>
      <w:r w:rsidRPr="00B24F27">
        <w:rPr>
          <w:i/>
          <w:sz w:val="20"/>
          <w:vertAlign w:val="subscript"/>
        </w:rPr>
        <w:tab/>
      </w:r>
      <w:r w:rsidRPr="00B24F27">
        <w:rPr>
          <w:sz w:val="20"/>
        </w:rPr>
        <w:t>Maintenance coefficient adjusted for temperature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xml:space="preserve">) </w:t>
      </w:r>
    </w:p>
    <w:p w14:paraId="5DDC5D6C" w14:textId="32DC4F58" w:rsidR="00F00201" w:rsidRPr="00B24F27" w:rsidRDefault="00F00201" w:rsidP="004D3821">
      <w:pPr>
        <w:tabs>
          <w:tab w:val="clear" w:pos="2880"/>
          <w:tab w:val="clear" w:pos="9360"/>
        </w:tabs>
        <w:spacing w:before="0"/>
        <w:ind w:left="2835" w:hanging="2835"/>
        <w:rPr>
          <w:sz w:val="20"/>
        </w:rPr>
      </w:pPr>
      <w:r w:rsidRPr="00B24F27">
        <w:rPr>
          <w:i/>
          <w:sz w:val="20"/>
        </w:rPr>
        <w:t>C</w:t>
      </w:r>
      <w:r w:rsidRPr="00B24F27">
        <w:rPr>
          <w:i/>
          <w:sz w:val="20"/>
          <w:vertAlign w:val="subscript"/>
        </w:rPr>
        <w:t>f</w:t>
      </w:r>
      <w:r w:rsidRPr="00B24F27">
        <w:rPr>
          <w:i/>
          <w:sz w:val="20"/>
          <w:vertAlign w:val="subscript"/>
        </w:rPr>
        <w:tab/>
      </w:r>
      <w:r w:rsidRPr="00B24F27">
        <w:rPr>
          <w:sz w:val="20"/>
        </w:rPr>
        <w:t>Baseline maintenance coefficient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w:t>
      </w:r>
      <w:r w:rsidR="002C6CE8" w:rsidRPr="00B24F27">
        <w:rPr>
          <w:rFonts w:cstheme="minorHAnsi"/>
          <w:b/>
          <w:sz w:val="20"/>
        </w:rPr>
        <w:fldChar w:fldCharType="begin"/>
      </w:r>
      <w:r w:rsidR="002C6CE8" w:rsidRPr="00B24F27">
        <w:rPr>
          <w:rFonts w:cstheme="minorHAnsi"/>
          <w:sz w:val="20"/>
        </w:rPr>
        <w:instrText xml:space="preserve"> REF _Ref116378054 \h </w:instrText>
      </w:r>
      <w:r w:rsidR="002C6CE8" w:rsidRPr="00B24F27">
        <w:rPr>
          <w:rFonts w:cstheme="minorHAnsi"/>
          <w:b/>
          <w:sz w:val="20"/>
        </w:rPr>
        <w:instrText xml:space="preserve"> \* MERGEFORMAT </w:instrText>
      </w:r>
      <w:r w:rsidR="002C6CE8" w:rsidRPr="00B24F27">
        <w:rPr>
          <w:rFonts w:cstheme="minorHAnsi"/>
          <w:b/>
          <w:sz w:val="20"/>
        </w:rPr>
      </w:r>
      <w:r w:rsidR="002C6CE8" w:rsidRPr="00B24F27">
        <w:rPr>
          <w:rFonts w:cstheme="minorHAnsi"/>
          <w:b/>
          <w:sz w:val="20"/>
        </w:rPr>
        <w:fldChar w:fldCharType="separate"/>
      </w:r>
      <w:r w:rsidR="004600A4" w:rsidRPr="00B24F27">
        <w:rPr>
          <w:b/>
          <w:sz w:val="20"/>
        </w:rPr>
        <w:t xml:space="preserve">Table </w:t>
      </w:r>
      <w:r w:rsidR="004600A4" w:rsidRPr="00B24F27">
        <w:rPr>
          <w:b/>
          <w:noProof/>
          <w:sz w:val="20"/>
        </w:rPr>
        <w:t>16</w:t>
      </w:r>
      <w:r w:rsidR="002C6CE8" w:rsidRPr="00B24F27">
        <w:rPr>
          <w:rFonts w:cstheme="minorHAnsi"/>
          <w:b/>
          <w:sz w:val="20"/>
        </w:rPr>
        <w:fldChar w:fldCharType="end"/>
      </w:r>
      <w:r w:rsidRPr="00B24F27">
        <w:rPr>
          <w:sz w:val="20"/>
        </w:rPr>
        <w:t xml:space="preserve">, by </w:t>
      </w:r>
      <w:r w:rsidR="00A10216" w:rsidRPr="00B24F27">
        <w:rPr>
          <w:sz w:val="20"/>
        </w:rPr>
        <w:t xml:space="preserve">beef </w:t>
      </w:r>
      <w:r w:rsidRPr="00B24F27">
        <w:rPr>
          <w:sz w:val="20"/>
        </w:rPr>
        <w:t>cattle group)</w:t>
      </w:r>
    </w:p>
    <w:p w14:paraId="69F8DEA9" w14:textId="44FBE150" w:rsidR="00F00201" w:rsidRPr="00D5649B" w:rsidRDefault="00F00201" w:rsidP="004D3821">
      <w:pPr>
        <w:tabs>
          <w:tab w:val="clear" w:pos="2880"/>
          <w:tab w:val="clear" w:pos="9360"/>
        </w:tabs>
        <w:spacing w:before="0"/>
        <w:ind w:left="2835" w:hanging="2835"/>
        <w:rPr>
          <w:b/>
          <w:sz w:val="20"/>
        </w:rPr>
      </w:pPr>
      <w:r w:rsidRPr="00B24F27">
        <w:rPr>
          <w:i/>
          <w:sz w:val="20"/>
        </w:rPr>
        <w:t>Temperature</w:t>
      </w:r>
      <w:r w:rsidRPr="00B24F27">
        <w:rPr>
          <w:sz w:val="20"/>
        </w:rPr>
        <w:tab/>
        <w:t xml:space="preserve">Average </w:t>
      </w:r>
      <w:r w:rsidR="00C021EF" w:rsidRPr="00B24F27">
        <w:rPr>
          <w:sz w:val="20"/>
        </w:rPr>
        <w:t xml:space="preserve">daily </w:t>
      </w:r>
      <w:r w:rsidRPr="00B24F27">
        <w:rPr>
          <w:sz w:val="20"/>
        </w:rPr>
        <w:t>temperature</w:t>
      </w:r>
      <w:r w:rsidRPr="00D5649B">
        <w:rPr>
          <w:sz w:val="20"/>
        </w:rPr>
        <w:t xml:space="preserve"> </w:t>
      </w:r>
      <w:r w:rsidRPr="00D5649B">
        <w:rPr>
          <w:b/>
          <w:sz w:val="20"/>
        </w:rPr>
        <w:t>(upper limit = 20</w:t>
      </w:r>
      <w:r w:rsidR="00A10216" w:rsidRPr="00D5649B">
        <w:rPr>
          <w:b/>
          <w:sz w:val="20"/>
        </w:rPr>
        <w:t xml:space="preserve"> </w:t>
      </w:r>
      <w:r w:rsidR="00A10216" w:rsidRPr="00D5649B">
        <w:rPr>
          <w:rFonts w:cstheme="minorHAnsi"/>
          <w:b/>
          <w:sz w:val="20"/>
        </w:rPr>
        <w:t>°</w:t>
      </w:r>
      <w:r w:rsidR="00A10216" w:rsidRPr="00D5649B">
        <w:rPr>
          <w:b/>
          <w:sz w:val="20"/>
        </w:rPr>
        <w:t>C</w:t>
      </w:r>
      <w:r w:rsidRPr="00D5649B">
        <w:rPr>
          <w:b/>
          <w:sz w:val="20"/>
        </w:rPr>
        <w:t xml:space="preserve">, </w:t>
      </w:r>
      <w:r w:rsidR="00E822BA">
        <w:rPr>
          <w:b/>
          <w:sz w:val="20"/>
        </w:rPr>
        <w:t xml:space="preserve">if </w:t>
      </w:r>
      <w:r w:rsidRPr="00D5649B">
        <w:rPr>
          <w:b/>
          <w:sz w:val="20"/>
        </w:rPr>
        <w:t>temperature</w:t>
      </w:r>
      <w:r w:rsidR="00E822BA">
        <w:rPr>
          <w:b/>
          <w:sz w:val="20"/>
        </w:rPr>
        <w:t xml:space="preserve"> &gt; </w:t>
      </w:r>
      <w:r w:rsidRPr="00D5649B">
        <w:rPr>
          <w:b/>
          <w:sz w:val="20"/>
        </w:rPr>
        <w:t>20</w:t>
      </w:r>
      <w:r w:rsidR="00A10216" w:rsidRPr="00D5649B">
        <w:rPr>
          <w:b/>
          <w:sz w:val="20"/>
          <w:vertAlign w:val="superscript"/>
        </w:rPr>
        <w:t xml:space="preserve"> </w:t>
      </w:r>
      <w:r w:rsidR="00A10216" w:rsidRPr="00D5649B">
        <w:rPr>
          <w:rFonts w:cstheme="minorHAnsi"/>
          <w:b/>
          <w:sz w:val="20"/>
          <w:vertAlign w:val="superscript"/>
        </w:rPr>
        <w:t>°</w:t>
      </w:r>
      <w:r w:rsidRPr="00D5649B">
        <w:rPr>
          <w:b/>
          <w:sz w:val="20"/>
        </w:rPr>
        <w:t xml:space="preserve">C or </w:t>
      </w:r>
      <w:r w:rsidR="00E822BA">
        <w:rPr>
          <w:b/>
          <w:sz w:val="20"/>
        </w:rPr>
        <w:t xml:space="preserve">if </w:t>
      </w:r>
      <w:r w:rsidRPr="00D5649B">
        <w:rPr>
          <w:b/>
          <w:sz w:val="20"/>
        </w:rPr>
        <w:t>cattle are house</w:t>
      </w:r>
      <w:r w:rsidR="00057A98" w:rsidRPr="00D5649B">
        <w:rPr>
          <w:b/>
          <w:sz w:val="20"/>
        </w:rPr>
        <w:t>d</w:t>
      </w:r>
      <w:r w:rsidRPr="00D5649B">
        <w:rPr>
          <w:b/>
          <w:sz w:val="20"/>
        </w:rPr>
        <w:t xml:space="preserve"> in a barn, use 20</w:t>
      </w:r>
      <w:r w:rsidR="00A10216" w:rsidRPr="00D5649B">
        <w:rPr>
          <w:b/>
          <w:sz w:val="20"/>
        </w:rPr>
        <w:t xml:space="preserve"> </w:t>
      </w:r>
      <w:r w:rsidR="00A10216" w:rsidRPr="00D5649B">
        <w:rPr>
          <w:rFonts w:cstheme="minorHAnsi"/>
          <w:b/>
          <w:sz w:val="20"/>
          <w:vertAlign w:val="superscript"/>
        </w:rPr>
        <w:t>°</w:t>
      </w:r>
      <w:r w:rsidRPr="00D5649B">
        <w:rPr>
          <w:b/>
          <w:sz w:val="20"/>
        </w:rPr>
        <w:t>C)</w:t>
      </w:r>
    </w:p>
    <w:p w14:paraId="0B82DEDA" w14:textId="03942B76" w:rsidR="00F00201" w:rsidRPr="00D5649B" w:rsidRDefault="00F00201" w:rsidP="00F00201">
      <w:pPr>
        <w:tabs>
          <w:tab w:val="right" w:pos="8640"/>
          <w:tab w:val="right" w:pos="8820"/>
        </w:tabs>
        <w:rPr>
          <w:b/>
          <w:position w:val="-14"/>
          <w:szCs w:val="24"/>
        </w:rPr>
      </w:pPr>
      <w:r w:rsidRPr="00D5649B">
        <w:rPr>
          <w:b/>
          <w:position w:val="-14"/>
          <w:szCs w:val="24"/>
        </w:rPr>
        <w:t xml:space="preserve">While this </w:t>
      </w:r>
      <w:r w:rsidR="00E822BA">
        <w:rPr>
          <w:b/>
          <w:position w:val="-14"/>
          <w:szCs w:val="24"/>
        </w:rPr>
        <w:t>is</w:t>
      </w:r>
      <w:r w:rsidRPr="00D5649B">
        <w:rPr>
          <w:b/>
          <w:position w:val="-14"/>
          <w:szCs w:val="24"/>
        </w:rPr>
        <w:t xml:space="preserve"> calculated and labelled as </w:t>
      </w:r>
      <w:r w:rsidRPr="00D5649B">
        <w:rPr>
          <w:b/>
          <w:i/>
          <w:position w:val="-14"/>
          <w:szCs w:val="24"/>
        </w:rPr>
        <w:t>C</w:t>
      </w:r>
      <w:r w:rsidRPr="00D5649B">
        <w:rPr>
          <w:b/>
          <w:i/>
          <w:position w:val="-14"/>
          <w:szCs w:val="24"/>
          <w:vertAlign w:val="subscript"/>
        </w:rPr>
        <w:t>f</w:t>
      </w:r>
      <w:r w:rsidR="004C6AA0">
        <w:rPr>
          <w:b/>
          <w:i/>
          <w:position w:val="-14"/>
          <w:szCs w:val="24"/>
          <w:vertAlign w:val="subscript"/>
        </w:rPr>
        <w:t xml:space="preserve"> </w:t>
      </w:r>
      <w:r w:rsidRPr="00D5649B">
        <w:rPr>
          <w:b/>
          <w:position w:val="-14"/>
          <w:szCs w:val="24"/>
        </w:rPr>
        <w:t xml:space="preserve">in </w:t>
      </w:r>
      <w:r w:rsidR="0030570C" w:rsidRPr="00D5649B">
        <w:rPr>
          <w:b/>
          <w:position w:val="-14"/>
          <w:szCs w:val="24"/>
        </w:rPr>
        <w:t xml:space="preserve">the </w:t>
      </w:r>
      <w:r w:rsidR="00E822BA">
        <w:rPr>
          <w:b/>
          <w:position w:val="-14"/>
          <w:szCs w:val="24"/>
        </w:rPr>
        <w:t xml:space="preserve">model </w:t>
      </w:r>
      <w:r w:rsidRPr="00D5649B">
        <w:rPr>
          <w:b/>
          <w:position w:val="-14"/>
          <w:szCs w:val="24"/>
        </w:rPr>
        <w:t>code</w:t>
      </w:r>
      <w:r w:rsidR="00541E22">
        <w:rPr>
          <w:b/>
          <w:position w:val="-14"/>
          <w:szCs w:val="24"/>
        </w:rPr>
        <w:t>,</w:t>
      </w:r>
      <w:r w:rsidRPr="00D5649B">
        <w:rPr>
          <w:b/>
          <w:position w:val="-14"/>
          <w:szCs w:val="24"/>
        </w:rPr>
        <w:t xml:space="preserve"> it </w:t>
      </w:r>
      <w:r w:rsidR="00E822BA">
        <w:rPr>
          <w:b/>
          <w:position w:val="-14"/>
          <w:szCs w:val="24"/>
        </w:rPr>
        <w:t>is</w:t>
      </w:r>
      <w:r w:rsidRPr="00D5649B">
        <w:rPr>
          <w:b/>
          <w:position w:val="-14"/>
          <w:szCs w:val="24"/>
        </w:rPr>
        <w:t xml:space="preserve"> labelled </w:t>
      </w:r>
      <w:r w:rsidR="00E822BA">
        <w:rPr>
          <w:b/>
          <w:i/>
          <w:position w:val="-14"/>
          <w:szCs w:val="24"/>
        </w:rPr>
        <w:t xml:space="preserve">“Maintenance coefficient” </w:t>
      </w:r>
      <w:r w:rsidR="00B033E8" w:rsidRPr="00D5649B">
        <w:rPr>
          <w:b/>
          <w:position w:val="-14"/>
          <w:szCs w:val="24"/>
        </w:rPr>
        <w:t xml:space="preserve"> </w:t>
      </w:r>
      <w:r w:rsidR="00E822BA">
        <w:rPr>
          <w:b/>
          <w:position w:val="-14"/>
          <w:szCs w:val="24"/>
        </w:rPr>
        <w:t>in the model interface</w:t>
      </w:r>
      <w:r w:rsidR="00541E22">
        <w:rPr>
          <w:b/>
          <w:position w:val="-14"/>
          <w:szCs w:val="24"/>
        </w:rPr>
        <w:t>.</w:t>
      </w:r>
    </w:p>
    <w:p w14:paraId="7FE5D008" w14:textId="75AAE6B1" w:rsidR="00F00201" w:rsidRPr="00D5649B" w:rsidRDefault="00944DA1" w:rsidP="00C25355">
      <w:pPr>
        <w:tabs>
          <w:tab w:val="left" w:pos="2694"/>
        </w:tabs>
        <w:rPr>
          <w:b/>
          <w:szCs w:val="24"/>
        </w:rPr>
      </w:pPr>
      <w:bookmarkStart w:id="408" w:name="OLE_LINK21"/>
      <w:bookmarkStart w:id="409" w:name="OLE_LINK22"/>
      <w:r w:rsidRPr="00944DA1">
        <w:rPr>
          <w:bCs/>
          <w:szCs w:val="24"/>
        </w:rPr>
        <w:lastRenderedPageBreak/>
        <w:t>By default, d</w:t>
      </w:r>
      <w:r w:rsidR="00A10216" w:rsidRPr="00944DA1">
        <w:rPr>
          <w:bCs/>
          <w:szCs w:val="24"/>
        </w:rPr>
        <w:t>aily</w:t>
      </w:r>
      <w:r w:rsidR="00A10216" w:rsidRPr="00944DA1">
        <w:rPr>
          <w:bCs/>
          <w:i/>
          <w:szCs w:val="24"/>
        </w:rPr>
        <w:t xml:space="preserve"> </w:t>
      </w:r>
      <w:r w:rsidR="00F00201" w:rsidRPr="00944DA1">
        <w:rPr>
          <w:bCs/>
          <w:i/>
          <w:szCs w:val="24"/>
        </w:rPr>
        <w:t xml:space="preserve">Temperature </w:t>
      </w:r>
      <w:r w:rsidR="00F475CC" w:rsidRPr="00944DA1">
        <w:rPr>
          <w:bCs/>
          <w:szCs w:val="24"/>
        </w:rPr>
        <w:t>data are</w:t>
      </w:r>
      <w:r w:rsidR="00F00201" w:rsidRPr="00944DA1">
        <w:rPr>
          <w:bCs/>
          <w:szCs w:val="24"/>
        </w:rPr>
        <w:t xml:space="preserve"> obtained from</w:t>
      </w:r>
      <w:r w:rsidR="00F00201" w:rsidRPr="00D5649B">
        <w:rPr>
          <w:b/>
          <w:szCs w:val="24"/>
        </w:rPr>
        <w:t xml:space="preserve"> </w:t>
      </w:r>
      <w:proofErr w:type="spellStart"/>
      <w:r w:rsidR="00D74B50" w:rsidRPr="00D5649B">
        <w:rPr>
          <w:szCs w:val="24"/>
        </w:rPr>
        <w:t>from</w:t>
      </w:r>
      <w:proofErr w:type="spellEnd"/>
      <w:r w:rsidR="00D74B50" w:rsidRPr="00D5649B">
        <w:rPr>
          <w:szCs w:val="24"/>
        </w:rPr>
        <w:t xml:space="preserve"> the NASA </w:t>
      </w:r>
      <w:r w:rsidR="00B5323B" w:rsidRPr="00D5649B">
        <w:rPr>
          <w:szCs w:val="24"/>
        </w:rPr>
        <w:t xml:space="preserve">POWER </w:t>
      </w:r>
      <w:r w:rsidR="00D74B50" w:rsidRPr="00D5649B">
        <w:rPr>
          <w:szCs w:val="24"/>
        </w:rPr>
        <w:t>data access viewer</w:t>
      </w:r>
      <w:r w:rsidR="00B033E8" w:rsidRPr="00D5649B">
        <w:rPr>
          <w:szCs w:val="24"/>
        </w:rPr>
        <w:t xml:space="preserve"> </w:t>
      </w:r>
      <w:r w:rsidR="00D74B50" w:rsidRPr="00D5649B">
        <w:t>(</w:t>
      </w:r>
      <w:hyperlink r:id="rId215" w:tgtFrame="_blank" w:history="1">
        <w:r w:rsidR="00D74B50" w:rsidRPr="00D5649B">
          <w:rPr>
            <w:rStyle w:val="Hyperlink"/>
            <w:szCs w:val="24"/>
            <w:u w:val="none"/>
          </w:rPr>
          <w:t>https://power.larc.nasa.gov/data-access-viewer/</w:t>
        </w:r>
      </w:hyperlink>
      <w:r w:rsidR="00D74B50" w:rsidRPr="00D5649B">
        <w:rPr>
          <w:rStyle w:val="Hyperlink"/>
          <w:szCs w:val="24"/>
          <w:u w:val="none"/>
        </w:rPr>
        <w:t>)</w:t>
      </w:r>
      <w:r>
        <w:rPr>
          <w:rStyle w:val="Hyperlink"/>
          <w:color w:val="auto"/>
          <w:szCs w:val="24"/>
          <w:u w:val="none"/>
        </w:rPr>
        <w:t xml:space="preserve"> - the model user can override these data using custom daily climate data. In the event that neither NASA daily climate data nor user-defined daily climate data are available, </w:t>
      </w:r>
      <w:proofErr w:type="spellStart"/>
      <w:r>
        <w:rPr>
          <w:rStyle w:val="Hyperlink"/>
          <w:color w:val="auto"/>
          <w:szCs w:val="24"/>
          <w:u w:val="none"/>
        </w:rPr>
        <w:t>Holos</w:t>
      </w:r>
      <w:proofErr w:type="spellEnd"/>
      <w:r>
        <w:rPr>
          <w:rStyle w:val="Hyperlink"/>
          <w:color w:val="auto"/>
          <w:szCs w:val="24"/>
          <w:u w:val="none"/>
        </w:rPr>
        <w:t xml:space="preserve"> uses 19</w:t>
      </w:r>
      <w:r w:rsidR="00512763">
        <w:rPr>
          <w:rStyle w:val="Hyperlink"/>
          <w:color w:val="auto"/>
          <w:szCs w:val="24"/>
          <w:u w:val="none"/>
        </w:rPr>
        <w:t>9</w:t>
      </w:r>
      <w:r>
        <w:rPr>
          <w:rStyle w:val="Hyperlink"/>
          <w:color w:val="auto"/>
          <w:szCs w:val="24"/>
          <w:u w:val="none"/>
        </w:rPr>
        <w:t>1-20</w:t>
      </w:r>
      <w:r w:rsidR="00512763">
        <w:rPr>
          <w:rStyle w:val="Hyperlink"/>
          <w:color w:val="auto"/>
          <w:szCs w:val="24"/>
          <w:u w:val="none"/>
        </w:rPr>
        <w:t>2</w:t>
      </w:r>
      <w:r>
        <w:rPr>
          <w:rStyle w:val="Hyperlink"/>
          <w:color w:val="auto"/>
          <w:szCs w:val="24"/>
          <w:u w:val="none"/>
        </w:rPr>
        <w:t xml:space="preserve">0 climate </w:t>
      </w:r>
      <w:proofErr w:type="spellStart"/>
      <w:r>
        <w:rPr>
          <w:rStyle w:val="Hyperlink"/>
          <w:color w:val="auto"/>
          <w:szCs w:val="24"/>
          <w:u w:val="none"/>
        </w:rPr>
        <w:t>normals</w:t>
      </w:r>
      <w:proofErr w:type="spellEnd"/>
      <w:r>
        <w:rPr>
          <w:rStyle w:val="Hyperlink"/>
          <w:color w:val="auto"/>
          <w:szCs w:val="24"/>
          <w:u w:val="none"/>
        </w:rPr>
        <w:t xml:space="preserve"> for each SLC polygon</w:t>
      </w:r>
      <w:r w:rsidR="00512763">
        <w:rPr>
          <w:rStyle w:val="Hyperlink"/>
          <w:color w:val="auto"/>
          <w:szCs w:val="24"/>
          <w:u w:val="none"/>
        </w:rPr>
        <w:t xml:space="preserve"> as a default</w:t>
      </w:r>
      <w:r>
        <w:rPr>
          <w:rStyle w:val="Hyperlink"/>
          <w:color w:val="auto"/>
          <w:szCs w:val="24"/>
          <w:u w:val="none"/>
        </w:rPr>
        <w:t>.</w:t>
      </w:r>
    </w:p>
    <w:bookmarkEnd w:id="408"/>
    <w:bookmarkEnd w:id="409"/>
    <w:p w14:paraId="52024CF3" w14:textId="42580440"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oMath>
      <w:r w:rsidR="00F00201"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3D4EF5EC" w14:textId="7691903F" w:rsidR="00F00201" w:rsidRPr="007944F0" w:rsidRDefault="00F00201" w:rsidP="007944F0">
      <w:pPr>
        <w:pStyle w:val="Caption"/>
        <w:tabs>
          <w:tab w:val="clear" w:pos="9360"/>
          <w:tab w:val="right" w:pos="9720"/>
        </w:tabs>
        <w:jc w:val="right"/>
        <w:rPr>
          <w:sz w:val="20"/>
          <w:szCs w:val="20"/>
        </w:rPr>
      </w:pPr>
      <w:r w:rsidRPr="00D5649B">
        <w:rPr>
          <w:sz w:val="20"/>
        </w:rPr>
        <w:tab/>
      </w:r>
      <w:r w:rsidRPr="00D5649B">
        <w:rPr>
          <w:sz w:val="20"/>
        </w:rPr>
        <w:tab/>
      </w:r>
      <w:r w:rsidRPr="007944F0">
        <w:rPr>
          <w:sz w:val="20"/>
          <w:szCs w:val="20"/>
        </w:rPr>
        <w:t>IPCC 2019</w:t>
      </w:r>
      <w:r w:rsidR="002E6DE3" w:rsidRPr="007944F0">
        <w:rPr>
          <w:sz w:val="20"/>
          <w:szCs w:val="20"/>
        </w:rPr>
        <w:t>, Eq. 10.3</w:t>
      </w:r>
    </w:p>
    <w:p w14:paraId="193D2AF0"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AA5089C" w14:textId="024320F3"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8483732" w14:textId="347456FD"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activity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a</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557A2991" w14:textId="437E04CC" w:rsidR="00F00201" w:rsidRPr="00D5649B" w:rsidRDefault="00F00201" w:rsidP="007944F0">
      <w:pPr>
        <w:pStyle w:val="Caption"/>
        <w:tabs>
          <w:tab w:val="clear" w:pos="9360"/>
          <w:tab w:val="right" w:pos="9720"/>
        </w:tabs>
        <w:jc w:val="right"/>
        <w:rPr>
          <w:szCs w:val="24"/>
        </w:rPr>
      </w:pPr>
      <w:r w:rsidRPr="007944F0">
        <w:rPr>
          <w:sz w:val="20"/>
          <w:szCs w:val="20"/>
        </w:rPr>
        <w:t>IPCC 2019</w:t>
      </w:r>
      <w:r w:rsidR="002E6DE3" w:rsidRPr="007944F0">
        <w:rPr>
          <w:sz w:val="20"/>
          <w:szCs w:val="20"/>
        </w:rPr>
        <w:t>, Eq. 10.4</w:t>
      </w:r>
    </w:p>
    <w:p w14:paraId="4A99868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ECBB81E"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863627D" w14:textId="12726F32" w:rsidR="00F00201" w:rsidRPr="00D5649B" w:rsidRDefault="00F00201" w:rsidP="004D3821">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2C6CE8">
        <w:rPr>
          <w:b/>
          <w:sz w:val="20"/>
        </w:rPr>
        <w:fldChar w:fldCharType="begin"/>
      </w:r>
      <w:r w:rsidR="002C6CE8" w:rsidRPr="002C6A72">
        <w:rPr>
          <w:sz w:val="20"/>
        </w:rPr>
        <w:instrText xml:space="preserve"> REF _Ref116378228 \h </w:instrText>
      </w:r>
      <w:r w:rsidR="002C6CE8">
        <w:rPr>
          <w:b/>
          <w:sz w:val="20"/>
        </w:rPr>
        <w:instrText xml:space="preserve"> \* MERGEFORMAT </w:instrText>
      </w:r>
      <w:r w:rsidR="002C6CE8" w:rsidRPr="002C6CE8">
        <w:rPr>
          <w:b/>
          <w:sz w:val="20"/>
        </w:rPr>
      </w:r>
      <w:r w:rsidR="002C6CE8" w:rsidRPr="002C6CE8">
        <w:rPr>
          <w:b/>
          <w:sz w:val="20"/>
        </w:rPr>
        <w:fldChar w:fldCharType="separate"/>
      </w:r>
      <w:r w:rsidR="004600A4" w:rsidRPr="004600A4">
        <w:rPr>
          <w:b/>
          <w:sz w:val="20"/>
        </w:rPr>
        <w:t xml:space="preserve">Table </w:t>
      </w:r>
      <w:r w:rsidR="004600A4" w:rsidRPr="004600A4">
        <w:rPr>
          <w:b/>
          <w:noProof/>
          <w:sz w:val="20"/>
        </w:rPr>
        <w:t>17</w:t>
      </w:r>
      <w:r w:rsidR="002C6CE8" w:rsidRPr="002C6CE8">
        <w:rPr>
          <w:b/>
          <w:sz w:val="20"/>
        </w:rPr>
        <w:fldChar w:fldCharType="end"/>
      </w:r>
      <w:r w:rsidR="00140E52">
        <w:rPr>
          <w:bCs/>
          <w:sz w:val="20"/>
        </w:rPr>
        <w:t>,</w:t>
      </w:r>
      <w:r w:rsidR="003A3154" w:rsidRPr="00D5649B">
        <w:rPr>
          <w:sz w:val="20"/>
        </w:rPr>
        <w:t xml:space="preserve"> </w:t>
      </w:r>
      <w:r w:rsidRPr="00D5649B">
        <w:rPr>
          <w:sz w:val="20"/>
        </w:rPr>
        <w:t>by activity type)</w:t>
      </w:r>
    </w:p>
    <w:p w14:paraId="47C63E89" w14:textId="770350B2" w:rsidR="00F00201" w:rsidRPr="00D5649B" w:rsidRDefault="00F00201" w:rsidP="00F00201">
      <w:pPr>
        <w:tabs>
          <w:tab w:val="right" w:pos="8640"/>
          <w:tab w:val="right" w:pos="8820"/>
        </w:tabs>
        <w:rPr>
          <w:b/>
        </w:rPr>
      </w:pPr>
      <w:r w:rsidRPr="00D5649B">
        <w:rPr>
          <w:b/>
        </w:rPr>
        <w:t>For lactating beef cows only (use only when cows are lactating – when # calves&gt;0):</w:t>
      </w:r>
    </w:p>
    <w:p w14:paraId="1B59E18B" w14:textId="5C415C61" w:rsidR="00F00201" w:rsidRPr="00D5649B" w:rsidRDefault="00000000" w:rsidP="00FC1089">
      <w:pPr>
        <w:pStyle w:val="Caption"/>
        <w:tabs>
          <w:tab w:val="clear" w:pos="2880"/>
          <w:tab w:val="clear" w:pos="9360"/>
          <w:tab w:val="right" w:pos="9781"/>
        </w:tabs>
        <w:spacing w:after="120"/>
        <w:rPr>
          <w:rFonts w:cstheme="minorHAnsi"/>
          <w:b/>
          <w:position w:val="-14"/>
          <w:sz w:val="22"/>
          <w:szCs w:val="22"/>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lactation</m:t>
            </m:r>
          </m:sub>
        </m:sSub>
        <m:r>
          <m:rPr>
            <m:sty m:val="bi"/>
          </m:rPr>
          <w:rPr>
            <w:rFonts w:ascii="Cambria Math" w:hAnsi="Cambria Math" w:cstheme="minorHAnsi"/>
            <w:szCs w:val="24"/>
          </w:rPr>
          <m:t xml:space="preserve">=[milk_production × </m:t>
        </m:r>
        <m:d>
          <m:dPr>
            <m:ctrlPr>
              <w:rPr>
                <w:rFonts w:ascii="Cambria Math" w:hAnsi="Cambria Math" w:cstheme="minorHAnsi"/>
                <w:b/>
                <w:i/>
                <w:szCs w:val="24"/>
              </w:rPr>
            </m:ctrlPr>
          </m:dPr>
          <m:e>
            <m:r>
              <m:rPr>
                <m:sty m:val="bi"/>
              </m:rPr>
              <w:rPr>
                <w:rFonts w:ascii="Cambria Math" w:hAnsi="Cambria Math" w:cstheme="minorHAnsi"/>
                <w:szCs w:val="24"/>
              </w:rPr>
              <m:t>1.47+0.40×fat_content</m:t>
            </m:r>
          </m:e>
        </m:d>
        <m:r>
          <m:rPr>
            <m:sty m:val="bi"/>
          </m:rPr>
          <w:rPr>
            <w:rFonts w:ascii="Cambria Math" w:hAnsi="Cambria Math" w:cstheme="minorHAnsi"/>
            <w:szCs w:val="24"/>
          </w:rPr>
          <m:t xml:space="preserve">] × </m:t>
        </m:r>
        <m:f>
          <m:fPr>
            <m:ctrlPr>
              <w:rPr>
                <w:rFonts w:ascii="Cambria Math" w:hAnsi="Cambria Math" w:cstheme="minorHAnsi"/>
                <w:b/>
                <w:i/>
                <w:szCs w:val="24"/>
              </w:rPr>
            </m:ctrlPr>
          </m:fPr>
          <m:num>
            <m:r>
              <m:rPr>
                <m:sty m:val="bi"/>
              </m:rPr>
              <w:rPr>
                <w:rFonts w:ascii="Cambria Math" w:hAnsi="Cambria Math" w:cstheme="minorHAnsi"/>
                <w:szCs w:val="24"/>
              </w:rPr>
              <m:t>#calves</m:t>
            </m:r>
          </m:num>
          <m:den>
            <m:r>
              <m:rPr>
                <m:sty m:val="bi"/>
              </m:rPr>
              <w:rPr>
                <w:rFonts w:ascii="Cambria Math" w:hAnsi="Cambria Math" w:cstheme="minorHAnsi"/>
                <w:szCs w:val="24"/>
              </w:rPr>
              <m:t>#cows</m:t>
            </m:r>
          </m:den>
        </m:f>
        <m:r>
          <w:rPr>
            <w:rFonts w:ascii="Cambria Math" w:hAnsi="Cambria Math" w:cstheme="minorHAnsi"/>
            <w:szCs w:val="24"/>
          </w:rPr>
          <m:t xml:space="preserve"> </m:t>
        </m:r>
      </m:oMath>
      <w:r w:rsidR="00F00201" w:rsidRPr="00D5649B">
        <w:rPr>
          <w:rFonts w:cstheme="minorHAnsi"/>
          <w:sz w:val="22"/>
          <w:szCs w:val="22"/>
        </w:rPr>
        <w:tab/>
      </w:r>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p>
    <w:p w14:paraId="622E47D1" w14:textId="4269507D" w:rsidR="00F00201" w:rsidRPr="00D5649B" w:rsidRDefault="00F00201" w:rsidP="007944F0">
      <w:pPr>
        <w:pStyle w:val="Caption"/>
        <w:tabs>
          <w:tab w:val="clear" w:pos="9360"/>
          <w:tab w:val="right" w:pos="9720"/>
        </w:tabs>
        <w:jc w:val="right"/>
        <w:rPr>
          <w:szCs w:val="24"/>
        </w:rPr>
      </w:pPr>
      <w:r w:rsidRPr="007944F0">
        <w:rPr>
          <w:sz w:val="20"/>
          <w:szCs w:val="20"/>
        </w:rPr>
        <w:t>IPCC 2019</w:t>
      </w:r>
      <w:r w:rsidR="002E6DE3" w:rsidRPr="007944F0">
        <w:rPr>
          <w:sz w:val="20"/>
          <w:szCs w:val="20"/>
        </w:rPr>
        <w:t>, Eq. 10.8</w:t>
      </w:r>
    </w:p>
    <w:p w14:paraId="24861137"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4F4139"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986042B"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555AC501"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 xml:space="preserve">Fat content (%) </w:t>
      </w:r>
    </w:p>
    <w:p w14:paraId="164499F9" w14:textId="77777777" w:rsidR="00F00201" w:rsidRPr="00D5649B" w:rsidRDefault="00F00201" w:rsidP="004D3821">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calves</w:t>
      </w:r>
    </w:p>
    <w:p w14:paraId="60D39A6E" w14:textId="538A643A" w:rsidR="00F00201" w:rsidRPr="00D5649B" w:rsidRDefault="00EE6923" w:rsidP="004D3821">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35200" behindDoc="0" locked="0" layoutInCell="1" allowOverlap="1" wp14:anchorId="07A89CD1" wp14:editId="303A9C49">
                <wp:simplePos x="0" y="0"/>
                <wp:positionH relativeFrom="margin">
                  <wp:posOffset>-37465</wp:posOffset>
                </wp:positionH>
                <wp:positionV relativeFrom="paragraph">
                  <wp:posOffset>383540</wp:posOffset>
                </wp:positionV>
                <wp:extent cx="5949950" cy="903605"/>
                <wp:effectExtent l="0" t="0" r="0" b="0"/>
                <wp:wrapTopAndBottom/>
                <wp:docPr id="16401082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03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ED135" w14:textId="77777777" w:rsidR="00B1240A" w:rsidRPr="00690655" w:rsidRDefault="00B1240A" w:rsidP="00F00201">
                            <w:pPr>
                              <w:rPr>
                                <w:color w:val="000000" w:themeColor="text1"/>
                              </w:rPr>
                            </w:pPr>
                            <w:r w:rsidRPr="00690655">
                              <w:rPr>
                                <w:color w:val="000000" w:themeColor="text1"/>
                              </w:rPr>
                              <w:t>Holos V4 will use the following constant values:</w:t>
                            </w:r>
                          </w:p>
                          <w:p w14:paraId="2DDCD145" w14:textId="5844815F" w:rsidR="00B1240A" w:rsidRPr="00C85616" w:rsidRDefault="00B1240A" w:rsidP="00F00201">
                            <w:pPr>
                              <w:spacing w:after="12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F00201">
                            <w:pPr>
                              <w:spacing w:after="120"/>
                              <w:rPr>
                                <w:color w:val="000000" w:themeColor="text1"/>
                              </w:rPr>
                            </w:pPr>
                            <w:r w:rsidRPr="00651912">
                              <w:rPr>
                                <w:i/>
                                <w:color w:val="000000" w:themeColor="text1"/>
                              </w:rPr>
                              <w:t>fat_content</w:t>
                            </w:r>
                            <w:r w:rsidRPr="00651912">
                              <w:rPr>
                                <w:color w:val="000000" w:themeColor="text1"/>
                              </w:rPr>
                              <w:tab/>
                              <w:t>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9CD1" id="Rectangle 24" o:spid="_x0000_s1057" style="position:absolute;left:0;text-align:left;margin-left:-2.95pt;margin-top:30.2pt;width:468.5pt;height:71.1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" fillcolor="white [3212]" strokecolor="#243f60 [1604]" strokeweight="2pt">
                <v:path arrowok="t"/>
                <v:textbox>
                  <w:txbxContent>
                    <w:p w14:paraId="5DEED135" w14:textId="77777777" w:rsidR="00B1240A" w:rsidRPr="00690655" w:rsidRDefault="00B1240A" w:rsidP="00F00201">
                      <w:pPr>
                        <w:rPr>
                          <w:color w:val="000000" w:themeColor="text1"/>
                        </w:rPr>
                      </w:pPr>
                      <w:r w:rsidRPr="00690655">
                        <w:rPr>
                          <w:color w:val="000000" w:themeColor="text1"/>
                        </w:rPr>
                        <w:t>Holos V4 will use the following constant values:</w:t>
                      </w:r>
                    </w:p>
                    <w:p w14:paraId="2DDCD145" w14:textId="5844815F" w:rsidR="00B1240A" w:rsidRPr="00C85616" w:rsidRDefault="00B1240A" w:rsidP="00F00201">
                      <w:pPr>
                        <w:spacing w:after="12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F00201">
                      <w:pPr>
                        <w:spacing w:after="120"/>
                        <w:rPr>
                          <w:color w:val="000000" w:themeColor="text1"/>
                        </w:rPr>
                      </w:pPr>
                      <w:r w:rsidRPr="00651912">
                        <w:rPr>
                          <w:i/>
                          <w:color w:val="000000" w:themeColor="text1"/>
                        </w:rPr>
                        <w:t>fat_content</w:t>
                      </w:r>
                      <w:r w:rsidRPr="00651912">
                        <w:rPr>
                          <w:color w:val="000000" w:themeColor="text1"/>
                        </w:rPr>
                        <w:tab/>
                        <w:t>4 (%)</w:t>
                      </w:r>
                    </w:p>
                  </w:txbxContent>
                </v:textbox>
                <w10:wrap type="topAndBottom" anchorx="margin"/>
              </v:rect>
            </w:pict>
          </mc:Fallback>
        </mc:AlternateContent>
      </w:r>
      <w:r w:rsidR="00F00201" w:rsidRPr="00D5649B">
        <w:rPr>
          <w:i/>
          <w:sz w:val="20"/>
        </w:rPr>
        <w:t>#cows</w:t>
      </w:r>
      <w:r w:rsidR="00F00201" w:rsidRPr="00D5649B">
        <w:rPr>
          <w:i/>
          <w:sz w:val="20"/>
        </w:rPr>
        <w:tab/>
      </w:r>
      <w:r w:rsidR="00F00201" w:rsidRPr="00D5649B">
        <w:rPr>
          <w:sz w:val="20"/>
        </w:rPr>
        <w:t>Number of cows</w:t>
      </w:r>
    </w:p>
    <w:p w14:paraId="30D857E9" w14:textId="7D442937" w:rsidR="00F00201" w:rsidRPr="00D5649B" w:rsidRDefault="00F00201" w:rsidP="00F00201">
      <w:pPr>
        <w:tabs>
          <w:tab w:val="right" w:pos="8640"/>
          <w:tab w:val="right" w:pos="8820"/>
        </w:tabs>
        <w:rPr>
          <w:b/>
          <w:szCs w:val="24"/>
        </w:rPr>
      </w:pPr>
      <w:bookmarkStart w:id="410" w:name="OLE_LINK10"/>
      <w:bookmarkStart w:id="411" w:name="OLE_LINK11"/>
      <w:r w:rsidRPr="00D5649B">
        <w:rPr>
          <w:b/>
          <w:color w:val="000000"/>
          <w:szCs w:val="24"/>
        </w:rPr>
        <w:t xml:space="preserve">#calves/#cows </w:t>
      </w:r>
      <w:r w:rsidRPr="00D5649B">
        <w:rPr>
          <w:b/>
          <w:szCs w:val="24"/>
        </w:rPr>
        <w:t>adjusts for cows without calves and averages energy for lactation over all individuals.</w:t>
      </w:r>
    </w:p>
    <w:bookmarkEnd w:id="410"/>
    <w:bookmarkEnd w:id="411"/>
    <w:p w14:paraId="0CBD3454" w14:textId="5E848EA7" w:rsidR="00F00201" w:rsidRPr="00D5649B" w:rsidRDefault="00F00201" w:rsidP="00F00201">
      <w:pPr>
        <w:tabs>
          <w:tab w:val="right" w:pos="8640"/>
          <w:tab w:val="right" w:pos="8820"/>
        </w:tabs>
        <w:rPr>
          <w:b/>
          <w:szCs w:val="24"/>
        </w:rPr>
      </w:pPr>
      <w:r w:rsidRPr="00D5649B">
        <w:rPr>
          <w:b/>
          <w:szCs w:val="24"/>
        </w:rPr>
        <w:t xml:space="preserve">For pregnant beef </w:t>
      </w:r>
      <w:r w:rsidRPr="00B247E2">
        <w:rPr>
          <w:b/>
          <w:szCs w:val="24"/>
        </w:rPr>
        <w:t>cows only:</w:t>
      </w:r>
    </w:p>
    <w:p w14:paraId="39537FA7" w14:textId="00C02489" w:rsidR="006E28B1" w:rsidRPr="00D5649B" w:rsidRDefault="00000000" w:rsidP="00FC1089">
      <w:pPr>
        <w:pStyle w:val="Caption"/>
        <w:tabs>
          <w:tab w:val="clear" w:pos="2880"/>
          <w:tab w:val="clear" w:pos="9360"/>
          <w:tab w:val="right" w:pos="9781"/>
        </w:tabs>
        <w:spacing w:after="120"/>
        <w:rPr>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pregnancy</m:t>
            </m:r>
          </m:sub>
        </m:sSub>
        <m:r>
          <m:rPr>
            <m:sty m:val="bi"/>
          </m:rPr>
          <w:rPr>
            <w:rFonts w:ascii="Cambria Math" w:hAnsi="Cambria Math" w:cstheme="minorHAnsi"/>
            <w:szCs w:val="24"/>
          </w:rPr>
          <m:t>=0.10×</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szCs w:val="24"/>
        </w:rPr>
        <w:tab/>
      </w:r>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r w:rsidR="00F00201" w:rsidRPr="00D5649B">
        <w:tab/>
      </w:r>
    </w:p>
    <w:p w14:paraId="2EFF4866" w14:textId="3B676EAC" w:rsidR="00F00201" w:rsidRPr="007944F0" w:rsidRDefault="00F00201" w:rsidP="007944F0">
      <w:pPr>
        <w:pStyle w:val="Caption"/>
        <w:tabs>
          <w:tab w:val="clear" w:pos="9360"/>
          <w:tab w:val="right" w:pos="9720"/>
        </w:tabs>
        <w:jc w:val="right"/>
        <w:rPr>
          <w:sz w:val="20"/>
          <w:szCs w:val="20"/>
        </w:rPr>
      </w:pPr>
      <w:r w:rsidRPr="007944F0">
        <w:rPr>
          <w:sz w:val="20"/>
          <w:szCs w:val="20"/>
        </w:rPr>
        <w:t>IPCC 2019</w:t>
      </w:r>
      <w:r w:rsidR="00901EC3" w:rsidRPr="007944F0">
        <w:rPr>
          <w:sz w:val="20"/>
          <w:szCs w:val="20"/>
        </w:rPr>
        <w:t>, Eq. 10.13</w:t>
      </w:r>
    </w:p>
    <w:p w14:paraId="12892AA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336FC79" w14:textId="08F3385E" w:rsidR="00F00201"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C63361" w14:textId="337C1620" w:rsidR="00E85DB8" w:rsidRPr="00D5649B" w:rsidRDefault="00E85DB8" w:rsidP="00E85DB8">
      <w:pPr>
        <w:tabs>
          <w:tab w:val="clear" w:pos="2880"/>
          <w:tab w:val="clear" w:pos="9360"/>
        </w:tabs>
        <w:spacing w:before="0"/>
        <w:ind w:left="2880" w:hanging="2880"/>
        <w:rPr>
          <w:sz w:val="20"/>
        </w:rPr>
      </w:pPr>
      <w:r>
        <w:rPr>
          <w:i/>
          <w:sz w:val="20"/>
        </w:rPr>
        <w:t>0.1</w:t>
      </w:r>
      <w:r>
        <w:rPr>
          <w:i/>
          <w:sz w:val="20"/>
        </w:rPr>
        <w:tab/>
      </w:r>
      <w:r>
        <w:rPr>
          <w:iCs/>
          <w:sz w:val="20"/>
        </w:rPr>
        <w:t>Pregnancy coefficient – IPCC (2019) default for cattle and buffalo of 0.1 is used</w:t>
      </w:r>
    </w:p>
    <w:p w14:paraId="5F808EB0" w14:textId="77777777" w:rsidR="00F00201" w:rsidRPr="00D5649B" w:rsidRDefault="00F00201" w:rsidP="00F00201">
      <w:pPr>
        <w:tabs>
          <w:tab w:val="right" w:pos="8640"/>
          <w:tab w:val="right" w:pos="8820"/>
        </w:tabs>
        <w:rPr>
          <w:szCs w:val="24"/>
        </w:rPr>
      </w:pPr>
      <w:r w:rsidRPr="00D5649B">
        <w:rPr>
          <w:szCs w:val="24"/>
        </w:rPr>
        <w:t>This equation averages pregnancy energy requirements over the entire year.</w:t>
      </w:r>
    </w:p>
    <w:p w14:paraId="61EEE2E2" w14:textId="77777777" w:rsidR="00F00201" w:rsidRPr="00D5649B" w:rsidRDefault="00F00201" w:rsidP="00F00201">
      <w:pPr>
        <w:pStyle w:val="Heading5"/>
        <w:ind w:left="1008"/>
      </w:pPr>
      <w:bookmarkStart w:id="412" w:name="_Ref336268686"/>
      <w:r w:rsidRPr="00D5649B">
        <w:lastRenderedPageBreak/>
        <w:t>Average daily gain, net energy for gain</w:t>
      </w:r>
      <w:bookmarkEnd w:id="412"/>
    </w:p>
    <w:p w14:paraId="2482D5FD" w14:textId="0AA2F2D7" w:rsidR="00F00201" w:rsidRPr="00D5649B" w:rsidRDefault="00F00201" w:rsidP="00F00201">
      <w:pPr>
        <w:tabs>
          <w:tab w:val="right" w:pos="8640"/>
          <w:tab w:val="right" w:pos="8820"/>
        </w:tabs>
        <w:rPr>
          <w:b/>
        </w:rPr>
      </w:pPr>
      <w:r w:rsidRPr="00D5649B">
        <w:rPr>
          <w:b/>
        </w:rPr>
        <w:t xml:space="preserve">For </w:t>
      </w:r>
      <w:r w:rsidR="00140E52">
        <w:rPr>
          <w:b/>
        </w:rPr>
        <w:t>all beef cattle groups, default ADG gain values are provided for each management period, based on default start and end weights and the number of days in each management period –</w:t>
      </w:r>
      <w:r w:rsidR="00873302">
        <w:rPr>
          <w:b/>
        </w:rPr>
        <w:t xml:space="preserve"> as for most of the other inputs in </w:t>
      </w:r>
      <w:proofErr w:type="spellStart"/>
      <w:r w:rsidR="00873302">
        <w:rPr>
          <w:b/>
        </w:rPr>
        <w:t>Holos</w:t>
      </w:r>
      <w:proofErr w:type="spellEnd"/>
      <w:r w:rsidR="00873302">
        <w:rPr>
          <w:b/>
        </w:rPr>
        <w:t xml:space="preserve">, </w:t>
      </w:r>
      <w:r w:rsidR="00140E52">
        <w:rPr>
          <w:b/>
        </w:rPr>
        <w:t>this information can be overridden with user-defined inputs</w:t>
      </w:r>
      <w:bookmarkStart w:id="413" w:name="_Ref109374381"/>
      <w:r w:rsidRPr="00D5649B">
        <w:rPr>
          <w:b/>
        </w:rPr>
        <w:t xml:space="preserve">. </w:t>
      </w:r>
    </w:p>
    <w:p w14:paraId="3033A632" w14:textId="7579A686"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 xml:space="preserve">ADG=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final_wt -initial_wt</m:t>
            </m:r>
          </m:num>
          <m:den>
            <m:r>
              <m:rPr>
                <m:sty m:val="bi"/>
              </m:rPr>
              <w:rPr>
                <w:rFonts w:ascii="Cambria Math" w:eastAsia="Times New Roman" w:hAnsi="Cambria Math" w:cstheme="minorHAnsi"/>
                <w:szCs w:val="24"/>
              </w:rPr>
              <m:t>#days</m:t>
            </m:r>
          </m:den>
        </m:f>
      </m:oMath>
      <w:r w:rsidRPr="00D5649B">
        <w:rPr>
          <w:rFonts w:eastAsia="Times New Roman" w:cstheme="minorHAns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bookmarkEnd w:id="413"/>
    </w:p>
    <w:p w14:paraId="487B8842"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271961"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w:t>
      </w:r>
      <w:bookmarkStart w:id="414" w:name="OLE_LINK124"/>
      <w:bookmarkStart w:id="415" w:name="OLE_LINK125"/>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bookmarkEnd w:id="414"/>
      <w:bookmarkEnd w:id="415"/>
    </w:p>
    <w:p w14:paraId="0C76E38F" w14:textId="6C5A3650" w:rsidR="00140E52" w:rsidRPr="00D5649B" w:rsidRDefault="00487CB0" w:rsidP="00140E52">
      <w:pPr>
        <w:tabs>
          <w:tab w:val="clear" w:pos="2880"/>
          <w:tab w:val="clear" w:pos="9360"/>
        </w:tabs>
        <w:spacing w:before="0"/>
        <w:ind w:left="2835" w:hanging="2835"/>
        <w:rPr>
          <w:sz w:val="20"/>
        </w:rPr>
      </w:pPr>
      <w:proofErr w:type="spellStart"/>
      <w:r>
        <w:rPr>
          <w:i/>
          <w:sz w:val="20"/>
        </w:rPr>
        <w:t>f</w:t>
      </w:r>
      <w:r w:rsidR="00140E52" w:rsidRPr="00D5649B">
        <w:rPr>
          <w:i/>
          <w:sz w:val="20"/>
        </w:rPr>
        <w:t>inal_wt</w:t>
      </w:r>
      <w:proofErr w:type="spellEnd"/>
      <w:r w:rsidR="00140E52" w:rsidRPr="00D5649B">
        <w:rPr>
          <w:i/>
          <w:sz w:val="20"/>
        </w:rPr>
        <w:tab/>
      </w:r>
      <w:r w:rsidR="00140E52" w:rsidRPr="00D5649B">
        <w:rPr>
          <w:sz w:val="20"/>
        </w:rPr>
        <w:t>Final weight (kg head</w:t>
      </w:r>
      <w:r w:rsidR="00140E52" w:rsidRPr="00D5649B">
        <w:rPr>
          <w:sz w:val="20"/>
          <w:vertAlign w:val="superscript"/>
        </w:rPr>
        <w:t>-1</w:t>
      </w:r>
      <w:r w:rsidR="00140E52" w:rsidRPr="00D5649B">
        <w:rPr>
          <w:sz w:val="20"/>
        </w:rPr>
        <w:t>) (</w:t>
      </w:r>
      <w:r w:rsidR="00140E52" w:rsidRPr="00FC6678">
        <w:rPr>
          <w:rFonts w:cstheme="minorHAnsi"/>
          <w:b/>
          <w:sz w:val="20"/>
        </w:rPr>
        <w:fldChar w:fldCharType="begin"/>
      </w:r>
      <w:r w:rsidR="00140E52" w:rsidRPr="00FC6678">
        <w:rPr>
          <w:rFonts w:cstheme="minorHAnsi"/>
          <w:sz w:val="20"/>
        </w:rPr>
        <w:instrText xml:space="preserve"> REF _Ref116378054 \h </w:instrText>
      </w:r>
      <w:r w:rsidR="00140E52">
        <w:rPr>
          <w:rFonts w:cstheme="minorHAnsi"/>
          <w:b/>
          <w:sz w:val="20"/>
        </w:rPr>
        <w:instrText xml:space="preserve"> \* MERGEFORMAT </w:instrText>
      </w:r>
      <w:r w:rsidR="00140E52" w:rsidRPr="00FC6678">
        <w:rPr>
          <w:rFonts w:cstheme="minorHAnsi"/>
          <w:b/>
          <w:sz w:val="20"/>
        </w:rPr>
      </w:r>
      <w:r w:rsidR="00140E52" w:rsidRPr="00FC6678">
        <w:rPr>
          <w:rFonts w:cstheme="minorHAnsi"/>
          <w:b/>
          <w:sz w:val="20"/>
        </w:rPr>
        <w:fldChar w:fldCharType="separate"/>
      </w:r>
      <w:r w:rsidR="00140E52" w:rsidRPr="004600A4">
        <w:rPr>
          <w:b/>
          <w:sz w:val="20"/>
        </w:rPr>
        <w:t xml:space="preserve">Table </w:t>
      </w:r>
      <w:r w:rsidR="00140E52" w:rsidRPr="004600A4">
        <w:rPr>
          <w:b/>
          <w:noProof/>
          <w:sz w:val="20"/>
        </w:rPr>
        <w:t>16</w:t>
      </w:r>
      <w:r w:rsidR="00140E52" w:rsidRPr="00FC6678">
        <w:rPr>
          <w:rFonts w:cstheme="minorHAnsi"/>
          <w:b/>
          <w:sz w:val="20"/>
        </w:rPr>
        <w:fldChar w:fldCharType="end"/>
      </w:r>
      <w:r w:rsidR="00140E52" w:rsidRPr="00D5649B">
        <w:rPr>
          <w:sz w:val="20"/>
        </w:rPr>
        <w:t>, by beef cattle group)</w:t>
      </w:r>
    </w:p>
    <w:p w14:paraId="65056A10" w14:textId="1C775364" w:rsidR="00F00201" w:rsidRPr="00D5649B" w:rsidRDefault="00487CB0" w:rsidP="004D3821">
      <w:pPr>
        <w:tabs>
          <w:tab w:val="clear" w:pos="2880"/>
          <w:tab w:val="clear" w:pos="9360"/>
        </w:tabs>
        <w:spacing w:before="0"/>
        <w:ind w:left="2835" w:hanging="2835"/>
        <w:rPr>
          <w:sz w:val="20"/>
        </w:rPr>
      </w:pPr>
      <w:proofErr w:type="spellStart"/>
      <w:r>
        <w:rPr>
          <w:i/>
          <w:sz w:val="20"/>
        </w:rPr>
        <w:t>i</w:t>
      </w:r>
      <w:r w:rsidR="00F00201" w:rsidRPr="00D5649B">
        <w:rPr>
          <w:i/>
          <w:sz w:val="20"/>
        </w:rPr>
        <w:t>nitial_wt</w:t>
      </w:r>
      <w:proofErr w:type="spellEnd"/>
      <w:r w:rsidR="00F00201" w:rsidRPr="00D5649B">
        <w:rPr>
          <w:i/>
          <w:sz w:val="20"/>
        </w:rPr>
        <w:tab/>
      </w:r>
      <w:r w:rsidR="00F00201" w:rsidRPr="00D5649B">
        <w:rPr>
          <w:sz w:val="20"/>
        </w:rPr>
        <w:t>Initial weight (kg head</w:t>
      </w:r>
      <w:r w:rsidR="00F00201" w:rsidRPr="00D5649B">
        <w:rPr>
          <w:sz w:val="20"/>
          <w:vertAlign w:val="superscript"/>
        </w:rPr>
        <w:t>-1</w:t>
      </w:r>
      <w:r w:rsidR="00F00201"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F00201" w:rsidRPr="00D5649B">
        <w:rPr>
          <w:sz w:val="20"/>
        </w:rPr>
        <w:t xml:space="preserve">, by </w:t>
      </w:r>
      <w:r w:rsidR="00A80402" w:rsidRPr="00D5649B">
        <w:rPr>
          <w:sz w:val="20"/>
        </w:rPr>
        <w:t xml:space="preserve">beef </w:t>
      </w:r>
      <w:r w:rsidR="00F00201" w:rsidRPr="00D5649B">
        <w:rPr>
          <w:sz w:val="20"/>
        </w:rPr>
        <w:t>cattle group)</w:t>
      </w:r>
    </w:p>
    <w:p w14:paraId="1E433F06" w14:textId="77777777" w:rsidR="00F00201" w:rsidRPr="00D5649B" w:rsidRDefault="00F00201" w:rsidP="004D3821">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animals &gt;0 are entered</w:t>
      </w:r>
    </w:p>
    <w:p w14:paraId="14D59E14" w14:textId="3421DC7B" w:rsidR="00F00201" w:rsidRPr="00D5649B" w:rsidRDefault="00F00201" w:rsidP="00F00201">
      <w:pPr>
        <w:tabs>
          <w:tab w:val="left" w:pos="2160"/>
          <w:tab w:val="left" w:pos="2520"/>
          <w:tab w:val="right" w:pos="8640"/>
          <w:tab w:val="right" w:pos="8820"/>
        </w:tabs>
        <w:ind w:left="2520" w:hanging="2520"/>
        <w:rPr>
          <w:b/>
        </w:rPr>
      </w:pPr>
      <w:r w:rsidRPr="00D5649B">
        <w:rPr>
          <w:b/>
        </w:rPr>
        <w:t>For all beef animals (excluding calves):</w:t>
      </w:r>
    </w:p>
    <w:p w14:paraId="621E1106" w14:textId="5DC3BFF4" w:rsidR="00F00201" w:rsidRPr="0094543A" w:rsidRDefault="00000000" w:rsidP="00FC1089">
      <w:pPr>
        <w:pStyle w:val="Caption"/>
        <w:tabs>
          <w:tab w:val="clear" w:pos="2880"/>
          <w:tab w:val="clear" w:pos="9360"/>
          <w:tab w:val="right" w:pos="9781"/>
        </w:tabs>
        <w:spacing w:after="120"/>
        <w:rPr>
          <w:rFonts w:eastAsia="Times New Roman" w:cstheme="minorHAnsi"/>
          <w:b/>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NE</m:t>
            </m:r>
          </m:e>
          <m:sub>
            <m:r>
              <m:rPr>
                <m:sty m:val="bi"/>
              </m:rPr>
              <w:rPr>
                <w:rFonts w:ascii="Cambria Math" w:eastAsia="Times New Roman" w:hAnsi="Cambria Math" w:cstheme="minorHAnsi"/>
                <w:szCs w:val="24"/>
              </w:rPr>
              <m:t>gain</m:t>
            </m:r>
          </m:sub>
        </m:sSub>
        <m:r>
          <m:rPr>
            <m:sty m:val="bi"/>
          </m:rPr>
          <w:rPr>
            <w:rFonts w:ascii="Cambria Math" w:eastAsia="Times New Roman" w:hAnsi="Cambria Math" w:cstheme="minorHAnsi"/>
            <w:szCs w:val="24"/>
          </w:rPr>
          <m:t>=22.02×</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hAnsi="Cambria Math" w:cstheme="minorHAnsi"/>
                        <w:szCs w:val="24"/>
                      </w:rPr>
                      <m:t>Weight</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d</m:t>
                        </m:r>
                      </m:sub>
                    </m:sSub>
                    <m:r>
                      <m:rPr>
                        <m:sty m:val="bi"/>
                      </m:rPr>
                      <w:rPr>
                        <w:rFonts w:ascii="Cambria Math" w:eastAsia="Times New Roman" w:hAnsi="Cambria Math" w:cstheme="minorHAnsi"/>
                        <w:szCs w:val="24"/>
                      </w:rPr>
                      <m:t xml:space="preserve">×final_wt  </m:t>
                    </m:r>
                  </m:den>
                </m:f>
              </m:e>
            </m:d>
          </m:e>
          <m:sup>
            <m:r>
              <m:rPr>
                <m:sty m:val="bi"/>
              </m:rPr>
              <w:rPr>
                <w:rFonts w:ascii="Cambria Math" w:eastAsia="Times New Roman" w:hAnsi="Cambria Math" w:cstheme="minorHAnsi"/>
                <w:szCs w:val="24"/>
              </w:rPr>
              <m:t>0.75</m:t>
            </m:r>
          </m:sup>
        </m:sSup>
        <m:r>
          <m:rPr>
            <m:sty m:val="bi"/>
          </m:rPr>
          <w:rPr>
            <w:rFonts w:ascii="Cambria Math" w:eastAsia="Times New Roman" w:hAnsi="Cambria Math" w:cstheme="minorHAnsi"/>
            <w:szCs w:val="24"/>
          </w:rPr>
          <m:t xml:space="preserve">×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ADG</m:t>
            </m:r>
          </m:e>
          <m:sup>
            <m:r>
              <m:rPr>
                <m:sty m:val="bi"/>
              </m:rPr>
              <w:rPr>
                <w:rFonts w:ascii="Cambria Math" w:eastAsia="Times New Roman" w:hAnsi="Cambria Math" w:cstheme="minorHAnsi"/>
                <w:szCs w:val="24"/>
              </w:rPr>
              <m:t>1.097</m:t>
            </m:r>
          </m:sup>
        </m:sSup>
      </m:oMath>
      <w:r w:rsidR="00F00201" w:rsidRPr="0094543A">
        <w:rPr>
          <w:rFonts w:eastAsia="Times New Roman" w:cstheme="minorHAnsi"/>
          <w:szCs w:val="24"/>
        </w:rPr>
        <w:tab/>
      </w:r>
      <w:r w:rsidR="00F00201" w:rsidRPr="0094543A">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367FF004" w14:textId="28C4B459" w:rsidR="00F00201" w:rsidRPr="0094543A" w:rsidRDefault="00F00201" w:rsidP="007944F0">
      <w:pPr>
        <w:pStyle w:val="Caption"/>
        <w:tabs>
          <w:tab w:val="clear" w:pos="9360"/>
          <w:tab w:val="right" w:pos="9720"/>
        </w:tabs>
        <w:jc w:val="right"/>
        <w:rPr>
          <w:szCs w:val="24"/>
        </w:rPr>
      </w:pPr>
      <w:r w:rsidRPr="0094543A">
        <w:rPr>
          <w:sz w:val="20"/>
          <w:szCs w:val="20"/>
        </w:rPr>
        <w:t>IPCC 2019</w:t>
      </w:r>
      <w:r w:rsidR="00D13AC4" w:rsidRPr="0094543A">
        <w:rPr>
          <w:sz w:val="20"/>
          <w:szCs w:val="20"/>
        </w:rPr>
        <w:t>, Eq. 10.6</w:t>
      </w:r>
    </w:p>
    <w:p w14:paraId="6527A550" w14:textId="77777777" w:rsidR="00F00201" w:rsidRPr="0094543A" w:rsidRDefault="00F00201" w:rsidP="00F00201">
      <w:pPr>
        <w:pStyle w:val="Caption"/>
        <w:spacing w:before="0" w:line="240" w:lineRule="auto"/>
        <w:rPr>
          <w:sz w:val="20"/>
          <w:szCs w:val="24"/>
        </w:rPr>
      </w:pPr>
      <w:r w:rsidRPr="0094543A">
        <w:rPr>
          <w:sz w:val="20"/>
          <w:szCs w:val="24"/>
        </w:rPr>
        <w:t>where</w:t>
      </w:r>
      <w:r w:rsidRPr="0094543A">
        <w:rPr>
          <w:sz w:val="20"/>
          <w:szCs w:val="24"/>
        </w:rPr>
        <w:tab/>
      </w:r>
      <w:r w:rsidRPr="0094543A">
        <w:rPr>
          <w:sz w:val="20"/>
          <w:szCs w:val="24"/>
        </w:rPr>
        <w:tab/>
      </w:r>
    </w:p>
    <w:p w14:paraId="3CFDE26D" w14:textId="77777777" w:rsidR="00F00201" w:rsidRPr="0094543A" w:rsidRDefault="00F00201" w:rsidP="004D3821">
      <w:pPr>
        <w:tabs>
          <w:tab w:val="clear" w:pos="2880"/>
          <w:tab w:val="clear" w:pos="9360"/>
        </w:tabs>
        <w:spacing w:before="0"/>
        <w:ind w:left="2835" w:hanging="2835"/>
        <w:rPr>
          <w:sz w:val="20"/>
        </w:rPr>
      </w:pPr>
      <w:r w:rsidRPr="0094543A">
        <w:rPr>
          <w:i/>
          <w:sz w:val="20"/>
        </w:rPr>
        <w:t>NE</w:t>
      </w:r>
      <w:r w:rsidRPr="0094543A">
        <w:rPr>
          <w:i/>
          <w:sz w:val="20"/>
          <w:vertAlign w:val="subscript"/>
        </w:rPr>
        <w:t>gain</w:t>
      </w:r>
      <w:r w:rsidRPr="0094543A">
        <w:rPr>
          <w:i/>
          <w:sz w:val="20"/>
          <w:vertAlign w:val="subscript"/>
        </w:rPr>
        <w:tab/>
      </w:r>
      <w:r w:rsidRPr="0094543A">
        <w:rPr>
          <w:sz w:val="20"/>
        </w:rPr>
        <w:t>Net energy for gain (MJ head</w:t>
      </w:r>
      <w:r w:rsidRPr="0094543A">
        <w:rPr>
          <w:sz w:val="20"/>
          <w:vertAlign w:val="superscript"/>
        </w:rPr>
        <w:t>-1</w:t>
      </w:r>
      <w:r w:rsidRPr="0094543A">
        <w:rPr>
          <w:sz w:val="20"/>
        </w:rPr>
        <w:t xml:space="preserve"> day</w:t>
      </w:r>
      <w:r w:rsidRPr="0094543A">
        <w:rPr>
          <w:sz w:val="20"/>
          <w:vertAlign w:val="superscript"/>
        </w:rPr>
        <w:t>-1</w:t>
      </w:r>
      <w:r w:rsidRPr="0094543A">
        <w:rPr>
          <w:sz w:val="20"/>
        </w:rPr>
        <w:t>)</w:t>
      </w:r>
    </w:p>
    <w:p w14:paraId="72E44CCE" w14:textId="3D1363CC" w:rsidR="00F00201" w:rsidRPr="0094543A" w:rsidRDefault="001C2378" w:rsidP="004D3821">
      <w:pPr>
        <w:tabs>
          <w:tab w:val="clear" w:pos="2880"/>
          <w:tab w:val="clear" w:pos="9360"/>
        </w:tabs>
        <w:spacing w:before="0"/>
        <w:ind w:left="2835" w:hanging="2835"/>
        <w:rPr>
          <w:sz w:val="20"/>
        </w:rPr>
      </w:pPr>
      <w:r w:rsidRPr="0094543A">
        <w:rPr>
          <w:i/>
          <w:sz w:val="20"/>
        </w:rPr>
        <w:t>Weight</w:t>
      </w:r>
      <w:r w:rsidR="00F00201" w:rsidRPr="0094543A">
        <w:rPr>
          <w:i/>
          <w:sz w:val="20"/>
        </w:rPr>
        <w:tab/>
      </w:r>
      <w:proofErr w:type="spellStart"/>
      <w:r w:rsidRPr="0094543A">
        <w:rPr>
          <w:sz w:val="20"/>
        </w:rPr>
        <w:t>W</w:t>
      </w:r>
      <w:r w:rsidR="00F00201" w:rsidRPr="0094543A">
        <w:rPr>
          <w:sz w:val="20"/>
        </w:rPr>
        <w:t>eight</w:t>
      </w:r>
      <w:proofErr w:type="spellEnd"/>
      <w:r w:rsidR="00F00201" w:rsidRPr="0094543A">
        <w:rPr>
          <w:sz w:val="20"/>
        </w:rPr>
        <w:t xml:space="preserve"> (kg head</w:t>
      </w:r>
      <w:r w:rsidR="00F00201" w:rsidRPr="0094543A">
        <w:rPr>
          <w:sz w:val="20"/>
          <w:vertAlign w:val="superscript"/>
        </w:rPr>
        <w:t>-1</w:t>
      </w:r>
      <w:r w:rsidR="00F00201" w:rsidRPr="0094543A">
        <w:rPr>
          <w:sz w:val="20"/>
        </w:rPr>
        <w:t xml:space="preserve">) </w:t>
      </w:r>
    </w:p>
    <w:p w14:paraId="3B63798A" w14:textId="075DC40D" w:rsidR="00F00201" w:rsidRPr="0094543A" w:rsidRDefault="00487CB0" w:rsidP="004D3821">
      <w:pPr>
        <w:keepNext/>
        <w:keepLines/>
        <w:tabs>
          <w:tab w:val="clear" w:pos="2880"/>
          <w:tab w:val="clear" w:pos="9360"/>
        </w:tabs>
        <w:spacing w:before="0"/>
        <w:ind w:left="2835" w:hanging="2835"/>
        <w:rPr>
          <w:sz w:val="20"/>
        </w:rPr>
      </w:pPr>
      <w:proofErr w:type="spellStart"/>
      <w:r>
        <w:rPr>
          <w:i/>
          <w:color w:val="000000"/>
          <w:sz w:val="20"/>
        </w:rPr>
        <w:t>f</w:t>
      </w:r>
      <w:r w:rsidR="00F00201" w:rsidRPr="0094543A">
        <w:rPr>
          <w:i/>
          <w:color w:val="000000"/>
          <w:sz w:val="20"/>
        </w:rPr>
        <w:t>inal_</w:t>
      </w:r>
      <w:r w:rsidR="00177264" w:rsidRPr="0094543A">
        <w:rPr>
          <w:i/>
          <w:color w:val="000000"/>
          <w:sz w:val="20"/>
        </w:rPr>
        <w:t>wt</w:t>
      </w:r>
      <w:proofErr w:type="spellEnd"/>
      <w:r w:rsidR="00F00201" w:rsidRPr="0094543A">
        <w:rPr>
          <w:color w:val="000000"/>
          <w:sz w:val="20"/>
        </w:rPr>
        <w:tab/>
        <w:t xml:space="preserve">Final weight of </w:t>
      </w:r>
      <w:r w:rsidR="00090847" w:rsidRPr="0094543A">
        <w:rPr>
          <w:color w:val="000000"/>
          <w:sz w:val="20"/>
        </w:rPr>
        <w:t>animal</w:t>
      </w:r>
      <w:r w:rsidR="00F00201" w:rsidRPr="0094543A">
        <w:rPr>
          <w:color w:val="000000"/>
          <w:sz w:val="20"/>
        </w:rPr>
        <w:t xml:space="preserve"> (kg) </w:t>
      </w:r>
      <w:r w:rsidR="00DE62FF" w:rsidRPr="0094543A">
        <w:rPr>
          <w:color w:val="000000"/>
          <w:sz w:val="20"/>
        </w:rPr>
        <w:t>(</w:t>
      </w:r>
      <w:r w:rsidR="002C6CE8" w:rsidRPr="0094543A">
        <w:rPr>
          <w:rFonts w:cstheme="minorHAnsi"/>
          <w:b/>
          <w:sz w:val="20"/>
        </w:rPr>
        <w:fldChar w:fldCharType="begin"/>
      </w:r>
      <w:r w:rsidR="002C6CE8" w:rsidRPr="0094543A">
        <w:rPr>
          <w:rFonts w:cstheme="minorHAnsi"/>
          <w:sz w:val="20"/>
        </w:rPr>
        <w:instrText xml:space="preserve"> REF _Ref116378054 \h </w:instrText>
      </w:r>
      <w:r w:rsidR="002C6CE8" w:rsidRPr="0094543A">
        <w:rPr>
          <w:rFonts w:cstheme="minorHAnsi"/>
          <w:b/>
          <w:sz w:val="20"/>
        </w:rPr>
        <w:instrText xml:space="preserve"> \* MERGEFORMAT </w:instrText>
      </w:r>
      <w:r w:rsidR="002C6CE8" w:rsidRPr="0094543A">
        <w:rPr>
          <w:rFonts w:cstheme="minorHAnsi"/>
          <w:b/>
          <w:sz w:val="20"/>
        </w:rPr>
      </w:r>
      <w:r w:rsidR="002C6CE8" w:rsidRPr="0094543A">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94543A">
        <w:rPr>
          <w:rFonts w:cstheme="minorHAnsi"/>
          <w:b/>
          <w:sz w:val="20"/>
        </w:rPr>
        <w:fldChar w:fldCharType="end"/>
      </w:r>
      <w:r w:rsidR="00DE62FF" w:rsidRPr="0094543A">
        <w:rPr>
          <w:color w:val="000000"/>
          <w:sz w:val="20"/>
        </w:rPr>
        <w:t>)</w:t>
      </w:r>
    </w:p>
    <w:p w14:paraId="723A82F7" w14:textId="3925D9F0" w:rsidR="00F00201" w:rsidRPr="00D5649B" w:rsidRDefault="00F00201" w:rsidP="004D3821">
      <w:pPr>
        <w:tabs>
          <w:tab w:val="clear" w:pos="2880"/>
          <w:tab w:val="clear" w:pos="9360"/>
        </w:tabs>
        <w:spacing w:before="0"/>
        <w:ind w:left="2835" w:hanging="2835"/>
        <w:rPr>
          <w:sz w:val="20"/>
        </w:rPr>
      </w:pPr>
      <w:r w:rsidRPr="0094543A">
        <w:rPr>
          <w:i/>
          <w:sz w:val="20"/>
        </w:rPr>
        <w:t>C</w:t>
      </w:r>
      <w:r w:rsidRPr="0094543A">
        <w:rPr>
          <w:i/>
          <w:sz w:val="20"/>
          <w:vertAlign w:val="subscript"/>
        </w:rPr>
        <w:t>d</w:t>
      </w:r>
      <w:r w:rsidRPr="0094543A">
        <w:rPr>
          <w:i/>
          <w:sz w:val="20"/>
          <w:vertAlign w:val="subscript"/>
        </w:rPr>
        <w:tab/>
      </w:r>
      <w:r w:rsidRPr="0094543A">
        <w:rPr>
          <w:sz w:val="20"/>
        </w:rPr>
        <w:t>Gain coefficient</w:t>
      </w:r>
      <w:r w:rsidRPr="00D5649B">
        <w:rPr>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DE62FF" w:rsidRPr="00D5649B">
        <w:rPr>
          <w:sz w:val="20"/>
        </w:rPr>
        <w:t>)</w:t>
      </w:r>
      <w:r w:rsidRPr="00D5649B">
        <w:rPr>
          <w:sz w:val="20"/>
        </w:rPr>
        <w:t xml:space="preserve">, by cattle group) </w:t>
      </w:r>
    </w:p>
    <w:p w14:paraId="49BF23C8"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780E046C" w14:textId="7FE93A09" w:rsidR="00F00201" w:rsidRPr="00D5649B" w:rsidRDefault="00F00201" w:rsidP="00F00201">
      <w:pPr>
        <w:pStyle w:val="Heading5"/>
        <w:ind w:left="1008"/>
      </w:pPr>
      <w:r w:rsidRPr="00D5649B">
        <w:t>Ratios of net energy available to digestible energy</w:t>
      </w:r>
    </w:p>
    <w:p w14:paraId="62140C85" w14:textId="32CCC253" w:rsidR="00F00201" w:rsidRPr="00D5649B" w:rsidRDefault="00F00201" w:rsidP="00FC1089">
      <w:pPr>
        <w:pStyle w:val="Caption"/>
        <w:tabs>
          <w:tab w:val="clear" w:pos="2880"/>
          <w:tab w:val="clear" w:pos="9360"/>
          <w:tab w:val="right" w:pos="9781"/>
        </w:tabs>
        <w:spacing w:after="120"/>
        <w:rPr>
          <w:rFonts w:eastAsia="Times New Roman" w:cstheme="minorHAnsi"/>
          <w:b/>
          <w:position w:val="-14"/>
          <w:szCs w:val="24"/>
        </w:rPr>
      </w:pPr>
      <m:oMath>
        <m:r>
          <m:rPr>
            <m:sty m:val="bi"/>
          </m:rPr>
          <w:rPr>
            <w:rFonts w:ascii="Cambria Math" w:eastAsia="Times New Roman" w:hAnsi="Cambria Math" w:cstheme="minorHAnsi"/>
            <w:sz w:val="22"/>
            <w:szCs w:val="22"/>
          </w:rPr>
          <m:t>REM=1.123-</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4.092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-3</m:t>
                </m:r>
              </m:sup>
            </m:sSup>
            <m:r>
              <m:rPr>
                <m:sty m:val="bi"/>
              </m:rPr>
              <w:rPr>
                <w:rFonts w:ascii="Cambria Math" w:eastAsia="Times New Roman" w:hAnsi="Cambria Math" w:cstheme="minorHAnsi"/>
                <w:sz w:val="22"/>
                <w:szCs w:val="22"/>
              </w:rPr>
              <m:t>× TDN</m:t>
            </m:r>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1.126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-5</m:t>
                </m:r>
              </m:sup>
            </m:sSup>
            <m:r>
              <m:rPr>
                <m:sty m:val="bi"/>
              </m:rPr>
              <w:rPr>
                <w:rFonts w:ascii="Cambria Math" w:eastAsia="Times New Roman" w:hAnsi="Cambria Math" w:cstheme="minorHAnsi"/>
                <w:sz w:val="22"/>
                <w:szCs w:val="22"/>
              </w:rPr>
              <m:t>×TD</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N</m:t>
                </m:r>
              </m:e>
              <m:sup>
                <m:r>
                  <m:rPr>
                    <m:sty m:val="bi"/>
                  </m:rPr>
                  <w:rPr>
                    <w:rFonts w:ascii="Cambria Math" w:eastAsia="Times New Roman" w:hAnsi="Cambria Math" w:cstheme="minorHAnsi"/>
                    <w:sz w:val="22"/>
                    <w:szCs w:val="22"/>
                  </w:rPr>
                  <m:t>2</m:t>
                </m:r>
              </m:sup>
            </m:sSup>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f>
              <m:fPr>
                <m:ctrlPr>
                  <w:rPr>
                    <w:rFonts w:ascii="Cambria Math" w:eastAsia="Times New Roman" w:hAnsi="Cambria Math" w:cstheme="minorHAnsi"/>
                    <w:b/>
                    <w:i/>
                    <w:sz w:val="22"/>
                    <w:szCs w:val="22"/>
                  </w:rPr>
                </m:ctrlPr>
              </m:fPr>
              <m:num>
                <m:r>
                  <m:rPr>
                    <m:sty m:val="bi"/>
                  </m:rPr>
                  <w:rPr>
                    <w:rFonts w:ascii="Cambria Math" w:eastAsia="Times New Roman" w:hAnsi="Cambria Math" w:cstheme="minorHAnsi"/>
                    <w:sz w:val="22"/>
                    <w:szCs w:val="22"/>
                  </w:rPr>
                  <m:t>25.4</m:t>
                </m:r>
              </m:num>
              <m:den>
                <m:r>
                  <m:rPr>
                    <m:sty m:val="bi"/>
                  </m:rPr>
                  <w:rPr>
                    <w:rFonts w:ascii="Cambria Math" w:eastAsia="Times New Roman" w:hAnsi="Cambria Math" w:cstheme="minorHAnsi"/>
                    <w:sz w:val="22"/>
                    <w:szCs w:val="22"/>
                  </w:rPr>
                  <m:t>TDN</m:t>
                </m:r>
              </m:den>
            </m:f>
          </m:e>
        </m:d>
      </m:oMath>
      <w:r w:rsidRPr="00D5649B">
        <w:rPr>
          <w:rFonts w:eastAsia="Times New Roman" w:cstheme="minorHAnsi"/>
          <w:sz w:val="22"/>
          <w:szCs w:val="22"/>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p>
    <w:p w14:paraId="36312787" w14:textId="50A58000" w:rsidR="00F00201" w:rsidRPr="00D5649B" w:rsidRDefault="00F00201" w:rsidP="007944F0">
      <w:pPr>
        <w:pStyle w:val="Caption"/>
        <w:tabs>
          <w:tab w:val="clear" w:pos="9360"/>
          <w:tab w:val="right" w:pos="9720"/>
        </w:tabs>
        <w:jc w:val="right"/>
        <w:rPr>
          <w:color w:val="000000"/>
          <w:szCs w:val="24"/>
        </w:rPr>
      </w:pPr>
      <w:r w:rsidRPr="007944F0">
        <w:rPr>
          <w:sz w:val="20"/>
          <w:szCs w:val="20"/>
        </w:rPr>
        <w:t>IPCC 2019</w:t>
      </w:r>
      <w:r w:rsidR="007262B5" w:rsidRPr="007944F0">
        <w:rPr>
          <w:sz w:val="20"/>
          <w:szCs w:val="20"/>
        </w:rPr>
        <w:t>, Eq. 10.14</w:t>
      </w:r>
    </w:p>
    <w:p w14:paraId="16C63E63"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E54155C" w14:textId="77777777" w:rsidR="00F00201" w:rsidRPr="00D5649B" w:rsidRDefault="00F00201" w:rsidP="004D3821">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0AC44982" w14:textId="7E61F261" w:rsidR="00F00201" w:rsidRPr="00D5649B" w:rsidRDefault="00F00201" w:rsidP="004D3821">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D409CB" w:rsidRPr="0031479B">
        <w:rPr>
          <w:b/>
        </w:rPr>
        <w:fldChar w:fldCharType="begin"/>
      </w:r>
      <w:r w:rsidR="00D409CB" w:rsidRPr="0031479B">
        <w:rPr>
          <w:b/>
          <w:sz w:val="20"/>
        </w:rPr>
        <w:instrText xml:space="preserve"> REF _Ref62557839 \h </w:instrText>
      </w:r>
      <w:r w:rsidR="00D409CB" w:rsidRPr="0031479B">
        <w:rPr>
          <w:b/>
        </w:rPr>
        <w:instrText xml:space="preserve"> \* MERGEFORMAT </w:instrText>
      </w:r>
      <w:r w:rsidR="00D409CB" w:rsidRPr="0031479B">
        <w:rPr>
          <w:b/>
        </w:rPr>
      </w:r>
      <w:r w:rsidR="00D409CB" w:rsidRPr="0031479B">
        <w:rPr>
          <w:b/>
        </w:rPr>
        <w:fldChar w:fldCharType="separate"/>
      </w:r>
      <w:r w:rsidR="004600A4" w:rsidRPr="004600A4">
        <w:rPr>
          <w:b/>
          <w:sz w:val="20"/>
        </w:rPr>
        <w:t>Table 18</w:t>
      </w:r>
      <w:r w:rsidR="00D409CB" w:rsidRPr="0031479B">
        <w:rPr>
          <w:b/>
        </w:rPr>
        <w:fldChar w:fldCharType="end"/>
      </w:r>
      <w:r w:rsidRPr="00D5649B">
        <w:rPr>
          <w:sz w:val="20"/>
        </w:rPr>
        <w:t>, by diet)</w:t>
      </w:r>
    </w:p>
    <w:p w14:paraId="2744C6F6" w14:textId="259012A8" w:rsidR="00F00201" w:rsidRPr="00D5649B" w:rsidRDefault="00F00201" w:rsidP="00F00201">
      <w:pPr>
        <w:tabs>
          <w:tab w:val="left" w:pos="2160"/>
          <w:tab w:val="right" w:pos="8640"/>
          <w:tab w:val="right" w:pos="8820"/>
        </w:tabs>
        <w:rPr>
          <w:b/>
        </w:rPr>
      </w:pPr>
      <w:r w:rsidRPr="00D5649B">
        <w:rPr>
          <w:b/>
          <w:i/>
        </w:rPr>
        <w:t>TDN</w:t>
      </w:r>
      <w:r w:rsidRPr="00D5649B">
        <w:rPr>
          <w:b/>
        </w:rPr>
        <w:t xml:space="preserve"> value is to be entered as a percentage (e.g. as 81 not 0.81).</w:t>
      </w:r>
    </w:p>
    <w:p w14:paraId="149190D4" w14:textId="454F05B0" w:rsidR="00F00201" w:rsidRPr="00D5649B" w:rsidRDefault="00A10216"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REG=1.164-</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5.160 x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-3</m:t>
                </m:r>
              </m:sup>
            </m:sSup>
            <m:r>
              <m:rPr>
                <m:sty m:val="bi"/>
              </m:rPr>
              <w:rPr>
                <w:rFonts w:ascii="Cambria Math" w:eastAsia="Times New Roman" w:hAnsi="Cambria Math" w:cstheme="minorHAnsi"/>
                <w:szCs w:val="24"/>
              </w:rPr>
              <m:t>× TDN</m:t>
            </m:r>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1.308 ×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-5</m:t>
                </m:r>
              </m:sup>
            </m:sSup>
            <m:r>
              <m:rPr>
                <m:sty m:val="bi"/>
              </m:rPr>
              <w:rPr>
                <w:rFonts w:ascii="Cambria Math" w:eastAsia="Times New Roman" w:hAnsi="Cambria Math" w:cstheme="minorHAnsi"/>
                <w:szCs w:val="24"/>
              </w:rPr>
              <m:t>×TD</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N</m:t>
                </m:r>
              </m:e>
              <m:sup>
                <m:r>
                  <m:rPr>
                    <m:sty m:val="bi"/>
                  </m:rPr>
                  <w:rPr>
                    <w:rFonts w:ascii="Cambria Math" w:eastAsia="Times New Roman" w:hAnsi="Cambria Math" w:cstheme="minorHAnsi"/>
                    <w:szCs w:val="24"/>
                  </w:rPr>
                  <m:t>2</m:t>
                </m:r>
              </m:sup>
            </m:sSup>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37.4</m:t>
                </m:r>
              </m:num>
              <m:den>
                <m:r>
                  <m:rPr>
                    <m:sty m:val="bi"/>
                  </m:rPr>
                  <w:rPr>
                    <w:rFonts w:ascii="Cambria Math" w:eastAsia="Times New Roman" w:hAnsi="Cambria Math" w:cstheme="minorHAnsi"/>
                    <w:szCs w:val="24"/>
                  </w:rPr>
                  <m:t>TDN</m:t>
                </m:r>
              </m:den>
            </m:f>
          </m:e>
        </m:d>
      </m:oMath>
      <w:r w:rsidR="00F00201" w:rsidRPr="00D5649B">
        <w:rPr>
          <w:rFonts w:eastAsia="Times New Roman" w:cstheme="minorHAnsi"/>
          <w:szCs w:val="24"/>
        </w:rPr>
        <w:tab/>
      </w:r>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2F6DD71B" w14:textId="2332B137" w:rsidR="00F00201" w:rsidRPr="00D5649B" w:rsidRDefault="00F00201" w:rsidP="007944F0">
      <w:pPr>
        <w:pStyle w:val="Caption"/>
        <w:tabs>
          <w:tab w:val="clear" w:pos="9360"/>
          <w:tab w:val="right" w:pos="9720"/>
        </w:tabs>
        <w:jc w:val="right"/>
        <w:rPr>
          <w:color w:val="000000"/>
          <w:szCs w:val="24"/>
        </w:rPr>
      </w:pPr>
      <w:r w:rsidRPr="007944F0">
        <w:rPr>
          <w:sz w:val="20"/>
          <w:szCs w:val="20"/>
        </w:rPr>
        <w:tab/>
        <w:t>IPCC 2019</w:t>
      </w:r>
      <w:r w:rsidR="007262B5" w:rsidRPr="007944F0">
        <w:rPr>
          <w:sz w:val="20"/>
          <w:szCs w:val="20"/>
        </w:rPr>
        <w:t>, Eq. 10.15</w:t>
      </w:r>
    </w:p>
    <w:p w14:paraId="23E1E23B"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BB0A67C" w14:textId="77777777" w:rsidR="00F00201" w:rsidRPr="00D5649B" w:rsidRDefault="00F00201" w:rsidP="004D3821">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4EC41069" w14:textId="77777777" w:rsidR="00F00201" w:rsidRPr="00D5649B" w:rsidRDefault="00F00201" w:rsidP="00F00201">
      <w:pPr>
        <w:pStyle w:val="Heading5"/>
        <w:ind w:left="1008"/>
      </w:pPr>
      <w:r w:rsidRPr="00D5649B">
        <w:t>Gross energy intake</w:t>
      </w:r>
    </w:p>
    <w:p w14:paraId="52B65AAB" w14:textId="2F6767E6" w:rsidR="00F00201" w:rsidRPr="00D5649B" w:rsidRDefault="00F00201" w:rsidP="00FC1089">
      <w:pPr>
        <w:pStyle w:val="Caption"/>
        <w:tabs>
          <w:tab w:val="clear" w:pos="2880"/>
          <w:tab w:val="clear" w:pos="9360"/>
          <w:tab w:val="right" w:pos="9781"/>
        </w:tabs>
        <w:spacing w:after="120" w:line="240" w:lineRule="auto"/>
        <w:rPr>
          <w:rFonts w:eastAsia="Times New Roman" w:cstheme="minorHAnsi"/>
          <w:b/>
          <w:position w:val="-14"/>
          <w:szCs w:val="24"/>
        </w:rPr>
      </w:pPr>
      <w:bookmarkStart w:id="416" w:name="_Ref109731962"/>
      <m:oMath>
        <m:r>
          <m:rPr>
            <m:sty m:val="bi"/>
          </m:rPr>
          <w:rPr>
            <w:rFonts w:ascii="Cambria Math" w:eastAsia="Times New Roman" w:hAnsi="Cambria Math" w:cstheme="minorHAnsi"/>
            <w:szCs w:val="24"/>
          </w:rPr>
          <m:t>GEI=</m:t>
        </m:r>
        <m:f>
          <m:fPr>
            <m:ctrlPr>
              <w:rPr>
                <w:rFonts w:ascii="Cambria Math" w:eastAsia="Times New Roman" w:hAnsi="Cambria Math" w:cstheme="minorHAnsi"/>
                <w:b/>
                <w:i/>
                <w:szCs w:val="24"/>
              </w:rPr>
            </m:ctrlPr>
          </m:fPr>
          <m:num>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eastAsia="Times New Roman" w:cstheme="minorHAns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bookmarkEnd w:id="416"/>
    </w:p>
    <w:p w14:paraId="38C139BF" w14:textId="2319EE6C" w:rsidR="00F00201" w:rsidRPr="00D5649B" w:rsidRDefault="00F00201" w:rsidP="007944F0">
      <w:pPr>
        <w:pStyle w:val="Caption"/>
        <w:tabs>
          <w:tab w:val="clear" w:pos="9360"/>
          <w:tab w:val="right" w:pos="9720"/>
        </w:tabs>
        <w:jc w:val="right"/>
        <w:rPr>
          <w:i/>
          <w:szCs w:val="24"/>
        </w:rPr>
      </w:pPr>
      <w:r w:rsidRPr="00D5649B">
        <w:rPr>
          <w:sz w:val="20"/>
        </w:rPr>
        <w:lastRenderedPageBreak/>
        <w:tab/>
      </w:r>
      <w:r w:rsidRPr="00D5649B">
        <w:rPr>
          <w:sz w:val="20"/>
        </w:rPr>
        <w:tab/>
      </w:r>
      <w:r w:rsidRPr="00D5649B">
        <w:rPr>
          <w:szCs w:val="24"/>
        </w:rPr>
        <w:tab/>
      </w:r>
      <w:r w:rsidRPr="007944F0">
        <w:rPr>
          <w:sz w:val="20"/>
          <w:szCs w:val="20"/>
        </w:rPr>
        <w:t>IPCC 2019</w:t>
      </w:r>
      <w:r w:rsidR="007262B5" w:rsidRPr="007944F0">
        <w:rPr>
          <w:sz w:val="20"/>
          <w:szCs w:val="20"/>
        </w:rPr>
        <w:t>, Eq. 10.16</w:t>
      </w:r>
    </w:p>
    <w:p w14:paraId="67D1363E" w14:textId="6B278894"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601ACAE7" w14:textId="77777777" w:rsidR="00F00201" w:rsidRPr="00D5649B" w:rsidRDefault="00F00201" w:rsidP="004D3821">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0F3229A" w14:textId="5CFDC7A6" w:rsidR="009F31A7" w:rsidRPr="00D5649B" w:rsidRDefault="00B635C0" w:rsidP="009F31A7">
      <w:pPr>
        <w:pStyle w:val="Heading5"/>
        <w:ind w:left="1008"/>
      </w:pPr>
      <w:r w:rsidRPr="00D5649B">
        <w:t xml:space="preserve">Enteric </w:t>
      </w:r>
      <w:r w:rsidR="00F00201" w:rsidRPr="00D5649B">
        <w:t>CH</w:t>
      </w:r>
      <w:r w:rsidR="00F00201" w:rsidRPr="00D5649B">
        <w:rPr>
          <w:vertAlign w:val="subscript"/>
        </w:rPr>
        <w:t>4</w:t>
      </w:r>
      <w:r w:rsidR="00F00201" w:rsidRPr="00D5649B">
        <w:t xml:space="preserve"> emission</w:t>
      </w:r>
    </w:p>
    <w:p w14:paraId="00232FA4" w14:textId="33A344BA"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szCs w:val="24"/>
        </w:rPr>
        <w:tab/>
      </w:r>
      <w:bookmarkStart w:id="417" w:name="Eq_EntericCH4Rate"/>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bookmarkEnd w:id="417"/>
    </w:p>
    <w:p w14:paraId="60E74632" w14:textId="05C741A6" w:rsidR="00F00201" w:rsidRPr="00D5649B" w:rsidRDefault="00F00201" w:rsidP="007944F0">
      <w:pPr>
        <w:pStyle w:val="Caption"/>
        <w:tabs>
          <w:tab w:val="clear" w:pos="9360"/>
          <w:tab w:val="right" w:pos="9720"/>
        </w:tabs>
        <w:jc w:val="right"/>
        <w:rPr>
          <w:szCs w:val="24"/>
        </w:rPr>
      </w:pPr>
      <w:r w:rsidRPr="00D5649B">
        <w:rPr>
          <w:sz w:val="20"/>
        </w:rPr>
        <w:tab/>
      </w:r>
      <w:r w:rsidRPr="00D5649B">
        <w:rPr>
          <w:sz w:val="20"/>
        </w:rPr>
        <w:tab/>
      </w:r>
      <w:r w:rsidR="007944F0">
        <w:rPr>
          <w:sz w:val="20"/>
          <w:szCs w:val="20"/>
        </w:rPr>
        <w:t>D</w:t>
      </w:r>
      <w:r w:rsidR="00170A53" w:rsidRPr="007944F0">
        <w:rPr>
          <w:sz w:val="20"/>
          <w:szCs w:val="20"/>
        </w:rPr>
        <w:t>erived</w:t>
      </w:r>
      <w:r w:rsidR="00BC4C4E" w:rsidRPr="007944F0">
        <w:rPr>
          <w:sz w:val="20"/>
          <w:szCs w:val="20"/>
        </w:rPr>
        <w:t xml:space="preserve"> from</w:t>
      </w:r>
      <w:r w:rsidR="007944F0">
        <w:rPr>
          <w:sz w:val="20"/>
          <w:szCs w:val="20"/>
        </w:rPr>
        <w:t xml:space="preserve"> </w:t>
      </w:r>
      <w:r w:rsidRPr="007944F0">
        <w:rPr>
          <w:sz w:val="20"/>
          <w:szCs w:val="20"/>
        </w:rPr>
        <w:t>IPCC 2019</w:t>
      </w:r>
      <w:r w:rsidR="007262B5" w:rsidRPr="007944F0">
        <w:rPr>
          <w:sz w:val="20"/>
          <w:szCs w:val="20"/>
        </w:rPr>
        <w:t>, Eq. 10.21</w:t>
      </w:r>
    </w:p>
    <w:p w14:paraId="237CDF08" w14:textId="66AF80B0"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0885093B" w14:textId="77777777" w:rsidR="00B635C0" w:rsidRPr="00D5649B" w:rsidRDefault="00B635C0"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72BFCF4F" w14:textId="2BB92EFA" w:rsidR="00F00201" w:rsidRPr="00D5649B" w:rsidRDefault="00F00201" w:rsidP="004D3821">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Pr="00D5649B">
        <w:rPr>
          <w:sz w:val="20"/>
        </w:rPr>
        <w:t>Methane conversion factor (</w:t>
      </w:r>
      <w:r w:rsidR="0031479B" w:rsidRPr="0031479B">
        <w:rPr>
          <w:b/>
        </w:rPr>
        <w:fldChar w:fldCharType="begin"/>
      </w:r>
      <w:r w:rsidR="0031479B" w:rsidRPr="0031479B">
        <w:rPr>
          <w:b/>
          <w:sz w:val="20"/>
        </w:rPr>
        <w:instrText xml:space="preserve"> REF _Ref62557839 \h </w:instrText>
      </w:r>
      <w:r w:rsidR="0031479B" w:rsidRPr="0031479B">
        <w:rPr>
          <w:b/>
        </w:rPr>
        <w:instrText xml:space="preserve"> \* MERGEFORMAT </w:instrText>
      </w:r>
      <w:r w:rsidR="0031479B" w:rsidRPr="0031479B">
        <w:rPr>
          <w:b/>
        </w:rPr>
      </w:r>
      <w:r w:rsidR="0031479B" w:rsidRPr="0031479B">
        <w:rPr>
          <w:b/>
        </w:rPr>
        <w:fldChar w:fldCharType="separate"/>
      </w:r>
      <w:r w:rsidR="004600A4" w:rsidRPr="004600A4">
        <w:rPr>
          <w:b/>
          <w:sz w:val="20"/>
        </w:rPr>
        <w:t>Table 18</w:t>
      </w:r>
      <w:r w:rsidR="0031479B" w:rsidRPr="0031479B">
        <w:rPr>
          <w:b/>
        </w:rPr>
        <w:fldChar w:fldCharType="end"/>
      </w:r>
      <w:r w:rsidRPr="00D5649B">
        <w:rPr>
          <w:sz w:val="20"/>
        </w:rPr>
        <w:t>, by diet)</w:t>
      </w:r>
    </w:p>
    <w:p w14:paraId="4380F05A" w14:textId="77777777" w:rsidR="00F00201" w:rsidRPr="00D5649B" w:rsidRDefault="00F00201" w:rsidP="004D3821">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449180D7" w14:textId="7921A3E1" w:rsidR="00F00201" w:rsidRPr="00D5649B" w:rsidRDefault="00F00201" w:rsidP="004D3821">
      <w:pPr>
        <w:tabs>
          <w:tab w:val="clear" w:pos="2880"/>
          <w:tab w:val="clear" w:pos="9360"/>
        </w:tabs>
        <w:spacing w:before="0"/>
        <w:ind w:left="2835" w:hanging="2835"/>
        <w:rPr>
          <w:sz w:val="20"/>
        </w:rPr>
      </w:pPr>
      <w:r w:rsidRPr="00D5649B">
        <w:rPr>
          <w:i/>
          <w:sz w:val="20"/>
        </w:rPr>
        <w:t>AR</w:t>
      </w:r>
      <w:r w:rsidRPr="00D5649B">
        <w:rPr>
          <w:i/>
          <w:sz w:val="20"/>
        </w:rPr>
        <w:tab/>
      </w:r>
      <w:r w:rsidRPr="00D5649B">
        <w:rPr>
          <w:sz w:val="20"/>
        </w:rPr>
        <w:t>Additive reduction factor (</w:t>
      </w:r>
      <w:r w:rsidR="00E434CB" w:rsidRPr="002C6A72">
        <w:rPr>
          <w:b/>
          <w:sz w:val="20"/>
        </w:rPr>
        <w:fldChar w:fldCharType="begin"/>
      </w:r>
      <w:r w:rsidR="00E434CB" w:rsidRPr="002C6A72">
        <w:rPr>
          <w:b/>
          <w:sz w:val="20"/>
        </w:rPr>
        <w:instrText xml:space="preserve"> REF _Ref62563191 \h  \* MERGEFORMAT </w:instrText>
      </w:r>
      <w:r w:rsidR="00E434CB" w:rsidRPr="002C6A72">
        <w:rPr>
          <w:b/>
          <w:sz w:val="20"/>
        </w:rPr>
      </w:r>
      <w:r w:rsidR="00E434CB" w:rsidRPr="002C6A72">
        <w:rPr>
          <w:b/>
          <w:sz w:val="20"/>
        </w:rPr>
        <w:fldChar w:fldCharType="separate"/>
      </w:r>
      <w:r w:rsidR="004600A4" w:rsidRPr="004600A4">
        <w:rPr>
          <w:b/>
          <w:sz w:val="20"/>
        </w:rPr>
        <w:t>Table 19</w:t>
      </w:r>
      <w:r w:rsidR="00E434CB" w:rsidRPr="002C6A72">
        <w:rPr>
          <w:b/>
          <w:sz w:val="20"/>
        </w:rPr>
        <w:fldChar w:fldCharType="end"/>
      </w:r>
      <w:r w:rsidRPr="00D5649B">
        <w:rPr>
          <w:sz w:val="20"/>
        </w:rPr>
        <w:t>, by additive)</w:t>
      </w:r>
      <w:r w:rsidRPr="00D5649B">
        <w:rPr>
          <w:i/>
          <w:sz w:val="20"/>
        </w:rPr>
        <w:tab/>
      </w:r>
    </w:p>
    <w:p w14:paraId="72A440F2" w14:textId="5A684232" w:rsidR="00F00201" w:rsidRPr="00D5649B" w:rsidRDefault="00F00201" w:rsidP="00FC1089">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×#cattle</m:t>
        </m:r>
      </m:oMath>
      <w:r w:rsidRPr="00D5649B">
        <w:rPr>
          <w:rFonts w:eastAsia="Times New Roman" w:cstheme="minorHAnsi"/>
          <w:i/>
          <w:szCs w:val="24"/>
        </w:rPr>
        <w:tab/>
      </w:r>
      <w:bookmarkStart w:id="418" w:name="Eq_EntericCH4"/>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bookmarkEnd w:id="418"/>
    </w:p>
    <w:p w14:paraId="4F3D2790" w14:textId="75E8C191"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78239FD1" w14:textId="5CC7835C" w:rsidR="00F00201" w:rsidRPr="00D5649B" w:rsidRDefault="00F00201"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w:t>
      </w:r>
      <w:r w:rsidRPr="00D84385">
        <w:rPr>
          <w:sz w:val="20"/>
        </w:rPr>
        <w:t>emission</w:t>
      </w:r>
      <w:r w:rsidR="00C636BB" w:rsidRPr="00D84385">
        <w:rPr>
          <w:sz w:val="20"/>
        </w:rPr>
        <w:t xml:space="preserve">s </w:t>
      </w:r>
      <w:r w:rsidR="001F07B3" w:rsidRPr="00D84385">
        <w:rPr>
          <w:sz w:val="20"/>
        </w:rPr>
        <w:t>by</w:t>
      </w:r>
      <w:r w:rsidR="00C636BB" w:rsidRPr="00D84385">
        <w:rPr>
          <w:sz w:val="20"/>
        </w:rPr>
        <w:t xml:space="preserve"> animal group</w:t>
      </w:r>
      <w:r w:rsidRPr="00D84385">
        <w:rPr>
          <w:sz w:val="20"/>
        </w:rPr>
        <w:t xml:space="preserve"> (kg CH</w:t>
      </w:r>
      <w:r w:rsidRPr="00D84385">
        <w:rPr>
          <w:sz w:val="20"/>
          <w:vertAlign w:val="subscript"/>
        </w:rPr>
        <w:t>4</w:t>
      </w:r>
      <w:r w:rsidR="00C636BB" w:rsidRPr="00D84385">
        <w:rPr>
          <w:sz w:val="20"/>
        </w:rPr>
        <w:t xml:space="preserve"> day</w:t>
      </w:r>
      <w:r w:rsidR="00C636BB" w:rsidRPr="00D84385">
        <w:rPr>
          <w:sz w:val="20"/>
          <w:vertAlign w:val="superscript"/>
        </w:rPr>
        <w:t>-1</w:t>
      </w:r>
      <w:r w:rsidRPr="00D84385">
        <w:rPr>
          <w:sz w:val="20"/>
        </w:rPr>
        <w:t>)</w:t>
      </w:r>
    </w:p>
    <w:p w14:paraId="09B71355" w14:textId="5C04D512" w:rsidR="00F00201" w:rsidRPr="00D5649B" w:rsidRDefault="00F00201" w:rsidP="004D3821">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10216" w:rsidRPr="00D5649B">
        <w:rPr>
          <w:sz w:val="20"/>
        </w:rPr>
        <w:t xml:space="preserve">beef </w:t>
      </w:r>
      <w:r w:rsidRPr="00D5649B">
        <w:rPr>
          <w:sz w:val="20"/>
        </w:rPr>
        <w:t xml:space="preserve">cattle </w:t>
      </w:r>
    </w:p>
    <w:p w14:paraId="24945245" w14:textId="77777777" w:rsidR="00F00201" w:rsidRPr="00D5649B" w:rsidRDefault="00F00201" w:rsidP="00F00201">
      <w:pPr>
        <w:pStyle w:val="Heading4"/>
        <w:rPr>
          <w:rFonts w:eastAsiaTheme="minorHAnsi"/>
        </w:rPr>
      </w:pPr>
      <w:bookmarkStart w:id="419" w:name="_Toc343610140"/>
      <w:r w:rsidRPr="00D5649B">
        <w:rPr>
          <w:rFonts w:eastAsiaTheme="minorHAnsi"/>
        </w:rPr>
        <w:t>Other enteric CH</w:t>
      </w:r>
      <w:r w:rsidRPr="00D5649B">
        <w:rPr>
          <w:rFonts w:eastAsiaTheme="minorHAnsi"/>
          <w:vertAlign w:val="subscript"/>
        </w:rPr>
        <w:t>4</w:t>
      </w:r>
      <w:r w:rsidRPr="00D5649B">
        <w:rPr>
          <w:rFonts w:eastAsiaTheme="minorHAnsi"/>
        </w:rPr>
        <w:t xml:space="preserve"> estimates</w:t>
      </w:r>
    </w:p>
    <w:p w14:paraId="6924F4FC" w14:textId="626E0F1B" w:rsidR="00F00201" w:rsidRPr="00D5649B" w:rsidRDefault="00F00201" w:rsidP="00DA339D">
      <w:pPr>
        <w:pStyle w:val="Caption"/>
        <w:tabs>
          <w:tab w:val="clear" w:pos="9360"/>
          <w:tab w:val="right" w:pos="10065"/>
        </w:tabs>
        <w:spacing w:line="240" w:lineRule="auto"/>
        <w:rPr>
          <w:rFonts w:eastAsiaTheme="minorHAnsi" w:cstheme="minorHAnsi"/>
          <w:szCs w:val="24"/>
        </w:rPr>
      </w:pPr>
      <w:r w:rsidRPr="00D5649B">
        <w:rPr>
          <w:rFonts w:eastAsiaTheme="minorHAnsi" w:cstheme="minorHAnsi"/>
          <w:szCs w:val="24"/>
        </w:rPr>
        <w:t xml:space="preserve">In addition to using the default IPCC (2019) </w:t>
      </w:r>
      <w:proofErr w:type="spellStart"/>
      <w:r w:rsidRPr="00D5649B">
        <w:rPr>
          <w:rFonts w:eastAsiaTheme="minorHAnsi" w:cstheme="minorHAnsi"/>
          <w:szCs w:val="24"/>
        </w:rPr>
        <w:t>Y</w:t>
      </w:r>
      <w:r w:rsidRPr="00D5649B">
        <w:rPr>
          <w:rFonts w:eastAsiaTheme="minorHAnsi" w:cstheme="minorHAnsi"/>
          <w:szCs w:val="24"/>
          <w:vertAlign w:val="subscript"/>
        </w:rPr>
        <w:t>m</w:t>
      </w:r>
      <w:proofErr w:type="spellEnd"/>
      <w:r w:rsidRPr="00D5649B">
        <w:rPr>
          <w:rFonts w:eastAsiaTheme="minorHAnsi" w:cstheme="minorHAnsi"/>
          <w:szCs w:val="24"/>
        </w:rPr>
        <w:t xml:space="preserve"> </w:t>
      </w:r>
      <w:r w:rsidR="008E0222" w:rsidRPr="00D5649B">
        <w:rPr>
          <w:rFonts w:eastAsiaTheme="minorHAnsi" w:cstheme="minorHAnsi"/>
          <w:szCs w:val="24"/>
        </w:rPr>
        <w:t xml:space="preserve">conversion </w:t>
      </w:r>
      <w:r w:rsidRPr="00D5649B">
        <w:rPr>
          <w:rFonts w:eastAsiaTheme="minorHAnsi" w:cstheme="minorHAnsi"/>
          <w:szCs w:val="24"/>
        </w:rPr>
        <w:t>factors to estimate enteric CH</w:t>
      </w:r>
      <w:r w:rsidRPr="00D5649B">
        <w:rPr>
          <w:rFonts w:eastAsiaTheme="minorHAnsi" w:cstheme="minorHAnsi"/>
          <w:szCs w:val="24"/>
          <w:vertAlign w:val="subscript"/>
        </w:rPr>
        <w:t>4</w:t>
      </w:r>
      <w:r w:rsidRPr="00D5649B">
        <w:rPr>
          <w:rFonts w:eastAsiaTheme="minorHAnsi" w:cstheme="minorHAnsi"/>
          <w:szCs w:val="24"/>
        </w:rPr>
        <w:t xml:space="preserve"> emissions from beef cat</w:t>
      </w:r>
      <w:r w:rsidR="00AE3D1F" w:rsidRPr="00D5649B">
        <w:rPr>
          <w:rFonts w:eastAsiaTheme="minorHAnsi" w:cstheme="minorHAnsi"/>
          <w:szCs w:val="24"/>
        </w:rPr>
        <w:t>t</w:t>
      </w:r>
      <w:r w:rsidRPr="00D5649B">
        <w:rPr>
          <w:rFonts w:eastAsiaTheme="minorHAnsi" w:cstheme="minorHAnsi"/>
          <w:szCs w:val="24"/>
        </w:rPr>
        <w:t xml:space="preserve">le, </w:t>
      </w:r>
      <w:r w:rsidR="00AE3D1F" w:rsidRPr="00D5649B">
        <w:rPr>
          <w:rFonts w:eastAsiaTheme="minorHAnsi" w:cstheme="minorHAnsi"/>
          <w:szCs w:val="24"/>
        </w:rPr>
        <w:t xml:space="preserve">the inclusion </w:t>
      </w:r>
      <w:r w:rsidRPr="00D5649B">
        <w:rPr>
          <w:rFonts w:eastAsiaTheme="minorHAnsi" w:cstheme="minorHAnsi"/>
          <w:szCs w:val="24"/>
        </w:rPr>
        <w:t xml:space="preserve">of different mathematical </w:t>
      </w:r>
      <w:r w:rsidR="00AE3D1F" w:rsidRPr="00D5649B">
        <w:rPr>
          <w:rFonts w:eastAsiaTheme="minorHAnsi" w:cstheme="minorHAnsi"/>
          <w:szCs w:val="24"/>
        </w:rPr>
        <w:t xml:space="preserve">equations </w:t>
      </w:r>
      <w:r w:rsidR="00D37B24" w:rsidRPr="00D5649B">
        <w:rPr>
          <w:rFonts w:eastAsiaTheme="minorHAnsi" w:cstheme="minorHAnsi"/>
          <w:szCs w:val="24"/>
        </w:rPr>
        <w:t xml:space="preserve">(linear and exponential) </w:t>
      </w:r>
      <w:r w:rsidRPr="00D5649B">
        <w:rPr>
          <w:rFonts w:eastAsiaTheme="minorHAnsi" w:cstheme="minorHAnsi"/>
          <w:szCs w:val="24"/>
        </w:rPr>
        <w:t>with varying input requirement</w:t>
      </w:r>
      <w:r w:rsidR="00AE3D1F" w:rsidRPr="00D5649B">
        <w:rPr>
          <w:rFonts w:eastAsiaTheme="minorHAnsi" w:cstheme="minorHAnsi"/>
          <w:szCs w:val="24"/>
        </w:rPr>
        <w:t>s</w:t>
      </w:r>
      <w:r w:rsidRPr="00D5649B">
        <w:rPr>
          <w:rFonts w:eastAsiaTheme="minorHAnsi" w:cstheme="minorHAnsi"/>
          <w:szCs w:val="24"/>
        </w:rPr>
        <w:t xml:space="preserve"> provides the model user (</w:t>
      </w:r>
      <w:r w:rsidR="00AE3D1F" w:rsidRPr="00D5649B">
        <w:rPr>
          <w:rFonts w:eastAsiaTheme="minorHAnsi" w:cstheme="minorHAnsi"/>
          <w:szCs w:val="24"/>
        </w:rPr>
        <w:t xml:space="preserve">and in particular </w:t>
      </w:r>
      <w:r w:rsidRPr="00D5649B">
        <w:rPr>
          <w:rFonts w:eastAsiaTheme="minorHAnsi" w:cstheme="minorHAnsi"/>
          <w:szCs w:val="24"/>
        </w:rPr>
        <w:t xml:space="preserve">researchers) </w:t>
      </w:r>
      <w:r w:rsidR="00AE3D1F" w:rsidRPr="00D5649B">
        <w:rPr>
          <w:rFonts w:eastAsiaTheme="minorHAnsi" w:cstheme="minorHAnsi"/>
          <w:szCs w:val="24"/>
        </w:rPr>
        <w:t xml:space="preserve">with </w:t>
      </w:r>
      <w:r w:rsidRPr="00D5649B">
        <w:rPr>
          <w:rFonts w:eastAsiaTheme="minorHAnsi" w:cstheme="minorHAnsi"/>
          <w:szCs w:val="24"/>
        </w:rPr>
        <w:t xml:space="preserve">additional </w:t>
      </w:r>
      <w:r w:rsidR="00AE3D1F" w:rsidRPr="00D5649B">
        <w:rPr>
          <w:rFonts w:eastAsiaTheme="minorHAnsi" w:cstheme="minorHAnsi"/>
          <w:szCs w:val="24"/>
        </w:rPr>
        <w:t>options</w:t>
      </w:r>
      <w:r w:rsidRPr="00D5649B">
        <w:rPr>
          <w:rFonts w:eastAsiaTheme="minorHAnsi" w:cstheme="minorHAnsi"/>
          <w:szCs w:val="24"/>
        </w:rPr>
        <w:t xml:space="preserve">. </w:t>
      </w:r>
      <w:r w:rsidR="00AE3D1F" w:rsidRPr="00D5649B">
        <w:rPr>
          <w:rFonts w:eastAsiaTheme="minorHAnsi" w:cstheme="minorHAnsi"/>
          <w:szCs w:val="24"/>
        </w:rPr>
        <w:t>For beef cattle, t</w:t>
      </w:r>
      <w:r w:rsidRPr="00D5649B">
        <w:rPr>
          <w:rFonts w:eastAsiaTheme="minorHAnsi" w:cstheme="minorHAnsi"/>
          <w:szCs w:val="24"/>
        </w:rPr>
        <w:t xml:space="preserve">he </w:t>
      </w:r>
      <w:r w:rsidR="00AE3D1F" w:rsidRPr="00D5649B">
        <w:rPr>
          <w:rFonts w:eastAsiaTheme="minorHAnsi" w:cstheme="minorHAnsi"/>
          <w:szCs w:val="24"/>
        </w:rPr>
        <w:t xml:space="preserve">selected </w:t>
      </w:r>
      <w:r w:rsidRPr="00D5649B">
        <w:rPr>
          <w:rFonts w:eastAsiaTheme="minorHAnsi" w:cstheme="minorHAnsi"/>
          <w:szCs w:val="24"/>
        </w:rPr>
        <w:t xml:space="preserve">equations </w:t>
      </w:r>
      <w:r w:rsidR="00AE3D1F" w:rsidRPr="00D5649B">
        <w:rPr>
          <w:rFonts w:eastAsiaTheme="minorHAnsi" w:cstheme="minorHAnsi"/>
          <w:szCs w:val="24"/>
        </w:rPr>
        <w:t xml:space="preserve">were </w:t>
      </w:r>
      <w:r w:rsidRPr="00D5649B">
        <w:rPr>
          <w:rFonts w:eastAsiaTheme="minorHAnsi" w:cstheme="minorHAnsi"/>
          <w:szCs w:val="24"/>
        </w:rPr>
        <w:t>developed and evaluated by Lingen et al. (2019</w:t>
      </w:r>
      <w:r w:rsidR="00D37B24" w:rsidRPr="00D5649B">
        <w:rPr>
          <w:rFonts w:eastAsiaTheme="minorHAnsi" w:cstheme="minorHAnsi"/>
          <w:szCs w:val="24"/>
        </w:rPr>
        <w:t>)</w:t>
      </w:r>
      <w:r w:rsidRPr="00D5649B">
        <w:rPr>
          <w:rFonts w:eastAsiaTheme="minorHAnsi" w:cstheme="minorHAnsi"/>
          <w:szCs w:val="24"/>
        </w:rPr>
        <w:t xml:space="preserve">. Four equations are selected and </w:t>
      </w:r>
      <w:r w:rsidR="00AE3D1F" w:rsidRPr="00D5649B">
        <w:rPr>
          <w:rFonts w:eastAsiaTheme="minorHAnsi" w:cstheme="minorHAnsi"/>
          <w:szCs w:val="24"/>
        </w:rPr>
        <w:t>divided into two groups</w:t>
      </w:r>
      <w:r w:rsidRPr="00D5649B">
        <w:rPr>
          <w:rFonts w:eastAsiaTheme="minorHAnsi" w:cstheme="minorHAnsi"/>
          <w:szCs w:val="24"/>
        </w:rPr>
        <w:t xml:space="preserve"> based on the concentration of forage in the diet. Two equations </w:t>
      </w:r>
      <w:r w:rsidR="00DA339D" w:rsidRPr="00D5649B">
        <w:rPr>
          <w:rFonts w:eastAsiaTheme="minorHAnsi" w:cstheme="minorHAnsi"/>
          <w:szCs w:val="24"/>
        </w:rPr>
        <w:t xml:space="preserve">are </w:t>
      </w:r>
      <w:r w:rsidRPr="00D5649B">
        <w:rPr>
          <w:rFonts w:eastAsiaTheme="minorHAnsi" w:cstheme="minorHAnsi"/>
          <w:szCs w:val="24"/>
        </w:rPr>
        <w:t>for diet</w:t>
      </w:r>
      <w:r w:rsidR="00DA339D" w:rsidRPr="00D5649B">
        <w:rPr>
          <w:rFonts w:eastAsiaTheme="minorHAnsi" w:cstheme="minorHAnsi"/>
          <w:szCs w:val="24"/>
        </w:rPr>
        <w:t>s</w:t>
      </w:r>
      <w:r w:rsidRPr="00D5649B">
        <w:rPr>
          <w:rFonts w:eastAsiaTheme="minorHAnsi" w:cstheme="minorHAnsi"/>
          <w:szCs w:val="24"/>
        </w:rPr>
        <w:t xml:space="preserve"> containing ≥ 25% forage DM (high forage diets</w:t>
      </w:r>
      <w:r w:rsidR="00DA339D" w:rsidRPr="00D5649B">
        <w:rPr>
          <w:rFonts w:eastAsiaTheme="minorHAnsi" w:cstheme="minorHAnsi"/>
          <w:szCs w:val="24"/>
        </w:rPr>
        <w:t xml:space="preserve">,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Eq_CH4EntericRateB1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14</w:t>
      </w:r>
      <w:r w:rsidR="00DA339D" w:rsidRPr="00D5649B">
        <w:rPr>
          <w:rFonts w:eastAsiaTheme="minorHAnsi" w:cstheme="minorHAnsi"/>
          <w:bCs w:val="0"/>
          <w:szCs w:val="24"/>
        </w:rPr>
        <w:fldChar w:fldCharType="end"/>
      </w:r>
      <w:r w:rsidR="00DA339D" w:rsidRPr="00D5649B">
        <w:rPr>
          <w:rFonts w:eastAsiaTheme="minorHAnsi" w:cstheme="minorHAnsi"/>
          <w:szCs w:val="24"/>
        </w:rPr>
        <w:t xml:space="preserve"> and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Eq_CH4EntericRateB2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15</w:t>
      </w:r>
      <w:r w:rsidR="00DA339D" w:rsidRPr="00D5649B">
        <w:rPr>
          <w:rFonts w:eastAsiaTheme="minorHAnsi" w:cstheme="minorHAnsi"/>
          <w:bCs w:val="0"/>
          <w:szCs w:val="24"/>
        </w:rPr>
        <w:fldChar w:fldCharType="end"/>
      </w:r>
      <w:r w:rsidRPr="00D5649B">
        <w:rPr>
          <w:rFonts w:eastAsiaTheme="minorHAnsi" w:cstheme="minorHAnsi"/>
          <w:szCs w:val="24"/>
        </w:rPr>
        <w:t xml:space="preserve">) and the remaining two equations </w:t>
      </w:r>
      <w:r w:rsidR="00DA339D" w:rsidRPr="00D5649B">
        <w:rPr>
          <w:rFonts w:eastAsiaTheme="minorHAnsi" w:cstheme="minorHAnsi"/>
          <w:szCs w:val="24"/>
        </w:rPr>
        <w:t xml:space="preserve">are </w:t>
      </w:r>
      <w:r w:rsidRPr="00D5649B">
        <w:rPr>
          <w:rFonts w:eastAsiaTheme="minorHAnsi" w:cstheme="minorHAnsi"/>
          <w:szCs w:val="24"/>
        </w:rPr>
        <w:t xml:space="preserve">for diets containing &lt; 25% forage DM (low </w:t>
      </w:r>
      <w:r w:rsidR="00D37B24" w:rsidRPr="00D5649B">
        <w:rPr>
          <w:rFonts w:eastAsiaTheme="minorHAnsi" w:cstheme="minorHAnsi"/>
          <w:szCs w:val="24"/>
        </w:rPr>
        <w:t xml:space="preserve">forage </w:t>
      </w:r>
      <w:r w:rsidRPr="00D5649B">
        <w:rPr>
          <w:rFonts w:eastAsiaTheme="minorHAnsi" w:cstheme="minorHAnsi"/>
          <w:szCs w:val="24"/>
        </w:rPr>
        <w:t>diets</w:t>
      </w:r>
      <w:r w:rsidR="00DA339D" w:rsidRPr="00D5649B">
        <w:rPr>
          <w:rFonts w:eastAsiaTheme="minorHAnsi" w:cstheme="minorHAnsi"/>
          <w:szCs w:val="24"/>
        </w:rPr>
        <w:t xml:space="preserve">, </w:t>
      </w:r>
      <w:r w:rsidR="00DA339D" w:rsidRPr="00D5649B">
        <w:rPr>
          <w:rFonts w:eastAsiaTheme="minorHAnsi" w:cstheme="minorHAnsi"/>
          <w:szCs w:val="24"/>
        </w:rPr>
        <w:fldChar w:fldCharType="begin"/>
      </w:r>
      <w:r w:rsidR="00DA339D" w:rsidRPr="00D5649B">
        <w:rPr>
          <w:rFonts w:eastAsiaTheme="minorHAnsi" w:cstheme="minorHAnsi"/>
          <w:szCs w:val="24"/>
        </w:rPr>
        <w:instrText xml:space="preserve"> REF Eq_CH4EntericRateB3 \h  \* MERGEFORMAT </w:instrText>
      </w:r>
      <w:r w:rsidR="00DA339D" w:rsidRPr="00D5649B">
        <w:rPr>
          <w:rFonts w:eastAsiaTheme="minorHAnsi" w:cstheme="minorHAnsi"/>
          <w:szCs w:val="24"/>
        </w:rPr>
      </w:r>
      <w:r w:rsidR="00DA339D" w:rsidRPr="00D5649B">
        <w:rPr>
          <w:rFonts w:eastAsiaTheme="minorHAnsi" w:cstheme="minorHAnsi"/>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16</w:t>
      </w:r>
      <w:r w:rsidR="00717AA0" w:rsidRPr="00D5649B">
        <w:rPr>
          <w:b/>
          <w:noProof/>
          <w:szCs w:val="24"/>
        </w:rPr>
        <w:t xml:space="preserve"> </w:t>
      </w:r>
      <w:r w:rsidR="00717AA0" w:rsidRPr="00D5649B">
        <w:rPr>
          <w:noProof/>
          <w:szCs w:val="24"/>
        </w:rPr>
        <w:t>and</w:t>
      </w:r>
      <w:r w:rsidR="00717AA0" w:rsidRPr="00D5649B">
        <w:rPr>
          <w:b/>
          <w:noProof/>
          <w:szCs w:val="24"/>
        </w:rPr>
        <w:t xml:space="preserve"> </w:t>
      </w:r>
      <w:r w:rsidR="00717AA0" w:rsidRPr="00D5649B">
        <w:rPr>
          <w:b/>
          <w:bCs w:val="0"/>
          <w:noProof/>
          <w:szCs w:val="24"/>
        </w:rPr>
        <w:fldChar w:fldCharType="begin"/>
      </w:r>
      <w:r w:rsidR="00717AA0" w:rsidRPr="00D5649B">
        <w:rPr>
          <w:b/>
          <w:noProof/>
          <w:szCs w:val="24"/>
        </w:rPr>
        <w:instrText xml:space="preserve"> REF Eq_CH4EntericRateB4 \h </w:instrText>
      </w:r>
      <w:r w:rsidR="00CC0B64" w:rsidRPr="00D5649B">
        <w:rPr>
          <w:b/>
          <w:noProof/>
          <w:szCs w:val="24"/>
        </w:rPr>
        <w:instrText xml:space="preserve"> \* MERGEFORMAT </w:instrText>
      </w:r>
      <w:r w:rsidR="00717AA0" w:rsidRPr="00D5649B">
        <w:rPr>
          <w:b/>
          <w:bCs w:val="0"/>
          <w:noProof/>
          <w:szCs w:val="24"/>
        </w:rPr>
      </w:r>
      <w:r w:rsidR="00717AA0" w:rsidRPr="00D5649B">
        <w:rPr>
          <w:b/>
          <w:bCs w:val="0"/>
          <w:noProof/>
          <w:szCs w:val="24"/>
        </w:rPr>
        <w:fldChar w:fldCharType="separate"/>
      </w:r>
      <w:r w:rsidR="00717AA0" w:rsidRPr="00D5649B">
        <w:rPr>
          <w:b/>
          <w:szCs w:val="24"/>
        </w:rPr>
        <w:t xml:space="preserve">Eq. </w:t>
      </w:r>
      <w:r w:rsidR="00717AA0" w:rsidRPr="00D5649B">
        <w:rPr>
          <w:b/>
          <w:noProof/>
          <w:szCs w:val="24"/>
        </w:rPr>
        <w:t>3.1.1</w:t>
      </w:r>
      <w:r w:rsidR="00717AA0" w:rsidRPr="00D5649B">
        <w:rPr>
          <w:b/>
          <w:szCs w:val="24"/>
        </w:rPr>
        <w:noBreakHyphen/>
      </w:r>
      <w:r w:rsidR="00717AA0" w:rsidRPr="00D5649B">
        <w:rPr>
          <w:b/>
          <w:noProof/>
          <w:szCs w:val="24"/>
        </w:rPr>
        <w:t>17</w:t>
      </w:r>
      <w:r w:rsidR="00717AA0" w:rsidRPr="00D5649B">
        <w:rPr>
          <w:b/>
          <w:bCs w:val="0"/>
          <w:noProof/>
          <w:szCs w:val="24"/>
        </w:rPr>
        <w:fldChar w:fldCharType="end"/>
      </w:r>
      <w:r w:rsidR="00717AA0" w:rsidRPr="00D5649B">
        <w:rPr>
          <w:b/>
          <w:noProof/>
          <w:szCs w:val="24"/>
        </w:rPr>
        <w:t>).</w:t>
      </w:r>
      <w:r w:rsidR="00DA339D" w:rsidRPr="00D5649B">
        <w:rPr>
          <w:rFonts w:eastAsiaTheme="minorHAnsi" w:cstheme="minorHAnsi"/>
          <w:szCs w:val="24"/>
        </w:rPr>
        <w:fldChar w:fldCharType="end"/>
      </w:r>
      <w:r w:rsidRPr="00D5649B">
        <w:rPr>
          <w:rFonts w:eastAsiaTheme="minorHAnsi" w:cstheme="minorHAnsi"/>
          <w:szCs w:val="24"/>
        </w:rPr>
        <w:t xml:space="preserve">  </w:t>
      </w:r>
    </w:p>
    <w:p w14:paraId="49D7522B" w14:textId="77777777" w:rsidR="00F00201" w:rsidRPr="00D5649B" w:rsidRDefault="00F00201" w:rsidP="00F00201">
      <w:pPr>
        <w:pStyle w:val="Heading5"/>
        <w:ind w:left="1008"/>
        <w:rPr>
          <w:rFonts w:eastAsiaTheme="minorHAnsi"/>
        </w:rPr>
      </w:pPr>
      <w:r w:rsidRPr="00D5649B">
        <w:rPr>
          <w:rFonts w:eastAsiaTheme="minorHAnsi"/>
        </w:rPr>
        <w:t xml:space="preserve">High forage diets </w:t>
      </w:r>
      <w:r w:rsidRPr="00D5649B">
        <w:rPr>
          <w:rFonts w:eastAsiaTheme="minorHAnsi"/>
          <w:b/>
          <w:i/>
        </w:rPr>
        <w:t>(≥ 25% dietary forage)</w:t>
      </w:r>
    </w:p>
    <w:p w14:paraId="647827AA" w14:textId="444C81E7" w:rsidR="00F00201" w:rsidRPr="00D5649B" w:rsidRDefault="00F00201" w:rsidP="00F00201">
      <w:r w:rsidRPr="00D5649B">
        <w:t xml:space="preserve">If </w:t>
      </w:r>
      <w:r w:rsidR="00BB765F">
        <w:t xml:space="preserve">the percentage of </w:t>
      </w:r>
      <w:r w:rsidRPr="00D5649B">
        <w:t xml:space="preserve">forage </w:t>
      </w:r>
      <w:r w:rsidR="00BB765F">
        <w:t>in the diet</w:t>
      </w:r>
      <w:r w:rsidRPr="00D5649B">
        <w:t xml:space="preserve"> </w:t>
      </w:r>
      <w:r w:rsidRPr="00D5649B">
        <w:rPr>
          <w:rFonts w:cstheme="minorHAnsi"/>
        </w:rPr>
        <w:t>≥</w:t>
      </w:r>
      <w:r w:rsidR="008E0222" w:rsidRPr="00D5649B">
        <w:rPr>
          <w:rFonts w:cstheme="minorHAnsi"/>
        </w:rPr>
        <w:t xml:space="preserve"> </w:t>
      </w:r>
      <w:r w:rsidRPr="00D5649B">
        <w:t>25%</w:t>
      </w:r>
      <w:r w:rsidR="00BB765F">
        <w:t xml:space="preserve"> (of DM)</w:t>
      </w:r>
      <w:r w:rsidRPr="00D5649B">
        <w:t>, equation</w:t>
      </w:r>
      <w:r w:rsidR="009A4DDD" w:rsidRPr="00D5649B">
        <w:t>s</w:t>
      </w:r>
      <w:r w:rsidRPr="00D5649B">
        <w:t xml:space="preserve"> B1 and B2 are used to estimate enteric </w:t>
      </w:r>
      <w:r w:rsidR="00BB765F">
        <w:t>CH</w:t>
      </w:r>
      <w:r w:rsidR="00BB765F" w:rsidRPr="00BB765F">
        <w:rPr>
          <w:vertAlign w:val="subscript"/>
        </w:rPr>
        <w:t>4</w:t>
      </w:r>
      <w:r w:rsidRPr="00D5649B">
        <w:t xml:space="preserve"> emissions  </w:t>
      </w:r>
    </w:p>
    <w:p w14:paraId="5DD607F4" w14:textId="044A43EB" w:rsidR="00F00201" w:rsidRPr="00D5649B" w:rsidRDefault="00000000" w:rsidP="008A1BE6">
      <w:pPr>
        <w:pStyle w:val="Caption"/>
        <w:tabs>
          <w:tab w:val="clear" w:pos="9360"/>
          <w:tab w:val="left" w:pos="2520"/>
          <w:tab w:val="right" w:pos="9781"/>
        </w:tabs>
        <w:spacing w:after="120"/>
        <w:ind w:left="2592" w:hanging="2592"/>
        <w:rPr>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=[-35.0+0.08×BW+1.2×Forage-69.8×</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+3.14×(</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GEI</m:t>
            </m:r>
          </m:num>
          <m:den>
            <m:r>
              <m:rPr>
                <m:sty m:val="bi"/>
              </m:rPr>
              <w:rPr>
                <w:rFonts w:ascii="Cambria Math" w:eastAsiaTheme="minorHAnsi" w:hAnsi="Cambria Math" w:cstheme="minorHAnsi"/>
                <w:szCs w:val="24"/>
              </w:rPr>
              <m:t>4.184</m:t>
            </m:r>
          </m:den>
        </m:f>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i/>
          <w:szCs w:val="24"/>
        </w:rPr>
        <w:tab/>
      </w:r>
      <w:bookmarkStart w:id="420" w:name="Eq_CH4EntericRateB1"/>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bookmarkEnd w:id="420"/>
    </w:p>
    <w:p w14:paraId="76FBF82D" w14:textId="035D2767" w:rsidR="00F00201" w:rsidRPr="007944F0" w:rsidRDefault="00F00201" w:rsidP="007944F0">
      <w:pPr>
        <w:pStyle w:val="Caption"/>
        <w:tabs>
          <w:tab w:val="clear" w:pos="9360"/>
          <w:tab w:val="right" w:pos="9720"/>
        </w:tabs>
        <w:jc w:val="right"/>
        <w:rPr>
          <w:sz w:val="20"/>
          <w:szCs w:val="20"/>
        </w:rPr>
      </w:pPr>
      <w:r w:rsidRPr="007944F0">
        <w:rPr>
          <w:sz w:val="20"/>
          <w:szCs w:val="20"/>
        </w:rPr>
        <w:t>Escobar-Bahamondes et al. 2017</w:t>
      </w:r>
      <w:r w:rsidR="007944F0">
        <w:rPr>
          <w:sz w:val="20"/>
          <w:szCs w:val="20"/>
        </w:rPr>
        <w:t>,</w:t>
      </w:r>
      <w:r w:rsidRPr="007944F0">
        <w:rPr>
          <w:sz w:val="20"/>
          <w:szCs w:val="20"/>
        </w:rPr>
        <w:t xml:space="preserve"> Eq. AL-OR</w:t>
      </w:r>
    </w:p>
    <w:p w14:paraId="558FFDA9" w14:textId="7D56CB83" w:rsidR="00F00201" w:rsidRPr="00D5649B" w:rsidRDefault="00DC29E4" w:rsidP="00F00201">
      <w:pPr>
        <w:tabs>
          <w:tab w:val="clear" w:pos="2880"/>
          <w:tab w:val="clear" w:pos="9360"/>
        </w:tabs>
        <w:spacing w:before="0"/>
        <w:rPr>
          <w:rFonts w:eastAsiaTheme="minorHAnsi" w:cstheme="minorHAnsi"/>
          <w:sz w:val="20"/>
        </w:rPr>
      </w:pPr>
      <w:r w:rsidRPr="00D5649B">
        <w:rPr>
          <w:rFonts w:eastAsiaTheme="minorHAnsi" w:cstheme="minorHAnsi"/>
          <w:sz w:val="20"/>
        </w:rPr>
        <w:t>w</w:t>
      </w:r>
      <w:r w:rsidR="00F00201" w:rsidRPr="00D5649B">
        <w:rPr>
          <w:rFonts w:eastAsiaTheme="minorHAnsi" w:cstheme="minorHAnsi"/>
          <w:sz w:val="20"/>
        </w:rPr>
        <w:t>here</w:t>
      </w:r>
    </w:p>
    <w:p w14:paraId="1003260C" w14:textId="1E9C3F7C"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4enteric(B1)-</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emissions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63D7522E" w14:textId="04DC4623" w:rsidR="00F00201" w:rsidRPr="00D5649B" w:rsidRDefault="00F00201" w:rsidP="004D3821">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BW</w:t>
      </w:r>
      <w:r w:rsidRPr="00D5649B">
        <w:rPr>
          <w:rFonts w:eastAsiaTheme="minorHAnsi" w:cstheme="minorHAnsi"/>
          <w:i/>
          <w:sz w:val="20"/>
        </w:rPr>
        <w:tab/>
      </w:r>
      <w:r w:rsidRPr="00D5649B">
        <w:rPr>
          <w:rFonts w:eastAsiaTheme="minorHAnsi" w:cstheme="minorHAnsi"/>
          <w:sz w:val="20"/>
        </w:rPr>
        <w:t>Body weight (kg)</w:t>
      </w:r>
    </w:p>
    <w:p w14:paraId="567894E9" w14:textId="7940239B" w:rsidR="00F00201" w:rsidRPr="00D5649B" w:rsidRDefault="00BB765F" w:rsidP="004D3821">
      <w:pPr>
        <w:tabs>
          <w:tab w:val="clear" w:pos="2880"/>
          <w:tab w:val="clear" w:pos="9360"/>
        </w:tabs>
        <w:spacing w:before="0"/>
        <w:ind w:left="2835" w:hanging="2835"/>
        <w:rPr>
          <w:rFonts w:eastAsiaTheme="minorHAnsi" w:cstheme="minorHAnsi"/>
          <w:i/>
          <w:sz w:val="20"/>
        </w:rPr>
      </w:pPr>
      <w:r>
        <w:rPr>
          <w:rFonts w:eastAsiaTheme="minorHAnsi" w:cstheme="minorHAnsi"/>
          <w:i/>
          <w:sz w:val="20"/>
        </w:rPr>
        <w:t>F</w:t>
      </w:r>
      <w:r w:rsidR="00F00201" w:rsidRPr="00D5649B">
        <w:rPr>
          <w:rFonts w:eastAsiaTheme="minorHAnsi" w:cstheme="minorHAnsi"/>
          <w:i/>
          <w:sz w:val="20"/>
        </w:rPr>
        <w:t xml:space="preserve">orage </w:t>
      </w:r>
      <w:r w:rsidR="00F00201" w:rsidRPr="00D5649B">
        <w:rPr>
          <w:rFonts w:eastAsiaTheme="minorHAnsi" w:cstheme="minorHAnsi"/>
          <w:i/>
          <w:sz w:val="20"/>
        </w:rPr>
        <w:tab/>
      </w:r>
      <w:r w:rsidR="00F00201" w:rsidRPr="00D5649B">
        <w:rPr>
          <w:rFonts w:eastAsiaTheme="minorHAnsi" w:cstheme="minorHAnsi"/>
          <w:sz w:val="20"/>
        </w:rPr>
        <w:t xml:space="preserve">% forage in the diet (% </w:t>
      </w:r>
      <w:r>
        <w:rPr>
          <w:rFonts w:eastAsiaTheme="minorHAnsi" w:cstheme="minorHAnsi"/>
          <w:sz w:val="20"/>
        </w:rPr>
        <w:t xml:space="preserve">of </w:t>
      </w:r>
      <w:r w:rsidR="00F00201" w:rsidRPr="00D5649B">
        <w:rPr>
          <w:rFonts w:eastAsiaTheme="minorHAnsi" w:cstheme="minorHAnsi"/>
          <w:sz w:val="20"/>
        </w:rPr>
        <w:t>DM)</w:t>
      </w:r>
      <w:r w:rsidR="00F00201" w:rsidRPr="00D5649B">
        <w:rPr>
          <w:rFonts w:eastAsiaTheme="minorHAnsi" w:cstheme="minorHAnsi"/>
          <w:i/>
          <w:sz w:val="20"/>
        </w:rPr>
        <w:t xml:space="preserve">  </w:t>
      </w:r>
    </w:p>
    <w:p w14:paraId="6AF5A58E" w14:textId="7817D2D2"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 xml:space="preserve">-1 </w:t>
      </w:r>
      <w:r w:rsidRPr="00D5649B">
        <w:rPr>
          <w:rFonts w:eastAsiaTheme="minorHAnsi" w:cstheme="minorHAnsi"/>
          <w:sz w:val="20"/>
        </w:rPr>
        <w:t>day</w:t>
      </w:r>
      <w:r w:rsidRPr="00D5649B">
        <w:rPr>
          <w:rFonts w:eastAsiaTheme="minorHAnsi" w:cstheme="minorHAnsi"/>
          <w:sz w:val="20"/>
          <w:vertAlign w:val="superscript"/>
        </w:rPr>
        <w:t>-1</w:t>
      </w:r>
      <w:r w:rsidRPr="00D5649B">
        <w:rPr>
          <w:rFonts w:eastAsiaTheme="minorHAnsi" w:cstheme="minorHAnsi"/>
          <w:sz w:val="20"/>
        </w:rPr>
        <w:t>)</w:t>
      </w:r>
    </w:p>
    <w:p w14:paraId="6CDD1C8A" w14:textId="56E89A19" w:rsidR="00F00201" w:rsidRPr="00D5649B" w:rsidRDefault="00F00201" w:rsidP="004D3821">
      <w:pPr>
        <w:tabs>
          <w:tab w:val="clear" w:pos="2880"/>
          <w:tab w:val="clear" w:pos="9360"/>
        </w:tabs>
        <w:spacing w:before="0"/>
        <w:ind w:left="2835" w:hanging="2835"/>
        <w:contextualSpacing/>
        <w:rPr>
          <w:rFonts w:eastAsiaTheme="minorHAnsi" w:cstheme="minorHAnsi"/>
          <w:sz w:val="20"/>
        </w:rPr>
      </w:pPr>
      <w:r w:rsidRPr="00D5649B">
        <w:rPr>
          <w:rFonts w:eastAsiaTheme="minorHAnsi" w:cstheme="minorHAnsi"/>
          <w:i/>
          <w:sz w:val="20"/>
        </w:rPr>
        <w:t xml:space="preserve">GEI </w:t>
      </w:r>
      <w:r w:rsidRPr="00D5649B">
        <w:rPr>
          <w:rFonts w:eastAsiaTheme="minorHAnsi" w:cstheme="minorHAnsi"/>
          <w:i/>
          <w:sz w:val="20"/>
        </w:rPr>
        <w:tab/>
      </w:r>
      <w:r w:rsidRPr="00D5649B">
        <w:rPr>
          <w:rFonts w:eastAsiaTheme="minorHAnsi" w:cstheme="minorHAnsi"/>
          <w:sz w:val="20"/>
        </w:rPr>
        <w:t>Gross energy intake (MJ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799CBFF5" w14:textId="51FFE56C" w:rsidR="00F00201" w:rsidRPr="00D5649B" w:rsidRDefault="00EE6923" w:rsidP="00F00201">
      <w:pPr>
        <w:tabs>
          <w:tab w:val="clear" w:pos="2880"/>
          <w:tab w:val="clear" w:pos="9360"/>
        </w:tabs>
        <w:spacing w:after="200" w:line="276" w:lineRule="auto"/>
        <w:contextualSpacing/>
        <w:rPr>
          <w:rFonts w:eastAsiaTheme="minorHAnsi" w:cstheme="minorHAnsi"/>
          <w:b/>
          <w:i/>
          <w:sz w:val="20"/>
        </w:rPr>
      </w:pPr>
      <w:r>
        <w:rPr>
          <w:noProof/>
        </w:rPr>
        <w:lastRenderedPageBreak/>
        <mc:AlternateContent>
          <mc:Choice Requires="wps">
            <w:drawing>
              <wp:anchor distT="0" distB="0" distL="114300" distR="114300" simplePos="0" relativeHeight="251637248" behindDoc="0" locked="0" layoutInCell="1" allowOverlap="1" wp14:anchorId="725C2368" wp14:editId="5D81A766">
                <wp:simplePos x="0" y="0"/>
                <wp:positionH relativeFrom="margin">
                  <wp:posOffset>5080</wp:posOffset>
                </wp:positionH>
                <wp:positionV relativeFrom="paragraph">
                  <wp:posOffset>0</wp:posOffset>
                </wp:positionV>
                <wp:extent cx="5949950" cy="1031240"/>
                <wp:effectExtent l="0" t="0" r="0" b="0"/>
                <wp:wrapTopAndBottom/>
                <wp:docPr id="7135557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31240"/>
                        </a:xfrm>
                        <a:prstGeom prst="rect">
                          <a:avLst/>
                        </a:prstGeom>
                        <a:solidFill>
                          <a:sysClr val="window" lastClr="FFFFFF"/>
                        </a:solidFill>
                        <a:ln w="25400" cap="flat" cmpd="sng" algn="ctr">
                          <a:solidFill>
                            <a:srgbClr val="4F81BD">
                              <a:shade val="50000"/>
                            </a:srgbClr>
                          </a:solidFill>
                          <a:prstDash val="solid"/>
                        </a:ln>
                        <a:effectLst/>
                      </wps:spPr>
                      <wps:txbx>
                        <w:txbxContent>
                          <w:p w14:paraId="4E982D3B" w14:textId="3D06A192" w:rsidR="00B1240A" w:rsidRDefault="00B1240A" w:rsidP="00F00201">
                            <w:pPr>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E077BC" w:rsidRDefault="00B1240A" w:rsidP="00F00201">
                            <w:pPr>
                              <w:rPr>
                                <w:color w:val="000000" w:themeColor="text1"/>
                              </w:rPr>
                            </w:pPr>
                            <w:r w:rsidRPr="004B618A">
                              <w:rPr>
                                <w:b/>
                                <w:i/>
                              </w:rPr>
                              <w:t>EEI</w:t>
                            </w:r>
                            <w:r>
                              <w:rPr>
                                <w:b/>
                              </w:rPr>
                              <w:t xml:space="preserve"> </w:t>
                            </w:r>
                            <w:r w:rsidRPr="004B618A">
                              <w:t>=</w:t>
                            </w:r>
                            <w:r>
                              <w:rPr>
                                <w:b/>
                              </w:rPr>
                              <w:t xml:space="preserve"> </w:t>
                            </w:r>
                            <w:r w:rsidRPr="001B756D">
                              <w:t xml:space="preserve">DMI (kg/day) * [EE </w:t>
                            </w:r>
                            <w:r>
                              <w:t xml:space="preserve">concentration </w:t>
                            </w:r>
                            <w:r w:rsidRPr="001B756D">
                              <w:t xml:space="preserve">in the </w:t>
                            </w:r>
                            <w:r>
                              <w:t xml:space="preserve">feed and/or </w:t>
                            </w:r>
                            <w:r w:rsidRPr="001B756D">
                              <w:t>diet</w:t>
                            </w:r>
                            <w:r>
                              <w:t xml:space="preserve"> </w:t>
                            </w:r>
                            <w:r w:rsidRPr="001B756D">
                              <w:t>(%DM)/100)] + DMI (kg</w:t>
                            </w:r>
                            <w:r w:rsidR="00BB765F">
                              <w:t xml:space="preserve"> </w:t>
                            </w:r>
                            <w:r w:rsidRPr="001B756D">
                              <w:t>day</w:t>
                            </w:r>
                            <w:r w:rsidR="00BB765F" w:rsidRPr="00BB765F">
                              <w:rPr>
                                <w:vertAlign w:val="superscript"/>
                              </w:rPr>
                              <w:t>-1</w:t>
                            </w:r>
                            <w:r w:rsidRPr="001B756D">
                              <w:t xml:space="preserve">) * (% Fat </w:t>
                            </w:r>
                            <w:r>
                              <w:t xml:space="preserve">supplement </w:t>
                            </w:r>
                            <w:r w:rsidRPr="001B756D">
                              <w:t>added as diet additives/100)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68" id="Rectangle 23" o:spid="_x0000_s1058" style="position:absolute;margin-left:.4pt;margin-top:0;width:468.5pt;height:81.2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" fillcolor="window" strokecolor="#385d8a" strokeweight="2pt">
                <v:path arrowok="t"/>
                <v:textbox>
                  <w:txbxContent>
                    <w:p w14:paraId="4E982D3B" w14:textId="3D06A192" w:rsidR="00B1240A" w:rsidRDefault="00B1240A" w:rsidP="00F00201">
                      <w:pPr>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E077BC" w:rsidRDefault="00B1240A" w:rsidP="00F00201">
                      <w:pPr>
                        <w:rPr>
                          <w:color w:val="000000" w:themeColor="text1"/>
                        </w:rPr>
                      </w:pPr>
                      <w:r w:rsidRPr="004B618A">
                        <w:rPr>
                          <w:b/>
                          <w:i/>
                        </w:rPr>
                        <w:t>EEI</w:t>
                      </w:r>
                      <w:r>
                        <w:rPr>
                          <w:b/>
                        </w:rPr>
                        <w:t xml:space="preserve"> </w:t>
                      </w:r>
                      <w:r w:rsidRPr="004B618A">
                        <w:t>=</w:t>
                      </w:r>
                      <w:r>
                        <w:rPr>
                          <w:b/>
                        </w:rPr>
                        <w:t xml:space="preserve"> </w:t>
                      </w:r>
                      <w:r w:rsidRPr="001B756D">
                        <w:t xml:space="preserve">DMI (kg/day) * [EE </w:t>
                      </w:r>
                      <w:r>
                        <w:t xml:space="preserve">concentration </w:t>
                      </w:r>
                      <w:r w:rsidRPr="001B756D">
                        <w:t xml:space="preserve">in the </w:t>
                      </w:r>
                      <w:r>
                        <w:t xml:space="preserve">feed and/or </w:t>
                      </w:r>
                      <w:r w:rsidRPr="001B756D">
                        <w:t>diet</w:t>
                      </w:r>
                      <w:r>
                        <w:t xml:space="preserve"> </w:t>
                      </w:r>
                      <w:r w:rsidRPr="001B756D">
                        <w:t>(%DM)/100)] + DMI (kg</w:t>
                      </w:r>
                      <w:r w:rsidR="00BB765F">
                        <w:t xml:space="preserve"> </w:t>
                      </w:r>
                      <w:r w:rsidRPr="001B756D">
                        <w:t>day</w:t>
                      </w:r>
                      <w:r w:rsidR="00BB765F" w:rsidRPr="00BB765F">
                        <w:rPr>
                          <w:vertAlign w:val="superscript"/>
                        </w:rPr>
                        <w:t>-1</w:t>
                      </w:r>
                      <w:r w:rsidRPr="001B756D">
                        <w:t xml:space="preserve">) * (% Fat </w:t>
                      </w:r>
                      <w:r>
                        <w:t xml:space="preserve">supplement </w:t>
                      </w:r>
                      <w:r w:rsidRPr="001B756D">
                        <w:t>added as diet additives/100)</w:t>
                      </w:r>
                    </w:p>
                  </w:txbxContent>
                </v:textbox>
                <w10:wrap type="topAndBottom" anchorx="margin"/>
              </v:rect>
            </w:pict>
          </mc:Fallback>
        </mc:AlternateContent>
      </w:r>
    </w:p>
    <w:p w14:paraId="230DB1AB" w14:textId="10F07124" w:rsidR="00F00201" w:rsidRPr="00D5649B" w:rsidRDefault="00000000" w:rsidP="00FC1089">
      <w:pPr>
        <w:pStyle w:val="Caption"/>
        <w:tabs>
          <w:tab w:val="clear" w:pos="9360"/>
          <w:tab w:val="right" w:pos="9781"/>
        </w:tabs>
        <w:spacing w:after="120"/>
        <w:rPr>
          <w:rFonts w:cstheme="minorHAnsi"/>
          <w:b/>
          <w:i/>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=(-6.41+11.3×DMI+0.557×Forage+0.0996×BW)×</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bookmarkStart w:id="421" w:name="Eq_CH4EntericRateB2"/>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bookmarkEnd w:id="421"/>
    </w:p>
    <w:p w14:paraId="5F65C11D" w14:textId="751265D4" w:rsidR="00F00201" w:rsidRPr="007944F0" w:rsidRDefault="00BB765F" w:rsidP="007944F0">
      <w:pPr>
        <w:pStyle w:val="Caption"/>
        <w:tabs>
          <w:tab w:val="clear" w:pos="9360"/>
          <w:tab w:val="right" w:pos="9720"/>
        </w:tabs>
        <w:jc w:val="right"/>
        <w:rPr>
          <w:sz w:val="20"/>
          <w:szCs w:val="20"/>
        </w:rPr>
      </w:pPr>
      <w:r>
        <w:rPr>
          <w:sz w:val="20"/>
          <w:szCs w:val="20"/>
        </w:rPr>
        <w:t xml:space="preserve">Van </w:t>
      </w:r>
      <w:r w:rsidR="00F00201" w:rsidRPr="007944F0">
        <w:rPr>
          <w:sz w:val="20"/>
          <w:szCs w:val="20"/>
        </w:rPr>
        <w:t>Lingen et al. 2019</w:t>
      </w:r>
      <w:r w:rsidR="00B7152E" w:rsidRPr="007944F0">
        <w:rPr>
          <w:sz w:val="20"/>
          <w:szCs w:val="20"/>
        </w:rPr>
        <w:t>,</w:t>
      </w:r>
      <w:r w:rsidR="00F00201" w:rsidRPr="007944F0">
        <w:rPr>
          <w:sz w:val="20"/>
          <w:szCs w:val="20"/>
        </w:rPr>
        <w:t xml:space="preserve"> Eq. 17</w:t>
      </w:r>
    </w:p>
    <w:p w14:paraId="0238F7E7"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rPr>
        <w:t>where</w:t>
      </w:r>
      <w:r w:rsidRPr="00D5649B" w:rsidDel="00DC29E4">
        <w:rPr>
          <w:rFonts w:eastAsiaTheme="minorHAnsi" w:cstheme="minorHAnsi"/>
          <w:i/>
          <w:sz w:val="20"/>
        </w:rPr>
        <w:t xml:space="preserve"> </w:t>
      </w:r>
    </w:p>
    <w:p w14:paraId="06B71E8E" w14:textId="3F5524C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4enteric(B2)-</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A1BDE97" w14:textId="07B386D9"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1365EA" w:rsidRPr="00D5649B">
        <w:rPr>
          <w:rFonts w:eastAsiaTheme="minorHAnsi" w:cstheme="minorHAnsi"/>
          <w:sz w:val="20"/>
        </w:rPr>
        <w:t xml:space="preserve">, calculated </w:t>
      </w:r>
      <w:r w:rsidR="00BB765F">
        <w:rPr>
          <w:rFonts w:eastAsiaTheme="minorHAnsi" w:cstheme="minorHAnsi"/>
          <w:sz w:val="20"/>
        </w:rPr>
        <w:t>using</w:t>
      </w:r>
      <w:r w:rsidR="001365EA" w:rsidRPr="00D5649B">
        <w:rPr>
          <w:rFonts w:eastAsiaTheme="minorHAnsi" w:cstheme="minorHAnsi"/>
          <w:sz w:val="20"/>
        </w:rPr>
        <w:t xml:space="preserve"> </w:t>
      </w:r>
      <w:r w:rsidR="001365EA" w:rsidRPr="00D5649B">
        <w:rPr>
          <w:rFonts w:eastAsiaTheme="minorHAnsi" w:cstheme="minorHAnsi"/>
          <w:sz w:val="20"/>
        </w:rPr>
        <w:fldChar w:fldCharType="begin"/>
      </w:r>
      <w:r w:rsidR="001365EA" w:rsidRPr="00D5649B">
        <w:rPr>
          <w:rFonts w:eastAsiaTheme="minorHAnsi" w:cstheme="minorHAnsi"/>
          <w:sz w:val="20"/>
        </w:rPr>
        <w:instrText xml:space="preserve"> REF DMIPerAnimalPerDay \h  \* MERGEFORMAT </w:instrText>
      </w:r>
      <w:r w:rsidR="001365EA" w:rsidRPr="00D5649B">
        <w:rPr>
          <w:rFonts w:eastAsiaTheme="minorHAnsi" w:cstheme="minorHAnsi"/>
          <w:sz w:val="20"/>
        </w:rPr>
      </w:r>
      <w:r w:rsidR="001365EA" w:rsidRPr="00D5649B">
        <w:rPr>
          <w:rFonts w:eastAsiaTheme="minorHAnsi" w:cstheme="minorHAnsi"/>
          <w:sz w:val="20"/>
        </w:rPr>
        <w:fldChar w:fldCharType="separate"/>
      </w:r>
      <w:r w:rsidR="00BB765F" w:rsidRPr="00BB765F">
        <w:rPr>
          <w:rFonts w:cstheme="minorHAnsi"/>
          <w:b/>
          <w:sz w:val="20"/>
        </w:rPr>
        <w:t xml:space="preserve">Eq. </w:t>
      </w:r>
      <w:r w:rsidR="00BB765F" w:rsidRPr="00BB765F">
        <w:rPr>
          <w:rFonts w:cstheme="minorHAnsi"/>
          <w:b/>
          <w:noProof/>
          <w:sz w:val="20"/>
        </w:rPr>
        <w:t>11.3.1</w:t>
      </w:r>
      <w:r w:rsidR="00BB765F" w:rsidRPr="00BB765F">
        <w:rPr>
          <w:rFonts w:cstheme="minorHAnsi"/>
          <w:b/>
          <w:noProof/>
          <w:sz w:val="20"/>
        </w:rPr>
        <w:noBreakHyphen/>
        <w:t>1</w:t>
      </w:r>
      <w:r w:rsidR="001365EA" w:rsidRPr="00D5649B">
        <w:rPr>
          <w:rFonts w:eastAsiaTheme="minorHAnsi" w:cstheme="minorHAnsi"/>
          <w:sz w:val="20"/>
        </w:rPr>
        <w:fldChar w:fldCharType="end"/>
      </w:r>
    </w:p>
    <w:p w14:paraId="5A3718C0" w14:textId="67A83F5F"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Forage </w:t>
      </w:r>
      <w:r w:rsidRPr="00D5649B">
        <w:rPr>
          <w:rFonts w:eastAsiaTheme="minorHAnsi" w:cstheme="minorHAnsi"/>
          <w:i/>
          <w:sz w:val="20"/>
        </w:rPr>
        <w:tab/>
      </w:r>
      <w:r w:rsidRPr="00D5649B">
        <w:rPr>
          <w:rFonts w:eastAsiaTheme="minorHAnsi" w:cstheme="minorHAnsi"/>
          <w:sz w:val="20"/>
        </w:rPr>
        <w:t xml:space="preserve">Dietary forage (% </w:t>
      </w:r>
      <w:r w:rsidR="00BB765F">
        <w:rPr>
          <w:rFonts w:eastAsiaTheme="minorHAnsi" w:cstheme="minorHAnsi"/>
          <w:sz w:val="20"/>
        </w:rPr>
        <w:t xml:space="preserve">of </w:t>
      </w:r>
      <w:r w:rsidRPr="00D5649B">
        <w:rPr>
          <w:rFonts w:eastAsiaTheme="minorHAnsi" w:cstheme="minorHAnsi"/>
          <w:sz w:val="20"/>
        </w:rPr>
        <w:t>DM)</w:t>
      </w:r>
    </w:p>
    <w:p w14:paraId="0EBD6C0C" w14:textId="7612D9B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17E8B996" w14:textId="77777777" w:rsidR="00F00201" w:rsidRPr="00D5649B" w:rsidRDefault="00F00201" w:rsidP="00F00201">
      <w:pPr>
        <w:pStyle w:val="Heading5"/>
        <w:ind w:left="1008"/>
        <w:rPr>
          <w:rFonts w:eastAsiaTheme="minorHAnsi"/>
        </w:rPr>
      </w:pPr>
      <w:r w:rsidRPr="00D5649B">
        <w:rPr>
          <w:rFonts w:eastAsiaTheme="minorHAnsi"/>
        </w:rPr>
        <w:t xml:space="preserve">Low forage diets </w:t>
      </w:r>
      <w:r w:rsidRPr="00D5649B">
        <w:rPr>
          <w:rFonts w:eastAsiaTheme="minorHAnsi"/>
          <w:b/>
          <w:i/>
        </w:rPr>
        <w:t>(&lt; 25% dietary forage)</w:t>
      </w:r>
    </w:p>
    <w:p w14:paraId="562470E7" w14:textId="2D2FA6CF" w:rsidR="00F00201" w:rsidRPr="00D5649B" w:rsidRDefault="00261274" w:rsidP="00F00201">
      <w:pPr>
        <w:tabs>
          <w:tab w:val="clear" w:pos="2880"/>
          <w:tab w:val="clear" w:pos="9360"/>
        </w:tabs>
        <w:spacing w:after="200" w:line="276" w:lineRule="auto"/>
        <w:contextualSpacing/>
      </w:pPr>
      <w:r w:rsidRPr="00D5649B">
        <w:t xml:space="preserve">If </w:t>
      </w:r>
      <w:r>
        <w:t xml:space="preserve">the percentage of </w:t>
      </w:r>
      <w:r w:rsidRPr="00D5649B">
        <w:t xml:space="preserve">forage </w:t>
      </w:r>
      <w:r>
        <w:t>in the diet</w:t>
      </w:r>
      <w:r w:rsidRPr="00D5649B">
        <w:t xml:space="preserve"> </w:t>
      </w:r>
      <w:r w:rsidR="00F00201" w:rsidRPr="00D5649B">
        <w:t>&lt;</w:t>
      </w:r>
      <w:r w:rsidR="008E0222" w:rsidRPr="00D5649B">
        <w:t xml:space="preserve"> </w:t>
      </w:r>
      <w:r w:rsidR="00F00201" w:rsidRPr="00D5649B">
        <w:t>25%</w:t>
      </w:r>
      <w:r>
        <w:t xml:space="preserve"> (of DM)</w:t>
      </w:r>
      <w:r w:rsidR="00F00201" w:rsidRPr="00D5649B">
        <w:t>, equation</w:t>
      </w:r>
      <w:r>
        <w:t>s</w:t>
      </w:r>
      <w:r w:rsidR="00F00201" w:rsidRPr="00D5649B">
        <w:t xml:space="preserve"> B3 and B4 are used to estimate enteric </w:t>
      </w:r>
      <w:r w:rsidR="00363A98" w:rsidRPr="00D5649B">
        <w:t>CH</w:t>
      </w:r>
      <w:r w:rsidR="00363A98" w:rsidRPr="00D5649B">
        <w:rPr>
          <w:vertAlign w:val="subscript"/>
        </w:rPr>
        <w:t>4</w:t>
      </w:r>
      <w:r w:rsidR="00363A98" w:rsidRPr="00D5649B">
        <w:t xml:space="preserve"> </w:t>
      </w:r>
      <w:r w:rsidR="00F00201" w:rsidRPr="00D5649B">
        <w:t>emissions.</w:t>
      </w:r>
    </w:p>
    <w:p w14:paraId="23A84942" w14:textId="23FAEF3E" w:rsidR="00F00201" w:rsidRPr="00D5649B" w:rsidRDefault="00000000" w:rsidP="008A1BE6">
      <w:pPr>
        <w:pStyle w:val="Caption"/>
        <w:tabs>
          <w:tab w:val="clear" w:pos="9360"/>
          <w:tab w:val="right" w:pos="9781"/>
        </w:tabs>
        <w:spacing w:after="120"/>
        <w:ind w:left="2592" w:hanging="2592"/>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m:t>
        </m:r>
        <m:d>
          <m:dPr>
            <m:begChr m:val="["/>
            <m:endChr m:val="]"/>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-10.1+0.21×BW+0.36×DM</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r>
              <m:rPr>
                <m:sty m:val="bi"/>
              </m:rPr>
              <w:rPr>
                <w:rFonts w:ascii="Cambria Math" w:eastAsiaTheme="minorHAnsi" w:hAnsi="Cambria Math" w:cstheme="minorHAnsi"/>
                <w:szCs w:val="24"/>
              </w:rPr>
              <m:t>-69.2×</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 xml:space="preserve">+13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CPI</m:t>
                    </m:r>
                  </m:num>
                  <m:den>
                    <m:r>
                      <m:rPr>
                        <m:sty m:val="bi"/>
                      </m:rPr>
                      <w:rPr>
                        <w:rFonts w:ascii="Cambria Math" w:eastAsiaTheme="minorHAnsi" w:hAnsi="Cambria Math" w:cstheme="minorHAnsi"/>
                        <w:szCs w:val="24"/>
                      </w:rPr>
                      <m:t>NDFI</m:t>
                    </m:r>
                  </m:den>
                </m:f>
              </m:e>
            </m:d>
            <m:r>
              <m:rPr>
                <m:sty m:val="bi"/>
              </m:rPr>
              <w:rPr>
                <w:rFonts w:ascii="Cambria Math" w:eastAsiaTheme="minorHAnsi" w:hAnsi="Cambria Math" w:cstheme="minorHAnsi"/>
                <w:szCs w:val="24"/>
              </w:rPr>
              <m:t xml:space="preserve">-4.9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StarchI</m:t>
                    </m:r>
                  </m:num>
                  <m:den>
                    <m:r>
                      <m:rPr>
                        <m:sty m:val="bi"/>
                      </m:rPr>
                      <w:rPr>
                        <w:rFonts w:ascii="Cambria Math" w:eastAsiaTheme="minorHAnsi" w:hAnsi="Cambria Math" w:cstheme="minorHAnsi"/>
                        <w:szCs w:val="24"/>
                      </w:rPr>
                      <m:t>NDFI</m:t>
                    </m:r>
                  </m:den>
                </m:f>
              </m:e>
            </m:d>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szCs w:val="24"/>
        </w:rPr>
        <w:tab/>
      </w:r>
      <w:bookmarkStart w:id="422" w:name="Eq_CH4EntericRateB3"/>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16</w:t>
      </w:r>
      <w:r w:rsidR="001977CC">
        <w:rPr>
          <w:b/>
          <w:szCs w:val="24"/>
        </w:rPr>
        <w:fldChar w:fldCharType="end"/>
      </w:r>
    </w:p>
    <w:bookmarkEnd w:id="422"/>
    <w:p w14:paraId="0A0F3029" w14:textId="0F751B1C" w:rsidR="00F00201" w:rsidRPr="007944F0" w:rsidRDefault="00F00201" w:rsidP="007944F0">
      <w:pPr>
        <w:pStyle w:val="Caption"/>
        <w:tabs>
          <w:tab w:val="clear" w:pos="9360"/>
          <w:tab w:val="right" w:pos="9720"/>
        </w:tabs>
        <w:jc w:val="right"/>
        <w:rPr>
          <w:sz w:val="20"/>
          <w:szCs w:val="20"/>
        </w:rPr>
      </w:pPr>
      <w:r w:rsidRPr="00495D08">
        <w:rPr>
          <w:sz w:val="20"/>
          <w:szCs w:val="20"/>
          <w:lang w:val="en-US"/>
        </w:rPr>
        <w:t>Escobar-Bahamondes et al. 2017</w:t>
      </w:r>
      <w:r w:rsidR="00B7152E" w:rsidRPr="00495D08">
        <w:rPr>
          <w:sz w:val="20"/>
          <w:szCs w:val="20"/>
          <w:lang w:val="en-US"/>
        </w:rPr>
        <w:t>,</w:t>
      </w:r>
      <w:r w:rsidRPr="00495D08">
        <w:rPr>
          <w:sz w:val="20"/>
          <w:szCs w:val="20"/>
          <w:lang w:val="en-US"/>
        </w:rPr>
        <w:t xml:space="preserve"> Eq. </w:t>
      </w:r>
      <w:r w:rsidRPr="007944F0">
        <w:rPr>
          <w:sz w:val="20"/>
          <w:szCs w:val="20"/>
        </w:rPr>
        <w:t>LF-MC</w:t>
      </w:r>
    </w:p>
    <w:p w14:paraId="127566FE"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2C965133" w14:textId="26DE527B"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4enteric(B3)-</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DB5CF32" w14:textId="78BEE49E"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62DA7772" w14:textId="099D2395"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B30670">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2538C9" w14:textId="2D8D087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9007833" w14:textId="0A5A0B5C"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CPI </w:t>
      </w:r>
      <w:r w:rsidRPr="00D5649B">
        <w:rPr>
          <w:rFonts w:eastAsiaTheme="minorHAnsi" w:cstheme="minorHAnsi"/>
          <w:i/>
          <w:sz w:val="20"/>
        </w:rPr>
        <w:tab/>
      </w:r>
      <w:r w:rsidRPr="00D5649B">
        <w:rPr>
          <w:rFonts w:eastAsiaTheme="minorHAnsi" w:cstheme="minorHAnsi"/>
          <w:sz w:val="20"/>
        </w:rPr>
        <w:t>Crude protein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20FF5B3" w14:textId="07F5602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79519E34" w14:textId="525143F1" w:rsidR="00F00201" w:rsidRPr="00D5649B" w:rsidRDefault="00F00201" w:rsidP="005A3170">
      <w:pPr>
        <w:tabs>
          <w:tab w:val="clear" w:pos="2880"/>
          <w:tab w:val="clear" w:pos="9360"/>
        </w:tabs>
        <w:spacing w:before="0"/>
        <w:ind w:left="2835" w:hanging="2835"/>
        <w:rPr>
          <w:rFonts w:eastAsiaTheme="minorHAnsi" w:cstheme="minorHAnsi"/>
          <w:i/>
          <w:sz w:val="20"/>
        </w:rPr>
      </w:pPr>
      <w:proofErr w:type="spellStart"/>
      <w:r w:rsidRPr="00D5649B">
        <w:rPr>
          <w:rFonts w:eastAsiaTheme="minorHAnsi" w:cstheme="minorHAnsi"/>
          <w:i/>
          <w:sz w:val="20"/>
        </w:rPr>
        <w:t>StarchI</w:t>
      </w:r>
      <w:proofErr w:type="spellEnd"/>
      <w:r w:rsidRPr="00D5649B">
        <w:rPr>
          <w:rFonts w:eastAsiaTheme="minorHAnsi" w:cstheme="minorHAnsi"/>
          <w:i/>
          <w:sz w:val="20"/>
        </w:rPr>
        <w:t xml:space="preserve"> </w:t>
      </w:r>
      <w:r w:rsidRPr="00D5649B">
        <w:rPr>
          <w:rFonts w:eastAsiaTheme="minorHAnsi" w:cstheme="minorHAnsi"/>
          <w:i/>
          <w:sz w:val="20"/>
        </w:rPr>
        <w:tab/>
      </w:r>
      <w:r w:rsidRPr="00D5649B">
        <w:rPr>
          <w:rFonts w:eastAsiaTheme="minorHAnsi" w:cstheme="minorHAnsi"/>
          <w:sz w:val="20"/>
        </w:rPr>
        <w:t>Starch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B2F2A59" w14:textId="4A5458E4" w:rsidR="00F00201" w:rsidRPr="00D5649B" w:rsidRDefault="00EE6923" w:rsidP="00F00201">
      <w:pPr>
        <w:tabs>
          <w:tab w:val="clear" w:pos="2880"/>
          <w:tab w:val="clear" w:pos="9360"/>
        </w:tabs>
        <w:spacing w:before="0"/>
        <w:rPr>
          <w:rFonts w:eastAsiaTheme="minorHAnsi" w:cstheme="minorHAnsi"/>
          <w:i/>
          <w:sz w:val="20"/>
        </w:rPr>
      </w:pPr>
      <w:r>
        <w:rPr>
          <w:noProof/>
        </w:rPr>
        <mc:AlternateContent>
          <mc:Choice Requires="wps">
            <w:drawing>
              <wp:anchor distT="0" distB="0" distL="114300" distR="114300" simplePos="0" relativeHeight="251639296" behindDoc="0" locked="0" layoutInCell="1" allowOverlap="1" wp14:anchorId="269A028D" wp14:editId="57FE1ABB">
                <wp:simplePos x="0" y="0"/>
                <wp:positionH relativeFrom="margin">
                  <wp:posOffset>0</wp:posOffset>
                </wp:positionH>
                <wp:positionV relativeFrom="paragraph">
                  <wp:posOffset>325755</wp:posOffset>
                </wp:positionV>
                <wp:extent cx="6201410" cy="914400"/>
                <wp:effectExtent l="0" t="0" r="8890" b="0"/>
                <wp:wrapTopAndBottom/>
                <wp:docPr id="69917556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1410" cy="914400"/>
                        </a:xfrm>
                        <a:prstGeom prst="rect">
                          <a:avLst/>
                        </a:prstGeom>
                        <a:solidFill>
                          <a:sysClr val="window" lastClr="FFFFFF"/>
                        </a:solidFill>
                        <a:ln w="25400" cap="flat" cmpd="sng" algn="ctr">
                          <a:solidFill>
                            <a:srgbClr val="4F81BD">
                              <a:shade val="50000"/>
                            </a:srgbClr>
                          </a:solidFill>
                          <a:prstDash val="solid"/>
                        </a:ln>
                        <a:effectLst/>
                      </wps:spPr>
                      <wps:txbx>
                        <w:txbxContent>
                          <w:p w14:paraId="61BDAFED" w14:textId="35DA5072" w:rsidR="00B1240A" w:rsidRDefault="00B1240A" w:rsidP="00F00201">
                            <w:pPr>
                              <w:spacing w:before="0"/>
                              <w:jc w:val="both"/>
                              <w:rPr>
                                <w:color w:val="000000" w:themeColor="text1"/>
                              </w:rPr>
                            </w:pPr>
                            <w:r w:rsidRPr="00690655">
                              <w:rPr>
                                <w:color w:val="000000" w:themeColor="text1"/>
                              </w:rPr>
                              <w:t xml:space="preserve">Holos V4 will use the following </w:t>
                            </w:r>
                            <w:r>
                              <w:rPr>
                                <w:color w:val="000000" w:themeColor="text1"/>
                              </w:rPr>
                              <w:t>calculation</w:t>
                            </w:r>
                            <w:r w:rsidRPr="00690655">
                              <w:rPr>
                                <w:color w:val="000000" w:themeColor="text1"/>
                              </w:rPr>
                              <w:t>:</w:t>
                            </w:r>
                          </w:p>
                          <w:p w14:paraId="4512EFF6" w14:textId="77777777" w:rsidR="00B1240A" w:rsidRDefault="00B1240A" w:rsidP="00F00201">
                            <w:pPr>
                              <w:spacing w:before="0"/>
                            </w:pPr>
                            <w:r>
                              <w:rPr>
                                <w:b/>
                                <w:i/>
                              </w:rPr>
                              <w:t>CPI</w:t>
                            </w:r>
                            <w:r>
                              <w:rPr>
                                <w:b/>
                              </w:rPr>
                              <w:t xml:space="preserve"> </w:t>
                            </w:r>
                            <w:r w:rsidRPr="004B618A">
                              <w:t>=</w:t>
                            </w:r>
                            <w:r>
                              <w:rPr>
                                <w:b/>
                              </w:rPr>
                              <w:t xml:space="preserve"> </w:t>
                            </w:r>
                            <w:r w:rsidRPr="00D94EA5">
                              <w:t xml:space="preserve">DMI (kg/day) * [CP </w:t>
                            </w:r>
                            <w:r>
                              <w:t xml:space="preserve">concentration </w:t>
                            </w:r>
                            <w:r w:rsidRPr="00D94EA5">
                              <w:t xml:space="preserve">in the </w:t>
                            </w:r>
                            <w:r>
                              <w:t xml:space="preserve">feed or diet </w:t>
                            </w:r>
                            <w:r w:rsidRPr="00D94EA5">
                              <w:t>(%DM)/100)]</w:t>
                            </w:r>
                          </w:p>
                          <w:p w14:paraId="028C9A8B" w14:textId="77777777" w:rsidR="00B1240A" w:rsidRDefault="00B1240A" w:rsidP="00F00201">
                            <w:pPr>
                              <w:spacing w:before="0"/>
                            </w:pPr>
                            <w:r w:rsidRPr="00D94EA5">
                              <w:rPr>
                                <w:b/>
                                <w:i/>
                              </w:rPr>
                              <w:t xml:space="preserve">NDFI </w:t>
                            </w:r>
                            <w:r>
                              <w:t xml:space="preserve">= </w:t>
                            </w:r>
                            <w:r w:rsidRPr="00D94EA5">
                              <w:t>DMI (kg/day) * [</w:t>
                            </w:r>
                            <w:r>
                              <w:t xml:space="preserve">NDF </w:t>
                            </w:r>
                            <w:r w:rsidRPr="00D94EA5">
                              <w:t>concentration in the feed or diet (%DM)/100)]</w:t>
                            </w:r>
                          </w:p>
                          <w:p w14:paraId="671188BB" w14:textId="65BB576F" w:rsidR="00B1240A" w:rsidRPr="00E077BC" w:rsidRDefault="00B1240A" w:rsidP="00F00201">
                            <w:pPr>
                              <w:spacing w:before="0"/>
                              <w:rPr>
                                <w:color w:val="000000" w:themeColor="text1"/>
                              </w:rPr>
                            </w:pPr>
                            <w:r w:rsidRPr="00D94EA5">
                              <w:rPr>
                                <w:b/>
                                <w:i/>
                              </w:rPr>
                              <w:t>Starch</w:t>
                            </w:r>
                            <w:r>
                              <w:t xml:space="preserve"> = </w:t>
                            </w:r>
                            <w:r w:rsidRPr="00D94EA5">
                              <w:t>DMI (kg/day) * [</w:t>
                            </w:r>
                            <w:r>
                              <w:t>Starch</w:t>
                            </w:r>
                            <w:r w:rsidRPr="00D94EA5">
                              <w:t xml:space="preserve"> concentration in the feed or diet (%DM)/100)]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A028D" id="Rectangle 22" o:spid="_x0000_s1059" style="position:absolute;margin-left:0;margin-top:25.65pt;width:488.3pt;height:1in;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" fillcolor="window" strokecolor="#385d8a" strokeweight="2pt">
                <v:path arrowok="t"/>
                <v:textbox>
                  <w:txbxContent>
                    <w:p w14:paraId="61BDAFED" w14:textId="35DA5072" w:rsidR="00B1240A" w:rsidRDefault="00B1240A" w:rsidP="00F00201">
                      <w:pPr>
                        <w:spacing w:before="0"/>
                        <w:jc w:val="both"/>
                        <w:rPr>
                          <w:color w:val="000000" w:themeColor="text1"/>
                        </w:rPr>
                      </w:pPr>
                      <w:r w:rsidRPr="00690655">
                        <w:rPr>
                          <w:color w:val="000000" w:themeColor="text1"/>
                        </w:rPr>
                        <w:t xml:space="preserve">Holos V4 will use the following </w:t>
                      </w:r>
                      <w:r>
                        <w:rPr>
                          <w:color w:val="000000" w:themeColor="text1"/>
                        </w:rPr>
                        <w:t>calculation</w:t>
                      </w:r>
                      <w:r w:rsidRPr="00690655">
                        <w:rPr>
                          <w:color w:val="000000" w:themeColor="text1"/>
                        </w:rPr>
                        <w:t>:</w:t>
                      </w:r>
                    </w:p>
                    <w:p w14:paraId="4512EFF6" w14:textId="77777777" w:rsidR="00B1240A" w:rsidRDefault="00B1240A" w:rsidP="00F00201">
                      <w:pPr>
                        <w:spacing w:before="0"/>
                      </w:pPr>
                      <w:r>
                        <w:rPr>
                          <w:b/>
                          <w:i/>
                        </w:rPr>
                        <w:t>CPI</w:t>
                      </w:r>
                      <w:r>
                        <w:rPr>
                          <w:b/>
                        </w:rPr>
                        <w:t xml:space="preserve"> </w:t>
                      </w:r>
                      <w:r w:rsidRPr="004B618A">
                        <w:t>=</w:t>
                      </w:r>
                      <w:r>
                        <w:rPr>
                          <w:b/>
                        </w:rPr>
                        <w:t xml:space="preserve"> </w:t>
                      </w:r>
                      <w:r w:rsidRPr="00D94EA5">
                        <w:t xml:space="preserve">DMI (kg/day) * [CP </w:t>
                      </w:r>
                      <w:r>
                        <w:t xml:space="preserve">concentration </w:t>
                      </w:r>
                      <w:r w:rsidRPr="00D94EA5">
                        <w:t xml:space="preserve">in the </w:t>
                      </w:r>
                      <w:r>
                        <w:t xml:space="preserve">feed or diet </w:t>
                      </w:r>
                      <w:r w:rsidRPr="00D94EA5">
                        <w:t>(%DM)/100)]</w:t>
                      </w:r>
                    </w:p>
                    <w:p w14:paraId="028C9A8B" w14:textId="77777777" w:rsidR="00B1240A" w:rsidRDefault="00B1240A" w:rsidP="00F00201">
                      <w:pPr>
                        <w:spacing w:before="0"/>
                      </w:pPr>
                      <w:r w:rsidRPr="00D94EA5">
                        <w:rPr>
                          <w:b/>
                          <w:i/>
                        </w:rPr>
                        <w:t xml:space="preserve">NDFI </w:t>
                      </w:r>
                      <w:r>
                        <w:t xml:space="preserve">= </w:t>
                      </w:r>
                      <w:r w:rsidRPr="00D94EA5">
                        <w:t>DMI (kg/day) * [</w:t>
                      </w:r>
                      <w:r>
                        <w:t xml:space="preserve">NDF </w:t>
                      </w:r>
                      <w:r w:rsidRPr="00D94EA5">
                        <w:t>concentration in the feed or diet (%DM)/100)]</w:t>
                      </w:r>
                    </w:p>
                    <w:p w14:paraId="671188BB" w14:textId="65BB576F" w:rsidR="00B1240A" w:rsidRPr="00E077BC" w:rsidRDefault="00B1240A" w:rsidP="00F00201">
                      <w:pPr>
                        <w:spacing w:before="0"/>
                        <w:rPr>
                          <w:color w:val="000000" w:themeColor="text1"/>
                        </w:rPr>
                      </w:pPr>
                      <w:r w:rsidRPr="00D94EA5">
                        <w:rPr>
                          <w:b/>
                          <w:i/>
                        </w:rPr>
                        <w:t>Starch</w:t>
                      </w:r>
                      <w:r>
                        <w:t xml:space="preserve"> = </w:t>
                      </w:r>
                      <w:r w:rsidRPr="00D94EA5">
                        <w:t>DMI (kg/day) * [</w:t>
                      </w:r>
                      <w:r>
                        <w:t>Starch</w:t>
                      </w:r>
                      <w:r w:rsidRPr="00D94EA5">
                        <w:t xml:space="preserve"> concentration in the feed or diet (%DM)/100)]</w:t>
                      </w:r>
                    </w:p>
                  </w:txbxContent>
                </v:textbox>
                <w10:wrap type="topAndBottom" anchorx="margin"/>
              </v:rect>
            </w:pict>
          </mc:Fallback>
        </mc:AlternateContent>
      </w:r>
    </w:p>
    <w:p w14:paraId="6B78831A" w14:textId="377341DB" w:rsidR="00F00201" w:rsidRPr="00D5649B" w:rsidRDefault="00F00201" w:rsidP="00F00201">
      <w:pPr>
        <w:tabs>
          <w:tab w:val="clear" w:pos="2880"/>
          <w:tab w:val="clear" w:pos="9360"/>
        </w:tabs>
        <w:rPr>
          <w:rFonts w:eastAsiaTheme="minorHAnsi" w:cstheme="minorHAnsi"/>
          <w:sz w:val="20"/>
        </w:rPr>
      </w:pPr>
    </w:p>
    <w:p w14:paraId="1C5CA44A" w14:textId="0E59DDE0" w:rsidR="00F00201" w:rsidRPr="00D5649B" w:rsidRDefault="00000000" w:rsidP="00FC1089">
      <w:pPr>
        <w:pStyle w:val="Caption"/>
        <w:tabs>
          <w:tab w:val="clear" w:pos="9360"/>
          <w:tab w:val="right" w:pos="9781"/>
        </w:tabs>
        <w:spacing w:after="120"/>
        <w:rPr>
          <w:rFonts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rate=[48</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2+14</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4×DMI-20</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5×</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m:t>
            </m:r>
          </m:num>
          <m:den>
            <m:r>
              <m:rPr>
                <m:sty m:val="bi"/>
              </m:rPr>
              <w:rPr>
                <w:rFonts w:ascii="Cambria Math" w:eastAsiaTheme="minorHAnsi" w:hAnsi="Cambria Math" w:cstheme="minorHAnsi"/>
                <w:szCs w:val="24"/>
              </w:rPr>
              <m:t>NDF</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1</m:t>
            </m:r>
          </m:num>
          <m:den>
            <m:r>
              <m:rPr>
                <m:sty m:val="bi"/>
              </m:rPr>
              <w:rPr>
                <w:rFonts w:ascii="Cambria Math" w:hAnsi="Cambria Math" w:cstheme="minorHAnsi"/>
                <w:szCs w:val="24"/>
              </w:rPr>
              <m:t>1000</m:t>
            </m:r>
          </m:den>
        </m:f>
      </m:oMath>
      <w:r w:rsidR="00F00201" w:rsidRPr="00D5649B">
        <w:rPr>
          <w:rFonts w:cstheme="minorHAnsi"/>
          <w:b/>
          <w:szCs w:val="24"/>
        </w:rPr>
        <w:tab/>
      </w:r>
      <w:bookmarkStart w:id="423" w:name="Eq_CH4EntericRateB4"/>
      <w:r w:rsidR="00F0020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17</w:t>
      </w:r>
      <w:r w:rsidR="001977CC">
        <w:rPr>
          <w:b/>
          <w:szCs w:val="24"/>
        </w:rPr>
        <w:fldChar w:fldCharType="end"/>
      </w:r>
      <w:bookmarkEnd w:id="423"/>
    </w:p>
    <w:p w14:paraId="29175A04" w14:textId="6594A5D8" w:rsidR="00F00201" w:rsidRPr="007944F0" w:rsidRDefault="00F00201" w:rsidP="007944F0">
      <w:pPr>
        <w:pStyle w:val="Caption"/>
        <w:tabs>
          <w:tab w:val="clear" w:pos="9360"/>
          <w:tab w:val="right" w:pos="9720"/>
        </w:tabs>
        <w:jc w:val="right"/>
        <w:rPr>
          <w:sz w:val="20"/>
          <w:szCs w:val="20"/>
        </w:rPr>
      </w:pPr>
      <w:r w:rsidRPr="007944F0">
        <w:rPr>
          <w:sz w:val="20"/>
          <w:szCs w:val="20"/>
        </w:rPr>
        <w:lastRenderedPageBreak/>
        <w:t>Ellis et al. 2009</w:t>
      </w:r>
      <w:r w:rsidR="00B7152E" w:rsidRPr="007944F0">
        <w:rPr>
          <w:sz w:val="20"/>
          <w:szCs w:val="20"/>
        </w:rPr>
        <w:t>,</w:t>
      </w:r>
      <w:r w:rsidRPr="007944F0">
        <w:rPr>
          <w:sz w:val="20"/>
          <w:szCs w:val="20"/>
        </w:rPr>
        <w:t xml:space="preserve"> Eq. N</w:t>
      </w:r>
    </w:p>
    <w:p w14:paraId="4A649CC1" w14:textId="77777777" w:rsidR="00067EA9" w:rsidRPr="00D5649B" w:rsidRDefault="00DC29E4" w:rsidP="00F00201">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879174" w14:textId="596A93E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E3C7B6" w14:textId="7A4A304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261274" w:rsidRPr="00261274">
        <w:rPr>
          <w:rFonts w:cstheme="minorHAnsi"/>
          <w:b/>
          <w:sz w:val="20"/>
        </w:rPr>
        <w:t xml:space="preserve">Eq. </w:t>
      </w:r>
      <w:r w:rsidR="00261274" w:rsidRPr="00261274">
        <w:rPr>
          <w:rFonts w:cstheme="minorHAnsi"/>
          <w:b/>
          <w:noProof/>
          <w:sz w:val="20"/>
        </w:rPr>
        <w:t>11.3.1</w:t>
      </w:r>
      <w:r w:rsidR="00261274" w:rsidRPr="00261274">
        <w:rPr>
          <w:rFonts w:cstheme="minorHAnsi"/>
          <w:b/>
          <w:noProof/>
          <w:sz w:val="20"/>
        </w:rPr>
        <w:noBreakHyphen/>
        <w:t>1</w:t>
      </w:r>
      <w:r w:rsidR="003223E6" w:rsidRPr="00D5649B">
        <w:rPr>
          <w:rFonts w:eastAsiaTheme="minorHAnsi" w:cstheme="minorHAnsi"/>
          <w:sz w:val="20"/>
        </w:rPr>
        <w:fldChar w:fldCharType="end"/>
      </w:r>
    </w:p>
    <w:p w14:paraId="2C717047" w14:textId="7D6ADC9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Starch </w:t>
      </w:r>
      <w:r w:rsidRPr="00D5649B">
        <w:rPr>
          <w:rFonts w:eastAsiaTheme="minorHAnsi" w:cstheme="minorHAnsi"/>
          <w:i/>
          <w:sz w:val="20"/>
        </w:rPr>
        <w:tab/>
      </w:r>
      <w:r w:rsidRPr="00D5649B">
        <w:rPr>
          <w:rFonts w:eastAsiaTheme="minorHAnsi" w:cstheme="minorHAnsi"/>
          <w:sz w:val="20"/>
        </w:rPr>
        <w:t>Dietary starch (% of DM)</w:t>
      </w:r>
    </w:p>
    <w:p w14:paraId="16ED217F" w14:textId="395011AD"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 </w:t>
      </w:r>
      <w:r w:rsidRPr="00D5649B">
        <w:rPr>
          <w:rFonts w:eastAsiaTheme="minorHAnsi" w:cstheme="minorHAnsi"/>
          <w:i/>
          <w:sz w:val="20"/>
        </w:rPr>
        <w:tab/>
      </w:r>
      <w:r w:rsidRPr="00D5649B">
        <w:rPr>
          <w:rFonts w:eastAsiaTheme="minorHAnsi" w:cstheme="minorHAnsi"/>
          <w:sz w:val="20"/>
        </w:rPr>
        <w:t>Dietary neutral detergent fiber (% of DM)</w:t>
      </w:r>
    </w:p>
    <w:p w14:paraId="5E0CF8C8" w14:textId="009F978A" w:rsidR="00F00201" w:rsidRPr="00D5649B" w:rsidRDefault="00F00201"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bookmarkStart w:id="424" w:name="CH4Enteric_BeefCattleAdults_Eq"/>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3.1.1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18</w:t>
      </w:r>
      <w:r w:rsidR="001977CC">
        <w:rPr>
          <w:b/>
          <w:bCs/>
          <w:szCs w:val="24"/>
        </w:rPr>
        <w:fldChar w:fldCharType="end"/>
      </w:r>
      <w:bookmarkEnd w:id="424"/>
    </w:p>
    <w:p w14:paraId="264CA586" w14:textId="77777777" w:rsidR="00DC29E4" w:rsidRPr="00D5649B" w:rsidRDefault="00DC29E4" w:rsidP="00DC29E4">
      <w:pPr>
        <w:keepNext/>
        <w:keepLines/>
        <w:tabs>
          <w:tab w:val="left" w:pos="2160"/>
          <w:tab w:val="right" w:pos="8640"/>
          <w:tab w:val="right" w:pos="8820"/>
        </w:tabs>
        <w:spacing w:before="0"/>
        <w:rPr>
          <w:sz w:val="20"/>
        </w:rPr>
      </w:pPr>
      <w:r w:rsidRPr="00D5649B">
        <w:rPr>
          <w:sz w:val="20"/>
        </w:rPr>
        <w:t>where</w:t>
      </w:r>
    </w:p>
    <w:p w14:paraId="19D7D524" w14:textId="6271726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w:t>
      </w:r>
      <w:r w:rsidRPr="00D95C45">
        <w:rPr>
          <w:rFonts w:eastAsiaTheme="minorHAnsi" w:cstheme="minorHAnsi"/>
          <w:sz w:val="20"/>
        </w:rPr>
        <w:t xml:space="preserve">emissions </w:t>
      </w:r>
      <w:r w:rsidR="001F07B3" w:rsidRPr="00D95C45">
        <w:rPr>
          <w:rFonts w:eastAsiaTheme="minorHAnsi" w:cstheme="minorHAnsi"/>
          <w:sz w:val="20"/>
        </w:rPr>
        <w:t>by</w:t>
      </w:r>
      <w:r w:rsidR="00C636BB" w:rsidRPr="00D95C45">
        <w:rPr>
          <w:rFonts w:eastAsiaTheme="minorHAnsi" w:cstheme="minorHAnsi"/>
          <w:sz w:val="20"/>
        </w:rPr>
        <w:t xml:space="preserve"> animal group </w:t>
      </w:r>
      <w:r w:rsidRPr="00D95C45">
        <w:rPr>
          <w:rFonts w:eastAsiaTheme="minorHAnsi" w:cstheme="minorHAnsi"/>
          <w:sz w:val="20"/>
        </w:rPr>
        <w:t>(kg CH</w:t>
      </w:r>
      <w:r w:rsidRPr="00D95C45">
        <w:rPr>
          <w:rFonts w:eastAsiaTheme="minorHAnsi" w:cstheme="minorHAnsi"/>
          <w:sz w:val="20"/>
          <w:vertAlign w:val="subscript"/>
        </w:rPr>
        <w:t>4</w:t>
      </w:r>
      <w:r w:rsidR="00C636BB" w:rsidRPr="00D95C45">
        <w:rPr>
          <w:rFonts w:eastAsiaTheme="minorHAnsi" w:cstheme="minorHAnsi"/>
          <w:sz w:val="20"/>
        </w:rPr>
        <w:t xml:space="preserve"> day</w:t>
      </w:r>
      <w:r w:rsidR="00C636BB" w:rsidRPr="00D95C45">
        <w:rPr>
          <w:rFonts w:eastAsiaTheme="minorHAnsi" w:cstheme="minorHAnsi"/>
          <w:sz w:val="20"/>
          <w:vertAlign w:val="superscript"/>
        </w:rPr>
        <w:t>-1</w:t>
      </w:r>
      <w:r w:rsidRPr="00D95C45">
        <w:rPr>
          <w:rFonts w:eastAsiaTheme="minorHAnsi" w:cstheme="minorHAnsi"/>
          <w:sz w:val="20"/>
        </w:rPr>
        <w:t>), n =</w:t>
      </w:r>
      <w:r w:rsidRPr="00D5649B">
        <w:rPr>
          <w:rFonts w:eastAsiaTheme="minorHAnsi" w:cstheme="minorHAnsi"/>
          <w:sz w:val="20"/>
        </w:rPr>
        <w:t xml:space="preserve"> B1, B2, B3, B4</w:t>
      </w:r>
      <w:r w:rsidRPr="00D5649B">
        <w:rPr>
          <w:rFonts w:eastAsiaTheme="minorHAnsi" w:cstheme="minorHAnsi"/>
          <w:i/>
          <w:sz w:val="20"/>
        </w:rPr>
        <w:t xml:space="preserve"> </w:t>
      </w:r>
    </w:p>
    <w:p w14:paraId="0818840C" w14:textId="342522E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w:t>
      </w:r>
      <w:r w:rsidR="00001604" w:rsidRPr="00D5649B">
        <w:rPr>
          <w:rFonts w:eastAsiaTheme="minorHAnsi" w:cstheme="minorHAnsi"/>
          <w:i/>
          <w:sz w:val="20"/>
        </w:rPr>
        <w:t>cattle</w:t>
      </w:r>
      <w:r w:rsidRPr="00D5649B">
        <w:rPr>
          <w:rFonts w:eastAsiaTheme="minorHAnsi" w:cstheme="minorHAnsi"/>
          <w:i/>
          <w:sz w:val="20"/>
        </w:rPr>
        <w:tab/>
      </w:r>
      <w:r w:rsidR="005B5EE0" w:rsidRPr="00D5649B">
        <w:rPr>
          <w:rFonts w:eastAsiaTheme="minorHAnsi" w:cstheme="minorHAnsi"/>
          <w:sz w:val="20"/>
        </w:rPr>
        <w:t>N</w:t>
      </w:r>
      <w:r w:rsidRPr="00D5649B">
        <w:rPr>
          <w:rFonts w:eastAsiaTheme="minorHAnsi" w:cstheme="minorHAnsi"/>
          <w:sz w:val="20"/>
        </w:rPr>
        <w:t xml:space="preserve">umber of </w:t>
      </w:r>
      <w:r w:rsidR="00001604" w:rsidRPr="00D5649B">
        <w:rPr>
          <w:rFonts w:eastAsiaTheme="minorHAnsi" w:cstheme="minorHAnsi"/>
          <w:sz w:val="20"/>
        </w:rPr>
        <w:t>cattle</w:t>
      </w:r>
      <w:r w:rsidR="00AA3DEC" w:rsidRPr="00D5649B">
        <w:rPr>
          <w:rFonts w:eastAsiaTheme="minorHAnsi" w:cstheme="minorHAnsi"/>
          <w:i/>
          <w:sz w:val="20"/>
        </w:rPr>
        <w:t xml:space="preserve"> </w:t>
      </w:r>
    </w:p>
    <w:p w14:paraId="0B97A1B9" w14:textId="2F508296" w:rsidR="00E111A4" w:rsidRPr="00D5649B" w:rsidRDefault="00E111A4" w:rsidP="008A7F5F">
      <w:pPr>
        <w:pStyle w:val="Heading3"/>
      </w:pPr>
      <w:bookmarkStart w:id="425" w:name="_Toc343610141"/>
      <w:bookmarkStart w:id="426" w:name="_Ref79393417"/>
      <w:bookmarkStart w:id="427" w:name="_Toc152758577"/>
      <w:bookmarkEnd w:id="419"/>
      <w:r w:rsidRPr="00D5649B">
        <w:t>Enteric CH</w:t>
      </w:r>
      <w:r w:rsidRPr="00D5649B">
        <w:rPr>
          <w:vertAlign w:val="subscript"/>
        </w:rPr>
        <w:t xml:space="preserve">4 </w:t>
      </w:r>
      <w:r w:rsidR="00884C35" w:rsidRPr="00D5649B">
        <w:t>emissions from</w:t>
      </w:r>
      <w:r w:rsidRPr="00D5649B">
        <w:t xml:space="preserve"> beef calves</w:t>
      </w:r>
      <w:bookmarkEnd w:id="425"/>
      <w:bookmarkEnd w:id="426"/>
      <w:bookmarkEnd w:id="427"/>
    </w:p>
    <w:p w14:paraId="02F9B4E7" w14:textId="5EACA6DB" w:rsidR="00537D2A" w:rsidRPr="00D5649B" w:rsidRDefault="00537D2A" w:rsidP="00ED0AE6">
      <w:pPr>
        <w:pStyle w:val="Caption"/>
        <w:tabs>
          <w:tab w:val="clear" w:pos="9360"/>
          <w:tab w:val="right" w:pos="9781"/>
        </w:tabs>
        <w:spacing w:line="240" w:lineRule="auto"/>
        <w:rPr>
          <w:szCs w:val="24"/>
        </w:rPr>
      </w:pPr>
      <w:r w:rsidRPr="00D5649B">
        <w:rPr>
          <w:szCs w:val="24"/>
        </w:rPr>
        <w:t>Enteric CH</w:t>
      </w:r>
      <w:r w:rsidRPr="00D5649B">
        <w:rPr>
          <w:szCs w:val="24"/>
          <w:vertAlign w:val="subscript"/>
        </w:rPr>
        <w:t>4</w:t>
      </w:r>
      <w:r w:rsidRPr="00D5649B">
        <w:rPr>
          <w:szCs w:val="24"/>
        </w:rPr>
        <w:t xml:space="preserve"> emissions from beef calves are estimated based on a simplified Tier 2 approach from IPCC (2019) for the estimation of daily </w:t>
      </w:r>
      <w:r w:rsidR="00201450">
        <w:rPr>
          <w:szCs w:val="24"/>
        </w:rPr>
        <w:t>DMI</w:t>
      </w:r>
      <w:r w:rsidRPr="00D5649B">
        <w:rPr>
          <w:szCs w:val="24"/>
        </w:rPr>
        <w:t>. Enteric CH</w:t>
      </w:r>
      <w:r w:rsidRPr="00D5649B">
        <w:rPr>
          <w:szCs w:val="24"/>
          <w:vertAlign w:val="subscript"/>
        </w:rPr>
        <w:t>4</w:t>
      </w:r>
      <w:r w:rsidRPr="00D5649B">
        <w:rPr>
          <w:szCs w:val="24"/>
        </w:rPr>
        <w:t xml:space="preserve"> emissions for this animal group are estimated only for those days when the calves are on a non-milk (i.e., forage) diet.</w:t>
      </w:r>
      <w:r w:rsidR="00A847A1" w:rsidRPr="00D5649B">
        <w:rPr>
          <w:szCs w:val="24"/>
        </w:rPr>
        <w:t xml:space="preserve"> </w:t>
      </w:r>
      <w:r w:rsidR="00A847A1" w:rsidRPr="00D5649B">
        <w:rPr>
          <w:b/>
          <w:szCs w:val="24"/>
        </w:rPr>
        <w:t>To calculate enteric CH</w:t>
      </w:r>
      <w:r w:rsidR="00A847A1" w:rsidRPr="00D5649B">
        <w:rPr>
          <w:b/>
          <w:szCs w:val="24"/>
          <w:vertAlign w:val="subscript"/>
        </w:rPr>
        <w:t>4</w:t>
      </w:r>
      <w:r w:rsidR="00A847A1" w:rsidRPr="00D5649B">
        <w:rPr>
          <w:b/>
          <w:szCs w:val="24"/>
        </w:rPr>
        <w:t xml:space="preserve"> from these calves only when they are </w:t>
      </w:r>
      <w:r w:rsidR="00A847A1" w:rsidRPr="008F1506">
        <w:rPr>
          <w:b/>
          <w:szCs w:val="24"/>
        </w:rPr>
        <w:t xml:space="preserve">feeding </w:t>
      </w:r>
      <w:r w:rsidR="00AA227C" w:rsidRPr="008F1506">
        <w:rPr>
          <w:b/>
          <w:szCs w:val="24"/>
        </w:rPr>
        <w:t xml:space="preserve">(at least partially) </w:t>
      </w:r>
      <w:r w:rsidR="00A847A1" w:rsidRPr="008F1506">
        <w:rPr>
          <w:b/>
          <w:szCs w:val="24"/>
        </w:rPr>
        <w:t>on forage</w:t>
      </w:r>
      <w:r w:rsidR="00A847A1" w:rsidRPr="00D5649B">
        <w:rPr>
          <w:b/>
          <w:szCs w:val="24"/>
        </w:rPr>
        <w:t xml:space="preserve">, </w:t>
      </w:r>
      <w:r w:rsidR="00201450">
        <w:rPr>
          <w:b/>
          <w:szCs w:val="24"/>
        </w:rPr>
        <w:t xml:space="preserve">as a default </w:t>
      </w:r>
      <w:r w:rsidR="00A847A1" w:rsidRPr="00D5649B">
        <w:rPr>
          <w:b/>
          <w:szCs w:val="24"/>
        </w:rPr>
        <w:t>we have assumed that</w:t>
      </w:r>
      <w:r w:rsidR="00B7661E" w:rsidRPr="00D5649B">
        <w:rPr>
          <w:b/>
          <w:szCs w:val="24"/>
        </w:rPr>
        <w:t>, in addition to consuming milk,</w:t>
      </w:r>
      <w:r w:rsidR="00A847A1" w:rsidRPr="00D5649B">
        <w:rPr>
          <w:b/>
          <w:szCs w:val="24"/>
        </w:rPr>
        <w:t xml:space="preserve"> </w:t>
      </w:r>
      <w:r w:rsidR="006D12B8" w:rsidRPr="00D5649B">
        <w:rPr>
          <w:b/>
          <w:szCs w:val="24"/>
        </w:rPr>
        <w:t xml:space="preserve">calves </w:t>
      </w:r>
      <w:r w:rsidR="00B7661E" w:rsidRPr="00D5649B">
        <w:rPr>
          <w:b/>
          <w:szCs w:val="24"/>
        </w:rPr>
        <w:t xml:space="preserve">also </w:t>
      </w:r>
      <w:r w:rsidR="006D12B8" w:rsidRPr="00D5649B">
        <w:rPr>
          <w:b/>
          <w:szCs w:val="24"/>
        </w:rPr>
        <w:t>graze on forage from 01 July to 31 Oct</w:t>
      </w:r>
      <w:r w:rsidR="00C04EC4" w:rsidRPr="00D5649B">
        <w:rPr>
          <w:b/>
          <w:szCs w:val="24"/>
        </w:rPr>
        <w:t>ober</w:t>
      </w:r>
      <w:r w:rsidR="006D12B8" w:rsidRPr="00D5649B">
        <w:rPr>
          <w:b/>
          <w:szCs w:val="24"/>
        </w:rPr>
        <w:t xml:space="preserve"> (123 days</w:t>
      </w:r>
      <w:r w:rsidR="003E2574" w:rsidRPr="00D5649B">
        <w:rPr>
          <w:b/>
          <w:szCs w:val="24"/>
        </w:rPr>
        <w:t>, according to Legesse et al.</w:t>
      </w:r>
      <w:r w:rsidR="00B7661E" w:rsidRPr="00D5649B">
        <w:rPr>
          <w:b/>
          <w:szCs w:val="24"/>
        </w:rPr>
        <w:t xml:space="preserve"> (2016,</w:t>
      </w:r>
      <w:r w:rsidR="00953578">
        <w:rPr>
          <w:b/>
          <w:szCs w:val="24"/>
        </w:rPr>
        <w:t xml:space="preserve"> </w:t>
      </w:r>
      <w:r w:rsidR="003E2574" w:rsidRPr="00D5649B">
        <w:rPr>
          <w:b/>
          <w:szCs w:val="24"/>
        </w:rPr>
        <w:t>2018</w:t>
      </w:r>
      <w:r w:rsidR="006D12B8" w:rsidRPr="00D5649B">
        <w:rPr>
          <w:b/>
          <w:szCs w:val="24"/>
        </w:rPr>
        <w:t>) and that they are placed on the same pasture (</w:t>
      </w:r>
      <w:r w:rsidR="003E2574" w:rsidRPr="00D5649B">
        <w:rPr>
          <w:b/>
          <w:szCs w:val="24"/>
        </w:rPr>
        <w:t xml:space="preserve">native </w:t>
      </w:r>
      <w:r w:rsidR="006D12B8" w:rsidRPr="00D5649B">
        <w:rPr>
          <w:b/>
          <w:szCs w:val="24"/>
        </w:rPr>
        <w:t xml:space="preserve">or </w:t>
      </w:r>
      <w:r w:rsidR="00C04EC4" w:rsidRPr="00D5649B">
        <w:rPr>
          <w:b/>
          <w:szCs w:val="24"/>
        </w:rPr>
        <w:t>tame</w:t>
      </w:r>
      <w:r w:rsidR="006D12B8" w:rsidRPr="00D5649B">
        <w:rPr>
          <w:b/>
          <w:szCs w:val="24"/>
        </w:rPr>
        <w:t>) as the cows.</w:t>
      </w:r>
      <w:r w:rsidR="00C04EC4" w:rsidRPr="00D5649B">
        <w:rPr>
          <w:b/>
          <w:szCs w:val="24"/>
        </w:rPr>
        <w:t xml:space="preserve"> </w:t>
      </w:r>
      <w:r w:rsidR="00C04EC4" w:rsidRPr="00D5649B">
        <w:rPr>
          <w:szCs w:val="24"/>
        </w:rPr>
        <w:t xml:space="preserve">For the remainder of the calf period, the calves are assumed to consume milk only and thus </w:t>
      </w:r>
      <w:r w:rsidR="00B7661E" w:rsidRPr="00D5649B">
        <w:rPr>
          <w:szCs w:val="24"/>
        </w:rPr>
        <w:t xml:space="preserve">zero </w:t>
      </w:r>
      <w:r w:rsidR="00C04EC4" w:rsidRPr="00D5649B">
        <w:rPr>
          <w:szCs w:val="24"/>
        </w:rPr>
        <w:t>enteric CH</w:t>
      </w:r>
      <w:r w:rsidR="00C04EC4" w:rsidRPr="00D5649B">
        <w:rPr>
          <w:szCs w:val="24"/>
          <w:vertAlign w:val="subscript"/>
        </w:rPr>
        <w:t>4</w:t>
      </w:r>
      <w:r w:rsidR="00C04EC4" w:rsidRPr="00D5649B">
        <w:rPr>
          <w:szCs w:val="24"/>
        </w:rPr>
        <w:t xml:space="preserve"> emissions are </w:t>
      </w:r>
      <w:r w:rsidR="00B7661E" w:rsidRPr="00D5649B">
        <w:rPr>
          <w:szCs w:val="24"/>
        </w:rPr>
        <w:t xml:space="preserve">assumed </w:t>
      </w:r>
      <w:r w:rsidR="00C04EC4" w:rsidRPr="00D5649B">
        <w:rPr>
          <w:szCs w:val="24"/>
        </w:rPr>
        <w:t>for these days.</w:t>
      </w:r>
    </w:p>
    <w:p w14:paraId="24B75C82" w14:textId="182DF1CA" w:rsidR="00E111A4" w:rsidRPr="00D5649B" w:rsidRDefault="008E07B7"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Weight=ADG×days+initial_wt</m:t>
        </m:r>
      </m:oMath>
      <w:r w:rsidR="00E111A4" w:rsidRPr="00D5649B">
        <w:rPr>
          <w:rFonts w:cstheme="minorHAnsi"/>
          <w:b/>
          <w:i/>
          <w:szCs w:val="24"/>
        </w:rPr>
        <w:t xml:space="preserve"> </w:t>
      </w:r>
      <w:r w:rsidR="00E111A4" w:rsidRPr="00D5649B">
        <w:rPr>
          <w:rFonts w:cstheme="minorHAnsi"/>
          <w:b/>
          <w:i/>
          <w:szCs w:val="24"/>
        </w:rPr>
        <w:tab/>
      </w:r>
      <w:bookmarkStart w:id="428" w:name="Avg_wt_BeefCattleCalves_Eq"/>
      <w:r w:rsidR="00E111A4"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428"/>
    </w:p>
    <w:p w14:paraId="2964AB7D" w14:textId="77777777" w:rsidR="00E111A4" w:rsidRPr="00D5649B" w:rsidRDefault="00E111A4" w:rsidP="00E111A4">
      <w:pPr>
        <w:keepNext/>
        <w:keepLines/>
        <w:tabs>
          <w:tab w:val="left" w:pos="2160"/>
          <w:tab w:val="right" w:pos="8640"/>
          <w:tab w:val="right" w:pos="8820"/>
        </w:tabs>
        <w:spacing w:before="0"/>
        <w:rPr>
          <w:i/>
          <w:sz w:val="20"/>
        </w:rPr>
      </w:pPr>
    </w:p>
    <w:p w14:paraId="1613A019" w14:textId="001D1710" w:rsidR="00E111A4" w:rsidRPr="00D5649B" w:rsidRDefault="00DC29E4" w:rsidP="00E111A4">
      <w:pPr>
        <w:keepNext/>
        <w:keepLines/>
        <w:tabs>
          <w:tab w:val="left" w:pos="2160"/>
          <w:tab w:val="right" w:pos="8640"/>
          <w:tab w:val="right" w:pos="8820"/>
        </w:tabs>
        <w:spacing w:before="0"/>
        <w:rPr>
          <w:sz w:val="20"/>
        </w:rPr>
      </w:pPr>
      <w:r w:rsidRPr="00D5649B">
        <w:rPr>
          <w:sz w:val="20"/>
        </w:rPr>
        <w:t>w</w:t>
      </w:r>
      <w:r w:rsidR="00E111A4" w:rsidRPr="00D5649B">
        <w:rPr>
          <w:sz w:val="20"/>
        </w:rPr>
        <w:t>here</w:t>
      </w:r>
    </w:p>
    <w:p w14:paraId="06CA10A7" w14:textId="77777777"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10ED8A12" w14:textId="7B40E552" w:rsidR="008E07B7" w:rsidRPr="00D5649B" w:rsidRDefault="008E07B7" w:rsidP="005A3170">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Pr="00D5649B">
        <w:rPr>
          <w:rFonts w:cstheme="minorHAnsi"/>
          <w:sz w:val="20"/>
        </w:rPr>
        <w:t xml:space="preserve"> </w:t>
      </w:r>
      <w:r w:rsidRPr="00D5649B">
        <w:rPr>
          <w:rFonts w:eastAsiaTheme="minorHAnsi" w:cstheme="minorHAnsi"/>
          <w:sz w:val="20"/>
        </w:rPr>
        <w:t xml:space="preserve">Calculated according to </w:t>
      </w:r>
      <w:r w:rsidR="00A17960" w:rsidRPr="00A17960">
        <w:rPr>
          <w:rFonts w:eastAsiaTheme="minorHAnsi" w:cstheme="minorHAnsi"/>
          <w:sz w:val="20"/>
        </w:rPr>
        <w:fldChar w:fldCharType="begin"/>
      </w:r>
      <w:r w:rsidR="00A17960" w:rsidRPr="00A17960">
        <w:rPr>
          <w:rFonts w:eastAsiaTheme="minorHAnsi" w:cstheme="minorHAnsi"/>
          <w:sz w:val="20"/>
        </w:rPr>
        <w:instrText xml:space="preserve"> REF _Ref109374381 \h  \* MERGEFORMAT </w:instrText>
      </w:r>
      <w:r w:rsidR="00A17960" w:rsidRPr="00A17960">
        <w:rPr>
          <w:rFonts w:eastAsiaTheme="minorHAnsi" w:cstheme="minorHAnsi"/>
          <w:sz w:val="20"/>
        </w:rPr>
      </w:r>
      <w:r w:rsidR="00A17960" w:rsidRPr="00A17960">
        <w:rPr>
          <w:rFonts w:eastAsiaTheme="minorHAnsi" w:cstheme="minorHAnsi"/>
          <w:sz w:val="20"/>
        </w:rPr>
        <w:fldChar w:fldCharType="separate"/>
      </w:r>
      <w:r w:rsidR="00A17960" w:rsidRPr="00A17960">
        <w:rPr>
          <w:b/>
          <w:sz w:val="20"/>
        </w:rPr>
        <w:t xml:space="preserve">Eq. </w:t>
      </w:r>
      <w:r w:rsidR="00A17960" w:rsidRPr="00A17960">
        <w:rPr>
          <w:b/>
          <w:noProof/>
          <w:sz w:val="20"/>
        </w:rPr>
        <w:t>3.1.1</w:t>
      </w:r>
      <w:r w:rsidR="00A17960" w:rsidRPr="00A17960">
        <w:rPr>
          <w:b/>
          <w:sz w:val="20"/>
        </w:rPr>
        <w:noBreakHyphen/>
      </w:r>
      <w:r w:rsidR="00A17960" w:rsidRPr="00A17960">
        <w:rPr>
          <w:b/>
          <w:noProof/>
          <w:sz w:val="20"/>
        </w:rPr>
        <w:t>7</w:t>
      </w:r>
      <w:r w:rsidR="00A17960" w:rsidRPr="00A17960">
        <w:rPr>
          <w:rFonts w:eastAsiaTheme="minorHAnsi" w:cstheme="minorHAnsi"/>
          <w:sz w:val="20"/>
        </w:rPr>
        <w:fldChar w:fldCharType="end"/>
      </w:r>
      <w:r w:rsidRPr="00D5649B">
        <w:rPr>
          <w:rFonts w:eastAsiaTheme="minorHAnsi" w:cstheme="minorHAnsi"/>
          <w:sz w:val="20"/>
        </w:rPr>
        <w:t xml:space="preserve"> </w:t>
      </w:r>
    </w:p>
    <w:p w14:paraId="03D69F3F" w14:textId="70EA4BC6" w:rsidR="008E07B7" w:rsidRPr="00D5649B" w:rsidRDefault="008E07B7" w:rsidP="005A3170">
      <w:pPr>
        <w:tabs>
          <w:tab w:val="clear" w:pos="2880"/>
          <w:tab w:val="clear" w:pos="9360"/>
        </w:tabs>
        <w:spacing w:before="0"/>
        <w:ind w:left="2835" w:hanging="2835"/>
        <w:rPr>
          <w:rFonts w:eastAsiaTheme="minorHAnsi" w:cstheme="minorHAnsi"/>
          <w:i/>
          <w:sz w:val="20"/>
        </w:rPr>
      </w:pPr>
      <w:r w:rsidRPr="00201450">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42F17A4E" w14:textId="117CC813" w:rsidR="00E111A4" w:rsidRPr="00D5649B" w:rsidRDefault="00487CB0" w:rsidP="005A3170">
      <w:pPr>
        <w:tabs>
          <w:tab w:val="clear" w:pos="2880"/>
          <w:tab w:val="clear" w:pos="9360"/>
        </w:tabs>
        <w:spacing w:before="0"/>
        <w:ind w:left="2835" w:hanging="2835"/>
        <w:rPr>
          <w:sz w:val="20"/>
        </w:rPr>
      </w:pPr>
      <w:proofErr w:type="spellStart"/>
      <w:r>
        <w:rPr>
          <w:rFonts w:cstheme="minorHAnsi"/>
          <w:i/>
          <w:sz w:val="20"/>
        </w:rPr>
        <w:t>i</w:t>
      </w:r>
      <w:r w:rsidR="008E07B7" w:rsidRPr="00D5649B">
        <w:rPr>
          <w:rFonts w:cstheme="minorHAnsi"/>
          <w:i/>
          <w:sz w:val="20"/>
        </w:rPr>
        <w:t>nitial_wt</w:t>
      </w:r>
      <w:proofErr w:type="spellEnd"/>
      <w:r w:rsidR="008E07B7" w:rsidRPr="00D5649B">
        <w:rPr>
          <w:rFonts w:cstheme="minorHAnsi"/>
          <w:i/>
          <w:sz w:val="20"/>
        </w:rPr>
        <w:tab/>
      </w:r>
      <w:r w:rsidR="008E07B7" w:rsidRPr="00D5649B">
        <w:rPr>
          <w:rFonts w:cstheme="minorHAnsi"/>
          <w:sz w:val="20"/>
        </w:rPr>
        <w:t>Initial weight (kg head</w:t>
      </w:r>
      <w:r w:rsidR="008E07B7" w:rsidRPr="00D5649B">
        <w:rPr>
          <w:rFonts w:cstheme="minorHAnsi"/>
          <w:sz w:val="20"/>
          <w:vertAlign w:val="superscript"/>
        </w:rPr>
        <w:t>-1</w:t>
      </w:r>
      <w:r w:rsidR="008E07B7"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EB6BA4" w:rsidRPr="008333C9">
        <w:rPr>
          <w:b/>
          <w:sz w:val="20"/>
        </w:rPr>
        <w:t xml:space="preserve">Table </w:t>
      </w:r>
      <w:r w:rsidR="00EB6BA4" w:rsidRPr="008333C9">
        <w:rPr>
          <w:b/>
          <w:noProof/>
          <w:sz w:val="20"/>
        </w:rPr>
        <w:t>16</w:t>
      </w:r>
      <w:r w:rsidR="002C6CE8" w:rsidRPr="00FC6678">
        <w:rPr>
          <w:rFonts w:cstheme="minorHAnsi"/>
          <w:b/>
          <w:sz w:val="20"/>
        </w:rPr>
        <w:fldChar w:fldCharType="end"/>
      </w:r>
      <w:r w:rsidR="008E07B7" w:rsidRPr="00D5649B">
        <w:rPr>
          <w:rFonts w:cstheme="minorHAnsi"/>
          <w:sz w:val="20"/>
        </w:rPr>
        <w:t>, by beef cattle group)</w:t>
      </w:r>
    </w:p>
    <w:p w14:paraId="7604866B" w14:textId="138A3890" w:rsidR="00E111A4" w:rsidRPr="00D5649B" w:rsidRDefault="00E111A4" w:rsidP="00FC1089">
      <w:pPr>
        <w:pStyle w:val="Caption"/>
        <w:tabs>
          <w:tab w:val="clear" w:pos="9360"/>
          <w:tab w:val="right" w:pos="9781"/>
        </w:tabs>
        <w:spacing w:after="120"/>
        <w:rPr>
          <w:b/>
          <w:szCs w:val="24"/>
        </w:rPr>
      </w:pPr>
      <m:oMath>
        <m:r>
          <m:rPr>
            <m:sty m:val="bi"/>
          </m:rPr>
          <w:rPr>
            <w:rFonts w:ascii="Cambria Math" w:hAnsi="Cambria Math" w:cstheme="minorHAnsi"/>
            <w:szCs w:val="24"/>
          </w:rPr>
          <m:t>DMI=</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d>
                  <m:dPr>
                    <m:ctrlPr>
                      <w:rPr>
                        <w:rFonts w:ascii="Cambria Math" w:hAnsi="Cambria Math" w:cstheme="minorHAnsi"/>
                        <w:b/>
                        <w:i/>
                        <w:szCs w:val="24"/>
                      </w:rPr>
                    </m:ctrlPr>
                  </m:dPr>
                  <m:e>
                    <m:r>
                      <m:rPr>
                        <m:sty m:val="bi"/>
                      </m:rPr>
                      <w:rPr>
                        <w:rFonts w:ascii="Cambria Math" w:hAnsi="Cambria Math" w:cstheme="minorHAnsi"/>
                        <w:szCs w:val="24"/>
                      </w:rPr>
                      <m:t xml:space="preserve">0.0582×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r>
                      <m:rPr>
                        <m:sty m:val="bi"/>
                      </m:rPr>
                      <w:rPr>
                        <w:rFonts w:ascii="Cambria Math" w:hAnsi="Cambria Math" w:cstheme="minorHAnsi"/>
                        <w:szCs w:val="24"/>
                      </w:rPr>
                      <m:t xml:space="preserve">-0.00266× </m:t>
                    </m:r>
                    <m:sSup>
                      <m:sSupPr>
                        <m:ctrlPr>
                          <w:rPr>
                            <w:rFonts w:ascii="Cambria Math" w:hAnsi="Cambria Math" w:cstheme="minorHAnsi"/>
                            <w:b/>
                            <w:i/>
                            <w:szCs w:val="24"/>
                          </w:rPr>
                        </m:ctrlPr>
                      </m:sSupPr>
                      <m:e>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e>
                      <m:sup>
                        <m:r>
                          <m:rPr>
                            <m:sty m:val="bi"/>
                          </m:rPr>
                          <w:rPr>
                            <w:rFonts w:ascii="Cambria Math" w:hAnsi="Cambria Math" w:cstheme="minorHAnsi"/>
                            <w:szCs w:val="24"/>
                          </w:rPr>
                          <m:t>2</m:t>
                        </m:r>
                      </m:sup>
                    </m:sSup>
                    <m:r>
                      <m:rPr>
                        <m:sty m:val="bi"/>
                      </m:rPr>
                      <w:rPr>
                        <w:rFonts w:ascii="Cambria Math" w:hAnsi="Cambria Math" w:cstheme="minorHAnsi"/>
                        <w:szCs w:val="24"/>
                      </w:rPr>
                      <m:t>-0.1128</m:t>
                    </m:r>
                  </m:e>
                </m:d>
              </m:num>
              <m:den>
                <m:r>
                  <m:rPr>
                    <m:sty m:val="bi"/>
                  </m:rPr>
                  <w:rPr>
                    <w:rFonts w:ascii="Cambria Math" w:hAnsi="Cambria Math" w:cstheme="minorHAnsi"/>
                    <w:szCs w:val="24"/>
                  </w:rPr>
                  <m:t xml:space="preserve">0.239×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den>
            </m:f>
          </m:e>
        </m:d>
      </m:oMath>
      <w:bookmarkStart w:id="429" w:name="DMIPerAnimalPerDay_Calves"/>
      <w:r w:rsidR="000E03BC" w:rsidRPr="00D5649B">
        <w:rPr>
          <w:b/>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End w:id="429"/>
    </w:p>
    <w:p w14:paraId="7236A64F" w14:textId="116374B3" w:rsidR="00537D2A" w:rsidRPr="007944F0" w:rsidRDefault="008E07B7" w:rsidP="007944F0">
      <w:pPr>
        <w:pStyle w:val="Caption"/>
        <w:tabs>
          <w:tab w:val="clear" w:pos="9360"/>
          <w:tab w:val="right" w:pos="9720"/>
        </w:tabs>
        <w:jc w:val="right"/>
        <w:rPr>
          <w:sz w:val="20"/>
          <w:szCs w:val="20"/>
        </w:rPr>
      </w:pPr>
      <w:r w:rsidRPr="007944F0">
        <w:rPr>
          <w:sz w:val="20"/>
          <w:szCs w:val="20"/>
        </w:rPr>
        <w:t xml:space="preserve">Derived from </w:t>
      </w:r>
      <w:r w:rsidR="00537D2A" w:rsidRPr="007944F0">
        <w:rPr>
          <w:sz w:val="20"/>
          <w:szCs w:val="20"/>
        </w:rPr>
        <w:t>IPCC 2019, Eq. 10.17</w:t>
      </w:r>
    </w:p>
    <w:p w14:paraId="0DA9810A" w14:textId="77777777" w:rsidR="005A3170" w:rsidRDefault="00DC29E4" w:rsidP="00E111A4">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3EB50257" w14:textId="2F80AA5B" w:rsidR="00E111A4" w:rsidRPr="00D5649B" w:rsidRDefault="00E111A4" w:rsidP="005A3170">
      <w:pPr>
        <w:tabs>
          <w:tab w:val="clear" w:pos="2880"/>
          <w:tab w:val="clear" w:pos="9360"/>
        </w:tabs>
        <w:spacing w:before="0"/>
        <w:ind w:left="2835" w:hanging="2835"/>
        <w:rPr>
          <w:sz w:val="20"/>
        </w:rPr>
      </w:pPr>
      <w:r w:rsidRPr="00D5649B">
        <w:rPr>
          <w:i/>
          <w:sz w:val="20"/>
        </w:rPr>
        <w:t>DMI</w:t>
      </w:r>
      <w:r w:rsidR="008E07B7" w:rsidRPr="00D5649B">
        <w:rPr>
          <w:i/>
          <w:sz w:val="20"/>
        </w:rPr>
        <w:tab/>
      </w:r>
      <w:r w:rsidR="00021B7F">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6E3A916" w14:textId="62D9CEDE"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005A3170">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5C96FA2" w14:textId="7A69644C" w:rsidR="000E03BC" w:rsidRPr="008F1506" w:rsidRDefault="000E03BC" w:rsidP="005A3170">
      <w:pPr>
        <w:tabs>
          <w:tab w:val="clear" w:pos="2880"/>
          <w:tab w:val="clear" w:pos="9360"/>
        </w:tabs>
        <w:spacing w:before="0"/>
        <w:ind w:left="2835" w:hanging="2835"/>
        <w:rPr>
          <w:sz w:val="20"/>
        </w:rPr>
      </w:pPr>
      <w:proofErr w:type="spellStart"/>
      <w:r w:rsidRPr="008F1506">
        <w:rPr>
          <w:i/>
          <w:sz w:val="20"/>
        </w:rPr>
        <w:t>NE</w:t>
      </w:r>
      <w:r w:rsidRPr="008F1506">
        <w:rPr>
          <w:i/>
          <w:sz w:val="20"/>
          <w:vertAlign w:val="subscript"/>
        </w:rPr>
        <w:t>mf</w:t>
      </w:r>
      <w:proofErr w:type="spellEnd"/>
      <w:r w:rsidRPr="008F1506">
        <w:rPr>
          <w:i/>
          <w:sz w:val="20"/>
          <w:vertAlign w:val="subscript"/>
        </w:rPr>
        <w:tab/>
      </w:r>
      <w:r w:rsidRPr="008F1506">
        <w:rPr>
          <w:sz w:val="20"/>
        </w:rPr>
        <w:t>Estimated dietary net energy concentration</w:t>
      </w:r>
      <w:r w:rsidRPr="008F1506">
        <w:rPr>
          <w:sz w:val="20"/>
          <w:vertAlign w:val="subscript"/>
        </w:rPr>
        <w:t xml:space="preserve"> </w:t>
      </w:r>
      <w:r w:rsidRPr="008F1506">
        <w:rPr>
          <w:sz w:val="20"/>
        </w:rPr>
        <w:t>of diet or default values (MJ kg</w:t>
      </w:r>
      <w:r w:rsidRPr="008F1506">
        <w:rPr>
          <w:sz w:val="20"/>
          <w:vertAlign w:val="superscript"/>
        </w:rPr>
        <w:t>-1</w:t>
      </w:r>
      <w:r w:rsidRPr="008F1506">
        <w:rPr>
          <w:sz w:val="20"/>
        </w:rPr>
        <w:t>) (</w:t>
      </w:r>
      <w:r w:rsidR="003B5989" w:rsidRPr="008F1506">
        <w:rPr>
          <w:b/>
          <w:sz w:val="20"/>
        </w:rPr>
        <w:fldChar w:fldCharType="begin"/>
      </w:r>
      <w:r w:rsidR="003B5989" w:rsidRPr="008F1506">
        <w:rPr>
          <w:b/>
          <w:sz w:val="20"/>
        </w:rPr>
        <w:instrText xml:space="preserve"> REF _Ref85122415 \h  \* MERGEFORMAT </w:instrText>
      </w:r>
      <w:r w:rsidR="003B5989" w:rsidRPr="008F1506">
        <w:rPr>
          <w:b/>
          <w:sz w:val="20"/>
        </w:rPr>
      </w:r>
      <w:r w:rsidR="003B5989" w:rsidRPr="008F1506">
        <w:rPr>
          <w:b/>
          <w:sz w:val="20"/>
        </w:rPr>
        <w:fldChar w:fldCharType="separate"/>
      </w:r>
      <w:r w:rsidR="00EB6BA4" w:rsidRPr="008F1506">
        <w:rPr>
          <w:b/>
          <w:sz w:val="20"/>
        </w:rPr>
        <w:t xml:space="preserve">Table </w:t>
      </w:r>
      <w:r w:rsidR="00EB6BA4" w:rsidRPr="008F1506">
        <w:rPr>
          <w:b/>
          <w:noProof/>
          <w:sz w:val="20"/>
        </w:rPr>
        <w:t>20</w:t>
      </w:r>
      <w:r w:rsidR="003B5989" w:rsidRPr="008F1506">
        <w:rPr>
          <w:b/>
          <w:sz w:val="20"/>
        </w:rPr>
        <w:fldChar w:fldCharType="end"/>
      </w:r>
      <w:r w:rsidR="003E11F6" w:rsidRPr="008F1506">
        <w:rPr>
          <w:sz w:val="20"/>
        </w:rPr>
        <w:t>)</w:t>
      </w:r>
    </w:p>
    <w:p w14:paraId="0199BC39" w14:textId="52BB20F8" w:rsidR="003E11F6" w:rsidRPr="003E11F6" w:rsidRDefault="003E11F6" w:rsidP="005A3170">
      <w:pPr>
        <w:tabs>
          <w:tab w:val="clear" w:pos="2880"/>
          <w:tab w:val="clear" w:pos="9360"/>
        </w:tabs>
        <w:spacing w:before="0"/>
        <w:ind w:left="2835" w:hanging="2835"/>
        <w:rPr>
          <w:iCs/>
          <w:sz w:val="20"/>
        </w:rPr>
      </w:pPr>
      <w:r w:rsidRPr="008F1506">
        <w:rPr>
          <w:b/>
          <w:bCs/>
          <w:iCs/>
          <w:sz w:val="20"/>
        </w:rPr>
        <w:t>Note:</w:t>
      </w:r>
      <w:r w:rsidRPr="008F1506">
        <w:rPr>
          <w:iCs/>
          <w:sz w:val="20"/>
        </w:rPr>
        <w:t xml:space="preserve"> for beef and dairy calves on a milk-only diet, the DMI is estimated as: </w:t>
      </w:r>
      <w:r w:rsidRPr="008F1506">
        <w:rPr>
          <w:b/>
          <w:bCs/>
          <w:i/>
          <w:sz w:val="20"/>
        </w:rPr>
        <w:t xml:space="preserve">DMI = Weight </w:t>
      </w:r>
      <w:r w:rsidR="00A529C6" w:rsidRPr="008F1506">
        <w:rPr>
          <w:b/>
          <w:bCs/>
          <w:i/>
          <w:sz w:val="20"/>
        </w:rPr>
        <w:t>*</w:t>
      </w:r>
      <w:r w:rsidRPr="008F1506">
        <w:rPr>
          <w:b/>
          <w:bCs/>
          <w:i/>
          <w:sz w:val="20"/>
        </w:rPr>
        <w:t xml:space="preserve"> 0.01</w:t>
      </w:r>
    </w:p>
    <w:p w14:paraId="33DC726F" w14:textId="76438003" w:rsidR="00E111A4" w:rsidRPr="00D5649B" w:rsidRDefault="00E111A4"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GEI=DMI×18.45</m:t>
        </m:r>
      </m:oMath>
      <w:r w:rsidRPr="00D5649B">
        <w:rPr>
          <w:rFonts w:cstheme="minorHAnsi"/>
          <w:b/>
          <w:i/>
          <w:szCs w:val="24"/>
        </w:rPr>
        <w:tab/>
      </w:r>
      <w:r w:rsidRPr="00D5649B">
        <w:rPr>
          <w:rFonts w:cstheme="minorHAnsi"/>
          <w:b/>
          <w:i/>
          <w:szCs w:val="24"/>
        </w:rPr>
        <w:tab/>
      </w:r>
      <w:bookmarkStart w:id="430" w:name="GEI_BeefCattleCalves_Eq"/>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bookmarkEnd w:id="430"/>
    </w:p>
    <w:p w14:paraId="2B1EEE42" w14:textId="485A9A39" w:rsidR="00E111A4" w:rsidRPr="00D5649B" w:rsidRDefault="00E111A4" w:rsidP="007944F0">
      <w:pPr>
        <w:pStyle w:val="Caption"/>
        <w:tabs>
          <w:tab w:val="clear" w:pos="9360"/>
          <w:tab w:val="right" w:pos="9720"/>
        </w:tabs>
        <w:jc w:val="right"/>
        <w:rPr>
          <w:szCs w:val="24"/>
        </w:rPr>
      </w:pPr>
      <w:r w:rsidRPr="00D5649B">
        <w:rPr>
          <w:szCs w:val="24"/>
        </w:rPr>
        <w:tab/>
      </w:r>
      <w:r w:rsidRPr="007944F0">
        <w:rPr>
          <w:sz w:val="20"/>
          <w:szCs w:val="20"/>
        </w:rPr>
        <w:t>IPCC 2019</w:t>
      </w:r>
    </w:p>
    <w:p w14:paraId="73C4A9AB" w14:textId="77777777" w:rsidR="00067EA9" w:rsidRPr="00D5649B" w:rsidRDefault="00DC29E4" w:rsidP="00E111A4">
      <w:pPr>
        <w:tabs>
          <w:tab w:val="left" w:pos="2160"/>
          <w:tab w:val="right" w:pos="8640"/>
          <w:tab w:val="right" w:pos="8820"/>
        </w:tabs>
        <w:spacing w:before="0"/>
        <w:ind w:left="2517" w:hanging="2517"/>
        <w:rPr>
          <w:i/>
          <w:sz w:val="20"/>
        </w:rPr>
      </w:pPr>
      <w:r w:rsidRPr="00D5649B">
        <w:rPr>
          <w:sz w:val="20"/>
          <w:szCs w:val="24"/>
        </w:rPr>
        <w:t>where</w:t>
      </w:r>
      <w:r w:rsidRPr="00D5649B" w:rsidDel="00DC29E4">
        <w:rPr>
          <w:i/>
          <w:sz w:val="20"/>
        </w:rPr>
        <w:t xml:space="preserve"> </w:t>
      </w:r>
    </w:p>
    <w:p w14:paraId="120EF20C" w14:textId="215923F1" w:rsidR="00E111A4" w:rsidRPr="00D5649B" w:rsidRDefault="00E111A4" w:rsidP="005A317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686051" w14:textId="56DB4E61" w:rsidR="00E111A4" w:rsidRPr="00D5649B" w:rsidRDefault="00E111A4" w:rsidP="005A3170">
      <w:pPr>
        <w:tabs>
          <w:tab w:val="clear" w:pos="2880"/>
          <w:tab w:val="clear" w:pos="9360"/>
        </w:tabs>
        <w:spacing w:before="0"/>
        <w:ind w:left="2835" w:hanging="2835"/>
        <w:rPr>
          <w:sz w:val="20"/>
          <w:highlight w:val="yellow"/>
        </w:rPr>
      </w:pPr>
      <w:r w:rsidRPr="00D5649B">
        <w:rPr>
          <w:sz w:val="20"/>
        </w:rPr>
        <w:t>18.45</w:t>
      </w:r>
      <w:r w:rsidRPr="00D5649B">
        <w:rPr>
          <w:sz w:val="20"/>
        </w:rPr>
        <w:tab/>
        <w:t xml:space="preserve">Conversion factor for gross energy per kg of </w:t>
      </w:r>
      <w:r w:rsidR="00021B7F">
        <w:rPr>
          <w:sz w:val="20"/>
        </w:rPr>
        <w:t>DM</w:t>
      </w:r>
      <w:r w:rsidRPr="00D5649B">
        <w:rPr>
          <w:sz w:val="20"/>
        </w:rPr>
        <w:t xml:space="preserve"> (MJ kg</w:t>
      </w:r>
      <w:r w:rsidRPr="00D5649B">
        <w:rPr>
          <w:sz w:val="20"/>
          <w:vertAlign w:val="superscript"/>
        </w:rPr>
        <w:t>-1</w:t>
      </w:r>
      <w:r w:rsidRPr="00D5649B">
        <w:rPr>
          <w:sz w:val="20"/>
        </w:rPr>
        <w:t>)</w:t>
      </w:r>
    </w:p>
    <w:p w14:paraId="1FAE1BC9" w14:textId="0FC37714" w:rsidR="00E111A4" w:rsidRPr="00D5649B" w:rsidRDefault="00E111A4" w:rsidP="00E111A4">
      <w:pPr>
        <w:tabs>
          <w:tab w:val="left" w:pos="2520"/>
          <w:tab w:val="right" w:pos="8640"/>
          <w:tab w:val="right" w:pos="8820"/>
        </w:tabs>
        <w:rPr>
          <w:b/>
          <w:szCs w:val="24"/>
        </w:rPr>
      </w:pPr>
      <w:r w:rsidRPr="00D5649B">
        <w:rPr>
          <w:b/>
          <w:szCs w:val="24"/>
        </w:rPr>
        <w:t>Use equations (</w:t>
      </w:r>
      <w:r w:rsidRPr="00D5649B">
        <w:rPr>
          <w:b/>
          <w:szCs w:val="24"/>
        </w:rPr>
        <w:fldChar w:fldCharType="begin"/>
      </w:r>
      <w:r w:rsidRPr="00D5649B">
        <w:rPr>
          <w:b/>
          <w:szCs w:val="24"/>
        </w:rPr>
        <w:instrText xml:space="preserve"> REF Eq_EntericCH4Rate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12</w:t>
      </w:r>
      <w:r w:rsidRPr="00D5649B">
        <w:rPr>
          <w:b/>
          <w:szCs w:val="24"/>
        </w:rPr>
        <w:fldChar w:fldCharType="end"/>
      </w:r>
      <w:r w:rsidRPr="00D5649B">
        <w:rPr>
          <w:b/>
          <w:szCs w:val="24"/>
        </w:rPr>
        <w:t>) and (</w:t>
      </w:r>
      <w:r w:rsidRPr="00D5649B">
        <w:rPr>
          <w:b/>
          <w:szCs w:val="24"/>
        </w:rPr>
        <w:fldChar w:fldCharType="begin"/>
      </w:r>
      <w:r w:rsidRPr="00D5649B">
        <w:rPr>
          <w:b/>
          <w:szCs w:val="24"/>
        </w:rPr>
        <w:instrText xml:space="preserve"> REF Eq_EntericCH4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13</w:t>
      </w:r>
      <w:r w:rsidRPr="00D5649B">
        <w:rPr>
          <w:b/>
          <w:szCs w:val="24"/>
        </w:rPr>
        <w:fldChar w:fldCharType="end"/>
      </w:r>
      <w:r w:rsidRPr="00D5649B">
        <w:rPr>
          <w:b/>
          <w:szCs w:val="24"/>
        </w:rPr>
        <w:t>) to calculate enteric CH</w:t>
      </w:r>
      <w:r w:rsidRPr="00D5649B">
        <w:rPr>
          <w:b/>
          <w:szCs w:val="24"/>
          <w:vertAlign w:val="subscript"/>
        </w:rPr>
        <w:t xml:space="preserve">4 </w:t>
      </w:r>
      <w:r w:rsidRPr="00D5649B">
        <w:rPr>
          <w:b/>
          <w:szCs w:val="24"/>
        </w:rPr>
        <w:t>emissions</w:t>
      </w:r>
      <w:r w:rsidR="00423BBD" w:rsidRPr="00D5649B">
        <w:rPr>
          <w:b/>
          <w:szCs w:val="24"/>
        </w:rPr>
        <w:t xml:space="preserve"> for beef calves</w:t>
      </w:r>
      <w:r w:rsidRPr="00D5649B">
        <w:rPr>
          <w:b/>
          <w:szCs w:val="24"/>
        </w:rPr>
        <w:t>.</w:t>
      </w:r>
    </w:p>
    <w:p w14:paraId="634282F5" w14:textId="0EFF0869" w:rsidR="00306D35" w:rsidRPr="00D5649B" w:rsidRDefault="66969AD8" w:rsidP="008A7F5F">
      <w:pPr>
        <w:pStyle w:val="Heading3"/>
      </w:pPr>
      <w:bookmarkStart w:id="431" w:name="_Toc343610144"/>
      <w:bookmarkStart w:id="432" w:name="_Toc152758578"/>
      <w:r w:rsidRPr="00D5649B">
        <w:lastRenderedPageBreak/>
        <w:t xml:space="preserve">Total </w:t>
      </w:r>
      <w:r w:rsidR="008E1B8E" w:rsidRPr="00D5649B">
        <w:t>enteric CH</w:t>
      </w:r>
      <w:r w:rsidR="008E1B8E" w:rsidRPr="00D5649B">
        <w:rPr>
          <w:vertAlign w:val="subscript"/>
        </w:rPr>
        <w:t>4</w:t>
      </w:r>
      <w:r w:rsidR="008E1B8E" w:rsidRPr="00D5649B">
        <w:t xml:space="preserve"> </w:t>
      </w:r>
      <w:r w:rsidRPr="00D5649B">
        <w:t>emissions</w:t>
      </w:r>
      <w:bookmarkEnd w:id="431"/>
      <w:bookmarkEnd w:id="432"/>
    </w:p>
    <w:p w14:paraId="62CE4374" w14:textId="74B13DE6" w:rsidR="00306D35" w:rsidRPr="00D5649B" w:rsidRDefault="0099431E" w:rsidP="00306D35">
      <w:pPr>
        <w:keepNext/>
        <w:rPr>
          <w:szCs w:val="24"/>
        </w:rPr>
      </w:pPr>
      <w:r w:rsidRPr="00D5649B">
        <w:rPr>
          <w:szCs w:val="24"/>
        </w:rPr>
        <w:t>E</w:t>
      </w:r>
      <w:r w:rsidR="008E1B8E" w:rsidRPr="00D5649B">
        <w:rPr>
          <w:szCs w:val="24"/>
        </w:rPr>
        <w:t>nteric CH</w:t>
      </w:r>
      <w:r w:rsidR="008E1B8E" w:rsidRPr="00D5649B">
        <w:rPr>
          <w:szCs w:val="24"/>
          <w:vertAlign w:val="subscript"/>
        </w:rPr>
        <w:t>4</w:t>
      </w:r>
      <w:r w:rsidR="008E1B8E" w:rsidRPr="00D5649B">
        <w:rPr>
          <w:szCs w:val="24"/>
        </w:rPr>
        <w:t xml:space="preserve"> </w:t>
      </w:r>
      <w:r w:rsidR="00A80402" w:rsidRPr="00D5649B">
        <w:rPr>
          <w:szCs w:val="24"/>
        </w:rPr>
        <w:t>e</w:t>
      </w:r>
      <w:r w:rsidR="00306D35" w:rsidRPr="00D5649B">
        <w:rPr>
          <w:szCs w:val="24"/>
        </w:rPr>
        <w:t xml:space="preserve">missions should be summed for all </w:t>
      </w:r>
      <w:r w:rsidR="00873302" w:rsidRPr="00873302">
        <w:rPr>
          <w:szCs w:val="24"/>
        </w:rPr>
        <w:t xml:space="preserve">relevant </w:t>
      </w:r>
      <w:r w:rsidR="001F12C1" w:rsidRPr="00873302">
        <w:rPr>
          <w:szCs w:val="24"/>
        </w:rPr>
        <w:t>management periods and</w:t>
      </w:r>
      <w:r w:rsidR="001F12C1">
        <w:rPr>
          <w:szCs w:val="24"/>
        </w:rPr>
        <w:t xml:space="preserve"> </w:t>
      </w:r>
      <w:r w:rsidR="00784D7A" w:rsidRPr="00D5649B">
        <w:rPr>
          <w:szCs w:val="24"/>
        </w:rPr>
        <w:t xml:space="preserve">beef cattle </w:t>
      </w:r>
      <w:r w:rsidR="00422DEC" w:rsidRPr="00D5649B">
        <w:rPr>
          <w:szCs w:val="24"/>
        </w:rPr>
        <w:t>groups</w:t>
      </w:r>
      <w:r w:rsidR="00784D7A" w:rsidRPr="00D5649B">
        <w:rPr>
          <w:szCs w:val="24"/>
        </w:rPr>
        <w:t>.</w:t>
      </w:r>
    </w:p>
    <w:p w14:paraId="4B8D0B04" w14:textId="79BB6825" w:rsidR="00306D35" w:rsidRPr="00A8078B" w:rsidRDefault="00306D35"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bookmarkStart w:id="433" w:name="TotalCH4Enteric_AllBeefCattle_Eq"/>
      <w:r w:rsidRPr="00A8078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3.1.3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433"/>
    </w:p>
    <w:p w14:paraId="7A50F04F" w14:textId="2E3C97C7" w:rsidR="0099431E" w:rsidRPr="00A8078B" w:rsidRDefault="0099431E" w:rsidP="007944F0">
      <w:pPr>
        <w:pStyle w:val="Caption"/>
        <w:tabs>
          <w:tab w:val="clear" w:pos="9360"/>
          <w:tab w:val="right" w:pos="9720"/>
        </w:tabs>
        <w:jc w:val="right"/>
        <w:rPr>
          <w:szCs w:val="24"/>
        </w:rPr>
      </w:pPr>
      <w:bookmarkStart w:id="434" w:name="ZEqnNum870822"/>
      <w:bookmarkEnd w:id="434"/>
      <w:r w:rsidRPr="00A8078B">
        <w:rPr>
          <w:sz w:val="20"/>
          <w:szCs w:val="20"/>
        </w:rPr>
        <w:t>IPCC 2019, Eq. 10.20</w:t>
      </w:r>
    </w:p>
    <w:p w14:paraId="4180EA9F" w14:textId="5EB1EACC" w:rsidR="0099431E" w:rsidRPr="00A8078B" w:rsidRDefault="0099431E" w:rsidP="00306D35">
      <w:pPr>
        <w:keepNext/>
        <w:tabs>
          <w:tab w:val="left" w:pos="2160"/>
          <w:tab w:val="left" w:pos="3240"/>
          <w:tab w:val="right" w:pos="8640"/>
          <w:tab w:val="right" w:pos="8820"/>
        </w:tabs>
        <w:spacing w:before="0"/>
        <w:rPr>
          <w:sz w:val="20"/>
          <w:szCs w:val="24"/>
        </w:rPr>
      </w:pPr>
      <w:r w:rsidRPr="00A8078B">
        <w:rPr>
          <w:sz w:val="20"/>
          <w:szCs w:val="24"/>
        </w:rPr>
        <w:t>w</w:t>
      </w:r>
      <w:r w:rsidR="00DC29E4" w:rsidRPr="00A8078B">
        <w:rPr>
          <w:sz w:val="20"/>
          <w:szCs w:val="24"/>
        </w:rPr>
        <w:t>here</w:t>
      </w:r>
    </w:p>
    <w:p w14:paraId="18C0B834" w14:textId="248728CC" w:rsidR="00306D35" w:rsidRPr="00A8078B" w:rsidRDefault="00306D35" w:rsidP="005A3170">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CB26AB">
        <w:rPr>
          <w:sz w:val="20"/>
        </w:rPr>
        <w:t>s</w:t>
      </w:r>
      <w:r w:rsidRPr="00A8078B">
        <w:rPr>
          <w:sz w:val="20"/>
        </w:rPr>
        <w:t xml:space="preserve"> from </w:t>
      </w:r>
      <w:r w:rsidR="00784D7A" w:rsidRPr="00A8078B">
        <w:rPr>
          <w:sz w:val="20"/>
        </w:rPr>
        <w:t>beef cattle</w:t>
      </w:r>
      <w:r w:rsidRPr="00A8078B">
        <w:rPr>
          <w:sz w:val="20"/>
        </w:rPr>
        <w:t xml:space="preserv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7A55323B" w14:textId="10CBB0A7" w:rsidR="00306D35" w:rsidRPr="00D5649B" w:rsidRDefault="00306D35" w:rsidP="008F2B3C">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CB26AB">
        <w:rPr>
          <w:sz w:val="20"/>
        </w:rPr>
        <w:t>s</w:t>
      </w:r>
      <w:r w:rsidRPr="00A8078B">
        <w:rPr>
          <w:sz w:val="20"/>
        </w:rPr>
        <w:t xml:space="preserve"> (kg CH</w:t>
      </w:r>
      <w:r w:rsidRPr="00A8078B">
        <w:rPr>
          <w:sz w:val="20"/>
          <w:vertAlign w:val="subscript"/>
        </w:rPr>
        <w:t>4</w:t>
      </w:r>
      <w:r w:rsidRPr="00A8078B">
        <w:rPr>
          <w:sz w:val="20"/>
        </w:rPr>
        <w:t>)</w:t>
      </w:r>
    </w:p>
    <w:p w14:paraId="60F864B8" w14:textId="77777777" w:rsidR="00DA2588" w:rsidRPr="00D5649B" w:rsidRDefault="00DA2588" w:rsidP="008F2B3C">
      <w:pPr>
        <w:pStyle w:val="Heading2"/>
        <w:ind w:left="578" w:hanging="578"/>
      </w:pPr>
      <w:bookmarkStart w:id="435" w:name="_Ref91669399"/>
      <w:bookmarkStart w:id="436" w:name="_Toc152758579"/>
      <w:r w:rsidRPr="00D5649B">
        <w:t>Dairy cattle</w:t>
      </w:r>
      <w:bookmarkEnd w:id="435"/>
      <w:bookmarkEnd w:id="436"/>
    </w:p>
    <w:p w14:paraId="219933BC" w14:textId="77777777" w:rsidR="00B30670" w:rsidRPr="00D5649B" w:rsidRDefault="00B30670" w:rsidP="00B30670">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66EA0E9C" w14:textId="77777777" w:rsidR="00DA2588" w:rsidRPr="00D5649B" w:rsidRDefault="00DA2588" w:rsidP="00DA2588">
      <w:pPr>
        <w:keepNext/>
        <w:keepLines/>
        <w:rPr>
          <w:b/>
          <w:szCs w:val="24"/>
        </w:rPr>
      </w:pPr>
      <w:r w:rsidRPr="00D5649B">
        <w:rPr>
          <w:b/>
          <w:szCs w:val="24"/>
        </w:rPr>
        <w:t>Assumptions:</w:t>
      </w:r>
    </w:p>
    <w:p w14:paraId="3C3F75FA" w14:textId="0D6279E2" w:rsidR="00DA2588" w:rsidRPr="00D5649B" w:rsidRDefault="00DA2588" w:rsidP="00DA2588">
      <w:pPr>
        <w:numPr>
          <w:ilvl w:val="0"/>
          <w:numId w:val="9"/>
        </w:numPr>
        <w:tabs>
          <w:tab w:val="clear" w:pos="2880"/>
          <w:tab w:val="clear" w:pos="9360"/>
        </w:tabs>
        <w:rPr>
          <w:szCs w:val="24"/>
        </w:rPr>
      </w:pPr>
      <w:r w:rsidRPr="00D5649B">
        <w:rPr>
          <w:szCs w:val="24"/>
        </w:rPr>
        <w:t>All cows are pregnant</w:t>
      </w:r>
    </w:p>
    <w:p w14:paraId="699DC299" w14:textId="15EA8AA0" w:rsidR="00DA2588" w:rsidRPr="00D5649B" w:rsidRDefault="00DA2588" w:rsidP="00DA2588">
      <w:pPr>
        <w:numPr>
          <w:ilvl w:val="0"/>
          <w:numId w:val="9"/>
        </w:numPr>
        <w:tabs>
          <w:tab w:val="clear" w:pos="2880"/>
          <w:tab w:val="clear" w:pos="9360"/>
        </w:tabs>
        <w:rPr>
          <w:szCs w:val="24"/>
        </w:rPr>
      </w:pPr>
      <w:r w:rsidRPr="00D5649B">
        <w:rPr>
          <w:szCs w:val="24"/>
        </w:rPr>
        <w:t>All mature dairy cows are lactating</w:t>
      </w:r>
    </w:p>
    <w:p w14:paraId="643F4C0F" w14:textId="61D4E674" w:rsidR="00DA2588" w:rsidRPr="00D5649B" w:rsidRDefault="00DA2588" w:rsidP="00DA2588">
      <w:pPr>
        <w:numPr>
          <w:ilvl w:val="0"/>
          <w:numId w:val="9"/>
        </w:numPr>
        <w:tabs>
          <w:tab w:val="clear" w:pos="2880"/>
          <w:tab w:val="clear" w:pos="9360"/>
        </w:tabs>
        <w:rPr>
          <w:szCs w:val="24"/>
        </w:rPr>
      </w:pPr>
      <w:r w:rsidRPr="00D5649B">
        <w:rPr>
          <w:szCs w:val="24"/>
        </w:rPr>
        <w:t>5 kg of protein is retained for every pregnancy</w:t>
      </w:r>
    </w:p>
    <w:p w14:paraId="6B55CB8A" w14:textId="68782A56" w:rsidR="00DA2588" w:rsidRPr="00D5649B" w:rsidRDefault="00DA2588" w:rsidP="00DA2588">
      <w:pPr>
        <w:numPr>
          <w:ilvl w:val="0"/>
          <w:numId w:val="9"/>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556E6325" w14:textId="0AFA6772" w:rsidR="00DA2588" w:rsidRPr="00D5649B" w:rsidRDefault="00DA2588" w:rsidP="00DA2588">
      <w:pPr>
        <w:keepNext/>
        <w:keepLines/>
        <w:numPr>
          <w:ilvl w:val="0"/>
          <w:numId w:val="9"/>
        </w:numPr>
        <w:tabs>
          <w:tab w:val="clear" w:pos="2880"/>
          <w:tab w:val="clear" w:pos="9360"/>
          <w:tab w:val="left" w:pos="0"/>
        </w:tabs>
        <w:rPr>
          <w:szCs w:val="24"/>
        </w:rPr>
      </w:pPr>
      <w:r w:rsidRPr="00D5649B">
        <w:rPr>
          <w:szCs w:val="24"/>
        </w:rPr>
        <w:t>Cattle feed intake is equal to energy requirements</w:t>
      </w:r>
    </w:p>
    <w:p w14:paraId="1C058224" w14:textId="435F2774" w:rsidR="00DA2588" w:rsidRPr="00D5649B" w:rsidRDefault="00DA2588" w:rsidP="00891EDB">
      <w:pPr>
        <w:numPr>
          <w:ilvl w:val="0"/>
          <w:numId w:val="9"/>
        </w:numPr>
        <w:tabs>
          <w:tab w:val="clear" w:pos="2880"/>
          <w:tab w:val="clear" w:pos="9360"/>
        </w:tabs>
        <w:rPr>
          <w:szCs w:val="24"/>
        </w:rPr>
      </w:pPr>
      <w:r w:rsidRPr="00D5649B">
        <w:rPr>
          <w:szCs w:val="24"/>
        </w:rPr>
        <w:t>Milk production is constant throughout year and there is one milk production cycle per year</w:t>
      </w:r>
    </w:p>
    <w:p w14:paraId="1A5E5C99" w14:textId="0B98A9E1" w:rsidR="00DA2588" w:rsidRPr="00D5649B" w:rsidRDefault="00DA2588" w:rsidP="00DA2588">
      <w:pPr>
        <w:numPr>
          <w:ilvl w:val="0"/>
          <w:numId w:val="9"/>
        </w:numPr>
        <w:tabs>
          <w:tab w:val="clear" w:pos="2880"/>
          <w:tab w:val="clear" w:pos="9360"/>
        </w:tabs>
        <w:rPr>
          <w:szCs w:val="24"/>
        </w:rPr>
      </w:pPr>
      <w:r w:rsidRPr="00D5649B">
        <w:rPr>
          <w:szCs w:val="24"/>
        </w:rPr>
        <w:t>Veal calves are milk-fed only</w:t>
      </w:r>
      <w:r w:rsidR="00B30670">
        <w:rPr>
          <w:szCs w:val="24"/>
        </w:rPr>
        <w:t xml:space="preserve"> (a</w:t>
      </w:r>
      <w:r w:rsidRPr="00D5649B">
        <w:rPr>
          <w:szCs w:val="24"/>
        </w:rPr>
        <w:t>fter this, emissions may be calculated in the feedlot scenarios)</w:t>
      </w:r>
    </w:p>
    <w:p w14:paraId="311311EE" w14:textId="7AB9C486" w:rsidR="00DA2588" w:rsidRPr="00D5649B" w:rsidRDefault="00DA2588" w:rsidP="00DA2588">
      <w:pPr>
        <w:numPr>
          <w:ilvl w:val="0"/>
          <w:numId w:val="9"/>
        </w:numPr>
        <w:tabs>
          <w:tab w:val="clear" w:pos="2880"/>
          <w:tab w:val="clear" w:pos="9360"/>
        </w:tabs>
        <w:rPr>
          <w:szCs w:val="24"/>
        </w:rPr>
      </w:pPr>
      <w:r w:rsidRPr="00D5649B">
        <w:rPr>
          <w:szCs w:val="24"/>
        </w:rPr>
        <w:t>Manure must be applied at least once per year</w:t>
      </w:r>
    </w:p>
    <w:p w14:paraId="43A3A1B7" w14:textId="36832015" w:rsidR="00DA2588" w:rsidRPr="00D5649B" w:rsidRDefault="00DA2588" w:rsidP="008A7F5F">
      <w:pPr>
        <w:pStyle w:val="Heading3"/>
      </w:pPr>
      <w:bookmarkStart w:id="437" w:name="_Toc343610147"/>
      <w:bookmarkStart w:id="438" w:name="_Toc25161319"/>
      <w:bookmarkStart w:id="439" w:name="_Toc152758580"/>
      <w:r w:rsidRPr="00D5649B">
        <w:t>Enteric CH</w:t>
      </w:r>
      <w:r w:rsidRPr="00D5649B">
        <w:rPr>
          <w:vertAlign w:val="subscript"/>
        </w:rPr>
        <w:t>4</w:t>
      </w:r>
      <w:bookmarkEnd w:id="437"/>
      <w:bookmarkEnd w:id="438"/>
      <w:r w:rsidRPr="00D5649B">
        <w:rPr>
          <w:vertAlign w:val="subscript"/>
        </w:rPr>
        <w:t xml:space="preserve"> </w:t>
      </w:r>
      <w:r w:rsidR="00884C35" w:rsidRPr="00D5649B">
        <w:t xml:space="preserve"> emissions from dairy cattle (except calves)</w:t>
      </w:r>
      <w:bookmarkEnd w:id="439"/>
    </w:p>
    <w:p w14:paraId="777FC38B" w14:textId="68E823C3" w:rsidR="00DA2588" w:rsidRPr="00D5649B" w:rsidRDefault="00DA2588" w:rsidP="00DA2588">
      <w:pPr>
        <w:pStyle w:val="Heading4"/>
      </w:pPr>
      <w:r w:rsidRPr="00D5649B">
        <w:t xml:space="preserve">IPCC </w:t>
      </w:r>
      <w:proofErr w:type="spellStart"/>
      <w:r w:rsidRPr="00D5649B">
        <w:t>Y</w:t>
      </w:r>
      <w:r w:rsidRPr="00B30670">
        <w:rPr>
          <w:vertAlign w:val="subscript"/>
        </w:rPr>
        <w:t>m</w:t>
      </w:r>
      <w:proofErr w:type="spellEnd"/>
      <w:r w:rsidRPr="00D5649B">
        <w:t xml:space="preserve"> approach </w:t>
      </w:r>
      <w:r w:rsidR="00B30670">
        <w:t>for dairy cattle (except calves)</w:t>
      </w:r>
    </w:p>
    <w:p w14:paraId="7B7D9212" w14:textId="40771171" w:rsidR="00DA2588" w:rsidRPr="00D5649B" w:rsidRDefault="00DA2588" w:rsidP="00DA2588">
      <w:pPr>
        <w:rPr>
          <w:b/>
          <w:szCs w:val="24"/>
        </w:rPr>
      </w:pPr>
      <w:r w:rsidRPr="00D5649B">
        <w:rPr>
          <w:b/>
          <w:szCs w:val="24"/>
        </w:rPr>
        <w:t>Enteric CH</w:t>
      </w:r>
      <w:r w:rsidRPr="00D5649B">
        <w:rPr>
          <w:b/>
          <w:szCs w:val="24"/>
          <w:vertAlign w:val="subscript"/>
        </w:rPr>
        <w:t>4</w:t>
      </w:r>
      <w:r w:rsidRPr="00D5649B">
        <w:rPr>
          <w:b/>
          <w:szCs w:val="24"/>
        </w:rPr>
        <w:t xml:space="preserve"> calculations should be completed for each </w:t>
      </w:r>
      <w:r w:rsidR="00A80402" w:rsidRPr="00D5649B">
        <w:rPr>
          <w:b/>
          <w:szCs w:val="24"/>
        </w:rPr>
        <w:t xml:space="preserve">dairy </w:t>
      </w:r>
      <w:r w:rsidRPr="00D5649B">
        <w:rPr>
          <w:b/>
          <w:szCs w:val="24"/>
        </w:rPr>
        <w:t>cattle group (except calves).</w:t>
      </w:r>
    </w:p>
    <w:p w14:paraId="5AC1ECC1" w14:textId="1047347B" w:rsidR="00DA2588" w:rsidRPr="00D5649B" w:rsidRDefault="00F93F03" w:rsidP="00FC1089">
      <w:pPr>
        <w:tabs>
          <w:tab w:val="clear" w:pos="2880"/>
          <w:tab w:val="clear" w:pos="9360"/>
          <w:tab w:val="right" w:pos="9781"/>
        </w:tabs>
        <w:spacing w:after="120" w:line="360" w:lineRule="auto"/>
        <w:rPr>
          <w:b/>
          <w:bCs/>
          <w:sz w:val="20"/>
          <w:szCs w:val="18"/>
        </w:rPr>
      </w:pPr>
      <m:oMath>
        <m:r>
          <m:rPr>
            <m:sty m:val="bi"/>
          </m:rPr>
          <w:rPr>
            <w:rFonts w:ascii="Cambria Math" w:hAnsi="Cambria Math"/>
            <w:szCs w:val="18"/>
          </w:rPr>
          <m:t xml:space="preserve">Weight </m:t>
        </m:r>
        <m:r>
          <m:rPr>
            <m:sty m:val="bi"/>
          </m:rPr>
          <w:rPr>
            <w:rFonts w:ascii="Cambria Math" w:hAnsi="Cambria Math" w:cstheme="minorHAnsi"/>
            <w:szCs w:val="24"/>
          </w:rPr>
          <m:t xml:space="preserve">=ADG×days+initial_wt </m:t>
        </m:r>
      </m:oMath>
      <w:r w:rsidR="00DA2588" w:rsidRPr="00D5649B">
        <w:rPr>
          <w:bCs/>
          <w:sz w:val="20"/>
          <w:szCs w:val="18"/>
        </w:rPr>
        <w:t xml:space="preserve"> </w:t>
      </w:r>
      <w:r w:rsidR="00DA2588" w:rsidRPr="00D5649B">
        <w:rPr>
          <w:bCs/>
          <w:sz w:val="20"/>
          <w:szCs w:val="18"/>
        </w:rPr>
        <w:tab/>
      </w:r>
      <w:r w:rsidR="00DA2588" w:rsidRPr="00D5649B">
        <w:rPr>
          <w:b/>
          <w:bCs/>
          <w:szCs w:val="18"/>
        </w:rPr>
        <w:t xml:space="preserve">Eq. </w:t>
      </w:r>
      <w:r w:rsidR="001977CC">
        <w:rPr>
          <w:b/>
          <w:bCs/>
          <w:szCs w:val="18"/>
        </w:rPr>
        <w:fldChar w:fldCharType="begin"/>
      </w:r>
      <w:r w:rsidR="001977CC">
        <w:rPr>
          <w:b/>
          <w:bCs/>
          <w:szCs w:val="18"/>
        </w:rPr>
        <w:instrText xml:space="preserve"> STYLEREF 3 \s </w:instrText>
      </w:r>
      <w:r w:rsidR="001977CC">
        <w:rPr>
          <w:b/>
          <w:bCs/>
          <w:szCs w:val="18"/>
        </w:rPr>
        <w:fldChar w:fldCharType="separate"/>
      </w:r>
      <w:r w:rsidR="001977CC">
        <w:rPr>
          <w:b/>
          <w:bCs/>
          <w:noProof/>
          <w:szCs w:val="18"/>
        </w:rPr>
        <w:t>3.2.1</w:t>
      </w:r>
      <w:r w:rsidR="001977CC">
        <w:rPr>
          <w:b/>
          <w:bCs/>
          <w:szCs w:val="18"/>
        </w:rPr>
        <w:fldChar w:fldCharType="end"/>
      </w:r>
      <w:r w:rsidR="001977CC">
        <w:rPr>
          <w:b/>
          <w:bCs/>
          <w:szCs w:val="18"/>
        </w:rPr>
        <w:noBreakHyphen/>
      </w:r>
      <w:r w:rsidR="001977CC">
        <w:rPr>
          <w:b/>
          <w:bCs/>
          <w:szCs w:val="18"/>
        </w:rPr>
        <w:fldChar w:fldCharType="begin"/>
      </w:r>
      <w:r w:rsidR="001977CC">
        <w:rPr>
          <w:b/>
          <w:bCs/>
          <w:szCs w:val="18"/>
        </w:rPr>
        <w:instrText xml:space="preserve"> SEQ Eq. \* ARABIC \s 3 </w:instrText>
      </w:r>
      <w:r w:rsidR="001977CC">
        <w:rPr>
          <w:b/>
          <w:bCs/>
          <w:szCs w:val="18"/>
        </w:rPr>
        <w:fldChar w:fldCharType="separate"/>
      </w:r>
      <w:r w:rsidR="001977CC">
        <w:rPr>
          <w:b/>
          <w:bCs/>
          <w:noProof/>
          <w:szCs w:val="18"/>
        </w:rPr>
        <w:t>1</w:t>
      </w:r>
      <w:r w:rsidR="001977CC">
        <w:rPr>
          <w:b/>
          <w:bCs/>
          <w:szCs w:val="18"/>
        </w:rPr>
        <w:fldChar w:fldCharType="end"/>
      </w:r>
    </w:p>
    <w:p w14:paraId="7EC437E4"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09582BC" w14:textId="189CBB7C"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2C52349" w14:textId="374E8312"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c</w:t>
      </w:r>
      <w:r w:rsidRPr="00D5649B">
        <w:rPr>
          <w:rFonts w:eastAsiaTheme="minorHAnsi" w:cstheme="minorHAnsi"/>
          <w:sz w:val="20"/>
        </w:rPr>
        <w:t xml:space="preserve">alculated </w:t>
      </w:r>
      <w:r w:rsidR="00B30670">
        <w:rPr>
          <w:rFonts w:eastAsiaTheme="minorHAnsi" w:cstheme="minorHAnsi"/>
          <w:sz w:val="20"/>
        </w:rPr>
        <w:t>using</w:t>
      </w:r>
      <w:r w:rsidRPr="00D5649B">
        <w:rPr>
          <w:rFonts w:eastAsiaTheme="minorHAnsi" w:cstheme="minorHAnsi"/>
          <w:sz w:val="20"/>
        </w:rPr>
        <w:t xml:space="preserve"> </w:t>
      </w:r>
      <w:r w:rsidR="00A17960" w:rsidRPr="00A17960">
        <w:rPr>
          <w:rFonts w:eastAsiaTheme="minorHAnsi" w:cstheme="minorHAnsi"/>
          <w:sz w:val="20"/>
        </w:rPr>
        <w:fldChar w:fldCharType="begin"/>
      </w:r>
      <w:r w:rsidR="00A17960" w:rsidRPr="00A17960">
        <w:rPr>
          <w:rFonts w:eastAsiaTheme="minorHAnsi" w:cstheme="minorHAnsi"/>
          <w:sz w:val="20"/>
        </w:rPr>
        <w:instrText xml:space="preserve"> REF _Ref109376887 \h </w:instrText>
      </w:r>
      <w:r w:rsidR="00A17960">
        <w:rPr>
          <w:rFonts w:eastAsiaTheme="minorHAnsi" w:cstheme="minorHAnsi"/>
          <w:sz w:val="20"/>
        </w:rPr>
        <w:instrText xml:space="preserve"> \* MERGEFORMAT </w:instrText>
      </w:r>
      <w:r w:rsidR="00A17960" w:rsidRPr="00A17960">
        <w:rPr>
          <w:rFonts w:eastAsiaTheme="minorHAnsi" w:cstheme="minorHAnsi"/>
          <w:sz w:val="20"/>
        </w:rPr>
      </w:r>
      <w:r w:rsidR="00A17960" w:rsidRPr="00A17960">
        <w:rPr>
          <w:rFonts w:eastAsiaTheme="minorHAnsi" w:cstheme="minorHAnsi"/>
          <w:sz w:val="20"/>
        </w:rPr>
        <w:fldChar w:fldCharType="separate"/>
      </w:r>
      <w:r w:rsidR="00A17960" w:rsidRPr="00A17960">
        <w:rPr>
          <w:b/>
          <w:bCs/>
          <w:sz w:val="20"/>
        </w:rPr>
        <w:t xml:space="preserve">Eq. </w:t>
      </w:r>
      <w:r w:rsidR="00A17960" w:rsidRPr="00A17960">
        <w:rPr>
          <w:b/>
          <w:bCs/>
          <w:noProof/>
          <w:sz w:val="20"/>
        </w:rPr>
        <w:t>3.2.1</w:t>
      </w:r>
      <w:r w:rsidR="00A17960" w:rsidRPr="00A17960">
        <w:rPr>
          <w:b/>
          <w:bCs/>
          <w:sz w:val="20"/>
        </w:rPr>
        <w:noBreakHyphen/>
      </w:r>
      <w:r w:rsidR="00A17960" w:rsidRPr="00A17960">
        <w:rPr>
          <w:b/>
          <w:bCs/>
          <w:noProof/>
          <w:sz w:val="20"/>
        </w:rPr>
        <w:t>6</w:t>
      </w:r>
      <w:r w:rsidR="00A17960" w:rsidRPr="00A17960">
        <w:rPr>
          <w:rFonts w:eastAsiaTheme="minorHAnsi" w:cstheme="minorHAnsi"/>
          <w:sz w:val="20"/>
        </w:rPr>
        <w:fldChar w:fldCharType="end"/>
      </w:r>
    </w:p>
    <w:p w14:paraId="0ADEEBF2" w14:textId="162D1EC3" w:rsidR="0057088B" w:rsidRPr="00D5649B" w:rsidRDefault="00B30670" w:rsidP="00FC1089">
      <w:pPr>
        <w:tabs>
          <w:tab w:val="clear" w:pos="2880"/>
          <w:tab w:val="clear" w:pos="9360"/>
        </w:tabs>
        <w:spacing w:before="0"/>
        <w:ind w:left="2835" w:hanging="2835"/>
        <w:rPr>
          <w:rFonts w:eastAsiaTheme="minorHAnsi" w:cstheme="minorHAnsi"/>
          <w:sz w:val="20"/>
        </w:rPr>
      </w:pPr>
      <w:r w:rsidRPr="00B30670">
        <w:rPr>
          <w:rFonts w:eastAsiaTheme="minorHAnsi" w:cstheme="minorHAnsi"/>
          <w:i/>
          <w:iCs/>
          <w:sz w:val="20"/>
        </w:rPr>
        <w:t>d</w:t>
      </w:r>
      <w:r w:rsidR="0057088B" w:rsidRPr="00B30670">
        <w:rPr>
          <w:rFonts w:eastAsiaTheme="minorHAnsi" w:cstheme="minorHAnsi"/>
          <w:i/>
          <w:iCs/>
          <w:sz w:val="20"/>
        </w:rPr>
        <w:t>ays</w:t>
      </w:r>
      <w:r w:rsidR="0057088B" w:rsidRPr="00D5649B">
        <w:rPr>
          <w:rFonts w:eastAsiaTheme="minorHAnsi" w:cstheme="minorHAnsi"/>
          <w:sz w:val="20"/>
        </w:rPr>
        <w:tab/>
        <w:t>Total number of days since start of management period</w:t>
      </w:r>
    </w:p>
    <w:p w14:paraId="45D3737A" w14:textId="5D11755F" w:rsidR="0057088B" w:rsidRPr="00D5649B" w:rsidRDefault="0057088B" w:rsidP="00FC1089">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FC1089">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rFonts w:cstheme="minorHAnsi"/>
          <w:sz w:val="20"/>
        </w:rPr>
        <w:t>, by cattle group)</w:t>
      </w:r>
    </w:p>
    <w:p w14:paraId="393A1617" w14:textId="77777777" w:rsidR="00DA2588" w:rsidRPr="00D5649B" w:rsidRDefault="00DA2588" w:rsidP="00DA2588">
      <w:pPr>
        <w:pStyle w:val="Heading5"/>
        <w:ind w:left="1008"/>
      </w:pPr>
      <w:bookmarkStart w:id="440" w:name="_Ref336268342"/>
      <w:r w:rsidRPr="00D5649B">
        <w:t>Net energy requirements</w:t>
      </w:r>
      <w:bookmarkEnd w:id="440"/>
    </w:p>
    <w:p w14:paraId="155DBAA2" w14:textId="7917897A" w:rsidR="00DA2588" w:rsidRPr="00D5649B" w:rsidRDefault="00ED61A4" w:rsidP="00FC1089">
      <w:pPr>
        <w:tabs>
          <w:tab w:val="clear" w:pos="9360"/>
          <w:tab w:val="right" w:pos="9781"/>
        </w:tabs>
        <w:spacing w:after="120"/>
        <w:rPr>
          <w:b/>
          <w:bCs/>
          <w:position w:val="-14"/>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f</m:t>
            </m:r>
          </m:sub>
        </m:sSub>
        <m:r>
          <m:rPr>
            <m:sty m:val="bi"/>
          </m:rPr>
          <w:rPr>
            <w:rFonts w:ascii="Cambria Math" w:hAnsi="Cambria Math"/>
            <w:szCs w:val="24"/>
          </w:rPr>
          <m:t>×</m:t>
        </m:r>
        <m:sSup>
          <m:sSupPr>
            <m:ctrlPr>
              <w:rPr>
                <w:rFonts w:ascii="Cambria Math" w:hAnsi="Cambria Math"/>
                <w:b/>
                <w:bCs/>
                <w:i/>
                <w:szCs w:val="24"/>
              </w:rPr>
            </m:ctrlPr>
          </m:sSupPr>
          <m:e>
            <m:d>
              <m:dPr>
                <m:ctrlPr>
                  <w:rPr>
                    <w:rFonts w:ascii="Cambria Math" w:hAnsi="Cambria Math"/>
                    <w:b/>
                    <w:bCs/>
                    <w:i/>
                    <w:szCs w:val="24"/>
                  </w:rPr>
                </m:ctrlPr>
              </m:dPr>
              <m:e>
                <m:r>
                  <m:rPr>
                    <m:sty m:val="bi"/>
                  </m:rPr>
                  <w:rPr>
                    <w:rFonts w:ascii="Cambria Math" w:hAnsi="Cambria Math"/>
                    <w:szCs w:val="24"/>
                  </w:rPr>
                  <m:t>Weight</m:t>
                </m:r>
              </m:e>
            </m:d>
          </m:e>
          <m:sup>
            <m:r>
              <m:rPr>
                <m:sty m:val="bi"/>
              </m:rPr>
              <w:rPr>
                <w:rFonts w:ascii="Cambria Math" w:hAnsi="Cambria Math"/>
                <w:szCs w:val="24"/>
              </w:rPr>
              <m:t>0.75</m:t>
            </m:r>
          </m:sup>
        </m:sSup>
      </m:oMath>
      <w:r w:rsidR="00DA2588" w:rsidRPr="00D5649B">
        <w:rPr>
          <w:b/>
          <w:bCs/>
          <w:szCs w:val="24"/>
        </w:rPr>
        <w:t xml:space="preserve"> </w:t>
      </w:r>
      <w:r w:rsidR="00DA2588" w:rsidRPr="00D5649B">
        <w:rPr>
          <w:b/>
          <w:bCs/>
          <w:szCs w:val="24"/>
        </w:rPr>
        <w:tab/>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2</w:t>
      </w:r>
      <w:r w:rsidR="001977CC">
        <w:rPr>
          <w:b/>
          <w:bCs/>
          <w:szCs w:val="24"/>
        </w:rPr>
        <w:fldChar w:fldCharType="end"/>
      </w:r>
    </w:p>
    <w:p w14:paraId="47CD9791" w14:textId="5157D672" w:rsidR="00DA2588" w:rsidRPr="00D5649B" w:rsidRDefault="00DA2588" w:rsidP="007944F0">
      <w:pPr>
        <w:pStyle w:val="Caption"/>
        <w:tabs>
          <w:tab w:val="clear" w:pos="9360"/>
          <w:tab w:val="right" w:pos="9720"/>
        </w:tabs>
        <w:jc w:val="right"/>
        <w:rPr>
          <w:bCs w:val="0"/>
          <w:szCs w:val="24"/>
        </w:rPr>
      </w:pPr>
      <w:r w:rsidRPr="00D5649B">
        <w:rPr>
          <w:szCs w:val="24"/>
        </w:rPr>
        <w:tab/>
      </w:r>
      <w:r w:rsidRPr="00D5649B">
        <w:rPr>
          <w:szCs w:val="24"/>
        </w:rPr>
        <w:tab/>
      </w:r>
      <w:r w:rsidRPr="007944F0">
        <w:rPr>
          <w:sz w:val="20"/>
          <w:szCs w:val="20"/>
        </w:rPr>
        <w:t>IPCC 2019</w:t>
      </w:r>
      <w:r w:rsidR="00557B9C" w:rsidRPr="007944F0">
        <w:rPr>
          <w:sz w:val="20"/>
          <w:szCs w:val="20"/>
        </w:rPr>
        <w:t>, Eq. 10.3</w:t>
      </w:r>
    </w:p>
    <w:p w14:paraId="6C87102B" w14:textId="77777777" w:rsidR="00977E49" w:rsidRPr="00D5649B" w:rsidRDefault="00DC29E4" w:rsidP="00DA2588">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6ABFCA6D" w14:textId="2BA8245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AC597A8" w14:textId="5848A963" w:rsidR="00DA2588" w:rsidRPr="00D5649B" w:rsidRDefault="00DA2588" w:rsidP="00FC1089">
      <w:pPr>
        <w:tabs>
          <w:tab w:val="clear" w:pos="2880"/>
          <w:tab w:val="clear" w:pos="9360"/>
        </w:tabs>
        <w:spacing w:before="0"/>
        <w:ind w:left="2835" w:hanging="2835"/>
        <w:rPr>
          <w:sz w:val="20"/>
        </w:rPr>
      </w:pPr>
      <w:r w:rsidRPr="00D5649B">
        <w:rPr>
          <w:i/>
          <w:sz w:val="20"/>
        </w:rPr>
        <w:lastRenderedPageBreak/>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1D1AF5" w:rsidRPr="00D5649B">
        <w:rPr>
          <w:sz w:val="20"/>
        </w:rPr>
        <w:fldChar w:fldCharType="begin"/>
      </w:r>
      <w:r w:rsidR="001D1AF5" w:rsidRPr="00D5649B">
        <w:rPr>
          <w:sz w:val="20"/>
        </w:rPr>
        <w:instrText xml:space="preserve"> REF _Ref62557499 \h  \* MERGEFORMAT </w:instrText>
      </w:r>
      <w:r w:rsidR="001D1AF5" w:rsidRPr="00D5649B">
        <w:rPr>
          <w:sz w:val="20"/>
        </w:rPr>
      </w:r>
      <w:r w:rsidR="001D1AF5" w:rsidRPr="00D5649B">
        <w:rPr>
          <w:sz w:val="20"/>
        </w:rPr>
        <w:fldChar w:fldCharType="end"/>
      </w:r>
      <w:r w:rsidRPr="00D5649B">
        <w:rPr>
          <w:sz w:val="20"/>
        </w:rPr>
        <w:t xml:space="preserve">, by </w:t>
      </w:r>
      <w:r w:rsidR="00A80402" w:rsidRPr="00D5649B">
        <w:rPr>
          <w:sz w:val="20"/>
        </w:rPr>
        <w:t xml:space="preserve">dairy </w:t>
      </w:r>
      <w:r w:rsidRPr="00D5649B">
        <w:rPr>
          <w:sz w:val="20"/>
        </w:rPr>
        <w:t>cattle group)</w:t>
      </w:r>
    </w:p>
    <w:p w14:paraId="6AB7C2BC" w14:textId="234439A8"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activity</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a</m:t>
            </m:r>
          </m:sub>
        </m:sSub>
        <m:r>
          <m:rPr>
            <m:sty m:val="bi"/>
          </m:rPr>
          <w:rPr>
            <w:rFonts w:ascii="Cambria Math" w:hAnsi="Cambria Math"/>
            <w:szCs w:val="24"/>
          </w:rPr>
          <m:t>×NEmaintenance</m:t>
        </m:r>
      </m:oMath>
      <w:r w:rsidR="00DA2588" w:rsidRPr="00D5649B">
        <w:rPr>
          <w:b/>
          <w:bCs/>
          <w:szCs w:val="24"/>
        </w:rPr>
        <w:t xml:space="preserve"> </w:t>
      </w:r>
      <w:r w:rsidR="00DA2588" w:rsidRPr="00D5649B">
        <w:rPr>
          <w:b/>
          <w:bCs/>
          <w:szCs w:val="24"/>
        </w:rPr>
        <w:tab/>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3</w:t>
      </w:r>
      <w:r w:rsidR="001977CC">
        <w:rPr>
          <w:b/>
          <w:bCs/>
          <w:szCs w:val="24"/>
        </w:rPr>
        <w:fldChar w:fldCharType="end"/>
      </w:r>
    </w:p>
    <w:p w14:paraId="26B6939E" w14:textId="3FE814B7"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IPCC 2019</w:t>
      </w:r>
      <w:r w:rsidR="00BC4C4E" w:rsidRPr="000D2C03">
        <w:rPr>
          <w:sz w:val="20"/>
          <w:szCs w:val="20"/>
        </w:rPr>
        <w:t>, Eq. 10.4</w:t>
      </w:r>
    </w:p>
    <w:p w14:paraId="3005719D" w14:textId="456F7F9B"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p>
    <w:p w14:paraId="40598AED" w14:textId="04AE5BD3"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6338901" w14:textId="4BD2B701"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FC6678">
        <w:rPr>
          <w:b/>
          <w:sz w:val="20"/>
        </w:rPr>
        <w:fldChar w:fldCharType="begin"/>
      </w:r>
      <w:r w:rsidR="002C6CE8" w:rsidRPr="00FC6678">
        <w:rPr>
          <w:sz w:val="20"/>
        </w:rPr>
        <w:instrText xml:space="preserve"> REF _Ref116378228 \h </w:instrText>
      </w:r>
      <w:r w:rsidR="002C6CE8">
        <w:rPr>
          <w:b/>
          <w:sz w:val="20"/>
        </w:rPr>
        <w:instrText xml:space="preserve"> \* MERGEFORMAT </w:instrText>
      </w:r>
      <w:r w:rsidR="002C6CE8" w:rsidRPr="00FC6678">
        <w:rPr>
          <w:b/>
          <w:sz w:val="20"/>
        </w:rPr>
      </w:r>
      <w:r w:rsidR="002C6CE8" w:rsidRPr="00FC6678">
        <w:rPr>
          <w:b/>
          <w:sz w:val="20"/>
        </w:rPr>
        <w:fldChar w:fldCharType="separate"/>
      </w:r>
      <w:r w:rsidR="004600A4" w:rsidRPr="004600A4">
        <w:rPr>
          <w:b/>
          <w:sz w:val="20"/>
        </w:rPr>
        <w:t xml:space="preserve">Table </w:t>
      </w:r>
      <w:r w:rsidR="004600A4" w:rsidRPr="004600A4">
        <w:rPr>
          <w:b/>
          <w:noProof/>
          <w:sz w:val="20"/>
        </w:rPr>
        <w:t>17</w:t>
      </w:r>
      <w:r w:rsidR="002C6CE8" w:rsidRPr="00FC6678">
        <w:rPr>
          <w:b/>
          <w:sz w:val="20"/>
        </w:rPr>
        <w:fldChar w:fldCharType="end"/>
      </w:r>
      <w:r w:rsidRPr="00D5649B">
        <w:rPr>
          <w:sz w:val="20"/>
        </w:rPr>
        <w:t>, by activity type)</w:t>
      </w:r>
    </w:p>
    <w:p w14:paraId="3D103D15" w14:textId="19388FAD" w:rsidR="00DA2588" w:rsidRPr="00D5649B" w:rsidRDefault="00DA2588" w:rsidP="00DA2588">
      <w:pPr>
        <w:tabs>
          <w:tab w:val="right" w:pos="8640"/>
          <w:tab w:val="right" w:pos="8820"/>
        </w:tabs>
        <w:rPr>
          <w:b/>
          <w:szCs w:val="24"/>
        </w:rPr>
      </w:pPr>
      <w:r w:rsidRPr="00D5649B">
        <w:rPr>
          <w:b/>
          <w:szCs w:val="24"/>
        </w:rPr>
        <w:t xml:space="preserve">For lactating dairy cows only (use only when cows are </w:t>
      </w:r>
      <w:r w:rsidRPr="0096200F">
        <w:rPr>
          <w:b/>
          <w:szCs w:val="24"/>
        </w:rPr>
        <w:t>lactating</w:t>
      </w:r>
      <w:r w:rsidR="00D80CC6" w:rsidRPr="0096200F">
        <w:rPr>
          <w:b/>
          <w:szCs w:val="24"/>
        </w:rPr>
        <w:t xml:space="preserve"> – as a default, </w:t>
      </w:r>
      <w:proofErr w:type="spellStart"/>
      <w:r w:rsidR="00D80CC6" w:rsidRPr="0096200F">
        <w:rPr>
          <w:b/>
          <w:szCs w:val="24"/>
        </w:rPr>
        <w:t>Holos</w:t>
      </w:r>
      <w:proofErr w:type="spellEnd"/>
      <w:r w:rsidR="00D80CC6" w:rsidRPr="0096200F">
        <w:rPr>
          <w:b/>
          <w:szCs w:val="24"/>
        </w:rPr>
        <w:t xml:space="preserve"> assumes 305 days lactation per year</w:t>
      </w:r>
      <w:r w:rsidRPr="0096200F">
        <w:rPr>
          <w:b/>
          <w:szCs w:val="24"/>
        </w:rPr>
        <w:t>):</w:t>
      </w:r>
    </w:p>
    <w:p w14:paraId="40DF1D49" w14:textId="71908DFB"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lactation</m:t>
            </m:r>
          </m:sub>
        </m:sSub>
        <m:r>
          <m:rPr>
            <m:sty m:val="bi"/>
          </m:rPr>
          <w:rPr>
            <w:rFonts w:ascii="Cambria Math" w:hAnsi="Cambria Math"/>
            <w:szCs w:val="24"/>
          </w:rPr>
          <m:t>=[milk_production ×(1.47+0.40×fat_content)]</m:t>
        </m:r>
      </m:oMath>
      <w:r w:rsidR="00DA2588" w:rsidRPr="00D5649B">
        <w:rPr>
          <w:b/>
          <w:bCs/>
          <w:szCs w:val="24"/>
        </w:rPr>
        <w:t xml:space="preserve"> </w:t>
      </w:r>
      <w:r w:rsidR="00DA2588" w:rsidRPr="00D5649B">
        <w:rPr>
          <w:b/>
          <w:bCs/>
          <w:szCs w:val="24"/>
        </w:rPr>
        <w:tab/>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4</w:t>
      </w:r>
      <w:r w:rsidR="001977CC">
        <w:rPr>
          <w:b/>
          <w:bCs/>
          <w:szCs w:val="24"/>
        </w:rPr>
        <w:fldChar w:fldCharType="end"/>
      </w:r>
    </w:p>
    <w:p w14:paraId="4A7345DF" w14:textId="73CFDB4B"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IPCC 2019</w:t>
      </w:r>
      <w:r w:rsidR="00BC4C4E" w:rsidRPr="000D2C03">
        <w:rPr>
          <w:sz w:val="20"/>
          <w:szCs w:val="20"/>
        </w:rPr>
        <w:t>, Eq. 10.8</w:t>
      </w:r>
    </w:p>
    <w:p w14:paraId="1F91DA46"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30D77C9" w14:textId="598D5F67"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6B957E7" w14:textId="6A1641ED" w:rsidR="00DA2588" w:rsidRPr="00D5649B" w:rsidRDefault="00DA2588" w:rsidP="00FC1089">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r w:rsidR="00B30670">
        <w:rPr>
          <w:sz w:val="20"/>
        </w:rPr>
        <w:t>, by province (</w:t>
      </w:r>
      <w:r w:rsidR="00BB7319" w:rsidRPr="00A17960">
        <w:rPr>
          <w:b/>
          <w:sz w:val="16"/>
        </w:rPr>
        <w:fldChar w:fldCharType="begin"/>
      </w:r>
      <w:r w:rsidR="00BB7319" w:rsidRPr="00A17960">
        <w:rPr>
          <w:b/>
          <w:sz w:val="16"/>
        </w:rPr>
        <w:instrText xml:space="preserve"> REF _Ref96674951 \h  \* MERGEFORMAT </w:instrText>
      </w:r>
      <w:r w:rsidR="00BB7319" w:rsidRPr="00A17960">
        <w:rPr>
          <w:b/>
          <w:sz w:val="16"/>
        </w:rPr>
      </w:r>
      <w:r w:rsidR="00BB7319" w:rsidRPr="00A17960">
        <w:rPr>
          <w:b/>
          <w:sz w:val="16"/>
        </w:rPr>
        <w:fldChar w:fldCharType="separate"/>
      </w:r>
      <w:r w:rsidR="004600A4" w:rsidRPr="004600A4">
        <w:rPr>
          <w:b/>
          <w:sz w:val="20"/>
        </w:rPr>
        <w:t xml:space="preserve">Table </w:t>
      </w:r>
      <w:r w:rsidR="004600A4" w:rsidRPr="004600A4">
        <w:rPr>
          <w:b/>
          <w:noProof/>
          <w:sz w:val="20"/>
        </w:rPr>
        <w:t>21</w:t>
      </w:r>
      <w:r w:rsidR="00BB7319" w:rsidRPr="00A17960">
        <w:rPr>
          <w:b/>
          <w:sz w:val="16"/>
        </w:rPr>
        <w:fldChar w:fldCharType="end"/>
      </w:r>
      <w:r w:rsidR="00B30670">
        <w:rPr>
          <w:bCs/>
          <w:sz w:val="16"/>
        </w:rPr>
        <w:t>)</w:t>
      </w:r>
    </w:p>
    <w:p w14:paraId="10E219BD" w14:textId="77777777" w:rsidR="00B30670" w:rsidRDefault="00DA2588" w:rsidP="00FC1089">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Fat content (%)</w:t>
      </w:r>
      <w:r w:rsidR="00651912" w:rsidRPr="00D5649B">
        <w:rPr>
          <w:sz w:val="20"/>
        </w:rPr>
        <w:t>. A default value of 3.71% is used (Canadian Dairy Information Centre)</w:t>
      </w:r>
    </w:p>
    <w:p w14:paraId="5F6DF263" w14:textId="52832F64" w:rsidR="00DA2588" w:rsidRPr="00D5649B" w:rsidRDefault="00651912" w:rsidP="00B30670">
      <w:pPr>
        <w:tabs>
          <w:tab w:val="clear" w:pos="2880"/>
          <w:tab w:val="clear" w:pos="9360"/>
        </w:tabs>
        <w:spacing w:before="0"/>
        <w:ind w:left="2835"/>
        <w:rPr>
          <w:sz w:val="20"/>
        </w:rPr>
      </w:pPr>
      <w:r w:rsidRPr="00B30670">
        <w:rPr>
          <w:b/>
          <w:bCs/>
          <w:sz w:val="20"/>
        </w:rPr>
        <w:t>Note:</w:t>
      </w:r>
      <w:r w:rsidRPr="00D5649B">
        <w:rPr>
          <w:sz w:val="20"/>
        </w:rPr>
        <w:t xml:space="preserve"> </w:t>
      </w:r>
      <w:proofErr w:type="spellStart"/>
      <w:r w:rsidR="00487CB0">
        <w:rPr>
          <w:sz w:val="20"/>
        </w:rPr>
        <w:t>f</w:t>
      </w:r>
      <w:r w:rsidRPr="00D5649B">
        <w:rPr>
          <w:sz w:val="20"/>
        </w:rPr>
        <w:t>at_content</w:t>
      </w:r>
      <w:proofErr w:type="spellEnd"/>
      <w:r w:rsidRPr="00D5649B">
        <w:rPr>
          <w:sz w:val="20"/>
        </w:rPr>
        <w:t xml:space="preserve"> is entered as a percentage (e.g. as 4 not 0.04)</w:t>
      </w:r>
    </w:p>
    <w:p w14:paraId="3905D06E" w14:textId="3983A9FE" w:rsidR="00DA2588" w:rsidRPr="00D5649B" w:rsidRDefault="00DA2588" w:rsidP="00DA2588">
      <w:pPr>
        <w:keepNext/>
        <w:tabs>
          <w:tab w:val="right" w:pos="8640"/>
          <w:tab w:val="right" w:pos="8820"/>
        </w:tabs>
        <w:rPr>
          <w:b/>
          <w:sz w:val="20"/>
        </w:rPr>
      </w:pPr>
      <w:r w:rsidRPr="003E486C">
        <w:rPr>
          <w:b/>
          <w:szCs w:val="24"/>
        </w:rPr>
        <w:t>For pregnant dairy cows only</w:t>
      </w:r>
      <w:r w:rsidRPr="003E486C">
        <w:rPr>
          <w:b/>
          <w:sz w:val="20"/>
        </w:rPr>
        <w:t>:</w:t>
      </w:r>
    </w:p>
    <w:p w14:paraId="0C923DAE" w14:textId="0A8C472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pregnancy</m:t>
            </m:r>
          </m:sub>
        </m:sSub>
        <m:r>
          <m:rPr>
            <m:sty m:val="bi"/>
          </m:rPr>
          <w:rPr>
            <w:rFonts w:ascii="Cambria Math" w:hAnsi="Cambria Math"/>
            <w:szCs w:val="24"/>
          </w:rPr>
          <m:t>=0.10×N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oMath>
      <w:r w:rsidR="00DA2588" w:rsidRPr="00D5649B">
        <w:rPr>
          <w:b/>
          <w:bCs/>
          <w:szCs w:val="24"/>
        </w:rPr>
        <w:t xml:space="preserve"> </w:t>
      </w:r>
      <w:r w:rsidR="00DA2588" w:rsidRPr="00D5649B">
        <w:rPr>
          <w:b/>
          <w:bCs/>
          <w:szCs w:val="24"/>
        </w:rPr>
        <w:tab/>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5</w:t>
      </w:r>
      <w:r w:rsidR="001977CC">
        <w:rPr>
          <w:b/>
          <w:bCs/>
          <w:szCs w:val="24"/>
        </w:rPr>
        <w:fldChar w:fldCharType="end"/>
      </w:r>
    </w:p>
    <w:p w14:paraId="6154E306" w14:textId="15812A84"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IPCC 2019</w:t>
      </w:r>
      <w:r w:rsidR="00BC4C4E" w:rsidRPr="000D2C03">
        <w:rPr>
          <w:sz w:val="20"/>
          <w:szCs w:val="20"/>
        </w:rPr>
        <w:t>, Eq. 10.13</w:t>
      </w:r>
    </w:p>
    <w:p w14:paraId="3342621B" w14:textId="77777777" w:rsidR="00977E49" w:rsidRPr="00D5649B" w:rsidRDefault="00DC29E4" w:rsidP="00DA2588">
      <w:pPr>
        <w:keepNext/>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E4DC689" w14:textId="01D0B40D" w:rsidR="00DA2588" w:rsidRDefault="00DA2588" w:rsidP="00FC1089">
      <w:pPr>
        <w:keepNext/>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E9817D6" w14:textId="19407BB9" w:rsidR="0099475F" w:rsidRPr="0099475F" w:rsidRDefault="0099475F" w:rsidP="00FC1089">
      <w:pPr>
        <w:keepNext/>
        <w:tabs>
          <w:tab w:val="clear" w:pos="2880"/>
          <w:tab w:val="clear" w:pos="9360"/>
        </w:tabs>
        <w:spacing w:before="0"/>
        <w:ind w:left="2835" w:hanging="2835"/>
        <w:rPr>
          <w:iCs/>
          <w:sz w:val="20"/>
        </w:rPr>
      </w:pPr>
      <w:r>
        <w:rPr>
          <w:i/>
          <w:sz w:val="20"/>
        </w:rPr>
        <w:t>0.1</w:t>
      </w:r>
      <w:r>
        <w:rPr>
          <w:i/>
          <w:sz w:val="20"/>
        </w:rPr>
        <w:tab/>
      </w:r>
      <w:r>
        <w:rPr>
          <w:iCs/>
          <w:sz w:val="20"/>
        </w:rPr>
        <w:t xml:space="preserve">Pregnancy coefficient – IPCC (2019) default </w:t>
      </w:r>
      <w:r w:rsidR="00E85DB8">
        <w:rPr>
          <w:iCs/>
          <w:sz w:val="20"/>
        </w:rPr>
        <w:t xml:space="preserve">for cattle and buffalo </w:t>
      </w:r>
      <w:r>
        <w:rPr>
          <w:iCs/>
          <w:sz w:val="20"/>
        </w:rPr>
        <w:t>of 0.1 is used</w:t>
      </w:r>
    </w:p>
    <w:p w14:paraId="469A43D2" w14:textId="77777777" w:rsidR="00400CDC" w:rsidRPr="003E486C" w:rsidRDefault="00400CDC" w:rsidP="00400CDC">
      <w:pPr>
        <w:tabs>
          <w:tab w:val="right" w:pos="8640"/>
          <w:tab w:val="right" w:pos="8820"/>
        </w:tabs>
        <w:rPr>
          <w:szCs w:val="24"/>
        </w:rPr>
      </w:pPr>
      <w:r w:rsidRPr="003E486C">
        <w:rPr>
          <w:szCs w:val="24"/>
        </w:rPr>
        <w:t>This equation averages pregnancy energy requirements over the entire year.</w:t>
      </w:r>
    </w:p>
    <w:p w14:paraId="30EDA01A" w14:textId="77777777" w:rsidR="00DA2588" w:rsidRPr="00D5649B" w:rsidRDefault="00DA2588" w:rsidP="00DA2588">
      <w:pPr>
        <w:pStyle w:val="Heading5"/>
        <w:ind w:left="1008"/>
      </w:pPr>
      <w:r w:rsidRPr="00D5649B">
        <w:t>Average daily gain, net energy for gain</w:t>
      </w:r>
    </w:p>
    <w:p w14:paraId="23E10039" w14:textId="77777777" w:rsidR="00DA2588" w:rsidRPr="00D5649B" w:rsidRDefault="00DA2588" w:rsidP="00DA2588">
      <w:pPr>
        <w:tabs>
          <w:tab w:val="right" w:pos="8640"/>
          <w:tab w:val="right" w:pos="8820"/>
        </w:tabs>
        <w:rPr>
          <w:b/>
          <w:color w:val="000000"/>
          <w:szCs w:val="24"/>
        </w:rPr>
      </w:pPr>
      <w:r w:rsidRPr="00D5649B">
        <w:rPr>
          <w:b/>
          <w:color w:val="000000"/>
          <w:szCs w:val="24"/>
        </w:rPr>
        <w:t>For all dairy cattle:</w:t>
      </w:r>
    </w:p>
    <w:p w14:paraId="642F25A5" w14:textId="1FAEDA2D" w:rsidR="00DA2588" w:rsidRPr="00D5649B" w:rsidRDefault="00DA2588" w:rsidP="00FC1089">
      <w:pPr>
        <w:tabs>
          <w:tab w:val="clear" w:pos="9360"/>
          <w:tab w:val="right" w:pos="9781"/>
        </w:tabs>
        <w:spacing w:after="120" w:line="360" w:lineRule="auto"/>
        <w:rPr>
          <w:b/>
          <w:bCs/>
          <w:szCs w:val="24"/>
        </w:rPr>
      </w:pPr>
      <w:bookmarkStart w:id="441" w:name="_Ref109376887"/>
      <m:oMath>
        <m:r>
          <m:rPr>
            <m:sty m:val="bi"/>
          </m:rPr>
          <w:rPr>
            <w:rFonts w:ascii="Cambria Math" w:hAnsi="Cambria Math"/>
            <w:szCs w:val="24"/>
          </w:rPr>
          <m:t xml:space="preserve">ADG= </m:t>
        </m:r>
        <m:f>
          <m:fPr>
            <m:ctrlPr>
              <w:rPr>
                <w:rFonts w:ascii="Cambria Math" w:hAnsi="Cambria Math"/>
                <w:bCs/>
                <w:i/>
                <w:szCs w:val="24"/>
              </w:rPr>
            </m:ctrlPr>
          </m:fPr>
          <m:num>
            <m:r>
              <m:rPr>
                <m:sty m:val="bi"/>
              </m:rPr>
              <w:rPr>
                <w:rFonts w:ascii="Cambria Math" w:hAnsi="Cambria Math"/>
                <w:szCs w:val="24"/>
              </w:rPr>
              <m:t>fina</m:t>
            </m:r>
            <m:sSub>
              <m:sSubPr>
                <m:ctrlPr>
                  <w:rPr>
                    <w:rFonts w:ascii="Cambria Math" w:hAnsi="Cambria Math"/>
                    <w:b/>
                    <w:bCs/>
                    <w:i/>
                    <w:szCs w:val="24"/>
                  </w:rPr>
                </m:ctrlPr>
              </m:sSubPr>
              <m:e>
                <m:r>
                  <m:rPr>
                    <m:sty m:val="bi"/>
                  </m:rPr>
                  <w:rPr>
                    <w:rFonts w:ascii="Cambria Math" w:hAnsi="Cambria Math"/>
                    <w:szCs w:val="24"/>
                  </w:rPr>
                  <m:t>l_</m:t>
                </m:r>
              </m:e>
              <m:sub>
                <m:r>
                  <m:rPr>
                    <m:sty m:val="bi"/>
                  </m:rPr>
                  <w:rPr>
                    <w:rFonts w:ascii="Cambria Math" w:hAnsi="Cambria Math"/>
                    <w:szCs w:val="24"/>
                  </w:rPr>
                  <m:t>wt</m:t>
                </m:r>
              </m:sub>
            </m:sSub>
            <m:r>
              <m:rPr>
                <m:sty m:val="bi"/>
              </m:rPr>
              <w:rPr>
                <w:rFonts w:ascii="Cambria Math" w:hAnsi="Cambria Math"/>
                <w:szCs w:val="24"/>
              </w:rPr>
              <m:t xml:space="preserve"> - initial_wt </m:t>
            </m:r>
          </m:num>
          <m:den>
            <m:r>
              <m:rPr>
                <m:sty m:val="bi"/>
              </m:rPr>
              <w:rPr>
                <w:rFonts w:ascii="Cambria Math" w:hAnsi="Cambria Math"/>
                <w:szCs w:val="24"/>
              </w:rPr>
              <m:t># days</m:t>
            </m:r>
          </m:den>
        </m:f>
      </m:oMath>
      <w:r w:rsidRPr="00D5649B">
        <w:rPr>
          <w:bCs/>
          <w:szCs w:val="24"/>
        </w:rPr>
        <w:t xml:space="preserve"> </w:t>
      </w:r>
      <w:r w:rsidRPr="00D5649B">
        <w:rPr>
          <w:bCs/>
          <w:szCs w:val="24"/>
        </w:rPr>
        <w:tab/>
      </w:r>
      <w:r w:rsidRPr="00D5649B">
        <w:rPr>
          <w:bCs/>
          <w:szCs w:val="24"/>
        </w:rPr>
        <w:tab/>
      </w:r>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6</w:t>
      </w:r>
      <w:r w:rsidR="001977CC">
        <w:rPr>
          <w:b/>
          <w:bCs/>
          <w:szCs w:val="24"/>
        </w:rPr>
        <w:fldChar w:fldCharType="end"/>
      </w:r>
      <w:bookmarkEnd w:id="441"/>
    </w:p>
    <w:p w14:paraId="2A814B68"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2ACA825" w14:textId="550135FF" w:rsidR="00DA2588" w:rsidRPr="00D5649B" w:rsidRDefault="00DA2588" w:rsidP="00FC1089">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54BB462B" w14:textId="2389B536" w:rsidR="00DA2588" w:rsidRPr="00D5649B" w:rsidRDefault="00DA2588" w:rsidP="00FC1089">
      <w:pPr>
        <w:tabs>
          <w:tab w:val="clear" w:pos="2880"/>
          <w:tab w:val="clear" w:pos="9360"/>
        </w:tabs>
        <w:spacing w:before="0"/>
        <w:ind w:left="2835" w:hanging="2835"/>
        <w:rPr>
          <w:sz w:val="20"/>
        </w:rPr>
      </w:pPr>
      <w:proofErr w:type="spellStart"/>
      <w:r w:rsidRPr="00D5649B">
        <w:rPr>
          <w:i/>
          <w:sz w:val="20"/>
        </w:rPr>
        <w:t>initial_wt</w:t>
      </w:r>
      <w:proofErr w:type="spellEnd"/>
      <w:r w:rsidRPr="00D5649B">
        <w:rPr>
          <w:i/>
          <w:sz w:val="20"/>
        </w:rPr>
        <w:tab/>
      </w:r>
      <w:r w:rsidRPr="00D5649B">
        <w:rPr>
          <w:sz w:val="20"/>
        </w:rPr>
        <w:t>Initial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2F7FB856" w14:textId="74B47B9C" w:rsidR="00DA2588" w:rsidRPr="00D5649B" w:rsidRDefault="00DA2588" w:rsidP="00FC1089">
      <w:pPr>
        <w:tabs>
          <w:tab w:val="clear" w:pos="2880"/>
          <w:tab w:val="clear" w:pos="9360"/>
        </w:tabs>
        <w:spacing w:before="0"/>
        <w:ind w:left="2835" w:hanging="2835"/>
        <w:rPr>
          <w:sz w:val="20"/>
        </w:rPr>
      </w:pPr>
      <w:proofErr w:type="spellStart"/>
      <w:r w:rsidRPr="00D5649B">
        <w:rPr>
          <w:i/>
          <w:sz w:val="20"/>
        </w:rPr>
        <w:t>final_wt</w:t>
      </w:r>
      <w:proofErr w:type="spellEnd"/>
      <w:r w:rsidRPr="00D5649B">
        <w:rPr>
          <w:i/>
          <w:sz w:val="20"/>
        </w:rPr>
        <w:tab/>
      </w:r>
      <w:r w:rsidRPr="00D5649B">
        <w:rPr>
          <w:sz w:val="20"/>
        </w:rPr>
        <w:t>Final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51CF977A" w14:textId="77777777" w:rsidR="00DA2588" w:rsidRPr="00D5649B" w:rsidRDefault="00DA2588" w:rsidP="00FC1089">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&gt;0 animals are entered</w:t>
      </w:r>
    </w:p>
    <w:p w14:paraId="3F5957DD" w14:textId="5C2AAB27" w:rsidR="00DA2588" w:rsidRPr="00D5649B" w:rsidRDefault="00DA2588" w:rsidP="00FC1089">
      <w:pPr>
        <w:keepNext/>
        <w:keepLines/>
        <w:tabs>
          <w:tab w:val="clear" w:pos="2880"/>
          <w:tab w:val="clear" w:pos="9360"/>
          <w:tab w:val="right" w:pos="9781"/>
        </w:tabs>
        <w:spacing w:after="120"/>
        <w:rPr>
          <w:b/>
          <w:bCs/>
          <w:sz w:val="20"/>
          <w:szCs w:val="18"/>
        </w:rPr>
      </w:pPr>
      <w:r w:rsidRPr="00D5649B">
        <w:rPr>
          <w:b/>
          <w:sz w:val="20"/>
        </w:rPr>
        <w:t xml:space="preserve"> </w:t>
      </w:r>
      <m:oMath>
        <m:r>
          <m:rPr>
            <m:sty m:val="bi"/>
          </m:rPr>
          <w:rPr>
            <w:rFonts w:ascii="Cambria Math" w:hAnsi="Cambria Math"/>
            <w:szCs w:val="18"/>
          </w:rPr>
          <m:t>N</m:t>
        </m:r>
        <m:sSub>
          <m:sSubPr>
            <m:ctrlPr>
              <w:rPr>
                <w:rFonts w:ascii="Cambria Math" w:hAnsi="Cambria Math"/>
                <w:b/>
                <w:bCs/>
                <w:i/>
                <w:szCs w:val="18"/>
              </w:rPr>
            </m:ctrlPr>
          </m:sSubPr>
          <m:e>
            <m:r>
              <m:rPr>
                <m:sty m:val="bi"/>
              </m:rPr>
              <w:rPr>
                <w:rFonts w:ascii="Cambria Math" w:hAnsi="Cambria Math"/>
                <w:szCs w:val="18"/>
              </w:rPr>
              <m:t>E</m:t>
            </m:r>
          </m:e>
          <m:sub>
            <m:r>
              <m:rPr>
                <m:sty m:val="bi"/>
              </m:rPr>
              <w:rPr>
                <w:rFonts w:ascii="Cambria Math" w:hAnsi="Cambria Math"/>
                <w:szCs w:val="18"/>
              </w:rPr>
              <m:t>gain</m:t>
            </m:r>
          </m:sub>
        </m:sSub>
        <m:r>
          <m:rPr>
            <m:sty m:val="bi"/>
          </m:rPr>
          <w:rPr>
            <w:rFonts w:ascii="Cambria Math" w:hAnsi="Cambria Math"/>
            <w:szCs w:val="18"/>
          </w:rPr>
          <m:t>=22.02×</m:t>
        </m:r>
        <m:sSup>
          <m:sSupPr>
            <m:ctrlPr>
              <w:rPr>
                <w:rFonts w:ascii="Cambria Math" w:hAnsi="Cambria Math"/>
                <w:b/>
                <w:bCs/>
                <w:i/>
                <w:szCs w:val="18"/>
              </w:rPr>
            </m:ctrlPr>
          </m:sSupPr>
          <m:e>
            <m:d>
              <m:dPr>
                <m:ctrlPr>
                  <w:rPr>
                    <w:rFonts w:ascii="Cambria Math" w:hAnsi="Cambria Math"/>
                    <w:b/>
                    <w:bCs/>
                    <w:i/>
                    <w:szCs w:val="18"/>
                  </w:rPr>
                </m:ctrlPr>
              </m:dPr>
              <m:e>
                <m:r>
                  <m:rPr>
                    <m:sty m:val="bi"/>
                  </m:rPr>
                  <w:rPr>
                    <w:rFonts w:ascii="Cambria Math" w:hAnsi="Cambria Math"/>
                    <w:szCs w:val="18"/>
                  </w:rPr>
                  <m:t xml:space="preserve"> </m:t>
                </m:r>
                <m:f>
                  <m:fPr>
                    <m:ctrlPr>
                      <w:rPr>
                        <w:rFonts w:ascii="Cambria Math" w:hAnsi="Cambria Math"/>
                        <w:b/>
                        <w:bCs/>
                        <w:i/>
                        <w:szCs w:val="18"/>
                      </w:rPr>
                    </m:ctrlPr>
                  </m:fPr>
                  <m:num>
                    <m:r>
                      <m:rPr>
                        <m:sty m:val="bi"/>
                      </m:rPr>
                      <w:rPr>
                        <w:rFonts w:ascii="Cambria Math" w:hAnsi="Cambria Math"/>
                        <w:szCs w:val="18"/>
                      </w:rPr>
                      <m:t>Weight</m:t>
                    </m:r>
                  </m:num>
                  <m:den>
                    <m:sSub>
                      <m:sSubPr>
                        <m:ctrlPr>
                          <w:rPr>
                            <w:rFonts w:ascii="Cambria Math" w:hAnsi="Cambria Math"/>
                            <w:b/>
                            <w:bCs/>
                            <w:i/>
                            <w:szCs w:val="18"/>
                          </w:rPr>
                        </m:ctrlPr>
                      </m:sSubPr>
                      <m:e>
                        <m:r>
                          <m:rPr>
                            <m:sty m:val="bi"/>
                          </m:rPr>
                          <w:rPr>
                            <w:rFonts w:ascii="Cambria Math" w:hAnsi="Cambria Math"/>
                            <w:szCs w:val="18"/>
                          </w:rPr>
                          <m:t>C</m:t>
                        </m:r>
                      </m:e>
                      <m:sub>
                        <m:r>
                          <m:rPr>
                            <m:sty m:val="bi"/>
                          </m:rPr>
                          <w:rPr>
                            <w:rFonts w:ascii="Cambria Math" w:hAnsi="Cambria Math"/>
                            <w:szCs w:val="18"/>
                          </w:rPr>
                          <m:t xml:space="preserve">d </m:t>
                        </m:r>
                      </m:sub>
                    </m:sSub>
                    <m:r>
                      <m:rPr>
                        <m:sty m:val="bi"/>
                      </m:rPr>
                      <w:rPr>
                        <w:rFonts w:ascii="Cambria Math" w:hAnsi="Cambria Math"/>
                        <w:szCs w:val="18"/>
                      </w:rPr>
                      <m:t>× final_w</m:t>
                    </m:r>
                    <m:sSub>
                      <m:sSubPr>
                        <m:ctrlPr>
                          <w:rPr>
                            <w:rFonts w:ascii="Cambria Math" w:hAnsi="Cambria Math"/>
                            <w:b/>
                            <w:bCs/>
                            <w:i/>
                            <w:szCs w:val="18"/>
                          </w:rPr>
                        </m:ctrlPr>
                      </m:sSubPr>
                      <m:e>
                        <m:r>
                          <m:rPr>
                            <m:sty m:val="bi"/>
                          </m:rPr>
                          <w:rPr>
                            <w:rFonts w:ascii="Cambria Math" w:hAnsi="Cambria Math"/>
                            <w:szCs w:val="18"/>
                          </w:rPr>
                          <m:t>t</m:t>
                        </m:r>
                      </m:e>
                      <m:sub>
                        <m:r>
                          <m:rPr>
                            <m:sty m:val="bi"/>
                          </m:rPr>
                          <w:rPr>
                            <w:rFonts w:ascii="Cambria Math" w:hAnsi="Cambria Math"/>
                            <w:szCs w:val="18"/>
                          </w:rPr>
                          <m:t>milkcow</m:t>
                        </m:r>
                      </m:sub>
                    </m:sSub>
                  </m:den>
                </m:f>
              </m:e>
            </m:d>
          </m:e>
          <m:sup>
            <m:r>
              <m:rPr>
                <m:sty m:val="bi"/>
              </m:rPr>
              <w:rPr>
                <w:rFonts w:ascii="Cambria Math" w:hAnsi="Cambria Math"/>
                <w:szCs w:val="18"/>
              </w:rPr>
              <m:t>0.75</m:t>
            </m:r>
          </m:sup>
        </m:sSup>
        <m:r>
          <m:rPr>
            <m:sty m:val="bi"/>
          </m:rPr>
          <w:rPr>
            <w:rFonts w:ascii="Cambria Math" w:hAnsi="Cambria Math"/>
            <w:szCs w:val="18"/>
          </w:rPr>
          <m:t>× AD</m:t>
        </m:r>
        <m:sSup>
          <m:sSupPr>
            <m:ctrlPr>
              <w:rPr>
                <w:rFonts w:ascii="Cambria Math" w:hAnsi="Cambria Math"/>
                <w:b/>
                <w:bCs/>
                <w:i/>
                <w:szCs w:val="18"/>
              </w:rPr>
            </m:ctrlPr>
          </m:sSupPr>
          <m:e>
            <m:r>
              <m:rPr>
                <m:sty m:val="bi"/>
              </m:rPr>
              <w:rPr>
                <w:rFonts w:ascii="Cambria Math" w:hAnsi="Cambria Math"/>
                <w:szCs w:val="18"/>
              </w:rPr>
              <m:t>G</m:t>
            </m:r>
          </m:e>
          <m:sup>
            <m:r>
              <m:rPr>
                <m:sty m:val="bi"/>
              </m:rPr>
              <w:rPr>
                <w:rFonts w:ascii="Cambria Math" w:hAnsi="Cambria Math"/>
                <w:szCs w:val="18"/>
              </w:rPr>
              <m:t>1.097</m:t>
            </m:r>
          </m:sup>
        </m:sSup>
      </m:oMath>
      <w:r w:rsidRPr="00D5649B">
        <w:rPr>
          <w:b/>
          <w:bCs/>
          <w:sz w:val="20"/>
          <w:szCs w:val="18"/>
        </w:rPr>
        <w:tab/>
      </w:r>
      <w:r w:rsidRPr="00D5649B">
        <w:rPr>
          <w:b/>
          <w:bCs/>
          <w:szCs w:val="18"/>
        </w:rPr>
        <w:t xml:space="preserve">Eq. </w:t>
      </w:r>
      <w:r w:rsidR="001977CC">
        <w:rPr>
          <w:b/>
          <w:bCs/>
          <w:szCs w:val="18"/>
        </w:rPr>
        <w:fldChar w:fldCharType="begin"/>
      </w:r>
      <w:r w:rsidR="001977CC">
        <w:rPr>
          <w:b/>
          <w:bCs/>
          <w:szCs w:val="18"/>
        </w:rPr>
        <w:instrText xml:space="preserve"> STYLEREF 3 \s </w:instrText>
      </w:r>
      <w:r w:rsidR="001977CC">
        <w:rPr>
          <w:b/>
          <w:bCs/>
          <w:szCs w:val="18"/>
        </w:rPr>
        <w:fldChar w:fldCharType="separate"/>
      </w:r>
      <w:r w:rsidR="001977CC">
        <w:rPr>
          <w:b/>
          <w:bCs/>
          <w:noProof/>
          <w:szCs w:val="18"/>
        </w:rPr>
        <w:t>3.2.1</w:t>
      </w:r>
      <w:r w:rsidR="001977CC">
        <w:rPr>
          <w:b/>
          <w:bCs/>
          <w:szCs w:val="18"/>
        </w:rPr>
        <w:fldChar w:fldCharType="end"/>
      </w:r>
      <w:r w:rsidR="001977CC">
        <w:rPr>
          <w:b/>
          <w:bCs/>
          <w:szCs w:val="18"/>
        </w:rPr>
        <w:noBreakHyphen/>
      </w:r>
      <w:r w:rsidR="001977CC">
        <w:rPr>
          <w:b/>
          <w:bCs/>
          <w:szCs w:val="18"/>
        </w:rPr>
        <w:fldChar w:fldCharType="begin"/>
      </w:r>
      <w:r w:rsidR="001977CC">
        <w:rPr>
          <w:b/>
          <w:bCs/>
          <w:szCs w:val="18"/>
        </w:rPr>
        <w:instrText xml:space="preserve"> SEQ Eq. \* ARABIC \s 3 </w:instrText>
      </w:r>
      <w:r w:rsidR="001977CC">
        <w:rPr>
          <w:b/>
          <w:bCs/>
          <w:szCs w:val="18"/>
        </w:rPr>
        <w:fldChar w:fldCharType="separate"/>
      </w:r>
      <w:r w:rsidR="001977CC">
        <w:rPr>
          <w:b/>
          <w:bCs/>
          <w:noProof/>
          <w:szCs w:val="18"/>
        </w:rPr>
        <w:t>7</w:t>
      </w:r>
      <w:r w:rsidR="001977CC">
        <w:rPr>
          <w:b/>
          <w:bCs/>
          <w:szCs w:val="18"/>
        </w:rPr>
        <w:fldChar w:fldCharType="end"/>
      </w:r>
    </w:p>
    <w:p w14:paraId="618C937F" w14:textId="0ADC641B" w:rsidR="00DA2588" w:rsidRPr="00D5649B" w:rsidRDefault="00DA2588" w:rsidP="000D2C03">
      <w:pPr>
        <w:pStyle w:val="Caption"/>
        <w:tabs>
          <w:tab w:val="clear" w:pos="9360"/>
          <w:tab w:val="right" w:pos="9720"/>
        </w:tabs>
        <w:jc w:val="right"/>
        <w:rPr>
          <w:szCs w:val="24"/>
        </w:rPr>
      </w:pPr>
      <w:r w:rsidRPr="00D5649B">
        <w:rPr>
          <w:sz w:val="20"/>
        </w:rPr>
        <w:tab/>
      </w:r>
      <w:r w:rsidRPr="000D2C03">
        <w:rPr>
          <w:sz w:val="20"/>
          <w:szCs w:val="20"/>
        </w:rPr>
        <w:t>IPCC 2019</w:t>
      </w:r>
      <w:r w:rsidR="00BC4C4E" w:rsidRPr="000D2C03">
        <w:rPr>
          <w:sz w:val="20"/>
          <w:szCs w:val="20"/>
        </w:rPr>
        <w:t>, Eq. 10.6</w:t>
      </w:r>
    </w:p>
    <w:p w14:paraId="413F07F2"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4212C274" w14:textId="27D21366" w:rsidR="00DA2588" w:rsidRPr="00D5649B" w:rsidRDefault="00DA2588" w:rsidP="00FC1089">
      <w:pPr>
        <w:tabs>
          <w:tab w:val="clear" w:pos="2880"/>
          <w:tab w:val="clear" w:pos="9360"/>
        </w:tabs>
        <w:spacing w:before="0"/>
        <w:ind w:left="2835" w:hanging="2835"/>
        <w:rPr>
          <w:sz w:val="20"/>
        </w:rPr>
      </w:pPr>
      <w:r w:rsidRPr="00D5649B">
        <w:rPr>
          <w:i/>
          <w:sz w:val="20"/>
        </w:rPr>
        <w:t>NE</w:t>
      </w:r>
      <w:r w:rsidRPr="00D5649B">
        <w:rPr>
          <w:i/>
          <w:sz w:val="20"/>
          <w:vertAlign w:val="subscript"/>
        </w:rPr>
        <w:t>gain</w:t>
      </w:r>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863B6F9" w14:textId="77777777" w:rsidR="00A378FD" w:rsidRPr="00D5649B" w:rsidRDefault="00A378FD"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86E80AA" w14:textId="07904377" w:rsidR="00DA2588" w:rsidRPr="00D5649B" w:rsidRDefault="00DA2588" w:rsidP="00FC1089">
      <w:pPr>
        <w:keepNext/>
        <w:keepLines/>
        <w:tabs>
          <w:tab w:val="clear" w:pos="2880"/>
          <w:tab w:val="clear" w:pos="9360"/>
        </w:tabs>
        <w:spacing w:before="0"/>
        <w:ind w:left="2835" w:hanging="2835"/>
        <w:rPr>
          <w:sz w:val="20"/>
        </w:rPr>
      </w:pPr>
      <w:proofErr w:type="spellStart"/>
      <w:r w:rsidRPr="00D5649B">
        <w:rPr>
          <w:i/>
          <w:color w:val="000000"/>
          <w:sz w:val="20"/>
        </w:rPr>
        <w:t>final_wt</w:t>
      </w:r>
      <w:r w:rsidRPr="00D5649B">
        <w:rPr>
          <w:i/>
          <w:color w:val="000000"/>
          <w:sz w:val="20"/>
          <w:vertAlign w:val="subscript"/>
        </w:rPr>
        <w:t>milkcow</w:t>
      </w:r>
      <w:proofErr w:type="spellEnd"/>
      <w:r w:rsidRPr="00D5649B">
        <w:rPr>
          <w:color w:val="000000"/>
          <w:sz w:val="20"/>
        </w:rPr>
        <w:tab/>
        <w:t xml:space="preserve">Final weight of </w:t>
      </w:r>
      <w:r w:rsidR="003A026A" w:rsidRPr="00D5649B">
        <w:rPr>
          <w:color w:val="000000"/>
          <w:sz w:val="20"/>
        </w:rPr>
        <w:t xml:space="preserve">animal </w:t>
      </w:r>
      <w:r w:rsidRPr="00D5649B">
        <w:rPr>
          <w:color w:val="000000"/>
          <w:sz w:val="20"/>
        </w:rPr>
        <w:t xml:space="preserve">(kg) </w:t>
      </w:r>
    </w:p>
    <w:p w14:paraId="724AF829" w14:textId="4774889A" w:rsidR="00DA2588" w:rsidRPr="00D5649B" w:rsidRDefault="00DA2588" w:rsidP="00FC1089">
      <w:pPr>
        <w:tabs>
          <w:tab w:val="clear" w:pos="2880"/>
          <w:tab w:val="clear" w:pos="9360"/>
        </w:tabs>
        <w:spacing w:before="0"/>
        <w:ind w:left="2835" w:hanging="2835"/>
        <w:rPr>
          <w:color w:val="000000"/>
          <w:sz w:val="20"/>
        </w:rPr>
      </w:pPr>
      <w:r w:rsidRPr="00D5649B">
        <w:rPr>
          <w:i/>
          <w:sz w:val="20"/>
        </w:rPr>
        <w:t>C</w:t>
      </w:r>
      <w:r w:rsidRPr="00D5649B">
        <w:rPr>
          <w:i/>
          <w:sz w:val="20"/>
          <w:vertAlign w:val="subscript"/>
        </w:rPr>
        <w:t>d</w:t>
      </w:r>
      <w:r w:rsidRPr="00D5649B">
        <w:rPr>
          <w:i/>
          <w:sz w:val="20"/>
          <w:vertAlign w:val="subscript"/>
        </w:rPr>
        <w:tab/>
      </w:r>
      <w:r w:rsidRPr="00D5649B">
        <w:rPr>
          <w:sz w:val="20"/>
        </w:rPr>
        <w:t>Gain coefficient</w:t>
      </w:r>
      <w:r w:rsidRPr="00D5649B">
        <w:rPr>
          <w:color w:val="000000"/>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color w:val="000000"/>
          <w:sz w:val="20"/>
        </w:rPr>
        <w:t>, by cattle group)</w:t>
      </w:r>
    </w:p>
    <w:p w14:paraId="2154FD76" w14:textId="77777777" w:rsidR="00DA2588" w:rsidRPr="00D5649B" w:rsidRDefault="00DA2588" w:rsidP="00DA2588">
      <w:pPr>
        <w:pStyle w:val="Heading5"/>
        <w:ind w:left="1008"/>
      </w:pPr>
      <w:r w:rsidRPr="00D5649B">
        <w:lastRenderedPageBreak/>
        <w:t>Ratios of net energy available to digestible energy</w:t>
      </w:r>
    </w:p>
    <w:p w14:paraId="285AFC4D" w14:textId="7F98F0D6"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REM=1.123-</m:t>
        </m:r>
        <m:d>
          <m:dPr>
            <m:ctrlPr>
              <w:rPr>
                <w:rFonts w:ascii="Cambria Math" w:hAnsi="Cambria Math"/>
                <w:b/>
                <w:bCs/>
                <w:i/>
                <w:szCs w:val="24"/>
              </w:rPr>
            </m:ctrlPr>
          </m:dPr>
          <m:e>
            <m:r>
              <m:rPr>
                <m:sty m:val="bi"/>
              </m:rPr>
              <w:rPr>
                <w:rFonts w:ascii="Cambria Math" w:hAnsi="Cambria Math"/>
                <w:szCs w:val="24"/>
              </w:rPr>
              <m:t>4.092 x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1.126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25.4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1977CC">
        <w:rPr>
          <w:rFonts w:cstheme="minorHAnsi"/>
          <w:b/>
          <w:bCs/>
          <w:szCs w:val="24"/>
        </w:rPr>
        <w:fldChar w:fldCharType="begin"/>
      </w:r>
      <w:r w:rsidR="001977CC">
        <w:rPr>
          <w:rFonts w:cstheme="minorHAnsi"/>
          <w:b/>
          <w:bCs/>
          <w:szCs w:val="24"/>
        </w:rPr>
        <w:instrText xml:space="preserve"> STYLEREF 3 \s </w:instrText>
      </w:r>
      <w:r w:rsidR="001977CC">
        <w:rPr>
          <w:rFonts w:cstheme="minorHAnsi"/>
          <w:b/>
          <w:bCs/>
          <w:szCs w:val="24"/>
        </w:rPr>
        <w:fldChar w:fldCharType="separate"/>
      </w:r>
      <w:r w:rsidR="001977CC">
        <w:rPr>
          <w:rFonts w:cstheme="minorHAnsi"/>
          <w:b/>
          <w:bCs/>
          <w:noProof/>
          <w:szCs w:val="24"/>
        </w:rPr>
        <w:t>3.2.1</w:t>
      </w:r>
      <w:r w:rsidR="001977CC">
        <w:rPr>
          <w:rFonts w:cstheme="minorHAnsi"/>
          <w:b/>
          <w:bCs/>
          <w:szCs w:val="24"/>
        </w:rPr>
        <w:fldChar w:fldCharType="end"/>
      </w:r>
      <w:r w:rsidR="001977CC">
        <w:rPr>
          <w:rFonts w:cstheme="minorHAnsi"/>
          <w:b/>
          <w:bCs/>
          <w:szCs w:val="24"/>
        </w:rPr>
        <w:noBreakHyphen/>
      </w:r>
      <w:r w:rsidR="001977CC">
        <w:rPr>
          <w:rFonts w:cstheme="minorHAnsi"/>
          <w:b/>
          <w:bCs/>
          <w:szCs w:val="24"/>
        </w:rPr>
        <w:fldChar w:fldCharType="begin"/>
      </w:r>
      <w:r w:rsidR="001977CC">
        <w:rPr>
          <w:rFonts w:cstheme="minorHAnsi"/>
          <w:b/>
          <w:bCs/>
          <w:szCs w:val="24"/>
        </w:rPr>
        <w:instrText xml:space="preserve"> SEQ Eq. \* ARABIC \s 3 </w:instrText>
      </w:r>
      <w:r w:rsidR="001977CC">
        <w:rPr>
          <w:rFonts w:cstheme="minorHAnsi"/>
          <w:b/>
          <w:bCs/>
          <w:szCs w:val="24"/>
        </w:rPr>
        <w:fldChar w:fldCharType="separate"/>
      </w:r>
      <w:r w:rsidR="001977CC">
        <w:rPr>
          <w:rFonts w:cstheme="minorHAnsi"/>
          <w:b/>
          <w:bCs/>
          <w:noProof/>
          <w:szCs w:val="24"/>
        </w:rPr>
        <w:t>8</w:t>
      </w:r>
      <w:r w:rsidR="001977CC">
        <w:rPr>
          <w:rFonts w:cstheme="minorHAnsi"/>
          <w:b/>
          <w:bCs/>
          <w:szCs w:val="24"/>
        </w:rPr>
        <w:fldChar w:fldCharType="end"/>
      </w:r>
    </w:p>
    <w:p w14:paraId="458DE83E" w14:textId="7126F347"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IPCC 2019</w:t>
      </w:r>
      <w:r w:rsidR="00BC4C4E" w:rsidRPr="000D2C03">
        <w:rPr>
          <w:sz w:val="20"/>
          <w:szCs w:val="20"/>
        </w:rPr>
        <w:t>, Eq. 10.14</w:t>
      </w:r>
    </w:p>
    <w:p w14:paraId="46EEDBA2" w14:textId="77777777" w:rsidR="00977E49" w:rsidRPr="00D5649B" w:rsidRDefault="00DC29E4" w:rsidP="00DA2588">
      <w:pPr>
        <w:tabs>
          <w:tab w:val="left" w:pos="2160"/>
          <w:tab w:val="right" w:pos="8640"/>
          <w:tab w:val="right" w:pos="8820"/>
        </w:tabs>
        <w:spacing w:before="0"/>
        <w:ind w:left="2160" w:hanging="2160"/>
        <w:rPr>
          <w:i/>
          <w:sz w:val="20"/>
        </w:rPr>
      </w:pPr>
      <w:r w:rsidRPr="00D5649B">
        <w:rPr>
          <w:sz w:val="20"/>
          <w:szCs w:val="24"/>
        </w:rPr>
        <w:t>where</w:t>
      </w:r>
      <w:r w:rsidRPr="00D5649B" w:rsidDel="00DC29E4">
        <w:rPr>
          <w:i/>
          <w:sz w:val="20"/>
        </w:rPr>
        <w:t xml:space="preserve"> </w:t>
      </w:r>
    </w:p>
    <w:p w14:paraId="36BAA03B" w14:textId="62E00363" w:rsidR="00DA2588" w:rsidRPr="00D5649B" w:rsidRDefault="00DA2588" w:rsidP="00FC1089">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2DD683C" w14:textId="56145E1F" w:rsidR="00A80402" w:rsidRPr="00D5649B" w:rsidRDefault="00A80402" w:rsidP="00FC1089">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493CCF3E" w14:textId="3FE7FB7F" w:rsidR="00DA2588" w:rsidRPr="00D5649B" w:rsidRDefault="00DA2588" w:rsidP="00DA2588">
      <w:pPr>
        <w:tabs>
          <w:tab w:val="right" w:pos="8640"/>
          <w:tab w:val="right" w:pos="8820"/>
        </w:tabs>
        <w:rPr>
          <w:b/>
          <w:sz w:val="22"/>
          <w:szCs w:val="22"/>
        </w:rPr>
      </w:pPr>
      <w:r w:rsidRPr="00D5649B">
        <w:rPr>
          <w:b/>
          <w:i/>
          <w:sz w:val="22"/>
          <w:szCs w:val="22"/>
        </w:rPr>
        <w:t>TDN</w:t>
      </w:r>
      <w:r w:rsidRPr="00D5649B">
        <w:rPr>
          <w:b/>
          <w:sz w:val="22"/>
          <w:szCs w:val="22"/>
        </w:rPr>
        <w:t xml:space="preserve"> value is to be entered as a percentage (e.g. as 81 not 0.81).</w:t>
      </w:r>
    </w:p>
    <w:p w14:paraId="1168A3F6" w14:textId="1F29B398"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REG=1.164-</m:t>
        </m:r>
        <m:d>
          <m:dPr>
            <m:ctrlPr>
              <w:rPr>
                <w:rFonts w:ascii="Cambria Math" w:hAnsi="Cambria Math"/>
                <w:b/>
                <w:bCs/>
                <w:i/>
                <w:szCs w:val="24"/>
              </w:rPr>
            </m:ctrlPr>
          </m:dPr>
          <m:e>
            <m:r>
              <m:rPr>
                <m:sty m:val="bi"/>
              </m:rPr>
              <w:rPr>
                <w:rFonts w:ascii="Cambria Math" w:hAnsi="Cambria Math"/>
                <w:szCs w:val="24"/>
              </w:rPr>
              <m:t>5.160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1.308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37.44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1977CC">
        <w:rPr>
          <w:rFonts w:cstheme="minorHAnsi"/>
          <w:b/>
          <w:bCs/>
          <w:szCs w:val="24"/>
        </w:rPr>
        <w:fldChar w:fldCharType="begin"/>
      </w:r>
      <w:r w:rsidR="001977CC">
        <w:rPr>
          <w:rFonts w:cstheme="minorHAnsi"/>
          <w:b/>
          <w:bCs/>
          <w:szCs w:val="24"/>
        </w:rPr>
        <w:instrText xml:space="preserve"> STYLEREF 3 \s </w:instrText>
      </w:r>
      <w:r w:rsidR="001977CC">
        <w:rPr>
          <w:rFonts w:cstheme="minorHAnsi"/>
          <w:b/>
          <w:bCs/>
          <w:szCs w:val="24"/>
        </w:rPr>
        <w:fldChar w:fldCharType="separate"/>
      </w:r>
      <w:r w:rsidR="001977CC">
        <w:rPr>
          <w:rFonts w:cstheme="minorHAnsi"/>
          <w:b/>
          <w:bCs/>
          <w:noProof/>
          <w:szCs w:val="24"/>
        </w:rPr>
        <w:t>3.2.1</w:t>
      </w:r>
      <w:r w:rsidR="001977CC">
        <w:rPr>
          <w:rFonts w:cstheme="minorHAnsi"/>
          <w:b/>
          <w:bCs/>
          <w:szCs w:val="24"/>
        </w:rPr>
        <w:fldChar w:fldCharType="end"/>
      </w:r>
      <w:r w:rsidR="001977CC">
        <w:rPr>
          <w:rFonts w:cstheme="minorHAnsi"/>
          <w:b/>
          <w:bCs/>
          <w:szCs w:val="24"/>
        </w:rPr>
        <w:noBreakHyphen/>
      </w:r>
      <w:r w:rsidR="001977CC">
        <w:rPr>
          <w:rFonts w:cstheme="minorHAnsi"/>
          <w:b/>
          <w:bCs/>
          <w:szCs w:val="24"/>
        </w:rPr>
        <w:fldChar w:fldCharType="begin"/>
      </w:r>
      <w:r w:rsidR="001977CC">
        <w:rPr>
          <w:rFonts w:cstheme="minorHAnsi"/>
          <w:b/>
          <w:bCs/>
          <w:szCs w:val="24"/>
        </w:rPr>
        <w:instrText xml:space="preserve"> SEQ Eq. \* ARABIC \s 3 </w:instrText>
      </w:r>
      <w:r w:rsidR="001977CC">
        <w:rPr>
          <w:rFonts w:cstheme="minorHAnsi"/>
          <w:b/>
          <w:bCs/>
          <w:szCs w:val="24"/>
        </w:rPr>
        <w:fldChar w:fldCharType="separate"/>
      </w:r>
      <w:r w:rsidR="001977CC">
        <w:rPr>
          <w:rFonts w:cstheme="minorHAnsi"/>
          <w:b/>
          <w:bCs/>
          <w:noProof/>
          <w:szCs w:val="24"/>
        </w:rPr>
        <w:t>9</w:t>
      </w:r>
      <w:r w:rsidR="001977CC">
        <w:rPr>
          <w:rFonts w:cstheme="minorHAnsi"/>
          <w:b/>
          <w:bCs/>
          <w:szCs w:val="24"/>
        </w:rPr>
        <w:fldChar w:fldCharType="end"/>
      </w:r>
    </w:p>
    <w:p w14:paraId="7666D03B" w14:textId="64AB59AD"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IPCC 2019</w:t>
      </w:r>
      <w:r w:rsidR="00BC4C4E" w:rsidRPr="000D2C03">
        <w:rPr>
          <w:sz w:val="20"/>
          <w:szCs w:val="20"/>
        </w:rPr>
        <w:t>, Eq. 10.15</w:t>
      </w:r>
    </w:p>
    <w:p w14:paraId="5CE956D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F08415F" w14:textId="771ADEFC" w:rsidR="00DA2588" w:rsidRPr="00D5649B" w:rsidRDefault="00DA2588" w:rsidP="00FC1089">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17C9CC61" w14:textId="77777777" w:rsidR="00DA2588" w:rsidRPr="00D5649B" w:rsidRDefault="00DA2588" w:rsidP="00DA2588">
      <w:pPr>
        <w:pStyle w:val="Heading5"/>
        <w:ind w:left="1008"/>
      </w:pPr>
      <w:r w:rsidRPr="00D5649B">
        <w:t>Gross energy intake</w:t>
      </w:r>
    </w:p>
    <w:p w14:paraId="5E32BCEF" w14:textId="1119B927" w:rsidR="00DA2588" w:rsidRPr="00D5649B" w:rsidRDefault="00DA2588" w:rsidP="00FC1089">
      <w:pPr>
        <w:tabs>
          <w:tab w:val="clear" w:pos="9360"/>
          <w:tab w:val="right" w:pos="9781"/>
        </w:tabs>
        <w:spacing w:after="120"/>
        <w:rPr>
          <w:rFonts w:eastAsia="Times New Roman" w:cstheme="minorHAnsi"/>
          <w:b/>
          <w:bCs/>
          <w:position w:val="-14"/>
          <w:szCs w:val="24"/>
        </w:rPr>
      </w:pPr>
      <w:bookmarkStart w:id="442" w:name="_Ref109731991"/>
      <m:oMath>
        <m:r>
          <m:rPr>
            <m:sty m:val="bi"/>
          </m:rPr>
          <w:rPr>
            <w:rFonts w:ascii="Cambria Math" w:eastAsia="Times New Roman" w:hAnsi="Cambria Math" w:cstheme="minorHAnsi"/>
            <w:szCs w:val="24"/>
          </w:rPr>
          <m:t>GEI=</m:t>
        </m:r>
        <m:f>
          <m:fPr>
            <m:ctrlPr>
              <w:rPr>
                <w:rFonts w:ascii="Cambria Math" w:eastAsia="Times New Roman" w:hAnsi="Cambria Math" w:cstheme="minorHAnsi"/>
                <w:b/>
                <w:bCs/>
                <w:i/>
                <w:szCs w:val="24"/>
              </w:rPr>
            </m:ctrlPr>
          </m:fPr>
          <m:num>
            <m:d>
              <m:dPr>
                <m:begChr m:val="["/>
                <m:endChr m:val="]"/>
                <m:ctrlPr>
                  <w:rPr>
                    <w:rFonts w:ascii="Cambria Math" w:eastAsia="Times New Roman" w:hAnsi="Cambria Math" w:cstheme="minorHAnsi"/>
                    <w:b/>
                    <w:bCs/>
                    <w:i/>
                    <w:szCs w:val="24"/>
                  </w:rPr>
                </m:ctrlPr>
              </m:dPr>
              <m:e>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 xml:space="preserve"> + </m:t>
                </m:r>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ascii="Cambria Math" w:eastAsia="Times New Roman" w:hAnsi="Cambria Math" w:cstheme="minorHAnsi"/>
          <w:bCs/>
          <w:szCs w:val="24"/>
        </w:rPr>
        <w:tab/>
      </w:r>
      <w:r w:rsidRPr="00D5649B">
        <w:rPr>
          <w:rFonts w:cstheme="minorHAnsi"/>
          <w:b/>
          <w:bCs/>
          <w:szCs w:val="24"/>
        </w:rPr>
        <w:t xml:space="preserve">Eq. </w:t>
      </w:r>
      <w:r w:rsidR="001977CC">
        <w:rPr>
          <w:rFonts w:cstheme="minorHAnsi"/>
          <w:b/>
          <w:bCs/>
          <w:szCs w:val="24"/>
        </w:rPr>
        <w:fldChar w:fldCharType="begin"/>
      </w:r>
      <w:r w:rsidR="001977CC">
        <w:rPr>
          <w:rFonts w:cstheme="minorHAnsi"/>
          <w:b/>
          <w:bCs/>
          <w:szCs w:val="24"/>
        </w:rPr>
        <w:instrText xml:space="preserve"> STYLEREF 3 \s </w:instrText>
      </w:r>
      <w:r w:rsidR="001977CC">
        <w:rPr>
          <w:rFonts w:cstheme="minorHAnsi"/>
          <w:b/>
          <w:bCs/>
          <w:szCs w:val="24"/>
        </w:rPr>
        <w:fldChar w:fldCharType="separate"/>
      </w:r>
      <w:r w:rsidR="001977CC">
        <w:rPr>
          <w:rFonts w:cstheme="minorHAnsi"/>
          <w:b/>
          <w:bCs/>
          <w:noProof/>
          <w:szCs w:val="24"/>
        </w:rPr>
        <w:t>3.2.1</w:t>
      </w:r>
      <w:r w:rsidR="001977CC">
        <w:rPr>
          <w:rFonts w:cstheme="minorHAnsi"/>
          <w:b/>
          <w:bCs/>
          <w:szCs w:val="24"/>
        </w:rPr>
        <w:fldChar w:fldCharType="end"/>
      </w:r>
      <w:r w:rsidR="001977CC">
        <w:rPr>
          <w:rFonts w:cstheme="minorHAnsi"/>
          <w:b/>
          <w:bCs/>
          <w:szCs w:val="24"/>
        </w:rPr>
        <w:noBreakHyphen/>
      </w:r>
      <w:r w:rsidR="001977CC">
        <w:rPr>
          <w:rFonts w:cstheme="minorHAnsi"/>
          <w:b/>
          <w:bCs/>
          <w:szCs w:val="24"/>
        </w:rPr>
        <w:fldChar w:fldCharType="begin"/>
      </w:r>
      <w:r w:rsidR="001977CC">
        <w:rPr>
          <w:rFonts w:cstheme="minorHAnsi"/>
          <w:b/>
          <w:bCs/>
          <w:szCs w:val="24"/>
        </w:rPr>
        <w:instrText xml:space="preserve"> SEQ Eq. \* ARABIC \s 3 </w:instrText>
      </w:r>
      <w:r w:rsidR="001977CC">
        <w:rPr>
          <w:rFonts w:cstheme="minorHAnsi"/>
          <w:b/>
          <w:bCs/>
          <w:szCs w:val="24"/>
        </w:rPr>
        <w:fldChar w:fldCharType="separate"/>
      </w:r>
      <w:r w:rsidR="001977CC">
        <w:rPr>
          <w:rFonts w:cstheme="minorHAnsi"/>
          <w:b/>
          <w:bCs/>
          <w:noProof/>
          <w:szCs w:val="24"/>
        </w:rPr>
        <w:t>10</w:t>
      </w:r>
      <w:r w:rsidR="001977CC">
        <w:rPr>
          <w:rFonts w:cstheme="minorHAnsi"/>
          <w:b/>
          <w:bCs/>
          <w:szCs w:val="24"/>
        </w:rPr>
        <w:fldChar w:fldCharType="end"/>
      </w:r>
      <w:bookmarkEnd w:id="442"/>
    </w:p>
    <w:p w14:paraId="5B86F83C" w14:textId="201381C8" w:rsidR="00DA2588" w:rsidRPr="00D5649B" w:rsidRDefault="00DA2588" w:rsidP="000D2C03">
      <w:pPr>
        <w:pStyle w:val="Caption"/>
        <w:tabs>
          <w:tab w:val="clear" w:pos="9360"/>
          <w:tab w:val="right" w:pos="9720"/>
        </w:tabs>
        <w:jc w:val="right"/>
        <w:rPr>
          <w:rFonts w:cstheme="minorHAnsi"/>
          <w:szCs w:val="24"/>
        </w:rPr>
      </w:pPr>
      <w:r w:rsidRPr="00D5649B">
        <w:rPr>
          <w:rFonts w:ascii="Cambria Math" w:hAnsi="Cambria Math"/>
          <w:szCs w:val="24"/>
        </w:rPr>
        <w:tab/>
      </w:r>
      <w:r w:rsidRPr="000D2C03">
        <w:rPr>
          <w:sz w:val="20"/>
          <w:szCs w:val="20"/>
        </w:rPr>
        <w:t>IPCC 2019</w:t>
      </w:r>
      <w:r w:rsidR="00BC4C4E" w:rsidRPr="000D2C03">
        <w:rPr>
          <w:sz w:val="20"/>
          <w:szCs w:val="20"/>
        </w:rPr>
        <w:t>, Eq. 10.16</w:t>
      </w:r>
    </w:p>
    <w:p w14:paraId="2C74913F"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D846A0E" w14:textId="55DA22C4" w:rsidR="00DA2588" w:rsidRPr="00D5649B" w:rsidRDefault="00DA2588" w:rsidP="00FC1089">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B710216" w14:textId="2021D2B0" w:rsidR="00DA2588" w:rsidRPr="00D5649B" w:rsidRDefault="00DA2588" w:rsidP="00DA2588">
      <w:pPr>
        <w:pStyle w:val="Heading5"/>
        <w:ind w:left="1008"/>
      </w:pPr>
      <w:r w:rsidRPr="00D5649B">
        <w:t>Enteric CH</w:t>
      </w:r>
      <w:r w:rsidRPr="00D5649B">
        <w:rPr>
          <w:vertAlign w:val="subscript"/>
        </w:rPr>
        <w:t>4</w:t>
      </w:r>
      <w:r w:rsidRPr="00D5649B">
        <w:t xml:space="preserve"> emission</w:t>
      </w:r>
      <w:r w:rsidR="005D4323" w:rsidRPr="00D5649B">
        <w:t>s</w:t>
      </w:r>
    </w:p>
    <w:p w14:paraId="34C9EEE9" w14:textId="7510B8D3" w:rsidR="00DA2588" w:rsidRPr="00D5649B" w:rsidRDefault="00DA2588" w:rsidP="00FC1089">
      <w:pPr>
        <w:tabs>
          <w:tab w:val="clear" w:pos="9360"/>
          <w:tab w:val="right" w:pos="9781"/>
        </w:tabs>
        <w:spacing w:after="120"/>
        <w:rPr>
          <w:rFonts w:eastAsia="Times New Roman" w:cstheme="minorHAnsi"/>
          <w:bCs/>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bCs/>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bCs/>
          <w:szCs w:val="24"/>
        </w:rPr>
        <w:tab/>
      </w:r>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11</w:t>
      </w:r>
      <w:r w:rsidR="001977CC">
        <w:rPr>
          <w:b/>
          <w:bCs/>
          <w:szCs w:val="24"/>
        </w:rPr>
        <w:fldChar w:fldCharType="end"/>
      </w:r>
    </w:p>
    <w:p w14:paraId="41DF2F52" w14:textId="38FEDF42" w:rsidR="00DA2588" w:rsidRPr="00D5649B" w:rsidRDefault="00190EEE" w:rsidP="000D2C03">
      <w:pPr>
        <w:pStyle w:val="Caption"/>
        <w:tabs>
          <w:tab w:val="clear" w:pos="9360"/>
          <w:tab w:val="right" w:pos="9720"/>
        </w:tabs>
        <w:jc w:val="right"/>
        <w:rPr>
          <w:szCs w:val="24"/>
        </w:rPr>
      </w:pPr>
      <w:r w:rsidRPr="00D5649B">
        <w:rPr>
          <w:szCs w:val="24"/>
        </w:rPr>
        <w:tab/>
      </w:r>
      <w:r w:rsidR="000D2C03">
        <w:rPr>
          <w:sz w:val="20"/>
          <w:szCs w:val="20"/>
        </w:rPr>
        <w:t>D</w:t>
      </w:r>
      <w:r w:rsidR="00170A53" w:rsidRPr="000D2C03">
        <w:rPr>
          <w:sz w:val="20"/>
          <w:szCs w:val="20"/>
        </w:rPr>
        <w:t>erived</w:t>
      </w:r>
      <w:r w:rsidR="00BC4C4E" w:rsidRPr="000D2C03">
        <w:rPr>
          <w:sz w:val="20"/>
          <w:szCs w:val="20"/>
        </w:rPr>
        <w:t xml:space="preserve"> from </w:t>
      </w:r>
      <w:r w:rsidR="00DA2588" w:rsidRPr="000D2C03">
        <w:rPr>
          <w:sz w:val="20"/>
          <w:szCs w:val="20"/>
        </w:rPr>
        <w:t>IPCC 2019</w:t>
      </w:r>
      <w:r w:rsidR="00BC4C4E" w:rsidRPr="000D2C03">
        <w:rPr>
          <w:sz w:val="20"/>
          <w:szCs w:val="20"/>
        </w:rPr>
        <w:t>, Eq. 10.21</w:t>
      </w:r>
    </w:p>
    <w:p w14:paraId="2E9BDCCA"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BCF6286" w14:textId="167C036B" w:rsidR="00DA2588" w:rsidRPr="00D5649B" w:rsidRDefault="00DA2588"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E0391D0" w14:textId="75ABF3C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00DA773E">
        <w:rPr>
          <w:sz w:val="20"/>
        </w:rPr>
        <w:t>CH</w:t>
      </w:r>
      <w:r w:rsidR="00DA773E" w:rsidRPr="00DA773E">
        <w:rPr>
          <w:sz w:val="20"/>
          <w:vertAlign w:val="subscript"/>
        </w:rPr>
        <w:t>4</w:t>
      </w:r>
      <w:r w:rsidRPr="00D5649B">
        <w:rPr>
          <w:sz w:val="20"/>
        </w:rPr>
        <w:t xml:space="preserve"> conversion factor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09FD97F5" w14:textId="77777777" w:rsidR="00DA2588" w:rsidRPr="00D5649B" w:rsidRDefault="00DA2588" w:rsidP="00FC1089">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60BB38BD" w14:textId="4D16E357" w:rsidR="00DA2588" w:rsidRPr="00D5649B" w:rsidRDefault="00DA2588" w:rsidP="00FC1089">
      <w:pPr>
        <w:tabs>
          <w:tab w:val="clear" w:pos="2880"/>
          <w:tab w:val="clear" w:pos="9360"/>
        </w:tabs>
        <w:spacing w:before="0"/>
        <w:ind w:left="2835" w:hanging="2835"/>
        <w:rPr>
          <w:sz w:val="20"/>
        </w:rPr>
      </w:pPr>
      <w:r w:rsidRPr="00D5649B">
        <w:rPr>
          <w:i/>
          <w:sz w:val="20"/>
        </w:rPr>
        <w:t>AR</w:t>
      </w:r>
      <w:r w:rsidRPr="00D5649B">
        <w:rPr>
          <w:i/>
          <w:sz w:val="20"/>
        </w:rPr>
        <w:tab/>
      </w:r>
      <w:r w:rsidRPr="00D5649B">
        <w:rPr>
          <w:sz w:val="20"/>
        </w:rPr>
        <w:t>Additive reduction factor</w:t>
      </w:r>
      <w:r w:rsidR="006E28B1" w:rsidRPr="00D5649B">
        <w:rPr>
          <w:sz w:val="20"/>
        </w:rPr>
        <w:t xml:space="preserve"> (</w:t>
      </w:r>
      <w:r w:rsidR="006E28B1" w:rsidRPr="00D5649B">
        <w:rPr>
          <w:sz w:val="20"/>
        </w:rPr>
        <w:fldChar w:fldCharType="begin"/>
      </w:r>
      <w:r w:rsidR="006E28B1" w:rsidRPr="00D5649B">
        <w:rPr>
          <w:sz w:val="20"/>
        </w:rPr>
        <w:instrText xml:space="preserve"> REF _Ref62563191 \h  \* MERGEFORMAT </w:instrText>
      </w:r>
      <w:r w:rsidR="006E28B1" w:rsidRPr="00D5649B">
        <w:rPr>
          <w:sz w:val="20"/>
        </w:rPr>
      </w:r>
      <w:r w:rsidR="006E28B1" w:rsidRPr="00D5649B">
        <w:rPr>
          <w:sz w:val="20"/>
        </w:rPr>
        <w:fldChar w:fldCharType="separate"/>
      </w:r>
      <w:r w:rsidR="004600A4" w:rsidRPr="004600A4">
        <w:rPr>
          <w:b/>
          <w:sz w:val="20"/>
        </w:rPr>
        <w:t xml:space="preserve">Table </w:t>
      </w:r>
      <w:r w:rsidR="004600A4" w:rsidRPr="004600A4">
        <w:rPr>
          <w:b/>
          <w:noProof/>
          <w:sz w:val="20"/>
        </w:rPr>
        <w:t>19</w:t>
      </w:r>
      <w:r w:rsidR="006E28B1" w:rsidRPr="00D5649B">
        <w:rPr>
          <w:sz w:val="20"/>
        </w:rPr>
        <w:fldChar w:fldCharType="end"/>
      </w:r>
      <w:r w:rsidRPr="00D5649B">
        <w:rPr>
          <w:sz w:val="20"/>
        </w:rPr>
        <w:t>, by additive)</w:t>
      </w:r>
      <w:r w:rsidRPr="00D5649B">
        <w:rPr>
          <w:i/>
          <w:sz w:val="20"/>
        </w:rPr>
        <w:tab/>
      </w:r>
    </w:p>
    <w:p w14:paraId="5FD16C88" w14:textId="7AB3EA62" w:rsidR="00DA2588" w:rsidRPr="00D5649B" w:rsidRDefault="00DA2588" w:rsidP="00FC1089">
      <w:pPr>
        <w:tabs>
          <w:tab w:val="clear" w:pos="9360"/>
          <w:tab w:val="right" w:pos="9781"/>
        </w:tabs>
        <w:spacing w:after="120"/>
        <w:rPr>
          <w:rFonts w:eastAsia="Times New Roman" w:cstheme="minorHAnsi"/>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 #cattle</m:t>
        </m:r>
      </m:oMath>
      <w:r w:rsidRPr="00D5649B">
        <w:rPr>
          <w:rFonts w:eastAsia="Times New Roman" w:cstheme="minorHAnsi"/>
          <w:bCs/>
          <w:i/>
          <w:szCs w:val="24"/>
        </w:rPr>
        <w:tab/>
      </w:r>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12</w:t>
      </w:r>
      <w:r w:rsidR="001977CC">
        <w:rPr>
          <w:b/>
          <w:bCs/>
          <w:szCs w:val="24"/>
        </w:rPr>
        <w:fldChar w:fldCharType="end"/>
      </w:r>
    </w:p>
    <w:p w14:paraId="720DBD0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7B02701" w14:textId="244B4D00" w:rsidR="00DA2588" w:rsidRPr="00D5649B" w:rsidRDefault="00DA2588" w:rsidP="00FC1089">
      <w:pPr>
        <w:tabs>
          <w:tab w:val="clear" w:pos="2880"/>
          <w:tab w:val="clear" w:pos="9360"/>
        </w:tabs>
        <w:spacing w:before="0"/>
        <w:ind w:left="2835" w:hanging="2835"/>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w:t>
      </w:r>
      <w:r w:rsidRPr="000B5B56">
        <w:rPr>
          <w:sz w:val="20"/>
        </w:rPr>
        <w:t>mission</w:t>
      </w:r>
      <w:r w:rsidR="00CE7149" w:rsidRPr="000B5B56">
        <w:rPr>
          <w:sz w:val="20"/>
        </w:rPr>
        <w:t xml:space="preserve">s </w:t>
      </w:r>
      <w:r w:rsidR="001F07B3" w:rsidRPr="000B5B56">
        <w:rPr>
          <w:sz w:val="20"/>
        </w:rPr>
        <w:t>by</w:t>
      </w:r>
      <w:r w:rsidR="00CE7149" w:rsidRPr="000B5B56">
        <w:rPr>
          <w:sz w:val="20"/>
        </w:rPr>
        <w:t xml:space="preserve"> animal group</w:t>
      </w:r>
      <w:r w:rsidRPr="000B5B56">
        <w:rPr>
          <w:sz w:val="20"/>
        </w:rPr>
        <w:t xml:space="preserve"> (kg CH</w:t>
      </w:r>
      <w:r w:rsidRPr="000B5B56">
        <w:rPr>
          <w:sz w:val="20"/>
          <w:vertAlign w:val="subscript"/>
        </w:rPr>
        <w:t>4</w:t>
      </w:r>
      <w:r w:rsidR="00CE7149" w:rsidRPr="000B5B56">
        <w:rPr>
          <w:sz w:val="20"/>
        </w:rPr>
        <w:t xml:space="preserve"> day</w:t>
      </w:r>
      <w:r w:rsidR="00CE7149" w:rsidRPr="000B5B56">
        <w:rPr>
          <w:sz w:val="20"/>
          <w:vertAlign w:val="superscript"/>
        </w:rPr>
        <w:t>-1</w:t>
      </w:r>
      <w:r w:rsidRPr="000B5B56">
        <w:rPr>
          <w:sz w:val="20"/>
        </w:rPr>
        <w:t>)</w:t>
      </w:r>
    </w:p>
    <w:p w14:paraId="67CE24A8" w14:textId="754C8B29" w:rsidR="00EF067E" w:rsidRPr="00D5649B" w:rsidRDefault="00DA2588" w:rsidP="00FC1089">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80402" w:rsidRPr="00D5649B">
        <w:rPr>
          <w:sz w:val="20"/>
        </w:rPr>
        <w:t xml:space="preserve">dairy </w:t>
      </w:r>
      <w:r w:rsidR="00FC1089">
        <w:rPr>
          <w:sz w:val="20"/>
        </w:rPr>
        <w:t xml:space="preserve">cattle </w:t>
      </w:r>
    </w:p>
    <w:p w14:paraId="6B91972C" w14:textId="1232419B" w:rsidR="00DA2588" w:rsidRPr="00D5649B" w:rsidRDefault="00D37B24" w:rsidP="00DA2588">
      <w:pPr>
        <w:pStyle w:val="Heading4"/>
        <w:rPr>
          <w:rFonts w:eastAsiaTheme="minorHAnsi"/>
        </w:rPr>
      </w:pPr>
      <w:bookmarkStart w:id="443" w:name="_Toc343610148"/>
      <w:bookmarkStart w:id="444" w:name="_Toc25161320"/>
      <w:r w:rsidRPr="00D5649B">
        <w:rPr>
          <w:rFonts w:eastAsiaTheme="minorHAnsi"/>
        </w:rPr>
        <w:t>Other enteric CH</w:t>
      </w:r>
      <w:r w:rsidRPr="00D5649B">
        <w:rPr>
          <w:rFonts w:eastAsiaTheme="minorHAnsi"/>
          <w:vertAlign w:val="subscript"/>
        </w:rPr>
        <w:t>4</w:t>
      </w:r>
      <w:r w:rsidRPr="00D5649B">
        <w:rPr>
          <w:rFonts w:eastAsiaTheme="minorHAnsi"/>
        </w:rPr>
        <w:t xml:space="preserve"> estimates</w:t>
      </w:r>
    </w:p>
    <w:p w14:paraId="70317C5C" w14:textId="0BB26208" w:rsidR="00DA2588" w:rsidRPr="00D5649B" w:rsidRDefault="00DA2588" w:rsidP="00DA2588">
      <w:pPr>
        <w:jc w:val="both"/>
      </w:pPr>
      <w:bookmarkStart w:id="445" w:name="_Hlk39648261"/>
      <w:r w:rsidRPr="00D5649B">
        <w:t xml:space="preserve">In addition to using the default IPCC </w:t>
      </w:r>
      <w:r w:rsidR="00D37B24" w:rsidRPr="00D5649B">
        <w:t xml:space="preserve">(IPCC 2019) </w:t>
      </w:r>
      <w:proofErr w:type="spellStart"/>
      <w:r w:rsidRPr="00985833">
        <w:rPr>
          <w:i/>
          <w:iCs/>
        </w:rPr>
        <w:t>Y</w:t>
      </w:r>
      <w:r w:rsidRPr="00985833">
        <w:rPr>
          <w:i/>
          <w:iCs/>
          <w:vertAlign w:val="subscript"/>
        </w:rPr>
        <w:t>m</w:t>
      </w:r>
      <w:proofErr w:type="spellEnd"/>
      <w:r w:rsidRPr="00D5649B">
        <w:t xml:space="preserve"> </w:t>
      </w:r>
      <w:r w:rsidR="00D04AED" w:rsidRPr="00D5649B">
        <w:t xml:space="preserve">conversion </w:t>
      </w:r>
      <w:r w:rsidRPr="00D5649B">
        <w:t>factors to estimate enteric CH</w:t>
      </w:r>
      <w:r w:rsidRPr="00D5649B">
        <w:rPr>
          <w:vertAlign w:val="subscript"/>
        </w:rPr>
        <w:t>4</w:t>
      </w:r>
      <w:r w:rsidRPr="00D5649B">
        <w:t xml:space="preserve"> emissions from dairy cattle, </w:t>
      </w:r>
      <w:r w:rsidR="00D37B24" w:rsidRPr="00D5649B">
        <w:t xml:space="preserve">the </w:t>
      </w:r>
      <w:r w:rsidRPr="00D5649B">
        <w:t>inclusion of different mathematical equations (linear and exponential) with varying input requirement</w:t>
      </w:r>
      <w:r w:rsidR="00D37B24" w:rsidRPr="00D5649B">
        <w:t>s</w:t>
      </w:r>
      <w:r w:rsidRPr="00D5649B">
        <w:t xml:space="preserve"> provides the model user (</w:t>
      </w:r>
      <w:r w:rsidR="00D37B24" w:rsidRPr="00D5649B">
        <w:t xml:space="preserve">and in particular </w:t>
      </w:r>
      <w:r w:rsidRPr="00D5649B">
        <w:t xml:space="preserve">researchers) with additional </w:t>
      </w:r>
      <w:r w:rsidR="00D37B24" w:rsidRPr="00D5649B">
        <w:t>options</w:t>
      </w:r>
      <w:r w:rsidRPr="00D5649B">
        <w:t xml:space="preserve">. </w:t>
      </w:r>
      <w:r w:rsidR="00D37B24" w:rsidRPr="00D5649B">
        <w:t>For dairy cattle, t</w:t>
      </w:r>
      <w:r w:rsidRPr="00D5649B">
        <w:t xml:space="preserve">he selected equations </w:t>
      </w:r>
      <w:r w:rsidR="00D37B24" w:rsidRPr="00D5649B">
        <w:t xml:space="preserve">were </w:t>
      </w:r>
      <w:r w:rsidRPr="00D5649B">
        <w:t xml:space="preserve">developed and evaluated </w:t>
      </w:r>
      <w:r w:rsidR="00D37B24" w:rsidRPr="00D5649B">
        <w:t xml:space="preserve">by </w:t>
      </w:r>
      <w:r w:rsidRPr="00D5649B">
        <w:t>Niu et al.</w:t>
      </w:r>
      <w:r w:rsidR="00D37B24" w:rsidRPr="00D5649B">
        <w:t xml:space="preserve"> (</w:t>
      </w:r>
      <w:r w:rsidRPr="00D5649B">
        <w:t>2018</w:t>
      </w:r>
      <w:r w:rsidR="00D37B24" w:rsidRPr="00D5649B">
        <w:t xml:space="preserve">) and </w:t>
      </w:r>
      <w:r w:rsidRPr="00D5649B">
        <w:t>Benaouda et al.</w:t>
      </w:r>
      <w:r w:rsidR="00D37B24" w:rsidRPr="00D5649B">
        <w:t xml:space="preserve"> (</w:t>
      </w:r>
      <w:r w:rsidRPr="00D5649B">
        <w:t>2019).</w:t>
      </w:r>
      <w:r w:rsidR="00D37B24" w:rsidRPr="00D5649B">
        <w:t xml:space="preserve"> </w:t>
      </w:r>
      <w:r w:rsidR="00D37B24" w:rsidRPr="00D5649B">
        <w:rPr>
          <w:rFonts w:eastAsiaTheme="minorHAnsi" w:cstheme="minorHAnsi"/>
          <w:szCs w:val="24"/>
        </w:rPr>
        <w:t xml:space="preserve">Four equations were selected and divided into two groups based on the concentration of forage in the diet. Two equations </w:t>
      </w:r>
      <w:r w:rsidR="006F7C9C" w:rsidRPr="00D5649B">
        <w:rPr>
          <w:rFonts w:eastAsiaTheme="minorHAnsi" w:cstheme="minorHAnsi"/>
          <w:szCs w:val="24"/>
        </w:rPr>
        <w:t xml:space="preserve">are </w:t>
      </w:r>
      <w:r w:rsidR="00D37B24" w:rsidRPr="00D5649B">
        <w:rPr>
          <w:rFonts w:eastAsiaTheme="minorHAnsi" w:cstheme="minorHAnsi"/>
          <w:szCs w:val="24"/>
        </w:rPr>
        <w:t>for diet</w:t>
      </w:r>
      <w:r w:rsidR="006F7C9C" w:rsidRPr="00D5649B">
        <w:rPr>
          <w:rFonts w:eastAsiaTheme="minorHAnsi" w:cstheme="minorHAnsi"/>
          <w:szCs w:val="24"/>
        </w:rPr>
        <w:t>s</w:t>
      </w:r>
      <w:r w:rsidR="00D37B24" w:rsidRPr="00D5649B">
        <w:rPr>
          <w:rFonts w:eastAsiaTheme="minorHAnsi" w:cstheme="minorHAnsi"/>
          <w:szCs w:val="24"/>
        </w:rPr>
        <w:t xml:space="preserve"> containing ≥ 25% forage DM (high forage diets</w:t>
      </w:r>
      <w:r w:rsidR="009B4641"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Eq_CH4EntericRateD1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lastRenderedPageBreak/>
        <w:t>3.2.1</w:t>
      </w:r>
      <w:r w:rsidR="00AE21E2" w:rsidRPr="00D5649B">
        <w:rPr>
          <w:b/>
          <w:bCs/>
          <w:szCs w:val="24"/>
        </w:rPr>
        <w:noBreakHyphen/>
      </w:r>
      <w:r w:rsidR="00AE21E2" w:rsidRPr="00D5649B">
        <w:rPr>
          <w:b/>
          <w:bCs/>
          <w:noProof/>
          <w:szCs w:val="24"/>
        </w:rPr>
        <w:t>13</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Eq_CH4EntericRateD2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szCs w:val="24"/>
        </w:rPr>
        <w:t xml:space="preserve">Eq. </w:t>
      </w:r>
      <w:r w:rsidR="00AE21E2" w:rsidRPr="00D5649B">
        <w:rPr>
          <w:b/>
          <w:noProof/>
          <w:szCs w:val="24"/>
        </w:rPr>
        <w:t>3.2.1</w:t>
      </w:r>
      <w:r w:rsidR="00AE21E2" w:rsidRPr="00D5649B">
        <w:rPr>
          <w:b/>
          <w:szCs w:val="24"/>
        </w:rPr>
        <w:noBreakHyphen/>
      </w:r>
      <w:r w:rsidR="00AE21E2" w:rsidRPr="00D5649B">
        <w:rPr>
          <w:b/>
          <w:noProof/>
          <w:szCs w:val="24"/>
        </w:rPr>
        <w:t>14</w:t>
      </w:r>
      <w:r w:rsidR="00AE21E2" w:rsidRPr="00D5649B">
        <w:rPr>
          <w:rFonts w:eastAsiaTheme="minorHAnsi" w:cstheme="minorHAnsi"/>
          <w:szCs w:val="24"/>
        </w:rPr>
        <w:fldChar w:fldCharType="end"/>
      </w:r>
      <w:r w:rsidR="00D37B24" w:rsidRPr="00D5649B">
        <w:rPr>
          <w:rFonts w:eastAsiaTheme="minorHAnsi" w:cstheme="minorHAnsi"/>
          <w:szCs w:val="24"/>
        </w:rPr>
        <w:t>) and the remaining two equations</w:t>
      </w:r>
      <w:r w:rsidR="006F7C9C" w:rsidRPr="00D5649B">
        <w:rPr>
          <w:rFonts w:eastAsiaTheme="minorHAnsi" w:cstheme="minorHAnsi"/>
          <w:szCs w:val="24"/>
        </w:rPr>
        <w:t xml:space="preserve"> are</w:t>
      </w:r>
      <w:r w:rsidR="00D37B24" w:rsidRPr="00D5649B">
        <w:rPr>
          <w:rFonts w:eastAsiaTheme="minorHAnsi" w:cstheme="minorHAnsi"/>
          <w:szCs w:val="24"/>
        </w:rPr>
        <w:t xml:space="preserve"> for diets containing &lt; 25% forage DM (low forage diets</w:t>
      </w:r>
      <w:r w:rsidR="00AE21E2"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Eq_CH4EntericRateD3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15</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Eq_CH4EntericRateD4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16</w:t>
      </w:r>
      <w:r w:rsidR="00AE21E2" w:rsidRPr="00D5649B">
        <w:rPr>
          <w:rFonts w:eastAsiaTheme="minorHAnsi" w:cstheme="minorHAnsi"/>
          <w:szCs w:val="24"/>
        </w:rPr>
        <w:fldChar w:fldCharType="end"/>
      </w:r>
      <w:r w:rsidR="00D37B24" w:rsidRPr="00D5649B">
        <w:rPr>
          <w:rFonts w:eastAsiaTheme="minorHAnsi" w:cstheme="minorHAnsi"/>
          <w:szCs w:val="24"/>
        </w:rPr>
        <w:t xml:space="preserve">).  </w:t>
      </w:r>
    </w:p>
    <w:p w14:paraId="103ED6E8" w14:textId="4A60B3DF" w:rsidR="00DA2588" w:rsidRPr="00D5649B" w:rsidRDefault="00000000" w:rsidP="00FC1089">
      <w:pPr>
        <w:tabs>
          <w:tab w:val="clear" w:pos="9360"/>
          <w:tab w:val="right" w:pos="9781"/>
        </w:tabs>
        <w:spacing w:after="120"/>
        <w:rPr>
          <w:rFonts w:eastAsiaTheme="minorHAnsi"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m:t>
        </m:r>
        <m:d>
          <m:dPr>
            <m:begChr m:val="["/>
            <m:endChr m:val="]"/>
            <m:ctrlPr>
              <w:rPr>
                <w:rFonts w:ascii="Cambria Math" w:eastAsiaTheme="minorHAnsi" w:hAnsi="Cambria Math" w:cstheme="minorHAnsi"/>
                <w:b/>
                <w:i/>
                <w:szCs w:val="24"/>
              </w:rPr>
            </m:ctrlPr>
          </m:dPr>
          <m:e>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20+35.8×DMI-0.5×DM</m:t>
                </m:r>
                <m:sSup>
                  <m:sSupPr>
                    <m:ctrlPr>
                      <w:rPr>
                        <w:rFonts w:ascii="Cambria Math" w:eastAsiaTheme="minorHAnsi" w:hAnsi="Cambria Math" w:cstheme="minorHAnsi"/>
                        <w:b/>
                        <w:bCs/>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e>
            </m:d>
            <m:r>
              <m:rPr>
                <m:sty m:val="bi"/>
              </m:rPr>
              <w:rPr>
                <w:rFonts w:ascii="Cambria Math" w:eastAsiaTheme="minorHAnsi" w:hAnsi="Cambria Math" w:cstheme="minorHAnsi"/>
                <w:szCs w:val="24"/>
              </w:rPr>
              <m:t>×0.714</m:t>
            </m:r>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r>
          <m:rPr>
            <m:sty m:val="bi"/>
          </m:rPr>
          <w:rPr>
            <w:rFonts w:ascii="Cambria Math" w:eastAsiaTheme="minorHAnsi" w:hAnsi="Cambria Math" w:cstheme="minorHAnsi"/>
            <w:szCs w:val="24"/>
          </w:rPr>
          <m:t xml:space="preserve"> </m:t>
        </m:r>
      </m:oMath>
      <w:r w:rsidR="00DA2588" w:rsidRPr="00D5649B">
        <w:rPr>
          <w:rFonts w:cstheme="minorHAnsi"/>
          <w:bCs/>
          <w:szCs w:val="24"/>
        </w:rPr>
        <w:tab/>
      </w:r>
      <w:bookmarkStart w:id="446" w:name="Eq_CH4EntericRateD1"/>
      <w:r w:rsidR="00DA2588"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13</w:t>
      </w:r>
      <w:r w:rsidR="001977CC">
        <w:rPr>
          <w:b/>
          <w:bCs/>
          <w:szCs w:val="24"/>
        </w:rPr>
        <w:fldChar w:fldCharType="end"/>
      </w:r>
      <w:bookmarkEnd w:id="446"/>
    </w:p>
    <w:p w14:paraId="55C74DA8" w14:textId="69E44088"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Ramin and Huhtanen 2013</w:t>
      </w:r>
    </w:p>
    <w:p w14:paraId="105300BC" w14:textId="77777777" w:rsidR="00977E49" w:rsidRPr="00D5649B" w:rsidRDefault="00DC29E4" w:rsidP="00DA2588">
      <w:pPr>
        <w:tabs>
          <w:tab w:val="clear" w:pos="2880"/>
          <w:tab w:val="clear" w:pos="9360"/>
        </w:tabs>
        <w:spacing w:before="0"/>
        <w:contextualSpacing/>
        <w:rPr>
          <w:i/>
          <w:iCs/>
          <w:sz w:val="20"/>
        </w:rPr>
      </w:pPr>
      <w:r w:rsidRPr="00D5649B">
        <w:rPr>
          <w:sz w:val="20"/>
          <w:szCs w:val="24"/>
        </w:rPr>
        <w:t>where</w:t>
      </w:r>
      <w:r w:rsidRPr="00D5649B" w:rsidDel="00DC29E4">
        <w:rPr>
          <w:i/>
          <w:iCs/>
          <w:sz w:val="20"/>
        </w:rPr>
        <w:t xml:space="preserve"> </w:t>
      </w:r>
    </w:p>
    <w:p w14:paraId="1169EF52" w14:textId="508F7414" w:rsidR="00DA2588" w:rsidRPr="00D5649B" w:rsidRDefault="00DA2588" w:rsidP="00FC1089">
      <w:pPr>
        <w:tabs>
          <w:tab w:val="clear" w:pos="2880"/>
          <w:tab w:val="clear" w:pos="9360"/>
        </w:tabs>
        <w:spacing w:before="0"/>
        <w:ind w:left="2835" w:hanging="2835"/>
        <w:contextualSpacing/>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4enteric(D1)-</w:t>
      </w:r>
      <w:r w:rsidRPr="00D5649B">
        <w:rPr>
          <w:rFonts w:eastAsiaTheme="minorHAnsi" w:cstheme="minorHAnsi"/>
          <w:i/>
          <w:sz w:val="20"/>
        </w:rPr>
        <w:t xml:space="preserve">rate </w:t>
      </w:r>
      <w:r w:rsidRPr="00D5649B">
        <w:rPr>
          <w:rFonts w:eastAsiaTheme="minorHAnsi" w:cstheme="minorHAnsi"/>
          <w:i/>
          <w:sz w:val="20"/>
        </w:rPr>
        <w:tab/>
      </w:r>
      <w:bookmarkStart w:id="447" w:name="OLE_LINK120"/>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bookmarkEnd w:id="447"/>
    <w:p w14:paraId="280EC913" w14:textId="6092E2CD" w:rsidR="00DA2588" w:rsidRPr="00D5649B"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DMI</w:t>
      </w:r>
      <w:r w:rsidRPr="00D5649B">
        <w:rPr>
          <w:rFonts w:eastAsiaTheme="minorHAnsi" w:cstheme="minorHAnsi"/>
          <w:i/>
          <w:sz w:val="20"/>
        </w:rPr>
        <w:tab/>
      </w:r>
      <w:bookmarkStart w:id="448" w:name="OLE_LINK119"/>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48"/>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158C90C4" w14:textId="5BA7EC51" w:rsidR="00DA2588" w:rsidRPr="00D5649B" w:rsidRDefault="00000000" w:rsidP="00FC1089">
      <w:pPr>
        <w:pStyle w:val="Caption"/>
        <w:tabs>
          <w:tab w:val="clear" w:pos="9360"/>
          <w:tab w:val="right" w:pos="9781"/>
        </w:tabs>
        <w:spacing w:after="1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rate=[56.27-(56.27×</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m:t>
            </m:r>
          </m:e>
          <m:sup>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-0.028×DMI</m:t>
                </m:r>
              </m:e>
            </m:d>
          </m:sup>
        </m:sSup>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szCs w:val="24"/>
        </w:rPr>
        <w:tab/>
      </w:r>
      <w:bookmarkStart w:id="449" w:name="Eq_CH4EntericRateD2"/>
      <w:r w:rsidR="00DA2588"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bookmarkEnd w:id="449"/>
    </w:p>
    <w:p w14:paraId="4C9A5976" w14:textId="63D677DD"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Mills et al. 2003</w:t>
      </w:r>
      <w:r w:rsidR="00CF7F6C">
        <w:rPr>
          <w:sz w:val="20"/>
          <w:szCs w:val="20"/>
        </w:rPr>
        <w:t>,</w:t>
      </w:r>
      <w:r w:rsidR="00DA2588" w:rsidRPr="00CF7F6C">
        <w:rPr>
          <w:sz w:val="20"/>
          <w:szCs w:val="20"/>
        </w:rPr>
        <w:t xml:space="preserve"> Eq. NL1</w:t>
      </w:r>
      <w:r w:rsidR="00DA2588" w:rsidRPr="00D5649B">
        <w:rPr>
          <w:rFonts w:eastAsiaTheme="minorHAnsi" w:cstheme="minorHAnsi"/>
          <w:szCs w:val="24"/>
        </w:rPr>
        <w:t xml:space="preserve"> </w:t>
      </w:r>
    </w:p>
    <w:p w14:paraId="7BD2F445" w14:textId="77777777" w:rsidR="00977E49" w:rsidRPr="00D5649B" w:rsidRDefault="00DC29E4" w:rsidP="00DA2588">
      <w:pPr>
        <w:tabs>
          <w:tab w:val="clear" w:pos="2880"/>
          <w:tab w:val="clear" w:pos="9360"/>
        </w:tabs>
        <w:spacing w:before="0"/>
        <w:rPr>
          <w:i/>
          <w:iCs/>
          <w:sz w:val="20"/>
        </w:rPr>
      </w:pPr>
      <w:r w:rsidRPr="00D5649B">
        <w:rPr>
          <w:sz w:val="20"/>
          <w:szCs w:val="24"/>
        </w:rPr>
        <w:t>where</w:t>
      </w:r>
      <w:r w:rsidRPr="00D5649B" w:rsidDel="00DC29E4">
        <w:rPr>
          <w:i/>
          <w:iCs/>
          <w:sz w:val="20"/>
        </w:rPr>
        <w:t xml:space="preserve"> </w:t>
      </w:r>
    </w:p>
    <w:p w14:paraId="7FE39CF0" w14:textId="1ADF406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5A08900F" w14:textId="1ACFA0E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6227A640" w14:textId="22CB90FD" w:rsidR="00700104" w:rsidRPr="00D5649B" w:rsidRDefault="00000000" w:rsidP="00FC1089">
      <w:pPr>
        <w:spacing w:after="120"/>
        <w:rPr>
          <w:rFonts w:cstheme="minorHAnsi"/>
          <w:b/>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rate=(2.16+0.493×DMI-1.36×ADFI+1.97× NDFI)×</m:t>
        </m:r>
        <m:f>
          <m:fPr>
            <m:ctrlPr>
              <w:rPr>
                <w:rFonts w:ascii="Cambria Math" w:eastAsiaTheme="minorHAnsi" w:hAnsi="Cambria Math" w:cstheme="minorHAnsi"/>
                <w:b/>
                <w:bCs/>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b/>
          <w:bCs/>
          <w:szCs w:val="24"/>
        </w:rPr>
        <w:tab/>
      </w:r>
    </w:p>
    <w:p w14:paraId="1FE5D279" w14:textId="21F1EF57" w:rsidR="00DA2588" w:rsidRPr="006C2A0A" w:rsidRDefault="00700104" w:rsidP="00190EEE">
      <w:pPr>
        <w:tabs>
          <w:tab w:val="clear" w:pos="9360"/>
          <w:tab w:val="right" w:pos="9781"/>
        </w:tabs>
        <w:rPr>
          <w:rFonts w:eastAsiaTheme="minorHAnsi" w:cstheme="minorHAnsi"/>
          <w:bCs/>
          <w:szCs w:val="24"/>
          <w:lang w:val="fr-CA"/>
        </w:rPr>
      </w:pPr>
      <w:r w:rsidRPr="00D5649B">
        <w:rPr>
          <w:rFonts w:cstheme="minorHAnsi"/>
          <w:bCs/>
          <w:szCs w:val="24"/>
        </w:rPr>
        <w:tab/>
      </w:r>
      <w:r w:rsidRPr="00D5649B">
        <w:rPr>
          <w:rFonts w:cstheme="minorHAnsi"/>
          <w:bCs/>
          <w:szCs w:val="24"/>
        </w:rPr>
        <w:tab/>
      </w:r>
      <w:bookmarkStart w:id="450" w:name="Eq_CH4EntericRateD3"/>
      <w:r w:rsidR="00DA2588" w:rsidRPr="006C2A0A">
        <w:rPr>
          <w:b/>
          <w:bCs/>
          <w:szCs w:val="24"/>
          <w:lang w:val="fr-CA"/>
        </w:rPr>
        <w:t xml:space="preserve">Eq. </w:t>
      </w:r>
      <w:r w:rsidR="001977CC">
        <w:rPr>
          <w:b/>
          <w:bCs/>
          <w:szCs w:val="24"/>
          <w:lang w:val="fr-CA"/>
        </w:rPr>
        <w:fldChar w:fldCharType="begin"/>
      </w:r>
      <w:r w:rsidR="001977CC">
        <w:rPr>
          <w:b/>
          <w:bCs/>
          <w:szCs w:val="24"/>
          <w:lang w:val="fr-CA"/>
        </w:rPr>
        <w:instrText xml:space="preserve"> STYLEREF 3 \s </w:instrText>
      </w:r>
      <w:r w:rsidR="001977CC">
        <w:rPr>
          <w:b/>
          <w:bCs/>
          <w:szCs w:val="24"/>
          <w:lang w:val="fr-CA"/>
        </w:rPr>
        <w:fldChar w:fldCharType="separate"/>
      </w:r>
      <w:r w:rsidR="001977CC">
        <w:rPr>
          <w:b/>
          <w:bCs/>
          <w:noProof/>
          <w:szCs w:val="24"/>
          <w:lang w:val="fr-CA"/>
        </w:rPr>
        <w:t>3.2.1</w:t>
      </w:r>
      <w:r w:rsidR="001977CC">
        <w:rPr>
          <w:b/>
          <w:bCs/>
          <w:szCs w:val="24"/>
          <w:lang w:val="fr-CA"/>
        </w:rPr>
        <w:fldChar w:fldCharType="end"/>
      </w:r>
      <w:r w:rsidR="001977CC">
        <w:rPr>
          <w:b/>
          <w:bCs/>
          <w:szCs w:val="24"/>
          <w:lang w:val="fr-CA"/>
        </w:rPr>
        <w:noBreakHyphen/>
      </w:r>
      <w:r w:rsidR="001977CC">
        <w:rPr>
          <w:b/>
          <w:bCs/>
          <w:szCs w:val="24"/>
          <w:lang w:val="fr-CA"/>
        </w:rPr>
        <w:fldChar w:fldCharType="begin"/>
      </w:r>
      <w:r w:rsidR="001977CC">
        <w:rPr>
          <w:b/>
          <w:bCs/>
          <w:szCs w:val="24"/>
          <w:lang w:val="fr-CA"/>
        </w:rPr>
        <w:instrText xml:space="preserve"> SEQ Eq. \* ARABIC \s 3 </w:instrText>
      </w:r>
      <w:r w:rsidR="001977CC">
        <w:rPr>
          <w:b/>
          <w:bCs/>
          <w:szCs w:val="24"/>
          <w:lang w:val="fr-CA"/>
        </w:rPr>
        <w:fldChar w:fldCharType="separate"/>
      </w:r>
      <w:r w:rsidR="001977CC">
        <w:rPr>
          <w:b/>
          <w:bCs/>
          <w:noProof/>
          <w:szCs w:val="24"/>
          <w:lang w:val="fr-CA"/>
        </w:rPr>
        <w:t>15</w:t>
      </w:r>
      <w:r w:rsidR="001977CC">
        <w:rPr>
          <w:b/>
          <w:bCs/>
          <w:szCs w:val="24"/>
          <w:lang w:val="fr-CA"/>
        </w:rPr>
        <w:fldChar w:fldCharType="end"/>
      </w:r>
      <w:bookmarkEnd w:id="450"/>
    </w:p>
    <w:p w14:paraId="4EC82221" w14:textId="55481BF2" w:rsidR="00DA2588" w:rsidRPr="006C2A0A" w:rsidRDefault="00190EEE" w:rsidP="00CF7F6C">
      <w:pPr>
        <w:pStyle w:val="Caption"/>
        <w:tabs>
          <w:tab w:val="clear" w:pos="9360"/>
          <w:tab w:val="right" w:pos="9720"/>
        </w:tabs>
        <w:jc w:val="right"/>
        <w:rPr>
          <w:rFonts w:eastAsiaTheme="minorHAnsi" w:cstheme="minorHAnsi"/>
          <w:szCs w:val="24"/>
          <w:lang w:val="fr-CA"/>
        </w:rPr>
      </w:pPr>
      <w:r w:rsidRPr="006C2A0A">
        <w:rPr>
          <w:rFonts w:eastAsiaTheme="minorHAnsi" w:cstheme="minorHAnsi"/>
          <w:szCs w:val="24"/>
          <w:lang w:val="fr-CA"/>
        </w:rPr>
        <w:tab/>
      </w:r>
      <w:r w:rsidR="00DA2588" w:rsidRPr="006D57A0">
        <w:rPr>
          <w:sz w:val="20"/>
          <w:szCs w:val="20"/>
          <w:lang w:val="fr-CA"/>
        </w:rPr>
        <w:t>Ellis et al. 2007</w:t>
      </w:r>
      <w:r w:rsidR="00CF7F6C" w:rsidRPr="006D57A0">
        <w:rPr>
          <w:sz w:val="20"/>
          <w:szCs w:val="20"/>
          <w:lang w:val="fr-CA"/>
        </w:rPr>
        <w:t>,</w:t>
      </w:r>
      <w:r w:rsidR="00DA2588" w:rsidRPr="006D57A0">
        <w:rPr>
          <w:sz w:val="20"/>
          <w:szCs w:val="20"/>
          <w:lang w:val="fr-CA"/>
        </w:rPr>
        <w:t xml:space="preserve"> Eq. 8d</w:t>
      </w:r>
      <w:r w:rsidR="00DA2588" w:rsidRPr="006C2A0A">
        <w:rPr>
          <w:rFonts w:eastAsiaTheme="minorHAnsi" w:cstheme="minorHAnsi"/>
          <w:szCs w:val="24"/>
          <w:lang w:val="fr-CA"/>
        </w:rPr>
        <w:t xml:space="preserve"> </w:t>
      </w:r>
    </w:p>
    <w:p w14:paraId="45CF7080" w14:textId="77777777" w:rsidR="00977E49" w:rsidRPr="00D5649B" w:rsidRDefault="00DC29E4" w:rsidP="00FD411C">
      <w:pPr>
        <w:tabs>
          <w:tab w:val="clear" w:pos="2880"/>
          <w:tab w:val="clear" w:pos="9360"/>
        </w:tabs>
        <w:spacing w:before="0" w:line="276" w:lineRule="auto"/>
        <w:contextualSpacing/>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E21218" w14:textId="3834519E" w:rsidR="00DA2588" w:rsidRPr="00D5649B" w:rsidRDefault="00DA2588" w:rsidP="00FC1089">
      <w:pPr>
        <w:tabs>
          <w:tab w:val="clear" w:pos="2880"/>
          <w:tab w:val="clear" w:pos="9360"/>
        </w:tabs>
        <w:spacing w:before="0" w:line="276" w:lineRule="auto"/>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4enteric(D3)-</w:t>
      </w:r>
      <w:r w:rsidRPr="00D5649B">
        <w:rPr>
          <w:rFonts w:eastAsiaTheme="minorHAnsi" w:cstheme="minorHAnsi"/>
          <w:i/>
          <w:sz w:val="20"/>
        </w:rPr>
        <w:t xml:space="preserve">rate </w:t>
      </w:r>
      <w:r w:rsidRPr="00D5649B">
        <w:rPr>
          <w:rFonts w:eastAsiaTheme="minorHAnsi" w:cstheme="minorHAnsi"/>
          <w:i/>
          <w:sz w:val="20"/>
        </w:rPr>
        <w:tab/>
      </w:r>
      <w:r w:rsidR="00784D7A" w:rsidRPr="00D5649B">
        <w:rPr>
          <w:rFonts w:eastAsiaTheme="minorHAnsi" w:cstheme="minorHAnsi"/>
          <w:sz w:val="20"/>
        </w:rPr>
        <w:t>E</w:t>
      </w:r>
      <w:r w:rsidRPr="00D5649B">
        <w:rPr>
          <w:rFonts w:eastAsiaTheme="minorHAnsi" w:cstheme="minorHAnsi"/>
          <w:sz w:val="20"/>
        </w:rPr>
        <w:t xml:space="preserv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BDCD824" w14:textId="2AEF39A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5CCA78" w14:textId="721D8CC9"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ADFI</w:t>
      </w:r>
      <w:r w:rsidRPr="00D5649B">
        <w:rPr>
          <w:rFonts w:eastAsiaTheme="minorHAnsi" w:cstheme="minorHAnsi"/>
          <w:i/>
          <w:sz w:val="20"/>
        </w:rPr>
        <w:tab/>
      </w:r>
      <w:bookmarkStart w:id="451" w:name="OLE_LINK121"/>
      <w:r w:rsidRPr="00D5649B">
        <w:rPr>
          <w:rFonts w:eastAsiaTheme="minorHAnsi" w:cstheme="minorHAnsi"/>
          <w:sz w:val="20"/>
        </w:rPr>
        <w:t>Acid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51"/>
    </w:p>
    <w:p w14:paraId="6CD06549" w14:textId="12CEA579"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bookmarkStart w:id="452" w:name="OLE_LINK122"/>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52"/>
    </w:p>
    <w:p w14:paraId="11CA9FED" w14:textId="4C69DC65" w:rsidR="00DA2588" w:rsidRPr="00D5649B" w:rsidRDefault="00EE6923" w:rsidP="00DA2588">
      <w:pPr>
        <w:tabs>
          <w:tab w:val="clear" w:pos="2880"/>
          <w:tab w:val="clear" w:pos="9360"/>
        </w:tabs>
        <w:rPr>
          <w:rFonts w:eastAsiaTheme="minorHAnsi" w:cstheme="minorHAnsi"/>
          <w:i/>
          <w:sz w:val="20"/>
        </w:rPr>
      </w:pPr>
      <w:r>
        <w:rPr>
          <w:noProof/>
        </w:rPr>
        <mc:AlternateContent>
          <mc:Choice Requires="wps">
            <w:drawing>
              <wp:anchor distT="0" distB="0" distL="114300" distR="114300" simplePos="0" relativeHeight="251659776" behindDoc="0" locked="0" layoutInCell="1" allowOverlap="1" wp14:anchorId="4B2C5E61" wp14:editId="27CF07C5">
                <wp:simplePos x="0" y="0"/>
                <wp:positionH relativeFrom="margin">
                  <wp:posOffset>5080</wp:posOffset>
                </wp:positionH>
                <wp:positionV relativeFrom="paragraph">
                  <wp:posOffset>233680</wp:posOffset>
                </wp:positionV>
                <wp:extent cx="5949950" cy="1211580"/>
                <wp:effectExtent l="0" t="0" r="0" b="7620"/>
                <wp:wrapTopAndBottom/>
                <wp:docPr id="10000685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11580"/>
                        </a:xfrm>
                        <a:prstGeom prst="rect">
                          <a:avLst/>
                        </a:prstGeom>
                        <a:solidFill>
                          <a:sysClr val="window" lastClr="FFFFFF"/>
                        </a:solidFill>
                        <a:ln w="25400" cap="flat" cmpd="sng" algn="ctr">
                          <a:solidFill>
                            <a:srgbClr val="4F81BD">
                              <a:shade val="50000"/>
                            </a:srgbClr>
                          </a:solidFill>
                          <a:prstDash val="solid"/>
                        </a:ln>
                        <a:effectLst/>
                      </wps:spPr>
                      <wps:txbx>
                        <w:txbxContent>
                          <w:p w14:paraId="697B26E3" w14:textId="3BF28A37" w:rsidR="00B1240A" w:rsidRPr="00690655" w:rsidRDefault="00B1240A" w:rsidP="00DA2588">
                            <w:pPr>
                              <w:rPr>
                                <w:color w:val="000000" w:themeColor="text1"/>
                              </w:rPr>
                            </w:pPr>
                            <w:r w:rsidRPr="00690655">
                              <w:rPr>
                                <w:color w:val="000000" w:themeColor="text1"/>
                              </w:rPr>
                              <w:t xml:space="preserve">Holos V4 will use the following </w:t>
                            </w:r>
                            <w:r>
                              <w:rPr>
                                <w:color w:val="000000" w:themeColor="text1"/>
                              </w:rPr>
                              <w:t xml:space="preserve">formulas: </w:t>
                            </w:r>
                          </w:p>
                          <w:p w14:paraId="348FD0B8" w14:textId="40F23867" w:rsidR="00B1240A" w:rsidRPr="005F6791" w:rsidRDefault="00B1240A" w:rsidP="00DA2588">
                            <w:r w:rsidRPr="00A84E25">
                              <w:t>Acid detergent fiber intake (</w:t>
                            </w:r>
                            <w:r w:rsidRPr="00A84E25">
                              <w:rPr>
                                <w:b/>
                              </w:rPr>
                              <w:t>ADFI</w:t>
                            </w:r>
                            <w:r w:rsidRPr="00A84E25">
                              <w:t>)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DA2588">
                            <w:pPr>
                              <w:rPr>
                                <w:color w:val="000000" w:themeColor="text1"/>
                              </w:rPr>
                            </w:pPr>
                            <w:r w:rsidRPr="00A84E25">
                              <w:t>Neutral detergent fiber intake (</w:t>
                            </w:r>
                            <w:r w:rsidRPr="00A84E25">
                              <w:rPr>
                                <w:b/>
                              </w:rPr>
                              <w:t>NDFI</w:t>
                            </w:r>
                            <w:r w:rsidRPr="00A84E25">
                              <w:t>)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C5E61" id="Rectangle 21" o:spid="_x0000_s1060" style="position:absolute;margin-left:.4pt;margin-top:18.4pt;width:468.5pt;height:95.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" fillcolor="window" strokecolor="#385d8a" strokeweight="2pt">
                <v:path arrowok="t"/>
                <v:textbox>
                  <w:txbxContent>
                    <w:p w14:paraId="697B26E3" w14:textId="3BF28A37" w:rsidR="00B1240A" w:rsidRPr="00690655" w:rsidRDefault="00B1240A" w:rsidP="00DA2588">
                      <w:pPr>
                        <w:rPr>
                          <w:color w:val="000000" w:themeColor="text1"/>
                        </w:rPr>
                      </w:pPr>
                      <w:r w:rsidRPr="00690655">
                        <w:rPr>
                          <w:color w:val="000000" w:themeColor="text1"/>
                        </w:rPr>
                        <w:t xml:space="preserve">Holos V4 will use the following </w:t>
                      </w:r>
                      <w:r>
                        <w:rPr>
                          <w:color w:val="000000" w:themeColor="text1"/>
                        </w:rPr>
                        <w:t xml:space="preserve">formulas: </w:t>
                      </w:r>
                    </w:p>
                    <w:p w14:paraId="348FD0B8" w14:textId="40F23867" w:rsidR="00B1240A" w:rsidRPr="005F6791" w:rsidRDefault="00B1240A" w:rsidP="00DA2588">
                      <w:r w:rsidRPr="00A84E25">
                        <w:t>Acid detergent fiber intake (</w:t>
                      </w:r>
                      <w:r w:rsidRPr="00A84E25">
                        <w:rPr>
                          <w:b/>
                        </w:rPr>
                        <w:t>ADFI</w:t>
                      </w:r>
                      <w:r w:rsidRPr="00A84E25">
                        <w:t>)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DA2588">
                      <w:pPr>
                        <w:rPr>
                          <w:color w:val="000000" w:themeColor="text1"/>
                        </w:rPr>
                      </w:pPr>
                      <w:r w:rsidRPr="00A84E25">
                        <w:t>Neutral detergent fiber intake (</w:t>
                      </w:r>
                      <w:r w:rsidRPr="00A84E25">
                        <w:rPr>
                          <w:b/>
                        </w:rPr>
                        <w:t>NDFI</w:t>
                      </w:r>
                      <w:r w:rsidRPr="00A84E25">
                        <w:t>)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v:textbox>
                <w10:wrap type="topAndBottom" anchorx="margin"/>
              </v:rect>
            </w:pict>
          </mc:Fallback>
        </mc:AlternateContent>
      </w:r>
    </w:p>
    <w:p w14:paraId="0B4248D8" w14:textId="4C557727" w:rsidR="00B1597E" w:rsidRPr="00D5649B" w:rsidRDefault="00000000" w:rsidP="00FC1089">
      <w:pPr>
        <w:tabs>
          <w:tab w:val="clear" w:pos="9360"/>
        </w:tabs>
        <w:spacing w:after="120"/>
        <w:rPr>
          <w:rFonts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rate=76.0+13.5×DMI-9.55×EE+ 2.24×NDF×</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DA2588" w:rsidRPr="00D5649B">
        <w:rPr>
          <w:rFonts w:cstheme="minorHAnsi"/>
          <w:bCs/>
          <w:szCs w:val="24"/>
        </w:rPr>
        <w:tab/>
      </w:r>
      <w:bookmarkStart w:id="453" w:name="Eq_CH4EntericRateD4"/>
    </w:p>
    <w:p w14:paraId="56C30E9F" w14:textId="74EEB900" w:rsidR="00DA2588" w:rsidRPr="0022466E" w:rsidRDefault="00B1597E" w:rsidP="00190EEE">
      <w:pPr>
        <w:tabs>
          <w:tab w:val="clear" w:pos="2880"/>
          <w:tab w:val="clear" w:pos="9360"/>
          <w:tab w:val="right" w:pos="9781"/>
        </w:tabs>
        <w:rPr>
          <w:rFonts w:eastAsiaTheme="minorHAnsi" w:cstheme="minorHAnsi"/>
          <w:bCs/>
          <w:szCs w:val="24"/>
          <w:lang w:val="fr-CA"/>
        </w:rPr>
      </w:pPr>
      <w:r w:rsidRPr="00D5649B">
        <w:rPr>
          <w:b/>
          <w:bCs/>
          <w:szCs w:val="24"/>
        </w:rPr>
        <w:tab/>
      </w:r>
      <w:r w:rsidR="00DA2588" w:rsidRPr="0022466E">
        <w:rPr>
          <w:b/>
          <w:bCs/>
          <w:szCs w:val="24"/>
          <w:lang w:val="fr-CA"/>
        </w:rPr>
        <w:t xml:space="preserve">Eq. </w:t>
      </w:r>
      <w:r w:rsidR="001977CC">
        <w:rPr>
          <w:b/>
          <w:bCs/>
          <w:szCs w:val="24"/>
          <w:lang w:val="fr-CA"/>
        </w:rPr>
        <w:fldChar w:fldCharType="begin"/>
      </w:r>
      <w:r w:rsidR="001977CC">
        <w:rPr>
          <w:b/>
          <w:bCs/>
          <w:szCs w:val="24"/>
          <w:lang w:val="fr-CA"/>
        </w:rPr>
        <w:instrText xml:space="preserve"> STYLEREF 3 \s </w:instrText>
      </w:r>
      <w:r w:rsidR="001977CC">
        <w:rPr>
          <w:b/>
          <w:bCs/>
          <w:szCs w:val="24"/>
          <w:lang w:val="fr-CA"/>
        </w:rPr>
        <w:fldChar w:fldCharType="separate"/>
      </w:r>
      <w:r w:rsidR="001977CC">
        <w:rPr>
          <w:b/>
          <w:bCs/>
          <w:noProof/>
          <w:szCs w:val="24"/>
          <w:lang w:val="fr-CA"/>
        </w:rPr>
        <w:t>3.2.1</w:t>
      </w:r>
      <w:r w:rsidR="001977CC">
        <w:rPr>
          <w:b/>
          <w:bCs/>
          <w:szCs w:val="24"/>
          <w:lang w:val="fr-CA"/>
        </w:rPr>
        <w:fldChar w:fldCharType="end"/>
      </w:r>
      <w:r w:rsidR="001977CC">
        <w:rPr>
          <w:b/>
          <w:bCs/>
          <w:szCs w:val="24"/>
          <w:lang w:val="fr-CA"/>
        </w:rPr>
        <w:noBreakHyphen/>
      </w:r>
      <w:r w:rsidR="001977CC">
        <w:rPr>
          <w:b/>
          <w:bCs/>
          <w:szCs w:val="24"/>
          <w:lang w:val="fr-CA"/>
        </w:rPr>
        <w:fldChar w:fldCharType="begin"/>
      </w:r>
      <w:r w:rsidR="001977CC">
        <w:rPr>
          <w:b/>
          <w:bCs/>
          <w:szCs w:val="24"/>
          <w:lang w:val="fr-CA"/>
        </w:rPr>
        <w:instrText xml:space="preserve"> SEQ Eq. \* ARABIC \s 3 </w:instrText>
      </w:r>
      <w:r w:rsidR="001977CC">
        <w:rPr>
          <w:b/>
          <w:bCs/>
          <w:szCs w:val="24"/>
          <w:lang w:val="fr-CA"/>
        </w:rPr>
        <w:fldChar w:fldCharType="separate"/>
      </w:r>
      <w:r w:rsidR="001977CC">
        <w:rPr>
          <w:b/>
          <w:bCs/>
          <w:noProof/>
          <w:szCs w:val="24"/>
          <w:lang w:val="fr-CA"/>
        </w:rPr>
        <w:t>16</w:t>
      </w:r>
      <w:r w:rsidR="001977CC">
        <w:rPr>
          <w:b/>
          <w:bCs/>
          <w:szCs w:val="24"/>
          <w:lang w:val="fr-CA"/>
        </w:rPr>
        <w:fldChar w:fldCharType="end"/>
      </w:r>
      <w:bookmarkEnd w:id="453"/>
    </w:p>
    <w:p w14:paraId="4F510CA5" w14:textId="77777777" w:rsidR="00E40355" w:rsidRPr="0022466E" w:rsidRDefault="00190EEE" w:rsidP="00CF7F6C">
      <w:pPr>
        <w:tabs>
          <w:tab w:val="clear" w:pos="2880"/>
          <w:tab w:val="clear" w:pos="9360"/>
          <w:tab w:val="right" w:pos="10080"/>
        </w:tabs>
        <w:spacing w:line="276" w:lineRule="auto"/>
        <w:ind w:firstLine="7286"/>
        <w:contextualSpacing/>
        <w:rPr>
          <w:rFonts w:eastAsiaTheme="minorHAnsi" w:cstheme="minorHAnsi"/>
          <w:szCs w:val="24"/>
          <w:lang w:val="fr-CA"/>
        </w:rPr>
      </w:pPr>
      <w:r w:rsidRPr="0022466E">
        <w:rPr>
          <w:rFonts w:eastAsiaTheme="minorHAnsi" w:cstheme="minorHAnsi"/>
          <w:szCs w:val="24"/>
          <w:lang w:val="fr-CA"/>
        </w:rPr>
        <w:tab/>
      </w:r>
      <w:proofErr w:type="spellStart"/>
      <w:r w:rsidR="00DA2588" w:rsidRPr="0022466E">
        <w:rPr>
          <w:bCs/>
          <w:sz w:val="20"/>
          <w:lang w:val="fr-CA"/>
        </w:rPr>
        <w:t>Niu</w:t>
      </w:r>
      <w:proofErr w:type="spellEnd"/>
      <w:r w:rsidR="00DA2588" w:rsidRPr="0022466E">
        <w:rPr>
          <w:bCs/>
          <w:sz w:val="20"/>
          <w:lang w:val="fr-CA"/>
        </w:rPr>
        <w:t xml:space="preserve"> et al. 2018</w:t>
      </w:r>
      <w:r w:rsidR="00CF7F6C" w:rsidRPr="0022466E">
        <w:rPr>
          <w:bCs/>
          <w:sz w:val="20"/>
          <w:lang w:val="fr-CA"/>
        </w:rPr>
        <w:t>,</w:t>
      </w:r>
      <w:r w:rsidR="00DA2588" w:rsidRPr="0022466E">
        <w:rPr>
          <w:bCs/>
          <w:sz w:val="20"/>
          <w:lang w:val="fr-CA"/>
        </w:rPr>
        <w:t xml:space="preserve"> Eq. 5</w:t>
      </w:r>
      <w:r w:rsidR="00DA2588" w:rsidRPr="0022466E">
        <w:rPr>
          <w:rFonts w:eastAsiaTheme="minorHAnsi" w:cstheme="minorHAnsi"/>
          <w:szCs w:val="24"/>
          <w:lang w:val="fr-CA"/>
        </w:rPr>
        <w:t xml:space="preserve"> </w:t>
      </w:r>
    </w:p>
    <w:p w14:paraId="12EAB52F" w14:textId="016308B1" w:rsidR="00977E49" w:rsidRPr="00D5649B" w:rsidRDefault="00DC29E4" w:rsidP="00E40355">
      <w:pPr>
        <w:tabs>
          <w:tab w:val="clear" w:pos="2880"/>
          <w:tab w:val="clear" w:pos="9360"/>
          <w:tab w:val="right" w:pos="10080"/>
        </w:tabs>
        <w:spacing w:line="276" w:lineRule="auto"/>
        <w:contextualSpacing/>
        <w:jc w:val="both"/>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46801AE3" w14:textId="1E9822F9" w:rsidR="00DA2588" w:rsidRPr="00D5649B" w:rsidRDefault="00DA2588" w:rsidP="00FC1089">
      <w:pPr>
        <w:tabs>
          <w:tab w:val="clear" w:pos="2880"/>
          <w:tab w:val="clear" w:pos="9360"/>
        </w:tabs>
        <w:spacing w:before="0"/>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946296" w14:textId="1B4D592E"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4696F274" w14:textId="5BA33AD8"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EE</w:t>
      </w:r>
      <w:r w:rsidRPr="00D5649B">
        <w:rPr>
          <w:rFonts w:eastAsiaTheme="minorHAnsi" w:cstheme="minorHAnsi"/>
          <w:i/>
          <w:sz w:val="20"/>
        </w:rPr>
        <w:tab/>
      </w:r>
      <w:bookmarkStart w:id="454" w:name="OLE_LINK123"/>
      <w:r w:rsidRPr="00D5649B">
        <w:rPr>
          <w:rFonts w:eastAsiaTheme="minorHAnsi" w:cstheme="minorHAnsi"/>
          <w:sz w:val="20"/>
        </w:rPr>
        <w:t>Dietary fat/ether extract (% of DM)</w:t>
      </w:r>
    </w:p>
    <w:bookmarkEnd w:id="454"/>
    <w:p w14:paraId="27E01D71" w14:textId="0B18C327" w:rsidR="00DA2588" w:rsidRPr="00D5649B" w:rsidRDefault="00DA2588" w:rsidP="00FC1089">
      <w:pPr>
        <w:tabs>
          <w:tab w:val="clear" w:pos="2880"/>
          <w:tab w:val="clear" w:pos="9360"/>
        </w:tabs>
        <w:spacing w:before="0"/>
        <w:ind w:left="2835" w:hanging="2835"/>
        <w:rPr>
          <w:i/>
          <w:sz w:val="20"/>
        </w:rPr>
      </w:pPr>
      <w:r w:rsidRPr="00D5649B">
        <w:rPr>
          <w:i/>
          <w:sz w:val="20"/>
        </w:rPr>
        <w:t>NDF</w:t>
      </w:r>
      <w:r w:rsidRPr="00D5649B">
        <w:tab/>
      </w:r>
      <w:r w:rsidRPr="00D5649B">
        <w:rPr>
          <w:sz w:val="20"/>
        </w:rPr>
        <w:t>Dietary neutral detergent fiber (% of DM)</w:t>
      </w:r>
    </w:p>
    <w:bookmarkEnd w:id="445"/>
    <w:p w14:paraId="42C6866A" w14:textId="7B8AF259" w:rsidR="00DA2588" w:rsidRPr="00D5649B" w:rsidRDefault="00DA2588"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3.2.1</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17</w:t>
      </w:r>
      <w:r w:rsidR="001977CC">
        <w:rPr>
          <w:b/>
          <w:bCs/>
          <w:szCs w:val="24"/>
        </w:rPr>
        <w:fldChar w:fldCharType="end"/>
      </w:r>
    </w:p>
    <w:p w14:paraId="60BD5C8D" w14:textId="77777777" w:rsidR="00977E49" w:rsidRPr="00D5649B" w:rsidRDefault="00DC29E4" w:rsidP="00DA2588">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31D3A70B" w14:textId="4953B770"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lastRenderedPageBreak/>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00B302CC">
        <w:rPr>
          <w:rFonts w:eastAsiaTheme="minorHAnsi" w:cstheme="minorHAnsi"/>
          <w:sz w:val="20"/>
          <w:vertAlign w:val="subscript"/>
        </w:rPr>
        <w:t xml:space="preserve"> </w:t>
      </w:r>
      <w:r w:rsidRPr="00D5649B">
        <w:rPr>
          <w:rFonts w:eastAsiaTheme="minorHAnsi" w:cstheme="minorHAnsi"/>
          <w:sz w:val="20"/>
        </w:rPr>
        <w:t>emissions (kg CH</w:t>
      </w:r>
      <w:r w:rsidRPr="00D5649B">
        <w:rPr>
          <w:rFonts w:eastAsiaTheme="minorHAnsi" w:cstheme="minorHAnsi"/>
          <w:sz w:val="20"/>
          <w:vertAlign w:val="subscript"/>
        </w:rPr>
        <w:t>4</w:t>
      </w:r>
      <w:r w:rsidRPr="00D5649B">
        <w:rPr>
          <w:rFonts w:eastAsiaTheme="minorHAnsi" w:cstheme="minorHAnsi"/>
          <w:sz w:val="20"/>
        </w:rPr>
        <w:t>), n = D1, D2, D3, D4</w:t>
      </w:r>
      <w:r w:rsidRPr="00D5649B">
        <w:rPr>
          <w:rFonts w:eastAsiaTheme="minorHAnsi" w:cstheme="minorHAnsi"/>
          <w:i/>
          <w:sz w:val="20"/>
        </w:rPr>
        <w:t xml:space="preserve"> </w:t>
      </w:r>
    </w:p>
    <w:p w14:paraId="1FBC1C27" w14:textId="68F2D4B4"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#cattle</w:t>
      </w:r>
      <w:r w:rsidRPr="00D5649B">
        <w:rPr>
          <w:rFonts w:eastAsiaTheme="minorHAnsi" w:cstheme="minorHAnsi"/>
          <w:i/>
          <w:sz w:val="20"/>
        </w:rPr>
        <w:tab/>
      </w:r>
      <w:r w:rsidR="00784D7A" w:rsidRPr="00D5649B">
        <w:rPr>
          <w:rFonts w:eastAsiaTheme="minorHAnsi" w:cstheme="minorHAnsi"/>
          <w:sz w:val="20"/>
        </w:rPr>
        <w:t>N</w:t>
      </w:r>
      <w:r w:rsidRPr="00D5649B">
        <w:rPr>
          <w:rFonts w:eastAsiaTheme="minorHAnsi" w:cstheme="minorHAnsi"/>
          <w:sz w:val="20"/>
        </w:rPr>
        <w:t xml:space="preserve">umber of </w:t>
      </w:r>
      <w:r w:rsidR="00784D7A" w:rsidRPr="00D5649B">
        <w:rPr>
          <w:rFonts w:eastAsiaTheme="minorHAnsi" w:cstheme="minorHAnsi"/>
          <w:sz w:val="20"/>
        </w:rPr>
        <w:t>cattle</w:t>
      </w:r>
      <w:r w:rsidR="00784D7A" w:rsidRPr="00D5649B">
        <w:rPr>
          <w:rFonts w:eastAsiaTheme="minorHAnsi" w:cstheme="minorHAnsi"/>
          <w:i/>
          <w:sz w:val="20"/>
        </w:rPr>
        <w:t xml:space="preserve"> </w:t>
      </w:r>
    </w:p>
    <w:p w14:paraId="34F1B234" w14:textId="58AB4048" w:rsidR="00E111A4" w:rsidRPr="00D5649B" w:rsidRDefault="00E111A4" w:rsidP="008A7F5F">
      <w:pPr>
        <w:pStyle w:val="Heading3"/>
      </w:pPr>
      <w:bookmarkStart w:id="455" w:name="_Toc152758581"/>
      <w:bookmarkEnd w:id="443"/>
      <w:bookmarkEnd w:id="444"/>
      <w:r w:rsidRPr="00D5649B">
        <w:t>Enteric CH</w:t>
      </w:r>
      <w:r w:rsidRPr="00D5649B">
        <w:rPr>
          <w:vertAlign w:val="subscript"/>
        </w:rPr>
        <w:t xml:space="preserve">4 </w:t>
      </w:r>
      <w:r w:rsidR="00884C35" w:rsidRPr="00D5649B">
        <w:t>emissions from</w:t>
      </w:r>
      <w:r w:rsidRPr="00D5649B">
        <w:t xml:space="preserve"> dairy calves</w:t>
      </w:r>
      <w:bookmarkEnd w:id="455"/>
    </w:p>
    <w:p w14:paraId="374E3F72" w14:textId="53909141" w:rsidR="00E111A4" w:rsidRPr="00D5649B" w:rsidRDefault="00E111A4" w:rsidP="00E111A4">
      <w:pPr>
        <w:tabs>
          <w:tab w:val="right" w:pos="8640"/>
          <w:tab w:val="right" w:pos="8820"/>
        </w:tabs>
        <w:rPr>
          <w:rFonts w:cstheme="minorHAnsi"/>
          <w:i/>
          <w:szCs w:val="24"/>
        </w:rPr>
      </w:pPr>
      <w:r w:rsidRPr="00D5649B">
        <w:rPr>
          <w:rFonts w:cstheme="minorHAnsi"/>
          <w:szCs w:val="24"/>
        </w:rPr>
        <w:t xml:space="preserve">For dairy calves, the following equation </w:t>
      </w:r>
      <w:r w:rsidR="00B302CC">
        <w:rPr>
          <w:rFonts w:cstheme="minorHAnsi"/>
          <w:szCs w:val="24"/>
        </w:rPr>
        <w:t xml:space="preserve">is </w:t>
      </w:r>
      <w:r w:rsidRPr="00D5649B">
        <w:rPr>
          <w:rFonts w:cstheme="minorHAnsi"/>
          <w:szCs w:val="24"/>
        </w:rPr>
        <w:t xml:space="preserve">used to calculate </w:t>
      </w:r>
      <w:r w:rsidR="00B302CC">
        <w:rPr>
          <w:rFonts w:cstheme="minorHAnsi"/>
          <w:szCs w:val="24"/>
        </w:rPr>
        <w:t>enteric CH</w:t>
      </w:r>
      <w:r w:rsidR="00B302CC" w:rsidRPr="00B302CC">
        <w:rPr>
          <w:rFonts w:cstheme="minorHAnsi"/>
          <w:szCs w:val="24"/>
          <w:vertAlign w:val="subscript"/>
        </w:rPr>
        <w:t>4</w:t>
      </w:r>
      <w:r w:rsidR="00B302CC">
        <w:rPr>
          <w:rFonts w:cstheme="minorHAnsi"/>
          <w:szCs w:val="24"/>
        </w:rPr>
        <w:t xml:space="preserve"> </w:t>
      </w:r>
      <w:r w:rsidRPr="00D5649B">
        <w:rPr>
          <w:rFonts w:cstheme="minorHAnsi"/>
          <w:szCs w:val="24"/>
        </w:rPr>
        <w:t>emissions from milk-fed dairy calves.</w:t>
      </w:r>
    </w:p>
    <w:p w14:paraId="16D90B01" w14:textId="2F51BB70" w:rsidR="00E111A4" w:rsidRPr="00D5649B" w:rsidRDefault="00E111A4" w:rsidP="00FC1089">
      <w:pPr>
        <w:tabs>
          <w:tab w:val="clear" w:pos="9360"/>
          <w:tab w:val="right" w:pos="9781"/>
        </w:tabs>
        <w:spacing w:after="120"/>
        <w:rPr>
          <w:rFonts w:cstheme="minorHAnsi"/>
          <w:b/>
          <w:bCs/>
          <w:i/>
          <w:szCs w:val="24"/>
        </w:rPr>
      </w:pPr>
      <m:oMath>
        <m:r>
          <m:rPr>
            <m:sty m:val="bi"/>
          </m:rPr>
          <w:rPr>
            <w:rFonts w:ascii="Cambria Math" w:hAnsi="Cambria Math" w:cstheme="minorHAnsi"/>
            <w:szCs w:val="24"/>
          </w:rPr>
          <m:t>C</m:t>
        </m:r>
        <m:sSub>
          <m:sSubPr>
            <m:ctrlPr>
              <w:rPr>
                <w:rFonts w:ascii="Cambria Math" w:hAnsi="Cambria Math" w:cstheme="minorHAnsi"/>
                <w:b/>
                <w:bCs/>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=0</m:t>
        </m:r>
      </m:oMath>
      <w:r w:rsidRPr="00D5649B">
        <w:rPr>
          <w:rFonts w:cstheme="minorHAnsi"/>
          <w:b/>
          <w:bCs/>
          <w:i/>
          <w:szCs w:val="24"/>
        </w:rPr>
        <w:tab/>
      </w:r>
      <w:r w:rsidRPr="00D5649B">
        <w:rPr>
          <w:rFonts w:cstheme="minorHAnsi"/>
          <w:b/>
          <w:bCs/>
          <w:i/>
          <w:szCs w:val="24"/>
        </w:rPr>
        <w:tab/>
      </w:r>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3.2.2</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1</w:t>
      </w:r>
      <w:r w:rsidR="001977CC">
        <w:rPr>
          <w:b/>
          <w:bCs/>
          <w:szCs w:val="24"/>
        </w:rPr>
        <w:fldChar w:fldCharType="end"/>
      </w:r>
    </w:p>
    <w:p w14:paraId="1F87F3E4" w14:textId="21FB5533" w:rsidR="00E111A4" w:rsidRPr="00D5649B" w:rsidRDefault="00E111A4" w:rsidP="00CF7F6C">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CF7F6C">
        <w:rPr>
          <w:bCs/>
          <w:sz w:val="20"/>
        </w:rPr>
        <w:t>IPCC 2019</w:t>
      </w:r>
    </w:p>
    <w:p w14:paraId="792E165B" w14:textId="77777777" w:rsidR="00977E49" w:rsidRPr="00D5649B" w:rsidRDefault="00DC29E4" w:rsidP="00E111A4">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5F48DB36" w14:textId="719A5190" w:rsidR="00E111A4" w:rsidRPr="00D5649B" w:rsidRDefault="00E111A4"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emissions from dairy calves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0DAA8B70" w14:textId="3941B1BE" w:rsidR="00E111A4" w:rsidRPr="00D5649B" w:rsidRDefault="00E111A4" w:rsidP="00FC1089">
      <w:pPr>
        <w:tabs>
          <w:tab w:val="clear" w:pos="2880"/>
          <w:tab w:val="clear" w:pos="9360"/>
        </w:tabs>
        <w:autoSpaceDE w:val="0"/>
        <w:autoSpaceDN w:val="0"/>
        <w:adjustRightInd w:val="0"/>
        <w:rPr>
          <w:szCs w:val="24"/>
        </w:rPr>
      </w:pPr>
      <w:r w:rsidRPr="00D5649B">
        <w:rPr>
          <w:szCs w:val="24"/>
        </w:rPr>
        <w:t xml:space="preserve">IPCC </w:t>
      </w:r>
      <w:r w:rsidR="00C86887" w:rsidRPr="00D5649B">
        <w:rPr>
          <w:szCs w:val="24"/>
        </w:rPr>
        <w:t>(</w:t>
      </w:r>
      <w:r w:rsidR="00F701A8" w:rsidRPr="00D5649B">
        <w:rPr>
          <w:szCs w:val="24"/>
        </w:rPr>
        <w:t>2019</w:t>
      </w:r>
      <w:r w:rsidR="00C86887" w:rsidRPr="00D5649B">
        <w:rPr>
          <w:szCs w:val="24"/>
        </w:rPr>
        <w:t>)</w:t>
      </w:r>
      <w:r w:rsidR="00F701A8" w:rsidRPr="00D5649B">
        <w:rPr>
          <w:szCs w:val="24"/>
        </w:rPr>
        <w:t xml:space="preserve"> states that “A CH</w:t>
      </w:r>
      <w:r w:rsidR="00F701A8" w:rsidRPr="00D5649B">
        <w:rPr>
          <w:szCs w:val="24"/>
          <w:vertAlign w:val="subscript"/>
        </w:rPr>
        <w:t>4</w:t>
      </w:r>
      <w:r w:rsidR="00F701A8" w:rsidRPr="00D5649B">
        <w:rPr>
          <w:szCs w:val="24"/>
        </w:rPr>
        <w:t xml:space="preserve"> conversion factor of zero is assumed for all juveniles consuming only milk (i.e., milk-fed lambs as well as calves)”</w:t>
      </w:r>
      <w:r w:rsidRPr="00D5649B">
        <w:rPr>
          <w:szCs w:val="24"/>
        </w:rPr>
        <w:t>. Therefore, there are no enteric CH</w:t>
      </w:r>
      <w:r w:rsidRPr="00D5649B">
        <w:rPr>
          <w:szCs w:val="24"/>
          <w:vertAlign w:val="subscript"/>
        </w:rPr>
        <w:t>4</w:t>
      </w:r>
      <w:r w:rsidRPr="00D5649B">
        <w:rPr>
          <w:szCs w:val="24"/>
        </w:rPr>
        <w:t xml:space="preserve"> emissions associated with milk-fed dairy calves.</w:t>
      </w:r>
    </w:p>
    <w:p w14:paraId="738738E4" w14:textId="5D5F9C0D" w:rsidR="00D02477" w:rsidRPr="00D5649B" w:rsidRDefault="00D02477" w:rsidP="008A7F5F">
      <w:pPr>
        <w:pStyle w:val="Heading3"/>
      </w:pPr>
      <w:bookmarkStart w:id="456" w:name="_Toc152758582"/>
      <w:r w:rsidRPr="00D5649B">
        <w:t xml:space="preserve">Total </w:t>
      </w:r>
      <w:r w:rsidR="002F2614" w:rsidRPr="00D5649B">
        <w:t>enteric CH</w:t>
      </w:r>
      <w:r w:rsidR="002F2614" w:rsidRPr="00D5649B">
        <w:rPr>
          <w:vertAlign w:val="subscript"/>
        </w:rPr>
        <w:t>4</w:t>
      </w:r>
      <w:r w:rsidR="002F2614" w:rsidRPr="00D5649B">
        <w:t xml:space="preserve"> </w:t>
      </w:r>
      <w:r w:rsidRPr="00D5649B">
        <w:t>emissions</w:t>
      </w:r>
      <w:bookmarkEnd w:id="456"/>
    </w:p>
    <w:p w14:paraId="259E8B33" w14:textId="7F38EFFF" w:rsidR="00D02477" w:rsidRPr="00A8078B" w:rsidRDefault="00D02477" w:rsidP="00D02477">
      <w:pPr>
        <w:keepNext/>
        <w:rPr>
          <w:szCs w:val="24"/>
        </w:rPr>
      </w:pPr>
      <w:r w:rsidRPr="00A8078B">
        <w:rPr>
          <w:szCs w:val="24"/>
        </w:rPr>
        <w:t xml:space="preserve">Emissions should be summed for all </w:t>
      </w:r>
      <w:r w:rsidR="00873302" w:rsidRPr="00873302">
        <w:rPr>
          <w:szCs w:val="24"/>
        </w:rPr>
        <w:t xml:space="preserve">relevant </w:t>
      </w:r>
      <w:r w:rsidR="00B302CC" w:rsidRPr="00873302">
        <w:rPr>
          <w:szCs w:val="24"/>
        </w:rPr>
        <w:t>management periods and</w:t>
      </w:r>
      <w:r w:rsidR="00B302CC">
        <w:rPr>
          <w:szCs w:val="24"/>
        </w:rPr>
        <w:t xml:space="preserve"> </w:t>
      </w:r>
      <w:r w:rsidRPr="00A8078B">
        <w:rPr>
          <w:szCs w:val="24"/>
        </w:rPr>
        <w:t>dairy cattle groups.</w:t>
      </w:r>
    </w:p>
    <w:p w14:paraId="44F96C3D" w14:textId="30D094A9" w:rsidR="00D02477" w:rsidRPr="00A8078B" w:rsidRDefault="00D02477" w:rsidP="00FC1089">
      <w:pPr>
        <w:pStyle w:val="Caption"/>
        <w:tabs>
          <w:tab w:val="clear" w:pos="9360"/>
          <w:tab w:val="right" w:pos="9781"/>
        </w:tabs>
        <w:spacing w:after="120"/>
        <w:rPr>
          <w:b/>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3.2.3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499EC9EF" w14:textId="23040E93" w:rsidR="00C056CF" w:rsidRPr="00A8078B" w:rsidRDefault="008B6590" w:rsidP="00CF7F6C">
      <w:pPr>
        <w:tabs>
          <w:tab w:val="clear" w:pos="9360"/>
          <w:tab w:val="left" w:pos="2520"/>
          <w:tab w:val="right" w:pos="9781"/>
        </w:tabs>
        <w:jc w:val="right"/>
        <w:rPr>
          <w:szCs w:val="24"/>
        </w:rPr>
      </w:pPr>
      <w:r w:rsidRPr="00A8078B">
        <w:rPr>
          <w:szCs w:val="24"/>
        </w:rPr>
        <w:tab/>
      </w:r>
      <w:r w:rsidRPr="00A8078B">
        <w:rPr>
          <w:szCs w:val="24"/>
        </w:rPr>
        <w:tab/>
      </w:r>
      <w:r w:rsidR="00C056CF" w:rsidRPr="00A8078B">
        <w:rPr>
          <w:bCs/>
          <w:sz w:val="20"/>
        </w:rPr>
        <w:t>IPCC 2019, Eq. 10.20</w:t>
      </w:r>
    </w:p>
    <w:p w14:paraId="2FBA30DC" w14:textId="5178F691" w:rsidR="00D02477" w:rsidRPr="00A8078B" w:rsidRDefault="00DC29E4" w:rsidP="00D02477">
      <w:pPr>
        <w:keepNext/>
        <w:tabs>
          <w:tab w:val="right" w:pos="8640"/>
        </w:tabs>
        <w:spacing w:before="0"/>
        <w:rPr>
          <w:sz w:val="20"/>
        </w:rPr>
      </w:pPr>
      <w:r w:rsidRPr="00A8078B">
        <w:rPr>
          <w:sz w:val="20"/>
        </w:rPr>
        <w:t>where</w:t>
      </w:r>
    </w:p>
    <w:p w14:paraId="14F13374" w14:textId="54BE406A" w:rsidR="00D02477" w:rsidRPr="00A8078B" w:rsidRDefault="00D02477" w:rsidP="00FC1089">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B302CC">
        <w:rPr>
          <w:sz w:val="20"/>
        </w:rPr>
        <w:t>s</w:t>
      </w:r>
      <w:r w:rsidRPr="00A8078B">
        <w:rPr>
          <w:sz w:val="20"/>
        </w:rPr>
        <w:t xml:space="preserve"> from dairy cattle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044FA038" w14:textId="0D7ACE3F" w:rsidR="00D02477" w:rsidRPr="00D5649B" w:rsidRDefault="00D02477" w:rsidP="00FC1089">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D37B24" w:rsidRPr="00A8078B">
        <w:rPr>
          <w:sz w:val="20"/>
        </w:rPr>
        <w:t>s</w:t>
      </w:r>
      <w:r w:rsidRPr="00A8078B">
        <w:rPr>
          <w:sz w:val="20"/>
        </w:rPr>
        <w:t xml:space="preserve"> (kg CH</w:t>
      </w:r>
      <w:r w:rsidRPr="00A8078B">
        <w:rPr>
          <w:sz w:val="20"/>
          <w:vertAlign w:val="subscript"/>
        </w:rPr>
        <w:t>4</w:t>
      </w:r>
      <w:r w:rsidRPr="00873302">
        <w:rPr>
          <w:sz w:val="20"/>
        </w:rPr>
        <w:t>)</w:t>
      </w:r>
      <w:r w:rsidR="00B302CC" w:rsidRPr="00873302">
        <w:rPr>
          <w:sz w:val="20"/>
        </w:rPr>
        <w:t xml:space="preserve">, </w:t>
      </w:r>
      <w:r w:rsidR="00873302">
        <w:rPr>
          <w:sz w:val="20"/>
        </w:rPr>
        <w:t xml:space="preserve">by </w:t>
      </w:r>
      <w:r w:rsidR="00B302CC" w:rsidRPr="00873302">
        <w:rPr>
          <w:sz w:val="20"/>
        </w:rPr>
        <w:t>dairy cattle group</w:t>
      </w:r>
    </w:p>
    <w:p w14:paraId="03DF3BFC" w14:textId="499EDDFE" w:rsidR="007C3F33" w:rsidRPr="00D5649B" w:rsidRDefault="007C3F33" w:rsidP="007C3F33">
      <w:pPr>
        <w:pStyle w:val="Heading2"/>
      </w:pPr>
      <w:bookmarkStart w:id="457" w:name="_Ref91669409"/>
      <w:bookmarkStart w:id="458" w:name="_Toc152758583"/>
      <w:r w:rsidRPr="00D5649B">
        <w:t>Sheep</w:t>
      </w:r>
      <w:bookmarkEnd w:id="457"/>
      <w:bookmarkEnd w:id="458"/>
    </w:p>
    <w:p w14:paraId="5B566A99" w14:textId="77777777" w:rsidR="00CC03BF" w:rsidRPr="00D5649B" w:rsidRDefault="00CC03BF" w:rsidP="00CC03BF">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56F387A5" w14:textId="5F425BC6" w:rsidR="007C3F33" w:rsidRPr="00D5649B" w:rsidRDefault="007C3F33" w:rsidP="007C3F33">
      <w:pPr>
        <w:keepNext/>
        <w:keepLines/>
        <w:rPr>
          <w:b/>
          <w:szCs w:val="24"/>
        </w:rPr>
      </w:pPr>
      <w:r w:rsidRPr="00D5649B">
        <w:rPr>
          <w:b/>
          <w:szCs w:val="24"/>
        </w:rPr>
        <w:t>Assumptions:</w:t>
      </w:r>
    </w:p>
    <w:p w14:paraId="57A79710" w14:textId="1D44576F" w:rsidR="007C3F33" w:rsidRPr="00D5649B" w:rsidRDefault="007C3F33" w:rsidP="007C3F33">
      <w:pPr>
        <w:numPr>
          <w:ilvl w:val="0"/>
          <w:numId w:val="9"/>
        </w:numPr>
        <w:tabs>
          <w:tab w:val="clear" w:pos="2880"/>
          <w:tab w:val="clear" w:pos="9360"/>
        </w:tabs>
        <w:rPr>
          <w:szCs w:val="24"/>
        </w:rPr>
      </w:pPr>
      <w:r w:rsidRPr="00D5649B">
        <w:rPr>
          <w:szCs w:val="24"/>
        </w:rPr>
        <w:t xml:space="preserve">The user specifies the number of ewes and number of lambs, from which the number of lambs per ewe </w:t>
      </w:r>
      <w:r w:rsidR="00524FF7" w:rsidRPr="00D5649B">
        <w:rPr>
          <w:szCs w:val="24"/>
        </w:rPr>
        <w:t>(</w:t>
      </w:r>
      <w:proofErr w:type="spellStart"/>
      <w:r w:rsidR="00524FF7" w:rsidRPr="00D5649B">
        <w:rPr>
          <w:szCs w:val="24"/>
        </w:rPr>
        <w:t>lamb:ewe</w:t>
      </w:r>
      <w:proofErr w:type="spellEnd"/>
      <w:r w:rsidR="00524FF7" w:rsidRPr="00D5649B">
        <w:rPr>
          <w:szCs w:val="24"/>
        </w:rPr>
        <w:t xml:space="preserve"> ratio) </w:t>
      </w:r>
      <w:r w:rsidRPr="00D5649B">
        <w:rPr>
          <w:szCs w:val="24"/>
        </w:rPr>
        <w:t>is calculated</w:t>
      </w:r>
    </w:p>
    <w:p w14:paraId="535B1DA6" w14:textId="61DB0DB8" w:rsidR="007C3F33" w:rsidRPr="00D5649B" w:rsidRDefault="007C3F33" w:rsidP="007C3F33">
      <w:pPr>
        <w:numPr>
          <w:ilvl w:val="0"/>
          <w:numId w:val="9"/>
        </w:numPr>
        <w:tabs>
          <w:tab w:val="clear" w:pos="2880"/>
          <w:tab w:val="clear" w:pos="9360"/>
        </w:tabs>
        <w:rPr>
          <w:szCs w:val="24"/>
        </w:rPr>
      </w:pPr>
      <w:r w:rsidRPr="00D5649B">
        <w:rPr>
          <w:szCs w:val="24"/>
        </w:rPr>
        <w:t xml:space="preserve">The pregnancy twinning rate is based on the current </w:t>
      </w:r>
      <w:proofErr w:type="spellStart"/>
      <w:r w:rsidRPr="00D5649B">
        <w:rPr>
          <w:szCs w:val="24"/>
        </w:rPr>
        <w:t>lamb:ewe</w:t>
      </w:r>
      <w:proofErr w:type="spellEnd"/>
      <w:r w:rsidRPr="00D5649B">
        <w:rPr>
          <w:szCs w:val="24"/>
        </w:rPr>
        <w:t xml:space="preserve"> ratio (assumed static)</w:t>
      </w:r>
    </w:p>
    <w:p w14:paraId="698D452A" w14:textId="2BAA483A" w:rsidR="007C3F33" w:rsidRPr="00D5649B" w:rsidRDefault="007C3F33" w:rsidP="007C3F33">
      <w:pPr>
        <w:numPr>
          <w:ilvl w:val="0"/>
          <w:numId w:val="9"/>
        </w:numPr>
        <w:tabs>
          <w:tab w:val="clear" w:pos="2880"/>
          <w:tab w:val="clear" w:pos="9360"/>
        </w:tabs>
        <w:rPr>
          <w:szCs w:val="24"/>
        </w:rPr>
      </w:pPr>
      <w:r w:rsidRPr="00D5649B">
        <w:rPr>
          <w:szCs w:val="24"/>
        </w:rPr>
        <w:t>There are no emissions from nursing lambs</w:t>
      </w:r>
    </w:p>
    <w:p w14:paraId="6BA3509E" w14:textId="3EA1A0A1" w:rsidR="007C3F33" w:rsidRPr="00D5649B" w:rsidRDefault="007C3F33" w:rsidP="007C3F33">
      <w:pPr>
        <w:numPr>
          <w:ilvl w:val="0"/>
          <w:numId w:val="9"/>
        </w:numPr>
        <w:tabs>
          <w:tab w:val="clear" w:pos="2880"/>
          <w:tab w:val="clear" w:pos="9360"/>
        </w:tabs>
        <w:rPr>
          <w:szCs w:val="24"/>
        </w:rPr>
      </w:pPr>
      <w:r w:rsidRPr="00D5649B">
        <w:rPr>
          <w:szCs w:val="24"/>
        </w:rPr>
        <w:t>Sheep feed intake is equal to energy requirements</w:t>
      </w:r>
    </w:p>
    <w:p w14:paraId="7358C0F8" w14:textId="599C05DF" w:rsidR="007C3F33" w:rsidRPr="00D5649B" w:rsidRDefault="007C3F33" w:rsidP="007C3F33">
      <w:pPr>
        <w:numPr>
          <w:ilvl w:val="0"/>
          <w:numId w:val="9"/>
        </w:numPr>
        <w:tabs>
          <w:tab w:val="clear" w:pos="2880"/>
          <w:tab w:val="clear" w:pos="9360"/>
        </w:tabs>
        <w:rPr>
          <w:szCs w:val="24"/>
        </w:rPr>
      </w:pPr>
      <w:r w:rsidRPr="00D5649B">
        <w:rPr>
          <w:szCs w:val="24"/>
        </w:rPr>
        <w:t>The sex ratio of the feedlot is 1:1</w:t>
      </w:r>
    </w:p>
    <w:p w14:paraId="2EEFE8CD" w14:textId="07CB0441" w:rsidR="007C3F33" w:rsidRPr="00D5649B" w:rsidRDefault="007C3F33" w:rsidP="007C3F33">
      <w:pPr>
        <w:numPr>
          <w:ilvl w:val="0"/>
          <w:numId w:val="9"/>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703670AC" w14:textId="50EB676F" w:rsidR="008319B7" w:rsidRPr="00D5649B" w:rsidRDefault="007C3F33" w:rsidP="008319B7">
      <w:pPr>
        <w:numPr>
          <w:ilvl w:val="0"/>
          <w:numId w:val="9"/>
        </w:numPr>
        <w:tabs>
          <w:tab w:val="clear" w:pos="2880"/>
          <w:tab w:val="clear" w:pos="9360"/>
        </w:tabs>
        <w:rPr>
          <w:szCs w:val="24"/>
        </w:rPr>
      </w:pPr>
      <w:r w:rsidRPr="00D5649B">
        <w:rPr>
          <w:szCs w:val="24"/>
        </w:rPr>
        <w:t xml:space="preserve">All barn manure is handled </w:t>
      </w:r>
      <w:r w:rsidR="008A3E58">
        <w:rPr>
          <w:szCs w:val="24"/>
        </w:rPr>
        <w:t>as solid storage (stockpiled) manure</w:t>
      </w:r>
      <w:r w:rsidRPr="00D5649B">
        <w:rPr>
          <w:szCs w:val="24"/>
        </w:rPr>
        <w:t xml:space="preserve"> and land-applied </w:t>
      </w:r>
      <w:r w:rsidR="00CC03BF">
        <w:rPr>
          <w:szCs w:val="24"/>
        </w:rPr>
        <w:t>at least once per year</w:t>
      </w:r>
    </w:p>
    <w:p w14:paraId="08DC54EC" w14:textId="77777777" w:rsidR="007C3F33" w:rsidRPr="00D5649B" w:rsidRDefault="007C3F33" w:rsidP="008A7F5F">
      <w:pPr>
        <w:pStyle w:val="Heading3"/>
        <w:rPr>
          <w:sz w:val="20"/>
        </w:rPr>
      </w:pPr>
      <w:bookmarkStart w:id="459" w:name="_Toc152758584"/>
      <w:r w:rsidRPr="00D5649B">
        <w:t>Enteric CH</w:t>
      </w:r>
      <w:r w:rsidRPr="00D5649B">
        <w:rPr>
          <w:vertAlign w:val="subscript"/>
        </w:rPr>
        <w:t>4</w:t>
      </w:r>
      <w:r w:rsidRPr="00D5649B">
        <w:t xml:space="preserve"> emissions from sheep</w:t>
      </w:r>
      <w:bookmarkEnd w:id="459"/>
    </w:p>
    <w:p w14:paraId="07B2A7A5" w14:textId="77777777" w:rsidR="007C3F33" w:rsidRPr="00D5649B" w:rsidRDefault="007C3F33" w:rsidP="007C3F33">
      <w:pPr>
        <w:pStyle w:val="Caption"/>
      </w:pPr>
      <w:r w:rsidRPr="00D5649B">
        <w:t>Enteric CH</w:t>
      </w:r>
      <w:r w:rsidRPr="00D5649B">
        <w:rPr>
          <w:vertAlign w:val="subscript"/>
        </w:rPr>
        <w:t>4</w:t>
      </w:r>
      <w:r w:rsidRPr="00D5649B">
        <w:t xml:space="preserve"> calculations should be completed for each sheep group.</w:t>
      </w:r>
    </w:p>
    <w:p w14:paraId="6BD62A79" w14:textId="3D423D2B" w:rsidR="007C3F33" w:rsidRPr="00D5649B" w:rsidRDefault="00A378FD" w:rsidP="0007623C">
      <w:pPr>
        <w:pStyle w:val="Caption"/>
        <w:keepNext/>
        <w:tabs>
          <w:tab w:val="clear" w:pos="9360"/>
          <w:tab w:val="right" w:pos="9781"/>
        </w:tabs>
        <w:rPr>
          <w:b/>
        </w:rPr>
      </w:pPr>
      <m:oMath>
        <m:r>
          <m:rPr>
            <m:sty m:val="bi"/>
          </m:rPr>
          <w:rPr>
            <w:rFonts w:ascii="Cambria Math" w:hAnsi="Cambria Math"/>
          </w:rPr>
          <w:lastRenderedPageBreak/>
          <m:t xml:space="preserve">Weight </m:t>
        </m:r>
        <m:r>
          <m:rPr>
            <m:sty m:val="bi"/>
          </m:rPr>
          <w:rPr>
            <w:rFonts w:ascii="Cambria Math" w:hAnsi="Cambria Math" w:cstheme="minorHAnsi"/>
            <w:szCs w:val="24"/>
          </w:rPr>
          <m:t>=ADG×days+initial_wt</m:t>
        </m:r>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013679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458760B2" w14:textId="77777777"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59556D7" w14:textId="1AC63F27"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CC03BF">
        <w:rPr>
          <w:sz w:val="20"/>
        </w:rPr>
        <w:t>, c</w:t>
      </w:r>
      <w:r w:rsidRPr="00D5649B">
        <w:rPr>
          <w:rFonts w:eastAsiaTheme="minorHAnsi" w:cstheme="minorHAnsi"/>
          <w:sz w:val="20"/>
        </w:rPr>
        <w:t xml:space="preserve">alculated </w:t>
      </w:r>
      <w:r w:rsidR="00CC03BF">
        <w:rPr>
          <w:rFonts w:eastAsiaTheme="minorHAnsi" w:cstheme="minorHAnsi"/>
          <w:sz w:val="20"/>
        </w:rPr>
        <w:t>using</w:t>
      </w:r>
      <w:r w:rsidRPr="00D5649B">
        <w:rPr>
          <w:rFonts w:eastAsiaTheme="minorHAnsi" w:cstheme="minorHAnsi"/>
          <w:sz w:val="20"/>
        </w:rPr>
        <w:t xml:space="preserve"> </w:t>
      </w:r>
      <w:r w:rsidR="00727063" w:rsidRPr="00727063">
        <w:rPr>
          <w:rFonts w:eastAsiaTheme="minorHAnsi" w:cstheme="minorHAnsi"/>
          <w:sz w:val="20"/>
        </w:rPr>
        <w:fldChar w:fldCharType="begin"/>
      </w:r>
      <w:r w:rsidR="00727063" w:rsidRPr="00727063">
        <w:rPr>
          <w:rFonts w:eastAsiaTheme="minorHAnsi" w:cstheme="minorHAnsi"/>
          <w:sz w:val="20"/>
        </w:rPr>
        <w:instrText xml:space="preserve"> REF _Ref109377062 \h </w:instrText>
      </w:r>
      <w:r w:rsidR="00727063">
        <w:rPr>
          <w:rFonts w:eastAsiaTheme="minorHAnsi" w:cstheme="minorHAnsi"/>
          <w:sz w:val="20"/>
        </w:rPr>
        <w:instrText xml:space="preserve"> \* MERGEFORMAT </w:instrText>
      </w:r>
      <w:r w:rsidR="00727063" w:rsidRPr="00727063">
        <w:rPr>
          <w:rFonts w:eastAsiaTheme="minorHAnsi" w:cstheme="minorHAnsi"/>
          <w:sz w:val="20"/>
        </w:rPr>
      </w:r>
      <w:r w:rsidR="00727063" w:rsidRPr="00727063">
        <w:rPr>
          <w:rFonts w:eastAsiaTheme="minorHAnsi" w:cstheme="minorHAnsi"/>
          <w:sz w:val="20"/>
        </w:rPr>
        <w:fldChar w:fldCharType="separate"/>
      </w:r>
      <w:r w:rsidR="00727063" w:rsidRPr="00727063">
        <w:rPr>
          <w:b/>
          <w:sz w:val="20"/>
        </w:rPr>
        <w:t xml:space="preserve">Eq. </w:t>
      </w:r>
      <w:r w:rsidR="00727063" w:rsidRPr="00727063">
        <w:rPr>
          <w:b/>
          <w:noProof/>
          <w:sz w:val="20"/>
        </w:rPr>
        <w:t>3.3.1</w:t>
      </w:r>
      <w:r w:rsidR="00727063" w:rsidRPr="00727063">
        <w:rPr>
          <w:b/>
          <w:sz w:val="20"/>
        </w:rPr>
        <w:noBreakHyphen/>
      </w:r>
      <w:r w:rsidR="00727063" w:rsidRPr="00727063">
        <w:rPr>
          <w:b/>
          <w:noProof/>
          <w:sz w:val="20"/>
        </w:rPr>
        <w:t>9</w:t>
      </w:r>
      <w:r w:rsidR="00727063" w:rsidRPr="00727063">
        <w:rPr>
          <w:rFonts w:eastAsiaTheme="minorHAnsi" w:cstheme="minorHAnsi"/>
          <w:sz w:val="20"/>
        </w:rPr>
        <w:fldChar w:fldCharType="end"/>
      </w:r>
    </w:p>
    <w:p w14:paraId="7D316F90" w14:textId="1E37786A" w:rsidR="00A378FD" w:rsidRPr="00D5649B" w:rsidRDefault="00CC03BF" w:rsidP="003A289C">
      <w:pPr>
        <w:tabs>
          <w:tab w:val="clear" w:pos="2880"/>
          <w:tab w:val="clear" w:pos="9360"/>
        </w:tabs>
        <w:spacing w:before="0"/>
        <w:ind w:left="2835" w:hanging="2835"/>
        <w:rPr>
          <w:rFonts w:eastAsiaTheme="minorHAnsi" w:cstheme="minorHAnsi"/>
          <w:sz w:val="20"/>
        </w:rPr>
      </w:pPr>
      <w:r w:rsidRPr="00CC03BF">
        <w:rPr>
          <w:rFonts w:eastAsiaTheme="minorHAnsi" w:cstheme="minorHAnsi"/>
          <w:i/>
          <w:iCs/>
          <w:sz w:val="20"/>
        </w:rPr>
        <w:t>d</w:t>
      </w:r>
      <w:r w:rsidR="00A378FD" w:rsidRPr="00CC03BF">
        <w:rPr>
          <w:rFonts w:eastAsiaTheme="minorHAnsi" w:cstheme="minorHAnsi"/>
          <w:i/>
          <w:iCs/>
          <w:sz w:val="20"/>
        </w:rPr>
        <w:t>ays</w:t>
      </w:r>
      <w:r w:rsidR="00A378FD" w:rsidRPr="00D5649B">
        <w:rPr>
          <w:rFonts w:eastAsiaTheme="minorHAnsi" w:cstheme="minorHAnsi"/>
          <w:sz w:val="20"/>
        </w:rPr>
        <w:tab/>
        <w:t>Total number of days since start of management period</w:t>
      </w:r>
    </w:p>
    <w:p w14:paraId="5BCA70CB" w14:textId="67C6AEFE" w:rsidR="007C3F33" w:rsidRPr="00D5649B" w:rsidRDefault="00A378FD" w:rsidP="003A289C">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3A289C">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rFonts w:cstheme="minorHAnsi"/>
          <w:sz w:val="20"/>
        </w:rPr>
        <w:t>, by sheep group)</w:t>
      </w:r>
    </w:p>
    <w:p w14:paraId="0055F72A" w14:textId="77777777" w:rsidR="007C3F33" w:rsidRPr="00D5649B" w:rsidRDefault="007C3F33" w:rsidP="007C3F33">
      <w:pPr>
        <w:pStyle w:val="Heading4"/>
      </w:pPr>
      <w:proofErr w:type="spellStart"/>
      <w:r w:rsidRPr="00D5649B">
        <w:t>Lamb:ewe</w:t>
      </w:r>
      <w:proofErr w:type="spellEnd"/>
      <w:r w:rsidRPr="00D5649B">
        <w:t xml:space="preserve"> ratio</w:t>
      </w:r>
    </w:p>
    <w:p w14:paraId="7CF7AA72" w14:textId="2F8565F7" w:rsidR="007C3F33" w:rsidRPr="00D5649B" w:rsidRDefault="00CC03BF" w:rsidP="007C3F33">
      <w:pPr>
        <w:pStyle w:val="Caption"/>
      </w:pPr>
      <w:r>
        <w:t xml:space="preserve">This is calculated only </w:t>
      </w:r>
      <w:r w:rsidR="007C3F33" w:rsidRPr="00D5649B">
        <w:t>for those months when there are lambs with ewes</w:t>
      </w:r>
      <w:r>
        <w:t xml:space="preserve">; the average </w:t>
      </w:r>
      <w:r w:rsidR="007C3F33" w:rsidRPr="00D5649B">
        <w:t xml:space="preserve">yearly </w:t>
      </w:r>
      <w:proofErr w:type="spellStart"/>
      <w:r w:rsidR="007C3F33" w:rsidRPr="00D5649B">
        <w:t>lamb:ewe</w:t>
      </w:r>
      <w:proofErr w:type="spellEnd"/>
      <w:r w:rsidR="007C3F33" w:rsidRPr="00D5649B">
        <w:t xml:space="preserve"> ratio</w:t>
      </w:r>
      <w:r>
        <w:t xml:space="preserve"> is used</w:t>
      </w:r>
      <w:r w:rsidR="007C3F33" w:rsidRPr="00D5649B">
        <w:t>.</w:t>
      </w:r>
    </w:p>
    <w:p w14:paraId="4452CD5A" w14:textId="26379D01" w:rsidR="007C3F33" w:rsidRPr="00D5649B" w:rsidRDefault="007C3F33" w:rsidP="0007623C">
      <w:pPr>
        <w:pStyle w:val="Caption"/>
        <w:keepNext/>
        <w:tabs>
          <w:tab w:val="clear" w:pos="9360"/>
          <w:tab w:val="right" w:pos="9781"/>
        </w:tabs>
        <w:rPr>
          <w:b/>
        </w:rPr>
      </w:pPr>
      <m:oMath>
        <m:r>
          <m:rPr>
            <m:sty m:val="bi"/>
          </m:rPr>
          <w:rPr>
            <w:rFonts w:ascii="Cambria Math" w:hAnsi="Cambria Math"/>
          </w:rPr>
          <m:t>Lamb_Ratio=</m:t>
        </m:r>
        <m:f>
          <m:fPr>
            <m:ctrlPr>
              <w:rPr>
                <w:rFonts w:ascii="Cambria Math" w:hAnsi="Cambria Math"/>
                <w:b/>
                <w:i/>
              </w:rPr>
            </m:ctrlPr>
          </m:fPr>
          <m:num>
            <m:r>
              <m:rPr>
                <m:sty m:val="bi"/>
              </m:rPr>
              <w:rPr>
                <w:rFonts w:ascii="Cambria Math" w:hAnsi="Cambria Math"/>
              </w:rPr>
              <m:t>#lambs</m:t>
            </m:r>
          </m:num>
          <m:den>
            <m:r>
              <m:rPr>
                <m:sty m:val="bi"/>
              </m:rPr>
              <w:rPr>
                <w:rFonts w:ascii="Cambria Math" w:hAnsi="Cambria Math"/>
              </w:rPr>
              <m:t>#ewes</m:t>
            </m:r>
          </m:den>
        </m:f>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379CDA2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176ABA14"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Lamb_Ratio</w:t>
      </w:r>
      <w:proofErr w:type="spellEnd"/>
      <w:r w:rsidRPr="00D5649B">
        <w:rPr>
          <w:rFonts w:cstheme="minorHAnsi"/>
          <w:sz w:val="20"/>
        </w:rPr>
        <w:tab/>
      </w:r>
      <w:proofErr w:type="spellStart"/>
      <w:r w:rsidRPr="00D5649B">
        <w:rPr>
          <w:rFonts w:cstheme="minorHAnsi"/>
          <w:sz w:val="20"/>
        </w:rPr>
        <w:t>Lamb:ewe</w:t>
      </w:r>
      <w:proofErr w:type="spellEnd"/>
      <w:r w:rsidRPr="00D5649B">
        <w:rPr>
          <w:rFonts w:cstheme="minorHAnsi"/>
          <w:sz w:val="20"/>
        </w:rPr>
        <w:t xml:space="preserve"> ratio</w:t>
      </w:r>
    </w:p>
    <w:p w14:paraId="747160E9"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#lambs</w:t>
      </w:r>
      <w:r w:rsidRPr="00D5649B">
        <w:rPr>
          <w:rFonts w:cstheme="minorHAnsi"/>
          <w:sz w:val="20"/>
        </w:rPr>
        <w:tab/>
        <w:t>Number of lambs</w:t>
      </w:r>
    </w:p>
    <w:p w14:paraId="3C9FCE12"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#ewes</w:t>
      </w:r>
      <w:r w:rsidRPr="00D5649B">
        <w:rPr>
          <w:rFonts w:cstheme="minorHAnsi"/>
          <w:sz w:val="20"/>
        </w:rPr>
        <w:tab/>
        <w:t>Number of ewes</w:t>
      </w:r>
    </w:p>
    <w:p w14:paraId="59B15317" w14:textId="77777777" w:rsidR="007C3F33" w:rsidRPr="00D5649B" w:rsidRDefault="007C3F33" w:rsidP="007C3F33">
      <w:pPr>
        <w:pStyle w:val="Heading4"/>
      </w:pPr>
      <w:bookmarkStart w:id="460" w:name="_Ref98778563"/>
      <w:r w:rsidRPr="00D5649B">
        <w:t>Net energy requirements</w:t>
      </w:r>
      <w:bookmarkEnd w:id="460"/>
    </w:p>
    <w:p w14:paraId="02CD8F4C" w14:textId="6B0802F8" w:rsidR="007C3F33" w:rsidRPr="00D5649B" w:rsidRDefault="00000000" w:rsidP="0007623C">
      <w:pPr>
        <w:pStyle w:val="Caption"/>
        <w:keepNext/>
        <w:tabs>
          <w:tab w:val="clear" w:pos="9360"/>
          <w:tab w:val="right" w:pos="9781"/>
        </w:tabs>
        <w:spacing w:line="240" w:lineRule="auto"/>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f</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Weight</m:t>
            </m:r>
          </m:e>
          <m:sup>
            <m:r>
              <m:rPr>
                <m:sty m:val="bi"/>
              </m:rPr>
              <w:rPr>
                <w:rFonts w:ascii="Cambria Math" w:hAnsi="Cambria Math"/>
              </w:rPr>
              <m:t>0.75</m:t>
            </m:r>
          </m:sup>
        </m:sSup>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22FF0657" w14:textId="04EF0AE9" w:rsidR="007C3F33" w:rsidRPr="00D5649B" w:rsidRDefault="007C3F33" w:rsidP="00CF7F6C">
      <w:pPr>
        <w:tabs>
          <w:tab w:val="clear" w:pos="9360"/>
          <w:tab w:val="left" w:pos="2520"/>
          <w:tab w:val="right" w:pos="9785"/>
        </w:tabs>
        <w:jc w:val="right"/>
      </w:pPr>
      <w:r w:rsidRPr="00D5649B">
        <w:tab/>
      </w:r>
      <w:r w:rsidRPr="00CF7F6C">
        <w:rPr>
          <w:bCs/>
          <w:sz w:val="20"/>
        </w:rPr>
        <w:t>IPCC 2019</w:t>
      </w:r>
      <w:r w:rsidR="0001615D" w:rsidRPr="00CF7F6C">
        <w:rPr>
          <w:bCs/>
          <w:sz w:val="20"/>
        </w:rPr>
        <w:t>, Eq. 10.3</w:t>
      </w:r>
    </w:p>
    <w:p w14:paraId="2CA30622" w14:textId="765226DD" w:rsidR="007C3F33" w:rsidRPr="00D5649B" w:rsidRDefault="007C3F33" w:rsidP="000D7D92">
      <w:pPr>
        <w:pStyle w:val="Holos4thlevel"/>
        <w:tabs>
          <w:tab w:val="clear" w:pos="8640"/>
          <w:tab w:val="left" w:pos="7183"/>
        </w:tabs>
        <w:rPr>
          <w:b w:val="0"/>
          <w:i w:val="0"/>
          <w:sz w:val="20"/>
          <w:szCs w:val="20"/>
          <w:lang w:val="en-CA"/>
        </w:rPr>
      </w:pPr>
      <w:r w:rsidRPr="00D5649B">
        <w:rPr>
          <w:b w:val="0"/>
          <w:i w:val="0"/>
          <w:sz w:val="20"/>
          <w:szCs w:val="20"/>
          <w:lang w:val="en-CA"/>
        </w:rPr>
        <w:t>where</w:t>
      </w:r>
      <w:r w:rsidR="000D7D92" w:rsidRPr="00D5649B">
        <w:rPr>
          <w:b w:val="0"/>
          <w:i w:val="0"/>
          <w:sz w:val="20"/>
          <w:szCs w:val="20"/>
          <w:lang w:val="en-CA"/>
        </w:rPr>
        <w:tab/>
      </w:r>
    </w:p>
    <w:p w14:paraId="052F1E9F"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BB66C2F" w14:textId="57C58720" w:rsidR="007C3F33" w:rsidRPr="00D5649B" w:rsidRDefault="007C3F33" w:rsidP="003D7A7A">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sz w:val="20"/>
        </w:rPr>
        <w:t>, by sheep group)</w:t>
      </w:r>
    </w:p>
    <w:p w14:paraId="505F904C" w14:textId="0FEC98D9" w:rsidR="007C3F33" w:rsidRPr="00D5649B" w:rsidRDefault="00000000" w:rsidP="0007623C">
      <w:pPr>
        <w:pStyle w:val="Caption"/>
        <w:keepNext/>
        <w:tabs>
          <w:tab w:val="clear" w:pos="2880"/>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hAnsi="Cambria Math"/>
          </w:rPr>
          <m:t>×Weight</m:t>
        </m:r>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7D2FA2F3" w14:textId="10946814" w:rsidR="007C3F33" w:rsidRPr="00D5649B" w:rsidRDefault="007C3F33" w:rsidP="00CF7F6C">
      <w:pPr>
        <w:tabs>
          <w:tab w:val="clear" w:pos="9360"/>
          <w:tab w:val="left" w:pos="2520"/>
          <w:tab w:val="right" w:pos="9785"/>
        </w:tabs>
        <w:jc w:val="right"/>
      </w:pPr>
      <w:r w:rsidRPr="00D5649B">
        <w:tab/>
      </w:r>
      <w:r w:rsidRPr="00CF7F6C">
        <w:rPr>
          <w:bCs/>
          <w:sz w:val="20"/>
        </w:rPr>
        <w:t>IPCC 2019</w:t>
      </w:r>
      <w:r w:rsidR="0001615D" w:rsidRPr="00CF7F6C">
        <w:rPr>
          <w:bCs/>
          <w:sz w:val="20"/>
        </w:rPr>
        <w:t>, Eq. 10.5</w:t>
      </w:r>
    </w:p>
    <w:p w14:paraId="278B4156" w14:textId="77777777" w:rsidR="007C3F33" w:rsidRPr="00D5649B" w:rsidRDefault="007C3F33" w:rsidP="007C3F33">
      <w:pPr>
        <w:pStyle w:val="Holos4thlevel"/>
        <w:rPr>
          <w:b w:val="0"/>
          <w:i w:val="0"/>
          <w:sz w:val="20"/>
          <w:szCs w:val="20"/>
          <w:lang w:val="en-CA"/>
        </w:rPr>
      </w:pPr>
      <w:r w:rsidRPr="00D5649B">
        <w:rPr>
          <w:b w:val="0"/>
          <w:i w:val="0"/>
          <w:sz w:val="20"/>
          <w:szCs w:val="20"/>
          <w:lang w:val="en-CA"/>
        </w:rPr>
        <w:t>where</w:t>
      </w:r>
    </w:p>
    <w:p w14:paraId="245639DD"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AF6A0EA" w14:textId="1E7998D8" w:rsidR="007C3F33" w:rsidRPr="00D5649B" w:rsidRDefault="007C3F33" w:rsidP="003D7A7A">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(MJ kg</w:t>
      </w:r>
      <w:r w:rsidRPr="00D5649B">
        <w:rPr>
          <w:sz w:val="20"/>
          <w:vertAlign w:val="superscript"/>
        </w:rPr>
        <w:t>-1</w:t>
      </w:r>
      <w:r w:rsidRPr="00D5649B">
        <w:rPr>
          <w:sz w:val="20"/>
        </w:rPr>
        <w:t>) (</w:t>
      </w:r>
      <w:r w:rsidR="00727063" w:rsidRPr="00727063">
        <w:rPr>
          <w:b/>
          <w:sz w:val="20"/>
        </w:rPr>
        <w:fldChar w:fldCharType="begin"/>
      </w:r>
      <w:r w:rsidR="00727063" w:rsidRPr="00727063">
        <w:rPr>
          <w:b/>
          <w:sz w:val="20"/>
        </w:rPr>
        <w:instrText xml:space="preserve"> REF _Ref109377127 \h  \* MERGEFORMAT </w:instrText>
      </w:r>
      <w:r w:rsidR="00727063" w:rsidRPr="00727063">
        <w:rPr>
          <w:b/>
          <w:sz w:val="20"/>
        </w:rPr>
      </w:r>
      <w:r w:rsidR="00727063" w:rsidRPr="00727063">
        <w:rPr>
          <w:b/>
          <w:sz w:val="20"/>
        </w:rPr>
        <w:fldChar w:fldCharType="separate"/>
      </w:r>
      <w:r w:rsidR="0091301F" w:rsidRPr="0091301F">
        <w:rPr>
          <w:b/>
          <w:sz w:val="20"/>
        </w:rPr>
        <w:t xml:space="preserve">Table </w:t>
      </w:r>
      <w:r w:rsidR="0091301F" w:rsidRPr="0091301F">
        <w:rPr>
          <w:b/>
          <w:noProof/>
          <w:sz w:val="20"/>
        </w:rPr>
        <w:t>23</w:t>
      </w:r>
      <w:r w:rsidR="00727063" w:rsidRPr="00727063">
        <w:rPr>
          <w:b/>
          <w:sz w:val="20"/>
        </w:rPr>
        <w:fldChar w:fldCharType="end"/>
      </w:r>
      <w:r w:rsidRPr="00D5649B">
        <w:rPr>
          <w:sz w:val="20"/>
        </w:rPr>
        <w:t>, by activity type)</w:t>
      </w:r>
    </w:p>
    <w:p w14:paraId="16C60A33" w14:textId="77777777" w:rsidR="000D7D92" w:rsidRPr="00D5649B" w:rsidRDefault="000D7D92" w:rsidP="00DC29E4">
      <w:pPr>
        <w:spacing w:before="0"/>
        <w:rPr>
          <w:sz w:val="20"/>
        </w:rPr>
      </w:pPr>
    </w:p>
    <w:p w14:paraId="0287EB62" w14:textId="3B2AED45" w:rsidR="007C3F33" w:rsidRPr="00D5649B" w:rsidRDefault="007C3F33" w:rsidP="007C3F33">
      <w:pPr>
        <w:pStyle w:val="Caption"/>
        <w:rPr>
          <w:b/>
        </w:rPr>
      </w:pPr>
      <w:r w:rsidRPr="00D5649B">
        <w:rPr>
          <w:b/>
        </w:rPr>
        <w:t>For lactating ewes only (use only when ewes are lactating</w:t>
      </w:r>
      <w:r w:rsidR="000D7D92" w:rsidRPr="00D5649B">
        <w:rPr>
          <w:b/>
        </w:rPr>
        <w:t xml:space="preserve"> and milk production is unknown</w:t>
      </w:r>
      <w:r w:rsidRPr="00D5649B">
        <w:rPr>
          <w:b/>
        </w:rPr>
        <w:t xml:space="preserve"> – when # lambs&gt;0):</w:t>
      </w:r>
    </w:p>
    <w:p w14:paraId="335DAED2" w14:textId="09EFE36F"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=5×</m:t>
        </m:r>
        <m:sSub>
          <m:sSubPr>
            <m:ctrlPr>
              <w:rPr>
                <w:rFonts w:ascii="Cambria Math" w:hAnsi="Cambria Math"/>
                <w:b/>
                <w:i/>
              </w:rPr>
            </m:ctrlPr>
          </m:sSubPr>
          <m:e>
            <m:r>
              <m:rPr>
                <m:sty m:val="bi"/>
              </m:rPr>
              <w:rPr>
                <w:rFonts w:ascii="Cambria Math" w:hAnsi="Cambria Math"/>
              </w:rPr>
              <m:t>WG</m:t>
            </m:r>
          </m:e>
          <m:sub>
            <m:r>
              <m:rPr>
                <m:sty m:val="bi"/>
              </m:rPr>
              <w:rPr>
                <w:rFonts w:ascii="Cambria Math" w:hAnsi="Cambria Math"/>
              </w:rPr>
              <m:t>lamb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2C088C2E" w14:textId="066917FB" w:rsidR="007C3F33" w:rsidRPr="00D5649B" w:rsidRDefault="007C3F33" w:rsidP="00CF7F6C">
      <w:pPr>
        <w:tabs>
          <w:tab w:val="clear" w:pos="9360"/>
          <w:tab w:val="left" w:pos="2520"/>
          <w:tab w:val="right" w:pos="9785"/>
        </w:tabs>
        <w:jc w:val="right"/>
      </w:pPr>
      <w:r w:rsidRPr="00D5649B">
        <w:tab/>
      </w:r>
      <w:r w:rsidR="00CF7F6C">
        <w:rPr>
          <w:bCs/>
          <w:sz w:val="20"/>
        </w:rPr>
        <w:t>D</w:t>
      </w:r>
      <w:r w:rsidR="001069F2" w:rsidRPr="00CF7F6C">
        <w:rPr>
          <w:bCs/>
          <w:sz w:val="20"/>
        </w:rPr>
        <w:t xml:space="preserve">erived from </w:t>
      </w:r>
      <w:r w:rsidRPr="00CF7F6C">
        <w:rPr>
          <w:bCs/>
          <w:sz w:val="20"/>
        </w:rPr>
        <w:t>IPCC 2019</w:t>
      </w:r>
      <w:r w:rsidR="0001615D" w:rsidRPr="00CF7F6C">
        <w:rPr>
          <w:bCs/>
          <w:sz w:val="20"/>
        </w:rPr>
        <w:t>, Eq. 10.10</w:t>
      </w:r>
    </w:p>
    <w:p w14:paraId="5EF67BAE" w14:textId="68255062" w:rsidR="007C3F33" w:rsidRPr="00D5649B" w:rsidRDefault="007C3F33" w:rsidP="007C3F33">
      <w:pPr>
        <w:pStyle w:val="Holos4thlevel"/>
        <w:rPr>
          <w:b w:val="0"/>
          <w:i w:val="0"/>
          <w:sz w:val="20"/>
          <w:szCs w:val="20"/>
          <w:lang w:val="en-CA"/>
        </w:rPr>
      </w:pPr>
      <w:r w:rsidRPr="00D5649B">
        <w:rPr>
          <w:b w:val="0"/>
          <w:i w:val="0"/>
          <w:sz w:val="20"/>
          <w:szCs w:val="20"/>
          <w:lang w:val="en-CA"/>
        </w:rPr>
        <w:t>where</w:t>
      </w:r>
    </w:p>
    <w:p w14:paraId="30F39A2E"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53AB66C" w14:textId="38F69F9C" w:rsidR="001069F2" w:rsidRPr="00D5649B" w:rsidRDefault="007C3F33" w:rsidP="003D7A7A">
      <w:pPr>
        <w:tabs>
          <w:tab w:val="clear" w:pos="2880"/>
          <w:tab w:val="clear" w:pos="9360"/>
        </w:tabs>
        <w:spacing w:before="0"/>
        <w:ind w:left="2835" w:hanging="2835"/>
        <w:rPr>
          <w:sz w:val="20"/>
        </w:rPr>
      </w:pPr>
      <w:proofErr w:type="spellStart"/>
      <w:r w:rsidRPr="00D5649B">
        <w:rPr>
          <w:i/>
          <w:sz w:val="20"/>
        </w:rPr>
        <w:t>WG</w:t>
      </w:r>
      <w:r w:rsidRPr="00D5649B">
        <w:rPr>
          <w:i/>
          <w:sz w:val="20"/>
          <w:vertAlign w:val="subscript"/>
        </w:rPr>
        <w:t>lamb</w:t>
      </w:r>
      <w:proofErr w:type="spellEnd"/>
      <w:r w:rsidRPr="00D5649B">
        <w:rPr>
          <w:i/>
          <w:sz w:val="20"/>
        </w:rPr>
        <w:tab/>
      </w:r>
      <w:r w:rsidR="008703D2" w:rsidRPr="00D5649B">
        <w:rPr>
          <w:sz w:val="20"/>
        </w:rPr>
        <w:t xml:space="preserve">Daily </w:t>
      </w:r>
      <w:r w:rsidR="001069F2" w:rsidRPr="00D5649B">
        <w:rPr>
          <w:sz w:val="20"/>
        </w:rPr>
        <w:t xml:space="preserve">pre-weaning </w:t>
      </w:r>
      <w:r w:rsidR="008703D2" w:rsidRPr="00D5649B">
        <w:rPr>
          <w:sz w:val="20"/>
        </w:rPr>
        <w:t>weight gain of lamb(s) (</w:t>
      </w:r>
      <w:r w:rsidR="008703D2" w:rsidRPr="00727063">
        <w:rPr>
          <w:b/>
          <w:sz w:val="20"/>
        </w:rPr>
        <w:fldChar w:fldCharType="begin"/>
      </w:r>
      <w:r w:rsidR="008703D2" w:rsidRPr="00727063">
        <w:rPr>
          <w:b/>
          <w:sz w:val="20"/>
        </w:rPr>
        <w:instrText xml:space="preserve"> REF _Ref71886730 \h  \* MERGEFORMAT </w:instrText>
      </w:r>
      <w:r w:rsidR="008703D2" w:rsidRPr="00727063">
        <w:rPr>
          <w:b/>
          <w:sz w:val="20"/>
        </w:rPr>
      </w:r>
      <w:r w:rsidR="008703D2" w:rsidRPr="00727063">
        <w:rPr>
          <w:b/>
          <w:sz w:val="20"/>
        </w:rPr>
        <w:fldChar w:fldCharType="separate"/>
      </w:r>
      <w:r w:rsidR="0091301F" w:rsidRPr="0091301F">
        <w:rPr>
          <w:b/>
          <w:sz w:val="20"/>
        </w:rPr>
        <w:t xml:space="preserve">Table </w:t>
      </w:r>
      <w:r w:rsidR="0091301F" w:rsidRPr="0091301F">
        <w:rPr>
          <w:b/>
          <w:noProof/>
          <w:sz w:val="20"/>
        </w:rPr>
        <w:t>24</w:t>
      </w:r>
      <w:r w:rsidR="008703D2" w:rsidRPr="00727063">
        <w:rPr>
          <w:b/>
          <w:sz w:val="20"/>
        </w:rPr>
        <w:fldChar w:fldCharType="end"/>
      </w:r>
      <w:r w:rsidR="008703D2" w:rsidRPr="00D5649B">
        <w:rPr>
          <w:sz w:val="20"/>
        </w:rPr>
        <w:t xml:space="preserve">, by </w:t>
      </w:r>
      <w:proofErr w:type="spellStart"/>
      <w:r w:rsidR="008703D2" w:rsidRPr="00D5649B">
        <w:rPr>
          <w:sz w:val="20"/>
        </w:rPr>
        <w:t>Lamb:ewe</w:t>
      </w:r>
      <w:proofErr w:type="spellEnd"/>
      <w:r w:rsidR="008703D2" w:rsidRPr="00D5649B">
        <w:rPr>
          <w:sz w:val="20"/>
        </w:rPr>
        <w:t xml:space="preserve"> ratio)</w:t>
      </w:r>
    </w:p>
    <w:p w14:paraId="092254D1" w14:textId="213A29E5" w:rsidR="007C3F33" w:rsidRPr="00D5649B" w:rsidRDefault="004D5335" w:rsidP="003D7A7A">
      <w:pPr>
        <w:tabs>
          <w:tab w:val="clear" w:pos="2880"/>
          <w:tab w:val="clear" w:pos="9360"/>
        </w:tabs>
        <w:spacing w:before="0"/>
        <w:ind w:left="2835" w:hanging="2835"/>
        <w:rPr>
          <w:sz w:val="20"/>
        </w:rPr>
      </w:pPr>
      <w:r w:rsidRPr="00D5649B">
        <w:rPr>
          <w:sz w:val="20"/>
        </w:rPr>
        <w:t>5</w:t>
      </w:r>
      <w:r w:rsidR="001069F2" w:rsidRPr="00D5649B">
        <w:rPr>
          <w:sz w:val="20"/>
        </w:rPr>
        <w:t xml:space="preserve"> </w:t>
      </w:r>
      <w:r w:rsidR="001069F2" w:rsidRPr="00D5649B">
        <w:rPr>
          <w:sz w:val="20"/>
        </w:rPr>
        <w:tab/>
        <w:t>When milk production is not known, AFRC (1990) indicates that for</w:t>
      </w:r>
      <w:r w:rsidR="00286CCF">
        <w:rPr>
          <w:sz w:val="20"/>
        </w:rPr>
        <w:t xml:space="preserve"> </w:t>
      </w:r>
      <w:r w:rsidR="001069F2" w:rsidRPr="00D5649B">
        <w:rPr>
          <w:sz w:val="20"/>
        </w:rPr>
        <w:t>a single birth, the milk yield is about 5 times the weight gain of the lamb. For multiple births, the total annual milk production can be estimated as five times the increase in combined weight gain of</w:t>
      </w:r>
      <w:r w:rsidRPr="00D5649B">
        <w:rPr>
          <w:sz w:val="20"/>
        </w:rPr>
        <w:t xml:space="preserve"> all lambs birthed by a single </w:t>
      </w:r>
      <w:r w:rsidR="001069F2" w:rsidRPr="00D5649B">
        <w:rPr>
          <w:sz w:val="20"/>
        </w:rPr>
        <w:t xml:space="preserve">ewe. </w:t>
      </w:r>
    </w:p>
    <w:p w14:paraId="051C9ACA" w14:textId="27411B21" w:rsidR="007C3F33" w:rsidRPr="00D5649B" w:rsidRDefault="00EE6923" w:rsidP="003D7A7A">
      <w:pPr>
        <w:tabs>
          <w:tab w:val="clear" w:pos="2880"/>
          <w:tab w:val="clear" w:pos="9360"/>
        </w:tabs>
        <w:spacing w:before="0"/>
        <w:ind w:left="2835" w:hanging="2835"/>
        <w:rPr>
          <w:sz w:val="20"/>
        </w:rPr>
      </w:pPr>
      <w:r>
        <w:rPr>
          <w:noProof/>
        </w:rPr>
        <w:lastRenderedPageBreak/>
        <mc:AlternateContent>
          <mc:Choice Requires="wps">
            <w:drawing>
              <wp:anchor distT="0" distB="0" distL="114300" distR="114300" simplePos="0" relativeHeight="251656704" behindDoc="0" locked="0" layoutInCell="1" allowOverlap="1" wp14:anchorId="0E299966" wp14:editId="345B2256">
                <wp:simplePos x="0" y="0"/>
                <wp:positionH relativeFrom="margin">
                  <wp:posOffset>5080</wp:posOffset>
                </wp:positionH>
                <wp:positionV relativeFrom="paragraph">
                  <wp:posOffset>676910</wp:posOffset>
                </wp:positionV>
                <wp:extent cx="5929630" cy="711835"/>
                <wp:effectExtent l="0" t="0" r="0" b="0"/>
                <wp:wrapTopAndBottom/>
                <wp:docPr id="13702630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711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D9BEA" w14:textId="77777777" w:rsidR="00B1240A" w:rsidRPr="00750784" w:rsidRDefault="00B1240A" w:rsidP="007C3F33">
                            <w:pPr>
                              <w:rPr>
                                <w:color w:val="000000" w:themeColor="text1"/>
                              </w:rPr>
                            </w:pPr>
                            <w:r w:rsidRPr="00750784">
                              <w:rPr>
                                <w:color w:val="000000" w:themeColor="text1"/>
                              </w:rPr>
                              <w:t>Holos V4 will use the following constant values:</w:t>
                            </w:r>
                          </w:p>
                          <w:p w14:paraId="52335EA3" w14:textId="77777777" w:rsidR="00B1240A" w:rsidRDefault="00B1240A" w:rsidP="007C3F33">
                            <w:pPr>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7C3F3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9966" id="Rectangle 20" o:spid="_x0000_s1061" style="position:absolute;left:0;text-align:left;margin-left:.4pt;margin-top:53.3pt;width:466.9pt;height:56.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" fillcolor="white [3212]" strokecolor="#243f60 [1604]" strokeweight="2pt">
                <v:path arrowok="t"/>
                <v:textbox>
                  <w:txbxContent>
                    <w:p w14:paraId="705D9BEA" w14:textId="77777777" w:rsidR="00B1240A" w:rsidRPr="00750784" w:rsidRDefault="00B1240A" w:rsidP="007C3F33">
                      <w:pPr>
                        <w:rPr>
                          <w:color w:val="000000" w:themeColor="text1"/>
                        </w:rPr>
                      </w:pPr>
                      <w:r w:rsidRPr="00750784">
                        <w:rPr>
                          <w:color w:val="000000" w:themeColor="text1"/>
                        </w:rPr>
                        <w:t>Holos V4 will use the following constant values:</w:t>
                      </w:r>
                    </w:p>
                    <w:p w14:paraId="52335EA3" w14:textId="77777777" w:rsidR="00B1240A" w:rsidRDefault="00B1240A" w:rsidP="007C3F33">
                      <w:pPr>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7C3F33">
                      <w:pPr>
                        <w:rPr>
                          <w:color w:val="000000" w:themeColor="text1"/>
                        </w:rPr>
                      </w:pPr>
                    </w:p>
                  </w:txbxContent>
                </v:textbox>
                <w10:wrap type="topAndBottom" anchorx="margin"/>
              </v:rect>
            </w:pict>
          </mc:Fallback>
        </mc:AlternateContent>
      </w:r>
      <w:proofErr w:type="spellStart"/>
      <w:r w:rsidR="007C3F33" w:rsidRPr="00D5649B">
        <w:rPr>
          <w:i/>
          <w:sz w:val="20"/>
        </w:rPr>
        <w:t>EV</w:t>
      </w:r>
      <w:r w:rsidR="007C3F33" w:rsidRPr="00D5649B">
        <w:rPr>
          <w:i/>
          <w:sz w:val="20"/>
          <w:vertAlign w:val="subscript"/>
        </w:rPr>
        <w:t>milk</w:t>
      </w:r>
      <w:proofErr w:type="spellEnd"/>
      <w:r w:rsidR="007C3F33" w:rsidRPr="00D5649B">
        <w:rPr>
          <w:i/>
          <w:sz w:val="20"/>
        </w:rPr>
        <w:tab/>
      </w:r>
      <w:r w:rsidR="007C3F33" w:rsidRPr="00D5649B">
        <w:rPr>
          <w:sz w:val="20"/>
        </w:rPr>
        <w:t>Energy required to produce 1 kg of milk (MJ kg</w:t>
      </w:r>
      <w:r w:rsidR="007C3F33" w:rsidRPr="00D5649B">
        <w:rPr>
          <w:sz w:val="20"/>
          <w:vertAlign w:val="superscript"/>
        </w:rPr>
        <w:t>-1</w:t>
      </w:r>
      <w:r w:rsidR="007C3F33" w:rsidRPr="00D5649B">
        <w:rPr>
          <w:sz w:val="20"/>
        </w:rPr>
        <w:t>)</w:t>
      </w:r>
      <w:r w:rsidR="004D63E2" w:rsidRPr="00D5649B">
        <w:rPr>
          <w:sz w:val="20"/>
        </w:rPr>
        <w:t xml:space="preserve">. The default IPCC (2019) </w:t>
      </w:r>
      <w:proofErr w:type="spellStart"/>
      <w:r w:rsidR="004D63E2" w:rsidRPr="00D5649B">
        <w:rPr>
          <w:i/>
          <w:sz w:val="20"/>
        </w:rPr>
        <w:t>EV</w:t>
      </w:r>
      <w:r w:rsidR="004D63E2" w:rsidRPr="00D5649B">
        <w:rPr>
          <w:i/>
          <w:sz w:val="20"/>
          <w:vertAlign w:val="subscript"/>
        </w:rPr>
        <w:t>milk</w:t>
      </w:r>
      <w:proofErr w:type="spellEnd"/>
      <w:r w:rsidR="004D63E2" w:rsidRPr="00D5649B">
        <w:rPr>
          <w:sz w:val="20"/>
        </w:rPr>
        <w:t xml:space="preserve"> value of 4.6 MJ kg</w:t>
      </w:r>
      <w:r w:rsidR="004D63E2" w:rsidRPr="00D5649B">
        <w:rPr>
          <w:sz w:val="20"/>
          <w:vertAlign w:val="superscript"/>
        </w:rPr>
        <w:t xml:space="preserve">-1 </w:t>
      </w:r>
      <w:r w:rsidR="004D63E2" w:rsidRPr="00D5649B">
        <w:rPr>
          <w:sz w:val="20"/>
        </w:rPr>
        <w:t xml:space="preserve">can be used for sheep (AFRC 1993; AFRC 1995), which corresponds to a milk fat content of 7% by weight. </w:t>
      </w:r>
    </w:p>
    <w:p w14:paraId="25CDF065" w14:textId="5C38D038" w:rsidR="004D63E2" w:rsidRPr="00D5649B" w:rsidRDefault="004D63E2" w:rsidP="004D63E2">
      <w:pPr>
        <w:pStyle w:val="Caption"/>
        <w:rPr>
          <w:b/>
        </w:rPr>
      </w:pPr>
      <w:r w:rsidRPr="00D5649B">
        <w:rPr>
          <w:b/>
        </w:rPr>
        <w:t>For lactating ewes only (use only when ewes are lactating and milk production is known – when # lambs&gt;0):</w:t>
      </w:r>
    </w:p>
    <w:p w14:paraId="688C130D" w14:textId="4BD9828D" w:rsidR="004D63E2"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=Milk×</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4D63E2" w:rsidRPr="00D5649B">
        <w:rPr>
          <w:b/>
        </w:rPr>
        <w:t xml:space="preserve"> </w:t>
      </w:r>
      <w:r w:rsidR="004D63E2"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60C3DB0C" w14:textId="05D4260E" w:rsidR="004D63E2" w:rsidRPr="00D5649B" w:rsidRDefault="004D63E2" w:rsidP="00CF7F6C">
      <w:pPr>
        <w:tabs>
          <w:tab w:val="clear" w:pos="9360"/>
          <w:tab w:val="left" w:pos="2520"/>
          <w:tab w:val="right" w:pos="9771"/>
        </w:tabs>
        <w:jc w:val="right"/>
      </w:pPr>
      <w:r w:rsidRPr="00D5649B">
        <w:tab/>
      </w:r>
      <w:r w:rsidRPr="00CF7F6C">
        <w:rPr>
          <w:bCs/>
          <w:sz w:val="20"/>
        </w:rPr>
        <w:t xml:space="preserve">IPCC 2019, </w:t>
      </w:r>
      <w:r w:rsidR="00357D4B" w:rsidRPr="00CF7F6C">
        <w:rPr>
          <w:bCs/>
          <w:sz w:val="20"/>
        </w:rPr>
        <w:t>Eq. 10.9</w:t>
      </w:r>
    </w:p>
    <w:p w14:paraId="54B748D4" w14:textId="77777777" w:rsidR="004D63E2" w:rsidRPr="00D5649B" w:rsidRDefault="004D63E2" w:rsidP="004D63E2">
      <w:pPr>
        <w:pStyle w:val="Holos4thlevel"/>
        <w:rPr>
          <w:b w:val="0"/>
          <w:i w:val="0"/>
          <w:sz w:val="20"/>
          <w:szCs w:val="20"/>
          <w:lang w:val="en-CA"/>
        </w:rPr>
      </w:pPr>
      <w:r w:rsidRPr="00D5649B">
        <w:rPr>
          <w:b w:val="0"/>
          <w:i w:val="0"/>
          <w:sz w:val="20"/>
          <w:szCs w:val="20"/>
          <w:lang w:val="en-CA"/>
        </w:rPr>
        <w:t>where</w:t>
      </w:r>
    </w:p>
    <w:p w14:paraId="3C7432B9" w14:textId="4348CB63" w:rsidR="004D63E2" w:rsidRPr="00095905" w:rsidRDefault="00567189" w:rsidP="003D7A7A">
      <w:pPr>
        <w:tabs>
          <w:tab w:val="clear" w:pos="2880"/>
          <w:tab w:val="clear" w:pos="9360"/>
        </w:tabs>
        <w:spacing w:before="0"/>
        <w:ind w:left="2835" w:hanging="2835"/>
        <w:rPr>
          <w:sz w:val="20"/>
        </w:rPr>
      </w:pPr>
      <w:r w:rsidRPr="00D5649B">
        <w:rPr>
          <w:i/>
          <w:sz w:val="20"/>
        </w:rPr>
        <w:t>Milk</w:t>
      </w:r>
      <w:r w:rsidRPr="00D5649B">
        <w:rPr>
          <w:i/>
          <w:sz w:val="20"/>
        </w:rPr>
        <w:tab/>
      </w:r>
      <w:r w:rsidRPr="00D5649B">
        <w:rPr>
          <w:sz w:val="20"/>
        </w:rPr>
        <w:t>Amount of milk produced</w:t>
      </w:r>
      <w:r w:rsidR="00B344DC">
        <w:rPr>
          <w:sz w:val="20"/>
        </w:rPr>
        <w:t xml:space="preserve"> (</w:t>
      </w:r>
      <w:r w:rsidRPr="00D5649B">
        <w:rPr>
          <w:sz w:val="20"/>
        </w:rPr>
        <w:t>kg head</w:t>
      </w:r>
      <w:r w:rsidRPr="00D5649B">
        <w:rPr>
          <w:sz w:val="20"/>
          <w:vertAlign w:val="superscript"/>
        </w:rPr>
        <w:t>-1</w:t>
      </w:r>
      <w:r w:rsidRPr="00D5649B">
        <w:rPr>
          <w:sz w:val="20"/>
        </w:rPr>
        <w:t xml:space="preserve"> day</w:t>
      </w:r>
      <w:r w:rsidRPr="00D5649B">
        <w:rPr>
          <w:sz w:val="20"/>
          <w:vertAlign w:val="superscript"/>
        </w:rPr>
        <w:t>-1</w:t>
      </w:r>
      <w:r w:rsidR="00B344DC">
        <w:rPr>
          <w:sz w:val="20"/>
        </w:rPr>
        <w:t>)</w:t>
      </w:r>
      <w:r w:rsidR="00592E63" w:rsidRPr="00D5649B">
        <w:rPr>
          <w:sz w:val="20"/>
        </w:rPr>
        <w:t>. A default value of 2 kg head</w:t>
      </w:r>
      <w:r w:rsidR="00592E63" w:rsidRPr="00D5649B">
        <w:rPr>
          <w:sz w:val="20"/>
          <w:vertAlign w:val="superscript"/>
        </w:rPr>
        <w:t>-1</w:t>
      </w:r>
      <w:r w:rsidR="00592E63" w:rsidRPr="00D5649B">
        <w:rPr>
          <w:sz w:val="20"/>
        </w:rPr>
        <w:t xml:space="preserve"> day</w:t>
      </w:r>
      <w:r w:rsidR="00592E63" w:rsidRPr="00D5649B">
        <w:rPr>
          <w:sz w:val="20"/>
          <w:vertAlign w:val="superscript"/>
        </w:rPr>
        <w:t>-1</w:t>
      </w:r>
      <w:r w:rsidR="00592E63" w:rsidRPr="00D5649B">
        <w:rPr>
          <w:sz w:val="20"/>
        </w:rPr>
        <w:t xml:space="preserve"> is used (based on a value of approximately 2 L per sheep per day (Farm and Food Care </w:t>
      </w:r>
      <w:r w:rsidR="00592E63" w:rsidRPr="00095905">
        <w:rPr>
          <w:sz w:val="20"/>
        </w:rPr>
        <w:t>Ontario 20</w:t>
      </w:r>
      <w:r w:rsidR="00373223">
        <w:rPr>
          <w:sz w:val="20"/>
        </w:rPr>
        <w:t>16</w:t>
      </w:r>
      <w:r w:rsidR="00592E63" w:rsidRPr="00095905">
        <w:rPr>
          <w:sz w:val="20"/>
        </w:rPr>
        <w:t>)</w:t>
      </w:r>
      <w:r w:rsidR="00B344DC">
        <w:rPr>
          <w:sz w:val="20"/>
        </w:rPr>
        <w:t>)</w:t>
      </w:r>
      <w:r w:rsidR="00286CCF">
        <w:rPr>
          <w:sz w:val="20"/>
        </w:rPr>
        <w:t xml:space="preserve">, </w:t>
      </w:r>
      <w:r w:rsidR="00592E63" w:rsidRPr="00095905">
        <w:rPr>
          <w:sz w:val="20"/>
        </w:rPr>
        <w:t>assuming that 1 L of milk weighs approx. 1 kg.</w:t>
      </w:r>
    </w:p>
    <w:p w14:paraId="356AE816" w14:textId="18D7DC97" w:rsidR="007C3F33" w:rsidRPr="00D5649B" w:rsidRDefault="007C3F33" w:rsidP="007C3F33">
      <w:pPr>
        <w:pStyle w:val="Caption"/>
        <w:rPr>
          <w:b/>
        </w:rPr>
      </w:pPr>
      <w:r w:rsidRPr="00095905">
        <w:rPr>
          <w:b/>
        </w:rPr>
        <w:t>For pregnant ewes only</w:t>
      </w:r>
      <w:r w:rsidR="00400CDC">
        <w:rPr>
          <w:b/>
        </w:rPr>
        <w:t>:</w:t>
      </w:r>
    </w:p>
    <w:p w14:paraId="61567061" w14:textId="0D107DAD"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preg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4C2211A7" w14:textId="30DA476F" w:rsidR="007C3F33" w:rsidRPr="00D5649B" w:rsidRDefault="007C3F33" w:rsidP="00CF7F6C">
      <w:pPr>
        <w:tabs>
          <w:tab w:val="clear" w:pos="9360"/>
          <w:tab w:val="left" w:pos="2520"/>
          <w:tab w:val="right" w:pos="9785"/>
        </w:tabs>
        <w:jc w:val="right"/>
      </w:pPr>
      <w:r w:rsidRPr="00D5649B">
        <w:tab/>
      </w:r>
      <w:r w:rsidRPr="00CF7F6C">
        <w:rPr>
          <w:bCs/>
          <w:sz w:val="20"/>
        </w:rPr>
        <w:t>IPCC 2019</w:t>
      </w:r>
      <w:r w:rsidR="0001615D" w:rsidRPr="00CF7F6C">
        <w:rPr>
          <w:bCs/>
          <w:sz w:val="20"/>
        </w:rPr>
        <w:t>, Eq. 10.13</w:t>
      </w:r>
    </w:p>
    <w:p w14:paraId="520C1A65" w14:textId="72CF43B2" w:rsidR="007C3F33" w:rsidRPr="00D5649B" w:rsidRDefault="007C3F33" w:rsidP="007C3F33">
      <w:pPr>
        <w:rPr>
          <w:rFonts w:cstheme="minorHAnsi"/>
          <w:sz w:val="20"/>
        </w:rPr>
      </w:pPr>
      <w:r w:rsidRPr="00D5649B">
        <w:rPr>
          <w:rFonts w:cstheme="minorHAnsi"/>
          <w:sz w:val="20"/>
        </w:rPr>
        <w:t>where</w:t>
      </w:r>
    </w:p>
    <w:p w14:paraId="355D6FA8" w14:textId="3A42AE76"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pregnancy</w:t>
      </w:r>
      <w:proofErr w:type="spellEnd"/>
      <w:r w:rsidRPr="00D5649B">
        <w:rPr>
          <w:rFonts w:cstheme="minorHAnsi"/>
          <w:i/>
          <w:sz w:val="20"/>
        </w:rPr>
        <w:t xml:space="preserve"> </w:t>
      </w:r>
      <w:r w:rsidRPr="00D5649B">
        <w:rPr>
          <w:rFonts w:cstheme="minorHAnsi"/>
          <w:i/>
          <w:sz w:val="20"/>
        </w:rPr>
        <w:tab/>
      </w:r>
      <w:r w:rsidRPr="00D5649B">
        <w:rPr>
          <w:rFonts w:cstheme="minorHAnsi"/>
          <w:sz w:val="20"/>
        </w:rPr>
        <w:t>Net energy for pregnancy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5C914723" w14:textId="735002F0" w:rsidR="007C3F33"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C</w:t>
      </w:r>
      <w:r w:rsidRPr="00D5649B">
        <w:rPr>
          <w:rFonts w:cstheme="minorHAnsi"/>
          <w:i/>
          <w:sz w:val="20"/>
          <w:vertAlign w:val="subscript"/>
        </w:rPr>
        <w:t>preg</w:t>
      </w:r>
      <w:proofErr w:type="spellEnd"/>
      <w:r w:rsidRPr="00D5649B">
        <w:rPr>
          <w:sz w:val="20"/>
        </w:rPr>
        <w:tab/>
        <w:t xml:space="preserve">Pregnancy </w:t>
      </w:r>
      <w:r w:rsidR="00EF067E" w:rsidRPr="00D5649B">
        <w:rPr>
          <w:sz w:val="20"/>
        </w:rPr>
        <w:t xml:space="preserve">coefficient </w:t>
      </w:r>
      <w:r w:rsidRPr="00D5649B">
        <w:rPr>
          <w:sz w:val="20"/>
        </w:rPr>
        <w:t>(</w:t>
      </w:r>
      <w:r w:rsidR="00EF067E" w:rsidRPr="003D7A7A">
        <w:rPr>
          <w:b/>
          <w:sz w:val="20"/>
        </w:rPr>
        <w:fldChar w:fldCharType="begin"/>
      </w:r>
      <w:r w:rsidR="00EF067E" w:rsidRPr="003D7A7A">
        <w:rPr>
          <w:b/>
          <w:sz w:val="20"/>
        </w:rPr>
        <w:instrText xml:space="preserve"> REF _Ref71878367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25</w:t>
      </w:r>
      <w:r w:rsidR="00EF067E" w:rsidRPr="003D7A7A">
        <w:rPr>
          <w:b/>
          <w:sz w:val="20"/>
        </w:rPr>
        <w:fldChar w:fldCharType="end"/>
      </w:r>
      <w:r w:rsidRPr="00D5649B">
        <w:rPr>
          <w:sz w:val="20"/>
        </w:rPr>
        <w:t xml:space="preserve">, by </w:t>
      </w:r>
      <w:proofErr w:type="spellStart"/>
      <w:r w:rsidRPr="00D5649B">
        <w:rPr>
          <w:sz w:val="20"/>
        </w:rPr>
        <w:t>Lamb:ewe</w:t>
      </w:r>
      <w:proofErr w:type="spellEnd"/>
      <w:r w:rsidRPr="00D5649B">
        <w:rPr>
          <w:sz w:val="20"/>
        </w:rPr>
        <w:t xml:space="preserve"> ratio)</w:t>
      </w:r>
    </w:p>
    <w:p w14:paraId="4C62F204" w14:textId="33A4478C" w:rsidR="007C3F33" w:rsidRPr="00D5649B" w:rsidRDefault="007C3F33" w:rsidP="007C3F33">
      <w:pPr>
        <w:pStyle w:val="Caption"/>
      </w:pPr>
      <w:r w:rsidRPr="00D5649B">
        <w:t>This equation averages pregnancy energy requirements over the entire year.</w:t>
      </w:r>
    </w:p>
    <w:p w14:paraId="0AEB574D" w14:textId="308E3854" w:rsidR="007C3F33" w:rsidRPr="00D5649B" w:rsidRDefault="007C3F33" w:rsidP="007C3F33">
      <w:pPr>
        <w:pStyle w:val="Caption"/>
        <w:rPr>
          <w:b/>
        </w:rPr>
      </w:pPr>
      <w:r w:rsidRPr="00D5649B">
        <w:rPr>
          <w:b/>
        </w:rPr>
        <w:t>For ewes and rams only:</w:t>
      </w:r>
    </w:p>
    <w:p w14:paraId="0180E245" w14:textId="199AFCBF"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wool</m:t>
                </m:r>
              </m:sub>
            </m:sSub>
            <m:r>
              <m:rPr>
                <m:sty m:val="bi"/>
              </m:rPr>
              <w:rPr>
                <w:rFonts w:ascii="Cambria Math" w:hAnsi="Cambria Math"/>
              </w:rPr>
              <m:t>×wool_production</m:t>
            </m:r>
          </m:num>
          <m:den>
            <m:r>
              <m:rPr>
                <m:sty m:val="bi"/>
              </m:rPr>
              <w:rPr>
                <w:rFonts w:ascii="Cambria Math" w:hAnsi="Cambria Math"/>
              </w:rPr>
              <m:t>365</m:t>
            </m:r>
          </m:den>
        </m:f>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48751482" w14:textId="1C9C5F1D" w:rsidR="007C3F33" w:rsidRPr="00D5649B" w:rsidRDefault="0007623C" w:rsidP="00CF7F6C">
      <w:pPr>
        <w:tabs>
          <w:tab w:val="clear" w:pos="9360"/>
          <w:tab w:val="left" w:pos="2520"/>
          <w:tab w:val="right" w:pos="9785"/>
        </w:tabs>
        <w:jc w:val="right"/>
      </w:pPr>
      <w:r w:rsidRPr="00D5649B">
        <w:tab/>
      </w:r>
      <w:r w:rsidR="007C3F33" w:rsidRPr="00CF7F6C">
        <w:rPr>
          <w:bCs/>
          <w:sz w:val="20"/>
        </w:rPr>
        <w:t>IPCC 2019</w:t>
      </w:r>
      <w:r w:rsidR="0001615D" w:rsidRPr="00CF7F6C">
        <w:rPr>
          <w:bCs/>
          <w:sz w:val="20"/>
        </w:rPr>
        <w:t>, Eq. 10.12</w:t>
      </w:r>
    </w:p>
    <w:p w14:paraId="4EA095D8" w14:textId="41439FA8" w:rsidR="007C3F33" w:rsidRPr="00D5649B" w:rsidRDefault="007C3F33" w:rsidP="007C3F33">
      <w:pPr>
        <w:rPr>
          <w:rFonts w:cstheme="minorHAnsi"/>
          <w:sz w:val="20"/>
        </w:rPr>
      </w:pPr>
      <w:r w:rsidRPr="00D5649B">
        <w:rPr>
          <w:rFonts w:cstheme="minorHAnsi"/>
          <w:sz w:val="20"/>
        </w:rPr>
        <w:t>where</w:t>
      </w:r>
    </w:p>
    <w:p w14:paraId="01A163E0" w14:textId="46A0FAD1"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wool</w:t>
      </w:r>
      <w:proofErr w:type="spellEnd"/>
      <w:r w:rsidRPr="00D5649B">
        <w:rPr>
          <w:rFonts w:cstheme="minorHAnsi"/>
          <w:sz w:val="20"/>
        </w:rPr>
        <w:tab/>
        <w:t>Net energy for wool production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27814B23"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EV</w:t>
      </w:r>
      <w:r w:rsidRPr="00D5649B">
        <w:rPr>
          <w:rFonts w:cstheme="minorHAnsi"/>
          <w:i/>
          <w:sz w:val="20"/>
          <w:vertAlign w:val="subscript"/>
        </w:rPr>
        <w:t>wool</w:t>
      </w:r>
      <w:proofErr w:type="spellEnd"/>
      <w:r w:rsidRPr="00D5649B">
        <w:rPr>
          <w:rFonts w:cstheme="minorHAnsi"/>
          <w:sz w:val="20"/>
        </w:rPr>
        <w:tab/>
        <w:t>Energy value of 1 kg of wool (MJ kg</w:t>
      </w:r>
      <w:r w:rsidRPr="00D5649B">
        <w:rPr>
          <w:rFonts w:cstheme="minorHAnsi"/>
          <w:sz w:val="20"/>
          <w:vertAlign w:val="superscript"/>
        </w:rPr>
        <w:t>-1</w:t>
      </w:r>
      <w:r w:rsidRPr="00D5649B">
        <w:rPr>
          <w:rFonts w:cstheme="minorHAnsi"/>
          <w:sz w:val="20"/>
        </w:rPr>
        <w:t>)</w:t>
      </w:r>
    </w:p>
    <w:p w14:paraId="7625CD81" w14:textId="10D0F3D0" w:rsidR="00445491"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wool_production</w:t>
      </w:r>
      <w:proofErr w:type="spellEnd"/>
      <w:r w:rsidRPr="00D5649B">
        <w:rPr>
          <w:sz w:val="20"/>
        </w:rPr>
        <w:tab/>
        <w:t>Wool production (kg year</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0D3EEA3D" w14:textId="68272199"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5680" behindDoc="0" locked="0" layoutInCell="1" allowOverlap="1" wp14:anchorId="7014E93F" wp14:editId="2DE5E8F7">
                <wp:simplePos x="0" y="0"/>
                <wp:positionH relativeFrom="margin">
                  <wp:posOffset>-16510</wp:posOffset>
                </wp:positionH>
                <wp:positionV relativeFrom="paragraph">
                  <wp:posOffset>233680</wp:posOffset>
                </wp:positionV>
                <wp:extent cx="5929630" cy="669290"/>
                <wp:effectExtent l="0" t="0" r="0" b="0"/>
                <wp:wrapTopAndBottom/>
                <wp:docPr id="79143558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6692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8C2F" w14:textId="77777777" w:rsidR="00B1240A" w:rsidRPr="00750784" w:rsidRDefault="00B1240A" w:rsidP="007C3F33">
                            <w:pPr>
                              <w:rPr>
                                <w:color w:val="000000" w:themeColor="text1"/>
                              </w:rPr>
                            </w:pPr>
                            <w:r w:rsidRPr="00750784">
                              <w:rPr>
                                <w:color w:val="000000" w:themeColor="text1"/>
                              </w:rPr>
                              <w:t>Holos V4 will use the following constant values:</w:t>
                            </w:r>
                          </w:p>
                          <w:p w14:paraId="15228A71" w14:textId="77777777" w:rsidR="00B1240A" w:rsidRDefault="00B1240A" w:rsidP="007C3F33">
                            <w:pPr>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7C3F3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E93F" id="Rectangle 19" o:spid="_x0000_s1062" style="position:absolute;left:0;text-align:left;margin-left:-1.3pt;margin-top:18.4pt;width:466.9pt;height:52.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" fillcolor="white [3212]" strokecolor="#243f60 [1604]" strokeweight="2pt">
                <v:path arrowok="t"/>
                <v:textbox>
                  <w:txbxContent>
                    <w:p w14:paraId="00248C2F" w14:textId="77777777" w:rsidR="00B1240A" w:rsidRPr="00750784" w:rsidRDefault="00B1240A" w:rsidP="007C3F33">
                      <w:pPr>
                        <w:rPr>
                          <w:color w:val="000000" w:themeColor="text1"/>
                        </w:rPr>
                      </w:pPr>
                      <w:r w:rsidRPr="00750784">
                        <w:rPr>
                          <w:color w:val="000000" w:themeColor="text1"/>
                        </w:rPr>
                        <w:t>Holos V4 will use the following constant values:</w:t>
                      </w:r>
                    </w:p>
                    <w:p w14:paraId="15228A71" w14:textId="77777777" w:rsidR="00B1240A" w:rsidRDefault="00B1240A" w:rsidP="007C3F33">
                      <w:pPr>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7C3F33">
                      <w:pPr>
                        <w:rPr>
                          <w:color w:val="000000" w:themeColor="text1"/>
                        </w:rPr>
                      </w:pPr>
                    </w:p>
                  </w:txbxContent>
                </v:textbox>
                <w10:wrap type="topAndBottom" anchorx="margin"/>
              </v:rect>
            </w:pict>
          </mc:Fallback>
        </mc:AlternateContent>
      </w:r>
      <w:r w:rsidR="007C3F33" w:rsidRPr="00D5649B">
        <w:rPr>
          <w:sz w:val="20"/>
        </w:rPr>
        <w:t>365</w:t>
      </w:r>
      <w:r w:rsidR="007C3F33" w:rsidRPr="00D5649B">
        <w:rPr>
          <w:sz w:val="20"/>
        </w:rPr>
        <w:tab/>
        <w:t>Number of days in year</w:t>
      </w:r>
    </w:p>
    <w:p w14:paraId="41ACDC5F" w14:textId="57CC3CB3" w:rsidR="007C3F33" w:rsidRPr="00D5649B" w:rsidRDefault="007C3F33" w:rsidP="007C3F33">
      <w:pPr>
        <w:pStyle w:val="Heading4"/>
      </w:pPr>
      <w:r w:rsidRPr="00D5649B">
        <w:t>Average daily gain, net energy for gain</w:t>
      </w:r>
    </w:p>
    <w:p w14:paraId="1F8EFF2B" w14:textId="1AE27465" w:rsidR="007C3F33" w:rsidRPr="00D5649B" w:rsidRDefault="007C3F33" w:rsidP="007C3F33">
      <w:pPr>
        <w:pStyle w:val="Caption"/>
      </w:pPr>
      <w:r w:rsidRPr="00D5649B">
        <w:lastRenderedPageBreak/>
        <w:t>ADG is not entered</w:t>
      </w:r>
      <w:r w:rsidR="00B344DC">
        <w:t xml:space="preserve"> into the model interface for ewes and rams</w:t>
      </w:r>
      <w:r w:rsidR="00761A39">
        <w:t>, but is required for sheep feedlot animals</w:t>
      </w:r>
      <w:r w:rsidRPr="00D5649B">
        <w:t>.</w:t>
      </w:r>
    </w:p>
    <w:p w14:paraId="4BDFDDE7" w14:textId="77777777" w:rsidR="007C3F33" w:rsidRPr="00A8078B" w:rsidRDefault="007C3F33" w:rsidP="007C3F33">
      <w:pPr>
        <w:pStyle w:val="Caption"/>
        <w:rPr>
          <w:b/>
        </w:rPr>
      </w:pPr>
      <w:r w:rsidRPr="00A8078B">
        <w:rPr>
          <w:b/>
        </w:rPr>
        <w:t>For ewes and rams:</w:t>
      </w:r>
    </w:p>
    <w:p w14:paraId="6650B31E" w14:textId="00119955" w:rsidR="007C3F33" w:rsidRPr="00D5649B" w:rsidRDefault="007C3F33" w:rsidP="0007623C">
      <w:pPr>
        <w:pStyle w:val="Caption"/>
        <w:keepNext/>
        <w:tabs>
          <w:tab w:val="clear" w:pos="9360"/>
          <w:tab w:val="right" w:pos="9781"/>
        </w:tabs>
        <w:rPr>
          <w:b/>
        </w:rPr>
      </w:pPr>
      <w:bookmarkStart w:id="461" w:name="_Ref109377062"/>
      <m:oMath>
        <m:r>
          <m:rPr>
            <m:sty m:val="bi"/>
          </m:rPr>
          <w:rPr>
            <w:rFonts w:ascii="Cambria Math" w:hAnsi="Cambria Math"/>
          </w:rPr>
          <m:t>ADG=</m:t>
        </m:r>
        <m:f>
          <m:fPr>
            <m:ctrlPr>
              <w:rPr>
                <w:rFonts w:ascii="Cambria Math" w:hAnsi="Cambria Math"/>
                <w:b/>
                <w:i/>
              </w:rPr>
            </m:ctrlPr>
          </m:fPr>
          <m:num>
            <m:r>
              <m:rPr>
                <m:sty m:val="bi"/>
              </m:rPr>
              <w:rPr>
                <w:rFonts w:ascii="Cambria Math" w:hAnsi="Cambria Math"/>
              </w:rPr>
              <m:t>final_wt-initial_wt</m:t>
            </m:r>
          </m:num>
          <m:den>
            <m:r>
              <m:rPr>
                <m:sty m:val="bi"/>
              </m:rPr>
              <w:rPr>
                <w:rFonts w:ascii="Cambria Math" w:hAnsi="Cambria Math"/>
              </w:rPr>
              <m:t>#days</m:t>
            </m:r>
          </m:den>
        </m:f>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bookmarkEnd w:id="461"/>
    </w:p>
    <w:p w14:paraId="40F47BB0" w14:textId="77777777" w:rsidR="007C3F33" w:rsidRPr="00D5649B" w:rsidRDefault="007C3F33" w:rsidP="007C3F33">
      <w:pPr>
        <w:rPr>
          <w:sz w:val="20"/>
        </w:rPr>
      </w:pPr>
      <w:r w:rsidRPr="00D5649B">
        <w:rPr>
          <w:sz w:val="20"/>
        </w:rPr>
        <w:t>where</w:t>
      </w:r>
    </w:p>
    <w:p w14:paraId="7E39D717" w14:textId="77777777" w:rsidR="007C3F33" w:rsidRPr="00D5649B" w:rsidRDefault="007C3F33" w:rsidP="003D7A7A">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0BFD8A7D" w14:textId="66ED6A98" w:rsidR="007C3F33" w:rsidRPr="00D5649B" w:rsidRDefault="001E7F65" w:rsidP="003D7A7A">
      <w:pPr>
        <w:tabs>
          <w:tab w:val="clear" w:pos="2880"/>
          <w:tab w:val="clear" w:pos="9360"/>
        </w:tabs>
        <w:spacing w:before="0"/>
        <w:ind w:left="2835" w:hanging="2835"/>
        <w:rPr>
          <w:sz w:val="20"/>
        </w:rPr>
      </w:pPr>
      <w:proofErr w:type="spellStart"/>
      <w:r>
        <w:rPr>
          <w:i/>
          <w:sz w:val="20"/>
        </w:rPr>
        <w:t>i</w:t>
      </w:r>
      <w:r w:rsidR="007C3F33" w:rsidRPr="00D5649B">
        <w:rPr>
          <w:i/>
          <w:sz w:val="20"/>
        </w:rPr>
        <w:t>nitial_wt</w:t>
      </w:r>
      <w:proofErr w:type="spellEnd"/>
      <w:r w:rsidR="007C3F33" w:rsidRPr="00D5649B">
        <w:rPr>
          <w:i/>
          <w:sz w:val="20"/>
        </w:rPr>
        <w:tab/>
      </w:r>
      <w:r w:rsidR="007C3F33" w:rsidRPr="00D5649B">
        <w:rPr>
          <w:sz w:val="20"/>
        </w:rPr>
        <w:t>Initial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18B69E13" w14:textId="6973057C" w:rsidR="007C3F33" w:rsidRPr="00D5649B" w:rsidRDefault="001E7F65" w:rsidP="003D7A7A">
      <w:pPr>
        <w:tabs>
          <w:tab w:val="clear" w:pos="2880"/>
          <w:tab w:val="clear" w:pos="9360"/>
        </w:tabs>
        <w:spacing w:before="0"/>
        <w:ind w:left="2835" w:hanging="2835"/>
        <w:rPr>
          <w:sz w:val="20"/>
        </w:rPr>
      </w:pPr>
      <w:proofErr w:type="spellStart"/>
      <w:r>
        <w:rPr>
          <w:i/>
          <w:sz w:val="20"/>
        </w:rPr>
        <w:t>f</w:t>
      </w:r>
      <w:r w:rsidR="007C3F33" w:rsidRPr="00D5649B">
        <w:rPr>
          <w:i/>
          <w:sz w:val="20"/>
        </w:rPr>
        <w:t>inal_wt</w:t>
      </w:r>
      <w:proofErr w:type="spellEnd"/>
      <w:r w:rsidR="007C3F33" w:rsidRPr="00D5649B">
        <w:rPr>
          <w:i/>
          <w:sz w:val="20"/>
        </w:rPr>
        <w:tab/>
      </w:r>
      <w:r w:rsidR="007C3F33" w:rsidRPr="00D5649B">
        <w:rPr>
          <w:sz w:val="20"/>
        </w:rPr>
        <w:t>Final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30DB0F60" w14:textId="3FBDC87C" w:rsidR="007C3F33" w:rsidRPr="00D5649B" w:rsidRDefault="007C3F33" w:rsidP="003D7A7A">
      <w:pPr>
        <w:tabs>
          <w:tab w:val="clear" w:pos="2880"/>
          <w:tab w:val="clear" w:pos="9360"/>
        </w:tabs>
        <w:spacing w:before="0"/>
        <w:ind w:left="2835" w:hanging="2835"/>
        <w:rPr>
          <w:sz w:val="20"/>
        </w:rPr>
      </w:pPr>
      <w:r w:rsidRPr="00B548CA">
        <w:rPr>
          <w:i/>
          <w:sz w:val="20"/>
        </w:rPr>
        <w:t>#days</w:t>
      </w:r>
      <w:r w:rsidRPr="00B548CA">
        <w:rPr>
          <w:i/>
          <w:sz w:val="20"/>
        </w:rPr>
        <w:tab/>
      </w:r>
      <w:r w:rsidRPr="00B548CA">
        <w:rPr>
          <w:sz w:val="20"/>
        </w:rPr>
        <w:t xml:space="preserve">Number of days </w:t>
      </w:r>
      <w:r w:rsidR="00E8270F" w:rsidRPr="00B548CA">
        <w:rPr>
          <w:sz w:val="20"/>
        </w:rPr>
        <w:t xml:space="preserve">in management period </w:t>
      </w:r>
      <w:r w:rsidRPr="00B548CA">
        <w:rPr>
          <w:sz w:val="20"/>
        </w:rPr>
        <w:t xml:space="preserve">– </w:t>
      </w:r>
      <w:r w:rsidRPr="00761A39">
        <w:rPr>
          <w:b/>
          <w:bCs/>
          <w:sz w:val="20"/>
        </w:rPr>
        <w:t xml:space="preserve">includes all </w:t>
      </w:r>
      <w:r w:rsidR="00E8270F" w:rsidRPr="00761A39">
        <w:rPr>
          <w:b/>
          <w:bCs/>
          <w:sz w:val="20"/>
        </w:rPr>
        <w:t xml:space="preserve">days </w:t>
      </w:r>
      <w:r w:rsidRPr="00761A39">
        <w:rPr>
          <w:b/>
          <w:bCs/>
          <w:sz w:val="20"/>
        </w:rPr>
        <w:t>where animals &gt;0 are entered</w:t>
      </w:r>
    </w:p>
    <w:p w14:paraId="467F8BB8" w14:textId="052CD41C" w:rsidR="007C3F33" w:rsidRPr="00D5649B" w:rsidRDefault="007C3F33" w:rsidP="007C3F33">
      <w:pPr>
        <w:pStyle w:val="Caption"/>
        <w:rPr>
          <w:b/>
        </w:rPr>
      </w:pPr>
      <w:r w:rsidRPr="00D5649B">
        <w:rPr>
          <w:b/>
        </w:rPr>
        <w:t>For feedlot sheep (weaned lambs)</w:t>
      </w:r>
      <w:r w:rsidR="00E33F56" w:rsidRPr="00D5649B">
        <w:rPr>
          <w:b/>
        </w:rPr>
        <w:t>, ewes and rams</w:t>
      </w:r>
      <w:r w:rsidRPr="00D5649B">
        <w:rPr>
          <w:b/>
        </w:rPr>
        <w:t>:</w:t>
      </w:r>
    </w:p>
    <w:p w14:paraId="261FFDF8" w14:textId="71F5B912"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r>
                  <m:rPr>
                    <m:sty m:val="bi"/>
                  </m:rPr>
                  <w:rPr>
                    <w:rFonts w:ascii="Cambria Math" w:hAnsi="Cambria Math"/>
                  </w:rPr>
                  <m:t>Final_wt-Initial_wt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a+0.5</m:t>
                </m:r>
                <m:r>
                  <m:rPr>
                    <m:sty m:val="bi"/>
                  </m:rPr>
                  <w:rPr>
                    <w:rFonts w:ascii="Cambria Math" w:hAnsi="Cambria Math"/>
                  </w:rPr>
                  <m:t>b</m:t>
                </m:r>
                <m:d>
                  <m:dPr>
                    <m:ctrlPr>
                      <w:rPr>
                        <w:rFonts w:ascii="Cambria Math" w:hAnsi="Cambria Math"/>
                        <w:b/>
                        <w:i/>
                      </w:rPr>
                    </m:ctrlPr>
                  </m:dPr>
                  <m:e>
                    <m:r>
                      <m:rPr>
                        <m:sty m:val="bi"/>
                      </m:rPr>
                      <w:rPr>
                        <w:rFonts w:ascii="Cambria Math" w:hAnsi="Cambria Math"/>
                      </w:rPr>
                      <m:t>initial_wt+final_wt</m:t>
                    </m:r>
                  </m:e>
                </m:d>
              </m:e>
            </m:d>
          </m:num>
          <m:den>
            <m:r>
              <m:rPr>
                <m:sty m:val="bi"/>
              </m:rPr>
              <w:rPr>
                <w:rFonts w:ascii="Cambria Math" w:hAnsi="Cambria Math"/>
              </w:rPr>
              <m:t>#days</m:t>
            </m:r>
          </m:den>
        </m:f>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345ECAB1" w14:textId="12A50004" w:rsidR="007C3F33" w:rsidRPr="00D5649B" w:rsidRDefault="007C3F33" w:rsidP="00CF7F6C">
      <w:pPr>
        <w:tabs>
          <w:tab w:val="clear" w:pos="9360"/>
          <w:tab w:val="left" w:pos="2520"/>
          <w:tab w:val="right" w:pos="9781"/>
        </w:tabs>
        <w:jc w:val="right"/>
        <w:rPr>
          <w:i/>
          <w:color w:val="FF0000"/>
          <w:vertAlign w:val="superscript"/>
        </w:rPr>
      </w:pPr>
      <w:r w:rsidRPr="00D5649B">
        <w:tab/>
      </w:r>
      <w:r w:rsidRPr="00CF7F6C">
        <w:rPr>
          <w:bCs/>
          <w:sz w:val="20"/>
        </w:rPr>
        <w:t>IPCC 2019</w:t>
      </w:r>
      <w:r w:rsidR="0001615D" w:rsidRPr="00CF7F6C">
        <w:rPr>
          <w:bCs/>
          <w:sz w:val="20"/>
        </w:rPr>
        <w:t>, Eq. 10.7</w:t>
      </w:r>
    </w:p>
    <w:p w14:paraId="3392B999" w14:textId="77777777" w:rsidR="007C3F33" w:rsidRPr="00D5649B" w:rsidRDefault="007C3F33" w:rsidP="0001615D">
      <w:pPr>
        <w:ind w:right="720"/>
        <w:rPr>
          <w:sz w:val="20"/>
        </w:rPr>
      </w:pPr>
      <w:r w:rsidRPr="00D5649B">
        <w:rPr>
          <w:sz w:val="20"/>
        </w:rPr>
        <w:t>where</w:t>
      </w:r>
    </w:p>
    <w:p w14:paraId="1EE6FF7F" w14:textId="77777777" w:rsidR="007C3F33" w:rsidRPr="00D5649B" w:rsidRDefault="007C3F33" w:rsidP="003D7A7A">
      <w:pPr>
        <w:tabs>
          <w:tab w:val="clear" w:pos="2880"/>
          <w:tab w:val="clear" w:pos="9360"/>
        </w:tabs>
        <w:spacing w:before="0"/>
        <w:ind w:left="2835" w:hanging="2835"/>
        <w:rPr>
          <w:sz w:val="20"/>
        </w:rPr>
      </w:pPr>
      <w:r w:rsidRPr="00D5649B">
        <w:rPr>
          <w:i/>
          <w:sz w:val="20"/>
        </w:rPr>
        <w:t>NE</w:t>
      </w:r>
      <w:r w:rsidRPr="00D5649B">
        <w:rPr>
          <w:i/>
          <w:sz w:val="20"/>
          <w:vertAlign w:val="subscript"/>
        </w:rPr>
        <w:t>gain</w:t>
      </w:r>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EE4679B" w14:textId="2D8988AC" w:rsidR="007C3F33" w:rsidRPr="00D5649B" w:rsidRDefault="007C3F33" w:rsidP="003D7A7A">
      <w:pPr>
        <w:tabs>
          <w:tab w:val="clear" w:pos="2880"/>
          <w:tab w:val="clear" w:pos="9360"/>
        </w:tabs>
        <w:spacing w:before="0"/>
        <w:ind w:left="2835" w:hanging="2835"/>
        <w:rPr>
          <w:sz w:val="20"/>
        </w:rPr>
      </w:pPr>
      <w:r w:rsidRPr="00D5649B">
        <w:rPr>
          <w:i/>
          <w:sz w:val="20"/>
        </w:rPr>
        <w:t>a</w:t>
      </w:r>
      <w:r w:rsidRPr="00D5649B">
        <w:rPr>
          <w:i/>
          <w:sz w:val="20"/>
        </w:rPr>
        <w:tab/>
      </w:r>
      <w:r w:rsidRPr="00D5649B">
        <w:rPr>
          <w:sz w:val="20"/>
        </w:rPr>
        <w:t>Coefficient a (MJ kg</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676F30" w14:textId="765F4367" w:rsidR="007C3F33" w:rsidRPr="00D5649B" w:rsidRDefault="007C3F33" w:rsidP="003D7A7A">
      <w:pPr>
        <w:tabs>
          <w:tab w:val="clear" w:pos="2880"/>
          <w:tab w:val="clear" w:pos="9360"/>
        </w:tabs>
        <w:spacing w:before="0"/>
        <w:ind w:left="2835" w:hanging="2835"/>
        <w:rPr>
          <w:sz w:val="20"/>
        </w:rPr>
      </w:pPr>
      <w:r w:rsidRPr="00D5649B">
        <w:rPr>
          <w:i/>
          <w:sz w:val="20"/>
        </w:rPr>
        <w:t>b</w:t>
      </w:r>
      <w:r w:rsidRPr="00D5649B">
        <w:rPr>
          <w:i/>
          <w:sz w:val="20"/>
        </w:rPr>
        <w:tab/>
      </w:r>
      <w:r w:rsidRPr="00D5649B">
        <w:rPr>
          <w:sz w:val="20"/>
        </w:rPr>
        <w:t>Coefficient b (MJ kg</w:t>
      </w:r>
      <w:r w:rsidRPr="00D5649B">
        <w:rPr>
          <w:sz w:val="20"/>
          <w:vertAlign w:val="superscript"/>
        </w:rPr>
        <w:t>-2</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0A216207" w14:textId="48B0B620" w:rsidR="007C3F33" w:rsidRPr="00D5649B" w:rsidRDefault="007C3F33" w:rsidP="003D7A7A">
      <w:pPr>
        <w:tabs>
          <w:tab w:val="clear" w:pos="2880"/>
          <w:tab w:val="clear" w:pos="9360"/>
        </w:tabs>
        <w:spacing w:before="0"/>
        <w:ind w:left="2835" w:hanging="2835"/>
        <w:rPr>
          <w:sz w:val="20"/>
        </w:rPr>
      </w:pPr>
      <w:r w:rsidRPr="00B548CA">
        <w:rPr>
          <w:i/>
          <w:sz w:val="20"/>
        </w:rPr>
        <w:t>#days</w:t>
      </w:r>
      <w:r w:rsidRPr="00B548CA">
        <w:rPr>
          <w:i/>
          <w:sz w:val="20"/>
        </w:rPr>
        <w:tab/>
      </w:r>
      <w:r w:rsidRPr="00B548CA">
        <w:rPr>
          <w:sz w:val="20"/>
        </w:rPr>
        <w:t xml:space="preserve">Number of days in </w:t>
      </w:r>
      <w:r w:rsidR="00E8270F" w:rsidRPr="00B548CA">
        <w:rPr>
          <w:sz w:val="20"/>
        </w:rPr>
        <w:t>management period</w:t>
      </w:r>
    </w:p>
    <w:p w14:paraId="5BAD81D8" w14:textId="1A2124CE" w:rsidR="007C3F33" w:rsidRPr="00D5649B" w:rsidRDefault="007C3F33" w:rsidP="007C3F33">
      <w:pPr>
        <w:pStyle w:val="Heading4"/>
      </w:pPr>
      <w:r w:rsidRPr="00D5649B">
        <w:t>Ratios of net energy available to digestible energy</w:t>
      </w:r>
    </w:p>
    <w:p w14:paraId="2A5B1FB9" w14:textId="62F4444F" w:rsidR="007C3F33" w:rsidRPr="00D5649B"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REM=1.123-</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4.092×10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1.126×10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25.4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04DCD766" w14:textId="6A685134" w:rsidR="007C3F33" w:rsidRPr="00D5649B" w:rsidRDefault="007C3F33" w:rsidP="00CF7F6C">
      <w:pPr>
        <w:tabs>
          <w:tab w:val="clear" w:pos="9360"/>
          <w:tab w:val="left" w:pos="2520"/>
          <w:tab w:val="right" w:pos="9781"/>
        </w:tabs>
        <w:jc w:val="right"/>
      </w:pPr>
      <w:r w:rsidRPr="00D5649B">
        <w:tab/>
      </w:r>
      <w:r w:rsidRPr="00CF7F6C">
        <w:rPr>
          <w:bCs/>
          <w:sz w:val="20"/>
        </w:rPr>
        <w:t>IPCC 2019</w:t>
      </w:r>
      <w:r w:rsidR="0001615D" w:rsidRPr="00CF7F6C">
        <w:rPr>
          <w:bCs/>
          <w:sz w:val="20"/>
        </w:rPr>
        <w:t>, Eq. 10.14</w:t>
      </w:r>
    </w:p>
    <w:p w14:paraId="274019B5" w14:textId="6A6F8D83" w:rsidR="007C3F33" w:rsidRPr="00D5649B" w:rsidRDefault="007C3F33" w:rsidP="007C3F33">
      <w:pPr>
        <w:rPr>
          <w:sz w:val="20"/>
        </w:rPr>
      </w:pPr>
      <w:r w:rsidRPr="00D5649B">
        <w:rPr>
          <w:sz w:val="20"/>
        </w:rPr>
        <w:t>where</w:t>
      </w:r>
    </w:p>
    <w:p w14:paraId="6126EA53" w14:textId="77777777" w:rsidR="007C3F33" w:rsidRPr="00D5649B" w:rsidRDefault="007C3F33" w:rsidP="003D7A7A">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CF86D7C" w14:textId="2237B279" w:rsidR="007C3F33" w:rsidRPr="00D5649B" w:rsidRDefault="007C3F33" w:rsidP="003D7A7A">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digestible energy in feed (</w:t>
      </w:r>
      <w:r w:rsidR="00D639F3" w:rsidRPr="003D7A7A">
        <w:rPr>
          <w:b/>
          <w:sz w:val="20"/>
        </w:rPr>
        <w:fldChar w:fldCharType="begin"/>
      </w:r>
      <w:r w:rsidR="00D639F3" w:rsidRPr="003D7A7A">
        <w:rPr>
          <w:b/>
          <w:sz w:val="20"/>
        </w:rPr>
        <w:instrText xml:space="preserve"> REF _Ref71878631 \h  \* MERGEFORMAT </w:instrText>
      </w:r>
      <w:r w:rsidR="00D639F3" w:rsidRPr="003D7A7A">
        <w:rPr>
          <w:b/>
          <w:sz w:val="20"/>
        </w:rPr>
      </w:r>
      <w:r w:rsidR="00D639F3" w:rsidRPr="003D7A7A">
        <w:rPr>
          <w:b/>
          <w:sz w:val="20"/>
        </w:rPr>
        <w:fldChar w:fldCharType="separate"/>
      </w:r>
      <w:r w:rsidR="0091301F" w:rsidRPr="0091301F">
        <w:rPr>
          <w:b/>
          <w:sz w:val="20"/>
        </w:rPr>
        <w:t xml:space="preserve">Table </w:t>
      </w:r>
      <w:r w:rsidR="0091301F" w:rsidRPr="0091301F">
        <w:rPr>
          <w:b/>
          <w:noProof/>
          <w:sz w:val="20"/>
        </w:rPr>
        <w:t>26</w:t>
      </w:r>
      <w:r w:rsidR="00D639F3" w:rsidRPr="003D7A7A">
        <w:rPr>
          <w:b/>
          <w:sz w:val="20"/>
        </w:rPr>
        <w:fldChar w:fldCharType="end"/>
      </w:r>
      <w:r w:rsidRPr="00D5649B">
        <w:rPr>
          <w:sz w:val="20"/>
        </w:rPr>
        <w:t>, by diet)</w:t>
      </w:r>
    </w:p>
    <w:p w14:paraId="518D0723" w14:textId="7BD974DF" w:rsidR="007C3F33" w:rsidRPr="00D5649B" w:rsidRDefault="007C3F33" w:rsidP="007C3F33">
      <w:pPr>
        <w:pStyle w:val="Caption"/>
        <w:rPr>
          <w:b/>
        </w:rPr>
      </w:pPr>
      <w:r w:rsidRPr="00D5649B">
        <w:rPr>
          <w:b/>
          <w:i/>
        </w:rPr>
        <w:t>TDN</w:t>
      </w:r>
      <w:r w:rsidRPr="00D5649B">
        <w:rPr>
          <w:b/>
        </w:rPr>
        <w:t xml:space="preserve"> value is to be entered as a percentage (e.g. as 81 not 0.81).</w:t>
      </w:r>
    </w:p>
    <w:p w14:paraId="2A57A26E" w14:textId="69146768" w:rsidR="007C3F33" w:rsidRPr="00D5649B"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REG=1.164-</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5.16×10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1.308×10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37.4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7EFF3232" w14:textId="1E7BB133" w:rsidR="007C3F33" w:rsidRPr="00D5649B" w:rsidRDefault="007C3F33" w:rsidP="00CF7F6C">
      <w:pPr>
        <w:tabs>
          <w:tab w:val="clear" w:pos="9360"/>
          <w:tab w:val="left" w:pos="2520"/>
          <w:tab w:val="right" w:pos="9781"/>
        </w:tabs>
        <w:jc w:val="right"/>
      </w:pPr>
      <w:r w:rsidRPr="00D5649B">
        <w:tab/>
      </w:r>
      <w:r w:rsidRPr="00CF7F6C">
        <w:rPr>
          <w:bCs/>
          <w:sz w:val="20"/>
        </w:rPr>
        <w:t>IPCC 2019</w:t>
      </w:r>
      <w:r w:rsidR="0001615D" w:rsidRPr="00CF7F6C">
        <w:rPr>
          <w:bCs/>
          <w:sz w:val="20"/>
        </w:rPr>
        <w:t>, Eq. 10.15</w:t>
      </w:r>
    </w:p>
    <w:p w14:paraId="1F359902" w14:textId="29E194D2" w:rsidR="007C3F33" w:rsidRPr="00D5649B" w:rsidRDefault="007C3F33" w:rsidP="007C3F33">
      <w:pPr>
        <w:rPr>
          <w:sz w:val="20"/>
        </w:rPr>
      </w:pPr>
      <w:r w:rsidRPr="00D5649B">
        <w:rPr>
          <w:sz w:val="20"/>
        </w:rPr>
        <w:t>where</w:t>
      </w:r>
    </w:p>
    <w:p w14:paraId="663BAA7B" w14:textId="1B17DF48" w:rsidR="007C3F33" w:rsidRPr="00D5649B" w:rsidRDefault="007C3F33" w:rsidP="003D7A7A">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1A0818D6" w14:textId="77F630A6" w:rsidR="007C3F33" w:rsidRPr="00D5649B" w:rsidRDefault="007C3F33" w:rsidP="007C3F33">
      <w:pPr>
        <w:pStyle w:val="Heading4"/>
      </w:pPr>
      <w:r w:rsidRPr="00D5649B">
        <w:t>Gross energy intake</w:t>
      </w:r>
    </w:p>
    <w:p w14:paraId="43AD8FA6" w14:textId="26330738" w:rsidR="007C3F33" w:rsidRPr="00D5649B" w:rsidRDefault="007C3F33" w:rsidP="0007623C">
      <w:pPr>
        <w:pStyle w:val="Caption"/>
        <w:keepNext/>
        <w:tabs>
          <w:tab w:val="clear" w:pos="9360"/>
          <w:tab w:val="right" w:pos="9781"/>
        </w:tabs>
        <w:rPr>
          <w:b/>
        </w:rPr>
      </w:pPr>
      <w:bookmarkStart w:id="462" w:name="_Ref109732233"/>
      <m:oMath>
        <m:r>
          <m:rPr>
            <m:sty m:val="bi"/>
          </m:rPr>
          <w:rPr>
            <w:rFonts w:ascii="Cambria Math" w:hAnsi="Cambria Math"/>
          </w:rPr>
          <w:lastRenderedPageBreak/>
          <m:t>GEI=</m:t>
        </m:r>
        <m:f>
          <m:fPr>
            <m:ctrlPr>
              <w:rPr>
                <w:rFonts w:ascii="Cambria Math" w:hAnsi="Cambria Math"/>
                <w:b/>
                <w:i/>
              </w:rPr>
            </m:ctrlPr>
          </m:fPr>
          <m:num>
            <m:d>
              <m:dPr>
                <m:begChr m:val="["/>
                <m:endChr m:val="]"/>
                <m:ctrlPr>
                  <w:rPr>
                    <w:rFonts w:ascii="Cambria Math" w:hAnsi="Cambria Math"/>
                    <w:b/>
                    <w:i/>
                  </w:rPr>
                </m:ctrlPr>
              </m:d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num>
                      <m:den>
                        <m:r>
                          <m:rPr>
                            <m:sty m:val="bi"/>
                          </m:rPr>
                          <w:rPr>
                            <w:rFonts w:ascii="Cambria Math" w:hAnsi="Cambria Math"/>
                          </w:rPr>
                          <m:t>REM</m:t>
                        </m:r>
                      </m:den>
                    </m:f>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num>
                      <m:den>
                        <m:r>
                          <m:rPr>
                            <m:sty m:val="bi"/>
                          </m:rPr>
                          <w:rPr>
                            <w:rFonts w:ascii="Cambria Math" w:hAnsi="Cambria Math"/>
                          </w:rPr>
                          <m:t>REG</m:t>
                        </m:r>
                      </m:den>
                    </m:f>
                  </m:e>
                </m:d>
              </m:e>
            </m:d>
          </m:num>
          <m:den>
            <m:f>
              <m:fPr>
                <m:ctrlPr>
                  <w:rPr>
                    <w:rFonts w:ascii="Cambria Math" w:hAnsi="Cambria Math"/>
                    <w:b/>
                    <w:i/>
                  </w:rPr>
                </m:ctrlPr>
              </m:fPr>
              <m:num>
                <m:r>
                  <m:rPr>
                    <m:sty m:val="bi"/>
                  </m:rPr>
                  <w:rPr>
                    <w:rFonts w:ascii="Cambria Math" w:hAnsi="Cambria Math"/>
                  </w:rPr>
                  <m:t>TDN</m:t>
                </m:r>
              </m:num>
              <m:den>
                <m:r>
                  <m:rPr>
                    <m:sty m:val="bi"/>
                  </m:rPr>
                  <w:rPr>
                    <w:rFonts w:ascii="Cambria Math" w:hAnsi="Cambria Math"/>
                  </w:rPr>
                  <m:t>100</m:t>
                </m:r>
              </m:den>
            </m:f>
          </m:den>
        </m:f>
      </m:oMath>
      <w:r w:rsidRPr="00D5649B">
        <w:rPr>
          <w:b/>
        </w:rPr>
        <w:t xml:space="preserve"> </w:t>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bookmarkEnd w:id="462"/>
    </w:p>
    <w:p w14:paraId="746CBF33" w14:textId="090A12D6" w:rsidR="007C3F33" w:rsidRPr="00D5649B" w:rsidRDefault="007C3F33" w:rsidP="00CF7F6C">
      <w:pPr>
        <w:tabs>
          <w:tab w:val="clear" w:pos="9360"/>
          <w:tab w:val="left" w:pos="2520"/>
          <w:tab w:val="right" w:pos="9781"/>
        </w:tabs>
        <w:jc w:val="right"/>
      </w:pPr>
      <w:r w:rsidRPr="00D5649B">
        <w:tab/>
      </w:r>
      <w:r w:rsidRPr="00CF7F6C">
        <w:rPr>
          <w:bCs/>
          <w:sz w:val="20"/>
        </w:rPr>
        <w:t>IPCC 2019</w:t>
      </w:r>
      <w:r w:rsidR="0001615D" w:rsidRPr="00CF7F6C">
        <w:rPr>
          <w:bCs/>
          <w:sz w:val="20"/>
        </w:rPr>
        <w:t>, Eq. 10.16</w:t>
      </w:r>
    </w:p>
    <w:p w14:paraId="0AEFF6F3" w14:textId="76BB15F5" w:rsidR="007C3F33" w:rsidRPr="00D5649B" w:rsidRDefault="007C3F33" w:rsidP="007C3F33">
      <w:pPr>
        <w:rPr>
          <w:sz w:val="20"/>
        </w:rPr>
      </w:pPr>
      <w:r w:rsidRPr="00D5649B">
        <w:rPr>
          <w:sz w:val="20"/>
        </w:rPr>
        <w:t>where</w:t>
      </w:r>
    </w:p>
    <w:p w14:paraId="32E17FA7" w14:textId="03C25097" w:rsidR="007C3F33" w:rsidRPr="00D5649B" w:rsidRDefault="007C3F33" w:rsidP="007C3F33">
      <w:pPr>
        <w:rPr>
          <w:sz w:val="20"/>
        </w:rPr>
      </w:pPr>
      <w:r w:rsidRPr="00D5649B">
        <w:rPr>
          <w:i/>
          <w:sz w:val="20"/>
        </w:rPr>
        <w:t>GE</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FEAE610" w14:textId="4ECB8B1A" w:rsidR="007C3F33" w:rsidRPr="00D5649B" w:rsidRDefault="007C3F33" w:rsidP="007C3F33">
      <w:pPr>
        <w:pStyle w:val="Heading4"/>
      </w:pPr>
      <w:r w:rsidRPr="00D5649B">
        <w:t>Enteric CH</w:t>
      </w:r>
      <w:r w:rsidRPr="00D5649B">
        <w:rPr>
          <w:vertAlign w:val="subscript"/>
        </w:rPr>
        <w:t>4</w:t>
      </w:r>
      <w:r w:rsidRPr="00D5649B">
        <w:t xml:space="preserve"> emissions</w:t>
      </w:r>
    </w:p>
    <w:p w14:paraId="4188B6B9" w14:textId="078498D0"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_rate=GEI×</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m</m:t>
                </m:r>
              </m:sub>
            </m:sSub>
          </m:num>
          <m:den>
            <m:r>
              <m:rPr>
                <m:sty m:val="bi"/>
              </m:rPr>
              <w:rPr>
                <w:rFonts w:ascii="Cambria Math" w:hAnsi="Cambria Math"/>
              </w:rPr>
              <m:t>55.65</m:t>
            </m:r>
          </m:den>
        </m:f>
      </m:oMath>
      <w:r w:rsidR="007C3F33" w:rsidRPr="00D5649B">
        <w:rPr>
          <w:b/>
        </w:rPr>
        <w:t xml:space="preserve"> </w:t>
      </w:r>
      <w:r w:rsidR="007C3F33"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34D6B8EA" w14:textId="037B6D96" w:rsidR="007C3F33" w:rsidRPr="00D5649B" w:rsidRDefault="007C3F33" w:rsidP="004A2CC9">
      <w:pPr>
        <w:tabs>
          <w:tab w:val="clear" w:pos="9360"/>
          <w:tab w:val="left" w:pos="2520"/>
          <w:tab w:val="right" w:pos="9781"/>
        </w:tabs>
        <w:jc w:val="right"/>
      </w:pPr>
      <w:r w:rsidRPr="00D5649B">
        <w:tab/>
      </w:r>
      <w:r w:rsidRPr="004A2CC9">
        <w:rPr>
          <w:bCs/>
          <w:sz w:val="20"/>
        </w:rPr>
        <w:t>IPCC 2019</w:t>
      </w:r>
      <w:r w:rsidR="00BF1B7C" w:rsidRPr="004A2CC9">
        <w:rPr>
          <w:bCs/>
          <w:sz w:val="20"/>
        </w:rPr>
        <w:t>, Eq. 10.21</w:t>
      </w:r>
    </w:p>
    <w:p w14:paraId="2C80BD74" w14:textId="6EC83936" w:rsidR="007C3F33" w:rsidRPr="00D5649B" w:rsidRDefault="007C3F33" w:rsidP="007C3F33">
      <w:pPr>
        <w:rPr>
          <w:sz w:val="20"/>
        </w:rPr>
      </w:pPr>
      <w:r w:rsidRPr="00D5649B">
        <w:rPr>
          <w:sz w:val="20"/>
        </w:rPr>
        <w:t>where</w:t>
      </w:r>
    </w:p>
    <w:p w14:paraId="61F0D9D0" w14:textId="19A5F0B9" w:rsidR="007C3F33" w:rsidRPr="00D5649B" w:rsidRDefault="007C3F33" w:rsidP="00DC29E4">
      <w:pPr>
        <w:spacing w:before="0"/>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FE0F61F" w14:textId="735BBDBE" w:rsidR="007C3F33" w:rsidRPr="00D5649B" w:rsidRDefault="007C3F33" w:rsidP="00DC29E4">
      <w:pPr>
        <w:spacing w:before="0"/>
        <w:rPr>
          <w:sz w:val="20"/>
        </w:rPr>
      </w:pPr>
      <w:proofErr w:type="spellStart"/>
      <w:r w:rsidRPr="00D5649B">
        <w:rPr>
          <w:i/>
          <w:sz w:val="20"/>
        </w:rPr>
        <w:t>Y</w:t>
      </w:r>
      <w:r w:rsidRPr="00D5649B">
        <w:rPr>
          <w:i/>
          <w:sz w:val="20"/>
          <w:vertAlign w:val="subscript"/>
        </w:rPr>
        <w:t>m</w:t>
      </w:r>
      <w:proofErr w:type="spellEnd"/>
      <w:r w:rsidRPr="00D5649B">
        <w:rPr>
          <w:i/>
          <w:sz w:val="20"/>
        </w:rPr>
        <w:tab/>
      </w:r>
      <w:r w:rsidR="00DC5774">
        <w:rPr>
          <w:sz w:val="20"/>
        </w:rPr>
        <w:t>CH</w:t>
      </w:r>
      <w:r w:rsidR="00DC5774" w:rsidRPr="00DC5774">
        <w:rPr>
          <w:sz w:val="20"/>
          <w:vertAlign w:val="subscript"/>
        </w:rPr>
        <w:t>4</w:t>
      </w:r>
      <w:r w:rsidRPr="00D5649B">
        <w:rPr>
          <w:sz w:val="20"/>
        </w:rPr>
        <w:t xml:space="preserve"> conversion factor (</w:t>
      </w:r>
      <w:r w:rsidR="00577EB9" w:rsidRPr="00577EB9">
        <w:rPr>
          <w:sz w:val="20"/>
        </w:rPr>
        <w:fldChar w:fldCharType="begin"/>
      </w:r>
      <w:r w:rsidR="00577EB9" w:rsidRPr="00577EB9">
        <w:rPr>
          <w:sz w:val="20"/>
        </w:rPr>
        <w:instrText xml:space="preserve"> REF _Ref71878631 \h </w:instrText>
      </w:r>
      <w:r w:rsidR="00577EB9">
        <w:rPr>
          <w:sz w:val="20"/>
        </w:rPr>
        <w:instrText xml:space="preserve"> \* MERGEFORMAT </w:instrText>
      </w:r>
      <w:r w:rsidR="00577EB9" w:rsidRPr="00577EB9">
        <w:rPr>
          <w:sz w:val="20"/>
        </w:rPr>
      </w:r>
      <w:r w:rsidR="00577EB9" w:rsidRPr="00577EB9">
        <w:rPr>
          <w:sz w:val="20"/>
        </w:rPr>
        <w:fldChar w:fldCharType="separate"/>
      </w:r>
      <w:r w:rsidR="0091301F" w:rsidRPr="0091301F">
        <w:rPr>
          <w:b/>
          <w:sz w:val="20"/>
        </w:rPr>
        <w:t xml:space="preserve">Table </w:t>
      </w:r>
      <w:r w:rsidR="0091301F" w:rsidRPr="0091301F">
        <w:rPr>
          <w:b/>
          <w:noProof/>
          <w:sz w:val="20"/>
        </w:rPr>
        <w:t>26</w:t>
      </w:r>
      <w:r w:rsidR="00577EB9" w:rsidRPr="00577EB9">
        <w:rPr>
          <w:sz w:val="20"/>
        </w:rPr>
        <w:fldChar w:fldCharType="end"/>
      </w:r>
      <w:r w:rsidR="00577EB9">
        <w:rPr>
          <w:sz w:val="20"/>
        </w:rPr>
        <w:t xml:space="preserve">, </w:t>
      </w:r>
      <w:r w:rsidRPr="00D5649B">
        <w:rPr>
          <w:sz w:val="20"/>
        </w:rPr>
        <w:t>by sheep group)</w:t>
      </w:r>
    </w:p>
    <w:p w14:paraId="244F033E" w14:textId="52D59889" w:rsidR="007C3F33" w:rsidRPr="00D5649B" w:rsidRDefault="007C3F33" w:rsidP="00DC29E4">
      <w:pPr>
        <w:spacing w:before="0"/>
        <w:rPr>
          <w:sz w:val="20"/>
        </w:rPr>
      </w:pPr>
      <w:r w:rsidRPr="00DC5774">
        <w:rPr>
          <w:i/>
          <w:iCs/>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2B9D5451" w14:textId="3F91C8FA" w:rsidR="007C3F33" w:rsidRPr="00DC5774" w:rsidRDefault="00000000" w:rsidP="00DC5774">
      <w:pPr>
        <w:pStyle w:val="Caption"/>
        <w:keepNext/>
        <w:tabs>
          <w:tab w:val="clear" w:pos="9360"/>
          <w:tab w:val="right" w:pos="9781"/>
        </w:tabs>
        <w:rPr>
          <w:b/>
          <w:i/>
          <w:color w:val="000000"/>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m:t>
        </m:r>
        <m:r>
          <m:rPr>
            <m:sty m:val="bi"/>
          </m:rPr>
          <w:rPr>
            <w:rFonts w:ascii="Cambria Math" w:hAnsi="Cambria Math"/>
            <w:color w:val="000000"/>
          </w:rPr>
          <m:t>×#sheep</m:t>
        </m:r>
      </m:oMath>
      <w:r w:rsidR="007C3F33" w:rsidRPr="00D5649B">
        <w:rPr>
          <w:b/>
          <w:color w:val="000000"/>
        </w:rPr>
        <w:t xml:space="preserve"> </w:t>
      </w:r>
      <w:r w:rsidR="007C3F33" w:rsidRPr="00D5649B">
        <w:rPr>
          <w:b/>
          <w:color w:val="000000"/>
        </w:rPr>
        <w:tab/>
      </w:r>
      <w:r w:rsidR="007C3F33" w:rsidRPr="00D5649B">
        <w:rPr>
          <w:b/>
        </w:rPr>
        <w:t xml:space="preserve">Eq. </w:t>
      </w:r>
      <w:r w:rsidR="007C3F33" w:rsidRPr="00D5649B">
        <w:rPr>
          <w:b/>
        </w:rPr>
        <w:fldChar w:fldCharType="begin"/>
      </w:r>
      <w:r w:rsidR="007C3F33" w:rsidRPr="00D5649B">
        <w:rPr>
          <w:b/>
        </w:rPr>
        <w:instrText xml:space="preserve"> STYLEREF 3 \s </w:instrText>
      </w:r>
      <w:r w:rsidR="007C3F33" w:rsidRPr="00D5649B">
        <w:rPr>
          <w:b/>
        </w:rPr>
        <w:fldChar w:fldCharType="separate"/>
      </w:r>
      <w:r w:rsidR="00263B78" w:rsidRPr="00D5649B">
        <w:rPr>
          <w:b/>
          <w:noProof/>
        </w:rPr>
        <w:t>3.3.1</w:t>
      </w:r>
      <w:r w:rsidR="007C3F33" w:rsidRPr="00D5649B">
        <w:rPr>
          <w:b/>
        </w:rPr>
        <w:fldChar w:fldCharType="end"/>
      </w:r>
      <w:r w:rsidR="007C3F33" w:rsidRPr="00D5649B">
        <w:rPr>
          <w:b/>
        </w:rPr>
        <w:noBreakHyphen/>
      </w:r>
      <w:r w:rsidR="00E33F56" w:rsidRPr="00D5649B">
        <w:rPr>
          <w:b/>
        </w:rPr>
        <w:t>14</w:t>
      </w:r>
    </w:p>
    <w:p w14:paraId="4DB87DBE" w14:textId="77777777" w:rsidR="007C3F33" w:rsidRPr="00D5649B" w:rsidRDefault="007C3F33" w:rsidP="007C3F33">
      <w:pPr>
        <w:rPr>
          <w:sz w:val="20"/>
        </w:rPr>
      </w:pPr>
      <w:r w:rsidRPr="00D5649B">
        <w:rPr>
          <w:sz w:val="20"/>
        </w:rPr>
        <w:t>where</w:t>
      </w:r>
    </w:p>
    <w:p w14:paraId="39BCC574" w14:textId="3F56BF32" w:rsidR="007C3F33" w:rsidRPr="00D5649B" w:rsidRDefault="007C3F33" w:rsidP="00DC29E4">
      <w:pPr>
        <w:spacing w:before="0"/>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w:t>
      </w:r>
      <w:r w:rsidR="00DC5774">
        <w:rPr>
          <w:sz w:val="20"/>
        </w:rPr>
        <w:t>s,</w:t>
      </w:r>
      <w:r w:rsidR="007704C2">
        <w:rPr>
          <w:sz w:val="20"/>
        </w:rPr>
        <w:t xml:space="preserve"> </w:t>
      </w:r>
      <w:r w:rsidR="001F07B3">
        <w:rPr>
          <w:sz w:val="20"/>
        </w:rPr>
        <w:t>by</w:t>
      </w:r>
      <w:r w:rsidR="007704C2">
        <w:rPr>
          <w:sz w:val="20"/>
        </w:rPr>
        <w:t xml:space="preserve"> </w:t>
      </w:r>
      <w:r w:rsidR="00DC5774">
        <w:rPr>
          <w:sz w:val="20"/>
        </w:rPr>
        <w:t>sheep</w:t>
      </w:r>
      <w:r w:rsidR="007704C2">
        <w:rPr>
          <w:sz w:val="20"/>
        </w:rPr>
        <w:t xml:space="preserve"> group</w:t>
      </w:r>
      <w:r w:rsidRPr="00D5649B">
        <w:rPr>
          <w:sz w:val="20"/>
        </w:rPr>
        <w:t xml:space="preserve">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19EFCE68" w14:textId="77777777" w:rsidR="007C3F33" w:rsidRPr="00D5649B" w:rsidRDefault="007C3F33" w:rsidP="00DC29E4">
      <w:pPr>
        <w:spacing w:before="0"/>
        <w:rPr>
          <w:sz w:val="20"/>
        </w:rPr>
      </w:pPr>
      <w:r w:rsidRPr="00D5649B">
        <w:rPr>
          <w:i/>
          <w:sz w:val="20"/>
        </w:rPr>
        <w:t>#sheep</w:t>
      </w:r>
      <w:r w:rsidRPr="00D5649B">
        <w:rPr>
          <w:i/>
          <w:sz w:val="20"/>
        </w:rPr>
        <w:tab/>
      </w:r>
      <w:r w:rsidRPr="00D5649B">
        <w:rPr>
          <w:sz w:val="20"/>
        </w:rPr>
        <w:t xml:space="preserve">Number of sheep </w:t>
      </w:r>
    </w:p>
    <w:p w14:paraId="1FCE2867" w14:textId="77777777" w:rsidR="007C3F33" w:rsidRPr="00D5649B" w:rsidRDefault="007C3F33" w:rsidP="008A7F5F">
      <w:pPr>
        <w:pStyle w:val="Heading3"/>
      </w:pPr>
      <w:bookmarkStart w:id="463" w:name="_Toc152758585"/>
      <w:r w:rsidRPr="00D5649B">
        <w:t>Total enteric CH</w:t>
      </w:r>
      <w:r w:rsidRPr="00D5649B">
        <w:rPr>
          <w:vertAlign w:val="subscript"/>
        </w:rPr>
        <w:t>4</w:t>
      </w:r>
      <w:r w:rsidRPr="00D5649B">
        <w:t xml:space="preserve"> emissions</w:t>
      </w:r>
      <w:bookmarkEnd w:id="463"/>
    </w:p>
    <w:p w14:paraId="42F0A8DF" w14:textId="2ADAC579" w:rsidR="007C3F33" w:rsidRPr="00D5649B" w:rsidRDefault="007C3F33" w:rsidP="007C3F33">
      <w:pPr>
        <w:pStyle w:val="Caption"/>
      </w:pPr>
      <w:r w:rsidRPr="00D5649B">
        <w:t xml:space="preserve">Emissions should be summed for all </w:t>
      </w:r>
      <w:r w:rsidR="00873302">
        <w:t xml:space="preserve">relevant </w:t>
      </w:r>
      <w:r w:rsidR="00DC5774">
        <w:t xml:space="preserve">management periods and </w:t>
      </w:r>
      <w:r w:rsidRPr="00D5649B">
        <w:t>sheep groups.</w:t>
      </w:r>
    </w:p>
    <w:p w14:paraId="258B485B" w14:textId="57FB69CB" w:rsidR="007C3F33" w:rsidRPr="00A8078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Total_CH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allscenariosheep</m:t>
            </m:r>
          </m:sub>
          <m:sup/>
          <m:e>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e>
        </m:nary>
      </m:oMath>
      <w:r w:rsidR="007C3F33" w:rsidRPr="00A8078B">
        <w:rPr>
          <w:b/>
        </w:rPr>
        <w:t xml:space="preserve"> </w:t>
      </w:r>
      <w:r w:rsidR="007C3F33" w:rsidRPr="00A8078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6C7D5B4" w14:textId="51990653" w:rsidR="001432D6" w:rsidRPr="00A8078B" w:rsidRDefault="0007623C" w:rsidP="004A2CC9">
      <w:pPr>
        <w:tabs>
          <w:tab w:val="clear" w:pos="9360"/>
          <w:tab w:val="left" w:pos="2520"/>
          <w:tab w:val="right" w:pos="9781"/>
        </w:tabs>
        <w:jc w:val="right"/>
        <w:rPr>
          <w:szCs w:val="24"/>
        </w:rPr>
      </w:pPr>
      <w:r w:rsidRPr="00A8078B">
        <w:rPr>
          <w:szCs w:val="24"/>
        </w:rPr>
        <w:tab/>
      </w:r>
      <w:r w:rsidRPr="00A8078B">
        <w:rPr>
          <w:szCs w:val="24"/>
        </w:rPr>
        <w:tab/>
      </w:r>
      <w:r w:rsidR="001432D6" w:rsidRPr="00A8078B">
        <w:rPr>
          <w:bCs/>
          <w:sz w:val="20"/>
        </w:rPr>
        <w:t>IPCC 2019, Eq. 10.20</w:t>
      </w:r>
    </w:p>
    <w:p w14:paraId="6B63A0A0" w14:textId="77777777" w:rsidR="007C3F33" w:rsidRPr="00A8078B" w:rsidRDefault="007C3F33" w:rsidP="007C3F33">
      <w:pPr>
        <w:rPr>
          <w:sz w:val="20"/>
        </w:rPr>
      </w:pPr>
      <w:r w:rsidRPr="00A8078B">
        <w:rPr>
          <w:sz w:val="20"/>
        </w:rPr>
        <w:t>where</w:t>
      </w:r>
    </w:p>
    <w:p w14:paraId="68160499" w14:textId="77777777" w:rsidR="007C3F33" w:rsidRPr="00A8078B" w:rsidRDefault="007C3F33" w:rsidP="00DC29E4">
      <w:pPr>
        <w:spacing w:before="0"/>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emissions from sheep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642ACAB2" w14:textId="3FC32827" w:rsidR="007C3F33" w:rsidRPr="00D5649B" w:rsidRDefault="007C3F33" w:rsidP="008F2B3C">
      <w:pPr>
        <w:spacing w:before="0"/>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emissions (kg </w:t>
      </w:r>
      <w:r w:rsidRPr="00873302">
        <w:rPr>
          <w:sz w:val="20"/>
        </w:rPr>
        <w:t>CH</w:t>
      </w:r>
      <w:r w:rsidRPr="00873302">
        <w:rPr>
          <w:sz w:val="20"/>
          <w:vertAlign w:val="subscript"/>
        </w:rPr>
        <w:t>4</w:t>
      </w:r>
      <w:r w:rsidRPr="00873302">
        <w:rPr>
          <w:sz w:val="20"/>
        </w:rPr>
        <w:t>)</w:t>
      </w:r>
    </w:p>
    <w:p w14:paraId="483563EE" w14:textId="45D24FB7" w:rsidR="00AA2C8C" w:rsidRPr="00D5649B" w:rsidRDefault="007C3F33" w:rsidP="00AA2C8C">
      <w:pPr>
        <w:pStyle w:val="Heading2"/>
        <w:pageBreakBefore/>
      </w:pPr>
      <w:bookmarkStart w:id="464" w:name="_Ref91669425"/>
      <w:bookmarkStart w:id="465" w:name="_Toc152758586"/>
      <w:r w:rsidRPr="00D5649B">
        <w:lastRenderedPageBreak/>
        <w:t>Swine, Poultry and other livestock</w:t>
      </w:r>
      <w:bookmarkEnd w:id="464"/>
      <w:bookmarkEnd w:id="465"/>
    </w:p>
    <w:p w14:paraId="6ACBDECD" w14:textId="77777777" w:rsidR="008A3E58" w:rsidRPr="00D5649B" w:rsidRDefault="008A3E58" w:rsidP="008A3E58">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23DA31E0" w14:textId="35AA0053" w:rsidR="00AA2C8C" w:rsidRPr="00D5649B" w:rsidRDefault="00AA2C8C" w:rsidP="00D37ADD">
      <w:pPr>
        <w:keepNext/>
        <w:keepLines/>
        <w:rPr>
          <w:b/>
          <w:szCs w:val="24"/>
        </w:rPr>
      </w:pPr>
      <w:r w:rsidRPr="00D5649B">
        <w:rPr>
          <w:b/>
          <w:szCs w:val="24"/>
        </w:rPr>
        <w:t>Assumptions:</w:t>
      </w:r>
    </w:p>
    <w:p w14:paraId="04B82124" w14:textId="714D6F6E" w:rsidR="00AA2C8C" w:rsidRPr="00D5649B" w:rsidRDefault="00AA2C8C" w:rsidP="00D37ADD">
      <w:pPr>
        <w:numPr>
          <w:ilvl w:val="0"/>
          <w:numId w:val="9"/>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26DC0F7D" w14:textId="0A6B869B" w:rsidR="00AA2C8C" w:rsidRPr="00D5649B" w:rsidRDefault="00AA2C8C" w:rsidP="00D37ADD">
      <w:pPr>
        <w:numPr>
          <w:ilvl w:val="0"/>
          <w:numId w:val="9"/>
        </w:numPr>
        <w:tabs>
          <w:tab w:val="clear" w:pos="2880"/>
          <w:tab w:val="clear" w:pos="9360"/>
        </w:tabs>
        <w:rPr>
          <w:szCs w:val="24"/>
        </w:rPr>
      </w:pPr>
      <w:r w:rsidRPr="00D5649B">
        <w:rPr>
          <w:szCs w:val="24"/>
        </w:rPr>
        <w:t>All barn manure uses the same handling system</w:t>
      </w:r>
    </w:p>
    <w:p w14:paraId="634AE4BB" w14:textId="310FB4DD" w:rsidR="00AA2C8C" w:rsidRPr="00D5649B" w:rsidRDefault="00AA2C8C" w:rsidP="00D37ADD">
      <w:pPr>
        <w:numPr>
          <w:ilvl w:val="0"/>
          <w:numId w:val="9"/>
        </w:numPr>
        <w:tabs>
          <w:tab w:val="clear" w:pos="2880"/>
          <w:tab w:val="clear" w:pos="9360"/>
        </w:tabs>
        <w:rPr>
          <w:szCs w:val="24"/>
        </w:rPr>
      </w:pPr>
      <w:r w:rsidRPr="00D5649B">
        <w:rPr>
          <w:szCs w:val="24"/>
        </w:rPr>
        <w:t>Manure must be applied at least once per year</w:t>
      </w:r>
    </w:p>
    <w:p w14:paraId="4B35CE39" w14:textId="42B8C460" w:rsidR="00AA2C8C" w:rsidRPr="00D5649B" w:rsidRDefault="00AA2C8C" w:rsidP="00D37ADD">
      <w:pPr>
        <w:numPr>
          <w:ilvl w:val="0"/>
          <w:numId w:val="9"/>
        </w:numPr>
        <w:tabs>
          <w:tab w:val="clear" w:pos="2880"/>
          <w:tab w:val="clear" w:pos="9360"/>
        </w:tabs>
        <w:rPr>
          <w:szCs w:val="24"/>
        </w:rPr>
      </w:pPr>
      <w:r w:rsidRPr="00D5649B">
        <w:rPr>
          <w:szCs w:val="24"/>
        </w:rPr>
        <w:t>There are no emissions from nursing piglets</w:t>
      </w:r>
      <w:r w:rsidR="00225889" w:rsidRPr="00D5649B">
        <w:rPr>
          <w:szCs w:val="24"/>
        </w:rPr>
        <w:t xml:space="preserve"> or other </w:t>
      </w:r>
      <w:proofErr w:type="spellStart"/>
      <w:r w:rsidR="00225889" w:rsidRPr="00D5649B">
        <w:rPr>
          <w:szCs w:val="24"/>
        </w:rPr>
        <w:t>unweaned</w:t>
      </w:r>
      <w:proofErr w:type="spellEnd"/>
      <w:r w:rsidR="00225889" w:rsidRPr="00D5649B">
        <w:rPr>
          <w:szCs w:val="24"/>
        </w:rPr>
        <w:t xml:space="preserve"> young</w:t>
      </w:r>
    </w:p>
    <w:p w14:paraId="3CAF2150" w14:textId="455262A1" w:rsidR="00A103AB" w:rsidRPr="00D5649B" w:rsidRDefault="00A103AB" w:rsidP="00D37ADD">
      <w:pPr>
        <w:numPr>
          <w:ilvl w:val="0"/>
          <w:numId w:val="9"/>
        </w:numPr>
        <w:tabs>
          <w:tab w:val="clear" w:pos="2880"/>
          <w:tab w:val="clear" w:pos="9360"/>
        </w:tabs>
        <w:rPr>
          <w:szCs w:val="24"/>
        </w:rPr>
      </w:pPr>
      <w:r w:rsidRPr="00D5649B">
        <w:rPr>
          <w:szCs w:val="24"/>
        </w:rPr>
        <w:t>There are no emissions from chicks or poults</w:t>
      </w:r>
    </w:p>
    <w:p w14:paraId="0A75FDF8" w14:textId="790A7CD1" w:rsidR="004A13A9" w:rsidRPr="00D5649B" w:rsidRDefault="004A13A9" w:rsidP="008A7F5F">
      <w:pPr>
        <w:pStyle w:val="Heading3"/>
        <w:rPr>
          <w:sz w:val="20"/>
        </w:rPr>
      </w:pPr>
      <w:bookmarkStart w:id="466" w:name="_Toc152758587"/>
      <w:r w:rsidRPr="00D5649B">
        <w:t>Enteric CH</w:t>
      </w:r>
      <w:r w:rsidRPr="00D5649B">
        <w:rPr>
          <w:vertAlign w:val="subscript"/>
        </w:rPr>
        <w:t>4</w:t>
      </w:r>
      <w:r w:rsidRPr="00D5649B">
        <w:t xml:space="preserve"> emissions from swine, poultry and other livestock</w:t>
      </w:r>
      <w:bookmarkEnd w:id="466"/>
    </w:p>
    <w:p w14:paraId="4319060B" w14:textId="0E4916C0" w:rsidR="00AA2C8C" w:rsidRPr="00D5649B" w:rsidRDefault="001957BE" w:rsidP="00AA2C8C">
      <w:pPr>
        <w:pStyle w:val="Caption"/>
      </w:pPr>
      <w:r w:rsidRPr="009F6769">
        <w:t>Daily e</w:t>
      </w:r>
      <w:r w:rsidR="00AA2C8C" w:rsidRPr="009F6769">
        <w:t>nteric CH</w:t>
      </w:r>
      <w:r w:rsidR="00AA2C8C" w:rsidRPr="009F6769">
        <w:rPr>
          <w:vertAlign w:val="subscript"/>
        </w:rPr>
        <w:t>4</w:t>
      </w:r>
      <w:r w:rsidR="00AA2C8C" w:rsidRPr="009F6769">
        <w:t xml:space="preserve"> calculations</w:t>
      </w:r>
      <w:r w:rsidR="00AA2C8C" w:rsidRPr="00D5649B">
        <w:t xml:space="preserve"> should be completed for each </w:t>
      </w:r>
      <w:r w:rsidR="00225889" w:rsidRPr="00D5649B">
        <w:t xml:space="preserve">animal </w:t>
      </w:r>
      <w:r w:rsidR="00AA2C8C" w:rsidRPr="00D5649B">
        <w:t>group</w:t>
      </w:r>
      <w:r w:rsidR="00801738" w:rsidRPr="00D5649B">
        <w:t xml:space="preserve"> within each livestock type</w:t>
      </w:r>
      <w:r w:rsidR="00AA2C8C" w:rsidRPr="00D5649B">
        <w:t>.</w:t>
      </w:r>
    </w:p>
    <w:p w14:paraId="3209B69A" w14:textId="38AE05E2" w:rsidR="00AA2C8C" w:rsidRPr="00D5649B" w:rsidRDefault="00000000" w:rsidP="00C56205">
      <w:pPr>
        <w:pStyle w:val="Caption"/>
        <w:keepNext/>
        <w:tabs>
          <w:tab w:val="clear" w:pos="2880"/>
          <w:tab w:val="clear" w:pos="9360"/>
          <w:tab w:val="right" w:pos="9810"/>
        </w:tabs>
        <w:rPr>
          <w:b/>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_rate</m:t>
            </m:r>
          </m:num>
          <m:den>
            <m:r>
              <m:rPr>
                <m:sty m:val="bi"/>
              </m:rPr>
              <w:rPr>
                <w:rFonts w:ascii="Cambria Math" w:hAnsi="Cambria Math"/>
                <w:color w:val="000000"/>
              </w:rPr>
              <m:t>365</m:t>
            </m:r>
          </m:den>
        </m:f>
        <m:r>
          <m:rPr>
            <m:sty m:val="bi"/>
          </m:rPr>
          <w:rPr>
            <w:rFonts w:ascii="Cambria Math" w:hAnsi="Cambria Math"/>
            <w:color w:val="000000"/>
          </w:rPr>
          <m:t>×#animals</m:t>
        </m:r>
      </m:oMath>
      <w:r w:rsidR="00AA2C8C" w:rsidRPr="00D5649B">
        <w:rPr>
          <w:b/>
          <w:color w:val="000000"/>
        </w:rPr>
        <w:t xml:space="preserve"> </w:t>
      </w:r>
      <w:r w:rsidR="00801738" w:rsidRPr="00D5649B">
        <w:rPr>
          <w:b/>
          <w:color w:val="000000"/>
        </w:rPr>
        <w:tab/>
      </w:r>
      <w:r w:rsidR="00AA2C8C"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3.4.1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46A4E46D" w14:textId="37CB1D19" w:rsidR="002F7C3B" w:rsidRPr="00D5649B" w:rsidRDefault="00E00C7A" w:rsidP="004A2CC9">
      <w:pPr>
        <w:tabs>
          <w:tab w:val="clear" w:pos="9360"/>
          <w:tab w:val="left" w:pos="2520"/>
          <w:tab w:val="right" w:pos="9781"/>
        </w:tabs>
        <w:jc w:val="right"/>
      </w:pPr>
      <w:r w:rsidRPr="00D5649B">
        <w:tab/>
      </w:r>
      <w:r w:rsidRPr="00D5649B">
        <w:tab/>
      </w:r>
      <w:r w:rsidR="002F7C3B" w:rsidRPr="004A2CC9">
        <w:rPr>
          <w:bCs/>
          <w:sz w:val="20"/>
        </w:rPr>
        <w:t>IPCC 2019</w:t>
      </w:r>
      <w:r w:rsidR="008E1035" w:rsidRPr="004A2CC9">
        <w:rPr>
          <w:bCs/>
          <w:sz w:val="20"/>
        </w:rPr>
        <w:t>,</w:t>
      </w:r>
      <w:r w:rsidR="002F7C3B" w:rsidRPr="004A2CC9">
        <w:rPr>
          <w:bCs/>
          <w:sz w:val="20"/>
        </w:rPr>
        <w:t xml:space="preserve"> Eq. 10.19</w:t>
      </w:r>
    </w:p>
    <w:p w14:paraId="39AF0D49" w14:textId="280B12FE" w:rsidR="00AA2C8C" w:rsidRPr="00D5649B" w:rsidRDefault="00AA2C8C" w:rsidP="004A13A9">
      <w:pPr>
        <w:spacing w:before="0"/>
        <w:rPr>
          <w:sz w:val="20"/>
        </w:rPr>
      </w:pPr>
      <w:r w:rsidRPr="00D5649B">
        <w:rPr>
          <w:sz w:val="20"/>
        </w:rPr>
        <w:t>where</w:t>
      </w:r>
    </w:p>
    <w:p w14:paraId="0B9D6D1C" w14:textId="18C309F5" w:rsidR="00AA2C8C" w:rsidRPr="00D5649B" w:rsidRDefault="00AA2C8C" w:rsidP="00597475">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w:t>
      </w:r>
      <w:r w:rsidR="00801738" w:rsidRPr="00D5649B">
        <w:rPr>
          <w:sz w:val="20"/>
        </w:rPr>
        <w:t>s</w:t>
      </w:r>
      <w:r w:rsidR="004C2A27" w:rsidRPr="00D5649B">
        <w:rPr>
          <w:sz w:val="20"/>
        </w:rPr>
        <w:t xml:space="preserve"> </w:t>
      </w:r>
      <w:r w:rsidRPr="00D5649B">
        <w:rPr>
          <w:sz w:val="20"/>
        </w:rPr>
        <w:t xml:space="preserve">(kg </w:t>
      </w:r>
      <w:r w:rsidR="00801738" w:rsidRPr="00D5649B">
        <w:rPr>
          <w:sz w:val="20"/>
        </w:rPr>
        <w:t>CH</w:t>
      </w:r>
      <w:r w:rsidR="00801738" w:rsidRPr="00D5649B">
        <w:rPr>
          <w:sz w:val="20"/>
          <w:vertAlign w:val="subscript"/>
        </w:rPr>
        <w:t>4</w:t>
      </w:r>
      <w:r w:rsidRPr="00D5649B">
        <w:rPr>
          <w:sz w:val="20"/>
          <w:vertAlign w:val="superscript"/>
        </w:rPr>
        <w:t xml:space="preserve"> </w:t>
      </w:r>
      <w:r w:rsidRPr="00D5649B">
        <w:rPr>
          <w:sz w:val="20"/>
        </w:rPr>
        <w:t>day</w:t>
      </w:r>
      <w:r w:rsidRPr="00D5649B">
        <w:rPr>
          <w:sz w:val="20"/>
          <w:vertAlign w:val="superscript"/>
        </w:rPr>
        <w:t>-1</w:t>
      </w:r>
      <w:r w:rsidRPr="00D5649B">
        <w:rPr>
          <w:sz w:val="20"/>
        </w:rPr>
        <w:t>)</w:t>
      </w:r>
    </w:p>
    <w:p w14:paraId="316F7881" w14:textId="1A3E9960" w:rsidR="00AA2C8C" w:rsidRPr="00D5649B" w:rsidRDefault="00801738" w:rsidP="00597475">
      <w:pPr>
        <w:tabs>
          <w:tab w:val="clear" w:pos="2880"/>
          <w:tab w:val="clear" w:pos="9360"/>
        </w:tabs>
        <w:spacing w:before="0"/>
        <w:ind w:left="2835" w:hanging="2835"/>
        <w:rPr>
          <w:sz w:val="20"/>
        </w:rPr>
      </w:pPr>
      <w:r w:rsidRPr="00E00291">
        <w:rPr>
          <w:i/>
          <w:iCs/>
          <w:sz w:val="20"/>
        </w:rPr>
        <w:t>CH</w:t>
      </w:r>
      <w:r w:rsidRPr="00E00291">
        <w:rPr>
          <w:i/>
          <w:iCs/>
          <w:sz w:val="20"/>
          <w:vertAlign w:val="subscript"/>
        </w:rPr>
        <w:t>4enteric</w:t>
      </w:r>
      <w:r w:rsidRPr="00E00291">
        <w:rPr>
          <w:i/>
          <w:iCs/>
          <w:sz w:val="20"/>
        </w:rPr>
        <w:t>_rate</w:t>
      </w:r>
      <w:r w:rsidR="00AA2C8C" w:rsidRPr="00B548CA">
        <w:rPr>
          <w:sz w:val="20"/>
        </w:rPr>
        <w:tab/>
        <w:t>Yearly enteric CH</w:t>
      </w:r>
      <w:r w:rsidR="00AA2C8C" w:rsidRPr="00B548CA">
        <w:rPr>
          <w:sz w:val="20"/>
          <w:vertAlign w:val="subscript"/>
        </w:rPr>
        <w:t>4</w:t>
      </w:r>
      <w:r w:rsidR="00AA2C8C" w:rsidRPr="00B548CA">
        <w:rPr>
          <w:sz w:val="20"/>
        </w:rPr>
        <w:t xml:space="preserve"> emission rate</w:t>
      </w:r>
      <w:r w:rsidR="0038564B" w:rsidRPr="00B548CA">
        <w:rPr>
          <w:sz w:val="20"/>
        </w:rPr>
        <w:t xml:space="preserve"> </w:t>
      </w:r>
      <w:r w:rsidR="00AA2C8C" w:rsidRPr="00B548CA">
        <w:rPr>
          <w:sz w:val="20"/>
        </w:rPr>
        <w:t>(</w:t>
      </w:r>
      <w:proofErr w:type="spellStart"/>
      <w:r w:rsidR="00C44D8F" w:rsidRPr="00B548CA">
        <w:rPr>
          <w:sz w:val="20"/>
        </w:rPr>
        <w:t>Verg</w:t>
      </w:r>
      <w:r w:rsidR="00C44D8F" w:rsidRPr="00B548CA">
        <w:rPr>
          <w:rFonts w:cstheme="minorHAnsi"/>
          <w:sz w:val="20"/>
        </w:rPr>
        <w:t>é</w:t>
      </w:r>
      <w:proofErr w:type="spellEnd"/>
      <w:r w:rsidR="00C44D8F" w:rsidRPr="00B548CA">
        <w:rPr>
          <w:sz w:val="20"/>
        </w:rPr>
        <w:t xml:space="preserve"> et al. (2009) for swine and </w:t>
      </w:r>
      <w:r w:rsidR="00AA2C8C" w:rsidRPr="00B548CA">
        <w:rPr>
          <w:sz w:val="20"/>
        </w:rPr>
        <w:t xml:space="preserve">IPCC </w:t>
      </w:r>
      <w:r w:rsidR="00C44D8F" w:rsidRPr="00B548CA">
        <w:rPr>
          <w:sz w:val="20"/>
        </w:rPr>
        <w:t>(</w:t>
      </w:r>
      <w:r w:rsidR="00AA2C8C" w:rsidRPr="00B548CA">
        <w:rPr>
          <w:sz w:val="20"/>
        </w:rPr>
        <w:t>20</w:t>
      </w:r>
      <w:r w:rsidR="0038564B" w:rsidRPr="00B548CA">
        <w:rPr>
          <w:sz w:val="20"/>
        </w:rPr>
        <w:t>19</w:t>
      </w:r>
      <w:r w:rsidR="00C44D8F" w:rsidRPr="00B548CA">
        <w:rPr>
          <w:sz w:val="20"/>
        </w:rPr>
        <w:t>) for all other livestock</w:t>
      </w:r>
      <w:r w:rsidR="00AA2C8C" w:rsidRPr="00B548CA">
        <w:rPr>
          <w:sz w:val="20"/>
        </w:rPr>
        <w:t>)</w:t>
      </w:r>
      <w:r w:rsidR="004C2A27" w:rsidRPr="00B548CA">
        <w:rPr>
          <w:sz w:val="20"/>
        </w:rPr>
        <w:t xml:space="preserve"> (</w:t>
      </w:r>
      <w:r w:rsidR="004C2A27" w:rsidRPr="00B548CA">
        <w:rPr>
          <w:b/>
          <w:sz w:val="20"/>
        </w:rPr>
        <w:fldChar w:fldCharType="begin"/>
      </w:r>
      <w:r w:rsidR="004C2A27" w:rsidRPr="00B548CA">
        <w:rPr>
          <w:b/>
          <w:sz w:val="20"/>
        </w:rPr>
        <w:instrText xml:space="preserve"> REF _Ref68865750 \h  \* MERGEFORMAT </w:instrText>
      </w:r>
      <w:r w:rsidR="004C2A27" w:rsidRPr="00B548CA">
        <w:rPr>
          <w:b/>
          <w:sz w:val="20"/>
        </w:rPr>
      </w:r>
      <w:r w:rsidR="004C2A27" w:rsidRPr="00B548CA">
        <w:rPr>
          <w:b/>
          <w:sz w:val="20"/>
        </w:rPr>
        <w:fldChar w:fldCharType="separate"/>
      </w:r>
      <w:r w:rsidR="0091301F" w:rsidRPr="0091301F">
        <w:rPr>
          <w:b/>
          <w:sz w:val="20"/>
        </w:rPr>
        <w:t>Table 27</w:t>
      </w:r>
      <w:r w:rsidR="004C2A27" w:rsidRPr="00B548CA">
        <w:rPr>
          <w:b/>
          <w:sz w:val="20"/>
        </w:rPr>
        <w:fldChar w:fldCharType="end"/>
      </w:r>
      <w:r w:rsidR="004C2A27" w:rsidRPr="00B548CA">
        <w:rPr>
          <w:sz w:val="20"/>
        </w:rPr>
        <w:t>)</w:t>
      </w:r>
    </w:p>
    <w:p w14:paraId="1C6EC295" w14:textId="07037298" w:rsidR="00AA2C8C" w:rsidRPr="00D5649B" w:rsidRDefault="00AA2C8C" w:rsidP="00597475">
      <w:pPr>
        <w:tabs>
          <w:tab w:val="clear" w:pos="2880"/>
          <w:tab w:val="clear" w:pos="9360"/>
        </w:tabs>
        <w:spacing w:before="0"/>
        <w:ind w:left="2835" w:hanging="2835"/>
        <w:rPr>
          <w:sz w:val="20"/>
        </w:rPr>
      </w:pPr>
      <w:r w:rsidRPr="00E00291">
        <w:rPr>
          <w:i/>
          <w:iCs/>
          <w:sz w:val="20"/>
        </w:rPr>
        <w:t>365</w:t>
      </w:r>
      <w:r w:rsidRPr="00D5649B">
        <w:rPr>
          <w:sz w:val="20"/>
        </w:rPr>
        <w:tab/>
        <w:t>Number of days in year</w:t>
      </w:r>
    </w:p>
    <w:p w14:paraId="5EED9899" w14:textId="77777777" w:rsidR="004B2664" w:rsidRPr="00D5649B" w:rsidRDefault="004B2664" w:rsidP="008A7F5F">
      <w:pPr>
        <w:pStyle w:val="Heading3"/>
      </w:pPr>
      <w:bookmarkStart w:id="467" w:name="_Toc152758588"/>
      <w:r w:rsidRPr="00D5649B">
        <w:t>Total enteric CH</w:t>
      </w:r>
      <w:r w:rsidRPr="00D5649B">
        <w:rPr>
          <w:vertAlign w:val="subscript"/>
        </w:rPr>
        <w:t>4</w:t>
      </w:r>
      <w:r w:rsidRPr="00D5649B">
        <w:t xml:space="preserve"> emissions</w:t>
      </w:r>
      <w:bookmarkEnd w:id="467"/>
    </w:p>
    <w:p w14:paraId="5C040E7B" w14:textId="146A4E7B" w:rsidR="004B2664" w:rsidRPr="00D5649B" w:rsidRDefault="004B2664" w:rsidP="004B2664">
      <w:pPr>
        <w:keepNext/>
        <w:rPr>
          <w:szCs w:val="24"/>
        </w:rPr>
      </w:pPr>
      <w:r w:rsidRPr="00A93BA8">
        <w:rPr>
          <w:szCs w:val="24"/>
        </w:rPr>
        <w:t xml:space="preserve">Emissions should be summed for all </w:t>
      </w:r>
      <w:r w:rsidR="00E00291">
        <w:t xml:space="preserve">management periods and </w:t>
      </w:r>
      <w:r w:rsidRPr="00A93BA8">
        <w:rPr>
          <w:szCs w:val="24"/>
        </w:rPr>
        <w:t>animal groups within each livestock type.</w:t>
      </w:r>
    </w:p>
    <w:p w14:paraId="22AC69EA" w14:textId="40D62A39" w:rsidR="004B2664" w:rsidRPr="00A8078B" w:rsidRDefault="004B2664" w:rsidP="004B2664">
      <w:pPr>
        <w:pStyle w:val="Caption"/>
        <w:tabs>
          <w:tab w:val="clear" w:pos="9360"/>
          <w:tab w:val="right" w:pos="9781"/>
        </w:tabs>
        <w:rPr>
          <w:b/>
          <w:szCs w:val="24"/>
        </w:rPr>
      </w:pPr>
      <w:bookmarkStart w:id="468" w:name="_Ref1105863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468"/>
    </w:p>
    <w:p w14:paraId="4B67F8B2" w14:textId="77232CE3" w:rsidR="004B2664" w:rsidRPr="00A8078B" w:rsidRDefault="004B2664" w:rsidP="004A2CC9">
      <w:pPr>
        <w:tabs>
          <w:tab w:val="clear" w:pos="9360"/>
          <w:tab w:val="left" w:pos="2520"/>
          <w:tab w:val="right" w:pos="9781"/>
        </w:tabs>
        <w:jc w:val="right"/>
      </w:pPr>
      <w:r w:rsidRPr="00A8078B">
        <w:tab/>
      </w:r>
      <w:r w:rsidRPr="00A8078B">
        <w:tab/>
      </w:r>
      <w:r w:rsidRPr="00A8078B">
        <w:rPr>
          <w:bCs/>
          <w:sz w:val="20"/>
        </w:rPr>
        <w:t>IPCC 2019, Eq. 10.20</w:t>
      </w:r>
    </w:p>
    <w:p w14:paraId="6EBC9177" w14:textId="77777777" w:rsidR="004B2664" w:rsidRPr="00A8078B" w:rsidRDefault="004B2664" w:rsidP="004B2664">
      <w:pPr>
        <w:keepNext/>
        <w:tabs>
          <w:tab w:val="right" w:pos="8640"/>
        </w:tabs>
        <w:spacing w:before="0"/>
        <w:rPr>
          <w:sz w:val="20"/>
        </w:rPr>
      </w:pPr>
      <w:r w:rsidRPr="00A8078B">
        <w:rPr>
          <w:sz w:val="20"/>
        </w:rPr>
        <w:t>where</w:t>
      </w:r>
    </w:p>
    <w:p w14:paraId="53256309" w14:textId="26D07BE5" w:rsidR="004B2664" w:rsidRPr="008A44EE" w:rsidRDefault="004B2664" w:rsidP="00E00291">
      <w:pPr>
        <w:keepNext/>
        <w:tabs>
          <w:tab w:val="clear" w:pos="2880"/>
          <w:tab w:val="clear" w:pos="9360"/>
        </w:tabs>
        <w:spacing w:before="0"/>
        <w:ind w:left="2880" w:hanging="2880"/>
        <w:rPr>
          <w:sz w:val="20"/>
        </w:rPr>
      </w:pPr>
      <w:r w:rsidRPr="00A8078B">
        <w:rPr>
          <w:i/>
          <w:sz w:val="20"/>
        </w:rPr>
        <w:t>Total_CH</w:t>
      </w:r>
      <w:r w:rsidRPr="00A8078B">
        <w:rPr>
          <w:i/>
          <w:sz w:val="20"/>
          <w:vertAlign w:val="subscript"/>
        </w:rPr>
        <w:t>4enteric</w:t>
      </w:r>
      <w:r w:rsidRPr="00A8078B">
        <w:rPr>
          <w:i/>
          <w:sz w:val="20"/>
          <w:vertAlign w:val="subscript"/>
        </w:rPr>
        <w:tab/>
      </w:r>
      <w:r w:rsidRPr="008A44EE">
        <w:rPr>
          <w:sz w:val="20"/>
        </w:rPr>
        <w:t>Total 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 xml:space="preserve"> </w:t>
      </w:r>
      <w:r w:rsidR="00512763" w:rsidRPr="008A44EE">
        <w:rPr>
          <w:sz w:val="20"/>
        </w:rPr>
        <w:t>production cycle</w:t>
      </w:r>
      <w:r w:rsidRPr="008A44EE">
        <w:rPr>
          <w:sz w:val="20"/>
          <w:vertAlign w:val="superscript"/>
        </w:rPr>
        <w:t>-1</w:t>
      </w:r>
      <w:r w:rsidRPr="008A44EE">
        <w:rPr>
          <w:sz w:val="20"/>
        </w:rPr>
        <w:t>)</w:t>
      </w:r>
      <w:r w:rsidR="00512763" w:rsidRPr="008A44EE">
        <w:rPr>
          <w:sz w:val="20"/>
        </w:rPr>
        <w:t xml:space="preserve"> – in the event that the production cycle equates to 365 days</w:t>
      </w:r>
      <w:r w:rsidR="00740E29" w:rsidRPr="008A44EE">
        <w:rPr>
          <w:sz w:val="20"/>
        </w:rPr>
        <w:t>, this total is a yearly total</w:t>
      </w:r>
    </w:p>
    <w:p w14:paraId="5DFFD509" w14:textId="374D7CA5" w:rsidR="00E00291" w:rsidRDefault="004B2664" w:rsidP="00E00291">
      <w:pPr>
        <w:spacing w:before="0"/>
        <w:rPr>
          <w:sz w:val="20"/>
        </w:rPr>
      </w:pPr>
      <w:r w:rsidRPr="008A44EE">
        <w:rPr>
          <w:i/>
          <w:sz w:val="20"/>
        </w:rPr>
        <w:t>CH</w:t>
      </w:r>
      <w:r w:rsidRPr="008A44EE">
        <w:rPr>
          <w:i/>
          <w:sz w:val="20"/>
          <w:vertAlign w:val="subscript"/>
        </w:rPr>
        <w:t>4enteric</w:t>
      </w:r>
      <w:r w:rsidRPr="008A44EE">
        <w:rPr>
          <w:i/>
          <w:sz w:val="20"/>
        </w:rPr>
        <w:tab/>
      </w:r>
      <w:r w:rsidRPr="008A44EE">
        <w:rPr>
          <w:sz w:val="20"/>
        </w:rPr>
        <w:t>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w:t>
      </w:r>
      <w:r w:rsidR="00A17881" w:rsidRPr="008A44EE">
        <w:rPr>
          <w:sz w:val="20"/>
        </w:rPr>
        <w:t>, by animal group</w:t>
      </w:r>
    </w:p>
    <w:p w14:paraId="23519671" w14:textId="77777777" w:rsidR="00613F04" w:rsidRDefault="00613F04" w:rsidP="008A44EE">
      <w:pPr>
        <w:pStyle w:val="Heading2"/>
      </w:pPr>
      <w:bookmarkStart w:id="469" w:name="_Ref116391152"/>
      <w:bookmarkStart w:id="470" w:name="_Toc152758589"/>
      <w:r w:rsidRPr="008A44EE">
        <w:t>Scaling up of emissions estimates from production cycle to annual values</w:t>
      </w:r>
      <w:bookmarkEnd w:id="469"/>
      <w:bookmarkEnd w:id="470"/>
    </w:p>
    <w:p w14:paraId="143BBAC7" w14:textId="77777777" w:rsidR="00F93A98" w:rsidRPr="00857E2E" w:rsidRDefault="005D6D43" w:rsidP="00205759">
      <w:pPr>
        <w:tabs>
          <w:tab w:val="left" w:pos="2694"/>
          <w:tab w:val="right" w:pos="8640"/>
          <w:tab w:val="right" w:pos="8820"/>
        </w:tabs>
        <w:spacing w:before="0"/>
        <w:rPr>
          <w:szCs w:val="24"/>
        </w:rPr>
      </w:pPr>
      <w:r w:rsidRPr="00B548CA">
        <w:rPr>
          <w:szCs w:val="24"/>
        </w:rPr>
        <w:t xml:space="preserve">In Canada, some livestock production systems are typically “all in, all out” systems, where all animals enter and leave the barn at the same time with a number of days between </w:t>
      </w:r>
      <w:r w:rsidR="00E9780F" w:rsidRPr="00B548CA">
        <w:rPr>
          <w:szCs w:val="24"/>
        </w:rPr>
        <w:t xml:space="preserve">production periods </w:t>
      </w:r>
      <w:r w:rsidRPr="00B548CA">
        <w:rPr>
          <w:szCs w:val="24"/>
        </w:rPr>
        <w:t>to clean the facilities before the next group of animals arrives. These systems</w:t>
      </w:r>
      <w:r w:rsidR="00CB4161" w:rsidRPr="00B548CA">
        <w:rPr>
          <w:szCs w:val="24"/>
        </w:rPr>
        <w:t xml:space="preserve"> include feedlot cattle</w:t>
      </w:r>
      <w:r w:rsidR="00E9780F" w:rsidRPr="00B548CA">
        <w:rPr>
          <w:szCs w:val="24"/>
        </w:rPr>
        <w:t xml:space="preserve"> (steers and heifers)</w:t>
      </w:r>
      <w:r w:rsidR="00CB4161" w:rsidRPr="00B548CA">
        <w:rPr>
          <w:szCs w:val="24"/>
        </w:rPr>
        <w:t>, swine,</w:t>
      </w:r>
      <w:r w:rsidRPr="00B548CA">
        <w:rPr>
          <w:szCs w:val="24"/>
        </w:rPr>
        <w:t xml:space="preserve"> and poultry production. Therefore, to calculate total annual emissions from a livestock operation where there are multiple production cycles per year</w:t>
      </w:r>
      <w:r w:rsidR="00E9780F" w:rsidRPr="00B548CA">
        <w:rPr>
          <w:szCs w:val="24"/>
        </w:rPr>
        <w:t xml:space="preserve">, </w:t>
      </w:r>
      <w:r w:rsidRPr="00B548CA">
        <w:rPr>
          <w:szCs w:val="24"/>
        </w:rPr>
        <w:t xml:space="preserve">the number of production days per year (excluding non-productive days between production cycles) </w:t>
      </w:r>
      <w:r w:rsidR="00E9780F" w:rsidRPr="00B548CA">
        <w:rPr>
          <w:szCs w:val="24"/>
        </w:rPr>
        <w:t>are</w:t>
      </w:r>
      <w:r w:rsidRPr="00B548CA">
        <w:rPr>
          <w:szCs w:val="24"/>
        </w:rPr>
        <w:t xml:space="preserve"> considered. </w:t>
      </w:r>
      <w:r w:rsidR="00E9780F" w:rsidRPr="00B548CA">
        <w:rPr>
          <w:szCs w:val="24"/>
        </w:rPr>
        <w:t>D</w:t>
      </w:r>
      <w:r w:rsidRPr="00B548CA">
        <w:rPr>
          <w:szCs w:val="24"/>
        </w:rPr>
        <w:t xml:space="preserve">aily emissions estimates </w:t>
      </w:r>
      <w:r w:rsidR="00E9780F" w:rsidRPr="00B548CA">
        <w:rPr>
          <w:szCs w:val="24"/>
        </w:rPr>
        <w:t>are</w:t>
      </w:r>
      <w:r w:rsidRPr="00B548CA">
        <w:rPr>
          <w:szCs w:val="24"/>
        </w:rPr>
        <w:t xml:space="preserve"> </w:t>
      </w:r>
      <w:proofErr w:type="spellStart"/>
      <w:r w:rsidRPr="00B548CA">
        <w:rPr>
          <w:szCs w:val="24"/>
        </w:rPr>
        <w:t>multipled</w:t>
      </w:r>
      <w:proofErr w:type="spellEnd"/>
      <w:r w:rsidRPr="00B548CA">
        <w:rPr>
          <w:szCs w:val="24"/>
        </w:rPr>
        <w:t xml:space="preserve"> by the total number of production days in a year. </w:t>
      </w:r>
      <w:r w:rsidR="007F2717" w:rsidRPr="00B548CA">
        <w:rPr>
          <w:szCs w:val="24"/>
        </w:rPr>
        <w:t xml:space="preserve">In </w:t>
      </w:r>
      <w:proofErr w:type="spellStart"/>
      <w:r w:rsidR="007F2717" w:rsidRPr="00B548CA">
        <w:rPr>
          <w:szCs w:val="24"/>
        </w:rPr>
        <w:t>Holos</w:t>
      </w:r>
      <w:proofErr w:type="spellEnd"/>
      <w:r w:rsidR="007F2717" w:rsidRPr="00B548CA">
        <w:rPr>
          <w:szCs w:val="24"/>
        </w:rPr>
        <w:t xml:space="preserve">, for each animal </w:t>
      </w:r>
      <w:r w:rsidR="007F2717" w:rsidRPr="00B548CA">
        <w:rPr>
          <w:szCs w:val="24"/>
        </w:rPr>
        <w:lastRenderedPageBreak/>
        <w:t xml:space="preserve">group, a single default production cycle (composed of one or more </w:t>
      </w:r>
      <w:r w:rsidR="00205759" w:rsidRPr="00B548CA">
        <w:rPr>
          <w:szCs w:val="24"/>
        </w:rPr>
        <w:t>management periods) is provided</w:t>
      </w:r>
      <w:r w:rsidR="00DD0777">
        <w:rPr>
          <w:szCs w:val="24"/>
        </w:rPr>
        <w:t xml:space="preserve"> in the interface</w:t>
      </w:r>
      <w:r w:rsidR="007F2717" w:rsidRPr="00B548CA">
        <w:rPr>
          <w:szCs w:val="24"/>
        </w:rPr>
        <w:t xml:space="preserve">, </w:t>
      </w:r>
      <w:r w:rsidR="005E73C9" w:rsidRPr="00B548CA">
        <w:rPr>
          <w:szCs w:val="24"/>
        </w:rPr>
        <w:t>detailing</w:t>
      </w:r>
      <w:r w:rsidR="007F2717" w:rsidRPr="00B548CA">
        <w:rPr>
          <w:szCs w:val="24"/>
        </w:rPr>
        <w:t xml:space="preserve"> the number of production days in each cycle. A default number of rest days </w:t>
      </w:r>
      <w:r w:rsidR="007F2717" w:rsidRPr="00857E2E">
        <w:rPr>
          <w:szCs w:val="24"/>
        </w:rPr>
        <w:t>between produ</w:t>
      </w:r>
      <w:r w:rsidR="005E73C9" w:rsidRPr="00857E2E">
        <w:rPr>
          <w:szCs w:val="24"/>
        </w:rPr>
        <w:t>ction cycles</w:t>
      </w:r>
      <w:r w:rsidR="007F2717" w:rsidRPr="00857E2E">
        <w:rPr>
          <w:szCs w:val="24"/>
        </w:rPr>
        <w:t xml:space="preserve"> is also provid</w:t>
      </w:r>
      <w:r w:rsidR="00205759" w:rsidRPr="00857E2E">
        <w:rPr>
          <w:szCs w:val="24"/>
        </w:rPr>
        <w:t>ed</w:t>
      </w:r>
      <w:r w:rsidR="005E73C9" w:rsidRPr="00857E2E">
        <w:rPr>
          <w:szCs w:val="24"/>
        </w:rPr>
        <w:t xml:space="preserve"> (</w:t>
      </w:r>
      <w:r w:rsidR="000E0FF1" w:rsidRPr="00857E2E">
        <w:rPr>
          <w:szCs w:val="24"/>
        </w:rPr>
        <w:fldChar w:fldCharType="begin"/>
      </w:r>
      <w:r w:rsidR="000E0FF1" w:rsidRPr="00857E2E">
        <w:rPr>
          <w:szCs w:val="24"/>
        </w:rPr>
        <w:instrText xml:space="preserve"> REF _Ref116379697 \h  \* MERGEFORMAT </w:instrText>
      </w:r>
      <w:r w:rsidR="000E0FF1" w:rsidRPr="00857E2E">
        <w:rPr>
          <w:szCs w:val="24"/>
        </w:rPr>
      </w:r>
      <w:r w:rsidR="000E0FF1" w:rsidRPr="00857E2E">
        <w:rPr>
          <w:szCs w:val="24"/>
        </w:rPr>
        <w:fldChar w:fldCharType="separate"/>
      </w:r>
      <w:r w:rsidR="0091301F" w:rsidRPr="00857E2E">
        <w:rPr>
          <w:b/>
        </w:rPr>
        <w:t xml:space="preserve">Table </w:t>
      </w:r>
      <w:r w:rsidR="0091301F" w:rsidRPr="00857E2E">
        <w:rPr>
          <w:b/>
          <w:noProof/>
        </w:rPr>
        <w:t>28</w:t>
      </w:r>
      <w:r w:rsidR="000E0FF1" w:rsidRPr="00857E2E">
        <w:rPr>
          <w:szCs w:val="24"/>
        </w:rPr>
        <w:fldChar w:fldCharType="end"/>
      </w:r>
      <w:r w:rsidR="005E73C9" w:rsidRPr="00857E2E">
        <w:rPr>
          <w:szCs w:val="24"/>
        </w:rPr>
        <w:t>)</w:t>
      </w:r>
      <w:r w:rsidRPr="00857E2E">
        <w:rPr>
          <w:szCs w:val="24"/>
        </w:rPr>
        <w:t>.</w:t>
      </w:r>
      <w:r w:rsidR="00EF66E4" w:rsidRPr="00857E2E">
        <w:rPr>
          <w:szCs w:val="24"/>
        </w:rPr>
        <w:t xml:space="preserve"> </w:t>
      </w:r>
      <w:r w:rsidR="00F34097" w:rsidRPr="00857E2E">
        <w:rPr>
          <w:szCs w:val="24"/>
        </w:rPr>
        <w:t xml:space="preserve">For all animal groups not included in </w:t>
      </w:r>
      <w:r w:rsidR="005E73C9" w:rsidRPr="00857E2E">
        <w:rPr>
          <w:szCs w:val="24"/>
        </w:rPr>
        <w:fldChar w:fldCharType="begin"/>
      </w:r>
      <w:r w:rsidR="005E73C9" w:rsidRPr="00857E2E">
        <w:rPr>
          <w:szCs w:val="24"/>
        </w:rPr>
        <w:instrText xml:space="preserve"> REF _Ref116379697 \h  \* MERGEFORMAT </w:instrText>
      </w:r>
      <w:r w:rsidR="005E73C9" w:rsidRPr="00857E2E">
        <w:rPr>
          <w:szCs w:val="24"/>
        </w:rPr>
      </w:r>
      <w:r w:rsidR="005E73C9" w:rsidRPr="00857E2E">
        <w:rPr>
          <w:szCs w:val="24"/>
        </w:rPr>
        <w:fldChar w:fldCharType="separate"/>
      </w:r>
      <w:r w:rsidR="0091301F" w:rsidRPr="00857E2E">
        <w:rPr>
          <w:b/>
        </w:rPr>
        <w:t xml:space="preserve">Table </w:t>
      </w:r>
      <w:r w:rsidR="0091301F" w:rsidRPr="00857E2E">
        <w:rPr>
          <w:b/>
          <w:noProof/>
        </w:rPr>
        <w:t>28</w:t>
      </w:r>
      <w:r w:rsidR="005E73C9" w:rsidRPr="00857E2E">
        <w:rPr>
          <w:szCs w:val="24"/>
        </w:rPr>
        <w:fldChar w:fldCharType="end"/>
      </w:r>
      <w:r w:rsidR="00F34097" w:rsidRPr="00857E2E">
        <w:rPr>
          <w:szCs w:val="24"/>
        </w:rPr>
        <w:t xml:space="preserve">, we assume that </w:t>
      </w:r>
      <w:r w:rsidR="005E73C9" w:rsidRPr="00857E2E">
        <w:rPr>
          <w:szCs w:val="24"/>
        </w:rPr>
        <w:t xml:space="preserve">either </w:t>
      </w:r>
      <w:r w:rsidR="00F34097" w:rsidRPr="00857E2E">
        <w:rPr>
          <w:szCs w:val="24"/>
        </w:rPr>
        <w:t>their production cycle lasts 365 days (e.g., beef cows and bulls) or that they typically have just a single production cycle per year</w:t>
      </w:r>
      <w:r w:rsidR="00B50A72" w:rsidRPr="00857E2E">
        <w:rPr>
          <w:szCs w:val="24"/>
        </w:rPr>
        <w:t xml:space="preserve"> (e.g., beef calves)</w:t>
      </w:r>
      <w:r w:rsidR="00F34097" w:rsidRPr="00857E2E">
        <w:rPr>
          <w:szCs w:val="24"/>
        </w:rPr>
        <w:t xml:space="preserve">. </w:t>
      </w:r>
    </w:p>
    <w:p w14:paraId="2D08248E" w14:textId="2062AF04" w:rsidR="005D6D43" w:rsidRDefault="00F93A98" w:rsidP="00205759">
      <w:pPr>
        <w:tabs>
          <w:tab w:val="left" w:pos="2694"/>
          <w:tab w:val="right" w:pos="8640"/>
          <w:tab w:val="right" w:pos="8820"/>
        </w:tabs>
        <w:spacing w:before="0"/>
        <w:rPr>
          <w:szCs w:val="24"/>
        </w:rPr>
      </w:pPr>
      <w:r w:rsidRPr="00857E2E">
        <w:rPr>
          <w:b/>
          <w:bCs/>
          <w:szCs w:val="24"/>
          <w:u w:val="single"/>
        </w:rPr>
        <w:t>Please note:</w:t>
      </w:r>
      <w:r w:rsidRPr="00857E2E">
        <w:rPr>
          <w:szCs w:val="24"/>
        </w:rPr>
        <w:t xml:space="preserve"> this ‘scaling-up’ is carried out in </w:t>
      </w:r>
      <w:proofErr w:type="spellStart"/>
      <w:r w:rsidRPr="00857E2E">
        <w:rPr>
          <w:szCs w:val="24"/>
        </w:rPr>
        <w:t>Holos</w:t>
      </w:r>
      <w:proofErr w:type="spellEnd"/>
      <w:r w:rsidRPr="00857E2E">
        <w:rPr>
          <w:szCs w:val="24"/>
        </w:rPr>
        <w:t xml:space="preserve"> only for those GHG emissions estimates reported in the Detailed Emission Report on the Results screen (i.e., ‘Enteric CH</w:t>
      </w:r>
      <w:r w:rsidRPr="00857E2E">
        <w:rPr>
          <w:szCs w:val="24"/>
          <w:vertAlign w:val="subscript"/>
        </w:rPr>
        <w:t>4</w:t>
      </w:r>
      <w:r w:rsidRPr="00857E2E">
        <w:rPr>
          <w:szCs w:val="24"/>
        </w:rPr>
        <w:t>’, ‘Manure CH</w:t>
      </w:r>
      <w:r w:rsidRPr="00857E2E">
        <w:rPr>
          <w:szCs w:val="24"/>
          <w:vertAlign w:val="subscript"/>
        </w:rPr>
        <w:t>4</w:t>
      </w:r>
      <w:r w:rsidRPr="00857E2E">
        <w:rPr>
          <w:szCs w:val="24"/>
        </w:rPr>
        <w:t>’, ‘Direct N</w:t>
      </w:r>
      <w:r w:rsidRPr="00857E2E">
        <w:rPr>
          <w:szCs w:val="24"/>
          <w:vertAlign w:val="subscript"/>
        </w:rPr>
        <w:t>2</w:t>
      </w:r>
      <w:r w:rsidRPr="00857E2E">
        <w:rPr>
          <w:szCs w:val="24"/>
        </w:rPr>
        <w:t>O’, ‘Indirect N</w:t>
      </w:r>
      <w:r w:rsidRPr="00857E2E">
        <w:rPr>
          <w:szCs w:val="24"/>
          <w:vertAlign w:val="subscript"/>
        </w:rPr>
        <w:t>2</w:t>
      </w:r>
      <w:r w:rsidRPr="00857E2E">
        <w:rPr>
          <w:szCs w:val="24"/>
        </w:rPr>
        <w:t>O’, ‘Farm energy CO</w:t>
      </w:r>
      <w:r w:rsidRPr="00857E2E">
        <w:rPr>
          <w:szCs w:val="24"/>
          <w:vertAlign w:val="subscript"/>
        </w:rPr>
        <w:t>2</w:t>
      </w:r>
      <w:r w:rsidRPr="00857E2E">
        <w:rPr>
          <w:szCs w:val="24"/>
        </w:rPr>
        <w:t>’, ‘Upstream CO</w:t>
      </w:r>
      <w:r w:rsidRPr="00857E2E">
        <w:rPr>
          <w:szCs w:val="24"/>
          <w:vertAlign w:val="subscript"/>
        </w:rPr>
        <w:t>2</w:t>
      </w:r>
      <w:r w:rsidRPr="00857E2E">
        <w:rPr>
          <w:szCs w:val="24"/>
        </w:rPr>
        <w:t>’ and ‘Subtotal’</w:t>
      </w:r>
      <w:r w:rsidR="00257B15" w:rsidRPr="00857E2E">
        <w:rPr>
          <w:szCs w:val="24"/>
        </w:rPr>
        <w:t>)</w:t>
      </w:r>
      <w:r w:rsidRPr="00857E2E">
        <w:rPr>
          <w:szCs w:val="24"/>
        </w:rPr>
        <w:t xml:space="preserve">. All other </w:t>
      </w:r>
      <w:proofErr w:type="spellStart"/>
      <w:r w:rsidRPr="00857E2E">
        <w:rPr>
          <w:szCs w:val="24"/>
        </w:rPr>
        <w:t>Holos</w:t>
      </w:r>
      <w:proofErr w:type="spellEnd"/>
      <w:r w:rsidRPr="00857E2E">
        <w:rPr>
          <w:szCs w:val="24"/>
        </w:rPr>
        <w:t xml:space="preserve"> estimates, including those on the Manure Management report, are for a single production cycle only – if the model user wants to know these estimates for an entire year (365 days), they will need to scale-up these estimates themselves outside of the </w:t>
      </w:r>
      <w:proofErr w:type="spellStart"/>
      <w:r w:rsidRPr="00857E2E">
        <w:rPr>
          <w:szCs w:val="24"/>
        </w:rPr>
        <w:t>Holos</w:t>
      </w:r>
      <w:proofErr w:type="spellEnd"/>
      <w:r w:rsidRPr="00857E2E">
        <w:rPr>
          <w:szCs w:val="24"/>
        </w:rPr>
        <w:t xml:space="preserve"> interface.</w:t>
      </w:r>
      <w:r w:rsidR="0091301F">
        <w:rPr>
          <w:szCs w:val="24"/>
        </w:rPr>
        <w:br/>
      </w:r>
      <w:r w:rsidR="00EF66E4" w:rsidRPr="00B548CA">
        <w:rPr>
          <w:b/>
          <w:szCs w:val="24"/>
          <w:u w:val="single"/>
        </w:rPr>
        <w:t>Please note:</w:t>
      </w:r>
      <w:r w:rsidR="00EF66E4" w:rsidRPr="00B548CA">
        <w:rPr>
          <w:szCs w:val="24"/>
        </w:rPr>
        <w:t xml:space="preserve"> the user can modify the length of individual management periods (and thus the length of the production cycle) and the number of days between production cycles</w:t>
      </w:r>
      <w:r w:rsidR="005E73C9" w:rsidRPr="00B548CA">
        <w:rPr>
          <w:szCs w:val="24"/>
        </w:rPr>
        <w:t xml:space="preserve"> in the model interface</w:t>
      </w:r>
      <w:r w:rsidR="00EF66E4" w:rsidRPr="00B548CA">
        <w:rPr>
          <w:szCs w:val="24"/>
        </w:rPr>
        <w:t>.</w:t>
      </w:r>
    </w:p>
    <w:p w14:paraId="142A9AE8" w14:textId="77777777" w:rsidR="009512EC" w:rsidRPr="00B548CA" w:rsidRDefault="009512EC" w:rsidP="00205759">
      <w:pPr>
        <w:tabs>
          <w:tab w:val="left" w:pos="2694"/>
          <w:tab w:val="right" w:pos="8640"/>
          <w:tab w:val="right" w:pos="8820"/>
        </w:tabs>
        <w:spacing w:before="0"/>
        <w:rPr>
          <w:szCs w:val="24"/>
        </w:rPr>
      </w:pPr>
      <w:bookmarkStart w:id="471" w:name="_Hlk134180938"/>
      <w:r w:rsidRPr="00C45A4A">
        <w:rPr>
          <w:b/>
          <w:bCs/>
          <w:szCs w:val="24"/>
          <w:u w:val="single"/>
        </w:rPr>
        <w:t>Please note:</w:t>
      </w:r>
      <w:r w:rsidRPr="00C45A4A">
        <w:rPr>
          <w:szCs w:val="24"/>
        </w:rPr>
        <w:t xml:space="preserve"> due a current lack of data regarding sheep production systems in Canada, for these systems the model user will need to scale up themselves from emissions estimates for a single production cycle to the entire year, as for sheep these calculations are not carried out automatically in </w:t>
      </w:r>
      <w:proofErr w:type="spellStart"/>
      <w:r w:rsidRPr="00C45A4A">
        <w:rPr>
          <w:szCs w:val="24"/>
        </w:rPr>
        <w:t>Holos</w:t>
      </w:r>
      <w:proofErr w:type="spellEnd"/>
      <w:r w:rsidRPr="00C45A4A">
        <w:rPr>
          <w:szCs w:val="24"/>
        </w:rPr>
        <w:t xml:space="preserve"> at this time.</w:t>
      </w:r>
      <w:r>
        <w:rPr>
          <w:szCs w:val="24"/>
        </w:rPr>
        <w:t xml:space="preserve"> </w:t>
      </w:r>
    </w:p>
    <w:bookmarkEnd w:id="471"/>
    <w:p w14:paraId="0EE36998" w14:textId="538A000C" w:rsidR="007F2717" w:rsidRPr="00B548CA" w:rsidRDefault="007F2717" w:rsidP="005D6D43">
      <w:pPr>
        <w:tabs>
          <w:tab w:val="left" w:pos="2694"/>
          <w:tab w:val="right" w:pos="8640"/>
          <w:tab w:val="right" w:pos="8820"/>
        </w:tabs>
        <w:spacing w:before="0"/>
        <w:rPr>
          <w:szCs w:val="24"/>
        </w:rPr>
      </w:pPr>
    </w:p>
    <w:p w14:paraId="1003047E" w14:textId="374108A1" w:rsidR="001A4D29" w:rsidRPr="00B548CA" w:rsidRDefault="001A4D29" w:rsidP="003C644D">
      <w:pPr>
        <w:pStyle w:val="Caption"/>
        <w:tabs>
          <w:tab w:val="clear" w:pos="9360"/>
          <w:tab w:val="right" w:pos="9781"/>
        </w:tabs>
        <w:rPr>
          <w:rFonts w:cstheme="minorHAnsi"/>
          <w:b/>
          <w:i/>
          <w:szCs w:val="24"/>
        </w:rPr>
      </w:pPr>
      <m:oMath>
        <m:r>
          <m:rPr>
            <m:sty m:val="bi"/>
          </m:rPr>
          <w:rPr>
            <w:rFonts w:ascii="Cambria Math" w:hAnsi="Cambria Math" w:cstheme="minorHAnsi"/>
            <w:szCs w:val="24"/>
          </w:rPr>
          <m:t>No.Prod.Cycles= 365/</m:t>
        </m:r>
        <m:d>
          <m:dPr>
            <m:ctrlPr>
              <w:rPr>
                <w:rFonts w:ascii="Cambria Math" w:hAnsi="Cambria Math" w:cstheme="minorHAnsi"/>
                <w:b/>
                <w:i/>
                <w:szCs w:val="24"/>
              </w:rPr>
            </m:ctrlPr>
          </m:dPr>
          <m:e>
            <m:r>
              <m:rPr>
                <m:sty m:val="bi"/>
              </m:rPr>
              <w:rPr>
                <w:rFonts w:ascii="Cambria Math" w:hAnsi="Cambria Math" w:cstheme="minorHAnsi"/>
                <w:szCs w:val="24"/>
              </w:rPr>
              <m:t>No.DaysCycle+No.DaysRest</m:t>
            </m:r>
          </m:e>
        </m:d>
      </m:oMath>
      <w:r w:rsidR="003C644D" w:rsidRPr="00B548CA">
        <w:rPr>
          <w:rFonts w:cstheme="minorHAnsi"/>
          <w:b/>
          <w:i/>
          <w:szCs w:val="24"/>
        </w:rPr>
        <w:tab/>
      </w:r>
    </w:p>
    <w:p w14:paraId="07A334AB" w14:textId="77DBF460" w:rsidR="003C644D" w:rsidRPr="008A44EE" w:rsidRDefault="001A4D29" w:rsidP="003C644D">
      <w:pPr>
        <w:pStyle w:val="Caption"/>
        <w:tabs>
          <w:tab w:val="clear" w:pos="9360"/>
          <w:tab w:val="right" w:pos="9781"/>
        </w:tabs>
        <w:rPr>
          <w:b/>
          <w:szCs w:val="24"/>
        </w:rPr>
      </w:pPr>
      <w:r w:rsidRPr="00B548CA">
        <w:rPr>
          <w:rFonts w:cstheme="minorHAnsi"/>
          <w:b/>
          <w:i/>
          <w:szCs w:val="24"/>
        </w:rPr>
        <w:tab/>
      </w:r>
      <w:r w:rsidRPr="00B548CA">
        <w:rPr>
          <w:rFonts w:cstheme="minorHAnsi"/>
          <w:b/>
          <w:i/>
          <w:szCs w:val="24"/>
        </w:rPr>
        <w:tab/>
      </w:r>
      <w:r w:rsidR="003C644D" w:rsidRPr="008A44EE">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1B2848E8" w14:textId="77777777" w:rsidR="003C644D" w:rsidRPr="00B548CA" w:rsidRDefault="003C644D" w:rsidP="003C644D">
      <w:pPr>
        <w:keepNext/>
        <w:tabs>
          <w:tab w:val="right" w:pos="8640"/>
        </w:tabs>
        <w:spacing w:before="0"/>
        <w:rPr>
          <w:sz w:val="20"/>
        </w:rPr>
      </w:pPr>
      <w:r w:rsidRPr="00B548CA">
        <w:rPr>
          <w:sz w:val="20"/>
        </w:rPr>
        <w:t>where</w:t>
      </w:r>
    </w:p>
    <w:p w14:paraId="7381BC60" w14:textId="328488EE" w:rsidR="003C644D" w:rsidRPr="00857E2E" w:rsidRDefault="001A4D29" w:rsidP="003C644D">
      <w:pPr>
        <w:keepNext/>
        <w:tabs>
          <w:tab w:val="clear" w:pos="2880"/>
          <w:tab w:val="clear" w:pos="9360"/>
        </w:tabs>
        <w:spacing w:before="0"/>
        <w:ind w:left="2835" w:hanging="2835"/>
        <w:rPr>
          <w:sz w:val="20"/>
        </w:rPr>
      </w:pPr>
      <w:proofErr w:type="spellStart"/>
      <w:r w:rsidRPr="00857E2E">
        <w:rPr>
          <w:i/>
          <w:sz w:val="20"/>
        </w:rPr>
        <w:t>No.</w:t>
      </w:r>
      <w:r w:rsidR="00935B3F" w:rsidRPr="00857E2E">
        <w:rPr>
          <w:i/>
          <w:sz w:val="20"/>
        </w:rPr>
        <w:t>Prod.Cycles</w:t>
      </w:r>
      <w:proofErr w:type="spellEnd"/>
      <w:r w:rsidR="003C644D" w:rsidRPr="00857E2E">
        <w:rPr>
          <w:i/>
          <w:sz w:val="20"/>
          <w:vertAlign w:val="subscript"/>
        </w:rPr>
        <w:tab/>
      </w:r>
      <w:r w:rsidRPr="00857E2E">
        <w:rPr>
          <w:sz w:val="20"/>
        </w:rPr>
        <w:t xml:space="preserve">Total number of production </w:t>
      </w:r>
      <w:r w:rsidR="00935B3F" w:rsidRPr="00857E2E">
        <w:rPr>
          <w:sz w:val="20"/>
        </w:rPr>
        <w:t xml:space="preserve">cycles </w:t>
      </w:r>
      <w:r w:rsidRPr="00857E2E">
        <w:rPr>
          <w:sz w:val="20"/>
        </w:rPr>
        <w:t>per year</w:t>
      </w:r>
      <w:r w:rsidR="00DD0777" w:rsidRPr="00857E2E">
        <w:rPr>
          <w:sz w:val="20"/>
        </w:rPr>
        <w:t>, by</w:t>
      </w:r>
      <w:r w:rsidRPr="00857E2E">
        <w:rPr>
          <w:sz w:val="20"/>
        </w:rPr>
        <w:t xml:space="preserve"> animal group</w:t>
      </w:r>
    </w:p>
    <w:p w14:paraId="5324B5BF" w14:textId="7402290E" w:rsidR="003C644D" w:rsidRPr="00857E2E" w:rsidRDefault="001A4D29" w:rsidP="003C644D">
      <w:pPr>
        <w:tabs>
          <w:tab w:val="clear" w:pos="2880"/>
          <w:tab w:val="clear" w:pos="9360"/>
        </w:tabs>
        <w:spacing w:before="0"/>
        <w:ind w:left="2835" w:hanging="2835"/>
        <w:rPr>
          <w:sz w:val="20"/>
        </w:rPr>
      </w:pPr>
      <w:proofErr w:type="spellStart"/>
      <w:r w:rsidRPr="00857E2E">
        <w:rPr>
          <w:i/>
          <w:sz w:val="20"/>
        </w:rPr>
        <w:t>No.DaysCycle</w:t>
      </w:r>
      <w:proofErr w:type="spellEnd"/>
      <w:r w:rsidR="003C644D" w:rsidRPr="00857E2E">
        <w:rPr>
          <w:i/>
          <w:sz w:val="20"/>
        </w:rPr>
        <w:tab/>
      </w:r>
      <w:r w:rsidRPr="00857E2E">
        <w:rPr>
          <w:sz w:val="20"/>
        </w:rPr>
        <w:t>Number of days in a single production cycle</w:t>
      </w:r>
      <w:r w:rsidR="00DD0777" w:rsidRPr="00857E2E">
        <w:rPr>
          <w:sz w:val="20"/>
        </w:rPr>
        <w:t>, by</w:t>
      </w:r>
      <w:r w:rsidRPr="00857E2E">
        <w:rPr>
          <w:sz w:val="20"/>
        </w:rPr>
        <w:t xml:space="preserve"> animal group</w:t>
      </w:r>
      <w:r w:rsidR="0047092E" w:rsidRPr="00857E2E">
        <w:rPr>
          <w:sz w:val="20"/>
        </w:rPr>
        <w:t xml:space="preserve">. This is calculated in </w:t>
      </w:r>
      <w:proofErr w:type="spellStart"/>
      <w:r w:rsidR="0047092E" w:rsidRPr="00857E2E">
        <w:rPr>
          <w:sz w:val="20"/>
        </w:rPr>
        <w:t>Holos</w:t>
      </w:r>
      <w:proofErr w:type="spellEnd"/>
      <w:r w:rsidR="0047092E" w:rsidRPr="00857E2E">
        <w:rPr>
          <w:sz w:val="20"/>
        </w:rPr>
        <w:t xml:space="preserve"> as the sum of days in all specified management periods for a given animal group; typical values for the average number of days in a single production cycle for certain animal groups are provided, for reference, in </w:t>
      </w:r>
      <w:r w:rsidR="00DD0777" w:rsidRPr="00857E2E">
        <w:rPr>
          <w:sz w:val="20"/>
        </w:rPr>
        <w:fldChar w:fldCharType="begin"/>
      </w:r>
      <w:r w:rsidR="00DD0777" w:rsidRPr="00857E2E">
        <w:rPr>
          <w:sz w:val="20"/>
        </w:rPr>
        <w:instrText xml:space="preserve"> REF _Ref116379697 \h  \* MERGEFORMAT </w:instrText>
      </w:r>
      <w:r w:rsidR="00DD0777" w:rsidRPr="00857E2E">
        <w:rPr>
          <w:sz w:val="20"/>
        </w:rPr>
      </w:r>
      <w:r w:rsidR="00DD0777" w:rsidRPr="00857E2E">
        <w:rPr>
          <w:sz w:val="20"/>
        </w:rPr>
        <w:fldChar w:fldCharType="separate"/>
      </w:r>
      <w:r w:rsidR="00DD0777" w:rsidRPr="00857E2E">
        <w:rPr>
          <w:b/>
          <w:sz w:val="20"/>
        </w:rPr>
        <w:t xml:space="preserve">Table </w:t>
      </w:r>
      <w:r w:rsidR="00DD0777" w:rsidRPr="00857E2E">
        <w:rPr>
          <w:b/>
          <w:noProof/>
          <w:sz w:val="20"/>
        </w:rPr>
        <w:t>28</w:t>
      </w:r>
      <w:r w:rsidR="00DD0777" w:rsidRPr="00857E2E">
        <w:rPr>
          <w:sz w:val="20"/>
        </w:rPr>
        <w:fldChar w:fldCharType="end"/>
      </w:r>
    </w:p>
    <w:p w14:paraId="159D5049" w14:textId="73BC4736" w:rsidR="001A4D29" w:rsidRPr="00B548CA" w:rsidRDefault="001A4D29" w:rsidP="003C644D">
      <w:pPr>
        <w:tabs>
          <w:tab w:val="clear" w:pos="2880"/>
          <w:tab w:val="clear" w:pos="9360"/>
        </w:tabs>
        <w:spacing w:before="0"/>
        <w:ind w:left="2835" w:hanging="2835"/>
        <w:rPr>
          <w:sz w:val="20"/>
        </w:rPr>
      </w:pPr>
      <w:proofErr w:type="spellStart"/>
      <w:r w:rsidRPr="00857E2E">
        <w:rPr>
          <w:i/>
          <w:sz w:val="20"/>
        </w:rPr>
        <w:t>No.DaysRest</w:t>
      </w:r>
      <w:proofErr w:type="spellEnd"/>
      <w:r w:rsidRPr="00857E2E">
        <w:rPr>
          <w:i/>
          <w:sz w:val="20"/>
        </w:rPr>
        <w:tab/>
      </w:r>
      <w:r w:rsidR="00372808" w:rsidRPr="00857E2E">
        <w:rPr>
          <w:sz w:val="20"/>
        </w:rPr>
        <w:t>Number of non-production</w:t>
      </w:r>
      <w:r w:rsidRPr="00857E2E">
        <w:rPr>
          <w:sz w:val="20"/>
        </w:rPr>
        <w:t xml:space="preserve"> or rest days between production cycles</w:t>
      </w:r>
      <w:r w:rsidR="00DD0777" w:rsidRPr="00857E2E">
        <w:rPr>
          <w:sz w:val="20"/>
        </w:rPr>
        <w:t xml:space="preserve">, by </w:t>
      </w:r>
      <w:r w:rsidRPr="00857E2E">
        <w:rPr>
          <w:sz w:val="20"/>
        </w:rPr>
        <w:t>animal group</w:t>
      </w:r>
      <w:r w:rsidR="00B7141A" w:rsidRPr="00857E2E">
        <w:rPr>
          <w:sz w:val="20"/>
        </w:rPr>
        <w:t>, user-specified or default</w:t>
      </w:r>
      <w:r w:rsidRPr="00857E2E">
        <w:rPr>
          <w:sz w:val="20"/>
        </w:rPr>
        <w:t xml:space="preserve"> (</w:t>
      </w:r>
      <w:r w:rsidR="00372808" w:rsidRPr="00857E2E">
        <w:rPr>
          <w:sz w:val="20"/>
        </w:rPr>
        <w:fldChar w:fldCharType="begin"/>
      </w:r>
      <w:r w:rsidR="00372808" w:rsidRPr="00857E2E">
        <w:rPr>
          <w:sz w:val="20"/>
        </w:rPr>
        <w:instrText xml:space="preserve"> REF _Ref116379697 \h  \* MERGEFORMAT </w:instrText>
      </w:r>
      <w:r w:rsidR="00372808" w:rsidRPr="00857E2E">
        <w:rPr>
          <w:sz w:val="20"/>
        </w:rPr>
      </w:r>
      <w:r w:rsidR="00372808" w:rsidRPr="00857E2E">
        <w:rPr>
          <w:sz w:val="20"/>
        </w:rPr>
        <w:fldChar w:fldCharType="separate"/>
      </w:r>
      <w:r w:rsidR="0091301F" w:rsidRPr="00857E2E">
        <w:rPr>
          <w:b/>
          <w:sz w:val="20"/>
        </w:rPr>
        <w:t xml:space="preserve">Table </w:t>
      </w:r>
      <w:r w:rsidR="0091301F" w:rsidRPr="00857E2E">
        <w:rPr>
          <w:b/>
          <w:noProof/>
          <w:sz w:val="20"/>
        </w:rPr>
        <w:t>28</w:t>
      </w:r>
      <w:r w:rsidR="00372808" w:rsidRPr="00857E2E">
        <w:rPr>
          <w:sz w:val="20"/>
        </w:rPr>
        <w:fldChar w:fldCharType="end"/>
      </w:r>
      <w:r w:rsidRPr="00857E2E">
        <w:rPr>
          <w:sz w:val="20"/>
        </w:rPr>
        <w:t>)</w:t>
      </w:r>
    </w:p>
    <w:p w14:paraId="27F01A89" w14:textId="5056B0CD" w:rsidR="00770CFA" w:rsidRPr="00B548CA" w:rsidRDefault="00000000" w:rsidP="00770CFA">
      <w:pPr>
        <w:pStyle w:val="Caption"/>
        <w:tabs>
          <w:tab w:val="clear" w:pos="9360"/>
          <w:tab w:val="right" w:pos="9781"/>
        </w:tabs>
        <w:rPr>
          <w:rFonts w:cstheme="minorHAnsi"/>
          <w:b/>
          <w:i/>
          <w:szCs w:val="24"/>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enteric_annual</m:t>
            </m:r>
          </m:sub>
        </m:sSub>
        <m:r>
          <m:rPr>
            <m:sty m:val="bi"/>
          </m:rPr>
          <w:rPr>
            <w:rFonts w:ascii="Cambria Math" w:hAnsi="Cambria Math" w:cstheme="minorHAnsi"/>
            <w:szCs w:val="24"/>
          </w:rPr>
          <m:t xml:space="preserve">= </m:t>
        </m:r>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stheme="minorHAnsi"/>
            <w:szCs w:val="24"/>
          </w:rPr>
          <m:t>×No.Prod.Cycles</m:t>
        </m:r>
      </m:oMath>
      <w:r w:rsidR="00770CFA" w:rsidRPr="00B548CA">
        <w:rPr>
          <w:rFonts w:cstheme="minorHAnsi"/>
          <w:b/>
          <w:i/>
          <w:szCs w:val="24"/>
        </w:rPr>
        <w:tab/>
      </w:r>
    </w:p>
    <w:p w14:paraId="4136B7A9" w14:textId="7CF69C92" w:rsidR="00770CFA" w:rsidRPr="008A44EE" w:rsidRDefault="00770CFA" w:rsidP="00770CFA">
      <w:pPr>
        <w:pStyle w:val="Caption"/>
        <w:tabs>
          <w:tab w:val="clear" w:pos="9360"/>
          <w:tab w:val="right" w:pos="9781"/>
        </w:tabs>
        <w:rPr>
          <w:b/>
          <w:szCs w:val="24"/>
        </w:rPr>
      </w:pPr>
      <w:r w:rsidRPr="00B548CA">
        <w:rPr>
          <w:rFonts w:cstheme="minorHAnsi"/>
          <w:b/>
          <w:i/>
          <w:szCs w:val="24"/>
        </w:rPr>
        <w:tab/>
      </w:r>
      <w:r w:rsidRPr="00B548CA">
        <w:rPr>
          <w:rFonts w:cstheme="minorHAnsi"/>
          <w:b/>
          <w:i/>
          <w:szCs w:val="24"/>
        </w:rPr>
        <w:tab/>
      </w:r>
      <w:r w:rsidRPr="008A44EE">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3.4.2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Start w:id="472" w:name="_Toc39762592"/>
    </w:p>
    <w:p w14:paraId="6B30A994" w14:textId="77777777" w:rsidR="00770CFA" w:rsidRPr="00B548CA" w:rsidRDefault="00770CFA" w:rsidP="00770CFA">
      <w:pPr>
        <w:keepNext/>
        <w:tabs>
          <w:tab w:val="right" w:pos="8640"/>
        </w:tabs>
        <w:spacing w:before="0"/>
        <w:rPr>
          <w:sz w:val="20"/>
        </w:rPr>
      </w:pPr>
      <w:r w:rsidRPr="00B548CA">
        <w:rPr>
          <w:sz w:val="20"/>
        </w:rPr>
        <w:t>where</w:t>
      </w:r>
    </w:p>
    <w:p w14:paraId="76151F84" w14:textId="600B14E4" w:rsidR="00770CFA" w:rsidRPr="00B548CA" w:rsidRDefault="00770CFA" w:rsidP="00770CFA">
      <w:pPr>
        <w:keepNext/>
        <w:tabs>
          <w:tab w:val="clear" w:pos="2880"/>
          <w:tab w:val="clear" w:pos="9360"/>
        </w:tabs>
        <w:spacing w:before="0"/>
        <w:ind w:left="2835" w:hanging="2835"/>
        <w:rPr>
          <w:sz w:val="20"/>
        </w:rPr>
      </w:pPr>
      <w:r w:rsidRPr="00D05776">
        <w:rPr>
          <w:i/>
          <w:sz w:val="20"/>
        </w:rPr>
        <w:t>CH</w:t>
      </w:r>
      <w:r w:rsidRPr="00D05776">
        <w:rPr>
          <w:i/>
          <w:sz w:val="20"/>
          <w:vertAlign w:val="subscript"/>
        </w:rPr>
        <w:t>4enteric</w:t>
      </w:r>
      <w:r w:rsidR="00DB0816" w:rsidRPr="00D05776">
        <w:rPr>
          <w:i/>
          <w:sz w:val="20"/>
          <w:vertAlign w:val="subscript"/>
        </w:rPr>
        <w:t>_annual</w:t>
      </w:r>
      <w:r w:rsidRPr="00B548CA">
        <w:rPr>
          <w:i/>
          <w:sz w:val="20"/>
          <w:vertAlign w:val="subscript"/>
        </w:rPr>
        <w:tab/>
      </w:r>
      <w:bookmarkStart w:id="473" w:name="_Hlk134178732"/>
      <w:r w:rsidRPr="00B548CA">
        <w:rPr>
          <w:sz w:val="20"/>
        </w:rPr>
        <w:t>Total enteric CH</w:t>
      </w:r>
      <w:r w:rsidRPr="00B548CA">
        <w:rPr>
          <w:sz w:val="20"/>
          <w:vertAlign w:val="subscript"/>
        </w:rPr>
        <w:t>4</w:t>
      </w:r>
      <w:r w:rsidRPr="00B548CA">
        <w:rPr>
          <w:sz w:val="20"/>
        </w:rPr>
        <w:t xml:space="preserve"> emissio</w:t>
      </w:r>
      <w:r w:rsidR="00CC67F7" w:rsidRPr="00B548CA">
        <w:rPr>
          <w:sz w:val="20"/>
        </w:rPr>
        <w:t>ns</w:t>
      </w:r>
      <w:r w:rsidR="00DD0777">
        <w:rPr>
          <w:sz w:val="20"/>
        </w:rPr>
        <w:t xml:space="preserve"> </w:t>
      </w:r>
      <w:r w:rsidR="00CC67F7" w:rsidRPr="00B548CA">
        <w:rPr>
          <w:sz w:val="20"/>
        </w:rPr>
        <w:t>for all production days in a year</w:t>
      </w:r>
      <w:r w:rsidR="00577EB9" w:rsidRPr="00B548CA">
        <w:rPr>
          <w:sz w:val="20"/>
        </w:rPr>
        <w:t xml:space="preserve"> </w:t>
      </w:r>
      <w:r w:rsidRPr="00B548CA">
        <w:rPr>
          <w:sz w:val="20"/>
        </w:rPr>
        <w:t>(kg CH</w:t>
      </w:r>
      <w:r w:rsidRPr="00B548CA">
        <w:rPr>
          <w:sz w:val="20"/>
          <w:vertAlign w:val="subscript"/>
        </w:rPr>
        <w:t>4</w:t>
      </w:r>
      <w:r w:rsidRPr="00B548CA">
        <w:rPr>
          <w:sz w:val="20"/>
        </w:rPr>
        <w:t xml:space="preserve"> year</w:t>
      </w:r>
      <w:r w:rsidRPr="00B548CA">
        <w:rPr>
          <w:sz w:val="20"/>
          <w:vertAlign w:val="superscript"/>
        </w:rPr>
        <w:t>-1</w:t>
      </w:r>
      <w:r w:rsidRPr="00B548CA">
        <w:rPr>
          <w:sz w:val="20"/>
        </w:rPr>
        <w:t>)</w:t>
      </w:r>
      <w:r w:rsidR="00DD0777">
        <w:rPr>
          <w:sz w:val="20"/>
        </w:rPr>
        <w:t>, by animal group</w:t>
      </w:r>
    </w:p>
    <w:p w14:paraId="06E98594" w14:textId="7999D371" w:rsidR="000E0FF1" w:rsidRPr="00B548CA" w:rsidRDefault="00770CFA" w:rsidP="00770CFA">
      <w:pPr>
        <w:tabs>
          <w:tab w:val="clear" w:pos="2880"/>
          <w:tab w:val="clear" w:pos="9360"/>
        </w:tabs>
        <w:spacing w:before="0"/>
        <w:ind w:left="2835" w:hanging="2835"/>
        <w:rPr>
          <w:sz w:val="20"/>
        </w:rPr>
      </w:pPr>
      <w:r w:rsidRPr="00B548CA">
        <w:rPr>
          <w:i/>
          <w:sz w:val="20"/>
        </w:rPr>
        <w:t>CH</w:t>
      </w:r>
      <w:r w:rsidRPr="00B548CA">
        <w:rPr>
          <w:i/>
          <w:sz w:val="20"/>
          <w:vertAlign w:val="subscript"/>
        </w:rPr>
        <w:t>4enteric</w:t>
      </w:r>
      <w:r w:rsidRPr="00B548CA">
        <w:rPr>
          <w:i/>
          <w:sz w:val="20"/>
        </w:rPr>
        <w:tab/>
      </w:r>
      <w:bookmarkEnd w:id="473"/>
      <w:r w:rsidR="001F0DB7" w:rsidRPr="001F0DB7">
        <w:rPr>
          <w:sz w:val="20"/>
        </w:rPr>
        <w:t>Enteric CH</w:t>
      </w:r>
      <w:r w:rsidR="001F0DB7" w:rsidRPr="001F0DB7">
        <w:rPr>
          <w:sz w:val="20"/>
          <w:vertAlign w:val="subscript"/>
        </w:rPr>
        <w:t>4</w:t>
      </w:r>
      <w:r w:rsidR="001F0DB7" w:rsidRPr="001F0DB7">
        <w:rPr>
          <w:sz w:val="20"/>
        </w:rPr>
        <w:t xml:space="preserve"> emissions for all </w:t>
      </w:r>
      <w:r w:rsidR="00935B3F">
        <w:rPr>
          <w:sz w:val="20"/>
        </w:rPr>
        <w:t xml:space="preserve">animals and all </w:t>
      </w:r>
      <w:r w:rsidR="001F0DB7" w:rsidRPr="001F0DB7">
        <w:rPr>
          <w:sz w:val="20"/>
        </w:rPr>
        <w:t>management periods within a single production cycle (kg CH</w:t>
      </w:r>
      <w:r w:rsidR="001F0DB7" w:rsidRPr="001F0DB7">
        <w:rPr>
          <w:sz w:val="20"/>
          <w:vertAlign w:val="subscript"/>
        </w:rPr>
        <w:t>4</w:t>
      </w:r>
      <w:r w:rsidR="001F0DB7" w:rsidRPr="001F0DB7">
        <w:rPr>
          <w:sz w:val="20"/>
        </w:rPr>
        <w:t>), by animal group</w:t>
      </w:r>
    </w:p>
    <w:p w14:paraId="18457532" w14:textId="021E2810" w:rsidR="00277498" w:rsidRPr="00D5649B" w:rsidRDefault="00597C1E" w:rsidP="00597C1E">
      <w:pPr>
        <w:pStyle w:val="Heading2"/>
        <w:tabs>
          <w:tab w:val="clear" w:pos="2880"/>
          <w:tab w:val="clear" w:pos="9360"/>
        </w:tabs>
        <w:ind w:left="0" w:firstLine="0"/>
      </w:pPr>
      <w:bookmarkStart w:id="474" w:name="_Ref151042247"/>
      <w:bookmarkStart w:id="475" w:name="_Toc152758590"/>
      <w:r>
        <w:t>References</w:t>
      </w:r>
      <w:bookmarkEnd w:id="474"/>
      <w:bookmarkEnd w:id="475"/>
    </w:p>
    <w:p w14:paraId="6CB648AD" w14:textId="36000488" w:rsidR="00D33967" w:rsidRPr="00D33967" w:rsidRDefault="003A3DF1" w:rsidP="00D33967">
      <w:pPr>
        <w:rPr>
          <w:b/>
          <w:szCs w:val="24"/>
        </w:rPr>
      </w:pPr>
      <w:r>
        <w:rPr>
          <w:b/>
          <w:szCs w:val="24"/>
        </w:rPr>
        <w:t xml:space="preserve">3.1 </w:t>
      </w:r>
      <w:r w:rsidR="00D33967" w:rsidRPr="00D33967">
        <w:rPr>
          <w:b/>
          <w:szCs w:val="24"/>
        </w:rPr>
        <w:t>Beef</w:t>
      </w:r>
    </w:p>
    <w:p w14:paraId="4E102285" w14:textId="77A0D04F" w:rsidR="00D33967" w:rsidRPr="006C2A0A" w:rsidRDefault="00D33967" w:rsidP="00D33967">
      <w:pPr>
        <w:ind w:left="284" w:hanging="284"/>
        <w:rPr>
          <w:rFonts w:cstheme="minorHAnsi"/>
          <w:sz w:val="20"/>
          <w:lang w:val="fr-CA"/>
        </w:rPr>
      </w:pPr>
      <w:r w:rsidRPr="00D5649B">
        <w:rPr>
          <w:sz w:val="20"/>
        </w:rPr>
        <w:t xml:space="preserve">Ellis, J.L., </w:t>
      </w:r>
      <w:proofErr w:type="spellStart"/>
      <w:r w:rsidRPr="00D5649B">
        <w:rPr>
          <w:sz w:val="20"/>
        </w:rPr>
        <w:t>Kebreab</w:t>
      </w:r>
      <w:proofErr w:type="spellEnd"/>
      <w:r w:rsidRPr="00D5649B">
        <w:rPr>
          <w:sz w:val="20"/>
        </w:rPr>
        <w:t xml:space="preserve">, E., Odongo, N.E., Beauchemin, K., McGinn, S., Nkrumah, J.D., Moore, S.S., Christopherson, R., Murdoch, G.K., McBride, B.W., Okine, E.K., France, J., 2009. Modeling methane production from beef cattle using linear and nonlinear approaches. </w:t>
      </w:r>
      <w:r w:rsidRPr="006C2A0A">
        <w:rPr>
          <w:sz w:val="20"/>
          <w:lang w:val="fr-CA"/>
        </w:rPr>
        <w:t xml:space="preserve">J. Anim. </w:t>
      </w:r>
      <w:proofErr w:type="spellStart"/>
      <w:r w:rsidRPr="006C2A0A">
        <w:rPr>
          <w:sz w:val="20"/>
          <w:lang w:val="fr-CA"/>
        </w:rPr>
        <w:t>Sci</w:t>
      </w:r>
      <w:proofErr w:type="spellEnd"/>
      <w:r w:rsidRPr="006C2A0A">
        <w:rPr>
          <w:sz w:val="20"/>
          <w:lang w:val="fr-CA"/>
        </w:rPr>
        <w:t>. 87, 1334–1345. https://doi.org/10.2527/jas.2007-0725.</w:t>
      </w:r>
    </w:p>
    <w:p w14:paraId="5C091AF6" w14:textId="7D158E0D" w:rsidR="00D33967" w:rsidRPr="00D33967" w:rsidRDefault="00D33967" w:rsidP="00D33967">
      <w:pPr>
        <w:ind w:left="284" w:hanging="284"/>
        <w:rPr>
          <w:rFonts w:cstheme="minorHAnsi"/>
          <w:sz w:val="20"/>
        </w:rPr>
      </w:pPr>
      <w:r w:rsidRPr="006C2A0A">
        <w:rPr>
          <w:sz w:val="20"/>
          <w:lang w:val="fr-CA"/>
        </w:rPr>
        <w:lastRenderedPageBreak/>
        <w:t>Escobar-</w:t>
      </w:r>
      <w:proofErr w:type="spellStart"/>
      <w:r w:rsidRPr="006C2A0A">
        <w:rPr>
          <w:sz w:val="20"/>
          <w:lang w:val="fr-CA"/>
        </w:rPr>
        <w:t>Bahamondes</w:t>
      </w:r>
      <w:proofErr w:type="spellEnd"/>
      <w:r w:rsidRPr="006C2A0A">
        <w:rPr>
          <w:sz w:val="20"/>
          <w:lang w:val="fr-CA"/>
        </w:rPr>
        <w:t xml:space="preserve">, P., Oba, M., Beauchemin, K., 2017. </w:t>
      </w:r>
      <w:r w:rsidRPr="00D5649B">
        <w:rPr>
          <w:sz w:val="20"/>
        </w:rPr>
        <w:t>Universally applicable methane prediction equations for beef cattle fed high- or low-forage diets. Can. J. Anim. Sci. 94https://doi.org/10.1139/CJAS-2016-0042. CJAS-2016-0042.</w:t>
      </w:r>
    </w:p>
    <w:p w14:paraId="21968EDB" w14:textId="0501E086" w:rsidR="00D33967" w:rsidRDefault="00D33967" w:rsidP="00D33967">
      <w:pPr>
        <w:tabs>
          <w:tab w:val="clear" w:pos="2880"/>
          <w:tab w:val="clear" w:pos="9360"/>
        </w:tabs>
        <w:ind w:left="284" w:hanging="284"/>
      </w:pPr>
      <w:r w:rsidRPr="00D5649B">
        <w:rPr>
          <w:rStyle w:val="markedcontent"/>
          <w:rFonts w:cstheme="minorHAnsi"/>
          <w:sz w:val="20"/>
        </w:rPr>
        <w:t>IPCC</w:t>
      </w:r>
      <w:r w:rsidR="0056206C">
        <w:rPr>
          <w:rStyle w:val="markedcontent"/>
          <w:rFonts w:cstheme="minorHAnsi"/>
          <w:sz w:val="20"/>
        </w:rPr>
        <w:t>,</w:t>
      </w:r>
      <w:r w:rsidRPr="00D5649B">
        <w:rPr>
          <w:rStyle w:val="markedcontent"/>
          <w:rFonts w:cstheme="minorHAnsi"/>
          <w:sz w:val="20"/>
        </w:rPr>
        <w:t xml:space="preserve"> 2019</w:t>
      </w:r>
      <w:r w:rsidR="0056206C">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16" w:history="1">
        <w:r w:rsidRPr="00D5649B">
          <w:rPr>
            <w:rStyle w:val="Hyperlink"/>
            <w:rFonts w:cstheme="minorHAnsi"/>
            <w:sz w:val="20"/>
          </w:rPr>
          <w:t>https://www.ipcc.ch/report/2019-refinement-to-the-2006-ipcc-guidelines-for-national-greenhouse-gas-inventories/</w:t>
        </w:r>
      </w:hyperlink>
    </w:p>
    <w:p w14:paraId="41E79703" w14:textId="3989CBEF" w:rsidR="00D33967" w:rsidRPr="00A13395" w:rsidRDefault="004B2664" w:rsidP="00D33967">
      <w:pPr>
        <w:ind w:left="284" w:hanging="284"/>
        <w:rPr>
          <w:sz w:val="20"/>
        </w:rPr>
      </w:pPr>
      <w:bookmarkStart w:id="476" w:name="_Hlk150178155"/>
      <w:r w:rsidRPr="004B2664">
        <w:rPr>
          <w:sz w:val="20"/>
        </w:rPr>
        <w:t xml:space="preserve">Legesse G., Beauchemin K.A., Ominski K.H., McGeough E.J., Kroebel R., MacDonald D., Little S.M., </w:t>
      </w:r>
      <w:r w:rsidR="00900ACF">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217" w:history="1">
        <w:r w:rsidRPr="00A13395">
          <w:rPr>
            <w:rStyle w:val="Hyperlink"/>
            <w:sz w:val="20"/>
          </w:rPr>
          <w:t>https://doi.org/10.1071/AN15386</w:t>
        </w:r>
      </w:hyperlink>
      <w:r w:rsidRPr="00A13395">
        <w:rPr>
          <w:sz w:val="20"/>
        </w:rPr>
        <w:t xml:space="preserve"> </w:t>
      </w:r>
    </w:p>
    <w:p w14:paraId="6C993736" w14:textId="6E91EC28" w:rsidR="00D33967" w:rsidRPr="004B2664" w:rsidRDefault="004B2664" w:rsidP="00D33967">
      <w:pPr>
        <w:ind w:left="284" w:hanging="284"/>
        <w:rPr>
          <w:sz w:val="20"/>
        </w:rPr>
      </w:pPr>
      <w:r w:rsidRPr="00A13395">
        <w:rPr>
          <w:sz w:val="20"/>
        </w:rPr>
        <w:t xml:space="preserve">Legesse, G., Cordeiro, M.R.C., Ominski, K.H., Beauchemin, K.A., Kroebel, R., McGeough, E.J., Pogue, S., </w:t>
      </w:r>
      <w:r w:rsidR="00900ACF">
        <w:rPr>
          <w:sz w:val="20"/>
        </w:rPr>
        <w:t xml:space="preserve">and </w:t>
      </w:r>
      <w:r w:rsidRPr="00A13395">
        <w:rPr>
          <w:sz w:val="20"/>
        </w:rPr>
        <w:t xml:space="preserve">McAllister, T.A., 2018. </w:t>
      </w:r>
      <w:r w:rsidRPr="00D5649B">
        <w:rPr>
          <w:sz w:val="20"/>
        </w:rPr>
        <w:t xml:space="preserve">Water use intensity of Canadian beef production in 1981 as compared to 2011. Sci. Total Environ. 619-620: 1030-1039. </w:t>
      </w:r>
      <w:hyperlink r:id="rId218" w:history="1">
        <w:r w:rsidRPr="00D5649B">
          <w:rPr>
            <w:rStyle w:val="Hyperlink"/>
            <w:sz w:val="20"/>
          </w:rPr>
          <w:t>https://doi.org/10.1016/j.scitotenv.2017.11.194</w:t>
        </w:r>
      </w:hyperlink>
      <w:r w:rsidRPr="00D5649B">
        <w:rPr>
          <w:rStyle w:val="Hyperlink"/>
          <w:sz w:val="20"/>
        </w:rPr>
        <w:t>.</w:t>
      </w:r>
    </w:p>
    <w:bookmarkEnd w:id="476"/>
    <w:p w14:paraId="646853BF" w14:textId="6815FE5A" w:rsidR="00D33967" w:rsidRPr="00A13395" w:rsidRDefault="004B2664" w:rsidP="00D33967">
      <w:pPr>
        <w:ind w:left="284" w:hanging="284"/>
        <w:rPr>
          <w:rFonts w:cstheme="minorHAnsi"/>
          <w:sz w:val="20"/>
        </w:rPr>
      </w:pPr>
      <w:r w:rsidRPr="00D5649B">
        <w:rPr>
          <w:color w:val="000000"/>
          <w:sz w:val="20"/>
        </w:rPr>
        <w:t xml:space="preserve">van Lingen, H.J., M. Niu, E. </w:t>
      </w:r>
      <w:proofErr w:type="spellStart"/>
      <w:r w:rsidRPr="00D5649B">
        <w:rPr>
          <w:color w:val="000000"/>
          <w:sz w:val="20"/>
        </w:rPr>
        <w:t>Kebreab</w:t>
      </w:r>
      <w:proofErr w:type="spellEnd"/>
      <w:r w:rsidRPr="00D5649B">
        <w:rPr>
          <w:color w:val="000000"/>
          <w:sz w:val="20"/>
        </w:rPr>
        <w:t xml:space="preserve">,  S. C. Valadares Filho, J. A. Rooke, C. Duthie, A. Schwarm, M. Kreuzer, P. I. Hynd, M. Caetano, M. Eugène, C. Martin, M. McGee, P. </w:t>
      </w:r>
      <w:proofErr w:type="spellStart"/>
      <w:r w:rsidRPr="00D5649B">
        <w:rPr>
          <w:color w:val="000000"/>
          <w:sz w:val="20"/>
        </w:rPr>
        <w:t>O’Kiely</w:t>
      </w:r>
      <w:proofErr w:type="spellEnd"/>
      <w:r w:rsidRPr="00D5649B">
        <w:rPr>
          <w:color w:val="000000"/>
          <w:sz w:val="20"/>
        </w:rPr>
        <w:t xml:space="preserve">, M. </w:t>
      </w:r>
      <w:proofErr w:type="spellStart"/>
      <w:r w:rsidRPr="00D5649B">
        <w:rPr>
          <w:color w:val="000000"/>
          <w:sz w:val="20"/>
        </w:rPr>
        <w:t>Hünerberg</w:t>
      </w:r>
      <w:proofErr w:type="spellEnd"/>
      <w:r w:rsidRPr="00D5649B">
        <w:rPr>
          <w:color w:val="000000"/>
          <w:sz w:val="20"/>
        </w:rPr>
        <w:t xml:space="preserve">, T. A. McAllister, T.T. Berchielli, J. D. Messana, N. </w:t>
      </w:r>
      <w:proofErr w:type="spellStart"/>
      <w:r w:rsidRPr="00D5649B">
        <w:rPr>
          <w:color w:val="000000"/>
          <w:sz w:val="20"/>
        </w:rPr>
        <w:t>Peiren</w:t>
      </w:r>
      <w:proofErr w:type="spellEnd"/>
      <w:r w:rsidRPr="00D5649B">
        <w:rPr>
          <w:color w:val="000000"/>
          <w:sz w:val="20"/>
        </w:rPr>
        <w:t xml:space="preserve">, A. V. Chaves, Ed </w:t>
      </w:r>
      <w:proofErr w:type="spellStart"/>
      <w:r w:rsidRPr="00D5649B">
        <w:rPr>
          <w:color w:val="000000"/>
          <w:sz w:val="20"/>
        </w:rPr>
        <w:t>Charmley</w:t>
      </w:r>
      <w:proofErr w:type="spellEnd"/>
      <w:r w:rsidRPr="00D5649B">
        <w:rPr>
          <w:color w:val="000000"/>
          <w:sz w:val="20"/>
        </w:rPr>
        <w:t xml:space="preserve">, N. A. Cole, K. E. Hales, S. Lee, A. Berndt, C. K. Reynolds, L. A. Crompton, A. Bayat, D. R. Yáñez-Ruiz, Z. Yu, A. </w:t>
      </w:r>
      <w:proofErr w:type="spellStart"/>
      <w:r w:rsidRPr="00D5649B">
        <w:rPr>
          <w:color w:val="000000"/>
          <w:sz w:val="20"/>
        </w:rPr>
        <w:t>Bannink</w:t>
      </w:r>
      <w:proofErr w:type="spellEnd"/>
      <w:r w:rsidRPr="00D5649B">
        <w:rPr>
          <w:color w:val="000000"/>
          <w:sz w:val="20"/>
        </w:rPr>
        <w:t>, J. Dijkstra, D. P. Casper, A. N. Hristov. 2019. Prediction of enteric methane production, yield and intensity of beef cattle using an intercontinental database. Agriculture, Ecosystems and Environment 283 (2019) 106575. doi.org/10.1016/j.agee.2019.106575.</w:t>
      </w:r>
    </w:p>
    <w:p w14:paraId="3E46FB6D" w14:textId="5C1DAB96" w:rsidR="00D33967" w:rsidRPr="00A13395" w:rsidRDefault="003A3DF1" w:rsidP="00D33967">
      <w:pPr>
        <w:rPr>
          <w:b/>
          <w:szCs w:val="24"/>
        </w:rPr>
      </w:pPr>
      <w:r>
        <w:rPr>
          <w:b/>
          <w:szCs w:val="24"/>
        </w:rPr>
        <w:t xml:space="preserve">3.2 </w:t>
      </w:r>
      <w:r w:rsidR="00D33967" w:rsidRPr="00A13395">
        <w:rPr>
          <w:b/>
          <w:szCs w:val="24"/>
        </w:rPr>
        <w:t>Dairy</w:t>
      </w:r>
    </w:p>
    <w:p w14:paraId="3BFCAB41" w14:textId="164CE66C" w:rsidR="00D33967" w:rsidRPr="00D33967" w:rsidRDefault="00D33967" w:rsidP="00D33967">
      <w:pPr>
        <w:ind w:left="284" w:hanging="284"/>
        <w:rPr>
          <w:sz w:val="20"/>
        </w:rPr>
      </w:pPr>
      <w:r w:rsidRPr="00A13395">
        <w:rPr>
          <w:sz w:val="20"/>
        </w:rPr>
        <w:t xml:space="preserve">Benaouda, M., Martin, </w:t>
      </w:r>
      <w:r w:rsidR="001C436D" w:rsidRPr="00A13395">
        <w:rPr>
          <w:sz w:val="20"/>
        </w:rPr>
        <w:t>C.</w:t>
      </w:r>
      <w:r w:rsidR="001C436D">
        <w:rPr>
          <w:sz w:val="20"/>
        </w:rPr>
        <w:t>,</w:t>
      </w:r>
      <w:r w:rsidR="001C436D" w:rsidRPr="00A13395">
        <w:rPr>
          <w:sz w:val="20"/>
        </w:rPr>
        <w:t xml:space="preserve"> </w:t>
      </w:r>
      <w:r w:rsidRPr="00A13395">
        <w:rPr>
          <w:sz w:val="20"/>
        </w:rPr>
        <w:t xml:space="preserve">Li, </w:t>
      </w:r>
      <w:r w:rsidR="001C436D" w:rsidRPr="00A13395">
        <w:rPr>
          <w:sz w:val="20"/>
        </w:rPr>
        <w:t>X.</w:t>
      </w:r>
      <w:r w:rsidR="001C436D">
        <w:rPr>
          <w:sz w:val="20"/>
        </w:rPr>
        <w:t>,</w:t>
      </w:r>
      <w:r w:rsidR="001C436D" w:rsidRPr="00A13395">
        <w:rPr>
          <w:sz w:val="20"/>
        </w:rPr>
        <w:t xml:space="preserve"> </w:t>
      </w:r>
      <w:proofErr w:type="spellStart"/>
      <w:r w:rsidRPr="00A13395">
        <w:rPr>
          <w:sz w:val="20"/>
        </w:rPr>
        <w:t>Kebreab</w:t>
      </w:r>
      <w:proofErr w:type="spellEnd"/>
      <w:r w:rsidRPr="00A13395">
        <w:rPr>
          <w:sz w:val="20"/>
        </w:rPr>
        <w:t xml:space="preserve">, </w:t>
      </w:r>
      <w:r w:rsidR="001C436D" w:rsidRPr="00A13395">
        <w:rPr>
          <w:sz w:val="20"/>
        </w:rPr>
        <w:t>E.</w:t>
      </w:r>
      <w:r w:rsidR="001C436D">
        <w:rPr>
          <w:sz w:val="20"/>
        </w:rPr>
        <w:t>,</w:t>
      </w:r>
      <w:r w:rsidR="001C436D" w:rsidRPr="00A13395">
        <w:rPr>
          <w:sz w:val="20"/>
        </w:rPr>
        <w:t xml:space="preserve"> </w:t>
      </w:r>
      <w:r w:rsidRPr="00A13395">
        <w:rPr>
          <w:sz w:val="20"/>
        </w:rPr>
        <w:t xml:space="preserve">Hristov, </w:t>
      </w:r>
      <w:r w:rsidR="001C436D" w:rsidRPr="00A13395">
        <w:rPr>
          <w:sz w:val="20"/>
        </w:rPr>
        <w:t>A.N.</w:t>
      </w:r>
      <w:r w:rsidR="001C436D">
        <w:rPr>
          <w:sz w:val="20"/>
        </w:rPr>
        <w:t>,</w:t>
      </w:r>
      <w:r w:rsidR="001C436D" w:rsidRPr="00A13395">
        <w:rPr>
          <w:sz w:val="20"/>
        </w:rPr>
        <w:t xml:space="preserve"> </w:t>
      </w:r>
      <w:r w:rsidRPr="00A13395">
        <w:rPr>
          <w:sz w:val="20"/>
        </w:rPr>
        <w:t xml:space="preserve">Yu, </w:t>
      </w:r>
      <w:r w:rsidR="001C436D" w:rsidRPr="00A13395">
        <w:rPr>
          <w:sz w:val="20"/>
        </w:rPr>
        <w:t>Z.</w:t>
      </w:r>
      <w:r w:rsidR="001C436D">
        <w:rPr>
          <w:sz w:val="20"/>
        </w:rPr>
        <w:t>,</w:t>
      </w:r>
      <w:r w:rsidR="001C436D" w:rsidRPr="00A13395">
        <w:rPr>
          <w:sz w:val="20"/>
        </w:rPr>
        <w:t xml:space="preserve"> </w:t>
      </w:r>
      <w:r w:rsidRPr="00A13395">
        <w:rPr>
          <w:sz w:val="20"/>
        </w:rPr>
        <w:t xml:space="preserve">Yáñez-Ruiz, </w:t>
      </w:r>
      <w:r w:rsidR="001C436D" w:rsidRPr="00A13395">
        <w:rPr>
          <w:sz w:val="20"/>
        </w:rPr>
        <w:t>D.R.</w:t>
      </w:r>
      <w:r w:rsidR="001C436D">
        <w:rPr>
          <w:sz w:val="20"/>
        </w:rPr>
        <w:t>,</w:t>
      </w:r>
      <w:r w:rsidR="001C436D" w:rsidRPr="00A13395">
        <w:rPr>
          <w:sz w:val="20"/>
        </w:rPr>
        <w:t xml:space="preserve"> </w:t>
      </w:r>
      <w:r w:rsidRPr="00A13395">
        <w:rPr>
          <w:sz w:val="20"/>
        </w:rPr>
        <w:t xml:space="preserve">Reynolds, </w:t>
      </w:r>
      <w:r w:rsidR="001C436D" w:rsidRPr="00A13395">
        <w:rPr>
          <w:sz w:val="20"/>
        </w:rPr>
        <w:t>C.K.</w:t>
      </w:r>
      <w:r w:rsidR="001C436D">
        <w:rPr>
          <w:sz w:val="20"/>
        </w:rPr>
        <w:t>,</w:t>
      </w:r>
      <w:r w:rsidR="001C436D" w:rsidRPr="00A13395">
        <w:rPr>
          <w:sz w:val="20"/>
        </w:rPr>
        <w:t xml:space="preserve"> </w:t>
      </w:r>
      <w:r w:rsidRPr="00A13395">
        <w:rPr>
          <w:sz w:val="20"/>
        </w:rPr>
        <w:t xml:space="preserve">Crompton, </w:t>
      </w:r>
      <w:r w:rsidR="001C436D" w:rsidRPr="00A13395">
        <w:rPr>
          <w:sz w:val="20"/>
        </w:rPr>
        <w:t>L.A.</w:t>
      </w:r>
      <w:r w:rsidR="001C436D">
        <w:rPr>
          <w:sz w:val="20"/>
        </w:rPr>
        <w:t>,</w:t>
      </w:r>
      <w:r w:rsidR="001C436D" w:rsidRPr="00A13395">
        <w:rPr>
          <w:sz w:val="20"/>
        </w:rPr>
        <w:t xml:space="preserve"> </w:t>
      </w:r>
      <w:r w:rsidRPr="00A13395">
        <w:rPr>
          <w:sz w:val="20"/>
        </w:rPr>
        <w:t xml:space="preserve">Dijkstra, </w:t>
      </w:r>
      <w:r w:rsidR="001C436D" w:rsidRPr="00A13395">
        <w:rPr>
          <w:sz w:val="20"/>
        </w:rPr>
        <w:t>J.</w:t>
      </w:r>
      <w:r w:rsidR="001C436D">
        <w:rPr>
          <w:sz w:val="20"/>
        </w:rPr>
        <w:t>,</w:t>
      </w:r>
      <w:r w:rsidR="001C436D" w:rsidRPr="00A13395">
        <w:rPr>
          <w:sz w:val="20"/>
        </w:rPr>
        <w:t xml:space="preserve"> </w:t>
      </w:r>
      <w:proofErr w:type="spellStart"/>
      <w:r w:rsidRPr="00A13395">
        <w:rPr>
          <w:sz w:val="20"/>
        </w:rPr>
        <w:t>Bannink</w:t>
      </w:r>
      <w:proofErr w:type="spellEnd"/>
      <w:r w:rsidRPr="00A13395">
        <w:rPr>
          <w:sz w:val="20"/>
        </w:rPr>
        <w:t xml:space="preserve">, </w:t>
      </w:r>
      <w:r w:rsidR="001C436D" w:rsidRPr="00A13395">
        <w:rPr>
          <w:sz w:val="20"/>
        </w:rPr>
        <w:t>A</w:t>
      </w:r>
      <w:r w:rsidR="001C436D">
        <w:rPr>
          <w:sz w:val="20"/>
        </w:rPr>
        <w:t>,</w:t>
      </w:r>
      <w:r w:rsidR="001C436D" w:rsidRPr="00A13395">
        <w:rPr>
          <w:sz w:val="20"/>
        </w:rPr>
        <w:t xml:space="preserve"> </w:t>
      </w:r>
      <w:r w:rsidRPr="00A13395">
        <w:rPr>
          <w:sz w:val="20"/>
        </w:rPr>
        <w:t xml:space="preserve">Schwarm, </w:t>
      </w:r>
      <w:r w:rsidR="001C436D" w:rsidRPr="00A13395">
        <w:rPr>
          <w:sz w:val="20"/>
        </w:rPr>
        <w:t>A.</w:t>
      </w:r>
      <w:r w:rsidR="001C436D">
        <w:rPr>
          <w:sz w:val="20"/>
        </w:rPr>
        <w:t>,</w:t>
      </w:r>
      <w:r w:rsidR="001C436D" w:rsidRPr="00A13395">
        <w:rPr>
          <w:sz w:val="20"/>
        </w:rPr>
        <w:t xml:space="preserve"> </w:t>
      </w:r>
      <w:r w:rsidRPr="00A13395">
        <w:rPr>
          <w:sz w:val="20"/>
        </w:rPr>
        <w:t xml:space="preserve">Kreuzer, </w:t>
      </w:r>
      <w:r w:rsidR="001C436D" w:rsidRPr="00A13395">
        <w:rPr>
          <w:sz w:val="20"/>
        </w:rPr>
        <w:t>M.</w:t>
      </w:r>
      <w:r w:rsidR="001C436D">
        <w:rPr>
          <w:sz w:val="20"/>
        </w:rPr>
        <w:t>,</w:t>
      </w:r>
      <w:r w:rsidR="001C436D" w:rsidRPr="00A13395">
        <w:rPr>
          <w:sz w:val="20"/>
        </w:rPr>
        <w:t xml:space="preserve"> </w:t>
      </w:r>
      <w:r w:rsidRPr="00A13395">
        <w:rPr>
          <w:sz w:val="20"/>
        </w:rPr>
        <w:t xml:space="preserve">McGee, </w:t>
      </w:r>
      <w:r w:rsidR="001C436D" w:rsidRPr="00A13395">
        <w:rPr>
          <w:sz w:val="20"/>
        </w:rPr>
        <w:t>M.</w:t>
      </w:r>
      <w:r w:rsidR="001C436D">
        <w:rPr>
          <w:sz w:val="20"/>
        </w:rPr>
        <w:t>,</w:t>
      </w:r>
      <w:r w:rsidR="001C436D" w:rsidRPr="00A13395">
        <w:rPr>
          <w:sz w:val="20"/>
        </w:rPr>
        <w:t xml:space="preserve"> </w:t>
      </w:r>
      <w:r w:rsidRPr="00A13395">
        <w:rPr>
          <w:sz w:val="20"/>
        </w:rPr>
        <w:t xml:space="preserve">Lund, </w:t>
      </w:r>
      <w:r w:rsidR="001C436D" w:rsidRPr="00A13395">
        <w:rPr>
          <w:sz w:val="20"/>
        </w:rPr>
        <w:t>P.</w:t>
      </w:r>
      <w:r w:rsidR="001C436D">
        <w:rPr>
          <w:sz w:val="20"/>
        </w:rPr>
        <w:t>,</w:t>
      </w:r>
      <w:r w:rsidR="001C436D" w:rsidRPr="00A13395">
        <w:rPr>
          <w:sz w:val="20"/>
        </w:rPr>
        <w:t xml:space="preserve"> </w:t>
      </w:r>
      <w:proofErr w:type="spellStart"/>
      <w:r w:rsidRPr="00A13395">
        <w:rPr>
          <w:sz w:val="20"/>
        </w:rPr>
        <w:t>Hellwing</w:t>
      </w:r>
      <w:proofErr w:type="spellEnd"/>
      <w:r w:rsidRPr="00A13395">
        <w:rPr>
          <w:sz w:val="20"/>
        </w:rPr>
        <w:t xml:space="preserve">, </w:t>
      </w:r>
      <w:r w:rsidR="001C436D" w:rsidRPr="00A13395">
        <w:rPr>
          <w:sz w:val="20"/>
        </w:rPr>
        <w:t>A.L.F.</w:t>
      </w:r>
      <w:r w:rsidR="001C436D">
        <w:rPr>
          <w:sz w:val="20"/>
        </w:rPr>
        <w:t>,</w:t>
      </w:r>
      <w:r w:rsidR="001C436D" w:rsidRPr="00A13395">
        <w:rPr>
          <w:sz w:val="20"/>
        </w:rPr>
        <w:t xml:space="preserve"> </w:t>
      </w:r>
      <w:r w:rsidRPr="00A13395">
        <w:rPr>
          <w:sz w:val="20"/>
        </w:rPr>
        <w:t xml:space="preserve">Weisbjerg,  </w:t>
      </w:r>
      <w:r w:rsidR="001C436D" w:rsidRPr="00A13395">
        <w:rPr>
          <w:sz w:val="20"/>
        </w:rPr>
        <w:t>M.R.</w:t>
      </w:r>
      <w:r w:rsidR="001C436D">
        <w:rPr>
          <w:sz w:val="20"/>
        </w:rPr>
        <w:t>,</w:t>
      </w:r>
      <w:r w:rsidR="001C436D" w:rsidRPr="00A13395">
        <w:rPr>
          <w:sz w:val="20"/>
        </w:rPr>
        <w:t xml:space="preserve"> </w:t>
      </w:r>
      <w:r w:rsidRPr="00A13395">
        <w:rPr>
          <w:sz w:val="20"/>
        </w:rPr>
        <w:t xml:space="preserve">Moate, </w:t>
      </w:r>
      <w:r w:rsidR="001C436D" w:rsidRPr="00A13395">
        <w:rPr>
          <w:sz w:val="20"/>
        </w:rPr>
        <w:t>P. J.</w:t>
      </w:r>
      <w:r w:rsidR="001C436D">
        <w:rPr>
          <w:sz w:val="20"/>
        </w:rPr>
        <w:t>,</w:t>
      </w:r>
      <w:r w:rsidR="001C436D" w:rsidRPr="00A13395">
        <w:rPr>
          <w:sz w:val="20"/>
        </w:rPr>
        <w:t xml:space="preserve"> </w:t>
      </w:r>
      <w:r w:rsidRPr="00A13395">
        <w:rPr>
          <w:sz w:val="20"/>
        </w:rPr>
        <w:t xml:space="preserve">Bayat, </w:t>
      </w:r>
      <w:r w:rsidR="001C436D" w:rsidRPr="00A13395">
        <w:rPr>
          <w:sz w:val="20"/>
        </w:rPr>
        <w:t>A.R.</w:t>
      </w:r>
      <w:r w:rsidR="001C436D">
        <w:rPr>
          <w:sz w:val="20"/>
        </w:rPr>
        <w:t>,</w:t>
      </w:r>
      <w:r w:rsidR="001C436D" w:rsidRPr="00A13395">
        <w:rPr>
          <w:sz w:val="20"/>
        </w:rPr>
        <w:t xml:space="preserve"> </w:t>
      </w:r>
      <w:proofErr w:type="spellStart"/>
      <w:r w:rsidRPr="00A13395">
        <w:rPr>
          <w:sz w:val="20"/>
        </w:rPr>
        <w:t>Shingfield</w:t>
      </w:r>
      <w:proofErr w:type="spellEnd"/>
      <w:r w:rsidRPr="00A13395">
        <w:rPr>
          <w:sz w:val="20"/>
        </w:rPr>
        <w:t xml:space="preserve">, </w:t>
      </w:r>
      <w:r w:rsidR="001C436D" w:rsidRPr="00A13395">
        <w:rPr>
          <w:sz w:val="20"/>
        </w:rPr>
        <w:t>K.J.</w:t>
      </w:r>
      <w:r w:rsidR="001C436D">
        <w:rPr>
          <w:sz w:val="20"/>
        </w:rPr>
        <w:t>,</w:t>
      </w:r>
      <w:r w:rsidR="001C436D" w:rsidRPr="00A13395">
        <w:rPr>
          <w:sz w:val="20"/>
        </w:rPr>
        <w:t xml:space="preserve"> </w:t>
      </w:r>
      <w:proofErr w:type="spellStart"/>
      <w:r w:rsidRPr="00A13395">
        <w:rPr>
          <w:sz w:val="20"/>
        </w:rPr>
        <w:t>Peiren</w:t>
      </w:r>
      <w:proofErr w:type="spellEnd"/>
      <w:r w:rsidRPr="00A13395">
        <w:rPr>
          <w:sz w:val="20"/>
        </w:rPr>
        <w:t xml:space="preserve">, </w:t>
      </w:r>
      <w:r w:rsidR="001C436D" w:rsidRPr="00A13395">
        <w:rPr>
          <w:sz w:val="20"/>
        </w:rPr>
        <w:t>N.</w:t>
      </w:r>
      <w:r w:rsidR="001C436D">
        <w:rPr>
          <w:sz w:val="20"/>
        </w:rPr>
        <w:t>, and</w:t>
      </w:r>
      <w:r w:rsidR="001C436D" w:rsidRPr="00A13395">
        <w:rPr>
          <w:sz w:val="20"/>
        </w:rPr>
        <w:t xml:space="preserve"> </w:t>
      </w:r>
      <w:r w:rsidRPr="00A13395">
        <w:rPr>
          <w:sz w:val="20"/>
        </w:rPr>
        <w:t>Eugène</w:t>
      </w:r>
      <w:r w:rsidR="001C436D">
        <w:rPr>
          <w:sz w:val="20"/>
        </w:rPr>
        <w:t>,</w:t>
      </w:r>
      <w:r w:rsidR="001C436D" w:rsidRPr="001C436D">
        <w:rPr>
          <w:sz w:val="20"/>
        </w:rPr>
        <w:t xml:space="preserve"> </w:t>
      </w:r>
      <w:r w:rsidR="001C436D" w:rsidRPr="00A13395">
        <w:rPr>
          <w:sz w:val="20"/>
        </w:rPr>
        <w:t>M.</w:t>
      </w:r>
      <w:r w:rsidR="001C436D">
        <w:rPr>
          <w:sz w:val="20"/>
        </w:rPr>
        <w:t>,</w:t>
      </w:r>
      <w:r w:rsidRPr="00A13395">
        <w:rPr>
          <w:sz w:val="20"/>
        </w:rPr>
        <w:t xml:space="preserve"> </w:t>
      </w:r>
      <w:r w:rsidRPr="00D33967">
        <w:rPr>
          <w:sz w:val="20"/>
        </w:rPr>
        <w:t>2019. Evaluation of the performance of existing mathematical models predicting enteric methane emissions from ruminants: Animal categories and dietary mitigation strategies. Animal Feed Science and Technology 255</w:t>
      </w:r>
      <w:r w:rsidR="003A3DF1">
        <w:rPr>
          <w:sz w:val="20"/>
        </w:rPr>
        <w:t>,</w:t>
      </w:r>
      <w:r w:rsidRPr="00D33967">
        <w:rPr>
          <w:sz w:val="20"/>
        </w:rPr>
        <w:t xml:space="preserve"> 114207. </w:t>
      </w:r>
      <w:hyperlink r:id="rId219" w:history="1">
        <w:r w:rsidR="003A3DF1" w:rsidRPr="00655151">
          <w:rPr>
            <w:rStyle w:val="Hyperlink"/>
            <w:sz w:val="20"/>
          </w:rPr>
          <w:t>https://doi.org/10.1016/j.anifeedsci.2019.114207</w:t>
        </w:r>
      </w:hyperlink>
      <w:r w:rsidR="003A3DF1">
        <w:rPr>
          <w:sz w:val="20"/>
        </w:rPr>
        <w:t xml:space="preserve"> </w:t>
      </w:r>
    </w:p>
    <w:p w14:paraId="047B85A0" w14:textId="77777777" w:rsidR="00D33967" w:rsidRPr="00D5649B" w:rsidRDefault="00D33967" w:rsidP="004B2664">
      <w:pPr>
        <w:tabs>
          <w:tab w:val="clear" w:pos="2880"/>
          <w:tab w:val="clear" w:pos="9360"/>
        </w:tabs>
        <w:ind w:left="284" w:hanging="284"/>
        <w:rPr>
          <w:sz w:val="20"/>
        </w:rPr>
      </w:pPr>
      <w:r w:rsidRPr="00D33967">
        <w:rPr>
          <w:sz w:val="20"/>
        </w:rPr>
        <w:t xml:space="preserve">Canadian Dairy Information Centre - Agriculture and Agri-Food Canada. Milk production by breed. [Online available: </w:t>
      </w:r>
      <w:hyperlink r:id="rId220" w:history="1">
        <w:r w:rsidRPr="00D33967">
          <w:rPr>
            <w:rStyle w:val="Hyperlink"/>
            <w:sz w:val="20"/>
          </w:rPr>
          <w:t>http://www.dairyinfo.gc.ca/_english/dff/dff_2/dff_2b_e.htm</w:t>
        </w:r>
      </w:hyperlink>
      <w:r w:rsidRPr="00D33967">
        <w:rPr>
          <w:sz w:val="20"/>
        </w:rPr>
        <w:t xml:space="preserve"> [accessed 1 November 2007].</w:t>
      </w:r>
    </w:p>
    <w:p w14:paraId="71A49799" w14:textId="5A190146" w:rsidR="00D33967" w:rsidRPr="00D33967" w:rsidRDefault="00D33967" w:rsidP="00D33967">
      <w:pPr>
        <w:ind w:left="284" w:hanging="284"/>
        <w:rPr>
          <w:rFonts w:cstheme="minorHAnsi"/>
          <w:sz w:val="20"/>
        </w:rPr>
      </w:pPr>
      <w:r w:rsidRPr="00D33967">
        <w:rPr>
          <w:sz w:val="20"/>
        </w:rPr>
        <w:t xml:space="preserve">Ellis, J.L., </w:t>
      </w:r>
      <w:proofErr w:type="spellStart"/>
      <w:r w:rsidRPr="00D33967">
        <w:rPr>
          <w:sz w:val="20"/>
        </w:rPr>
        <w:t>Kebreab</w:t>
      </w:r>
      <w:proofErr w:type="spellEnd"/>
      <w:r w:rsidRPr="00D33967">
        <w:rPr>
          <w:sz w:val="20"/>
        </w:rPr>
        <w:t xml:space="preserve">, E., Odongo, N.E., McBride, B.W., Okine, E.K., France, J., 2007. </w:t>
      </w:r>
      <w:r w:rsidRPr="00D5649B">
        <w:rPr>
          <w:sz w:val="20"/>
        </w:rPr>
        <w:t xml:space="preserve">Prediction of methane production from dairy and beef cattle. J. Dairy Sci. 90, 3456–3466. </w:t>
      </w:r>
      <w:hyperlink r:id="rId221" w:history="1">
        <w:r w:rsidR="00CA6688" w:rsidRPr="00655151">
          <w:rPr>
            <w:rStyle w:val="Hyperlink"/>
            <w:sz w:val="20"/>
          </w:rPr>
          <w:t>https://doi.org/10.3168/jds.2006-675</w:t>
        </w:r>
      </w:hyperlink>
      <w:r w:rsidR="00CA6688">
        <w:rPr>
          <w:sz w:val="20"/>
        </w:rPr>
        <w:t xml:space="preserve"> </w:t>
      </w:r>
    </w:p>
    <w:p w14:paraId="3486CB55" w14:textId="064CC975"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22" w:history="1">
        <w:r w:rsidRPr="00D5649B">
          <w:rPr>
            <w:rStyle w:val="Hyperlink"/>
            <w:rFonts w:cstheme="minorHAnsi"/>
            <w:sz w:val="20"/>
          </w:rPr>
          <w:t>https://www.ipcc.ch/report/2019-refinement-to-the-2006-ipcc-guidelines-for-national-greenhouse-gas-inventories/</w:t>
        </w:r>
      </w:hyperlink>
    </w:p>
    <w:p w14:paraId="2166A149" w14:textId="463F0F49" w:rsidR="00D33967" w:rsidRPr="00B00683" w:rsidRDefault="004B2664" w:rsidP="00D33967">
      <w:pPr>
        <w:ind w:left="284" w:hanging="284"/>
        <w:rPr>
          <w:rFonts w:cstheme="minorHAnsi"/>
          <w:sz w:val="20"/>
        </w:rPr>
      </w:pPr>
      <w:r w:rsidRPr="00D5649B">
        <w:rPr>
          <w:sz w:val="20"/>
        </w:rPr>
        <w:t xml:space="preserve">Mills, J.A.N., </w:t>
      </w:r>
      <w:proofErr w:type="spellStart"/>
      <w:r w:rsidRPr="00D5649B">
        <w:rPr>
          <w:sz w:val="20"/>
        </w:rPr>
        <w:t>Kebreab</w:t>
      </w:r>
      <w:proofErr w:type="spellEnd"/>
      <w:r w:rsidRPr="00D5649B">
        <w:rPr>
          <w:sz w:val="20"/>
        </w:rPr>
        <w:t xml:space="preserve">, E., Yates, C.M., Crompton, L.A., </w:t>
      </w:r>
      <w:proofErr w:type="spellStart"/>
      <w:r w:rsidRPr="00D5649B">
        <w:rPr>
          <w:sz w:val="20"/>
        </w:rPr>
        <w:t>Cammell</w:t>
      </w:r>
      <w:proofErr w:type="spellEnd"/>
      <w:r w:rsidRPr="00D5649B">
        <w:rPr>
          <w:sz w:val="20"/>
        </w:rPr>
        <w:t xml:space="preserve">, S.B., Dhanoa, M.S., Agnew, R.E., France, J., 2003. Alternative approaches to predicting methane emissions from dairy cows. J. Anim. Sci. 81, 3141–3150. </w:t>
      </w:r>
      <w:hyperlink r:id="rId223" w:history="1">
        <w:r w:rsidRPr="00B00683">
          <w:rPr>
            <w:rStyle w:val="Hyperlink"/>
            <w:sz w:val="20"/>
          </w:rPr>
          <w:t>https://doi.org/10.2527/2003.81123141x</w:t>
        </w:r>
      </w:hyperlink>
      <w:r w:rsidRPr="00B00683">
        <w:rPr>
          <w:sz w:val="20"/>
        </w:rPr>
        <w:t>.</w:t>
      </w:r>
    </w:p>
    <w:p w14:paraId="46ABD3AC" w14:textId="66F3D544" w:rsidR="00D33967" w:rsidRPr="00D33967" w:rsidRDefault="00E8017A" w:rsidP="00D33967">
      <w:pPr>
        <w:ind w:left="284" w:hanging="284"/>
        <w:rPr>
          <w:sz w:val="20"/>
        </w:rPr>
      </w:pPr>
      <w:r w:rsidRPr="00B00683">
        <w:rPr>
          <w:sz w:val="20"/>
        </w:rPr>
        <w:t xml:space="preserve">Niu, M., </w:t>
      </w:r>
      <w:proofErr w:type="spellStart"/>
      <w:r w:rsidRPr="00B00683">
        <w:rPr>
          <w:sz w:val="20"/>
        </w:rPr>
        <w:t>Kebreab</w:t>
      </w:r>
      <w:proofErr w:type="spellEnd"/>
      <w:r w:rsidRPr="00B00683">
        <w:rPr>
          <w:sz w:val="20"/>
        </w:rPr>
        <w:t xml:space="preserve">, E., Hristov, A.N., </w:t>
      </w:r>
      <w:r w:rsidR="00DA33A5" w:rsidRPr="00B00683">
        <w:rPr>
          <w:sz w:val="20"/>
        </w:rPr>
        <w:t xml:space="preserve">Oh, J., Arndt, C., </w:t>
      </w:r>
      <w:proofErr w:type="spellStart"/>
      <w:r w:rsidR="00DA33A5" w:rsidRPr="00B00683">
        <w:rPr>
          <w:sz w:val="20"/>
        </w:rPr>
        <w:t>Bannink</w:t>
      </w:r>
      <w:proofErr w:type="spellEnd"/>
      <w:r w:rsidR="00DA33A5" w:rsidRPr="00B00683">
        <w:rPr>
          <w:sz w:val="20"/>
        </w:rPr>
        <w:t>, A., Bayat, A.R., Brito, A.F., Boland, T., Casper, D., Crompton, L.A., Dijkstra, J., Eug</w:t>
      </w:r>
      <w:r w:rsidR="00DA33A5" w:rsidRPr="00B00683">
        <w:rPr>
          <w:rFonts w:cstheme="minorHAnsi"/>
          <w:sz w:val="20"/>
        </w:rPr>
        <w:t>è</w:t>
      </w:r>
      <w:r w:rsidR="00DA33A5" w:rsidRPr="00B00683">
        <w:rPr>
          <w:sz w:val="20"/>
        </w:rPr>
        <w:t xml:space="preserve">ne, M.A., </w:t>
      </w:r>
      <w:proofErr w:type="spellStart"/>
      <w:r w:rsidR="00DA33A5" w:rsidRPr="00B00683">
        <w:rPr>
          <w:sz w:val="20"/>
        </w:rPr>
        <w:t>Garnsworthy</w:t>
      </w:r>
      <w:proofErr w:type="spellEnd"/>
      <w:r w:rsidR="00DA33A5" w:rsidRPr="00B00683">
        <w:rPr>
          <w:sz w:val="20"/>
        </w:rPr>
        <w:t xml:space="preserve">, P.C., Haque, M.N., </w:t>
      </w:r>
      <w:proofErr w:type="spellStart"/>
      <w:r w:rsidR="00DA33A5" w:rsidRPr="00B00683">
        <w:rPr>
          <w:sz w:val="20"/>
        </w:rPr>
        <w:t>Hellwing</w:t>
      </w:r>
      <w:proofErr w:type="spellEnd"/>
      <w:r w:rsidR="00DA33A5" w:rsidRPr="00B00683">
        <w:rPr>
          <w:sz w:val="20"/>
        </w:rPr>
        <w:t xml:space="preserve">, A.L.F., Huhtanen, P., Kreuzer, M., </w:t>
      </w:r>
      <w:proofErr w:type="spellStart"/>
      <w:r w:rsidR="00DA33A5" w:rsidRPr="00B00683">
        <w:rPr>
          <w:sz w:val="20"/>
        </w:rPr>
        <w:t>Kuhla</w:t>
      </w:r>
      <w:proofErr w:type="spellEnd"/>
      <w:r w:rsidR="00DA33A5" w:rsidRPr="00B00683">
        <w:rPr>
          <w:sz w:val="20"/>
        </w:rPr>
        <w:t xml:space="preserve">, B., Lund, P., Madsen, J., Martin, C., McClelland, S.C., McGee, M., </w:t>
      </w:r>
      <w:proofErr w:type="spellStart"/>
      <w:r w:rsidR="00DA33A5" w:rsidRPr="00B00683">
        <w:rPr>
          <w:sz w:val="20"/>
        </w:rPr>
        <w:t>Moata</w:t>
      </w:r>
      <w:proofErr w:type="spellEnd"/>
      <w:r w:rsidR="00DA33A5" w:rsidRPr="00B00683">
        <w:rPr>
          <w:sz w:val="20"/>
        </w:rPr>
        <w:t xml:space="preserve">, P.J., Muetzel, S., Muñoz, C., </w:t>
      </w:r>
      <w:proofErr w:type="spellStart"/>
      <w:r w:rsidR="00DA33A5" w:rsidRPr="00B00683">
        <w:rPr>
          <w:sz w:val="20"/>
        </w:rPr>
        <w:t>O’Kiely</w:t>
      </w:r>
      <w:proofErr w:type="spellEnd"/>
      <w:r w:rsidR="00DA33A5" w:rsidRPr="00B00683">
        <w:rPr>
          <w:sz w:val="20"/>
        </w:rPr>
        <w:t xml:space="preserve">, P., </w:t>
      </w:r>
      <w:proofErr w:type="spellStart"/>
      <w:r w:rsidR="00DA33A5" w:rsidRPr="00B00683">
        <w:rPr>
          <w:sz w:val="20"/>
        </w:rPr>
        <w:t>Peiren</w:t>
      </w:r>
      <w:proofErr w:type="spellEnd"/>
      <w:r w:rsidR="00DA33A5" w:rsidRPr="00B00683">
        <w:rPr>
          <w:sz w:val="20"/>
        </w:rPr>
        <w:t xml:space="preserve">, N., Reynolds, C.K., Schwarm, A., </w:t>
      </w:r>
      <w:proofErr w:type="spellStart"/>
      <w:r w:rsidR="00DA33A5" w:rsidRPr="00B00683">
        <w:rPr>
          <w:sz w:val="20"/>
        </w:rPr>
        <w:t>Shingfield</w:t>
      </w:r>
      <w:proofErr w:type="spellEnd"/>
      <w:r w:rsidR="00DA33A5" w:rsidRPr="00B00683">
        <w:rPr>
          <w:sz w:val="20"/>
        </w:rPr>
        <w:t xml:space="preserve">, K.J., Storlien, T.M., Weisbjerg, M.R., Yañez-Ruiz, D.R., Yu, A., </w:t>
      </w:r>
      <w:r w:rsidRPr="00B00683">
        <w:rPr>
          <w:sz w:val="20"/>
        </w:rPr>
        <w:t xml:space="preserve">2018. </w:t>
      </w:r>
      <w:r w:rsidRPr="00884E4C">
        <w:rPr>
          <w:sz w:val="20"/>
        </w:rPr>
        <w:t xml:space="preserve">Prediction of enteric methane production, yield, and intensity in dairy cattle using an intercontinental database. Glob Change Biol. 24: 3368– 3389. </w:t>
      </w:r>
      <w:hyperlink r:id="rId224" w:history="1">
        <w:r w:rsidRPr="00DA33A5">
          <w:rPr>
            <w:rStyle w:val="Hyperlink"/>
            <w:sz w:val="20"/>
          </w:rPr>
          <w:t>https://doi.or</w:t>
        </w:r>
        <w:r w:rsidRPr="00884E4C">
          <w:rPr>
            <w:rStyle w:val="Hyperlink"/>
            <w:sz w:val="20"/>
          </w:rPr>
          <w:t>g/10.1111/gcb.14094</w:t>
        </w:r>
      </w:hyperlink>
      <w:r>
        <w:rPr>
          <w:sz w:val="20"/>
        </w:rPr>
        <w:t xml:space="preserve">  </w:t>
      </w:r>
    </w:p>
    <w:p w14:paraId="6742AC7C" w14:textId="1F6F006E" w:rsidR="00D33967" w:rsidRPr="00D33967" w:rsidRDefault="00E8017A" w:rsidP="00D33967">
      <w:pPr>
        <w:ind w:left="284" w:hanging="284"/>
        <w:rPr>
          <w:rFonts w:cstheme="minorHAnsi"/>
          <w:sz w:val="20"/>
        </w:rPr>
      </w:pPr>
      <w:r w:rsidRPr="00E8017A">
        <w:rPr>
          <w:rFonts w:eastAsiaTheme="minorHAnsi" w:cstheme="minorHAnsi"/>
          <w:sz w:val="20"/>
        </w:rPr>
        <w:t>Ramin</w:t>
      </w:r>
      <w:r w:rsidR="0056206C">
        <w:rPr>
          <w:rFonts w:eastAsiaTheme="minorHAnsi" w:cstheme="minorHAnsi"/>
          <w:sz w:val="20"/>
        </w:rPr>
        <w:t>,</w:t>
      </w:r>
      <w:r w:rsidRPr="00E8017A">
        <w:rPr>
          <w:rFonts w:eastAsiaTheme="minorHAnsi" w:cstheme="minorHAnsi"/>
          <w:sz w:val="20"/>
        </w:rPr>
        <w:t xml:space="preserve"> M, </w:t>
      </w:r>
      <w:r>
        <w:rPr>
          <w:rFonts w:eastAsiaTheme="minorHAnsi" w:cstheme="minorHAnsi"/>
          <w:sz w:val="20"/>
        </w:rPr>
        <w:t xml:space="preserve">and </w:t>
      </w:r>
      <w:r w:rsidRPr="00E8017A">
        <w:rPr>
          <w:rFonts w:eastAsiaTheme="minorHAnsi" w:cstheme="minorHAnsi"/>
          <w:sz w:val="20"/>
        </w:rPr>
        <w:t>Huhtanen</w:t>
      </w:r>
      <w:r w:rsidR="0056206C">
        <w:rPr>
          <w:rFonts w:eastAsiaTheme="minorHAnsi" w:cstheme="minorHAnsi"/>
          <w:sz w:val="20"/>
        </w:rPr>
        <w:t>,</w:t>
      </w:r>
      <w:r w:rsidRPr="00E8017A">
        <w:rPr>
          <w:rFonts w:eastAsiaTheme="minorHAnsi" w:cstheme="minorHAnsi"/>
          <w:sz w:val="20"/>
        </w:rPr>
        <w:t xml:space="preserve"> P.</w:t>
      </w:r>
      <w:r>
        <w:rPr>
          <w:rFonts w:eastAsiaTheme="minorHAnsi" w:cstheme="minorHAnsi"/>
          <w:sz w:val="20"/>
        </w:rPr>
        <w:t>, 2013.</w:t>
      </w:r>
      <w:r w:rsidRPr="00E8017A">
        <w:rPr>
          <w:rFonts w:eastAsiaTheme="minorHAnsi" w:cstheme="minorHAnsi"/>
          <w:sz w:val="20"/>
        </w:rPr>
        <w:t xml:space="preserve"> Development of equations for predicting methane emissions from ruminants. J Dairy Sci.</w:t>
      </w:r>
      <w:r>
        <w:rPr>
          <w:rFonts w:eastAsiaTheme="minorHAnsi" w:cstheme="minorHAnsi"/>
          <w:sz w:val="20"/>
        </w:rPr>
        <w:t xml:space="preserve"> </w:t>
      </w:r>
      <w:r w:rsidRPr="00E8017A">
        <w:rPr>
          <w:rFonts w:eastAsiaTheme="minorHAnsi" w:cstheme="minorHAnsi"/>
          <w:sz w:val="20"/>
        </w:rPr>
        <w:t xml:space="preserve">96(4):2476-2493. </w:t>
      </w:r>
      <w:hyperlink r:id="rId225" w:history="1">
        <w:r w:rsidRPr="00282ABE">
          <w:rPr>
            <w:rStyle w:val="Hyperlink"/>
            <w:rFonts w:eastAsiaTheme="minorHAnsi" w:cstheme="minorHAnsi"/>
            <w:sz w:val="20"/>
          </w:rPr>
          <w:t>https://doi.org/10.3168/jds.2012-6095</w:t>
        </w:r>
      </w:hyperlink>
      <w:r>
        <w:rPr>
          <w:rFonts w:eastAsiaTheme="minorHAnsi" w:cstheme="minorHAnsi"/>
          <w:sz w:val="20"/>
        </w:rPr>
        <w:t xml:space="preserve"> </w:t>
      </w:r>
    </w:p>
    <w:p w14:paraId="13FBC0E7" w14:textId="29827275" w:rsidR="00D33967" w:rsidRPr="00D33967" w:rsidRDefault="003A3DF1" w:rsidP="00D33967">
      <w:pPr>
        <w:rPr>
          <w:b/>
          <w:szCs w:val="24"/>
        </w:rPr>
      </w:pPr>
      <w:r>
        <w:rPr>
          <w:b/>
          <w:szCs w:val="24"/>
        </w:rPr>
        <w:t xml:space="preserve">3.3 </w:t>
      </w:r>
      <w:r w:rsidR="00D33967" w:rsidRPr="00D33967">
        <w:rPr>
          <w:b/>
          <w:szCs w:val="24"/>
        </w:rPr>
        <w:t>Sheep</w:t>
      </w:r>
    </w:p>
    <w:p w14:paraId="7FBE4B4A" w14:textId="4B9A9BE7" w:rsidR="0008706C" w:rsidRDefault="00D33967" w:rsidP="00D33967">
      <w:pPr>
        <w:ind w:left="284" w:hanging="284"/>
        <w:rPr>
          <w:sz w:val="20"/>
        </w:rPr>
      </w:pPr>
      <w:r w:rsidRPr="00D33967">
        <w:rPr>
          <w:sz w:val="20"/>
        </w:rPr>
        <w:lastRenderedPageBreak/>
        <w:t>AFRC</w:t>
      </w:r>
      <w:r w:rsidR="0056206C">
        <w:rPr>
          <w:sz w:val="20"/>
        </w:rPr>
        <w:t xml:space="preserve">, </w:t>
      </w:r>
      <w:r w:rsidRPr="00D33967">
        <w:rPr>
          <w:sz w:val="20"/>
        </w:rPr>
        <w:t>1990</w:t>
      </w:r>
      <w:r w:rsidR="0056206C">
        <w:rPr>
          <w:sz w:val="20"/>
        </w:rPr>
        <w:t>.</w:t>
      </w:r>
      <w:r w:rsidRPr="00D33967">
        <w:rPr>
          <w:sz w:val="20"/>
        </w:rPr>
        <w:t xml:space="preserve"> </w:t>
      </w:r>
      <w:r w:rsidRPr="00D33967">
        <w:rPr>
          <w:i/>
          <w:iCs/>
          <w:sz w:val="20"/>
        </w:rPr>
        <w:t>Nutritive Requirements of Ruminant Animals: Energy. Rep. 5</w:t>
      </w:r>
      <w:r w:rsidRPr="00D33967">
        <w:rPr>
          <w:sz w:val="20"/>
        </w:rPr>
        <w:t>. Wallingford, UK: CAB International.</w:t>
      </w:r>
    </w:p>
    <w:p w14:paraId="2E0E6872" w14:textId="168B9786" w:rsidR="0008706C" w:rsidRPr="0046322E" w:rsidRDefault="00D33967" w:rsidP="0008706C">
      <w:pPr>
        <w:ind w:left="284" w:hanging="284"/>
        <w:rPr>
          <w:sz w:val="20"/>
        </w:rPr>
      </w:pPr>
      <w:r w:rsidRPr="0046322E">
        <w:rPr>
          <w:sz w:val="20"/>
        </w:rPr>
        <w:t>AFRC</w:t>
      </w:r>
      <w:r w:rsidR="0056206C" w:rsidRPr="0046322E">
        <w:rPr>
          <w:sz w:val="20"/>
        </w:rPr>
        <w:t>,</w:t>
      </w:r>
      <w:r w:rsidRPr="0046322E">
        <w:rPr>
          <w:sz w:val="20"/>
        </w:rPr>
        <w:t xml:space="preserve"> 1993</w:t>
      </w:r>
      <w:r w:rsidR="0008706C" w:rsidRPr="0046322E">
        <w:rPr>
          <w:sz w:val="20"/>
        </w:rPr>
        <w:t>.</w:t>
      </w:r>
      <w:r w:rsidRPr="0046322E">
        <w:rPr>
          <w:sz w:val="20"/>
        </w:rPr>
        <w:t xml:space="preserve"> </w:t>
      </w:r>
      <w:r w:rsidR="0008706C" w:rsidRPr="0046322E">
        <w:rPr>
          <w:i/>
          <w:sz w:val="20"/>
        </w:rPr>
        <w:t>Energy and Protein Requirements of Ruminants</w:t>
      </w:r>
      <w:r w:rsidR="006D69BC" w:rsidRPr="0046322E">
        <w:rPr>
          <w:sz w:val="20"/>
        </w:rPr>
        <w:t xml:space="preserve"> An advisory manual prepared by the AFRC (Agricultural and Food Research Council) Technical Committee on Response to Nutrients. </w:t>
      </w:r>
      <w:r w:rsidR="0008706C" w:rsidRPr="0046322E">
        <w:rPr>
          <w:sz w:val="20"/>
        </w:rPr>
        <w:t>Wallingford, UK: CAB International, pp. 24-159.</w:t>
      </w:r>
    </w:p>
    <w:p w14:paraId="37921A26" w14:textId="5DF11456" w:rsidR="00D33967" w:rsidRDefault="00D33967" w:rsidP="0008706C">
      <w:pPr>
        <w:ind w:left="284" w:hanging="284"/>
        <w:rPr>
          <w:sz w:val="20"/>
        </w:rPr>
      </w:pPr>
      <w:r w:rsidRPr="0046322E">
        <w:rPr>
          <w:sz w:val="20"/>
        </w:rPr>
        <w:t>AFRC</w:t>
      </w:r>
      <w:r w:rsidR="0056206C" w:rsidRPr="0046322E">
        <w:rPr>
          <w:sz w:val="20"/>
        </w:rPr>
        <w:t>,</w:t>
      </w:r>
      <w:r w:rsidRPr="0046322E">
        <w:rPr>
          <w:sz w:val="20"/>
        </w:rPr>
        <w:t xml:space="preserve"> 1995</w:t>
      </w:r>
      <w:r w:rsidR="0008706C" w:rsidRPr="0046322E">
        <w:rPr>
          <w:sz w:val="20"/>
        </w:rPr>
        <w:t xml:space="preserve">. </w:t>
      </w:r>
      <w:r w:rsidR="0008706C" w:rsidRPr="0046322E">
        <w:rPr>
          <w:i/>
          <w:sz w:val="20"/>
        </w:rPr>
        <w:t>Energy and protein requirements of ruminants</w:t>
      </w:r>
      <w:r w:rsidR="0008706C" w:rsidRPr="0046322E">
        <w:rPr>
          <w:sz w:val="20"/>
        </w:rPr>
        <w:t>. An advisory manual prepared by the AFRC (Agricultural and Food Research Council) Technical Committee on Response to Nutrients. Wallingford, UK: CAB International. pp 159.</w:t>
      </w:r>
    </w:p>
    <w:p w14:paraId="42B297F2" w14:textId="77777777" w:rsidR="00B344DC" w:rsidRDefault="00373223" w:rsidP="00B344DC">
      <w:pPr>
        <w:tabs>
          <w:tab w:val="clear" w:pos="2880"/>
          <w:tab w:val="clear" w:pos="9360"/>
        </w:tabs>
        <w:ind w:left="284" w:hanging="284"/>
        <w:rPr>
          <w:sz w:val="20"/>
        </w:rPr>
      </w:pPr>
      <w:r w:rsidRPr="00AB5274">
        <w:rPr>
          <w:sz w:val="20"/>
        </w:rPr>
        <w:t xml:space="preserve">Farm and Food Care Ontario, 2016. Facts and Figures about </w:t>
      </w:r>
      <w:r>
        <w:rPr>
          <w:sz w:val="20"/>
        </w:rPr>
        <w:t>Canadian sheep</w:t>
      </w:r>
      <w:r w:rsidRPr="00AB5274">
        <w:rPr>
          <w:sz w:val="20"/>
        </w:rPr>
        <w:t xml:space="preserve">. </w:t>
      </w:r>
      <w:hyperlink r:id="rId226" w:history="1">
        <w:r w:rsidRPr="00132304">
          <w:rPr>
            <w:rStyle w:val="Hyperlink"/>
            <w:sz w:val="20"/>
          </w:rPr>
          <w:t>https://www.farmfoodcareon.org/wp-content/uploads/2017/05/Fact-Sheet-Sheep-2016.pdf</w:t>
        </w:r>
      </w:hyperlink>
      <w:r>
        <w:rPr>
          <w:sz w:val="20"/>
        </w:rPr>
        <w:t xml:space="preserve">. </w:t>
      </w:r>
    </w:p>
    <w:p w14:paraId="7E333FDE" w14:textId="44105C52" w:rsidR="00B344DC" w:rsidRDefault="00B344DC" w:rsidP="00B344DC">
      <w:pPr>
        <w:tabs>
          <w:tab w:val="clear" w:pos="2880"/>
          <w:tab w:val="clear" w:pos="9360"/>
        </w:tabs>
        <w:ind w:left="284" w:hanging="284"/>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27" w:history="1">
        <w:r w:rsidRPr="00D5649B">
          <w:rPr>
            <w:rStyle w:val="Hyperlink"/>
            <w:rFonts w:cstheme="minorHAnsi"/>
            <w:sz w:val="20"/>
          </w:rPr>
          <w:t>https://www.ipcc.ch/report/2019-refinement-to-the-2006-ipcc-guidelines-for-national-greenhouse-gas-inventories/</w:t>
        </w:r>
      </w:hyperlink>
    </w:p>
    <w:p w14:paraId="7B020043" w14:textId="18883EA7" w:rsidR="00D33967" w:rsidRPr="00D33967" w:rsidRDefault="003A3DF1" w:rsidP="00D33967">
      <w:pPr>
        <w:rPr>
          <w:b/>
          <w:szCs w:val="24"/>
        </w:rPr>
      </w:pPr>
      <w:r>
        <w:rPr>
          <w:b/>
          <w:szCs w:val="24"/>
        </w:rPr>
        <w:t xml:space="preserve">3.4 </w:t>
      </w:r>
      <w:r w:rsidR="00D33967" w:rsidRPr="00D33967">
        <w:rPr>
          <w:b/>
          <w:szCs w:val="24"/>
        </w:rPr>
        <w:t>Swine, Poultry and others</w:t>
      </w:r>
    </w:p>
    <w:p w14:paraId="407CDA58" w14:textId="0D0EF633"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28" w:history="1">
        <w:r w:rsidRPr="00D5649B">
          <w:rPr>
            <w:rStyle w:val="Hyperlink"/>
            <w:rFonts w:cstheme="minorHAnsi"/>
            <w:sz w:val="20"/>
          </w:rPr>
          <w:t>https://www.ipcc.ch/report/2019-refinement-to-the-2006-ipcc-guidelines-for-national-greenhouse-gas-inventories/</w:t>
        </w:r>
      </w:hyperlink>
    </w:p>
    <w:p w14:paraId="5C3E40AE" w14:textId="15547157" w:rsidR="00C44D8F" w:rsidRDefault="00C44D8F" w:rsidP="00D33967">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29" w:history="1">
        <w:r w:rsidRPr="00FE0226">
          <w:rPr>
            <w:rStyle w:val="Hyperlink"/>
            <w:rFonts w:cstheme="minorHAnsi"/>
            <w:sz w:val="20"/>
          </w:rPr>
          <w:t>https://doi.org/10.1016/j.livsci.2008.05.022</w:t>
        </w:r>
      </w:hyperlink>
    </w:p>
    <w:p w14:paraId="673498CF" w14:textId="437C7DC2" w:rsidR="007E40EE" w:rsidRPr="0046322E" w:rsidRDefault="007E40EE" w:rsidP="0071146B">
      <w:pPr>
        <w:rPr>
          <w:b/>
          <w:szCs w:val="24"/>
        </w:rPr>
      </w:pPr>
      <w:r w:rsidRPr="0046322E">
        <w:rPr>
          <w:b/>
          <w:szCs w:val="24"/>
        </w:rPr>
        <w:t>3.5 Scaling up of emissions estimates from production cycle to annual values</w:t>
      </w:r>
    </w:p>
    <w:p w14:paraId="201428ED" w14:textId="77777777" w:rsidR="0071146B" w:rsidRPr="0046322E" w:rsidRDefault="0071146B" w:rsidP="0071146B">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30" w:history="1">
        <w:r w:rsidRPr="0046322E">
          <w:rPr>
            <w:rStyle w:val="Hyperlink"/>
            <w:sz w:val="20"/>
          </w:rPr>
          <w:t>https://doi.org/10.1002/env.1044</w:t>
        </w:r>
      </w:hyperlink>
    </w:p>
    <w:p w14:paraId="6BC36D14" w14:textId="77777777" w:rsidR="0071146B" w:rsidRPr="0046322E" w:rsidRDefault="0071146B" w:rsidP="0071146B">
      <w:pPr>
        <w:tabs>
          <w:tab w:val="left" w:pos="1440"/>
          <w:tab w:val="right" w:pos="8640"/>
        </w:tabs>
        <w:ind w:left="284" w:hanging="284"/>
        <w:rPr>
          <w:sz w:val="20"/>
        </w:rPr>
      </w:pPr>
      <w:r w:rsidRPr="0046322E">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6D62FEAC" w14:textId="7A60DE15" w:rsidR="00D33967" w:rsidRPr="00D33967" w:rsidRDefault="00D33967" w:rsidP="00D33967">
      <w:pPr>
        <w:rPr>
          <w:b/>
          <w:szCs w:val="24"/>
        </w:rPr>
      </w:pPr>
      <w:r w:rsidRPr="0046322E">
        <w:rPr>
          <w:b/>
          <w:szCs w:val="24"/>
        </w:rPr>
        <w:t xml:space="preserve">Table </w:t>
      </w:r>
      <w:r w:rsidR="000A36C6" w:rsidRPr="0046322E">
        <w:rPr>
          <w:b/>
          <w:szCs w:val="24"/>
        </w:rPr>
        <w:t>16</w:t>
      </w:r>
    </w:p>
    <w:p w14:paraId="0DA63A7B" w14:textId="77777777" w:rsidR="00561F6D" w:rsidRPr="009A2C63" w:rsidRDefault="00561F6D" w:rsidP="00561F6D">
      <w:pPr>
        <w:ind w:left="284" w:hanging="284"/>
        <w:rPr>
          <w:rFonts w:cstheme="minorHAnsi"/>
          <w:sz w:val="20"/>
        </w:rPr>
      </w:pPr>
      <w:r w:rsidRPr="009A2C63">
        <w:rPr>
          <w:rFonts w:cstheme="minorHAnsi"/>
          <w:sz w:val="20"/>
        </w:rPr>
        <w:t xml:space="preserve">Alemu, A. 2022. Personal communication. </w:t>
      </w:r>
      <w:hyperlink r:id="rId231" w:history="1">
        <w:r w:rsidRPr="009A2C63">
          <w:rPr>
            <w:rStyle w:val="Hyperlink"/>
            <w:rFonts w:cstheme="minorHAnsi"/>
            <w:sz w:val="20"/>
          </w:rPr>
          <w:t>https://profils-profiles.science.gc.ca/en/profile/aklilu-alemu-phd</w:t>
        </w:r>
      </w:hyperlink>
      <w:r w:rsidRPr="009A2C63">
        <w:rPr>
          <w:rFonts w:cstheme="minorHAnsi"/>
          <w:sz w:val="20"/>
        </w:rPr>
        <w:t xml:space="preserve"> </w:t>
      </w:r>
    </w:p>
    <w:p w14:paraId="42646DA4" w14:textId="4CCDCBA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2" w:history="1">
        <w:r w:rsidRPr="00D5649B">
          <w:rPr>
            <w:rStyle w:val="Hyperlink"/>
            <w:rFonts w:cstheme="minorHAnsi"/>
            <w:sz w:val="20"/>
          </w:rPr>
          <w:t>https://www.ipcc.ch/report/2019-refinement-to-the-2006-ipcc-guidelines-for-national-greenhouse-gas-inventories/</w:t>
        </w:r>
      </w:hyperlink>
    </w:p>
    <w:p w14:paraId="48E8B502" w14:textId="325CE11B" w:rsidR="003E2CA1" w:rsidRPr="008F1506" w:rsidRDefault="003E2CA1" w:rsidP="001A345D">
      <w:pPr>
        <w:ind w:left="270" w:hanging="270"/>
        <w:rPr>
          <w:rStyle w:val="markedcontent"/>
          <w:rFonts w:cstheme="minorHAnsi"/>
          <w:sz w:val="20"/>
          <w:lang w:val="fr-CA"/>
        </w:rPr>
      </w:pPr>
      <w:proofErr w:type="spellStart"/>
      <w:r w:rsidRPr="003E2CA1">
        <w:rPr>
          <w:rStyle w:val="markedcontent"/>
          <w:rFonts w:cstheme="minorHAnsi"/>
          <w:sz w:val="20"/>
        </w:rPr>
        <w:t>Lactanet</w:t>
      </w:r>
      <w:proofErr w:type="spellEnd"/>
      <w:r w:rsidRPr="003E2CA1">
        <w:rPr>
          <w:rStyle w:val="markedcontent"/>
          <w:rFonts w:cstheme="minorHAnsi"/>
          <w:sz w:val="20"/>
        </w:rPr>
        <w:t xml:space="preserve">, 2020. The Evolution of </w:t>
      </w:r>
      <w:proofErr w:type="spellStart"/>
      <w:r w:rsidRPr="003E2CA1">
        <w:rPr>
          <w:rStyle w:val="markedcontent"/>
          <w:rFonts w:cstheme="minorHAnsi"/>
          <w:sz w:val="20"/>
        </w:rPr>
        <w:t>Lactanet</w:t>
      </w:r>
      <w:proofErr w:type="spellEnd"/>
      <w:r w:rsidRPr="003E2CA1">
        <w:rPr>
          <w:rStyle w:val="markedcontent"/>
          <w:rFonts w:cstheme="minorHAnsi"/>
          <w:sz w:val="20"/>
        </w:rPr>
        <w:t xml:space="preserve"> Atlantic Dairy Production – 2019 Stats and Tips. </w:t>
      </w:r>
      <w:proofErr w:type="spellStart"/>
      <w:r w:rsidRPr="0022466E">
        <w:rPr>
          <w:rStyle w:val="markedcontent"/>
          <w:rFonts w:cstheme="minorHAnsi"/>
          <w:sz w:val="20"/>
          <w:lang w:val="fr-CA"/>
        </w:rPr>
        <w:t>Lactanet</w:t>
      </w:r>
      <w:proofErr w:type="spellEnd"/>
      <w:r w:rsidRPr="0022466E">
        <w:rPr>
          <w:rStyle w:val="markedcontent"/>
          <w:rFonts w:cstheme="minorHAnsi"/>
          <w:sz w:val="20"/>
          <w:lang w:val="fr-CA"/>
        </w:rPr>
        <w:t xml:space="preserve">, Sainte-Anne-de-Bellevue, QC, Canada. </w:t>
      </w:r>
      <w:proofErr w:type="spellStart"/>
      <w:r w:rsidR="002B7EEE" w:rsidRPr="00734AFE">
        <w:rPr>
          <w:rStyle w:val="markedcontent"/>
          <w:rFonts w:cstheme="minorHAnsi"/>
          <w:sz w:val="20"/>
          <w:lang w:val="fr-CA"/>
        </w:rPr>
        <w:t>Available</w:t>
      </w:r>
      <w:proofErr w:type="spellEnd"/>
      <w:r w:rsidR="002B7EEE" w:rsidRPr="00734AFE">
        <w:rPr>
          <w:rStyle w:val="markedcontent"/>
          <w:rFonts w:cstheme="minorHAnsi"/>
          <w:sz w:val="20"/>
          <w:lang w:val="fr-CA"/>
        </w:rPr>
        <w:t xml:space="preserve"> at: </w:t>
      </w:r>
      <w:hyperlink r:id="rId233" w:history="1">
        <w:r w:rsidR="002B7EEE" w:rsidRPr="008F1506">
          <w:rPr>
            <w:rStyle w:val="Hyperlink"/>
            <w:rFonts w:cstheme="minorHAnsi"/>
            <w:sz w:val="20"/>
            <w:lang w:val="fr-CA"/>
          </w:rPr>
          <w:t>https://lactanet.ca/wp-content/uploads/2021/01/2019-atlantic_dairy_evolution_part_2.pdf</w:t>
        </w:r>
      </w:hyperlink>
      <w:r w:rsidRPr="008F1506">
        <w:rPr>
          <w:rStyle w:val="markedcontent"/>
          <w:rFonts w:cstheme="minorHAnsi"/>
          <w:sz w:val="20"/>
          <w:lang w:val="fr-CA"/>
        </w:rPr>
        <w:t xml:space="preserve">.  </w:t>
      </w:r>
    </w:p>
    <w:p w14:paraId="7FE0CA94" w14:textId="7F246D3D" w:rsidR="00E8017A" w:rsidRPr="00D33967" w:rsidRDefault="00E8017A" w:rsidP="00E8017A">
      <w:pPr>
        <w:keepNext/>
        <w:keepLines/>
        <w:tabs>
          <w:tab w:val="right" w:pos="8640"/>
          <w:tab w:val="right" w:pos="8820"/>
        </w:tabs>
        <w:ind w:left="284" w:hanging="284"/>
        <w:rPr>
          <w:rFonts w:cstheme="minorHAnsi"/>
          <w:sz w:val="20"/>
        </w:rPr>
      </w:pPr>
      <w:r w:rsidRPr="008F1506">
        <w:rPr>
          <w:rFonts w:cstheme="minorHAnsi"/>
          <w:sz w:val="20"/>
        </w:rPr>
        <w:t xml:space="preserve">Sheppard, S.C., and Bittman, S., 2015. Linkage of food consumption and export to ammonia emissions in Canada and the overriding implications for mitigation. Atmospheric Environment 103, 43-52. </w:t>
      </w:r>
      <w:hyperlink r:id="rId234" w:history="1">
        <w:r w:rsidR="008F1506" w:rsidRPr="008F1506">
          <w:rPr>
            <w:rStyle w:val="Hyperlink"/>
            <w:rFonts w:cstheme="minorHAnsi"/>
            <w:sz w:val="20"/>
          </w:rPr>
          <w:t>https://doi.org/10.1016/j.atmosenv.2014.12.023</w:t>
        </w:r>
      </w:hyperlink>
    </w:p>
    <w:p w14:paraId="3BE3D789" w14:textId="77777777" w:rsidR="00F53AA1" w:rsidRPr="0046322E" w:rsidRDefault="00F53AA1" w:rsidP="00F53AA1">
      <w:pPr>
        <w:keepNext/>
        <w:keepLines/>
        <w:tabs>
          <w:tab w:val="right" w:pos="8640"/>
          <w:tab w:val="right" w:pos="8820"/>
        </w:tabs>
        <w:ind w:left="284" w:hanging="284"/>
        <w:rPr>
          <w:rFonts w:cstheme="minorHAnsi"/>
          <w:sz w:val="20"/>
        </w:rPr>
      </w:pPr>
      <w:r w:rsidRPr="0046322E">
        <w:rPr>
          <w:rFonts w:cstheme="minorHAnsi"/>
          <w:sz w:val="20"/>
        </w:rPr>
        <w:t xml:space="preserve">Sheppard, S.C.,  Bittman, S., Donohoe, G., Flaten, D., Wittenberg, K.M., Small, J.A., Berthiaume, R., McAllister, T.A., Beauchemin, K.A., McKinnon, J., </w:t>
      </w:r>
      <w:proofErr w:type="spellStart"/>
      <w:r w:rsidRPr="0046322E">
        <w:rPr>
          <w:rFonts w:cstheme="minorHAnsi"/>
          <w:sz w:val="20"/>
        </w:rPr>
        <w:t>Amiro</w:t>
      </w:r>
      <w:proofErr w:type="spellEnd"/>
      <w:r w:rsidRPr="0046322E">
        <w:rPr>
          <w:rFonts w:cstheme="minorHAnsi"/>
          <w:sz w:val="20"/>
        </w:rPr>
        <w:t xml:space="preserve">, B.D., MacDonald, D., Mattos, F., Ominski, K.H., 2015. Beef cattle husbandry practices across Ecoregions of Canada in 2011. Canadian Journal of Animal Science 95: 305-321. </w:t>
      </w:r>
      <w:hyperlink r:id="rId235" w:history="1">
        <w:r w:rsidRPr="0046322E">
          <w:rPr>
            <w:rStyle w:val="Hyperlink"/>
            <w:rFonts w:cstheme="minorHAnsi"/>
            <w:sz w:val="20"/>
          </w:rPr>
          <w:t>https://doi.org/10.4141/cjas-2014-158</w:t>
        </w:r>
      </w:hyperlink>
      <w:r w:rsidRPr="0046322E">
        <w:rPr>
          <w:rFonts w:cstheme="minorHAnsi"/>
          <w:sz w:val="20"/>
        </w:rPr>
        <w:t xml:space="preserve">.  </w:t>
      </w:r>
    </w:p>
    <w:p w14:paraId="596ACE28" w14:textId="7C85C5EA" w:rsidR="00D33967" w:rsidRPr="00D33967" w:rsidRDefault="00D33967" w:rsidP="00D33967">
      <w:pPr>
        <w:rPr>
          <w:b/>
          <w:szCs w:val="24"/>
        </w:rPr>
      </w:pPr>
      <w:r w:rsidRPr="00D33967">
        <w:rPr>
          <w:b/>
          <w:szCs w:val="24"/>
        </w:rPr>
        <w:t xml:space="preserve">Table </w:t>
      </w:r>
      <w:r w:rsidR="000A36C6">
        <w:rPr>
          <w:b/>
          <w:szCs w:val="24"/>
        </w:rPr>
        <w:t>17</w:t>
      </w:r>
    </w:p>
    <w:p w14:paraId="0890CA77" w14:textId="33069446" w:rsidR="00D33967" w:rsidRDefault="00D33967" w:rsidP="00D33967">
      <w:pPr>
        <w:tabs>
          <w:tab w:val="clear" w:pos="2880"/>
          <w:tab w:val="clear" w:pos="9360"/>
        </w:tabs>
        <w:ind w:left="284" w:hanging="284"/>
      </w:pPr>
      <w:r w:rsidRPr="00D5649B">
        <w:rPr>
          <w:rStyle w:val="markedcontent"/>
          <w:rFonts w:cstheme="minorHAnsi"/>
          <w:sz w:val="20"/>
        </w:rPr>
        <w:lastRenderedPageBreak/>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6" w:history="1">
        <w:r w:rsidRPr="00D5649B">
          <w:rPr>
            <w:rStyle w:val="Hyperlink"/>
            <w:rFonts w:cstheme="minorHAnsi"/>
            <w:sz w:val="20"/>
          </w:rPr>
          <w:t>https://www.ipcc.ch/report/2019-refinement-to-the-2006-ipcc-guidelines-for-national-greenhouse-gas-inventories/</w:t>
        </w:r>
      </w:hyperlink>
    </w:p>
    <w:p w14:paraId="7DA4C7CD" w14:textId="1E731B6C" w:rsidR="00D33967" w:rsidRPr="00D33967" w:rsidRDefault="00D33967" w:rsidP="00D33967">
      <w:pPr>
        <w:rPr>
          <w:b/>
          <w:szCs w:val="24"/>
        </w:rPr>
      </w:pPr>
      <w:r w:rsidRPr="00D33967">
        <w:rPr>
          <w:b/>
          <w:szCs w:val="24"/>
        </w:rPr>
        <w:t xml:space="preserve">Table </w:t>
      </w:r>
      <w:r w:rsidR="000A36C6">
        <w:rPr>
          <w:b/>
          <w:szCs w:val="24"/>
        </w:rPr>
        <w:t>18</w:t>
      </w:r>
    </w:p>
    <w:p w14:paraId="4CF881F7" w14:textId="5804F252"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2B7EEE">
        <w:rPr>
          <w:rFonts w:cstheme="minorHAnsi"/>
          <w:sz w:val="20"/>
        </w:rPr>
        <w:t xml:space="preserve"> N</w:t>
      </w:r>
      <w:r w:rsidR="002B7EEE" w:rsidRPr="00D5649B">
        <w:rPr>
          <w:rFonts w:cstheme="minorHAnsi"/>
          <w:sz w:val="20"/>
        </w:rPr>
        <w:t xml:space="preserve">ational </w:t>
      </w:r>
      <w:r w:rsidR="002B7EEE">
        <w:rPr>
          <w:rFonts w:cstheme="minorHAnsi"/>
          <w:sz w:val="20"/>
        </w:rPr>
        <w:t>I</w:t>
      </w:r>
      <w:r w:rsidR="002B7EEE" w:rsidRPr="00D5649B">
        <w:rPr>
          <w:rFonts w:cstheme="minorHAnsi"/>
          <w:sz w:val="20"/>
        </w:rPr>
        <w:t xml:space="preserve">nventory </w:t>
      </w:r>
      <w:r w:rsidR="002B7EEE">
        <w:rPr>
          <w:rFonts w:cstheme="minorHAnsi"/>
          <w:sz w:val="20"/>
        </w:rPr>
        <w:t>R</w:t>
      </w:r>
      <w:r w:rsidR="002B7EEE" w:rsidRPr="00D5649B">
        <w:rPr>
          <w:rFonts w:cstheme="minorHAnsi"/>
          <w:sz w:val="20"/>
        </w:rPr>
        <w:t xml:space="preserve">eport 1990–2020: </w:t>
      </w:r>
      <w:r w:rsidR="002B7EEE">
        <w:rPr>
          <w:rFonts w:cstheme="minorHAnsi"/>
          <w:sz w:val="20"/>
        </w:rPr>
        <w:t>G</w:t>
      </w:r>
      <w:r w:rsidR="002B7EEE" w:rsidRPr="00D5649B">
        <w:rPr>
          <w:rFonts w:cstheme="minorHAnsi"/>
          <w:sz w:val="20"/>
        </w:rPr>
        <w:t xml:space="preserve">reenhouse </w:t>
      </w:r>
      <w:r w:rsidR="002B7EEE">
        <w:rPr>
          <w:rFonts w:cstheme="minorHAnsi"/>
          <w:sz w:val="20"/>
        </w:rPr>
        <w:t>G</w:t>
      </w:r>
      <w:r w:rsidR="002B7EEE" w:rsidRPr="00D5649B">
        <w:rPr>
          <w:rFonts w:cstheme="minorHAnsi"/>
          <w:sz w:val="20"/>
        </w:rPr>
        <w:t xml:space="preserve">as </w:t>
      </w:r>
      <w:r w:rsidR="002B7EEE">
        <w:rPr>
          <w:rFonts w:cstheme="minorHAnsi"/>
          <w:sz w:val="20"/>
        </w:rPr>
        <w:t>S</w:t>
      </w:r>
      <w:r w:rsidR="002B7EEE" w:rsidRPr="00D5649B">
        <w:rPr>
          <w:rFonts w:cstheme="minorHAnsi"/>
          <w:sz w:val="20"/>
        </w:rPr>
        <w:t xml:space="preserve">ources and </w:t>
      </w:r>
      <w:r w:rsidR="002B7EEE">
        <w:rPr>
          <w:rFonts w:cstheme="minorHAnsi"/>
          <w:sz w:val="20"/>
        </w:rPr>
        <w:t>S</w:t>
      </w:r>
      <w:r w:rsidR="002B7EEE" w:rsidRPr="00D5649B">
        <w:rPr>
          <w:rFonts w:cstheme="minorHAnsi"/>
          <w:sz w:val="20"/>
        </w:rPr>
        <w:t xml:space="preserve">inks in </w:t>
      </w:r>
      <w:r w:rsidR="002B7EEE">
        <w:rPr>
          <w:rFonts w:cstheme="minorHAnsi"/>
          <w:sz w:val="20"/>
        </w:rPr>
        <w:t>C</w:t>
      </w:r>
      <w:r w:rsidR="002B7EEE" w:rsidRPr="00D5649B">
        <w:rPr>
          <w:rFonts w:cstheme="minorHAnsi"/>
          <w:sz w:val="20"/>
        </w:rPr>
        <w:t xml:space="preserve">anada. Canada’s </w:t>
      </w:r>
      <w:r w:rsidR="002B7EEE">
        <w:rPr>
          <w:rFonts w:cstheme="minorHAnsi"/>
          <w:sz w:val="20"/>
        </w:rPr>
        <w:t>S</w:t>
      </w:r>
      <w:r w:rsidR="002B7EEE" w:rsidRPr="00D5649B">
        <w:rPr>
          <w:rFonts w:cstheme="minorHAnsi"/>
          <w:sz w:val="20"/>
        </w:rPr>
        <w:t xml:space="preserve">ubmission to the </w:t>
      </w:r>
      <w:r w:rsidR="002B7EEE">
        <w:rPr>
          <w:rFonts w:cstheme="minorHAnsi"/>
          <w:sz w:val="20"/>
        </w:rPr>
        <w:t>U</w:t>
      </w:r>
      <w:r w:rsidR="002B7EEE" w:rsidRPr="00D5649B">
        <w:rPr>
          <w:rFonts w:cstheme="minorHAnsi"/>
          <w:sz w:val="20"/>
        </w:rPr>
        <w:t xml:space="preserve">nited </w:t>
      </w:r>
      <w:r w:rsidR="002B7EEE">
        <w:rPr>
          <w:rFonts w:cstheme="minorHAnsi"/>
          <w:sz w:val="20"/>
        </w:rPr>
        <w:t>N</w:t>
      </w:r>
      <w:r w:rsidR="002B7EEE" w:rsidRPr="00D5649B">
        <w:rPr>
          <w:rFonts w:cstheme="minorHAnsi"/>
          <w:sz w:val="20"/>
        </w:rPr>
        <w:t xml:space="preserve">ations </w:t>
      </w:r>
      <w:r w:rsidR="002B7EEE">
        <w:rPr>
          <w:rFonts w:cstheme="minorHAnsi"/>
          <w:sz w:val="20"/>
        </w:rPr>
        <w:t>F</w:t>
      </w:r>
      <w:r w:rsidR="002B7EEE" w:rsidRPr="00D5649B">
        <w:rPr>
          <w:rFonts w:cstheme="minorHAnsi"/>
          <w:sz w:val="20"/>
        </w:rPr>
        <w:t xml:space="preserve">ramework </w:t>
      </w:r>
      <w:r w:rsidR="002B7EEE">
        <w:rPr>
          <w:rFonts w:cstheme="minorHAnsi"/>
          <w:sz w:val="20"/>
        </w:rPr>
        <w:t>C</w:t>
      </w:r>
      <w:r w:rsidR="002B7EEE" w:rsidRPr="00D5649B">
        <w:rPr>
          <w:rFonts w:cstheme="minorHAnsi"/>
          <w:sz w:val="20"/>
        </w:rPr>
        <w:t xml:space="preserve">onvention on </w:t>
      </w:r>
      <w:r w:rsidR="002B7EEE">
        <w:rPr>
          <w:rFonts w:cstheme="minorHAnsi"/>
          <w:sz w:val="20"/>
        </w:rPr>
        <w:t>C</w:t>
      </w:r>
      <w:r w:rsidR="002B7EEE" w:rsidRPr="00D5649B">
        <w:rPr>
          <w:rFonts w:cstheme="minorHAnsi"/>
          <w:sz w:val="20"/>
        </w:rPr>
        <w:t xml:space="preserve">limate </w:t>
      </w:r>
      <w:r w:rsidR="002B7EEE">
        <w:rPr>
          <w:rFonts w:cstheme="minorHAnsi"/>
          <w:sz w:val="20"/>
        </w:rPr>
        <w:t>C</w:t>
      </w:r>
      <w:r w:rsidR="002B7EEE" w:rsidRPr="00D5649B">
        <w:rPr>
          <w:rFonts w:cstheme="minorHAnsi"/>
          <w:sz w:val="20"/>
        </w:rPr>
        <w:t>hange</w:t>
      </w:r>
      <w:r w:rsidR="00D33967" w:rsidRPr="00D5649B">
        <w:rPr>
          <w:rFonts w:cstheme="minorHAnsi"/>
          <w:sz w:val="20"/>
        </w:rPr>
        <w:t xml:space="preserve">. Cat. No.: En81-4E-PDF; ISSN: 1910-7064; EC21275.02. Available at: </w:t>
      </w:r>
      <w:hyperlink r:id="rId237" w:history="1">
        <w:r w:rsidR="00BA63DA" w:rsidRPr="00C0497A">
          <w:rPr>
            <w:rStyle w:val="Hyperlink"/>
            <w:sz w:val="20"/>
          </w:rPr>
          <w:t>https://publications.gc.ca/site/eng/9.506002/publication.html</w:t>
        </w:r>
      </w:hyperlink>
    </w:p>
    <w:p w14:paraId="749EBD30" w14:textId="4AD9361D"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8" w:history="1">
        <w:r w:rsidRPr="00D5649B">
          <w:rPr>
            <w:rStyle w:val="Hyperlink"/>
            <w:rFonts w:cstheme="minorHAnsi"/>
            <w:sz w:val="20"/>
          </w:rPr>
          <w:t>https://www.ipcc.ch/report/2019-refinement-to-the-2006-ipcc-guidelines-for-national-greenhouse-gas-inventories/</w:t>
        </w:r>
      </w:hyperlink>
    </w:p>
    <w:p w14:paraId="209A176B" w14:textId="77777777" w:rsidR="002B7EEE" w:rsidRPr="00D33967" w:rsidRDefault="002B7EEE" w:rsidP="002B7EEE">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239" w:history="1">
        <w:r w:rsidRPr="00282ABE">
          <w:rPr>
            <w:rStyle w:val="Hyperlink"/>
            <w:sz w:val="20"/>
          </w:rPr>
          <w:t>https://doi.org/10.17226/19014</w:t>
        </w:r>
      </w:hyperlink>
      <w:r>
        <w:rPr>
          <w:sz w:val="20"/>
        </w:rPr>
        <w:t xml:space="preserve"> </w:t>
      </w:r>
    </w:p>
    <w:p w14:paraId="23703A24" w14:textId="18324C5B" w:rsidR="00D33967" w:rsidRPr="00D33967" w:rsidRDefault="00D33967" w:rsidP="00D33967">
      <w:pPr>
        <w:rPr>
          <w:b/>
          <w:szCs w:val="24"/>
          <w:lang w:val="de-DE"/>
        </w:rPr>
      </w:pPr>
      <w:r w:rsidRPr="00D33967">
        <w:rPr>
          <w:b/>
          <w:szCs w:val="24"/>
          <w:lang w:val="de-DE"/>
        </w:rPr>
        <w:t xml:space="preserve">Table </w:t>
      </w:r>
      <w:r w:rsidR="000A36C6">
        <w:rPr>
          <w:b/>
          <w:szCs w:val="24"/>
          <w:lang w:val="de-DE"/>
        </w:rPr>
        <w:t>19</w:t>
      </w:r>
    </w:p>
    <w:p w14:paraId="23733F89" w14:textId="5CA803C4" w:rsidR="00D33967" w:rsidRPr="00D33967" w:rsidRDefault="00D33967" w:rsidP="00D33967">
      <w:pPr>
        <w:ind w:left="284" w:hanging="284"/>
        <w:rPr>
          <w:rFonts w:cstheme="minorHAnsi"/>
          <w:sz w:val="20"/>
        </w:rPr>
      </w:pPr>
      <w:r w:rsidRPr="00D33967">
        <w:rPr>
          <w:rFonts w:cstheme="minorHAnsi"/>
          <w:sz w:val="20"/>
          <w:lang w:val="de-DE"/>
        </w:rPr>
        <w:t>Darryl Gibb, Karen Beauchemin, Sean McGinn, AAFC  -</w:t>
      </w:r>
      <w:r w:rsidR="0008706C">
        <w:rPr>
          <w:rFonts w:cstheme="minorHAnsi"/>
          <w:sz w:val="20"/>
          <w:lang w:val="de-DE"/>
        </w:rPr>
        <w:t xml:space="preserve"> P</w:t>
      </w:r>
      <w:r w:rsidRPr="00D33967">
        <w:rPr>
          <w:rFonts w:cstheme="minorHAnsi"/>
          <w:sz w:val="20"/>
          <w:lang w:val="de-DE"/>
        </w:rPr>
        <w:t xml:space="preserve">ers. </w:t>
      </w:r>
      <w:r w:rsidRPr="00D33967">
        <w:rPr>
          <w:rFonts w:cstheme="minorHAnsi"/>
          <w:sz w:val="20"/>
        </w:rPr>
        <w:t>Comm.</w:t>
      </w:r>
    </w:p>
    <w:p w14:paraId="1759370D" w14:textId="34A565B3"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0</w:t>
      </w:r>
    </w:p>
    <w:p w14:paraId="18FC3B17" w14:textId="483B424B"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0" w:history="1">
        <w:r w:rsidRPr="00D5649B">
          <w:rPr>
            <w:rStyle w:val="Hyperlink"/>
            <w:rFonts w:cstheme="minorHAnsi"/>
            <w:sz w:val="20"/>
          </w:rPr>
          <w:t>https://www.ipcc.ch/report/2019-refinement-to-the-2006-ipcc-guidelines-for-national-greenhouse-gas-inventories/</w:t>
        </w:r>
      </w:hyperlink>
    </w:p>
    <w:p w14:paraId="572DB926" w14:textId="246B0EEA"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1</w:t>
      </w:r>
    </w:p>
    <w:p w14:paraId="1A5A21AC" w14:textId="010A13E3"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D33967"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00D33967" w:rsidRPr="00D5649B">
        <w:rPr>
          <w:rFonts w:cstheme="minorHAnsi"/>
          <w:sz w:val="20"/>
        </w:rPr>
        <w:t xml:space="preserve">. Cat. No.: En81-4E-PDF; ISSN: 1910-7064; EC21275.02. Available at: </w:t>
      </w:r>
      <w:hyperlink r:id="rId241" w:history="1">
        <w:r w:rsidR="00BA63DA" w:rsidRPr="00C0497A">
          <w:rPr>
            <w:rStyle w:val="Hyperlink"/>
            <w:sz w:val="20"/>
          </w:rPr>
          <w:t>https://publications.gc.ca/site/eng/9.506002/publication.html</w:t>
        </w:r>
      </w:hyperlink>
    </w:p>
    <w:p w14:paraId="6C97D044" w14:textId="28F23652"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2</w:t>
      </w:r>
    </w:p>
    <w:p w14:paraId="6090EED0" w14:textId="77777777" w:rsidR="00CC76D9" w:rsidRPr="00D33967" w:rsidRDefault="00CC76D9" w:rsidP="00CC76D9">
      <w:pPr>
        <w:ind w:left="284" w:hanging="284"/>
        <w:rPr>
          <w:sz w:val="20"/>
        </w:rPr>
      </w:pPr>
      <w:r w:rsidRPr="0046322E">
        <w:rPr>
          <w:sz w:val="20"/>
        </w:rPr>
        <w:t>Helgason, B.L., H.H. Janzen, D.A. Angers, M.</w:t>
      </w:r>
      <w:r w:rsidRPr="00E41140">
        <w:rPr>
          <w:sz w:val="20"/>
        </w:rPr>
        <w:t xml:space="preserve"> Boehm, M. Bolinder, R.L. Desjardins, J. Dyer, B.H. Ellert, D.J. Gibb, E.G. Gregorich, R. Lemke, D. Massé, S.M. McGinn, T.A. McAllister, N. Newlands, E. Pattey, P. Rochette, W. Smith, A.J. </w:t>
      </w:r>
      <w:proofErr w:type="spellStart"/>
      <w:r w:rsidRPr="00E41140">
        <w:rPr>
          <w:sz w:val="20"/>
        </w:rPr>
        <w:t>VandenBygaart</w:t>
      </w:r>
      <w:proofErr w:type="spellEnd"/>
      <w:r w:rsidRPr="00E41140">
        <w:rPr>
          <w:sz w:val="20"/>
        </w:rPr>
        <w:t xml:space="preserve"> and H. Wang. 2005. </w:t>
      </w:r>
      <w:proofErr w:type="spellStart"/>
      <w:r w:rsidRPr="00E41140">
        <w:rPr>
          <w:sz w:val="20"/>
        </w:rPr>
        <w:t>GHGFarm</w:t>
      </w:r>
      <w:proofErr w:type="spellEnd"/>
      <w:r w:rsidRPr="00E41140">
        <w:rPr>
          <w:sz w:val="20"/>
        </w:rPr>
        <w:t>: An assessment tool for estimating net greenhouse gas emissions from Canadian farms. Agriculture and Agri-F</w:t>
      </w:r>
      <w:r>
        <w:rPr>
          <w:sz w:val="20"/>
        </w:rPr>
        <w:t>ood Canada, Ottawa, ON, Canada.</w:t>
      </w:r>
    </w:p>
    <w:p w14:paraId="345F2F33" w14:textId="09FDE19C"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2" w:history="1">
        <w:r w:rsidRPr="00D5649B">
          <w:rPr>
            <w:rStyle w:val="Hyperlink"/>
            <w:rFonts w:cstheme="minorHAnsi"/>
            <w:sz w:val="20"/>
          </w:rPr>
          <w:t>https://www.ipcc.ch/report/2019-refinement-to-the-2006-ipcc-guidelines-for-national-greenhouse-gas-inventories/</w:t>
        </w:r>
      </w:hyperlink>
    </w:p>
    <w:p w14:paraId="61E67B04" w14:textId="2ACDF228"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3</w:t>
      </w:r>
    </w:p>
    <w:p w14:paraId="4E53E16E" w14:textId="39CFBB67"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3" w:history="1">
        <w:r w:rsidRPr="00D5649B">
          <w:rPr>
            <w:rStyle w:val="Hyperlink"/>
            <w:rFonts w:cstheme="minorHAnsi"/>
            <w:sz w:val="20"/>
          </w:rPr>
          <w:t>https://www.ipcc.ch/report/2019-refinement-to-the-2006-ipcc-guidelines-for-national-greenhouse-gas-inventories/</w:t>
        </w:r>
      </w:hyperlink>
    </w:p>
    <w:p w14:paraId="3C536C14" w14:textId="71553435"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4</w:t>
      </w:r>
    </w:p>
    <w:p w14:paraId="67661660" w14:textId="03190463" w:rsidR="00D33967" w:rsidRPr="00D33967" w:rsidRDefault="004B2664" w:rsidP="00D33967">
      <w:pPr>
        <w:ind w:left="284" w:hanging="284"/>
        <w:rPr>
          <w:color w:val="000000"/>
          <w:sz w:val="20"/>
        </w:rPr>
      </w:pPr>
      <w:proofErr w:type="spellStart"/>
      <w:r w:rsidRPr="004B2664">
        <w:rPr>
          <w:color w:val="000000"/>
          <w:sz w:val="20"/>
        </w:rPr>
        <w:t>Dimsoski</w:t>
      </w:r>
      <w:proofErr w:type="spellEnd"/>
      <w:r w:rsidRPr="004B2664">
        <w:rPr>
          <w:color w:val="000000"/>
          <w:sz w:val="20"/>
        </w:rPr>
        <w:t>, P.</w:t>
      </w:r>
      <w:r>
        <w:rPr>
          <w:color w:val="000000"/>
          <w:sz w:val="20"/>
        </w:rPr>
        <w:t>,</w:t>
      </w:r>
      <w:r w:rsidRPr="004B2664">
        <w:rPr>
          <w:color w:val="000000"/>
          <w:sz w:val="20"/>
        </w:rPr>
        <w:t xml:space="preserve"> Tosh, J.J.</w:t>
      </w:r>
      <w:r>
        <w:rPr>
          <w:color w:val="000000"/>
          <w:sz w:val="20"/>
        </w:rPr>
        <w:t>,</w:t>
      </w:r>
      <w:r w:rsidRPr="004B2664">
        <w:rPr>
          <w:color w:val="000000"/>
          <w:sz w:val="20"/>
        </w:rPr>
        <w:t xml:space="preserve"> Clay, J.C.</w:t>
      </w:r>
      <w:r>
        <w:rPr>
          <w:color w:val="000000"/>
          <w:sz w:val="20"/>
        </w:rPr>
        <w:t>, and</w:t>
      </w:r>
      <w:r w:rsidRPr="004B2664">
        <w:rPr>
          <w:color w:val="000000"/>
          <w:sz w:val="20"/>
        </w:rPr>
        <w:t xml:space="preserve"> Irvin, K.M.</w:t>
      </w:r>
      <w:r>
        <w:rPr>
          <w:color w:val="000000"/>
          <w:sz w:val="20"/>
        </w:rPr>
        <w:t>, 1999.</w:t>
      </w:r>
      <w:r w:rsidRPr="004B2664">
        <w:rPr>
          <w:color w:val="000000"/>
          <w:sz w:val="20"/>
        </w:rPr>
        <w:t xml:space="preserve"> Influence of management system on litter size, lamb growth, and carcass characteristics in sheep, Journal of Animal Science 77</w:t>
      </w:r>
      <w:r>
        <w:rPr>
          <w:color w:val="000000"/>
          <w:sz w:val="20"/>
        </w:rPr>
        <w:t xml:space="preserve"> (</w:t>
      </w:r>
      <w:r w:rsidRPr="004B2664">
        <w:rPr>
          <w:color w:val="000000"/>
          <w:sz w:val="20"/>
        </w:rPr>
        <w:t>5</w:t>
      </w:r>
      <w:r>
        <w:rPr>
          <w:color w:val="000000"/>
          <w:sz w:val="20"/>
        </w:rPr>
        <w:t>),</w:t>
      </w:r>
      <w:r w:rsidRPr="004B2664">
        <w:rPr>
          <w:color w:val="000000"/>
          <w:sz w:val="20"/>
        </w:rPr>
        <w:t xml:space="preserve"> 1037–1043</w:t>
      </w:r>
      <w:r>
        <w:rPr>
          <w:color w:val="000000"/>
          <w:sz w:val="20"/>
        </w:rPr>
        <w:t>.</w:t>
      </w:r>
      <w:r w:rsidRPr="004B2664">
        <w:rPr>
          <w:color w:val="000000"/>
          <w:sz w:val="20"/>
        </w:rPr>
        <w:t xml:space="preserve"> </w:t>
      </w:r>
      <w:hyperlink r:id="rId244" w:history="1">
        <w:r w:rsidRPr="00282ABE">
          <w:rPr>
            <w:rStyle w:val="Hyperlink"/>
            <w:sz w:val="20"/>
          </w:rPr>
          <w:t>https://doi.org/10.2527/1999.7751037x</w:t>
        </w:r>
      </w:hyperlink>
      <w:r>
        <w:rPr>
          <w:color w:val="000000"/>
          <w:sz w:val="20"/>
        </w:rPr>
        <w:t xml:space="preserve"> </w:t>
      </w:r>
    </w:p>
    <w:p w14:paraId="52755C48" w14:textId="275A65C7" w:rsidR="00D33967" w:rsidRPr="00D33967" w:rsidRDefault="00D33967" w:rsidP="00D33967">
      <w:pPr>
        <w:rPr>
          <w:b/>
          <w:color w:val="000000"/>
          <w:szCs w:val="24"/>
        </w:rPr>
      </w:pPr>
      <w:r w:rsidRPr="00D33967">
        <w:rPr>
          <w:b/>
          <w:color w:val="000000"/>
          <w:szCs w:val="24"/>
        </w:rPr>
        <w:lastRenderedPageBreak/>
        <w:t xml:space="preserve">Tables </w:t>
      </w:r>
      <w:r w:rsidR="000A36C6" w:rsidRPr="00D33967">
        <w:rPr>
          <w:b/>
          <w:color w:val="000000"/>
          <w:szCs w:val="24"/>
        </w:rPr>
        <w:t>2</w:t>
      </w:r>
      <w:r w:rsidR="000A36C6">
        <w:rPr>
          <w:b/>
          <w:color w:val="000000"/>
          <w:szCs w:val="24"/>
        </w:rPr>
        <w:t>5</w:t>
      </w:r>
      <w:r w:rsidR="00D944E6">
        <w:rPr>
          <w:b/>
          <w:color w:val="000000"/>
          <w:szCs w:val="24"/>
        </w:rPr>
        <w:t xml:space="preserve"> and </w:t>
      </w:r>
      <w:r w:rsidR="000A36C6" w:rsidRPr="00D33967">
        <w:rPr>
          <w:b/>
          <w:color w:val="000000"/>
          <w:szCs w:val="24"/>
        </w:rPr>
        <w:t>2</w:t>
      </w:r>
      <w:r w:rsidR="000A36C6">
        <w:rPr>
          <w:b/>
          <w:color w:val="000000"/>
          <w:szCs w:val="24"/>
        </w:rPr>
        <w:t>6</w:t>
      </w:r>
    </w:p>
    <w:p w14:paraId="32797A1F" w14:textId="4C56FC1D"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5" w:history="1">
        <w:r w:rsidRPr="00D5649B">
          <w:rPr>
            <w:rStyle w:val="Hyperlink"/>
            <w:rFonts w:cstheme="minorHAnsi"/>
            <w:sz w:val="20"/>
          </w:rPr>
          <w:t>https://www.ipcc.ch/report/2019-refinement-to-the-2006-ipcc-guidelines-for-national-greenhouse-gas-inventories/</w:t>
        </w:r>
      </w:hyperlink>
    </w:p>
    <w:p w14:paraId="1D14AC0C" w14:textId="0381F48C" w:rsidR="00D944E6" w:rsidRDefault="00D944E6" w:rsidP="00D944E6">
      <w:pPr>
        <w:tabs>
          <w:tab w:val="clear" w:pos="2880"/>
          <w:tab w:val="clear" w:pos="9360"/>
        </w:tabs>
        <w:ind w:left="284" w:hanging="284"/>
        <w:rPr>
          <w:b/>
          <w:color w:val="000000"/>
          <w:szCs w:val="24"/>
        </w:rPr>
      </w:pPr>
      <w:r w:rsidRPr="0046322E">
        <w:rPr>
          <w:b/>
          <w:color w:val="000000"/>
          <w:szCs w:val="24"/>
        </w:rPr>
        <w:t>Table 2</w:t>
      </w:r>
      <w:r>
        <w:rPr>
          <w:b/>
          <w:color w:val="000000"/>
          <w:szCs w:val="24"/>
        </w:rPr>
        <w:t>7</w:t>
      </w:r>
    </w:p>
    <w:p w14:paraId="29C8A1F4" w14:textId="77777777" w:rsidR="00D944E6" w:rsidRDefault="00D944E6" w:rsidP="00D944E6">
      <w:pPr>
        <w:tabs>
          <w:tab w:val="clear" w:pos="2880"/>
          <w:tab w:val="clear" w:pos="9360"/>
        </w:tabs>
        <w:ind w:left="284" w:hanging="284"/>
        <w:rPr>
          <w:rStyle w:val="Hyperlink"/>
          <w:rFonts w:cstheme="minorHAnsi"/>
          <w:sz w:val="20"/>
        </w:rPr>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6" w:history="1">
        <w:r w:rsidRPr="00D5649B">
          <w:rPr>
            <w:rStyle w:val="Hyperlink"/>
            <w:rFonts w:cstheme="minorHAnsi"/>
            <w:sz w:val="20"/>
          </w:rPr>
          <w:t>https://www.ipcc.ch/report/2019-refinement-to-the-2006-ipcc-guidelines-for-national-greenhouse-gas-inventories/</w:t>
        </w:r>
      </w:hyperlink>
    </w:p>
    <w:p w14:paraId="638CE607" w14:textId="77777777" w:rsidR="00D944E6" w:rsidRDefault="00D944E6" w:rsidP="00D944E6">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47" w:history="1">
        <w:r w:rsidRPr="00FE0226">
          <w:rPr>
            <w:rStyle w:val="Hyperlink"/>
            <w:rFonts w:cstheme="minorHAnsi"/>
            <w:sz w:val="20"/>
          </w:rPr>
          <w:t>https://doi.org/10.1016/j.livsci.2008.05.022</w:t>
        </w:r>
      </w:hyperlink>
      <w:r>
        <w:rPr>
          <w:rStyle w:val="markedcontent"/>
          <w:rFonts w:cstheme="minorHAnsi"/>
          <w:sz w:val="20"/>
        </w:rPr>
        <w:t xml:space="preserve">. </w:t>
      </w:r>
    </w:p>
    <w:p w14:paraId="7AF119BC" w14:textId="781625E8" w:rsidR="00CC67F7" w:rsidRPr="0046322E" w:rsidRDefault="00CC67F7" w:rsidP="00D33967">
      <w:pPr>
        <w:tabs>
          <w:tab w:val="clear" w:pos="2880"/>
          <w:tab w:val="clear" w:pos="9360"/>
        </w:tabs>
        <w:ind w:left="284" w:hanging="284"/>
      </w:pPr>
      <w:r w:rsidRPr="0046322E">
        <w:rPr>
          <w:b/>
          <w:color w:val="000000"/>
          <w:szCs w:val="24"/>
        </w:rPr>
        <w:t xml:space="preserve">Table </w:t>
      </w:r>
      <w:r w:rsidR="000A36C6" w:rsidRPr="0046322E">
        <w:rPr>
          <w:b/>
          <w:color w:val="000000"/>
          <w:szCs w:val="24"/>
        </w:rPr>
        <w:t>28</w:t>
      </w:r>
    </w:p>
    <w:p w14:paraId="72F11876" w14:textId="77777777" w:rsidR="00C9490A" w:rsidRDefault="00C9490A" w:rsidP="00E54090">
      <w:pPr>
        <w:tabs>
          <w:tab w:val="left" w:pos="1440"/>
          <w:tab w:val="right" w:pos="8640"/>
        </w:tabs>
        <w:ind w:left="284" w:hanging="284"/>
        <w:rPr>
          <w:color w:val="000000"/>
          <w:sz w:val="20"/>
        </w:rPr>
      </w:pPr>
      <w:r>
        <w:rPr>
          <w:color w:val="000000"/>
          <w:sz w:val="20"/>
        </w:rPr>
        <w:t>Beaulieu, D., Pers. Comm.</w:t>
      </w:r>
    </w:p>
    <w:p w14:paraId="0FBBA8AE" w14:textId="3F531FA0" w:rsidR="00E54090" w:rsidRPr="0046322E" w:rsidRDefault="00E54090" w:rsidP="00E54090">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48" w:history="1">
        <w:r w:rsidRPr="0046322E">
          <w:rPr>
            <w:rStyle w:val="Hyperlink"/>
            <w:sz w:val="20"/>
          </w:rPr>
          <w:t>https://doi.org/10.1002/env.1044</w:t>
        </w:r>
      </w:hyperlink>
    </w:p>
    <w:p w14:paraId="2D42C8FE" w14:textId="77777777" w:rsidR="00E54090" w:rsidRPr="0046322E" w:rsidRDefault="00E54090" w:rsidP="00E54090">
      <w:pPr>
        <w:tabs>
          <w:tab w:val="left" w:pos="1440"/>
          <w:tab w:val="right" w:pos="8640"/>
        </w:tabs>
        <w:ind w:left="284" w:hanging="284"/>
        <w:rPr>
          <w:sz w:val="20"/>
        </w:rPr>
      </w:pPr>
      <w:r w:rsidRPr="0046322E">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1A2DEC3A" w14:textId="27FECC3F" w:rsidR="00E111A4" w:rsidRDefault="003E145B" w:rsidP="00CC528E">
      <w:pPr>
        <w:pStyle w:val="Heading1"/>
      </w:pPr>
      <w:bookmarkStart w:id="477" w:name="_Ref109974152"/>
      <w:bookmarkStart w:id="478" w:name="_Toc152758591"/>
      <w:bookmarkEnd w:id="472"/>
      <w:r w:rsidRPr="00D5649B">
        <w:lastRenderedPageBreak/>
        <w:t>Livestock manure: CH</w:t>
      </w:r>
      <w:r w:rsidRPr="00D5649B">
        <w:rPr>
          <w:vertAlign w:val="subscript"/>
        </w:rPr>
        <w:t>4</w:t>
      </w:r>
      <w:r w:rsidRPr="00D5649B">
        <w:t xml:space="preserve"> and N</w:t>
      </w:r>
      <w:r w:rsidRPr="00D5649B">
        <w:rPr>
          <w:vertAlign w:val="subscript"/>
        </w:rPr>
        <w:t>2</w:t>
      </w:r>
      <w:r w:rsidRPr="00D5649B">
        <w:t xml:space="preserve">O emissions from </w:t>
      </w:r>
      <w:r w:rsidR="00FD2D63" w:rsidRPr="00D5649B">
        <w:t xml:space="preserve">livestock </w:t>
      </w:r>
      <w:r w:rsidRPr="00D5649B">
        <w:t xml:space="preserve">housing and </w:t>
      </w:r>
      <w:r w:rsidR="00FD2D63" w:rsidRPr="00D5649B">
        <w:t xml:space="preserve">manure </w:t>
      </w:r>
      <w:r w:rsidRPr="00D5649B">
        <w:t>storage</w:t>
      </w:r>
      <w:bookmarkEnd w:id="477"/>
      <w:bookmarkEnd w:id="478"/>
    </w:p>
    <w:p w14:paraId="0809ACE8" w14:textId="75956EF1" w:rsidR="00581F3D" w:rsidRPr="00D5649B" w:rsidRDefault="00331530" w:rsidP="00581F3D">
      <w:pPr>
        <w:keepNext/>
      </w:pPr>
      <w:r w:rsidRPr="00D5649B">
        <w:rPr>
          <w:noProof/>
          <w:lang w:eastAsia="en-CA"/>
        </w:rPr>
        <w:drawing>
          <wp:inline distT="0" distB="0" distL="0" distR="0" wp14:anchorId="4084ECC8" wp14:editId="35D285C3">
            <wp:extent cx="6400800" cy="42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6400800" cy="4255825"/>
                    </a:xfrm>
                    <a:prstGeom prst="rect">
                      <a:avLst/>
                    </a:prstGeom>
                    <a:noFill/>
                  </pic:spPr>
                </pic:pic>
              </a:graphicData>
            </a:graphic>
          </wp:inline>
        </w:drawing>
      </w:r>
    </w:p>
    <w:p w14:paraId="6D535AB8" w14:textId="3B01F3E9" w:rsidR="00581F3D" w:rsidRPr="00D5649B" w:rsidRDefault="00581F3D" w:rsidP="00CD160A">
      <w:pPr>
        <w:jc w:val="center"/>
        <w:rPr>
          <w:szCs w:val="32"/>
        </w:rPr>
      </w:pPr>
      <w:bookmarkStart w:id="479" w:name="_Ref133927899"/>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931061" w:rsidRPr="00C11D71">
        <w:rPr>
          <w:b/>
          <w:bCs/>
          <w:noProof/>
        </w:rPr>
        <w:t>3</w:t>
      </w:r>
      <w:r w:rsidR="009472C5" w:rsidRPr="00C11D71">
        <w:rPr>
          <w:b/>
          <w:bCs/>
          <w:noProof/>
        </w:rPr>
        <w:fldChar w:fldCharType="end"/>
      </w:r>
      <w:bookmarkEnd w:id="479"/>
      <w:r w:rsidRPr="00C11D71">
        <w:rPr>
          <w:b/>
          <w:bCs/>
        </w:rPr>
        <w:t>.</w:t>
      </w:r>
      <w:r w:rsidRPr="00D5649B">
        <w:t xml:space="preserve"> </w:t>
      </w:r>
      <w:r w:rsidRPr="00D5649B">
        <w:rPr>
          <w:szCs w:val="32"/>
        </w:rPr>
        <w:t>Carbon</w:t>
      </w:r>
      <w:r w:rsidR="001C1E83">
        <w:rPr>
          <w:szCs w:val="32"/>
        </w:rPr>
        <w:t xml:space="preserve"> (C)</w:t>
      </w:r>
      <w:r w:rsidRPr="00D5649B">
        <w:rPr>
          <w:szCs w:val="32"/>
        </w:rPr>
        <w:t xml:space="preserve"> and nitrogen</w:t>
      </w:r>
      <w:r w:rsidR="001C1E83">
        <w:rPr>
          <w:szCs w:val="32"/>
        </w:rPr>
        <w:t xml:space="preserve"> (N)</w:t>
      </w:r>
      <w:r w:rsidRPr="00D5649B">
        <w:rPr>
          <w:szCs w:val="32"/>
        </w:rPr>
        <w:t xml:space="preserve"> flows in manure management for livestock</w:t>
      </w:r>
      <w:r w:rsidR="003275FD" w:rsidRPr="00D5649B">
        <w:rPr>
          <w:szCs w:val="32"/>
        </w:rPr>
        <w:t xml:space="preserve"> in Canada</w:t>
      </w:r>
      <w:r w:rsidRPr="00D5649B">
        <w:rPr>
          <w:szCs w:val="32"/>
        </w:rPr>
        <w:t>.</w:t>
      </w:r>
      <w:r w:rsidR="003275FD" w:rsidRPr="00D5649B">
        <w:rPr>
          <w:szCs w:val="32"/>
        </w:rPr>
        <w:t xml:space="preserve"> </w:t>
      </w:r>
      <w:r w:rsidR="008C4442">
        <w:rPr>
          <w:szCs w:val="32"/>
        </w:rPr>
        <w:br/>
      </w:r>
      <w:r w:rsidR="008C4442" w:rsidRPr="008C4442">
        <w:rPr>
          <w:b/>
          <w:szCs w:val="32"/>
        </w:rPr>
        <w:t>N</w:t>
      </w:r>
      <w:r w:rsidR="003275FD" w:rsidRPr="008C4442">
        <w:rPr>
          <w:b/>
          <w:szCs w:val="32"/>
        </w:rPr>
        <w:t>ote:</w:t>
      </w:r>
      <w:r w:rsidR="003275FD" w:rsidRPr="00D5649B">
        <w:rPr>
          <w:szCs w:val="32"/>
        </w:rPr>
        <w:t xml:space="preserve"> not all C and N flows are applicable to all </w:t>
      </w:r>
      <w:r w:rsidR="0006257F">
        <w:rPr>
          <w:szCs w:val="32"/>
        </w:rPr>
        <w:t>animal</w:t>
      </w:r>
      <w:r w:rsidR="0006257F" w:rsidRPr="00D5649B">
        <w:rPr>
          <w:szCs w:val="32"/>
        </w:rPr>
        <w:t xml:space="preserve"> </w:t>
      </w:r>
      <w:r w:rsidR="003275FD" w:rsidRPr="00D5649B">
        <w:rPr>
          <w:szCs w:val="32"/>
        </w:rPr>
        <w:t>groups.</w:t>
      </w:r>
    </w:p>
    <w:p w14:paraId="15A59B94" w14:textId="77777777" w:rsidR="00E43867" w:rsidRDefault="001A1CDD" w:rsidP="000A36C6">
      <w:pPr>
        <w:rPr>
          <w:szCs w:val="32"/>
        </w:rPr>
      </w:pPr>
      <w:r w:rsidRPr="00D5649B">
        <w:rPr>
          <w:szCs w:val="32"/>
        </w:rPr>
        <w:t xml:space="preserve">For a specific livestock housing and manure management system, </w:t>
      </w:r>
      <w:r w:rsidR="00E57A76">
        <w:rPr>
          <w:szCs w:val="32"/>
        </w:rPr>
        <w:t>C and N</w:t>
      </w:r>
      <w:r w:rsidRPr="00D5649B">
        <w:rPr>
          <w:szCs w:val="32"/>
        </w:rPr>
        <w:t xml:space="preserve"> are sourced from excretion (f</w:t>
      </w:r>
      <w:r w:rsidR="002048B9">
        <w:rPr>
          <w:szCs w:val="32"/>
        </w:rPr>
        <w:t>a</w:t>
      </w:r>
      <w:r w:rsidRPr="00D5649B">
        <w:rPr>
          <w:szCs w:val="32"/>
        </w:rPr>
        <w:t xml:space="preserve">eces and urine) and bedding. The amount of C and N </w:t>
      </w:r>
      <w:r w:rsidR="001C1E83">
        <w:rPr>
          <w:szCs w:val="32"/>
        </w:rPr>
        <w:t>remaining</w:t>
      </w:r>
      <w:r w:rsidRPr="00D5649B">
        <w:rPr>
          <w:szCs w:val="32"/>
        </w:rPr>
        <w:t xml:space="preserve"> after storage is equal to all of the C and N coming into the system minus the losses of C and N during the housing and storage stages (due to </w:t>
      </w:r>
      <w:r w:rsidR="001C1E83">
        <w:rPr>
          <w:szCs w:val="32"/>
        </w:rPr>
        <w:t>CH</w:t>
      </w:r>
      <w:r w:rsidR="001C1E83" w:rsidRPr="001C1E83">
        <w:rPr>
          <w:szCs w:val="32"/>
          <w:vertAlign w:val="subscript"/>
        </w:rPr>
        <w:t>4</w:t>
      </w:r>
      <w:r w:rsidRPr="00D5649B">
        <w:rPr>
          <w:szCs w:val="32"/>
        </w:rPr>
        <w:t xml:space="preserve"> </w:t>
      </w:r>
      <w:r w:rsidR="001C1E83">
        <w:rPr>
          <w:szCs w:val="32"/>
        </w:rPr>
        <w:t xml:space="preserve">emissions, </w:t>
      </w:r>
      <w:r w:rsidRPr="00D5649B">
        <w:rPr>
          <w:szCs w:val="32"/>
        </w:rPr>
        <w:t>direct N</w:t>
      </w:r>
      <w:r w:rsidRPr="00D5649B">
        <w:rPr>
          <w:szCs w:val="32"/>
          <w:vertAlign w:val="subscript"/>
        </w:rPr>
        <w:t>2</w:t>
      </w:r>
      <w:r w:rsidRPr="00D5649B">
        <w:rPr>
          <w:szCs w:val="32"/>
        </w:rPr>
        <w:t>O emissions and indirect N</w:t>
      </w:r>
      <w:r w:rsidRPr="00D5649B">
        <w:rPr>
          <w:szCs w:val="32"/>
          <w:vertAlign w:val="subscript"/>
        </w:rPr>
        <w:t>2</w:t>
      </w:r>
      <w:r w:rsidRPr="00D5649B">
        <w:rPr>
          <w:szCs w:val="32"/>
        </w:rPr>
        <w:t xml:space="preserve">O emissions due to </w:t>
      </w:r>
      <w:r w:rsidR="008266CA" w:rsidRPr="00D5649B">
        <w:rPr>
          <w:szCs w:val="32"/>
        </w:rPr>
        <w:t>NH</w:t>
      </w:r>
      <w:r w:rsidR="008266CA" w:rsidRPr="00D5649B">
        <w:rPr>
          <w:szCs w:val="32"/>
          <w:vertAlign w:val="subscript"/>
        </w:rPr>
        <w:t>3</w:t>
      </w:r>
      <w:r w:rsidR="008266CA" w:rsidRPr="00D5649B">
        <w:rPr>
          <w:szCs w:val="32"/>
        </w:rPr>
        <w:t xml:space="preserve"> </w:t>
      </w:r>
      <w:r w:rsidR="00CD1679" w:rsidRPr="00D5649B">
        <w:rPr>
          <w:szCs w:val="32"/>
        </w:rPr>
        <w:t xml:space="preserve">volatilization and leaching). In Canada, </w:t>
      </w:r>
      <w:r w:rsidR="00DF176F" w:rsidRPr="00D5649B">
        <w:rPr>
          <w:szCs w:val="32"/>
        </w:rPr>
        <w:t>a variety of housing and manure management systems exist for each of the livestock type</w:t>
      </w:r>
      <w:r w:rsidR="00962BC9" w:rsidRPr="00D5649B">
        <w:rPr>
          <w:szCs w:val="32"/>
        </w:rPr>
        <w:t>s</w:t>
      </w:r>
      <w:r w:rsidR="00DF176F" w:rsidRPr="00D5649B">
        <w:rPr>
          <w:szCs w:val="32"/>
        </w:rPr>
        <w:t xml:space="preserve"> considered in </w:t>
      </w:r>
      <w:proofErr w:type="spellStart"/>
      <w:r w:rsidR="00DF176F" w:rsidRPr="00D5649B">
        <w:rPr>
          <w:szCs w:val="32"/>
        </w:rPr>
        <w:t>Holos</w:t>
      </w:r>
      <w:proofErr w:type="spellEnd"/>
      <w:r w:rsidR="00DF176F" w:rsidRPr="00D5649B">
        <w:rPr>
          <w:szCs w:val="32"/>
        </w:rPr>
        <w:t xml:space="preserve">. An overview of these systems for each livestock </w:t>
      </w:r>
      <w:r w:rsidR="0006257F">
        <w:rPr>
          <w:szCs w:val="32"/>
        </w:rPr>
        <w:t>type</w:t>
      </w:r>
      <w:r w:rsidR="0006257F" w:rsidRPr="00D5649B">
        <w:rPr>
          <w:szCs w:val="32"/>
        </w:rPr>
        <w:t xml:space="preserve"> </w:t>
      </w:r>
      <w:r w:rsidR="00DF176F" w:rsidRPr="00D5649B">
        <w:rPr>
          <w:szCs w:val="32"/>
        </w:rPr>
        <w:t>is provided below</w:t>
      </w:r>
      <w:r w:rsidR="00D9496E" w:rsidRPr="00D5649B">
        <w:rPr>
          <w:szCs w:val="32"/>
        </w:rPr>
        <w:t xml:space="preserve"> and a breakdown of the percentage of total manure produced by each </w:t>
      </w:r>
      <w:r w:rsidR="001C1E83">
        <w:rPr>
          <w:szCs w:val="32"/>
        </w:rPr>
        <w:t>livestock type</w:t>
      </w:r>
      <w:r w:rsidR="00D9496E" w:rsidRPr="00D5649B">
        <w:rPr>
          <w:szCs w:val="32"/>
        </w:rPr>
        <w:t xml:space="preserve"> managed in different manure management systems is provided in </w:t>
      </w:r>
      <w:r w:rsidR="006F008A" w:rsidRPr="008C4442">
        <w:rPr>
          <w:b/>
          <w:szCs w:val="32"/>
        </w:rPr>
        <w:fldChar w:fldCharType="begin"/>
      </w:r>
      <w:r w:rsidR="006F008A" w:rsidRPr="008C4442">
        <w:rPr>
          <w:b/>
          <w:szCs w:val="32"/>
        </w:rPr>
        <w:instrText xml:space="preserve"> REF _Ref75269846 \h  \* MERGEFORMAT </w:instrText>
      </w:r>
      <w:r w:rsidR="006F008A" w:rsidRPr="008C4442">
        <w:rPr>
          <w:b/>
          <w:szCs w:val="32"/>
        </w:rPr>
      </w:r>
      <w:r w:rsidR="006F008A" w:rsidRPr="008C4442">
        <w:rPr>
          <w:b/>
          <w:szCs w:val="32"/>
        </w:rPr>
        <w:fldChar w:fldCharType="separate"/>
      </w:r>
      <w:r w:rsidR="00F0330C" w:rsidRPr="00B62AA9">
        <w:rPr>
          <w:b/>
        </w:rPr>
        <w:t xml:space="preserve">Table </w:t>
      </w:r>
      <w:r w:rsidR="00F0330C">
        <w:rPr>
          <w:b/>
          <w:noProof/>
        </w:rPr>
        <w:t>29</w:t>
      </w:r>
      <w:r w:rsidR="006F008A" w:rsidRPr="008C4442">
        <w:rPr>
          <w:b/>
          <w:szCs w:val="32"/>
        </w:rPr>
        <w:fldChar w:fldCharType="end"/>
      </w:r>
      <w:r w:rsidR="00DF176F" w:rsidRPr="0046322E">
        <w:rPr>
          <w:szCs w:val="32"/>
        </w:rPr>
        <w:t>.</w:t>
      </w:r>
      <w:r w:rsidR="000A36C6" w:rsidRPr="0046322E">
        <w:rPr>
          <w:szCs w:val="32"/>
        </w:rPr>
        <w:t xml:space="preserve"> </w:t>
      </w:r>
    </w:p>
    <w:p w14:paraId="4BD4FF40" w14:textId="4D501E42" w:rsidR="00D9496E" w:rsidRPr="00E43867" w:rsidRDefault="005907CA" w:rsidP="000A36C6">
      <w:pPr>
        <w:rPr>
          <w:b/>
          <w:bCs/>
          <w:szCs w:val="32"/>
        </w:rPr>
      </w:pPr>
      <w:r w:rsidRPr="00E43867">
        <w:rPr>
          <w:b/>
          <w:bCs/>
          <w:szCs w:val="32"/>
          <w:u w:val="single"/>
        </w:rPr>
        <w:t>As for the estimates of enteric CH</w:t>
      </w:r>
      <w:r w:rsidRPr="00E43867">
        <w:rPr>
          <w:b/>
          <w:bCs/>
          <w:szCs w:val="32"/>
          <w:u w:val="single"/>
          <w:vertAlign w:val="subscript"/>
        </w:rPr>
        <w:t>4</w:t>
      </w:r>
      <w:r w:rsidRPr="00E43867">
        <w:rPr>
          <w:b/>
          <w:bCs/>
          <w:szCs w:val="32"/>
          <w:u w:val="single"/>
        </w:rPr>
        <w:t xml:space="preserve"> emissions, for those animal groups that have more than one production cycle per year, all estimates per production cycle are “scaled-up” to annual estimates using the approach described in </w:t>
      </w:r>
      <w:r w:rsidR="00F0330C" w:rsidRPr="00E43867">
        <w:rPr>
          <w:b/>
          <w:bCs/>
          <w:szCs w:val="32"/>
          <w:u w:val="single"/>
        </w:rPr>
        <w:t>s</w:t>
      </w:r>
      <w:r w:rsidRPr="00E43867">
        <w:rPr>
          <w:b/>
          <w:bCs/>
          <w:szCs w:val="32"/>
          <w:u w:val="single"/>
        </w:rPr>
        <w:t xml:space="preserve">ection </w:t>
      </w:r>
      <w:r w:rsidRPr="00E43867">
        <w:rPr>
          <w:b/>
          <w:bCs/>
          <w:szCs w:val="32"/>
          <w:u w:val="single"/>
        </w:rPr>
        <w:fldChar w:fldCharType="begin"/>
      </w:r>
      <w:r w:rsidRPr="00E43867">
        <w:rPr>
          <w:b/>
          <w:bCs/>
          <w:szCs w:val="32"/>
          <w:u w:val="single"/>
        </w:rPr>
        <w:instrText xml:space="preserve"> REF _Ref116391152 \r \h  \* MERGEFORMAT </w:instrText>
      </w:r>
      <w:r w:rsidRPr="00E43867">
        <w:rPr>
          <w:b/>
          <w:bCs/>
          <w:szCs w:val="32"/>
          <w:u w:val="single"/>
        </w:rPr>
      </w:r>
      <w:r w:rsidRPr="00E43867">
        <w:rPr>
          <w:b/>
          <w:bCs/>
          <w:szCs w:val="32"/>
          <w:u w:val="single"/>
        </w:rPr>
        <w:fldChar w:fldCharType="separate"/>
      </w:r>
      <w:r w:rsidRPr="00E43867">
        <w:rPr>
          <w:b/>
          <w:bCs/>
          <w:szCs w:val="32"/>
          <w:u w:val="single"/>
        </w:rPr>
        <w:t>3.5</w:t>
      </w:r>
      <w:r w:rsidRPr="00E43867">
        <w:rPr>
          <w:b/>
          <w:bCs/>
          <w:szCs w:val="32"/>
          <w:u w:val="single"/>
        </w:rPr>
        <w:fldChar w:fldCharType="end"/>
      </w:r>
      <w:r w:rsidRPr="00E43867">
        <w:rPr>
          <w:b/>
          <w:bCs/>
          <w:szCs w:val="32"/>
          <w:u w:val="single"/>
        </w:rPr>
        <w:t>.</w:t>
      </w:r>
    </w:p>
    <w:p w14:paraId="7B40B3B3" w14:textId="77777777" w:rsidR="0078241F" w:rsidRDefault="0078241F" w:rsidP="0078241F">
      <w:pPr>
        <w:rPr>
          <w:szCs w:val="32"/>
        </w:rPr>
      </w:pPr>
      <w:r w:rsidRPr="0046322E">
        <w:rPr>
          <w:b/>
          <w:szCs w:val="32"/>
          <w:u w:val="single"/>
        </w:rPr>
        <w:t>Beef cattle:</w:t>
      </w:r>
      <w:r w:rsidRPr="0046322E">
        <w:rPr>
          <w:szCs w:val="32"/>
        </w:rPr>
        <w:t xml:space="preserve"> In Western Canada (except BC), most cattle are reared on pasture and fattened to market</w:t>
      </w:r>
      <w:r w:rsidRPr="00E2223B">
        <w:rPr>
          <w:szCs w:val="32"/>
        </w:rPr>
        <w:t xml:space="preserve"> weight in feedlots. Pasture and feedlots are utilized year-round but in winter months enclosed areas </w:t>
      </w:r>
      <w:r w:rsidRPr="00E2223B">
        <w:rPr>
          <w:szCs w:val="32"/>
        </w:rPr>
        <w:lastRenderedPageBreak/>
        <w:t>such as open barns</w:t>
      </w:r>
      <w:r>
        <w:rPr>
          <w:szCs w:val="32"/>
        </w:rPr>
        <w:t xml:space="preserve">, </w:t>
      </w:r>
      <w:r w:rsidRPr="00E2223B">
        <w:rPr>
          <w:szCs w:val="32"/>
        </w:rPr>
        <w:t xml:space="preserve">sheds and </w:t>
      </w:r>
      <w:proofErr w:type="spellStart"/>
      <w:r w:rsidRPr="00E2223B">
        <w:rPr>
          <w:szCs w:val="32"/>
        </w:rPr>
        <w:t>drylots</w:t>
      </w:r>
      <w:proofErr w:type="spellEnd"/>
      <w:r w:rsidRPr="00E2223B">
        <w:rPr>
          <w:szCs w:val="32"/>
        </w:rPr>
        <w:t xml:space="preserve"> are used in cow</w:t>
      </w:r>
      <w:r>
        <w:rPr>
          <w:szCs w:val="32"/>
        </w:rPr>
        <w:t>-</w:t>
      </w:r>
      <w:r w:rsidRPr="00E2223B">
        <w:rPr>
          <w:szCs w:val="32"/>
        </w:rPr>
        <w:t>calf operations to provide animals with pro</w:t>
      </w:r>
      <w:r>
        <w:rPr>
          <w:szCs w:val="32"/>
        </w:rPr>
        <w:t>te</w:t>
      </w:r>
      <w:r w:rsidRPr="00E2223B">
        <w:rPr>
          <w:szCs w:val="32"/>
        </w:rPr>
        <w:t xml:space="preserve">ction from </w:t>
      </w:r>
      <w:r>
        <w:rPr>
          <w:szCs w:val="32"/>
        </w:rPr>
        <w:t xml:space="preserve">the </w:t>
      </w:r>
      <w:r w:rsidRPr="00E2223B">
        <w:rPr>
          <w:szCs w:val="32"/>
        </w:rPr>
        <w:t xml:space="preserve">wind. More than 90% of the manure from beef housing </w:t>
      </w:r>
      <w:r>
        <w:rPr>
          <w:szCs w:val="32"/>
        </w:rPr>
        <w:t>is</w:t>
      </w:r>
      <w:r w:rsidRPr="00E2223B">
        <w:rPr>
          <w:szCs w:val="32"/>
        </w:rPr>
        <w:t xml:space="preserve"> stored in solid form in western Canada (Sheppard and Bittman, 2012) </w:t>
      </w:r>
      <w:r>
        <w:rPr>
          <w:szCs w:val="32"/>
        </w:rPr>
        <w:t>via</w:t>
      </w:r>
      <w:r w:rsidRPr="00E2223B">
        <w:rPr>
          <w:szCs w:val="32"/>
        </w:rPr>
        <w:t xml:space="preserve"> stockpiling (manure placed in a heap without turning, minimizing oxygen supply and the rate of decomposition) </w:t>
      </w:r>
      <w:r>
        <w:rPr>
          <w:szCs w:val="32"/>
        </w:rPr>
        <w:t>or</w:t>
      </w:r>
      <w:r w:rsidRPr="00E2223B">
        <w:rPr>
          <w:szCs w:val="32"/>
        </w:rPr>
        <w:t xml:space="preserve"> composting (where the manure heap is turned multiple times to accelerate decomposition of organic compounds). </w:t>
      </w:r>
      <w:r>
        <w:rPr>
          <w:szCs w:val="32"/>
        </w:rPr>
        <w:t>I</w:t>
      </w:r>
      <w:r w:rsidRPr="00E2223B">
        <w:rPr>
          <w:szCs w:val="32"/>
        </w:rPr>
        <w:t>n a survey of beef cattle production systems in western Canada, roughly 30% of the systems stored manure as compost, while the remaining 70% stored manure in undisturbed stockpiles (Sheppard and Bittman, 2012).</w:t>
      </w:r>
    </w:p>
    <w:p w14:paraId="7C3ACCD0" w14:textId="7357D625" w:rsidR="0078241F" w:rsidRPr="00AA1E77" w:rsidRDefault="0078241F" w:rsidP="0078241F">
      <w:pPr>
        <w:pStyle w:val="CommentText"/>
      </w:pPr>
      <w:r w:rsidRPr="00EA1882">
        <w:rPr>
          <w:b/>
          <w:szCs w:val="32"/>
          <w:u w:val="single"/>
        </w:rPr>
        <w:t>Dairy cattle:</w:t>
      </w:r>
      <w:r w:rsidRPr="00EA1882">
        <w:rPr>
          <w:szCs w:val="32"/>
        </w:rPr>
        <w:t xml:space="preserve"> In Canada, according to the National Dairy Study (University of Guelph, 2015), based on data available from 10,901 farms, 68.3% of these are tie-stall barns and 31.7% are loose housing barns. Predominant housing types for dairy cattle vary from province to province, with loose housing more prevalent in Western Canada (67.5% in MB to 98.6% in BC) and the Atlantic Provinces (54.6% in NB to 77.8% in NFL), while tie-stall barns dominated in ON (62.2%) and QC (89.3%). The latter two provinces account for 68% of total national milk production (Sep 2014-Aug 2015). </w:t>
      </w:r>
      <w:r w:rsidRPr="00EA1882">
        <w:t xml:space="preserve">In tie-stall barns, cows can stand up and lie down but not turn around, </w:t>
      </w:r>
      <w:r w:rsidRPr="00EA1882">
        <w:rPr>
          <w:szCs w:val="32"/>
        </w:rPr>
        <w:t xml:space="preserve">and are </w:t>
      </w:r>
      <w:proofErr w:type="spellStart"/>
      <w:r w:rsidRPr="00EA1882">
        <w:rPr>
          <w:szCs w:val="32"/>
        </w:rPr>
        <w:t>thethered</w:t>
      </w:r>
      <w:proofErr w:type="spellEnd"/>
      <w:r w:rsidRPr="00EA1882">
        <w:rPr>
          <w:szCs w:val="32"/>
        </w:rPr>
        <w:t xml:space="preserve"> with food and water in front of them; they are milked in this position. In free-stall barns, animals can move about in the passage or exercise areas and enter into comfort stalls or resting areas whenever they choose. In loose housing barns, there are no stalls and </w:t>
      </w:r>
      <w:r w:rsidRPr="00EA1882">
        <w:t>dairy cattle roam about the barn. Manure and urine deposits should be cleaned from stalls and alleys twice daily. Dairy manure management systems are as reported in Chai et al. (2016), originally identified from the Livestock Farm Practices Survey (LFPS) (Dairy Farmers of Ontario, 2007; Sheppard et al., 2011a,b). From these, feed and manure handling information, estimates of NH</w:t>
      </w:r>
      <w:r w:rsidRPr="00EA1882">
        <w:rPr>
          <w:vertAlign w:val="subscript"/>
        </w:rPr>
        <w:t>3</w:t>
      </w:r>
      <w:r w:rsidRPr="00EA1882">
        <w:t xml:space="preserve"> emissions from lactating cows, dry cows, replacement heifers, calves (&lt; 1 year), and breeding bulls were developed. The dairy housing systems considered were: tie-stall barns, free-stall barns, milking parlours, yards/exercise lots and pasture. Dairy manure is stored in both solid and liquid forms. The manure storage systems considered for solid manure were solid stockpiled and solid composted, and for liquid manure were tank, slurry pit, and lagoon/earthen storage. TAN-based emission factors (EFs, kg (NH</w:t>
      </w:r>
      <w:r w:rsidRPr="00EA1882">
        <w:rPr>
          <w:vertAlign w:val="subscript"/>
        </w:rPr>
        <w:t>3</w:t>
      </w:r>
      <w:r w:rsidRPr="00EA1882">
        <w:t>-N) (kg TAN)</w:t>
      </w:r>
      <w:r w:rsidRPr="00EA1882">
        <w:rPr>
          <w:vertAlign w:val="superscript"/>
        </w:rPr>
        <w:t>-1</w:t>
      </w:r>
      <w:r w:rsidRPr="00EA1882">
        <w:t>) were developed for each handling system. Manure excreted in barns (tie-stall, free-stall), exercise lots/fields, milking parlours/holding areas, and standing yards was defined as confined housing manure for estimating the initial NH</w:t>
      </w:r>
      <w:r w:rsidRPr="00EA1882">
        <w:rPr>
          <w:vertAlign w:val="subscript"/>
        </w:rPr>
        <w:t>3</w:t>
      </w:r>
      <w:r w:rsidRPr="00EA1882">
        <w:t xml:space="preserve"> emissions from newly excreted manure. Confined housing manure is stored (manure storage st</w:t>
      </w:r>
      <w:r w:rsidRPr="00AA1E77">
        <w:t>age) and then applied on land (land application stage). If the manure was deep bedded (solid manure with bedding) or stored in a slurry pit under the barn, the emission from the housing stage (fresh manure) and storage stage (old manure) was calculated separately. Manure excreted on pastures was defined as pasture manure or grazing manure.</w:t>
      </w:r>
    </w:p>
    <w:p w14:paraId="76D05240" w14:textId="77777777" w:rsidR="0078241F" w:rsidRPr="00AA1E77" w:rsidRDefault="0078241F" w:rsidP="0078241F">
      <w:pPr>
        <w:pStyle w:val="CommentText"/>
      </w:pPr>
      <w:r w:rsidRPr="00AA1E77">
        <w:rPr>
          <w:b/>
          <w:u w:val="single"/>
        </w:rPr>
        <w:t>Sheep:</w:t>
      </w:r>
      <w:r w:rsidRPr="00AA1E77">
        <w:t xml:space="preserve"> In Canada in 2020, there were approximately 1.014 million sheep and lambs, mainly in Saskatchewan (10.6%), Alberta (18.3%), Qu</w:t>
      </w:r>
      <w:r w:rsidRPr="00AA1E77">
        <w:rPr>
          <w:rFonts w:cstheme="minorHAnsi"/>
        </w:rPr>
        <w:t>é</w:t>
      </w:r>
      <w:r w:rsidRPr="00AA1E77">
        <w:t xml:space="preserve">bec (22.2%) and Ontario (32%) (Statistics Canada, 2021). Sheep in Canada are raised in different systems, including confinement, extensive, dairy, feedlots and hybrid operations that use both outdoor rearing and some housing (NFACC, 2013a). The type of housing will affect the manure management system employed on an operation. In confined and </w:t>
      </w:r>
      <w:proofErr w:type="spellStart"/>
      <w:r w:rsidRPr="00AA1E77">
        <w:t>drylot</w:t>
      </w:r>
      <w:proofErr w:type="spellEnd"/>
      <w:r w:rsidRPr="00AA1E77">
        <w:t xml:space="preserve"> operations, manure is typically managed in a solid system where suitable bedding materials can include straw, wood shavings, paper products, peat and hemp and the recommended bedding application rate is 0.45-0.68 kg bedding head</w:t>
      </w:r>
      <w:r w:rsidRPr="00AA1E77">
        <w:rPr>
          <w:vertAlign w:val="superscript"/>
        </w:rPr>
        <w:t>-1</w:t>
      </w:r>
      <w:r w:rsidRPr="00AA1E77">
        <w:t xml:space="preserve"> day</w:t>
      </w:r>
      <w:r w:rsidRPr="00AA1E77">
        <w:rPr>
          <w:vertAlign w:val="superscript"/>
        </w:rPr>
        <w:t>-1</w:t>
      </w:r>
      <w:r w:rsidRPr="00AA1E77">
        <w:t xml:space="preserve"> (Canadian Sheep Federation, 2011). The choice of bedding material can vary from operation to operation, for example, in Manitoba, intensive or confined sheep operations generally use a straw-based manure management system (Province of Manitoba, 2021). </w:t>
      </w:r>
    </w:p>
    <w:p w14:paraId="30F069D8" w14:textId="71F8967F" w:rsidR="0078241F" w:rsidRPr="00AA1E77" w:rsidRDefault="0078241F" w:rsidP="0078241F">
      <w:pPr>
        <w:pStyle w:val="CommentText"/>
      </w:pPr>
      <w:r w:rsidRPr="00AA1E77">
        <w:rPr>
          <w:b/>
          <w:u w:val="single"/>
        </w:rPr>
        <w:lastRenderedPageBreak/>
        <w:t>Swine:</w:t>
      </w:r>
      <w:r w:rsidRPr="00AA1E77">
        <w:t xml:space="preserve"> In </w:t>
      </w:r>
      <w:proofErr w:type="spellStart"/>
      <w:r w:rsidRPr="00AA1E77">
        <w:t>Holos</w:t>
      </w:r>
      <w:proofErr w:type="spellEnd"/>
      <w:r w:rsidRPr="00AA1E77">
        <w:t>, swine production systems fall into one of four types, characterized based on dominant production practices: 1) farrow-to-wean - operations that house sows, gilts and possibly boars; these operations maintain the breeding stock but sell piglets to iso-wean or grower-to-finish operations; 2) iso-wean: (isolated wean) operations or ‘nursery barns’ – operations that house piglets that have been weaned at ~18-28 days old (21 days used as default); these animals are kept in isolation from sows and larger hogs to prevent disease transmission. Hogs typically spend 5-8 weeks in a nursery barn, although it can be as little as 2 weeks; 3) grower-to-finish – operations that house feeder hogs until they are marketed at ~110-130 kg live weight; these operations do not keep breeding animals but purchase their pigs from weaner operations</w:t>
      </w:r>
      <w:r w:rsidR="00527B00">
        <w:t xml:space="preserve">; and 4) farrow-to-finish operations – these operations keep and mate sows, farrow litters and raise piglets to market weight. </w:t>
      </w:r>
      <w:r w:rsidRPr="00AA1E77">
        <w:t xml:space="preserve"> Liquid manure management systems dominate in the swine sector, with 97% of all swine manure produced managed in this form (</w:t>
      </w:r>
      <w:r w:rsidRPr="00AA1E77">
        <w:rPr>
          <w:b/>
        </w:rPr>
        <w:fldChar w:fldCharType="begin"/>
      </w:r>
      <w:r w:rsidRPr="00AA1E77">
        <w:rPr>
          <w:b/>
        </w:rPr>
        <w:instrText xml:space="preserve"> REF _Ref75269846 \h  \* MERGEFORMAT </w:instrText>
      </w:r>
      <w:r w:rsidRPr="00AA1E77">
        <w:rPr>
          <w:b/>
        </w:rPr>
      </w:r>
      <w:r w:rsidRPr="00AA1E77">
        <w:rPr>
          <w:b/>
        </w:rPr>
        <w:fldChar w:fldCharType="separate"/>
      </w:r>
      <w:r w:rsidR="000A36C6" w:rsidRPr="00B62AA9">
        <w:rPr>
          <w:b/>
        </w:rPr>
        <w:t xml:space="preserve">Table </w:t>
      </w:r>
      <w:r w:rsidR="000A36C6">
        <w:rPr>
          <w:b/>
          <w:noProof/>
        </w:rPr>
        <w:t>29</w:t>
      </w:r>
      <w:r w:rsidRPr="00AA1E77">
        <w:rPr>
          <w:b/>
        </w:rPr>
        <w:fldChar w:fldCharType="end"/>
      </w:r>
      <w:r w:rsidRPr="00AA1E77">
        <w:t xml:space="preserve">). Swine manure management systems considered in the </w:t>
      </w:r>
      <w:proofErr w:type="spellStart"/>
      <w:r w:rsidRPr="00AA1E77">
        <w:t>Holos</w:t>
      </w:r>
      <w:proofErr w:type="spellEnd"/>
      <w:r w:rsidRPr="00AA1E77">
        <w:t xml:space="preserve"> model include solid manure (composted </w:t>
      </w:r>
      <w:r w:rsidR="00527B00">
        <w:t>in-vessel</w:t>
      </w:r>
      <w:r w:rsidRPr="00AA1E77">
        <w:t xml:space="preserve">), and liquid manure (liquid/slurry with or without a natural crust cover, </w:t>
      </w:r>
      <w:r w:rsidR="00527B00">
        <w:t xml:space="preserve">liquid/slurry with solid cover, </w:t>
      </w:r>
      <w:r w:rsidRPr="00AA1E77">
        <w:t>deep pit, and anaerobic digestion). In swine housing systems, bedding materials can include straw, wood shavings, sawdust or other materials.</w:t>
      </w:r>
    </w:p>
    <w:p w14:paraId="72E0E893" w14:textId="69CBF4CD" w:rsidR="0078241F" w:rsidRPr="00AA1E77" w:rsidRDefault="0078241F" w:rsidP="0078241F">
      <w:pPr>
        <w:rPr>
          <w:szCs w:val="32"/>
        </w:rPr>
      </w:pPr>
      <w:r w:rsidRPr="00AA1E77">
        <w:rPr>
          <w:b/>
          <w:szCs w:val="32"/>
          <w:u w:val="single"/>
        </w:rPr>
        <w:t>Poultry (chickens and turkeys):</w:t>
      </w:r>
      <w:r w:rsidRPr="00AA1E77">
        <w:rPr>
          <w:szCs w:val="32"/>
        </w:rPr>
        <w:t xml:space="preserve"> In Canada, chickens for meat and egg production are kept in different housing systems, depending on the stage of production and the desired end product. Multiplier breeder operations house both male and female adult birds managed to produce eggs; multiplier hatcheries receive fertile eggs from multiplier breeder farms, hatch them, and deliver day old chicks to pullet farms or pullet barns on egg-laying operations (female chicks only) or to meat production operations (male and female chicks); pullet farms/barns raise female chicks to egg-laying age; meat producing or broiler operations raise day old chicks to market weight; and egg-laying operations house adult hens for egg production. In turkey production, multiplier breeder and hatchery operations provide day old poults to meat producing operations where the birds are raised to market weight, with males and females typically housed separately throughout their entire life cycle. In Canada, turkey flocks are mainly kept in indoor barn systems on a concrete floor (87.5%) with bedding provided, with the most common litter types provided being wood shavings (47% of respondents) and straw (41% of producers) (van </w:t>
      </w:r>
      <w:proofErr w:type="spellStart"/>
      <w:r w:rsidRPr="00AA1E77">
        <w:rPr>
          <w:szCs w:val="32"/>
        </w:rPr>
        <w:t>Staaveren</w:t>
      </w:r>
      <w:proofErr w:type="spellEnd"/>
      <w:r w:rsidRPr="00AA1E77">
        <w:rPr>
          <w:szCs w:val="32"/>
        </w:rPr>
        <w:t xml:space="preserve"> et al., 2020). Poultry barns generally have litter floors. Most poultry manure produced in Canada </w:t>
      </w:r>
      <w:r w:rsidR="00527B00" w:rsidRPr="00AA1E77">
        <w:rPr>
          <w:szCs w:val="32"/>
        </w:rPr>
        <w:t xml:space="preserve">(92%) </w:t>
      </w:r>
      <w:r w:rsidRPr="00AA1E77">
        <w:rPr>
          <w:szCs w:val="32"/>
        </w:rPr>
        <w:t>is managed in solid systems and 7% in liquid form (</w:t>
      </w:r>
      <w:r w:rsidRPr="00AA1E77">
        <w:rPr>
          <w:b/>
          <w:szCs w:val="32"/>
        </w:rPr>
        <w:fldChar w:fldCharType="begin"/>
      </w:r>
      <w:r w:rsidRPr="00AA1E77">
        <w:rPr>
          <w:b/>
          <w:szCs w:val="32"/>
        </w:rPr>
        <w:instrText xml:space="preserve"> REF _Ref75269846 \h  \* MERGEFORMAT </w:instrText>
      </w:r>
      <w:r w:rsidRPr="00AA1E77">
        <w:rPr>
          <w:b/>
          <w:szCs w:val="32"/>
        </w:rPr>
      </w:r>
      <w:r w:rsidRPr="00AA1E77">
        <w:rPr>
          <w:b/>
          <w:szCs w:val="32"/>
        </w:rPr>
        <w:fldChar w:fldCharType="separate"/>
      </w:r>
      <w:r w:rsidR="00C25E88" w:rsidRPr="00B62AA9">
        <w:rPr>
          <w:b/>
        </w:rPr>
        <w:t xml:space="preserve">Table </w:t>
      </w:r>
      <w:r w:rsidR="00C25E88">
        <w:rPr>
          <w:b/>
          <w:noProof/>
        </w:rPr>
        <w:t>29</w:t>
      </w:r>
      <w:r w:rsidRPr="00AA1E77">
        <w:rPr>
          <w:b/>
          <w:szCs w:val="32"/>
        </w:rPr>
        <w:fldChar w:fldCharType="end"/>
      </w:r>
      <w:r w:rsidRPr="00AA1E77">
        <w:rPr>
          <w:szCs w:val="32"/>
        </w:rPr>
        <w:t xml:space="preserve">). </w:t>
      </w:r>
      <w:r w:rsidR="00C836F5">
        <w:rPr>
          <w:szCs w:val="32"/>
        </w:rPr>
        <w:t>Currently, i</w:t>
      </w:r>
      <w:r w:rsidRPr="00AA1E77">
        <w:rPr>
          <w:szCs w:val="32"/>
        </w:rPr>
        <w:t xml:space="preserve">n </w:t>
      </w:r>
      <w:proofErr w:type="spellStart"/>
      <w:r w:rsidRPr="00AA1E77">
        <w:rPr>
          <w:szCs w:val="32"/>
        </w:rPr>
        <w:t>Holos</w:t>
      </w:r>
      <w:proofErr w:type="spellEnd"/>
      <w:r w:rsidRPr="00AA1E77">
        <w:rPr>
          <w:szCs w:val="32"/>
        </w:rPr>
        <w:t xml:space="preserve">, </w:t>
      </w:r>
      <w:r w:rsidR="00C836F5">
        <w:rPr>
          <w:szCs w:val="32"/>
        </w:rPr>
        <w:t>only solid poultry manure (with or without litter) is considered</w:t>
      </w:r>
      <w:r w:rsidRPr="00AA1E77">
        <w:rPr>
          <w:szCs w:val="32"/>
        </w:rPr>
        <w:t>. Suitable examples of bedding for poultry are wood shavings and chopped straw (Chicken Farmers of Canada, 2018).</w:t>
      </w:r>
    </w:p>
    <w:p w14:paraId="39474378" w14:textId="00EC2F25" w:rsidR="0078241F" w:rsidRPr="00AA1E77" w:rsidRDefault="0078241F" w:rsidP="0078241F">
      <w:pPr>
        <w:pStyle w:val="CommentText"/>
        <w:rPr>
          <w:lang w:val="en-US"/>
        </w:rPr>
      </w:pPr>
      <w:r w:rsidRPr="00AA1E77">
        <w:rPr>
          <w:b/>
          <w:bCs/>
          <w:u w:val="single"/>
          <w:lang w:val="en-US"/>
        </w:rPr>
        <w:t xml:space="preserve">Horses: </w:t>
      </w:r>
      <w:r w:rsidRPr="00AA1E77">
        <w:rPr>
          <w:lang w:val="en-US"/>
        </w:rPr>
        <w:t>In Canada, horses are used predominantly for sport and recreation, and donkeys are used primarily for companionship (MacMillan et al., 2020). In 2021, there were 189,943 equines in Canada (Statistics Canada, 2022</w:t>
      </w:r>
      <w:r w:rsidR="00CE1415">
        <w:rPr>
          <w:lang w:val="en-US"/>
        </w:rPr>
        <w:t>)</w:t>
      </w:r>
      <w:r w:rsidRPr="00AA1E77">
        <w:rPr>
          <w:lang w:val="en-US"/>
        </w:rPr>
        <w:t xml:space="preserve">. </w:t>
      </w:r>
      <w:r w:rsidR="00CE1415">
        <w:rPr>
          <w:lang w:val="en-US"/>
        </w:rPr>
        <w:t>Most of</w:t>
      </w:r>
      <w:r w:rsidRPr="00AA1E77">
        <w:rPr>
          <w:lang w:val="en-US"/>
        </w:rPr>
        <w:t xml:space="preserve"> these animals were distributed across BC, the Prairie provinces, and Ontario. Equines can be housed indoors or outdoors. Indoor housing options include tie stalls, box stalls, or group housing and these must allow sufficient space for the horse to move, lie down, etc. (NFACC, 2013b). Examples of bedding used indoors are straw, shavings, shredded paper, peat moss, and sawdust (NFACC, 2013b). Outdoor housing options include confined paddocks or pastures with extensive grazing systems. A horse’s diet should consist mainly of good quality hay, pasture, or grass</w:t>
      </w:r>
      <w:r w:rsidR="00CE1415">
        <w:rPr>
          <w:lang w:val="en-US"/>
        </w:rPr>
        <w:t xml:space="preserve">, and they </w:t>
      </w:r>
      <w:r w:rsidRPr="00AA1E77">
        <w:rPr>
          <w:lang w:val="en-US"/>
        </w:rPr>
        <w:t xml:space="preserve">should be fed a </w:t>
      </w:r>
      <w:proofErr w:type="spellStart"/>
      <w:r w:rsidRPr="00AA1E77">
        <w:rPr>
          <w:lang w:val="en-US"/>
        </w:rPr>
        <w:t>ration</w:t>
      </w:r>
      <w:proofErr w:type="spellEnd"/>
      <w:r w:rsidRPr="00AA1E77">
        <w:rPr>
          <w:lang w:val="en-US"/>
        </w:rPr>
        <w:t xml:space="preserve"> of 60-70% grain at least twice a day. Foaling can happen in any housing type. In terms of manure management, a 450 kg adult horse produces around 23 kg of manure per day, not including bedding (derived from Hofmann and Beaulieu, 2006). In Canada, horse manure is </w:t>
      </w:r>
      <w:r w:rsidRPr="00AA1E77">
        <w:rPr>
          <w:lang w:val="en-US"/>
        </w:rPr>
        <w:lastRenderedPageBreak/>
        <w:t>commonly stockpiled, composted, or placed directly on the soil creating large, shallow piles.</w:t>
      </w:r>
      <w:r w:rsidRPr="00AA1E77">
        <w:t xml:space="preserve"> As with many other </w:t>
      </w:r>
      <w:r w:rsidR="0006257F">
        <w:t>animal</w:t>
      </w:r>
      <w:r w:rsidR="0006257F" w:rsidRPr="00AA1E77">
        <w:t xml:space="preserve"> </w:t>
      </w:r>
      <w:r w:rsidRPr="00AA1E77">
        <w:t>groups, for horses not grazing on pasture, the most common bedding types are straw and wood shavings (Molnar and Wright, 2006).</w:t>
      </w:r>
    </w:p>
    <w:p w14:paraId="7DF41401" w14:textId="21DA7B94" w:rsidR="0078241F" w:rsidRPr="00AA1E77" w:rsidRDefault="0078241F" w:rsidP="0078241F">
      <w:pPr>
        <w:pStyle w:val="CommentText"/>
        <w:rPr>
          <w:lang w:val="en-US"/>
        </w:rPr>
      </w:pPr>
      <w:r w:rsidRPr="00AA1E77">
        <w:rPr>
          <w:b/>
          <w:bCs/>
          <w:u w:val="single"/>
          <w:lang w:val="en-US"/>
        </w:rPr>
        <w:t>Goats</w:t>
      </w:r>
      <w:r w:rsidRPr="00AA1E77">
        <w:rPr>
          <w:lang w:val="en-US"/>
        </w:rPr>
        <w:t xml:space="preserve">: According to the 2021 Census of Agriculture, there were approximately 253,278 goats in Canada, mainly in Ontario (58.5%), Quebec (12.8%), and Alberta (13.2%) (Statistics Canada, 2022). Goats can be raised for meat, dairy, </w:t>
      </w:r>
      <w:proofErr w:type="spellStart"/>
      <w:r w:rsidRPr="00AA1E77">
        <w:rPr>
          <w:lang w:val="en-US"/>
        </w:rPr>
        <w:t>fibre</w:t>
      </w:r>
      <w:proofErr w:type="spellEnd"/>
      <w:r w:rsidRPr="00AA1E77">
        <w:rPr>
          <w:lang w:val="en-US"/>
        </w:rPr>
        <w:t>, or skin products. Goats are typically managed on pastures or in enclosed systems and fed a diet of grains, dry roughage, and forages (Nova Scotia Department of Agriculture, n.d.). Rotational grazing is recommended for raising goats on pasture. Loose housing is the most common type of enclosed housing system, though individual stalls are also used (Nova Scotia Department of Agriculture, n.d.). Goat pen floors can be slatted, which does not require bedding, or made out of wood, concrete, soil, gravel, metal, or plastic (Canadian Agri-Food Research Council, 2003). When bedding is required, typical materials include straw, wood shavings, and peat moss and bedding application rates vary from farm to farm, depending on barn design, goat stocking density, and the feeding and watering system used (Doris, n.d.). According to the Canadian National Goat Federation, if a manure pack system is used, fresh bedding must be added as needed to keep the surface as dry as possible, or barns should be cleaned out regularly. Adult goats produce approximately 3 kg of manure per animal per day (derived from Hofmann and Beaulieu, 2006), and this manure can be applied on pasture fields or on crop yielding fields as mulch, composted, or stored (stockpiled) (Bauman, 2016).</w:t>
      </w:r>
    </w:p>
    <w:p w14:paraId="17B05A29" w14:textId="2A4A1460" w:rsidR="0078241F" w:rsidRPr="00AA1E77" w:rsidRDefault="0078241F" w:rsidP="0078241F">
      <w:pPr>
        <w:pStyle w:val="CommentText"/>
        <w:rPr>
          <w:lang w:val="en-US"/>
        </w:rPr>
      </w:pPr>
      <w:r w:rsidRPr="00AA1E77">
        <w:rPr>
          <w:b/>
          <w:bCs/>
          <w:u w:val="single"/>
          <w:lang w:val="en-US"/>
        </w:rPr>
        <w:t>Camelids</w:t>
      </w:r>
      <w:r w:rsidRPr="00AA1E77">
        <w:rPr>
          <w:lang w:val="en-US"/>
        </w:rPr>
        <w:t xml:space="preserve">: Llamas and alpacas are members of the camelid family. In Canada, there were an estimated 12,600 camelids in 2021 (Statistics Canada, 2022). The majority of Canadian llamas and alpacas are in Alberta and British Columbia in small scale operations, with an average of 8 to 10 animals per herd, but numbers in Ontario are growing (Farm &amp; Food Care Ontario, 2016). These animals are popular in Canada for their </w:t>
      </w:r>
      <w:proofErr w:type="spellStart"/>
      <w:r w:rsidRPr="00AA1E77">
        <w:rPr>
          <w:lang w:val="en-US"/>
        </w:rPr>
        <w:t>fibre</w:t>
      </w:r>
      <w:proofErr w:type="spellEnd"/>
      <w:r w:rsidRPr="00AA1E77">
        <w:rPr>
          <w:lang w:val="en-US"/>
        </w:rPr>
        <w:t xml:space="preserve"> (Farm &amp; Food Care Ontario, 2016), for shows, promotions, and general entertainment (Alpaca Livestock Producers and Cooperators Association, 2021). Camelids are very social animals and are typically housed in groups outdoors, with a three-sided enclosure for protection from wind and rain, and an enclosed shed in case of extreme cold (Farm &amp; Food Care Ontario, 2016). These animals graze on pasture and do well in marginal lands or rough terrain. They eat 1-2% of their body weight in hay or grass and 1 pound of supplement per day. Both llamas and alpacas are bred naturally and produce only one offspring (Farm &amp; Food Care Ontario, 2016). Camelids produce pelletized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can control the moisture content of their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concentration of their urine, reducing excretion of vital fluids in case of heat stress (Fowler and Bravo, 2010). Camelid manure can be used as fertilizer, but if there is concern that parasite ova will be spread with the manure, it is recommended that the pellets be dried, exposed to sunlight, and ground before spreading (Fowler and Bravo, 2010). Wood shavings, sawdust, and straw can be used for bedding.</w:t>
      </w:r>
    </w:p>
    <w:p w14:paraId="637F8AAB" w14:textId="2DF09531" w:rsidR="0078241F" w:rsidRPr="00AA1E77" w:rsidRDefault="0078241F" w:rsidP="0078241F">
      <w:pPr>
        <w:pStyle w:val="CommentText"/>
        <w:rPr>
          <w:lang w:val="en-US"/>
        </w:rPr>
      </w:pPr>
      <w:r w:rsidRPr="00AA1E77">
        <w:rPr>
          <w:b/>
          <w:bCs/>
          <w:u w:val="single"/>
          <w:lang w:val="en-US"/>
        </w:rPr>
        <w:t>Bison</w:t>
      </w:r>
      <w:r w:rsidRPr="00AA1E77">
        <w:rPr>
          <w:lang w:val="en-US"/>
        </w:rPr>
        <w:t xml:space="preserve">: There were approximately 119,314 bison in Canada in 2021, mainly in Alberta and Saskatchewan (Statistics Canada, 2022), where they are raised primarily for meat. Bison are generalist foragers (Rioja-Lang et al., 2019), and their diets include mainly grasses and sedges, though they occasionally consume berries and lichens (Panza, 2020). These animals are generally managed on pastures or ranges with well-drained resting areas and with supplementary feeding areas for wintering, calving, or finishing (NFACC, 2017). Bison are extremely well adapted to the winter and do not typically </w:t>
      </w:r>
      <w:r w:rsidRPr="00AA1E77">
        <w:rPr>
          <w:lang w:val="en-US"/>
        </w:rPr>
        <w:lastRenderedPageBreak/>
        <w:t xml:space="preserve">require bedding or enclosed sheds. Estimates for manure production include 36.8 kg (derived from Hofmann and Beaulieu, 2006) per head per day, usually deposited on pasture. </w:t>
      </w:r>
    </w:p>
    <w:p w14:paraId="6F1AFC06" w14:textId="4AC124C1" w:rsidR="0078241F" w:rsidRDefault="0078241F" w:rsidP="0078241F">
      <w:pPr>
        <w:pStyle w:val="CommentText"/>
        <w:rPr>
          <w:lang w:val="en-US"/>
        </w:rPr>
      </w:pPr>
      <w:r w:rsidRPr="00AA1E77">
        <w:rPr>
          <w:b/>
          <w:bCs/>
          <w:u w:val="single"/>
          <w:lang w:val="en-US"/>
        </w:rPr>
        <w:t>Deer and Elk</w:t>
      </w:r>
      <w:r w:rsidRPr="00AA1E77">
        <w:rPr>
          <w:lang w:val="en-US"/>
        </w:rPr>
        <w:t>: Deer and elk are members of the Cervidae family, and are farmed mainly in Alberta and Saskatchewan (Farm &amp; Food Care Ontario, 2016). There were a total of 29</w:t>
      </w:r>
      <w:r w:rsidR="00050186">
        <w:rPr>
          <w:lang w:val="en-US"/>
        </w:rPr>
        <w:t>,</w:t>
      </w:r>
      <w:r w:rsidRPr="00AA1E77">
        <w:rPr>
          <w:lang w:val="en-US"/>
        </w:rPr>
        <w:t xml:space="preserve">655 farmed elk and deer in Canada in 2021 (Statistics Canada, 2022). Deer are farmed for the sale of live animals, meat (venison), their velvet antlers, skin (sold as leather), or for recreational purposes (Canadian </w:t>
      </w:r>
      <w:proofErr w:type="spellStart"/>
      <w:r w:rsidRPr="00AA1E77">
        <w:rPr>
          <w:lang w:val="en-US"/>
        </w:rPr>
        <w:t>AgriFood</w:t>
      </w:r>
      <w:proofErr w:type="spellEnd"/>
      <w:r w:rsidRPr="00AA1E77">
        <w:rPr>
          <w:lang w:val="en-US"/>
        </w:rPr>
        <w:t xml:space="preserve"> Research Council, 1996). These animals are ruminant herbivores, typically raised outdoors on native or seeded pasture with natural or artificial shelter (such as trees or enclosed pens) to protect them from the elements. If raised outdoors, rotational grazing is encouraged to maintain pasture productivity and control parasites (Canadian </w:t>
      </w:r>
      <w:proofErr w:type="spellStart"/>
      <w:r w:rsidRPr="00AA1E77">
        <w:rPr>
          <w:lang w:val="en-US"/>
        </w:rPr>
        <w:t>AgriFood</w:t>
      </w:r>
      <w:proofErr w:type="spellEnd"/>
      <w:r w:rsidRPr="00AA1E77">
        <w:rPr>
          <w:lang w:val="en-US"/>
        </w:rPr>
        <w:t xml:space="preserve"> Research Council, 1996). In the winter good quality, high energy feeds, such as grains, pellets, or stored forage should be provided because metabolic activity and food intake decreases in the colder months (Canadian </w:t>
      </w:r>
      <w:proofErr w:type="spellStart"/>
      <w:r w:rsidRPr="00AA1E77">
        <w:rPr>
          <w:lang w:val="en-US"/>
        </w:rPr>
        <w:t>AgriFood</w:t>
      </w:r>
      <w:proofErr w:type="spellEnd"/>
      <w:r w:rsidRPr="00AA1E77">
        <w:rPr>
          <w:lang w:val="en-US"/>
        </w:rPr>
        <w:t xml:space="preserve"> Research Council, 1996).</w:t>
      </w:r>
      <w:r w:rsidRPr="000E3AE4">
        <w:rPr>
          <w:lang w:val="en-US"/>
        </w:rPr>
        <w:t xml:space="preserve"> </w:t>
      </w:r>
    </w:p>
    <w:p w14:paraId="06618B0B" w14:textId="4962E7AE" w:rsidR="00FD2D63" w:rsidRDefault="00025400" w:rsidP="002452F9">
      <w:pPr>
        <w:pStyle w:val="Heading2"/>
      </w:pPr>
      <w:bookmarkStart w:id="480" w:name="_Toc152758592"/>
      <w:r w:rsidRPr="00D5649B">
        <w:t xml:space="preserve">Manure carbon and </w:t>
      </w:r>
      <w:r w:rsidR="00FD2D63" w:rsidRPr="00D5649B">
        <w:t>CH</w:t>
      </w:r>
      <w:r w:rsidR="00FD2D63" w:rsidRPr="00D5649B">
        <w:rPr>
          <w:vertAlign w:val="subscript"/>
        </w:rPr>
        <w:t>4</w:t>
      </w:r>
      <w:r w:rsidR="00FD2D63" w:rsidRPr="00D5649B">
        <w:t xml:space="preserve"> emissions</w:t>
      </w:r>
      <w:r w:rsidR="00C13B6B" w:rsidRPr="00D5649B">
        <w:t xml:space="preserve"> from livestock manure</w:t>
      </w:r>
      <w:bookmarkEnd w:id="480"/>
    </w:p>
    <w:p w14:paraId="6747DADA"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794D1D26" w14:textId="4FA2788B" w:rsidR="00870579" w:rsidRPr="00D5649B" w:rsidRDefault="00784D1D" w:rsidP="002452F9">
      <w:r w:rsidRPr="00D5649B">
        <w:t xml:space="preserve">Manure (faeces + urine) </w:t>
      </w:r>
      <w:r w:rsidR="00960A2A" w:rsidRPr="00D5649B">
        <w:t>from</w:t>
      </w:r>
      <w:r w:rsidRPr="00D5649B">
        <w:t xml:space="preserve"> livestock production systems emits CH</w:t>
      </w:r>
      <w:r w:rsidRPr="00D5649B">
        <w:rPr>
          <w:vertAlign w:val="subscript"/>
        </w:rPr>
        <w:t>4</w:t>
      </w:r>
      <w:r w:rsidRPr="00D5649B">
        <w:t xml:space="preserve"> during the housing </w:t>
      </w:r>
      <w:r w:rsidR="00A004DA" w:rsidRPr="00D5649B">
        <w:t xml:space="preserve">and manure storage </w:t>
      </w:r>
      <w:r w:rsidRPr="00D5649B">
        <w:t>stage</w:t>
      </w:r>
      <w:r w:rsidR="00A004DA" w:rsidRPr="00D5649B">
        <w:t>s</w:t>
      </w:r>
      <w:r w:rsidRPr="00D5649B">
        <w:t xml:space="preserve">. </w:t>
      </w:r>
      <w:r w:rsidR="00960A2A" w:rsidRPr="00D5649B">
        <w:rPr>
          <w:szCs w:val="32"/>
        </w:rPr>
        <w:t xml:space="preserve">Carbon in the manure is lost as </w:t>
      </w:r>
      <w:r w:rsidR="00EF429C" w:rsidRPr="00D5649B">
        <w:rPr>
          <w:szCs w:val="32"/>
        </w:rPr>
        <w:t>CH</w:t>
      </w:r>
      <w:r w:rsidR="00EF429C" w:rsidRPr="00D5649B">
        <w:rPr>
          <w:szCs w:val="32"/>
          <w:vertAlign w:val="subscript"/>
        </w:rPr>
        <w:t>4</w:t>
      </w:r>
      <w:r w:rsidR="00EF429C" w:rsidRPr="00D5649B">
        <w:rPr>
          <w:szCs w:val="32"/>
        </w:rPr>
        <w:t>-C</w:t>
      </w:r>
      <w:r w:rsidR="00960A2A" w:rsidRPr="00D5649B">
        <w:rPr>
          <w:szCs w:val="32"/>
        </w:rPr>
        <w:t xml:space="preserve"> </w:t>
      </w:r>
      <w:r w:rsidR="00EF429C" w:rsidRPr="00D5649B">
        <w:rPr>
          <w:szCs w:val="32"/>
        </w:rPr>
        <w:t xml:space="preserve">during these stages </w:t>
      </w:r>
      <w:r w:rsidR="00960A2A" w:rsidRPr="00D5649B">
        <w:rPr>
          <w:szCs w:val="32"/>
        </w:rPr>
        <w:t xml:space="preserve">and the remaining </w:t>
      </w:r>
      <w:r w:rsidR="00E57A76">
        <w:rPr>
          <w:szCs w:val="32"/>
        </w:rPr>
        <w:t>C</w:t>
      </w:r>
      <w:r w:rsidR="00E57A76" w:rsidRPr="00D5649B">
        <w:rPr>
          <w:szCs w:val="32"/>
        </w:rPr>
        <w:t xml:space="preserve"> </w:t>
      </w:r>
      <w:r w:rsidR="00960A2A" w:rsidRPr="00D5649B">
        <w:rPr>
          <w:szCs w:val="32"/>
        </w:rPr>
        <w:t>is moved to the field during manure application. As such, manure</w:t>
      </w:r>
      <w:r w:rsidR="00F87823">
        <w:rPr>
          <w:sz w:val="20"/>
        </w:rPr>
        <w:t xml:space="preserve"> </w:t>
      </w:r>
      <w:r w:rsidR="00F87823">
        <w:rPr>
          <w:szCs w:val="32"/>
        </w:rPr>
        <w:t>C</w:t>
      </w:r>
      <w:r w:rsidR="00F87823" w:rsidDel="00F87823">
        <w:rPr>
          <w:sz w:val="20"/>
        </w:rPr>
        <w:t xml:space="preserve"> </w:t>
      </w:r>
      <w:r w:rsidR="00960A2A" w:rsidRPr="00D5649B">
        <w:rPr>
          <w:szCs w:val="32"/>
        </w:rPr>
        <w:t xml:space="preserve">transported from storage to the field equals total manure </w:t>
      </w:r>
      <w:r w:rsidR="00E57A76">
        <w:rPr>
          <w:szCs w:val="32"/>
        </w:rPr>
        <w:t>C</w:t>
      </w:r>
      <w:r w:rsidR="00E57A76" w:rsidRPr="00D5649B">
        <w:rPr>
          <w:szCs w:val="32"/>
        </w:rPr>
        <w:t xml:space="preserve"> </w:t>
      </w:r>
      <w:r w:rsidR="00960A2A" w:rsidRPr="00D5649B">
        <w:rPr>
          <w:szCs w:val="32"/>
        </w:rPr>
        <w:t>(f</w:t>
      </w:r>
      <w:r w:rsidR="002048B9">
        <w:rPr>
          <w:szCs w:val="32"/>
        </w:rPr>
        <w:t>a</w:t>
      </w:r>
      <w:r w:rsidR="00960A2A" w:rsidRPr="00D5649B">
        <w:rPr>
          <w:szCs w:val="32"/>
        </w:rPr>
        <w:t xml:space="preserve">ecal </w:t>
      </w:r>
      <w:r w:rsidR="00E57A76">
        <w:rPr>
          <w:szCs w:val="32"/>
        </w:rPr>
        <w:t>C</w:t>
      </w:r>
      <w:r w:rsidR="00E57A76" w:rsidRPr="00D5649B">
        <w:rPr>
          <w:szCs w:val="32"/>
        </w:rPr>
        <w:t xml:space="preserve"> </w:t>
      </w:r>
      <w:r w:rsidR="00960A2A" w:rsidRPr="00D5649B">
        <w:rPr>
          <w:szCs w:val="32"/>
        </w:rPr>
        <w:t xml:space="preserve">+ bedding </w:t>
      </w:r>
      <w:r w:rsidR="00E57A76">
        <w:rPr>
          <w:szCs w:val="32"/>
        </w:rPr>
        <w:t>C</w:t>
      </w:r>
      <w:r w:rsidR="00960A2A" w:rsidRPr="00D5649B">
        <w:rPr>
          <w:szCs w:val="32"/>
        </w:rPr>
        <w:t xml:space="preserve">) minus </w:t>
      </w:r>
      <w:r w:rsidR="00E57A76">
        <w:rPr>
          <w:szCs w:val="32"/>
        </w:rPr>
        <w:t>C</w:t>
      </w:r>
      <w:r w:rsidR="00E57A76" w:rsidRPr="00D5649B">
        <w:rPr>
          <w:szCs w:val="32"/>
        </w:rPr>
        <w:t xml:space="preserve"> </w:t>
      </w:r>
      <w:r w:rsidR="00960A2A" w:rsidRPr="00D5649B">
        <w:rPr>
          <w:szCs w:val="32"/>
        </w:rPr>
        <w:t xml:space="preserve">losses through </w:t>
      </w:r>
      <w:r w:rsidR="00EF429C" w:rsidRPr="00D5649B">
        <w:rPr>
          <w:szCs w:val="32"/>
        </w:rPr>
        <w:t>CH</w:t>
      </w:r>
      <w:r w:rsidR="00EF429C" w:rsidRPr="00D5649B">
        <w:rPr>
          <w:szCs w:val="32"/>
          <w:vertAlign w:val="subscript"/>
        </w:rPr>
        <w:t>4</w:t>
      </w:r>
      <w:r w:rsidR="00EF429C" w:rsidRPr="00D5649B">
        <w:rPr>
          <w:szCs w:val="32"/>
        </w:rPr>
        <w:t xml:space="preserve"> </w:t>
      </w:r>
      <w:r w:rsidR="00960A2A" w:rsidRPr="00D5649B">
        <w:rPr>
          <w:szCs w:val="32"/>
        </w:rPr>
        <w:t xml:space="preserve">emissions during </w:t>
      </w:r>
      <w:r w:rsidR="00CD24B3" w:rsidRPr="00D5649B">
        <w:rPr>
          <w:szCs w:val="32"/>
        </w:rPr>
        <w:t xml:space="preserve">housing and </w:t>
      </w:r>
      <w:r w:rsidR="00960A2A" w:rsidRPr="00D5649B">
        <w:rPr>
          <w:szCs w:val="32"/>
        </w:rPr>
        <w:t>storage.</w:t>
      </w:r>
    </w:p>
    <w:p w14:paraId="1052E7F8" w14:textId="0C1B5A5E" w:rsidR="00E111A4" w:rsidRPr="00D5649B" w:rsidRDefault="00784D1D" w:rsidP="008A7F5F">
      <w:pPr>
        <w:pStyle w:val="Heading3"/>
      </w:pPr>
      <w:bookmarkStart w:id="481" w:name="_Toc152758593"/>
      <w:r w:rsidRPr="00D5649B">
        <w:t>Manure carbon</w:t>
      </w:r>
      <w:bookmarkEnd w:id="481"/>
    </w:p>
    <w:p w14:paraId="71FFF812" w14:textId="0E0B9AFA" w:rsidR="00C13182" w:rsidRPr="00D5649B" w:rsidRDefault="00C13182" w:rsidP="002452F9">
      <w:pPr>
        <w:rPr>
          <w:szCs w:val="32"/>
        </w:rPr>
      </w:pPr>
      <w:r w:rsidRPr="00D5649B">
        <w:rPr>
          <w:szCs w:val="32"/>
        </w:rPr>
        <w:t xml:space="preserve">The </w:t>
      </w:r>
      <w:r w:rsidR="00C500CC">
        <w:rPr>
          <w:szCs w:val="32"/>
        </w:rPr>
        <w:t>C</w:t>
      </w:r>
      <w:r w:rsidR="00C500CC" w:rsidRPr="00D5649B">
        <w:rPr>
          <w:szCs w:val="32"/>
        </w:rPr>
        <w:t xml:space="preserve"> </w:t>
      </w:r>
      <w:r w:rsidRPr="00D5649B">
        <w:rPr>
          <w:szCs w:val="32"/>
        </w:rPr>
        <w:t xml:space="preserve">content of stored manure is a function of </w:t>
      </w:r>
      <w:r w:rsidR="00C500CC">
        <w:rPr>
          <w:szCs w:val="32"/>
        </w:rPr>
        <w:t>C</w:t>
      </w:r>
      <w:r w:rsidR="00C500CC" w:rsidRPr="00D5649B">
        <w:rPr>
          <w:szCs w:val="32"/>
        </w:rPr>
        <w:t xml:space="preserve"> </w:t>
      </w:r>
      <w:r w:rsidRPr="00D5649B">
        <w:rPr>
          <w:szCs w:val="32"/>
        </w:rPr>
        <w:t>coming from f</w:t>
      </w:r>
      <w:r w:rsidR="002048B9">
        <w:rPr>
          <w:szCs w:val="32"/>
        </w:rPr>
        <w:t>a</w:t>
      </w:r>
      <w:r w:rsidRPr="00D5649B">
        <w:rPr>
          <w:szCs w:val="32"/>
        </w:rPr>
        <w:t xml:space="preserve">ecal excreta (undigested </w:t>
      </w:r>
      <w:r w:rsidR="00E57A76">
        <w:rPr>
          <w:szCs w:val="32"/>
        </w:rPr>
        <w:t>C</w:t>
      </w:r>
      <w:r w:rsidR="00EF429C" w:rsidRPr="00D5649B">
        <w:rPr>
          <w:szCs w:val="32"/>
        </w:rPr>
        <w:t xml:space="preserve">, </w:t>
      </w:r>
      <w:proofErr w:type="spellStart"/>
      <w:r w:rsidR="00EF429C" w:rsidRPr="00D5649B">
        <w:rPr>
          <w:i/>
          <w:szCs w:val="32"/>
        </w:rPr>
        <w:t>C</w:t>
      </w:r>
      <w:r w:rsidR="00EF429C" w:rsidRPr="00D5649B">
        <w:rPr>
          <w:i/>
          <w:szCs w:val="32"/>
          <w:vertAlign w:val="subscript"/>
        </w:rPr>
        <w:t>excretion</w:t>
      </w:r>
      <w:proofErr w:type="spellEnd"/>
      <w:r w:rsidRPr="00D5649B">
        <w:rPr>
          <w:szCs w:val="32"/>
        </w:rPr>
        <w:t>) and added bedding materials (</w:t>
      </w:r>
      <w:proofErr w:type="spellStart"/>
      <w:r w:rsidR="00F2348B" w:rsidRPr="00D5649B">
        <w:rPr>
          <w:i/>
          <w:szCs w:val="32"/>
        </w:rPr>
        <w:t>C</w:t>
      </w:r>
      <w:r w:rsidR="00F2348B" w:rsidRPr="00D5649B">
        <w:rPr>
          <w:i/>
          <w:szCs w:val="32"/>
          <w:vertAlign w:val="subscript"/>
        </w:rPr>
        <w:t>bedding</w:t>
      </w:r>
      <w:proofErr w:type="spellEnd"/>
      <w:r w:rsidRPr="00D5649B">
        <w:rPr>
          <w:szCs w:val="32"/>
        </w:rPr>
        <w:t xml:space="preserve">), if bedding is used. </w:t>
      </w:r>
    </w:p>
    <w:p w14:paraId="0C82089B" w14:textId="6934DB08" w:rsidR="00117957" w:rsidRPr="00D5649B" w:rsidRDefault="00441955" w:rsidP="002452F9">
      <w:pPr>
        <w:pStyle w:val="Heading4"/>
        <w:rPr>
          <w:rStyle w:val="Emphasis"/>
          <w:b w:val="0"/>
          <w:i w:val="0"/>
        </w:rPr>
      </w:pPr>
      <w:bookmarkStart w:id="482" w:name="_Ref91670846"/>
      <w:r w:rsidRPr="00D5649B">
        <w:rPr>
          <w:rStyle w:val="Emphasis"/>
          <w:b w:val="0"/>
          <w:i w:val="0"/>
        </w:rPr>
        <w:t>Faecal carbon</w:t>
      </w:r>
      <w:bookmarkEnd w:id="482"/>
    </w:p>
    <w:p w14:paraId="53B60A7C" w14:textId="49C6AF47" w:rsidR="002E5EC2" w:rsidRPr="00D5649B" w:rsidRDefault="00CD24B3" w:rsidP="002452F9">
      <w:pPr>
        <w:rPr>
          <w:szCs w:val="32"/>
        </w:rPr>
      </w:pPr>
      <w:r w:rsidRPr="00D5649B">
        <w:rPr>
          <w:szCs w:val="32"/>
        </w:rPr>
        <w:t>For beef cattle, dairy cattle and swine, t</w:t>
      </w:r>
      <w:r w:rsidR="002E5EC2" w:rsidRPr="00D5649B">
        <w:rPr>
          <w:szCs w:val="32"/>
        </w:rPr>
        <w:t xml:space="preserve">he amount of </w:t>
      </w:r>
      <w:r w:rsidR="00E57A76">
        <w:rPr>
          <w:szCs w:val="32"/>
        </w:rPr>
        <w:t>C</w:t>
      </w:r>
      <w:r w:rsidR="00E57A76" w:rsidRPr="00D5649B">
        <w:rPr>
          <w:szCs w:val="32"/>
        </w:rPr>
        <w:t xml:space="preserve"> </w:t>
      </w:r>
      <w:r w:rsidR="002E5EC2" w:rsidRPr="00D5649B">
        <w:rPr>
          <w:szCs w:val="32"/>
        </w:rPr>
        <w:t>excreted through f</w:t>
      </w:r>
      <w:r w:rsidR="002048B9">
        <w:rPr>
          <w:szCs w:val="32"/>
        </w:rPr>
        <w:t>a</w:t>
      </w:r>
      <w:r w:rsidR="002E5EC2" w:rsidRPr="00D5649B">
        <w:rPr>
          <w:szCs w:val="32"/>
        </w:rPr>
        <w:t xml:space="preserve">eces is </w:t>
      </w:r>
      <w:r w:rsidRPr="00D5649B">
        <w:rPr>
          <w:szCs w:val="32"/>
        </w:rPr>
        <w:t xml:space="preserve">calculated as </w:t>
      </w:r>
      <w:r w:rsidR="002E5EC2" w:rsidRPr="00D5649B">
        <w:rPr>
          <w:szCs w:val="32"/>
        </w:rPr>
        <w:t xml:space="preserve">a function of </w:t>
      </w:r>
      <w:r w:rsidR="00A9130E">
        <w:rPr>
          <w:szCs w:val="32"/>
        </w:rPr>
        <w:t xml:space="preserve">the </w:t>
      </w:r>
      <w:r w:rsidR="002E5EC2" w:rsidRPr="00D5649B">
        <w:rPr>
          <w:szCs w:val="32"/>
        </w:rPr>
        <w:t xml:space="preserve">amount of feed consumed by the animal, the </w:t>
      </w:r>
      <w:r w:rsidR="004C5A59">
        <w:rPr>
          <w:szCs w:val="32"/>
        </w:rPr>
        <w:t>C</w:t>
      </w:r>
      <w:r w:rsidR="004C5A59" w:rsidRPr="00D5649B">
        <w:rPr>
          <w:szCs w:val="32"/>
        </w:rPr>
        <w:t xml:space="preserve"> </w:t>
      </w:r>
      <w:r w:rsidR="00497366">
        <w:rPr>
          <w:szCs w:val="32"/>
        </w:rPr>
        <w:t>content</w:t>
      </w:r>
      <w:r w:rsidR="002E5EC2" w:rsidRPr="00D5649B">
        <w:rPr>
          <w:szCs w:val="32"/>
        </w:rPr>
        <w:t xml:space="preserve"> of the feed and </w:t>
      </w:r>
      <w:r w:rsidR="00497366">
        <w:rPr>
          <w:szCs w:val="32"/>
        </w:rPr>
        <w:t>feed</w:t>
      </w:r>
      <w:r w:rsidR="002E5EC2" w:rsidRPr="00D5649B">
        <w:rPr>
          <w:szCs w:val="32"/>
        </w:rPr>
        <w:t xml:space="preserve"> digestibility</w:t>
      </w:r>
      <w:r w:rsidR="00AB5039" w:rsidRPr="00D5649B">
        <w:rPr>
          <w:szCs w:val="32"/>
        </w:rPr>
        <w:t xml:space="preserve">. </w:t>
      </w:r>
      <w:r w:rsidR="00497366">
        <w:rPr>
          <w:szCs w:val="32"/>
        </w:rPr>
        <w:t>Daily C</w:t>
      </w:r>
      <w:r w:rsidR="00AB5039" w:rsidRPr="00256A80">
        <w:rPr>
          <w:szCs w:val="32"/>
        </w:rPr>
        <w:t xml:space="preserve"> excretion rates</w:t>
      </w:r>
      <w:r w:rsidR="00497366">
        <w:rPr>
          <w:szCs w:val="32"/>
        </w:rPr>
        <w:t xml:space="preserve"> (</w:t>
      </w:r>
      <w:proofErr w:type="spellStart"/>
      <w:r w:rsidR="00497366" w:rsidRPr="00256A80">
        <w:rPr>
          <w:i/>
          <w:szCs w:val="32"/>
        </w:rPr>
        <w:t>C</w:t>
      </w:r>
      <w:r w:rsidR="00497366" w:rsidRPr="00256A80">
        <w:rPr>
          <w:i/>
          <w:szCs w:val="32"/>
          <w:vertAlign w:val="subscript"/>
        </w:rPr>
        <w:t>excretion</w:t>
      </w:r>
      <w:r w:rsidR="00497366" w:rsidRPr="00256A80">
        <w:rPr>
          <w:i/>
          <w:szCs w:val="32"/>
        </w:rPr>
        <w:t>_rate</w:t>
      </w:r>
      <w:proofErr w:type="spellEnd"/>
      <w:r w:rsidR="00497366">
        <w:rPr>
          <w:i/>
          <w:szCs w:val="32"/>
        </w:rPr>
        <w:t>)</w:t>
      </w:r>
      <w:r w:rsidR="00AB5039" w:rsidRPr="00256A80">
        <w:rPr>
          <w:szCs w:val="32"/>
        </w:rPr>
        <w:t xml:space="preserve"> are calculated for </w:t>
      </w:r>
      <w:r w:rsidR="0029515C" w:rsidRPr="00256A80">
        <w:rPr>
          <w:szCs w:val="32"/>
        </w:rPr>
        <w:t>beef and dairy cattle and swine</w:t>
      </w:r>
      <w:r w:rsidR="00AB5039" w:rsidRPr="00256A80">
        <w:rPr>
          <w:szCs w:val="32"/>
        </w:rPr>
        <w:t xml:space="preserve"> </w:t>
      </w:r>
      <w:r w:rsidR="00A9130E">
        <w:rPr>
          <w:szCs w:val="32"/>
        </w:rPr>
        <w:t>based on dietary information</w:t>
      </w:r>
      <w:r w:rsidR="00AB5039" w:rsidRPr="00256A80">
        <w:rPr>
          <w:szCs w:val="32"/>
        </w:rPr>
        <w:t>.</w:t>
      </w:r>
      <w:r w:rsidRPr="00256A80">
        <w:rPr>
          <w:szCs w:val="32"/>
        </w:rPr>
        <w:t xml:space="preserve"> For sheep, poultry and other livestock, </w:t>
      </w:r>
      <w:proofErr w:type="spellStart"/>
      <w:r w:rsidRPr="00256A80">
        <w:rPr>
          <w:i/>
          <w:szCs w:val="32"/>
        </w:rPr>
        <w:t>C</w:t>
      </w:r>
      <w:r w:rsidRPr="00256A80">
        <w:rPr>
          <w:i/>
          <w:szCs w:val="32"/>
          <w:vertAlign w:val="subscript"/>
        </w:rPr>
        <w:t>excretion</w:t>
      </w:r>
      <w:r w:rsidRPr="00256A80">
        <w:rPr>
          <w:i/>
          <w:szCs w:val="32"/>
        </w:rPr>
        <w:t>_rate</w:t>
      </w:r>
      <w:proofErr w:type="spellEnd"/>
      <w:r w:rsidRPr="00256A80">
        <w:rPr>
          <w:szCs w:val="32"/>
        </w:rPr>
        <w:t xml:space="preserve"> is calculated </w:t>
      </w:r>
      <w:r w:rsidR="002814FB" w:rsidRPr="00256A80">
        <w:rPr>
          <w:szCs w:val="32"/>
        </w:rPr>
        <w:t xml:space="preserve">based on default </w:t>
      </w:r>
      <w:proofErr w:type="spellStart"/>
      <w:r w:rsidR="005638CD" w:rsidRPr="00256A80">
        <w:rPr>
          <w:i/>
          <w:szCs w:val="32"/>
        </w:rPr>
        <w:t>C</w:t>
      </w:r>
      <w:r w:rsidR="0035331E" w:rsidRPr="00256A80">
        <w:rPr>
          <w:i/>
          <w:szCs w:val="32"/>
          <w:vertAlign w:val="subscript"/>
        </w:rPr>
        <w:t>content</w:t>
      </w:r>
      <w:proofErr w:type="spellEnd"/>
      <w:r w:rsidR="005638CD" w:rsidRPr="00256A80">
        <w:rPr>
          <w:szCs w:val="32"/>
        </w:rPr>
        <w:t xml:space="preserve"> (% wet weight) </w:t>
      </w:r>
      <w:r w:rsidR="002814FB" w:rsidRPr="00256A80">
        <w:rPr>
          <w:szCs w:val="24"/>
        </w:rPr>
        <w:t xml:space="preserve">values </w:t>
      </w:r>
      <w:r w:rsidR="00F87B61">
        <w:rPr>
          <w:szCs w:val="24"/>
        </w:rPr>
        <w:t xml:space="preserve">for manure “as excreted” </w:t>
      </w:r>
      <w:r w:rsidR="002814FB" w:rsidRPr="00256A80">
        <w:rPr>
          <w:szCs w:val="24"/>
        </w:rPr>
        <w:t>(</w:t>
      </w:r>
      <w:r w:rsidR="00EE6022">
        <w:rPr>
          <w:rFonts w:cstheme="minorHAnsi"/>
          <w:b/>
          <w:bCs/>
          <w:szCs w:val="24"/>
        </w:rPr>
        <w:fldChar w:fldCharType="begin"/>
      </w:r>
      <w:r w:rsidR="00EE6022">
        <w:rPr>
          <w:szCs w:val="24"/>
        </w:rPr>
        <w:instrText xml:space="preserve"> REF _Ref62838004 \h </w:instrText>
      </w:r>
      <w:r w:rsidR="00EE6022">
        <w:rPr>
          <w:rFonts w:cstheme="minorHAnsi"/>
          <w:b/>
          <w:bCs/>
          <w:szCs w:val="24"/>
        </w:rPr>
      </w:r>
      <w:r w:rsidR="00EE6022">
        <w:rPr>
          <w:rFonts w:cstheme="minorHAnsi"/>
          <w:b/>
          <w:bCs/>
          <w:szCs w:val="24"/>
        </w:rPr>
        <w:fldChar w:fldCharType="separate"/>
      </w:r>
      <w:r w:rsidR="00EE6022" w:rsidRPr="00AD1200">
        <w:rPr>
          <w:rFonts w:cstheme="minorHAnsi"/>
          <w:b/>
        </w:rPr>
        <w:t xml:space="preserve">Table </w:t>
      </w:r>
      <w:r w:rsidR="00EE6022">
        <w:rPr>
          <w:rFonts w:cstheme="minorHAnsi"/>
          <w:b/>
          <w:noProof/>
        </w:rPr>
        <w:t>6</w:t>
      </w:r>
      <w:r w:rsidR="00EE6022">
        <w:rPr>
          <w:rFonts w:cstheme="minorHAnsi"/>
          <w:b/>
          <w:bCs/>
          <w:szCs w:val="24"/>
        </w:rPr>
        <w:fldChar w:fldCharType="end"/>
      </w:r>
      <w:r w:rsidR="002814FB" w:rsidRPr="00256A80">
        <w:rPr>
          <w:szCs w:val="24"/>
        </w:rPr>
        <w:t>) and default</w:t>
      </w:r>
      <w:r w:rsidR="002814FB" w:rsidRPr="00256A80">
        <w:rPr>
          <w:szCs w:val="32"/>
        </w:rPr>
        <w:t xml:space="preserve"> values for the volume of manure produced daily by each animal (</w:t>
      </w:r>
      <w:r w:rsidR="00EE6022">
        <w:rPr>
          <w:b/>
          <w:bCs/>
          <w:szCs w:val="32"/>
        </w:rPr>
        <w:fldChar w:fldCharType="begin"/>
      </w:r>
      <w:r w:rsidR="00EE6022">
        <w:rPr>
          <w:szCs w:val="32"/>
        </w:rPr>
        <w:instrText xml:space="preserve"> REF _Ref75269846 \h </w:instrText>
      </w:r>
      <w:r w:rsidR="00EE6022">
        <w:rPr>
          <w:b/>
          <w:bCs/>
          <w:szCs w:val="32"/>
        </w:rPr>
      </w:r>
      <w:r w:rsidR="00EE6022">
        <w:rPr>
          <w:b/>
          <w:bCs/>
          <w:szCs w:val="32"/>
        </w:rPr>
        <w:fldChar w:fldCharType="separate"/>
      </w:r>
      <w:r w:rsidR="00EE6022" w:rsidRPr="00B62AA9">
        <w:rPr>
          <w:b/>
        </w:rPr>
        <w:t xml:space="preserve">Table </w:t>
      </w:r>
      <w:r w:rsidR="00EE6022">
        <w:rPr>
          <w:b/>
          <w:noProof/>
        </w:rPr>
        <w:t>29</w:t>
      </w:r>
      <w:r w:rsidR="00EE6022">
        <w:rPr>
          <w:b/>
          <w:bCs/>
          <w:szCs w:val="32"/>
        </w:rPr>
        <w:fldChar w:fldCharType="end"/>
      </w:r>
      <w:r w:rsidR="002814FB" w:rsidRPr="00256A80">
        <w:rPr>
          <w:szCs w:val="32"/>
        </w:rPr>
        <w:t>)</w:t>
      </w:r>
      <w:r w:rsidRPr="00256A80">
        <w:rPr>
          <w:szCs w:val="32"/>
        </w:rPr>
        <w:t>.</w:t>
      </w:r>
      <w:r w:rsidR="00AB4F17" w:rsidRPr="00256A80">
        <w:rPr>
          <w:szCs w:val="32"/>
        </w:rPr>
        <w:t xml:space="preserve"> </w:t>
      </w:r>
      <w:r w:rsidR="00CC6ECE" w:rsidRPr="00256A80">
        <w:rPr>
          <w:b/>
          <w:u w:val="single"/>
        </w:rPr>
        <w:t>Note:</w:t>
      </w:r>
      <w:r w:rsidR="00CC6ECE" w:rsidRPr="00256A80">
        <w:t xml:space="preserve"> these equations are also applied to grazing animals on pasture.</w:t>
      </w:r>
    </w:p>
    <w:p w14:paraId="3412B396" w14:textId="1E82181E" w:rsidR="002E5EC2" w:rsidRPr="00E36C64" w:rsidRDefault="002E5EC2" w:rsidP="002E5EC2">
      <w:pPr>
        <w:jc w:val="both"/>
        <w:rPr>
          <w:b/>
          <w:szCs w:val="32"/>
        </w:rPr>
      </w:pPr>
      <w:r w:rsidRPr="00E36C64">
        <w:rPr>
          <w:b/>
          <w:szCs w:val="32"/>
        </w:rPr>
        <w:t xml:space="preserve">For beef </w:t>
      </w:r>
      <w:r w:rsidR="00FC4831" w:rsidRPr="00E36C64">
        <w:rPr>
          <w:b/>
          <w:szCs w:val="32"/>
        </w:rPr>
        <w:t xml:space="preserve">cattle </w:t>
      </w:r>
      <w:r w:rsidRPr="00E36C64">
        <w:rPr>
          <w:b/>
          <w:szCs w:val="32"/>
        </w:rPr>
        <w:t>and dairy cattle</w:t>
      </w:r>
      <w:r w:rsidR="001525AD" w:rsidRPr="00E36C64">
        <w:rPr>
          <w:b/>
          <w:szCs w:val="32"/>
        </w:rPr>
        <w:t xml:space="preserve"> (including calves)</w:t>
      </w:r>
      <w:r w:rsidRPr="00E36C64">
        <w:rPr>
          <w:b/>
          <w:szCs w:val="32"/>
        </w:rPr>
        <w:t>:</w:t>
      </w:r>
    </w:p>
    <w:p w14:paraId="742852F1" w14:textId="5B461393" w:rsidR="002E5EC2" w:rsidRPr="00D5649B" w:rsidRDefault="00000000" w:rsidP="005076ED">
      <w:pPr>
        <w:keepNext/>
        <w:tabs>
          <w:tab w:val="clear" w:pos="2880"/>
          <w:tab w:val="clear" w:pos="9360"/>
          <w:tab w:val="right" w:pos="9781"/>
        </w:tabs>
        <w:spacing w:after="120"/>
        <w:rPr>
          <w:b/>
          <w:color w:val="005BBF"/>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r>
              <m:rPr>
                <m:sty m:val="bi"/>
              </m:rPr>
              <w:rPr>
                <w:rFonts w:ascii="Cambria Math" w:hAnsi="Cambria Math"/>
                <w:szCs w:val="32"/>
              </w:rPr>
              <m:t>GEI</m:t>
            </m:r>
          </m:num>
          <m:den>
            <m:r>
              <m:rPr>
                <m:sty m:val="bi"/>
              </m:rPr>
              <w:rPr>
                <w:rFonts w:ascii="Cambria Math" w:hAnsi="Cambria Math"/>
                <w:szCs w:val="32"/>
              </w:rPr>
              <m:t>18.45</m:t>
            </m:r>
          </m:den>
        </m:f>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E5EC2" w:rsidRPr="00D5649B">
        <w:rPr>
          <w:b/>
          <w:sz w:val="32"/>
          <w:szCs w:val="32"/>
        </w:rPr>
        <w:t xml:space="preserve"> </w:t>
      </w:r>
      <w:r w:rsidR="002E5EC2" w:rsidRPr="00D5649B">
        <w:rPr>
          <w:b/>
          <w:sz w:val="32"/>
          <w:szCs w:val="32"/>
        </w:rPr>
        <w:tab/>
      </w:r>
      <w:bookmarkStart w:id="483" w:name="CExcretionRate_CattleEq"/>
      <w:r w:rsidR="002E5EC2"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483"/>
    </w:p>
    <w:p w14:paraId="4A02EEA5" w14:textId="741A2EC3" w:rsidR="002E5EC2" w:rsidRPr="00D5649B" w:rsidRDefault="002E5EC2" w:rsidP="002E5EC2">
      <w:pPr>
        <w:rPr>
          <w:sz w:val="20"/>
        </w:rPr>
      </w:pPr>
      <w:r w:rsidRPr="00D5649B">
        <w:rPr>
          <w:sz w:val="20"/>
        </w:rPr>
        <w:t>where</w:t>
      </w:r>
    </w:p>
    <w:p w14:paraId="6D8A1CF6" w14:textId="46766E18" w:rsidR="002E5EC2" w:rsidRPr="00D5649B" w:rsidRDefault="002E5EC2" w:rsidP="00B150F0">
      <w:pPr>
        <w:tabs>
          <w:tab w:val="clear" w:pos="2880"/>
          <w:tab w:val="clear" w:pos="9360"/>
        </w:tabs>
        <w:spacing w:before="0"/>
        <w:ind w:left="2835" w:hanging="2835"/>
        <w:rPr>
          <w:i/>
          <w:sz w:val="20"/>
        </w:rPr>
      </w:pPr>
      <w:proofErr w:type="spellStart"/>
      <w:r w:rsidRPr="00D5649B">
        <w:rPr>
          <w:i/>
          <w:sz w:val="20"/>
        </w:rPr>
        <w:t>C</w:t>
      </w:r>
      <w:r w:rsidRPr="00D5649B">
        <w:rPr>
          <w:i/>
          <w:sz w:val="20"/>
          <w:vertAlign w:val="subscript"/>
        </w:rPr>
        <w:t>excretion</w:t>
      </w:r>
      <w:r w:rsidR="008162D5" w:rsidRPr="00D5649B">
        <w:rPr>
          <w:i/>
          <w:sz w:val="20"/>
        </w:rPr>
        <w:t>_</w:t>
      </w:r>
      <w:r w:rsidRPr="00D5649B">
        <w:rPr>
          <w:i/>
          <w:sz w:val="20"/>
        </w:rPr>
        <w:t>rate</w:t>
      </w:r>
      <w:proofErr w:type="spellEnd"/>
      <w:r w:rsidRPr="00D5649B">
        <w:rPr>
          <w:i/>
          <w:sz w:val="20"/>
        </w:rPr>
        <w:tab/>
      </w:r>
      <w:r w:rsidRPr="00D5649B">
        <w:rPr>
          <w:sz w:val="20"/>
        </w:rPr>
        <w:t>C excreted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685EE38" w14:textId="1F0421AA" w:rsidR="002E5EC2" w:rsidRPr="00D5649B" w:rsidRDefault="002E5EC2"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B10C711" w14:textId="42A899B0" w:rsidR="002E5EC2" w:rsidRPr="00D5649B" w:rsidRDefault="002E5EC2" w:rsidP="00B150F0">
      <w:pPr>
        <w:tabs>
          <w:tab w:val="clear" w:pos="2880"/>
          <w:tab w:val="clear" w:pos="9360"/>
        </w:tabs>
        <w:spacing w:before="0"/>
        <w:ind w:left="2835" w:hanging="2835"/>
        <w:rPr>
          <w:sz w:val="20"/>
        </w:rPr>
      </w:pPr>
      <w:r w:rsidRPr="00D5649B">
        <w:rPr>
          <w:i/>
          <w:sz w:val="20"/>
        </w:rPr>
        <w:t xml:space="preserve">18.45 </w:t>
      </w:r>
      <w:r w:rsidRPr="00D5649B">
        <w:rPr>
          <w:i/>
          <w:sz w:val="20"/>
        </w:rPr>
        <w:tab/>
      </w:r>
      <w:r w:rsidRPr="00D5649B">
        <w:rPr>
          <w:sz w:val="20"/>
        </w:rPr>
        <w:t xml:space="preserve">Conversion factor for gross energy per kg </w:t>
      </w:r>
      <w:r w:rsidR="00F42DBC">
        <w:rPr>
          <w:sz w:val="20"/>
        </w:rPr>
        <w:t>DM</w:t>
      </w:r>
      <w:r w:rsidRPr="00D5649B">
        <w:rPr>
          <w:sz w:val="20"/>
        </w:rPr>
        <w:t xml:space="preserve"> intake (</w:t>
      </w:r>
      <w:r w:rsidR="0078241F">
        <w:rPr>
          <w:sz w:val="20"/>
        </w:rPr>
        <w:t xml:space="preserve">MJ </w:t>
      </w:r>
      <w:r w:rsidRPr="00D5649B">
        <w:rPr>
          <w:sz w:val="20"/>
        </w:rPr>
        <w:t>kg</w:t>
      </w:r>
      <w:r w:rsidR="0078241F" w:rsidRPr="00D5649B">
        <w:rPr>
          <w:sz w:val="20"/>
          <w:vertAlign w:val="superscript"/>
        </w:rPr>
        <w:t xml:space="preserve"> </w:t>
      </w:r>
      <w:r w:rsidRPr="00D5649B">
        <w:rPr>
          <w:sz w:val="20"/>
          <w:vertAlign w:val="superscript"/>
        </w:rPr>
        <w:t>-1</w:t>
      </w:r>
      <w:r w:rsidRPr="00D5649B">
        <w:rPr>
          <w:sz w:val="20"/>
        </w:rPr>
        <w:t xml:space="preserve">) </w:t>
      </w:r>
    </w:p>
    <w:p w14:paraId="0DB1A029" w14:textId="486A6064" w:rsidR="002E5EC2" w:rsidRPr="00D5649B" w:rsidRDefault="002E5EC2" w:rsidP="00B150F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feed</w:t>
      </w:r>
      <w:proofErr w:type="spellEnd"/>
      <w:r w:rsidRPr="00D5649B">
        <w:rPr>
          <w:i/>
          <w:sz w:val="20"/>
        </w:rPr>
        <w:t xml:space="preserve"> </w:t>
      </w:r>
      <w:r w:rsidRPr="00D5649B">
        <w:rPr>
          <w:i/>
          <w:sz w:val="20"/>
        </w:rPr>
        <w:tab/>
      </w:r>
      <w:r w:rsidR="00E57A76">
        <w:rPr>
          <w:sz w:val="20"/>
        </w:rPr>
        <w:t>C</w:t>
      </w:r>
      <w:r w:rsidR="00E57A76" w:rsidRPr="00D5649B">
        <w:rPr>
          <w:sz w:val="20"/>
        </w:rPr>
        <w:t xml:space="preserve"> </w:t>
      </w:r>
      <w:r w:rsidRPr="00D5649B">
        <w:rPr>
          <w:sz w:val="20"/>
        </w:rPr>
        <w:t>concentration of feed</w:t>
      </w:r>
      <w:r w:rsidR="00975E80" w:rsidRPr="00D5649B">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w:t>
      </w:r>
      <w:r w:rsidR="00975E80" w:rsidRPr="00D5649B">
        <w:rPr>
          <w:sz w:val="20"/>
        </w:rPr>
        <w:t>(see box below)</w:t>
      </w:r>
    </w:p>
    <w:p w14:paraId="7259F538" w14:textId="28FA2DD2" w:rsidR="002E5EC2" w:rsidRPr="00D5649B" w:rsidRDefault="00A529C6" w:rsidP="00B150F0">
      <w:pPr>
        <w:tabs>
          <w:tab w:val="clear" w:pos="2880"/>
          <w:tab w:val="clear" w:pos="9360"/>
        </w:tabs>
        <w:spacing w:before="0"/>
        <w:ind w:left="2835" w:hanging="2835"/>
        <w:rPr>
          <w:sz w:val="20"/>
        </w:rPr>
      </w:pPr>
      <w:r>
        <w:rPr>
          <w:noProof/>
        </w:rPr>
        <w:lastRenderedPageBreak/>
        <mc:AlternateContent>
          <mc:Choice Requires="wps">
            <w:drawing>
              <wp:anchor distT="0" distB="0" distL="114300" distR="114300" simplePos="0" relativeHeight="251649536" behindDoc="0" locked="0" layoutInCell="1" allowOverlap="1" wp14:anchorId="5B479C5D" wp14:editId="48916236">
                <wp:simplePos x="0" y="0"/>
                <wp:positionH relativeFrom="margin">
                  <wp:align>left</wp:align>
                </wp:positionH>
                <wp:positionV relativeFrom="paragraph">
                  <wp:posOffset>241300</wp:posOffset>
                </wp:positionV>
                <wp:extent cx="5949950" cy="1175385"/>
                <wp:effectExtent l="0" t="0" r="12700" b="24765"/>
                <wp:wrapTopAndBottom/>
                <wp:docPr id="21416211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1756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90D2" w14:textId="09E43F32" w:rsidR="00B1240A" w:rsidRPr="00567097" w:rsidRDefault="00B1240A" w:rsidP="002E5EC2">
                            <w:pPr>
                              <w:rPr>
                                <w:color w:val="000000" w:themeColor="text1"/>
                              </w:rPr>
                            </w:pPr>
                            <w:r w:rsidRPr="00690655">
                              <w:rPr>
                                <w:color w:val="000000" w:themeColor="text1"/>
                              </w:rPr>
                              <w:t xml:space="preserve">Holos V4 will use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4406C7C2" w:rsidR="00B1240A" w:rsidRPr="002B4994" w:rsidRDefault="00B1240A" w:rsidP="00A529C6">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8F1506">
                              <w:rPr>
                                <w:color w:val="000000" w:themeColor="text1"/>
                              </w:rPr>
                              <w:t>)</w:t>
                            </w:r>
                          </w:p>
                          <w:p w14:paraId="410D5D4A" w14:textId="77777777" w:rsidR="00B1240A" w:rsidRPr="002B4994" w:rsidRDefault="00B1240A" w:rsidP="002E5EC2">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9C5D" id="Rectangle 18" o:spid="_x0000_s1063" style="position:absolute;left:0;text-align:left;margin-left:0;margin-top:19pt;width:468.5pt;height:92.5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" fillcolor="white [3212]" strokecolor="#243f60 [1604]" strokeweight="2pt">
                <v:path arrowok="t"/>
                <v:textbox>
                  <w:txbxContent>
                    <w:p w14:paraId="132390D2" w14:textId="09E43F32" w:rsidR="00B1240A" w:rsidRPr="00567097" w:rsidRDefault="00B1240A" w:rsidP="002E5EC2">
                      <w:pPr>
                        <w:rPr>
                          <w:color w:val="000000" w:themeColor="text1"/>
                        </w:rPr>
                      </w:pPr>
                      <w:r w:rsidRPr="00690655">
                        <w:rPr>
                          <w:color w:val="000000" w:themeColor="text1"/>
                        </w:rPr>
                        <w:t xml:space="preserve">Holos V4 will use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4406C7C2" w:rsidR="00B1240A" w:rsidRPr="002B4994" w:rsidRDefault="00B1240A" w:rsidP="00A529C6">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8F1506">
                        <w:rPr>
                          <w:color w:val="000000" w:themeColor="text1"/>
                        </w:rPr>
                        <w:t>)</w:t>
                      </w:r>
                    </w:p>
                    <w:p w14:paraId="410D5D4A" w14:textId="77777777" w:rsidR="00B1240A" w:rsidRPr="002B4994" w:rsidRDefault="00B1240A" w:rsidP="002E5EC2">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v:textbox>
                <w10:wrap type="topAndBottom" anchorx="margin"/>
              </v:rect>
            </w:pict>
          </mc:Fallback>
        </mc:AlternateContent>
      </w:r>
      <w:proofErr w:type="spellStart"/>
      <w:r w:rsidR="002E5EC2" w:rsidRPr="00D5649B">
        <w:rPr>
          <w:i/>
          <w:sz w:val="20"/>
        </w:rPr>
        <w:t>C</w:t>
      </w:r>
      <w:r w:rsidR="002E5EC2" w:rsidRPr="00D5649B">
        <w:rPr>
          <w:i/>
          <w:sz w:val="20"/>
          <w:vertAlign w:val="subscript"/>
        </w:rPr>
        <w:t>digestibility</w:t>
      </w:r>
      <w:proofErr w:type="spellEnd"/>
      <w:r w:rsidR="002E5EC2" w:rsidRPr="00D5649B">
        <w:rPr>
          <w:i/>
          <w:sz w:val="20"/>
          <w:vertAlign w:val="subscript"/>
        </w:rPr>
        <w:tab/>
      </w:r>
      <w:r w:rsidR="002E5EC2" w:rsidRPr="00D5649B">
        <w:rPr>
          <w:sz w:val="20"/>
        </w:rPr>
        <w:t xml:space="preserve">Digestibility of </w:t>
      </w:r>
      <w:r w:rsidR="00BF46E0" w:rsidRPr="00D5649B">
        <w:rPr>
          <w:sz w:val="20"/>
        </w:rPr>
        <w:t>C</w:t>
      </w:r>
      <w:r w:rsidR="002E5EC2" w:rsidRPr="00D5649B">
        <w:rPr>
          <w:sz w:val="20"/>
        </w:rPr>
        <w:t xml:space="preserve"> in feed</w:t>
      </w:r>
      <w:r w:rsidR="002E5EC2" w:rsidRPr="00D5649B" w:rsidDel="00422F36">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(see box below)</w:t>
      </w:r>
    </w:p>
    <w:p w14:paraId="00216B9F" w14:textId="3D7D8887" w:rsidR="002E5EC2" w:rsidRPr="00D5649B" w:rsidRDefault="002E5EC2" w:rsidP="002E5EC2">
      <w:pPr>
        <w:tabs>
          <w:tab w:val="clear" w:pos="2880"/>
          <w:tab w:val="left" w:pos="2410"/>
          <w:tab w:val="left" w:pos="2694"/>
        </w:tabs>
        <w:spacing w:before="0"/>
        <w:rPr>
          <w:sz w:val="20"/>
        </w:rPr>
      </w:pPr>
    </w:p>
    <w:p w14:paraId="1D2A530F" w14:textId="0258EFF5" w:rsidR="002E5EC2" w:rsidRPr="00E36C64" w:rsidRDefault="002E5EC2" w:rsidP="002E5EC2">
      <w:pPr>
        <w:jc w:val="both"/>
        <w:rPr>
          <w:b/>
          <w:szCs w:val="32"/>
        </w:rPr>
      </w:pPr>
      <w:r w:rsidRPr="00E36C64">
        <w:rPr>
          <w:b/>
          <w:szCs w:val="32"/>
        </w:rPr>
        <w:t xml:space="preserve">For swine: </w:t>
      </w:r>
    </w:p>
    <w:p w14:paraId="3BB30625" w14:textId="0CB07247" w:rsidR="002E5EC2" w:rsidRPr="00D5649B" w:rsidRDefault="00000000" w:rsidP="005076ED">
      <w:pPr>
        <w:tabs>
          <w:tab w:val="clear" w:pos="2880"/>
          <w:tab w:val="clear" w:pos="9360"/>
          <w:tab w:val="left" w:pos="2410"/>
          <w:tab w:val="left" w:pos="2694"/>
          <w:tab w:val="right" w:pos="9781"/>
        </w:tabs>
        <w:spacing w:after="120"/>
        <w:rPr>
          <w:b/>
          <w:noProof/>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_rate=DMI×</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814FB" w:rsidRPr="00D5649B">
        <w:rPr>
          <w:b/>
          <w:noProof/>
          <w:szCs w:val="32"/>
        </w:rPr>
        <w:tab/>
      </w:r>
      <w:bookmarkStart w:id="484" w:name="CExcretionRate_SwineEq"/>
      <w:r w:rsidR="002814FB"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484"/>
    </w:p>
    <w:p w14:paraId="5DFF9620" w14:textId="4351F565" w:rsidR="002E5EC2" w:rsidRPr="00D5649B" w:rsidRDefault="002E5EC2" w:rsidP="002E5EC2">
      <w:pPr>
        <w:rPr>
          <w:sz w:val="20"/>
        </w:rPr>
      </w:pPr>
      <w:r w:rsidRPr="00D5649B">
        <w:rPr>
          <w:sz w:val="20"/>
        </w:rPr>
        <w:t>where</w:t>
      </w:r>
    </w:p>
    <w:p w14:paraId="6EA5356C" w14:textId="7C00BDB2" w:rsidR="00CA69A9" w:rsidRPr="00256A80" w:rsidRDefault="00EE6923"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64896" behindDoc="0" locked="0" layoutInCell="1" allowOverlap="1" wp14:anchorId="205DBC81" wp14:editId="22CF0BB4">
                <wp:simplePos x="0" y="0"/>
                <wp:positionH relativeFrom="margin">
                  <wp:posOffset>5080</wp:posOffset>
                </wp:positionH>
                <wp:positionV relativeFrom="paragraph">
                  <wp:posOffset>306070</wp:posOffset>
                </wp:positionV>
                <wp:extent cx="5949950" cy="1637030"/>
                <wp:effectExtent l="0" t="0" r="0" b="1270"/>
                <wp:wrapTopAndBottom/>
                <wp:docPr id="5226182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370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C3C6B2" w14:textId="182397DC" w:rsidR="00B1240A" w:rsidRPr="00690655" w:rsidRDefault="00B1240A" w:rsidP="001525AD">
                            <w:pPr>
                              <w:rPr>
                                <w:color w:val="000000" w:themeColor="text1"/>
                              </w:rPr>
                            </w:pPr>
                            <w:r w:rsidRPr="00690655">
                              <w:rPr>
                                <w:color w:val="000000" w:themeColor="text1"/>
                              </w:rPr>
                              <w:t xml:space="preserve">Holos V4 will use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1525AD">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3A699C76" w:rsidR="00B1240A" w:rsidRPr="00DE2217" w:rsidRDefault="00B1240A" w:rsidP="001525AD">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1525AD">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C81" id="Rectangle 17" o:spid="_x0000_s1064" style="position:absolute;left:0;text-align:left;margin-left:.4pt;margin-top:24.1pt;width:468.5pt;height:128.9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" fillcolor="white [3212]" strokecolor="#243f60 [1604]" strokeweight="2pt">
                <v:path arrowok="t"/>
                <v:textbox>
                  <w:txbxContent>
                    <w:p w14:paraId="42C3C6B2" w14:textId="182397DC" w:rsidR="00B1240A" w:rsidRPr="00690655" w:rsidRDefault="00B1240A" w:rsidP="001525AD">
                      <w:pPr>
                        <w:rPr>
                          <w:color w:val="000000" w:themeColor="text1"/>
                        </w:rPr>
                      </w:pPr>
                      <w:r w:rsidRPr="00690655">
                        <w:rPr>
                          <w:color w:val="000000" w:themeColor="text1"/>
                        </w:rPr>
                        <w:t xml:space="preserve">Holos V4 will use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1525AD">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3A699C76" w:rsidR="00B1240A" w:rsidRPr="00DE2217" w:rsidRDefault="00B1240A" w:rsidP="001525AD">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1525AD">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v:textbox>
                <w10:wrap type="topAndBottom" anchorx="margin"/>
              </v:rect>
            </w:pict>
          </mc:Fallback>
        </mc:AlternateContent>
      </w:r>
      <w:r w:rsidR="002E5EC2" w:rsidRPr="00256A80">
        <w:rPr>
          <w:i/>
          <w:sz w:val="20"/>
        </w:rPr>
        <w:t>DMI</w:t>
      </w:r>
      <w:r w:rsidR="002E5EC2" w:rsidRPr="00256A80">
        <w:rPr>
          <w:i/>
          <w:sz w:val="20"/>
        </w:rPr>
        <w:tab/>
      </w:r>
      <w:r w:rsidR="002E5EC2" w:rsidRPr="00256A80">
        <w:rPr>
          <w:sz w:val="20"/>
        </w:rPr>
        <w:t xml:space="preserve">Daily </w:t>
      </w:r>
      <w:r w:rsidR="00F87B61">
        <w:rPr>
          <w:sz w:val="20"/>
        </w:rPr>
        <w:t>DMI</w:t>
      </w:r>
      <w:r w:rsidR="002E5EC2" w:rsidRPr="00256A80">
        <w:rPr>
          <w:sz w:val="20"/>
        </w:rPr>
        <w:t xml:space="preserve"> (kg head</w:t>
      </w:r>
      <w:r w:rsidR="002E5EC2" w:rsidRPr="00256A80">
        <w:rPr>
          <w:sz w:val="20"/>
          <w:vertAlign w:val="superscript"/>
        </w:rPr>
        <w:t>-1</w:t>
      </w:r>
      <w:r w:rsidR="002E5EC2" w:rsidRPr="00256A80">
        <w:rPr>
          <w:sz w:val="20"/>
        </w:rPr>
        <w:t xml:space="preserve"> day</w:t>
      </w:r>
      <w:r w:rsidR="002E5EC2" w:rsidRPr="00256A80">
        <w:rPr>
          <w:sz w:val="20"/>
          <w:vertAlign w:val="superscript"/>
        </w:rPr>
        <w:t>-1</w:t>
      </w:r>
      <w:r w:rsidR="002E5EC2" w:rsidRPr="00256A80">
        <w:rPr>
          <w:sz w:val="20"/>
        </w:rPr>
        <w:t>)</w:t>
      </w:r>
      <w:r w:rsidR="00F87B61">
        <w:rPr>
          <w:sz w:val="20"/>
        </w:rPr>
        <w:t xml:space="preserve">, by </w:t>
      </w:r>
      <w:r w:rsidR="002E5EC2" w:rsidRPr="00256A80">
        <w:rPr>
          <w:sz w:val="20"/>
        </w:rPr>
        <w:t>swine group</w:t>
      </w:r>
      <w:r w:rsidR="00CA69A9" w:rsidRPr="00256A80">
        <w:rPr>
          <w:sz w:val="20"/>
        </w:rPr>
        <w:t xml:space="preserve"> </w:t>
      </w:r>
      <w:r w:rsidR="00546023" w:rsidRPr="00256A80">
        <w:rPr>
          <w:sz w:val="20"/>
        </w:rPr>
        <w:t>(</w:t>
      </w:r>
      <w:r w:rsidR="00546023" w:rsidRPr="00256A80">
        <w:rPr>
          <w:sz w:val="20"/>
        </w:rPr>
        <w:fldChar w:fldCharType="begin"/>
      </w:r>
      <w:r w:rsidR="00546023" w:rsidRPr="00256A80">
        <w:rPr>
          <w:sz w:val="20"/>
        </w:rPr>
        <w:instrText xml:space="preserve"> REF _Ref81927449 \h  \* MERGEFORMAT </w:instrText>
      </w:r>
      <w:r w:rsidR="00546023" w:rsidRPr="00256A80">
        <w:rPr>
          <w:sz w:val="20"/>
        </w:rPr>
      </w:r>
      <w:r w:rsidR="00546023" w:rsidRPr="00256A80">
        <w:rPr>
          <w:sz w:val="20"/>
        </w:rPr>
        <w:fldChar w:fldCharType="separate"/>
      </w:r>
      <w:r w:rsidR="00EE6022" w:rsidRPr="00EE6022">
        <w:rPr>
          <w:b/>
          <w:sz w:val="20"/>
        </w:rPr>
        <w:t xml:space="preserve">Table </w:t>
      </w:r>
      <w:r w:rsidR="00EE6022" w:rsidRPr="00EE6022">
        <w:rPr>
          <w:b/>
          <w:noProof/>
          <w:sz w:val="20"/>
        </w:rPr>
        <w:t>33</w:t>
      </w:r>
      <w:r w:rsidR="00546023" w:rsidRPr="00256A80">
        <w:rPr>
          <w:sz w:val="20"/>
        </w:rPr>
        <w:fldChar w:fldCharType="end"/>
      </w:r>
      <w:r w:rsidR="00546023" w:rsidRPr="00256A80">
        <w:rPr>
          <w:sz w:val="20"/>
        </w:rPr>
        <w:t>)</w:t>
      </w:r>
    </w:p>
    <w:p w14:paraId="07B78DC8" w14:textId="2A4B5528" w:rsidR="00962BC9" w:rsidRPr="00256A80" w:rsidRDefault="00962BC9" w:rsidP="002E5EC2">
      <w:pPr>
        <w:tabs>
          <w:tab w:val="clear" w:pos="2880"/>
          <w:tab w:val="left" w:pos="2410"/>
          <w:tab w:val="left" w:pos="2694"/>
        </w:tabs>
        <w:spacing w:before="0"/>
        <w:rPr>
          <w:sz w:val="20"/>
        </w:rPr>
      </w:pPr>
    </w:p>
    <w:p w14:paraId="7DB181A9" w14:textId="39C0FCEF" w:rsidR="00CA69A9" w:rsidRPr="00E36C64" w:rsidRDefault="00CA69A9" w:rsidP="00CA69A9">
      <w:pPr>
        <w:rPr>
          <w:b/>
          <w:szCs w:val="32"/>
        </w:rPr>
      </w:pPr>
      <w:r w:rsidRPr="00E36C64">
        <w:rPr>
          <w:b/>
          <w:szCs w:val="32"/>
        </w:rPr>
        <w:t>For sheep</w:t>
      </w:r>
      <w:r w:rsidR="002814FB" w:rsidRPr="00E36C64">
        <w:rPr>
          <w:b/>
          <w:szCs w:val="32"/>
        </w:rPr>
        <w:t>, poultry and other livestock</w:t>
      </w:r>
      <w:r w:rsidRPr="00E36C64">
        <w:rPr>
          <w:b/>
          <w:szCs w:val="32"/>
        </w:rPr>
        <w:t>:</w:t>
      </w:r>
    </w:p>
    <w:p w14:paraId="0A775C64" w14:textId="39909414" w:rsidR="00876B9F" w:rsidRPr="00256A80" w:rsidRDefault="00000000" w:rsidP="005076ED">
      <w:pPr>
        <w:tabs>
          <w:tab w:val="clear" w:pos="2880"/>
          <w:tab w:val="clear" w:pos="9360"/>
          <w:tab w:val="left" w:pos="2410"/>
          <w:tab w:val="left" w:pos="2694"/>
          <w:tab w:val="right" w:pos="9781"/>
        </w:tabs>
        <w:spacing w:after="120"/>
        <w:rPr>
          <w:b/>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Manure</m:t>
                </m:r>
              </m:e>
              <m:sub>
                <m:r>
                  <m:rPr>
                    <m:sty m:val="bi"/>
                  </m:rPr>
                  <w:rPr>
                    <w:rFonts w:ascii="Cambria Math" w:hAnsi="Cambria Math"/>
                    <w:szCs w:val="32"/>
                  </w:rPr>
                  <m:t>excreted</m:t>
                </m:r>
              </m:sub>
            </m:sSub>
            <m:r>
              <m:rPr>
                <m:sty m:val="bi"/>
              </m:rPr>
              <w:rPr>
                <w:rFonts w:ascii="Cambria Math" w:hAnsi="Cambria Math"/>
                <w:szCs w:val="32"/>
              </w:rPr>
              <m:t>_rate×</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content</m:t>
                </m:r>
              </m:sub>
            </m:sSub>
          </m:num>
          <m:den>
            <m:r>
              <m:rPr>
                <m:sty m:val="bi"/>
              </m:rPr>
              <w:rPr>
                <w:rFonts w:ascii="Cambria Math" w:hAnsi="Cambria Math"/>
                <w:szCs w:val="32"/>
              </w:rPr>
              <m:t>100</m:t>
            </m:r>
          </m:den>
        </m:f>
      </m:oMath>
      <w:r w:rsidR="006600EC" w:rsidRPr="00256A80">
        <w:rPr>
          <w:b/>
          <w:noProof/>
          <w:szCs w:val="32"/>
        </w:rPr>
        <w:t xml:space="preserve"> </w:t>
      </w:r>
      <w:r w:rsidR="006600EC" w:rsidRPr="00256A80">
        <w:rPr>
          <w:b/>
          <w:noProof/>
          <w:szCs w:val="32"/>
        </w:rPr>
        <w:tab/>
      </w:r>
      <w:bookmarkStart w:id="485" w:name="CExcretionRate_SheepPoultryOtherLstockEq"/>
      <w:r w:rsidR="00876B9F" w:rsidRPr="00256A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485"/>
    </w:p>
    <w:p w14:paraId="307AF746" w14:textId="781F784A" w:rsidR="006600EC" w:rsidRPr="00256A80" w:rsidRDefault="006600EC" w:rsidP="00876B9F">
      <w:pPr>
        <w:tabs>
          <w:tab w:val="clear" w:pos="2880"/>
          <w:tab w:val="left" w:pos="2410"/>
          <w:tab w:val="left" w:pos="2694"/>
        </w:tabs>
        <w:spacing w:before="0"/>
        <w:rPr>
          <w:sz w:val="20"/>
        </w:rPr>
      </w:pPr>
      <w:r w:rsidRPr="00256A80">
        <w:rPr>
          <w:sz w:val="20"/>
        </w:rPr>
        <w:t>where</w:t>
      </w:r>
    </w:p>
    <w:p w14:paraId="1745A8BD" w14:textId="0E3F7E84" w:rsidR="006600EC" w:rsidRPr="00694A9B" w:rsidRDefault="006E495A" w:rsidP="00B150F0">
      <w:pPr>
        <w:tabs>
          <w:tab w:val="clear" w:pos="2880"/>
          <w:tab w:val="clear" w:pos="9360"/>
        </w:tabs>
        <w:spacing w:before="0"/>
        <w:ind w:left="2835" w:hanging="2835"/>
        <w:rPr>
          <w:noProof/>
          <w:sz w:val="20"/>
        </w:rPr>
      </w:pPr>
      <w:r w:rsidRPr="00256A80">
        <w:rPr>
          <w:i/>
          <w:noProof/>
          <w:sz w:val="20"/>
        </w:rPr>
        <w:t>Manure</w:t>
      </w:r>
      <w:r w:rsidRPr="00256A80">
        <w:rPr>
          <w:i/>
          <w:noProof/>
          <w:sz w:val="20"/>
          <w:vertAlign w:val="subscript"/>
        </w:rPr>
        <w:t>excreted</w:t>
      </w:r>
      <w:r w:rsidRPr="00256A80">
        <w:rPr>
          <w:i/>
          <w:noProof/>
          <w:sz w:val="20"/>
        </w:rPr>
        <w:t>_rate</w:t>
      </w:r>
      <w:r w:rsidR="006600EC" w:rsidRPr="00256A80">
        <w:rPr>
          <w:i/>
          <w:noProof/>
          <w:sz w:val="20"/>
          <w:vertAlign w:val="subscript"/>
        </w:rPr>
        <w:tab/>
      </w:r>
      <w:r w:rsidR="006600EC" w:rsidRPr="00694A9B">
        <w:rPr>
          <w:noProof/>
          <w:sz w:val="20"/>
        </w:rPr>
        <w:t>Volume of manure excreted daily (kg</w:t>
      </w:r>
      <w:r w:rsidR="0083217D" w:rsidRPr="00694A9B">
        <w:rPr>
          <w:noProof/>
          <w:sz w:val="20"/>
        </w:rPr>
        <w:t xml:space="preserve"> head</w:t>
      </w:r>
      <w:r w:rsidR="0083217D" w:rsidRPr="00694A9B">
        <w:rPr>
          <w:noProof/>
          <w:sz w:val="20"/>
          <w:vertAlign w:val="superscript"/>
        </w:rPr>
        <w:t>-1</w:t>
      </w:r>
      <w:r w:rsidR="006600EC" w:rsidRPr="00694A9B">
        <w:rPr>
          <w:noProof/>
          <w:sz w:val="20"/>
        </w:rPr>
        <w:t>)</w:t>
      </w:r>
      <w:r w:rsidR="00C443A7" w:rsidRPr="00694A9B">
        <w:rPr>
          <w:noProof/>
          <w:sz w:val="20"/>
        </w:rPr>
        <w:t xml:space="preserve">, by </w:t>
      </w:r>
      <w:r w:rsidR="006600EC" w:rsidRPr="00694A9B">
        <w:rPr>
          <w:noProof/>
          <w:sz w:val="20"/>
        </w:rPr>
        <w:t>animal group (</w:t>
      </w:r>
      <w:r w:rsidR="00EE6022" w:rsidRPr="00694A9B">
        <w:rPr>
          <w:noProof/>
          <w:sz w:val="16"/>
        </w:rPr>
        <w:fldChar w:fldCharType="begin"/>
      </w:r>
      <w:r w:rsidR="00EE6022" w:rsidRPr="00694A9B">
        <w:rPr>
          <w:noProof/>
          <w:sz w:val="16"/>
        </w:rPr>
        <w:instrText xml:space="preserve"> REF _Ref75269846 \h  \* MERGEFORMAT </w:instrText>
      </w:r>
      <w:r w:rsidR="00EE6022" w:rsidRPr="00694A9B">
        <w:rPr>
          <w:noProof/>
          <w:sz w:val="16"/>
        </w:rPr>
      </w:r>
      <w:r w:rsidR="00EE6022" w:rsidRPr="00694A9B">
        <w:rPr>
          <w:noProof/>
          <w:sz w:val="16"/>
        </w:rPr>
        <w:fldChar w:fldCharType="separate"/>
      </w:r>
      <w:r w:rsidR="00EE6022" w:rsidRPr="00694A9B">
        <w:rPr>
          <w:b/>
          <w:sz w:val="20"/>
        </w:rPr>
        <w:t xml:space="preserve">Table </w:t>
      </w:r>
      <w:r w:rsidR="00EE6022" w:rsidRPr="00694A9B">
        <w:rPr>
          <w:b/>
          <w:noProof/>
          <w:sz w:val="20"/>
        </w:rPr>
        <w:t>29</w:t>
      </w:r>
      <w:r w:rsidR="00EE6022" w:rsidRPr="00694A9B">
        <w:rPr>
          <w:noProof/>
          <w:sz w:val="16"/>
        </w:rPr>
        <w:fldChar w:fldCharType="end"/>
      </w:r>
      <w:r w:rsidR="009628BA" w:rsidRPr="00694A9B">
        <w:rPr>
          <w:noProof/>
          <w:sz w:val="20"/>
        </w:rPr>
        <w:t>)</w:t>
      </w:r>
    </w:p>
    <w:p w14:paraId="5882C630" w14:textId="3D6CFFCA" w:rsidR="006600EC" w:rsidRPr="00256A80" w:rsidRDefault="006600EC" w:rsidP="00B150F0">
      <w:pPr>
        <w:tabs>
          <w:tab w:val="clear" w:pos="2880"/>
          <w:tab w:val="clear" w:pos="9360"/>
        </w:tabs>
        <w:spacing w:before="0"/>
        <w:ind w:left="2835" w:hanging="2835"/>
        <w:rPr>
          <w:sz w:val="20"/>
        </w:rPr>
      </w:pPr>
      <w:r w:rsidRPr="00694A9B">
        <w:rPr>
          <w:i/>
          <w:noProof/>
          <w:sz w:val="20"/>
        </w:rPr>
        <w:t>C</w:t>
      </w:r>
      <w:r w:rsidR="0035331E" w:rsidRPr="00694A9B">
        <w:rPr>
          <w:i/>
          <w:noProof/>
          <w:sz w:val="20"/>
          <w:vertAlign w:val="subscript"/>
        </w:rPr>
        <w:t>content</w:t>
      </w:r>
      <w:r w:rsidRPr="00694A9B">
        <w:rPr>
          <w:i/>
          <w:noProof/>
          <w:sz w:val="20"/>
          <w:vertAlign w:val="subscript"/>
        </w:rPr>
        <w:tab/>
      </w:r>
      <w:r w:rsidR="00C443A7" w:rsidRPr="00694A9B">
        <w:rPr>
          <w:sz w:val="20"/>
        </w:rPr>
        <w:t>C content of</w:t>
      </w:r>
      <w:r w:rsidR="0081195D" w:rsidRPr="00694A9B">
        <w:rPr>
          <w:sz w:val="20"/>
        </w:rPr>
        <w:t xml:space="preserve"> </w:t>
      </w:r>
      <w:r w:rsidR="001C685F" w:rsidRPr="00694A9B">
        <w:rPr>
          <w:sz w:val="20"/>
        </w:rPr>
        <w:t xml:space="preserve">“as excreted” </w:t>
      </w:r>
      <w:r w:rsidRPr="00694A9B">
        <w:rPr>
          <w:sz w:val="20"/>
        </w:rPr>
        <w:t>manure (% wet weight)</w:t>
      </w:r>
      <w:r w:rsidR="00D17039" w:rsidRPr="00694A9B">
        <w:rPr>
          <w:sz w:val="20"/>
        </w:rPr>
        <w:t xml:space="preserve">, by </w:t>
      </w:r>
      <w:r w:rsidR="009E197A" w:rsidRPr="00694A9B">
        <w:rPr>
          <w:sz w:val="20"/>
        </w:rPr>
        <w:t>livestock type</w:t>
      </w:r>
      <w:r w:rsidR="00D17039" w:rsidRPr="00694A9B">
        <w:rPr>
          <w:sz w:val="20"/>
        </w:rPr>
        <w:t xml:space="preserve"> </w:t>
      </w:r>
      <w:r w:rsidRPr="00694A9B">
        <w:rPr>
          <w:sz w:val="20"/>
        </w:rPr>
        <w:t>(</w:t>
      </w:r>
      <w:r w:rsidR="00EE6022" w:rsidRPr="00694A9B">
        <w:rPr>
          <w:rFonts w:cstheme="minorHAnsi"/>
          <w:b/>
          <w:sz w:val="16"/>
        </w:rPr>
        <w:fldChar w:fldCharType="begin"/>
      </w:r>
      <w:r w:rsidR="00EE6022" w:rsidRPr="00694A9B">
        <w:rPr>
          <w:sz w:val="16"/>
        </w:rPr>
        <w:instrText xml:space="preserve"> REF _Ref62838004 \h </w:instrText>
      </w:r>
      <w:r w:rsidR="00EE6022" w:rsidRPr="00694A9B">
        <w:rPr>
          <w:rFonts w:cstheme="minorHAnsi"/>
          <w:b/>
          <w:sz w:val="16"/>
        </w:rPr>
        <w:instrText xml:space="preserve"> \* MERGEFORMAT </w:instrText>
      </w:r>
      <w:r w:rsidR="00EE6022" w:rsidRPr="00694A9B">
        <w:rPr>
          <w:rFonts w:cstheme="minorHAnsi"/>
          <w:b/>
          <w:sz w:val="16"/>
        </w:rPr>
      </w:r>
      <w:r w:rsidR="00EE6022" w:rsidRPr="00694A9B">
        <w:rPr>
          <w:rFonts w:cstheme="minorHAnsi"/>
          <w:b/>
          <w:sz w:val="16"/>
        </w:rPr>
        <w:fldChar w:fldCharType="separate"/>
      </w:r>
      <w:r w:rsidR="00EE6022" w:rsidRPr="00694A9B">
        <w:rPr>
          <w:rFonts w:cstheme="minorHAnsi"/>
          <w:b/>
          <w:sz w:val="20"/>
        </w:rPr>
        <w:t xml:space="preserve">Table </w:t>
      </w:r>
      <w:r w:rsidR="00EE6022" w:rsidRPr="00694A9B">
        <w:rPr>
          <w:rFonts w:cstheme="minorHAnsi"/>
          <w:b/>
          <w:noProof/>
          <w:sz w:val="20"/>
        </w:rPr>
        <w:t>6</w:t>
      </w:r>
      <w:r w:rsidR="00EE6022" w:rsidRPr="00694A9B">
        <w:rPr>
          <w:rFonts w:cstheme="minorHAnsi"/>
          <w:b/>
          <w:sz w:val="16"/>
        </w:rPr>
        <w:fldChar w:fldCharType="end"/>
      </w:r>
      <w:r w:rsidRPr="00694A9B">
        <w:rPr>
          <w:sz w:val="20"/>
        </w:rPr>
        <w:t>)</w:t>
      </w:r>
      <w:r w:rsidR="008973C1" w:rsidRPr="00694A9B">
        <w:rPr>
          <w:sz w:val="20"/>
        </w:rPr>
        <w:t xml:space="preserve">. </w:t>
      </w:r>
      <w:r w:rsidR="008973C1" w:rsidRPr="00694A9B">
        <w:rPr>
          <w:b/>
          <w:bCs/>
          <w:sz w:val="20"/>
          <w:u w:val="single"/>
        </w:rPr>
        <w:t>Note:</w:t>
      </w:r>
      <w:r w:rsidR="008973C1" w:rsidRPr="00694A9B">
        <w:rPr>
          <w:sz w:val="20"/>
        </w:rPr>
        <w:t xml:space="preserve"> the </w:t>
      </w:r>
      <w:proofErr w:type="spellStart"/>
      <w:r w:rsidR="008973C1" w:rsidRPr="00694A9B">
        <w:rPr>
          <w:i/>
          <w:iCs/>
          <w:sz w:val="20"/>
        </w:rPr>
        <w:t>C</w:t>
      </w:r>
      <w:r w:rsidR="008973C1" w:rsidRPr="00694A9B">
        <w:rPr>
          <w:i/>
          <w:iCs/>
          <w:sz w:val="20"/>
          <w:vertAlign w:val="subscript"/>
        </w:rPr>
        <w:t>content</w:t>
      </w:r>
      <w:proofErr w:type="spellEnd"/>
      <w:r w:rsidR="008973C1" w:rsidRPr="00694A9B">
        <w:rPr>
          <w:sz w:val="20"/>
        </w:rPr>
        <w:t xml:space="preserve"> value for “Manure (urine + feces) deposited on pasture” </w:t>
      </w:r>
      <w:r w:rsidR="004A54A8" w:rsidRPr="00694A9B">
        <w:rPr>
          <w:sz w:val="20"/>
        </w:rPr>
        <w:t xml:space="preserve">or “Pasture/range/paddock” </w:t>
      </w:r>
      <w:r w:rsidR="008973C1" w:rsidRPr="00694A9B">
        <w:rPr>
          <w:sz w:val="20"/>
        </w:rPr>
        <w:t>should be used</w:t>
      </w:r>
    </w:p>
    <w:p w14:paraId="2020E0AF" w14:textId="00B70283" w:rsidR="002814FB" w:rsidRPr="00E36C64" w:rsidRDefault="002814FB" w:rsidP="00CA69A9">
      <w:pPr>
        <w:rPr>
          <w:b/>
          <w:szCs w:val="32"/>
        </w:rPr>
      </w:pPr>
      <w:r w:rsidRPr="00E36C64">
        <w:rPr>
          <w:b/>
          <w:szCs w:val="32"/>
        </w:rPr>
        <w:t xml:space="preserve">For all </w:t>
      </w:r>
      <w:r w:rsidR="00873302" w:rsidRPr="00E36C64">
        <w:rPr>
          <w:b/>
          <w:szCs w:val="32"/>
        </w:rPr>
        <w:t>animal</w:t>
      </w:r>
      <w:r w:rsidRPr="00E36C64">
        <w:rPr>
          <w:b/>
          <w:szCs w:val="32"/>
        </w:rPr>
        <w:t xml:space="preserve"> groups:</w:t>
      </w:r>
    </w:p>
    <w:bookmarkStart w:id="486" w:name="_Ref132188789"/>
    <w:p w14:paraId="50D6051A" w14:textId="62DEBF30" w:rsidR="00CA69A9" w:rsidRPr="00256A80" w:rsidRDefault="00000000" w:rsidP="005076ED">
      <w:pPr>
        <w:keepNext/>
        <w:tabs>
          <w:tab w:val="clear" w:pos="2880"/>
          <w:tab w:val="clear" w:pos="9360"/>
          <w:tab w:val="right" w:pos="9781"/>
        </w:tabs>
        <w:spacing w:after="120"/>
        <w:ind w:right="15"/>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_rate×#animals</m:t>
        </m:r>
      </m:oMath>
      <w:r w:rsidR="00876B9F" w:rsidRPr="00256A80">
        <w:rPr>
          <w:b/>
        </w:rPr>
        <w:tab/>
      </w:r>
      <w:bookmarkStart w:id="487" w:name="CExcretion_AllLivestockEq"/>
      <w:r w:rsidR="00CA69A9" w:rsidRPr="00256A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486"/>
      <w:bookmarkEnd w:id="487"/>
    </w:p>
    <w:p w14:paraId="3D8EA3C4" w14:textId="515492CD" w:rsidR="00CA69A9" w:rsidRPr="00256A80" w:rsidRDefault="00CA69A9" w:rsidP="00CA69A9">
      <w:pPr>
        <w:rPr>
          <w:sz w:val="20"/>
        </w:rPr>
      </w:pPr>
      <w:r w:rsidRPr="00256A80">
        <w:rPr>
          <w:sz w:val="20"/>
        </w:rPr>
        <w:t>where</w:t>
      </w:r>
    </w:p>
    <w:p w14:paraId="242D7092" w14:textId="33EA4A89" w:rsidR="00CA69A9" w:rsidRPr="00DB210E" w:rsidRDefault="00CA69A9" w:rsidP="00B150F0">
      <w:pPr>
        <w:tabs>
          <w:tab w:val="clear" w:pos="2880"/>
          <w:tab w:val="clear" w:pos="9360"/>
        </w:tabs>
        <w:spacing w:before="0"/>
        <w:ind w:left="2835" w:hanging="2835"/>
        <w:rPr>
          <w:sz w:val="20"/>
        </w:rPr>
      </w:pPr>
      <w:proofErr w:type="spellStart"/>
      <w:r w:rsidRPr="00873302">
        <w:rPr>
          <w:i/>
          <w:sz w:val="20"/>
        </w:rPr>
        <w:t>C</w:t>
      </w:r>
      <w:r w:rsidRPr="00873302">
        <w:rPr>
          <w:i/>
          <w:sz w:val="20"/>
          <w:vertAlign w:val="subscript"/>
        </w:rPr>
        <w:t>excretion</w:t>
      </w:r>
      <w:proofErr w:type="spellEnd"/>
      <w:r w:rsidRPr="00873302">
        <w:rPr>
          <w:i/>
          <w:sz w:val="20"/>
        </w:rPr>
        <w:t xml:space="preserve"> </w:t>
      </w:r>
      <w:r w:rsidRPr="00873302">
        <w:rPr>
          <w:sz w:val="20"/>
        </w:rPr>
        <w:tab/>
        <w:t>Amount of C excreted</w:t>
      </w:r>
      <w:r w:rsidR="007704C2" w:rsidRPr="00873302">
        <w:rPr>
          <w:sz w:val="20"/>
        </w:rPr>
        <w:t xml:space="preserve"> </w:t>
      </w:r>
      <w:r w:rsidRPr="00873302">
        <w:rPr>
          <w:sz w:val="20"/>
        </w:rPr>
        <w:t>(kg C</w:t>
      </w:r>
      <w:r w:rsidR="00DA4BC6" w:rsidRPr="00873302">
        <w:rPr>
          <w:sz w:val="20"/>
        </w:rPr>
        <w:t xml:space="preserve"> day</w:t>
      </w:r>
      <w:r w:rsidR="00DA4BC6" w:rsidRPr="00873302">
        <w:rPr>
          <w:sz w:val="20"/>
          <w:vertAlign w:val="superscript"/>
        </w:rPr>
        <w:t>-1</w:t>
      </w:r>
      <w:r w:rsidRPr="00873302">
        <w:rPr>
          <w:sz w:val="20"/>
        </w:rPr>
        <w:t>)</w:t>
      </w:r>
      <w:r w:rsidR="00617F39" w:rsidRPr="00873302">
        <w:rPr>
          <w:sz w:val="20"/>
        </w:rPr>
        <w:t>, by animal group</w:t>
      </w:r>
    </w:p>
    <w:p w14:paraId="1C5B89BF" w14:textId="413C058A" w:rsidR="00CA69A9" w:rsidRDefault="00CA69A9" w:rsidP="00AA41D6">
      <w:pPr>
        <w:tabs>
          <w:tab w:val="clear" w:pos="2880"/>
          <w:tab w:val="clear" w:pos="9360"/>
        </w:tabs>
        <w:spacing w:before="0"/>
        <w:ind w:left="2835" w:hanging="2835"/>
        <w:rPr>
          <w:sz w:val="20"/>
        </w:rPr>
      </w:pPr>
      <w:r w:rsidRPr="00DB210E">
        <w:rPr>
          <w:i/>
          <w:sz w:val="20"/>
        </w:rPr>
        <w:t>#animals</w:t>
      </w:r>
      <w:r w:rsidRPr="00DB210E">
        <w:rPr>
          <w:sz w:val="20"/>
        </w:rPr>
        <w:tab/>
        <w:t>Number of animals</w:t>
      </w:r>
    </w:p>
    <w:p w14:paraId="5EBD38CA" w14:textId="5B0FBF42" w:rsidR="0067051C" w:rsidRPr="008F1506" w:rsidRDefault="0067051C" w:rsidP="0067051C">
      <w:pPr>
        <w:keepNext/>
        <w:tabs>
          <w:tab w:val="clear" w:pos="2880"/>
          <w:tab w:val="clear" w:pos="9360"/>
          <w:tab w:val="right" w:pos="9781"/>
        </w:tabs>
        <w:spacing w:after="120"/>
        <w:ind w:right="15"/>
        <w:rPr>
          <w:b/>
        </w:rPr>
      </w:pPr>
      <m:oMath>
        <m:r>
          <m:rPr>
            <m:sty m:val="bi"/>
          </m:rPr>
          <w:rPr>
            <w:rFonts w:ascii="Cambria Math" w:hAnsi="Cambria Math"/>
          </w:rPr>
          <m:t>Total_</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excretion</m:t>
                </m:r>
              </m:sub>
            </m:sSub>
          </m:e>
        </m:nary>
      </m:oMath>
      <w:r w:rsidRPr="008F1506">
        <w:rPr>
          <w:b/>
        </w:rPr>
        <w:tab/>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4.1.1</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5</w:t>
      </w:r>
      <w:r w:rsidR="001977CC" w:rsidRPr="008F1506">
        <w:rPr>
          <w:b/>
        </w:rPr>
        <w:fldChar w:fldCharType="end"/>
      </w:r>
    </w:p>
    <w:p w14:paraId="1C387A39" w14:textId="77777777" w:rsidR="0067051C" w:rsidRPr="008F1506" w:rsidRDefault="0067051C" w:rsidP="0067051C">
      <w:pPr>
        <w:rPr>
          <w:sz w:val="20"/>
        </w:rPr>
      </w:pPr>
      <w:r w:rsidRPr="008F1506">
        <w:rPr>
          <w:sz w:val="20"/>
        </w:rPr>
        <w:t>where</w:t>
      </w:r>
    </w:p>
    <w:p w14:paraId="3DB59235" w14:textId="66275D87" w:rsidR="0067051C" w:rsidRPr="00DB210E" w:rsidRDefault="0067051C" w:rsidP="0067051C">
      <w:pPr>
        <w:tabs>
          <w:tab w:val="clear" w:pos="2880"/>
          <w:tab w:val="clear" w:pos="9360"/>
        </w:tabs>
        <w:spacing w:before="0"/>
        <w:ind w:left="2835" w:hanging="2835"/>
        <w:rPr>
          <w:sz w:val="20"/>
        </w:rPr>
      </w:pPr>
      <w:proofErr w:type="spellStart"/>
      <w:r w:rsidRPr="008F1506">
        <w:rPr>
          <w:i/>
          <w:sz w:val="20"/>
        </w:rPr>
        <w:t>Total_C</w:t>
      </w:r>
      <w:r w:rsidRPr="008F1506">
        <w:rPr>
          <w:i/>
          <w:sz w:val="20"/>
          <w:vertAlign w:val="subscript"/>
        </w:rPr>
        <w:t>excretion</w:t>
      </w:r>
      <w:proofErr w:type="spellEnd"/>
      <w:r w:rsidRPr="008F1506">
        <w:rPr>
          <w:i/>
          <w:sz w:val="20"/>
        </w:rPr>
        <w:t xml:space="preserve"> </w:t>
      </w:r>
      <w:r w:rsidRPr="008F1506">
        <w:rPr>
          <w:sz w:val="20"/>
        </w:rPr>
        <w:tab/>
      </w:r>
      <w:r w:rsidR="005A6B9F" w:rsidRPr="008F1506">
        <w:rPr>
          <w:sz w:val="20"/>
        </w:rPr>
        <w:t xml:space="preserve">Total </w:t>
      </w:r>
      <w:r w:rsidRPr="008F1506">
        <w:rPr>
          <w:sz w:val="20"/>
        </w:rPr>
        <w:t>C excreted (kg C day</w:t>
      </w:r>
      <w:r w:rsidRPr="008F1506">
        <w:rPr>
          <w:sz w:val="20"/>
          <w:vertAlign w:val="superscript"/>
        </w:rPr>
        <w:t>-1</w:t>
      </w:r>
      <w:r w:rsidRPr="008F1506">
        <w:rPr>
          <w:sz w:val="20"/>
        </w:rPr>
        <w:t>), by livestock type</w:t>
      </w:r>
    </w:p>
    <w:p w14:paraId="3DBEE0A7" w14:textId="77777777" w:rsidR="0067051C" w:rsidRPr="00D5649B" w:rsidRDefault="0067051C" w:rsidP="00AA41D6">
      <w:pPr>
        <w:tabs>
          <w:tab w:val="clear" w:pos="2880"/>
          <w:tab w:val="clear" w:pos="9360"/>
        </w:tabs>
        <w:spacing w:before="0"/>
        <w:ind w:left="2835" w:hanging="2835"/>
        <w:rPr>
          <w:sz w:val="20"/>
        </w:rPr>
      </w:pPr>
    </w:p>
    <w:p w14:paraId="68B2FBD3" w14:textId="01BE6A31" w:rsidR="00441955" w:rsidRPr="00D5649B" w:rsidRDefault="00441955" w:rsidP="00134E67">
      <w:pPr>
        <w:pStyle w:val="Heading4"/>
      </w:pPr>
      <w:bookmarkStart w:id="488" w:name="_Ref98780242"/>
      <w:r w:rsidRPr="00D5649B">
        <w:lastRenderedPageBreak/>
        <w:t>Bedding carbon</w:t>
      </w:r>
      <w:bookmarkEnd w:id="488"/>
    </w:p>
    <w:p w14:paraId="3AECD944" w14:textId="7997EFF1" w:rsidR="00134E67" w:rsidRPr="00D5649B" w:rsidRDefault="002B54FA" w:rsidP="006E0D2C">
      <w:pPr>
        <w:rPr>
          <w:szCs w:val="32"/>
        </w:rPr>
      </w:pPr>
      <w:r w:rsidRPr="00D5649B">
        <w:rPr>
          <w:szCs w:val="32"/>
        </w:rPr>
        <w:t xml:space="preserve">In beef cattle production systems, bedding materials are </w:t>
      </w:r>
      <w:r w:rsidR="00E72F86">
        <w:rPr>
          <w:szCs w:val="32"/>
        </w:rPr>
        <w:t xml:space="preserve">typically </w:t>
      </w:r>
      <w:r w:rsidRPr="00D5649B">
        <w:rPr>
          <w:szCs w:val="32"/>
        </w:rPr>
        <w:t xml:space="preserve">sourced from either cereal straw or wood-chips. </w:t>
      </w:r>
      <w:r w:rsidR="00134E67" w:rsidRPr="00D5649B">
        <w:rPr>
          <w:szCs w:val="32"/>
        </w:rPr>
        <w:t>Default bedding application rates are calculated from published literature (Olson et al., 2006; Larney et al., 2008; Chai et al., 2014). For beef cattle</w:t>
      </w:r>
      <w:r w:rsidR="00E72F86">
        <w:rPr>
          <w:szCs w:val="32"/>
        </w:rPr>
        <w:t>,</w:t>
      </w:r>
      <w:r w:rsidR="0022466E">
        <w:rPr>
          <w:szCs w:val="32"/>
        </w:rPr>
        <w:t xml:space="preserve"> </w:t>
      </w:r>
      <w:r w:rsidR="00134E67" w:rsidRPr="00D5649B">
        <w:rPr>
          <w:szCs w:val="32"/>
        </w:rPr>
        <w:t xml:space="preserve">straw bedding application rates of </w:t>
      </w:r>
      <w:r w:rsidR="009B54C3" w:rsidRPr="00D5649B">
        <w:rPr>
          <w:szCs w:val="32"/>
        </w:rPr>
        <w:t>1.5</w:t>
      </w:r>
      <w:r w:rsidR="00134E67" w:rsidRPr="00D5649B">
        <w:rPr>
          <w:szCs w:val="32"/>
        </w:rPr>
        <w:t xml:space="preserve"> and 3.5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and for wood-chip bedding, values of 3.6 and 5.0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w:t>
      </w:r>
      <w:r w:rsidR="00E9420E" w:rsidRPr="00B150F0">
        <w:rPr>
          <w:b/>
          <w:szCs w:val="32"/>
        </w:rPr>
        <w:fldChar w:fldCharType="begin"/>
      </w:r>
      <w:r w:rsidR="00E9420E" w:rsidRPr="00B150F0">
        <w:rPr>
          <w:b/>
          <w:szCs w:val="32"/>
        </w:rPr>
        <w:instrText xml:space="preserve"> REF _Ref81920063 \h </w:instrText>
      </w:r>
      <w:r w:rsidR="00B150F0">
        <w:rPr>
          <w:b/>
          <w:szCs w:val="32"/>
        </w:rPr>
        <w:instrText xml:space="preserve"> \* MERGEFORMAT </w:instrText>
      </w:r>
      <w:r w:rsidR="00E9420E" w:rsidRPr="00B150F0">
        <w:rPr>
          <w:b/>
          <w:szCs w:val="32"/>
        </w:rPr>
      </w:r>
      <w:r w:rsidR="00E9420E" w:rsidRPr="00B150F0">
        <w:rPr>
          <w:b/>
          <w:szCs w:val="32"/>
        </w:rPr>
        <w:fldChar w:fldCharType="separate"/>
      </w:r>
      <w:r w:rsidR="00EE6022" w:rsidRPr="00B62AA9">
        <w:rPr>
          <w:b/>
          <w:szCs w:val="24"/>
        </w:rPr>
        <w:t xml:space="preserve">Table </w:t>
      </w:r>
      <w:r w:rsidR="00EE6022">
        <w:rPr>
          <w:b/>
          <w:noProof/>
          <w:szCs w:val="24"/>
        </w:rPr>
        <w:t>30</w:t>
      </w:r>
      <w:r w:rsidR="00E9420E" w:rsidRPr="00B150F0">
        <w:rPr>
          <w:b/>
          <w:szCs w:val="32"/>
        </w:rPr>
        <w:fldChar w:fldCharType="end"/>
      </w:r>
      <w:r w:rsidR="00134E67" w:rsidRPr="00D5649B">
        <w:rPr>
          <w:szCs w:val="32"/>
        </w:rPr>
        <w:t xml:space="preserve">). In western Canada, 98% of beef farms use straw bedding for housed animals (Sheppard and Bittman, 2012). For dairy cattle, bedding types can include sand, separated manure solids, long and chopped straw, shavings and sawdust. Due to a lack of data, Chai et al. (2016) assumed that chopped straw </w:t>
      </w:r>
      <w:r w:rsidR="0022466E">
        <w:rPr>
          <w:szCs w:val="32"/>
        </w:rPr>
        <w:t xml:space="preserve">was used for dairy cattle </w:t>
      </w:r>
      <w:r w:rsidR="00134E67" w:rsidRPr="00D5649B">
        <w:rPr>
          <w:szCs w:val="32"/>
        </w:rPr>
        <w:t>(0.7 kg animal</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22466E">
        <w:rPr>
          <w:szCs w:val="32"/>
        </w:rPr>
        <w:t xml:space="preserve">, </w:t>
      </w:r>
      <w:r w:rsidR="00134E67" w:rsidRPr="00D5649B">
        <w:rPr>
          <w:szCs w:val="32"/>
        </w:rPr>
        <w:t>Rotz et al., 2013)</w:t>
      </w:r>
      <w:r w:rsidR="0022466E">
        <w:rPr>
          <w:szCs w:val="32"/>
        </w:rPr>
        <w:t xml:space="preserve">, with a </w:t>
      </w:r>
      <w:r w:rsidR="00134E67" w:rsidRPr="00D5649B">
        <w:rPr>
          <w:szCs w:val="32"/>
        </w:rPr>
        <w:t>N content</w:t>
      </w:r>
      <w:r w:rsidR="0022466E">
        <w:rPr>
          <w:szCs w:val="32"/>
        </w:rPr>
        <w:t xml:space="preserve"> of</w:t>
      </w:r>
      <w:r w:rsidR="00134E67" w:rsidRPr="00D5649B">
        <w:rPr>
          <w:szCs w:val="32"/>
        </w:rPr>
        <w:t xml:space="preserve"> </w:t>
      </w:r>
      <w:r w:rsidR="00E72F86">
        <w:rPr>
          <w:szCs w:val="32"/>
        </w:rPr>
        <w:t>0.0057</w:t>
      </w:r>
      <w:r w:rsidR="00134E67" w:rsidRPr="00D5649B">
        <w:rPr>
          <w:szCs w:val="32"/>
        </w:rPr>
        <w:t xml:space="preserve"> kg N kg</w:t>
      </w:r>
      <w:r w:rsidR="00134E67" w:rsidRPr="00D5649B">
        <w:rPr>
          <w:szCs w:val="32"/>
          <w:vertAlign w:val="superscript"/>
        </w:rPr>
        <w:t>-1</w:t>
      </w:r>
      <w:r w:rsidR="00134E67" w:rsidRPr="00D5649B">
        <w:rPr>
          <w:szCs w:val="32"/>
        </w:rPr>
        <w:t xml:space="preserve"> (Larney et al., 2008)</w:t>
      </w:r>
      <w:r w:rsidR="0022466E">
        <w:rPr>
          <w:szCs w:val="32"/>
        </w:rPr>
        <w:t xml:space="preserve">, </w:t>
      </w:r>
      <w:r w:rsidR="00134E67" w:rsidRPr="00D5649B">
        <w:rPr>
          <w:szCs w:val="32"/>
        </w:rPr>
        <w:t xml:space="preserve">and that there was no difference between free-stall and tie-stall barns. Thus, additional bedding application rates </w:t>
      </w:r>
      <w:r w:rsidR="00BF5A9C" w:rsidRPr="00D5649B">
        <w:rPr>
          <w:szCs w:val="32"/>
        </w:rPr>
        <w:t xml:space="preserve">and C and N concentrations </w:t>
      </w:r>
      <w:r w:rsidR="00134E67" w:rsidRPr="00D5649B">
        <w:rPr>
          <w:szCs w:val="32"/>
        </w:rPr>
        <w:t xml:space="preserve">for other bedding types </w:t>
      </w:r>
      <w:r w:rsidR="00BF5A9C" w:rsidRPr="00D5649B">
        <w:rPr>
          <w:szCs w:val="32"/>
        </w:rPr>
        <w:t xml:space="preserve">and for other </w:t>
      </w:r>
      <w:r w:rsidR="0006257F">
        <w:rPr>
          <w:szCs w:val="32"/>
        </w:rPr>
        <w:t>animal</w:t>
      </w:r>
      <w:r w:rsidR="0006257F" w:rsidRPr="00D5649B">
        <w:rPr>
          <w:szCs w:val="32"/>
        </w:rPr>
        <w:t xml:space="preserve"> </w:t>
      </w:r>
      <w:r w:rsidR="00BF5A9C" w:rsidRPr="00D5649B">
        <w:rPr>
          <w:szCs w:val="32"/>
        </w:rPr>
        <w:t xml:space="preserve">groups </w:t>
      </w:r>
      <w:r w:rsidR="00134E67" w:rsidRPr="00D5649B">
        <w:rPr>
          <w:szCs w:val="32"/>
        </w:rPr>
        <w:t xml:space="preserve">were derived, where available, from the literature </w:t>
      </w:r>
      <w:r w:rsidR="00BF5A9C" w:rsidRPr="00D5649B">
        <w:rPr>
          <w:szCs w:val="32"/>
        </w:rPr>
        <w:t>(</w:t>
      </w:r>
      <w:r w:rsidR="00823D47" w:rsidRPr="00B150F0">
        <w:rPr>
          <w:b/>
          <w:szCs w:val="32"/>
        </w:rPr>
        <w:fldChar w:fldCharType="begin"/>
      </w:r>
      <w:r w:rsidR="00823D47" w:rsidRPr="00B150F0">
        <w:rPr>
          <w:b/>
          <w:szCs w:val="32"/>
        </w:rPr>
        <w:instrText xml:space="preserve"> REF _Ref81920063 \h  \* MERGEFORMAT </w:instrText>
      </w:r>
      <w:r w:rsidR="00823D47" w:rsidRPr="00B150F0">
        <w:rPr>
          <w:b/>
          <w:szCs w:val="32"/>
        </w:rPr>
      </w:r>
      <w:r w:rsidR="00823D47" w:rsidRPr="00B150F0">
        <w:rPr>
          <w:b/>
          <w:szCs w:val="32"/>
        </w:rPr>
        <w:fldChar w:fldCharType="separate"/>
      </w:r>
      <w:r w:rsidR="00EE6022" w:rsidRPr="00B62AA9">
        <w:rPr>
          <w:b/>
          <w:szCs w:val="24"/>
        </w:rPr>
        <w:t xml:space="preserve">Table </w:t>
      </w:r>
      <w:r w:rsidR="00EE6022">
        <w:rPr>
          <w:b/>
          <w:noProof/>
          <w:szCs w:val="24"/>
        </w:rPr>
        <w:t>30</w:t>
      </w:r>
      <w:r w:rsidR="00823D47" w:rsidRPr="00B150F0">
        <w:rPr>
          <w:b/>
          <w:szCs w:val="32"/>
        </w:rPr>
        <w:fldChar w:fldCharType="end"/>
      </w:r>
      <w:r w:rsidR="00134E67" w:rsidRPr="00D5649B">
        <w:rPr>
          <w:szCs w:val="32"/>
        </w:rPr>
        <w:fldChar w:fldCharType="begin"/>
      </w:r>
      <w:r w:rsidR="00134E67" w:rsidRPr="00D5649B">
        <w:rPr>
          <w:szCs w:val="32"/>
        </w:rPr>
        <w:instrText xml:space="preserve"> REF _Ref62564943 \h  \* MERGEFORMAT </w:instrText>
      </w:r>
      <w:r w:rsidR="00823D47" w:rsidRPr="00D5649B">
        <w:rPr>
          <w:szCs w:val="24"/>
        </w:rPr>
        <w:fldChar w:fldCharType="begin"/>
      </w:r>
      <w:r w:rsidR="00823D47" w:rsidRPr="00D5649B">
        <w:rPr>
          <w:szCs w:val="24"/>
        </w:rPr>
        <w:instrText xml:space="preserve"> REF _Ref81920063 \h  \* MERGEFORMAT </w:instrText>
      </w:r>
      <w:r w:rsidR="00134E67" w:rsidRPr="00D5649B">
        <w:rPr>
          <w:szCs w:val="32"/>
        </w:rPr>
      </w:r>
      <w:r w:rsidR="00823D47" w:rsidRPr="00D5649B">
        <w:rPr>
          <w:szCs w:val="24"/>
        </w:rPr>
        <w:fldChar w:fldCharType="separate"/>
      </w:r>
      <w:r w:rsidR="00823D47" w:rsidRPr="00D5649B">
        <w:rPr>
          <w:szCs w:val="24"/>
        </w:rPr>
        <w:instrText xml:space="preserve">Table </w:instrText>
      </w:r>
      <w:r w:rsidR="00823D47" w:rsidRPr="00D5649B">
        <w:rPr>
          <w:noProof/>
          <w:szCs w:val="24"/>
        </w:rPr>
        <w:instrText>28</w:instrText>
      </w:r>
      <w:r w:rsidR="00823D47" w:rsidRPr="00D5649B">
        <w:rPr>
          <w:szCs w:val="24"/>
        </w:rPr>
        <w:fldChar w:fldCharType="end"/>
      </w:r>
      <w:r w:rsidR="00134E67" w:rsidRPr="00D5649B">
        <w:rPr>
          <w:szCs w:val="32"/>
        </w:rPr>
        <w:fldChar w:fldCharType="end"/>
      </w:r>
      <w:r w:rsidR="00BF5A9C" w:rsidRPr="00D5649B">
        <w:rPr>
          <w:szCs w:val="32"/>
        </w:rPr>
        <w:t>)</w:t>
      </w:r>
      <w:r w:rsidR="00134E67" w:rsidRPr="00D5649B">
        <w:rPr>
          <w:szCs w:val="32"/>
        </w:rPr>
        <w:t>.</w:t>
      </w:r>
    </w:p>
    <w:p w14:paraId="2B57DCD9" w14:textId="3B8D4193" w:rsidR="00134E67" w:rsidRPr="00D5649B" w:rsidRDefault="00134E67" w:rsidP="006E0D2C">
      <w:pPr>
        <w:rPr>
          <w:szCs w:val="32"/>
        </w:rPr>
      </w:pPr>
      <w:r w:rsidRPr="00D5649B">
        <w:rPr>
          <w:szCs w:val="32"/>
        </w:rPr>
        <w:t>Alternatively, the user can use the “Bedding Application Calculator” to estimate the bedding application rate by entering data on the total number of bales used, average bale weight, the number of days animals spend in the housing type and the number of animals (</w:t>
      </w:r>
      <w:r w:rsidR="00823D47" w:rsidRPr="00D5649B">
        <w:rPr>
          <w:szCs w:val="32"/>
        </w:rPr>
        <w:fldChar w:fldCharType="begin"/>
      </w:r>
      <w:r w:rsidR="00823D47" w:rsidRPr="00D5649B">
        <w:rPr>
          <w:szCs w:val="32"/>
        </w:rPr>
        <w:instrText xml:space="preserve"> REF BeddingMaterialApplied \h  \* MERGEFORMAT </w:instrText>
      </w:r>
      <w:r w:rsidR="00823D47" w:rsidRPr="00D5649B">
        <w:rPr>
          <w:szCs w:val="32"/>
        </w:rPr>
      </w:r>
      <w:r w:rsidR="00823D47"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1</w:t>
      </w:r>
      <w:r w:rsidR="00823D47" w:rsidRPr="00D5649B">
        <w:rPr>
          <w:szCs w:val="32"/>
        </w:rPr>
        <w:fldChar w:fldCharType="end"/>
      </w:r>
      <w:r w:rsidR="00823D47" w:rsidRPr="00D5649B">
        <w:rPr>
          <w:szCs w:val="32"/>
        </w:rPr>
        <w:t xml:space="preserve">, </w:t>
      </w:r>
      <w:r w:rsidR="006D73F4" w:rsidRPr="00D5649B">
        <w:rPr>
          <w:szCs w:val="32"/>
        </w:rPr>
        <w:fldChar w:fldCharType="begin"/>
      </w:r>
      <w:r w:rsidR="006D73F4" w:rsidRPr="00D5649B">
        <w:rPr>
          <w:szCs w:val="32"/>
        </w:rPr>
        <w:instrText xml:space="preserve"> REF BeddingApplied_Day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2</w:t>
      </w:r>
      <w:r w:rsidR="006D73F4" w:rsidRPr="00D5649B">
        <w:rPr>
          <w:szCs w:val="32"/>
        </w:rPr>
        <w:fldChar w:fldCharType="end"/>
      </w:r>
      <w:r w:rsidR="00823D47" w:rsidRPr="00D5649B">
        <w:rPr>
          <w:szCs w:val="32"/>
        </w:rPr>
        <w:t xml:space="preserve"> and </w:t>
      </w:r>
      <w:r w:rsidR="006D73F4" w:rsidRPr="00D5649B">
        <w:rPr>
          <w:szCs w:val="32"/>
        </w:rPr>
        <w:fldChar w:fldCharType="begin"/>
      </w:r>
      <w:r w:rsidR="006D73F4" w:rsidRPr="00D5649B">
        <w:rPr>
          <w:szCs w:val="32"/>
        </w:rPr>
        <w:instrText xml:space="preserve"> REF BeddingApplied_Rate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3</w:t>
      </w:r>
      <w:r w:rsidR="006D73F4" w:rsidRPr="00D5649B">
        <w:rPr>
          <w:szCs w:val="32"/>
        </w:rPr>
        <w:fldChar w:fldCharType="end"/>
      </w:r>
      <w:r w:rsidRPr="00D5649B">
        <w:rPr>
          <w:szCs w:val="32"/>
        </w:rPr>
        <w:t>).</w:t>
      </w:r>
    </w:p>
    <w:p w14:paraId="64C02DD2" w14:textId="4C61727C" w:rsidR="00134E67" w:rsidRDefault="00261967" w:rsidP="006E0D2C">
      <w:pPr>
        <w:rPr>
          <w:rFonts w:cstheme="minorHAnsi"/>
          <w:szCs w:val="24"/>
        </w:rPr>
      </w:pPr>
      <w:r w:rsidRPr="00D5649B">
        <w:rPr>
          <w:rFonts w:cstheme="minorHAnsi"/>
          <w:szCs w:val="24"/>
        </w:rPr>
        <w:t>While calculating the amount of C and N in manure from beef and dairy calves</w:t>
      </w:r>
      <w:r w:rsidR="00571EEB" w:rsidRPr="00D5649B">
        <w:rPr>
          <w:rFonts w:cstheme="minorHAnsi"/>
          <w:szCs w:val="24"/>
        </w:rPr>
        <w:t xml:space="preserve"> (and other livestock young)</w:t>
      </w:r>
      <w:r w:rsidRPr="00D5649B">
        <w:rPr>
          <w:rFonts w:cstheme="minorHAnsi"/>
          <w:szCs w:val="24"/>
        </w:rPr>
        <w:t xml:space="preserve">, double-counting of bedding C and N needs to be avoided. Calves are managed with cows and the amount of </w:t>
      </w:r>
      <w:r w:rsidR="00E57A76">
        <w:rPr>
          <w:rFonts w:cstheme="minorHAnsi"/>
          <w:szCs w:val="24"/>
        </w:rPr>
        <w:t>C</w:t>
      </w:r>
      <w:r w:rsidR="00E57A76" w:rsidRPr="00D5649B">
        <w:rPr>
          <w:rFonts w:cstheme="minorHAnsi"/>
          <w:szCs w:val="24"/>
        </w:rPr>
        <w:t xml:space="preserve"> </w:t>
      </w:r>
      <w:r w:rsidRPr="00D5649B">
        <w:rPr>
          <w:rFonts w:cstheme="minorHAnsi"/>
          <w:szCs w:val="24"/>
        </w:rPr>
        <w:t>(</w:t>
      </w:r>
      <w:proofErr w:type="spellStart"/>
      <w:r w:rsidR="00A76DC0" w:rsidRPr="00D5649B">
        <w:rPr>
          <w:i/>
          <w:szCs w:val="24"/>
        </w:rPr>
        <w:t>C</w:t>
      </w:r>
      <w:r w:rsidR="00E61269" w:rsidRPr="00D5649B">
        <w:rPr>
          <w:i/>
          <w:szCs w:val="24"/>
          <w:vertAlign w:val="subscript"/>
        </w:rPr>
        <w:t>b</w:t>
      </w:r>
      <w:r w:rsidR="00A76DC0" w:rsidRPr="00D5649B">
        <w:rPr>
          <w:i/>
          <w:szCs w:val="24"/>
          <w:vertAlign w:val="subscript"/>
        </w:rPr>
        <w:t>edding</w:t>
      </w:r>
      <w:proofErr w:type="spellEnd"/>
      <w:r w:rsidRPr="00D5649B">
        <w:rPr>
          <w:rFonts w:cstheme="minorHAnsi"/>
          <w:szCs w:val="24"/>
        </w:rPr>
        <w:t xml:space="preserve">) and </w:t>
      </w:r>
      <w:r w:rsidR="00E57A76">
        <w:rPr>
          <w:rFonts w:cstheme="minorHAnsi"/>
          <w:szCs w:val="24"/>
        </w:rPr>
        <w:t>N</w:t>
      </w:r>
      <w:r w:rsidR="00E57A76" w:rsidRPr="00D5649B">
        <w:rPr>
          <w:rFonts w:cstheme="minorHAnsi"/>
          <w:szCs w:val="24"/>
        </w:rPr>
        <w:t xml:space="preserve"> </w:t>
      </w:r>
      <w:r w:rsidRPr="00D5649B">
        <w:rPr>
          <w:rFonts w:cstheme="minorHAnsi"/>
          <w:szCs w:val="24"/>
        </w:rPr>
        <w:t>(</w:t>
      </w:r>
      <w:proofErr w:type="spellStart"/>
      <w:r w:rsidR="00A76DC0" w:rsidRPr="00D5649B">
        <w:rPr>
          <w:i/>
          <w:szCs w:val="24"/>
        </w:rPr>
        <w:t>N</w:t>
      </w:r>
      <w:r w:rsidR="00E61269" w:rsidRPr="00D5649B">
        <w:rPr>
          <w:i/>
          <w:szCs w:val="24"/>
          <w:vertAlign w:val="subscript"/>
        </w:rPr>
        <w:t>b</w:t>
      </w:r>
      <w:r w:rsidR="00A76DC0" w:rsidRPr="00D5649B">
        <w:rPr>
          <w:i/>
          <w:szCs w:val="24"/>
          <w:vertAlign w:val="subscript"/>
        </w:rPr>
        <w:t>edding</w:t>
      </w:r>
      <w:proofErr w:type="spellEnd"/>
      <w:r w:rsidRPr="00D5649B">
        <w:rPr>
          <w:rFonts w:cstheme="minorHAnsi"/>
          <w:szCs w:val="24"/>
        </w:rPr>
        <w:t xml:space="preserve">) sourced from </w:t>
      </w:r>
      <w:r w:rsidR="0022466E">
        <w:rPr>
          <w:rFonts w:cstheme="minorHAnsi"/>
          <w:szCs w:val="24"/>
        </w:rPr>
        <w:t xml:space="preserve">their </w:t>
      </w:r>
      <w:r w:rsidRPr="00D5649B">
        <w:rPr>
          <w:rFonts w:cstheme="minorHAnsi"/>
          <w:szCs w:val="24"/>
        </w:rPr>
        <w:t xml:space="preserve">bedding material is assumed to be zero. Bedding material applied for beef and dairy cows accounts for calves </w:t>
      </w:r>
      <w:r w:rsidR="0022466E">
        <w:rPr>
          <w:rFonts w:cstheme="minorHAnsi"/>
          <w:szCs w:val="24"/>
        </w:rPr>
        <w:t>also</w:t>
      </w:r>
      <w:r w:rsidRPr="00D5649B">
        <w:rPr>
          <w:rFonts w:cstheme="minorHAnsi"/>
          <w:szCs w:val="24"/>
        </w:rPr>
        <w:t xml:space="preserve">. </w:t>
      </w:r>
    </w:p>
    <w:p w14:paraId="5171CCE6" w14:textId="6D97C3E1" w:rsidR="00992E74" w:rsidRPr="00992E74" w:rsidRDefault="00992E74" w:rsidP="006E0D2C">
      <w:pPr>
        <w:rPr>
          <w:rFonts w:cstheme="minorHAnsi"/>
          <w:b/>
          <w:bCs/>
          <w:szCs w:val="24"/>
        </w:rPr>
      </w:pPr>
      <w:r w:rsidRPr="00992E74">
        <w:rPr>
          <w:rFonts w:cstheme="minorHAnsi"/>
          <w:b/>
          <w:bCs/>
          <w:szCs w:val="24"/>
        </w:rPr>
        <w:t>For all animal groups</w:t>
      </w:r>
    </w:p>
    <w:p w14:paraId="2E4472E5" w14:textId="1639E0E4" w:rsidR="00134E67" w:rsidRPr="00857E2E" w:rsidRDefault="00000000" w:rsidP="005076ED">
      <w:pPr>
        <w:keepNext/>
        <w:tabs>
          <w:tab w:val="clear" w:pos="2880"/>
          <w:tab w:val="clear" w:pos="9360"/>
          <w:tab w:val="right" w:pos="9781"/>
        </w:tabs>
        <w:spacing w:after="120"/>
        <w:rPr>
          <w:b/>
          <w:i/>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bedding</m:t>
            </m:r>
          </m:sub>
        </m:sSub>
        <m:r>
          <m:rPr>
            <m:sty m:val="bi"/>
          </m:rPr>
          <w:rPr>
            <w:rFonts w:ascii="Cambria Math" w:hAnsi="Cambria Math"/>
            <w:szCs w:val="32"/>
          </w:rPr>
          <m:t>_rate=Beddin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-rate</m:t>
            </m:r>
          </m:sub>
        </m:sSub>
        <m:r>
          <m:rPr>
            <m:sty m:val="bi"/>
          </m:rPr>
          <w:rPr>
            <w:rFonts w:ascii="Cambria Math" w:hAnsi="Cambria Math"/>
            <w:szCs w:val="32"/>
          </w:rPr>
          <m:t>× 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-C</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134E67" w:rsidRPr="00D5649B">
        <w:rPr>
          <w:b/>
          <w:sz w:val="32"/>
          <w:szCs w:val="32"/>
        </w:rPr>
        <w:tab/>
      </w:r>
      <w:bookmarkStart w:id="489" w:name="CBeddingRate_Eq"/>
      <w:r w:rsidR="00134E67" w:rsidRPr="00857E2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489"/>
    </w:p>
    <w:p w14:paraId="12F8940F" w14:textId="524A1953" w:rsidR="00134E67" w:rsidRPr="00857E2E" w:rsidRDefault="00134E67" w:rsidP="00134E67">
      <w:pPr>
        <w:rPr>
          <w:sz w:val="20"/>
        </w:rPr>
      </w:pPr>
      <w:r w:rsidRPr="00857E2E">
        <w:rPr>
          <w:sz w:val="20"/>
        </w:rPr>
        <w:t>where</w:t>
      </w:r>
    </w:p>
    <w:p w14:paraId="6554C742" w14:textId="7BD3EBB1"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00E61269" w:rsidRPr="00857E2E">
        <w:rPr>
          <w:i/>
          <w:sz w:val="20"/>
          <w:vertAlign w:val="subscript"/>
        </w:rPr>
        <w:t>b</w:t>
      </w:r>
      <w:r w:rsidRPr="00857E2E">
        <w:rPr>
          <w:i/>
          <w:sz w:val="20"/>
          <w:vertAlign w:val="subscript"/>
        </w:rPr>
        <w:t>edding</w:t>
      </w:r>
      <w:r w:rsidR="002978C9" w:rsidRPr="00857E2E">
        <w:rPr>
          <w:i/>
          <w:sz w:val="20"/>
        </w:rPr>
        <w:t>_</w:t>
      </w:r>
      <w:r w:rsidRPr="00857E2E">
        <w:rPr>
          <w:i/>
          <w:sz w:val="20"/>
        </w:rPr>
        <w:t>rate</w:t>
      </w:r>
      <w:proofErr w:type="spellEnd"/>
      <w:r w:rsidRPr="00857E2E">
        <w:rPr>
          <w:i/>
          <w:sz w:val="20"/>
        </w:rPr>
        <w:tab/>
      </w:r>
      <w:r w:rsidRPr="00857E2E">
        <w:rPr>
          <w:sz w:val="20"/>
        </w:rPr>
        <w:t xml:space="preserve">Rate of </w:t>
      </w:r>
      <w:r w:rsidR="00CC733D" w:rsidRPr="00857E2E">
        <w:rPr>
          <w:sz w:val="20"/>
        </w:rPr>
        <w:t xml:space="preserve">C </w:t>
      </w:r>
      <w:r w:rsidRPr="00857E2E">
        <w:rPr>
          <w:sz w:val="20"/>
        </w:rPr>
        <w:t>added from bedding material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r w:rsidR="0022466E" w:rsidRPr="00857E2E">
        <w:rPr>
          <w:sz w:val="20"/>
        </w:rPr>
        <w:t>; t</w:t>
      </w:r>
      <w:r w:rsidR="00261967" w:rsidRPr="00857E2E">
        <w:rPr>
          <w:sz w:val="20"/>
        </w:rPr>
        <w:t>his value is assumed to be zero for</w:t>
      </w:r>
      <w:r w:rsidR="008A6C10" w:rsidRPr="00857E2E">
        <w:rPr>
          <w:sz w:val="20"/>
        </w:rPr>
        <w:t xml:space="preserve"> all livestock young</w:t>
      </w:r>
    </w:p>
    <w:p w14:paraId="006D1795" w14:textId="33F7C1D4"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rate</w:t>
      </w:r>
      <w:proofErr w:type="spellEnd"/>
      <w:r w:rsidRPr="00857E2E">
        <w:rPr>
          <w:i/>
          <w:sz w:val="20"/>
        </w:rPr>
        <w:t xml:space="preserve"> </w:t>
      </w:r>
      <w:r w:rsidRPr="00857E2E">
        <w:rPr>
          <w:i/>
          <w:sz w:val="20"/>
        </w:rPr>
        <w:tab/>
      </w:r>
      <w:r w:rsidRPr="00857E2E">
        <w:rPr>
          <w:sz w:val="20"/>
        </w:rPr>
        <w:t>Rate of bedding material added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r w:rsidR="00823D47" w:rsidRPr="00857E2E">
        <w:rPr>
          <w:sz w:val="20"/>
        </w:rPr>
        <w:t xml:space="preserve">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 xml:space="preserve">) </w:t>
      </w:r>
    </w:p>
    <w:p w14:paraId="742E521E" w14:textId="4E39C4FB"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C</w:t>
      </w:r>
      <w:proofErr w:type="spellEnd"/>
      <w:r w:rsidRPr="00857E2E">
        <w:rPr>
          <w:i/>
          <w:sz w:val="20"/>
          <w:vertAlign w:val="subscript"/>
        </w:rPr>
        <w:tab/>
      </w:r>
      <w:r w:rsidR="00E57A76" w:rsidRPr="00857E2E">
        <w:rPr>
          <w:sz w:val="20"/>
        </w:rPr>
        <w:t xml:space="preserve">C </w:t>
      </w:r>
      <w:r w:rsidRPr="00857E2E">
        <w:rPr>
          <w:sz w:val="20"/>
        </w:rPr>
        <w:t>concentration of bedding material (kg C kg</w:t>
      </w:r>
      <w:r w:rsidRPr="00857E2E">
        <w:rPr>
          <w:sz w:val="20"/>
          <w:vertAlign w:val="superscript"/>
        </w:rPr>
        <w:t>-1</w:t>
      </w:r>
      <w:r w:rsidRPr="00857E2E">
        <w:rPr>
          <w:sz w:val="20"/>
        </w:rPr>
        <w:t xml:space="preserve"> DM,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w:t>
      </w:r>
    </w:p>
    <w:p w14:paraId="3011426F" w14:textId="2B9DEDB1" w:rsidR="00134E67" w:rsidRPr="00857E2E" w:rsidRDefault="009C7FBE" w:rsidP="00B150F0">
      <w:pPr>
        <w:tabs>
          <w:tab w:val="clear" w:pos="2880"/>
          <w:tab w:val="clear" w:pos="9360"/>
        </w:tabs>
        <w:spacing w:before="0"/>
        <w:ind w:left="2835" w:hanging="2835"/>
        <w:rPr>
          <w:sz w:val="20"/>
        </w:rPr>
      </w:pPr>
      <w:proofErr w:type="spellStart"/>
      <w:r w:rsidRPr="00857E2E">
        <w:rPr>
          <w:i/>
          <w:sz w:val="20"/>
        </w:rPr>
        <w:t>MoistureContent</w:t>
      </w:r>
      <w:r w:rsidRPr="00857E2E">
        <w:rPr>
          <w:i/>
          <w:sz w:val="20"/>
          <w:vertAlign w:val="subscript"/>
        </w:rPr>
        <w:t>bedding</w:t>
      </w:r>
      <w:proofErr w:type="spellEnd"/>
      <w:r w:rsidR="00134E67" w:rsidRPr="00857E2E">
        <w:rPr>
          <w:sz w:val="20"/>
        </w:rPr>
        <w:tab/>
      </w:r>
      <w:r w:rsidR="00C70510" w:rsidRPr="00857E2E">
        <w:rPr>
          <w:sz w:val="20"/>
        </w:rPr>
        <w:t>Moisture</w:t>
      </w:r>
      <w:r w:rsidR="00134E67" w:rsidRPr="00857E2E">
        <w:rPr>
          <w:sz w:val="20"/>
        </w:rPr>
        <w:t xml:space="preserve"> content of bedding material</w:t>
      </w:r>
      <w:r w:rsidR="00B83509" w:rsidRPr="00857E2E">
        <w:rPr>
          <w:sz w:val="20"/>
        </w:rPr>
        <w:t xml:space="preserve"> (</w:t>
      </w:r>
      <w:r w:rsidR="00C70510" w:rsidRPr="00857E2E">
        <w:rPr>
          <w:sz w:val="20"/>
        </w:rPr>
        <w:t xml:space="preserve">%, </w:t>
      </w:r>
      <w:r w:rsidR="00B83509" w:rsidRPr="00857E2E">
        <w:rPr>
          <w:b/>
          <w:sz w:val="20"/>
        </w:rPr>
        <w:fldChar w:fldCharType="begin"/>
      </w:r>
      <w:r w:rsidR="00B83509" w:rsidRPr="00857E2E">
        <w:rPr>
          <w:b/>
          <w:sz w:val="20"/>
        </w:rPr>
        <w:instrText xml:space="preserve"> REF _Ref81920063 \h  \* MERGEFORMAT </w:instrText>
      </w:r>
      <w:r w:rsidR="00B83509" w:rsidRPr="00857E2E">
        <w:rPr>
          <w:b/>
          <w:sz w:val="20"/>
        </w:rPr>
      </w:r>
      <w:r w:rsidR="00B83509" w:rsidRPr="00857E2E">
        <w:rPr>
          <w:b/>
          <w:sz w:val="20"/>
        </w:rPr>
        <w:fldChar w:fldCharType="separate"/>
      </w:r>
      <w:r w:rsidR="00EE6022" w:rsidRPr="00857E2E">
        <w:rPr>
          <w:b/>
          <w:sz w:val="20"/>
        </w:rPr>
        <w:t xml:space="preserve">Table </w:t>
      </w:r>
      <w:r w:rsidR="00EE6022" w:rsidRPr="00857E2E">
        <w:rPr>
          <w:b/>
          <w:noProof/>
          <w:sz w:val="20"/>
        </w:rPr>
        <w:t>30</w:t>
      </w:r>
      <w:r w:rsidR="00B83509" w:rsidRPr="00857E2E">
        <w:rPr>
          <w:b/>
          <w:sz w:val="20"/>
        </w:rPr>
        <w:fldChar w:fldCharType="end"/>
      </w:r>
      <w:r w:rsidR="00B83509" w:rsidRPr="00857E2E">
        <w:rPr>
          <w:sz w:val="20"/>
        </w:rPr>
        <w:t>)</w:t>
      </w:r>
    </w:p>
    <w:p w14:paraId="0E05001B" w14:textId="4E68A729" w:rsidR="00134E67"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rate×#animals</m:t>
        </m:r>
      </m:oMath>
      <w:r w:rsidR="00134E67" w:rsidRPr="00857E2E">
        <w:rPr>
          <w:b/>
          <w:szCs w:val="24"/>
        </w:rPr>
        <w:t xml:space="preserve"> </w:t>
      </w:r>
      <w:r w:rsidR="00134E67" w:rsidRPr="00857E2E">
        <w:rPr>
          <w:b/>
          <w:szCs w:val="24"/>
        </w:rPr>
        <w:tab/>
      </w:r>
      <w:bookmarkStart w:id="490" w:name="CBeddingEq"/>
      <w:r w:rsidR="00134E67" w:rsidRPr="00857E2E">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bookmarkEnd w:id="490"/>
    </w:p>
    <w:p w14:paraId="70E1CA39" w14:textId="77161951" w:rsidR="00134E67" w:rsidRPr="00857E2E" w:rsidRDefault="00134E67" w:rsidP="00134E67">
      <w:pPr>
        <w:rPr>
          <w:sz w:val="20"/>
          <w:szCs w:val="32"/>
        </w:rPr>
      </w:pPr>
      <w:r w:rsidRPr="00857E2E">
        <w:rPr>
          <w:sz w:val="20"/>
          <w:szCs w:val="32"/>
        </w:rPr>
        <w:t>where</w:t>
      </w:r>
    </w:p>
    <w:p w14:paraId="2117D250" w14:textId="2ACDB9B4"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Pr="00857E2E">
        <w:rPr>
          <w:i/>
          <w:sz w:val="20"/>
          <w:vertAlign w:val="subscript"/>
        </w:rPr>
        <w:t>bedding</w:t>
      </w:r>
      <w:proofErr w:type="spellEnd"/>
      <w:r w:rsidRPr="00857E2E">
        <w:rPr>
          <w:i/>
          <w:sz w:val="20"/>
        </w:rPr>
        <w:tab/>
        <w:t>A</w:t>
      </w:r>
      <w:r w:rsidRPr="00857E2E">
        <w:rPr>
          <w:sz w:val="20"/>
        </w:rPr>
        <w:t xml:space="preserve">mount of </w:t>
      </w:r>
      <w:r w:rsidR="00CC733D" w:rsidRPr="00857E2E">
        <w:rPr>
          <w:sz w:val="20"/>
        </w:rPr>
        <w:t xml:space="preserve">C </w:t>
      </w:r>
      <w:r w:rsidRPr="00857E2E">
        <w:rPr>
          <w:sz w:val="20"/>
        </w:rPr>
        <w:t>added from bedding materials (kg C</w:t>
      </w:r>
      <w:r w:rsidR="001C1EA6" w:rsidRPr="00857E2E">
        <w:rPr>
          <w:sz w:val="20"/>
        </w:rPr>
        <w:t xml:space="preserve"> day</w:t>
      </w:r>
      <w:r w:rsidR="001C1EA6" w:rsidRPr="00857E2E">
        <w:rPr>
          <w:sz w:val="20"/>
          <w:vertAlign w:val="superscript"/>
        </w:rPr>
        <w:t>-1</w:t>
      </w:r>
      <w:r w:rsidRPr="00857E2E">
        <w:rPr>
          <w:sz w:val="20"/>
        </w:rPr>
        <w:t>)</w:t>
      </w:r>
      <w:r w:rsidR="0022466E" w:rsidRPr="00857E2E">
        <w:rPr>
          <w:sz w:val="20"/>
        </w:rPr>
        <w:t>, by animal group</w:t>
      </w:r>
    </w:p>
    <w:p w14:paraId="6C929D88" w14:textId="77777777" w:rsidR="008D6736" w:rsidRPr="00857E2E" w:rsidRDefault="00134E67" w:rsidP="00AA41D6">
      <w:pPr>
        <w:tabs>
          <w:tab w:val="clear" w:pos="2880"/>
          <w:tab w:val="clear" w:pos="9360"/>
        </w:tabs>
        <w:spacing w:before="0"/>
        <w:ind w:left="2835" w:hanging="2835"/>
        <w:rPr>
          <w:sz w:val="20"/>
        </w:rPr>
      </w:pPr>
      <w:r w:rsidRPr="00857E2E">
        <w:rPr>
          <w:i/>
          <w:sz w:val="20"/>
        </w:rPr>
        <w:t>#animals</w:t>
      </w:r>
      <w:r w:rsidRPr="00857E2E">
        <w:rPr>
          <w:i/>
          <w:sz w:val="20"/>
        </w:rPr>
        <w:tab/>
      </w:r>
      <w:r w:rsidRPr="00857E2E">
        <w:rPr>
          <w:sz w:val="20"/>
        </w:rPr>
        <w:t>Number of animals</w:t>
      </w:r>
    </w:p>
    <w:p w14:paraId="1497E52A" w14:textId="4815E08C" w:rsidR="00441955" w:rsidRPr="00857E2E" w:rsidRDefault="00441955" w:rsidP="00134E67">
      <w:pPr>
        <w:pStyle w:val="Heading4"/>
      </w:pPr>
      <w:r w:rsidRPr="00857E2E">
        <w:t>Total manure carbon</w:t>
      </w:r>
    </w:p>
    <w:p w14:paraId="6D497832" w14:textId="7FE99C11" w:rsidR="0022466E" w:rsidRPr="00857E2E" w:rsidRDefault="00CC733D" w:rsidP="005076ED">
      <w:pPr>
        <w:keepNext/>
        <w:tabs>
          <w:tab w:val="clear" w:pos="2880"/>
          <w:tab w:val="clear" w:pos="9360"/>
          <w:tab w:val="right" w:pos="9781"/>
        </w:tabs>
        <w:spacing w:after="120"/>
        <w:rPr>
          <w:b/>
          <w:szCs w:val="32"/>
        </w:rPr>
      </w:pPr>
      <w:r w:rsidRPr="00857E2E">
        <w:rPr>
          <w:b/>
          <w:szCs w:val="32"/>
        </w:rPr>
        <w:t xml:space="preserve">For </w:t>
      </w:r>
      <w:r w:rsidR="00783BB7" w:rsidRPr="00857E2E">
        <w:rPr>
          <w:b/>
          <w:szCs w:val="32"/>
        </w:rPr>
        <w:t>all livestock</w:t>
      </w:r>
      <w:r w:rsidR="006E0D2C" w:rsidRPr="00857E2E">
        <w:rPr>
          <w:b/>
          <w:szCs w:val="32"/>
        </w:rPr>
        <w:t>:</w:t>
      </w:r>
    </w:p>
    <w:p w14:paraId="3603917C" w14:textId="42B4C5A3" w:rsidR="00EF0FD6"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oMath>
      <w:r w:rsidR="00134E67" w:rsidRPr="00857E2E">
        <w:rPr>
          <w:b/>
          <w:szCs w:val="24"/>
        </w:rPr>
        <w:tab/>
      </w:r>
      <w:bookmarkStart w:id="491" w:name="CManureEq"/>
      <w:r w:rsidR="00134E67" w:rsidRPr="00857E2E">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bookmarkEnd w:id="491"/>
    </w:p>
    <w:p w14:paraId="5B1CAF6E" w14:textId="66C95139" w:rsidR="00DA4BC6" w:rsidRPr="00645D93" w:rsidRDefault="00DA4BC6" w:rsidP="00DA4BC6">
      <w:pPr>
        <w:rPr>
          <w:sz w:val="20"/>
        </w:rPr>
      </w:pPr>
      <w:r w:rsidRPr="00857E2E">
        <w:rPr>
          <w:sz w:val="20"/>
        </w:rPr>
        <w:t>where</w:t>
      </w:r>
    </w:p>
    <w:p w14:paraId="2EA24950" w14:textId="3159F965" w:rsidR="00DA4BC6" w:rsidRPr="00645D93" w:rsidRDefault="00DA4BC6" w:rsidP="00DA4BC6">
      <w:pPr>
        <w:tabs>
          <w:tab w:val="clear" w:pos="2880"/>
          <w:tab w:val="clear" w:pos="9360"/>
        </w:tabs>
        <w:spacing w:before="0"/>
        <w:ind w:left="2835" w:hanging="2835"/>
        <w:rPr>
          <w:sz w:val="20"/>
        </w:rPr>
      </w:pPr>
      <w:proofErr w:type="spellStart"/>
      <w:r w:rsidRPr="00645D93">
        <w:rPr>
          <w:i/>
          <w:sz w:val="20"/>
        </w:rPr>
        <w:t>C</w:t>
      </w:r>
      <w:r w:rsidRPr="00645D93">
        <w:rPr>
          <w:i/>
          <w:sz w:val="20"/>
          <w:vertAlign w:val="subscript"/>
        </w:rPr>
        <w:t>manure</w:t>
      </w:r>
      <w:proofErr w:type="spellEnd"/>
      <w:r w:rsidRPr="00645D93">
        <w:rPr>
          <w:i/>
          <w:sz w:val="20"/>
        </w:rPr>
        <w:tab/>
      </w:r>
      <w:r w:rsidR="00577EDF" w:rsidRPr="00645D93">
        <w:rPr>
          <w:sz w:val="20"/>
        </w:rPr>
        <w:t>A</w:t>
      </w:r>
      <w:r w:rsidR="001C1EA6" w:rsidRPr="00645D93">
        <w:rPr>
          <w:sz w:val="20"/>
        </w:rPr>
        <w:t>mount of C added from faeces and bedding materials</w:t>
      </w:r>
      <w:r w:rsidR="008D6736" w:rsidRPr="00645D93">
        <w:rPr>
          <w:sz w:val="20"/>
        </w:rPr>
        <w:t xml:space="preserve"> </w:t>
      </w:r>
      <w:r w:rsidR="001C1EA6" w:rsidRPr="00645D93">
        <w:rPr>
          <w:sz w:val="20"/>
        </w:rPr>
        <w:t>(kg C day</w:t>
      </w:r>
      <w:r w:rsidR="001C1EA6" w:rsidRPr="00645D93">
        <w:rPr>
          <w:sz w:val="20"/>
          <w:vertAlign w:val="superscript"/>
        </w:rPr>
        <w:t>-1</w:t>
      </w:r>
      <w:r w:rsidR="001C1EA6" w:rsidRPr="00865048">
        <w:rPr>
          <w:sz w:val="20"/>
        </w:rPr>
        <w:t>)</w:t>
      </w:r>
      <w:r w:rsidR="00783BB7" w:rsidRPr="00865048">
        <w:rPr>
          <w:sz w:val="20"/>
        </w:rPr>
        <w:t>, by animal group</w:t>
      </w:r>
    </w:p>
    <w:p w14:paraId="5D0831A7" w14:textId="1FCBC366" w:rsidR="008D6736" w:rsidRPr="005A6B9F" w:rsidRDefault="00000000" w:rsidP="008D6736">
      <w:pPr>
        <w:keepNext/>
        <w:tabs>
          <w:tab w:val="clear" w:pos="2880"/>
          <w:tab w:val="clear" w:pos="9360"/>
          <w:tab w:val="right" w:pos="9781"/>
        </w:tabs>
        <w:spacing w:after="120"/>
        <w:rPr>
          <w:b/>
          <w:szCs w:val="24"/>
          <w:highlight w:val="green"/>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manure</m:t>
                </m:r>
              </m:sub>
            </m:sSub>
          </m:e>
        </m:nary>
      </m:oMath>
      <w:r w:rsidR="008D6736" w:rsidRPr="00691158">
        <w:rPr>
          <w:b/>
          <w:szCs w:val="24"/>
        </w:rPr>
        <w:tab/>
      </w:r>
      <w:bookmarkStart w:id="492" w:name="TotalCManureEq"/>
      <w:r w:rsidR="008D6736" w:rsidRPr="008F1506">
        <w:rPr>
          <w:b/>
          <w:szCs w:val="24"/>
        </w:rPr>
        <w:t xml:space="preserve">Eq. </w:t>
      </w:r>
      <w:r w:rsidR="001977CC" w:rsidRPr="008F1506">
        <w:rPr>
          <w:b/>
          <w:szCs w:val="24"/>
        </w:rPr>
        <w:fldChar w:fldCharType="begin"/>
      </w:r>
      <w:r w:rsidR="001977CC" w:rsidRPr="008F1506">
        <w:rPr>
          <w:b/>
          <w:szCs w:val="24"/>
        </w:rPr>
        <w:instrText xml:space="preserve"> STYLEREF 3 \s </w:instrText>
      </w:r>
      <w:r w:rsidR="001977CC" w:rsidRPr="008F1506">
        <w:rPr>
          <w:b/>
          <w:szCs w:val="24"/>
        </w:rPr>
        <w:fldChar w:fldCharType="separate"/>
      </w:r>
      <w:r w:rsidR="001977CC" w:rsidRPr="008F1506">
        <w:rPr>
          <w:b/>
          <w:noProof/>
          <w:szCs w:val="24"/>
        </w:rPr>
        <w:t>4.1.1</w:t>
      </w:r>
      <w:r w:rsidR="001977CC" w:rsidRPr="008F1506">
        <w:rPr>
          <w:b/>
          <w:szCs w:val="24"/>
        </w:rPr>
        <w:fldChar w:fldCharType="end"/>
      </w:r>
      <w:r w:rsidR="001977CC" w:rsidRPr="008F1506">
        <w:rPr>
          <w:b/>
          <w:szCs w:val="24"/>
        </w:rPr>
        <w:noBreakHyphen/>
      </w:r>
      <w:r w:rsidR="001977CC" w:rsidRPr="008F1506">
        <w:rPr>
          <w:b/>
          <w:szCs w:val="24"/>
        </w:rPr>
        <w:fldChar w:fldCharType="begin"/>
      </w:r>
      <w:r w:rsidR="001977CC" w:rsidRPr="008F1506">
        <w:rPr>
          <w:b/>
          <w:szCs w:val="24"/>
        </w:rPr>
        <w:instrText xml:space="preserve"> SEQ Eq. \* ARABIC \s 3 </w:instrText>
      </w:r>
      <w:r w:rsidR="001977CC" w:rsidRPr="008F1506">
        <w:rPr>
          <w:b/>
          <w:szCs w:val="24"/>
        </w:rPr>
        <w:fldChar w:fldCharType="separate"/>
      </w:r>
      <w:r w:rsidR="001977CC" w:rsidRPr="008F1506">
        <w:rPr>
          <w:b/>
          <w:noProof/>
          <w:szCs w:val="24"/>
        </w:rPr>
        <w:t>9</w:t>
      </w:r>
      <w:r w:rsidR="001977CC" w:rsidRPr="008F1506">
        <w:rPr>
          <w:b/>
          <w:szCs w:val="24"/>
        </w:rPr>
        <w:fldChar w:fldCharType="end"/>
      </w:r>
      <w:bookmarkEnd w:id="492"/>
    </w:p>
    <w:p w14:paraId="1E65C017" w14:textId="77777777" w:rsidR="008D6736" w:rsidRPr="00691158" w:rsidRDefault="008D6736" w:rsidP="008D6736">
      <w:pPr>
        <w:rPr>
          <w:sz w:val="20"/>
        </w:rPr>
      </w:pPr>
      <w:r w:rsidRPr="00691158">
        <w:rPr>
          <w:sz w:val="20"/>
        </w:rPr>
        <w:t>where</w:t>
      </w:r>
    </w:p>
    <w:p w14:paraId="408705D3" w14:textId="7974FCFA" w:rsidR="008D6736" w:rsidRPr="00D5649B" w:rsidRDefault="008D6736" w:rsidP="008D6736">
      <w:pPr>
        <w:tabs>
          <w:tab w:val="clear" w:pos="2880"/>
          <w:tab w:val="clear" w:pos="9360"/>
        </w:tabs>
        <w:spacing w:before="0"/>
        <w:ind w:left="2835" w:hanging="2835"/>
        <w:rPr>
          <w:i/>
          <w:sz w:val="20"/>
        </w:rPr>
      </w:pPr>
      <w:proofErr w:type="spellStart"/>
      <w:r w:rsidRPr="002E73CB">
        <w:rPr>
          <w:i/>
          <w:sz w:val="20"/>
        </w:rPr>
        <w:t>Total_C</w:t>
      </w:r>
      <w:r w:rsidRPr="002E73CB">
        <w:rPr>
          <w:i/>
          <w:sz w:val="20"/>
          <w:vertAlign w:val="subscript"/>
        </w:rPr>
        <w:t>manure</w:t>
      </w:r>
      <w:proofErr w:type="spellEnd"/>
      <w:r w:rsidRPr="002E73CB">
        <w:rPr>
          <w:i/>
          <w:sz w:val="20"/>
        </w:rPr>
        <w:tab/>
      </w:r>
      <w:r w:rsidR="00783BB7">
        <w:rPr>
          <w:sz w:val="20"/>
        </w:rPr>
        <w:t>Total a</w:t>
      </w:r>
      <w:r w:rsidRPr="002E73CB">
        <w:rPr>
          <w:sz w:val="20"/>
        </w:rPr>
        <w:t xml:space="preserve">mount of C added from faeces and bedding materials </w:t>
      </w:r>
      <w:r w:rsidR="00BA7CCB" w:rsidRPr="002E73CB">
        <w:rPr>
          <w:sz w:val="20"/>
        </w:rPr>
        <w:t xml:space="preserve">(kg </w:t>
      </w:r>
      <w:r w:rsidR="00BA7CCB" w:rsidRPr="00865048">
        <w:rPr>
          <w:sz w:val="20"/>
        </w:rPr>
        <w:t>C year</w:t>
      </w:r>
      <w:r w:rsidRPr="00865048">
        <w:rPr>
          <w:sz w:val="20"/>
          <w:vertAlign w:val="superscript"/>
        </w:rPr>
        <w:t>-1</w:t>
      </w:r>
      <w:r w:rsidRPr="00865048">
        <w:rPr>
          <w:sz w:val="20"/>
        </w:rPr>
        <w:t>)</w:t>
      </w:r>
      <w:r w:rsidR="00783BB7" w:rsidRPr="00865048">
        <w:rPr>
          <w:sz w:val="20"/>
        </w:rPr>
        <w:t>, by livestock type</w:t>
      </w:r>
    </w:p>
    <w:p w14:paraId="47A69753" w14:textId="77777777" w:rsidR="008D6736" w:rsidRPr="00D5649B" w:rsidRDefault="008D6736" w:rsidP="00DA4BC6">
      <w:pPr>
        <w:tabs>
          <w:tab w:val="clear" w:pos="2880"/>
          <w:tab w:val="clear" w:pos="9360"/>
        </w:tabs>
        <w:spacing w:before="0"/>
        <w:ind w:left="2835" w:hanging="2835"/>
        <w:rPr>
          <w:i/>
          <w:sz w:val="20"/>
        </w:rPr>
      </w:pPr>
    </w:p>
    <w:p w14:paraId="20EE0096" w14:textId="7F27DC57" w:rsidR="00C13B6B" w:rsidRPr="00D5649B" w:rsidRDefault="00C13B6B" w:rsidP="008A7F5F">
      <w:pPr>
        <w:pStyle w:val="Heading3"/>
        <w:rPr>
          <w:rStyle w:val="Emphasis"/>
          <w:i w:val="0"/>
        </w:rPr>
      </w:pPr>
      <w:bookmarkStart w:id="493" w:name="_Ref91671033"/>
      <w:bookmarkStart w:id="494" w:name="_Toc152758594"/>
      <w:r w:rsidRPr="00D5649B">
        <w:rPr>
          <w:rStyle w:val="Emphasis"/>
          <w:i w:val="0"/>
        </w:rPr>
        <w:t>CH</w:t>
      </w:r>
      <w:r w:rsidRPr="00D5649B">
        <w:rPr>
          <w:rStyle w:val="Emphasis"/>
          <w:i w:val="0"/>
          <w:vertAlign w:val="subscript"/>
        </w:rPr>
        <w:t>4</w:t>
      </w:r>
      <w:r w:rsidRPr="00D5649B">
        <w:rPr>
          <w:rStyle w:val="Emphasis"/>
          <w:i w:val="0"/>
        </w:rPr>
        <w:t xml:space="preserve"> emissions</w:t>
      </w:r>
      <w:r w:rsidR="002A4CF4" w:rsidRPr="00D5649B">
        <w:rPr>
          <w:rStyle w:val="Emphasis"/>
          <w:i w:val="0"/>
        </w:rPr>
        <w:t xml:space="preserve"> from solid manure</w:t>
      </w:r>
      <w:bookmarkEnd w:id="493"/>
      <w:bookmarkEnd w:id="494"/>
    </w:p>
    <w:p w14:paraId="4E580E48" w14:textId="49DBDF16" w:rsidR="004A3331" w:rsidRPr="00D5649B" w:rsidRDefault="002A4CF4" w:rsidP="004A3331">
      <w:r w:rsidRPr="00D5649B">
        <w:t>Emissions of CH</w:t>
      </w:r>
      <w:r w:rsidRPr="00D5649B">
        <w:rPr>
          <w:vertAlign w:val="subscript"/>
        </w:rPr>
        <w:t>4</w:t>
      </w:r>
      <w:r w:rsidRPr="00D5649B">
        <w:t xml:space="preserve"> from solid manure produced by </w:t>
      </w:r>
      <w:r w:rsidR="00C05F61" w:rsidRPr="00D5649B">
        <w:t xml:space="preserve">all </w:t>
      </w:r>
      <w:r w:rsidR="0006257F">
        <w:t>animal</w:t>
      </w:r>
      <w:r w:rsidR="0006257F" w:rsidRPr="00D5649B">
        <w:t xml:space="preserve"> </w:t>
      </w:r>
      <w:r w:rsidR="00C05F61" w:rsidRPr="00D5649B">
        <w:t>groups</w:t>
      </w:r>
      <w:r w:rsidRPr="00D5649B">
        <w:t xml:space="preserve"> are based on the amount of volatile solids (VS) excreted in manure. For </w:t>
      </w:r>
      <w:r w:rsidR="00A13016" w:rsidRPr="00D5649B">
        <w:t xml:space="preserve">beef and dairy </w:t>
      </w:r>
      <w:r w:rsidR="001E03FE" w:rsidRPr="00D5649B">
        <w:t xml:space="preserve">cattle, sheep and swine, </w:t>
      </w:r>
      <w:r w:rsidRPr="00D5649B">
        <w:t xml:space="preserve">daily VS production </w:t>
      </w:r>
      <w:r w:rsidR="00C05F61" w:rsidRPr="00D5649B">
        <w:t xml:space="preserve">for each animal group </w:t>
      </w:r>
      <w:r w:rsidRPr="00D5649B">
        <w:t xml:space="preserve">is estimated based on gross energy intake, total digestible nutrients in feed, and the ash content of </w:t>
      </w:r>
      <w:r w:rsidR="004F2513">
        <w:t>feed</w:t>
      </w:r>
      <w:r w:rsidRPr="00D5649B">
        <w:t xml:space="preserve">. For </w:t>
      </w:r>
      <w:r w:rsidR="001E03FE" w:rsidRPr="00D5649B">
        <w:t xml:space="preserve">chickens, goats, </w:t>
      </w:r>
      <w:r w:rsidR="00832A4F" w:rsidRPr="00D5649B">
        <w:t xml:space="preserve">llamas and alpacas, </w:t>
      </w:r>
      <w:r w:rsidR="001E03FE" w:rsidRPr="00D5649B">
        <w:t>horses, mules and bison</w:t>
      </w:r>
      <w:r w:rsidR="00E91C08" w:rsidRPr="00D5649B">
        <w:t>,</w:t>
      </w:r>
      <w:r w:rsidRPr="00D5649B">
        <w:t xml:space="preserve"> </w:t>
      </w:r>
      <w:r w:rsidR="00A8085D" w:rsidRPr="00D5649B">
        <w:t xml:space="preserve">default IPCC VS excretion </w:t>
      </w:r>
      <w:r w:rsidR="00674917" w:rsidRPr="00D5649B">
        <w:t>rates</w:t>
      </w:r>
      <w:r w:rsidR="00A8085D" w:rsidRPr="00D5649B">
        <w:t xml:space="preserve"> are used</w:t>
      </w:r>
      <w:r w:rsidR="00E91C08" w:rsidRPr="00D5649B">
        <w:t xml:space="preserve"> (</w:t>
      </w:r>
      <w:r w:rsidR="00C25E88">
        <w:fldChar w:fldCharType="begin"/>
      </w:r>
      <w:r w:rsidR="00C25E88">
        <w:instrText xml:space="preserve"> REF _Ref81927722 \h </w:instrText>
      </w:r>
      <w:r w:rsidR="00C25E88">
        <w:fldChar w:fldCharType="separate"/>
      </w:r>
      <w:r w:rsidR="00EE6022" w:rsidRPr="00B62AA9">
        <w:rPr>
          <w:b/>
        </w:rPr>
        <w:t xml:space="preserve">Table </w:t>
      </w:r>
      <w:r w:rsidR="00EE6022">
        <w:rPr>
          <w:b/>
          <w:noProof/>
        </w:rPr>
        <w:t>34</w:t>
      </w:r>
      <w:r w:rsidR="00C25E88">
        <w:fldChar w:fldCharType="end"/>
      </w:r>
      <w:r w:rsidR="00E91C08" w:rsidRPr="00D5649B">
        <w:t>).</w:t>
      </w:r>
      <w:r w:rsidR="004A3331" w:rsidRPr="00D5649B">
        <w:rPr>
          <w:b/>
        </w:rPr>
        <w:t xml:space="preserve"> </w:t>
      </w:r>
      <w:r w:rsidR="001E03FE" w:rsidRPr="00D5649B">
        <w:t xml:space="preserve">For each of these groups, </w:t>
      </w:r>
      <w:r w:rsidR="00A8085D" w:rsidRPr="00D5649B">
        <w:t xml:space="preserve">default IPCC </w:t>
      </w:r>
      <w:r w:rsidR="00E72F86">
        <w:t xml:space="preserve">(2019) </w:t>
      </w:r>
      <w:r w:rsidR="00A8085D" w:rsidRPr="00D5649B">
        <w:t>CH</w:t>
      </w:r>
      <w:r w:rsidR="00A8085D" w:rsidRPr="00D5649B">
        <w:rPr>
          <w:vertAlign w:val="subscript"/>
        </w:rPr>
        <w:t>4</w:t>
      </w:r>
      <w:r w:rsidR="00A8085D" w:rsidRPr="00D5649B">
        <w:t xml:space="preserve"> </w:t>
      </w:r>
      <w:r w:rsidR="00674917" w:rsidRPr="00D5649B">
        <w:t>conversion</w:t>
      </w:r>
      <w:r w:rsidR="00A8085D" w:rsidRPr="00D5649B">
        <w:t xml:space="preserve"> factors are used</w:t>
      </w:r>
      <w:r w:rsidR="00674917" w:rsidRPr="00D5649B">
        <w:t xml:space="preserve"> (</w:t>
      </w:r>
      <w:r w:rsidR="00E9420E" w:rsidRPr="00DB655B">
        <w:rPr>
          <w:b/>
        </w:rPr>
        <w:fldChar w:fldCharType="begin"/>
      </w:r>
      <w:r w:rsidR="00E9420E" w:rsidRPr="00DB655B">
        <w:rPr>
          <w:b/>
        </w:rPr>
        <w:instrText xml:space="preserve"> REF _Ref81928082 \h </w:instrText>
      </w:r>
      <w:r w:rsidR="00DB655B">
        <w:rPr>
          <w:b/>
        </w:rPr>
        <w:instrText xml:space="preserve"> \* MERGEFORMAT </w:instrText>
      </w:r>
      <w:r w:rsidR="00E9420E" w:rsidRPr="00DB655B">
        <w:rPr>
          <w:b/>
        </w:rPr>
      </w:r>
      <w:r w:rsidR="00E9420E" w:rsidRPr="00DB655B">
        <w:rPr>
          <w:b/>
        </w:rPr>
        <w:fldChar w:fldCharType="separate"/>
      </w:r>
      <w:r w:rsidR="00EE6022" w:rsidRPr="00B62AA9">
        <w:rPr>
          <w:b/>
        </w:rPr>
        <w:t xml:space="preserve">Table </w:t>
      </w:r>
      <w:r w:rsidR="00EE6022">
        <w:rPr>
          <w:b/>
          <w:noProof/>
        </w:rPr>
        <w:t>36</w:t>
      </w:r>
      <w:r w:rsidR="00E9420E" w:rsidRPr="00DB655B">
        <w:rPr>
          <w:b/>
        </w:rPr>
        <w:fldChar w:fldCharType="end"/>
      </w:r>
      <w:r w:rsidR="00674917" w:rsidRPr="00D5649B">
        <w:t>)</w:t>
      </w:r>
      <w:r w:rsidR="001E03FE" w:rsidRPr="00D5649B">
        <w:t xml:space="preserve">. </w:t>
      </w:r>
      <w:r w:rsidR="005A0B5A">
        <w:t>For all other livestock groups for which no VS excretion data are available (i.e., turkeys, ducks, geese, deer and elk), a Tier 1 approach is used that employes default IPCC (2019) CH</w:t>
      </w:r>
      <w:r w:rsidR="005A0B5A" w:rsidRPr="005A0B5A">
        <w:rPr>
          <w:vertAlign w:val="subscript"/>
        </w:rPr>
        <w:t>4</w:t>
      </w:r>
      <w:r w:rsidR="005A0B5A">
        <w:t xml:space="preserve"> emission rates. </w:t>
      </w:r>
      <w:r w:rsidR="001E03FE" w:rsidRPr="00D5649B">
        <w:t>Manure CH</w:t>
      </w:r>
      <w:r w:rsidR="001E03FE" w:rsidRPr="00D5649B">
        <w:rPr>
          <w:vertAlign w:val="subscript"/>
        </w:rPr>
        <w:t>4</w:t>
      </w:r>
      <w:r w:rsidR="001E03FE" w:rsidRPr="00D5649B">
        <w:t xml:space="preserve"> calculations for solid manure systems should be completed for each </w:t>
      </w:r>
      <w:r w:rsidR="0006257F">
        <w:t>animal</w:t>
      </w:r>
      <w:r w:rsidR="0006257F" w:rsidRPr="00D5649B">
        <w:t xml:space="preserve"> </w:t>
      </w:r>
      <w:r w:rsidR="001E03FE" w:rsidRPr="00D5649B">
        <w:t xml:space="preserve">group </w:t>
      </w:r>
      <w:r w:rsidR="00F67C3B" w:rsidRPr="00D5649B">
        <w:t xml:space="preserve">and for each manure management system </w:t>
      </w:r>
      <w:r w:rsidR="001E03FE" w:rsidRPr="00D5649B">
        <w:t>on a daily basis.</w:t>
      </w:r>
      <w:r w:rsidR="006D4FCF" w:rsidRPr="00D5649B">
        <w:t xml:space="preserve"> </w:t>
      </w:r>
      <w:r w:rsidR="006D4FCF" w:rsidRPr="00D5649B">
        <w:rPr>
          <w:b/>
          <w:u w:val="single"/>
        </w:rPr>
        <w:t>Note:</w:t>
      </w:r>
      <w:r w:rsidR="006D4FCF" w:rsidRPr="00D5649B">
        <w:t xml:space="preserve"> these equations are also applied to grazing animals on pasture.</w:t>
      </w:r>
    </w:p>
    <w:p w14:paraId="4CAEE90B" w14:textId="4F5901F0" w:rsidR="002A4CF4" w:rsidRPr="00D5649B" w:rsidRDefault="002A4CF4" w:rsidP="002A4CF4">
      <w:pPr>
        <w:pStyle w:val="Heading4"/>
      </w:pPr>
      <w:r w:rsidRPr="00D5649B">
        <w:t>Volatile solids in solid manure</w:t>
      </w:r>
      <w:r w:rsidR="00D3093A" w:rsidRPr="00D5649B">
        <w:t xml:space="preserve"> for all </w:t>
      </w:r>
      <w:r w:rsidR="0006257F">
        <w:t>animal</w:t>
      </w:r>
      <w:r w:rsidR="0006257F" w:rsidRPr="00D5649B">
        <w:t xml:space="preserve"> </w:t>
      </w:r>
      <w:r w:rsidR="00D3093A" w:rsidRPr="00D5649B">
        <w:t>groups</w:t>
      </w:r>
    </w:p>
    <w:p w14:paraId="5FCAC65B" w14:textId="3CF3675E" w:rsidR="008D07BA" w:rsidRPr="00D5649B" w:rsidRDefault="00B318F0" w:rsidP="008D07BA">
      <w:pPr>
        <w:rPr>
          <w:b/>
        </w:rPr>
      </w:pPr>
      <w:r w:rsidRPr="00D5649B">
        <w:rPr>
          <w:b/>
        </w:rPr>
        <w:t>For beef</w:t>
      </w:r>
      <w:r w:rsidR="00DB302F" w:rsidRPr="00D5649B">
        <w:rPr>
          <w:b/>
        </w:rPr>
        <w:t xml:space="preserve"> cattle, </w:t>
      </w:r>
      <w:r w:rsidRPr="00D5649B">
        <w:rPr>
          <w:b/>
        </w:rPr>
        <w:t>dairy cattle</w:t>
      </w:r>
      <w:r w:rsidR="00505A5A" w:rsidRPr="00D5649B">
        <w:rPr>
          <w:b/>
        </w:rPr>
        <w:t xml:space="preserve"> and sheep</w:t>
      </w:r>
      <w:r w:rsidRPr="00D5649B">
        <w:rPr>
          <w:b/>
        </w:rPr>
        <w:t>:</w:t>
      </w:r>
    </w:p>
    <w:p w14:paraId="209C66AC" w14:textId="51D7A8F4" w:rsidR="008D07BA" w:rsidRPr="00D5649B" w:rsidRDefault="008D07BA" w:rsidP="005076ED">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VS=</m:t>
        </m:r>
        <m:d>
          <m:dPr>
            <m:begChr m:val="["/>
            <m:endChr m:val="]"/>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GEI×</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UE×GEI</m:t>
                </m:r>
              </m:e>
            </m:d>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Ash</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18.45</m:t>
            </m:r>
          </m:den>
        </m:f>
      </m:oMath>
      <w:r w:rsidRPr="00D5649B">
        <w:rPr>
          <w:rFonts w:ascii="Cambria Math" w:eastAsia="Times New Roman" w:hAnsi="Cambria Math" w:cstheme="minorHAnsi"/>
          <w:i/>
          <w:szCs w:val="24"/>
        </w:rPr>
        <w:tab/>
      </w:r>
      <w:bookmarkStart w:id="495" w:name="VSProduced_CattleAndSheepEq"/>
      <w:r w:rsidRPr="00D5649B">
        <w:rPr>
          <w:rFonts w:cstheme="minorHAnsi"/>
          <w:b/>
          <w:szCs w:val="24"/>
        </w:rPr>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4.1.2</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1</w:t>
      </w:r>
      <w:r w:rsidR="001977CC">
        <w:rPr>
          <w:rFonts w:cstheme="minorHAnsi"/>
          <w:b/>
          <w:szCs w:val="24"/>
        </w:rPr>
        <w:fldChar w:fldCharType="end"/>
      </w:r>
      <w:bookmarkEnd w:id="495"/>
    </w:p>
    <w:p w14:paraId="2B1BA8DB" w14:textId="22699D26" w:rsidR="008D07BA" w:rsidRPr="00D5649B" w:rsidRDefault="008D07BA" w:rsidP="004A2CC9">
      <w:pPr>
        <w:tabs>
          <w:tab w:val="clear" w:pos="9360"/>
          <w:tab w:val="left" w:pos="2520"/>
          <w:tab w:val="right" w:pos="9781"/>
        </w:tabs>
        <w:jc w:val="right"/>
        <w:rPr>
          <w:szCs w:val="24"/>
        </w:rPr>
      </w:pPr>
      <w:r w:rsidRPr="00D5649B">
        <w:rPr>
          <w:sz w:val="20"/>
        </w:rPr>
        <w:tab/>
      </w:r>
      <w:r w:rsidRPr="004A2CC9">
        <w:rPr>
          <w:bCs/>
          <w:sz w:val="20"/>
        </w:rPr>
        <w:t>IPCC 2019</w:t>
      </w:r>
      <w:r w:rsidR="008A6C10" w:rsidRPr="004A2CC9">
        <w:rPr>
          <w:bCs/>
          <w:sz w:val="20"/>
        </w:rPr>
        <w:t>, Eq. 10.24</w:t>
      </w:r>
    </w:p>
    <w:p w14:paraId="5F29A143" w14:textId="77777777" w:rsidR="008D07BA" w:rsidRPr="00D5649B" w:rsidRDefault="008D07BA" w:rsidP="008D07B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B1C8106" w14:textId="3A589CD8" w:rsidR="008D07BA" w:rsidRPr="00D5649B" w:rsidRDefault="008D07BA" w:rsidP="00B150F0">
      <w:pPr>
        <w:tabs>
          <w:tab w:val="clear" w:pos="2880"/>
          <w:tab w:val="clear" w:pos="9360"/>
        </w:tabs>
        <w:spacing w:before="0"/>
        <w:ind w:left="2835" w:hanging="2835"/>
        <w:rPr>
          <w:i/>
          <w:sz w:val="20"/>
        </w:rPr>
      </w:pPr>
      <w:r w:rsidRPr="00D5649B">
        <w:rPr>
          <w:i/>
          <w:sz w:val="20"/>
        </w:rPr>
        <w:t>VS</w:t>
      </w:r>
      <w:r w:rsidRPr="00D5649B">
        <w:rPr>
          <w:i/>
          <w:sz w:val="20"/>
        </w:rPr>
        <w:tab/>
      </w:r>
      <w:r w:rsidRPr="00D5649B">
        <w:rPr>
          <w:sz w:val="20"/>
        </w:rPr>
        <w:t>Volatile solids</w:t>
      </w:r>
      <w:r w:rsidR="00E72F86">
        <w:rPr>
          <w:sz w:val="20"/>
        </w:rPr>
        <w:t xml:space="preserve"> excreted</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865048">
        <w:rPr>
          <w:sz w:val="20"/>
        </w:rPr>
        <w:t>)</w:t>
      </w:r>
      <w:r w:rsidR="00B9405B" w:rsidRPr="00865048">
        <w:rPr>
          <w:sz w:val="20"/>
        </w:rPr>
        <w:t>, by animal group</w:t>
      </w:r>
    </w:p>
    <w:p w14:paraId="6F8E9C6B" w14:textId="7B9E2FA8" w:rsidR="008D07BA" w:rsidRPr="00D5649B" w:rsidRDefault="008D07BA"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D139B86" w14:textId="5195727A" w:rsidR="008D07BA" w:rsidRDefault="008D07BA" w:rsidP="00B150F0">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Pr="00B150F0">
        <w:rPr>
          <w:b/>
          <w:sz w:val="20"/>
        </w:rPr>
        <w:fldChar w:fldCharType="begin"/>
      </w:r>
      <w:r w:rsidRPr="00B150F0">
        <w:rPr>
          <w:b/>
          <w:sz w:val="20"/>
        </w:rPr>
        <w:instrText xml:space="preserve"> REF _Ref62557839 \h  \* MERGEFORMAT </w:instrText>
      </w:r>
      <w:r w:rsidRPr="00B150F0">
        <w:rPr>
          <w:b/>
          <w:sz w:val="20"/>
        </w:rPr>
      </w:r>
      <w:r w:rsidRPr="00B150F0">
        <w:rPr>
          <w:b/>
          <w:sz w:val="20"/>
        </w:rPr>
        <w:fldChar w:fldCharType="separate"/>
      </w:r>
      <w:r w:rsidR="004958E5" w:rsidRPr="004958E5">
        <w:rPr>
          <w:b/>
          <w:sz w:val="20"/>
        </w:rPr>
        <w:t>Table 18</w:t>
      </w:r>
      <w:r w:rsidRPr="00B150F0">
        <w:rPr>
          <w:b/>
          <w:sz w:val="20"/>
        </w:rPr>
        <w:fldChar w:fldCharType="end"/>
      </w:r>
      <w:r w:rsidRPr="00D5649B">
        <w:rPr>
          <w:sz w:val="20"/>
        </w:rPr>
        <w:t>, by diet)</w:t>
      </w:r>
    </w:p>
    <w:p w14:paraId="43932B06" w14:textId="7526471F" w:rsidR="00916663" w:rsidRPr="002E73CB" w:rsidRDefault="00916663" w:rsidP="00B150F0">
      <w:pPr>
        <w:tabs>
          <w:tab w:val="clear" w:pos="2880"/>
          <w:tab w:val="clear" w:pos="9360"/>
        </w:tabs>
        <w:spacing w:before="0"/>
        <w:ind w:left="2835" w:hanging="2835"/>
        <w:rPr>
          <w:sz w:val="20"/>
        </w:rPr>
      </w:pPr>
      <w:r>
        <w:rPr>
          <w:i/>
          <w:sz w:val="20"/>
        </w:rPr>
        <w:t>UE</w:t>
      </w:r>
      <w:r>
        <w:rPr>
          <w:i/>
          <w:sz w:val="20"/>
        </w:rPr>
        <w:tab/>
      </w:r>
      <w:r>
        <w:rPr>
          <w:sz w:val="20"/>
        </w:rPr>
        <w:t xml:space="preserve">Urinary energy expressed as </w:t>
      </w:r>
      <w:r w:rsidR="004F2513">
        <w:rPr>
          <w:sz w:val="20"/>
        </w:rPr>
        <w:t xml:space="preserve">a </w:t>
      </w:r>
      <w:r>
        <w:rPr>
          <w:sz w:val="20"/>
        </w:rPr>
        <w:t xml:space="preserve">fraction of GEI. This value is 0.04 for all ruminants, but is reduced to 0.02 for </w:t>
      </w:r>
      <w:r w:rsidRPr="002E73CB">
        <w:rPr>
          <w:sz w:val="20"/>
        </w:rPr>
        <w:t>ruminants fed with 85% or more grain in the diet</w:t>
      </w:r>
    </w:p>
    <w:p w14:paraId="044237D4" w14:textId="41ED3474" w:rsidR="008D07BA" w:rsidRPr="002E73CB" w:rsidRDefault="008D07BA" w:rsidP="00B150F0">
      <w:pPr>
        <w:tabs>
          <w:tab w:val="clear" w:pos="2880"/>
          <w:tab w:val="clear" w:pos="9360"/>
        </w:tabs>
        <w:spacing w:before="0"/>
        <w:ind w:left="2835" w:hanging="2835"/>
        <w:rPr>
          <w:sz w:val="20"/>
        </w:rPr>
      </w:pPr>
      <w:r w:rsidRPr="002E73CB">
        <w:rPr>
          <w:i/>
          <w:sz w:val="20"/>
        </w:rPr>
        <w:t>Ash</w:t>
      </w:r>
      <w:r w:rsidRPr="002E73CB">
        <w:rPr>
          <w:i/>
          <w:sz w:val="20"/>
        </w:rPr>
        <w:tab/>
      </w:r>
      <w:proofErr w:type="spellStart"/>
      <w:r w:rsidRPr="002E73CB">
        <w:rPr>
          <w:sz w:val="20"/>
        </w:rPr>
        <w:t>Ash</w:t>
      </w:r>
      <w:proofErr w:type="spellEnd"/>
      <w:r w:rsidRPr="002E73CB">
        <w:rPr>
          <w:sz w:val="20"/>
        </w:rPr>
        <w:t xml:space="preserve"> content of </w:t>
      </w:r>
      <w:r w:rsidR="00D70073" w:rsidRPr="002E73CB">
        <w:rPr>
          <w:sz w:val="20"/>
        </w:rPr>
        <w:t>feed</w:t>
      </w:r>
      <w:r w:rsidRPr="002E73CB">
        <w:rPr>
          <w:sz w:val="20"/>
        </w:rPr>
        <w:t xml:space="preserve"> (%)</w:t>
      </w:r>
      <w:r w:rsidR="00D70073" w:rsidRPr="002E73CB">
        <w:rPr>
          <w:sz w:val="20"/>
        </w:rPr>
        <w:t xml:space="preserve">, calculated as a </w:t>
      </w:r>
      <w:r w:rsidR="00681DAF" w:rsidRPr="002E73CB">
        <w:rPr>
          <w:sz w:val="20"/>
        </w:rPr>
        <w:t xml:space="preserve">percentage </w:t>
      </w:r>
      <w:r w:rsidR="00D70073" w:rsidRPr="002E73CB">
        <w:rPr>
          <w:sz w:val="20"/>
        </w:rPr>
        <w:t xml:space="preserve">of the </w:t>
      </w:r>
      <w:r w:rsidR="00F42DBC">
        <w:rPr>
          <w:sz w:val="20"/>
        </w:rPr>
        <w:t>DM</w:t>
      </w:r>
      <w:r w:rsidR="00D70073" w:rsidRPr="002E73CB">
        <w:rPr>
          <w:sz w:val="20"/>
        </w:rPr>
        <w:t xml:space="preserve"> feed intake</w:t>
      </w:r>
      <w:r w:rsidR="003B46BC" w:rsidRPr="002E73CB">
        <w:rPr>
          <w:sz w:val="20"/>
        </w:rPr>
        <w:t>, based on the ash content of the diet ingredients</w:t>
      </w:r>
    </w:p>
    <w:p w14:paraId="7B6472D0" w14:textId="5B765B0C" w:rsidR="008D07BA" w:rsidRPr="00871317" w:rsidRDefault="008D07BA" w:rsidP="00B150F0">
      <w:pPr>
        <w:tabs>
          <w:tab w:val="clear" w:pos="2880"/>
          <w:tab w:val="clear" w:pos="9360"/>
        </w:tabs>
        <w:spacing w:before="0"/>
        <w:ind w:left="2835" w:hanging="2835"/>
        <w:rPr>
          <w:b/>
          <w:i/>
        </w:rPr>
      </w:pPr>
      <w:r w:rsidRPr="00871317">
        <w:rPr>
          <w:i/>
          <w:sz w:val="20"/>
        </w:rPr>
        <w:t>18.45</w:t>
      </w:r>
      <w:r w:rsidRPr="00871317">
        <w:rPr>
          <w:i/>
          <w:sz w:val="20"/>
        </w:rPr>
        <w:tab/>
      </w:r>
      <w:r w:rsidRPr="00871317">
        <w:rPr>
          <w:sz w:val="20"/>
        </w:rPr>
        <w:t xml:space="preserve">Conversion factor for gross energy per kg of </w:t>
      </w:r>
      <w:r w:rsidR="00F42DBC" w:rsidRPr="00871317">
        <w:rPr>
          <w:sz w:val="20"/>
        </w:rPr>
        <w:t>DM</w:t>
      </w:r>
      <w:r w:rsidRPr="00871317">
        <w:rPr>
          <w:sz w:val="20"/>
        </w:rPr>
        <w:t xml:space="preserve"> (MJ kg</w:t>
      </w:r>
      <w:r w:rsidRPr="00871317">
        <w:rPr>
          <w:sz w:val="20"/>
          <w:vertAlign w:val="superscript"/>
        </w:rPr>
        <w:t>-1</w:t>
      </w:r>
      <w:r w:rsidRPr="00871317">
        <w:rPr>
          <w:sz w:val="20"/>
        </w:rPr>
        <w:t>)</w:t>
      </w:r>
      <w:r w:rsidRPr="00871317">
        <w:rPr>
          <w:b/>
          <w:i/>
        </w:rPr>
        <w:t xml:space="preserve"> </w:t>
      </w:r>
    </w:p>
    <w:p w14:paraId="2C535013" w14:textId="46AFDF4A" w:rsidR="00786E0C" w:rsidRPr="00871317" w:rsidRDefault="00786E0C" w:rsidP="00786E0C">
      <w:pPr>
        <w:tabs>
          <w:tab w:val="clear" w:pos="2880"/>
          <w:tab w:val="clear" w:pos="9360"/>
        </w:tabs>
        <w:spacing w:before="0"/>
        <w:rPr>
          <w:iCs/>
        </w:rPr>
      </w:pPr>
      <w:r w:rsidRPr="00871317">
        <w:rPr>
          <w:b/>
          <w:bCs/>
          <w:iCs/>
          <w:sz w:val="20"/>
        </w:rPr>
        <w:t>Note:</w:t>
      </w:r>
      <w:r w:rsidRPr="00871317">
        <w:rPr>
          <w:iCs/>
          <w:sz w:val="20"/>
        </w:rPr>
        <w:t xml:space="preserve"> for beef calves on a milk-only diet, VS is estimated as: </w:t>
      </w:r>
      <w:r w:rsidRPr="00871317">
        <w:rPr>
          <w:b/>
          <w:bCs/>
          <w:i/>
          <w:sz w:val="20"/>
        </w:rPr>
        <w:t>VS = 7.6/1000 * Weight</w:t>
      </w:r>
      <w:r w:rsidRPr="00871317">
        <w:rPr>
          <w:iCs/>
          <w:sz w:val="20"/>
        </w:rPr>
        <w:t xml:space="preserve">; for dairy calves on a milk-only diet, the VS is estimated as: </w:t>
      </w:r>
      <w:r w:rsidRPr="00871317">
        <w:rPr>
          <w:b/>
          <w:bCs/>
          <w:i/>
          <w:sz w:val="20"/>
        </w:rPr>
        <w:t xml:space="preserve">VS = </w:t>
      </w:r>
      <w:r w:rsidR="003E30F9" w:rsidRPr="00871317">
        <w:rPr>
          <w:b/>
          <w:bCs/>
          <w:i/>
          <w:sz w:val="20"/>
        </w:rPr>
        <w:t>9.3</w:t>
      </w:r>
      <w:r w:rsidRPr="00871317">
        <w:rPr>
          <w:b/>
          <w:bCs/>
          <w:i/>
          <w:sz w:val="20"/>
        </w:rPr>
        <w:t>/1000 * Weight</w:t>
      </w:r>
      <w:r w:rsidRPr="00871317">
        <w:rPr>
          <w:iCs/>
          <w:sz w:val="20"/>
        </w:rPr>
        <w:t xml:space="preserve">. For all beef and dairy calves on a partial or full forage diet, </w:t>
      </w:r>
      <w:r w:rsidRPr="00871317">
        <w:rPr>
          <w:iCs/>
          <w:sz w:val="20"/>
        </w:rPr>
        <w:fldChar w:fldCharType="begin"/>
      </w:r>
      <w:r w:rsidRPr="00871317">
        <w:rPr>
          <w:iCs/>
          <w:sz w:val="20"/>
        </w:rPr>
        <w:instrText xml:space="preserve"> REF VSProduced_CattleAndSheepEq \h  \* MERGEFORMAT </w:instrText>
      </w:r>
      <w:r w:rsidRPr="00871317">
        <w:rPr>
          <w:iCs/>
          <w:sz w:val="20"/>
        </w:rPr>
      </w:r>
      <w:r w:rsidRPr="00871317">
        <w:rPr>
          <w:iCs/>
          <w:sz w:val="20"/>
        </w:rPr>
        <w:fldChar w:fldCharType="separate"/>
      </w:r>
      <w:r w:rsidRPr="00871317">
        <w:rPr>
          <w:rFonts w:cstheme="minorHAnsi"/>
          <w:b/>
          <w:sz w:val="20"/>
        </w:rPr>
        <w:t xml:space="preserve">Eq. </w:t>
      </w:r>
      <w:r w:rsidRPr="00871317">
        <w:rPr>
          <w:rFonts w:cstheme="minorHAnsi"/>
          <w:b/>
          <w:noProof/>
          <w:sz w:val="20"/>
        </w:rPr>
        <w:t>4.1.2</w:t>
      </w:r>
      <w:r w:rsidRPr="00871317">
        <w:rPr>
          <w:rFonts w:cstheme="minorHAnsi"/>
          <w:b/>
          <w:sz w:val="20"/>
        </w:rPr>
        <w:noBreakHyphen/>
      </w:r>
      <w:r w:rsidRPr="00871317">
        <w:rPr>
          <w:rFonts w:cstheme="minorHAnsi"/>
          <w:b/>
          <w:noProof/>
          <w:sz w:val="20"/>
        </w:rPr>
        <w:t>1</w:t>
      </w:r>
      <w:r w:rsidRPr="00871317">
        <w:rPr>
          <w:iCs/>
          <w:sz w:val="20"/>
        </w:rPr>
        <w:fldChar w:fldCharType="end"/>
      </w:r>
      <w:r w:rsidRPr="00871317">
        <w:rPr>
          <w:iCs/>
          <w:sz w:val="20"/>
        </w:rPr>
        <w:t xml:space="preserve"> is used</w:t>
      </w:r>
      <w:r w:rsidR="00A529C6" w:rsidRPr="00871317">
        <w:rPr>
          <w:iCs/>
          <w:sz w:val="20"/>
        </w:rPr>
        <w:t>, based on IPCC (2019) default VS excretion rates for dairy and non-dairy cattle.</w:t>
      </w:r>
    </w:p>
    <w:p w14:paraId="57959B9C" w14:textId="73F3547B" w:rsidR="008D07BA" w:rsidRPr="00D5649B" w:rsidRDefault="008D07BA" w:rsidP="008D07BA">
      <w:pPr>
        <w:tabs>
          <w:tab w:val="left" w:pos="2694"/>
          <w:tab w:val="right" w:pos="8640"/>
          <w:tab w:val="right" w:pos="8820"/>
        </w:tabs>
        <w:ind w:left="2693" w:hanging="2693"/>
        <w:rPr>
          <w:i/>
          <w:sz w:val="20"/>
        </w:rPr>
      </w:pPr>
      <w:r w:rsidRPr="00871317">
        <w:rPr>
          <w:b/>
          <w:i/>
        </w:rPr>
        <w:t>TDN</w:t>
      </w:r>
      <w:r w:rsidRPr="00871317">
        <w:rPr>
          <w:b/>
        </w:rPr>
        <w:t xml:space="preserve"> value is to be entered as a percentage (e.g. as 81 not 0.81).</w:t>
      </w:r>
    </w:p>
    <w:p w14:paraId="160416F3" w14:textId="69D49444" w:rsidR="00505A5A" w:rsidRPr="00D5649B" w:rsidRDefault="00B318F0" w:rsidP="008D07BA">
      <w:pPr>
        <w:rPr>
          <w:b/>
        </w:rPr>
      </w:pPr>
      <w:r w:rsidRPr="00D5649B">
        <w:rPr>
          <w:b/>
        </w:rPr>
        <w:t>For swine:</w:t>
      </w:r>
    </w:p>
    <w:p w14:paraId="752F03C2" w14:textId="44BD0450" w:rsidR="00B318F0" w:rsidRPr="00D5649B"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adjustment</m:t>
            </m:r>
          </m:sub>
        </m:sSub>
      </m:oMath>
      <w:r w:rsidR="00B318F0" w:rsidRPr="00D5649B">
        <w:rPr>
          <w:b/>
        </w:rPr>
        <w:t xml:space="preserve"> </w:t>
      </w:r>
      <w:r w:rsidR="00B318F0" w:rsidRPr="00D5649B">
        <w:rPr>
          <w:b/>
        </w:rPr>
        <w:tab/>
      </w:r>
      <w:bookmarkStart w:id="496" w:name="VSProduced_SwineEQ1"/>
      <w:r w:rsidR="00B318F0"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496"/>
    </w:p>
    <w:p w14:paraId="27B01B98" w14:textId="4E92621E" w:rsidR="00B318F0" w:rsidRPr="00D5649B" w:rsidRDefault="00B318F0" w:rsidP="004A2CC9">
      <w:pPr>
        <w:tabs>
          <w:tab w:val="clear" w:pos="9360"/>
          <w:tab w:val="left" w:pos="2520"/>
          <w:tab w:val="right" w:pos="9781"/>
        </w:tabs>
        <w:jc w:val="right"/>
        <w:rPr>
          <w:iCs/>
        </w:rPr>
      </w:pPr>
      <w:r w:rsidRPr="00D5649B">
        <w:tab/>
      </w:r>
      <w:r w:rsidRPr="004A2CC9">
        <w:rPr>
          <w:bCs/>
          <w:sz w:val="20"/>
        </w:rPr>
        <w:t>Greenhouse Gas System Pork Protocol 2006</w:t>
      </w:r>
    </w:p>
    <w:p w14:paraId="2A1F6246" w14:textId="3DEE9929" w:rsidR="00B318F0" w:rsidRPr="00D5649B" w:rsidRDefault="00B318F0" w:rsidP="00B318F0">
      <w:pPr>
        <w:spacing w:before="0"/>
        <w:rPr>
          <w:sz w:val="20"/>
        </w:rPr>
      </w:pPr>
      <w:r w:rsidRPr="00D5649B">
        <w:rPr>
          <w:sz w:val="20"/>
        </w:rPr>
        <w:t>where</w:t>
      </w:r>
    </w:p>
    <w:p w14:paraId="1109D8EC" w14:textId="6033B950" w:rsidR="00B318F0" w:rsidRPr="00865048" w:rsidRDefault="00B318F0" w:rsidP="00B150F0">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adjusted</w:t>
      </w:r>
      <w:proofErr w:type="spellEnd"/>
      <w:r w:rsidRPr="00D5649B">
        <w:rPr>
          <w:i/>
          <w:sz w:val="20"/>
          <w:vertAlign w:val="subscript"/>
        </w:rPr>
        <w:tab/>
      </w:r>
      <w:r w:rsidR="005A0B5A" w:rsidRPr="005A0B5A">
        <w:rPr>
          <w:iCs/>
          <w:sz w:val="20"/>
        </w:rPr>
        <w:t xml:space="preserve">Adjusted </w:t>
      </w:r>
      <w:r w:rsidR="005A0B5A">
        <w:rPr>
          <w:iCs/>
          <w:sz w:val="20"/>
        </w:rPr>
        <w:t xml:space="preserve">value for </w:t>
      </w:r>
      <w:r w:rsidR="005A0B5A" w:rsidRPr="005A0B5A">
        <w:rPr>
          <w:iCs/>
          <w:sz w:val="20"/>
        </w:rPr>
        <w:t>v</w:t>
      </w:r>
      <w:r w:rsidRPr="00D5649B">
        <w:rPr>
          <w:sz w:val="20"/>
        </w:rPr>
        <w:t>olatile solid</w:t>
      </w:r>
      <w:r w:rsidR="005A0B5A">
        <w:rPr>
          <w:sz w:val="20"/>
        </w:rPr>
        <w:t>s excreted</w:t>
      </w:r>
      <w:r w:rsidR="00CC2917" w:rsidRPr="00D5649B">
        <w:rPr>
          <w:sz w:val="20"/>
        </w:rPr>
        <w:t xml:space="preserve"> (kg head</w:t>
      </w:r>
      <w:r w:rsidR="00CC2917" w:rsidRPr="00D5649B">
        <w:rPr>
          <w:sz w:val="20"/>
          <w:vertAlign w:val="superscript"/>
        </w:rPr>
        <w:t xml:space="preserve">-1 </w:t>
      </w:r>
      <w:r w:rsidR="00CC2917" w:rsidRPr="00D5649B">
        <w:rPr>
          <w:sz w:val="20"/>
        </w:rPr>
        <w:t>day</w:t>
      </w:r>
      <w:r w:rsidR="00CC2917" w:rsidRPr="00D5649B">
        <w:rPr>
          <w:sz w:val="20"/>
          <w:vertAlign w:val="superscript"/>
        </w:rPr>
        <w:t>-1</w:t>
      </w:r>
      <w:r w:rsidR="00CC2917" w:rsidRPr="00D5649B">
        <w:rPr>
          <w:sz w:val="20"/>
        </w:rPr>
        <w:t>)</w:t>
      </w:r>
      <w:r w:rsidR="00786AB6">
        <w:rPr>
          <w:sz w:val="20"/>
        </w:rPr>
        <w:t xml:space="preserve">, </w:t>
      </w:r>
      <w:r w:rsidR="00786AB6" w:rsidRPr="00865048">
        <w:rPr>
          <w:sz w:val="20"/>
        </w:rPr>
        <w:t>by animal group</w:t>
      </w:r>
    </w:p>
    <w:p w14:paraId="41D37FC5" w14:textId="27603B8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excretion</w:t>
      </w:r>
      <w:proofErr w:type="spellEnd"/>
      <w:r w:rsidRPr="00865048">
        <w:rPr>
          <w:i/>
          <w:sz w:val="20"/>
          <w:vertAlign w:val="subscript"/>
        </w:rPr>
        <w:tab/>
      </w:r>
      <w:r w:rsidRPr="00865048">
        <w:rPr>
          <w:sz w:val="20"/>
        </w:rPr>
        <w:t>Volatile solid excretion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_Ref81927305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31</w:t>
      </w:r>
      <w:r w:rsidR="008A2790" w:rsidRPr="00865048">
        <w:rPr>
          <w:b/>
          <w:sz w:val="20"/>
        </w:rPr>
        <w:fldChar w:fldCharType="end"/>
      </w:r>
      <w:r w:rsidR="008A2790" w:rsidRPr="00865048">
        <w:rPr>
          <w:sz w:val="20"/>
        </w:rPr>
        <w:t xml:space="preserve">, </w:t>
      </w:r>
      <w:r w:rsidRPr="00865048">
        <w:rPr>
          <w:sz w:val="20"/>
        </w:rPr>
        <w:t>by pig group</w:t>
      </w:r>
      <w:r w:rsidR="004A3331" w:rsidRPr="00865048">
        <w:rPr>
          <w:sz w:val="20"/>
        </w:rPr>
        <w:t xml:space="preserve"> and</w:t>
      </w:r>
      <w:r w:rsidRPr="00865048">
        <w:rPr>
          <w:sz w:val="20"/>
        </w:rPr>
        <w:t xml:space="preserve"> province)</w:t>
      </w:r>
    </w:p>
    <w:p w14:paraId="69D97E95" w14:textId="18AC4ED2" w:rsidR="00B318F0" w:rsidRPr="00865048" w:rsidRDefault="00B318F0" w:rsidP="00B150F0">
      <w:pPr>
        <w:tabs>
          <w:tab w:val="clear" w:pos="2880"/>
          <w:tab w:val="clear" w:pos="9360"/>
        </w:tabs>
        <w:spacing w:before="0"/>
        <w:ind w:left="2835" w:hanging="2835"/>
        <w:rPr>
          <w:sz w:val="20"/>
        </w:rPr>
      </w:pPr>
      <w:proofErr w:type="spellStart"/>
      <w:r w:rsidRPr="00865048">
        <w:rPr>
          <w:i/>
          <w:sz w:val="20"/>
        </w:rPr>
        <w:lastRenderedPageBreak/>
        <w:t>VS</w:t>
      </w:r>
      <w:r w:rsidRPr="00865048">
        <w:rPr>
          <w:i/>
          <w:sz w:val="20"/>
          <w:vertAlign w:val="subscript"/>
        </w:rPr>
        <w:t>adjustment</w:t>
      </w:r>
      <w:proofErr w:type="spellEnd"/>
      <w:r w:rsidRPr="00865048">
        <w:rPr>
          <w:i/>
          <w:sz w:val="20"/>
          <w:vertAlign w:val="subscript"/>
        </w:rPr>
        <w:tab/>
      </w:r>
      <w:r w:rsidRPr="00865048">
        <w:rPr>
          <w:sz w:val="20"/>
        </w:rPr>
        <w:t>Volatile solid adjustment factor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_Ref81927312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32</w:t>
      </w:r>
      <w:r w:rsidR="008A2790" w:rsidRPr="00865048">
        <w:rPr>
          <w:b/>
          <w:sz w:val="20"/>
        </w:rPr>
        <w:fldChar w:fldCharType="end"/>
      </w:r>
      <w:r w:rsidRPr="00865048">
        <w:rPr>
          <w:sz w:val="20"/>
        </w:rPr>
        <w:t>, by diet)</w:t>
      </w:r>
      <w:r w:rsidR="00691158" w:rsidRPr="00865048">
        <w:rPr>
          <w:sz w:val="20"/>
        </w:rPr>
        <w:br/>
      </w:r>
      <w:r w:rsidR="004D41AB" w:rsidRPr="00865048">
        <w:rPr>
          <w:b/>
          <w:sz w:val="20"/>
          <w:u w:val="single"/>
        </w:rPr>
        <w:t>Note:</w:t>
      </w:r>
      <w:r w:rsidR="004D41AB" w:rsidRPr="00865048">
        <w:rPr>
          <w:sz w:val="20"/>
        </w:rPr>
        <w:t xml:space="preserve"> the VS adjustment factor used in </w:t>
      </w:r>
      <w:proofErr w:type="spellStart"/>
      <w:r w:rsidR="004D41AB" w:rsidRPr="00865048">
        <w:rPr>
          <w:sz w:val="20"/>
        </w:rPr>
        <w:t>Holos</w:t>
      </w:r>
      <w:proofErr w:type="spellEnd"/>
      <w:r w:rsidR="004D41AB" w:rsidRPr="00865048">
        <w:rPr>
          <w:sz w:val="20"/>
        </w:rPr>
        <w:t xml:space="preserve"> for all diets is currently 1, as we work to update the linkages between the </w:t>
      </w:r>
      <w:proofErr w:type="spellStart"/>
      <w:r w:rsidR="004D41AB" w:rsidRPr="00865048">
        <w:rPr>
          <w:i/>
          <w:iCs/>
          <w:sz w:val="20"/>
        </w:rPr>
        <w:t>VS</w:t>
      </w:r>
      <w:r w:rsidR="004D41AB" w:rsidRPr="00865048">
        <w:rPr>
          <w:i/>
          <w:iCs/>
          <w:sz w:val="20"/>
          <w:vertAlign w:val="subscript"/>
        </w:rPr>
        <w:t>adjustment</w:t>
      </w:r>
      <w:proofErr w:type="spellEnd"/>
      <w:r w:rsidR="004D41AB" w:rsidRPr="00865048">
        <w:rPr>
          <w:sz w:val="20"/>
        </w:rPr>
        <w:t xml:space="preserve"> values in </w:t>
      </w:r>
      <w:r w:rsidR="004D41AB" w:rsidRPr="00865048">
        <w:rPr>
          <w:sz w:val="20"/>
        </w:rPr>
        <w:fldChar w:fldCharType="begin"/>
      </w:r>
      <w:r w:rsidR="004D41AB" w:rsidRPr="00865048">
        <w:rPr>
          <w:sz w:val="20"/>
        </w:rPr>
        <w:instrText xml:space="preserve"> REF _Ref81927312 \h  \* MERGEFORMAT </w:instrText>
      </w:r>
      <w:r w:rsidR="004D41AB" w:rsidRPr="00865048">
        <w:rPr>
          <w:sz w:val="20"/>
        </w:rPr>
      </w:r>
      <w:r w:rsidR="004D41AB" w:rsidRPr="00865048">
        <w:rPr>
          <w:sz w:val="20"/>
        </w:rPr>
        <w:fldChar w:fldCharType="separate"/>
      </w:r>
      <w:r w:rsidR="004958E5" w:rsidRPr="00865048">
        <w:rPr>
          <w:b/>
          <w:sz w:val="20"/>
        </w:rPr>
        <w:t xml:space="preserve">Table </w:t>
      </w:r>
      <w:r w:rsidR="004958E5" w:rsidRPr="00865048">
        <w:rPr>
          <w:b/>
          <w:noProof/>
          <w:sz w:val="20"/>
        </w:rPr>
        <w:t>32</w:t>
      </w:r>
      <w:r w:rsidR="004D41AB" w:rsidRPr="00865048">
        <w:rPr>
          <w:sz w:val="20"/>
        </w:rPr>
        <w:fldChar w:fldCharType="end"/>
      </w:r>
      <w:r w:rsidR="004D41AB" w:rsidRPr="00865048">
        <w:rPr>
          <w:sz w:val="20"/>
        </w:rPr>
        <w:t xml:space="preserve"> and the </w:t>
      </w:r>
      <w:proofErr w:type="spellStart"/>
      <w:r w:rsidR="004D41AB" w:rsidRPr="00865048">
        <w:rPr>
          <w:sz w:val="20"/>
        </w:rPr>
        <w:t>Holos</w:t>
      </w:r>
      <w:proofErr w:type="spellEnd"/>
      <w:r w:rsidR="004D41AB" w:rsidRPr="00865048">
        <w:rPr>
          <w:sz w:val="20"/>
        </w:rPr>
        <w:t xml:space="preserve"> default swine diets</w:t>
      </w:r>
    </w:p>
    <w:p w14:paraId="57DA080C" w14:textId="0E555E5F" w:rsidR="00B318F0" w:rsidRPr="00865048" w:rsidRDefault="00B318F0" w:rsidP="005076ED">
      <w:pPr>
        <w:pStyle w:val="Caption"/>
        <w:keepNext/>
        <w:tabs>
          <w:tab w:val="clear" w:pos="9360"/>
          <w:tab w:val="right" w:pos="9781"/>
        </w:tabs>
        <w:spacing w:after="120"/>
        <w:rPr>
          <w:b/>
        </w:rPr>
      </w:pPr>
      <m:oMath>
        <m:r>
          <m:rPr>
            <m:sty m:val="bi"/>
          </m:rPr>
          <w:rPr>
            <w:rFonts w:ascii="Cambria Math" w:hAnsi="Cambria Math"/>
          </w:rPr>
          <m:t>VS=feed_intake×</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oMath>
      <w:r w:rsidRPr="00865048">
        <w:rPr>
          <w:b/>
        </w:rPr>
        <w:t xml:space="preserve"> </w:t>
      </w:r>
      <w:r w:rsidRPr="00865048">
        <w:rPr>
          <w:b/>
        </w:rPr>
        <w:tab/>
      </w:r>
      <w:bookmarkStart w:id="497" w:name="VSProduced_SwineEQ2"/>
      <w:r w:rsidRPr="0086504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497"/>
    </w:p>
    <w:p w14:paraId="6273A01B" w14:textId="0622154A" w:rsidR="00B318F0" w:rsidRPr="00865048" w:rsidRDefault="00B318F0" w:rsidP="004A2CC9">
      <w:pPr>
        <w:tabs>
          <w:tab w:val="clear" w:pos="9360"/>
          <w:tab w:val="left" w:pos="2520"/>
          <w:tab w:val="right" w:pos="9781"/>
        </w:tabs>
        <w:jc w:val="right"/>
        <w:rPr>
          <w:iCs/>
        </w:rPr>
      </w:pPr>
      <w:r w:rsidRPr="00865048">
        <w:tab/>
      </w:r>
      <w:r w:rsidRPr="00865048">
        <w:rPr>
          <w:bCs/>
          <w:sz w:val="20"/>
        </w:rPr>
        <w:t>Greenhouse Gas System Pork Protocol 2006</w:t>
      </w:r>
    </w:p>
    <w:p w14:paraId="08D20D4B" w14:textId="0A4AE1B1" w:rsidR="00B318F0" w:rsidRPr="00865048" w:rsidRDefault="00B318F0" w:rsidP="00B318F0">
      <w:pPr>
        <w:spacing w:before="0"/>
        <w:rPr>
          <w:sz w:val="20"/>
        </w:rPr>
      </w:pPr>
      <w:r w:rsidRPr="00865048">
        <w:rPr>
          <w:sz w:val="20"/>
        </w:rPr>
        <w:t>where</w:t>
      </w:r>
    </w:p>
    <w:p w14:paraId="7D54B5C8" w14:textId="7D6F49B7" w:rsidR="00B318F0" w:rsidRPr="00865048" w:rsidRDefault="00B318F0" w:rsidP="00B150F0">
      <w:pPr>
        <w:tabs>
          <w:tab w:val="clear" w:pos="2880"/>
          <w:tab w:val="clear" w:pos="9360"/>
        </w:tabs>
        <w:spacing w:before="0"/>
        <w:ind w:left="2835" w:hanging="2835"/>
        <w:rPr>
          <w:sz w:val="20"/>
        </w:rPr>
      </w:pPr>
      <w:r w:rsidRPr="00865048">
        <w:rPr>
          <w:i/>
          <w:sz w:val="20"/>
        </w:rPr>
        <w:t>VS</w:t>
      </w:r>
      <w:r w:rsidRPr="00865048">
        <w:rPr>
          <w:i/>
          <w:sz w:val="20"/>
          <w:vertAlign w:val="subscript"/>
        </w:rPr>
        <w:tab/>
      </w:r>
      <w:r w:rsidRPr="00865048">
        <w:rPr>
          <w:sz w:val="20"/>
        </w:rPr>
        <w:t xml:space="preserve">Volatile solids </w:t>
      </w:r>
      <w:r w:rsidR="005A0B5A">
        <w:rPr>
          <w:sz w:val="20"/>
        </w:rPr>
        <w:t xml:space="preserve">excreted </w:t>
      </w:r>
      <w:r w:rsidRPr="00865048">
        <w:rPr>
          <w:sz w:val="20"/>
        </w:rPr>
        <w:t>(kg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786AB6" w:rsidRPr="00865048">
        <w:rPr>
          <w:sz w:val="20"/>
        </w:rPr>
        <w:t>, by animal group</w:t>
      </w:r>
    </w:p>
    <w:p w14:paraId="0084D7EB" w14:textId="5EF51F40" w:rsidR="00674917" w:rsidRPr="00D5649B" w:rsidRDefault="00B318F0" w:rsidP="00B150F0">
      <w:pPr>
        <w:tabs>
          <w:tab w:val="clear" w:pos="2880"/>
          <w:tab w:val="clear" w:pos="9360"/>
        </w:tabs>
        <w:spacing w:before="0"/>
        <w:ind w:left="2835" w:hanging="2835"/>
        <w:rPr>
          <w:sz w:val="20"/>
        </w:rPr>
      </w:pPr>
      <w:proofErr w:type="spellStart"/>
      <w:r w:rsidRPr="00865048">
        <w:rPr>
          <w:i/>
          <w:sz w:val="20"/>
        </w:rPr>
        <w:t>feed_intake</w:t>
      </w:r>
      <w:proofErr w:type="spellEnd"/>
      <w:r w:rsidRPr="00865048">
        <w:rPr>
          <w:i/>
          <w:sz w:val="20"/>
        </w:rPr>
        <w:tab/>
      </w:r>
      <w:r w:rsidRPr="00865048">
        <w:rPr>
          <w:sz w:val="20"/>
        </w:rPr>
        <w:t>Feed intake (kg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EC1825" w:rsidRPr="00865048">
        <w:rPr>
          <w:sz w:val="20"/>
        </w:rPr>
        <w:t>, by swine group</w:t>
      </w:r>
      <w:r w:rsidRPr="00865048">
        <w:rPr>
          <w:sz w:val="20"/>
        </w:rPr>
        <w:t xml:space="preserve"> (</w:t>
      </w:r>
      <w:r w:rsidR="008A2790" w:rsidRPr="00865048">
        <w:rPr>
          <w:b/>
          <w:sz w:val="20"/>
        </w:rPr>
        <w:fldChar w:fldCharType="begin"/>
      </w:r>
      <w:r w:rsidR="008A2790" w:rsidRPr="00865048">
        <w:rPr>
          <w:b/>
          <w:sz w:val="20"/>
        </w:rPr>
        <w:instrText xml:space="preserve"> REF _Ref81927449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33</w:t>
      </w:r>
      <w:r w:rsidR="008A2790" w:rsidRPr="00865048">
        <w:rPr>
          <w:b/>
          <w:sz w:val="20"/>
        </w:rPr>
        <w:fldChar w:fldCharType="end"/>
      </w:r>
      <w:r w:rsidRPr="00D5649B">
        <w:rPr>
          <w:sz w:val="20"/>
        </w:rPr>
        <w:t>)</w:t>
      </w:r>
    </w:p>
    <w:p w14:paraId="30EDA35D" w14:textId="5A06AA1C" w:rsidR="00C24699" w:rsidRPr="00D5649B" w:rsidRDefault="00C24699" w:rsidP="00DF001C">
      <w:pPr>
        <w:rPr>
          <w:b/>
        </w:rPr>
      </w:pPr>
      <w:r w:rsidRPr="00D5649B">
        <w:rPr>
          <w:b/>
        </w:rPr>
        <w:t xml:space="preserve">For chickens, goats, </w:t>
      </w:r>
      <w:r w:rsidR="003B103C" w:rsidRPr="00D5649B">
        <w:rPr>
          <w:b/>
        </w:rPr>
        <w:t xml:space="preserve">llamas and alpacas, </w:t>
      </w:r>
      <w:r w:rsidRPr="00D5649B">
        <w:rPr>
          <w:b/>
        </w:rPr>
        <w:t>horses, mules and bison:</w:t>
      </w:r>
    </w:p>
    <w:p w14:paraId="669C0C0E" w14:textId="4DE6FF4B" w:rsidR="00C24699" w:rsidRPr="00D5649B" w:rsidRDefault="00C24699" w:rsidP="00DF001C">
      <w:pPr>
        <w:rPr>
          <w:szCs w:val="24"/>
        </w:rPr>
      </w:pPr>
      <w:r w:rsidRPr="00D5649B">
        <w:rPr>
          <w:szCs w:val="24"/>
        </w:rPr>
        <w:t xml:space="preserve">Default daily VS excretion rates were derived from default IPCC (2019) data </w:t>
      </w:r>
      <w:r w:rsidR="00503A6A" w:rsidRPr="00D5649B">
        <w:rPr>
          <w:szCs w:val="24"/>
        </w:rPr>
        <w:t>and default live animal weights from ECCC (2022)</w:t>
      </w:r>
      <w:r w:rsidR="00786AB6" w:rsidRPr="00786AB6">
        <w:rPr>
          <w:szCs w:val="24"/>
        </w:rPr>
        <w:t xml:space="preserve"> </w:t>
      </w:r>
      <w:r w:rsidR="00786AB6" w:rsidRPr="00D5649B">
        <w:rPr>
          <w:szCs w:val="24"/>
        </w:rPr>
        <w:t>(</w:t>
      </w:r>
      <w:r w:rsidR="00786AB6" w:rsidRPr="00B150F0">
        <w:rPr>
          <w:b/>
          <w:szCs w:val="24"/>
        </w:rPr>
        <w:fldChar w:fldCharType="begin"/>
      </w:r>
      <w:r w:rsidR="00786AB6" w:rsidRPr="00B150F0">
        <w:rPr>
          <w:b/>
          <w:szCs w:val="24"/>
        </w:rPr>
        <w:instrText xml:space="preserve"> REF _Ref81927722 \h  \* MERGEFORMAT </w:instrText>
      </w:r>
      <w:r w:rsidR="00786AB6" w:rsidRPr="00B150F0">
        <w:rPr>
          <w:b/>
          <w:szCs w:val="24"/>
        </w:rPr>
      </w:r>
      <w:r w:rsidR="00786AB6" w:rsidRPr="00B150F0">
        <w:rPr>
          <w:b/>
          <w:szCs w:val="24"/>
        </w:rPr>
        <w:fldChar w:fldCharType="separate"/>
      </w:r>
      <w:r w:rsidR="00786AB6" w:rsidRPr="00B62AA9">
        <w:rPr>
          <w:b/>
        </w:rPr>
        <w:t xml:space="preserve">Table </w:t>
      </w:r>
      <w:r w:rsidR="00786AB6">
        <w:rPr>
          <w:b/>
          <w:noProof/>
        </w:rPr>
        <w:t>34</w:t>
      </w:r>
      <w:r w:rsidR="00786AB6" w:rsidRPr="00B150F0">
        <w:rPr>
          <w:b/>
          <w:szCs w:val="24"/>
        </w:rPr>
        <w:fldChar w:fldCharType="end"/>
      </w:r>
      <w:r w:rsidR="00786AB6" w:rsidRPr="00D5649B">
        <w:rPr>
          <w:szCs w:val="24"/>
        </w:rPr>
        <w:t>)</w:t>
      </w:r>
      <w:r w:rsidRPr="00D5649B">
        <w:rPr>
          <w:szCs w:val="24"/>
        </w:rPr>
        <w:t>.</w:t>
      </w:r>
    </w:p>
    <w:p w14:paraId="62FBC688" w14:textId="0D403930" w:rsidR="002A4CF4" w:rsidRPr="00D5649B" w:rsidRDefault="002A4CF4" w:rsidP="002A4CF4">
      <w:pPr>
        <w:pStyle w:val="Heading4"/>
      </w:pPr>
      <w:r w:rsidRPr="00D5649B">
        <w:t>CH</w:t>
      </w:r>
      <w:r w:rsidRPr="00D5649B">
        <w:rPr>
          <w:vertAlign w:val="subscript"/>
        </w:rPr>
        <w:t>4</w:t>
      </w:r>
      <w:r w:rsidRPr="00D5649B">
        <w:t xml:space="preserve"> emissions from solid manure </w:t>
      </w:r>
    </w:p>
    <w:p w14:paraId="14C63679" w14:textId="3AF34C12" w:rsidR="00C96FA0" w:rsidRPr="00E36C64" w:rsidRDefault="00C96FA0" w:rsidP="00C96FA0">
      <w:pPr>
        <w:jc w:val="both"/>
        <w:rPr>
          <w:b/>
          <w:szCs w:val="32"/>
        </w:rPr>
      </w:pPr>
      <w:r w:rsidRPr="00E36C64">
        <w:rPr>
          <w:b/>
          <w:szCs w:val="32"/>
        </w:rPr>
        <w:t xml:space="preserve">For </w:t>
      </w:r>
      <w:r w:rsidR="00351ED0" w:rsidRPr="00E36C64">
        <w:rPr>
          <w:b/>
          <w:szCs w:val="32"/>
        </w:rPr>
        <w:t xml:space="preserve">beef cattle, dairy cattle, sheep, swine, chickens, goats, </w:t>
      </w:r>
      <w:r w:rsidR="00EF7BAB" w:rsidRPr="00E36C64">
        <w:rPr>
          <w:b/>
          <w:szCs w:val="32"/>
        </w:rPr>
        <w:t xml:space="preserve">llamas and alpacas, </w:t>
      </w:r>
      <w:r w:rsidR="00351ED0" w:rsidRPr="00E36C64">
        <w:rPr>
          <w:b/>
          <w:szCs w:val="32"/>
        </w:rPr>
        <w:t>horses, mules and bison</w:t>
      </w:r>
      <w:r w:rsidRPr="00E36C64">
        <w:rPr>
          <w:b/>
          <w:szCs w:val="32"/>
        </w:rPr>
        <w:t>:</w:t>
      </w:r>
    </w:p>
    <w:p w14:paraId="7C66CD36" w14:textId="681CEAFC"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 VS×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o</m:t>
            </m:r>
          </m:sub>
        </m:sSub>
        <m:r>
          <m:rPr>
            <m:sty m:val="bi"/>
          </m:rPr>
          <w:rPr>
            <w:rFonts w:ascii="Cambria Math" w:eastAsia="Times New Roman" w:hAnsi="Cambria Math" w:cstheme="minorHAnsi"/>
            <w:szCs w:val="24"/>
          </w:rPr>
          <m:t>×MCF×0.67</m:t>
        </m:r>
      </m:oMath>
      <w:r w:rsidRPr="00D5649B">
        <w:rPr>
          <w:rFonts w:eastAsia="Times New Roman" w:cstheme="minorHAnsi"/>
          <w:i/>
          <w:szCs w:val="24"/>
        </w:rPr>
        <w:tab/>
      </w:r>
      <w:bookmarkStart w:id="498" w:name="Eq_CH4ManureRate"/>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bookmarkEnd w:id="498"/>
    </w:p>
    <w:p w14:paraId="0EDB8F53" w14:textId="1F17E2EF" w:rsidR="00C96FA0" w:rsidRPr="00D5649B" w:rsidRDefault="00C96FA0" w:rsidP="004A2CC9">
      <w:pPr>
        <w:tabs>
          <w:tab w:val="clear" w:pos="9360"/>
          <w:tab w:val="left" w:pos="2520"/>
          <w:tab w:val="right" w:pos="9781"/>
        </w:tabs>
        <w:jc w:val="right"/>
        <w:rPr>
          <w:szCs w:val="24"/>
        </w:rPr>
      </w:pPr>
      <w:r w:rsidRPr="00D5649B">
        <w:rPr>
          <w:szCs w:val="24"/>
        </w:rPr>
        <w:tab/>
      </w:r>
      <w:r w:rsidRPr="004A2CC9">
        <w:rPr>
          <w:bCs/>
          <w:sz w:val="20"/>
        </w:rPr>
        <w:t>IPCC 2019</w:t>
      </w:r>
      <w:r w:rsidR="00D04B7E" w:rsidRPr="004A2CC9">
        <w:rPr>
          <w:bCs/>
          <w:sz w:val="20"/>
        </w:rPr>
        <w:t>, Eq. 10.23</w:t>
      </w:r>
    </w:p>
    <w:p w14:paraId="18161CA0" w14:textId="4C830264" w:rsidR="00C96FA0" w:rsidRPr="00D5649B" w:rsidRDefault="00C96FA0" w:rsidP="001A588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354E5D1" w14:textId="247C6F3E" w:rsidR="00C96FA0" w:rsidRPr="00D5649B" w:rsidRDefault="00C96FA0" w:rsidP="002C598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_rate</w:t>
      </w:r>
      <w:r w:rsidRPr="00D5649B">
        <w:rPr>
          <w:i/>
          <w:sz w:val="20"/>
          <w:vertAlign w:val="subscript"/>
        </w:rPr>
        <w:tab/>
      </w:r>
      <w:r w:rsidRPr="00D5649B">
        <w:rPr>
          <w:sz w:val="20"/>
        </w:rPr>
        <w:t>Manure CH</w:t>
      </w:r>
      <w:r w:rsidRPr="00D5649B">
        <w:rPr>
          <w:sz w:val="20"/>
          <w:vertAlign w:val="subscript"/>
        </w:rPr>
        <w:t>4</w:t>
      </w:r>
      <w:r w:rsidRPr="00D5649B">
        <w:rPr>
          <w:sz w:val="20"/>
        </w:rPr>
        <w:t xml:space="preserve"> emission rate (kg </w:t>
      </w:r>
      <w:r w:rsidRPr="00865048">
        <w:rPr>
          <w:sz w:val="20"/>
        </w:rPr>
        <w:t>head</w:t>
      </w:r>
      <w:r w:rsidRPr="00865048">
        <w:rPr>
          <w:sz w:val="20"/>
          <w:vertAlign w:val="superscript"/>
        </w:rPr>
        <w:t xml:space="preserve">-1 </w:t>
      </w:r>
      <w:r w:rsidRPr="00865048">
        <w:rPr>
          <w:sz w:val="20"/>
        </w:rPr>
        <w:t>day</w:t>
      </w:r>
      <w:r w:rsidRPr="00865048">
        <w:rPr>
          <w:sz w:val="20"/>
          <w:vertAlign w:val="superscript"/>
        </w:rPr>
        <w:t>-1</w:t>
      </w:r>
      <w:r w:rsidRPr="00865048">
        <w:rPr>
          <w:sz w:val="20"/>
        </w:rPr>
        <w:t>)</w:t>
      </w:r>
      <w:r w:rsidR="002C5981" w:rsidRPr="00865048">
        <w:rPr>
          <w:sz w:val="20"/>
        </w:rPr>
        <w:t>, by animal group</w:t>
      </w:r>
    </w:p>
    <w:p w14:paraId="0B01458A" w14:textId="68D9626F" w:rsidR="00C96FA0" w:rsidRPr="00D5649B" w:rsidRDefault="00C96FA0" w:rsidP="00B150F0">
      <w:pPr>
        <w:tabs>
          <w:tab w:val="clear" w:pos="2880"/>
          <w:tab w:val="clear" w:pos="9360"/>
        </w:tabs>
        <w:spacing w:before="0"/>
        <w:ind w:left="2835" w:hanging="2835"/>
        <w:rPr>
          <w:sz w:val="20"/>
        </w:rPr>
      </w:pPr>
      <w:r w:rsidRPr="00D5649B">
        <w:rPr>
          <w:i/>
          <w:sz w:val="20"/>
        </w:rPr>
        <w:t>VS</w:t>
      </w:r>
      <w:r w:rsidRPr="00D5649B">
        <w:rPr>
          <w:sz w:val="20"/>
        </w:rPr>
        <w:tab/>
        <w:t>Volatile solids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 – values for beef</w:t>
      </w:r>
      <w:r w:rsidR="002A04E4" w:rsidRPr="00D5649B">
        <w:rPr>
          <w:sz w:val="20"/>
        </w:rPr>
        <w:t xml:space="preserve"> cattle, </w:t>
      </w:r>
      <w:r w:rsidRPr="00D5649B">
        <w:rPr>
          <w:sz w:val="20"/>
        </w:rPr>
        <w:t>dairy cattle</w:t>
      </w:r>
      <w:r w:rsidR="002A04E4" w:rsidRPr="00D5649B">
        <w:rPr>
          <w:sz w:val="20"/>
        </w:rPr>
        <w:t xml:space="preserve"> and sheep</w:t>
      </w:r>
      <w:r w:rsidRPr="00D5649B">
        <w:rPr>
          <w:sz w:val="20"/>
        </w:rPr>
        <w:t xml:space="preserve"> solid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VSProduced_CattleAndSheepEq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rFonts w:cstheme="minorHAnsi"/>
          <w:b/>
          <w:sz w:val="20"/>
        </w:rPr>
        <w:t xml:space="preserve">Eq. </w:t>
      </w:r>
      <w:r w:rsidR="00691158" w:rsidRPr="00691158">
        <w:rPr>
          <w:rFonts w:cstheme="minorHAnsi"/>
          <w:b/>
          <w:noProof/>
          <w:sz w:val="20"/>
        </w:rPr>
        <w:t>4.1.2</w:t>
      </w:r>
      <w:r w:rsidR="00691158" w:rsidRPr="00691158">
        <w:rPr>
          <w:rFonts w:cstheme="minorHAnsi"/>
          <w:b/>
          <w:noProof/>
          <w:sz w:val="20"/>
        </w:rPr>
        <w:noBreakHyphen/>
        <w:t>1</w:t>
      </w:r>
      <w:r w:rsidR="00F90948" w:rsidRPr="00D5649B">
        <w:rPr>
          <w:sz w:val="20"/>
        </w:rPr>
        <w:fldChar w:fldCharType="end"/>
      </w:r>
      <w:r w:rsidRPr="00D5649B">
        <w:rPr>
          <w:sz w:val="20"/>
        </w:rPr>
        <w:t xml:space="preserve">; </w:t>
      </w:r>
      <w:r w:rsidR="00DB3B02" w:rsidRPr="00D5649B">
        <w:rPr>
          <w:sz w:val="20"/>
        </w:rPr>
        <w:t xml:space="preserve">values for </w:t>
      </w:r>
      <w:proofErr w:type="spellStart"/>
      <w:r w:rsidRPr="00D5649B">
        <w:rPr>
          <w:sz w:val="20"/>
        </w:rPr>
        <w:t>for</w:t>
      </w:r>
      <w:proofErr w:type="spellEnd"/>
      <w:r w:rsidRPr="00D5649B">
        <w:rPr>
          <w:sz w:val="20"/>
        </w:rPr>
        <w:t xml:space="preserve"> swine solid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VSProduced_SwineEQ2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b/>
          <w:sz w:val="20"/>
        </w:rPr>
        <w:t xml:space="preserve">Eq. </w:t>
      </w:r>
      <w:r w:rsidR="00691158" w:rsidRPr="00691158">
        <w:rPr>
          <w:b/>
          <w:noProof/>
          <w:sz w:val="20"/>
        </w:rPr>
        <w:t>4.1.2</w:t>
      </w:r>
      <w:r w:rsidR="00691158" w:rsidRPr="00691158">
        <w:rPr>
          <w:b/>
          <w:noProof/>
          <w:sz w:val="20"/>
        </w:rPr>
        <w:noBreakHyphen/>
        <w:t>3</w:t>
      </w:r>
      <w:r w:rsidR="00F90948" w:rsidRPr="00D5649B">
        <w:rPr>
          <w:sz w:val="20"/>
        </w:rPr>
        <w:fldChar w:fldCharType="end"/>
      </w:r>
      <w:r w:rsidR="00AE69EA" w:rsidRPr="00D5649B">
        <w:rPr>
          <w:sz w:val="20"/>
        </w:rPr>
        <w:t>; values for poultry</w:t>
      </w:r>
      <w:r w:rsidR="002A04E4" w:rsidRPr="00D5649B">
        <w:rPr>
          <w:sz w:val="20"/>
        </w:rPr>
        <w:t xml:space="preserve"> and</w:t>
      </w:r>
      <w:r w:rsidR="00AE69EA" w:rsidRPr="00D5649B">
        <w:rPr>
          <w:sz w:val="20"/>
        </w:rPr>
        <w:t xml:space="preserve"> other livestock</w:t>
      </w:r>
      <w:r w:rsidR="002A04E4" w:rsidRPr="00D5649B">
        <w:rPr>
          <w:sz w:val="20"/>
        </w:rPr>
        <w:t xml:space="preserve"> solid manure</w:t>
      </w:r>
      <w:r w:rsidR="00AE69EA" w:rsidRPr="00D5649B">
        <w:rPr>
          <w:sz w:val="20"/>
        </w:rPr>
        <w:t xml:space="preserve"> from </w:t>
      </w:r>
      <w:r w:rsidR="00EF7BAB" w:rsidRPr="00B150F0">
        <w:rPr>
          <w:b/>
          <w:sz w:val="20"/>
        </w:rPr>
        <w:fldChar w:fldCharType="begin"/>
      </w:r>
      <w:r w:rsidR="00EF7BAB" w:rsidRPr="00B150F0">
        <w:rPr>
          <w:b/>
          <w:sz w:val="20"/>
        </w:rPr>
        <w:instrText xml:space="preserve"> REF _Ref81927722 \h  \* MERGEFORMAT </w:instrText>
      </w:r>
      <w:r w:rsidR="00EF7BAB" w:rsidRPr="00B150F0">
        <w:rPr>
          <w:b/>
          <w:sz w:val="20"/>
        </w:rPr>
      </w:r>
      <w:r w:rsidR="00EF7BAB" w:rsidRPr="00B150F0">
        <w:rPr>
          <w:b/>
          <w:sz w:val="20"/>
        </w:rPr>
        <w:fldChar w:fldCharType="separate"/>
      </w:r>
      <w:r w:rsidR="004958E5" w:rsidRPr="004958E5">
        <w:rPr>
          <w:b/>
          <w:sz w:val="20"/>
        </w:rPr>
        <w:t>Table 34</w:t>
      </w:r>
      <w:r w:rsidR="00EF7BAB" w:rsidRPr="00B150F0">
        <w:rPr>
          <w:b/>
          <w:sz w:val="20"/>
        </w:rPr>
        <w:fldChar w:fldCharType="end"/>
      </w:r>
      <w:r w:rsidR="00C24699" w:rsidRPr="00D5649B">
        <w:rPr>
          <w:sz w:val="20"/>
        </w:rPr>
        <w:fldChar w:fldCharType="begin"/>
      </w:r>
      <w:r w:rsidR="00C24699" w:rsidRPr="00D5649B">
        <w:rPr>
          <w:sz w:val="20"/>
        </w:rPr>
        <w:instrText xml:space="preserve"> REF _Ref81927985 \h  \* MERGEFORMAT </w:instrText>
      </w:r>
      <w:r w:rsidR="00C24699" w:rsidRPr="00D5649B">
        <w:rPr>
          <w:sz w:val="20"/>
        </w:rPr>
      </w:r>
      <w:r w:rsidR="00C24699" w:rsidRPr="00D5649B">
        <w:rPr>
          <w:sz w:val="20"/>
        </w:rPr>
        <w:fldChar w:fldCharType="end"/>
      </w:r>
    </w:p>
    <w:p w14:paraId="4AD584F7" w14:textId="63668345" w:rsidR="00C96FA0" w:rsidRPr="00D5649B" w:rsidRDefault="00C96FA0" w:rsidP="008A73D6">
      <w:pPr>
        <w:tabs>
          <w:tab w:val="clear" w:pos="2880"/>
          <w:tab w:val="clear" w:pos="9360"/>
        </w:tabs>
        <w:spacing w:before="0"/>
        <w:ind w:left="2790" w:hanging="2790"/>
        <w:rPr>
          <w:sz w:val="20"/>
        </w:rPr>
      </w:pPr>
      <w:r w:rsidRPr="00D5649B">
        <w:rPr>
          <w:i/>
          <w:iCs/>
          <w:sz w:val="20"/>
        </w:rPr>
        <w:t>B</w:t>
      </w:r>
      <w:r w:rsidRPr="00D5649B">
        <w:rPr>
          <w:i/>
          <w:iCs/>
          <w:sz w:val="20"/>
          <w:vertAlign w:val="subscript"/>
        </w:rPr>
        <w:t>o</w:t>
      </w:r>
      <w:r w:rsidR="008A73D6">
        <w:rPr>
          <w:i/>
          <w:iCs/>
          <w:sz w:val="20"/>
          <w:vertAlign w:val="subscript"/>
        </w:rPr>
        <w:tab/>
        <w:t xml:space="preserve"> </w:t>
      </w:r>
      <w:r w:rsidRPr="00D5649B">
        <w:rPr>
          <w:sz w:val="20"/>
        </w:rPr>
        <w:t>Methane producing capacity (m</w:t>
      </w:r>
      <w:r w:rsidRPr="00D5649B">
        <w:rPr>
          <w:sz w:val="20"/>
          <w:vertAlign w:val="superscript"/>
        </w:rPr>
        <w:t>3</w:t>
      </w:r>
      <w:r w:rsidRPr="00D5649B">
        <w:rPr>
          <w:sz w:val="20"/>
        </w:rPr>
        <w:t xml:space="preserve"> CH</w:t>
      </w:r>
      <w:r w:rsidRPr="00D5649B">
        <w:rPr>
          <w:sz w:val="20"/>
          <w:vertAlign w:val="subscript"/>
        </w:rPr>
        <w:t>4</w:t>
      </w:r>
      <w:r w:rsidRPr="00D5649B">
        <w:rPr>
          <w:sz w:val="20"/>
        </w:rPr>
        <w:t xml:space="preserve"> kg</w:t>
      </w:r>
      <w:r w:rsidRPr="00D5649B">
        <w:rPr>
          <w:sz w:val="20"/>
          <w:vertAlign w:val="superscript"/>
        </w:rPr>
        <w:t>-1</w:t>
      </w:r>
      <w:r w:rsidRPr="00D5649B">
        <w:rPr>
          <w:sz w:val="20"/>
        </w:rPr>
        <w:t xml:space="preserve"> VS) </w:t>
      </w:r>
      <w:r w:rsidR="003D2933" w:rsidRPr="00D5649B">
        <w:rPr>
          <w:sz w:val="20"/>
        </w:rPr>
        <w:t xml:space="preserve">by </w:t>
      </w:r>
      <w:r w:rsidR="003D2933" w:rsidRPr="00BB7D93">
        <w:rPr>
          <w:sz w:val="20"/>
        </w:rPr>
        <w:t xml:space="preserve">livestock </w:t>
      </w:r>
      <w:r w:rsidR="0006257F" w:rsidRPr="00BB7D93">
        <w:rPr>
          <w:sz w:val="20"/>
        </w:rPr>
        <w:t xml:space="preserve">type </w:t>
      </w:r>
      <w:r w:rsidR="003D2933" w:rsidRPr="00BB7D93">
        <w:rPr>
          <w:sz w:val="20"/>
        </w:rPr>
        <w:t>(</w:t>
      </w:r>
      <w:r w:rsidR="00BB7D93" w:rsidRPr="00BB7D93">
        <w:rPr>
          <w:b/>
          <w:sz w:val="20"/>
        </w:rPr>
        <w:fldChar w:fldCharType="begin"/>
      </w:r>
      <w:r w:rsidR="00BB7D93" w:rsidRPr="00BB7D93">
        <w:rPr>
          <w:sz w:val="20"/>
        </w:rPr>
        <w:instrText xml:space="preserve"> REF _Ref82140750 \h </w:instrText>
      </w:r>
      <w:r w:rsidR="00BB7D93">
        <w:rPr>
          <w:b/>
          <w:sz w:val="20"/>
        </w:rPr>
        <w:instrText xml:space="preserve"> \* MERGEFORMAT </w:instrText>
      </w:r>
      <w:r w:rsidR="00BB7D93" w:rsidRPr="00BB7D93">
        <w:rPr>
          <w:b/>
          <w:sz w:val="20"/>
        </w:rPr>
      </w:r>
      <w:r w:rsidR="00BB7D93" w:rsidRPr="00BB7D93">
        <w:rPr>
          <w:b/>
          <w:sz w:val="20"/>
        </w:rPr>
        <w:fldChar w:fldCharType="separate"/>
      </w:r>
      <w:r w:rsidR="00BB7D93" w:rsidRPr="00BB7D93">
        <w:rPr>
          <w:b/>
          <w:sz w:val="20"/>
        </w:rPr>
        <w:t xml:space="preserve">Table </w:t>
      </w:r>
      <w:r w:rsidR="00BB7D93" w:rsidRPr="00BB7D93">
        <w:rPr>
          <w:b/>
          <w:noProof/>
          <w:sz w:val="20"/>
        </w:rPr>
        <w:t>35</w:t>
      </w:r>
      <w:r w:rsidR="00BB7D93" w:rsidRPr="00BB7D93">
        <w:rPr>
          <w:b/>
          <w:sz w:val="20"/>
        </w:rPr>
        <w:fldChar w:fldCharType="end"/>
      </w:r>
      <w:r w:rsidR="003D2933" w:rsidRPr="00BB7D93">
        <w:rPr>
          <w:sz w:val="20"/>
        </w:rPr>
        <w:t>)</w:t>
      </w:r>
    </w:p>
    <w:p w14:paraId="7C5ADCA8" w14:textId="4BF518A3" w:rsidR="00C96FA0" w:rsidRPr="00D5649B" w:rsidRDefault="00C96FA0" w:rsidP="00B150F0">
      <w:pPr>
        <w:tabs>
          <w:tab w:val="clear" w:pos="2880"/>
          <w:tab w:val="clear" w:pos="9360"/>
        </w:tabs>
        <w:spacing w:before="0"/>
        <w:ind w:left="2835" w:hanging="2835"/>
        <w:rPr>
          <w:sz w:val="20"/>
        </w:rPr>
      </w:pPr>
      <w:r w:rsidRPr="00D5649B">
        <w:rPr>
          <w:i/>
          <w:sz w:val="20"/>
        </w:rPr>
        <w:t>MCF</w:t>
      </w:r>
      <w:r w:rsidRPr="00D5649B">
        <w:rPr>
          <w:i/>
          <w:sz w:val="20"/>
          <w:vertAlign w:val="subscript"/>
        </w:rPr>
        <w:tab/>
      </w:r>
      <w:r w:rsidRPr="00D5649B">
        <w:rPr>
          <w:sz w:val="20"/>
        </w:rPr>
        <w:t>Methane conversion factor (</w:t>
      </w:r>
      <w:r w:rsidR="00255CFE" w:rsidRPr="00B150F0">
        <w:rPr>
          <w:b/>
          <w:sz w:val="20"/>
        </w:rPr>
        <w:fldChar w:fldCharType="begin"/>
      </w:r>
      <w:r w:rsidR="00255CFE" w:rsidRPr="00B150F0">
        <w:rPr>
          <w:b/>
          <w:sz w:val="20"/>
        </w:rPr>
        <w:instrText xml:space="preserve"> REF _Ref81928082 \h  \* MERGEFORMAT </w:instrText>
      </w:r>
      <w:r w:rsidR="00255CFE" w:rsidRPr="00B150F0">
        <w:rPr>
          <w:b/>
          <w:sz w:val="20"/>
        </w:rPr>
      </w:r>
      <w:r w:rsidR="00255CFE" w:rsidRPr="00B150F0">
        <w:rPr>
          <w:b/>
          <w:sz w:val="20"/>
        </w:rPr>
        <w:fldChar w:fldCharType="separate"/>
      </w:r>
      <w:r w:rsidR="004958E5" w:rsidRPr="004958E5">
        <w:rPr>
          <w:b/>
          <w:sz w:val="20"/>
        </w:rPr>
        <w:t xml:space="preserve">Table </w:t>
      </w:r>
      <w:r w:rsidR="004958E5" w:rsidRPr="004958E5">
        <w:rPr>
          <w:b/>
          <w:noProof/>
          <w:sz w:val="20"/>
        </w:rPr>
        <w:t>36</w:t>
      </w:r>
      <w:r w:rsidR="00255CFE" w:rsidRPr="00B150F0">
        <w:rPr>
          <w:b/>
          <w:sz w:val="20"/>
        </w:rPr>
        <w:fldChar w:fldCharType="end"/>
      </w:r>
      <w:r w:rsidRPr="00D5649B">
        <w:rPr>
          <w:sz w:val="20"/>
        </w:rPr>
        <w:t xml:space="preserve">, by livestock </w:t>
      </w:r>
      <w:r w:rsidR="0006257F">
        <w:rPr>
          <w:sz w:val="20"/>
        </w:rPr>
        <w:t>type</w:t>
      </w:r>
      <w:r w:rsidR="0006257F" w:rsidRPr="00D5649B">
        <w:rPr>
          <w:sz w:val="20"/>
        </w:rPr>
        <w:t xml:space="preserve"> </w:t>
      </w:r>
      <w:r w:rsidRPr="00D5649B">
        <w:rPr>
          <w:sz w:val="20"/>
        </w:rPr>
        <w:t>and manure handling system)</w:t>
      </w:r>
      <w:r w:rsidRPr="00D5649B">
        <w:rPr>
          <w:i/>
          <w:sz w:val="20"/>
          <w:vertAlign w:val="subscript"/>
        </w:rPr>
        <w:tab/>
      </w:r>
    </w:p>
    <w:p w14:paraId="3013FAED" w14:textId="0717A1E9" w:rsidR="00C24699" w:rsidRDefault="00C96FA0" w:rsidP="00B150F0">
      <w:pPr>
        <w:keepNext/>
        <w:tabs>
          <w:tab w:val="clear" w:pos="2880"/>
          <w:tab w:val="clear" w:pos="9360"/>
        </w:tabs>
        <w:spacing w:before="0"/>
        <w:ind w:left="2835" w:hanging="2835"/>
        <w:rPr>
          <w:sz w:val="20"/>
        </w:rPr>
      </w:pPr>
      <w:r w:rsidRPr="002C5981">
        <w:rPr>
          <w:i/>
          <w:iCs/>
          <w:sz w:val="20"/>
        </w:rPr>
        <w:t>0.67</w:t>
      </w:r>
      <w:r w:rsidRPr="00D5649B">
        <w:rPr>
          <w:i/>
          <w:sz w:val="20"/>
        </w:rPr>
        <w:tab/>
      </w:r>
      <w:r w:rsidRPr="00D5649B">
        <w:rPr>
          <w:sz w:val="20"/>
        </w:rPr>
        <w:t>Conversion factor from volume to mass (kg m</w:t>
      </w:r>
      <w:r w:rsidRPr="00D5649B">
        <w:rPr>
          <w:sz w:val="20"/>
          <w:vertAlign w:val="superscript"/>
        </w:rPr>
        <w:t>-3</w:t>
      </w:r>
      <w:r w:rsidR="00B150F0">
        <w:rPr>
          <w:sz w:val="20"/>
        </w:rPr>
        <w:t>)</w:t>
      </w:r>
    </w:p>
    <w:p w14:paraId="30AB272F" w14:textId="60B3B891" w:rsidR="00A14E5A" w:rsidRDefault="00A14E5A" w:rsidP="00B150F0">
      <w:pPr>
        <w:keepNext/>
        <w:tabs>
          <w:tab w:val="clear" w:pos="2880"/>
          <w:tab w:val="clear" w:pos="9360"/>
        </w:tabs>
        <w:spacing w:before="0"/>
        <w:ind w:left="2835" w:hanging="2835"/>
        <w:rPr>
          <w:sz w:val="20"/>
        </w:rPr>
      </w:pPr>
    </w:p>
    <w:p w14:paraId="69BC805E" w14:textId="20BDEBDA" w:rsidR="00A14E5A" w:rsidRPr="00A14E5A" w:rsidRDefault="00A14E5A" w:rsidP="00A14E5A">
      <w:pPr>
        <w:keepNext/>
        <w:tabs>
          <w:tab w:val="clear" w:pos="2880"/>
          <w:tab w:val="clear" w:pos="9360"/>
        </w:tabs>
        <w:spacing w:before="0"/>
        <w:rPr>
          <w:bCs/>
          <w:szCs w:val="24"/>
        </w:rPr>
      </w:pPr>
      <w:r w:rsidRPr="00A14E5A">
        <w:rPr>
          <w:szCs w:val="24"/>
        </w:rPr>
        <w:t xml:space="preserve">For </w:t>
      </w:r>
      <w:r w:rsidRPr="00E36C64">
        <w:rPr>
          <w:b/>
          <w:bCs/>
          <w:szCs w:val="24"/>
        </w:rPr>
        <w:t>turkeys, ducks and geese, and deer and elk</w:t>
      </w:r>
      <w:r w:rsidRPr="00A14E5A">
        <w:rPr>
          <w:szCs w:val="24"/>
        </w:rPr>
        <w:t xml:space="preserve">, default </w:t>
      </w:r>
      <w:r>
        <w:rPr>
          <w:szCs w:val="24"/>
        </w:rPr>
        <w:t xml:space="preserve">IPCC (2019) </w:t>
      </w:r>
      <w:r w:rsidRPr="00A14E5A">
        <w:rPr>
          <w:i/>
          <w:iCs/>
          <w:szCs w:val="24"/>
        </w:rPr>
        <w:t>CH</w:t>
      </w:r>
      <w:r w:rsidRPr="00A14E5A">
        <w:rPr>
          <w:i/>
          <w:iCs/>
          <w:szCs w:val="24"/>
          <w:vertAlign w:val="subscript"/>
        </w:rPr>
        <w:t>4manure</w:t>
      </w:r>
      <w:r w:rsidRPr="00A14E5A">
        <w:rPr>
          <w:i/>
          <w:iCs/>
          <w:szCs w:val="24"/>
        </w:rPr>
        <w:t>_rate</w:t>
      </w:r>
      <w:r w:rsidRPr="00A14E5A">
        <w:rPr>
          <w:szCs w:val="24"/>
        </w:rPr>
        <w:t xml:space="preserve"> </w:t>
      </w:r>
      <w:r>
        <w:rPr>
          <w:szCs w:val="24"/>
        </w:rPr>
        <w:t xml:space="preserve">values are provided in </w:t>
      </w:r>
      <w:r w:rsidRPr="00A14E5A">
        <w:rPr>
          <w:b/>
          <w:szCs w:val="24"/>
        </w:rPr>
        <w:fldChar w:fldCharType="begin"/>
      </w:r>
      <w:r w:rsidRPr="00A14E5A">
        <w:rPr>
          <w:b/>
          <w:szCs w:val="24"/>
        </w:rPr>
        <w:instrText xml:space="preserve"> REF _Ref82138555 \h  \* MERGEFORMAT </w:instrText>
      </w:r>
      <w:r w:rsidRPr="00A14E5A">
        <w:rPr>
          <w:b/>
          <w:szCs w:val="24"/>
        </w:rPr>
      </w:r>
      <w:r w:rsidRPr="00A14E5A">
        <w:rPr>
          <w:b/>
          <w:szCs w:val="24"/>
        </w:rPr>
        <w:fldChar w:fldCharType="separate"/>
      </w:r>
      <w:r w:rsidRPr="00A14E5A">
        <w:rPr>
          <w:b/>
          <w:szCs w:val="24"/>
        </w:rPr>
        <w:t>Table 38</w:t>
      </w:r>
      <w:r w:rsidRPr="00A14E5A">
        <w:rPr>
          <w:b/>
          <w:szCs w:val="24"/>
        </w:rPr>
        <w:fldChar w:fldCharType="end"/>
      </w:r>
      <w:r>
        <w:rPr>
          <w:bCs/>
          <w:szCs w:val="24"/>
        </w:rPr>
        <w:t>.</w:t>
      </w:r>
    </w:p>
    <w:p w14:paraId="40F3632A" w14:textId="6D1B74C7" w:rsidR="00837A08" w:rsidRPr="00E36C64" w:rsidRDefault="00837A08" w:rsidP="00837A08">
      <w:pPr>
        <w:jc w:val="both"/>
        <w:rPr>
          <w:b/>
          <w:szCs w:val="32"/>
        </w:rPr>
      </w:pPr>
      <w:r w:rsidRPr="00E36C64">
        <w:rPr>
          <w:b/>
          <w:szCs w:val="32"/>
        </w:rPr>
        <w:t xml:space="preserve">For all </w:t>
      </w:r>
      <w:r w:rsidR="0006257F" w:rsidRPr="00E36C64">
        <w:rPr>
          <w:b/>
          <w:szCs w:val="32"/>
        </w:rPr>
        <w:t xml:space="preserve">animal </w:t>
      </w:r>
      <w:r w:rsidRPr="00E36C64">
        <w:rPr>
          <w:b/>
          <w:szCs w:val="32"/>
        </w:rPr>
        <w:t>groups:</w:t>
      </w:r>
    </w:p>
    <w:p w14:paraId="20C31276" w14:textId="1C4C000F"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_rate×#animal</m:t>
        </m:r>
      </m:oMath>
      <w:r w:rsidRPr="00D5649B">
        <w:rPr>
          <w:rFonts w:eastAsia="Times New Roman" w:cstheme="minorHAnsi"/>
          <w:i/>
          <w:szCs w:val="24"/>
        </w:rPr>
        <w:tab/>
      </w:r>
      <w:bookmarkStart w:id="499" w:name="Eq_CH4Manure"/>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bookmarkEnd w:id="499"/>
    </w:p>
    <w:p w14:paraId="76A80943" w14:textId="2DF49232" w:rsidR="00C96FA0" w:rsidRPr="00D5649B" w:rsidRDefault="00C96FA0" w:rsidP="004A2CC9">
      <w:pPr>
        <w:tabs>
          <w:tab w:val="clear" w:pos="9360"/>
          <w:tab w:val="left" w:pos="2520"/>
          <w:tab w:val="right" w:pos="9781"/>
        </w:tabs>
        <w:jc w:val="right"/>
        <w:rPr>
          <w:szCs w:val="24"/>
        </w:rPr>
      </w:pPr>
      <w:r w:rsidRPr="00D5649B">
        <w:rPr>
          <w:szCs w:val="24"/>
        </w:rPr>
        <w:tab/>
      </w:r>
      <w:r w:rsidRPr="004A2CC9">
        <w:rPr>
          <w:bCs/>
          <w:sz w:val="20"/>
        </w:rPr>
        <w:t>IPCC 2019</w:t>
      </w:r>
    </w:p>
    <w:p w14:paraId="27784BB9" w14:textId="77777777" w:rsidR="00C96FA0" w:rsidRPr="00D5649B" w:rsidRDefault="00C96FA0" w:rsidP="00C96FA0">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CFDBFC3" w14:textId="54C4520C" w:rsidR="00C96FA0" w:rsidRPr="00D5649B" w:rsidRDefault="00C96FA0" w:rsidP="0024707D">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2E73CB">
        <w:rPr>
          <w:sz w:val="20"/>
        </w:rPr>
        <w:t>Manure CH</w:t>
      </w:r>
      <w:r w:rsidRPr="002E73CB">
        <w:rPr>
          <w:sz w:val="20"/>
          <w:vertAlign w:val="subscript"/>
        </w:rPr>
        <w:t>4</w:t>
      </w:r>
      <w:r w:rsidRPr="002E73CB">
        <w:rPr>
          <w:sz w:val="20"/>
        </w:rPr>
        <w:t xml:space="preserve"> emission</w:t>
      </w:r>
      <w:r w:rsidR="00162A04" w:rsidRPr="002E73CB">
        <w:rPr>
          <w:sz w:val="20"/>
        </w:rPr>
        <w:t xml:space="preserve">s </w:t>
      </w:r>
      <w:r w:rsidRPr="002E73CB">
        <w:rPr>
          <w:sz w:val="20"/>
        </w:rPr>
        <w:t>(kg CH</w:t>
      </w:r>
      <w:r w:rsidRPr="002E73CB">
        <w:rPr>
          <w:sz w:val="20"/>
          <w:vertAlign w:val="subscript"/>
        </w:rPr>
        <w:t>4</w:t>
      </w:r>
      <w:r w:rsidR="0014791A" w:rsidRPr="002E73CB">
        <w:rPr>
          <w:sz w:val="20"/>
        </w:rPr>
        <w:t xml:space="preserve"> </w:t>
      </w:r>
      <w:r w:rsidR="0014791A" w:rsidRPr="00865048">
        <w:rPr>
          <w:sz w:val="20"/>
        </w:rPr>
        <w:t>day</w:t>
      </w:r>
      <w:r w:rsidR="0014791A" w:rsidRPr="00865048">
        <w:rPr>
          <w:sz w:val="20"/>
          <w:vertAlign w:val="superscript"/>
        </w:rPr>
        <w:t>-1</w:t>
      </w:r>
      <w:r w:rsidRPr="00865048">
        <w:rPr>
          <w:sz w:val="20"/>
        </w:rPr>
        <w:t>)</w:t>
      </w:r>
      <w:r w:rsidR="00BB7D93" w:rsidRPr="00865048">
        <w:rPr>
          <w:sz w:val="20"/>
        </w:rPr>
        <w:t>, by animal group</w:t>
      </w:r>
    </w:p>
    <w:p w14:paraId="0D88F236" w14:textId="2E04C2F8" w:rsidR="00C96FA0" w:rsidRPr="00D5649B" w:rsidRDefault="00C96FA0" w:rsidP="0024707D">
      <w:pPr>
        <w:tabs>
          <w:tab w:val="clear" w:pos="2880"/>
          <w:tab w:val="clear" w:pos="9360"/>
        </w:tabs>
        <w:spacing w:before="0"/>
        <w:ind w:left="2835" w:hanging="2835"/>
        <w:rPr>
          <w:sz w:val="20"/>
          <w:highlight w:val="green"/>
        </w:rPr>
      </w:pPr>
      <w:r w:rsidRPr="00D5649B">
        <w:rPr>
          <w:i/>
          <w:sz w:val="20"/>
        </w:rPr>
        <w:t>CH</w:t>
      </w:r>
      <w:r w:rsidRPr="00D5649B">
        <w:rPr>
          <w:i/>
          <w:sz w:val="20"/>
          <w:vertAlign w:val="subscript"/>
        </w:rPr>
        <w:t>4manure</w:t>
      </w:r>
      <w:r w:rsidRPr="00D5649B">
        <w:rPr>
          <w:i/>
          <w:sz w:val="20"/>
        </w:rPr>
        <w:t>_rate</w:t>
      </w:r>
      <w:r w:rsidRPr="00D5649B">
        <w:rPr>
          <w:i/>
          <w:sz w:val="20"/>
        </w:rPr>
        <w:tab/>
      </w:r>
      <w:r w:rsidRPr="00D5649B">
        <w:rPr>
          <w:sz w:val="20"/>
        </w:rPr>
        <w:t>Manure CH</w:t>
      </w:r>
      <w:r w:rsidRPr="00D5649B">
        <w:rPr>
          <w:sz w:val="20"/>
          <w:vertAlign w:val="subscript"/>
        </w:rPr>
        <w:t>4</w:t>
      </w:r>
      <w:r w:rsidRPr="00D5649B">
        <w:rPr>
          <w:sz w:val="20"/>
        </w:rPr>
        <w:t xml:space="preserve"> emissions (kg CH</w:t>
      </w:r>
      <w:r w:rsidRPr="00D5649B">
        <w:rPr>
          <w:sz w:val="20"/>
          <w:vertAlign w:val="subscript"/>
        </w:rPr>
        <w:t>4</w:t>
      </w:r>
      <w:r w:rsidRPr="00D5649B">
        <w:rPr>
          <w:sz w:val="20"/>
        </w:rPr>
        <w:t xml:space="preserve"> </w:t>
      </w:r>
      <w:r w:rsidR="00A14E5A">
        <w:rPr>
          <w:sz w:val="20"/>
        </w:rPr>
        <w:t>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577093" w:rsidRPr="00D5649B">
        <w:rPr>
          <w:sz w:val="20"/>
        </w:rPr>
        <w:t xml:space="preserve"> </w:t>
      </w:r>
    </w:p>
    <w:p w14:paraId="710BE7D3" w14:textId="2D190631" w:rsidR="00F62E87" w:rsidRPr="00D5649B" w:rsidRDefault="00C96FA0" w:rsidP="0024707D">
      <w:pPr>
        <w:pStyle w:val="Caption"/>
        <w:keepLines/>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bookmarkStart w:id="500" w:name="_Ref69053679"/>
    </w:p>
    <w:p w14:paraId="78C47283" w14:textId="051DE68E" w:rsidR="00E13F54" w:rsidRPr="00D5649B" w:rsidRDefault="00E13F54" w:rsidP="008A7F5F">
      <w:pPr>
        <w:pStyle w:val="Heading3"/>
        <w:rPr>
          <w:rStyle w:val="Emphasis"/>
          <w:i w:val="0"/>
        </w:rPr>
      </w:pPr>
      <w:bookmarkStart w:id="501" w:name="_Ref94189699"/>
      <w:bookmarkStart w:id="502" w:name="_Toc152758595"/>
      <w:bookmarkEnd w:id="500"/>
      <w:r w:rsidRPr="00D5649B">
        <w:rPr>
          <w:rStyle w:val="Emphasis"/>
          <w:i w:val="0"/>
        </w:rPr>
        <w:t>CH</w:t>
      </w:r>
      <w:r w:rsidRPr="00D5649B">
        <w:rPr>
          <w:rStyle w:val="Emphasis"/>
          <w:i w:val="0"/>
          <w:vertAlign w:val="subscript"/>
        </w:rPr>
        <w:t>4</w:t>
      </w:r>
      <w:r w:rsidRPr="00D5649B">
        <w:rPr>
          <w:rStyle w:val="Emphasis"/>
          <w:i w:val="0"/>
        </w:rPr>
        <w:t xml:space="preserve"> emissions from liquid </w:t>
      </w:r>
      <w:r w:rsidR="00B66BD5" w:rsidRPr="00D5649B">
        <w:rPr>
          <w:rStyle w:val="Emphasis"/>
          <w:i w:val="0"/>
        </w:rPr>
        <w:t>dairy cattle</w:t>
      </w:r>
      <w:r w:rsidR="00941409" w:rsidRPr="00D5649B">
        <w:rPr>
          <w:rStyle w:val="Emphasis"/>
          <w:i w:val="0"/>
        </w:rPr>
        <w:t xml:space="preserve"> and</w:t>
      </w:r>
      <w:r w:rsidR="00207C3A" w:rsidRPr="00D5649B">
        <w:rPr>
          <w:rStyle w:val="Emphasis"/>
          <w:i w:val="0"/>
        </w:rPr>
        <w:t xml:space="preserve"> </w:t>
      </w:r>
      <w:r w:rsidR="00B66BD5" w:rsidRPr="00D5649B">
        <w:rPr>
          <w:rStyle w:val="Emphasis"/>
          <w:i w:val="0"/>
        </w:rPr>
        <w:t>swine</w:t>
      </w:r>
      <w:r w:rsidR="00D62B6A" w:rsidRPr="00D5649B">
        <w:rPr>
          <w:rStyle w:val="Emphasis"/>
          <w:i w:val="0"/>
        </w:rPr>
        <w:t xml:space="preserve"> </w:t>
      </w:r>
      <w:r w:rsidR="00941409" w:rsidRPr="00D5649B">
        <w:rPr>
          <w:rStyle w:val="Emphasis"/>
          <w:i w:val="0"/>
        </w:rPr>
        <w:t>manure</w:t>
      </w:r>
      <w:bookmarkEnd w:id="501"/>
      <w:bookmarkEnd w:id="502"/>
    </w:p>
    <w:p w14:paraId="4199A603" w14:textId="6C1BBE08" w:rsidR="001F2056" w:rsidRPr="00D5649B" w:rsidRDefault="00E13F54" w:rsidP="001F2056">
      <w:r w:rsidRPr="00D5649B">
        <w:t>Methane emissions from liquid manure relate to dairy cattle</w:t>
      </w:r>
      <w:r w:rsidR="00941409" w:rsidRPr="00D5649B">
        <w:t xml:space="preserve"> and</w:t>
      </w:r>
      <w:r w:rsidR="00207C3A" w:rsidRPr="00D5649B">
        <w:t xml:space="preserve"> </w:t>
      </w:r>
      <w:r w:rsidRPr="00D5649B">
        <w:t xml:space="preserve">swine production systems. </w:t>
      </w:r>
      <w:r w:rsidR="001F2056" w:rsidRPr="00D5649B">
        <w:t>For dairy</w:t>
      </w:r>
      <w:r w:rsidR="00941409" w:rsidRPr="00D5649B">
        <w:t xml:space="preserve"> and</w:t>
      </w:r>
      <w:r w:rsidR="001F2056" w:rsidRPr="00D5649B">
        <w:t xml:space="preserve"> swine</w:t>
      </w:r>
      <w:r w:rsidR="002929EE" w:rsidRPr="00D5649B">
        <w:t xml:space="preserve"> </w:t>
      </w:r>
      <w:r w:rsidR="001F2056" w:rsidRPr="00D5649B">
        <w:t xml:space="preserve">liquid manure systems (with and without a </w:t>
      </w:r>
      <w:r w:rsidR="009B1B69">
        <w:t xml:space="preserve">natural or solid </w:t>
      </w:r>
      <w:r w:rsidR="001F2056" w:rsidRPr="00D5649B">
        <w:t xml:space="preserve">cover), </w:t>
      </w:r>
      <w:r w:rsidR="0092445B" w:rsidRPr="00D5649B">
        <w:t xml:space="preserve">default MCFs are not used, but instead are estimated using </w:t>
      </w:r>
      <w:r w:rsidR="001F2056" w:rsidRPr="00D5649B">
        <w:t xml:space="preserve">the methodology outlined in </w:t>
      </w:r>
      <w:proofErr w:type="spellStart"/>
      <w:r w:rsidR="001F2056" w:rsidRPr="00D5649B">
        <w:t>Verg</w:t>
      </w:r>
      <w:r w:rsidR="001F2056" w:rsidRPr="00D5649B">
        <w:rPr>
          <w:rFonts w:cstheme="minorHAnsi"/>
        </w:rPr>
        <w:t>é</w:t>
      </w:r>
      <w:proofErr w:type="spellEnd"/>
      <w:r w:rsidR="001F2056" w:rsidRPr="00D5649B">
        <w:t xml:space="preserve"> et al. (2006), based on Mangino et al. (2001). Based on the user’s choice </w:t>
      </w:r>
      <w:r w:rsidR="00542F26">
        <w:t>for the timing of manure application</w:t>
      </w:r>
      <w:r w:rsidR="001F2056" w:rsidRPr="00D5649B">
        <w:t xml:space="preserve">, daily </w:t>
      </w:r>
      <w:r w:rsidR="0092445B" w:rsidRPr="00D5649B">
        <w:t xml:space="preserve">MCF </w:t>
      </w:r>
      <w:r w:rsidR="001F2056" w:rsidRPr="00D5649B">
        <w:lastRenderedPageBreak/>
        <w:t xml:space="preserve">values </w:t>
      </w:r>
      <w:r w:rsidR="009B1B69">
        <w:t>are</w:t>
      </w:r>
      <w:r w:rsidR="001F2056" w:rsidRPr="00D5649B">
        <w:t xml:space="preserve"> calculated</w:t>
      </w:r>
      <w:r w:rsidR="00EA73E7" w:rsidRPr="00D5649B">
        <w:t xml:space="preserve"> as well as a yearly MCF</w:t>
      </w:r>
      <w:r w:rsidR="001F2056" w:rsidRPr="00D5649B">
        <w:t xml:space="preserve">. The user can override this </w:t>
      </w:r>
      <w:r w:rsidR="0092445B" w:rsidRPr="00D5649B">
        <w:t xml:space="preserve">MCF </w:t>
      </w:r>
      <w:r w:rsidR="001F2056" w:rsidRPr="00D5649B">
        <w:t xml:space="preserve">and manure </w:t>
      </w:r>
      <w:r w:rsidR="00EF0E32">
        <w:t>CH</w:t>
      </w:r>
      <w:r w:rsidR="00EF0E32" w:rsidRPr="00EF0E32">
        <w:rPr>
          <w:vertAlign w:val="subscript"/>
        </w:rPr>
        <w:t>4</w:t>
      </w:r>
      <w:r w:rsidR="001F2056" w:rsidRPr="00D5649B">
        <w:t xml:space="preserve"> calculations will revert to those of solid manure. </w:t>
      </w:r>
      <w:r w:rsidR="00727E1B" w:rsidRPr="00D5649B">
        <w:t>Manure CH</w:t>
      </w:r>
      <w:r w:rsidR="00727E1B" w:rsidRPr="00D5649B">
        <w:rPr>
          <w:vertAlign w:val="subscript"/>
        </w:rPr>
        <w:t>4</w:t>
      </w:r>
      <w:r w:rsidR="00727E1B" w:rsidRPr="00D5649B">
        <w:t xml:space="preserve"> calculations for liquid manure systems should be completed for each dairy cattle group, for each swine group and for each manure management system on a daily basis.</w:t>
      </w:r>
    </w:p>
    <w:p w14:paraId="068736DF" w14:textId="5AC304D0" w:rsidR="001F2056" w:rsidRPr="00D5649B" w:rsidRDefault="00000000" w:rsidP="005076ED">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2</m:t>
            </m:r>
          </m:sub>
        </m:sSub>
        <m:r>
          <m:rPr>
            <m:sty m:val="bi"/>
          </m:rPr>
          <w:rPr>
            <w:rFonts w:ascii="Cambria Math" w:eastAsia="Times New Roman" w:hAnsi="Cambria Math" w:cstheme="minorHAnsi"/>
            <w:szCs w:val="24"/>
          </w:rPr>
          <m:t>=Temp+273.15</m:t>
        </m:r>
      </m:oMath>
      <w:r w:rsidR="001F2056" w:rsidRPr="00D5649B">
        <w:rPr>
          <w:b/>
          <w:szCs w:val="24"/>
        </w:rPr>
        <w:t xml:space="preserve"> </w:t>
      </w:r>
      <w:r w:rsidR="001F2056" w:rsidRPr="00D5649B">
        <w:rPr>
          <w:b/>
          <w:szCs w:val="24"/>
        </w:rPr>
        <w:tab/>
      </w:r>
      <w:r w:rsidR="001F2056" w:rsidRPr="00D5649B">
        <w:rPr>
          <w:b/>
          <w:szCs w:val="24"/>
        </w:rPr>
        <w:tab/>
      </w:r>
      <w:bookmarkStart w:id="503" w:name="T2Eq"/>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503"/>
    </w:p>
    <w:p w14:paraId="0C50B3E0" w14:textId="7456E52B" w:rsidR="001F2056" w:rsidRPr="00D5649B" w:rsidRDefault="001F2056" w:rsidP="001F2056">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0F1147F5" w14:textId="7082F996" w:rsidR="001F2056" w:rsidRPr="00D5649B" w:rsidRDefault="001F2056" w:rsidP="0024707D">
      <w:pPr>
        <w:tabs>
          <w:tab w:val="clear" w:pos="2880"/>
          <w:tab w:val="clear" w:pos="9360"/>
        </w:tabs>
        <w:spacing w:before="0"/>
        <w:ind w:left="2835" w:hanging="2835"/>
        <w:rPr>
          <w:i/>
          <w:sz w:val="20"/>
        </w:rPr>
      </w:pPr>
      <w:r w:rsidRPr="00D5649B">
        <w:rPr>
          <w:i/>
          <w:sz w:val="20"/>
        </w:rPr>
        <w:t>T</w:t>
      </w:r>
      <w:r w:rsidRPr="00D5649B">
        <w:rPr>
          <w:i/>
          <w:sz w:val="20"/>
          <w:vertAlign w:val="subscript"/>
        </w:rPr>
        <w:t>2</w:t>
      </w:r>
      <w:r w:rsidRPr="00D5649B">
        <w:rPr>
          <w:i/>
          <w:sz w:val="20"/>
        </w:rPr>
        <w:tab/>
      </w:r>
      <w:r w:rsidRPr="00D5649B">
        <w:rPr>
          <w:sz w:val="20"/>
        </w:rPr>
        <w:t>Air temperature (K)</w:t>
      </w:r>
    </w:p>
    <w:p w14:paraId="25024298" w14:textId="1B7EB1C7" w:rsidR="001F2056" w:rsidRPr="00D5649B" w:rsidRDefault="001F2056" w:rsidP="0024707D">
      <w:pPr>
        <w:tabs>
          <w:tab w:val="clear" w:pos="2880"/>
          <w:tab w:val="clear" w:pos="9360"/>
        </w:tabs>
        <w:spacing w:before="0"/>
        <w:ind w:left="2835" w:hanging="2835"/>
        <w:rPr>
          <w:sz w:val="20"/>
        </w:rPr>
      </w:pPr>
      <w:r w:rsidRPr="00D5649B">
        <w:rPr>
          <w:i/>
          <w:sz w:val="20"/>
        </w:rPr>
        <w:t>Temp</w:t>
      </w:r>
      <w:r w:rsidRPr="00D5649B">
        <w:rPr>
          <w:i/>
          <w:sz w:val="20"/>
        </w:rPr>
        <w:tab/>
      </w:r>
      <w:r w:rsidRPr="00D5649B">
        <w:rPr>
          <w:sz w:val="20"/>
        </w:rPr>
        <w:t xml:space="preserve">Average temperature, </w:t>
      </w:r>
      <w:r w:rsidR="00EA6E67" w:rsidRPr="00D5649B">
        <w:rPr>
          <w:sz w:val="20"/>
        </w:rPr>
        <w:t>by day and location from NASA</w:t>
      </w:r>
      <w:r w:rsidRPr="00D5649B">
        <w:rPr>
          <w:sz w:val="20"/>
        </w:rPr>
        <w:t xml:space="preserve"> (</w:t>
      </w:r>
      <w:r w:rsidRPr="00D5649B">
        <w:rPr>
          <w:rFonts w:cstheme="minorHAnsi"/>
          <w:sz w:val="20"/>
        </w:rPr>
        <w:t>°</w:t>
      </w:r>
      <w:r w:rsidRPr="00D5649B">
        <w:rPr>
          <w:sz w:val="20"/>
        </w:rPr>
        <w:t>C)</w:t>
      </w:r>
    </w:p>
    <w:p w14:paraId="62C18AB9" w14:textId="7076D132" w:rsidR="001F2056" w:rsidRPr="00D5649B" w:rsidRDefault="001F2056" w:rsidP="0024707D">
      <w:pPr>
        <w:tabs>
          <w:tab w:val="clear" w:pos="2880"/>
          <w:tab w:val="clear" w:pos="9360"/>
        </w:tabs>
        <w:spacing w:before="0"/>
        <w:ind w:left="2835" w:hanging="2835"/>
        <w:rPr>
          <w:sz w:val="20"/>
        </w:rPr>
      </w:pPr>
      <w:r w:rsidRPr="00D5649B">
        <w:rPr>
          <w:i/>
          <w:sz w:val="20"/>
        </w:rPr>
        <w:t>273.15</w:t>
      </w:r>
      <w:r w:rsidRPr="00D5649B">
        <w:rPr>
          <w:i/>
          <w:sz w:val="20"/>
        </w:rPr>
        <w:tab/>
      </w:r>
      <w:r w:rsidRPr="00D5649B">
        <w:rPr>
          <w:sz w:val="20"/>
        </w:rPr>
        <w:t xml:space="preserve">Conversion </w:t>
      </w:r>
      <w:r w:rsidR="00EF0E32">
        <w:rPr>
          <w:sz w:val="20"/>
        </w:rPr>
        <w:t>from degrees</w:t>
      </w:r>
      <w:r w:rsidRPr="00D5649B">
        <w:rPr>
          <w:sz w:val="20"/>
        </w:rPr>
        <w:t xml:space="preserve"> Celsius to </w:t>
      </w:r>
      <w:r w:rsidR="00EF0E32">
        <w:rPr>
          <w:sz w:val="20"/>
        </w:rPr>
        <w:t xml:space="preserve">degrees </w:t>
      </w:r>
      <w:r w:rsidRPr="00D5649B">
        <w:rPr>
          <w:sz w:val="20"/>
        </w:rPr>
        <w:t>Kelvin</w:t>
      </w:r>
    </w:p>
    <w:p w14:paraId="35F3BC51" w14:textId="63F40FF4" w:rsidR="001F2056" w:rsidRPr="00D5649B" w:rsidRDefault="001F2056" w:rsidP="001F2056">
      <w:pPr>
        <w:tabs>
          <w:tab w:val="left" w:pos="2694"/>
          <w:tab w:val="right" w:pos="8640"/>
          <w:tab w:val="right" w:pos="8820"/>
        </w:tabs>
        <w:spacing w:before="0"/>
        <w:ind w:left="2694" w:hanging="2694"/>
        <w:rPr>
          <w:sz w:val="20"/>
        </w:rPr>
      </w:pPr>
      <w:r w:rsidRPr="0024707D">
        <w:rPr>
          <w:b/>
          <w:sz w:val="20"/>
        </w:rPr>
        <w:t>Note:</w:t>
      </w:r>
      <w:r w:rsidRPr="00D5649B">
        <w:rPr>
          <w:sz w:val="20"/>
        </w:rPr>
        <w:t xml:space="preserve"> If Temp&lt; or = 0</w:t>
      </w:r>
      <w:r w:rsidR="00EF0E32">
        <w:rPr>
          <w:sz w:val="20"/>
        </w:rPr>
        <w:t xml:space="preserve"> </w:t>
      </w:r>
      <w:r w:rsidRPr="00D5649B">
        <w:rPr>
          <w:sz w:val="20"/>
        </w:rPr>
        <w:t>°C, use 1</w:t>
      </w:r>
      <w:r w:rsidR="00EF0E32">
        <w:rPr>
          <w:sz w:val="20"/>
        </w:rPr>
        <w:t xml:space="preserve"> </w:t>
      </w:r>
      <w:r w:rsidRPr="00D5649B">
        <w:rPr>
          <w:sz w:val="20"/>
        </w:rPr>
        <w:t>°C.</w:t>
      </w:r>
    </w:p>
    <w:p w14:paraId="204D9B1E" w14:textId="20B9578D" w:rsidR="001F2056" w:rsidRPr="00D5649B" w:rsidRDefault="001F2056" w:rsidP="001F2056">
      <w:pPr>
        <w:tabs>
          <w:tab w:val="left" w:pos="2160"/>
          <w:tab w:val="right" w:pos="8640"/>
        </w:tabs>
        <w:autoSpaceDE w:val="0"/>
        <w:autoSpaceDN w:val="0"/>
        <w:adjustRightInd w:val="0"/>
        <w:rPr>
          <w:b/>
          <w:sz w:val="20"/>
        </w:rPr>
      </w:pPr>
      <w:r w:rsidRPr="00D5649B">
        <w:rPr>
          <w:b/>
          <w:sz w:val="20"/>
        </w:rPr>
        <w:t>Van Hoff-Arrhenius equation to forecast performance of biological reactions:</w:t>
      </w:r>
    </w:p>
    <w:p w14:paraId="504B7630" w14:textId="6D1D2E53" w:rsidR="001F2056" w:rsidRPr="00D5649B" w:rsidRDefault="001F2056" w:rsidP="005076ED">
      <w:pPr>
        <w:keepNext/>
        <w:tabs>
          <w:tab w:val="clear" w:pos="2880"/>
          <w:tab w:val="clear" w:pos="9360"/>
          <w:tab w:val="right" w:pos="9781"/>
        </w:tabs>
        <w:autoSpaceDE w:val="0"/>
        <w:autoSpaceDN w:val="0"/>
        <w:adjustRightInd w:val="0"/>
        <w:spacing w:after="120"/>
        <w:rPr>
          <w:b/>
          <w:sz w:val="20"/>
        </w:rPr>
      </w:pPr>
      <m:oMath>
        <m:r>
          <m:rPr>
            <m:sty m:val="bi"/>
          </m:rPr>
          <w:rPr>
            <w:rFonts w:ascii="Cambria Math" w:eastAsia="Times New Roman" w:hAnsi="Cambria Math" w:cstheme="minorHAnsi"/>
            <w:szCs w:val="24"/>
          </w:rPr>
          <m:t>f= exp</m:t>
        </m:r>
        <m:d>
          <m:dPr>
            <m:begChr m:val="["/>
            <m:endChr m:val="]"/>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E(</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num>
              <m:den>
                <m:r>
                  <m:rPr>
                    <m:sty m:val="bi"/>
                  </m:rPr>
                  <w:rPr>
                    <w:rFonts w:ascii="Cambria Math" w:eastAsia="Times New Roman" w:hAnsi="Cambria Math" w:cstheme="minorHAnsi"/>
                    <w:szCs w:val="24"/>
                  </w:rPr>
                  <m:t>R×</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den>
            </m:f>
          </m:e>
        </m:d>
      </m:oMath>
      <w:r w:rsidRPr="00D5649B">
        <w:rPr>
          <w:b/>
          <w:szCs w:val="24"/>
        </w:rPr>
        <w:t xml:space="preserve"> </w:t>
      </w:r>
      <w:r w:rsidRPr="00D5649B">
        <w:rPr>
          <w:b/>
          <w:szCs w:val="24"/>
        </w:rPr>
        <w:tab/>
      </w:r>
      <w:bookmarkStart w:id="504" w:name="FFactorEq"/>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504"/>
    </w:p>
    <w:p w14:paraId="57D8572A" w14:textId="7F6C207A" w:rsidR="00E53151" w:rsidRPr="00D5649B" w:rsidRDefault="00E53151" w:rsidP="006B56F2">
      <w:pPr>
        <w:tabs>
          <w:tab w:val="clear" w:pos="2880"/>
          <w:tab w:val="left" w:pos="2700"/>
          <w:tab w:val="right" w:pos="8640"/>
        </w:tabs>
        <w:autoSpaceDE w:val="0"/>
        <w:autoSpaceDN w:val="0"/>
        <w:adjustRightInd w:val="0"/>
        <w:spacing w:before="0"/>
        <w:rPr>
          <w:sz w:val="20"/>
        </w:rPr>
      </w:pPr>
      <w:r w:rsidRPr="00D5649B">
        <w:rPr>
          <w:sz w:val="20"/>
        </w:rPr>
        <w:t>where</w:t>
      </w:r>
    </w:p>
    <w:p w14:paraId="348A8F8C" w14:textId="64820567"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f</w:t>
      </w:r>
      <w:r w:rsidR="00C945A1" w:rsidRPr="00D5649B">
        <w:rPr>
          <w:sz w:val="20"/>
        </w:rPr>
        <w:t xml:space="preserve"> </w:t>
      </w:r>
      <w:r w:rsidR="00C945A1" w:rsidRPr="00D5649B">
        <w:rPr>
          <w:sz w:val="20"/>
        </w:rPr>
        <w:tab/>
        <w:t>C</w:t>
      </w:r>
      <w:r w:rsidRPr="00D5649B">
        <w:rPr>
          <w:sz w:val="20"/>
        </w:rPr>
        <w:t>limate factor</w:t>
      </w:r>
    </w:p>
    <w:p w14:paraId="42B1B484" w14:textId="77777777"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T</w:t>
      </w:r>
      <w:r w:rsidRPr="00D5649B">
        <w:rPr>
          <w:sz w:val="20"/>
          <w:vertAlign w:val="subscript"/>
        </w:rPr>
        <w:t xml:space="preserve">1 </w:t>
      </w:r>
      <w:r w:rsidRPr="00D5649B">
        <w:rPr>
          <w:sz w:val="20"/>
        </w:rPr>
        <w:tab/>
        <w:t>303.16 K</w:t>
      </w:r>
    </w:p>
    <w:p w14:paraId="366710CF" w14:textId="1679E8C9"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T</w:t>
      </w:r>
      <w:r w:rsidRPr="00D5649B">
        <w:rPr>
          <w:sz w:val="20"/>
          <w:vertAlign w:val="subscript"/>
        </w:rPr>
        <w:t>2</w:t>
      </w:r>
      <w:r w:rsidRPr="00D5649B">
        <w:rPr>
          <w:sz w:val="20"/>
        </w:rPr>
        <w:t xml:space="preserve"> </w:t>
      </w:r>
      <w:r w:rsidRPr="00D5649B">
        <w:rPr>
          <w:sz w:val="20"/>
        </w:rPr>
        <w:tab/>
      </w:r>
      <w:r w:rsidR="00387884" w:rsidRPr="00D5649B">
        <w:rPr>
          <w:sz w:val="20"/>
        </w:rPr>
        <w:t>A</w:t>
      </w:r>
      <w:r w:rsidRPr="00D5649B">
        <w:rPr>
          <w:sz w:val="20"/>
        </w:rPr>
        <w:t xml:space="preserve">ir temperature (K) </w:t>
      </w:r>
    </w:p>
    <w:p w14:paraId="2AFC9B69" w14:textId="1D2D9CD9"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E</w:t>
      </w:r>
      <w:r w:rsidRPr="00D5649B">
        <w:rPr>
          <w:sz w:val="20"/>
        </w:rPr>
        <w:t xml:space="preserve"> </w:t>
      </w:r>
      <w:r w:rsidRPr="00D5649B">
        <w:rPr>
          <w:sz w:val="20"/>
        </w:rPr>
        <w:tab/>
      </w:r>
      <w:r w:rsidR="00387884" w:rsidRPr="00D5649B">
        <w:rPr>
          <w:sz w:val="20"/>
        </w:rPr>
        <w:t>A</w:t>
      </w:r>
      <w:r w:rsidRPr="00D5649B">
        <w:rPr>
          <w:sz w:val="20"/>
        </w:rPr>
        <w:t xml:space="preserve">ctivation energy constant (15,175 </w:t>
      </w:r>
      <w:proofErr w:type="spellStart"/>
      <w:r w:rsidRPr="00D5649B">
        <w:rPr>
          <w:sz w:val="20"/>
        </w:rPr>
        <w:t>cal</w:t>
      </w:r>
      <w:proofErr w:type="spellEnd"/>
      <w:r w:rsidRPr="00D5649B">
        <w:rPr>
          <w:sz w:val="20"/>
        </w:rPr>
        <w:t xml:space="preserve"> mol</w:t>
      </w:r>
      <w:r w:rsidRPr="00D5649B">
        <w:rPr>
          <w:sz w:val="20"/>
          <w:vertAlign w:val="superscript"/>
        </w:rPr>
        <w:t>-1</w:t>
      </w:r>
      <w:r w:rsidRPr="00D5649B">
        <w:rPr>
          <w:sz w:val="20"/>
        </w:rPr>
        <w:t>)</w:t>
      </w:r>
    </w:p>
    <w:p w14:paraId="37E2C630" w14:textId="63BE2C64" w:rsidR="001F2056" w:rsidRPr="00D5649B" w:rsidRDefault="001F2056" w:rsidP="0024707D">
      <w:pPr>
        <w:tabs>
          <w:tab w:val="clear" w:pos="2880"/>
          <w:tab w:val="clear" w:pos="9360"/>
        </w:tabs>
        <w:spacing w:before="0"/>
        <w:ind w:left="2835" w:hanging="2835"/>
        <w:rPr>
          <w:sz w:val="20"/>
        </w:rPr>
      </w:pPr>
      <w:r w:rsidRPr="00D5649B">
        <w:rPr>
          <w:i/>
          <w:sz w:val="20"/>
        </w:rPr>
        <w:t>R</w:t>
      </w:r>
      <w:r w:rsidRPr="00D5649B">
        <w:rPr>
          <w:sz w:val="20"/>
        </w:rPr>
        <w:t xml:space="preserve"> </w:t>
      </w:r>
      <w:r w:rsidRPr="00D5649B">
        <w:rPr>
          <w:sz w:val="20"/>
        </w:rPr>
        <w:tab/>
      </w:r>
      <w:r w:rsidR="00387884" w:rsidRPr="00D5649B">
        <w:rPr>
          <w:sz w:val="20"/>
        </w:rPr>
        <w:t>I</w:t>
      </w:r>
      <w:r w:rsidRPr="00D5649B">
        <w:rPr>
          <w:sz w:val="20"/>
        </w:rPr>
        <w:t xml:space="preserve">deal gas constant (1.987 </w:t>
      </w:r>
      <w:proofErr w:type="spellStart"/>
      <w:r w:rsidRPr="00D5649B">
        <w:rPr>
          <w:sz w:val="20"/>
        </w:rPr>
        <w:t>cal</w:t>
      </w:r>
      <w:proofErr w:type="spellEnd"/>
      <w:r w:rsidRPr="00D5649B">
        <w:rPr>
          <w:sz w:val="20"/>
        </w:rPr>
        <w:t xml:space="preserve"> K mol</w:t>
      </w:r>
      <w:r w:rsidRPr="00D5649B">
        <w:rPr>
          <w:sz w:val="20"/>
          <w:vertAlign w:val="superscript"/>
        </w:rPr>
        <w:t>-1</w:t>
      </w:r>
      <w:r w:rsidRPr="00D5649B">
        <w:rPr>
          <w:sz w:val="20"/>
        </w:rPr>
        <w:t>)</w:t>
      </w:r>
    </w:p>
    <w:p w14:paraId="23F8DFDA" w14:textId="4D68317A" w:rsidR="001F2056" w:rsidRPr="00D5649B" w:rsidRDefault="00000000" w:rsidP="005076ED">
      <w:pPr>
        <w:keepNext/>
        <w:tabs>
          <w:tab w:val="clear" w:pos="9360"/>
          <w:tab w:val="left" w:pos="2160"/>
          <w:tab w:val="right" w:pos="8640"/>
          <w:tab w:val="right" w:pos="9781"/>
        </w:tabs>
        <w:spacing w:after="12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VS×#animals</m:t>
        </m:r>
      </m:oMath>
      <w:r w:rsidR="001F2056" w:rsidRPr="00D5649B">
        <w:rPr>
          <w:b/>
          <w:szCs w:val="24"/>
        </w:rPr>
        <w:t xml:space="preserve"> </w:t>
      </w:r>
      <w:r w:rsidR="001F2056" w:rsidRPr="00D5649B">
        <w:rPr>
          <w:b/>
          <w:szCs w:val="24"/>
        </w:rPr>
        <w:tab/>
      </w:r>
      <w:bookmarkStart w:id="505" w:name="VSProducedDaily_LiquidManure_DairySwine"/>
      <w:r w:rsidR="001F2056" w:rsidRPr="00D5649B">
        <w:rPr>
          <w:b/>
          <w:szCs w:val="24"/>
        </w:rPr>
        <w:tab/>
      </w:r>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505"/>
    </w:p>
    <w:p w14:paraId="52DCDCD6" w14:textId="6FF0E0BF" w:rsidR="00E53151" w:rsidRPr="006E3FA1" w:rsidRDefault="00E53151" w:rsidP="006B56F2">
      <w:pPr>
        <w:tabs>
          <w:tab w:val="left" w:pos="2700"/>
          <w:tab w:val="right" w:pos="8640"/>
        </w:tabs>
        <w:spacing w:before="0"/>
        <w:rPr>
          <w:iCs/>
          <w:sz w:val="20"/>
        </w:rPr>
      </w:pPr>
      <w:r w:rsidRPr="006E3FA1">
        <w:rPr>
          <w:iCs/>
          <w:sz w:val="20"/>
        </w:rPr>
        <w:t>where</w:t>
      </w:r>
    </w:p>
    <w:p w14:paraId="15ECEF23" w14:textId="502F86BC" w:rsidR="001F2056" w:rsidRPr="004305D1" w:rsidRDefault="001F2056" w:rsidP="0024707D">
      <w:pPr>
        <w:tabs>
          <w:tab w:val="clear" w:pos="2880"/>
          <w:tab w:val="clear" w:pos="9360"/>
        </w:tabs>
        <w:spacing w:before="0"/>
        <w:ind w:left="2835" w:hanging="2835"/>
        <w:rPr>
          <w:sz w:val="20"/>
        </w:rPr>
      </w:pPr>
      <w:proofErr w:type="spellStart"/>
      <w:r w:rsidRPr="004305D1">
        <w:rPr>
          <w:i/>
          <w:sz w:val="20"/>
        </w:rPr>
        <w:t>VS</w:t>
      </w:r>
      <w:r w:rsidRPr="004305D1">
        <w:rPr>
          <w:i/>
          <w:sz w:val="20"/>
          <w:vertAlign w:val="subscript"/>
        </w:rPr>
        <w:t>produced</w:t>
      </w:r>
      <w:proofErr w:type="spellEnd"/>
      <w:r w:rsidRPr="004305D1">
        <w:rPr>
          <w:i/>
          <w:sz w:val="20"/>
        </w:rPr>
        <w:t xml:space="preserve"> </w:t>
      </w:r>
      <w:r w:rsidRPr="004305D1">
        <w:rPr>
          <w:sz w:val="20"/>
        </w:rPr>
        <w:tab/>
        <w:t>Total volatile solids produced by all animals in a day (kg)</w:t>
      </w:r>
      <w:r w:rsidR="006E3FA1" w:rsidRPr="004305D1">
        <w:rPr>
          <w:sz w:val="20"/>
        </w:rPr>
        <w:t>, by animal group</w:t>
      </w:r>
    </w:p>
    <w:p w14:paraId="3D9ED4C7" w14:textId="0AD84F92" w:rsidR="001F2056" w:rsidRPr="00D5649B" w:rsidRDefault="001F2056" w:rsidP="0024707D">
      <w:pPr>
        <w:tabs>
          <w:tab w:val="clear" w:pos="2880"/>
          <w:tab w:val="clear" w:pos="9360"/>
        </w:tabs>
        <w:spacing w:before="0"/>
        <w:ind w:left="2835" w:hanging="2835"/>
        <w:rPr>
          <w:sz w:val="20"/>
        </w:rPr>
      </w:pPr>
      <w:r w:rsidRPr="004305D1">
        <w:rPr>
          <w:i/>
          <w:sz w:val="20"/>
        </w:rPr>
        <w:t>VS</w:t>
      </w:r>
      <w:r w:rsidRPr="004305D1">
        <w:rPr>
          <w:sz w:val="20"/>
        </w:rPr>
        <w:t xml:space="preserve"> </w:t>
      </w:r>
      <w:r w:rsidRPr="004305D1">
        <w:rPr>
          <w:sz w:val="20"/>
        </w:rPr>
        <w:tab/>
        <w:t>Volatile solids (kg head</w:t>
      </w:r>
      <w:r w:rsidRPr="004305D1">
        <w:rPr>
          <w:sz w:val="20"/>
          <w:vertAlign w:val="superscript"/>
        </w:rPr>
        <w:t>-1</w:t>
      </w:r>
      <w:r w:rsidRPr="004305D1">
        <w:rPr>
          <w:sz w:val="20"/>
        </w:rPr>
        <w:t xml:space="preserve"> day</w:t>
      </w:r>
      <w:r w:rsidRPr="004305D1">
        <w:rPr>
          <w:sz w:val="20"/>
          <w:vertAlign w:val="superscript"/>
        </w:rPr>
        <w:t>-1</w:t>
      </w:r>
      <w:r w:rsidRPr="004305D1">
        <w:rPr>
          <w:sz w:val="20"/>
        </w:rPr>
        <w:t>)</w:t>
      </w:r>
      <w:r w:rsidR="006E3FA1" w:rsidRPr="004305D1">
        <w:rPr>
          <w:sz w:val="20"/>
        </w:rPr>
        <w:t>, by animal group</w:t>
      </w:r>
      <w:r w:rsidR="00542F26" w:rsidRPr="004305D1">
        <w:rPr>
          <w:sz w:val="20"/>
        </w:rPr>
        <w:t xml:space="preserve">, calculated using </w:t>
      </w:r>
      <w:r w:rsidR="00542F26" w:rsidRPr="004305D1">
        <w:rPr>
          <w:sz w:val="20"/>
        </w:rPr>
        <w:fldChar w:fldCharType="begin"/>
      </w:r>
      <w:r w:rsidR="00542F26" w:rsidRPr="004305D1">
        <w:rPr>
          <w:sz w:val="20"/>
        </w:rPr>
        <w:instrText xml:space="preserve"> REF VSProduced_CattleAndSheepEq \h  \* MERGEFORMAT </w:instrText>
      </w:r>
      <w:r w:rsidR="00542F26" w:rsidRPr="004305D1">
        <w:rPr>
          <w:sz w:val="20"/>
        </w:rPr>
      </w:r>
      <w:r w:rsidR="00542F26" w:rsidRPr="004305D1">
        <w:rPr>
          <w:sz w:val="20"/>
        </w:rPr>
        <w:fldChar w:fldCharType="separate"/>
      </w:r>
      <w:r w:rsidR="00542F26" w:rsidRPr="004305D1">
        <w:rPr>
          <w:rFonts w:cstheme="minorHAnsi"/>
          <w:b/>
          <w:sz w:val="20"/>
        </w:rPr>
        <w:t xml:space="preserve">Eq. </w:t>
      </w:r>
      <w:r w:rsidR="00542F26" w:rsidRPr="004305D1">
        <w:rPr>
          <w:rFonts w:cstheme="minorHAnsi"/>
          <w:b/>
          <w:noProof/>
          <w:sz w:val="20"/>
        </w:rPr>
        <w:t>4.1.2</w:t>
      </w:r>
      <w:r w:rsidR="00542F26" w:rsidRPr="004305D1">
        <w:rPr>
          <w:rFonts w:cstheme="minorHAnsi"/>
          <w:b/>
          <w:noProof/>
          <w:sz w:val="20"/>
        </w:rPr>
        <w:noBreakHyphen/>
        <w:t>1</w:t>
      </w:r>
      <w:r w:rsidR="00542F26" w:rsidRPr="004305D1">
        <w:rPr>
          <w:sz w:val="20"/>
        </w:rPr>
        <w:fldChar w:fldCharType="end"/>
      </w:r>
      <w:r w:rsidR="00542F26" w:rsidRPr="004305D1">
        <w:rPr>
          <w:sz w:val="20"/>
        </w:rPr>
        <w:t xml:space="preserve"> for dairy cattle</w:t>
      </w:r>
      <w:r w:rsidR="00542F26" w:rsidRPr="004305D1">
        <w:rPr>
          <w:sz w:val="20"/>
        </w:rPr>
        <w:fldChar w:fldCharType="begin"/>
      </w:r>
      <w:r w:rsidR="00542F26" w:rsidRPr="004305D1">
        <w:rPr>
          <w:sz w:val="20"/>
        </w:rPr>
        <w:instrText xml:space="preserve"> REF VSProduced_SwineEQ1 \h  \* MERGEFORMAT </w:instrText>
      </w:r>
      <w:r w:rsidR="00542F26" w:rsidRPr="004305D1">
        <w:rPr>
          <w:sz w:val="20"/>
        </w:rPr>
      </w:r>
      <w:r w:rsidR="00000000">
        <w:rPr>
          <w:sz w:val="20"/>
        </w:rPr>
        <w:fldChar w:fldCharType="separate"/>
      </w:r>
      <w:r w:rsidR="00542F26" w:rsidRPr="004305D1">
        <w:rPr>
          <w:sz w:val="20"/>
        </w:rPr>
        <w:fldChar w:fldCharType="end"/>
      </w:r>
      <w:r w:rsidR="00542F26" w:rsidRPr="004305D1">
        <w:rPr>
          <w:sz w:val="20"/>
        </w:rPr>
        <w:t xml:space="preserve"> and </w:t>
      </w:r>
      <w:r w:rsidR="00542F26" w:rsidRPr="004305D1">
        <w:rPr>
          <w:sz w:val="20"/>
        </w:rPr>
        <w:fldChar w:fldCharType="begin"/>
      </w:r>
      <w:r w:rsidR="00542F26" w:rsidRPr="004305D1">
        <w:rPr>
          <w:sz w:val="20"/>
        </w:rPr>
        <w:instrText xml:space="preserve"> REF VSProduced_SwineEQ2 \h  \* MERGEFORMAT </w:instrText>
      </w:r>
      <w:r w:rsidR="00542F26" w:rsidRPr="004305D1">
        <w:rPr>
          <w:sz w:val="20"/>
        </w:rPr>
      </w:r>
      <w:r w:rsidR="00542F26" w:rsidRPr="004305D1">
        <w:rPr>
          <w:sz w:val="20"/>
        </w:rPr>
        <w:fldChar w:fldCharType="separate"/>
      </w:r>
      <w:r w:rsidR="00542F26" w:rsidRPr="004305D1">
        <w:rPr>
          <w:b/>
          <w:sz w:val="20"/>
        </w:rPr>
        <w:t xml:space="preserve">Eq. </w:t>
      </w:r>
      <w:r w:rsidR="00542F26" w:rsidRPr="004305D1">
        <w:rPr>
          <w:b/>
          <w:noProof/>
          <w:sz w:val="20"/>
        </w:rPr>
        <w:t>4.1.2</w:t>
      </w:r>
      <w:r w:rsidR="00542F26" w:rsidRPr="004305D1">
        <w:rPr>
          <w:b/>
          <w:noProof/>
          <w:sz w:val="20"/>
        </w:rPr>
        <w:noBreakHyphen/>
        <w:t>3</w:t>
      </w:r>
      <w:r w:rsidR="00542F26" w:rsidRPr="004305D1">
        <w:rPr>
          <w:sz w:val="20"/>
        </w:rPr>
        <w:fldChar w:fldCharType="end"/>
      </w:r>
      <w:r w:rsidR="00542F26" w:rsidRPr="004305D1">
        <w:rPr>
          <w:sz w:val="20"/>
        </w:rPr>
        <w:t xml:space="preserve"> for swine</w:t>
      </w:r>
    </w:p>
    <w:p w14:paraId="11559F93" w14:textId="32056F5F" w:rsidR="001F2056" w:rsidRPr="00D5649B" w:rsidRDefault="001F2056" w:rsidP="0024707D">
      <w:pPr>
        <w:tabs>
          <w:tab w:val="clear" w:pos="2880"/>
          <w:tab w:val="clear" w:pos="9360"/>
        </w:tabs>
        <w:spacing w:before="0"/>
        <w:ind w:left="2835" w:hanging="2835"/>
        <w:rPr>
          <w:sz w:val="20"/>
        </w:rPr>
      </w:pPr>
      <w:r w:rsidRPr="00D5649B">
        <w:rPr>
          <w:i/>
          <w:sz w:val="20"/>
        </w:rPr>
        <w:t xml:space="preserve">#animals </w:t>
      </w:r>
      <w:r w:rsidRPr="00D5649B">
        <w:rPr>
          <w:sz w:val="20"/>
        </w:rPr>
        <w:tab/>
        <w:t>Number of animals</w:t>
      </w:r>
    </w:p>
    <w:p w14:paraId="0998FF75" w14:textId="2046F7D0"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×MDP</m:t>
        </m:r>
      </m:oMath>
      <w:r w:rsidR="001F2056" w:rsidRPr="00D5649B">
        <w:rPr>
          <w:b/>
          <w:szCs w:val="24"/>
        </w:rPr>
        <w:t xml:space="preserve"> </w:t>
      </w:r>
      <w:r w:rsidR="001F2056" w:rsidRPr="00D5649B">
        <w:rPr>
          <w:b/>
          <w:szCs w:val="24"/>
        </w:rPr>
        <w:tab/>
      </w:r>
      <w:bookmarkStart w:id="506" w:name="VSLoadedDaily_LiquidManure_DairySwine"/>
      <w:r w:rsidR="001F2056" w:rsidRPr="00D5649B">
        <w:rPr>
          <w:b/>
          <w:szCs w:val="24"/>
        </w:rPr>
        <w:tab/>
      </w:r>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506"/>
    </w:p>
    <w:p w14:paraId="794E2F82" w14:textId="35E5FFA8" w:rsidR="00E53151" w:rsidRPr="00D5649B" w:rsidRDefault="00E53151" w:rsidP="006B56F2">
      <w:pPr>
        <w:tabs>
          <w:tab w:val="left" w:pos="2700"/>
          <w:tab w:val="right" w:pos="8640"/>
        </w:tabs>
        <w:spacing w:before="0"/>
        <w:rPr>
          <w:sz w:val="20"/>
        </w:rPr>
      </w:pPr>
      <w:r w:rsidRPr="00D5649B">
        <w:rPr>
          <w:sz w:val="20"/>
        </w:rPr>
        <w:t>where</w:t>
      </w:r>
    </w:p>
    <w:p w14:paraId="2FDD3A29" w14:textId="0C199477"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sz w:val="20"/>
        </w:rPr>
        <w:t xml:space="preserve"> </w:t>
      </w:r>
      <w:r w:rsidRPr="00D5649B">
        <w:rPr>
          <w:sz w:val="20"/>
        </w:rPr>
        <w:tab/>
        <w:t>Daily volatile solids loaded into system (kg day</w:t>
      </w:r>
      <w:r w:rsidRPr="00D5649B">
        <w:rPr>
          <w:sz w:val="20"/>
          <w:vertAlign w:val="superscript"/>
        </w:rPr>
        <w:t>-1</w:t>
      </w:r>
      <w:r w:rsidRPr="00D5649B">
        <w:rPr>
          <w:sz w:val="20"/>
        </w:rPr>
        <w:t>)</w:t>
      </w:r>
    </w:p>
    <w:p w14:paraId="550CF96E" w14:textId="77777777" w:rsidR="001F2056" w:rsidRPr="00D5649B" w:rsidRDefault="001F2056" w:rsidP="0024707D">
      <w:pPr>
        <w:tabs>
          <w:tab w:val="clear" w:pos="2880"/>
          <w:tab w:val="clear" w:pos="9360"/>
        </w:tabs>
        <w:spacing w:before="0"/>
        <w:ind w:left="2835" w:hanging="2835"/>
        <w:rPr>
          <w:sz w:val="20"/>
        </w:rPr>
      </w:pPr>
      <w:r w:rsidRPr="00D5649B">
        <w:rPr>
          <w:i/>
          <w:sz w:val="20"/>
        </w:rPr>
        <w:t>MDP</w:t>
      </w:r>
      <w:r w:rsidRPr="00D5649B">
        <w:rPr>
          <w:sz w:val="20"/>
        </w:rPr>
        <w:t xml:space="preserve"> </w:t>
      </w:r>
      <w:r w:rsidRPr="00D5649B">
        <w:rPr>
          <w:sz w:val="20"/>
        </w:rPr>
        <w:tab/>
        <w:t>Management and design practice factor (default = 0.45, one-time data input)</w:t>
      </w:r>
    </w:p>
    <w:p w14:paraId="59DAB83D" w14:textId="75A3BDB7"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loaded(d)</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consumed(d-1)</m:t>
                </m:r>
              </m:sub>
            </m:sSub>
          </m:e>
        </m:d>
      </m:oMath>
      <w:r w:rsidR="001F2056" w:rsidRPr="00D5649B">
        <w:rPr>
          <w:b/>
          <w:szCs w:val="24"/>
        </w:rPr>
        <w:t xml:space="preserve"> </w:t>
      </w:r>
      <w:r w:rsidR="001F2056" w:rsidRPr="00D5649B">
        <w:rPr>
          <w:b/>
          <w:szCs w:val="24"/>
        </w:rPr>
        <w:tab/>
      </w:r>
      <w:r w:rsidR="001F2056" w:rsidRPr="00D5649B">
        <w:rPr>
          <w:b/>
          <w:szCs w:val="24"/>
        </w:rPr>
        <w:tab/>
      </w:r>
      <w:bookmarkStart w:id="507" w:name="VSAvailableDaily_LiquidManure_DairySwine"/>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507"/>
    </w:p>
    <w:p w14:paraId="322F3726" w14:textId="77777777" w:rsidR="00E53151" w:rsidRPr="00D5649B" w:rsidRDefault="00E53151" w:rsidP="006B56F2">
      <w:pPr>
        <w:tabs>
          <w:tab w:val="left" w:pos="2700"/>
          <w:tab w:val="right" w:pos="8640"/>
        </w:tabs>
        <w:spacing w:before="0"/>
        <w:rPr>
          <w:sz w:val="20"/>
        </w:rPr>
      </w:pPr>
      <w:r w:rsidRPr="00D5649B">
        <w:rPr>
          <w:sz w:val="20"/>
        </w:rPr>
        <w:t>where</w:t>
      </w:r>
    </w:p>
    <w:p w14:paraId="080804DE" w14:textId="172043EA"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rPr>
        <w:t xml:space="preserve"> </w:t>
      </w:r>
      <w:r w:rsidRPr="00D5649B">
        <w:rPr>
          <w:sz w:val="20"/>
        </w:rPr>
        <w:tab/>
        <w:t>Daily volatile solids available for conversion to CH</w:t>
      </w:r>
      <w:r w:rsidRPr="00D5649B">
        <w:rPr>
          <w:sz w:val="20"/>
          <w:vertAlign w:val="subscript"/>
        </w:rPr>
        <w:t>4</w:t>
      </w:r>
      <w:r w:rsidRPr="00D5649B">
        <w:rPr>
          <w:sz w:val="20"/>
        </w:rPr>
        <w:t xml:space="preserve"> (kg</w:t>
      </w:r>
      <w:r w:rsidR="00237621">
        <w:rPr>
          <w:sz w:val="20"/>
        </w:rPr>
        <w:t xml:space="preserve"> VS</w:t>
      </w:r>
      <w:r w:rsidRPr="00D5649B">
        <w:rPr>
          <w:sz w:val="20"/>
        </w:rPr>
        <w:t>)</w:t>
      </w:r>
    </w:p>
    <w:p w14:paraId="36AF7CAF" w14:textId="6F3302E3"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i/>
          <w:sz w:val="20"/>
          <w:vertAlign w:val="subscript"/>
        </w:rPr>
        <w:t>(</w:t>
      </w:r>
      <w:r w:rsidR="00362FDA">
        <w:rPr>
          <w:i/>
          <w:sz w:val="20"/>
          <w:vertAlign w:val="subscript"/>
        </w:rPr>
        <w:t>d</w:t>
      </w:r>
      <w:r w:rsidRPr="00D5649B">
        <w:rPr>
          <w:i/>
          <w:sz w:val="20"/>
          <w:vertAlign w:val="subscript"/>
        </w:rPr>
        <w:t xml:space="preserve">) </w:t>
      </w:r>
      <w:r w:rsidRPr="00D5649B">
        <w:rPr>
          <w:sz w:val="20"/>
        </w:rPr>
        <w:tab/>
        <w:t>Daily volati</w:t>
      </w:r>
      <w:r w:rsidR="006C2C21">
        <w:rPr>
          <w:sz w:val="20"/>
        </w:rPr>
        <w:t>l</w:t>
      </w:r>
      <w:r w:rsidRPr="00D5649B">
        <w:rPr>
          <w:sz w:val="20"/>
        </w:rPr>
        <w:t xml:space="preserve">e solids loaded into system </w:t>
      </w:r>
      <w:r w:rsidR="006C2C21">
        <w:rPr>
          <w:sz w:val="20"/>
        </w:rPr>
        <w:t>on</w:t>
      </w:r>
      <w:r w:rsidRPr="00D5649B">
        <w:rPr>
          <w:sz w:val="20"/>
        </w:rPr>
        <w:t xml:space="preserve"> </w:t>
      </w:r>
      <w:r w:rsidR="00237621">
        <w:rPr>
          <w:sz w:val="20"/>
        </w:rPr>
        <w:t>the current</w:t>
      </w:r>
      <w:r w:rsidRPr="00D5649B">
        <w:rPr>
          <w:sz w:val="20"/>
        </w:rPr>
        <w:t xml:space="preserve"> day</w:t>
      </w:r>
      <w:r w:rsidR="00237621">
        <w:rPr>
          <w:sz w:val="20"/>
        </w:rPr>
        <w:t xml:space="preserve">, </w:t>
      </w:r>
      <w:r w:rsidR="00237621" w:rsidRPr="00237621">
        <w:rPr>
          <w:i/>
          <w:iCs/>
          <w:sz w:val="20"/>
        </w:rPr>
        <w:t>d</w:t>
      </w:r>
      <w:r w:rsidRPr="00D5649B">
        <w:rPr>
          <w:sz w:val="20"/>
        </w:rPr>
        <w:t xml:space="preserve"> (kg</w:t>
      </w:r>
      <w:r w:rsidR="00237621">
        <w:rPr>
          <w:sz w:val="20"/>
        </w:rPr>
        <w:t xml:space="preserve"> VS</w:t>
      </w:r>
      <w:r w:rsidRPr="00D5649B">
        <w:rPr>
          <w:sz w:val="20"/>
        </w:rPr>
        <w:t>)</w:t>
      </w:r>
    </w:p>
    <w:p w14:paraId="054F1CB8" w14:textId="3FDAE40E"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available </w:t>
      </w:r>
      <w:r w:rsidR="00237621">
        <w:rPr>
          <w:sz w:val="20"/>
        </w:rPr>
        <w:t>on</w:t>
      </w:r>
      <w:r w:rsidRPr="00D5649B">
        <w:rPr>
          <w:sz w:val="20"/>
        </w:rPr>
        <w:t xml:space="preserve"> </w:t>
      </w:r>
      <w:r w:rsidR="00237621">
        <w:rPr>
          <w:sz w:val="20"/>
        </w:rPr>
        <w:t xml:space="preserve">the </w:t>
      </w:r>
      <w:r w:rsidRPr="00D5649B">
        <w:rPr>
          <w:sz w:val="20"/>
        </w:rPr>
        <w:t>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w:t>
      </w:r>
    </w:p>
    <w:p w14:paraId="470D7BD6" w14:textId="7E1C446C"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consumed </w:t>
      </w:r>
      <w:r w:rsidR="00237621">
        <w:rPr>
          <w:sz w:val="20"/>
        </w:rPr>
        <w:t>on the</w:t>
      </w:r>
      <w:r w:rsidRPr="00D5649B">
        <w:rPr>
          <w:sz w:val="20"/>
        </w:rPr>
        <w:t xml:space="preserve"> 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 xml:space="preserve">) – from </w:t>
      </w:r>
      <w:r w:rsidR="008536C1" w:rsidRPr="00D5649B">
        <w:rPr>
          <w:sz w:val="20"/>
        </w:rPr>
        <w:fldChar w:fldCharType="begin"/>
      </w:r>
      <w:r w:rsidR="008536C1" w:rsidRPr="00D5649B">
        <w:rPr>
          <w:sz w:val="20"/>
        </w:rPr>
        <w:instrText xml:space="preserve"> REF VSConsumed_LiquidManure \h  \* MERGEFORMAT </w:instrText>
      </w:r>
      <w:r w:rsidR="008536C1" w:rsidRPr="00D5649B">
        <w:rPr>
          <w:sz w:val="20"/>
        </w:rPr>
      </w:r>
      <w:r w:rsidR="008536C1" w:rsidRPr="00D5649B">
        <w:rPr>
          <w:sz w:val="20"/>
        </w:rPr>
        <w:fldChar w:fldCharType="separate"/>
      </w:r>
      <w:r w:rsidR="00691158" w:rsidRPr="00691158">
        <w:rPr>
          <w:b/>
          <w:sz w:val="20"/>
        </w:rPr>
        <w:t xml:space="preserve">Eq. </w:t>
      </w:r>
      <w:r w:rsidR="00691158" w:rsidRPr="00691158">
        <w:rPr>
          <w:b/>
          <w:noProof/>
          <w:sz w:val="20"/>
        </w:rPr>
        <w:t>4.1.3</w:t>
      </w:r>
      <w:r w:rsidR="00691158" w:rsidRPr="00691158">
        <w:rPr>
          <w:b/>
          <w:noProof/>
          <w:sz w:val="20"/>
        </w:rPr>
        <w:noBreakHyphen/>
        <w:t>7</w:t>
      </w:r>
      <w:r w:rsidR="008536C1" w:rsidRPr="00D5649B">
        <w:rPr>
          <w:sz w:val="20"/>
        </w:rPr>
        <w:fldChar w:fldCharType="end"/>
      </w:r>
    </w:p>
    <w:p w14:paraId="6F3250F3" w14:textId="0BE7A3DF" w:rsidR="001F2056" w:rsidRPr="00D5649B" w:rsidRDefault="001F2056" w:rsidP="001F2056">
      <w:pPr>
        <w:tabs>
          <w:tab w:val="left" w:pos="2160"/>
          <w:tab w:val="right" w:pos="8640"/>
        </w:tabs>
        <w:rPr>
          <w:b/>
          <w:sz w:val="20"/>
        </w:rPr>
      </w:pPr>
      <w:r w:rsidRPr="00D5649B">
        <w:rPr>
          <w:b/>
          <w:sz w:val="20"/>
        </w:rPr>
        <w:t>Note: On days that the liquid manure is emptied, there is no carryover</w:t>
      </w:r>
      <w:r w:rsidR="00AE6FCF" w:rsidRPr="00D5649B">
        <w:rPr>
          <w:b/>
          <w:sz w:val="20"/>
        </w:rPr>
        <w:fldChar w:fldCharType="begin"/>
      </w:r>
      <w:r w:rsidR="00AE6FCF" w:rsidRPr="00D5649B">
        <w:rPr>
          <w:b/>
          <w:sz w:val="20"/>
        </w:rPr>
        <w:instrText xml:space="preserve"> REF VSConsumed_LiquidManure \h </w:instrText>
      </w:r>
      <w:r w:rsidR="00AE6FCF" w:rsidRPr="00D5649B">
        <w:rPr>
          <w:b/>
          <w:sz w:val="20"/>
        </w:rPr>
      </w:r>
      <w:r w:rsidR="00AE6FCF" w:rsidRPr="00D5649B">
        <w:rPr>
          <w:b/>
          <w:sz w:val="20"/>
        </w:rPr>
        <w:fldChar w:fldCharType="end"/>
      </w:r>
      <w:r w:rsidRPr="00D5649B">
        <w:rPr>
          <w:b/>
          <w:sz w:val="20"/>
        </w:rPr>
        <w:t>.</w:t>
      </w:r>
      <w:r w:rsidRPr="00D5649B">
        <w:rPr>
          <w:sz w:val="20"/>
        </w:rPr>
        <w:t xml:space="preserve"> </w:t>
      </w:r>
      <w:r w:rsidRPr="00D5649B">
        <w:rPr>
          <w:b/>
          <w:sz w:val="20"/>
        </w:rPr>
        <w:t>Therefore,</w:t>
      </w:r>
    </w:p>
    <w:p w14:paraId="753A342F" w14:textId="06054401"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oMath>
      <w:r w:rsidR="001F2056" w:rsidRPr="00D5649B">
        <w:rPr>
          <w:b/>
          <w:szCs w:val="24"/>
        </w:rPr>
        <w:t xml:space="preserve"> </w:t>
      </w:r>
      <w:r w:rsidR="001F2056" w:rsidRPr="00D5649B">
        <w:rPr>
          <w:b/>
          <w:szCs w:val="24"/>
        </w:rPr>
        <w:tab/>
      </w:r>
      <w:r w:rsidR="001F2056" w:rsidRPr="00D5649B">
        <w:rPr>
          <w:b/>
          <w:szCs w:val="24"/>
        </w:rPr>
        <w:tab/>
      </w:r>
      <w:r w:rsidR="001F2056" w:rsidRPr="00D5649B">
        <w:rPr>
          <w:b/>
          <w:szCs w:val="24"/>
        </w:rPr>
        <w:tab/>
      </w:r>
      <w:bookmarkStart w:id="508" w:name="VSAvailableEmptied_LiquidMan_DairySwine"/>
      <w:r w:rsidR="001F2056" w:rsidRPr="0069115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508"/>
    </w:p>
    <w:p w14:paraId="0D74AFED" w14:textId="7AA9558F" w:rsidR="001F2056" w:rsidRPr="00D5649B" w:rsidRDefault="00000000" w:rsidP="005076ED">
      <w:pPr>
        <w:pStyle w:val="MTDisplayEquation"/>
        <w:keepNext/>
        <w:tabs>
          <w:tab w:val="clear" w:pos="9360"/>
          <w:tab w:val="left" w:pos="2160"/>
          <w:tab w:val="right" w:pos="8640"/>
          <w:tab w:val="right" w:pos="9781"/>
        </w:tabs>
        <w:spacing w:after="120"/>
        <w:rPr>
          <w:b/>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 VS</m:t>
            </m:r>
          </m:e>
          <m:sub>
            <m:r>
              <m:rPr>
                <m:sty m:val="bi"/>
              </m:rPr>
              <w:rPr>
                <w:rFonts w:ascii="Cambria Math" w:eastAsia="Times New Roman" w:hAnsi="Cambria Math" w:cstheme="minorHAnsi"/>
                <w:szCs w:val="24"/>
              </w:rPr>
              <m:t>available</m:t>
            </m:r>
          </m:sub>
        </m:sSub>
      </m:oMath>
      <w:r w:rsidR="001F2056" w:rsidRPr="00D5649B">
        <w:rPr>
          <w:b/>
          <w:szCs w:val="24"/>
        </w:rPr>
        <w:t xml:space="preserve"> </w:t>
      </w:r>
      <w:r w:rsidR="001F2056" w:rsidRPr="00D5649B">
        <w:rPr>
          <w:b/>
          <w:szCs w:val="24"/>
        </w:rPr>
        <w:tab/>
      </w:r>
      <w:r w:rsidR="001F2056" w:rsidRPr="00D5649B">
        <w:rPr>
          <w:b/>
          <w:szCs w:val="24"/>
        </w:rPr>
        <w:tab/>
      </w:r>
      <w:bookmarkStart w:id="509" w:name="VSConsumed_LiquidManure"/>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bookmarkEnd w:id="509"/>
    </w:p>
    <w:p w14:paraId="3AB0A5EE" w14:textId="7AC67AEF" w:rsidR="00E53151" w:rsidRPr="00D5649B" w:rsidRDefault="00E53151" w:rsidP="001F2056">
      <w:pPr>
        <w:tabs>
          <w:tab w:val="left" w:pos="2700"/>
          <w:tab w:val="right" w:pos="8640"/>
        </w:tabs>
        <w:rPr>
          <w:sz w:val="20"/>
        </w:rPr>
      </w:pPr>
      <w:r w:rsidRPr="00D5649B">
        <w:rPr>
          <w:sz w:val="20"/>
        </w:rPr>
        <w:t>where</w:t>
      </w:r>
    </w:p>
    <w:p w14:paraId="6CE30114" w14:textId="468C33A8"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rPr>
        <w:t xml:space="preserve"> </w:t>
      </w:r>
      <w:r w:rsidRPr="00D5649B">
        <w:rPr>
          <w:sz w:val="20"/>
        </w:rPr>
        <w:tab/>
        <w:t xml:space="preserve">Daily volatile solids consumed (kg </w:t>
      </w:r>
      <w:r w:rsidR="00237621">
        <w:rPr>
          <w:sz w:val="20"/>
        </w:rPr>
        <w:t xml:space="preserve">VS </w:t>
      </w:r>
      <w:r w:rsidRPr="00D5649B">
        <w:rPr>
          <w:sz w:val="20"/>
        </w:rPr>
        <w:t>day</w:t>
      </w:r>
      <w:r w:rsidRPr="00D5649B">
        <w:rPr>
          <w:sz w:val="20"/>
          <w:vertAlign w:val="superscript"/>
        </w:rPr>
        <w:t>-1</w:t>
      </w:r>
      <w:r w:rsidRPr="00D5649B">
        <w:rPr>
          <w:sz w:val="20"/>
        </w:rPr>
        <w:t>)</w:t>
      </w:r>
    </w:p>
    <w:p w14:paraId="4925CF12" w14:textId="73452139" w:rsidR="001F2056" w:rsidRPr="00D5649B" w:rsidRDefault="001F2056" w:rsidP="005076ED">
      <w:pPr>
        <w:keepNext/>
        <w:tabs>
          <w:tab w:val="clear" w:pos="9360"/>
          <w:tab w:val="left" w:pos="2160"/>
          <w:tab w:val="right" w:pos="8640"/>
          <w:tab w:val="right" w:pos="9781"/>
        </w:tabs>
        <w:spacing w:after="120"/>
        <w:rPr>
          <w:b/>
          <w:sz w:val="20"/>
        </w:rPr>
      </w:pPr>
      <m:oMath>
        <m:r>
          <m:rPr>
            <m:sty m:val="bi"/>
          </m:rPr>
          <w:rPr>
            <w:rFonts w:ascii="Cambria Math" w:eastAsia="Times New Roman" w:hAnsi="Cambria Math" w:cstheme="minorHAnsi"/>
            <w:szCs w:val="24"/>
          </w:rPr>
          <w:lastRenderedPageBreak/>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_daily=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×0.67</m:t>
        </m:r>
      </m:oMath>
      <w:r w:rsidRPr="00EA720D">
        <w:rPr>
          <w:b/>
          <w:szCs w:val="24"/>
        </w:rPr>
        <w:t xml:space="preserve"> </w:t>
      </w:r>
      <w:r w:rsidRPr="00D5649B">
        <w:rPr>
          <w:b/>
          <w:szCs w:val="24"/>
        </w:rPr>
        <w:tab/>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2D97CA86" w14:textId="398AA5BC" w:rsidR="00E53151" w:rsidRPr="00D5649B" w:rsidRDefault="00E53151" w:rsidP="001F2056">
      <w:pPr>
        <w:tabs>
          <w:tab w:val="left" w:pos="2700"/>
          <w:tab w:val="right" w:pos="8640"/>
        </w:tabs>
        <w:rPr>
          <w:sz w:val="20"/>
        </w:rPr>
      </w:pPr>
      <w:r w:rsidRPr="00D5649B">
        <w:rPr>
          <w:sz w:val="20"/>
        </w:rPr>
        <w:t>where</w:t>
      </w:r>
    </w:p>
    <w:p w14:paraId="08259CC0" w14:textId="578203B3" w:rsidR="001F2056" w:rsidRPr="00D5649B" w:rsidRDefault="001F2056" w:rsidP="009628BF">
      <w:pPr>
        <w:tabs>
          <w:tab w:val="clear" w:pos="2880"/>
          <w:tab w:val="clear" w:pos="9360"/>
        </w:tabs>
        <w:spacing w:before="0"/>
        <w:ind w:left="2837" w:hanging="2837"/>
        <w:rPr>
          <w:sz w:val="20"/>
        </w:rPr>
      </w:pPr>
      <w:r w:rsidRPr="00EA720D">
        <w:rPr>
          <w:i/>
          <w:sz w:val="20"/>
        </w:rPr>
        <w:t>CH</w:t>
      </w:r>
      <w:r w:rsidRPr="00EA720D">
        <w:rPr>
          <w:i/>
          <w:sz w:val="20"/>
          <w:vertAlign w:val="subscript"/>
        </w:rPr>
        <w:t>4manure</w:t>
      </w:r>
      <w:r w:rsidRPr="00EA720D">
        <w:rPr>
          <w:i/>
          <w:sz w:val="20"/>
        </w:rPr>
        <w:t>_daily</w:t>
      </w:r>
      <w:r w:rsidRPr="00D5649B">
        <w:rPr>
          <w:sz w:val="20"/>
        </w:rPr>
        <w:tab/>
        <w:t xml:space="preserve">Daily </w:t>
      </w:r>
      <w:r w:rsidR="00C536CB">
        <w:rPr>
          <w:sz w:val="20"/>
        </w:rPr>
        <w:t>CH</w:t>
      </w:r>
      <w:r w:rsidR="00C536CB" w:rsidRPr="00C536CB">
        <w:rPr>
          <w:sz w:val="20"/>
          <w:vertAlign w:val="subscript"/>
        </w:rPr>
        <w:t>4</w:t>
      </w:r>
      <w:r w:rsidRPr="00D5649B">
        <w:rPr>
          <w:sz w:val="20"/>
        </w:rPr>
        <w:t xml:space="preserve"> emission</w:t>
      </w:r>
      <w:r w:rsidR="00C536CB">
        <w:rPr>
          <w:sz w:val="20"/>
        </w:rPr>
        <w:t>s</w:t>
      </w:r>
      <w:r w:rsidRPr="00D5649B">
        <w:rPr>
          <w:sz w:val="20"/>
        </w:rPr>
        <w:t xml:space="preserve"> (kg</w:t>
      </w:r>
      <w:r w:rsidR="00EA720D">
        <w:rPr>
          <w:sz w:val="20"/>
        </w:rPr>
        <w:t xml:space="preserve"> day</w:t>
      </w:r>
      <w:r w:rsidR="00EA720D" w:rsidRPr="00EA720D">
        <w:rPr>
          <w:sz w:val="20"/>
          <w:vertAlign w:val="superscript"/>
        </w:rPr>
        <w:t>-1</w:t>
      </w:r>
      <w:r w:rsidRPr="00D5649B">
        <w:rPr>
          <w:sz w:val="20"/>
        </w:rPr>
        <w:t>)</w:t>
      </w:r>
    </w:p>
    <w:p w14:paraId="25FB260D" w14:textId="58A16EA7" w:rsidR="001F2056" w:rsidRPr="00D5649B" w:rsidRDefault="001F2056" w:rsidP="0024707D">
      <w:pPr>
        <w:tabs>
          <w:tab w:val="clear" w:pos="2880"/>
          <w:tab w:val="clear" w:pos="9360"/>
        </w:tabs>
        <w:spacing w:before="0"/>
        <w:ind w:left="2835" w:hanging="2835"/>
        <w:rPr>
          <w:sz w:val="20"/>
        </w:rPr>
      </w:pPr>
      <w:r w:rsidRPr="00D5649B">
        <w:rPr>
          <w:i/>
          <w:sz w:val="20"/>
        </w:rPr>
        <w:t>B</w:t>
      </w:r>
      <w:r w:rsidRPr="00D5649B">
        <w:rPr>
          <w:i/>
          <w:sz w:val="20"/>
          <w:vertAlign w:val="subscript"/>
        </w:rPr>
        <w:t>o</w:t>
      </w:r>
      <w:r w:rsidRPr="00D5649B">
        <w:rPr>
          <w:sz w:val="20"/>
        </w:rPr>
        <w:t xml:space="preserve"> </w:t>
      </w:r>
      <w:r w:rsidRPr="00D5649B">
        <w:rPr>
          <w:sz w:val="20"/>
        </w:rPr>
        <w:tab/>
      </w:r>
      <w:r w:rsidR="00C536CB">
        <w:rPr>
          <w:sz w:val="20"/>
        </w:rPr>
        <w:t>CH</w:t>
      </w:r>
      <w:r w:rsidR="00C536CB" w:rsidRPr="00C536CB">
        <w:rPr>
          <w:sz w:val="20"/>
          <w:vertAlign w:val="subscript"/>
        </w:rPr>
        <w:t>4</w:t>
      </w:r>
      <w:r w:rsidRPr="00D5649B">
        <w:rPr>
          <w:sz w:val="20"/>
        </w:rPr>
        <w:t xml:space="preserve"> producing capacity </w:t>
      </w:r>
      <w:r w:rsidR="00651F25" w:rsidRPr="00D5649B">
        <w:rPr>
          <w:sz w:val="20"/>
        </w:rPr>
        <w:t>(</w:t>
      </w:r>
      <w:r w:rsidR="00651F25" w:rsidRPr="0024707D">
        <w:rPr>
          <w:b/>
          <w:sz w:val="20"/>
        </w:rPr>
        <w:fldChar w:fldCharType="begin"/>
      </w:r>
      <w:r w:rsidR="00651F25" w:rsidRPr="0024707D">
        <w:rPr>
          <w:b/>
          <w:sz w:val="20"/>
        </w:rPr>
        <w:instrText xml:space="preserve"> REF _Ref82140750 \h  \* MERGEFORMAT </w:instrText>
      </w:r>
      <w:r w:rsidR="00651F25" w:rsidRPr="0024707D">
        <w:rPr>
          <w:b/>
          <w:sz w:val="20"/>
        </w:rPr>
      </w:r>
      <w:r w:rsidR="00651F25" w:rsidRPr="0024707D">
        <w:rPr>
          <w:b/>
          <w:sz w:val="20"/>
        </w:rPr>
        <w:fldChar w:fldCharType="separate"/>
      </w:r>
      <w:r w:rsidR="004958E5" w:rsidRPr="004958E5">
        <w:rPr>
          <w:b/>
          <w:sz w:val="20"/>
        </w:rPr>
        <w:t xml:space="preserve">Table </w:t>
      </w:r>
      <w:r w:rsidR="004958E5" w:rsidRPr="004958E5">
        <w:rPr>
          <w:b/>
          <w:noProof/>
          <w:sz w:val="20"/>
        </w:rPr>
        <w:t>35</w:t>
      </w:r>
      <w:r w:rsidR="00651F25" w:rsidRPr="0024707D">
        <w:rPr>
          <w:b/>
          <w:sz w:val="20"/>
        </w:rPr>
        <w:fldChar w:fldCharType="end"/>
      </w:r>
      <w:r w:rsidRPr="00D5649B">
        <w:rPr>
          <w:sz w:val="20"/>
        </w:rPr>
        <w:t>)</w:t>
      </w:r>
    </w:p>
    <w:p w14:paraId="2EEF9252" w14:textId="77777777" w:rsidR="001F2056" w:rsidRPr="00D5649B" w:rsidRDefault="001F2056" w:rsidP="0024707D">
      <w:pPr>
        <w:tabs>
          <w:tab w:val="clear" w:pos="2880"/>
          <w:tab w:val="clear" w:pos="9360"/>
        </w:tabs>
        <w:spacing w:before="0"/>
        <w:ind w:left="2835" w:hanging="2835"/>
        <w:rPr>
          <w:sz w:val="20"/>
        </w:rPr>
      </w:pPr>
      <w:r w:rsidRPr="00C536CB">
        <w:rPr>
          <w:i/>
          <w:iCs/>
          <w:sz w:val="20"/>
        </w:rPr>
        <w:t>0.67</w:t>
      </w:r>
      <w:r w:rsidRPr="00D5649B">
        <w:rPr>
          <w:sz w:val="20"/>
        </w:rPr>
        <w:t xml:space="preserve"> </w:t>
      </w:r>
      <w:r w:rsidRPr="00D5649B">
        <w:rPr>
          <w:sz w:val="20"/>
        </w:rPr>
        <w:tab/>
        <w:t>Conversion factor from volume to mass (kg m</w:t>
      </w:r>
      <w:r w:rsidRPr="00D5649B">
        <w:rPr>
          <w:sz w:val="20"/>
          <w:vertAlign w:val="superscript"/>
        </w:rPr>
        <w:t>-3</w:t>
      </w:r>
      <w:r w:rsidRPr="00D5649B">
        <w:rPr>
          <w:sz w:val="20"/>
        </w:rPr>
        <w:t>)</w:t>
      </w:r>
    </w:p>
    <w:p w14:paraId="543FB7F6" w14:textId="3361AAAC" w:rsidR="001F2056" w:rsidRPr="00D5649B" w:rsidRDefault="00EA6E67" w:rsidP="001F2056">
      <w:pPr>
        <w:tabs>
          <w:tab w:val="left" w:pos="2160"/>
          <w:tab w:val="right" w:pos="8640"/>
        </w:tabs>
        <w:rPr>
          <w:b/>
          <w:sz w:val="20"/>
        </w:rPr>
      </w:pPr>
      <w:r w:rsidRPr="00D5649B">
        <w:rPr>
          <w:b/>
          <w:sz w:val="20"/>
        </w:rPr>
        <w:t xml:space="preserve">Daily </w:t>
      </w:r>
      <w:r w:rsidR="001F2056" w:rsidRPr="00D5649B">
        <w:rPr>
          <w:b/>
          <w:sz w:val="20"/>
        </w:rPr>
        <w:t>emission</w:t>
      </w:r>
      <w:r w:rsidR="00413FFD" w:rsidRPr="00D5649B">
        <w:rPr>
          <w:b/>
          <w:sz w:val="20"/>
        </w:rPr>
        <w:t>s</w:t>
      </w:r>
      <w:r w:rsidR="001F2056" w:rsidRPr="00D5649B">
        <w:rPr>
          <w:b/>
          <w:sz w:val="20"/>
        </w:rPr>
        <w:t xml:space="preserve"> for covered systems:</w:t>
      </w:r>
    </w:p>
    <w:p w14:paraId="1A04E3AC" w14:textId="370C3B9D" w:rsidR="001F2056" w:rsidRPr="00EA720D"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_daily</m:t>
            </m:r>
          </m:e>
          <m:sub>
            <m:r>
              <m:rPr>
                <m:sty m:val="bi"/>
              </m:rPr>
              <w:rPr>
                <w:rFonts w:ascii="Cambria Math" w:eastAsia="Times New Roman" w:hAnsi="Cambria Math" w:cstheme="minorHAnsi"/>
                <w:szCs w:val="24"/>
              </w:rPr>
              <m:t>(covered)</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EmissionReduction</m:t>
            </m:r>
          </m:e>
          <m:sub>
            <m:r>
              <m:rPr>
                <m:sty m:val="bi"/>
              </m:rPr>
              <w:rPr>
                <w:rFonts w:ascii="Cambria Math" w:eastAsia="Times New Roman" w:hAnsi="Cambria Math" w:cstheme="minorHAnsi"/>
                <w:szCs w:val="24"/>
              </w:rPr>
              <m:t>cover</m:t>
            </m:r>
          </m:sub>
        </m:sSub>
        <m:r>
          <m:rPr>
            <m:sty m:val="bi"/>
          </m:rPr>
          <w:rPr>
            <w:rFonts w:ascii="Cambria Math" w:eastAsia="Times New Roman" w:hAnsi="Cambria Math" w:cstheme="minorHAnsi"/>
            <w:szCs w:val="24"/>
          </w:rPr>
          <m:t>)</m:t>
        </m:r>
      </m:oMath>
      <w:r w:rsidRPr="00EA720D">
        <w:rPr>
          <w:b/>
          <w:szCs w:val="24"/>
        </w:rPr>
        <w:t xml:space="preserve"> </w:t>
      </w:r>
      <w:r w:rsidRPr="00EA720D">
        <w:rPr>
          <w:b/>
          <w:szCs w:val="24"/>
        </w:rPr>
        <w:tab/>
      </w:r>
      <w:r w:rsidRPr="00EA720D">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551C7417" w14:textId="77777777" w:rsidR="00E53151" w:rsidRPr="00EA720D" w:rsidRDefault="00E53151" w:rsidP="001F2056">
      <w:pPr>
        <w:tabs>
          <w:tab w:val="clear" w:pos="2880"/>
          <w:tab w:val="left" w:pos="2700"/>
          <w:tab w:val="right" w:pos="8640"/>
        </w:tabs>
        <w:rPr>
          <w:sz w:val="20"/>
        </w:rPr>
      </w:pPr>
      <w:r w:rsidRPr="00EA720D">
        <w:rPr>
          <w:sz w:val="20"/>
        </w:rPr>
        <w:t>where</w:t>
      </w:r>
    </w:p>
    <w:p w14:paraId="18B38F52" w14:textId="0BA6966A" w:rsidR="001F2056" w:rsidRPr="00D5649B" w:rsidRDefault="001F2056" w:rsidP="0024707D">
      <w:pPr>
        <w:tabs>
          <w:tab w:val="clear" w:pos="2880"/>
          <w:tab w:val="clear" w:pos="9360"/>
        </w:tabs>
        <w:spacing w:before="0"/>
        <w:ind w:left="2835" w:hanging="2835"/>
        <w:rPr>
          <w:sz w:val="20"/>
        </w:rPr>
      </w:pPr>
      <w:r w:rsidRPr="00EA720D">
        <w:rPr>
          <w:i/>
          <w:sz w:val="20"/>
        </w:rPr>
        <w:t>CH</w:t>
      </w:r>
      <w:r w:rsidRPr="00EA720D">
        <w:rPr>
          <w:i/>
          <w:sz w:val="20"/>
          <w:vertAlign w:val="subscript"/>
        </w:rPr>
        <w:t>4manure</w:t>
      </w:r>
      <w:r w:rsidRPr="00EA720D">
        <w:rPr>
          <w:i/>
          <w:sz w:val="20"/>
        </w:rPr>
        <w:t>_daily</w:t>
      </w:r>
      <w:r w:rsidRPr="00EA720D">
        <w:rPr>
          <w:sz w:val="20"/>
          <w:vertAlign w:val="subscript"/>
        </w:rPr>
        <w:t>(covered)</w:t>
      </w:r>
      <w:r w:rsidRPr="00EA720D">
        <w:rPr>
          <w:sz w:val="20"/>
        </w:rPr>
        <w:t xml:space="preserve"> </w:t>
      </w:r>
      <w:r w:rsidRPr="00D5649B">
        <w:rPr>
          <w:sz w:val="20"/>
        </w:rPr>
        <w:tab/>
        <w:t xml:space="preserve">Daily </w:t>
      </w:r>
      <w:r w:rsidR="009628BF">
        <w:rPr>
          <w:sz w:val="20"/>
        </w:rPr>
        <w:t>CH</w:t>
      </w:r>
      <w:r w:rsidR="009628BF" w:rsidRPr="009628BF">
        <w:rPr>
          <w:sz w:val="20"/>
          <w:vertAlign w:val="subscript"/>
        </w:rPr>
        <w:t>4</w:t>
      </w:r>
      <w:r w:rsidRPr="00D5649B">
        <w:rPr>
          <w:sz w:val="20"/>
        </w:rPr>
        <w:t xml:space="preserve"> emission</w:t>
      </w:r>
      <w:r w:rsidR="00413FFD" w:rsidRPr="00D5649B">
        <w:rPr>
          <w:sz w:val="20"/>
        </w:rPr>
        <w:t>s</w:t>
      </w:r>
      <w:r w:rsidRPr="00D5649B">
        <w:rPr>
          <w:sz w:val="20"/>
        </w:rPr>
        <w:t xml:space="preserve"> for a covered system (kg</w:t>
      </w:r>
      <w:r w:rsidR="00EA720D" w:rsidRPr="00EA720D">
        <w:rPr>
          <w:sz w:val="20"/>
        </w:rPr>
        <w:t xml:space="preserve"> </w:t>
      </w:r>
      <w:r w:rsidR="00EA720D">
        <w:rPr>
          <w:sz w:val="20"/>
        </w:rPr>
        <w:t>day</w:t>
      </w:r>
      <w:r w:rsidR="00EA720D" w:rsidRPr="00FC6678">
        <w:rPr>
          <w:sz w:val="20"/>
          <w:vertAlign w:val="superscript"/>
        </w:rPr>
        <w:t>-1</w:t>
      </w:r>
      <w:r w:rsidRPr="00D5649B">
        <w:rPr>
          <w:sz w:val="20"/>
        </w:rPr>
        <w:t>)</w:t>
      </w:r>
    </w:p>
    <w:p w14:paraId="3B8DFDAD" w14:textId="66F71F72" w:rsidR="001F2056" w:rsidRPr="00D5649B" w:rsidRDefault="00AE4530" w:rsidP="0024707D">
      <w:pPr>
        <w:tabs>
          <w:tab w:val="clear" w:pos="2880"/>
          <w:tab w:val="clear" w:pos="9360"/>
        </w:tabs>
        <w:spacing w:before="0"/>
        <w:ind w:left="2835" w:hanging="2835"/>
        <w:rPr>
          <w:sz w:val="20"/>
        </w:rPr>
      </w:pPr>
      <w:proofErr w:type="spellStart"/>
      <w:r w:rsidRPr="00D5649B">
        <w:rPr>
          <w:i/>
          <w:sz w:val="20"/>
        </w:rPr>
        <w:t>EmissionReduction</w:t>
      </w:r>
      <w:r w:rsidRPr="00D5649B">
        <w:rPr>
          <w:i/>
          <w:sz w:val="20"/>
          <w:vertAlign w:val="subscript"/>
        </w:rPr>
        <w:t>cover</w:t>
      </w:r>
      <w:proofErr w:type="spellEnd"/>
      <w:r w:rsidRPr="00D5649B">
        <w:rPr>
          <w:i/>
          <w:sz w:val="20"/>
          <w:vertAlign w:val="subscript"/>
        </w:rPr>
        <w:tab/>
      </w:r>
      <w:r w:rsidRPr="00D5649B">
        <w:rPr>
          <w:sz w:val="20"/>
        </w:rPr>
        <w:t>Reduction in CH</w:t>
      </w:r>
      <w:r w:rsidRPr="00D5649B">
        <w:rPr>
          <w:sz w:val="20"/>
          <w:vertAlign w:val="subscript"/>
        </w:rPr>
        <w:t>4</w:t>
      </w:r>
      <w:r w:rsidRPr="00D5649B">
        <w:rPr>
          <w:sz w:val="20"/>
        </w:rPr>
        <w:t xml:space="preserve"> emissions from liquid manure system due to cover. </w:t>
      </w:r>
      <w:r w:rsidR="001F2056" w:rsidRPr="00D5649B">
        <w:rPr>
          <w:sz w:val="20"/>
        </w:rPr>
        <w:t xml:space="preserve">This assumes a 40% reduction in </w:t>
      </w:r>
      <w:r w:rsidR="000949F9" w:rsidRPr="00D5649B">
        <w:rPr>
          <w:sz w:val="20"/>
        </w:rPr>
        <w:t>CH</w:t>
      </w:r>
      <w:r w:rsidR="000949F9" w:rsidRPr="00D5649B">
        <w:rPr>
          <w:sz w:val="20"/>
          <w:vertAlign w:val="subscript"/>
        </w:rPr>
        <w:t>4</w:t>
      </w:r>
      <w:r w:rsidR="000949F9" w:rsidRPr="00D5649B">
        <w:rPr>
          <w:sz w:val="20"/>
        </w:rPr>
        <w:t xml:space="preserve"> </w:t>
      </w:r>
      <w:r w:rsidR="001F2056" w:rsidRPr="00D5649B">
        <w:rPr>
          <w:sz w:val="20"/>
        </w:rPr>
        <w:t xml:space="preserve">for </w:t>
      </w:r>
      <w:r w:rsidR="001F2056" w:rsidRPr="00D5649B">
        <w:rPr>
          <w:color w:val="000000"/>
          <w:sz w:val="20"/>
        </w:rPr>
        <w:t xml:space="preserve">natural crust covered </w:t>
      </w:r>
      <w:r w:rsidR="001F2056" w:rsidRPr="00D5649B">
        <w:rPr>
          <w:sz w:val="20"/>
        </w:rPr>
        <w:t>systems</w:t>
      </w:r>
      <w:r w:rsidR="002D4DE3" w:rsidRPr="00D5649B">
        <w:rPr>
          <w:rStyle w:val="FootnoteReference"/>
          <w:sz w:val="20"/>
        </w:rPr>
        <w:footnoteReference w:id="10"/>
      </w:r>
      <w:r w:rsidR="001F2056" w:rsidRPr="00D5649B">
        <w:rPr>
          <w:sz w:val="20"/>
        </w:rPr>
        <w:t xml:space="preserve"> </w:t>
      </w:r>
      <w:r w:rsidR="000949F9" w:rsidRPr="00D5649B">
        <w:rPr>
          <w:sz w:val="20"/>
        </w:rPr>
        <w:t>and a 25</w:t>
      </w:r>
      <w:r w:rsidR="00426C56" w:rsidRPr="00D5649B">
        <w:rPr>
          <w:sz w:val="20"/>
        </w:rPr>
        <w:t>%</w:t>
      </w:r>
      <w:r w:rsidR="000949F9" w:rsidRPr="00D5649B">
        <w:rPr>
          <w:sz w:val="20"/>
        </w:rPr>
        <w:t xml:space="preserve"> reduction in CH</w:t>
      </w:r>
      <w:r w:rsidR="000949F9" w:rsidRPr="00D5649B">
        <w:rPr>
          <w:sz w:val="20"/>
          <w:vertAlign w:val="subscript"/>
        </w:rPr>
        <w:t>4</w:t>
      </w:r>
      <w:r w:rsidR="000949F9" w:rsidRPr="00D5649B">
        <w:rPr>
          <w:sz w:val="20"/>
        </w:rPr>
        <w:t xml:space="preserve"> for systems with a solid cover</w:t>
      </w:r>
      <w:r w:rsidR="000949F9" w:rsidRPr="00D5649B">
        <w:rPr>
          <w:rStyle w:val="FootnoteReference"/>
          <w:sz w:val="20"/>
        </w:rPr>
        <w:footnoteReference w:id="11"/>
      </w:r>
      <w:r w:rsidR="000949F9" w:rsidRPr="00D5649B">
        <w:rPr>
          <w:sz w:val="20"/>
        </w:rPr>
        <w:t xml:space="preserve"> </w:t>
      </w:r>
      <w:r w:rsidR="001F2056" w:rsidRPr="00D5649B">
        <w:rPr>
          <w:sz w:val="20"/>
        </w:rPr>
        <w:t xml:space="preserve">(IPCC </w:t>
      </w:r>
      <w:r w:rsidR="002D4DE3" w:rsidRPr="00D5649B">
        <w:rPr>
          <w:sz w:val="20"/>
        </w:rPr>
        <w:t>2019</w:t>
      </w:r>
      <w:r w:rsidR="000949F9" w:rsidRPr="00D5649B">
        <w:rPr>
          <w:sz w:val="20"/>
        </w:rPr>
        <w:t>, Table 10.17</w:t>
      </w:r>
      <w:r w:rsidR="00BD1C44" w:rsidRPr="00D5649B">
        <w:rPr>
          <w:sz w:val="20"/>
        </w:rPr>
        <w:t xml:space="preserve"> footnotes</w:t>
      </w:r>
      <w:r w:rsidR="001F2056" w:rsidRPr="00D5649B">
        <w:rPr>
          <w:sz w:val="20"/>
        </w:rPr>
        <w:t>).</w:t>
      </w:r>
    </w:p>
    <w:p w14:paraId="07D76944" w14:textId="2DB1514C" w:rsidR="001F2056" w:rsidRPr="00D5649B" w:rsidRDefault="00670101"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m:t>
            </m:r>
          </m:e>
        </m:nary>
      </m:oMath>
      <w:r w:rsidR="001F2056" w:rsidRPr="00EA720D">
        <w:rPr>
          <w:b/>
          <w:szCs w:val="24"/>
        </w:rPr>
        <w:t xml:space="preserve"> </w:t>
      </w:r>
      <w:r w:rsidR="001F2056" w:rsidRPr="00D5649B">
        <w:rPr>
          <w:b/>
          <w:szCs w:val="24"/>
        </w:rPr>
        <w:tab/>
      </w:r>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37BDE297" w14:textId="59279C62" w:rsidR="00E53151" w:rsidRPr="00D5649B" w:rsidRDefault="00E53151" w:rsidP="001F2056">
      <w:pPr>
        <w:tabs>
          <w:tab w:val="left" w:pos="2700"/>
          <w:tab w:val="right" w:pos="8640"/>
        </w:tabs>
        <w:rPr>
          <w:sz w:val="20"/>
        </w:rPr>
      </w:pPr>
      <w:r w:rsidRPr="00D5649B">
        <w:rPr>
          <w:sz w:val="20"/>
        </w:rPr>
        <w:t>where</w:t>
      </w:r>
    </w:p>
    <w:p w14:paraId="62BD1A88" w14:textId="55150ECB" w:rsidR="001F2056" w:rsidRPr="00D5649B" w:rsidRDefault="001F2056" w:rsidP="005A671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 xml:space="preserve"> </w:t>
      </w:r>
      <w:r w:rsidRPr="00D5649B">
        <w:rPr>
          <w:sz w:val="20"/>
        </w:rPr>
        <w:tab/>
        <w:t>Manure CH</w:t>
      </w:r>
      <w:r w:rsidRPr="00D5649B">
        <w:rPr>
          <w:sz w:val="20"/>
          <w:vertAlign w:val="subscript"/>
        </w:rPr>
        <w:t>4</w:t>
      </w:r>
      <w:r w:rsidRPr="00D5649B">
        <w:rPr>
          <w:sz w:val="20"/>
        </w:rPr>
        <w:t xml:space="preserve"> emission</w:t>
      </w:r>
      <w:r w:rsidR="00C937F3">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p>
    <w:p w14:paraId="71A0ED00" w14:textId="504B916B" w:rsidR="001F2056" w:rsidRPr="00D5649B" w:rsidRDefault="001F2056" w:rsidP="001F2056">
      <w:pPr>
        <w:tabs>
          <w:tab w:val="left" w:pos="2160"/>
          <w:tab w:val="right" w:pos="8640"/>
        </w:tabs>
        <w:rPr>
          <w:b/>
          <w:sz w:val="20"/>
        </w:rPr>
      </w:pPr>
      <w:r w:rsidRPr="00D5649B">
        <w:rPr>
          <w:b/>
          <w:sz w:val="20"/>
        </w:rPr>
        <w:t xml:space="preserve">Note: Use </w:t>
      </w:r>
      <w:r w:rsidRPr="002B4885">
        <w:rPr>
          <w:b/>
          <w:bCs/>
          <w:i/>
          <w:sz w:val="20"/>
        </w:rPr>
        <w:t>CH</w:t>
      </w:r>
      <w:r w:rsidRPr="002B4885">
        <w:rPr>
          <w:b/>
          <w:bCs/>
          <w:i/>
          <w:sz w:val="20"/>
          <w:vertAlign w:val="subscript"/>
        </w:rPr>
        <w:t>4manure</w:t>
      </w:r>
      <w:r w:rsidRPr="002B4885">
        <w:rPr>
          <w:b/>
          <w:bCs/>
          <w:i/>
          <w:sz w:val="20"/>
        </w:rPr>
        <w:t>_daily</w:t>
      </w:r>
      <w:r w:rsidRPr="002B4885">
        <w:rPr>
          <w:b/>
          <w:i/>
          <w:iCs/>
          <w:sz w:val="20"/>
          <w:vertAlign w:val="subscript"/>
        </w:rPr>
        <w:t>(uncovered)</w:t>
      </w:r>
      <w:r w:rsidRPr="00D5649B">
        <w:rPr>
          <w:b/>
          <w:sz w:val="20"/>
        </w:rPr>
        <w:t xml:space="preserve"> for an uncovered system.</w:t>
      </w:r>
    </w:p>
    <w:p w14:paraId="30201C8A" w14:textId="1387CB66" w:rsidR="001F2056" w:rsidRPr="00D5649B" w:rsidRDefault="00000000" w:rsidP="005076ED">
      <w:pPr>
        <w:keepNext/>
        <w:tabs>
          <w:tab w:val="clear" w:pos="2880"/>
          <w:tab w:val="clear" w:pos="936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xml:space="preserve">_yearly=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e>
        </m:nary>
      </m:oMath>
      <w:r w:rsidR="001F2056" w:rsidRPr="00D5649B">
        <w:rPr>
          <w:b/>
          <w:szCs w:val="24"/>
        </w:rPr>
        <w:t xml:space="preserve"> </w:t>
      </w:r>
      <w:r w:rsidR="001F2056" w:rsidRPr="00D5649B">
        <w:rPr>
          <w:b/>
          <w:szCs w:val="24"/>
        </w:rPr>
        <w:tab/>
      </w:r>
      <w:r w:rsidR="001F205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194875EF" w14:textId="6D653F01" w:rsidR="00E53151" w:rsidRPr="00D5649B" w:rsidRDefault="00E53151" w:rsidP="001F2056">
      <w:pPr>
        <w:tabs>
          <w:tab w:val="left" w:pos="2160"/>
          <w:tab w:val="right" w:pos="8640"/>
        </w:tabs>
        <w:rPr>
          <w:sz w:val="20"/>
        </w:rPr>
      </w:pPr>
      <w:r w:rsidRPr="00D5649B">
        <w:rPr>
          <w:sz w:val="20"/>
        </w:rPr>
        <w:t>where</w:t>
      </w:r>
    </w:p>
    <w:p w14:paraId="50FBD842" w14:textId="582E580D" w:rsidR="001F2056" w:rsidRPr="00D5649B" w:rsidRDefault="00E53151" w:rsidP="005A6711">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produced</w:t>
      </w:r>
      <w:r w:rsidRPr="00D5649B">
        <w:rPr>
          <w:i/>
          <w:sz w:val="20"/>
        </w:rPr>
        <w:t>_yearly</w:t>
      </w:r>
      <w:proofErr w:type="spellEnd"/>
      <w:r w:rsidRPr="00D5649B">
        <w:rPr>
          <w:sz w:val="20"/>
        </w:rPr>
        <w:tab/>
      </w:r>
      <w:r w:rsidRPr="00D5649B">
        <w:rPr>
          <w:sz w:val="20"/>
        </w:rPr>
        <w:tab/>
      </w:r>
      <w:r w:rsidR="001F2056" w:rsidRPr="00D5649B">
        <w:rPr>
          <w:sz w:val="20"/>
        </w:rPr>
        <w:t>Volatile solids produced yearly (kg</w:t>
      </w:r>
      <w:r w:rsidR="002B4885">
        <w:rPr>
          <w:sz w:val="20"/>
        </w:rPr>
        <w:t xml:space="preserve"> VS</w:t>
      </w:r>
      <w:r w:rsidR="001F2056" w:rsidRPr="00D5649B">
        <w:rPr>
          <w:sz w:val="20"/>
        </w:rPr>
        <w:t>)</w:t>
      </w:r>
    </w:p>
    <w:p w14:paraId="7EA5DA78" w14:textId="79A55246" w:rsidR="001F2056" w:rsidRPr="00D5649B"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 xml:space="preserve">MCF= </m:t>
        </m:r>
        <m:f>
          <m:fPr>
            <m:ctrlPr>
              <w:rPr>
                <w:rFonts w:ascii="Cambria Math" w:eastAsia="Times New Roman" w:hAnsi="Cambria Math" w:cstheme="minorHAnsi"/>
                <w:b/>
                <w:i/>
                <w:szCs w:val="24"/>
              </w:rPr>
            </m:ctrlPr>
          </m:fPr>
          <m:num>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num>
              <m:den>
                <m:r>
                  <m:rPr>
                    <m:sty m:val="bi"/>
                  </m:rPr>
                  <w:rPr>
                    <w:rFonts w:ascii="Cambria Math" w:eastAsia="Times New Roman" w:hAnsi="Cambria Math" w:cstheme="minorHAnsi"/>
                    <w:szCs w:val="24"/>
                  </w:rPr>
                  <m:t>0.67</m:t>
                </m:r>
              </m:den>
            </m:f>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_yearly</m:t>
            </m:r>
          </m:den>
        </m:f>
      </m:oMath>
      <w:r w:rsidRPr="00D5649B">
        <w:rPr>
          <w:b/>
          <w:szCs w:val="24"/>
        </w:rPr>
        <w:t xml:space="preserve"> </w:t>
      </w:r>
      <w:bookmarkStart w:id="510" w:name="MCF_LiquidManure_Eq"/>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bookmarkEnd w:id="510"/>
    </w:p>
    <w:p w14:paraId="52023F52" w14:textId="419C79ED" w:rsidR="00E53151" w:rsidRPr="00D5649B" w:rsidRDefault="00E53151" w:rsidP="001F2056">
      <w:pPr>
        <w:tabs>
          <w:tab w:val="left" w:pos="2160"/>
          <w:tab w:val="right" w:pos="8640"/>
        </w:tabs>
        <w:rPr>
          <w:sz w:val="20"/>
        </w:rPr>
      </w:pPr>
      <w:r w:rsidRPr="00D5649B">
        <w:rPr>
          <w:sz w:val="20"/>
        </w:rPr>
        <w:t>where</w:t>
      </w:r>
    </w:p>
    <w:p w14:paraId="17403834" w14:textId="1047274E" w:rsidR="001F2056" w:rsidRPr="00D5649B" w:rsidRDefault="001F2056" w:rsidP="005A6711">
      <w:pPr>
        <w:tabs>
          <w:tab w:val="clear" w:pos="2880"/>
          <w:tab w:val="clear" w:pos="9360"/>
        </w:tabs>
        <w:spacing w:before="0"/>
        <w:ind w:left="2835" w:hanging="2835"/>
        <w:rPr>
          <w:sz w:val="20"/>
        </w:rPr>
      </w:pPr>
      <w:r w:rsidRPr="00D5649B">
        <w:rPr>
          <w:i/>
          <w:sz w:val="20"/>
        </w:rPr>
        <w:t>MCF</w:t>
      </w:r>
      <w:r w:rsidRPr="00D5649B">
        <w:rPr>
          <w:sz w:val="20"/>
        </w:rPr>
        <w:t xml:space="preserve"> </w:t>
      </w:r>
      <w:r w:rsidRPr="00D5649B">
        <w:rPr>
          <w:sz w:val="20"/>
        </w:rPr>
        <w:tab/>
        <w:t xml:space="preserve">Methane conversion factor </w:t>
      </w:r>
    </w:p>
    <w:p w14:paraId="70C231C6" w14:textId="2CED2F1D" w:rsidR="001F2056" w:rsidRPr="00C937F3" w:rsidRDefault="001F2056" w:rsidP="001F2056">
      <w:pPr>
        <w:tabs>
          <w:tab w:val="left" w:pos="2160"/>
          <w:tab w:val="right" w:pos="8640"/>
        </w:tabs>
        <w:rPr>
          <w:b/>
          <w:sz w:val="20"/>
        </w:rPr>
      </w:pPr>
      <w:r w:rsidRPr="00C937F3">
        <w:rPr>
          <w:b/>
          <w:sz w:val="20"/>
        </w:rPr>
        <w:t xml:space="preserve">Note: If the user overrides the calculated MCF, use </w:t>
      </w:r>
      <w:r w:rsidR="00E53151" w:rsidRPr="00C937F3">
        <w:rPr>
          <w:b/>
          <w:sz w:val="20"/>
        </w:rPr>
        <w:fldChar w:fldCharType="begin"/>
      </w:r>
      <w:r w:rsidR="00E53151" w:rsidRPr="00C937F3">
        <w:rPr>
          <w:b/>
          <w:sz w:val="20"/>
        </w:rPr>
        <w:instrText xml:space="preserve"> REF Eq_CH4ManureRate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786673" w:rsidRPr="00C937F3">
        <w:rPr>
          <w:b/>
          <w:sz w:val="20"/>
        </w:rPr>
        <w:t xml:space="preserve">Eq. </w:t>
      </w:r>
      <w:r w:rsidR="00786673" w:rsidRPr="00C937F3">
        <w:rPr>
          <w:b/>
          <w:noProof/>
          <w:sz w:val="20"/>
        </w:rPr>
        <w:t>4.1.2</w:t>
      </w:r>
      <w:r w:rsidR="00786673" w:rsidRPr="00C937F3">
        <w:rPr>
          <w:b/>
          <w:sz w:val="20"/>
        </w:rPr>
        <w:noBreakHyphen/>
      </w:r>
      <w:r w:rsidR="00786673" w:rsidRPr="00C937F3">
        <w:rPr>
          <w:b/>
          <w:noProof/>
          <w:sz w:val="20"/>
        </w:rPr>
        <w:t>4</w:t>
      </w:r>
      <w:r w:rsidR="00E53151" w:rsidRPr="00C937F3">
        <w:rPr>
          <w:b/>
          <w:sz w:val="20"/>
        </w:rPr>
        <w:fldChar w:fldCharType="end"/>
      </w:r>
      <w:r w:rsidR="00E53151" w:rsidRPr="00C937F3">
        <w:rPr>
          <w:b/>
          <w:sz w:val="20"/>
        </w:rPr>
        <w:t xml:space="preserve"> </w:t>
      </w:r>
      <w:r w:rsidR="00E53151" w:rsidRPr="00C937F3">
        <w:rPr>
          <w:sz w:val="20"/>
        </w:rPr>
        <w:t>and</w:t>
      </w:r>
      <w:r w:rsidR="00E53151" w:rsidRPr="00C937F3">
        <w:rPr>
          <w:b/>
          <w:sz w:val="20"/>
        </w:rPr>
        <w:t xml:space="preserve"> </w:t>
      </w:r>
      <w:r w:rsidR="00E53151" w:rsidRPr="00C937F3">
        <w:rPr>
          <w:b/>
          <w:sz w:val="20"/>
        </w:rPr>
        <w:fldChar w:fldCharType="begin"/>
      </w:r>
      <w:r w:rsidR="00E53151" w:rsidRPr="00C937F3">
        <w:rPr>
          <w:b/>
          <w:sz w:val="20"/>
        </w:rPr>
        <w:instrText xml:space="preserve"> REF Eq_CH4Manure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563C1D" w:rsidRPr="00C937F3">
        <w:rPr>
          <w:b/>
          <w:sz w:val="20"/>
        </w:rPr>
        <w:t xml:space="preserve">Eq. </w:t>
      </w:r>
      <w:r w:rsidR="00563C1D" w:rsidRPr="00C937F3">
        <w:rPr>
          <w:b/>
          <w:noProof/>
          <w:sz w:val="20"/>
        </w:rPr>
        <w:t>4.1.2</w:t>
      </w:r>
      <w:r w:rsidR="00563C1D" w:rsidRPr="00C937F3">
        <w:rPr>
          <w:b/>
          <w:sz w:val="20"/>
        </w:rPr>
        <w:noBreakHyphen/>
      </w:r>
      <w:r w:rsidR="00563C1D" w:rsidRPr="00C937F3">
        <w:rPr>
          <w:b/>
          <w:noProof/>
          <w:sz w:val="20"/>
        </w:rPr>
        <w:t>5</w:t>
      </w:r>
      <w:r w:rsidR="00E53151" w:rsidRPr="00C937F3">
        <w:rPr>
          <w:b/>
          <w:sz w:val="20"/>
        </w:rPr>
        <w:fldChar w:fldCharType="end"/>
      </w:r>
      <w:r w:rsidR="00E53151" w:rsidRPr="00C937F3">
        <w:rPr>
          <w:b/>
          <w:sz w:val="20"/>
        </w:rPr>
        <w:t xml:space="preserve"> </w:t>
      </w:r>
      <w:r w:rsidRPr="00C937F3">
        <w:rPr>
          <w:b/>
          <w:sz w:val="20"/>
        </w:rPr>
        <w:t>(as for solid manure)</w:t>
      </w:r>
    </w:p>
    <w:p w14:paraId="40F16ADD" w14:textId="04F4D413" w:rsidR="001F2056" w:rsidRPr="00D5649B" w:rsidRDefault="001F2056" w:rsidP="001F2056">
      <w:pPr>
        <w:pStyle w:val="Heading4"/>
      </w:pPr>
      <w:r w:rsidRPr="00D5649B">
        <w:t xml:space="preserve">Carbon loss as manure methane </w:t>
      </w:r>
      <w:r w:rsidR="00F76C94" w:rsidRPr="00D5649B">
        <w:t xml:space="preserve">for all </w:t>
      </w:r>
      <w:r w:rsidR="0006257F">
        <w:t>animal</w:t>
      </w:r>
      <w:r w:rsidR="0006257F" w:rsidRPr="00D5649B">
        <w:t xml:space="preserve"> </w:t>
      </w:r>
      <w:r w:rsidR="00F76C94" w:rsidRPr="00D5649B">
        <w:t>groups</w:t>
      </w:r>
    </w:p>
    <w:p w14:paraId="089D89A3" w14:textId="7F78687E" w:rsidR="001F2056" w:rsidRPr="00D5649B"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12</m:t>
            </m:r>
          </m:num>
          <m:den>
            <m:r>
              <m:rPr>
                <m:sty m:val="bi"/>
              </m:rPr>
              <w:rPr>
                <w:rFonts w:ascii="Cambria Math" w:hAnsi="Cambria Math"/>
                <w:szCs w:val="24"/>
              </w:rPr>
              <m:t>16</m:t>
            </m:r>
          </m:den>
        </m:f>
      </m:oMath>
      <w:r w:rsidR="001F2056" w:rsidRPr="00D5649B">
        <w:rPr>
          <w:b/>
          <w:szCs w:val="24"/>
        </w:rPr>
        <w:t xml:space="preserve"> </w:t>
      </w:r>
      <w:r w:rsidR="001F2056" w:rsidRPr="00D5649B">
        <w:rPr>
          <w:b/>
          <w:szCs w:val="24"/>
        </w:rPr>
        <w:tab/>
      </w:r>
      <w:bookmarkStart w:id="511" w:name="CManureCH4_Eq"/>
      <w:r w:rsidR="001F2056"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bookmarkEnd w:id="511"/>
    </w:p>
    <w:p w14:paraId="1EB5F487" w14:textId="3E336C1E" w:rsidR="001F2056" w:rsidRPr="00D5649B" w:rsidRDefault="001F2056" w:rsidP="001F2056">
      <w:pPr>
        <w:rPr>
          <w:sz w:val="20"/>
        </w:rPr>
      </w:pPr>
      <w:r w:rsidRPr="00D5649B">
        <w:rPr>
          <w:sz w:val="20"/>
        </w:rPr>
        <w:t>where</w:t>
      </w:r>
    </w:p>
    <w:p w14:paraId="4572AF5E" w14:textId="4E773370" w:rsidR="001F2056" w:rsidRPr="00A57071" w:rsidRDefault="001F2056" w:rsidP="005A6711">
      <w:pPr>
        <w:tabs>
          <w:tab w:val="clear" w:pos="2880"/>
          <w:tab w:val="clear" w:pos="9360"/>
        </w:tabs>
        <w:spacing w:before="0"/>
        <w:ind w:left="2835" w:hanging="2835"/>
        <w:rPr>
          <w:sz w:val="20"/>
          <w:szCs w:val="24"/>
        </w:rPr>
      </w:pPr>
      <w:r w:rsidRPr="00D5649B">
        <w:rPr>
          <w:i/>
          <w:sz w:val="20"/>
          <w:szCs w:val="24"/>
        </w:rPr>
        <w:t>C</w:t>
      </w:r>
      <w:r w:rsidRPr="00D5649B">
        <w:rPr>
          <w:i/>
          <w:sz w:val="20"/>
          <w:szCs w:val="24"/>
          <w:vertAlign w:val="subscript"/>
        </w:rPr>
        <w:t>manureCH4</w:t>
      </w:r>
      <w:r w:rsidRPr="00D5649B">
        <w:rPr>
          <w:i/>
          <w:sz w:val="20"/>
          <w:szCs w:val="24"/>
        </w:rPr>
        <w:tab/>
      </w:r>
      <w:r w:rsidR="00E57A76">
        <w:rPr>
          <w:sz w:val="20"/>
          <w:szCs w:val="24"/>
        </w:rPr>
        <w:t>C</w:t>
      </w:r>
      <w:r w:rsidR="00E57A76" w:rsidRPr="00D5649B">
        <w:rPr>
          <w:sz w:val="20"/>
          <w:szCs w:val="24"/>
        </w:rPr>
        <w:t xml:space="preserve"> </w:t>
      </w:r>
      <w:r w:rsidRPr="00D5649B">
        <w:rPr>
          <w:sz w:val="20"/>
          <w:szCs w:val="24"/>
        </w:rPr>
        <w:t xml:space="preserve">lost as </w:t>
      </w:r>
      <w:r w:rsidR="0052480D">
        <w:rPr>
          <w:sz w:val="20"/>
          <w:szCs w:val="24"/>
        </w:rPr>
        <w:t>CH</w:t>
      </w:r>
      <w:r w:rsidR="0052480D" w:rsidRPr="0052480D">
        <w:rPr>
          <w:sz w:val="20"/>
          <w:szCs w:val="24"/>
          <w:vertAlign w:val="subscript"/>
        </w:rPr>
        <w:t>4</w:t>
      </w:r>
      <w:r w:rsidRPr="00D5649B">
        <w:rPr>
          <w:sz w:val="20"/>
          <w:szCs w:val="24"/>
        </w:rPr>
        <w:t xml:space="preserve"> during manure </w:t>
      </w:r>
      <w:r w:rsidRPr="00A57071">
        <w:rPr>
          <w:sz w:val="20"/>
          <w:szCs w:val="24"/>
        </w:rPr>
        <w:t>management (</w:t>
      </w:r>
      <w:r w:rsidRPr="00865048">
        <w:rPr>
          <w:sz w:val="20"/>
          <w:szCs w:val="24"/>
        </w:rPr>
        <w:t>kg C</w:t>
      </w:r>
      <w:r w:rsidR="00670101" w:rsidRPr="00865048">
        <w:rPr>
          <w:sz w:val="20"/>
          <w:szCs w:val="24"/>
        </w:rPr>
        <w:t xml:space="preserve"> day</w:t>
      </w:r>
      <w:r w:rsidR="00670101" w:rsidRPr="00865048">
        <w:rPr>
          <w:sz w:val="20"/>
          <w:szCs w:val="24"/>
          <w:vertAlign w:val="superscript"/>
        </w:rPr>
        <w:t>-1</w:t>
      </w:r>
      <w:r w:rsidRPr="00865048">
        <w:rPr>
          <w:sz w:val="20"/>
          <w:szCs w:val="24"/>
        </w:rPr>
        <w:t>)</w:t>
      </w:r>
      <w:r w:rsidR="00C937F3" w:rsidRPr="00865048">
        <w:rPr>
          <w:sz w:val="20"/>
          <w:szCs w:val="24"/>
        </w:rPr>
        <w:t>, by animal group</w:t>
      </w:r>
    </w:p>
    <w:p w14:paraId="56263718" w14:textId="10B6C9A0" w:rsidR="00733C28" w:rsidRPr="00691158" w:rsidRDefault="001F2056" w:rsidP="00691158">
      <w:pPr>
        <w:tabs>
          <w:tab w:val="clear" w:pos="2880"/>
          <w:tab w:val="clear" w:pos="9360"/>
        </w:tabs>
        <w:spacing w:before="0"/>
        <w:ind w:left="2835" w:hanging="2835"/>
        <w:rPr>
          <w:i/>
          <w:sz w:val="20"/>
          <w:szCs w:val="24"/>
        </w:rPr>
      </w:pPr>
      <w:r w:rsidRPr="00A57071">
        <w:rPr>
          <w:i/>
          <w:sz w:val="20"/>
          <w:szCs w:val="24"/>
        </w:rPr>
        <w:t>12/16</w:t>
      </w:r>
      <w:r w:rsidRPr="00A57071">
        <w:rPr>
          <w:i/>
          <w:sz w:val="20"/>
          <w:szCs w:val="24"/>
        </w:rPr>
        <w:tab/>
      </w:r>
      <w:r w:rsidR="002B4885">
        <w:rPr>
          <w:iCs/>
          <w:sz w:val="20"/>
          <w:szCs w:val="24"/>
        </w:rPr>
        <w:t>Conversion from CH</w:t>
      </w:r>
      <w:r w:rsidR="002B4885" w:rsidRPr="002B4885">
        <w:rPr>
          <w:iCs/>
          <w:sz w:val="20"/>
          <w:szCs w:val="24"/>
          <w:vertAlign w:val="subscript"/>
        </w:rPr>
        <w:t>4</w:t>
      </w:r>
      <w:r w:rsidR="002B4885">
        <w:rPr>
          <w:iCs/>
          <w:sz w:val="20"/>
          <w:szCs w:val="24"/>
        </w:rPr>
        <w:t xml:space="preserve"> to C</w:t>
      </w:r>
      <w:r w:rsidRPr="00D5649B">
        <w:rPr>
          <w:i/>
          <w:sz w:val="20"/>
          <w:szCs w:val="24"/>
        </w:rPr>
        <w:t xml:space="preserve"> </w:t>
      </w:r>
    </w:p>
    <w:p w14:paraId="4F79B9C3" w14:textId="525ABE93" w:rsidR="00FA38F4" w:rsidRPr="00217E84" w:rsidRDefault="00FA38F4" w:rsidP="00FA38F4">
      <w:pPr>
        <w:pStyle w:val="Heading4"/>
      </w:pPr>
      <w:r w:rsidRPr="00217E84">
        <w:t>F</w:t>
      </w:r>
      <w:r w:rsidR="00573BDB" w:rsidRPr="00217E84">
        <w:t xml:space="preserve">low of manure C from housing to </w:t>
      </w:r>
      <w:r w:rsidR="00B24DB8" w:rsidRPr="00217E84">
        <w:t xml:space="preserve">manure storage systems </w:t>
      </w:r>
    </w:p>
    <w:p w14:paraId="44C936F1" w14:textId="531E72B5" w:rsidR="00733C28" w:rsidRPr="00806A45" w:rsidRDefault="00FA38F4" w:rsidP="00DC13BE">
      <w:pPr>
        <w:rPr>
          <w:b/>
          <w:szCs w:val="32"/>
        </w:rPr>
      </w:pPr>
      <w:r w:rsidRPr="00217E84">
        <w:rPr>
          <w:b/>
          <w:szCs w:val="32"/>
        </w:rPr>
        <w:t>To estimate the flow of manure C from housing to manure storage systems on a daily basis, for</w:t>
      </w:r>
      <w:r w:rsidR="00733C28" w:rsidRPr="00217E84">
        <w:rPr>
          <w:b/>
          <w:szCs w:val="32"/>
        </w:rPr>
        <w:t xml:space="preserve"> </w:t>
      </w:r>
      <w:r w:rsidR="00A32D8A" w:rsidRPr="00217E84">
        <w:rPr>
          <w:b/>
          <w:szCs w:val="32"/>
        </w:rPr>
        <w:t>all livestock types</w:t>
      </w:r>
      <w:r w:rsidR="00CC733D" w:rsidRPr="00217E84">
        <w:rPr>
          <w:b/>
          <w:szCs w:val="32"/>
        </w:rPr>
        <w:t>:</w:t>
      </w:r>
    </w:p>
    <w:p w14:paraId="63C1EE4C" w14:textId="109232D3" w:rsidR="00DB210E" w:rsidRPr="005A623F" w:rsidRDefault="00000000" w:rsidP="00DB210E">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oMath>
      <w:r w:rsidR="00DB210E" w:rsidRPr="005A623F">
        <w:rPr>
          <w:b/>
          <w:szCs w:val="24"/>
        </w:rPr>
        <w:t xml:space="preserve"> </w:t>
      </w:r>
      <w:r w:rsidR="00DB210E" w:rsidRPr="005A623F">
        <w:rPr>
          <w:b/>
          <w:szCs w:val="24"/>
        </w:rPr>
        <w:tab/>
      </w:r>
      <w:bookmarkStart w:id="512" w:name="Cflowstorage_Eq"/>
      <w:r w:rsidR="00DB210E" w:rsidRPr="005A623F">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bookmarkEnd w:id="512"/>
    </w:p>
    <w:p w14:paraId="21DFCA27" w14:textId="77777777" w:rsidR="00DB210E" w:rsidRPr="005A623F" w:rsidRDefault="00DB210E" w:rsidP="00DB210E">
      <w:pPr>
        <w:rPr>
          <w:sz w:val="20"/>
        </w:rPr>
      </w:pPr>
      <w:r w:rsidRPr="005A623F">
        <w:rPr>
          <w:sz w:val="20"/>
        </w:rPr>
        <w:t>where</w:t>
      </w:r>
    </w:p>
    <w:p w14:paraId="215B0D44" w14:textId="7F79A876" w:rsidR="00DB210E" w:rsidRPr="005A623F" w:rsidRDefault="00DB210E" w:rsidP="00DB210E">
      <w:pPr>
        <w:tabs>
          <w:tab w:val="clear" w:pos="2880"/>
          <w:tab w:val="clear" w:pos="9360"/>
        </w:tabs>
        <w:spacing w:before="0" w:after="120"/>
        <w:ind w:left="2835" w:hanging="2835"/>
        <w:rPr>
          <w:sz w:val="20"/>
        </w:rPr>
      </w:pPr>
      <w:proofErr w:type="spellStart"/>
      <w:r w:rsidRPr="005A623F">
        <w:rPr>
          <w:i/>
          <w:sz w:val="20"/>
        </w:rPr>
        <w:t>C</w:t>
      </w:r>
      <w:r w:rsidR="00342395" w:rsidRPr="005A623F">
        <w:rPr>
          <w:i/>
          <w:sz w:val="20"/>
          <w:vertAlign w:val="subscript"/>
        </w:rPr>
        <w:t>flow</w:t>
      </w:r>
      <w:r w:rsidRPr="005A623F">
        <w:rPr>
          <w:i/>
          <w:sz w:val="20"/>
          <w:vertAlign w:val="subscript"/>
        </w:rPr>
        <w:t>storage</w:t>
      </w:r>
      <w:proofErr w:type="spellEnd"/>
      <w:r w:rsidRPr="005A623F">
        <w:rPr>
          <w:i/>
          <w:sz w:val="20"/>
        </w:rPr>
        <w:tab/>
      </w:r>
      <w:r w:rsidRPr="005A623F">
        <w:rPr>
          <w:sz w:val="20"/>
        </w:rPr>
        <w:t xml:space="preserve">Total amount of C </w:t>
      </w:r>
      <w:r w:rsidR="00342395" w:rsidRPr="005A623F">
        <w:rPr>
          <w:sz w:val="20"/>
        </w:rPr>
        <w:t>flowing into storage each day</w:t>
      </w:r>
      <w:r w:rsidR="00670101" w:rsidRPr="005A623F">
        <w:rPr>
          <w:sz w:val="20"/>
        </w:rPr>
        <w:t xml:space="preserve"> (minus housing CH</w:t>
      </w:r>
      <w:r w:rsidR="00670101" w:rsidRPr="005A623F">
        <w:rPr>
          <w:sz w:val="20"/>
          <w:vertAlign w:val="subscript"/>
        </w:rPr>
        <w:t>4</w:t>
      </w:r>
      <w:r w:rsidR="00670101" w:rsidRPr="005A623F">
        <w:rPr>
          <w:sz w:val="20"/>
        </w:rPr>
        <w:t xml:space="preserve"> emissions)</w:t>
      </w:r>
      <w:r w:rsidR="00342395" w:rsidRPr="005A623F">
        <w:rPr>
          <w:sz w:val="20"/>
        </w:rPr>
        <w:t xml:space="preserve"> </w:t>
      </w:r>
      <w:r w:rsidRPr="005A623F">
        <w:rPr>
          <w:sz w:val="20"/>
        </w:rPr>
        <w:t>(kg C</w:t>
      </w:r>
      <w:r w:rsidR="00162A04" w:rsidRPr="005A623F">
        <w:rPr>
          <w:sz w:val="20"/>
        </w:rPr>
        <w:t xml:space="preserve"> day</w:t>
      </w:r>
      <w:r w:rsidR="00162A04" w:rsidRPr="005A623F">
        <w:rPr>
          <w:sz w:val="20"/>
          <w:vertAlign w:val="superscript"/>
        </w:rPr>
        <w:t>-1</w:t>
      </w:r>
      <w:r w:rsidRPr="00865048">
        <w:rPr>
          <w:sz w:val="20"/>
        </w:rPr>
        <w:t>)</w:t>
      </w:r>
      <w:r w:rsidR="00A32D8A" w:rsidRPr="00865048">
        <w:rPr>
          <w:sz w:val="20"/>
        </w:rPr>
        <w:t>, by</w:t>
      </w:r>
      <w:r w:rsidR="00A32D8A" w:rsidRPr="00865048">
        <w:rPr>
          <w:sz w:val="20"/>
          <w:szCs w:val="24"/>
        </w:rPr>
        <w:t xml:space="preserve"> animal group</w:t>
      </w:r>
      <w:r w:rsidR="00806A45">
        <w:rPr>
          <w:sz w:val="20"/>
          <w:szCs w:val="24"/>
        </w:rPr>
        <w:t xml:space="preserve"> and manure management system</w:t>
      </w:r>
    </w:p>
    <w:bookmarkStart w:id="513" w:name="_Ref132185498"/>
    <w:p w14:paraId="29459E44" w14:textId="3FD7615D" w:rsidR="001F2056" w:rsidRPr="00CD7857"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flowstorage(t)</m:t>
            </m:r>
          </m:sub>
        </m:sSub>
      </m:oMath>
      <w:r w:rsidR="001F2056" w:rsidRPr="0041326B">
        <w:rPr>
          <w:b/>
          <w:szCs w:val="24"/>
        </w:rPr>
        <w:t xml:space="preserve"> </w:t>
      </w:r>
      <w:r w:rsidR="001F2056" w:rsidRPr="0041326B">
        <w:rPr>
          <w:b/>
          <w:szCs w:val="24"/>
        </w:rPr>
        <w:tab/>
      </w:r>
      <w:bookmarkStart w:id="514" w:name="Cmanurestorage_AllLivestock_Eq"/>
      <w:r w:rsidR="001F2056" w:rsidRPr="0041326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4.1.3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bookmarkEnd w:id="513"/>
      <w:bookmarkEnd w:id="514"/>
    </w:p>
    <w:p w14:paraId="6ED55557" w14:textId="639F581B" w:rsidR="001F2056" w:rsidRPr="00CD7857" w:rsidRDefault="001F2056" w:rsidP="001F2056">
      <w:pPr>
        <w:rPr>
          <w:sz w:val="20"/>
        </w:rPr>
      </w:pPr>
      <w:r w:rsidRPr="00CD7857">
        <w:rPr>
          <w:sz w:val="20"/>
        </w:rPr>
        <w:t>where</w:t>
      </w:r>
    </w:p>
    <w:p w14:paraId="0937E51E" w14:textId="002F70AF" w:rsidR="001F2056" w:rsidRPr="00CD7857" w:rsidRDefault="001F2056" w:rsidP="00DE7402">
      <w:pPr>
        <w:tabs>
          <w:tab w:val="clear" w:pos="2880"/>
          <w:tab w:val="clear" w:pos="9360"/>
        </w:tabs>
        <w:spacing w:before="0"/>
        <w:ind w:left="2835" w:hanging="2835"/>
        <w:rPr>
          <w:sz w:val="20"/>
        </w:rPr>
      </w:pPr>
      <w:proofErr w:type="spellStart"/>
      <w:r w:rsidRPr="00CD7857">
        <w:rPr>
          <w:i/>
          <w:sz w:val="20"/>
        </w:rPr>
        <w:t>C</w:t>
      </w:r>
      <w:r w:rsidRPr="00CD7857">
        <w:rPr>
          <w:i/>
          <w:sz w:val="20"/>
          <w:vertAlign w:val="subscript"/>
        </w:rPr>
        <w:t>storage</w:t>
      </w:r>
      <w:proofErr w:type="spellEnd"/>
      <w:r w:rsidR="006038BE" w:rsidRPr="00CD7857">
        <w:rPr>
          <w:i/>
          <w:sz w:val="20"/>
          <w:vertAlign w:val="subscript"/>
        </w:rPr>
        <w:t>(</w:t>
      </w:r>
      <w:r w:rsidR="00030F7D" w:rsidRPr="00CD7857">
        <w:rPr>
          <w:i/>
          <w:sz w:val="20"/>
          <w:vertAlign w:val="subscript"/>
        </w:rPr>
        <w:t>t</w:t>
      </w:r>
      <w:r w:rsidR="006038BE" w:rsidRPr="00CD7857">
        <w:rPr>
          <w:i/>
          <w:sz w:val="20"/>
          <w:vertAlign w:val="subscript"/>
        </w:rPr>
        <w:t>)</w:t>
      </w:r>
      <w:r w:rsidRPr="00CD7857">
        <w:rPr>
          <w:i/>
          <w:sz w:val="20"/>
        </w:rPr>
        <w:tab/>
      </w:r>
      <w:bookmarkStart w:id="515" w:name="OLE_LINK33"/>
      <w:bookmarkStart w:id="516" w:name="OLE_LINK34"/>
      <w:r w:rsidR="00492812" w:rsidRPr="00CD7857">
        <w:rPr>
          <w:sz w:val="20"/>
        </w:rPr>
        <w:t>A</w:t>
      </w:r>
      <w:r w:rsidRPr="00CD7857">
        <w:rPr>
          <w:sz w:val="20"/>
        </w:rPr>
        <w:t xml:space="preserve">mount of </w:t>
      </w:r>
      <w:r w:rsidR="00C500CC" w:rsidRPr="00CD7857">
        <w:rPr>
          <w:sz w:val="20"/>
        </w:rPr>
        <w:t xml:space="preserve">C </w:t>
      </w:r>
      <w:r w:rsidRPr="00CD7857">
        <w:rPr>
          <w:sz w:val="20"/>
        </w:rPr>
        <w:t xml:space="preserve">in stored manure </w:t>
      </w:r>
      <w:r w:rsidR="00DA63CB" w:rsidRPr="00CD7857">
        <w:rPr>
          <w:sz w:val="20"/>
        </w:rPr>
        <w:t xml:space="preserve">on day </w:t>
      </w:r>
      <w:r w:rsidR="00806A45" w:rsidRPr="00806A45">
        <w:rPr>
          <w:i/>
          <w:iCs/>
          <w:sz w:val="20"/>
        </w:rPr>
        <w:t>t</w:t>
      </w:r>
      <w:r w:rsidR="00806A45">
        <w:rPr>
          <w:sz w:val="20"/>
        </w:rPr>
        <w:t xml:space="preserve"> (kg C), by </w:t>
      </w:r>
      <w:r w:rsidR="00DA63CB" w:rsidRPr="00CD7857">
        <w:rPr>
          <w:sz w:val="20"/>
        </w:rPr>
        <w:t>animal group and manure management system</w:t>
      </w:r>
      <w:bookmarkEnd w:id="515"/>
      <w:bookmarkEnd w:id="516"/>
    </w:p>
    <w:p w14:paraId="73C85E40" w14:textId="250B0FCF" w:rsidR="006C2B98" w:rsidRPr="00CD7857" w:rsidRDefault="006C2B98" w:rsidP="00DE7402">
      <w:pPr>
        <w:tabs>
          <w:tab w:val="clear" w:pos="2880"/>
          <w:tab w:val="clear" w:pos="9360"/>
        </w:tabs>
        <w:spacing w:before="0"/>
        <w:ind w:left="2835" w:hanging="2835"/>
        <w:rPr>
          <w:sz w:val="20"/>
        </w:rPr>
      </w:pPr>
      <w:proofErr w:type="spellStart"/>
      <w:r w:rsidRPr="00CD7857">
        <w:rPr>
          <w:i/>
          <w:sz w:val="20"/>
        </w:rPr>
        <w:t>C</w:t>
      </w:r>
      <w:r w:rsidR="00030F7D" w:rsidRPr="00CD7857">
        <w:rPr>
          <w:i/>
          <w:sz w:val="20"/>
          <w:vertAlign w:val="subscript"/>
        </w:rPr>
        <w:t>storage</w:t>
      </w:r>
      <w:proofErr w:type="spellEnd"/>
      <w:r w:rsidR="00030F7D" w:rsidRPr="00CD7857">
        <w:rPr>
          <w:i/>
          <w:sz w:val="20"/>
          <w:vertAlign w:val="subscript"/>
        </w:rPr>
        <w:t>(t</w:t>
      </w:r>
      <w:r w:rsidRPr="00CD7857">
        <w:rPr>
          <w:i/>
          <w:sz w:val="20"/>
          <w:vertAlign w:val="subscript"/>
        </w:rPr>
        <w:t>-1)</w:t>
      </w:r>
      <w:r w:rsidRPr="00CD7857">
        <w:rPr>
          <w:i/>
          <w:sz w:val="20"/>
        </w:rPr>
        <w:tab/>
      </w:r>
      <w:bookmarkStart w:id="517" w:name="OLE_LINK29"/>
      <w:bookmarkStart w:id="518" w:name="OLE_LINK30"/>
      <w:r w:rsidR="00492812" w:rsidRPr="00CD7857">
        <w:rPr>
          <w:sz w:val="20"/>
        </w:rPr>
        <w:t>A</w:t>
      </w:r>
      <w:r w:rsidRPr="00CD7857">
        <w:rPr>
          <w:sz w:val="20"/>
        </w:rPr>
        <w:t>mount of C in stored manure on day</w:t>
      </w:r>
      <w:r w:rsidR="00806A45">
        <w:rPr>
          <w:sz w:val="20"/>
        </w:rPr>
        <w:t xml:space="preserve"> </w:t>
      </w:r>
      <w:r w:rsidR="00806A45" w:rsidRPr="00806A45">
        <w:rPr>
          <w:i/>
          <w:iCs/>
          <w:sz w:val="20"/>
        </w:rPr>
        <w:t>t-1</w:t>
      </w:r>
      <w:r w:rsidR="00806A45">
        <w:rPr>
          <w:sz w:val="20"/>
        </w:rPr>
        <w:t xml:space="preserve"> (kg C), by </w:t>
      </w:r>
      <w:r w:rsidR="009D1F43" w:rsidRPr="00CD7857">
        <w:rPr>
          <w:sz w:val="20"/>
        </w:rPr>
        <w:t>animal group and manure management system</w:t>
      </w:r>
      <w:bookmarkEnd w:id="517"/>
      <w:bookmarkEnd w:id="518"/>
    </w:p>
    <w:p w14:paraId="34892517" w14:textId="0F8E6E2E" w:rsidR="00691158" w:rsidRDefault="006C2B98" w:rsidP="00DE7402">
      <w:pPr>
        <w:keepNext/>
        <w:tabs>
          <w:tab w:val="clear" w:pos="2880"/>
          <w:tab w:val="clear" w:pos="9360"/>
          <w:tab w:val="right" w:pos="9781"/>
        </w:tabs>
        <w:spacing w:before="0" w:after="120"/>
        <w:ind w:left="2835" w:hanging="2835"/>
        <w:rPr>
          <w:sz w:val="20"/>
        </w:rPr>
      </w:pPr>
      <w:proofErr w:type="spellStart"/>
      <w:r w:rsidRPr="00CD7857">
        <w:rPr>
          <w:i/>
          <w:sz w:val="20"/>
        </w:rPr>
        <w:t>C</w:t>
      </w:r>
      <w:r w:rsidR="00816C5E" w:rsidRPr="00CD7857">
        <w:rPr>
          <w:i/>
          <w:sz w:val="20"/>
          <w:vertAlign w:val="subscript"/>
        </w:rPr>
        <w:t>flow</w:t>
      </w:r>
      <w:r w:rsidR="006038BE" w:rsidRPr="00CD7857">
        <w:rPr>
          <w:i/>
          <w:sz w:val="20"/>
          <w:vertAlign w:val="subscript"/>
        </w:rPr>
        <w:t>storage</w:t>
      </w:r>
      <w:proofErr w:type="spellEnd"/>
      <w:r w:rsidR="00030F7D" w:rsidRPr="00CD7857">
        <w:rPr>
          <w:i/>
          <w:sz w:val="20"/>
          <w:vertAlign w:val="subscript"/>
        </w:rPr>
        <w:t>(t)</w:t>
      </w:r>
      <w:r w:rsidRPr="00CD7857">
        <w:rPr>
          <w:i/>
          <w:sz w:val="20"/>
        </w:rPr>
        <w:tab/>
      </w:r>
      <w:bookmarkStart w:id="519" w:name="OLE_LINK31"/>
      <w:bookmarkStart w:id="520" w:name="OLE_LINK32"/>
      <w:r w:rsidRPr="00CD7857">
        <w:rPr>
          <w:sz w:val="20"/>
        </w:rPr>
        <w:t xml:space="preserve">Amount of C flowing into storage </w:t>
      </w:r>
      <w:r w:rsidR="00950427" w:rsidRPr="00CD7857">
        <w:rPr>
          <w:sz w:val="20"/>
        </w:rPr>
        <w:t>from manure on day</w:t>
      </w:r>
      <w:r w:rsidR="00806A45">
        <w:rPr>
          <w:sz w:val="20"/>
        </w:rPr>
        <w:t xml:space="preserve"> </w:t>
      </w:r>
      <w:r w:rsidR="00806A45" w:rsidRPr="00806A45">
        <w:rPr>
          <w:i/>
          <w:iCs/>
          <w:sz w:val="20"/>
        </w:rPr>
        <w:t>t</w:t>
      </w:r>
      <w:r w:rsidR="00806A45">
        <w:rPr>
          <w:sz w:val="20"/>
        </w:rPr>
        <w:t xml:space="preserve"> (kg C day</w:t>
      </w:r>
      <w:r w:rsidR="00806A45" w:rsidRPr="00806A45">
        <w:rPr>
          <w:sz w:val="20"/>
          <w:vertAlign w:val="superscript"/>
        </w:rPr>
        <w:t>-1</w:t>
      </w:r>
      <w:r w:rsidR="00806A45">
        <w:rPr>
          <w:sz w:val="20"/>
        </w:rPr>
        <w:t xml:space="preserve">), by </w:t>
      </w:r>
      <w:r w:rsidR="009D1F43" w:rsidRPr="00CD7857">
        <w:rPr>
          <w:sz w:val="20"/>
        </w:rPr>
        <w:t xml:space="preserve">animal group and manure </w:t>
      </w:r>
      <w:r w:rsidR="009D1F43" w:rsidRPr="00691158">
        <w:rPr>
          <w:sz w:val="20"/>
        </w:rPr>
        <w:t>management system</w:t>
      </w:r>
      <w:bookmarkEnd w:id="519"/>
      <w:bookmarkEnd w:id="520"/>
    </w:p>
    <w:bookmarkStart w:id="521" w:name="_Ref132373438"/>
    <w:p w14:paraId="405C71C3" w14:textId="4E51A56C" w:rsidR="006C5790" w:rsidRPr="001E3870" w:rsidRDefault="00000000" w:rsidP="006C5790">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m:t>
            </m:r>
          </m:sub>
          <m:sup/>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e>
        </m:nary>
      </m:oMath>
      <w:r w:rsidR="006C5790" w:rsidRPr="00691158">
        <w:rPr>
          <w:b/>
          <w:szCs w:val="24"/>
        </w:rPr>
        <w:t xml:space="preserve"> </w:t>
      </w:r>
      <w:r w:rsidR="006C5790" w:rsidRPr="00691158">
        <w:rPr>
          <w:b/>
          <w:szCs w:val="24"/>
        </w:rPr>
        <w:tab/>
      </w:r>
      <w:bookmarkStart w:id="522" w:name="Total_Cmanurestorage_AllLivestock_Eq"/>
      <w:r w:rsidR="006C5790" w:rsidRPr="001E387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bookmarkEnd w:id="521"/>
      <w:bookmarkEnd w:id="522"/>
    </w:p>
    <w:p w14:paraId="35852992" w14:textId="77777777" w:rsidR="006C5790" w:rsidRPr="00691158" w:rsidRDefault="006C5790" w:rsidP="006C5790">
      <w:pPr>
        <w:tabs>
          <w:tab w:val="clear" w:pos="2880"/>
          <w:tab w:val="left" w:pos="2694"/>
        </w:tabs>
        <w:ind w:left="2694" w:hanging="2694"/>
        <w:rPr>
          <w:i/>
          <w:sz w:val="20"/>
        </w:rPr>
      </w:pPr>
      <w:r w:rsidRPr="00691158">
        <w:rPr>
          <w:sz w:val="20"/>
        </w:rPr>
        <w:t>where</w:t>
      </w:r>
    </w:p>
    <w:p w14:paraId="509896D0" w14:textId="574BAA8C" w:rsidR="006C5790" w:rsidRPr="00691158" w:rsidRDefault="006C5790" w:rsidP="006C5790">
      <w:pPr>
        <w:tabs>
          <w:tab w:val="clear" w:pos="2880"/>
          <w:tab w:val="clear" w:pos="9360"/>
        </w:tabs>
        <w:spacing w:before="0"/>
        <w:ind w:left="2835" w:hanging="2835"/>
        <w:rPr>
          <w:sz w:val="20"/>
          <w:szCs w:val="24"/>
        </w:rPr>
      </w:pPr>
      <w:proofErr w:type="spellStart"/>
      <w:r w:rsidRPr="00691158">
        <w:rPr>
          <w:i/>
          <w:sz w:val="20"/>
          <w:szCs w:val="24"/>
        </w:rPr>
        <w:t>Total_C</w:t>
      </w:r>
      <w:r w:rsidRPr="00691158">
        <w:rPr>
          <w:i/>
          <w:sz w:val="20"/>
          <w:szCs w:val="24"/>
          <w:vertAlign w:val="subscript"/>
        </w:rPr>
        <w:t>storage</w:t>
      </w:r>
      <w:proofErr w:type="spellEnd"/>
      <w:r w:rsidRPr="00691158">
        <w:rPr>
          <w:i/>
          <w:sz w:val="20"/>
          <w:szCs w:val="24"/>
        </w:rPr>
        <w:tab/>
      </w:r>
      <w:r w:rsidRPr="00691158">
        <w:rPr>
          <w:sz w:val="20"/>
          <w:szCs w:val="24"/>
        </w:rPr>
        <w:t xml:space="preserve">Total amount of C in stored manure </w:t>
      </w:r>
      <w:r w:rsidR="006E6442">
        <w:rPr>
          <w:sz w:val="20"/>
          <w:szCs w:val="24"/>
        </w:rPr>
        <w:t xml:space="preserve">available </w:t>
      </w:r>
      <w:r w:rsidR="00806A45">
        <w:rPr>
          <w:sz w:val="20"/>
          <w:szCs w:val="24"/>
        </w:rPr>
        <w:t xml:space="preserve">on a given day </w:t>
      </w:r>
      <w:r w:rsidR="006E6442">
        <w:rPr>
          <w:sz w:val="20"/>
          <w:szCs w:val="24"/>
        </w:rPr>
        <w:t>for land-application</w:t>
      </w:r>
      <w:r w:rsidR="00806A45">
        <w:rPr>
          <w:sz w:val="20"/>
          <w:szCs w:val="24"/>
        </w:rPr>
        <w:t xml:space="preserve">, </w:t>
      </w:r>
      <w:r w:rsidR="006E6442">
        <w:rPr>
          <w:sz w:val="20"/>
          <w:szCs w:val="24"/>
        </w:rPr>
        <w:t xml:space="preserve">addition to an AD system </w:t>
      </w:r>
      <w:r w:rsidR="00806A45">
        <w:rPr>
          <w:sz w:val="20"/>
          <w:szCs w:val="24"/>
        </w:rPr>
        <w:t>or export (kg C), by live</w:t>
      </w:r>
      <w:r w:rsidR="0091161A">
        <w:rPr>
          <w:sz w:val="20"/>
          <w:szCs w:val="24"/>
        </w:rPr>
        <w:t>stock type and manure management system</w:t>
      </w:r>
    </w:p>
    <w:p w14:paraId="08DE7C10" w14:textId="497AD7BB" w:rsidR="006C5790" w:rsidRPr="00D5649B" w:rsidRDefault="006C5790" w:rsidP="006C5790">
      <w:pPr>
        <w:tabs>
          <w:tab w:val="clear" w:pos="2880"/>
          <w:tab w:val="clear" w:pos="9360"/>
        </w:tabs>
        <w:spacing w:before="0" w:after="120"/>
        <w:ind w:left="2835" w:hanging="2835"/>
        <w:rPr>
          <w:sz w:val="20"/>
        </w:rPr>
      </w:pPr>
      <w:proofErr w:type="spellStart"/>
      <w:r w:rsidRPr="00691158">
        <w:rPr>
          <w:i/>
          <w:sz w:val="20"/>
        </w:rPr>
        <w:t>C</w:t>
      </w:r>
      <w:r w:rsidRPr="00691158">
        <w:rPr>
          <w:i/>
          <w:sz w:val="20"/>
          <w:vertAlign w:val="subscript"/>
        </w:rPr>
        <w:t>storage</w:t>
      </w:r>
      <w:proofErr w:type="spellEnd"/>
      <w:r w:rsidRPr="00691158">
        <w:rPr>
          <w:i/>
          <w:sz w:val="20"/>
        </w:rPr>
        <w:tab/>
      </w:r>
      <w:r w:rsidRPr="00691158">
        <w:rPr>
          <w:sz w:val="20"/>
        </w:rPr>
        <w:t xml:space="preserve">Amount of C in stored manure </w:t>
      </w:r>
      <w:r w:rsidR="009C4E3D">
        <w:rPr>
          <w:sz w:val="20"/>
          <w:szCs w:val="24"/>
        </w:rPr>
        <w:t>on a given day</w:t>
      </w:r>
      <w:r w:rsidRPr="00691158">
        <w:rPr>
          <w:sz w:val="20"/>
          <w:szCs w:val="24"/>
        </w:rPr>
        <w:t xml:space="preserve"> </w:t>
      </w:r>
      <w:r w:rsidRPr="00691158">
        <w:rPr>
          <w:sz w:val="20"/>
        </w:rPr>
        <w:t xml:space="preserve">(kg C), </w:t>
      </w:r>
      <w:r w:rsidR="00806A45">
        <w:rPr>
          <w:sz w:val="20"/>
        </w:rPr>
        <w:t xml:space="preserve">by </w:t>
      </w:r>
      <w:r w:rsidR="00806A45" w:rsidRPr="00691158">
        <w:rPr>
          <w:sz w:val="20"/>
          <w:szCs w:val="24"/>
        </w:rPr>
        <w:t>animal group and management syste</w:t>
      </w:r>
      <w:r w:rsidR="00806A45">
        <w:rPr>
          <w:sz w:val="20"/>
          <w:szCs w:val="24"/>
        </w:rPr>
        <w:t xml:space="preserve">m, calculated using </w:t>
      </w:r>
      <w:r w:rsidRPr="00691158">
        <w:rPr>
          <w:sz w:val="20"/>
        </w:rPr>
        <w:fldChar w:fldCharType="begin"/>
      </w:r>
      <w:r w:rsidRPr="00691158">
        <w:rPr>
          <w:sz w:val="20"/>
        </w:rPr>
        <w:instrText xml:space="preserve"> REF Cmanurestorage_AllLivestock_Eq \h  \* MERGEFORMAT </w:instrText>
      </w:r>
      <w:r w:rsidRPr="00691158">
        <w:rPr>
          <w:sz w:val="20"/>
        </w:rPr>
      </w:r>
      <w:r w:rsidRPr="00691158">
        <w:rPr>
          <w:sz w:val="20"/>
        </w:rPr>
        <w:fldChar w:fldCharType="separate"/>
      </w:r>
      <w:r w:rsidR="00314796" w:rsidRPr="00314796">
        <w:rPr>
          <w:b/>
          <w:sz w:val="20"/>
        </w:rPr>
        <w:t xml:space="preserve">Eq. </w:t>
      </w:r>
      <w:r w:rsidR="00314796" w:rsidRPr="00314796">
        <w:rPr>
          <w:b/>
          <w:noProof/>
          <w:sz w:val="20"/>
        </w:rPr>
        <w:t>4.1.3</w:t>
      </w:r>
      <w:r w:rsidR="00314796" w:rsidRPr="00314796">
        <w:rPr>
          <w:b/>
          <w:noProof/>
          <w:sz w:val="20"/>
        </w:rPr>
        <w:noBreakHyphen/>
        <w:t>15</w:t>
      </w:r>
      <w:r w:rsidRPr="00691158">
        <w:rPr>
          <w:sz w:val="20"/>
        </w:rPr>
        <w:fldChar w:fldCharType="end"/>
      </w:r>
    </w:p>
    <w:p w14:paraId="0D3FDB78" w14:textId="2BC209DB" w:rsidR="000800A0" w:rsidRPr="00FD5E05" w:rsidRDefault="000800A0" w:rsidP="00F91CDA">
      <w:pPr>
        <w:pStyle w:val="Heading4"/>
        <w:rPr>
          <w:sz w:val="20"/>
        </w:rPr>
      </w:pPr>
      <w:r w:rsidRPr="00FD5E05">
        <w:t>Removal of manure</w:t>
      </w:r>
      <w:r w:rsidR="00D3629F">
        <w:t xml:space="preserve"> carbon</w:t>
      </w:r>
      <w:r w:rsidRPr="00FD5E05">
        <w:t xml:space="preserve"> from storage before the end of the</w:t>
      </w:r>
      <w:r w:rsidRPr="00FD5E05">
        <w:rPr>
          <w:sz w:val="20"/>
        </w:rPr>
        <w:t xml:space="preserve"> </w:t>
      </w:r>
      <w:r w:rsidRPr="00FD5E05">
        <w:t>year/simulation period</w:t>
      </w:r>
    </w:p>
    <w:p w14:paraId="4EEBEDA1" w14:textId="7393074B" w:rsidR="00BE5C7C" w:rsidRPr="008F1506" w:rsidRDefault="00BE5C7C" w:rsidP="00F91CDA">
      <w:r w:rsidRPr="00FD5E05">
        <w:t>If manure is removed from the storage system for application to land</w:t>
      </w:r>
      <w:r w:rsidR="00BE486F">
        <w:t xml:space="preserve">, </w:t>
      </w:r>
      <w:r w:rsidRPr="00FD5E05">
        <w:t xml:space="preserve">addition to an anaerobic </w:t>
      </w:r>
      <w:r w:rsidR="004A0D50">
        <w:t>digestion (</w:t>
      </w:r>
      <w:r w:rsidR="004A0D50" w:rsidRPr="00485DD3">
        <w:t xml:space="preserve">AD) </w:t>
      </w:r>
      <w:r w:rsidRPr="00485DD3">
        <w:t>system</w:t>
      </w:r>
      <w:r w:rsidR="00BE486F" w:rsidRPr="00485DD3">
        <w:t xml:space="preserve">, or export from the farm </w:t>
      </w:r>
      <w:r w:rsidRPr="00485DD3">
        <w:t>before the end</w:t>
      </w:r>
      <w:r w:rsidRPr="00FD5E05">
        <w:t xml:space="preserve"> of the year or simulation period, the amount of manure </w:t>
      </w:r>
      <w:r w:rsidR="00D3629F">
        <w:t xml:space="preserve">C </w:t>
      </w:r>
      <w:r w:rsidRPr="00FD5E05">
        <w:t xml:space="preserve">remaining in the storage “tank” on the day following removal must be reduced by </w:t>
      </w:r>
      <w:r w:rsidRPr="008F1506">
        <w:t>the relevant amount.</w:t>
      </w:r>
    </w:p>
    <w:bookmarkStart w:id="523" w:name="_Hlk143075429"/>
    <w:p w14:paraId="2A6F1ECE" w14:textId="5AE61673" w:rsidR="008B2D3E" w:rsidRPr="008F1506" w:rsidRDefault="00000000" w:rsidP="00146180">
      <w:pPr>
        <w:keepNext/>
        <w:tabs>
          <w:tab w:val="clear" w:pos="2880"/>
          <w:tab w:val="clear" w:pos="9360"/>
          <w:tab w:val="right" w:pos="9781"/>
        </w:tabs>
        <w:spacing w:after="120"/>
        <w:ind w:left="2250" w:hanging="225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(t-1)</m:t>
                    </m:r>
                  </m:sub>
                </m:sSub>
                <m:r>
                  <m:rPr>
                    <m:sty m:val="bi"/>
                  </m:rPr>
                  <w:rPr>
                    <w:rFonts w:ascii="Cambria Math" w:hAnsi="Cambria Math"/>
                    <w:szCs w:val="24"/>
                  </w:rPr>
                  <m:t>×1000</m:t>
                </m:r>
              </m:e>
            </m:d>
          </m:e>
        </m:d>
      </m:oMath>
      <w:bookmarkEnd w:id="523"/>
      <w:r w:rsidR="00DB4853" w:rsidRPr="008F1506">
        <w:rPr>
          <w:b/>
          <w:szCs w:val="24"/>
        </w:rPr>
        <w:tab/>
      </w:r>
      <w:bookmarkStart w:id="524" w:name="Total_Cmanurestorage_AllLivestock_RemEq"/>
    </w:p>
    <w:p w14:paraId="06B0AB56" w14:textId="11EA24CD" w:rsidR="00DB4853" w:rsidRPr="008F1506" w:rsidRDefault="008B2D3E" w:rsidP="00DB4853">
      <w:pPr>
        <w:keepNext/>
        <w:tabs>
          <w:tab w:val="clear" w:pos="2880"/>
          <w:tab w:val="clear" w:pos="9360"/>
          <w:tab w:val="right" w:pos="9781"/>
        </w:tabs>
        <w:spacing w:after="120"/>
        <w:rPr>
          <w:b/>
          <w:szCs w:val="24"/>
        </w:rPr>
      </w:pPr>
      <w:r w:rsidRPr="008F1506">
        <w:rPr>
          <w:b/>
          <w:szCs w:val="24"/>
        </w:rPr>
        <w:tab/>
      </w:r>
      <w:r w:rsidR="00DB4853" w:rsidRPr="008F1506">
        <w:rPr>
          <w:b/>
          <w:szCs w:val="24"/>
        </w:rPr>
        <w:t xml:space="preserve">Eq. </w:t>
      </w:r>
      <w:r w:rsidR="001977CC" w:rsidRPr="008F1506">
        <w:rPr>
          <w:b/>
          <w:szCs w:val="24"/>
        </w:rPr>
        <w:fldChar w:fldCharType="begin"/>
      </w:r>
      <w:r w:rsidR="001977CC" w:rsidRPr="008F1506">
        <w:rPr>
          <w:b/>
          <w:szCs w:val="24"/>
        </w:rPr>
        <w:instrText xml:space="preserve"> STYLEREF 3 \s </w:instrText>
      </w:r>
      <w:r w:rsidR="001977CC" w:rsidRPr="008F1506">
        <w:rPr>
          <w:b/>
          <w:szCs w:val="24"/>
        </w:rPr>
        <w:fldChar w:fldCharType="separate"/>
      </w:r>
      <w:r w:rsidR="001977CC" w:rsidRPr="008F1506">
        <w:rPr>
          <w:b/>
          <w:noProof/>
          <w:szCs w:val="24"/>
        </w:rPr>
        <w:t>4.1.3</w:t>
      </w:r>
      <w:r w:rsidR="001977CC" w:rsidRPr="008F1506">
        <w:rPr>
          <w:b/>
          <w:szCs w:val="24"/>
        </w:rPr>
        <w:fldChar w:fldCharType="end"/>
      </w:r>
      <w:r w:rsidR="001977CC" w:rsidRPr="008F1506">
        <w:rPr>
          <w:b/>
          <w:szCs w:val="24"/>
        </w:rPr>
        <w:noBreakHyphen/>
      </w:r>
      <w:r w:rsidR="001977CC" w:rsidRPr="008F1506">
        <w:rPr>
          <w:b/>
          <w:szCs w:val="24"/>
        </w:rPr>
        <w:fldChar w:fldCharType="begin"/>
      </w:r>
      <w:r w:rsidR="001977CC" w:rsidRPr="008F1506">
        <w:rPr>
          <w:b/>
          <w:szCs w:val="24"/>
        </w:rPr>
        <w:instrText xml:space="preserve"> SEQ Eq. \* ARABIC \s 3 </w:instrText>
      </w:r>
      <w:r w:rsidR="001977CC" w:rsidRPr="008F1506">
        <w:rPr>
          <w:b/>
          <w:szCs w:val="24"/>
        </w:rPr>
        <w:fldChar w:fldCharType="separate"/>
      </w:r>
      <w:r w:rsidR="001977CC" w:rsidRPr="008F1506">
        <w:rPr>
          <w:b/>
          <w:noProof/>
          <w:szCs w:val="24"/>
        </w:rPr>
        <w:t>17</w:t>
      </w:r>
      <w:r w:rsidR="001977CC" w:rsidRPr="008F1506">
        <w:rPr>
          <w:b/>
          <w:szCs w:val="24"/>
        </w:rPr>
        <w:fldChar w:fldCharType="end"/>
      </w:r>
      <w:bookmarkEnd w:id="524"/>
    </w:p>
    <w:p w14:paraId="42A9C78D" w14:textId="0C5CFE3D" w:rsidR="00DB4853" w:rsidRPr="008F1506" w:rsidRDefault="00DB4853" w:rsidP="00DB4853">
      <w:pPr>
        <w:rPr>
          <w:sz w:val="20"/>
        </w:rPr>
      </w:pPr>
      <w:r w:rsidRPr="008F1506">
        <w:rPr>
          <w:sz w:val="20"/>
        </w:rPr>
        <w:t>where</w:t>
      </w:r>
    </w:p>
    <w:p w14:paraId="0BC80CC5" w14:textId="28D8EA79" w:rsidR="00683925" w:rsidRPr="008F1506" w:rsidRDefault="008B2D3E" w:rsidP="00DE7402">
      <w:pPr>
        <w:tabs>
          <w:tab w:val="clear" w:pos="2880"/>
          <w:tab w:val="clear" w:pos="9360"/>
        </w:tabs>
        <w:spacing w:before="0"/>
        <w:ind w:left="2835" w:hanging="2835"/>
        <w:rPr>
          <w:sz w:val="20"/>
        </w:rPr>
      </w:pPr>
      <w:proofErr w:type="spellStart"/>
      <w:r w:rsidRPr="008F1506">
        <w:rPr>
          <w:i/>
          <w:sz w:val="20"/>
        </w:rPr>
        <w:t>Total_</w:t>
      </w:r>
      <w:r w:rsidR="00DB4853" w:rsidRPr="008F1506">
        <w:rPr>
          <w:i/>
          <w:sz w:val="20"/>
        </w:rPr>
        <w:t>C</w:t>
      </w:r>
      <w:r w:rsidR="00DB4853" w:rsidRPr="008F1506">
        <w:rPr>
          <w:i/>
          <w:sz w:val="20"/>
          <w:vertAlign w:val="subscript"/>
        </w:rPr>
        <w:t>storage</w:t>
      </w:r>
      <w:proofErr w:type="spellEnd"/>
      <w:r w:rsidR="00DD168E" w:rsidRPr="008F1506">
        <w:rPr>
          <w:i/>
          <w:sz w:val="20"/>
          <w:vertAlign w:val="subscript"/>
        </w:rPr>
        <w:t>(</w:t>
      </w:r>
      <w:r w:rsidR="00030F7D" w:rsidRPr="008F1506">
        <w:rPr>
          <w:i/>
          <w:sz w:val="20"/>
          <w:vertAlign w:val="subscript"/>
        </w:rPr>
        <w:t>t</w:t>
      </w:r>
      <w:r w:rsidR="00DB4853" w:rsidRPr="008F1506">
        <w:rPr>
          <w:i/>
          <w:sz w:val="20"/>
          <w:vertAlign w:val="subscript"/>
        </w:rPr>
        <w:t>)</w:t>
      </w:r>
      <w:r w:rsidR="00DB4853" w:rsidRPr="008F1506">
        <w:rPr>
          <w:i/>
          <w:sz w:val="20"/>
        </w:rPr>
        <w:tab/>
      </w:r>
      <w:r w:rsidR="00683925" w:rsidRPr="008F1506">
        <w:rPr>
          <w:sz w:val="20"/>
        </w:rPr>
        <w:t xml:space="preserve">Amount of C in stored manure </w:t>
      </w:r>
      <w:r w:rsidR="00806A45" w:rsidRPr="008F1506">
        <w:rPr>
          <w:sz w:val="20"/>
        </w:rPr>
        <w:t xml:space="preserve">(kg C) </w:t>
      </w:r>
      <w:r w:rsidR="00683925" w:rsidRPr="008F1506">
        <w:rPr>
          <w:sz w:val="20"/>
        </w:rPr>
        <w:t>on day</w:t>
      </w:r>
      <w:r w:rsidR="00806A45" w:rsidRPr="008F1506">
        <w:rPr>
          <w:sz w:val="20"/>
        </w:rPr>
        <w:t xml:space="preserve"> </w:t>
      </w:r>
      <w:r w:rsidR="00806A45" w:rsidRPr="008F1506">
        <w:rPr>
          <w:i/>
          <w:iCs/>
          <w:sz w:val="20"/>
        </w:rPr>
        <w:t>t</w:t>
      </w:r>
      <w:r w:rsidR="00683925" w:rsidRPr="008F1506">
        <w:rPr>
          <w:sz w:val="20"/>
        </w:rPr>
        <w:t xml:space="preserve"> </w:t>
      </w:r>
      <w:r w:rsidR="0094642F" w:rsidRPr="008F1506">
        <w:rPr>
          <w:sz w:val="20"/>
        </w:rPr>
        <w:t xml:space="preserve">(day following </w:t>
      </w:r>
      <w:r w:rsidR="000A3B8B" w:rsidRPr="008F1506">
        <w:rPr>
          <w:sz w:val="20"/>
        </w:rPr>
        <w:t xml:space="preserve">manure </w:t>
      </w:r>
      <w:r w:rsidR="0094642F" w:rsidRPr="008F1506">
        <w:rPr>
          <w:sz w:val="20"/>
        </w:rPr>
        <w:t>removal)</w:t>
      </w:r>
      <w:r w:rsidR="00806A45" w:rsidRPr="008F1506">
        <w:rPr>
          <w:sz w:val="20"/>
        </w:rPr>
        <w:t xml:space="preserve">, by </w:t>
      </w:r>
      <w:r w:rsidR="00FF7674" w:rsidRPr="008F1506">
        <w:rPr>
          <w:sz w:val="20"/>
        </w:rPr>
        <w:t xml:space="preserve">livestock type and </w:t>
      </w:r>
      <w:r w:rsidR="006C5790" w:rsidRPr="008F1506">
        <w:rPr>
          <w:sz w:val="20"/>
        </w:rPr>
        <w:t>manure management syste</w:t>
      </w:r>
      <w:r w:rsidR="00FF7674" w:rsidRPr="008F1506">
        <w:rPr>
          <w:sz w:val="20"/>
        </w:rPr>
        <w:t>m</w:t>
      </w:r>
      <w:r w:rsidR="00B44D32" w:rsidRPr="008F1506">
        <w:rPr>
          <w:sz w:val="20"/>
        </w:rPr>
        <w:t xml:space="preserve"> </w:t>
      </w:r>
    </w:p>
    <w:p w14:paraId="2E00A5B8" w14:textId="753E2B23" w:rsidR="00DB4853" w:rsidRPr="00DE7402" w:rsidRDefault="008B2D3E" w:rsidP="00DE7402">
      <w:pPr>
        <w:tabs>
          <w:tab w:val="clear" w:pos="2880"/>
          <w:tab w:val="clear" w:pos="9360"/>
        </w:tabs>
        <w:spacing w:before="0"/>
        <w:ind w:left="2835" w:hanging="2835"/>
        <w:rPr>
          <w:sz w:val="20"/>
        </w:rPr>
      </w:pPr>
      <w:proofErr w:type="spellStart"/>
      <w:r w:rsidRPr="008F1506">
        <w:rPr>
          <w:i/>
          <w:sz w:val="20"/>
        </w:rPr>
        <w:t>Total_</w:t>
      </w:r>
      <w:r w:rsidR="00DB4853" w:rsidRPr="008F1506">
        <w:rPr>
          <w:i/>
          <w:sz w:val="20"/>
        </w:rPr>
        <w:t>C</w:t>
      </w:r>
      <w:r w:rsidR="00DD168E" w:rsidRPr="008F1506">
        <w:rPr>
          <w:i/>
          <w:sz w:val="20"/>
          <w:vertAlign w:val="subscript"/>
        </w:rPr>
        <w:t>storag</w:t>
      </w:r>
      <w:r w:rsidR="000A3B8B" w:rsidRPr="008F1506">
        <w:rPr>
          <w:i/>
          <w:sz w:val="20"/>
          <w:vertAlign w:val="subscript"/>
        </w:rPr>
        <w:t>e</w:t>
      </w:r>
      <w:proofErr w:type="spellEnd"/>
      <w:r w:rsidR="00DD0912" w:rsidRPr="008F1506">
        <w:rPr>
          <w:i/>
          <w:sz w:val="20"/>
          <w:vertAlign w:val="subscript"/>
        </w:rPr>
        <w:t>(</w:t>
      </w:r>
      <w:r w:rsidR="00030F7D" w:rsidRPr="008F1506">
        <w:rPr>
          <w:i/>
          <w:sz w:val="20"/>
          <w:vertAlign w:val="subscript"/>
        </w:rPr>
        <w:t>t</w:t>
      </w:r>
      <w:r w:rsidR="00DB4853" w:rsidRPr="008F1506">
        <w:rPr>
          <w:i/>
          <w:sz w:val="20"/>
          <w:vertAlign w:val="subscript"/>
        </w:rPr>
        <w:t>-1)</w:t>
      </w:r>
      <w:r w:rsidR="00DB4853" w:rsidRPr="008F1506">
        <w:rPr>
          <w:i/>
          <w:sz w:val="20"/>
        </w:rPr>
        <w:tab/>
      </w:r>
      <w:r w:rsidR="00DB4853" w:rsidRPr="008F1506">
        <w:rPr>
          <w:sz w:val="20"/>
        </w:rPr>
        <w:t xml:space="preserve">Total amount of C in stored manure </w:t>
      </w:r>
      <w:r w:rsidR="00806A45" w:rsidRPr="008F1506">
        <w:rPr>
          <w:sz w:val="20"/>
        </w:rPr>
        <w:t xml:space="preserve">(kg C) </w:t>
      </w:r>
      <w:r w:rsidR="00DB4853" w:rsidRPr="008F1506">
        <w:rPr>
          <w:sz w:val="20"/>
        </w:rPr>
        <w:t>on</w:t>
      </w:r>
      <w:r w:rsidR="00806A45" w:rsidRPr="008F1506">
        <w:rPr>
          <w:sz w:val="20"/>
        </w:rPr>
        <w:t xml:space="preserve"> day </w:t>
      </w:r>
      <w:r w:rsidR="00806A45" w:rsidRPr="008F1506">
        <w:rPr>
          <w:i/>
          <w:iCs/>
          <w:sz w:val="20"/>
        </w:rPr>
        <w:t>t-1</w:t>
      </w:r>
      <w:r w:rsidR="00806A45" w:rsidRPr="008F1506">
        <w:rPr>
          <w:sz w:val="20"/>
        </w:rPr>
        <w:t xml:space="preserve"> (</w:t>
      </w:r>
      <w:r w:rsidR="004A569F" w:rsidRPr="008F1506">
        <w:rPr>
          <w:sz w:val="20"/>
        </w:rPr>
        <w:t>day of removal</w:t>
      </w:r>
      <w:r w:rsidR="00806A45" w:rsidRPr="008F1506">
        <w:rPr>
          <w:sz w:val="20"/>
        </w:rPr>
        <w:t xml:space="preserve">, </w:t>
      </w:r>
      <w:r w:rsidR="00BE486F" w:rsidRPr="008F1506">
        <w:rPr>
          <w:sz w:val="20"/>
        </w:rPr>
        <w:t>prior to removal)</w:t>
      </w:r>
      <w:r w:rsidR="00806A45" w:rsidRPr="008F1506">
        <w:rPr>
          <w:sz w:val="20"/>
        </w:rPr>
        <w:t xml:space="preserve">, by </w:t>
      </w:r>
      <w:r w:rsidR="00FF7674" w:rsidRPr="008F1506">
        <w:rPr>
          <w:sz w:val="20"/>
        </w:rPr>
        <w:t xml:space="preserve">livestock type and </w:t>
      </w:r>
      <w:r w:rsidR="006C5790" w:rsidRPr="008F1506">
        <w:rPr>
          <w:sz w:val="20"/>
        </w:rPr>
        <w:t>manure management system</w:t>
      </w:r>
      <w:r w:rsidR="00B44D32" w:rsidRPr="0091161A">
        <w:rPr>
          <w:sz w:val="20"/>
        </w:rPr>
        <w:t xml:space="preserve"> </w:t>
      </w:r>
    </w:p>
    <w:p w14:paraId="0C4AC64E" w14:textId="22ED4217" w:rsidR="00DB4853" w:rsidRPr="008F1506" w:rsidRDefault="004A569F" w:rsidP="00DE7402">
      <w:pPr>
        <w:spacing w:before="0"/>
        <w:ind w:left="2835" w:hanging="2835"/>
        <w:rPr>
          <w:sz w:val="20"/>
        </w:rPr>
      </w:pPr>
      <w:proofErr w:type="spellStart"/>
      <w:r w:rsidRPr="00DE7402">
        <w:rPr>
          <w:i/>
          <w:sz w:val="20"/>
        </w:rPr>
        <w:lastRenderedPageBreak/>
        <w:t>Volume</w:t>
      </w:r>
      <w:r w:rsidRPr="00DE7402">
        <w:rPr>
          <w:i/>
          <w:sz w:val="20"/>
          <w:vertAlign w:val="subscript"/>
        </w:rPr>
        <w:t>manureremoved</w:t>
      </w:r>
      <w:proofErr w:type="spellEnd"/>
      <w:r w:rsidR="00DB4853" w:rsidRPr="00DE7402">
        <w:rPr>
          <w:i/>
          <w:sz w:val="20"/>
        </w:rPr>
        <w:tab/>
      </w:r>
      <w:r w:rsidRPr="008F1506">
        <w:rPr>
          <w:sz w:val="20"/>
        </w:rPr>
        <w:t xml:space="preserve">Volume of </w:t>
      </w:r>
      <w:r w:rsidR="007F6451" w:rsidRPr="008F1506">
        <w:rPr>
          <w:sz w:val="20"/>
        </w:rPr>
        <w:t xml:space="preserve">each type of </w:t>
      </w:r>
      <w:r w:rsidRPr="008F1506">
        <w:rPr>
          <w:sz w:val="20"/>
        </w:rPr>
        <w:t xml:space="preserve">manure removed from storage on day </w:t>
      </w:r>
      <w:r w:rsidRPr="008F1506">
        <w:rPr>
          <w:i/>
          <w:sz w:val="20"/>
        </w:rPr>
        <w:t>t-1</w:t>
      </w:r>
      <w:r w:rsidRPr="008F1506">
        <w:rPr>
          <w:sz w:val="20"/>
        </w:rPr>
        <w:t xml:space="preserve"> (kg), calculated as: manure application rate (kg ha</w:t>
      </w:r>
      <w:r w:rsidRPr="008F1506">
        <w:rPr>
          <w:sz w:val="20"/>
          <w:vertAlign w:val="superscript"/>
        </w:rPr>
        <w:t>-1</w:t>
      </w:r>
      <w:r w:rsidRPr="008F1506">
        <w:rPr>
          <w:sz w:val="20"/>
        </w:rPr>
        <w:t>, specified by user) * area of land receiving manure (ha</w:t>
      </w:r>
      <w:r w:rsidR="0081564D" w:rsidRPr="008F1506">
        <w:rPr>
          <w:sz w:val="20"/>
        </w:rPr>
        <w:t>, specified by user</w:t>
      </w:r>
      <w:r w:rsidRPr="008F1506">
        <w:rPr>
          <w:sz w:val="20"/>
        </w:rPr>
        <w:t>)</w:t>
      </w:r>
    </w:p>
    <w:p w14:paraId="2990FC69" w14:textId="5721A688" w:rsidR="00950427" w:rsidRPr="0081564D" w:rsidRDefault="008B2D3E" w:rsidP="00DE7402">
      <w:pPr>
        <w:spacing w:before="0"/>
        <w:ind w:left="2835" w:hanging="2835"/>
      </w:pPr>
      <w:proofErr w:type="spellStart"/>
      <w:r w:rsidRPr="008F1506">
        <w:rPr>
          <w:i/>
          <w:sz w:val="20"/>
        </w:rPr>
        <w:t>Total_</w:t>
      </w:r>
      <w:r w:rsidR="00950427" w:rsidRPr="008F1506">
        <w:rPr>
          <w:i/>
          <w:sz w:val="20"/>
        </w:rPr>
        <w:t>Volume</w:t>
      </w:r>
      <w:r w:rsidR="00950427" w:rsidRPr="008F1506">
        <w:rPr>
          <w:i/>
          <w:sz w:val="20"/>
          <w:vertAlign w:val="subscript"/>
        </w:rPr>
        <w:t>landmanure</w:t>
      </w:r>
      <w:proofErr w:type="spellEnd"/>
      <w:r w:rsidR="00950427" w:rsidRPr="008F1506">
        <w:rPr>
          <w:i/>
          <w:sz w:val="20"/>
        </w:rPr>
        <w:tab/>
      </w:r>
      <w:r w:rsidR="0081564D" w:rsidRPr="008F1506">
        <w:rPr>
          <w:sz w:val="20"/>
        </w:rPr>
        <w:t xml:space="preserve">Amount of </w:t>
      </w:r>
      <w:r w:rsidR="007F6451" w:rsidRPr="008F1506">
        <w:rPr>
          <w:sz w:val="20"/>
        </w:rPr>
        <w:t xml:space="preserve">each type of </w:t>
      </w:r>
      <w:r w:rsidR="0081564D" w:rsidRPr="008F1506">
        <w:rPr>
          <w:sz w:val="20"/>
        </w:rPr>
        <w:t xml:space="preserve">manure available on the day of removal </w:t>
      </w:r>
      <w:r w:rsidR="00BE486F" w:rsidRPr="008F1506">
        <w:rPr>
          <w:sz w:val="20"/>
        </w:rPr>
        <w:t xml:space="preserve">(prior to removal) </w:t>
      </w:r>
      <w:r w:rsidR="0081564D" w:rsidRPr="008F1506">
        <w:rPr>
          <w:sz w:val="20"/>
        </w:rPr>
        <w:t>(</w:t>
      </w:r>
      <w:r w:rsidR="0081564D" w:rsidRPr="008F1506">
        <w:rPr>
          <w:sz w:val="20"/>
          <w:szCs w:val="24"/>
        </w:rPr>
        <w:t>1000 kg wet weight for solid manure and 1000 L for liquid manure day</w:t>
      </w:r>
      <w:r w:rsidR="0081564D" w:rsidRPr="008F1506">
        <w:rPr>
          <w:sz w:val="20"/>
          <w:szCs w:val="24"/>
          <w:vertAlign w:val="superscript"/>
        </w:rPr>
        <w:t>-1</w:t>
      </w:r>
      <w:r w:rsidR="0081564D" w:rsidRPr="008F1506">
        <w:rPr>
          <w:sz w:val="20"/>
          <w:szCs w:val="24"/>
        </w:rPr>
        <w:t xml:space="preserve"> – we assume that 1 kg of liquid manure = 1 L of liquid manure</w:t>
      </w:r>
      <w:r w:rsidR="008A5351" w:rsidRPr="008F1506">
        <w:rPr>
          <w:sz w:val="20"/>
          <w:szCs w:val="24"/>
        </w:rPr>
        <w:t>)</w:t>
      </w:r>
      <w:r w:rsidR="00D0669F" w:rsidRPr="008F1506">
        <w:rPr>
          <w:sz w:val="20"/>
          <w:szCs w:val="24"/>
        </w:rPr>
        <w:t xml:space="preserve">, </w:t>
      </w:r>
      <w:r w:rsidR="007168CC" w:rsidRPr="008F1506">
        <w:rPr>
          <w:sz w:val="20"/>
          <w:szCs w:val="24"/>
        </w:rPr>
        <w:t xml:space="preserve">by livestock type and manure management system, </w:t>
      </w:r>
      <w:r w:rsidR="00D0669F" w:rsidRPr="008F1506">
        <w:rPr>
          <w:sz w:val="20"/>
          <w:szCs w:val="24"/>
        </w:rPr>
        <w:t xml:space="preserve">calculated using </w:t>
      </w:r>
      <w:r w:rsidRPr="008F1506">
        <w:rPr>
          <w:sz w:val="20"/>
        </w:rPr>
        <w:fldChar w:fldCharType="begin"/>
      </w:r>
      <w:r w:rsidRPr="008F1506">
        <w:rPr>
          <w:sz w:val="20"/>
        </w:rPr>
        <w:instrText xml:space="preserve"> REF TotalVolumeManureEq \h  \* MERGEFORMAT </w:instrText>
      </w:r>
      <w:r w:rsidRPr="008F1506">
        <w:rPr>
          <w:sz w:val="20"/>
        </w:rPr>
      </w:r>
      <w:r w:rsidRPr="008F1506">
        <w:rPr>
          <w:sz w:val="20"/>
        </w:rPr>
        <w:fldChar w:fldCharType="separate"/>
      </w:r>
      <w:r w:rsidRPr="008F1506">
        <w:rPr>
          <w:b/>
          <w:sz w:val="20"/>
        </w:rPr>
        <w:t xml:space="preserve">Eq. </w:t>
      </w:r>
      <w:r w:rsidRPr="008F1506">
        <w:rPr>
          <w:b/>
          <w:noProof/>
          <w:sz w:val="20"/>
        </w:rPr>
        <w:t>4.5.3</w:t>
      </w:r>
      <w:r w:rsidRPr="008F1506">
        <w:rPr>
          <w:b/>
          <w:sz w:val="20"/>
        </w:rPr>
        <w:noBreakHyphen/>
      </w:r>
      <w:r w:rsidRPr="008F1506">
        <w:rPr>
          <w:b/>
          <w:noProof/>
          <w:sz w:val="20"/>
        </w:rPr>
        <w:t>3</w:t>
      </w:r>
      <w:r w:rsidRPr="008F1506">
        <w:rPr>
          <w:sz w:val="20"/>
        </w:rPr>
        <w:fldChar w:fldCharType="end"/>
      </w:r>
    </w:p>
    <w:p w14:paraId="0DBC9434" w14:textId="6CB91E56" w:rsidR="001A1CDD" w:rsidRDefault="00050353" w:rsidP="002C28FD">
      <w:pPr>
        <w:pStyle w:val="Heading2"/>
        <w:rPr>
          <w:rStyle w:val="Emphasis"/>
          <w:b/>
          <w:i w:val="0"/>
          <w:spacing w:val="5"/>
        </w:rPr>
      </w:pPr>
      <w:bookmarkStart w:id="525" w:name="_Toc91164042"/>
      <w:bookmarkStart w:id="526" w:name="_Toc91164043"/>
      <w:bookmarkStart w:id="527" w:name="_Toc91164044"/>
      <w:bookmarkStart w:id="528" w:name="_Toc91164045"/>
      <w:bookmarkStart w:id="529" w:name="_Toc91164046"/>
      <w:bookmarkStart w:id="530" w:name="_Toc91164047"/>
      <w:bookmarkStart w:id="531" w:name="_Toc91164048"/>
      <w:bookmarkStart w:id="532" w:name="_Toc91164049"/>
      <w:bookmarkStart w:id="533" w:name="_Toc91164050"/>
      <w:bookmarkStart w:id="534" w:name="_Toc91164051"/>
      <w:bookmarkStart w:id="535" w:name="_Toc91164052"/>
      <w:bookmarkStart w:id="536" w:name="_Toc91164053"/>
      <w:bookmarkStart w:id="537" w:name="_Toc91164054"/>
      <w:bookmarkStart w:id="538" w:name="_Toc91164055"/>
      <w:bookmarkStart w:id="539" w:name="_Toc91164056"/>
      <w:bookmarkStart w:id="540" w:name="_Toc91164057"/>
      <w:bookmarkStart w:id="541" w:name="_Toc91164058"/>
      <w:bookmarkStart w:id="542" w:name="_Toc91164059"/>
      <w:bookmarkStart w:id="543" w:name="_Toc91164060"/>
      <w:bookmarkStart w:id="544" w:name="_Toc91164061"/>
      <w:bookmarkStart w:id="545" w:name="_Toc91164062"/>
      <w:bookmarkStart w:id="546" w:name="_Toc91164063"/>
      <w:bookmarkStart w:id="547" w:name="_Toc91164064"/>
      <w:bookmarkStart w:id="548" w:name="_Toc91164065"/>
      <w:bookmarkStart w:id="549" w:name="_Toc91164066"/>
      <w:bookmarkStart w:id="550" w:name="_Toc91164067"/>
      <w:bookmarkStart w:id="551" w:name="_Toc91164068"/>
      <w:bookmarkStart w:id="552" w:name="_Toc91164069"/>
      <w:bookmarkStart w:id="553" w:name="_Toc91164070"/>
      <w:bookmarkStart w:id="554" w:name="_Toc91164071"/>
      <w:bookmarkStart w:id="555" w:name="_Toc91164072"/>
      <w:bookmarkStart w:id="556" w:name="_Toc91164073"/>
      <w:bookmarkStart w:id="557" w:name="_Toc91164074"/>
      <w:bookmarkStart w:id="558" w:name="_Toc91164075"/>
      <w:bookmarkStart w:id="559" w:name="_Toc91164076"/>
      <w:bookmarkStart w:id="560" w:name="_Toc152758596"/>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r>
        <w:rPr>
          <w:rStyle w:val="Emphasis"/>
          <w:b/>
          <w:i w:val="0"/>
          <w:spacing w:val="5"/>
        </w:rPr>
        <w:t>Manure nitrogen and d</w:t>
      </w:r>
      <w:r w:rsidR="001A1CDD" w:rsidRPr="00D5649B">
        <w:rPr>
          <w:rStyle w:val="Emphasis"/>
          <w:b/>
          <w:i w:val="0"/>
          <w:spacing w:val="5"/>
        </w:rPr>
        <w:t>irect N</w:t>
      </w:r>
      <w:r w:rsidR="001A1CDD" w:rsidRPr="00D5649B">
        <w:rPr>
          <w:rStyle w:val="Emphasis"/>
          <w:b/>
          <w:i w:val="0"/>
          <w:spacing w:val="5"/>
          <w:vertAlign w:val="subscript"/>
        </w:rPr>
        <w:t>2</w:t>
      </w:r>
      <w:r w:rsidR="001A1CDD" w:rsidRPr="00D5649B">
        <w:rPr>
          <w:rStyle w:val="Emphasis"/>
          <w:b/>
          <w:i w:val="0"/>
          <w:spacing w:val="5"/>
        </w:rPr>
        <w:t>O emissions from livestock manure</w:t>
      </w:r>
      <w:r w:rsidR="00306DA7" w:rsidRPr="00D5649B">
        <w:rPr>
          <w:rStyle w:val="Emphasis"/>
          <w:b/>
          <w:i w:val="0"/>
          <w:spacing w:val="5"/>
        </w:rPr>
        <w:t xml:space="preserve"> in </w:t>
      </w:r>
      <w:r w:rsidR="001027DF" w:rsidRPr="00D5649B">
        <w:rPr>
          <w:rStyle w:val="Emphasis"/>
          <w:b/>
          <w:i w:val="0"/>
          <w:spacing w:val="5"/>
        </w:rPr>
        <w:t>housing</w:t>
      </w:r>
      <w:bookmarkEnd w:id="560"/>
    </w:p>
    <w:p w14:paraId="028451BA"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7F0222C1" w14:textId="757976C9" w:rsidR="006262B0" w:rsidRPr="00D5649B" w:rsidRDefault="003D433E" w:rsidP="006262B0">
      <w:pPr>
        <w:rPr>
          <w:szCs w:val="32"/>
        </w:rPr>
      </w:pPr>
      <w:r w:rsidRPr="00D5649B">
        <w:rPr>
          <w:szCs w:val="32"/>
        </w:rPr>
        <w:t>Direc</w:t>
      </w:r>
      <w:r w:rsidR="00AB18A3" w:rsidRPr="00D5649B">
        <w:rPr>
          <w:szCs w:val="32"/>
        </w:rPr>
        <w:t>t</w:t>
      </w:r>
      <w:r w:rsidRPr="00D5649B">
        <w:rPr>
          <w:szCs w:val="32"/>
        </w:rPr>
        <w:t xml:space="preserve"> </w:t>
      </w:r>
      <w:r w:rsidR="00306DA7" w:rsidRPr="00D5649B">
        <w:rPr>
          <w:szCs w:val="32"/>
        </w:rPr>
        <w:t xml:space="preserve">daily </w:t>
      </w:r>
      <w:r w:rsidRPr="00D5649B">
        <w:rPr>
          <w:szCs w:val="32"/>
        </w:rPr>
        <w:t>N</w:t>
      </w:r>
      <w:r w:rsidRPr="00D5649B">
        <w:rPr>
          <w:szCs w:val="32"/>
          <w:vertAlign w:val="subscript"/>
        </w:rPr>
        <w:t>2</w:t>
      </w:r>
      <w:r w:rsidRPr="00D5649B">
        <w:rPr>
          <w:szCs w:val="32"/>
        </w:rPr>
        <w:t>O emissions occur from livestock manure (urine + faeces) deposited in housing</w:t>
      </w:r>
      <w:r w:rsidR="00321099" w:rsidRPr="00D5649B">
        <w:rPr>
          <w:szCs w:val="32"/>
        </w:rPr>
        <w:t xml:space="preserve"> via combined nitrification and denitrification of </w:t>
      </w:r>
      <w:r w:rsidR="001D23A0">
        <w:rPr>
          <w:szCs w:val="32"/>
        </w:rPr>
        <w:t>N</w:t>
      </w:r>
      <w:r w:rsidR="001D23A0" w:rsidRPr="00D5649B">
        <w:rPr>
          <w:szCs w:val="32"/>
        </w:rPr>
        <w:t xml:space="preserve"> </w:t>
      </w:r>
      <w:r w:rsidR="00321099" w:rsidRPr="00D5649B">
        <w:rPr>
          <w:szCs w:val="32"/>
        </w:rPr>
        <w:t>contained in the manure</w:t>
      </w:r>
      <w:r w:rsidRPr="00D5649B">
        <w:rPr>
          <w:szCs w:val="32"/>
        </w:rPr>
        <w:t>.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3072B" w:rsidRPr="00D5649B">
        <w:rPr>
          <w:szCs w:val="32"/>
        </w:rPr>
        <w:t xml:space="preserve">total </w:t>
      </w:r>
      <w:r w:rsidRPr="00D5649B">
        <w:rPr>
          <w:szCs w:val="32"/>
        </w:rPr>
        <w:t xml:space="preserve">N excreted by the animal </w:t>
      </w:r>
      <w:r w:rsidR="00786673" w:rsidRPr="00D5649B">
        <w:rPr>
          <w:szCs w:val="32"/>
        </w:rPr>
        <w:t xml:space="preserve">in urine and faeces </w:t>
      </w:r>
      <w:r w:rsidRPr="00D5649B">
        <w:rPr>
          <w:szCs w:val="32"/>
        </w:rPr>
        <w:t>(</w:t>
      </w:r>
      <w:proofErr w:type="spellStart"/>
      <w:r w:rsidRPr="00681DAF">
        <w:rPr>
          <w:i/>
          <w:szCs w:val="32"/>
        </w:rPr>
        <w:t>N</w:t>
      </w:r>
      <w:r w:rsidRPr="00681DAF">
        <w:rPr>
          <w:i/>
          <w:szCs w:val="32"/>
          <w:vertAlign w:val="subscript"/>
        </w:rPr>
        <w:t>excretion</w:t>
      </w:r>
      <w:r w:rsidRPr="00681DAF">
        <w:rPr>
          <w:i/>
          <w:szCs w:val="32"/>
        </w:rPr>
        <w:t>_rate</w:t>
      </w:r>
      <w:proofErr w:type="spellEnd"/>
      <w:r w:rsidRPr="00D5649B">
        <w:rPr>
          <w:szCs w:val="32"/>
        </w:rPr>
        <w:t xml:space="preserve">) </w:t>
      </w:r>
      <w:r w:rsidR="0043756C" w:rsidRPr="00D5649B">
        <w:rPr>
          <w:szCs w:val="32"/>
        </w:rPr>
        <w:t>and default IPCC N</w:t>
      </w:r>
      <w:r w:rsidR="0043756C" w:rsidRPr="00D5649B">
        <w:rPr>
          <w:szCs w:val="32"/>
          <w:vertAlign w:val="subscript"/>
        </w:rPr>
        <w:t>2</w:t>
      </w:r>
      <w:r w:rsidR="0043756C" w:rsidRPr="00D5649B">
        <w:rPr>
          <w:szCs w:val="32"/>
        </w:rPr>
        <w:t>O emission factors (</w:t>
      </w:r>
      <w:proofErr w:type="spellStart"/>
      <w:r w:rsidR="0043756C" w:rsidRPr="00681DAF">
        <w:rPr>
          <w:i/>
          <w:szCs w:val="32"/>
        </w:rPr>
        <w:t>EF</w:t>
      </w:r>
      <w:r w:rsidR="0043756C" w:rsidRPr="00681DAF">
        <w:rPr>
          <w:i/>
          <w:szCs w:val="32"/>
          <w:vertAlign w:val="subscript"/>
        </w:rPr>
        <w:t>direct</w:t>
      </w:r>
      <w:proofErr w:type="spellEnd"/>
      <w:r w:rsidR="0043756C" w:rsidRPr="00D5649B">
        <w:rPr>
          <w:szCs w:val="32"/>
        </w:rPr>
        <w:t>) specific to each animal group, manure type and housing type</w:t>
      </w:r>
      <w:r w:rsidR="00786673" w:rsidRPr="00D5649B">
        <w:rPr>
          <w:szCs w:val="32"/>
        </w:rPr>
        <w:t xml:space="preserve"> (</w:t>
      </w:r>
      <w:r w:rsidR="00514FCE" w:rsidRPr="008327F1">
        <w:rPr>
          <w:b/>
          <w:szCs w:val="32"/>
        </w:rPr>
        <w:fldChar w:fldCharType="begin"/>
      </w:r>
      <w:r w:rsidR="00514FCE" w:rsidRPr="008327F1">
        <w:rPr>
          <w:b/>
          <w:szCs w:val="32"/>
        </w:rPr>
        <w:instrText xml:space="preserve"> REF _Ref81928082 \h </w:instrText>
      </w:r>
      <w:r w:rsidR="008327F1">
        <w:rPr>
          <w:b/>
          <w:szCs w:val="32"/>
        </w:rPr>
        <w:instrText xml:space="preserve"> \* MERGEFORMAT </w:instrText>
      </w:r>
      <w:r w:rsidR="00514FCE" w:rsidRPr="008327F1">
        <w:rPr>
          <w:b/>
          <w:szCs w:val="32"/>
        </w:rPr>
      </w:r>
      <w:r w:rsidR="00514FCE" w:rsidRPr="008327F1">
        <w:rPr>
          <w:b/>
          <w:szCs w:val="32"/>
        </w:rPr>
        <w:fldChar w:fldCharType="separate"/>
      </w:r>
      <w:r w:rsidR="004572EB" w:rsidRPr="00B62AA9">
        <w:rPr>
          <w:b/>
        </w:rPr>
        <w:t xml:space="preserve">Table </w:t>
      </w:r>
      <w:r w:rsidR="004572EB">
        <w:rPr>
          <w:b/>
          <w:noProof/>
        </w:rPr>
        <w:t>36</w:t>
      </w:r>
      <w:r w:rsidR="00514FCE" w:rsidRPr="008327F1">
        <w:rPr>
          <w:b/>
          <w:szCs w:val="32"/>
        </w:rPr>
        <w:fldChar w:fldCharType="end"/>
      </w:r>
      <w:r w:rsidR="00786673" w:rsidRPr="00D5649B">
        <w:rPr>
          <w:szCs w:val="32"/>
        </w:rPr>
        <w:t>)</w:t>
      </w:r>
      <w:r w:rsidR="0043756C" w:rsidRPr="00D5649B">
        <w:rPr>
          <w:szCs w:val="32"/>
        </w:rPr>
        <w:t xml:space="preserve">. </w:t>
      </w:r>
      <w:r w:rsidR="00471DD3" w:rsidRPr="00D5649B">
        <w:rPr>
          <w:szCs w:val="32"/>
        </w:rPr>
        <w:t>Direct N</w:t>
      </w:r>
      <w:r w:rsidR="00471DD3" w:rsidRPr="00D5649B">
        <w:rPr>
          <w:szCs w:val="32"/>
          <w:vertAlign w:val="subscript"/>
        </w:rPr>
        <w:t>2</w:t>
      </w:r>
      <w:r w:rsidR="00471DD3" w:rsidRPr="00D5649B">
        <w:rPr>
          <w:szCs w:val="32"/>
        </w:rPr>
        <w:t xml:space="preserve">O emissions are estimated on a daily basis for each </w:t>
      </w:r>
      <w:r w:rsidR="000C1C34">
        <w:rPr>
          <w:szCs w:val="32"/>
        </w:rPr>
        <w:t>animal</w:t>
      </w:r>
      <w:r w:rsidR="000C1C34" w:rsidRPr="00D5649B">
        <w:rPr>
          <w:szCs w:val="32"/>
        </w:rPr>
        <w:t xml:space="preserve"> </w:t>
      </w:r>
      <w:r w:rsidR="00471DD3" w:rsidRPr="00D5649B">
        <w:rPr>
          <w:szCs w:val="32"/>
        </w:rPr>
        <w:t>group and each housing and manure management system.</w:t>
      </w:r>
      <w:r w:rsidR="006262B0">
        <w:rPr>
          <w:szCs w:val="32"/>
        </w:rPr>
        <w:t xml:space="preserve"> </w:t>
      </w:r>
      <w:r w:rsidR="006262B0" w:rsidRPr="00D5649B">
        <w:rPr>
          <w:szCs w:val="32"/>
        </w:rPr>
        <w:t xml:space="preserve">For all </w:t>
      </w:r>
      <w:r w:rsidR="006262B0">
        <w:rPr>
          <w:szCs w:val="32"/>
        </w:rPr>
        <w:t>animal</w:t>
      </w:r>
      <w:r w:rsidR="006262B0" w:rsidRPr="00D5649B">
        <w:rPr>
          <w:szCs w:val="32"/>
        </w:rPr>
        <w:t xml:space="preserve"> groups, default IPCC (2019) </w:t>
      </w:r>
      <w:proofErr w:type="spellStart"/>
      <w:r w:rsidR="006262B0" w:rsidRPr="00C27668">
        <w:rPr>
          <w:i/>
          <w:iCs/>
          <w:szCs w:val="32"/>
        </w:rPr>
        <w:t>EF</w:t>
      </w:r>
      <w:r w:rsidR="006262B0" w:rsidRPr="00C27668">
        <w:rPr>
          <w:i/>
          <w:iCs/>
          <w:szCs w:val="32"/>
          <w:vertAlign w:val="subscript"/>
        </w:rPr>
        <w:t>direct</w:t>
      </w:r>
      <w:proofErr w:type="spellEnd"/>
      <w:r w:rsidR="006262B0" w:rsidRPr="00D5649B">
        <w:rPr>
          <w:szCs w:val="32"/>
        </w:rPr>
        <w:t xml:space="preserve"> </w:t>
      </w:r>
      <w:r w:rsidR="006262B0">
        <w:rPr>
          <w:szCs w:val="32"/>
        </w:rPr>
        <w:t>values for direct N</w:t>
      </w:r>
      <w:r w:rsidR="006262B0" w:rsidRPr="006262B0">
        <w:rPr>
          <w:szCs w:val="32"/>
          <w:vertAlign w:val="subscript"/>
        </w:rPr>
        <w:t>2</w:t>
      </w:r>
      <w:r w:rsidR="006262B0">
        <w:rPr>
          <w:szCs w:val="32"/>
        </w:rPr>
        <w:t xml:space="preserve">O emissions </w:t>
      </w:r>
      <w:r w:rsidR="006262B0" w:rsidRPr="00D5649B">
        <w:rPr>
          <w:szCs w:val="32"/>
        </w:rPr>
        <w:t>were used (</w:t>
      </w:r>
      <w:r w:rsidR="006262B0" w:rsidRPr="008327F1">
        <w:rPr>
          <w:b/>
          <w:szCs w:val="32"/>
        </w:rPr>
        <w:fldChar w:fldCharType="begin"/>
      </w:r>
      <w:r w:rsidR="006262B0" w:rsidRPr="008327F1">
        <w:rPr>
          <w:b/>
          <w:szCs w:val="32"/>
        </w:rPr>
        <w:instrText xml:space="preserve"> REF _Ref81928082 \h  \* MERGEFORMAT </w:instrText>
      </w:r>
      <w:r w:rsidR="006262B0" w:rsidRPr="008327F1">
        <w:rPr>
          <w:b/>
          <w:szCs w:val="32"/>
        </w:rPr>
      </w:r>
      <w:r w:rsidR="006262B0" w:rsidRPr="008327F1">
        <w:rPr>
          <w:b/>
          <w:szCs w:val="32"/>
        </w:rPr>
        <w:fldChar w:fldCharType="separate"/>
      </w:r>
      <w:r w:rsidR="006262B0" w:rsidRPr="00B62AA9">
        <w:rPr>
          <w:b/>
        </w:rPr>
        <w:t xml:space="preserve">Table </w:t>
      </w:r>
      <w:r w:rsidR="006262B0">
        <w:rPr>
          <w:b/>
          <w:noProof/>
        </w:rPr>
        <w:t>36</w:t>
      </w:r>
      <w:r w:rsidR="006262B0" w:rsidRPr="008327F1">
        <w:rPr>
          <w:b/>
          <w:szCs w:val="32"/>
        </w:rPr>
        <w:fldChar w:fldCharType="end"/>
      </w:r>
      <w:r w:rsidR="006262B0" w:rsidRPr="00D5649B">
        <w:rPr>
          <w:szCs w:val="32"/>
        </w:rPr>
        <w:t>).</w:t>
      </w:r>
    </w:p>
    <w:p w14:paraId="1EE19278" w14:textId="5D593E85" w:rsidR="00AB18A3" w:rsidRPr="00D5649B" w:rsidRDefault="00886CE0" w:rsidP="008A7F5F">
      <w:pPr>
        <w:pStyle w:val="Heading3"/>
      </w:pPr>
      <w:bookmarkStart w:id="561" w:name="_Toc152758597"/>
      <w:r w:rsidRPr="00D5649B">
        <w:t>Total m</w:t>
      </w:r>
      <w:r w:rsidR="00AB18A3" w:rsidRPr="00D5649B">
        <w:t>anure nitrogen</w:t>
      </w:r>
      <w:bookmarkEnd w:id="561"/>
    </w:p>
    <w:p w14:paraId="504AAD56" w14:textId="691E38E7" w:rsidR="00AB18A3" w:rsidRPr="00D5649B" w:rsidRDefault="00886CE0" w:rsidP="00862FD5">
      <w:pPr>
        <w:pStyle w:val="Heading4"/>
        <w:rPr>
          <w:szCs w:val="32"/>
        </w:rPr>
      </w:pPr>
      <w:bookmarkStart w:id="562" w:name="_Ref91672293"/>
      <w:r w:rsidRPr="00D5649B">
        <w:t xml:space="preserve">Total </w:t>
      </w:r>
      <w:r w:rsidR="00AB18A3" w:rsidRPr="00D5649B">
        <w:t>nitrogen</w:t>
      </w:r>
      <w:r w:rsidR="00AB18A3" w:rsidRPr="00D5649B">
        <w:rPr>
          <w:szCs w:val="32"/>
        </w:rPr>
        <w:t xml:space="preserve"> </w:t>
      </w:r>
      <w:r w:rsidRPr="00D5649B">
        <w:rPr>
          <w:szCs w:val="32"/>
        </w:rPr>
        <w:t xml:space="preserve">excreted </w:t>
      </w:r>
      <w:r w:rsidR="00052BEE" w:rsidRPr="00D5649B">
        <w:rPr>
          <w:szCs w:val="32"/>
        </w:rPr>
        <w:t>in urine and faeces</w:t>
      </w:r>
      <w:bookmarkEnd w:id="562"/>
    </w:p>
    <w:p w14:paraId="1C131C13" w14:textId="5039C5E5" w:rsidR="005A1E1A" w:rsidRPr="00D5649B" w:rsidRDefault="00052BEE" w:rsidP="00AB3C02">
      <w:pPr>
        <w:rPr>
          <w:szCs w:val="32"/>
        </w:rPr>
      </w:pPr>
      <w:r w:rsidRPr="00D5649B">
        <w:rPr>
          <w:szCs w:val="32"/>
        </w:rPr>
        <w:t>For beef and dairy cattle</w:t>
      </w:r>
      <w:r w:rsidR="0041366B">
        <w:rPr>
          <w:szCs w:val="32"/>
        </w:rPr>
        <w:t xml:space="preserve">, sheep </w:t>
      </w:r>
      <w:r w:rsidR="00A803C8" w:rsidRPr="00D5649B">
        <w:rPr>
          <w:szCs w:val="32"/>
        </w:rPr>
        <w:t xml:space="preserve">and swine, </w:t>
      </w:r>
      <w:r w:rsidR="00A55527" w:rsidRPr="00D5649B">
        <w:rPr>
          <w:szCs w:val="32"/>
        </w:rPr>
        <w:t xml:space="preserve">an IPCC Tier </w:t>
      </w:r>
      <w:r w:rsidR="005A1E1A" w:rsidRPr="00D5649B">
        <w:rPr>
          <w:szCs w:val="32"/>
        </w:rPr>
        <w:t xml:space="preserve">2 </w:t>
      </w:r>
      <w:r w:rsidR="00A55527" w:rsidRPr="00D5649B">
        <w:rPr>
          <w:szCs w:val="32"/>
        </w:rPr>
        <w:t xml:space="preserve">approach </w:t>
      </w:r>
      <w:r w:rsidR="005A1E1A" w:rsidRPr="00D5649B">
        <w:rPr>
          <w:szCs w:val="32"/>
        </w:rPr>
        <w:t xml:space="preserve">is used, with </w:t>
      </w:r>
      <w:r w:rsidR="0041366B">
        <w:rPr>
          <w:szCs w:val="32"/>
        </w:rPr>
        <w:t xml:space="preserve">a </w:t>
      </w:r>
      <w:r w:rsidR="005A1E1A" w:rsidRPr="00D5649B">
        <w:rPr>
          <w:szCs w:val="32"/>
        </w:rPr>
        <w:t xml:space="preserve">country-specific </w:t>
      </w:r>
      <w:proofErr w:type="spellStart"/>
      <w:r w:rsidRPr="00C008EB">
        <w:rPr>
          <w:i/>
          <w:szCs w:val="32"/>
        </w:rPr>
        <w:t>N</w:t>
      </w:r>
      <w:r w:rsidRPr="00C008EB">
        <w:rPr>
          <w:i/>
          <w:szCs w:val="32"/>
          <w:vertAlign w:val="subscript"/>
        </w:rPr>
        <w:t>excretion</w:t>
      </w:r>
      <w:r w:rsidRPr="00C008EB">
        <w:rPr>
          <w:i/>
          <w:szCs w:val="32"/>
        </w:rPr>
        <w:t>_rate</w:t>
      </w:r>
      <w:proofErr w:type="spellEnd"/>
      <w:r w:rsidR="005A1E1A" w:rsidRPr="00D5649B">
        <w:rPr>
          <w:szCs w:val="32"/>
        </w:rPr>
        <w:t xml:space="preserve"> </w:t>
      </w:r>
      <w:r w:rsidRPr="00D5649B">
        <w:rPr>
          <w:szCs w:val="32"/>
        </w:rPr>
        <w:t>(kg N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in faeces and urine) </w:t>
      </w:r>
      <w:r w:rsidR="005A1E1A" w:rsidRPr="00D5649B">
        <w:rPr>
          <w:szCs w:val="32"/>
        </w:rPr>
        <w:t xml:space="preserve">estimated </w:t>
      </w:r>
      <w:r w:rsidRPr="00D5649B">
        <w:rPr>
          <w:szCs w:val="32"/>
        </w:rPr>
        <w:t>based on animal feed intake, diet composition (crude protein</w:t>
      </w:r>
      <w:r w:rsidR="0041366B">
        <w:rPr>
          <w:szCs w:val="32"/>
        </w:rPr>
        <w:t>, CP</w:t>
      </w:r>
      <w:r w:rsidRPr="00D5649B">
        <w:rPr>
          <w:szCs w:val="32"/>
        </w:rPr>
        <w:t>) and N utilization</w:t>
      </w:r>
      <w:r w:rsidR="00094094" w:rsidRPr="00D5649B">
        <w:rPr>
          <w:szCs w:val="32"/>
        </w:rPr>
        <w:t xml:space="preserve"> or retention</w:t>
      </w:r>
      <w:r w:rsidRPr="00D5649B">
        <w:rPr>
          <w:szCs w:val="32"/>
        </w:rPr>
        <w:t xml:space="preserve"> for different animal groups.</w:t>
      </w:r>
      <w:r w:rsidR="003560F5" w:rsidRPr="00D5649B">
        <w:rPr>
          <w:szCs w:val="32"/>
        </w:rPr>
        <w:t xml:space="preserve"> </w:t>
      </w:r>
      <w:r w:rsidR="000A3970" w:rsidRPr="00D5649B">
        <w:rPr>
          <w:szCs w:val="32"/>
        </w:rPr>
        <w:t>For cattle, t</w:t>
      </w:r>
      <w:r w:rsidR="003560F5" w:rsidRPr="00D5649B">
        <w:rPr>
          <w:szCs w:val="32"/>
        </w:rPr>
        <w:t xml:space="preserve">his approach </w:t>
      </w:r>
      <w:r w:rsidR="005A1E1A" w:rsidRPr="00D5649B">
        <w:rPr>
          <w:szCs w:val="32"/>
        </w:rPr>
        <w:t xml:space="preserve">uses </w:t>
      </w:r>
      <w:r w:rsidR="0053341C" w:rsidRPr="00D5649B">
        <w:rPr>
          <w:szCs w:val="32"/>
        </w:rPr>
        <w:t xml:space="preserve">a combination of IPCC (2019) Tier 2 equations and </w:t>
      </w:r>
      <w:r w:rsidR="00B15B9E" w:rsidRPr="00D5649B">
        <w:rPr>
          <w:szCs w:val="32"/>
        </w:rPr>
        <w:t xml:space="preserve">information in the Nutrient Requirements of Beef Cattle (NASEM, 2016) and the Nutrient Requirements of Dairy Cattle (National Research Council, 2001). </w:t>
      </w:r>
      <w:r w:rsidRPr="00D5649B">
        <w:rPr>
          <w:szCs w:val="32"/>
        </w:rPr>
        <w:t xml:space="preserve">The fraction of N excreted in animal urine (urinary-N or urea-N) is generally referred to as excreted total </w:t>
      </w:r>
      <w:proofErr w:type="spellStart"/>
      <w:r w:rsidRPr="00D5649B">
        <w:rPr>
          <w:szCs w:val="32"/>
        </w:rPr>
        <w:t>ammonical</w:t>
      </w:r>
      <w:proofErr w:type="spellEnd"/>
      <w:r w:rsidRPr="00D5649B">
        <w:rPr>
          <w:szCs w:val="32"/>
        </w:rPr>
        <w:t xml:space="preserve"> </w:t>
      </w:r>
      <w:r w:rsidR="001D23A0">
        <w:rPr>
          <w:szCs w:val="32"/>
        </w:rPr>
        <w:t>N</w:t>
      </w:r>
      <w:r w:rsidR="001D23A0" w:rsidRPr="00D5649B">
        <w:rPr>
          <w:szCs w:val="32"/>
        </w:rPr>
        <w:t xml:space="preserve"> </w:t>
      </w:r>
      <w:r w:rsidRPr="00D5649B">
        <w:rPr>
          <w:szCs w:val="32"/>
        </w:rPr>
        <w:t>(TAN</w:t>
      </w:r>
      <w:r w:rsidR="00786673" w:rsidRPr="00D5649B">
        <w:rPr>
          <w:szCs w:val="32"/>
        </w:rPr>
        <w:t xml:space="preserve"> – important in the estimation of indirect N losses via ammonia </w:t>
      </w:r>
      <w:r w:rsidR="00506A6A" w:rsidRPr="00D5649B">
        <w:rPr>
          <w:szCs w:val="32"/>
        </w:rPr>
        <w:t>(NH</w:t>
      </w:r>
      <w:r w:rsidR="00506A6A" w:rsidRPr="00D5649B">
        <w:rPr>
          <w:szCs w:val="32"/>
          <w:vertAlign w:val="subscript"/>
        </w:rPr>
        <w:t>3</w:t>
      </w:r>
      <w:r w:rsidR="00506A6A" w:rsidRPr="00D5649B">
        <w:rPr>
          <w:szCs w:val="32"/>
        </w:rPr>
        <w:t xml:space="preserve">) </w:t>
      </w:r>
      <w:r w:rsidR="00786673" w:rsidRPr="00D5649B">
        <w:rPr>
          <w:szCs w:val="32"/>
        </w:rPr>
        <w:t>volatilization</w:t>
      </w:r>
      <w:r w:rsidR="00A55527" w:rsidRPr="00D5649B">
        <w:rPr>
          <w:szCs w:val="32"/>
        </w:rPr>
        <w:t xml:space="preserve"> for beef cattle and dairy cattle</w:t>
      </w:r>
      <w:r w:rsidR="00786673" w:rsidRPr="00D5649B">
        <w:rPr>
          <w:szCs w:val="32"/>
        </w:rPr>
        <w:t xml:space="preserve">, see </w:t>
      </w:r>
      <w:r w:rsidR="00786673" w:rsidRPr="00541B13">
        <w:rPr>
          <w:b/>
          <w:szCs w:val="32"/>
        </w:rPr>
        <w:t xml:space="preserve">section </w:t>
      </w:r>
      <w:r w:rsidR="00786673" w:rsidRPr="00541B13">
        <w:rPr>
          <w:b/>
          <w:szCs w:val="32"/>
        </w:rPr>
        <w:fldChar w:fldCharType="begin"/>
      </w:r>
      <w:r w:rsidR="00786673" w:rsidRPr="00541B13">
        <w:rPr>
          <w:b/>
          <w:szCs w:val="32"/>
        </w:rPr>
        <w:instrText xml:space="preserve"> REF _Ref75446484 \r \h  \* MERGEFORMAT </w:instrText>
      </w:r>
      <w:r w:rsidR="00786673" w:rsidRPr="00541B13">
        <w:rPr>
          <w:b/>
          <w:szCs w:val="32"/>
        </w:rPr>
      </w:r>
      <w:r w:rsidR="00786673" w:rsidRPr="00541B13">
        <w:rPr>
          <w:b/>
          <w:szCs w:val="32"/>
        </w:rPr>
        <w:fldChar w:fldCharType="separate"/>
      </w:r>
      <w:r w:rsidR="004572EB">
        <w:rPr>
          <w:b/>
          <w:szCs w:val="32"/>
        </w:rPr>
        <w:t>4.3</w:t>
      </w:r>
      <w:r w:rsidR="00786673" w:rsidRPr="00541B13">
        <w:rPr>
          <w:b/>
          <w:szCs w:val="32"/>
        </w:rPr>
        <w:fldChar w:fldCharType="end"/>
      </w:r>
      <w:r w:rsidRPr="00D5649B">
        <w:rPr>
          <w:szCs w:val="32"/>
        </w:rPr>
        <w:t>) and the remaining fraction is f</w:t>
      </w:r>
      <w:r w:rsidR="002048B9">
        <w:rPr>
          <w:szCs w:val="32"/>
        </w:rPr>
        <w:t>a</w:t>
      </w:r>
      <w:r w:rsidRPr="00D5649B">
        <w:rPr>
          <w:szCs w:val="32"/>
        </w:rPr>
        <w:t xml:space="preserve">ecal N (organic N). </w:t>
      </w:r>
      <w:r w:rsidR="0041366B" w:rsidRPr="00D5649B">
        <w:rPr>
          <w:szCs w:val="32"/>
        </w:rPr>
        <w:t>For swine, a combination of data and equations from IPCC (2019)</w:t>
      </w:r>
      <w:r w:rsidR="0041366B">
        <w:rPr>
          <w:szCs w:val="32"/>
        </w:rPr>
        <w:t xml:space="preserve">, the </w:t>
      </w:r>
      <w:r w:rsidR="0041366B" w:rsidRPr="00D5649B">
        <w:rPr>
          <w:iCs/>
        </w:rPr>
        <w:t xml:space="preserve">Greenhouse Gas System Pork Protocol (2006) </w:t>
      </w:r>
      <w:r w:rsidR="0041366B">
        <w:rPr>
          <w:iCs/>
        </w:rPr>
        <w:t xml:space="preserve">and </w:t>
      </w:r>
      <w:proofErr w:type="spellStart"/>
      <w:r w:rsidR="0041366B">
        <w:rPr>
          <w:iCs/>
        </w:rPr>
        <w:t>Verg</w:t>
      </w:r>
      <w:r w:rsidR="0041366B">
        <w:rPr>
          <w:rFonts w:cstheme="minorHAnsi"/>
          <w:iCs/>
        </w:rPr>
        <w:t>é</w:t>
      </w:r>
      <w:proofErr w:type="spellEnd"/>
      <w:r w:rsidR="0041366B">
        <w:rPr>
          <w:iCs/>
        </w:rPr>
        <w:t xml:space="preserve"> et al. (2009)</w:t>
      </w:r>
      <w:r w:rsidR="006262B0">
        <w:rPr>
          <w:iCs/>
        </w:rPr>
        <w:t>, together with dietary data provided by D. Beaulieu (University of Saskatchewan)</w:t>
      </w:r>
      <w:r w:rsidR="0041366B">
        <w:rPr>
          <w:iCs/>
        </w:rPr>
        <w:t xml:space="preserve"> </w:t>
      </w:r>
      <w:r w:rsidR="006262B0">
        <w:rPr>
          <w:iCs/>
        </w:rPr>
        <w:t>a</w:t>
      </w:r>
      <w:r w:rsidR="0041366B" w:rsidRPr="00D5649B">
        <w:rPr>
          <w:iCs/>
        </w:rPr>
        <w:t xml:space="preserve">re used for </w:t>
      </w:r>
      <w:r w:rsidR="0041366B">
        <w:rPr>
          <w:iCs/>
        </w:rPr>
        <w:t>these</w:t>
      </w:r>
      <w:r w:rsidR="0041366B" w:rsidRPr="00D5649B">
        <w:rPr>
          <w:iCs/>
        </w:rPr>
        <w:t xml:space="preserve"> calculations.</w:t>
      </w:r>
      <w:r w:rsidR="0041366B">
        <w:rPr>
          <w:iCs/>
        </w:rPr>
        <w:t xml:space="preserve"> </w:t>
      </w:r>
      <w:r w:rsidR="005A1E1A" w:rsidRPr="00D5649B">
        <w:rPr>
          <w:szCs w:val="32"/>
        </w:rPr>
        <w:t xml:space="preserve">For </w:t>
      </w:r>
      <w:r w:rsidR="0041366B">
        <w:rPr>
          <w:szCs w:val="32"/>
        </w:rPr>
        <w:t xml:space="preserve">some </w:t>
      </w:r>
      <w:r w:rsidR="00415BFD" w:rsidRPr="00D5649B">
        <w:rPr>
          <w:szCs w:val="32"/>
        </w:rPr>
        <w:t>poultry</w:t>
      </w:r>
      <w:r w:rsidR="0041366B">
        <w:rPr>
          <w:szCs w:val="32"/>
        </w:rPr>
        <w:t xml:space="preserve"> groups (pullets, broilers and layers)</w:t>
      </w:r>
      <w:r w:rsidR="00FD47C0" w:rsidRPr="00D5649B">
        <w:rPr>
          <w:szCs w:val="32"/>
        </w:rPr>
        <w:t>,</w:t>
      </w:r>
      <w:r w:rsidR="005A1E1A" w:rsidRPr="00D5649B">
        <w:rPr>
          <w:szCs w:val="32"/>
        </w:rPr>
        <w:t xml:space="preserve"> an IPCC Tier 2 approach to estimate </w:t>
      </w:r>
      <w:proofErr w:type="spellStart"/>
      <w:r w:rsidR="005A1E1A" w:rsidRPr="00B75F5F">
        <w:rPr>
          <w:i/>
          <w:szCs w:val="32"/>
        </w:rPr>
        <w:t>N</w:t>
      </w:r>
      <w:r w:rsidR="005A1E1A" w:rsidRPr="00B75F5F">
        <w:rPr>
          <w:i/>
          <w:szCs w:val="32"/>
          <w:vertAlign w:val="subscript"/>
        </w:rPr>
        <w:t>excretion</w:t>
      </w:r>
      <w:r w:rsidR="005A1E1A" w:rsidRPr="00B75F5F">
        <w:rPr>
          <w:i/>
          <w:szCs w:val="32"/>
        </w:rPr>
        <w:t>_rate</w:t>
      </w:r>
      <w:proofErr w:type="spellEnd"/>
      <w:r w:rsidR="005A1E1A" w:rsidRPr="00D5649B">
        <w:rPr>
          <w:szCs w:val="32"/>
        </w:rPr>
        <w:t xml:space="preserve"> </w:t>
      </w:r>
      <w:r w:rsidR="006262B0">
        <w:rPr>
          <w:szCs w:val="32"/>
        </w:rPr>
        <w:t>i</w:t>
      </w:r>
      <w:r w:rsidR="00471DD3" w:rsidRPr="00D5649B">
        <w:rPr>
          <w:szCs w:val="32"/>
        </w:rPr>
        <w:t xml:space="preserve">s </w:t>
      </w:r>
      <w:r w:rsidR="001B4281" w:rsidRPr="00D5649B">
        <w:rPr>
          <w:szCs w:val="32"/>
        </w:rPr>
        <w:t xml:space="preserve">also </w:t>
      </w:r>
      <w:r w:rsidR="0041366B">
        <w:rPr>
          <w:szCs w:val="32"/>
        </w:rPr>
        <w:t>employed, using Canada-specific data on protein intake and retention, together with IPCC (2019) equations.</w:t>
      </w:r>
    </w:p>
    <w:p w14:paraId="2E422159" w14:textId="1D75B39F" w:rsidR="005A1E1A" w:rsidRPr="006262B0" w:rsidRDefault="00052BEE" w:rsidP="00AB3C02">
      <w:pPr>
        <w:rPr>
          <w:szCs w:val="32"/>
        </w:rPr>
      </w:pPr>
      <w:r w:rsidRPr="00D5649B">
        <w:rPr>
          <w:szCs w:val="32"/>
        </w:rPr>
        <w:t xml:space="preserve">For </w:t>
      </w:r>
      <w:r w:rsidR="00A803C8" w:rsidRPr="00D5649B">
        <w:rPr>
          <w:szCs w:val="32"/>
        </w:rPr>
        <w:t>other</w:t>
      </w:r>
      <w:r w:rsidRPr="00D5649B">
        <w:rPr>
          <w:szCs w:val="32"/>
        </w:rPr>
        <w:t xml:space="preserve"> livestock</w:t>
      </w:r>
      <w:r w:rsidR="005A1E1A" w:rsidRPr="00D5649B">
        <w:rPr>
          <w:szCs w:val="32"/>
        </w:rPr>
        <w:t xml:space="preserve"> (goats, llamas and alpacas, deer and el</w:t>
      </w:r>
      <w:r w:rsidR="00471DD3" w:rsidRPr="00D5649B">
        <w:rPr>
          <w:szCs w:val="32"/>
        </w:rPr>
        <w:t>k</w:t>
      </w:r>
      <w:r w:rsidR="005A1E1A" w:rsidRPr="00D5649B">
        <w:rPr>
          <w:szCs w:val="32"/>
        </w:rPr>
        <w:t>, horses, mules, bison)</w:t>
      </w:r>
      <w:r w:rsidR="00786673" w:rsidRPr="00D5649B">
        <w:rPr>
          <w:szCs w:val="32"/>
        </w:rPr>
        <w:t>,</w:t>
      </w:r>
      <w:r w:rsidRPr="00D5649B">
        <w:rPr>
          <w:szCs w:val="32"/>
        </w:rPr>
        <w:t xml:space="preserve"> </w:t>
      </w:r>
      <w:r w:rsidR="00A55527" w:rsidRPr="00D5649B">
        <w:rPr>
          <w:szCs w:val="32"/>
        </w:rPr>
        <w:t>a</w:t>
      </w:r>
      <w:r w:rsidR="0045251E" w:rsidRPr="00D5649B">
        <w:rPr>
          <w:szCs w:val="32"/>
        </w:rPr>
        <w:t xml:space="preserve">n IPCC Tier 1 approach </w:t>
      </w:r>
      <w:r w:rsidR="006262B0">
        <w:rPr>
          <w:szCs w:val="32"/>
        </w:rPr>
        <w:t>i</w:t>
      </w:r>
      <w:r w:rsidR="0045251E" w:rsidRPr="00D5649B">
        <w:rPr>
          <w:szCs w:val="32"/>
        </w:rPr>
        <w:t>s used,</w:t>
      </w:r>
      <w:r w:rsidR="00321099" w:rsidRPr="00D5649B">
        <w:rPr>
          <w:szCs w:val="32"/>
        </w:rPr>
        <w:t xml:space="preserve"> </w:t>
      </w:r>
      <w:r w:rsidR="006262B0">
        <w:rPr>
          <w:szCs w:val="32"/>
        </w:rPr>
        <w:t xml:space="preserve">which estimates </w:t>
      </w:r>
      <w:proofErr w:type="spellStart"/>
      <w:r w:rsidR="006262B0" w:rsidRPr="006262B0">
        <w:rPr>
          <w:i/>
          <w:iCs/>
          <w:szCs w:val="32"/>
        </w:rPr>
        <w:t>N</w:t>
      </w:r>
      <w:r w:rsidR="006262B0" w:rsidRPr="006262B0">
        <w:rPr>
          <w:i/>
          <w:iCs/>
          <w:szCs w:val="32"/>
          <w:vertAlign w:val="subscript"/>
        </w:rPr>
        <w:t>excretion_rate</w:t>
      </w:r>
      <w:proofErr w:type="spellEnd"/>
      <w:r w:rsidR="006262B0" w:rsidRPr="006262B0">
        <w:rPr>
          <w:szCs w:val="32"/>
        </w:rPr>
        <w:t xml:space="preserve"> based on </w:t>
      </w:r>
      <w:r w:rsidR="00B15B9E" w:rsidRPr="006262B0">
        <w:rPr>
          <w:szCs w:val="32"/>
        </w:rPr>
        <w:t xml:space="preserve">default N excretion </w:t>
      </w:r>
      <w:r w:rsidR="006262B0">
        <w:rPr>
          <w:szCs w:val="32"/>
        </w:rPr>
        <w:t xml:space="preserve">values </w:t>
      </w:r>
      <w:r w:rsidR="00B15B9E" w:rsidRPr="006262B0">
        <w:rPr>
          <w:szCs w:val="32"/>
        </w:rPr>
        <w:t xml:space="preserve">and animal liveweight data </w:t>
      </w:r>
      <w:r w:rsidR="00350AA6" w:rsidRPr="006262B0">
        <w:rPr>
          <w:szCs w:val="32"/>
        </w:rPr>
        <w:t xml:space="preserve">from IPCC (2019) and ECCC (2022) </w:t>
      </w:r>
      <w:r w:rsidR="00F74EDE" w:rsidRPr="006262B0">
        <w:rPr>
          <w:szCs w:val="32"/>
        </w:rPr>
        <w:t>(</w:t>
      </w:r>
      <w:r w:rsidR="00F74EDE" w:rsidRPr="006262B0">
        <w:rPr>
          <w:b/>
          <w:szCs w:val="32"/>
          <w:highlight w:val="yellow"/>
        </w:rPr>
        <w:fldChar w:fldCharType="begin"/>
      </w:r>
      <w:r w:rsidR="00F74EDE" w:rsidRPr="006262B0">
        <w:rPr>
          <w:b/>
          <w:szCs w:val="32"/>
        </w:rPr>
        <w:instrText xml:space="preserve"> REF _Ref82141184 \h </w:instrText>
      </w:r>
      <w:r w:rsidR="008327F1" w:rsidRPr="006262B0">
        <w:rPr>
          <w:b/>
          <w:szCs w:val="32"/>
          <w:highlight w:val="yellow"/>
        </w:rPr>
        <w:instrText xml:space="preserve"> \* MERGEFORMAT </w:instrText>
      </w:r>
      <w:r w:rsidR="00F74EDE" w:rsidRPr="006262B0">
        <w:rPr>
          <w:b/>
          <w:szCs w:val="32"/>
          <w:highlight w:val="yellow"/>
        </w:rPr>
      </w:r>
      <w:r w:rsidR="00F74EDE" w:rsidRPr="006262B0">
        <w:rPr>
          <w:b/>
          <w:szCs w:val="32"/>
          <w:highlight w:val="yellow"/>
        </w:rPr>
        <w:fldChar w:fldCharType="separate"/>
      </w:r>
      <w:r w:rsidR="004572EB" w:rsidRPr="006262B0">
        <w:rPr>
          <w:b/>
        </w:rPr>
        <w:t xml:space="preserve">Table </w:t>
      </w:r>
      <w:r w:rsidR="004572EB" w:rsidRPr="006262B0">
        <w:rPr>
          <w:b/>
          <w:noProof/>
        </w:rPr>
        <w:t>42</w:t>
      </w:r>
      <w:r w:rsidR="00F74EDE" w:rsidRPr="006262B0">
        <w:rPr>
          <w:b/>
          <w:szCs w:val="32"/>
          <w:highlight w:val="yellow"/>
        </w:rPr>
        <w:fldChar w:fldCharType="end"/>
      </w:r>
      <w:r w:rsidR="00F74EDE" w:rsidRPr="006262B0">
        <w:rPr>
          <w:szCs w:val="32"/>
        </w:rPr>
        <w:t>)</w:t>
      </w:r>
      <w:r w:rsidR="005A1E1A" w:rsidRPr="006262B0">
        <w:rPr>
          <w:szCs w:val="32"/>
        </w:rPr>
        <w:t>.</w:t>
      </w:r>
    </w:p>
    <w:p w14:paraId="3E5B325C" w14:textId="7055426A" w:rsidR="004050C5" w:rsidRPr="00D5649B" w:rsidRDefault="004050C5" w:rsidP="000D56EE">
      <w:pPr>
        <w:pStyle w:val="Heading5"/>
      </w:pPr>
      <w:r w:rsidRPr="00D5649B">
        <w:t>For beef and dairy cattle</w:t>
      </w:r>
    </w:p>
    <w:p w14:paraId="6FEC7BCE" w14:textId="1FCC761B"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w:bookmarkStart w:id="563" w:name="_Ref109733844"/>
      <m:oMath>
        <m:r>
          <m:rPr>
            <m:sty m:val="bi"/>
          </m:rPr>
          <w:rPr>
            <w:rFonts w:ascii="Cambria Math" w:eastAsia="Times New Roman" w:hAnsi="Cambria Math" w:cstheme="minorHAnsi"/>
            <w:szCs w:val="24"/>
          </w:rPr>
          <m:t xml:space="preserve">PI=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GEI</m:t>
            </m:r>
          </m:num>
          <m:den>
            <m:r>
              <m:rPr>
                <m:sty m:val="bi"/>
              </m:rPr>
              <w:rPr>
                <w:rFonts w:ascii="Cambria Math" w:eastAsia="Times New Roman" w:hAnsi="Cambria Math" w:cstheme="minorHAnsi"/>
                <w:szCs w:val="24"/>
              </w:rPr>
              <m:t>18.45</m:t>
            </m:r>
          </m:den>
        </m:f>
        <m:r>
          <m:rPr>
            <m:sty m:val="bi"/>
          </m:rPr>
          <w:rPr>
            <w:rFonts w:ascii="Cambria Math" w:eastAsia="Times New Roman" w:hAnsi="Cambria Math" w:cstheme="minorHAnsi"/>
            <w:szCs w:val="24"/>
          </w:rPr>
          <m:t>×CP</m:t>
        </m:r>
      </m:oMath>
      <w:r w:rsidRPr="00D5649B">
        <w:rPr>
          <w:rFonts w:eastAsia="Times New Roman" w:cstheme="minorHAnsi"/>
          <w:b/>
          <w:i/>
          <w:szCs w:val="24"/>
        </w:rPr>
        <w:tab/>
      </w:r>
      <w:bookmarkStart w:id="564" w:name="PICattle_NExcretionRateEq1"/>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563"/>
      <w:bookmarkEnd w:id="564"/>
    </w:p>
    <w:p w14:paraId="5E56845F" w14:textId="4C431BEB" w:rsidR="00052BEE" w:rsidRPr="00D5649B" w:rsidRDefault="00052BEE" w:rsidP="004A2CC9">
      <w:pPr>
        <w:tabs>
          <w:tab w:val="clear" w:pos="9360"/>
          <w:tab w:val="left" w:pos="2520"/>
          <w:tab w:val="right" w:pos="9781"/>
        </w:tabs>
        <w:jc w:val="right"/>
        <w:rPr>
          <w:sz w:val="20"/>
        </w:rPr>
      </w:pPr>
      <w:r w:rsidRPr="00D5649B">
        <w:rPr>
          <w:sz w:val="20"/>
        </w:rPr>
        <w:lastRenderedPageBreak/>
        <w:tab/>
      </w:r>
      <w:r w:rsidRPr="00D5649B">
        <w:rPr>
          <w:sz w:val="20"/>
        </w:rPr>
        <w:tab/>
      </w:r>
      <w:r w:rsidRPr="00D5649B">
        <w:rPr>
          <w:szCs w:val="24"/>
        </w:rPr>
        <w:tab/>
        <w:t xml:space="preserve"> </w:t>
      </w:r>
      <w:r w:rsidR="004A2CC9">
        <w:rPr>
          <w:bCs/>
          <w:sz w:val="20"/>
        </w:rPr>
        <w:t>D</w:t>
      </w:r>
      <w:r w:rsidR="00170A53" w:rsidRPr="004A2CC9">
        <w:rPr>
          <w:bCs/>
          <w:sz w:val="20"/>
        </w:rPr>
        <w:t xml:space="preserve">erived </w:t>
      </w:r>
      <w:r w:rsidR="0053341C" w:rsidRPr="004A2CC9">
        <w:rPr>
          <w:bCs/>
          <w:sz w:val="20"/>
        </w:rPr>
        <w:t xml:space="preserve">from </w:t>
      </w:r>
      <w:r w:rsidRPr="004A2CC9">
        <w:rPr>
          <w:bCs/>
          <w:sz w:val="20"/>
        </w:rPr>
        <w:t>IPCC 2019</w:t>
      </w:r>
      <w:r w:rsidR="00E51984" w:rsidRPr="004A2CC9">
        <w:rPr>
          <w:bCs/>
          <w:sz w:val="20"/>
        </w:rPr>
        <w:t>, Eq. 10.32</w:t>
      </w:r>
    </w:p>
    <w:p w14:paraId="38211823"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8A7D892" w14:textId="5164B3C4" w:rsidR="00052BEE" w:rsidRPr="00D5649B" w:rsidRDefault="00052BEE" w:rsidP="008D7CBA">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A2C3B6C" w14:textId="7B1E915E" w:rsidR="00052BEE" w:rsidRPr="00D5649B" w:rsidRDefault="00052BEE" w:rsidP="008D7CBA">
      <w:pPr>
        <w:keepNext/>
        <w:keepLines/>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DF064AA" w14:textId="4592F5DD" w:rsidR="00052BEE" w:rsidRPr="00D5649B" w:rsidRDefault="00052BEE" w:rsidP="008D7CBA">
      <w:pPr>
        <w:keepNext/>
        <w:keepLines/>
        <w:tabs>
          <w:tab w:val="clear" w:pos="2880"/>
          <w:tab w:val="clear" w:pos="9360"/>
        </w:tabs>
        <w:spacing w:before="0"/>
        <w:ind w:left="2835" w:hanging="2835"/>
        <w:rPr>
          <w:sz w:val="20"/>
        </w:rPr>
      </w:pPr>
      <w:r w:rsidRPr="008B34DE">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r w:rsidRPr="00D5649B">
        <w:rPr>
          <w:i/>
          <w:sz w:val="20"/>
        </w:rPr>
        <w:tab/>
      </w:r>
    </w:p>
    <w:p w14:paraId="6A52C411" w14:textId="767716BA" w:rsidR="00052BEE" w:rsidRPr="00D5649B" w:rsidRDefault="00052BEE" w:rsidP="008D7CBA">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8D7CBA">
        <w:rPr>
          <w:b/>
          <w:sz w:val="20"/>
        </w:rPr>
        <w:fldChar w:fldCharType="begin"/>
      </w:r>
      <w:r w:rsidRPr="008D7CBA">
        <w:rPr>
          <w:b/>
          <w:sz w:val="20"/>
        </w:rPr>
        <w:instrText xml:space="preserve"> REF _Ref62557839 \h  \* MERGEFORMAT </w:instrText>
      </w:r>
      <w:r w:rsidRPr="008D7CBA">
        <w:rPr>
          <w:b/>
          <w:sz w:val="20"/>
        </w:rPr>
      </w:r>
      <w:r w:rsidRPr="008D7CBA">
        <w:rPr>
          <w:b/>
          <w:sz w:val="20"/>
        </w:rPr>
        <w:fldChar w:fldCharType="separate"/>
      </w:r>
      <w:r w:rsidR="004572EB" w:rsidRPr="004572EB">
        <w:rPr>
          <w:b/>
          <w:sz w:val="20"/>
        </w:rPr>
        <w:t>Table 18</w:t>
      </w:r>
      <w:r w:rsidRPr="008D7CBA">
        <w:rPr>
          <w:b/>
          <w:sz w:val="20"/>
        </w:rPr>
        <w:fldChar w:fldCharType="end"/>
      </w:r>
      <w:r w:rsidRPr="00D5649B">
        <w:rPr>
          <w:sz w:val="20"/>
        </w:rPr>
        <w:t>, by diet)</w:t>
      </w:r>
    </w:p>
    <w:p w14:paraId="0F224775" w14:textId="05859281" w:rsidR="00052BEE" w:rsidRPr="00D5649B" w:rsidRDefault="00052BEE" w:rsidP="00052BEE">
      <w:pPr>
        <w:tabs>
          <w:tab w:val="right" w:pos="8640"/>
          <w:tab w:val="right" w:pos="8820"/>
        </w:tabs>
        <w:rPr>
          <w:b/>
        </w:rPr>
      </w:pPr>
      <w:r w:rsidRPr="00D5649B">
        <w:rPr>
          <w:b/>
        </w:rPr>
        <w:t>For pregnant beef and dairy cows only:</w:t>
      </w:r>
    </w:p>
    <w:p w14:paraId="311C16A4" w14:textId="62DCCFDE"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fetal</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5</m:t>
            </m:r>
          </m:num>
          <m:den>
            <m:r>
              <m:rPr>
                <m:sty m:val="bi"/>
              </m:rPr>
              <w:rPr>
                <w:rFonts w:ascii="Cambria Math" w:eastAsia="Times New Roman" w:hAnsi="Cambria Math" w:cstheme="minorHAnsi"/>
                <w:szCs w:val="24"/>
              </w:rPr>
              <m:t>365</m:t>
            </m:r>
          </m:den>
        </m:f>
      </m:oMath>
      <w:r w:rsidRPr="00D5649B">
        <w:rPr>
          <w:rFonts w:eastAsia="Times New Roman" w:cstheme="minorHAnsi"/>
          <w:b/>
          <w:i/>
          <w:szCs w:val="24"/>
        </w:rPr>
        <w:tab/>
      </w:r>
      <w:bookmarkStart w:id="565" w:name="PRfetalCattle_NExcretionRateEq2"/>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End w:id="565"/>
    </w:p>
    <w:p w14:paraId="1D9D61D4" w14:textId="18D749A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9BECA19" w14:textId="0DCF9B11" w:rsidR="00052BEE" w:rsidRPr="00D5649B" w:rsidRDefault="00052BEE" w:rsidP="008D7CBA">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fetal</w:t>
      </w:r>
      <w:proofErr w:type="spellEnd"/>
      <w:r w:rsidRPr="00D5649B">
        <w:rPr>
          <w:i/>
          <w:sz w:val="20"/>
          <w:vertAlign w:val="subscript"/>
        </w:rPr>
        <w:tab/>
      </w:r>
      <w:r w:rsidRPr="00D5649B">
        <w:rPr>
          <w:sz w:val="20"/>
        </w:rPr>
        <w:t>Protein retained for pregnancy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675BF0E1" w14:textId="204B9538" w:rsidR="00052BEE" w:rsidRPr="00D5649B" w:rsidRDefault="00052BEE" w:rsidP="008D7CBA">
      <w:pPr>
        <w:tabs>
          <w:tab w:val="clear" w:pos="2880"/>
          <w:tab w:val="clear" w:pos="9360"/>
        </w:tabs>
        <w:spacing w:before="0"/>
        <w:ind w:left="2835" w:hanging="2835"/>
        <w:rPr>
          <w:sz w:val="20"/>
        </w:rPr>
      </w:pPr>
      <w:r w:rsidRPr="008B34DE">
        <w:rPr>
          <w:i/>
          <w:iCs/>
          <w:sz w:val="20"/>
        </w:rPr>
        <w:t>5</w:t>
      </w:r>
      <w:r w:rsidRPr="00D5649B">
        <w:rPr>
          <w:sz w:val="20"/>
        </w:rPr>
        <w:tab/>
        <w:t>Protein retained per pregnancy (kg head</w:t>
      </w:r>
      <w:r w:rsidRPr="00D5649B">
        <w:rPr>
          <w:sz w:val="20"/>
          <w:vertAlign w:val="superscript"/>
        </w:rPr>
        <w:t>-1</w:t>
      </w:r>
      <w:r w:rsidRPr="00D5649B">
        <w:rPr>
          <w:sz w:val="20"/>
        </w:rPr>
        <w:t>) (NASEM 2016)</w:t>
      </w:r>
    </w:p>
    <w:p w14:paraId="4D34D2BC" w14:textId="0DCCC711" w:rsidR="00052BEE" w:rsidRPr="00D5649B" w:rsidRDefault="00052BEE" w:rsidP="008D7CBA">
      <w:pPr>
        <w:tabs>
          <w:tab w:val="clear" w:pos="2880"/>
          <w:tab w:val="clear" w:pos="9360"/>
        </w:tabs>
        <w:spacing w:before="0"/>
        <w:ind w:left="2835" w:hanging="2835"/>
        <w:rPr>
          <w:sz w:val="20"/>
        </w:rPr>
      </w:pPr>
      <w:r w:rsidRPr="008B34DE">
        <w:rPr>
          <w:i/>
          <w:iCs/>
          <w:sz w:val="20"/>
        </w:rPr>
        <w:t>365</w:t>
      </w:r>
      <w:r w:rsidRPr="00D5649B">
        <w:rPr>
          <w:i/>
          <w:sz w:val="20"/>
        </w:rPr>
        <w:tab/>
      </w:r>
      <w:r w:rsidRPr="00D5649B">
        <w:rPr>
          <w:sz w:val="20"/>
        </w:rPr>
        <w:t>Number of days in a year</w:t>
      </w:r>
    </w:p>
    <w:p w14:paraId="7E855ED1" w14:textId="26113143" w:rsidR="00052BEE" w:rsidRPr="00D5649B" w:rsidRDefault="00052BEE" w:rsidP="00052BEE">
      <w:pPr>
        <w:tabs>
          <w:tab w:val="left" w:pos="2520"/>
          <w:tab w:val="right" w:pos="8640"/>
          <w:tab w:val="right" w:pos="8820"/>
        </w:tabs>
        <w:ind w:left="2520" w:hanging="2520"/>
        <w:rPr>
          <w:szCs w:val="24"/>
        </w:rPr>
      </w:pPr>
      <w:r w:rsidRPr="00D5649B">
        <w:rPr>
          <w:szCs w:val="24"/>
        </w:rPr>
        <w:t>This equation prorates pregnancy protein retained over the year.</w:t>
      </w:r>
    </w:p>
    <w:p w14:paraId="7FB06212" w14:textId="27232C5D" w:rsidR="00052BEE" w:rsidRPr="00D5649B" w:rsidRDefault="00052BEE" w:rsidP="00052BEE">
      <w:pPr>
        <w:tabs>
          <w:tab w:val="right" w:pos="8640"/>
          <w:tab w:val="right" w:pos="8820"/>
        </w:tabs>
        <w:rPr>
          <w:b/>
        </w:rPr>
      </w:pPr>
      <w:r w:rsidRPr="00D5649B">
        <w:rPr>
          <w:b/>
        </w:rPr>
        <w:t>For lactating beef and dairy cows only (use only when cows are lactating):</w:t>
      </w:r>
    </w:p>
    <w:p w14:paraId="5BFA8886" w14:textId="20B60D05"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=milk_production×milk_protein×</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#calves</m:t>
            </m:r>
          </m:num>
          <m:den>
            <m:r>
              <m:rPr>
                <m:sty m:val="bi"/>
              </m:rPr>
              <w:rPr>
                <w:rFonts w:ascii="Cambria Math" w:eastAsia="Times New Roman" w:hAnsi="Cambria Math" w:cstheme="minorHAnsi"/>
                <w:szCs w:val="24"/>
              </w:rPr>
              <m:t>#cows</m:t>
            </m:r>
          </m:den>
        </m:f>
      </m:oMath>
      <w:r w:rsidRPr="00D5649B">
        <w:rPr>
          <w:rFonts w:eastAsia="Times New Roman" w:cstheme="minorHAnsi"/>
          <w:b/>
          <w:i/>
          <w:szCs w:val="24"/>
        </w:rPr>
        <w:tab/>
      </w:r>
      <w:bookmarkStart w:id="566" w:name="PRlactationCattle_NExcretionRateEq3"/>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bookmarkEnd w:id="566"/>
    </w:p>
    <w:p w14:paraId="35547338" w14:textId="15BE8FBA" w:rsidR="00052BEE" w:rsidRPr="00A07E6F" w:rsidRDefault="00052BEE" w:rsidP="004A2CC9">
      <w:pPr>
        <w:tabs>
          <w:tab w:val="clear" w:pos="9360"/>
          <w:tab w:val="left" w:pos="2520"/>
          <w:tab w:val="right" w:pos="9781"/>
        </w:tabs>
        <w:jc w:val="right"/>
        <w:rPr>
          <w:sz w:val="20"/>
        </w:rPr>
      </w:pPr>
      <w:r w:rsidRPr="00D5649B">
        <w:rPr>
          <w:i/>
          <w:szCs w:val="24"/>
        </w:rPr>
        <w:tab/>
      </w:r>
      <w:r w:rsidR="00503629" w:rsidRPr="00A07E6F">
        <w:rPr>
          <w:iCs/>
          <w:sz w:val="20"/>
        </w:rPr>
        <w:t xml:space="preserve">Derived from </w:t>
      </w:r>
      <w:r w:rsidRPr="00A07E6F">
        <w:rPr>
          <w:bCs/>
          <w:sz w:val="20"/>
        </w:rPr>
        <w:t>IPCC 2019</w:t>
      </w:r>
      <w:r w:rsidR="00503629" w:rsidRPr="00A07E6F">
        <w:rPr>
          <w:bCs/>
          <w:sz w:val="20"/>
        </w:rPr>
        <w:t>, Eq. 10.33</w:t>
      </w:r>
    </w:p>
    <w:p w14:paraId="03D4EC76" w14:textId="03055C3B"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A80186D" w14:textId="14A4ADBB" w:rsidR="00052BEE" w:rsidRPr="00D5649B" w:rsidRDefault="00052BEE" w:rsidP="008D7CBA">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lactation</w:t>
      </w:r>
      <w:proofErr w:type="spellEnd"/>
      <w:r w:rsidRPr="00D5649B">
        <w:rPr>
          <w:i/>
          <w:sz w:val="20"/>
          <w:vertAlign w:val="subscript"/>
        </w:rPr>
        <w:tab/>
      </w:r>
      <w:r w:rsidRPr="00D5649B">
        <w:rPr>
          <w:sz w:val="20"/>
        </w:rPr>
        <w:t>Protein retained for lactation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35D1DC" w14:textId="3D328828"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for beef or dairy cows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EC0AA9C" w14:textId="279F0DD4"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milk_protein</w:t>
      </w:r>
      <w:proofErr w:type="spellEnd"/>
      <w:r w:rsidRPr="00D5649B">
        <w:rPr>
          <w:i/>
          <w:sz w:val="20"/>
        </w:rPr>
        <w:tab/>
      </w:r>
      <w:r w:rsidRPr="00D5649B">
        <w:rPr>
          <w:sz w:val="20"/>
        </w:rPr>
        <w:t>Protein content of milk (kg kg</w:t>
      </w:r>
      <w:r w:rsidRPr="00D5649B">
        <w:rPr>
          <w:sz w:val="20"/>
          <w:vertAlign w:val="superscript"/>
        </w:rPr>
        <w:t>-1</w:t>
      </w:r>
      <w:r w:rsidRPr="00D5649B">
        <w:rPr>
          <w:sz w:val="20"/>
        </w:rPr>
        <w:t>)</w:t>
      </w:r>
    </w:p>
    <w:p w14:paraId="105DD34E" w14:textId="7F887A16" w:rsidR="00052BEE" w:rsidRPr="00D5649B" w:rsidRDefault="00052BEE" w:rsidP="008D7CBA">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beef or dairy calves</w:t>
      </w:r>
    </w:p>
    <w:p w14:paraId="7A800663" w14:textId="6A01E39D" w:rsidR="00052BEE" w:rsidRPr="00D5649B" w:rsidRDefault="00052BEE" w:rsidP="008D7CBA">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beef or dairy cows</w:t>
      </w:r>
    </w:p>
    <w:p w14:paraId="434E32B6" w14:textId="6FE9FB3F" w:rsidR="00052BEE" w:rsidRPr="00D5649B" w:rsidRDefault="00EE6923" w:rsidP="00052BEE">
      <w:pPr>
        <w:pStyle w:val="CommentText"/>
        <w:rPr>
          <w:b/>
        </w:rPr>
      </w:pPr>
      <w:r>
        <w:rPr>
          <w:noProof/>
        </w:rPr>
        <mc:AlternateContent>
          <mc:Choice Requires="wps">
            <w:drawing>
              <wp:anchor distT="0" distB="0" distL="114300" distR="114300" simplePos="0" relativeHeight="251658752" behindDoc="0" locked="0" layoutInCell="1" allowOverlap="1" wp14:anchorId="3A683975" wp14:editId="300FF9AC">
                <wp:simplePos x="0" y="0"/>
                <wp:positionH relativeFrom="margin">
                  <wp:align>left</wp:align>
                </wp:positionH>
                <wp:positionV relativeFrom="paragraph">
                  <wp:posOffset>881380</wp:posOffset>
                </wp:positionV>
                <wp:extent cx="5949950" cy="1033145"/>
                <wp:effectExtent l="0" t="0" r="0" b="0"/>
                <wp:wrapTopAndBottom/>
                <wp:docPr id="20683993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33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5929E" w14:textId="77777777" w:rsidR="00B1240A" w:rsidRPr="00650692" w:rsidRDefault="00B1240A" w:rsidP="00052BEE">
                            <w:pPr>
                              <w:rPr>
                                <w:color w:val="000000" w:themeColor="text1"/>
                              </w:rPr>
                            </w:pPr>
                            <w:r w:rsidRPr="00650692">
                              <w:rPr>
                                <w:color w:val="000000" w:themeColor="text1"/>
                              </w:rPr>
                              <w:t>Holos V4 will use the following constant values:</w:t>
                            </w:r>
                          </w:p>
                          <w:p w14:paraId="6CF6A0F8" w14:textId="77777777" w:rsidR="00B1240A" w:rsidRPr="00650692" w:rsidRDefault="00B1240A" w:rsidP="00052BEE">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052BEE">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3975" id="Rectangle 16" o:spid="_x0000_s1065" style="position:absolute;margin-left:0;margin-top:69.4pt;width:468.5pt;height:81.35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" filled="f" strokecolor="#243f60 [1604]" strokeweight="2pt">
                <v:path arrowok="t"/>
                <v:textbox>
                  <w:txbxContent>
                    <w:p w14:paraId="6AA5929E" w14:textId="77777777" w:rsidR="00B1240A" w:rsidRPr="00650692" w:rsidRDefault="00B1240A" w:rsidP="00052BEE">
                      <w:pPr>
                        <w:rPr>
                          <w:color w:val="000000" w:themeColor="text1"/>
                        </w:rPr>
                      </w:pPr>
                      <w:r w:rsidRPr="00650692">
                        <w:rPr>
                          <w:color w:val="000000" w:themeColor="text1"/>
                        </w:rPr>
                        <w:t>Holos V4 will use the following constant values:</w:t>
                      </w:r>
                    </w:p>
                    <w:p w14:paraId="6CF6A0F8" w14:textId="77777777" w:rsidR="00B1240A" w:rsidRPr="00650692" w:rsidRDefault="00B1240A" w:rsidP="00052BEE">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052BEE">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v:textbox>
                <w10:wrap type="topAndBottom" anchorx="margin"/>
              </v:rect>
            </w:pict>
          </mc:Fallback>
        </mc:AlternateContent>
      </w:r>
      <w:r w:rsidR="00052BEE" w:rsidRPr="00D5649B">
        <w:rPr>
          <w:b/>
          <w:color w:val="000000"/>
        </w:rPr>
        <w:t xml:space="preserve">#calves/#cows </w:t>
      </w:r>
      <w:r w:rsidR="00052BEE" w:rsidRPr="00D5649B">
        <w:rPr>
          <w:b/>
        </w:rPr>
        <w:t>adjusts for cows without calves and averages protein retained for lactation over all individuals.</w:t>
      </w:r>
      <w:r w:rsidR="00B357E8">
        <w:rPr>
          <w:b/>
        </w:rPr>
        <w:t xml:space="preserve"> </w:t>
      </w:r>
      <w:r w:rsidR="00E75A18">
        <w:rPr>
          <w:b/>
        </w:rPr>
        <w:br/>
      </w:r>
      <w:r w:rsidR="00B357E8" w:rsidRPr="00E75A18">
        <w:rPr>
          <w:b/>
          <w:u w:val="single"/>
        </w:rPr>
        <w:t>Note:</w:t>
      </w:r>
      <w:r w:rsidR="00B357E8" w:rsidRPr="00E75A18">
        <w:rPr>
          <w:b/>
        </w:rPr>
        <w:t xml:space="preserve"> for dairy cows, “#calves/# cows” is always equal to 1, as dairy cows are lactating (during lactating periods) even if no calves are present.</w:t>
      </w:r>
    </w:p>
    <w:p w14:paraId="506B99A1" w14:textId="12EBB926"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3205A4D1" w14:textId="58CFC256"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EBW=Weight×0.891</m:t>
        </m:r>
      </m:oMath>
      <w:r w:rsidRPr="00D5649B">
        <w:rPr>
          <w:rFonts w:cstheme="minorHAnsi"/>
          <w:b/>
          <w:i/>
          <w:szCs w:val="24"/>
        </w:rPr>
        <w:tab/>
      </w:r>
      <w:bookmarkStart w:id="567" w:name="EBWCattle_NExcretionRateEq4"/>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bookmarkEnd w:id="567"/>
    </w:p>
    <w:p w14:paraId="1D90A8EA" w14:textId="1DBD3BE8" w:rsidR="00052BEE" w:rsidRPr="00D5649B" w:rsidRDefault="00052BEE" w:rsidP="004A2CC9">
      <w:pPr>
        <w:tabs>
          <w:tab w:val="clear" w:pos="9360"/>
          <w:tab w:val="left" w:pos="2520"/>
          <w:tab w:val="right" w:pos="9781"/>
        </w:tabs>
        <w:jc w:val="right"/>
        <w:rPr>
          <w:szCs w:val="24"/>
        </w:rPr>
      </w:pPr>
      <w:r w:rsidRPr="00D5649B">
        <w:rPr>
          <w:color w:val="365F91" w:themeColor="accent1" w:themeShade="BF"/>
          <w:sz w:val="20"/>
        </w:rPr>
        <w:tab/>
      </w:r>
      <w:r w:rsidRPr="00D5649B">
        <w:rPr>
          <w:color w:val="365F91" w:themeColor="accent1" w:themeShade="BF"/>
          <w:sz w:val="20"/>
        </w:rPr>
        <w:tab/>
      </w:r>
      <w:r w:rsidRPr="004A2CC9">
        <w:rPr>
          <w:bCs/>
          <w:sz w:val="20"/>
        </w:rPr>
        <w:t>NASEM 2016</w:t>
      </w:r>
    </w:p>
    <w:p w14:paraId="51ACDB52" w14:textId="11AC39F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F66A91C" w14:textId="4FB6DE14" w:rsidR="00052BEE" w:rsidRPr="00D5649B" w:rsidRDefault="00052BEE" w:rsidP="00A11E33">
      <w:pPr>
        <w:tabs>
          <w:tab w:val="clear" w:pos="2880"/>
          <w:tab w:val="clear" w:pos="9360"/>
        </w:tabs>
        <w:spacing w:before="0"/>
        <w:ind w:left="2835" w:hanging="2835"/>
        <w:rPr>
          <w:sz w:val="20"/>
        </w:rPr>
      </w:pPr>
      <w:r w:rsidRPr="00D5649B">
        <w:rPr>
          <w:i/>
          <w:sz w:val="20"/>
        </w:rPr>
        <w:t xml:space="preserve">EBW </w:t>
      </w:r>
      <w:r w:rsidRPr="00D5649B">
        <w:rPr>
          <w:i/>
          <w:sz w:val="20"/>
        </w:rPr>
        <w:tab/>
      </w:r>
      <w:r w:rsidRPr="00D5649B">
        <w:rPr>
          <w:sz w:val="20"/>
        </w:rPr>
        <w:t>Empty body weight (kg head</w:t>
      </w:r>
      <w:r w:rsidRPr="00D5649B">
        <w:rPr>
          <w:sz w:val="20"/>
          <w:vertAlign w:val="superscript"/>
        </w:rPr>
        <w:t>-1</w:t>
      </w:r>
      <w:r w:rsidRPr="00D5649B">
        <w:rPr>
          <w:sz w:val="20"/>
        </w:rPr>
        <w:t>)</w:t>
      </w:r>
    </w:p>
    <w:p w14:paraId="50728C95" w14:textId="1697793B" w:rsidR="00052BEE" w:rsidRPr="00D5649B" w:rsidRDefault="00A378FD" w:rsidP="00A11E33">
      <w:pPr>
        <w:tabs>
          <w:tab w:val="clear" w:pos="2880"/>
          <w:tab w:val="clear" w:pos="9360"/>
        </w:tabs>
        <w:spacing w:before="0"/>
        <w:ind w:left="2835" w:hanging="2835"/>
        <w:rPr>
          <w:sz w:val="20"/>
        </w:rPr>
      </w:pPr>
      <w:r w:rsidRPr="00D5649B">
        <w:rPr>
          <w:i/>
          <w:sz w:val="20"/>
        </w:rPr>
        <w:t>Weight</w:t>
      </w:r>
      <w:r w:rsidR="00052BEE" w:rsidRPr="00D5649B">
        <w:rPr>
          <w:i/>
          <w:sz w:val="20"/>
        </w:rPr>
        <w:tab/>
      </w:r>
      <w:proofErr w:type="spellStart"/>
      <w:r w:rsidRPr="00D5649B">
        <w:rPr>
          <w:sz w:val="20"/>
        </w:rPr>
        <w:t>W</w:t>
      </w:r>
      <w:r w:rsidR="00052BEE" w:rsidRPr="00D5649B">
        <w:rPr>
          <w:sz w:val="20"/>
        </w:rPr>
        <w:t>eight</w:t>
      </w:r>
      <w:proofErr w:type="spellEnd"/>
      <w:r w:rsidR="00052BEE" w:rsidRPr="00D5649B">
        <w:rPr>
          <w:sz w:val="20"/>
        </w:rPr>
        <w:t xml:space="preserve"> (kg head</w:t>
      </w:r>
      <w:r w:rsidR="00052BEE" w:rsidRPr="00D5649B">
        <w:rPr>
          <w:sz w:val="20"/>
          <w:vertAlign w:val="superscript"/>
        </w:rPr>
        <w:t>-1</w:t>
      </w:r>
      <w:r w:rsidR="00052BEE" w:rsidRPr="00D5649B">
        <w:rPr>
          <w:sz w:val="20"/>
        </w:rPr>
        <w:t xml:space="preserve">) </w:t>
      </w:r>
    </w:p>
    <w:p w14:paraId="629696DD" w14:textId="23E6BE11"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4D9CAF24" w14:textId="7C97B73E"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w:lastRenderedPageBreak/>
          <m:t>EBG=ADG×0.956</m:t>
        </m:r>
      </m:oMath>
      <w:r w:rsidRPr="00D5649B">
        <w:rPr>
          <w:rFonts w:cstheme="minorHAnsi"/>
          <w:b/>
          <w:i/>
          <w:szCs w:val="24"/>
        </w:rPr>
        <w:tab/>
      </w:r>
      <w:bookmarkStart w:id="568" w:name="EBGCattle_NExcretionRateEq5"/>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bookmarkEnd w:id="568"/>
    </w:p>
    <w:p w14:paraId="0EF7CDB9" w14:textId="71535A37"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NASEM 2016</w:t>
      </w:r>
    </w:p>
    <w:p w14:paraId="539BFD49"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250B383" w14:textId="25B93753" w:rsidR="00052BEE" w:rsidRPr="0041326B" w:rsidRDefault="00052BEE" w:rsidP="00A11E33">
      <w:pPr>
        <w:tabs>
          <w:tab w:val="clear" w:pos="2880"/>
          <w:tab w:val="clear" w:pos="9360"/>
        </w:tabs>
        <w:spacing w:before="0"/>
        <w:ind w:left="2835" w:hanging="2835"/>
        <w:rPr>
          <w:sz w:val="20"/>
        </w:rPr>
      </w:pPr>
      <w:r w:rsidRPr="0041326B">
        <w:rPr>
          <w:i/>
          <w:sz w:val="20"/>
        </w:rPr>
        <w:t>EBG</w:t>
      </w:r>
      <w:r w:rsidRPr="0041326B">
        <w:rPr>
          <w:i/>
          <w:sz w:val="20"/>
        </w:rPr>
        <w:tab/>
      </w:r>
      <w:r w:rsidRPr="0041326B">
        <w:rPr>
          <w:sz w:val="20"/>
        </w:rPr>
        <w:t>Empty body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w:t>
      </w:r>
    </w:p>
    <w:p w14:paraId="0D0361D7" w14:textId="54765C58" w:rsidR="00052BEE" w:rsidRPr="0041326B" w:rsidRDefault="00052BEE" w:rsidP="00A11E33">
      <w:pPr>
        <w:tabs>
          <w:tab w:val="clear" w:pos="2880"/>
          <w:tab w:val="clear" w:pos="9360"/>
        </w:tabs>
        <w:spacing w:before="0"/>
        <w:ind w:left="2835" w:hanging="2835"/>
        <w:rPr>
          <w:b/>
          <w:sz w:val="20"/>
        </w:rPr>
      </w:pPr>
      <w:r w:rsidRPr="0041326B">
        <w:rPr>
          <w:i/>
          <w:sz w:val="20"/>
        </w:rPr>
        <w:t>ADG</w:t>
      </w:r>
      <w:r w:rsidRPr="0041326B">
        <w:rPr>
          <w:i/>
          <w:sz w:val="20"/>
        </w:rPr>
        <w:tab/>
      </w:r>
      <w:r w:rsidRPr="0041326B">
        <w:rPr>
          <w:sz w:val="20"/>
        </w:rPr>
        <w:t>Average daily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 xml:space="preserve">) </w:t>
      </w:r>
    </w:p>
    <w:p w14:paraId="394D3CCE" w14:textId="1C2EDD34" w:rsidR="00052BEE" w:rsidRPr="00D5649B" w:rsidRDefault="00052BEE" w:rsidP="00052BEE">
      <w:pPr>
        <w:keepNext/>
        <w:keepLines/>
        <w:tabs>
          <w:tab w:val="left" w:pos="2520"/>
          <w:tab w:val="right" w:pos="8640"/>
          <w:tab w:val="right" w:pos="8820"/>
        </w:tabs>
        <w:rPr>
          <w:b/>
        </w:rPr>
      </w:pPr>
      <w:r w:rsidRPr="0041326B">
        <w:rPr>
          <w:b/>
        </w:rPr>
        <w:t xml:space="preserve">If </w:t>
      </w:r>
      <w:r w:rsidR="0024103F" w:rsidRPr="0041326B">
        <w:rPr>
          <w:b/>
        </w:rPr>
        <w:t xml:space="preserve">the </w:t>
      </w:r>
      <w:r w:rsidRPr="0041326B">
        <w:rPr>
          <w:b/>
        </w:rPr>
        <w:t>ADG is user</w:t>
      </w:r>
      <w:r w:rsidR="00454067" w:rsidRPr="0041326B">
        <w:rPr>
          <w:b/>
        </w:rPr>
        <w:t>-</w:t>
      </w:r>
      <w:r w:rsidRPr="0041326B">
        <w:rPr>
          <w:b/>
        </w:rPr>
        <w:t xml:space="preserve">entered, </w:t>
      </w:r>
      <w:proofErr w:type="spellStart"/>
      <w:r w:rsidR="0024103F" w:rsidRPr="0041326B">
        <w:rPr>
          <w:b/>
        </w:rPr>
        <w:t>Holos</w:t>
      </w:r>
      <w:proofErr w:type="spellEnd"/>
      <w:r w:rsidR="0024103F" w:rsidRPr="0041326B">
        <w:rPr>
          <w:b/>
        </w:rPr>
        <w:t xml:space="preserve"> </w:t>
      </w:r>
      <w:r w:rsidRPr="0041326B">
        <w:rPr>
          <w:b/>
        </w:rPr>
        <w:t>use</w:t>
      </w:r>
      <w:r w:rsidR="0024103F" w:rsidRPr="0041326B">
        <w:rPr>
          <w:b/>
        </w:rPr>
        <w:t>s</w:t>
      </w:r>
      <w:r w:rsidRPr="0041326B">
        <w:rPr>
          <w:b/>
        </w:rPr>
        <w:t xml:space="preserve"> the user</w:t>
      </w:r>
      <w:r w:rsidR="00454067" w:rsidRPr="0041326B">
        <w:rPr>
          <w:b/>
        </w:rPr>
        <w:t>-</w:t>
      </w:r>
      <w:r w:rsidR="0024103F" w:rsidRPr="0041326B">
        <w:rPr>
          <w:b/>
        </w:rPr>
        <w:t>specified</w:t>
      </w:r>
      <w:r w:rsidRPr="0041326B">
        <w:rPr>
          <w:b/>
        </w:rPr>
        <w:t xml:space="preserve"> value</w:t>
      </w:r>
      <w:r w:rsidR="0024103F" w:rsidRPr="0041326B">
        <w:rPr>
          <w:b/>
        </w:rPr>
        <w:t>; oth</w:t>
      </w:r>
      <w:r w:rsidRPr="0041326B">
        <w:rPr>
          <w:b/>
        </w:rPr>
        <w:t xml:space="preserve">erwise, </w:t>
      </w:r>
      <w:r w:rsidR="00454067" w:rsidRPr="0041326B">
        <w:rPr>
          <w:b/>
        </w:rPr>
        <w:t xml:space="preserve">the </w:t>
      </w:r>
      <w:r w:rsidRPr="0041326B">
        <w:rPr>
          <w:b/>
        </w:rPr>
        <w:t>calculated value</w:t>
      </w:r>
      <w:r w:rsidR="0024103F" w:rsidRPr="0041326B">
        <w:rPr>
          <w:b/>
        </w:rPr>
        <w:t xml:space="preserve"> is used (estimated based on the start and end weights and the no. of days in the management period)</w:t>
      </w:r>
      <w:r w:rsidRPr="0041326B">
        <w:rPr>
          <w:b/>
        </w:rPr>
        <w:t>.</w:t>
      </w:r>
    </w:p>
    <w:p w14:paraId="3B1E16FD" w14:textId="2CF338BF" w:rsidR="00052BEE" w:rsidRPr="00D5649B" w:rsidRDefault="00052BEE" w:rsidP="00052BEE">
      <w:pPr>
        <w:keepNext/>
        <w:keepLines/>
        <w:tabs>
          <w:tab w:val="left" w:pos="2160"/>
          <w:tab w:val="right" w:pos="8640"/>
          <w:tab w:val="right" w:pos="8820"/>
        </w:tabs>
        <w:rPr>
          <w:b/>
          <w:szCs w:val="24"/>
        </w:rPr>
      </w:pPr>
      <w:r w:rsidRPr="00D5649B">
        <w:rPr>
          <w:b/>
          <w:szCs w:val="24"/>
        </w:rPr>
        <w:t>For growing beef and dairy cattle only - if final weight ≠ initial weight:</w:t>
      </w:r>
    </w:p>
    <w:p w14:paraId="1207A1CD" w14:textId="6393B7BB"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RE=0.0635×EB</m:t>
        </m:r>
        <m:sSup>
          <m:sSupPr>
            <m:ctrlPr>
              <w:rPr>
                <w:rFonts w:ascii="Cambria Math" w:hAnsi="Cambria Math" w:cstheme="minorHAnsi"/>
                <w:b/>
                <w:i/>
                <w:szCs w:val="24"/>
              </w:rPr>
            </m:ctrlPr>
          </m:sSupPr>
          <m:e>
            <m:r>
              <m:rPr>
                <m:sty m:val="bi"/>
              </m:rPr>
              <w:rPr>
                <w:rFonts w:ascii="Cambria Math" w:hAnsi="Cambria Math" w:cstheme="minorHAnsi"/>
                <w:szCs w:val="24"/>
              </w:rPr>
              <m:t>W</m:t>
            </m:r>
          </m:e>
          <m:sup>
            <m:r>
              <m:rPr>
                <m:sty m:val="bi"/>
              </m:rPr>
              <w:rPr>
                <w:rFonts w:ascii="Cambria Math" w:hAnsi="Cambria Math" w:cstheme="minorHAnsi"/>
                <w:szCs w:val="24"/>
              </w:rPr>
              <m:t>0.75</m:t>
            </m:r>
          </m:sup>
        </m:sSup>
        <m:r>
          <m:rPr>
            <m:sty m:val="bi"/>
          </m:rPr>
          <w:rPr>
            <w:rFonts w:ascii="Cambria Math" w:hAnsi="Cambria Math" w:cstheme="minorHAnsi"/>
            <w:szCs w:val="24"/>
          </w:rPr>
          <m:t>×EB</m:t>
        </m:r>
        <m:sSup>
          <m:sSupPr>
            <m:ctrlPr>
              <w:rPr>
                <w:rFonts w:ascii="Cambria Math" w:hAnsi="Cambria Math" w:cstheme="minorHAnsi"/>
                <w:b/>
                <w:i/>
                <w:szCs w:val="24"/>
              </w:rPr>
            </m:ctrlPr>
          </m:sSupPr>
          <m:e>
            <m:r>
              <m:rPr>
                <m:sty m:val="bi"/>
              </m:rPr>
              <w:rPr>
                <w:rFonts w:ascii="Cambria Math" w:hAnsi="Cambria Math" w:cstheme="minorHAnsi"/>
                <w:szCs w:val="24"/>
              </w:rPr>
              <m:t>G</m:t>
            </m:r>
          </m:e>
          <m:sup>
            <m:r>
              <m:rPr>
                <m:sty m:val="bi"/>
              </m:rPr>
              <w:rPr>
                <w:rFonts w:ascii="Cambria Math" w:hAnsi="Cambria Math" w:cstheme="minorHAnsi"/>
                <w:szCs w:val="24"/>
              </w:rPr>
              <m:t>1.097</m:t>
            </m:r>
          </m:sup>
        </m:sSup>
      </m:oMath>
      <w:r w:rsidRPr="00D5649B">
        <w:rPr>
          <w:rFonts w:cstheme="minorHAnsi"/>
          <w:b/>
          <w:i/>
          <w:szCs w:val="24"/>
        </w:rPr>
        <w:tab/>
      </w:r>
      <w:bookmarkStart w:id="569" w:name="RECattle_NExcretionRateEq6"/>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bookmarkEnd w:id="569"/>
    </w:p>
    <w:p w14:paraId="49D6FCE1" w14:textId="0D948249"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4A2CC9">
        <w:rPr>
          <w:bCs/>
          <w:sz w:val="20"/>
        </w:rPr>
        <w:t>NASEM 2016</w:t>
      </w:r>
    </w:p>
    <w:p w14:paraId="57B0218C" w14:textId="2353F72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B03E196" w14:textId="39953AA2" w:rsidR="00052BEE" w:rsidRPr="00D5649B" w:rsidRDefault="00052BEE" w:rsidP="00A11E33">
      <w:pPr>
        <w:keepNext/>
        <w:keepLines/>
        <w:tabs>
          <w:tab w:val="clear" w:pos="2880"/>
          <w:tab w:val="clear" w:pos="9360"/>
        </w:tabs>
        <w:spacing w:before="0"/>
        <w:ind w:left="2835" w:hanging="2835"/>
        <w:rPr>
          <w:sz w:val="20"/>
        </w:rPr>
      </w:pPr>
      <w:r w:rsidRPr="00D5649B">
        <w:rPr>
          <w:i/>
          <w:sz w:val="20"/>
        </w:rPr>
        <w:t>RE</w:t>
      </w:r>
      <w:r w:rsidRPr="00D5649B">
        <w:rPr>
          <w:i/>
          <w:sz w:val="20"/>
        </w:rPr>
        <w:tab/>
      </w:r>
      <w:r w:rsidRPr="00D5649B">
        <w:rPr>
          <w:sz w:val="20"/>
        </w:rPr>
        <w:t>Retained energy (</w:t>
      </w:r>
      <w:proofErr w:type="spellStart"/>
      <w:r w:rsidRPr="00D5649B">
        <w:rPr>
          <w:sz w:val="20"/>
        </w:rPr>
        <w:t>Mcal</w:t>
      </w:r>
      <w:proofErr w:type="spellEnd"/>
      <w:r w:rsidRPr="00D5649B">
        <w:rPr>
          <w:sz w:val="20"/>
        </w:rPr>
        <w:t xml:space="preserve">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23820A3D" w14:textId="083D3C59" w:rsidR="00052BEE" w:rsidRPr="00D5649B" w:rsidRDefault="00052BEE" w:rsidP="00052BEE">
      <w:pPr>
        <w:keepNext/>
        <w:keepLines/>
        <w:tabs>
          <w:tab w:val="left" w:pos="2160"/>
          <w:tab w:val="right" w:pos="8640"/>
          <w:tab w:val="right" w:pos="8820"/>
        </w:tabs>
        <w:rPr>
          <w:b/>
        </w:rPr>
      </w:pPr>
      <w:r w:rsidRPr="00D5649B">
        <w:rPr>
          <w:b/>
        </w:rPr>
        <w:t>For growing beef and dairy cattle only - if final weight ≠ initial weight:</w:t>
      </w:r>
    </w:p>
    <w:p w14:paraId="0CE6C0F0" w14:textId="749998B3"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r>
          <m:rPr>
            <m:sty m:val="bi"/>
          </m:rPr>
          <w:rPr>
            <w:rFonts w:ascii="Cambria Math" w:hAnsi="Cambria Math" w:cstheme="minorHAnsi"/>
            <w:szCs w:val="24"/>
          </w:rPr>
          <m:t>=ADG×</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268-</m:t>
                </m:r>
                <m:d>
                  <m:dPr>
                    <m:ctrlPr>
                      <w:rPr>
                        <w:rFonts w:ascii="Cambria Math" w:hAnsi="Cambria Math" w:cstheme="minorHAnsi"/>
                        <w:b/>
                        <w:i/>
                        <w:szCs w:val="24"/>
                      </w:rPr>
                    </m:ctrlPr>
                  </m:dPr>
                  <m:e>
                    <m:r>
                      <m:rPr>
                        <m:sty m:val="bi"/>
                      </m:rPr>
                      <w:rPr>
                        <w:rFonts w:ascii="Cambria Math" w:hAnsi="Cambria Math" w:cstheme="minorHAnsi"/>
                        <w:szCs w:val="24"/>
                      </w:rPr>
                      <m:t>29.4×</m:t>
                    </m:r>
                    <m:f>
                      <m:fPr>
                        <m:ctrlPr>
                          <w:rPr>
                            <w:rFonts w:ascii="Cambria Math" w:hAnsi="Cambria Math" w:cstheme="minorHAnsi"/>
                            <w:b/>
                            <w:i/>
                            <w:szCs w:val="24"/>
                          </w:rPr>
                        </m:ctrlPr>
                      </m:fPr>
                      <m:num>
                        <m:r>
                          <m:rPr>
                            <m:sty m:val="bi"/>
                          </m:rPr>
                          <w:rPr>
                            <w:rFonts w:ascii="Cambria Math" w:hAnsi="Cambria Math" w:cstheme="minorHAnsi"/>
                            <w:szCs w:val="24"/>
                          </w:rPr>
                          <m:t>RE</m:t>
                        </m:r>
                      </m:num>
                      <m:den>
                        <m:r>
                          <m:rPr>
                            <m:sty m:val="bi"/>
                          </m:rPr>
                          <w:rPr>
                            <w:rFonts w:ascii="Cambria Math" w:hAnsi="Cambria Math" w:cstheme="minorHAnsi"/>
                            <w:szCs w:val="24"/>
                          </w:rPr>
                          <m:t>ADG</m:t>
                        </m:r>
                      </m:den>
                    </m:f>
                  </m:e>
                </m:d>
              </m:num>
              <m:den>
                <m:r>
                  <m:rPr>
                    <m:sty m:val="bi"/>
                  </m:rPr>
                  <w:rPr>
                    <w:rFonts w:ascii="Cambria Math" w:hAnsi="Cambria Math" w:cstheme="minorHAnsi"/>
                    <w:szCs w:val="24"/>
                  </w:rPr>
                  <m:t>1000</m:t>
                </m:r>
              </m:den>
            </m:f>
          </m:e>
        </m:d>
      </m:oMath>
      <w:r w:rsidRPr="00D5649B">
        <w:rPr>
          <w:rFonts w:cstheme="minorHAnsi"/>
          <w:b/>
          <w:i/>
          <w:szCs w:val="24"/>
        </w:rPr>
        <w:tab/>
      </w:r>
      <w:bookmarkStart w:id="570" w:name="PRgainCattle_NExcretionRateEq7"/>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bookmarkEnd w:id="570"/>
    </w:p>
    <w:p w14:paraId="0B845DC7" w14:textId="42D3F72F"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NASEM 2016</w:t>
      </w:r>
    </w:p>
    <w:p w14:paraId="700E63AC" w14:textId="5A0AB135"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12A927" w14:textId="74922E28" w:rsidR="00052BEE" w:rsidRPr="00D5649B" w:rsidRDefault="00052BEE" w:rsidP="00A11E33">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gain</w:t>
      </w:r>
      <w:proofErr w:type="spellEnd"/>
      <w:r w:rsidRPr="00D5649B">
        <w:rPr>
          <w:sz w:val="20"/>
        </w:rPr>
        <w:tab/>
        <w:t>Protein retained for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48BF5F6" w14:textId="0546F391" w:rsidR="00052BEE" w:rsidRPr="00D5649B" w:rsidRDefault="00000000" w:rsidP="005076ED">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fetal</m:t>
                    </m:r>
                  </m:sub>
                </m:sSub>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lactation</m:t>
                    </m:r>
                  </m:sub>
                </m:sSub>
              </m:num>
              <m:den>
                <m:r>
                  <m:rPr>
                    <m:sty m:val="bi"/>
                  </m:rPr>
                  <w:rPr>
                    <w:rFonts w:ascii="Cambria Math" w:hAnsi="Cambria Math" w:cstheme="minorHAnsi"/>
                    <w:szCs w:val="24"/>
                  </w:rPr>
                  <m:t>6.38</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num>
              <m:den>
                <m:r>
                  <m:rPr>
                    <m:sty m:val="bi"/>
                  </m:rPr>
                  <w:rPr>
                    <w:rFonts w:ascii="Cambria Math" w:hAnsi="Cambria Math" w:cstheme="minorHAnsi"/>
                    <w:szCs w:val="24"/>
                  </w:rPr>
                  <m:t>6.25</m:t>
                </m:r>
              </m:den>
            </m:f>
          </m:e>
        </m:d>
      </m:oMath>
      <w:r w:rsidR="00052BEE" w:rsidRPr="00D5649B">
        <w:rPr>
          <w:b/>
          <w:szCs w:val="24"/>
        </w:rPr>
        <w:tab/>
      </w:r>
      <w:bookmarkStart w:id="571" w:name="NExcretionRateCattle_NExcretionRateEq8"/>
      <w:r w:rsidR="00052BEE"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bookmarkEnd w:id="571"/>
    </w:p>
    <w:p w14:paraId="3867E23E" w14:textId="61DB156B" w:rsidR="00052BEE" w:rsidRPr="004A2CC9"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 w:val="20"/>
        </w:rPr>
        <w:tab/>
      </w:r>
      <w:r w:rsidR="004A2CC9">
        <w:rPr>
          <w:sz w:val="20"/>
        </w:rPr>
        <w:t>D</w:t>
      </w:r>
      <w:r w:rsidRPr="004A2CC9">
        <w:rPr>
          <w:sz w:val="20"/>
        </w:rPr>
        <w:t>erived from IPCC 2019</w:t>
      </w:r>
      <w:r w:rsidR="00170A53" w:rsidRPr="004A2CC9">
        <w:rPr>
          <w:sz w:val="20"/>
        </w:rPr>
        <w:t>, Eq. 10.31</w:t>
      </w:r>
      <w:r w:rsidR="0005494A" w:rsidRPr="004A2CC9">
        <w:rPr>
          <w:sz w:val="20"/>
        </w:rPr>
        <w:t>A</w:t>
      </w:r>
    </w:p>
    <w:p w14:paraId="045F3261" w14:textId="6636ED02"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31C5C26" w14:textId="23286595" w:rsidR="00052BEE" w:rsidRPr="00D5649B" w:rsidRDefault="00052BEE" w:rsidP="00A11E33">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207FE64" w14:textId="1D726201" w:rsidR="00052BEE" w:rsidRPr="00D5649B" w:rsidRDefault="00052BEE" w:rsidP="00A11E33">
      <w:pPr>
        <w:tabs>
          <w:tab w:val="clear" w:pos="2880"/>
          <w:tab w:val="clear" w:pos="9360"/>
        </w:tabs>
        <w:spacing w:before="0"/>
        <w:ind w:left="2835" w:hanging="2835"/>
        <w:rPr>
          <w:sz w:val="20"/>
        </w:rPr>
      </w:pPr>
      <w:r w:rsidRPr="00A07E6F">
        <w:rPr>
          <w:i/>
          <w:iCs/>
          <w:sz w:val="20"/>
        </w:rPr>
        <w:t>6.25</w:t>
      </w:r>
      <w:r w:rsidRPr="00D5649B">
        <w:rPr>
          <w:i/>
          <w:sz w:val="20"/>
        </w:rPr>
        <w:tab/>
      </w:r>
      <w:r w:rsidRPr="00D5649B">
        <w:rPr>
          <w:sz w:val="20"/>
        </w:rPr>
        <w:t>Conversion from dietary protein to dietary N</w:t>
      </w:r>
    </w:p>
    <w:p w14:paraId="07B6FAFA" w14:textId="409DAE37" w:rsidR="00052BEE" w:rsidRPr="00D5649B" w:rsidRDefault="00052BEE" w:rsidP="00A11E33">
      <w:pPr>
        <w:tabs>
          <w:tab w:val="clear" w:pos="2880"/>
          <w:tab w:val="clear" w:pos="9360"/>
        </w:tabs>
        <w:spacing w:before="0"/>
        <w:ind w:left="2835" w:hanging="2835"/>
        <w:rPr>
          <w:sz w:val="20"/>
        </w:rPr>
      </w:pPr>
      <w:r w:rsidRPr="00A07E6F">
        <w:rPr>
          <w:i/>
          <w:iCs/>
          <w:sz w:val="20"/>
        </w:rPr>
        <w:t>6.38</w:t>
      </w:r>
      <w:r w:rsidRPr="00D5649B">
        <w:rPr>
          <w:i/>
          <w:sz w:val="20"/>
        </w:rPr>
        <w:tab/>
      </w:r>
      <w:r w:rsidRPr="00D5649B">
        <w:rPr>
          <w:sz w:val="20"/>
        </w:rPr>
        <w:t>Conversion from milk protein to milk N</w:t>
      </w:r>
    </w:p>
    <w:p w14:paraId="6027EFD2" w14:textId="17AF12D7" w:rsidR="000A1EEB" w:rsidRPr="00D5649B" w:rsidRDefault="000A1EEB" w:rsidP="00052BEE">
      <w:pPr>
        <w:keepNext/>
        <w:keepLines/>
        <w:tabs>
          <w:tab w:val="left" w:pos="2160"/>
          <w:tab w:val="right" w:pos="8640"/>
          <w:tab w:val="right" w:pos="8820"/>
        </w:tabs>
        <w:rPr>
          <w:b/>
        </w:rPr>
      </w:pPr>
      <w:r w:rsidRPr="00D5649B">
        <w:rPr>
          <w:b/>
        </w:rPr>
        <w:t>For calves:</w:t>
      </w:r>
    </w:p>
    <w:p w14:paraId="7C7493FA" w14:textId="542DB587"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=DMI×CP</m:t>
        </m:r>
      </m:oMath>
      <w:r w:rsidRPr="00D5649B">
        <w:rPr>
          <w:rFonts w:cstheme="minorHAnsi"/>
          <w:b/>
          <w:i/>
          <w:szCs w:val="24"/>
        </w:rPr>
        <w:tab/>
      </w:r>
      <w:r w:rsidRPr="00D5649B">
        <w:rPr>
          <w:rFonts w:cstheme="minorHAnsi"/>
          <w:b/>
          <w:i/>
          <w:szCs w:val="24"/>
        </w:rPr>
        <w:tab/>
      </w:r>
      <w:bookmarkStart w:id="572" w:name="PIsolidCalves_NExcretionRateEq9"/>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bookmarkEnd w:id="572"/>
    </w:p>
    <w:p w14:paraId="1F5DCC58" w14:textId="7D888558" w:rsidR="00B64875" w:rsidRPr="00D5649B" w:rsidRDefault="00B64875" w:rsidP="00421D4A">
      <w:pPr>
        <w:keepNext/>
        <w:keepLines/>
        <w:tabs>
          <w:tab w:val="clear" w:pos="2880"/>
          <w:tab w:val="clear" w:pos="9360"/>
          <w:tab w:val="right" w:pos="9781"/>
        </w:tabs>
        <w:jc w:val="right"/>
        <w:rPr>
          <w:szCs w:val="24"/>
        </w:rPr>
      </w:pPr>
      <w:r w:rsidRPr="00D5649B">
        <w:rPr>
          <w:color w:val="000000"/>
          <w:sz w:val="20"/>
        </w:rPr>
        <w:tab/>
      </w:r>
      <w:r w:rsidRPr="004A2CC9">
        <w:rPr>
          <w:sz w:val="20"/>
        </w:rPr>
        <w:t>Janzen et al. 2006</w:t>
      </w:r>
    </w:p>
    <w:p w14:paraId="6C74FC72" w14:textId="797086CA" w:rsidR="00B64875" w:rsidRPr="00D5649B" w:rsidRDefault="004A2CC9" w:rsidP="00B64875">
      <w:pPr>
        <w:keepNext/>
        <w:keepLines/>
        <w:tabs>
          <w:tab w:val="right" w:pos="8640"/>
          <w:tab w:val="right" w:pos="8820"/>
        </w:tabs>
        <w:spacing w:before="0"/>
        <w:rPr>
          <w:i/>
          <w:color w:val="000000"/>
          <w:sz w:val="20"/>
        </w:rPr>
      </w:pPr>
      <w:r>
        <w:rPr>
          <w:i/>
          <w:color w:val="000000"/>
          <w:sz w:val="20"/>
        </w:rPr>
        <w:t>w</w:t>
      </w:r>
      <w:r w:rsidR="00B64875" w:rsidRPr="00D5649B">
        <w:rPr>
          <w:i/>
          <w:color w:val="000000"/>
          <w:sz w:val="20"/>
        </w:rPr>
        <w:t xml:space="preserve">here </w:t>
      </w:r>
    </w:p>
    <w:p w14:paraId="5F058F42" w14:textId="5846D47F" w:rsidR="00B64875" w:rsidRPr="00D5649B" w:rsidRDefault="00B64875" w:rsidP="00A11E33">
      <w:pPr>
        <w:keepNext/>
        <w:keepLines/>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solid</w:t>
      </w:r>
      <w:proofErr w:type="spellEnd"/>
      <w:r w:rsidRPr="00D5649B">
        <w:rPr>
          <w:i/>
          <w:color w:val="000000"/>
          <w:sz w:val="20"/>
        </w:rPr>
        <w:tab/>
      </w:r>
      <w:r w:rsidRPr="00D5649B">
        <w:rPr>
          <w:sz w:val="20"/>
        </w:rPr>
        <w:t>Beef calf protein intake from solid food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355BBE7" w14:textId="6CEFDD1B" w:rsidR="00B64875" w:rsidRPr="00D5649B" w:rsidRDefault="00B64875" w:rsidP="00A11E33">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3223E6" w:rsidRPr="00D5649B">
        <w:rPr>
          <w:sz w:val="20"/>
        </w:rPr>
        <w:t xml:space="preserve">, </w:t>
      </w:r>
      <w:r w:rsidR="003223E6" w:rsidRPr="00D5649B">
        <w:rPr>
          <w:rFonts w:eastAsiaTheme="minorHAnsi" w:cstheme="minorHAnsi"/>
          <w:sz w:val="20"/>
        </w:rPr>
        <w:t xml:space="preserve">calculated according to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DMIPerAnimalPerDay_Calves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3223E6" w:rsidRPr="00D5649B">
        <w:rPr>
          <w:b/>
          <w:sz w:val="20"/>
        </w:rPr>
        <w:t xml:space="preserve">Eq. </w:t>
      </w:r>
      <w:r w:rsidR="003223E6" w:rsidRPr="00D5649B">
        <w:rPr>
          <w:b/>
          <w:noProof/>
          <w:sz w:val="20"/>
        </w:rPr>
        <w:t>3.1.2</w:t>
      </w:r>
      <w:r w:rsidR="003223E6" w:rsidRPr="00D5649B">
        <w:rPr>
          <w:b/>
          <w:sz w:val="20"/>
        </w:rPr>
        <w:noBreakHyphen/>
      </w:r>
      <w:r w:rsidR="003223E6" w:rsidRPr="00D5649B">
        <w:rPr>
          <w:b/>
          <w:noProof/>
          <w:sz w:val="20"/>
        </w:rPr>
        <w:t>2</w:t>
      </w:r>
      <w:r w:rsidR="003223E6" w:rsidRPr="00D5649B">
        <w:rPr>
          <w:rFonts w:eastAsiaTheme="minorHAnsi" w:cstheme="minorHAnsi"/>
          <w:sz w:val="20"/>
        </w:rPr>
        <w:fldChar w:fldCharType="end"/>
      </w:r>
      <w:r w:rsidR="003223E6" w:rsidRPr="00D5649B">
        <w:rPr>
          <w:rFonts w:eastAsiaTheme="minorHAnsi" w:cstheme="minorHAnsi"/>
          <w:sz w:val="20"/>
        </w:rPr>
        <w:t xml:space="preserve"> for beef calves</w:t>
      </w:r>
    </w:p>
    <w:p w14:paraId="3B168075" w14:textId="1EA87682" w:rsidR="00B64875" w:rsidRPr="00D5649B" w:rsidRDefault="00B64875" w:rsidP="00A11E33">
      <w:pPr>
        <w:keepNext/>
        <w:keepLines/>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A11E33">
        <w:rPr>
          <w:b/>
          <w:sz w:val="20"/>
        </w:rPr>
        <w:fldChar w:fldCharType="begin"/>
      </w:r>
      <w:r w:rsidRPr="00A11E33">
        <w:rPr>
          <w:b/>
          <w:sz w:val="20"/>
        </w:rPr>
        <w:instrText xml:space="preserve"> REF _Ref62557839 \h  \* MERGEFORMAT </w:instrText>
      </w:r>
      <w:r w:rsidRPr="00A11E33">
        <w:rPr>
          <w:b/>
          <w:sz w:val="20"/>
        </w:rPr>
      </w:r>
      <w:r w:rsidRPr="00A11E33">
        <w:rPr>
          <w:b/>
          <w:sz w:val="20"/>
        </w:rPr>
        <w:fldChar w:fldCharType="separate"/>
      </w:r>
      <w:r w:rsidR="00C6178D" w:rsidRPr="00C6178D">
        <w:rPr>
          <w:b/>
          <w:sz w:val="20"/>
        </w:rPr>
        <w:t>Table 18</w:t>
      </w:r>
      <w:r w:rsidRPr="00A11E33">
        <w:rPr>
          <w:b/>
          <w:sz w:val="20"/>
        </w:rPr>
        <w:fldChar w:fldCharType="end"/>
      </w:r>
      <w:r w:rsidRPr="00D5649B">
        <w:rPr>
          <w:sz w:val="20"/>
        </w:rPr>
        <w:t>, by diet)</w:t>
      </w:r>
    </w:p>
    <w:p w14:paraId="7964156E" w14:textId="7EDABF5B"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=milk_production×milk_protein</m:t>
        </m:r>
      </m:oMath>
      <w:r w:rsidRPr="00D5649B">
        <w:rPr>
          <w:rFonts w:cstheme="minorHAnsi"/>
          <w:b/>
          <w:i/>
          <w:szCs w:val="24"/>
        </w:rPr>
        <w:tab/>
      </w:r>
      <w:bookmarkStart w:id="573" w:name="PImilkCalves_NExcretionRateEq10"/>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bookmarkEnd w:id="573"/>
    </w:p>
    <w:p w14:paraId="0F9716B9" w14:textId="4AA77A76" w:rsidR="00B64875" w:rsidRPr="00D5649B" w:rsidRDefault="004A2CC9" w:rsidP="00B64875">
      <w:pPr>
        <w:keepNext/>
        <w:keepLines/>
        <w:tabs>
          <w:tab w:val="right" w:pos="8640"/>
          <w:tab w:val="right" w:pos="8820"/>
        </w:tabs>
        <w:spacing w:before="0"/>
        <w:rPr>
          <w:i/>
          <w:color w:val="000000"/>
          <w:sz w:val="20"/>
        </w:rPr>
      </w:pPr>
      <w:r>
        <w:rPr>
          <w:i/>
          <w:color w:val="000000"/>
          <w:sz w:val="20"/>
        </w:rPr>
        <w:t>w</w:t>
      </w:r>
      <w:r w:rsidR="00B64875" w:rsidRPr="00D5649B">
        <w:rPr>
          <w:i/>
          <w:color w:val="000000"/>
          <w:sz w:val="20"/>
        </w:rPr>
        <w:t>here</w:t>
      </w:r>
    </w:p>
    <w:p w14:paraId="324F7121" w14:textId="5E61B66C" w:rsidR="00B64875" w:rsidRPr="00D5649B" w:rsidRDefault="00B64875" w:rsidP="00A11E33">
      <w:pPr>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milk</w:t>
      </w:r>
      <w:proofErr w:type="spellEnd"/>
      <w:r w:rsidRPr="00D5649B">
        <w:rPr>
          <w:i/>
          <w:color w:val="000000"/>
          <w:sz w:val="20"/>
        </w:rPr>
        <w:tab/>
      </w:r>
      <w:r w:rsidRPr="00D5649B">
        <w:rPr>
          <w:sz w:val="20"/>
        </w:rPr>
        <w:t>Beef calf protein intake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CB3C220" w14:textId="6E7A7E9F" w:rsidR="00B64875" w:rsidRPr="00D5649B" w:rsidRDefault="00B64875" w:rsidP="00A11E33">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72B15E1" w14:textId="7D86D1C5" w:rsidR="00B64875" w:rsidRPr="00D5649B" w:rsidRDefault="00B64875" w:rsidP="00A11E33">
      <w:pPr>
        <w:tabs>
          <w:tab w:val="clear" w:pos="2880"/>
          <w:tab w:val="clear" w:pos="9360"/>
        </w:tabs>
        <w:spacing w:before="0"/>
        <w:ind w:left="2835" w:hanging="2835"/>
        <w:rPr>
          <w:color w:val="000000"/>
          <w:sz w:val="20"/>
        </w:rPr>
      </w:pPr>
      <w:proofErr w:type="spellStart"/>
      <w:r w:rsidRPr="00D5649B">
        <w:rPr>
          <w:i/>
          <w:color w:val="000000"/>
          <w:sz w:val="20"/>
        </w:rPr>
        <w:t>milk_protein</w:t>
      </w:r>
      <w:proofErr w:type="spellEnd"/>
      <w:r w:rsidRPr="00D5649B">
        <w:rPr>
          <w:i/>
          <w:color w:val="000000"/>
          <w:sz w:val="20"/>
        </w:rPr>
        <w:tab/>
      </w:r>
      <w:r w:rsidRPr="00D5649B">
        <w:rPr>
          <w:color w:val="000000"/>
          <w:sz w:val="20"/>
        </w:rPr>
        <w:t>Protein content of milk (kg kg</w:t>
      </w:r>
      <w:r w:rsidRPr="00D5649B">
        <w:rPr>
          <w:color w:val="000000"/>
          <w:sz w:val="20"/>
          <w:vertAlign w:val="superscript"/>
        </w:rPr>
        <w:t>-1</w:t>
      </w:r>
      <w:r w:rsidRPr="00D5649B">
        <w:rPr>
          <w:color w:val="000000"/>
          <w:sz w:val="20"/>
        </w:rPr>
        <w:t>)</w:t>
      </w:r>
    </w:p>
    <w:p w14:paraId="767F2A4D" w14:textId="065B7F6E"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PI=P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74" w:name="PICalves_NExcretionRateEq11"/>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bookmarkEnd w:id="574"/>
    </w:p>
    <w:p w14:paraId="0786B6F9" w14:textId="6C1C3E1E" w:rsidR="00B64875" w:rsidRPr="00D5649B" w:rsidRDefault="004A2CC9" w:rsidP="00B64875">
      <w:pPr>
        <w:tabs>
          <w:tab w:val="left" w:pos="2520"/>
          <w:tab w:val="right" w:pos="8640"/>
        </w:tabs>
        <w:spacing w:before="0"/>
        <w:ind w:left="2520" w:hanging="2520"/>
        <w:rPr>
          <w:i/>
          <w:color w:val="000000"/>
          <w:sz w:val="20"/>
        </w:rPr>
      </w:pPr>
      <w:r>
        <w:rPr>
          <w:i/>
          <w:color w:val="000000"/>
          <w:sz w:val="20"/>
        </w:rPr>
        <w:lastRenderedPageBreak/>
        <w:t>w</w:t>
      </w:r>
      <w:r w:rsidR="00B64875" w:rsidRPr="00D5649B">
        <w:rPr>
          <w:i/>
          <w:color w:val="000000"/>
          <w:sz w:val="20"/>
        </w:rPr>
        <w:t>here</w:t>
      </w:r>
    </w:p>
    <w:p w14:paraId="5626309E" w14:textId="6DB08036" w:rsidR="00B64875" w:rsidRPr="00D5649B" w:rsidRDefault="00B64875" w:rsidP="00A11E33">
      <w:pPr>
        <w:keepNext/>
        <w:keepLines/>
        <w:tabs>
          <w:tab w:val="clear" w:pos="2880"/>
          <w:tab w:val="clear" w:pos="9360"/>
        </w:tabs>
        <w:spacing w:before="0"/>
        <w:ind w:left="2835" w:hanging="2835"/>
        <w:rPr>
          <w:sz w:val="20"/>
        </w:rPr>
      </w:pPr>
      <w:r w:rsidRPr="00D5649B">
        <w:rPr>
          <w:i/>
          <w:color w:val="000000"/>
          <w:sz w:val="20"/>
        </w:rPr>
        <w:t>PI</w:t>
      </w:r>
      <w:r w:rsidRPr="00D5649B">
        <w:rPr>
          <w:i/>
          <w:color w:val="000000"/>
          <w:sz w:val="20"/>
        </w:rPr>
        <w:tab/>
      </w:r>
      <w:r w:rsidRPr="00D5649B">
        <w:rPr>
          <w:sz w:val="20"/>
        </w:rPr>
        <w:t>Beef calf 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B0CB71A" w14:textId="2D3D1A99"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×0.20</m:t>
        </m:r>
      </m:oMath>
      <w:r w:rsidRPr="00D5649B">
        <w:rPr>
          <w:rFonts w:cstheme="minorHAnsi"/>
          <w:b/>
          <w:i/>
          <w:szCs w:val="24"/>
        </w:rPr>
        <w:tab/>
      </w:r>
      <w:r w:rsidRPr="00D5649B">
        <w:rPr>
          <w:rFonts w:cstheme="minorHAnsi"/>
          <w:b/>
          <w:i/>
          <w:szCs w:val="24"/>
        </w:rPr>
        <w:tab/>
      </w:r>
      <w:bookmarkStart w:id="575" w:name="PRsolidCalves_NExcretionRateEq12"/>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bookmarkEnd w:id="575"/>
    </w:p>
    <w:p w14:paraId="01D90504" w14:textId="5D3FA27E" w:rsidR="00B64875" w:rsidRPr="00D5649B" w:rsidRDefault="00B64875" w:rsidP="00B64875">
      <w:pPr>
        <w:tabs>
          <w:tab w:val="right" w:pos="8640"/>
          <w:tab w:val="right" w:pos="8820"/>
        </w:tabs>
        <w:spacing w:before="0"/>
        <w:rPr>
          <w:i/>
          <w:sz w:val="20"/>
        </w:rPr>
      </w:pPr>
      <w:r w:rsidRPr="00D5649B">
        <w:rPr>
          <w:i/>
          <w:sz w:val="20"/>
        </w:rPr>
        <w:t>Where</w:t>
      </w:r>
      <w:r w:rsidR="00BF60DE">
        <w:rPr>
          <w:i/>
          <w:sz w:val="20"/>
        </w:rPr>
        <w:t xml:space="preserve"> </w:t>
      </w:r>
    </w:p>
    <w:p w14:paraId="7DA21023" w14:textId="12192C0D" w:rsidR="00B64875" w:rsidRPr="00D5649B" w:rsidRDefault="00B64875" w:rsidP="00A11E33">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solid</w:t>
      </w:r>
      <w:proofErr w:type="spellEnd"/>
      <w:r w:rsidRPr="00D5649B">
        <w:rPr>
          <w:i/>
          <w:sz w:val="20"/>
          <w:vertAlign w:val="subscript"/>
        </w:rPr>
        <w:tab/>
      </w:r>
      <w:r w:rsidRPr="00D5649B">
        <w:rPr>
          <w:sz w:val="20"/>
        </w:rPr>
        <w:t>Beef calf protein retained from solid feed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2CBDEF" w14:textId="39F250AC"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×0.40</m:t>
        </m:r>
      </m:oMath>
      <w:r w:rsidRPr="00D5649B">
        <w:rPr>
          <w:rFonts w:cstheme="minorHAnsi"/>
          <w:b/>
          <w:i/>
          <w:szCs w:val="24"/>
        </w:rPr>
        <w:tab/>
      </w:r>
      <w:r w:rsidRPr="00D5649B">
        <w:rPr>
          <w:rFonts w:cstheme="minorHAnsi"/>
          <w:b/>
          <w:i/>
          <w:szCs w:val="24"/>
        </w:rPr>
        <w:tab/>
      </w:r>
      <w:bookmarkStart w:id="576" w:name="PRmilkCalves_NExcretionRateEq13"/>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bookmarkEnd w:id="576"/>
    </w:p>
    <w:p w14:paraId="697F741B" w14:textId="12880315" w:rsidR="00B64875" w:rsidRPr="00D5649B" w:rsidRDefault="004A2CC9" w:rsidP="00B64875">
      <w:pPr>
        <w:keepNext/>
        <w:keepLines/>
        <w:tabs>
          <w:tab w:val="right" w:pos="8640"/>
          <w:tab w:val="right" w:pos="8820"/>
        </w:tabs>
        <w:spacing w:before="0"/>
        <w:rPr>
          <w:i/>
          <w:sz w:val="20"/>
        </w:rPr>
      </w:pPr>
      <w:r>
        <w:rPr>
          <w:i/>
          <w:sz w:val="20"/>
        </w:rPr>
        <w:t>w</w:t>
      </w:r>
      <w:r w:rsidR="00B64875" w:rsidRPr="00D5649B">
        <w:rPr>
          <w:i/>
          <w:sz w:val="20"/>
        </w:rPr>
        <w:t>here</w:t>
      </w:r>
    </w:p>
    <w:p w14:paraId="59961A6E" w14:textId="295A6E48" w:rsidR="00B64875" w:rsidRPr="00D5649B" w:rsidRDefault="00B64875" w:rsidP="00A11E33">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milk</w:t>
      </w:r>
      <w:proofErr w:type="spellEnd"/>
      <w:r w:rsidRPr="00D5649B">
        <w:rPr>
          <w:i/>
          <w:sz w:val="20"/>
          <w:vertAlign w:val="subscript"/>
        </w:rPr>
        <w:tab/>
      </w:r>
      <w:r w:rsidRPr="00D5649B">
        <w:rPr>
          <w:sz w:val="20"/>
        </w:rPr>
        <w:t>Beef calf protein retained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03855B7" w14:textId="1670C29F"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PR=P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 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77" w:name="PRCalves_NExcretionRateEq14"/>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bookmarkEnd w:id="577"/>
    </w:p>
    <w:p w14:paraId="6C3D4956" w14:textId="06EAEB9D" w:rsidR="00B64875" w:rsidRPr="00D5649B" w:rsidRDefault="004A2CC9" w:rsidP="00B64875">
      <w:pPr>
        <w:tabs>
          <w:tab w:val="right" w:pos="8640"/>
          <w:tab w:val="right" w:pos="8820"/>
        </w:tabs>
        <w:spacing w:before="0"/>
        <w:rPr>
          <w:i/>
          <w:sz w:val="20"/>
        </w:rPr>
      </w:pPr>
      <w:r>
        <w:rPr>
          <w:i/>
          <w:sz w:val="20"/>
        </w:rPr>
        <w:t>w</w:t>
      </w:r>
      <w:r w:rsidR="00B64875" w:rsidRPr="00D5649B">
        <w:rPr>
          <w:i/>
          <w:sz w:val="20"/>
        </w:rPr>
        <w:t>here</w:t>
      </w:r>
    </w:p>
    <w:p w14:paraId="06334BC0" w14:textId="23E2B08E" w:rsidR="00B64875" w:rsidRPr="00D5649B" w:rsidRDefault="00B64875" w:rsidP="00A11E33">
      <w:pPr>
        <w:tabs>
          <w:tab w:val="clear" w:pos="2880"/>
          <w:tab w:val="clear" w:pos="9360"/>
        </w:tabs>
        <w:spacing w:before="0"/>
        <w:ind w:left="2835" w:hanging="2835"/>
        <w:rPr>
          <w:sz w:val="20"/>
        </w:rPr>
      </w:pPr>
      <w:r w:rsidRPr="00D5649B">
        <w:rPr>
          <w:i/>
          <w:sz w:val="20"/>
        </w:rPr>
        <w:t>PR</w:t>
      </w:r>
      <w:r w:rsidRPr="00D5649B">
        <w:rPr>
          <w:sz w:val="20"/>
        </w:rPr>
        <w:tab/>
      </w:r>
      <w:r w:rsidR="00FF63E2" w:rsidRPr="0041326B">
        <w:rPr>
          <w:sz w:val="20"/>
        </w:rPr>
        <w:t>Beef calf p</w:t>
      </w:r>
      <w:r w:rsidRPr="0041326B">
        <w:rPr>
          <w:sz w:val="20"/>
        </w:rPr>
        <w:t>rotein</w:t>
      </w:r>
      <w:r w:rsidRPr="00D5649B">
        <w:rPr>
          <w:sz w:val="20"/>
        </w:rPr>
        <w:t xml:space="preserve"> retained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4034C42" w14:textId="2FEB7734" w:rsidR="00B64875" w:rsidRPr="00D5649B" w:rsidRDefault="00000000" w:rsidP="005076ED">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B64875" w:rsidRPr="00D5649B">
        <w:rPr>
          <w:rFonts w:cstheme="minorHAnsi"/>
          <w:b/>
          <w:i/>
          <w:szCs w:val="24"/>
        </w:rPr>
        <w:tab/>
      </w:r>
      <w:bookmarkStart w:id="578" w:name="NExcretionRateCalves_NExcretionRateEq15"/>
      <w:r w:rsidR="00B64875"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bookmarkEnd w:id="578"/>
    </w:p>
    <w:p w14:paraId="1D915852" w14:textId="68B73809" w:rsidR="00B64875" w:rsidRPr="00D5649B" w:rsidRDefault="00B64875" w:rsidP="00421D4A">
      <w:pPr>
        <w:keepNext/>
        <w:keepLines/>
        <w:tabs>
          <w:tab w:val="clear" w:pos="2880"/>
          <w:tab w:val="clear" w:pos="9360"/>
          <w:tab w:val="right" w:pos="9781"/>
        </w:tabs>
        <w:jc w:val="right"/>
        <w:rPr>
          <w:szCs w:val="24"/>
        </w:rPr>
      </w:pPr>
      <w:r w:rsidRPr="00D5649B">
        <w:rPr>
          <w:sz w:val="20"/>
        </w:rPr>
        <w:tab/>
      </w:r>
      <w:r w:rsidRPr="00D5649B">
        <w:rPr>
          <w:sz w:val="20"/>
        </w:rPr>
        <w:tab/>
      </w:r>
      <w:r w:rsidR="004A2CC9">
        <w:rPr>
          <w:sz w:val="20"/>
        </w:rPr>
        <w:t>D</w:t>
      </w:r>
      <w:r w:rsidR="00170A53" w:rsidRPr="004A2CC9">
        <w:rPr>
          <w:sz w:val="20"/>
        </w:rPr>
        <w:t xml:space="preserve">erived </w:t>
      </w:r>
      <w:r w:rsidRPr="004A2CC9">
        <w:rPr>
          <w:sz w:val="20"/>
        </w:rPr>
        <w:t>from IPCC 2019</w:t>
      </w:r>
      <w:r w:rsidR="00135ACB" w:rsidRPr="004A2CC9">
        <w:rPr>
          <w:sz w:val="20"/>
        </w:rPr>
        <w:t>, Eq. 10.31</w:t>
      </w:r>
      <w:r w:rsidR="002D321F" w:rsidRPr="004A2CC9">
        <w:rPr>
          <w:sz w:val="20"/>
        </w:rPr>
        <w:t>A</w:t>
      </w:r>
    </w:p>
    <w:p w14:paraId="6BF5FB2F" w14:textId="3DAB5449" w:rsidR="00B64875" w:rsidRPr="00D5649B" w:rsidRDefault="001A588A" w:rsidP="001A588A">
      <w:pPr>
        <w:keepNext/>
        <w:tabs>
          <w:tab w:val="left" w:pos="2160"/>
          <w:tab w:val="left" w:pos="2520"/>
          <w:tab w:val="right" w:pos="8640"/>
          <w:tab w:val="right" w:pos="8820"/>
        </w:tabs>
        <w:spacing w:before="0"/>
        <w:ind w:left="2517" w:hanging="2517"/>
        <w:rPr>
          <w:color w:val="000000"/>
          <w:sz w:val="20"/>
        </w:rPr>
      </w:pPr>
      <w:r w:rsidRPr="00D5649B">
        <w:rPr>
          <w:color w:val="000000"/>
          <w:sz w:val="20"/>
        </w:rPr>
        <w:t>w</w:t>
      </w:r>
      <w:r w:rsidR="00B64875" w:rsidRPr="00D5649B">
        <w:rPr>
          <w:color w:val="000000"/>
          <w:sz w:val="20"/>
        </w:rPr>
        <w:t>here</w:t>
      </w:r>
    </w:p>
    <w:p w14:paraId="56B21928" w14:textId="29041CBE" w:rsidR="00B64875" w:rsidRPr="00D5649B" w:rsidRDefault="00B64875" w:rsidP="00A11E33">
      <w:pPr>
        <w:keepNext/>
        <w:tabs>
          <w:tab w:val="clear" w:pos="2880"/>
          <w:tab w:val="clear" w:pos="9360"/>
        </w:tabs>
        <w:spacing w:before="0"/>
        <w:ind w:left="2835" w:hanging="2835"/>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Pr="00D5649B">
        <w:rPr>
          <w:i/>
          <w:color w:val="000000"/>
          <w:sz w:val="20"/>
        </w:rPr>
        <w:tab/>
      </w:r>
      <w:r w:rsidRPr="00D5649B">
        <w:rPr>
          <w:color w:val="000000"/>
          <w:sz w:val="20"/>
        </w:rPr>
        <w:t xml:space="preserve">N </w:t>
      </w:r>
      <w:r w:rsidRPr="00485DD3">
        <w:rPr>
          <w:color w:val="000000"/>
          <w:sz w:val="20"/>
        </w:rPr>
        <w:t>excretion rate</w:t>
      </w:r>
      <w:r w:rsidR="00FF63E2" w:rsidRPr="00485DD3">
        <w:rPr>
          <w:color w:val="000000"/>
          <w:sz w:val="20"/>
        </w:rPr>
        <w:t xml:space="preserve"> for beef calves</w:t>
      </w:r>
      <w:r w:rsidRPr="00485DD3">
        <w:rPr>
          <w:color w:val="000000"/>
          <w:sz w:val="20"/>
        </w:rPr>
        <w:t xml:space="preserve"> (</w:t>
      </w:r>
      <w:r w:rsidRPr="00485DD3">
        <w:rPr>
          <w:sz w:val="20"/>
        </w:rPr>
        <w:t>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33C5D1" w14:textId="481CF450" w:rsidR="00B64875" w:rsidRPr="00D5649B" w:rsidRDefault="00B64875" w:rsidP="00E75A18">
      <w:pPr>
        <w:keepNext/>
        <w:tabs>
          <w:tab w:val="clear" w:pos="2880"/>
          <w:tab w:val="clear" w:pos="9360"/>
        </w:tabs>
        <w:spacing w:before="0"/>
        <w:ind w:left="2835" w:hanging="2835"/>
        <w:rPr>
          <w:sz w:val="20"/>
        </w:rPr>
      </w:pPr>
      <w:r w:rsidRPr="00A07E6F">
        <w:rPr>
          <w:i/>
          <w:iCs/>
          <w:sz w:val="20"/>
        </w:rPr>
        <w:t>6.25</w:t>
      </w:r>
      <w:r w:rsidRPr="00D5649B">
        <w:rPr>
          <w:i/>
          <w:sz w:val="20"/>
        </w:rPr>
        <w:tab/>
      </w:r>
      <w:r w:rsidRPr="00D5649B">
        <w:rPr>
          <w:sz w:val="20"/>
        </w:rPr>
        <w:t>Conversion fr</w:t>
      </w:r>
      <w:r w:rsidR="00E75A18">
        <w:rPr>
          <w:sz w:val="20"/>
        </w:rPr>
        <w:t>om dietary protein to dietary N</w:t>
      </w:r>
      <w:r w:rsidR="00EE6923">
        <w:rPr>
          <w:noProof/>
        </w:rPr>
        <mc:AlternateContent>
          <mc:Choice Requires="wps">
            <w:drawing>
              <wp:anchor distT="0" distB="0" distL="114300" distR="114300" simplePos="0" relativeHeight="251647488" behindDoc="0" locked="0" layoutInCell="1" allowOverlap="1" wp14:anchorId="1915CE7C" wp14:editId="0541CB32">
                <wp:simplePos x="0" y="0"/>
                <wp:positionH relativeFrom="margin">
                  <wp:posOffset>-139700</wp:posOffset>
                </wp:positionH>
                <wp:positionV relativeFrom="paragraph">
                  <wp:posOffset>262890</wp:posOffset>
                </wp:positionV>
                <wp:extent cx="6362700" cy="783590"/>
                <wp:effectExtent l="0" t="0" r="0" b="0"/>
                <wp:wrapTopAndBottom/>
                <wp:docPr id="3605142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0" cy="783590"/>
                        </a:xfrm>
                        <a:prstGeom prst="rect">
                          <a:avLst/>
                        </a:prstGeom>
                        <a:solidFill>
                          <a:sysClr val="window" lastClr="FFFFFF"/>
                        </a:solidFill>
                        <a:ln w="25400" cap="flat" cmpd="sng" algn="ctr">
                          <a:solidFill>
                            <a:srgbClr val="4F81BD">
                              <a:shade val="50000"/>
                            </a:srgbClr>
                          </a:solidFill>
                          <a:prstDash val="solid"/>
                        </a:ln>
                        <a:effectLst/>
                      </wps:spPr>
                      <wps:txbx>
                        <w:txbxContent>
                          <w:p w14:paraId="0185A613" w14:textId="7BD72B19" w:rsidR="00B1240A" w:rsidRPr="00160C61" w:rsidRDefault="00B1240A" w:rsidP="00B64875">
                            <w:pPr>
                              <w:tabs>
                                <w:tab w:val="right" w:pos="8640"/>
                              </w:tabs>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B64875">
                            <w:pPr>
                              <w:spacing w:after="120"/>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5CE7C" id="Rectangle 15" o:spid="_x0000_s1066" style="position:absolute;left:0;text-align:left;margin-left:-11pt;margin-top:20.7pt;width:501pt;height:61.7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" fillcolor="window" strokecolor="#385d8a" strokeweight="2pt">
                <v:path arrowok="t"/>
                <v:textbox>
                  <w:txbxContent>
                    <w:p w14:paraId="0185A613" w14:textId="7BD72B19" w:rsidR="00B1240A" w:rsidRPr="00160C61" w:rsidRDefault="00B1240A" w:rsidP="00B64875">
                      <w:pPr>
                        <w:tabs>
                          <w:tab w:val="right" w:pos="8640"/>
                        </w:tabs>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B64875">
                      <w:pPr>
                        <w:spacing w:after="120"/>
                        <w:jc w:val="both"/>
                        <w:rPr>
                          <w:color w:val="000000" w:themeColor="text1"/>
                        </w:rPr>
                      </w:pPr>
                    </w:p>
                  </w:txbxContent>
                </v:textbox>
                <w10:wrap type="topAndBottom" anchorx="margin"/>
              </v:rect>
            </w:pict>
          </mc:Fallback>
        </mc:AlternateContent>
      </w:r>
    </w:p>
    <w:p w14:paraId="4BC0AD29" w14:textId="31446460" w:rsidR="00717EB3" w:rsidRPr="00D5649B" w:rsidRDefault="00717EB3" w:rsidP="000D56EE">
      <w:pPr>
        <w:pStyle w:val="Heading5"/>
      </w:pPr>
      <w:r w:rsidRPr="00D5649B">
        <w:t>For sheep</w:t>
      </w:r>
    </w:p>
    <w:p w14:paraId="3824D18A" w14:textId="53271B07"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PI=</m:t>
        </m:r>
        <m:f>
          <m:fPr>
            <m:ctrlPr>
              <w:rPr>
                <w:rFonts w:ascii="Cambria Math" w:hAnsi="Cambria Math"/>
                <w:b/>
                <w:i/>
              </w:rPr>
            </m:ctrlPr>
          </m:fPr>
          <m:num>
            <m:r>
              <m:rPr>
                <m:sty m:val="bi"/>
              </m:rPr>
              <w:rPr>
                <w:rFonts w:ascii="Cambria Math" w:hAnsi="Cambria Math"/>
              </w:rPr>
              <m:t>GEI</m:t>
            </m:r>
          </m:num>
          <m:den>
            <m:r>
              <m:rPr>
                <m:sty m:val="bi"/>
              </m:rPr>
              <w:rPr>
                <w:rFonts w:ascii="Cambria Math" w:hAnsi="Cambria Math"/>
              </w:rPr>
              <m:t>18.45</m:t>
            </m:r>
          </m:den>
        </m:f>
        <m:r>
          <m:rPr>
            <m:sty m:val="bi"/>
          </m:rPr>
          <w:rPr>
            <w:rFonts w:ascii="Cambria Math" w:hAnsi="Cambria Math"/>
          </w:rPr>
          <m:t>×CP</m:t>
        </m:r>
      </m:oMath>
      <w:r w:rsidRPr="00D5649B">
        <w:rPr>
          <w:b/>
        </w:rPr>
        <w:t xml:space="preserve"> </w:t>
      </w:r>
      <w:r w:rsidRPr="00D5649B">
        <w:rPr>
          <w:b/>
        </w:rPr>
        <w:tab/>
      </w:r>
      <w:r w:rsidRPr="00D5649B">
        <w:rPr>
          <w:b/>
        </w:rPr>
        <w:tab/>
      </w:r>
      <w:bookmarkStart w:id="579" w:name="PISheep_NExcretionRateEq1"/>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bookmarkEnd w:id="579"/>
    </w:p>
    <w:p w14:paraId="32A02E47" w14:textId="3D205CE4" w:rsidR="00E441F0" w:rsidRPr="00D5649B" w:rsidRDefault="007067A1" w:rsidP="00A07E6F">
      <w:pPr>
        <w:keepNext/>
        <w:keepLines/>
        <w:tabs>
          <w:tab w:val="clear" w:pos="2880"/>
          <w:tab w:val="clear" w:pos="9360"/>
          <w:tab w:val="right" w:pos="10065"/>
        </w:tabs>
        <w:ind w:right="15"/>
        <w:rPr>
          <w:sz w:val="20"/>
        </w:rPr>
      </w:pPr>
      <w:r w:rsidRPr="00D5649B">
        <w:tab/>
      </w:r>
      <w:r w:rsidR="00E441F0" w:rsidRPr="00D5649B">
        <w:rPr>
          <w:szCs w:val="24"/>
        </w:rPr>
        <w:t xml:space="preserve"> </w:t>
      </w:r>
      <w:r w:rsidR="004A2CC9">
        <w:rPr>
          <w:sz w:val="20"/>
        </w:rPr>
        <w:t>D</w:t>
      </w:r>
      <w:r w:rsidR="00170A53" w:rsidRPr="004A2CC9">
        <w:rPr>
          <w:sz w:val="20"/>
        </w:rPr>
        <w:t xml:space="preserve">erived </w:t>
      </w:r>
      <w:r w:rsidR="00E441F0" w:rsidRPr="004A2CC9">
        <w:rPr>
          <w:sz w:val="20"/>
        </w:rPr>
        <w:t>from IPCC 2019, Eq. 10.32</w:t>
      </w:r>
    </w:p>
    <w:p w14:paraId="2123D734" w14:textId="757E3070" w:rsidR="00625D7D" w:rsidRPr="00D5649B" w:rsidRDefault="00625D7D" w:rsidP="007067A1">
      <w:pPr>
        <w:tabs>
          <w:tab w:val="clear" w:pos="9360"/>
          <w:tab w:val="right" w:pos="9781"/>
        </w:tabs>
        <w:spacing w:before="0"/>
        <w:rPr>
          <w:sz w:val="20"/>
        </w:rPr>
      </w:pPr>
      <w:r w:rsidRPr="00D5649B">
        <w:rPr>
          <w:sz w:val="20"/>
        </w:rPr>
        <w:t>where</w:t>
      </w:r>
    </w:p>
    <w:p w14:paraId="77039FF5" w14:textId="2FF62B05" w:rsidR="00625D7D" w:rsidRPr="00D5649B" w:rsidRDefault="00625D7D" w:rsidP="00A11E33">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11C7170" w14:textId="1155897E" w:rsidR="00625D7D" w:rsidRPr="00D5649B" w:rsidRDefault="00625D7D" w:rsidP="00A11E33">
      <w:pPr>
        <w:tabs>
          <w:tab w:val="clear" w:pos="2880"/>
          <w:tab w:val="clear" w:pos="9360"/>
        </w:tabs>
        <w:spacing w:before="0"/>
        <w:ind w:left="2835" w:hanging="2835"/>
        <w:rPr>
          <w:sz w:val="20"/>
        </w:rPr>
      </w:pPr>
      <w:r w:rsidRPr="00D5649B">
        <w:rPr>
          <w:i/>
          <w:sz w:val="20"/>
        </w:rPr>
        <w:t>GE</w:t>
      </w:r>
      <w:r w:rsidR="00E441F0" w:rsidRPr="00D5649B">
        <w:rPr>
          <w:i/>
          <w:sz w:val="20"/>
        </w:rPr>
        <w:t>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B38C436" w14:textId="1D986B33" w:rsidR="00625D7D" w:rsidRPr="00D5649B" w:rsidRDefault="00625D7D" w:rsidP="00A11E33">
      <w:pPr>
        <w:tabs>
          <w:tab w:val="clear" w:pos="2880"/>
          <w:tab w:val="clear" w:pos="9360"/>
        </w:tabs>
        <w:spacing w:before="0"/>
        <w:ind w:left="2835" w:hanging="2835"/>
        <w:rPr>
          <w:sz w:val="20"/>
        </w:rPr>
      </w:pPr>
      <w:r w:rsidRPr="00D13038">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p>
    <w:p w14:paraId="6BCBFC05" w14:textId="17E1982C" w:rsidR="00625D7D" w:rsidRPr="00D5649B" w:rsidRDefault="00625D7D" w:rsidP="00A11E33">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00700AC7" w:rsidRPr="00A11E33">
        <w:rPr>
          <w:b/>
          <w:sz w:val="20"/>
        </w:rPr>
        <w:fldChar w:fldCharType="begin"/>
      </w:r>
      <w:r w:rsidR="00700AC7" w:rsidRPr="00A11E33">
        <w:rPr>
          <w:b/>
          <w:sz w:val="20"/>
        </w:rPr>
        <w:instrText xml:space="preserve"> REF _Ref71878631 \h  \* MERGEFORMAT </w:instrText>
      </w:r>
      <w:r w:rsidR="00700AC7" w:rsidRPr="00A11E33">
        <w:rPr>
          <w:b/>
          <w:sz w:val="20"/>
        </w:rPr>
      </w:r>
      <w:r w:rsidR="00700AC7" w:rsidRPr="00A11E33">
        <w:rPr>
          <w:b/>
          <w:sz w:val="20"/>
        </w:rPr>
        <w:fldChar w:fldCharType="separate"/>
      </w:r>
      <w:r w:rsidR="00C6178D" w:rsidRPr="00C6178D">
        <w:rPr>
          <w:b/>
          <w:sz w:val="20"/>
        </w:rPr>
        <w:t>Table 26</w:t>
      </w:r>
      <w:r w:rsidR="00700AC7" w:rsidRPr="00A11E33">
        <w:rPr>
          <w:b/>
          <w:sz w:val="20"/>
        </w:rPr>
        <w:fldChar w:fldCharType="end"/>
      </w:r>
      <w:r w:rsidRPr="00D5649B">
        <w:rPr>
          <w:sz w:val="20"/>
        </w:rPr>
        <w:t>, by diet)</w:t>
      </w:r>
    </w:p>
    <w:p w14:paraId="0B9032B2" w14:textId="64276E02"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PR=0.10</m:t>
        </m:r>
      </m:oMath>
      <w:r w:rsidRPr="00D5649B">
        <w:rPr>
          <w:b/>
        </w:rPr>
        <w:t xml:space="preserve"> </w:t>
      </w:r>
      <w:r w:rsidRPr="00D5649B">
        <w:rPr>
          <w:b/>
        </w:rPr>
        <w:tab/>
      </w:r>
      <w:r w:rsidRPr="00D5649B">
        <w:rPr>
          <w:b/>
        </w:rPr>
        <w:tab/>
      </w:r>
      <w:bookmarkStart w:id="580" w:name="PRSheep_NExcretionRateEq2"/>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17</w:t>
      </w:r>
      <w:r w:rsidR="001977CC">
        <w:rPr>
          <w:b/>
        </w:rPr>
        <w:fldChar w:fldCharType="end"/>
      </w:r>
      <w:bookmarkEnd w:id="580"/>
    </w:p>
    <w:p w14:paraId="23C2CC30" w14:textId="2E1FAD5E" w:rsidR="00E441F0" w:rsidRPr="00D5649B" w:rsidRDefault="00650692" w:rsidP="00421D4A">
      <w:pPr>
        <w:keepNext/>
        <w:keepLines/>
        <w:tabs>
          <w:tab w:val="clear" w:pos="2880"/>
          <w:tab w:val="clear" w:pos="9360"/>
          <w:tab w:val="right" w:pos="9781"/>
        </w:tabs>
        <w:ind w:right="15"/>
        <w:jc w:val="right"/>
        <w:rPr>
          <w:sz w:val="20"/>
        </w:rPr>
      </w:pPr>
      <w:r w:rsidRPr="00D5649B">
        <w:rPr>
          <w:szCs w:val="24"/>
        </w:rPr>
        <w:tab/>
      </w:r>
      <w:r w:rsidR="004A2CC9">
        <w:rPr>
          <w:sz w:val="20"/>
        </w:rPr>
        <w:t>D</w:t>
      </w:r>
      <w:r w:rsidR="00170A53" w:rsidRPr="004A2CC9">
        <w:rPr>
          <w:sz w:val="20"/>
        </w:rPr>
        <w:t xml:space="preserve">erived </w:t>
      </w:r>
      <w:r w:rsidR="00E441F0" w:rsidRPr="004A2CC9">
        <w:rPr>
          <w:sz w:val="20"/>
        </w:rPr>
        <w:t>from IPCC 2019, Eq. 10.32</w:t>
      </w:r>
    </w:p>
    <w:p w14:paraId="2A05FEA1" w14:textId="75BF4694" w:rsidR="00625D7D" w:rsidRPr="00D5649B" w:rsidRDefault="00625D7D" w:rsidP="00625D7D">
      <w:pPr>
        <w:rPr>
          <w:sz w:val="20"/>
        </w:rPr>
      </w:pPr>
      <w:r w:rsidRPr="00D5649B">
        <w:rPr>
          <w:sz w:val="20"/>
        </w:rPr>
        <w:t>where</w:t>
      </w:r>
    </w:p>
    <w:p w14:paraId="4306250E" w14:textId="7D3E57A7" w:rsidR="00625D7D" w:rsidRPr="00D5649B" w:rsidRDefault="00625D7D" w:rsidP="00A11E33">
      <w:pPr>
        <w:tabs>
          <w:tab w:val="clear" w:pos="2880"/>
          <w:tab w:val="clear" w:pos="9360"/>
        </w:tabs>
        <w:spacing w:before="0"/>
        <w:ind w:left="2835" w:hanging="2835"/>
        <w:rPr>
          <w:sz w:val="20"/>
        </w:rPr>
      </w:pPr>
      <w:r w:rsidRPr="00D5649B">
        <w:rPr>
          <w:i/>
          <w:sz w:val="20"/>
        </w:rPr>
        <w:t>PR</w:t>
      </w:r>
      <w:r w:rsidRPr="00D5649B">
        <w:rPr>
          <w:i/>
          <w:sz w:val="20"/>
          <w:vertAlign w:val="subscript"/>
        </w:rPr>
        <w:tab/>
      </w:r>
      <w:r w:rsidRPr="00D5649B">
        <w:rPr>
          <w:sz w:val="20"/>
        </w:rPr>
        <w:t xml:space="preserve">Protein retained (kg (kg </w:t>
      </w:r>
      <w:r w:rsidR="00D13038">
        <w:rPr>
          <w:sz w:val="20"/>
        </w:rPr>
        <w:t>PI</w:t>
      </w:r>
      <w:r w:rsidRPr="00D5649B">
        <w:rPr>
          <w:sz w:val="20"/>
        </w:rPr>
        <w:t>)</w:t>
      </w:r>
      <w:r w:rsidRPr="00D5649B">
        <w:rPr>
          <w:sz w:val="20"/>
          <w:vertAlign w:val="superscript"/>
        </w:rPr>
        <w:t>-1</w:t>
      </w:r>
      <w:r w:rsidRPr="00D5649B">
        <w:rPr>
          <w:sz w:val="20"/>
        </w:rPr>
        <w:t>)</w:t>
      </w:r>
      <w:r w:rsidR="00E441F0" w:rsidRPr="00D5649B">
        <w:rPr>
          <w:sz w:val="20"/>
        </w:rPr>
        <w:t>, default value from IPCC (2019), Table 10.20</w:t>
      </w:r>
    </w:p>
    <w:p w14:paraId="5DC85743" w14:textId="6731F140" w:rsidR="00625D7D" w:rsidRPr="00D5649B"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f>
          <m:fPr>
            <m:ctrlPr>
              <w:rPr>
                <w:rFonts w:ascii="Cambria Math" w:hAnsi="Cambria Math"/>
                <w:b/>
                <w:i/>
              </w:rPr>
            </m:ctrlPr>
          </m:fPr>
          <m:num>
            <m:r>
              <m:rPr>
                <m:sty m:val="bi"/>
              </m:rPr>
              <w:rPr>
                <w:rFonts w:ascii="Cambria Math" w:hAnsi="Cambria Math"/>
              </w:rPr>
              <m:t>PI×</m:t>
            </m:r>
            <m:d>
              <m:dPr>
                <m:ctrlPr>
                  <w:rPr>
                    <w:rFonts w:ascii="Cambria Math" w:hAnsi="Cambria Math"/>
                    <w:b/>
                    <w:i/>
                  </w:rPr>
                </m:ctrlPr>
              </m:dPr>
              <m:e>
                <m:r>
                  <m:rPr>
                    <m:sty m:val="bi"/>
                  </m:rPr>
                  <w:rPr>
                    <w:rFonts w:ascii="Cambria Math" w:hAnsi="Cambria Math"/>
                  </w:rPr>
                  <m:t>1-PR</m:t>
                </m:r>
              </m:e>
            </m:d>
          </m:num>
          <m:den>
            <m:r>
              <m:rPr>
                <m:sty m:val="bi"/>
              </m:rPr>
              <w:rPr>
                <w:rFonts w:ascii="Cambria Math" w:hAnsi="Cambria Math"/>
              </w:rPr>
              <m:t>6.25</m:t>
            </m:r>
          </m:den>
        </m:f>
      </m:oMath>
      <w:r w:rsidR="00625D7D" w:rsidRPr="00D5649B">
        <w:rPr>
          <w:b/>
        </w:rPr>
        <w:t xml:space="preserve"> </w:t>
      </w:r>
      <w:r w:rsidR="00625D7D" w:rsidRPr="00D5649B">
        <w:rPr>
          <w:b/>
        </w:rPr>
        <w:tab/>
      </w:r>
      <w:r w:rsidR="00625D7D" w:rsidRPr="00D5649B">
        <w:rPr>
          <w:b/>
        </w:rPr>
        <w:tab/>
      </w:r>
      <w:bookmarkStart w:id="581" w:name="NExcretionRateSheep_NExcretionRateEq3"/>
      <w:r w:rsidR="00625D7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bookmarkEnd w:id="581"/>
    </w:p>
    <w:p w14:paraId="69C882A0" w14:textId="7FCAB4D3" w:rsidR="00625D7D" w:rsidRPr="00D5649B" w:rsidRDefault="00625D7D" w:rsidP="00421D4A">
      <w:pPr>
        <w:keepNext/>
        <w:keepLines/>
        <w:tabs>
          <w:tab w:val="clear" w:pos="2880"/>
          <w:tab w:val="clear" w:pos="9360"/>
          <w:tab w:val="right" w:pos="9781"/>
        </w:tabs>
        <w:ind w:right="15"/>
        <w:jc w:val="right"/>
      </w:pPr>
      <w:r w:rsidRPr="00D5649B">
        <w:tab/>
      </w:r>
      <w:r w:rsidR="005021EF" w:rsidRPr="00D5649B">
        <w:tab/>
      </w:r>
      <w:r w:rsidR="004A2CC9">
        <w:rPr>
          <w:sz w:val="20"/>
        </w:rPr>
        <w:t>D</w:t>
      </w:r>
      <w:r w:rsidR="00170A53" w:rsidRPr="004A2CC9">
        <w:rPr>
          <w:sz w:val="20"/>
        </w:rPr>
        <w:t xml:space="preserve">erived </w:t>
      </w:r>
      <w:r w:rsidR="000C14CE" w:rsidRPr="004A2CC9">
        <w:rPr>
          <w:sz w:val="20"/>
        </w:rPr>
        <w:t>from IPCC 2019, Eq. 10.31</w:t>
      </w:r>
    </w:p>
    <w:p w14:paraId="4C48136F" w14:textId="77777777" w:rsidR="00625D7D" w:rsidRPr="00D5649B" w:rsidRDefault="00625D7D" w:rsidP="00625D7D">
      <w:pPr>
        <w:rPr>
          <w:sz w:val="20"/>
        </w:rPr>
      </w:pPr>
      <w:r w:rsidRPr="00D5649B">
        <w:rPr>
          <w:sz w:val="20"/>
        </w:rPr>
        <w:t>where</w:t>
      </w:r>
    </w:p>
    <w:p w14:paraId="041E64F7" w14:textId="77777777" w:rsidR="00625D7D" w:rsidRPr="00D5649B" w:rsidRDefault="00625D7D" w:rsidP="00A11E33">
      <w:pPr>
        <w:tabs>
          <w:tab w:val="clear" w:pos="2880"/>
          <w:tab w:val="clear" w:pos="9360"/>
        </w:tabs>
        <w:spacing w:before="0"/>
        <w:ind w:left="2835" w:hanging="2835"/>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D1410D4" w14:textId="77777777" w:rsidR="00625D7D" w:rsidRPr="00D5649B" w:rsidRDefault="00625D7D" w:rsidP="00A11E33">
      <w:pPr>
        <w:tabs>
          <w:tab w:val="clear" w:pos="2880"/>
          <w:tab w:val="clear" w:pos="9360"/>
        </w:tabs>
        <w:spacing w:before="0"/>
        <w:ind w:left="2835" w:hanging="2835"/>
        <w:rPr>
          <w:sz w:val="20"/>
        </w:rPr>
      </w:pPr>
      <w:r w:rsidRPr="00D13038">
        <w:rPr>
          <w:i/>
          <w:iCs/>
          <w:sz w:val="20"/>
        </w:rPr>
        <w:t>6.25</w:t>
      </w:r>
      <w:r w:rsidRPr="00D5649B">
        <w:rPr>
          <w:i/>
          <w:sz w:val="20"/>
        </w:rPr>
        <w:tab/>
      </w:r>
      <w:r w:rsidRPr="00D5649B">
        <w:rPr>
          <w:sz w:val="20"/>
        </w:rPr>
        <w:t>Conversion from dietary protein to dietary N</w:t>
      </w:r>
    </w:p>
    <w:p w14:paraId="2E4E0664" w14:textId="3AB059B1" w:rsidR="00923D56" w:rsidRPr="00D5649B" w:rsidRDefault="00923D56" w:rsidP="000D56EE">
      <w:pPr>
        <w:pStyle w:val="Heading5"/>
      </w:pPr>
      <w:r w:rsidRPr="00D5649B">
        <w:t>For swine</w:t>
      </w:r>
    </w:p>
    <w:p w14:paraId="1A71146E" w14:textId="1D5D48B9" w:rsidR="00923D56" w:rsidRPr="00D5649B" w:rsidRDefault="00923D56" w:rsidP="005076ED">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144CFD">
        <w:rPr>
          <w:b/>
        </w:rPr>
        <w:t xml:space="preserve"> </w:t>
      </w:r>
      <w:r w:rsidRPr="00D5649B">
        <w:rPr>
          <w:b/>
        </w:rPr>
        <w:tab/>
      </w:r>
      <w:r w:rsidRPr="00D5649B">
        <w:rPr>
          <w:b/>
        </w:rPr>
        <w:tab/>
      </w:r>
      <w:bookmarkStart w:id="582" w:name="PISwine_NExcretionRateEq1"/>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19</w:t>
      </w:r>
      <w:r w:rsidR="001977CC">
        <w:rPr>
          <w:b/>
        </w:rPr>
        <w:fldChar w:fldCharType="end"/>
      </w:r>
      <w:bookmarkEnd w:id="582"/>
    </w:p>
    <w:p w14:paraId="7F298BC9" w14:textId="343B140B" w:rsidR="00923D56" w:rsidRPr="00D5649B" w:rsidRDefault="00923D56" w:rsidP="00421D4A">
      <w:pPr>
        <w:pStyle w:val="Caption"/>
        <w:tabs>
          <w:tab w:val="clear" w:pos="9360"/>
          <w:tab w:val="right" w:pos="9781"/>
        </w:tabs>
        <w:spacing w:before="0" w:line="240" w:lineRule="auto"/>
        <w:ind w:right="15"/>
        <w:jc w:val="right"/>
        <w:rPr>
          <w:i/>
          <w:color w:val="FF0000"/>
        </w:rPr>
      </w:pPr>
      <w:r w:rsidRPr="00D5649B">
        <w:tab/>
      </w:r>
      <w:r w:rsidR="005021EF" w:rsidRPr="00D5649B">
        <w:tab/>
      </w:r>
      <w:r w:rsidR="004A2CC9">
        <w:rPr>
          <w:bCs w:val="0"/>
          <w:sz w:val="20"/>
          <w:szCs w:val="20"/>
        </w:rPr>
        <w:t>D</w:t>
      </w:r>
      <w:r w:rsidR="001C5A9E" w:rsidRPr="004A2CC9">
        <w:rPr>
          <w:bCs w:val="0"/>
          <w:sz w:val="20"/>
          <w:szCs w:val="20"/>
        </w:rPr>
        <w:t>erived from IPCC 2019</w:t>
      </w:r>
      <w:r w:rsidR="004A2CC9">
        <w:rPr>
          <w:bCs w:val="0"/>
          <w:sz w:val="20"/>
          <w:szCs w:val="20"/>
        </w:rPr>
        <w:t>,</w:t>
      </w:r>
      <w:r w:rsidR="001C5A9E" w:rsidRPr="004A2CC9">
        <w:rPr>
          <w:bCs w:val="0"/>
          <w:sz w:val="20"/>
          <w:szCs w:val="20"/>
        </w:rPr>
        <w:t xml:space="preserve"> Eq. 10.32</w:t>
      </w:r>
      <w:r w:rsidR="002D321F" w:rsidRPr="004A2CC9">
        <w:rPr>
          <w:bCs w:val="0"/>
          <w:sz w:val="20"/>
          <w:szCs w:val="20"/>
        </w:rPr>
        <w:t>A</w:t>
      </w:r>
    </w:p>
    <w:p w14:paraId="77E49753" w14:textId="77777777" w:rsidR="00923D56" w:rsidRPr="00D5649B" w:rsidRDefault="00923D56" w:rsidP="001A588A">
      <w:pPr>
        <w:spacing w:before="0"/>
        <w:rPr>
          <w:sz w:val="20"/>
        </w:rPr>
      </w:pPr>
      <w:r w:rsidRPr="00D5649B">
        <w:rPr>
          <w:sz w:val="20"/>
        </w:rPr>
        <w:t>where</w:t>
      </w:r>
    </w:p>
    <w:p w14:paraId="178E4E5B" w14:textId="77777777" w:rsidR="00923D56" w:rsidRPr="00D5649B" w:rsidRDefault="00923D56" w:rsidP="00A11E33">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960AEA2" w14:textId="3FC93FA9" w:rsidR="00923D56" w:rsidRPr="00D5649B" w:rsidRDefault="0026286F" w:rsidP="00A11E33">
      <w:pPr>
        <w:tabs>
          <w:tab w:val="clear" w:pos="2880"/>
          <w:tab w:val="clear" w:pos="9360"/>
        </w:tabs>
        <w:spacing w:before="0"/>
        <w:ind w:left="2835" w:hanging="2835"/>
        <w:rPr>
          <w:sz w:val="20"/>
        </w:rPr>
      </w:pPr>
      <w:r w:rsidRPr="00D5649B">
        <w:rPr>
          <w:i/>
          <w:sz w:val="20"/>
        </w:rPr>
        <w:t>DMI</w:t>
      </w:r>
      <w:r w:rsidR="00923D56" w:rsidRPr="00D5649B">
        <w:rPr>
          <w:i/>
          <w:sz w:val="20"/>
        </w:rPr>
        <w:tab/>
      </w:r>
      <w:r w:rsidR="00F42DBC">
        <w:rPr>
          <w:sz w:val="20"/>
        </w:rPr>
        <w:t>DM</w:t>
      </w:r>
      <w:r w:rsidR="001C5A9E" w:rsidRPr="00D5649B">
        <w:rPr>
          <w:sz w:val="20"/>
        </w:rPr>
        <w:t xml:space="preserve"> </w:t>
      </w:r>
      <w:r w:rsidR="00923D56" w:rsidRPr="00D5649B">
        <w:rPr>
          <w:sz w:val="20"/>
        </w:rPr>
        <w:t>intake (kg head</w:t>
      </w:r>
      <w:r w:rsidR="00923D56" w:rsidRPr="00D5649B">
        <w:rPr>
          <w:sz w:val="20"/>
          <w:vertAlign w:val="superscript"/>
        </w:rPr>
        <w:t>-1</w:t>
      </w:r>
      <w:r w:rsidR="00923D56" w:rsidRPr="00D5649B">
        <w:rPr>
          <w:sz w:val="20"/>
        </w:rPr>
        <w:t xml:space="preserve"> day</w:t>
      </w:r>
      <w:r w:rsidR="00923D56" w:rsidRPr="00D5649B">
        <w:rPr>
          <w:sz w:val="20"/>
          <w:vertAlign w:val="superscript"/>
        </w:rPr>
        <w:t>-1</w:t>
      </w:r>
      <w:r w:rsidR="00923D56" w:rsidRPr="00D5649B">
        <w:rPr>
          <w:sz w:val="20"/>
        </w:rPr>
        <w:t>)</w:t>
      </w:r>
      <w:r w:rsidR="00EC1825">
        <w:rPr>
          <w:sz w:val="20"/>
        </w:rPr>
        <w:t xml:space="preserve">, </w:t>
      </w:r>
      <w:r w:rsidR="00EC1825" w:rsidRPr="00D5649B">
        <w:rPr>
          <w:sz w:val="20"/>
        </w:rPr>
        <w:t xml:space="preserve">by </w:t>
      </w:r>
      <w:r w:rsidR="00EC1825">
        <w:rPr>
          <w:sz w:val="20"/>
        </w:rPr>
        <w:t>swine</w:t>
      </w:r>
      <w:r w:rsidR="00EC1825" w:rsidRPr="00D5649B">
        <w:rPr>
          <w:sz w:val="20"/>
        </w:rPr>
        <w:t xml:space="preserve"> group</w:t>
      </w:r>
      <w:r w:rsidR="00923D56" w:rsidRPr="00D5649B">
        <w:rPr>
          <w:sz w:val="20"/>
        </w:rPr>
        <w:t xml:space="preserve"> (</w:t>
      </w:r>
      <w:r w:rsidR="00651F25" w:rsidRPr="00A11E33">
        <w:rPr>
          <w:b/>
          <w:sz w:val="20"/>
        </w:rPr>
        <w:fldChar w:fldCharType="begin"/>
      </w:r>
      <w:r w:rsidR="00651F25" w:rsidRPr="00A11E33">
        <w:rPr>
          <w:b/>
          <w:sz w:val="20"/>
        </w:rPr>
        <w:instrText xml:space="preserve"> REF _Ref81927449 \h  \* MERGEFORMAT </w:instrText>
      </w:r>
      <w:r w:rsidR="00651F25" w:rsidRPr="00A11E33">
        <w:rPr>
          <w:b/>
          <w:sz w:val="20"/>
        </w:rPr>
      </w:r>
      <w:r w:rsidR="00651F25" w:rsidRPr="00A11E33">
        <w:rPr>
          <w:b/>
          <w:sz w:val="20"/>
        </w:rPr>
        <w:fldChar w:fldCharType="separate"/>
      </w:r>
      <w:r w:rsidR="00C6178D" w:rsidRPr="00C6178D">
        <w:rPr>
          <w:b/>
          <w:sz w:val="20"/>
        </w:rPr>
        <w:t>Table 33</w:t>
      </w:r>
      <w:r w:rsidR="00651F25" w:rsidRPr="00A11E33">
        <w:rPr>
          <w:b/>
          <w:sz w:val="20"/>
        </w:rPr>
        <w:fldChar w:fldCharType="end"/>
      </w:r>
      <w:r w:rsidR="00923D56" w:rsidRPr="00D5649B">
        <w:rPr>
          <w:sz w:val="20"/>
        </w:rPr>
        <w:t>)</w:t>
      </w:r>
    </w:p>
    <w:p w14:paraId="1D1851D3" w14:textId="5016C67A" w:rsidR="00923D56" w:rsidRPr="00BF6BBC" w:rsidRDefault="00923D56" w:rsidP="00A11E33">
      <w:pPr>
        <w:tabs>
          <w:tab w:val="clear" w:pos="2880"/>
          <w:tab w:val="clear" w:pos="9360"/>
        </w:tabs>
        <w:spacing w:before="0"/>
        <w:ind w:left="2835" w:hanging="2835"/>
        <w:rPr>
          <w:sz w:val="20"/>
          <w:lang w:val="en-US"/>
        </w:rPr>
      </w:pPr>
      <w:r w:rsidRPr="00BF6BBC">
        <w:rPr>
          <w:i/>
          <w:sz w:val="20"/>
          <w:lang w:val="en-US"/>
        </w:rPr>
        <w:t xml:space="preserve">CP </w:t>
      </w:r>
      <w:r w:rsidRPr="00BF6BBC">
        <w:rPr>
          <w:i/>
          <w:sz w:val="20"/>
          <w:lang w:val="en-US"/>
        </w:rPr>
        <w:tab/>
      </w:r>
      <w:r w:rsidRPr="002F35EE">
        <w:rPr>
          <w:sz w:val="20"/>
          <w:lang w:val="en-US"/>
        </w:rPr>
        <w:t xml:space="preserve">Crude </w:t>
      </w:r>
      <w:r w:rsidRPr="00144CFD">
        <w:rPr>
          <w:sz w:val="20"/>
          <w:lang w:val="en-US"/>
        </w:rPr>
        <w:t>protein content (</w:t>
      </w:r>
      <w:r w:rsidR="002F35EE" w:rsidRPr="00144CFD">
        <w:rPr>
          <w:sz w:val="20"/>
          <w:lang w:val="en-US"/>
        </w:rPr>
        <w:t>%</w:t>
      </w:r>
      <w:r w:rsidRPr="00144CFD">
        <w:rPr>
          <w:sz w:val="20"/>
          <w:lang w:val="en-US"/>
        </w:rPr>
        <w:t>)</w:t>
      </w:r>
      <w:r w:rsidR="00BF6BBC" w:rsidRPr="00144CFD">
        <w:rPr>
          <w:sz w:val="20"/>
          <w:lang w:val="en-US"/>
        </w:rPr>
        <w:t xml:space="preserve">, </w:t>
      </w:r>
      <w:r w:rsidR="00BF6BBC" w:rsidRPr="00144CFD">
        <w:rPr>
          <w:sz w:val="20"/>
        </w:rPr>
        <w:t>by swine g</w:t>
      </w:r>
      <w:r w:rsidR="00BF6BBC" w:rsidRPr="00D5649B">
        <w:rPr>
          <w:sz w:val="20"/>
        </w:rPr>
        <w:t>roup</w:t>
      </w:r>
      <w:r w:rsidRPr="00BF6BBC">
        <w:rPr>
          <w:sz w:val="20"/>
          <w:lang w:val="en-US"/>
        </w:rPr>
        <w:t xml:space="preserve"> (</w:t>
      </w:r>
      <w:r w:rsidR="00651F25" w:rsidRPr="00A11E33">
        <w:rPr>
          <w:b/>
          <w:sz w:val="20"/>
        </w:rPr>
        <w:fldChar w:fldCharType="begin"/>
      </w:r>
      <w:r w:rsidR="00651F25" w:rsidRPr="00BF6BBC">
        <w:rPr>
          <w:b/>
          <w:sz w:val="20"/>
          <w:lang w:val="en-US"/>
        </w:rPr>
        <w:instrText xml:space="preserve"> REF _Ref82140196 \h  \* MERGEFORMAT </w:instrText>
      </w:r>
      <w:r w:rsidR="00651F25" w:rsidRPr="00A11E33">
        <w:rPr>
          <w:b/>
          <w:sz w:val="20"/>
        </w:rPr>
      </w:r>
      <w:r w:rsidR="00651F25" w:rsidRPr="00A11E33">
        <w:rPr>
          <w:b/>
          <w:sz w:val="20"/>
        </w:rPr>
        <w:fldChar w:fldCharType="separate"/>
      </w:r>
      <w:r w:rsidR="00C6178D" w:rsidRPr="00BF6BBC">
        <w:rPr>
          <w:b/>
          <w:sz w:val="20"/>
          <w:lang w:val="en-US"/>
        </w:rPr>
        <w:t>Table 39</w:t>
      </w:r>
      <w:r w:rsidR="00651F25" w:rsidRPr="00A11E33">
        <w:rPr>
          <w:b/>
          <w:sz w:val="20"/>
        </w:rPr>
        <w:fldChar w:fldCharType="end"/>
      </w:r>
      <w:r w:rsidRPr="00BF6BBC">
        <w:rPr>
          <w:sz w:val="20"/>
          <w:lang w:val="en-US"/>
        </w:rPr>
        <w:t>)</w:t>
      </w:r>
    </w:p>
    <w:p w14:paraId="21193F21" w14:textId="7C3145C8" w:rsidR="00F82D71" w:rsidRPr="00E75A18" w:rsidRDefault="00F82D71" w:rsidP="001D0EDA">
      <w:pPr>
        <w:keepNext/>
        <w:keepLines/>
        <w:tabs>
          <w:tab w:val="left" w:pos="2160"/>
          <w:tab w:val="right" w:pos="8640"/>
          <w:tab w:val="right" w:pos="8820"/>
        </w:tabs>
        <w:rPr>
          <w:b/>
        </w:rPr>
      </w:pPr>
      <w:r w:rsidRPr="00E75A18">
        <w:rPr>
          <w:b/>
        </w:rPr>
        <w:t>For breeding sows</w:t>
      </w:r>
      <w:r w:rsidR="007C3BDA" w:rsidRPr="00E75A18">
        <w:rPr>
          <w:b/>
        </w:rPr>
        <w:t xml:space="preserve"> </w:t>
      </w:r>
      <w:r w:rsidR="00C25FF4" w:rsidRPr="00E75A18">
        <w:rPr>
          <w:b/>
        </w:rPr>
        <w:t xml:space="preserve">(applied to all sow </w:t>
      </w:r>
      <w:r w:rsidR="000F168D" w:rsidRPr="00E75A18">
        <w:rPr>
          <w:b/>
        </w:rPr>
        <w:t>animal groups/</w:t>
      </w:r>
      <w:r w:rsidR="00C25FF4" w:rsidRPr="00E75A18">
        <w:rPr>
          <w:b/>
        </w:rPr>
        <w:t>management periods</w:t>
      </w:r>
      <w:r w:rsidR="00954B0A" w:rsidRPr="00E75A18">
        <w:rPr>
          <w:b/>
        </w:rPr>
        <w:t xml:space="preserve"> and open gilt, gestating gilt and lactating gilt management periods</w:t>
      </w:r>
      <w:r w:rsidR="00C25FF4" w:rsidRPr="00E75A18">
        <w:rPr>
          <w:b/>
        </w:rPr>
        <w:t>)</w:t>
      </w:r>
      <w:r w:rsidR="00E36C64">
        <w:rPr>
          <w:b/>
        </w:rPr>
        <w:t>:</w:t>
      </w:r>
    </w:p>
    <w:p w14:paraId="4597B6D7" w14:textId="061906AB"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breedingsow</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oMath>
      <w:r w:rsidR="001D0EDA" w:rsidRPr="00E75A18">
        <w:rPr>
          <w:b/>
        </w:rPr>
        <w:t xml:space="preserve"> </w:t>
      </w:r>
      <w:r w:rsidR="001D0EDA" w:rsidRPr="00E75A18">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20</w:t>
      </w:r>
      <w:r w:rsidR="001977CC">
        <w:rPr>
          <w:b/>
        </w:rPr>
        <w:fldChar w:fldCharType="end"/>
      </w:r>
    </w:p>
    <w:p w14:paraId="73469D28" w14:textId="38D97D7E" w:rsidR="001D0EDA" w:rsidRPr="00E75A18" w:rsidRDefault="005021EF" w:rsidP="00421D4A">
      <w:pPr>
        <w:tabs>
          <w:tab w:val="clear" w:pos="9360"/>
          <w:tab w:val="right" w:pos="9781"/>
        </w:tabs>
        <w:ind w:right="15"/>
        <w:jc w:val="right"/>
      </w:pPr>
      <w:r w:rsidRPr="00E75A18">
        <w:tab/>
      </w:r>
      <w:r w:rsidRPr="00E75A18">
        <w:tab/>
      </w:r>
      <w:r w:rsidR="001D0EDA" w:rsidRPr="00E75A18">
        <w:rPr>
          <w:sz w:val="20"/>
        </w:rPr>
        <w:t>IPCC 2019, Eq. 10.33</w:t>
      </w:r>
      <w:r w:rsidR="002D321F" w:rsidRPr="00E75A18">
        <w:rPr>
          <w:sz w:val="20"/>
        </w:rPr>
        <w:t>A</w:t>
      </w:r>
    </w:p>
    <w:p w14:paraId="32334D05" w14:textId="6ACF4679" w:rsidR="001D0EDA" w:rsidRPr="00E75A18" w:rsidRDefault="001D0EDA" w:rsidP="001A588A">
      <w:pPr>
        <w:spacing w:before="0"/>
        <w:ind w:right="720"/>
        <w:rPr>
          <w:sz w:val="20"/>
        </w:rPr>
      </w:pPr>
      <w:r w:rsidRPr="00E75A18">
        <w:rPr>
          <w:sz w:val="20"/>
        </w:rPr>
        <w:t>where</w:t>
      </w:r>
    </w:p>
    <w:p w14:paraId="20B8904C" w14:textId="016F5F31" w:rsidR="001D0EDA" w:rsidRPr="00E75A18" w:rsidRDefault="001D0EDA"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breedingsow</w:t>
      </w:r>
      <w:proofErr w:type="spellEnd"/>
      <w:r w:rsidRPr="00E75A18">
        <w:rPr>
          <w:sz w:val="20"/>
        </w:rPr>
        <w:tab/>
        <w:t xml:space="preserve">Protein retained by breeding sows (kg </w:t>
      </w:r>
      <w:r w:rsidR="00694A47" w:rsidRPr="00E75A18">
        <w:rPr>
          <w:sz w:val="20"/>
        </w:rPr>
        <w:t>head</w:t>
      </w:r>
      <w:r w:rsidRPr="00E75A18">
        <w:rPr>
          <w:sz w:val="20"/>
          <w:vertAlign w:val="superscript"/>
        </w:rPr>
        <w:t xml:space="preserve">-1 </w:t>
      </w:r>
      <w:r w:rsidR="00694A47" w:rsidRPr="00E75A18">
        <w:rPr>
          <w:sz w:val="20"/>
        </w:rPr>
        <w:t>day</w:t>
      </w:r>
      <w:r w:rsidRPr="00E75A18">
        <w:rPr>
          <w:sz w:val="20"/>
          <w:vertAlign w:val="superscript"/>
        </w:rPr>
        <w:t>-1</w:t>
      </w:r>
      <w:r w:rsidRPr="00E75A18">
        <w:rPr>
          <w:sz w:val="20"/>
        </w:rPr>
        <w:t>)</w:t>
      </w:r>
    </w:p>
    <w:p w14:paraId="71D360F2" w14:textId="369542E5" w:rsidR="001D0EDA" w:rsidRPr="00402780" w:rsidRDefault="001D0EDA" w:rsidP="00402780">
      <w:pPr>
        <w:tabs>
          <w:tab w:val="clear" w:pos="2880"/>
          <w:tab w:val="clear" w:pos="9360"/>
        </w:tabs>
        <w:spacing w:before="0"/>
        <w:ind w:left="2835" w:right="720" w:hanging="2835"/>
        <w:rPr>
          <w:sz w:val="20"/>
        </w:rPr>
      </w:pPr>
      <w:proofErr w:type="spellStart"/>
      <w:r w:rsidRPr="00E75A18">
        <w:rPr>
          <w:i/>
          <w:sz w:val="20"/>
        </w:rPr>
        <w:t>P</w:t>
      </w:r>
      <w:r w:rsidR="008D61CF" w:rsidRPr="00E75A18">
        <w:rPr>
          <w:i/>
          <w:sz w:val="20"/>
        </w:rPr>
        <w:t>R</w:t>
      </w:r>
      <w:r w:rsidRPr="00E75A18">
        <w:rPr>
          <w:i/>
          <w:sz w:val="20"/>
          <w:vertAlign w:val="subscript"/>
        </w:rPr>
        <w:t>gain</w:t>
      </w:r>
      <w:proofErr w:type="spellEnd"/>
      <w:r w:rsidRPr="00E75A18">
        <w:rPr>
          <w:sz w:val="20"/>
        </w:rPr>
        <w:tab/>
        <w:t>Protein retained in the sow</w:t>
      </w:r>
      <w:r w:rsidR="00694A47" w:rsidRPr="00E75A18">
        <w:rPr>
          <w:sz w:val="20"/>
        </w:rPr>
        <w:t xml:space="preserve"> (kg head</w:t>
      </w:r>
      <w:r w:rsidR="00694A47" w:rsidRPr="00E75A18">
        <w:rPr>
          <w:sz w:val="20"/>
          <w:vertAlign w:val="superscript"/>
        </w:rPr>
        <w:t>-1</w:t>
      </w:r>
      <w:r w:rsidR="00694A47" w:rsidRPr="00E75A18">
        <w:rPr>
          <w:sz w:val="20"/>
        </w:rPr>
        <w:t xml:space="preserve"> day</w:t>
      </w:r>
      <w:r w:rsidR="00694A47" w:rsidRPr="00E75A18">
        <w:rPr>
          <w:sz w:val="20"/>
          <w:vertAlign w:val="superscript"/>
        </w:rPr>
        <w:t>-1</w:t>
      </w:r>
      <w:r w:rsidR="00694A47" w:rsidRPr="00E75A18">
        <w:rPr>
          <w:sz w:val="20"/>
        </w:rPr>
        <w:t xml:space="preserve">), calculated </w:t>
      </w:r>
      <w:r w:rsidR="00FF63E2">
        <w:rPr>
          <w:sz w:val="20"/>
        </w:rPr>
        <w:t>using</w:t>
      </w:r>
      <w:r w:rsidR="00402780">
        <w:rPr>
          <w:sz w:val="20"/>
        </w:rPr>
        <w:t xml:space="preserve"> </w:t>
      </w:r>
      <w:r w:rsidR="00402780" w:rsidRPr="008F5E76">
        <w:rPr>
          <w:b/>
          <w:sz w:val="20"/>
        </w:rPr>
        <w:fldChar w:fldCharType="begin"/>
      </w:r>
      <w:r w:rsidR="00402780" w:rsidRPr="008F5E76">
        <w:rPr>
          <w:b/>
          <w:sz w:val="20"/>
        </w:rPr>
        <w:instrText xml:space="preserve"> REF ProteinRetainedInSow_Eq \h  \* MERGEFORMAT </w:instrText>
      </w:r>
      <w:r w:rsidR="00402780" w:rsidRPr="008F5E76">
        <w:rPr>
          <w:b/>
          <w:sz w:val="20"/>
        </w:rPr>
      </w:r>
      <w:r w:rsidR="00402780" w:rsidRPr="008F5E76">
        <w:rPr>
          <w:b/>
          <w:sz w:val="20"/>
        </w:rPr>
        <w:fldChar w:fldCharType="separate"/>
      </w:r>
      <w:r w:rsidR="00402780" w:rsidRPr="008F5E76">
        <w:rPr>
          <w:b/>
          <w:sz w:val="20"/>
        </w:rPr>
        <w:t xml:space="preserve">Eq. </w:t>
      </w:r>
      <w:r w:rsidR="00402780" w:rsidRPr="008F5E76">
        <w:rPr>
          <w:b/>
          <w:noProof/>
          <w:sz w:val="20"/>
        </w:rPr>
        <w:t>4.2.1</w:t>
      </w:r>
      <w:r w:rsidR="00402780" w:rsidRPr="008F5E76">
        <w:rPr>
          <w:b/>
          <w:sz w:val="20"/>
        </w:rPr>
        <w:noBreakHyphen/>
      </w:r>
      <w:r w:rsidR="00402780" w:rsidRPr="008F5E76">
        <w:rPr>
          <w:b/>
          <w:noProof/>
          <w:sz w:val="20"/>
        </w:rPr>
        <w:t>21</w:t>
      </w:r>
      <w:r w:rsidR="00402780" w:rsidRPr="008F5E76">
        <w:rPr>
          <w:b/>
          <w:sz w:val="20"/>
        </w:rPr>
        <w:fldChar w:fldCharType="end"/>
      </w:r>
    </w:p>
    <w:p w14:paraId="01AA9FC3" w14:textId="116A3E25" w:rsidR="008D61CF" w:rsidRPr="00E75A18" w:rsidRDefault="00A5534B"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nursingpiglets</w:t>
      </w:r>
      <w:proofErr w:type="spellEnd"/>
      <w:r w:rsidR="008D61CF" w:rsidRPr="00E75A18">
        <w:rPr>
          <w:i/>
          <w:sz w:val="20"/>
        </w:rPr>
        <w:tab/>
      </w:r>
      <w:r w:rsidR="008D61CF" w:rsidRPr="00E75A18">
        <w:rPr>
          <w:sz w:val="20"/>
        </w:rPr>
        <w:t xml:space="preserve">Protein </w:t>
      </w:r>
      <w:r w:rsidR="007655E0" w:rsidRPr="00E75A18">
        <w:rPr>
          <w:sz w:val="20"/>
        </w:rPr>
        <w:t xml:space="preserve">retained </w:t>
      </w:r>
      <w:r w:rsidR="008D61CF" w:rsidRPr="00E75A18">
        <w:rPr>
          <w:sz w:val="20"/>
        </w:rPr>
        <w:t xml:space="preserve">in </w:t>
      </w:r>
      <w:r w:rsidRPr="00E75A18">
        <w:rPr>
          <w:sz w:val="20"/>
        </w:rPr>
        <w:t xml:space="preserve">nursing </w:t>
      </w:r>
      <w:r w:rsidR="008D61CF" w:rsidRPr="00E75A18">
        <w:rPr>
          <w:sz w:val="20"/>
        </w:rPr>
        <w:t>piglets (kg head</w:t>
      </w:r>
      <w:r w:rsidR="008D61CF" w:rsidRPr="00E75A18">
        <w:rPr>
          <w:sz w:val="20"/>
          <w:vertAlign w:val="superscript"/>
        </w:rPr>
        <w:t>-1</w:t>
      </w:r>
      <w:r w:rsidR="008D61CF" w:rsidRPr="00E75A18">
        <w:rPr>
          <w:sz w:val="20"/>
        </w:rPr>
        <w:t xml:space="preserve"> day</w:t>
      </w:r>
      <w:r w:rsidR="008D61CF" w:rsidRPr="00E75A18">
        <w:rPr>
          <w:sz w:val="20"/>
          <w:vertAlign w:val="superscript"/>
        </w:rPr>
        <w:t>-1</w:t>
      </w:r>
      <w:r w:rsidR="008D61CF" w:rsidRPr="00E75A18">
        <w:rPr>
          <w:sz w:val="20"/>
        </w:rPr>
        <w:t xml:space="preserve">), calculated </w:t>
      </w:r>
      <w:r w:rsidR="00FF63E2">
        <w:rPr>
          <w:sz w:val="20"/>
        </w:rPr>
        <w:t>using</w:t>
      </w:r>
      <w:r w:rsidR="008D61CF" w:rsidRPr="00E75A18">
        <w:rPr>
          <w:sz w:val="20"/>
        </w:rPr>
        <w:t xml:space="preserve"> </w:t>
      </w:r>
      <w:r w:rsidR="008D61CF" w:rsidRPr="00E75A18">
        <w:rPr>
          <w:sz w:val="20"/>
        </w:rPr>
        <w:fldChar w:fldCharType="begin"/>
      </w:r>
      <w:r w:rsidR="008D61CF" w:rsidRPr="00E75A18">
        <w:rPr>
          <w:sz w:val="20"/>
        </w:rPr>
        <w:instrText xml:space="preserve"> REF ProteinInWeanedPiglets_Eq \h  \* MERGEFORMAT </w:instrText>
      </w:r>
      <w:r w:rsidR="008D61CF" w:rsidRPr="00E75A18">
        <w:rPr>
          <w:sz w:val="20"/>
        </w:rPr>
      </w:r>
      <w:r w:rsidR="008D61CF" w:rsidRPr="00E75A18">
        <w:rPr>
          <w:sz w:val="20"/>
        </w:rPr>
        <w:fldChar w:fldCharType="separate"/>
      </w:r>
      <w:r w:rsidR="008F5E76" w:rsidRPr="008F5E76">
        <w:rPr>
          <w:b/>
          <w:sz w:val="20"/>
        </w:rPr>
        <w:t xml:space="preserve">Eq. </w:t>
      </w:r>
      <w:r w:rsidR="008F5E76" w:rsidRPr="008F5E76">
        <w:rPr>
          <w:b/>
          <w:noProof/>
          <w:sz w:val="20"/>
        </w:rPr>
        <w:t>4.2.1</w:t>
      </w:r>
      <w:r w:rsidR="008F5E76" w:rsidRPr="008F5E76">
        <w:rPr>
          <w:b/>
          <w:noProof/>
          <w:sz w:val="20"/>
        </w:rPr>
        <w:noBreakHyphen/>
        <w:t>22</w:t>
      </w:r>
      <w:r w:rsidR="008D61CF" w:rsidRPr="00E75A18">
        <w:rPr>
          <w:sz w:val="20"/>
        </w:rPr>
        <w:fldChar w:fldCharType="end"/>
      </w:r>
    </w:p>
    <w:p w14:paraId="4EE28ECC" w14:textId="294F0EE5"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(0.025×FR×Skg)</m:t>
            </m:r>
          </m:num>
          <m:den>
            <m:r>
              <m:rPr>
                <m:sty m:val="bi"/>
              </m:rPr>
              <w:rPr>
                <w:rFonts w:ascii="Cambria Math" w:hAnsi="Cambria Math"/>
              </w:rPr>
              <m:t>350</m:t>
            </m:r>
          </m:den>
        </m:f>
      </m:oMath>
      <w:r w:rsidR="001D0EDA" w:rsidRPr="00E75A18">
        <w:rPr>
          <w:b/>
        </w:rPr>
        <w:t xml:space="preserve"> </w:t>
      </w:r>
      <w:r w:rsidR="001D0EDA" w:rsidRPr="00E75A18">
        <w:rPr>
          <w:b/>
        </w:rPr>
        <w:tab/>
      </w:r>
      <w:bookmarkStart w:id="583" w:name="ProteinRetainedInSow_Eq"/>
      <w:r w:rsidR="00F9753F" w:rsidRPr="00E75A18">
        <w:rPr>
          <w:b/>
        </w:rPr>
        <w:tab/>
      </w:r>
      <w:r w:rsidR="001D0EDA" w:rsidRPr="00E75A1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21</w:t>
      </w:r>
      <w:r w:rsidR="001977CC">
        <w:rPr>
          <w:b/>
        </w:rPr>
        <w:fldChar w:fldCharType="end"/>
      </w:r>
      <w:bookmarkEnd w:id="583"/>
    </w:p>
    <w:p w14:paraId="60DA77F8" w14:textId="3F8BA32B" w:rsidR="008D61CF" w:rsidRPr="00E75A18" w:rsidRDefault="005021EF" w:rsidP="00421D4A">
      <w:pPr>
        <w:tabs>
          <w:tab w:val="clear" w:pos="9360"/>
          <w:tab w:val="right" w:pos="9781"/>
        </w:tabs>
        <w:ind w:right="15"/>
        <w:jc w:val="right"/>
      </w:pPr>
      <w:r w:rsidRPr="00E75A18">
        <w:tab/>
      </w:r>
      <w:r w:rsidRPr="00E75A18">
        <w:tab/>
      </w:r>
      <w:r w:rsidR="008D61CF" w:rsidRPr="00E75A18">
        <w:rPr>
          <w:sz w:val="20"/>
        </w:rPr>
        <w:t>IPCC 2019, Eq. 10.33</w:t>
      </w:r>
      <w:r w:rsidR="002D321F" w:rsidRPr="00E75A18">
        <w:rPr>
          <w:sz w:val="20"/>
        </w:rPr>
        <w:t>A</w:t>
      </w:r>
    </w:p>
    <w:p w14:paraId="6BA1B8D8" w14:textId="46C06A4C" w:rsidR="008363F4" w:rsidRPr="00E75A18" w:rsidRDefault="008363F4" w:rsidP="001A588A">
      <w:pPr>
        <w:spacing w:before="0"/>
        <w:rPr>
          <w:sz w:val="20"/>
        </w:rPr>
      </w:pPr>
      <w:r w:rsidRPr="00E75A18">
        <w:rPr>
          <w:sz w:val="20"/>
        </w:rPr>
        <w:t>where</w:t>
      </w:r>
    </w:p>
    <w:p w14:paraId="2D116D16" w14:textId="3E391925" w:rsidR="008363F4" w:rsidRPr="00E75A18" w:rsidRDefault="008363F4" w:rsidP="00A11E33">
      <w:pPr>
        <w:tabs>
          <w:tab w:val="clear" w:pos="2880"/>
          <w:tab w:val="clear" w:pos="9360"/>
        </w:tabs>
        <w:spacing w:before="0"/>
        <w:ind w:left="2835" w:hanging="2835"/>
        <w:rPr>
          <w:sz w:val="20"/>
        </w:rPr>
      </w:pPr>
      <w:r w:rsidRPr="00E75A18">
        <w:rPr>
          <w:i/>
          <w:sz w:val="20"/>
        </w:rPr>
        <w:t>FR</w:t>
      </w:r>
      <w:r w:rsidRPr="00E75A18">
        <w:rPr>
          <w:sz w:val="20"/>
        </w:rPr>
        <w:tab/>
        <w:t>Fertility rate of sows (</w:t>
      </w:r>
      <w:r w:rsidR="00D66454">
        <w:rPr>
          <w:sz w:val="20"/>
        </w:rPr>
        <w:t xml:space="preserve">no. </w:t>
      </w:r>
      <w:r w:rsidRPr="00E75A18">
        <w:rPr>
          <w:sz w:val="20"/>
        </w:rPr>
        <w:t>litter</w:t>
      </w:r>
      <w:r w:rsidR="00D66454">
        <w:rPr>
          <w:sz w:val="20"/>
        </w:rPr>
        <w:t>s</w:t>
      </w:r>
      <w:r w:rsidRPr="00E75A18">
        <w:rPr>
          <w:sz w:val="20"/>
        </w:rPr>
        <w:t xml:space="preserve"> year</w:t>
      </w:r>
      <w:r w:rsidRPr="00E75A18">
        <w:rPr>
          <w:sz w:val="20"/>
          <w:vertAlign w:val="superscript"/>
        </w:rPr>
        <w:t>-1</w:t>
      </w:r>
      <w:r w:rsidRPr="00E75A18">
        <w:rPr>
          <w:sz w:val="20"/>
        </w:rPr>
        <w:t>)</w:t>
      </w:r>
      <w:r w:rsidR="0053312C" w:rsidRPr="00E75A18">
        <w:rPr>
          <w:sz w:val="20"/>
        </w:rPr>
        <w:t xml:space="preserve">, calculated as: </w:t>
      </w:r>
      <w:r w:rsidR="00105FA1" w:rsidRPr="00E75A18">
        <w:rPr>
          <w:sz w:val="20"/>
        </w:rPr>
        <w:t>365 / (no.</w:t>
      </w:r>
      <w:r w:rsidR="005465F0" w:rsidRPr="00E75A18">
        <w:rPr>
          <w:sz w:val="20"/>
        </w:rPr>
        <w:t xml:space="preserve"> days </w:t>
      </w:r>
      <w:r w:rsidR="000B3F48" w:rsidRPr="00E75A18">
        <w:rPr>
          <w:sz w:val="20"/>
        </w:rPr>
        <w:t>lactating</w:t>
      </w:r>
      <w:r w:rsidR="005465F0" w:rsidRPr="00E75A18">
        <w:rPr>
          <w:sz w:val="20"/>
        </w:rPr>
        <w:t xml:space="preserve"> + </w:t>
      </w:r>
      <w:r w:rsidR="000B3F48" w:rsidRPr="00E75A18">
        <w:rPr>
          <w:sz w:val="20"/>
        </w:rPr>
        <w:t xml:space="preserve">no. days open + </w:t>
      </w:r>
      <w:r w:rsidR="00C25FF4" w:rsidRPr="00E75A18">
        <w:rPr>
          <w:sz w:val="20"/>
        </w:rPr>
        <w:t xml:space="preserve">no. days </w:t>
      </w:r>
      <w:r w:rsidR="000B3F48" w:rsidRPr="00485DD3">
        <w:rPr>
          <w:sz w:val="20"/>
        </w:rPr>
        <w:t>gestating</w:t>
      </w:r>
      <w:r w:rsidR="00F67399" w:rsidRPr="00485DD3">
        <w:rPr>
          <w:sz w:val="20"/>
        </w:rPr>
        <w:t xml:space="preserve"> in a single production cycle</w:t>
      </w:r>
      <w:r w:rsidR="005465F0" w:rsidRPr="00485DD3">
        <w:rPr>
          <w:sz w:val="20"/>
        </w:rPr>
        <w:t>)</w:t>
      </w:r>
    </w:p>
    <w:p w14:paraId="56158B52" w14:textId="1A0C0C56" w:rsidR="00F9753F" w:rsidRPr="00E75A18" w:rsidRDefault="008363F4" w:rsidP="00A11E33">
      <w:pPr>
        <w:tabs>
          <w:tab w:val="clear" w:pos="2880"/>
          <w:tab w:val="clear" w:pos="9360"/>
        </w:tabs>
        <w:spacing w:before="0"/>
        <w:ind w:left="2835" w:hanging="2835"/>
        <w:rPr>
          <w:sz w:val="20"/>
        </w:rPr>
      </w:pPr>
      <w:proofErr w:type="spellStart"/>
      <w:r w:rsidRPr="00E75A18">
        <w:rPr>
          <w:i/>
          <w:sz w:val="20"/>
        </w:rPr>
        <w:t>Skg</w:t>
      </w:r>
      <w:proofErr w:type="spellEnd"/>
      <w:r w:rsidRPr="00E75A18">
        <w:rPr>
          <w:sz w:val="20"/>
        </w:rPr>
        <w:tab/>
        <w:t>Live weight change of sows during gestation (kg head</w:t>
      </w:r>
      <w:r w:rsidRPr="00E75A18">
        <w:rPr>
          <w:sz w:val="20"/>
          <w:vertAlign w:val="superscript"/>
        </w:rPr>
        <w:t>-1</w:t>
      </w:r>
      <w:r w:rsidRPr="00E75A18">
        <w:rPr>
          <w:sz w:val="20"/>
        </w:rPr>
        <w:t>)</w:t>
      </w:r>
      <w:r w:rsidR="00700E97" w:rsidRPr="00E75A18">
        <w:rPr>
          <w:sz w:val="20"/>
        </w:rPr>
        <w:t>, calculated as: end weight – start weight</w:t>
      </w:r>
    </w:p>
    <w:p w14:paraId="3BBA817D" w14:textId="4A913D85" w:rsidR="008363F4" w:rsidRPr="00E75A18" w:rsidRDefault="00F9753F" w:rsidP="00A11E33">
      <w:pPr>
        <w:tabs>
          <w:tab w:val="clear" w:pos="2880"/>
          <w:tab w:val="clear" w:pos="9360"/>
        </w:tabs>
        <w:spacing w:before="0"/>
        <w:ind w:left="2835" w:hanging="2835"/>
        <w:rPr>
          <w:sz w:val="20"/>
        </w:rPr>
      </w:pPr>
      <w:r w:rsidRPr="00E75A18">
        <w:rPr>
          <w:i/>
          <w:sz w:val="20"/>
        </w:rPr>
        <w:t>350</w:t>
      </w:r>
      <w:r w:rsidRPr="00E75A18">
        <w:rPr>
          <w:sz w:val="20"/>
        </w:rPr>
        <w:tab/>
        <w:t xml:space="preserve">Total number of days per year sows spend either gestating or lactating (based on a typical gestation period of 114 days, a typical lactation period of 21 days, and a typical </w:t>
      </w:r>
      <w:r w:rsidR="005861CF" w:rsidRPr="00E75A18">
        <w:rPr>
          <w:sz w:val="20"/>
        </w:rPr>
        <w:t xml:space="preserve">open </w:t>
      </w:r>
      <w:r w:rsidRPr="00E75A18">
        <w:rPr>
          <w:sz w:val="20"/>
        </w:rPr>
        <w:t>period of 5 days post-wean before the sow is bred again</w:t>
      </w:r>
    </w:p>
    <w:p w14:paraId="11411396" w14:textId="18BB65F5" w:rsidR="008D61CF"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(0.025×LITSIZE×FR×</m:t>
            </m:r>
            <m:f>
              <m:fPr>
                <m:ctrlPr>
                  <w:rPr>
                    <w:rFonts w:ascii="Cambria Math" w:hAnsi="Cambria Math"/>
                    <w:b/>
                    <w:i/>
                  </w:rPr>
                </m:ctrlPr>
              </m:fPr>
              <m:num>
                <m:d>
                  <m:dPr>
                    <m:ctrlPr>
                      <w:rPr>
                        <w:rFonts w:ascii="Cambria Math" w:hAnsi="Cambria Math"/>
                        <w:b/>
                        <w:i/>
                      </w:rPr>
                    </m:ctrlPr>
                  </m:dPr>
                  <m:e>
                    <m:r>
                      <m:rPr>
                        <m:sty m:val="bi"/>
                      </m:rPr>
                      <w:rPr>
                        <w:rFonts w:ascii="Cambria Math" w:hAnsi="Cambria Math"/>
                      </w:rPr>
                      <m:t>Wkg-Ckg</m:t>
                    </m:r>
                  </m:e>
                </m:d>
              </m:num>
              <m:den>
                <m:r>
                  <m:rPr>
                    <m:sty m:val="bi"/>
                  </m:rPr>
                  <w:rPr>
                    <w:rFonts w:ascii="Cambria Math" w:hAnsi="Cambria Math"/>
                  </w:rPr>
                  <m:t>0.98</m:t>
                </m:r>
              </m:den>
            </m:f>
            <m:r>
              <m:rPr>
                <m:sty m:val="bi"/>
              </m:rPr>
              <w:rPr>
                <w:rFonts w:ascii="Cambria Math" w:hAnsi="Cambria Math"/>
              </w:rPr>
              <m:t>)</m:t>
            </m:r>
          </m:num>
          <m:den>
            <m:r>
              <m:rPr>
                <m:sty m:val="bi"/>
              </m:rPr>
              <w:rPr>
                <w:rFonts w:ascii="Cambria Math" w:hAnsi="Cambria Math"/>
              </w:rPr>
              <m:t>350</m:t>
            </m:r>
          </m:den>
        </m:f>
      </m:oMath>
      <w:r w:rsidR="008D61CF" w:rsidRPr="00E75A18">
        <w:rPr>
          <w:b/>
        </w:rPr>
        <w:tab/>
      </w:r>
      <w:bookmarkStart w:id="584" w:name="ProteinInWeanedPiglets_Eq"/>
      <w:r w:rsidR="008D61CF" w:rsidRPr="00E75A1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22</w:t>
      </w:r>
      <w:r w:rsidR="001977CC">
        <w:rPr>
          <w:b/>
        </w:rPr>
        <w:fldChar w:fldCharType="end"/>
      </w:r>
      <w:bookmarkEnd w:id="584"/>
    </w:p>
    <w:p w14:paraId="2F56E88F" w14:textId="298DC80F" w:rsidR="001B3342" w:rsidRPr="00E75A18" w:rsidRDefault="005021EF" w:rsidP="00421D4A">
      <w:pPr>
        <w:tabs>
          <w:tab w:val="clear" w:pos="9360"/>
          <w:tab w:val="right" w:pos="9781"/>
        </w:tabs>
        <w:ind w:right="15"/>
        <w:jc w:val="right"/>
      </w:pPr>
      <w:r w:rsidRPr="00E75A18">
        <w:tab/>
      </w:r>
      <w:r w:rsidRPr="00E75A18">
        <w:tab/>
      </w:r>
      <w:r w:rsidR="001B3342" w:rsidRPr="00E75A18">
        <w:rPr>
          <w:sz w:val="20"/>
        </w:rPr>
        <w:t>IPCC 2019, Eq. 10.33</w:t>
      </w:r>
      <w:r w:rsidR="002D321F" w:rsidRPr="00E75A18">
        <w:rPr>
          <w:sz w:val="20"/>
        </w:rPr>
        <w:t>B</w:t>
      </w:r>
    </w:p>
    <w:p w14:paraId="31252A0D" w14:textId="7229C283" w:rsidR="008D61CF" w:rsidRPr="00E75A18" w:rsidRDefault="008D61CF" w:rsidP="001A588A">
      <w:pPr>
        <w:spacing w:before="0"/>
        <w:rPr>
          <w:sz w:val="20"/>
        </w:rPr>
      </w:pPr>
      <w:r w:rsidRPr="00E75A18">
        <w:rPr>
          <w:sz w:val="20"/>
        </w:rPr>
        <w:t>where</w:t>
      </w:r>
    </w:p>
    <w:p w14:paraId="1260D8A4" w14:textId="3F40A20B" w:rsidR="00EF78FC" w:rsidRPr="00E75A18" w:rsidRDefault="00EF78FC" w:rsidP="00A11E33">
      <w:pPr>
        <w:tabs>
          <w:tab w:val="clear" w:pos="2880"/>
          <w:tab w:val="clear" w:pos="9360"/>
        </w:tabs>
        <w:spacing w:before="0"/>
        <w:ind w:left="2835" w:hanging="2835"/>
        <w:rPr>
          <w:sz w:val="20"/>
        </w:rPr>
      </w:pPr>
      <w:proofErr w:type="spellStart"/>
      <w:r w:rsidRPr="00E75A18">
        <w:rPr>
          <w:i/>
          <w:sz w:val="20"/>
        </w:rPr>
        <w:t>PR</w:t>
      </w:r>
      <w:r w:rsidR="00A5534B" w:rsidRPr="00E75A18">
        <w:rPr>
          <w:i/>
          <w:sz w:val="20"/>
          <w:vertAlign w:val="subscript"/>
        </w:rPr>
        <w:t>nursing</w:t>
      </w:r>
      <w:r w:rsidRPr="00E75A18">
        <w:rPr>
          <w:i/>
          <w:sz w:val="20"/>
          <w:vertAlign w:val="subscript"/>
        </w:rPr>
        <w:t>piglets</w:t>
      </w:r>
      <w:proofErr w:type="spellEnd"/>
      <w:r w:rsidRPr="00E75A18">
        <w:rPr>
          <w:i/>
          <w:sz w:val="20"/>
        </w:rPr>
        <w:tab/>
      </w:r>
      <w:r w:rsidRPr="00E75A18">
        <w:rPr>
          <w:sz w:val="20"/>
        </w:rPr>
        <w:t>Protein retained in animal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40271F7F" w14:textId="13119414" w:rsidR="008D61CF" w:rsidRPr="00D5649B" w:rsidRDefault="008D61CF" w:rsidP="00A11E33">
      <w:pPr>
        <w:tabs>
          <w:tab w:val="clear" w:pos="2880"/>
          <w:tab w:val="clear" w:pos="9360"/>
        </w:tabs>
        <w:spacing w:before="0"/>
        <w:ind w:left="2835" w:hanging="2835"/>
        <w:rPr>
          <w:sz w:val="20"/>
        </w:rPr>
      </w:pPr>
      <w:r w:rsidRPr="00E75A18">
        <w:rPr>
          <w:i/>
          <w:sz w:val="20"/>
        </w:rPr>
        <w:t>LITSIZE</w:t>
      </w:r>
      <w:r w:rsidRPr="00E75A18">
        <w:rPr>
          <w:sz w:val="20"/>
        </w:rPr>
        <w:tab/>
        <w:t>Litter size (</w:t>
      </w:r>
      <w:r w:rsidR="001175AD">
        <w:rPr>
          <w:sz w:val="20"/>
        </w:rPr>
        <w:t>no. piglets</w:t>
      </w:r>
      <w:r w:rsidRPr="00E75A18">
        <w:rPr>
          <w:sz w:val="20"/>
        </w:rPr>
        <w:t>)</w:t>
      </w:r>
      <w:r w:rsidR="00BA19DC">
        <w:rPr>
          <w:sz w:val="20"/>
        </w:rPr>
        <w:t xml:space="preserve">, </w:t>
      </w:r>
      <w:r w:rsidR="0063078D" w:rsidRPr="00E75A18">
        <w:rPr>
          <w:sz w:val="20"/>
        </w:rPr>
        <w:t>calculated as: n</w:t>
      </w:r>
      <w:r w:rsidR="00113FC7" w:rsidRPr="00E75A18">
        <w:rPr>
          <w:sz w:val="20"/>
        </w:rPr>
        <w:t>o. piglets / (no. gilts + no. sows)</w:t>
      </w:r>
    </w:p>
    <w:p w14:paraId="691B201E" w14:textId="6DB47C28" w:rsidR="008D61CF" w:rsidRPr="00D5649B" w:rsidRDefault="008D61CF" w:rsidP="00A11E33">
      <w:pPr>
        <w:tabs>
          <w:tab w:val="clear" w:pos="2880"/>
          <w:tab w:val="clear" w:pos="9360"/>
        </w:tabs>
        <w:spacing w:before="0"/>
        <w:ind w:left="2835" w:hanging="2835"/>
        <w:rPr>
          <w:sz w:val="20"/>
        </w:rPr>
      </w:pPr>
      <w:proofErr w:type="spellStart"/>
      <w:r w:rsidRPr="00D5649B">
        <w:rPr>
          <w:i/>
          <w:sz w:val="20"/>
        </w:rPr>
        <w:t>Wkg</w:t>
      </w:r>
      <w:proofErr w:type="spellEnd"/>
      <w:r w:rsidRPr="00D5649B">
        <w:rPr>
          <w:sz w:val="20"/>
        </w:rPr>
        <w:tab/>
        <w:t>Live weight of piglet at weaning age (kg head</w:t>
      </w:r>
      <w:r w:rsidRPr="00D5649B">
        <w:rPr>
          <w:sz w:val="20"/>
          <w:vertAlign w:val="superscript"/>
        </w:rPr>
        <w:t>-1</w:t>
      </w:r>
      <w:r w:rsidRPr="00D5649B">
        <w:rPr>
          <w:sz w:val="20"/>
        </w:rPr>
        <w:t>)</w:t>
      </w:r>
    </w:p>
    <w:p w14:paraId="1EEE8425" w14:textId="18958564" w:rsidR="008D61CF" w:rsidRPr="00D5649B" w:rsidRDefault="008D61CF" w:rsidP="00A11E33">
      <w:pPr>
        <w:tabs>
          <w:tab w:val="clear" w:pos="2880"/>
          <w:tab w:val="clear" w:pos="9360"/>
        </w:tabs>
        <w:spacing w:before="0"/>
        <w:ind w:left="2835" w:hanging="2835"/>
        <w:rPr>
          <w:sz w:val="20"/>
        </w:rPr>
      </w:pPr>
      <w:proofErr w:type="spellStart"/>
      <w:r w:rsidRPr="00D5649B">
        <w:rPr>
          <w:i/>
          <w:sz w:val="20"/>
        </w:rPr>
        <w:lastRenderedPageBreak/>
        <w:t>Ckg</w:t>
      </w:r>
      <w:proofErr w:type="spellEnd"/>
      <w:r w:rsidRPr="00D5649B">
        <w:rPr>
          <w:sz w:val="20"/>
        </w:rPr>
        <w:tab/>
        <w:t>Live weight of piglet at birth (kg head</w:t>
      </w:r>
      <w:r w:rsidRPr="00D5649B">
        <w:rPr>
          <w:sz w:val="20"/>
          <w:vertAlign w:val="superscript"/>
        </w:rPr>
        <w:t>-1</w:t>
      </w:r>
      <w:r w:rsidRPr="00D5649B">
        <w:rPr>
          <w:sz w:val="20"/>
        </w:rPr>
        <w:t>)</w:t>
      </w:r>
    </w:p>
    <w:p w14:paraId="4F1E5F01" w14:textId="2ED4F387" w:rsidR="008D61CF" w:rsidRDefault="008D61CF" w:rsidP="00A11E33">
      <w:pPr>
        <w:tabs>
          <w:tab w:val="clear" w:pos="2880"/>
          <w:tab w:val="clear" w:pos="9360"/>
        </w:tabs>
        <w:spacing w:before="0"/>
        <w:ind w:left="2835" w:hanging="2835"/>
        <w:rPr>
          <w:sz w:val="20"/>
        </w:rPr>
      </w:pPr>
      <w:r w:rsidRPr="00D5649B">
        <w:rPr>
          <w:i/>
          <w:sz w:val="20"/>
        </w:rPr>
        <w:t>0.98</w:t>
      </w:r>
      <w:r w:rsidRPr="00D5649B">
        <w:rPr>
          <w:sz w:val="20"/>
        </w:rPr>
        <w:tab/>
        <w:t xml:space="preserve">Protein digestibility as </w:t>
      </w:r>
      <w:r w:rsidR="00681DAF">
        <w:rPr>
          <w:sz w:val="20"/>
        </w:rPr>
        <w:t xml:space="preserve">a </w:t>
      </w:r>
      <w:r w:rsidRPr="00D5649B">
        <w:rPr>
          <w:sz w:val="20"/>
        </w:rPr>
        <w:t>fraction (FAO, 2017</w:t>
      </w:r>
      <w:r w:rsidR="007007B1" w:rsidRPr="00D5649B">
        <w:rPr>
          <w:sz w:val="20"/>
        </w:rPr>
        <w:t xml:space="preserve"> – cited in IPCC (2019)</w:t>
      </w:r>
      <w:r w:rsidRPr="00D5649B">
        <w:rPr>
          <w:sz w:val="20"/>
        </w:rPr>
        <w:t>)</w:t>
      </w:r>
    </w:p>
    <w:p w14:paraId="3A8F404F" w14:textId="514D24B8" w:rsidR="00BA19DC" w:rsidRPr="00BA19DC" w:rsidRDefault="00BA19DC" w:rsidP="00BA19DC">
      <w:pPr>
        <w:tabs>
          <w:tab w:val="clear" w:pos="2880"/>
          <w:tab w:val="clear" w:pos="9360"/>
        </w:tabs>
        <w:spacing w:before="0"/>
        <w:rPr>
          <w:iCs/>
          <w:szCs w:val="24"/>
        </w:rPr>
      </w:pPr>
      <w:r w:rsidRPr="00485DD3">
        <w:rPr>
          <w:b/>
          <w:bCs/>
          <w:iCs/>
          <w:szCs w:val="24"/>
          <w:u w:val="single"/>
        </w:rPr>
        <w:t>Note:</w:t>
      </w:r>
      <w:r w:rsidRPr="00485DD3">
        <w:rPr>
          <w:iCs/>
          <w:szCs w:val="24"/>
        </w:rPr>
        <w:t xml:space="preserve"> as the amount of protein retained in nursing piglets is accounted for in </w:t>
      </w:r>
      <w:proofErr w:type="spellStart"/>
      <w:r w:rsidRPr="00485DD3">
        <w:rPr>
          <w:i/>
          <w:szCs w:val="24"/>
        </w:rPr>
        <w:t>PR</w:t>
      </w:r>
      <w:r w:rsidRPr="00485DD3">
        <w:rPr>
          <w:i/>
          <w:szCs w:val="24"/>
          <w:vertAlign w:val="subscript"/>
        </w:rPr>
        <w:t>breedingsow</w:t>
      </w:r>
      <w:proofErr w:type="spellEnd"/>
      <w:r w:rsidRPr="00485DD3">
        <w:rPr>
          <w:iCs/>
          <w:szCs w:val="24"/>
        </w:rPr>
        <w:t xml:space="preserve">, </w:t>
      </w:r>
      <w:proofErr w:type="spellStart"/>
      <w:r w:rsidRPr="00485DD3">
        <w:rPr>
          <w:iCs/>
          <w:szCs w:val="24"/>
        </w:rPr>
        <w:t>Holos</w:t>
      </w:r>
      <w:proofErr w:type="spellEnd"/>
      <w:r w:rsidRPr="00485DD3">
        <w:rPr>
          <w:iCs/>
          <w:szCs w:val="24"/>
        </w:rPr>
        <w:t xml:space="preserve"> does not </w:t>
      </w:r>
      <w:r w:rsidR="00FF63E2" w:rsidRPr="00485DD3">
        <w:rPr>
          <w:iCs/>
          <w:szCs w:val="24"/>
        </w:rPr>
        <w:t>calculate</w:t>
      </w:r>
      <w:r w:rsidRPr="00485DD3">
        <w:rPr>
          <w:iCs/>
          <w:szCs w:val="24"/>
        </w:rPr>
        <w:t xml:space="preserve"> a separate</w:t>
      </w:r>
      <w:r w:rsidR="001175AD" w:rsidRPr="00485DD3">
        <w:rPr>
          <w:iCs/>
          <w:szCs w:val="24"/>
        </w:rPr>
        <w:t xml:space="preserve"> PR value for nursing piglets</w:t>
      </w:r>
      <w:r w:rsidRPr="00485DD3">
        <w:rPr>
          <w:iCs/>
          <w:szCs w:val="24"/>
        </w:rPr>
        <w:t>.</w:t>
      </w:r>
    </w:p>
    <w:p w14:paraId="673D8E6A" w14:textId="009FBC58" w:rsidR="001C5A9E" w:rsidRPr="00E75A18" w:rsidRDefault="001C5A9E" w:rsidP="00F82D71">
      <w:pPr>
        <w:keepNext/>
        <w:keepLines/>
        <w:tabs>
          <w:tab w:val="left" w:pos="2160"/>
          <w:tab w:val="right" w:pos="8640"/>
          <w:tab w:val="right" w:pos="8820"/>
        </w:tabs>
        <w:rPr>
          <w:b/>
        </w:rPr>
      </w:pPr>
      <w:r w:rsidRPr="00E75A18">
        <w:rPr>
          <w:b/>
        </w:rPr>
        <w:t>For growing pigs</w:t>
      </w:r>
      <w:r w:rsidR="00C25FF4" w:rsidRPr="00E75A18">
        <w:rPr>
          <w:b/>
        </w:rPr>
        <w:t xml:space="preserve"> (applied to boars, </w:t>
      </w:r>
      <w:r w:rsidR="003B3D80" w:rsidRPr="00E75A18">
        <w:rPr>
          <w:b/>
        </w:rPr>
        <w:t>non-breeding gilts</w:t>
      </w:r>
      <w:r w:rsidR="003B3D80">
        <w:rPr>
          <w:b/>
        </w:rPr>
        <w:t>, weaners,</w:t>
      </w:r>
      <w:r w:rsidR="003B3D80" w:rsidRPr="00E75A18">
        <w:rPr>
          <w:b/>
        </w:rPr>
        <w:t xml:space="preserve"> </w:t>
      </w:r>
      <w:r w:rsidR="00C25FF4" w:rsidRPr="00E75A18">
        <w:rPr>
          <w:b/>
        </w:rPr>
        <w:t>growers</w:t>
      </w:r>
      <w:r w:rsidR="003B3D80">
        <w:rPr>
          <w:b/>
        </w:rPr>
        <w:t xml:space="preserve"> and </w:t>
      </w:r>
      <w:r w:rsidR="00C25FF4" w:rsidRPr="00E75A18">
        <w:rPr>
          <w:b/>
        </w:rPr>
        <w:t>finishers)</w:t>
      </w:r>
      <w:r w:rsidR="00E36C64">
        <w:rPr>
          <w:b/>
        </w:rPr>
        <w:t>:</w:t>
      </w:r>
    </w:p>
    <w:p w14:paraId="49C0FEA2" w14:textId="1604EA6D" w:rsidR="00F9753F" w:rsidRPr="00E75A18" w:rsidRDefault="00F9753F" w:rsidP="00F82D71">
      <w:pPr>
        <w:keepNext/>
        <w:keepLines/>
        <w:tabs>
          <w:tab w:val="left" w:pos="2160"/>
          <w:tab w:val="right" w:pos="8640"/>
          <w:tab w:val="right" w:pos="8820"/>
        </w:tabs>
      </w:pPr>
      <w:r w:rsidRPr="00E75A18">
        <w:t>For growing pigs</w:t>
      </w:r>
      <w:r w:rsidR="00A5534B" w:rsidRPr="00E75A18">
        <w:t>,</w:t>
      </w:r>
      <w:r w:rsidRPr="00E75A18">
        <w:t xml:space="preserve"> </w:t>
      </w:r>
      <w:proofErr w:type="spellStart"/>
      <w:r w:rsidRPr="00E75A18">
        <w:rPr>
          <w:i/>
        </w:rPr>
        <w:t>PR</w:t>
      </w:r>
      <w:r w:rsidRPr="00E75A18">
        <w:rPr>
          <w:i/>
          <w:vertAlign w:val="subscript"/>
        </w:rPr>
        <w:t>growingpigs</w:t>
      </w:r>
      <w:proofErr w:type="spellEnd"/>
      <w:r w:rsidRPr="00E75A18">
        <w:t xml:space="preserve"> is calculated separately for each management period, using the start and end weights for the relevant period and the default </w:t>
      </w:r>
      <w:proofErr w:type="spellStart"/>
      <w:r w:rsidRPr="00E75A18">
        <w:rPr>
          <w:i/>
        </w:rPr>
        <w:t>PR</w:t>
      </w:r>
      <w:r w:rsidRPr="00E75A18">
        <w:rPr>
          <w:i/>
          <w:vertAlign w:val="subscript"/>
        </w:rPr>
        <w:t>gain</w:t>
      </w:r>
      <w:proofErr w:type="spellEnd"/>
      <w:r w:rsidRPr="00E75A18">
        <w:t xml:space="preserve"> value for the appropriate weight range.</w:t>
      </w:r>
    </w:p>
    <w:p w14:paraId="28CD9700" w14:textId="2668F72C" w:rsidR="001C5A9E" w:rsidRPr="00144CFD"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growingpigs</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 xml:space="preserve"> </m:t>
            </m:r>
          </m:num>
          <m:den>
            <m:r>
              <m:rPr>
                <m:sty m:val="bi"/>
              </m:rPr>
              <w:rPr>
                <w:rFonts w:ascii="Cambria Math" w:hAnsi="Cambria Math"/>
              </w:rPr>
              <m:t>#days</m:t>
            </m:r>
          </m:den>
        </m:f>
      </m:oMath>
      <w:r w:rsidR="001C5A9E" w:rsidRPr="00144CFD">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23</w:t>
      </w:r>
      <w:r w:rsidR="001977CC">
        <w:rPr>
          <w:b/>
        </w:rPr>
        <w:fldChar w:fldCharType="end"/>
      </w:r>
    </w:p>
    <w:p w14:paraId="7226AB52" w14:textId="6EDCBDBE" w:rsidR="001C5A9E" w:rsidRPr="00144CFD" w:rsidRDefault="0046286E" w:rsidP="00421D4A">
      <w:pPr>
        <w:tabs>
          <w:tab w:val="clear" w:pos="9360"/>
          <w:tab w:val="right" w:pos="9781"/>
        </w:tabs>
        <w:ind w:right="15"/>
        <w:jc w:val="right"/>
      </w:pPr>
      <w:r w:rsidRPr="00144CFD">
        <w:tab/>
      </w:r>
      <w:r w:rsidRPr="00144CFD">
        <w:tab/>
      </w:r>
      <w:r w:rsidR="001C5A9E" w:rsidRPr="00144CFD">
        <w:rPr>
          <w:sz w:val="20"/>
        </w:rPr>
        <w:t>IPCC 2019, Eq. 10.33</w:t>
      </w:r>
      <w:r w:rsidR="002D321F" w:rsidRPr="00144CFD">
        <w:rPr>
          <w:sz w:val="20"/>
        </w:rPr>
        <w:t>C</w:t>
      </w:r>
    </w:p>
    <w:p w14:paraId="60E912F6" w14:textId="178B7766" w:rsidR="001C5A9E" w:rsidRPr="00144CFD" w:rsidRDefault="001C5A9E" w:rsidP="001A588A">
      <w:pPr>
        <w:spacing w:before="0"/>
        <w:ind w:right="720"/>
        <w:rPr>
          <w:sz w:val="20"/>
        </w:rPr>
      </w:pPr>
      <w:r w:rsidRPr="00144CFD">
        <w:rPr>
          <w:sz w:val="20"/>
        </w:rPr>
        <w:t>where</w:t>
      </w:r>
    </w:p>
    <w:p w14:paraId="5C70356E" w14:textId="46EF5F5E" w:rsidR="001C5A9E" w:rsidRPr="00144CFD" w:rsidRDefault="001C5A9E" w:rsidP="00A11E33">
      <w:pPr>
        <w:tabs>
          <w:tab w:val="clear" w:pos="2880"/>
          <w:tab w:val="clear" w:pos="9360"/>
        </w:tabs>
        <w:spacing w:before="0"/>
        <w:ind w:left="2835" w:right="720" w:hanging="2835"/>
        <w:rPr>
          <w:sz w:val="20"/>
        </w:rPr>
      </w:pPr>
      <w:proofErr w:type="spellStart"/>
      <w:r w:rsidRPr="00144CFD">
        <w:rPr>
          <w:i/>
          <w:sz w:val="20"/>
        </w:rPr>
        <w:t>PR</w:t>
      </w:r>
      <w:r w:rsidRPr="00144CFD">
        <w:rPr>
          <w:i/>
          <w:sz w:val="20"/>
          <w:vertAlign w:val="subscript"/>
        </w:rPr>
        <w:t>growingpigs</w:t>
      </w:r>
      <w:proofErr w:type="spellEnd"/>
      <w:r w:rsidRPr="00144CFD">
        <w:rPr>
          <w:sz w:val="20"/>
        </w:rPr>
        <w:tab/>
        <w:t>Protein retained in animal (kg head</w:t>
      </w:r>
      <w:r w:rsidRPr="00144CFD">
        <w:rPr>
          <w:sz w:val="20"/>
          <w:vertAlign w:val="superscript"/>
        </w:rPr>
        <w:t>-1</w:t>
      </w:r>
      <w:r w:rsidRPr="00144CFD">
        <w:rPr>
          <w:sz w:val="20"/>
        </w:rPr>
        <w:t xml:space="preserve"> day</w:t>
      </w:r>
      <w:r w:rsidRPr="00144CFD">
        <w:rPr>
          <w:sz w:val="20"/>
          <w:vertAlign w:val="superscript"/>
        </w:rPr>
        <w:t>-1</w:t>
      </w:r>
      <w:r w:rsidRPr="00144CFD">
        <w:rPr>
          <w:sz w:val="20"/>
        </w:rPr>
        <w:t>)</w:t>
      </w:r>
    </w:p>
    <w:p w14:paraId="682A6B58" w14:textId="00F22C9F" w:rsidR="00FE3EBD" w:rsidRPr="00E75A18" w:rsidRDefault="00F765B9" w:rsidP="00A11E33">
      <w:pPr>
        <w:tabs>
          <w:tab w:val="clear" w:pos="2880"/>
          <w:tab w:val="clear" w:pos="9360"/>
        </w:tabs>
        <w:spacing w:before="0"/>
        <w:ind w:left="2835" w:right="720" w:hanging="2835"/>
        <w:rPr>
          <w:sz w:val="20"/>
        </w:rPr>
      </w:pPr>
      <w:r w:rsidRPr="00144CFD">
        <w:rPr>
          <w:i/>
          <w:sz w:val="20"/>
        </w:rPr>
        <w:t>#days</w:t>
      </w:r>
      <w:r w:rsidR="00FE3EBD" w:rsidRPr="00E75A18">
        <w:rPr>
          <w:sz w:val="20"/>
        </w:rPr>
        <w:tab/>
        <w:t xml:space="preserve">Number of days the animals spend in the </w:t>
      </w:r>
      <w:r w:rsidR="00D25808" w:rsidRPr="0044591F">
        <w:rPr>
          <w:sz w:val="20"/>
        </w:rPr>
        <w:t>management period</w:t>
      </w:r>
    </w:p>
    <w:p w14:paraId="0DAB98E6" w14:textId="0E0DD7D3"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final</w:t>
      </w:r>
      <w:proofErr w:type="spellEnd"/>
      <w:r w:rsidRPr="00E75A18">
        <w:rPr>
          <w:sz w:val="20"/>
        </w:rPr>
        <w:tab/>
        <w:t>Live weight of the animal at the end of the stage (kg</w:t>
      </w:r>
      <w:r w:rsidR="00E916A0" w:rsidRPr="00E75A18">
        <w:rPr>
          <w:sz w:val="20"/>
        </w:rPr>
        <w:t>)</w:t>
      </w:r>
      <w:r w:rsidRPr="00E75A18">
        <w:rPr>
          <w:sz w:val="20"/>
        </w:rPr>
        <w:t xml:space="preserve"> for each growth stage</w:t>
      </w:r>
      <w:r w:rsidR="0044591F">
        <w:rPr>
          <w:sz w:val="20"/>
        </w:rPr>
        <w:t>/management period</w:t>
      </w:r>
    </w:p>
    <w:p w14:paraId="59200D28" w14:textId="31A36AD6"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initial</w:t>
      </w:r>
      <w:proofErr w:type="spellEnd"/>
      <w:r w:rsidRPr="00E75A18">
        <w:rPr>
          <w:sz w:val="20"/>
        </w:rPr>
        <w:tab/>
        <w:t>Live weight of the animal at the beginning of the stage (kg) for each growth stage</w:t>
      </w:r>
      <w:r w:rsidR="0044591F">
        <w:rPr>
          <w:sz w:val="20"/>
        </w:rPr>
        <w:t>/management period</w:t>
      </w:r>
    </w:p>
    <w:p w14:paraId="02FA073D" w14:textId="1DEFD1CC"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gain</w:t>
      </w:r>
      <w:proofErr w:type="spellEnd"/>
      <w:r w:rsidR="001A588A" w:rsidRPr="00E75A18">
        <w:rPr>
          <w:sz w:val="20"/>
        </w:rPr>
        <w:tab/>
      </w:r>
      <w:r w:rsidRPr="00E75A18">
        <w:rPr>
          <w:sz w:val="20"/>
        </w:rPr>
        <w:t xml:space="preserve">Fraction of protein retained at a given BW – this fraction should be calculated for the final BW of the </w:t>
      </w:r>
      <w:r w:rsidR="00C4730E">
        <w:rPr>
          <w:sz w:val="20"/>
        </w:rPr>
        <w:t>stage</w:t>
      </w:r>
      <w:r w:rsidR="003404AC" w:rsidRPr="00E75A18">
        <w:rPr>
          <w:sz w:val="20"/>
        </w:rPr>
        <w:t xml:space="preserve">, where </w:t>
      </w:r>
      <w:proofErr w:type="spellStart"/>
      <w:r w:rsidR="003404AC" w:rsidRPr="00E75A18">
        <w:rPr>
          <w:i/>
          <w:sz w:val="20"/>
        </w:rPr>
        <w:t>PR</w:t>
      </w:r>
      <w:r w:rsidR="003404AC" w:rsidRPr="00E75A18">
        <w:rPr>
          <w:i/>
          <w:sz w:val="20"/>
          <w:vertAlign w:val="subscript"/>
        </w:rPr>
        <w:t>gain</w:t>
      </w:r>
      <w:proofErr w:type="spellEnd"/>
      <w:r w:rsidR="003404AC" w:rsidRPr="00E75A18">
        <w:rPr>
          <w:i/>
          <w:sz w:val="20"/>
        </w:rPr>
        <w:t xml:space="preserve"> = </w:t>
      </w:r>
      <w:proofErr w:type="spellStart"/>
      <w:r w:rsidR="003404AC" w:rsidRPr="00E75A18">
        <w:rPr>
          <w:i/>
          <w:sz w:val="20"/>
        </w:rPr>
        <w:t>N</w:t>
      </w:r>
      <w:r w:rsidR="003404AC" w:rsidRPr="00E75A18">
        <w:rPr>
          <w:i/>
          <w:sz w:val="20"/>
          <w:vertAlign w:val="subscript"/>
        </w:rPr>
        <w:t>gain</w:t>
      </w:r>
      <w:proofErr w:type="spellEnd"/>
      <w:r w:rsidR="003404AC" w:rsidRPr="00E75A18">
        <w:rPr>
          <w:i/>
          <w:sz w:val="20"/>
        </w:rPr>
        <w:t xml:space="preserve"> * 6.25</w:t>
      </w:r>
      <w:r w:rsidR="003404AC" w:rsidRPr="00E75A18">
        <w:rPr>
          <w:sz w:val="20"/>
        </w:rPr>
        <w:t xml:space="preserve"> (</w:t>
      </w:r>
      <w:r w:rsidR="00A11E33" w:rsidRPr="00E75A18">
        <w:rPr>
          <w:b/>
          <w:sz w:val="20"/>
        </w:rPr>
        <w:fldChar w:fldCharType="begin"/>
      </w:r>
      <w:r w:rsidR="00A11E33" w:rsidRPr="00E75A18">
        <w:rPr>
          <w:b/>
          <w:sz w:val="20"/>
        </w:rPr>
        <w:instrText xml:space="preserve"> REF _Ref82140283 \h  \* MERGEFORMAT </w:instrText>
      </w:r>
      <w:r w:rsidR="00A11E33" w:rsidRPr="00E75A18">
        <w:rPr>
          <w:b/>
          <w:sz w:val="20"/>
        </w:rPr>
      </w:r>
      <w:r w:rsidR="00A11E33" w:rsidRPr="00E75A18">
        <w:rPr>
          <w:b/>
          <w:sz w:val="20"/>
        </w:rPr>
        <w:fldChar w:fldCharType="separate"/>
      </w:r>
      <w:r w:rsidR="00C6178D" w:rsidRPr="00C6178D">
        <w:rPr>
          <w:b/>
          <w:sz w:val="20"/>
        </w:rPr>
        <w:t xml:space="preserve">Table </w:t>
      </w:r>
      <w:r w:rsidR="00C6178D" w:rsidRPr="00C6178D">
        <w:rPr>
          <w:b/>
          <w:noProof/>
          <w:sz w:val="20"/>
        </w:rPr>
        <w:t>40</w:t>
      </w:r>
      <w:r w:rsidR="00A11E33" w:rsidRPr="00E75A18">
        <w:rPr>
          <w:b/>
          <w:sz w:val="20"/>
        </w:rPr>
        <w:fldChar w:fldCharType="end"/>
      </w:r>
      <w:r w:rsidRPr="00E75A18">
        <w:rPr>
          <w:sz w:val="20"/>
        </w:rPr>
        <w:t>)</w:t>
      </w:r>
    </w:p>
    <w:p w14:paraId="113F99F7" w14:textId="0B093B36" w:rsidR="001D0EDA" w:rsidRPr="00E75A18" w:rsidRDefault="001D0EDA" w:rsidP="001D0EDA">
      <w:pPr>
        <w:keepNext/>
        <w:keepLines/>
        <w:tabs>
          <w:tab w:val="left" w:pos="2160"/>
          <w:tab w:val="right" w:pos="8640"/>
          <w:tab w:val="right" w:pos="8820"/>
        </w:tabs>
        <w:rPr>
          <w:b/>
        </w:rPr>
      </w:pPr>
      <w:r w:rsidRPr="00E75A18">
        <w:rPr>
          <w:b/>
        </w:rPr>
        <w:t>For all swine groups</w:t>
      </w:r>
      <w:r w:rsidR="00BE24FC" w:rsidRPr="00E75A18">
        <w:rPr>
          <w:b/>
        </w:rPr>
        <w:t xml:space="preserve"> (except nursing piglets)</w:t>
      </w:r>
      <w:r w:rsidR="00E36C64">
        <w:rPr>
          <w:b/>
        </w:rPr>
        <w:t>:</w:t>
      </w:r>
    </w:p>
    <w:p w14:paraId="66B6D76E" w14:textId="1EAADDCC" w:rsidR="001A0826" w:rsidRPr="00E75A18"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e>
        </m:d>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Nexcreted</m:t>
            </m:r>
          </m:e>
          <m:sub>
            <m:r>
              <m:rPr>
                <m:sty m:val="bi"/>
              </m:rPr>
              <w:rPr>
                <w:rFonts w:ascii="Cambria Math" w:hAnsi="Cambria Math" w:cstheme="minorHAnsi"/>
                <w:szCs w:val="24"/>
              </w:rPr>
              <m:t>adjustment</m:t>
            </m:r>
          </m:sub>
        </m:sSub>
      </m:oMath>
      <w:r w:rsidR="001A0826" w:rsidRPr="00E75A18">
        <w:rPr>
          <w:rFonts w:cstheme="minorHAnsi"/>
          <w:b/>
          <w:i/>
          <w:szCs w:val="24"/>
        </w:rPr>
        <w:tab/>
      </w:r>
      <w:bookmarkStart w:id="585" w:name="NExcretionRateSwine_Eq"/>
      <w:r w:rsidR="001A0826" w:rsidRPr="00E75A18">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24</w:t>
      </w:r>
      <w:r w:rsidR="001977CC">
        <w:rPr>
          <w:b/>
          <w:szCs w:val="24"/>
        </w:rPr>
        <w:fldChar w:fldCharType="end"/>
      </w:r>
      <w:bookmarkEnd w:id="585"/>
    </w:p>
    <w:p w14:paraId="623500EC" w14:textId="628EB7FE" w:rsidR="00923D56" w:rsidRPr="00E75A18" w:rsidRDefault="00923D56" w:rsidP="00421D4A">
      <w:pPr>
        <w:tabs>
          <w:tab w:val="clear" w:pos="9360"/>
          <w:tab w:val="right" w:pos="9781"/>
        </w:tabs>
        <w:ind w:right="15"/>
        <w:jc w:val="right"/>
      </w:pPr>
      <w:r w:rsidRPr="00E75A18">
        <w:tab/>
      </w:r>
      <w:r w:rsidR="00C73910" w:rsidRPr="00E75A18">
        <w:tab/>
      </w:r>
      <w:r w:rsidR="002A38BC" w:rsidRPr="00E75A18">
        <w:rPr>
          <w:sz w:val="20"/>
        </w:rPr>
        <w:t>D</w:t>
      </w:r>
      <w:r w:rsidRPr="00E75A18">
        <w:rPr>
          <w:sz w:val="20"/>
        </w:rPr>
        <w:t xml:space="preserve">erived from IPCC </w:t>
      </w:r>
      <w:r w:rsidR="00234EC0" w:rsidRPr="00E75A18">
        <w:rPr>
          <w:sz w:val="20"/>
        </w:rPr>
        <w:t>2019, Eq. 10.31</w:t>
      </w:r>
      <w:r w:rsidR="002D321F" w:rsidRPr="00E75A18">
        <w:rPr>
          <w:sz w:val="20"/>
        </w:rPr>
        <w:t>A</w:t>
      </w:r>
    </w:p>
    <w:p w14:paraId="267148E2" w14:textId="4C0C096E" w:rsidR="00923D56" w:rsidRPr="00E75A18" w:rsidRDefault="00923D56" w:rsidP="001A588A">
      <w:pPr>
        <w:spacing w:before="0"/>
        <w:rPr>
          <w:sz w:val="20"/>
        </w:rPr>
      </w:pPr>
      <w:r w:rsidRPr="00E75A18">
        <w:rPr>
          <w:sz w:val="20"/>
        </w:rPr>
        <w:t>where</w:t>
      </w:r>
    </w:p>
    <w:p w14:paraId="6305D633" w14:textId="53E24248" w:rsidR="00923D56" w:rsidRPr="00E75A18" w:rsidRDefault="00923D56" w:rsidP="00A11E33">
      <w:pPr>
        <w:tabs>
          <w:tab w:val="clear" w:pos="2880"/>
          <w:tab w:val="clear" w:pos="9360"/>
        </w:tabs>
        <w:spacing w:before="0"/>
        <w:ind w:left="2835" w:hanging="2835"/>
        <w:rPr>
          <w:sz w:val="20"/>
          <w:vertAlign w:val="superscript"/>
        </w:rPr>
      </w:pPr>
      <w:proofErr w:type="spellStart"/>
      <w:r w:rsidRPr="00E75A18">
        <w:rPr>
          <w:i/>
          <w:sz w:val="20"/>
        </w:rPr>
        <w:t>N</w:t>
      </w:r>
      <w:r w:rsidRPr="00E75A18">
        <w:rPr>
          <w:i/>
          <w:sz w:val="20"/>
          <w:vertAlign w:val="subscript"/>
        </w:rPr>
        <w:t>excretion</w:t>
      </w:r>
      <w:r w:rsidRPr="00E75A18">
        <w:rPr>
          <w:i/>
          <w:sz w:val="20"/>
        </w:rPr>
        <w:t>_rate</w:t>
      </w:r>
      <w:proofErr w:type="spellEnd"/>
      <w:r w:rsidRPr="00E75A18">
        <w:rPr>
          <w:i/>
          <w:sz w:val="20"/>
        </w:rPr>
        <w:tab/>
      </w:r>
      <w:r w:rsidRPr="00E75A18">
        <w:rPr>
          <w:sz w:val="20"/>
        </w:rPr>
        <w:t>N excretion rate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71F74308" w14:textId="10BB4330" w:rsidR="00923D56" w:rsidRPr="00E75A18" w:rsidRDefault="00923D56" w:rsidP="00A11E33">
      <w:pPr>
        <w:tabs>
          <w:tab w:val="clear" w:pos="2880"/>
          <w:tab w:val="clear" w:pos="9360"/>
        </w:tabs>
        <w:spacing w:before="0"/>
        <w:ind w:left="2835" w:hanging="2835"/>
        <w:rPr>
          <w:sz w:val="20"/>
        </w:rPr>
      </w:pPr>
      <w:r w:rsidRPr="00E75A18">
        <w:rPr>
          <w:i/>
          <w:sz w:val="20"/>
        </w:rPr>
        <w:t>6.25</w:t>
      </w:r>
      <w:r w:rsidRPr="00E75A18">
        <w:rPr>
          <w:i/>
          <w:sz w:val="20"/>
        </w:rPr>
        <w:tab/>
      </w:r>
      <w:r w:rsidRPr="00E75A18">
        <w:rPr>
          <w:sz w:val="20"/>
        </w:rPr>
        <w:t>Conversion from dietary protein to dietary N</w:t>
      </w:r>
    </w:p>
    <w:p w14:paraId="401A4A6C" w14:textId="706C9A90" w:rsidR="00923D56" w:rsidRPr="00E75A18" w:rsidRDefault="00923D56" w:rsidP="00AA41D6">
      <w:pPr>
        <w:tabs>
          <w:tab w:val="clear" w:pos="2880"/>
          <w:tab w:val="clear" w:pos="9360"/>
        </w:tabs>
        <w:spacing w:before="0"/>
        <w:ind w:left="2835" w:hanging="2835"/>
        <w:rPr>
          <w:b/>
        </w:rPr>
      </w:pPr>
      <w:proofErr w:type="spellStart"/>
      <w:r w:rsidRPr="00E75A18">
        <w:rPr>
          <w:i/>
          <w:sz w:val="20"/>
        </w:rPr>
        <w:t>Nexcreted</w:t>
      </w:r>
      <w:r w:rsidRPr="00E75A18">
        <w:rPr>
          <w:i/>
          <w:sz w:val="20"/>
          <w:vertAlign w:val="subscript"/>
        </w:rPr>
        <w:t>adjustment</w:t>
      </w:r>
      <w:proofErr w:type="spellEnd"/>
      <w:r w:rsidRPr="00E75A18">
        <w:rPr>
          <w:i/>
          <w:sz w:val="20"/>
          <w:vertAlign w:val="subscript"/>
        </w:rPr>
        <w:tab/>
      </w:r>
      <w:r w:rsidRPr="00E75A18">
        <w:rPr>
          <w:sz w:val="20"/>
        </w:rPr>
        <w:t>N excreted adjustment factor (kg kg</w:t>
      </w:r>
      <w:r w:rsidRPr="00E75A18">
        <w:rPr>
          <w:sz w:val="20"/>
          <w:vertAlign w:val="superscript"/>
        </w:rPr>
        <w:t>-1</w:t>
      </w:r>
      <w:r w:rsidRPr="00E75A18">
        <w:rPr>
          <w:sz w:val="20"/>
        </w:rPr>
        <w:t>) (</w:t>
      </w:r>
      <w:r w:rsidR="00651F25" w:rsidRPr="00E75A18">
        <w:rPr>
          <w:b/>
          <w:sz w:val="20"/>
        </w:rPr>
        <w:fldChar w:fldCharType="begin"/>
      </w:r>
      <w:r w:rsidR="00651F25" w:rsidRPr="00E75A18">
        <w:rPr>
          <w:b/>
          <w:sz w:val="20"/>
        </w:rPr>
        <w:instrText xml:space="preserve"> REF _Ref81927312 \h  \* MERGEFORMAT </w:instrText>
      </w:r>
      <w:r w:rsidR="00651F25" w:rsidRPr="00E75A18">
        <w:rPr>
          <w:b/>
          <w:sz w:val="20"/>
        </w:rPr>
      </w:r>
      <w:r w:rsidR="00651F25" w:rsidRPr="00E75A18">
        <w:rPr>
          <w:b/>
          <w:sz w:val="20"/>
        </w:rPr>
        <w:fldChar w:fldCharType="separate"/>
      </w:r>
      <w:r w:rsidR="00C6178D" w:rsidRPr="00C6178D">
        <w:rPr>
          <w:b/>
          <w:sz w:val="20"/>
        </w:rPr>
        <w:t xml:space="preserve">Table </w:t>
      </w:r>
      <w:r w:rsidR="00C6178D" w:rsidRPr="00C6178D">
        <w:rPr>
          <w:b/>
          <w:noProof/>
          <w:sz w:val="20"/>
        </w:rPr>
        <w:t>32</w:t>
      </w:r>
      <w:r w:rsidR="00651F25" w:rsidRPr="00E75A18">
        <w:rPr>
          <w:b/>
          <w:sz w:val="20"/>
        </w:rPr>
        <w:fldChar w:fldCharType="end"/>
      </w:r>
      <w:r w:rsidR="00FB4C3B" w:rsidRPr="00E75A18">
        <w:rPr>
          <w:sz w:val="20"/>
        </w:rPr>
        <w:t xml:space="preserve">, </w:t>
      </w:r>
      <w:r w:rsidRPr="00E75A18">
        <w:rPr>
          <w:sz w:val="20"/>
        </w:rPr>
        <w:t>by diet)</w:t>
      </w:r>
      <w:r w:rsidR="00747CBA" w:rsidRPr="00E75A18">
        <w:rPr>
          <w:sz w:val="20"/>
        </w:rPr>
        <w:t xml:space="preserve"> </w:t>
      </w:r>
      <w:r w:rsidR="00E75A18">
        <w:rPr>
          <w:sz w:val="20"/>
        </w:rPr>
        <w:br/>
      </w:r>
      <w:r w:rsidR="00747CBA" w:rsidRPr="00E75A18">
        <w:rPr>
          <w:b/>
          <w:sz w:val="20"/>
          <w:u w:val="single"/>
        </w:rPr>
        <w:t>Note:</w:t>
      </w:r>
      <w:r w:rsidR="00747CBA" w:rsidRPr="00E75A18">
        <w:rPr>
          <w:sz w:val="20"/>
        </w:rPr>
        <w:t xml:space="preserve"> the N adjustment factor used in </w:t>
      </w:r>
      <w:proofErr w:type="spellStart"/>
      <w:r w:rsidR="00747CBA" w:rsidRPr="00E75A18">
        <w:rPr>
          <w:sz w:val="20"/>
        </w:rPr>
        <w:t>Holos</w:t>
      </w:r>
      <w:proofErr w:type="spellEnd"/>
      <w:r w:rsidR="00747CBA" w:rsidRPr="00E75A18">
        <w:rPr>
          <w:sz w:val="20"/>
        </w:rPr>
        <w:t xml:space="preserve"> for all diets is currently 1, as we work to update the linkages between the </w:t>
      </w:r>
      <w:proofErr w:type="spellStart"/>
      <w:r w:rsidR="00747CBA" w:rsidRPr="00E94673">
        <w:rPr>
          <w:i/>
          <w:iCs/>
          <w:sz w:val="20"/>
        </w:rPr>
        <w:t>N</w:t>
      </w:r>
      <w:r w:rsidR="00FC63F0" w:rsidRPr="00E94673">
        <w:rPr>
          <w:i/>
          <w:iCs/>
          <w:sz w:val="20"/>
        </w:rPr>
        <w:t>excreted</w:t>
      </w:r>
      <w:r w:rsidR="00747CBA" w:rsidRPr="00E94673">
        <w:rPr>
          <w:i/>
          <w:iCs/>
          <w:sz w:val="20"/>
          <w:vertAlign w:val="subscript"/>
        </w:rPr>
        <w:t>adjustment</w:t>
      </w:r>
      <w:proofErr w:type="spellEnd"/>
      <w:r w:rsidR="00747CBA" w:rsidRPr="00E75A18">
        <w:rPr>
          <w:sz w:val="20"/>
        </w:rPr>
        <w:t xml:space="preserve"> values in </w:t>
      </w:r>
      <w:r w:rsidR="00747CBA" w:rsidRPr="00E75A18">
        <w:rPr>
          <w:sz w:val="20"/>
        </w:rPr>
        <w:fldChar w:fldCharType="begin"/>
      </w:r>
      <w:r w:rsidR="00747CBA" w:rsidRPr="00E75A18">
        <w:rPr>
          <w:sz w:val="20"/>
        </w:rPr>
        <w:instrText xml:space="preserve"> REF _Ref81927312 \h  \* MERGEFORMAT </w:instrText>
      </w:r>
      <w:r w:rsidR="00747CBA" w:rsidRPr="00E75A18">
        <w:rPr>
          <w:sz w:val="20"/>
        </w:rPr>
      </w:r>
      <w:r w:rsidR="00747CBA" w:rsidRPr="00E75A18">
        <w:rPr>
          <w:sz w:val="20"/>
        </w:rPr>
        <w:fldChar w:fldCharType="separate"/>
      </w:r>
      <w:r w:rsidR="00C6178D" w:rsidRPr="00C6178D">
        <w:rPr>
          <w:b/>
          <w:sz w:val="20"/>
        </w:rPr>
        <w:t xml:space="preserve">Table </w:t>
      </w:r>
      <w:r w:rsidR="00C6178D" w:rsidRPr="00C6178D">
        <w:rPr>
          <w:b/>
          <w:noProof/>
          <w:sz w:val="20"/>
        </w:rPr>
        <w:t>32</w:t>
      </w:r>
      <w:r w:rsidR="00747CBA" w:rsidRPr="00E75A18">
        <w:rPr>
          <w:sz w:val="20"/>
        </w:rPr>
        <w:fldChar w:fldCharType="end"/>
      </w:r>
      <w:r w:rsidR="00747CBA" w:rsidRPr="00E75A18">
        <w:rPr>
          <w:sz w:val="20"/>
        </w:rPr>
        <w:t xml:space="preserve"> and the </w:t>
      </w:r>
      <w:proofErr w:type="spellStart"/>
      <w:r w:rsidR="00747CBA" w:rsidRPr="00E75A18">
        <w:rPr>
          <w:sz w:val="20"/>
        </w:rPr>
        <w:t>Holos</w:t>
      </w:r>
      <w:proofErr w:type="spellEnd"/>
      <w:r w:rsidR="00747CBA" w:rsidRPr="00E75A18">
        <w:rPr>
          <w:sz w:val="20"/>
        </w:rPr>
        <w:t xml:space="preserve"> default swine diets</w:t>
      </w:r>
    </w:p>
    <w:p w14:paraId="686B9193" w14:textId="7F43A601" w:rsidR="00923D56" w:rsidRPr="00D5649B" w:rsidRDefault="00923D56" w:rsidP="000D56EE">
      <w:pPr>
        <w:pStyle w:val="Heading5"/>
      </w:pPr>
      <w:bookmarkStart w:id="586" w:name="_Ref95809169"/>
      <w:r w:rsidRPr="00D5649B">
        <w:t xml:space="preserve">For </w:t>
      </w:r>
      <w:r w:rsidR="00CA6A78" w:rsidRPr="00D5649B">
        <w:t>chickens (pullets, broilers and layers)</w:t>
      </w:r>
      <w:bookmarkEnd w:id="586"/>
    </w:p>
    <w:p w14:paraId="1BA14311" w14:textId="64BB968D" w:rsidR="00052BEE" w:rsidRPr="00D5649B" w:rsidRDefault="00052BEE" w:rsidP="00052BEE">
      <w:pPr>
        <w:keepNext/>
        <w:keepLines/>
        <w:tabs>
          <w:tab w:val="left" w:pos="2160"/>
          <w:tab w:val="right" w:pos="8640"/>
          <w:tab w:val="right" w:pos="8820"/>
        </w:tabs>
      </w:pPr>
      <w:r w:rsidRPr="00D5649B">
        <w:t xml:space="preserve">For </w:t>
      </w:r>
      <w:r w:rsidR="00CA6A78" w:rsidRPr="00D5649B">
        <w:t>pullets</w:t>
      </w:r>
      <w:r w:rsidR="001D5C90" w:rsidRPr="00D5649B">
        <w:t xml:space="preserve"> (for egg-laying birds)</w:t>
      </w:r>
      <w:r w:rsidR="00CA6A78" w:rsidRPr="00D5649B">
        <w:t xml:space="preserve">, broilers and layers, an IPCC Tier 2 approach is used to estimate </w:t>
      </w:r>
      <w:proofErr w:type="spellStart"/>
      <w:r w:rsidR="00A87A0E" w:rsidRPr="00D5649B">
        <w:rPr>
          <w:i/>
        </w:rPr>
        <w:t>N</w:t>
      </w:r>
      <w:r w:rsidR="00A87A0E" w:rsidRPr="00D5649B">
        <w:rPr>
          <w:i/>
          <w:vertAlign w:val="subscript"/>
        </w:rPr>
        <w:t>excretion</w:t>
      </w:r>
      <w:r w:rsidR="00A87A0E" w:rsidRPr="00D5649B">
        <w:rPr>
          <w:i/>
        </w:rPr>
        <w:t>_rate</w:t>
      </w:r>
      <w:proofErr w:type="spellEnd"/>
      <w:r w:rsidR="00A87A0E" w:rsidRPr="00D5649B">
        <w:t>.</w:t>
      </w:r>
    </w:p>
    <w:p w14:paraId="29CD4B4A" w14:textId="094EF3B9" w:rsidR="0026286F" w:rsidRPr="008A7915" w:rsidRDefault="0026286F" w:rsidP="00052BEE">
      <w:pPr>
        <w:keepNext/>
        <w:keepLines/>
        <w:tabs>
          <w:tab w:val="left" w:pos="2160"/>
          <w:tab w:val="right" w:pos="8640"/>
          <w:tab w:val="right" w:pos="8820"/>
        </w:tabs>
        <w:rPr>
          <w:b/>
          <w:iCs/>
        </w:rPr>
      </w:pPr>
      <w:r w:rsidRPr="008A7915">
        <w:rPr>
          <w:b/>
          <w:iCs/>
        </w:rPr>
        <w:t>For pullets</w:t>
      </w:r>
      <w:r w:rsidR="00BD26A2" w:rsidRPr="008A7915">
        <w:rPr>
          <w:b/>
          <w:iCs/>
        </w:rPr>
        <w:t xml:space="preserve"> (for egg-laying birds)</w:t>
      </w:r>
      <w:r w:rsidRPr="008A7915">
        <w:rPr>
          <w:b/>
          <w:iCs/>
        </w:rPr>
        <w:t xml:space="preserve">, broilers </w:t>
      </w:r>
      <w:r w:rsidR="007B6370" w:rsidRPr="008A7915">
        <w:rPr>
          <w:b/>
          <w:iCs/>
        </w:rPr>
        <w:t xml:space="preserve">(incl. roasters) </w:t>
      </w:r>
      <w:r w:rsidRPr="008A7915">
        <w:rPr>
          <w:b/>
          <w:iCs/>
        </w:rPr>
        <w:t>and layers</w:t>
      </w:r>
      <w:r w:rsidR="00E36C64">
        <w:rPr>
          <w:b/>
          <w:iCs/>
        </w:rPr>
        <w:t>:</w:t>
      </w:r>
    </w:p>
    <w:p w14:paraId="7AE245FF" w14:textId="3FBBD5DD" w:rsidR="0026286F" w:rsidRPr="00D5649B" w:rsidRDefault="0026286F" w:rsidP="00ED58F9">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25</w:t>
      </w:r>
      <w:r w:rsidR="001977CC">
        <w:rPr>
          <w:b/>
        </w:rPr>
        <w:fldChar w:fldCharType="end"/>
      </w:r>
    </w:p>
    <w:p w14:paraId="51B12D42" w14:textId="0BD64B76" w:rsidR="0026286F" w:rsidRPr="00D5649B" w:rsidRDefault="0026286F" w:rsidP="00421D4A">
      <w:pPr>
        <w:keepNext/>
        <w:keepLines/>
        <w:tabs>
          <w:tab w:val="clear" w:pos="2880"/>
          <w:tab w:val="clear" w:pos="9360"/>
          <w:tab w:val="right" w:pos="9781"/>
        </w:tabs>
        <w:ind w:right="15"/>
        <w:jc w:val="right"/>
        <w:rPr>
          <w:b/>
        </w:rPr>
      </w:pPr>
      <w:r w:rsidRPr="00D5649B">
        <w:tab/>
      </w:r>
      <w:r w:rsidR="002A38BC">
        <w:rPr>
          <w:sz w:val="20"/>
        </w:rPr>
        <w:t>D</w:t>
      </w:r>
      <w:r w:rsidRPr="002A38BC">
        <w:rPr>
          <w:sz w:val="20"/>
        </w:rPr>
        <w:t>erived from IPCC 2019</w:t>
      </w:r>
      <w:r w:rsidR="002A38BC">
        <w:rPr>
          <w:sz w:val="20"/>
        </w:rPr>
        <w:t>,</w:t>
      </w:r>
      <w:r w:rsidRPr="002A38BC">
        <w:rPr>
          <w:sz w:val="20"/>
        </w:rPr>
        <w:t xml:space="preserve"> Eq. 10.32A</w:t>
      </w:r>
    </w:p>
    <w:p w14:paraId="57163001" w14:textId="7F692BAD" w:rsidR="0026286F" w:rsidRPr="00D5649B" w:rsidRDefault="0026286F" w:rsidP="0026286F">
      <w:pPr>
        <w:spacing w:before="0"/>
        <w:rPr>
          <w:sz w:val="20"/>
        </w:rPr>
      </w:pPr>
      <w:r w:rsidRPr="00D5649B">
        <w:rPr>
          <w:sz w:val="20"/>
        </w:rPr>
        <w:t>where</w:t>
      </w:r>
    </w:p>
    <w:p w14:paraId="093C6A5D" w14:textId="7C1DE167" w:rsidR="0026286F" w:rsidRPr="00D5649B" w:rsidRDefault="0026286F" w:rsidP="008E3D8F">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DC916A6" w14:textId="422D8F92" w:rsidR="0026286F" w:rsidRPr="00D5649B" w:rsidRDefault="0026286F" w:rsidP="008E3D8F">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Pr="00D5649B">
        <w:rPr>
          <w:sz w:val="20"/>
        </w:rPr>
        <w:t>, by animal group)</w:t>
      </w:r>
    </w:p>
    <w:p w14:paraId="5676C63B" w14:textId="5A1552E6" w:rsidR="0026286F" w:rsidRPr="00D5649B" w:rsidRDefault="0026286F" w:rsidP="008E3D8F">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 xml:space="preserve">Crude protein content </w:t>
      </w:r>
      <w:r w:rsidR="007B6370" w:rsidRPr="00D5649B">
        <w:rPr>
          <w:sz w:val="20"/>
        </w:rPr>
        <w:t xml:space="preserve">in dietary </w:t>
      </w:r>
      <w:r w:rsidR="00F42DBC">
        <w:rPr>
          <w:sz w:val="20"/>
        </w:rPr>
        <w:t>DM</w:t>
      </w:r>
      <w:r w:rsidR="005B159C" w:rsidRPr="00D5649B">
        <w:rPr>
          <w:sz w:val="20"/>
        </w:rPr>
        <w:t xml:space="preserve"> </w:t>
      </w:r>
      <w:r w:rsidRPr="00D5649B">
        <w:rPr>
          <w:sz w:val="20"/>
        </w:rPr>
        <w:t>(</w:t>
      </w:r>
      <w:r w:rsidR="007B6370" w:rsidRPr="00D5649B">
        <w:rPr>
          <w:sz w:val="20"/>
        </w:rPr>
        <w:t>% of</w:t>
      </w:r>
      <w:r w:rsidR="00B00A1C" w:rsidRPr="00D5649B">
        <w:rPr>
          <w:sz w:val="20"/>
        </w:rPr>
        <w:t xml:space="preserve"> </w:t>
      </w:r>
      <w:r w:rsidR="00F25359" w:rsidRPr="00D5649B">
        <w:rPr>
          <w:sz w:val="20"/>
        </w:rPr>
        <w:t>DM</w:t>
      </w:r>
      <w:r w:rsidRPr="00D5649B">
        <w:rPr>
          <w:sz w:val="20"/>
        </w:rPr>
        <w:t xml:space="preserve">) </w:t>
      </w:r>
      <w:r w:rsidR="00891EDB" w:rsidRPr="00D5649B">
        <w:rPr>
          <w:sz w:val="20"/>
        </w:rPr>
        <w:t>(</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00891EDB" w:rsidRPr="00D5649B">
        <w:rPr>
          <w:sz w:val="20"/>
        </w:rPr>
        <w:t>, by animal group and diet)</w:t>
      </w:r>
    </w:p>
    <w:p w14:paraId="53AF7762" w14:textId="4803E9BB" w:rsidR="00352936" w:rsidRPr="00D5649B" w:rsidRDefault="00352936" w:rsidP="00352936">
      <w:pPr>
        <w:keepNext/>
        <w:keepLines/>
        <w:tabs>
          <w:tab w:val="left" w:pos="2160"/>
          <w:tab w:val="right" w:pos="8640"/>
          <w:tab w:val="right" w:pos="8820"/>
        </w:tabs>
        <w:rPr>
          <w:b/>
        </w:rPr>
      </w:pPr>
      <w:r w:rsidRPr="00D5649B">
        <w:rPr>
          <w:b/>
        </w:rPr>
        <w:lastRenderedPageBreak/>
        <w:t>For layer hens</w:t>
      </w:r>
    </w:p>
    <w:p w14:paraId="16A48EE2" w14:textId="3207D4A5" w:rsidR="00352936"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layer</m:t>
            </m:r>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LW</m:t>
                </m:r>
              </m:sub>
            </m:sSub>
            <m:r>
              <m:rPr>
                <m:sty m:val="bi"/>
              </m:rPr>
              <w:rPr>
                <w:rFonts w:ascii="Cambria Math" w:hAnsi="Cambria Math"/>
              </w:rPr>
              <m:t>×WG+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egg</m:t>
                        </m:r>
                      </m:sub>
                    </m:sSub>
                    <m:r>
                      <m:rPr>
                        <m:sty m:val="bi"/>
                      </m:rPr>
                      <w:rPr>
                        <w:rFonts w:ascii="Cambria Math" w:hAnsi="Cambria Math"/>
                      </w:rPr>
                      <m:t>×EGG</m:t>
                    </m:r>
                  </m:num>
                  <m:den>
                    <m:r>
                      <m:rPr>
                        <m:sty m:val="bi"/>
                      </m:rPr>
                      <w:rPr>
                        <w:rFonts w:ascii="Cambria Math" w:hAnsi="Cambria Math"/>
                      </w:rPr>
                      <m:t>1000</m:t>
                    </m:r>
                  </m:den>
                </m:f>
              </m:e>
            </m:d>
          </m:e>
        </m:d>
      </m:oMath>
      <w:r w:rsidR="00352936" w:rsidRPr="00D5649B">
        <w:rPr>
          <w:b/>
        </w:rPr>
        <w:t xml:space="preserve"> </w:t>
      </w:r>
      <w:r w:rsidR="0035293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26</w:t>
      </w:r>
      <w:r w:rsidR="001977CC">
        <w:rPr>
          <w:b/>
        </w:rPr>
        <w:fldChar w:fldCharType="end"/>
      </w:r>
    </w:p>
    <w:p w14:paraId="16F6C61A" w14:textId="09B8EB47" w:rsidR="00352936" w:rsidRPr="00D5649B" w:rsidRDefault="00C73910" w:rsidP="00421D4A">
      <w:pPr>
        <w:keepNext/>
        <w:keepLines/>
        <w:tabs>
          <w:tab w:val="clear" w:pos="2880"/>
          <w:tab w:val="clear" w:pos="9360"/>
          <w:tab w:val="right" w:pos="9781"/>
        </w:tabs>
        <w:ind w:right="15"/>
        <w:jc w:val="right"/>
      </w:pPr>
      <w:r w:rsidRPr="00D5649B">
        <w:tab/>
      </w:r>
      <w:r w:rsidRPr="00D5649B">
        <w:tab/>
      </w:r>
      <w:r w:rsidR="00352936" w:rsidRPr="002A38BC">
        <w:rPr>
          <w:sz w:val="20"/>
        </w:rPr>
        <w:t>IPCC 2019, Eq. 10.33</w:t>
      </w:r>
      <w:r w:rsidR="002D321F" w:rsidRPr="002A38BC">
        <w:rPr>
          <w:sz w:val="20"/>
        </w:rPr>
        <w:t>D</w:t>
      </w:r>
    </w:p>
    <w:p w14:paraId="198656FC" w14:textId="7A4A36AB" w:rsidR="00352936" w:rsidRPr="00D5649B" w:rsidRDefault="00352936" w:rsidP="00FF079F">
      <w:pPr>
        <w:spacing w:before="0"/>
        <w:rPr>
          <w:sz w:val="20"/>
        </w:rPr>
      </w:pPr>
      <w:r w:rsidRPr="00D5649B">
        <w:rPr>
          <w:sz w:val="20"/>
        </w:rPr>
        <w:t>where</w:t>
      </w:r>
    </w:p>
    <w:p w14:paraId="13DC58F5" w14:textId="58948FCE" w:rsidR="00352936" w:rsidRPr="00D5649B" w:rsidRDefault="00352936"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layer</w:t>
      </w:r>
      <w:proofErr w:type="spellEnd"/>
      <w:r w:rsidRPr="00D5649B">
        <w:rPr>
          <w:sz w:val="20"/>
        </w:rPr>
        <w:tab/>
      </w:r>
      <w:r w:rsidR="00111BD2" w:rsidRPr="00D5649B">
        <w:rPr>
          <w:sz w:val="20"/>
        </w:rPr>
        <w:t>P</w:t>
      </w:r>
      <w:r w:rsidRPr="00D5649B">
        <w:rPr>
          <w:sz w:val="20"/>
        </w:rPr>
        <w:t xml:space="preserve">rotein retained </w:t>
      </w:r>
      <w:r w:rsidR="00111BD2" w:rsidRPr="00D5649B">
        <w:rPr>
          <w:sz w:val="20"/>
        </w:rPr>
        <w:t>in animal</w:t>
      </w:r>
      <w:r w:rsidR="007C2484" w:rsidRPr="00D5649B">
        <w:rPr>
          <w:sz w:val="20"/>
        </w:rPr>
        <w:t xml:space="preserve"> </w:t>
      </w:r>
      <w:r w:rsidR="00111BD2" w:rsidRPr="00D5649B">
        <w:rPr>
          <w:sz w:val="20"/>
        </w:rPr>
        <w:t>(kg head</w:t>
      </w:r>
      <w:r w:rsidR="00111BD2" w:rsidRPr="00D5649B">
        <w:rPr>
          <w:sz w:val="20"/>
          <w:vertAlign w:val="superscript"/>
        </w:rPr>
        <w:t>-1</w:t>
      </w:r>
      <w:r w:rsidR="00111BD2" w:rsidRPr="00D5649B">
        <w:rPr>
          <w:sz w:val="20"/>
        </w:rPr>
        <w:t xml:space="preserve"> day</w:t>
      </w:r>
      <w:r w:rsidR="00111BD2" w:rsidRPr="00D5649B">
        <w:rPr>
          <w:sz w:val="20"/>
          <w:vertAlign w:val="superscript"/>
        </w:rPr>
        <w:t>-1</w:t>
      </w:r>
      <w:r w:rsidR="00111BD2" w:rsidRPr="00D5649B">
        <w:rPr>
          <w:sz w:val="20"/>
        </w:rPr>
        <w:t>)</w:t>
      </w:r>
      <w:r w:rsidRPr="00D5649B">
        <w:rPr>
          <w:sz w:val="20"/>
        </w:rPr>
        <w:t xml:space="preserve"> </w:t>
      </w:r>
    </w:p>
    <w:p w14:paraId="533BC318" w14:textId="4C8DEB6F" w:rsidR="001A588A" w:rsidRPr="00D5649B" w:rsidRDefault="00111BD2" w:rsidP="006A253D">
      <w:pPr>
        <w:tabs>
          <w:tab w:val="clear" w:pos="2880"/>
          <w:tab w:val="clear" w:pos="9360"/>
        </w:tabs>
        <w:spacing w:before="0"/>
        <w:ind w:left="2835" w:hanging="2835"/>
        <w:rPr>
          <w:sz w:val="20"/>
        </w:rPr>
      </w:pPr>
      <w:r w:rsidRPr="00D5649B">
        <w:rPr>
          <w:i/>
          <w:sz w:val="20"/>
        </w:rPr>
        <w:t>PR</w:t>
      </w:r>
      <w:r w:rsidRPr="00D5649B">
        <w:rPr>
          <w:i/>
          <w:sz w:val="20"/>
          <w:vertAlign w:val="subscript"/>
        </w:rPr>
        <w:t>LW</w:t>
      </w:r>
      <w:r w:rsidRPr="00D5649B">
        <w:rPr>
          <w:sz w:val="20"/>
        </w:rPr>
        <w:tab/>
        <w:t>Average protein content in live weight (kg protein (kg head)</w:t>
      </w:r>
      <w:r w:rsidRPr="00D5649B">
        <w:rPr>
          <w:sz w:val="20"/>
          <w:vertAlign w:val="superscript"/>
        </w:rPr>
        <w:t>-1</w:t>
      </w:r>
      <w:r w:rsidRPr="00D5649B">
        <w:rPr>
          <w:sz w:val="20"/>
        </w:rPr>
        <w:t>)</w:t>
      </w:r>
      <w:r w:rsidR="001A588A" w:rsidRPr="00D5649B">
        <w:rPr>
          <w:sz w:val="20"/>
        </w:rPr>
        <w:t xml:space="preserve">. </w:t>
      </w:r>
      <w:r w:rsidR="006A7029" w:rsidRPr="00D5649B">
        <w:rPr>
          <w:sz w:val="20"/>
        </w:rPr>
        <w:t>A d</w:t>
      </w:r>
      <w:r w:rsidR="001A588A" w:rsidRPr="00D5649B">
        <w:rPr>
          <w:sz w:val="20"/>
        </w:rPr>
        <w:t>efault value of 0.175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384E0E9A" w14:textId="565DBDA8" w:rsidR="007C2484" w:rsidRPr="00D5649B" w:rsidRDefault="007C2484" w:rsidP="006A253D">
      <w:pPr>
        <w:tabs>
          <w:tab w:val="clear" w:pos="2880"/>
          <w:tab w:val="clear" w:pos="9360"/>
        </w:tabs>
        <w:spacing w:before="0"/>
        <w:ind w:left="2835" w:hanging="2835"/>
        <w:rPr>
          <w:sz w:val="20"/>
        </w:rPr>
      </w:pPr>
      <w:r w:rsidRPr="00D5649B">
        <w:rPr>
          <w:i/>
          <w:sz w:val="20"/>
        </w:rPr>
        <w:t>WG</w:t>
      </w:r>
      <w:r w:rsidRPr="00D5649B">
        <w:rPr>
          <w:sz w:val="20"/>
        </w:rPr>
        <w:tab/>
      </w:r>
      <w:r w:rsidRPr="008F5E76">
        <w:rPr>
          <w:sz w:val="20"/>
        </w:rPr>
        <w:t>Average daily weight gain (kg head</w:t>
      </w:r>
      <w:r w:rsidRPr="008F5E76">
        <w:rPr>
          <w:sz w:val="20"/>
          <w:vertAlign w:val="superscript"/>
        </w:rPr>
        <w:t>-1</w:t>
      </w:r>
      <w:r w:rsidRPr="008F5E76">
        <w:rPr>
          <w:sz w:val="20"/>
        </w:rPr>
        <w:t xml:space="preserve"> day</w:t>
      </w:r>
      <w:r w:rsidRPr="008F5E76">
        <w:rPr>
          <w:sz w:val="20"/>
          <w:vertAlign w:val="superscript"/>
        </w:rPr>
        <w:t>-1</w:t>
      </w:r>
      <w:r w:rsidRPr="008F5E76">
        <w:rPr>
          <w:sz w:val="20"/>
        </w:rPr>
        <w:t>)</w:t>
      </w:r>
      <w:r w:rsidR="00803BD2" w:rsidRPr="008F5E76">
        <w:rPr>
          <w:sz w:val="20"/>
        </w:rPr>
        <w:t xml:space="preserve">. A default value of </w:t>
      </w:r>
      <w:r w:rsidR="00FF54DA" w:rsidRPr="008F5E76">
        <w:rPr>
          <w:sz w:val="20"/>
        </w:rPr>
        <w:t>0.0015</w:t>
      </w:r>
      <w:r w:rsidR="00803BD2" w:rsidRPr="008F5E76">
        <w:rPr>
          <w:sz w:val="20"/>
        </w:rPr>
        <w:t xml:space="preserve"> kg head</w:t>
      </w:r>
      <w:r w:rsidR="00803BD2" w:rsidRPr="008F5E76">
        <w:rPr>
          <w:sz w:val="20"/>
          <w:vertAlign w:val="superscript"/>
        </w:rPr>
        <w:t>-1</w:t>
      </w:r>
      <w:r w:rsidR="00803BD2" w:rsidRPr="008F5E76">
        <w:rPr>
          <w:sz w:val="20"/>
        </w:rPr>
        <w:t xml:space="preserve"> day</w:t>
      </w:r>
      <w:r w:rsidR="00803BD2" w:rsidRPr="008F5E76">
        <w:rPr>
          <w:sz w:val="20"/>
          <w:vertAlign w:val="superscript"/>
        </w:rPr>
        <w:t>-1</w:t>
      </w:r>
      <w:r w:rsidR="00803BD2" w:rsidRPr="008F5E76">
        <w:rPr>
          <w:sz w:val="20"/>
        </w:rPr>
        <w:t xml:space="preserve"> is used</w:t>
      </w:r>
      <w:r w:rsidR="00FF54DA" w:rsidRPr="008F5E76">
        <w:rPr>
          <w:sz w:val="20"/>
        </w:rPr>
        <w:t xml:space="preserve"> (</w:t>
      </w:r>
      <w:r w:rsidR="00FF54DA" w:rsidRPr="008F5E76">
        <w:rPr>
          <w:b/>
          <w:sz w:val="20"/>
        </w:rPr>
        <w:fldChar w:fldCharType="begin"/>
      </w:r>
      <w:r w:rsidR="00FF54DA" w:rsidRPr="008F5E76">
        <w:rPr>
          <w:b/>
          <w:sz w:val="20"/>
        </w:rPr>
        <w:instrText xml:space="preserve"> REF _Ref95764733 \h  \* MERGEFORMAT </w:instrText>
      </w:r>
      <w:r w:rsidR="00FF54DA" w:rsidRPr="008F5E76">
        <w:rPr>
          <w:b/>
          <w:sz w:val="20"/>
        </w:rPr>
      </w:r>
      <w:r w:rsidR="00FF54DA" w:rsidRPr="008F5E76">
        <w:rPr>
          <w:b/>
          <w:sz w:val="20"/>
        </w:rPr>
        <w:fldChar w:fldCharType="separate"/>
      </w:r>
      <w:r w:rsidR="00C6178D" w:rsidRPr="00C6178D">
        <w:rPr>
          <w:b/>
          <w:sz w:val="20"/>
        </w:rPr>
        <w:t xml:space="preserve">Table </w:t>
      </w:r>
      <w:r w:rsidR="00C6178D" w:rsidRPr="00C6178D">
        <w:rPr>
          <w:b/>
          <w:noProof/>
          <w:sz w:val="20"/>
        </w:rPr>
        <w:t>41</w:t>
      </w:r>
      <w:r w:rsidR="00FF54DA" w:rsidRPr="008F5E76">
        <w:rPr>
          <w:b/>
          <w:sz w:val="20"/>
        </w:rPr>
        <w:fldChar w:fldCharType="end"/>
      </w:r>
      <w:r w:rsidR="003656E2" w:rsidRPr="008F5E76">
        <w:rPr>
          <w:sz w:val="20"/>
        </w:rPr>
        <w:t>)</w:t>
      </w:r>
    </w:p>
    <w:p w14:paraId="0DBF96EA" w14:textId="3DBED72A" w:rsidR="007C2484" w:rsidRPr="00D5649B" w:rsidRDefault="007C2484"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egg</w:t>
      </w:r>
      <w:proofErr w:type="spellEnd"/>
      <w:r w:rsidRPr="00D5649B">
        <w:rPr>
          <w:sz w:val="20"/>
        </w:rPr>
        <w:tab/>
        <w:t>Average protein content of eggs (kg protein (kg egg)</w:t>
      </w:r>
      <w:r w:rsidRPr="00D5649B">
        <w:rPr>
          <w:sz w:val="20"/>
          <w:vertAlign w:val="superscript"/>
        </w:rPr>
        <w:t>-1</w:t>
      </w:r>
      <w:r w:rsidRPr="00D5649B">
        <w:rPr>
          <w:sz w:val="20"/>
        </w:rPr>
        <w:t xml:space="preserve">). </w:t>
      </w:r>
      <w:r w:rsidR="006169AF" w:rsidRPr="00D5649B">
        <w:rPr>
          <w:sz w:val="20"/>
        </w:rPr>
        <w:t>A d</w:t>
      </w:r>
      <w:r w:rsidRPr="00D5649B">
        <w:rPr>
          <w:sz w:val="20"/>
        </w:rPr>
        <w:t xml:space="preserve">efault value of </w:t>
      </w:r>
      <w:r w:rsidR="006169AF" w:rsidRPr="00D5649B">
        <w:rPr>
          <w:sz w:val="20"/>
        </w:rPr>
        <w:t xml:space="preserve">0.12 </w:t>
      </w:r>
      <w:r w:rsidRPr="00D5649B">
        <w:rPr>
          <w:sz w:val="20"/>
        </w:rPr>
        <w:t>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FF54DA" w:rsidRPr="00D5649B">
        <w:rPr>
          <w:sz w:val="20"/>
        </w:rPr>
        <w:t>)</w:t>
      </w:r>
    </w:p>
    <w:p w14:paraId="64ECBB55" w14:textId="07EE6C70" w:rsidR="00FF079F" w:rsidRPr="00D5649B" w:rsidRDefault="00FF079F" w:rsidP="006A253D">
      <w:pPr>
        <w:tabs>
          <w:tab w:val="clear" w:pos="2880"/>
          <w:tab w:val="clear" w:pos="9360"/>
        </w:tabs>
        <w:spacing w:before="0"/>
        <w:ind w:left="2835" w:hanging="2835"/>
        <w:rPr>
          <w:sz w:val="20"/>
        </w:rPr>
      </w:pPr>
      <w:r w:rsidRPr="00D5649B">
        <w:rPr>
          <w:i/>
          <w:sz w:val="20"/>
        </w:rPr>
        <w:t>EGG</w:t>
      </w:r>
      <w:r w:rsidRPr="00D5649B">
        <w:rPr>
          <w:i/>
          <w:sz w:val="20"/>
        </w:rPr>
        <w:tab/>
      </w:r>
      <w:proofErr w:type="spellStart"/>
      <w:r w:rsidRPr="00D5649B">
        <w:rPr>
          <w:sz w:val="20"/>
        </w:rPr>
        <w:t>Egg</w:t>
      </w:r>
      <w:proofErr w:type="spellEnd"/>
      <w:r w:rsidRPr="00D5649B">
        <w:rPr>
          <w:sz w:val="20"/>
        </w:rPr>
        <w:t xml:space="preserve"> mass production (g egg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E422BB" w:rsidRPr="00D5649B">
        <w:rPr>
          <w:sz w:val="20"/>
        </w:rPr>
        <w:t xml:space="preserve">. A default value of </w:t>
      </w:r>
      <w:r w:rsidR="00FF54DA" w:rsidRPr="00D5649B">
        <w:rPr>
          <w:sz w:val="20"/>
        </w:rPr>
        <w:t xml:space="preserve">48.50 </w:t>
      </w:r>
      <w:r w:rsidR="0059005D" w:rsidRPr="00D5649B">
        <w:rPr>
          <w:sz w:val="20"/>
        </w:rPr>
        <w:t>g egg head</w:t>
      </w:r>
      <w:r w:rsidR="0059005D" w:rsidRPr="00D5649B">
        <w:rPr>
          <w:sz w:val="20"/>
          <w:vertAlign w:val="superscript"/>
        </w:rPr>
        <w:t>-1</w:t>
      </w:r>
      <w:r w:rsidR="0059005D" w:rsidRPr="00D5649B">
        <w:rPr>
          <w:sz w:val="20"/>
        </w:rPr>
        <w:t xml:space="preserve"> day</w:t>
      </w:r>
      <w:r w:rsidR="0059005D" w:rsidRPr="00D5649B">
        <w:rPr>
          <w:sz w:val="20"/>
          <w:vertAlign w:val="superscript"/>
        </w:rPr>
        <w:t>-1</w:t>
      </w:r>
      <w:r w:rsidR="0059005D" w:rsidRPr="00D5649B">
        <w:rPr>
          <w:sz w:val="20"/>
        </w:rPr>
        <w:t xml:space="preserve">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449788A6" w14:textId="34E8A4D9" w:rsidR="00B43428" w:rsidRPr="00D5649B" w:rsidRDefault="00B43428" w:rsidP="00E916A0">
      <w:pPr>
        <w:keepNext/>
        <w:keepLines/>
        <w:tabs>
          <w:tab w:val="left" w:pos="2160"/>
          <w:tab w:val="right" w:pos="8640"/>
          <w:tab w:val="right" w:pos="8820"/>
        </w:tabs>
        <w:rPr>
          <w:b/>
        </w:rPr>
      </w:pPr>
      <w:r w:rsidRPr="00D5649B">
        <w:rPr>
          <w:b/>
        </w:rPr>
        <w:t xml:space="preserve">For pullets </w:t>
      </w:r>
      <w:r w:rsidR="001D5C90" w:rsidRPr="00D5649B">
        <w:rPr>
          <w:b/>
        </w:rPr>
        <w:t xml:space="preserve">(for egg-laying birds) </w:t>
      </w:r>
      <w:r w:rsidRPr="00D5649B">
        <w:rPr>
          <w:b/>
        </w:rPr>
        <w:t>and broilers</w:t>
      </w:r>
      <w:r w:rsidR="00E36C64">
        <w:rPr>
          <w:b/>
        </w:rPr>
        <w:t>:</w:t>
      </w:r>
    </w:p>
    <w:p w14:paraId="18A31F33" w14:textId="3C7DC38D" w:rsidR="00B43428"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pullet_broiler</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num>
          <m:den>
            <m:r>
              <m:rPr>
                <m:sty m:val="bi"/>
              </m:rPr>
              <w:rPr>
                <w:rFonts w:ascii="Cambria Math" w:hAnsi="Cambria Math"/>
              </w:rPr>
              <m:t>production_period</m:t>
            </m:r>
          </m:den>
        </m:f>
      </m:oMath>
      <w:r w:rsidR="00B43428"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27</w:t>
      </w:r>
      <w:r w:rsidR="001977CC">
        <w:rPr>
          <w:b/>
        </w:rPr>
        <w:fldChar w:fldCharType="end"/>
      </w:r>
    </w:p>
    <w:p w14:paraId="60176106" w14:textId="095FFCDA" w:rsidR="002D321F" w:rsidRPr="00D5649B" w:rsidRDefault="00C73910" w:rsidP="00421D4A">
      <w:pPr>
        <w:keepNext/>
        <w:keepLines/>
        <w:tabs>
          <w:tab w:val="clear" w:pos="2880"/>
          <w:tab w:val="clear" w:pos="9360"/>
          <w:tab w:val="right" w:pos="9781"/>
        </w:tabs>
        <w:ind w:right="15"/>
        <w:jc w:val="right"/>
      </w:pPr>
      <w:r w:rsidRPr="00D5649B">
        <w:tab/>
      </w:r>
      <w:r w:rsidRPr="00D5649B">
        <w:tab/>
      </w:r>
      <w:r w:rsidR="002D321F" w:rsidRPr="002A38BC">
        <w:rPr>
          <w:sz w:val="20"/>
        </w:rPr>
        <w:t>IPCC 2019, Eq. 10.33E</w:t>
      </w:r>
    </w:p>
    <w:p w14:paraId="09D377C1" w14:textId="534AFF8D" w:rsidR="00E916A0" w:rsidRPr="00D5649B" w:rsidRDefault="00E916A0" w:rsidP="00E916A0">
      <w:pPr>
        <w:spacing w:before="0"/>
        <w:rPr>
          <w:sz w:val="20"/>
        </w:rPr>
      </w:pPr>
      <w:r w:rsidRPr="00D5649B">
        <w:rPr>
          <w:sz w:val="20"/>
        </w:rPr>
        <w:t>where</w:t>
      </w:r>
    </w:p>
    <w:p w14:paraId="7F3AA194" w14:textId="379681B4" w:rsidR="00E916A0" w:rsidRPr="008F1506" w:rsidRDefault="00E916A0"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pullet_broiler</w:t>
      </w:r>
      <w:proofErr w:type="spellEnd"/>
      <w:r w:rsidRPr="00D5649B">
        <w:rPr>
          <w:sz w:val="20"/>
        </w:rPr>
        <w:tab/>
        <w:t>Protein retained in animal (kg head</w:t>
      </w:r>
      <w:r w:rsidRPr="00D5649B">
        <w:rPr>
          <w:sz w:val="20"/>
          <w:vertAlign w:val="superscript"/>
        </w:rPr>
        <w:t>-1</w:t>
      </w:r>
      <w:r w:rsidRPr="00D5649B">
        <w:rPr>
          <w:sz w:val="20"/>
        </w:rPr>
        <w:t xml:space="preserve"> </w:t>
      </w:r>
      <w:r w:rsidRPr="008F1506">
        <w:rPr>
          <w:sz w:val="20"/>
        </w:rPr>
        <w:t>day</w:t>
      </w:r>
      <w:r w:rsidRPr="008F1506">
        <w:rPr>
          <w:sz w:val="20"/>
          <w:vertAlign w:val="superscript"/>
        </w:rPr>
        <w:t>-1</w:t>
      </w:r>
      <w:r w:rsidRPr="008F1506">
        <w:rPr>
          <w:sz w:val="20"/>
        </w:rPr>
        <w:t>)</w:t>
      </w:r>
    </w:p>
    <w:p w14:paraId="23FA99C1" w14:textId="6EA4DC48" w:rsidR="00E916A0" w:rsidRPr="008F1506" w:rsidRDefault="00E916A0" w:rsidP="006A253D">
      <w:pPr>
        <w:tabs>
          <w:tab w:val="clear" w:pos="2880"/>
          <w:tab w:val="clear" w:pos="9360"/>
        </w:tabs>
        <w:spacing w:before="0"/>
        <w:ind w:left="2835" w:hanging="2835"/>
        <w:rPr>
          <w:sz w:val="20"/>
        </w:rPr>
      </w:pPr>
      <w:proofErr w:type="spellStart"/>
      <w:r w:rsidRPr="008F1506">
        <w:rPr>
          <w:i/>
          <w:sz w:val="20"/>
        </w:rPr>
        <w:t>BW</w:t>
      </w:r>
      <w:r w:rsidRPr="008F1506">
        <w:rPr>
          <w:i/>
          <w:sz w:val="20"/>
          <w:vertAlign w:val="subscript"/>
        </w:rPr>
        <w:t>final</w:t>
      </w:r>
      <w:proofErr w:type="spellEnd"/>
      <w:r w:rsidRPr="008F1506">
        <w:rPr>
          <w:sz w:val="20"/>
        </w:rPr>
        <w:tab/>
        <w:t>Live weight of the animal at the end of the</w:t>
      </w:r>
      <w:r w:rsidR="0044591F" w:rsidRPr="008F1506">
        <w:rPr>
          <w:sz w:val="20"/>
        </w:rPr>
        <w:t xml:space="preserve"> production</w:t>
      </w:r>
      <w:r w:rsidRPr="008F1506">
        <w:rPr>
          <w:sz w:val="20"/>
        </w:rPr>
        <w:t xml:space="preserve"> </w:t>
      </w:r>
      <w:r w:rsidR="0044591F" w:rsidRPr="008F1506">
        <w:rPr>
          <w:sz w:val="20"/>
        </w:rPr>
        <w:t>period</w:t>
      </w:r>
      <w:r w:rsidRPr="008F1506">
        <w:rPr>
          <w:sz w:val="20"/>
        </w:rPr>
        <w:t xml:space="preserve"> (kg)</w:t>
      </w:r>
      <w:r w:rsidR="00E2708A" w:rsidRPr="008F1506">
        <w:rPr>
          <w:sz w:val="20"/>
        </w:rPr>
        <w:t xml:space="preserve"> (</w:t>
      </w:r>
      <w:r w:rsidR="00E2708A" w:rsidRPr="008F1506">
        <w:rPr>
          <w:b/>
          <w:sz w:val="20"/>
        </w:rPr>
        <w:fldChar w:fldCharType="begin"/>
      </w:r>
      <w:r w:rsidR="00E2708A" w:rsidRPr="008F1506">
        <w:rPr>
          <w:b/>
          <w:sz w:val="20"/>
        </w:rPr>
        <w:instrText xml:space="preserve"> REF _Ref95764733 \h  \* MERGEFORMAT </w:instrText>
      </w:r>
      <w:r w:rsidR="00E2708A" w:rsidRPr="008F1506">
        <w:rPr>
          <w:b/>
          <w:sz w:val="20"/>
        </w:rPr>
      </w:r>
      <w:r w:rsidR="00E2708A" w:rsidRPr="008F1506">
        <w:rPr>
          <w:b/>
          <w:sz w:val="20"/>
        </w:rPr>
        <w:fldChar w:fldCharType="separate"/>
      </w:r>
      <w:r w:rsidR="00C6178D" w:rsidRPr="008F1506">
        <w:rPr>
          <w:b/>
          <w:sz w:val="20"/>
        </w:rPr>
        <w:t xml:space="preserve">Table </w:t>
      </w:r>
      <w:r w:rsidR="00C6178D" w:rsidRPr="008F1506">
        <w:rPr>
          <w:b/>
          <w:noProof/>
          <w:sz w:val="20"/>
        </w:rPr>
        <w:t>41</w:t>
      </w:r>
      <w:r w:rsidR="00E2708A" w:rsidRPr="008F1506">
        <w:rPr>
          <w:b/>
          <w:sz w:val="20"/>
        </w:rPr>
        <w:fldChar w:fldCharType="end"/>
      </w:r>
      <w:r w:rsidR="00E2708A" w:rsidRPr="008F1506">
        <w:rPr>
          <w:sz w:val="20"/>
        </w:rPr>
        <w:t>)</w:t>
      </w:r>
    </w:p>
    <w:p w14:paraId="391555C2" w14:textId="674C0A91" w:rsidR="00E916A0" w:rsidRPr="008F1506" w:rsidRDefault="00E916A0" w:rsidP="006A253D">
      <w:pPr>
        <w:tabs>
          <w:tab w:val="clear" w:pos="2880"/>
          <w:tab w:val="clear" w:pos="9360"/>
        </w:tabs>
        <w:spacing w:before="0"/>
        <w:ind w:left="2835" w:hanging="2835"/>
        <w:rPr>
          <w:sz w:val="20"/>
        </w:rPr>
      </w:pPr>
      <w:proofErr w:type="spellStart"/>
      <w:r w:rsidRPr="008F1506">
        <w:rPr>
          <w:i/>
          <w:sz w:val="20"/>
        </w:rPr>
        <w:t>BW</w:t>
      </w:r>
      <w:r w:rsidRPr="008F1506">
        <w:rPr>
          <w:i/>
          <w:sz w:val="20"/>
          <w:vertAlign w:val="subscript"/>
        </w:rPr>
        <w:t>initial</w:t>
      </w:r>
      <w:proofErr w:type="spellEnd"/>
      <w:r w:rsidRPr="008F1506">
        <w:rPr>
          <w:sz w:val="20"/>
        </w:rPr>
        <w:tab/>
        <w:t xml:space="preserve">Live weight of the animal at the beginning of the </w:t>
      </w:r>
      <w:r w:rsidR="0044591F" w:rsidRPr="008F1506">
        <w:rPr>
          <w:sz w:val="20"/>
        </w:rPr>
        <w:t>production period</w:t>
      </w:r>
      <w:r w:rsidRPr="008F1506">
        <w:rPr>
          <w:sz w:val="20"/>
        </w:rPr>
        <w:t xml:space="preserve"> (kg)</w:t>
      </w:r>
      <w:r w:rsidR="00E2708A" w:rsidRPr="008F1506">
        <w:rPr>
          <w:sz w:val="20"/>
        </w:rPr>
        <w:t xml:space="preserve"> (</w:t>
      </w:r>
      <w:r w:rsidR="00E2708A" w:rsidRPr="008F1506">
        <w:rPr>
          <w:b/>
          <w:sz w:val="20"/>
        </w:rPr>
        <w:fldChar w:fldCharType="begin"/>
      </w:r>
      <w:r w:rsidR="00E2708A" w:rsidRPr="008F1506">
        <w:rPr>
          <w:b/>
          <w:sz w:val="20"/>
        </w:rPr>
        <w:instrText xml:space="preserve"> REF _Ref95764733 \h  \* MERGEFORMAT </w:instrText>
      </w:r>
      <w:r w:rsidR="00E2708A" w:rsidRPr="008F1506">
        <w:rPr>
          <w:b/>
          <w:sz w:val="20"/>
        </w:rPr>
      </w:r>
      <w:r w:rsidR="00E2708A" w:rsidRPr="008F1506">
        <w:rPr>
          <w:b/>
          <w:sz w:val="20"/>
        </w:rPr>
        <w:fldChar w:fldCharType="separate"/>
      </w:r>
      <w:r w:rsidR="00C6178D" w:rsidRPr="008F1506">
        <w:rPr>
          <w:b/>
          <w:sz w:val="20"/>
        </w:rPr>
        <w:t xml:space="preserve">Table </w:t>
      </w:r>
      <w:r w:rsidR="00C6178D" w:rsidRPr="008F1506">
        <w:rPr>
          <w:b/>
          <w:noProof/>
          <w:sz w:val="20"/>
        </w:rPr>
        <w:t>41</w:t>
      </w:r>
      <w:r w:rsidR="00E2708A" w:rsidRPr="008F1506">
        <w:rPr>
          <w:b/>
          <w:sz w:val="20"/>
        </w:rPr>
        <w:fldChar w:fldCharType="end"/>
      </w:r>
      <w:r w:rsidR="00E2708A" w:rsidRPr="008F1506">
        <w:rPr>
          <w:sz w:val="20"/>
        </w:rPr>
        <w:t>)</w:t>
      </w:r>
      <w:r w:rsidR="002D321F" w:rsidRPr="008F1506">
        <w:rPr>
          <w:sz w:val="20"/>
        </w:rPr>
        <w:t xml:space="preserve"> </w:t>
      </w:r>
    </w:p>
    <w:p w14:paraId="283EE45D" w14:textId="3D08923F" w:rsidR="00E2708A" w:rsidRPr="008F1506" w:rsidRDefault="00E2708A" w:rsidP="006A253D">
      <w:pPr>
        <w:tabs>
          <w:tab w:val="clear" w:pos="2880"/>
          <w:tab w:val="clear" w:pos="9360"/>
        </w:tabs>
        <w:spacing w:before="0"/>
        <w:ind w:left="2835" w:hanging="2835"/>
        <w:rPr>
          <w:sz w:val="20"/>
        </w:rPr>
      </w:pPr>
      <w:proofErr w:type="spellStart"/>
      <w:r w:rsidRPr="008F1506">
        <w:rPr>
          <w:i/>
          <w:sz w:val="20"/>
        </w:rPr>
        <w:t>PR</w:t>
      </w:r>
      <w:r w:rsidRPr="008F1506">
        <w:rPr>
          <w:i/>
          <w:sz w:val="20"/>
          <w:vertAlign w:val="subscript"/>
        </w:rPr>
        <w:t>gain</w:t>
      </w:r>
      <w:proofErr w:type="spellEnd"/>
      <w:r w:rsidRPr="008F1506">
        <w:rPr>
          <w:i/>
          <w:sz w:val="20"/>
        </w:rPr>
        <w:tab/>
      </w:r>
      <w:r w:rsidRPr="008F1506">
        <w:rPr>
          <w:sz w:val="20"/>
        </w:rPr>
        <w:t>The fraction of protein (kg</w:t>
      </w:r>
      <w:r w:rsidR="00C4730E" w:rsidRPr="008F1506">
        <w:rPr>
          <w:sz w:val="20"/>
        </w:rPr>
        <w:t xml:space="preserve"> kg</w:t>
      </w:r>
      <w:r w:rsidR="00C4730E" w:rsidRPr="008F1506">
        <w:rPr>
          <w:sz w:val="20"/>
          <w:vertAlign w:val="superscript"/>
        </w:rPr>
        <w:t>-1</w:t>
      </w:r>
      <w:r w:rsidRPr="008F1506">
        <w:rPr>
          <w:sz w:val="20"/>
        </w:rPr>
        <w:t>) ret</w:t>
      </w:r>
      <w:r w:rsidR="003656E2" w:rsidRPr="008F1506">
        <w:rPr>
          <w:sz w:val="20"/>
        </w:rPr>
        <w:t xml:space="preserve">ained per kg body weight gain. </w:t>
      </w:r>
      <w:r w:rsidRPr="008F1506">
        <w:rPr>
          <w:sz w:val="20"/>
        </w:rPr>
        <w:t>A def</w:t>
      </w:r>
      <w:r w:rsidR="003656E2" w:rsidRPr="008F1506">
        <w:rPr>
          <w:sz w:val="20"/>
        </w:rPr>
        <w:t xml:space="preserve">ault value of 0.175 kg </w:t>
      </w:r>
      <w:r w:rsidR="00C4730E" w:rsidRPr="008F1506">
        <w:rPr>
          <w:sz w:val="20"/>
        </w:rPr>
        <w:t>kg</w:t>
      </w:r>
      <w:r w:rsidR="00C4730E" w:rsidRPr="008F1506">
        <w:rPr>
          <w:sz w:val="20"/>
          <w:vertAlign w:val="superscript"/>
        </w:rPr>
        <w:t>-1</w:t>
      </w:r>
      <w:r w:rsidR="003656E2" w:rsidRPr="008F1506">
        <w:rPr>
          <w:sz w:val="20"/>
        </w:rPr>
        <w:t xml:space="preserve"> is </w:t>
      </w:r>
      <w:r w:rsidRPr="008F1506">
        <w:rPr>
          <w:sz w:val="20"/>
        </w:rPr>
        <w:t xml:space="preserve">calculated as 0.028 * 6.25, where 0.028 kg is the IPCC (2019) default value for the fraction of N retained per kg of body weight gain and 6.25 is the dietary N to dietary </w:t>
      </w:r>
      <w:r w:rsidR="003656E2" w:rsidRPr="008F1506">
        <w:rPr>
          <w:sz w:val="20"/>
        </w:rPr>
        <w:t>protein conversion factor</w:t>
      </w:r>
    </w:p>
    <w:p w14:paraId="5ECB287A" w14:textId="31932334" w:rsidR="00E916A0" w:rsidRPr="00D5649B" w:rsidRDefault="00E916A0" w:rsidP="006A253D">
      <w:pPr>
        <w:tabs>
          <w:tab w:val="clear" w:pos="2880"/>
          <w:tab w:val="clear" w:pos="9360"/>
        </w:tabs>
        <w:spacing w:before="0"/>
        <w:ind w:left="2835" w:hanging="2835"/>
        <w:rPr>
          <w:sz w:val="20"/>
        </w:rPr>
      </w:pPr>
      <w:proofErr w:type="spellStart"/>
      <w:r w:rsidRPr="008F1506">
        <w:rPr>
          <w:i/>
          <w:sz w:val="20"/>
        </w:rPr>
        <w:t>production</w:t>
      </w:r>
      <w:r w:rsidR="003D66E1" w:rsidRPr="008F1506">
        <w:rPr>
          <w:i/>
          <w:sz w:val="20"/>
        </w:rPr>
        <w:t>_</w:t>
      </w:r>
      <w:r w:rsidRPr="008F1506">
        <w:rPr>
          <w:i/>
          <w:sz w:val="20"/>
        </w:rPr>
        <w:t>period</w:t>
      </w:r>
      <w:proofErr w:type="spellEnd"/>
      <w:r w:rsidRPr="008F1506">
        <w:rPr>
          <w:i/>
          <w:sz w:val="20"/>
        </w:rPr>
        <w:tab/>
      </w:r>
      <w:r w:rsidR="002F4E4A" w:rsidRPr="008F1506">
        <w:rPr>
          <w:sz w:val="20"/>
        </w:rPr>
        <w:t>No. of days in the production period</w:t>
      </w:r>
      <w:r w:rsidR="00E2708A" w:rsidRPr="008F1506">
        <w:rPr>
          <w:sz w:val="20"/>
        </w:rPr>
        <w:t xml:space="preserve"> (</w:t>
      </w:r>
      <w:r w:rsidR="00E2708A" w:rsidRPr="008F1506">
        <w:rPr>
          <w:b/>
          <w:sz w:val="20"/>
        </w:rPr>
        <w:fldChar w:fldCharType="begin"/>
      </w:r>
      <w:r w:rsidR="00E2708A" w:rsidRPr="008F1506">
        <w:rPr>
          <w:b/>
          <w:sz w:val="20"/>
        </w:rPr>
        <w:instrText xml:space="preserve"> REF _Ref95764733 \h  \* MERGEFORMAT </w:instrText>
      </w:r>
      <w:r w:rsidR="00E2708A" w:rsidRPr="008F1506">
        <w:rPr>
          <w:b/>
          <w:sz w:val="20"/>
        </w:rPr>
      </w:r>
      <w:r w:rsidR="00E2708A" w:rsidRPr="008F1506">
        <w:rPr>
          <w:b/>
          <w:sz w:val="20"/>
        </w:rPr>
        <w:fldChar w:fldCharType="separate"/>
      </w:r>
      <w:r w:rsidR="00C6178D" w:rsidRPr="008F1506">
        <w:rPr>
          <w:b/>
          <w:sz w:val="20"/>
        </w:rPr>
        <w:t xml:space="preserve">Table </w:t>
      </w:r>
      <w:r w:rsidR="00C6178D" w:rsidRPr="008F1506">
        <w:rPr>
          <w:b/>
          <w:noProof/>
          <w:sz w:val="20"/>
        </w:rPr>
        <w:t>41</w:t>
      </w:r>
      <w:r w:rsidR="00E2708A" w:rsidRPr="008F1506">
        <w:rPr>
          <w:b/>
          <w:sz w:val="20"/>
        </w:rPr>
        <w:fldChar w:fldCharType="end"/>
      </w:r>
      <w:r w:rsidR="00E2708A" w:rsidRPr="008F1506">
        <w:rPr>
          <w:sz w:val="20"/>
        </w:rPr>
        <w:t>)</w:t>
      </w:r>
      <w:r w:rsidR="002D321F" w:rsidRPr="00D5649B">
        <w:rPr>
          <w:sz w:val="20"/>
        </w:rPr>
        <w:t xml:space="preserve"> </w:t>
      </w:r>
    </w:p>
    <w:p w14:paraId="63DA0E3C" w14:textId="4D99129E" w:rsidR="00A87A0E" w:rsidRPr="00D5649B" w:rsidRDefault="00BC60FF" w:rsidP="00052BEE">
      <w:pPr>
        <w:keepNext/>
        <w:keepLines/>
        <w:tabs>
          <w:tab w:val="left" w:pos="2160"/>
          <w:tab w:val="right" w:pos="8640"/>
          <w:tab w:val="right" w:pos="8820"/>
        </w:tabs>
        <w:rPr>
          <w:b/>
        </w:rPr>
      </w:pPr>
      <w:r w:rsidRPr="00D5649B">
        <w:rPr>
          <w:b/>
        </w:rPr>
        <w:t>For pullets, broilers and layers</w:t>
      </w:r>
      <w:r w:rsidR="00E36C64">
        <w:rPr>
          <w:b/>
        </w:rPr>
        <w:t>:</w:t>
      </w:r>
    </w:p>
    <w:p w14:paraId="1760DD4B" w14:textId="4885E06A" w:rsidR="00A87A0E" w:rsidRPr="00D5649B"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A87A0E" w:rsidRPr="00D5649B">
        <w:rPr>
          <w:rFonts w:cstheme="minorHAnsi"/>
          <w:b/>
          <w:i/>
          <w:szCs w:val="24"/>
        </w:rPr>
        <w:tab/>
      </w:r>
      <w:bookmarkStart w:id="587" w:name="NExcretionRatePoultry_Eq"/>
      <w:r w:rsidR="00A87A0E"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28</w:t>
      </w:r>
      <w:r w:rsidR="001977CC">
        <w:rPr>
          <w:b/>
          <w:szCs w:val="24"/>
        </w:rPr>
        <w:fldChar w:fldCharType="end"/>
      </w:r>
      <w:bookmarkEnd w:id="587"/>
    </w:p>
    <w:p w14:paraId="7A163260" w14:textId="6E3A2AE2" w:rsidR="00A87A0E" w:rsidRPr="00D5649B" w:rsidRDefault="00A87A0E" w:rsidP="00421D4A">
      <w:pPr>
        <w:tabs>
          <w:tab w:val="clear" w:pos="9360"/>
          <w:tab w:val="right" w:pos="9781"/>
        </w:tabs>
        <w:ind w:right="15"/>
        <w:jc w:val="right"/>
      </w:pPr>
      <w:r w:rsidRPr="00D5649B">
        <w:tab/>
      </w:r>
      <w:r w:rsidR="00C73910" w:rsidRPr="00D5649B">
        <w:tab/>
      </w:r>
      <w:r w:rsidR="00421D4A">
        <w:rPr>
          <w:sz w:val="20"/>
        </w:rPr>
        <w:t>D</w:t>
      </w:r>
      <w:r w:rsidRPr="00421D4A">
        <w:rPr>
          <w:sz w:val="20"/>
        </w:rPr>
        <w:t>erived from IPCC 2019, Eq. 10.31a</w:t>
      </w:r>
    </w:p>
    <w:p w14:paraId="40978C8E" w14:textId="77777777" w:rsidR="00A87A0E" w:rsidRPr="00D5649B" w:rsidRDefault="00A87A0E" w:rsidP="00A87A0E">
      <w:pPr>
        <w:rPr>
          <w:sz w:val="20"/>
        </w:rPr>
      </w:pPr>
      <w:r w:rsidRPr="00D5649B">
        <w:rPr>
          <w:sz w:val="20"/>
        </w:rPr>
        <w:t>where</w:t>
      </w:r>
    </w:p>
    <w:p w14:paraId="10F7EAD9" w14:textId="4CFC1C67" w:rsidR="00A87A0E" w:rsidRPr="00D5649B" w:rsidRDefault="00A87A0E" w:rsidP="006A253D">
      <w:pPr>
        <w:tabs>
          <w:tab w:val="clear" w:pos="2880"/>
          <w:tab w:val="clear" w:pos="9360"/>
        </w:tabs>
        <w:spacing w:before="0"/>
        <w:ind w:left="2835" w:hanging="2835"/>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A36636" w14:textId="044E3AA8" w:rsidR="007B6370" w:rsidRPr="00D5649B" w:rsidRDefault="00A87A0E" w:rsidP="006A253D">
      <w:pPr>
        <w:tabs>
          <w:tab w:val="clear" w:pos="2880"/>
          <w:tab w:val="clear" w:pos="9360"/>
        </w:tabs>
        <w:spacing w:before="0"/>
        <w:ind w:left="2835" w:hanging="2835"/>
        <w:rPr>
          <w:sz w:val="20"/>
        </w:rPr>
      </w:pPr>
      <w:r w:rsidRPr="00D5649B">
        <w:rPr>
          <w:i/>
          <w:sz w:val="20"/>
        </w:rPr>
        <w:t>6.25</w:t>
      </w:r>
      <w:r w:rsidRPr="00D5649B">
        <w:rPr>
          <w:i/>
          <w:sz w:val="20"/>
        </w:rPr>
        <w:tab/>
      </w:r>
      <w:r w:rsidRPr="00D5649B">
        <w:rPr>
          <w:sz w:val="20"/>
        </w:rPr>
        <w:t>Conversion fr</w:t>
      </w:r>
      <w:r w:rsidR="006A253D">
        <w:rPr>
          <w:sz w:val="20"/>
        </w:rPr>
        <w:t>om dietary protein to dietary N</w:t>
      </w:r>
    </w:p>
    <w:p w14:paraId="7C421C8E" w14:textId="72256822" w:rsidR="002129F9" w:rsidRPr="00D5649B" w:rsidRDefault="00CA6A78" w:rsidP="00A87A0E">
      <w:pPr>
        <w:pStyle w:val="Heading5"/>
      </w:pPr>
      <w:r w:rsidRPr="00D5649B">
        <w:t>For other livestock</w:t>
      </w:r>
    </w:p>
    <w:p w14:paraId="0D1F3598" w14:textId="2333FCE4" w:rsidR="00CA6A78" w:rsidRPr="00D5649B" w:rsidRDefault="00CA6A78" w:rsidP="00A87A0E">
      <w:r w:rsidRPr="00D5649B">
        <w:t xml:space="preserve">For all other livestock </w:t>
      </w:r>
      <w:r w:rsidR="000C1C34">
        <w:t>types</w:t>
      </w:r>
      <w:r w:rsidR="000C1C34" w:rsidRPr="00D5649B">
        <w:t xml:space="preserve"> </w:t>
      </w:r>
      <w:r w:rsidRPr="00D5649B">
        <w:t xml:space="preserve">(turkeys, ducks, geese, goats, llamas and alpacas, deer and elk, horses, mules and bison), default daily </w:t>
      </w:r>
      <w:proofErr w:type="spellStart"/>
      <w:r w:rsidRPr="00362B0B">
        <w:rPr>
          <w:i/>
          <w:iCs/>
        </w:rPr>
        <w:t>N</w:t>
      </w:r>
      <w:r w:rsidRPr="00362B0B">
        <w:rPr>
          <w:i/>
          <w:iCs/>
          <w:vertAlign w:val="subscript"/>
        </w:rPr>
        <w:t>excretion</w:t>
      </w:r>
      <w:r w:rsidRPr="00362B0B">
        <w:rPr>
          <w:i/>
          <w:iCs/>
        </w:rPr>
        <w:t>_rate</w:t>
      </w:r>
      <w:proofErr w:type="spellEnd"/>
      <w:r w:rsidRPr="00D5649B">
        <w:t xml:space="preserve"> (kg head</w:t>
      </w:r>
      <w:r w:rsidRPr="00D5649B">
        <w:rPr>
          <w:vertAlign w:val="superscript"/>
        </w:rPr>
        <w:t>-1</w:t>
      </w:r>
      <w:r w:rsidRPr="00D5649B">
        <w:t xml:space="preserve"> day</w:t>
      </w:r>
      <w:r w:rsidRPr="00D5649B">
        <w:rPr>
          <w:vertAlign w:val="superscript"/>
        </w:rPr>
        <w:t>-1</w:t>
      </w:r>
      <w:r w:rsidRPr="00D5649B">
        <w:t xml:space="preserve">) </w:t>
      </w:r>
      <w:r w:rsidR="00A87A0E" w:rsidRPr="00D5649B">
        <w:t xml:space="preserve">values </w:t>
      </w:r>
      <w:r w:rsidRPr="00D5649B">
        <w:t>are used (</w:t>
      </w:r>
      <w:r w:rsidR="00723501" w:rsidRPr="00A1148A">
        <w:rPr>
          <w:b/>
        </w:rPr>
        <w:fldChar w:fldCharType="begin"/>
      </w:r>
      <w:r w:rsidR="00723501" w:rsidRPr="00A1148A">
        <w:rPr>
          <w:b/>
        </w:rPr>
        <w:instrText xml:space="preserve"> REF _Ref82141184 \h </w:instrText>
      </w:r>
      <w:r w:rsidR="00AB0B4B" w:rsidRPr="00A1148A">
        <w:rPr>
          <w:b/>
        </w:rPr>
        <w:instrText xml:space="preserve"> \* MERGEFORMAT </w:instrText>
      </w:r>
      <w:r w:rsidR="00723501" w:rsidRPr="00A1148A">
        <w:rPr>
          <w:b/>
        </w:rPr>
      </w:r>
      <w:r w:rsidR="00723501" w:rsidRPr="00A1148A">
        <w:rPr>
          <w:b/>
        </w:rPr>
        <w:fldChar w:fldCharType="separate"/>
      </w:r>
      <w:r w:rsidR="00C6178D" w:rsidRPr="00D25BCC">
        <w:rPr>
          <w:b/>
        </w:rPr>
        <w:t xml:space="preserve">Table </w:t>
      </w:r>
      <w:r w:rsidR="00C6178D">
        <w:rPr>
          <w:b/>
          <w:noProof/>
        </w:rPr>
        <w:t>42</w:t>
      </w:r>
      <w:r w:rsidR="00723501" w:rsidRPr="00A1148A">
        <w:rPr>
          <w:b/>
        </w:rPr>
        <w:fldChar w:fldCharType="end"/>
      </w:r>
      <w:r w:rsidRPr="00D5649B">
        <w:t xml:space="preserve">). These values are based on </w:t>
      </w:r>
      <w:r w:rsidR="00770C73" w:rsidRPr="00D5649B">
        <w:t>ECCC (2022)</w:t>
      </w:r>
      <w:r w:rsidRPr="00D5649B">
        <w:t xml:space="preserve"> data for </w:t>
      </w:r>
      <w:r w:rsidR="00857840">
        <w:t>animal</w:t>
      </w:r>
      <w:r w:rsidRPr="00D5649B">
        <w:t xml:space="preserve"> live weights (kg) and </w:t>
      </w:r>
      <w:r w:rsidR="00857840">
        <w:t>N</w:t>
      </w:r>
      <w:r w:rsidRPr="00D5649B">
        <w:t xml:space="preserve"> excretion rates (kg N (1000 kg animal mass)</w:t>
      </w:r>
      <w:r w:rsidRPr="00D5649B">
        <w:rPr>
          <w:vertAlign w:val="superscript"/>
        </w:rPr>
        <w:t>-1</w:t>
      </w:r>
      <w:r w:rsidRPr="00D5649B">
        <w:t xml:space="preserve"> day</w:t>
      </w:r>
      <w:r w:rsidRPr="00D5649B">
        <w:rPr>
          <w:vertAlign w:val="superscript"/>
        </w:rPr>
        <w:t>-1</w:t>
      </w:r>
      <w:r w:rsidRPr="00D5649B">
        <w:t>)</w:t>
      </w:r>
      <w:r w:rsidR="00770C73" w:rsidRPr="00D5649B">
        <w:t xml:space="preserve"> from IPCC (2019)</w:t>
      </w:r>
      <w:r w:rsidRPr="00D5649B">
        <w:t>.</w:t>
      </w:r>
    </w:p>
    <w:p w14:paraId="0B018822" w14:textId="54E6DF48" w:rsidR="002129F9" w:rsidRPr="00D5649B" w:rsidRDefault="002129F9" w:rsidP="002129F9">
      <w:pPr>
        <w:pStyle w:val="Heading5"/>
      </w:pPr>
      <w:r w:rsidRPr="00D5649B">
        <w:t xml:space="preserve">For all </w:t>
      </w:r>
      <w:r w:rsidR="000C1C34">
        <w:t>animal</w:t>
      </w:r>
      <w:r w:rsidR="000C1C34" w:rsidRPr="00D5649B">
        <w:t xml:space="preserve"> </w:t>
      </w:r>
      <w:r w:rsidRPr="00D5649B">
        <w:t>groups</w:t>
      </w:r>
    </w:p>
    <w:p w14:paraId="5A778993" w14:textId="4FAEDCA8" w:rsidR="00772BF9" w:rsidRPr="00D5649B"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rate×#animals</m:t>
        </m:r>
      </m:oMath>
      <w:r w:rsidR="00435A44" w:rsidRPr="00D5649B">
        <w:tab/>
      </w:r>
      <w:bookmarkStart w:id="588" w:name="NExcretion_AllLivestockGroupsEq"/>
      <w:r w:rsidR="00772BF9"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29</w:t>
      </w:r>
      <w:r w:rsidR="001977CC">
        <w:rPr>
          <w:b/>
        </w:rPr>
        <w:fldChar w:fldCharType="end"/>
      </w:r>
      <w:bookmarkEnd w:id="588"/>
    </w:p>
    <w:p w14:paraId="709D4289" w14:textId="32C569C5" w:rsidR="00435A44" w:rsidRPr="00D5649B" w:rsidRDefault="00435A44" w:rsidP="00772BF9">
      <w:pPr>
        <w:keepNext/>
        <w:tabs>
          <w:tab w:val="left" w:pos="8647"/>
        </w:tabs>
        <w:rPr>
          <w:sz w:val="20"/>
        </w:rPr>
      </w:pPr>
      <w:r w:rsidRPr="00D5649B">
        <w:rPr>
          <w:sz w:val="20"/>
        </w:rPr>
        <w:t>where</w:t>
      </w:r>
    </w:p>
    <w:p w14:paraId="5C0E82DF" w14:textId="054A8732" w:rsidR="00435A44" w:rsidRPr="00D5649B" w:rsidRDefault="00435A44"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proofErr w:type="spellEnd"/>
      <w:r w:rsidRPr="00D5649B">
        <w:rPr>
          <w:i/>
          <w:sz w:val="20"/>
        </w:rPr>
        <w:t xml:space="preserve"> </w:t>
      </w:r>
      <w:r w:rsidRPr="00D5649B">
        <w:rPr>
          <w:sz w:val="20"/>
        </w:rPr>
        <w:tab/>
        <w:t>N excreted</w:t>
      </w:r>
      <w:r w:rsidR="005861CF">
        <w:rPr>
          <w:sz w:val="20"/>
        </w:rPr>
        <w:t xml:space="preserve"> </w:t>
      </w:r>
      <w:r w:rsidRPr="00D5649B">
        <w:rPr>
          <w:sz w:val="20"/>
        </w:rPr>
        <w:t>(kg N</w:t>
      </w:r>
      <w:r w:rsidR="00A06C52" w:rsidRPr="00D5649B">
        <w:rPr>
          <w:sz w:val="20"/>
        </w:rPr>
        <w:t xml:space="preserve"> day</w:t>
      </w:r>
      <w:r w:rsidR="00A06C52" w:rsidRPr="00D5649B">
        <w:rPr>
          <w:sz w:val="20"/>
          <w:vertAlign w:val="superscript"/>
        </w:rPr>
        <w:t>-1</w:t>
      </w:r>
      <w:r w:rsidRPr="00D5649B">
        <w:rPr>
          <w:sz w:val="20"/>
        </w:rPr>
        <w:t>)</w:t>
      </w:r>
      <w:r w:rsidR="00362B0B">
        <w:rPr>
          <w:sz w:val="20"/>
        </w:rPr>
        <w:t>, by animal group</w:t>
      </w:r>
    </w:p>
    <w:p w14:paraId="2FE68F95" w14:textId="6C4C5B01" w:rsidR="00121B6B" w:rsidRPr="00D5649B" w:rsidRDefault="00121B6B"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sz w:val="20"/>
        </w:rPr>
        <w:tab/>
        <w:t>N excretion rate (kg head</w:t>
      </w:r>
      <w:r w:rsidRPr="00D5649B">
        <w:rPr>
          <w:sz w:val="20"/>
          <w:vertAlign w:val="superscript"/>
        </w:rPr>
        <w:t>-1</w:t>
      </w:r>
      <w:r w:rsidRPr="00D5649B">
        <w:rPr>
          <w:sz w:val="20"/>
        </w:rPr>
        <w:t xml:space="preserve"> </w:t>
      </w:r>
      <w:r w:rsidR="00CA2848" w:rsidRPr="00D5649B">
        <w:rPr>
          <w:sz w:val="20"/>
        </w:rPr>
        <w:t>day</w:t>
      </w:r>
      <w:r w:rsidRPr="00D5649B">
        <w:rPr>
          <w:sz w:val="20"/>
          <w:vertAlign w:val="superscript"/>
        </w:rPr>
        <w:t>-1</w:t>
      </w:r>
      <w:r w:rsidRPr="00D5649B">
        <w:rPr>
          <w:sz w:val="20"/>
        </w:rPr>
        <w:t>)</w:t>
      </w:r>
      <w:r w:rsidR="00362B0B">
        <w:rPr>
          <w:sz w:val="20"/>
        </w:rPr>
        <w:t xml:space="preserve">, calculated for beef and dairy cattle, swine, sheep and some poultry groups, or using </w:t>
      </w:r>
      <w:r w:rsidR="00651F25" w:rsidRPr="006A253D">
        <w:rPr>
          <w:b/>
          <w:sz w:val="20"/>
        </w:rPr>
        <w:fldChar w:fldCharType="begin"/>
      </w:r>
      <w:r w:rsidR="00651F25" w:rsidRPr="006A253D">
        <w:rPr>
          <w:b/>
          <w:sz w:val="20"/>
        </w:rPr>
        <w:instrText xml:space="preserve"> REF _Ref82141184 \h  \* MERGEFORMAT </w:instrText>
      </w:r>
      <w:r w:rsidR="00651F25" w:rsidRPr="006A253D">
        <w:rPr>
          <w:b/>
          <w:sz w:val="20"/>
        </w:rPr>
      </w:r>
      <w:r w:rsidR="00651F25" w:rsidRPr="006A253D">
        <w:rPr>
          <w:b/>
          <w:sz w:val="20"/>
        </w:rPr>
        <w:fldChar w:fldCharType="separate"/>
      </w:r>
      <w:r w:rsidR="00C6178D" w:rsidRPr="00C6178D">
        <w:rPr>
          <w:b/>
          <w:sz w:val="20"/>
        </w:rPr>
        <w:t xml:space="preserve">Table </w:t>
      </w:r>
      <w:r w:rsidR="00C6178D" w:rsidRPr="00C6178D">
        <w:rPr>
          <w:b/>
          <w:noProof/>
          <w:sz w:val="20"/>
        </w:rPr>
        <w:t>42</w:t>
      </w:r>
      <w:r w:rsidR="00651F25" w:rsidRPr="006A253D">
        <w:rPr>
          <w:b/>
          <w:sz w:val="20"/>
        </w:rPr>
        <w:fldChar w:fldCharType="end"/>
      </w:r>
      <w:r w:rsidR="002C6E4C" w:rsidRPr="00D5649B">
        <w:rPr>
          <w:sz w:val="20"/>
        </w:rPr>
        <w:t xml:space="preserve"> </w:t>
      </w:r>
      <w:r w:rsidR="00DA02D8" w:rsidRPr="00D5649B">
        <w:rPr>
          <w:sz w:val="20"/>
        </w:rPr>
        <w:t>for turkeys, geese, goats, llamas and alpacas, deer and elk, horses, mules and bison</w:t>
      </w:r>
    </w:p>
    <w:p w14:paraId="5E2896B6" w14:textId="68156FCD" w:rsidR="00651F25" w:rsidRDefault="00435A44" w:rsidP="00AA41D6">
      <w:pPr>
        <w:tabs>
          <w:tab w:val="clear" w:pos="2880"/>
          <w:tab w:val="clear" w:pos="9360"/>
        </w:tabs>
        <w:spacing w:before="0"/>
        <w:ind w:left="2835" w:hanging="2835"/>
        <w:rPr>
          <w:sz w:val="20"/>
        </w:rPr>
      </w:pPr>
      <w:r w:rsidRPr="00D5649B">
        <w:rPr>
          <w:i/>
          <w:sz w:val="20"/>
        </w:rPr>
        <w:t>#animals</w:t>
      </w:r>
      <w:r w:rsidRPr="00D5649B">
        <w:rPr>
          <w:sz w:val="20"/>
        </w:rPr>
        <w:tab/>
        <w:t>Number of animals</w:t>
      </w:r>
    </w:p>
    <w:p w14:paraId="2ACB4481" w14:textId="5F209141" w:rsidR="005A6B9F" w:rsidRPr="008F1506" w:rsidRDefault="00000000" w:rsidP="005A6B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e>
        </m:nary>
      </m:oMath>
      <w:r w:rsidR="005A6B9F" w:rsidRPr="008F1506">
        <w:tab/>
      </w:r>
      <w:r w:rsidR="005A6B9F" w:rsidRPr="008F1506">
        <w:rPr>
          <w:b/>
        </w:rPr>
        <w:t xml:space="preserve">Eq. </w:t>
      </w:r>
      <w:r w:rsidR="001977CC" w:rsidRPr="008F1506">
        <w:rPr>
          <w:b/>
        </w:rPr>
        <w:fldChar w:fldCharType="begin"/>
      </w:r>
      <w:r w:rsidR="001977CC" w:rsidRPr="008F1506">
        <w:rPr>
          <w:b/>
        </w:rPr>
        <w:instrText xml:space="preserve"> STYLEREF 3 \s </w:instrText>
      </w:r>
      <w:r w:rsidR="001977CC" w:rsidRPr="008F1506">
        <w:rPr>
          <w:b/>
        </w:rPr>
        <w:fldChar w:fldCharType="separate"/>
      </w:r>
      <w:r w:rsidR="001977CC" w:rsidRPr="008F1506">
        <w:rPr>
          <w:b/>
          <w:noProof/>
        </w:rPr>
        <w:t>4.2.1</w:t>
      </w:r>
      <w:r w:rsidR="001977CC" w:rsidRPr="008F1506">
        <w:rPr>
          <w:b/>
        </w:rPr>
        <w:fldChar w:fldCharType="end"/>
      </w:r>
      <w:r w:rsidR="001977CC" w:rsidRPr="008F1506">
        <w:rPr>
          <w:b/>
        </w:rPr>
        <w:noBreakHyphen/>
      </w:r>
      <w:r w:rsidR="001977CC" w:rsidRPr="008F1506">
        <w:rPr>
          <w:b/>
        </w:rPr>
        <w:fldChar w:fldCharType="begin"/>
      </w:r>
      <w:r w:rsidR="001977CC" w:rsidRPr="008F1506">
        <w:rPr>
          <w:b/>
        </w:rPr>
        <w:instrText xml:space="preserve"> SEQ Eq. \* ARABIC \s 3 </w:instrText>
      </w:r>
      <w:r w:rsidR="001977CC" w:rsidRPr="008F1506">
        <w:rPr>
          <w:b/>
        </w:rPr>
        <w:fldChar w:fldCharType="separate"/>
      </w:r>
      <w:r w:rsidR="001977CC" w:rsidRPr="008F1506">
        <w:rPr>
          <w:b/>
          <w:noProof/>
        </w:rPr>
        <w:t>30</w:t>
      </w:r>
      <w:r w:rsidR="001977CC" w:rsidRPr="008F1506">
        <w:rPr>
          <w:b/>
        </w:rPr>
        <w:fldChar w:fldCharType="end"/>
      </w:r>
    </w:p>
    <w:p w14:paraId="530FC687" w14:textId="77777777" w:rsidR="005A6B9F" w:rsidRPr="008F1506" w:rsidRDefault="005A6B9F" w:rsidP="005A6B9F">
      <w:pPr>
        <w:keepNext/>
        <w:tabs>
          <w:tab w:val="left" w:pos="8647"/>
        </w:tabs>
        <w:rPr>
          <w:sz w:val="20"/>
        </w:rPr>
      </w:pPr>
      <w:r w:rsidRPr="008F1506">
        <w:rPr>
          <w:sz w:val="20"/>
        </w:rPr>
        <w:t>where</w:t>
      </w:r>
    </w:p>
    <w:p w14:paraId="1F4015B1" w14:textId="6F828B82" w:rsidR="005A6B9F" w:rsidRPr="008F1506" w:rsidRDefault="005A6B9F" w:rsidP="005A6B9F">
      <w:pPr>
        <w:tabs>
          <w:tab w:val="clear" w:pos="2880"/>
          <w:tab w:val="clear" w:pos="9360"/>
        </w:tabs>
        <w:spacing w:before="0"/>
        <w:ind w:left="2835" w:hanging="2835"/>
        <w:rPr>
          <w:sz w:val="20"/>
        </w:rPr>
      </w:pPr>
      <w:proofErr w:type="spellStart"/>
      <w:r w:rsidRPr="008F1506">
        <w:rPr>
          <w:i/>
          <w:sz w:val="20"/>
        </w:rPr>
        <w:t>Total_N</w:t>
      </w:r>
      <w:r w:rsidRPr="008F1506">
        <w:rPr>
          <w:i/>
          <w:sz w:val="20"/>
          <w:vertAlign w:val="subscript"/>
        </w:rPr>
        <w:t>excretion</w:t>
      </w:r>
      <w:proofErr w:type="spellEnd"/>
      <w:r w:rsidRPr="008F1506">
        <w:rPr>
          <w:i/>
          <w:sz w:val="20"/>
        </w:rPr>
        <w:t xml:space="preserve"> </w:t>
      </w:r>
      <w:r w:rsidRPr="008F1506">
        <w:rPr>
          <w:sz w:val="20"/>
        </w:rPr>
        <w:tab/>
        <w:t>Total N excreted (kg N day</w:t>
      </w:r>
      <w:r w:rsidRPr="008F1506">
        <w:rPr>
          <w:sz w:val="20"/>
          <w:vertAlign w:val="superscript"/>
        </w:rPr>
        <w:t>-1</w:t>
      </w:r>
      <w:r w:rsidRPr="008F1506">
        <w:rPr>
          <w:sz w:val="20"/>
        </w:rPr>
        <w:t>), by livestock type</w:t>
      </w:r>
    </w:p>
    <w:p w14:paraId="450B912B" w14:textId="07818E5A" w:rsidR="00AB18A3" w:rsidRPr="008F1506" w:rsidRDefault="002B54FA" w:rsidP="002B54FA">
      <w:pPr>
        <w:pStyle w:val="Heading4"/>
      </w:pPr>
      <w:r w:rsidRPr="008F1506">
        <w:t>Bedding nitrogen</w:t>
      </w:r>
    </w:p>
    <w:p w14:paraId="7B9A8FE0" w14:textId="433EB6C8" w:rsidR="002B54FA" w:rsidRPr="008F1506" w:rsidRDefault="002B54FA" w:rsidP="00963D0B">
      <w:pPr>
        <w:pStyle w:val="Heading4"/>
        <w:numPr>
          <w:ilvl w:val="0"/>
          <w:numId w:val="0"/>
        </w:numPr>
        <w:rPr>
          <w:smallCaps w:val="0"/>
          <w:spacing w:val="0"/>
          <w:sz w:val="24"/>
          <w:szCs w:val="32"/>
        </w:rPr>
      </w:pPr>
      <w:r w:rsidRPr="008F1506">
        <w:rPr>
          <w:smallCaps w:val="0"/>
          <w:spacing w:val="0"/>
          <w:sz w:val="24"/>
          <w:szCs w:val="32"/>
        </w:rPr>
        <w:t>The bedding application</w:t>
      </w:r>
      <w:r w:rsidR="0092226E" w:rsidRPr="008F1506">
        <w:rPr>
          <w:smallCaps w:val="0"/>
          <w:spacing w:val="0"/>
          <w:sz w:val="24"/>
          <w:szCs w:val="32"/>
        </w:rPr>
        <w:t xml:space="preserve"> rate</w:t>
      </w:r>
      <w:r w:rsidRPr="008F1506">
        <w:rPr>
          <w:smallCaps w:val="0"/>
          <w:spacing w:val="0"/>
          <w:sz w:val="24"/>
          <w:szCs w:val="32"/>
        </w:rPr>
        <w:t xml:space="preserve"> used to calculate the amount </w:t>
      </w:r>
      <w:r w:rsidR="0092226E" w:rsidRPr="008F1506">
        <w:rPr>
          <w:smallCaps w:val="0"/>
          <w:spacing w:val="0"/>
          <w:sz w:val="24"/>
          <w:szCs w:val="32"/>
        </w:rPr>
        <w:t>bedding C added</w:t>
      </w:r>
      <w:r w:rsidRPr="008F1506">
        <w:rPr>
          <w:smallCaps w:val="0"/>
          <w:spacing w:val="0"/>
          <w:sz w:val="24"/>
          <w:szCs w:val="32"/>
        </w:rPr>
        <w:t xml:space="preserve"> to manure is used to calculate the amount of </w:t>
      </w:r>
      <w:r w:rsidR="0092226E" w:rsidRPr="008F1506">
        <w:rPr>
          <w:smallCaps w:val="0"/>
          <w:spacing w:val="0"/>
          <w:sz w:val="24"/>
          <w:szCs w:val="32"/>
        </w:rPr>
        <w:t xml:space="preserve">bedding </w:t>
      </w:r>
      <w:r w:rsidRPr="008F1506">
        <w:rPr>
          <w:smallCaps w:val="0"/>
          <w:spacing w:val="0"/>
          <w:sz w:val="24"/>
          <w:szCs w:val="32"/>
        </w:rPr>
        <w:t xml:space="preserve">N added to manure </w:t>
      </w:r>
      <w:r w:rsidR="0061077E" w:rsidRPr="008F1506">
        <w:rPr>
          <w:smallCaps w:val="0"/>
          <w:spacing w:val="0"/>
          <w:sz w:val="24"/>
          <w:szCs w:val="32"/>
        </w:rPr>
        <w:t xml:space="preserve">that is eventually spread on </w:t>
      </w:r>
      <w:r w:rsidR="0092226E" w:rsidRPr="008F1506">
        <w:rPr>
          <w:smallCaps w:val="0"/>
          <w:spacing w:val="0"/>
          <w:sz w:val="24"/>
          <w:szCs w:val="32"/>
        </w:rPr>
        <w:t>the simulated farm’s fields, added to an AD system or exported from the farm</w:t>
      </w:r>
      <w:r w:rsidRPr="008F1506">
        <w:rPr>
          <w:smallCaps w:val="0"/>
          <w:spacing w:val="0"/>
          <w:sz w:val="24"/>
          <w:szCs w:val="32"/>
        </w:rPr>
        <w:t xml:space="preserve">. While calculating the amount of C and N in manure from beef and dairy calves, double-counting of bedding C and N needs to be avoided. Calves are managed with cows and the amount of </w:t>
      </w:r>
      <w:r w:rsidR="00E57A76" w:rsidRPr="008F1506">
        <w:rPr>
          <w:smallCaps w:val="0"/>
          <w:spacing w:val="0"/>
          <w:sz w:val="24"/>
          <w:szCs w:val="32"/>
        </w:rPr>
        <w:t xml:space="preserve">C </w:t>
      </w:r>
      <w:r w:rsidRPr="008F1506">
        <w:rPr>
          <w:smallCaps w:val="0"/>
          <w:spacing w:val="0"/>
          <w:sz w:val="24"/>
          <w:szCs w:val="32"/>
        </w:rPr>
        <w:t>(</w:t>
      </w:r>
      <w:proofErr w:type="spellStart"/>
      <w:r w:rsidRPr="008F1506">
        <w:rPr>
          <w:i/>
          <w:iCs/>
          <w:smallCaps w:val="0"/>
          <w:spacing w:val="0"/>
          <w:sz w:val="24"/>
          <w:szCs w:val="32"/>
        </w:rPr>
        <w:t>C</w:t>
      </w:r>
      <w:r w:rsidRPr="008F1506">
        <w:rPr>
          <w:i/>
          <w:iCs/>
          <w:smallCaps w:val="0"/>
          <w:spacing w:val="0"/>
          <w:sz w:val="24"/>
          <w:szCs w:val="32"/>
          <w:vertAlign w:val="subscript"/>
        </w:rPr>
        <w:t>bedding</w:t>
      </w:r>
      <w:proofErr w:type="spellEnd"/>
      <w:r w:rsidRPr="008F1506">
        <w:rPr>
          <w:smallCaps w:val="0"/>
          <w:spacing w:val="0"/>
          <w:sz w:val="24"/>
          <w:szCs w:val="32"/>
        </w:rPr>
        <w:t xml:space="preserve">) and </w:t>
      </w:r>
      <w:r w:rsidR="00E57A76" w:rsidRPr="008F1506">
        <w:rPr>
          <w:smallCaps w:val="0"/>
          <w:spacing w:val="0"/>
          <w:sz w:val="24"/>
          <w:szCs w:val="32"/>
        </w:rPr>
        <w:t xml:space="preserve">N </w:t>
      </w:r>
      <w:r w:rsidRPr="008F1506">
        <w:rPr>
          <w:smallCaps w:val="0"/>
          <w:spacing w:val="0"/>
          <w:sz w:val="24"/>
          <w:szCs w:val="32"/>
        </w:rPr>
        <w:t>(</w:t>
      </w:r>
      <w:proofErr w:type="spellStart"/>
      <w:r w:rsidRPr="008F1506">
        <w:rPr>
          <w:i/>
          <w:iCs/>
          <w:smallCaps w:val="0"/>
          <w:spacing w:val="0"/>
          <w:sz w:val="24"/>
          <w:szCs w:val="32"/>
        </w:rPr>
        <w:t>N</w:t>
      </w:r>
      <w:r w:rsidR="00EF406A" w:rsidRPr="008F1506">
        <w:rPr>
          <w:i/>
          <w:iCs/>
          <w:smallCaps w:val="0"/>
          <w:spacing w:val="0"/>
          <w:sz w:val="24"/>
          <w:szCs w:val="32"/>
          <w:vertAlign w:val="subscript"/>
        </w:rPr>
        <w:t>b</w:t>
      </w:r>
      <w:r w:rsidRPr="008F1506">
        <w:rPr>
          <w:i/>
          <w:iCs/>
          <w:smallCaps w:val="0"/>
          <w:spacing w:val="0"/>
          <w:sz w:val="24"/>
          <w:szCs w:val="32"/>
          <w:vertAlign w:val="subscript"/>
        </w:rPr>
        <w:t>edding</w:t>
      </w:r>
      <w:proofErr w:type="spellEnd"/>
      <w:r w:rsidRPr="008F1506">
        <w:rPr>
          <w:smallCaps w:val="0"/>
          <w:spacing w:val="0"/>
          <w:sz w:val="24"/>
          <w:szCs w:val="32"/>
        </w:rPr>
        <w:t>) sourced from bedding material</w:t>
      </w:r>
      <w:r w:rsidR="009E4D42" w:rsidRPr="008F1506">
        <w:rPr>
          <w:smallCaps w:val="0"/>
          <w:spacing w:val="0"/>
          <w:sz w:val="24"/>
          <w:szCs w:val="32"/>
        </w:rPr>
        <w:t xml:space="preserve"> for this group</w:t>
      </w:r>
      <w:r w:rsidRPr="008F1506">
        <w:rPr>
          <w:smallCaps w:val="0"/>
          <w:spacing w:val="0"/>
          <w:sz w:val="24"/>
          <w:szCs w:val="32"/>
        </w:rPr>
        <w:t xml:space="preserve"> is assumed to be zero</w:t>
      </w:r>
      <w:r w:rsidR="00992E74" w:rsidRPr="008F1506">
        <w:rPr>
          <w:smallCaps w:val="0"/>
          <w:spacing w:val="0"/>
          <w:sz w:val="24"/>
          <w:szCs w:val="32"/>
        </w:rPr>
        <w:t>, as b</w:t>
      </w:r>
      <w:r w:rsidRPr="008F1506">
        <w:rPr>
          <w:smallCaps w:val="0"/>
          <w:spacing w:val="0"/>
          <w:sz w:val="24"/>
          <w:szCs w:val="32"/>
        </w:rPr>
        <w:t xml:space="preserve">edding material applied for beef and dairy cows accounts for calves as well. </w:t>
      </w:r>
      <w:r w:rsidR="0061077E" w:rsidRPr="008F1506">
        <w:rPr>
          <w:smallCaps w:val="0"/>
          <w:spacing w:val="0"/>
          <w:sz w:val="24"/>
          <w:szCs w:val="32"/>
        </w:rPr>
        <w:t xml:space="preserve">This also applies to the young of other </w:t>
      </w:r>
      <w:r w:rsidR="000C1C34" w:rsidRPr="008F1506">
        <w:rPr>
          <w:smallCaps w:val="0"/>
          <w:spacing w:val="0"/>
          <w:sz w:val="24"/>
          <w:szCs w:val="32"/>
        </w:rPr>
        <w:t xml:space="preserve">animal </w:t>
      </w:r>
      <w:r w:rsidR="0061077E" w:rsidRPr="008F1506">
        <w:rPr>
          <w:smallCaps w:val="0"/>
          <w:spacing w:val="0"/>
          <w:sz w:val="24"/>
          <w:szCs w:val="32"/>
        </w:rPr>
        <w:t>groups (except poultry).</w:t>
      </w:r>
    </w:p>
    <w:p w14:paraId="6466874D" w14:textId="5E940919" w:rsidR="00992E74" w:rsidRPr="008F1506" w:rsidRDefault="00992E74" w:rsidP="00992E74">
      <w:pPr>
        <w:rPr>
          <w:b/>
          <w:bCs/>
        </w:rPr>
      </w:pPr>
      <w:r w:rsidRPr="008F1506">
        <w:rPr>
          <w:b/>
          <w:bCs/>
        </w:rPr>
        <w:t>For all animal groups</w:t>
      </w:r>
      <w:r w:rsidR="00EB283D" w:rsidRPr="008F1506">
        <w:rPr>
          <w:b/>
          <w:bCs/>
        </w:rPr>
        <w:t>:</w:t>
      </w:r>
    </w:p>
    <w:p w14:paraId="3D24F7A7" w14:textId="46A35604" w:rsidR="002B54FA" w:rsidRPr="008F1506"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-rate</m:t>
            </m:r>
          </m:sub>
        </m:sSub>
        <m:r>
          <m:rPr>
            <m:sty m:val="bi"/>
          </m:rPr>
          <w:rPr>
            <w:rFonts w:ascii="Cambria Math" w:hAnsi="Cambria Math"/>
            <w:szCs w:val="24"/>
          </w:rPr>
          <m:t>× 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-N</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2B54FA" w:rsidRPr="008F1506">
        <w:rPr>
          <w:b/>
          <w:szCs w:val="24"/>
        </w:rPr>
        <w:t xml:space="preserve"> </w:t>
      </w:r>
      <w:r w:rsidR="002B54FA" w:rsidRPr="008F1506">
        <w:rPr>
          <w:b/>
          <w:szCs w:val="24"/>
        </w:rPr>
        <w:tab/>
        <w:t xml:space="preserve">Eq. </w:t>
      </w:r>
      <w:r w:rsidR="001977CC" w:rsidRPr="008F1506">
        <w:rPr>
          <w:b/>
          <w:szCs w:val="24"/>
        </w:rPr>
        <w:fldChar w:fldCharType="begin"/>
      </w:r>
      <w:r w:rsidR="001977CC" w:rsidRPr="008F1506">
        <w:rPr>
          <w:b/>
          <w:szCs w:val="24"/>
        </w:rPr>
        <w:instrText xml:space="preserve"> STYLEREF 3 \s </w:instrText>
      </w:r>
      <w:r w:rsidR="001977CC" w:rsidRPr="008F1506">
        <w:rPr>
          <w:b/>
          <w:szCs w:val="24"/>
        </w:rPr>
        <w:fldChar w:fldCharType="separate"/>
      </w:r>
      <w:r w:rsidR="001977CC" w:rsidRPr="008F1506">
        <w:rPr>
          <w:b/>
          <w:noProof/>
          <w:szCs w:val="24"/>
        </w:rPr>
        <w:t>4.2.1</w:t>
      </w:r>
      <w:r w:rsidR="001977CC" w:rsidRPr="008F1506">
        <w:rPr>
          <w:b/>
          <w:szCs w:val="24"/>
        </w:rPr>
        <w:fldChar w:fldCharType="end"/>
      </w:r>
      <w:r w:rsidR="001977CC" w:rsidRPr="008F1506">
        <w:rPr>
          <w:b/>
          <w:szCs w:val="24"/>
        </w:rPr>
        <w:noBreakHyphen/>
      </w:r>
      <w:r w:rsidR="001977CC" w:rsidRPr="008F1506">
        <w:rPr>
          <w:b/>
          <w:szCs w:val="24"/>
        </w:rPr>
        <w:fldChar w:fldCharType="begin"/>
      </w:r>
      <w:r w:rsidR="001977CC" w:rsidRPr="008F1506">
        <w:rPr>
          <w:b/>
          <w:szCs w:val="24"/>
        </w:rPr>
        <w:instrText xml:space="preserve"> SEQ Eq. \* ARABIC \s 3 </w:instrText>
      </w:r>
      <w:r w:rsidR="001977CC" w:rsidRPr="008F1506">
        <w:rPr>
          <w:b/>
          <w:szCs w:val="24"/>
        </w:rPr>
        <w:fldChar w:fldCharType="separate"/>
      </w:r>
      <w:r w:rsidR="001977CC" w:rsidRPr="008F1506">
        <w:rPr>
          <w:b/>
          <w:noProof/>
          <w:szCs w:val="24"/>
        </w:rPr>
        <w:t>31</w:t>
      </w:r>
      <w:r w:rsidR="001977CC" w:rsidRPr="008F1506">
        <w:rPr>
          <w:b/>
          <w:szCs w:val="24"/>
        </w:rPr>
        <w:fldChar w:fldCharType="end"/>
      </w:r>
    </w:p>
    <w:p w14:paraId="4E3D8C85" w14:textId="345EC2D2" w:rsidR="002B54FA" w:rsidRPr="008F1506" w:rsidRDefault="002B54FA" w:rsidP="002B54FA">
      <w:pPr>
        <w:rPr>
          <w:sz w:val="20"/>
        </w:rPr>
      </w:pPr>
      <w:r w:rsidRPr="008F1506">
        <w:rPr>
          <w:sz w:val="20"/>
        </w:rPr>
        <w:t>where</w:t>
      </w:r>
    </w:p>
    <w:p w14:paraId="2A44B5C4" w14:textId="7D49AC9A" w:rsidR="002B54FA" w:rsidRPr="008F1506" w:rsidRDefault="002B54FA" w:rsidP="006A253D">
      <w:pPr>
        <w:tabs>
          <w:tab w:val="clear" w:pos="2880"/>
          <w:tab w:val="clear" w:pos="9360"/>
        </w:tabs>
        <w:spacing w:before="0"/>
        <w:ind w:left="2835" w:hanging="2835"/>
        <w:rPr>
          <w:i/>
          <w:sz w:val="20"/>
          <w:szCs w:val="32"/>
        </w:rPr>
      </w:pPr>
      <w:proofErr w:type="spellStart"/>
      <w:r w:rsidRPr="008F1506">
        <w:rPr>
          <w:i/>
          <w:sz w:val="20"/>
          <w:szCs w:val="32"/>
        </w:rPr>
        <w:t>N</w:t>
      </w:r>
      <w:r w:rsidR="00EF406A" w:rsidRPr="008F1506">
        <w:rPr>
          <w:i/>
          <w:sz w:val="20"/>
          <w:szCs w:val="32"/>
          <w:vertAlign w:val="subscript"/>
        </w:rPr>
        <w:t>b</w:t>
      </w:r>
      <w:r w:rsidRPr="008F1506">
        <w:rPr>
          <w:i/>
          <w:sz w:val="20"/>
          <w:szCs w:val="32"/>
          <w:vertAlign w:val="subscript"/>
        </w:rPr>
        <w:t>edding</w:t>
      </w:r>
      <w:r w:rsidR="00445834" w:rsidRPr="008F1506">
        <w:rPr>
          <w:i/>
          <w:sz w:val="20"/>
          <w:szCs w:val="32"/>
        </w:rPr>
        <w:t>_</w:t>
      </w:r>
      <w:r w:rsidRPr="008F1506">
        <w:rPr>
          <w:i/>
          <w:sz w:val="20"/>
          <w:szCs w:val="32"/>
        </w:rPr>
        <w:t>rate</w:t>
      </w:r>
      <w:proofErr w:type="spellEnd"/>
      <w:r w:rsidRPr="008F1506">
        <w:rPr>
          <w:i/>
          <w:sz w:val="20"/>
          <w:szCs w:val="32"/>
        </w:rPr>
        <w:tab/>
      </w:r>
      <w:r w:rsidRPr="008F1506">
        <w:rPr>
          <w:sz w:val="20"/>
          <w:szCs w:val="32"/>
        </w:rPr>
        <w:t>Rate of N added from bedding material (kg N head</w:t>
      </w:r>
      <w:r w:rsidRPr="008F1506">
        <w:rPr>
          <w:sz w:val="20"/>
          <w:szCs w:val="32"/>
          <w:vertAlign w:val="superscript"/>
        </w:rPr>
        <w:t>-1</w:t>
      </w:r>
      <w:r w:rsidRPr="008F1506">
        <w:rPr>
          <w:sz w:val="20"/>
          <w:szCs w:val="32"/>
        </w:rPr>
        <w:t xml:space="preserve"> day</w:t>
      </w:r>
      <w:r w:rsidRPr="008F1506">
        <w:rPr>
          <w:sz w:val="20"/>
          <w:szCs w:val="32"/>
          <w:vertAlign w:val="superscript"/>
        </w:rPr>
        <w:t>-1</w:t>
      </w:r>
      <w:r w:rsidRPr="008F1506">
        <w:rPr>
          <w:sz w:val="20"/>
          <w:szCs w:val="32"/>
        </w:rPr>
        <w:t xml:space="preserve">). For </w:t>
      </w:r>
      <w:r w:rsidR="00D00803" w:rsidRPr="008F1506">
        <w:rPr>
          <w:sz w:val="20"/>
          <w:szCs w:val="32"/>
        </w:rPr>
        <w:t>livestock young</w:t>
      </w:r>
      <w:r w:rsidRPr="008F1506">
        <w:rPr>
          <w:sz w:val="20"/>
          <w:szCs w:val="32"/>
        </w:rPr>
        <w:t xml:space="preserve">, </w:t>
      </w:r>
      <w:proofErr w:type="spellStart"/>
      <w:r w:rsidRPr="008F1506">
        <w:rPr>
          <w:i/>
          <w:iCs/>
          <w:sz w:val="20"/>
          <w:szCs w:val="32"/>
        </w:rPr>
        <w:t>N</w:t>
      </w:r>
      <w:r w:rsidR="00EF406A" w:rsidRPr="008F1506">
        <w:rPr>
          <w:i/>
          <w:iCs/>
          <w:sz w:val="20"/>
          <w:szCs w:val="32"/>
          <w:vertAlign w:val="subscript"/>
        </w:rPr>
        <w:t>b</w:t>
      </w:r>
      <w:r w:rsidRPr="008F1506">
        <w:rPr>
          <w:i/>
          <w:iCs/>
          <w:sz w:val="20"/>
          <w:szCs w:val="32"/>
          <w:vertAlign w:val="subscript"/>
        </w:rPr>
        <w:t>edding</w:t>
      </w:r>
      <w:r w:rsidRPr="008F1506">
        <w:rPr>
          <w:i/>
          <w:iCs/>
          <w:sz w:val="20"/>
          <w:szCs w:val="32"/>
        </w:rPr>
        <w:t>_rate</w:t>
      </w:r>
      <w:proofErr w:type="spellEnd"/>
      <w:r w:rsidRPr="008F1506">
        <w:rPr>
          <w:sz w:val="20"/>
          <w:szCs w:val="32"/>
        </w:rPr>
        <w:t xml:space="preserve"> = 0 as the N in bedding for </w:t>
      </w:r>
      <w:r w:rsidR="00445834" w:rsidRPr="008F1506">
        <w:rPr>
          <w:sz w:val="20"/>
          <w:szCs w:val="32"/>
        </w:rPr>
        <w:t>the young</w:t>
      </w:r>
      <w:r w:rsidRPr="008F1506">
        <w:rPr>
          <w:sz w:val="20"/>
          <w:szCs w:val="32"/>
        </w:rPr>
        <w:t xml:space="preserve"> is already accounted for in the N in bedding for</w:t>
      </w:r>
      <w:r w:rsidR="00D00803" w:rsidRPr="008F1506">
        <w:rPr>
          <w:sz w:val="20"/>
          <w:szCs w:val="32"/>
        </w:rPr>
        <w:t xml:space="preserve"> cows/ewes/sows, etc.</w:t>
      </w:r>
    </w:p>
    <w:p w14:paraId="28FDE5D0" w14:textId="682DBCA8" w:rsidR="002B54FA" w:rsidRPr="008F1506" w:rsidRDefault="002B54FA" w:rsidP="006A253D">
      <w:pPr>
        <w:tabs>
          <w:tab w:val="clear" w:pos="2880"/>
          <w:tab w:val="clear" w:pos="9360"/>
        </w:tabs>
        <w:spacing w:before="0"/>
        <w:ind w:left="2835" w:hanging="2835"/>
        <w:rPr>
          <w:sz w:val="20"/>
        </w:rPr>
      </w:pPr>
      <w:proofErr w:type="spellStart"/>
      <w:r w:rsidRPr="008F1506">
        <w:rPr>
          <w:i/>
          <w:sz w:val="20"/>
          <w:szCs w:val="32"/>
        </w:rPr>
        <w:t>Bedding</w:t>
      </w:r>
      <w:r w:rsidR="00445834" w:rsidRPr="008F1506">
        <w:rPr>
          <w:i/>
          <w:sz w:val="20"/>
          <w:szCs w:val="32"/>
        </w:rPr>
        <w:t>_</w:t>
      </w:r>
      <w:r w:rsidRPr="008F1506">
        <w:rPr>
          <w:i/>
          <w:sz w:val="20"/>
          <w:szCs w:val="32"/>
          <w:vertAlign w:val="subscript"/>
        </w:rPr>
        <w:t>rate</w:t>
      </w:r>
      <w:proofErr w:type="spellEnd"/>
      <w:r w:rsidRPr="008F1506">
        <w:rPr>
          <w:i/>
          <w:sz w:val="20"/>
          <w:szCs w:val="32"/>
        </w:rPr>
        <w:t xml:space="preserve"> </w:t>
      </w:r>
      <w:r w:rsidRPr="008F1506">
        <w:rPr>
          <w:i/>
          <w:sz w:val="20"/>
          <w:szCs w:val="32"/>
        </w:rPr>
        <w:tab/>
      </w:r>
      <w:r w:rsidRPr="008F1506">
        <w:rPr>
          <w:sz w:val="20"/>
          <w:szCs w:val="32"/>
        </w:rPr>
        <w:t>Rate of bedding material added (kg head</w:t>
      </w:r>
      <w:r w:rsidRPr="008F1506">
        <w:rPr>
          <w:sz w:val="20"/>
          <w:szCs w:val="32"/>
          <w:vertAlign w:val="superscript"/>
        </w:rPr>
        <w:t>-1</w:t>
      </w:r>
      <w:r w:rsidRPr="008F1506">
        <w:rPr>
          <w:sz w:val="20"/>
          <w:szCs w:val="32"/>
        </w:rPr>
        <w:t xml:space="preserve"> day</w:t>
      </w:r>
      <w:r w:rsidRPr="008F1506">
        <w:rPr>
          <w:sz w:val="20"/>
          <w:szCs w:val="32"/>
          <w:vertAlign w:val="superscript"/>
        </w:rPr>
        <w:t>-1</w:t>
      </w:r>
      <w:r w:rsidRPr="008F1506">
        <w:rPr>
          <w:sz w:val="20"/>
          <w:szCs w:val="32"/>
        </w:rPr>
        <w:t>,</w:t>
      </w:r>
      <w:r w:rsidR="00D00803" w:rsidRPr="008F1506">
        <w:rPr>
          <w:sz w:val="20"/>
          <w:szCs w:val="32"/>
        </w:rPr>
        <w:t xml:space="preserve"> </w:t>
      </w:r>
      <w:r w:rsidR="003509E4" w:rsidRPr="008F1506">
        <w:rPr>
          <w:b/>
          <w:sz w:val="20"/>
          <w:szCs w:val="32"/>
        </w:rPr>
        <w:fldChar w:fldCharType="begin"/>
      </w:r>
      <w:r w:rsidR="003509E4" w:rsidRPr="008F1506">
        <w:rPr>
          <w:b/>
          <w:sz w:val="20"/>
          <w:szCs w:val="32"/>
        </w:rPr>
        <w:instrText xml:space="preserve"> REF _Ref81920063 \h  \* MERGEFORMAT </w:instrText>
      </w:r>
      <w:r w:rsidR="003509E4" w:rsidRPr="008F1506">
        <w:rPr>
          <w:b/>
          <w:sz w:val="20"/>
          <w:szCs w:val="32"/>
        </w:rPr>
      </w:r>
      <w:r w:rsidR="003509E4" w:rsidRPr="008F1506">
        <w:rPr>
          <w:b/>
          <w:sz w:val="20"/>
          <w:szCs w:val="32"/>
        </w:rPr>
        <w:fldChar w:fldCharType="separate"/>
      </w:r>
      <w:r w:rsidR="00C6178D" w:rsidRPr="008F1506">
        <w:rPr>
          <w:b/>
          <w:sz w:val="20"/>
          <w:szCs w:val="32"/>
        </w:rPr>
        <w:t>Table 30</w:t>
      </w:r>
      <w:r w:rsidR="003509E4" w:rsidRPr="008F1506">
        <w:rPr>
          <w:b/>
          <w:sz w:val="20"/>
          <w:szCs w:val="32"/>
        </w:rPr>
        <w:fldChar w:fldCharType="end"/>
      </w:r>
      <w:r w:rsidRPr="008F1506">
        <w:rPr>
          <w:sz w:val="20"/>
          <w:szCs w:val="32"/>
        </w:rPr>
        <w:t>)</w:t>
      </w:r>
    </w:p>
    <w:p w14:paraId="2F662C96" w14:textId="74207DF1" w:rsidR="002B54FA" w:rsidRPr="008F1506" w:rsidRDefault="002B54FA" w:rsidP="006A253D">
      <w:pPr>
        <w:tabs>
          <w:tab w:val="clear" w:pos="2880"/>
          <w:tab w:val="clear" w:pos="9360"/>
        </w:tabs>
        <w:spacing w:before="0"/>
        <w:ind w:left="2835" w:hanging="2835"/>
        <w:rPr>
          <w:sz w:val="20"/>
          <w:szCs w:val="32"/>
        </w:rPr>
      </w:pPr>
      <w:proofErr w:type="spellStart"/>
      <w:r w:rsidRPr="008F1506">
        <w:rPr>
          <w:i/>
          <w:sz w:val="20"/>
        </w:rPr>
        <w:t>Bedding</w:t>
      </w:r>
      <w:r w:rsidR="00445834" w:rsidRPr="008F1506">
        <w:rPr>
          <w:i/>
          <w:sz w:val="20"/>
        </w:rPr>
        <w:t>_</w:t>
      </w:r>
      <w:r w:rsidRPr="008F1506">
        <w:rPr>
          <w:i/>
          <w:sz w:val="20"/>
          <w:vertAlign w:val="subscript"/>
        </w:rPr>
        <w:t>N</w:t>
      </w:r>
      <w:proofErr w:type="spellEnd"/>
      <w:r w:rsidRPr="008F1506">
        <w:rPr>
          <w:i/>
          <w:sz w:val="20"/>
          <w:vertAlign w:val="subscript"/>
        </w:rPr>
        <w:tab/>
      </w:r>
      <w:r w:rsidR="001D23A0" w:rsidRPr="008F1506">
        <w:rPr>
          <w:sz w:val="20"/>
        </w:rPr>
        <w:t xml:space="preserve">N </w:t>
      </w:r>
      <w:r w:rsidRPr="008F1506">
        <w:rPr>
          <w:sz w:val="20"/>
        </w:rPr>
        <w:t>concentration of bedding material (kg N kg</w:t>
      </w:r>
      <w:r w:rsidRPr="008F1506">
        <w:rPr>
          <w:sz w:val="20"/>
          <w:vertAlign w:val="superscript"/>
        </w:rPr>
        <w:t>-1</w:t>
      </w:r>
      <w:r w:rsidRPr="008F1506">
        <w:rPr>
          <w:sz w:val="20"/>
        </w:rPr>
        <w:t xml:space="preserve"> DM, </w:t>
      </w:r>
      <w:r w:rsidR="00483089" w:rsidRPr="008F1506">
        <w:rPr>
          <w:b/>
          <w:sz w:val="20"/>
        </w:rPr>
        <w:fldChar w:fldCharType="begin"/>
      </w:r>
      <w:r w:rsidR="00483089" w:rsidRPr="008F1506">
        <w:rPr>
          <w:b/>
          <w:sz w:val="20"/>
        </w:rPr>
        <w:instrText xml:space="preserve"> REF _Ref81920063 \h  \* MERGEFORMAT </w:instrText>
      </w:r>
      <w:r w:rsidR="00483089" w:rsidRPr="008F1506">
        <w:rPr>
          <w:b/>
          <w:sz w:val="20"/>
        </w:rPr>
      </w:r>
      <w:r w:rsidR="00483089" w:rsidRPr="008F1506">
        <w:rPr>
          <w:b/>
          <w:sz w:val="20"/>
        </w:rPr>
        <w:fldChar w:fldCharType="separate"/>
      </w:r>
      <w:r w:rsidR="00C6178D" w:rsidRPr="008F1506">
        <w:rPr>
          <w:b/>
          <w:sz w:val="20"/>
        </w:rPr>
        <w:t xml:space="preserve">Table </w:t>
      </w:r>
      <w:r w:rsidR="00C6178D" w:rsidRPr="008F1506">
        <w:rPr>
          <w:b/>
          <w:noProof/>
          <w:sz w:val="20"/>
        </w:rPr>
        <w:t>30</w:t>
      </w:r>
      <w:r w:rsidR="00483089" w:rsidRPr="008F1506">
        <w:rPr>
          <w:b/>
          <w:sz w:val="20"/>
        </w:rPr>
        <w:fldChar w:fldCharType="end"/>
      </w:r>
      <w:r w:rsidRPr="008F1506">
        <w:rPr>
          <w:sz w:val="20"/>
          <w:szCs w:val="32"/>
        </w:rPr>
        <w:t>)</w:t>
      </w:r>
    </w:p>
    <w:p w14:paraId="77250922" w14:textId="7FB44B03" w:rsidR="003A72FC" w:rsidRPr="008F1506" w:rsidRDefault="009C7FBE" w:rsidP="006A253D">
      <w:pPr>
        <w:tabs>
          <w:tab w:val="clear" w:pos="2880"/>
          <w:tab w:val="clear" w:pos="9360"/>
        </w:tabs>
        <w:spacing w:before="0"/>
        <w:ind w:left="2835" w:hanging="2835"/>
        <w:rPr>
          <w:sz w:val="20"/>
          <w:szCs w:val="32"/>
        </w:rPr>
      </w:pPr>
      <w:proofErr w:type="spellStart"/>
      <w:r w:rsidRPr="008F1506">
        <w:rPr>
          <w:i/>
          <w:sz w:val="20"/>
        </w:rPr>
        <w:t>MoistureContent</w:t>
      </w:r>
      <w:r w:rsidRPr="008F1506">
        <w:rPr>
          <w:i/>
          <w:sz w:val="20"/>
          <w:vertAlign w:val="subscript"/>
        </w:rPr>
        <w:t>bedding</w:t>
      </w:r>
      <w:proofErr w:type="spellEnd"/>
      <w:r w:rsidR="003A72FC" w:rsidRPr="008F1506">
        <w:rPr>
          <w:sz w:val="20"/>
        </w:rPr>
        <w:tab/>
      </w:r>
      <w:r w:rsidRPr="008F1506">
        <w:rPr>
          <w:sz w:val="20"/>
        </w:rPr>
        <w:t xml:space="preserve">Moisture content of bedding material (%, </w:t>
      </w:r>
      <w:r w:rsidRPr="008F1506">
        <w:rPr>
          <w:b/>
          <w:sz w:val="20"/>
        </w:rPr>
        <w:fldChar w:fldCharType="begin"/>
      </w:r>
      <w:r w:rsidRPr="008F1506">
        <w:rPr>
          <w:b/>
          <w:sz w:val="20"/>
        </w:rPr>
        <w:instrText xml:space="preserve"> REF _Ref81920063 \h  \* MERGEFORMAT </w:instrText>
      </w:r>
      <w:r w:rsidRPr="008F1506">
        <w:rPr>
          <w:b/>
          <w:sz w:val="20"/>
        </w:rPr>
      </w:r>
      <w:r w:rsidRPr="008F1506">
        <w:rPr>
          <w:b/>
          <w:sz w:val="20"/>
        </w:rPr>
        <w:fldChar w:fldCharType="separate"/>
      </w:r>
      <w:r w:rsidR="00C6178D" w:rsidRPr="008F1506">
        <w:rPr>
          <w:b/>
          <w:sz w:val="20"/>
        </w:rPr>
        <w:t xml:space="preserve">Table </w:t>
      </w:r>
      <w:r w:rsidR="00C6178D" w:rsidRPr="008F1506">
        <w:rPr>
          <w:b/>
          <w:noProof/>
          <w:sz w:val="20"/>
        </w:rPr>
        <w:t>30</w:t>
      </w:r>
      <w:r w:rsidRPr="008F1506">
        <w:rPr>
          <w:b/>
          <w:sz w:val="20"/>
        </w:rPr>
        <w:fldChar w:fldCharType="end"/>
      </w:r>
      <w:r w:rsidRPr="008F1506">
        <w:rPr>
          <w:sz w:val="20"/>
        </w:rPr>
        <w:t>)</w:t>
      </w:r>
    </w:p>
    <w:p w14:paraId="2F101F12" w14:textId="335CDA21" w:rsidR="002B54FA" w:rsidRPr="008F1506"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rate×#animals</m:t>
        </m:r>
      </m:oMath>
      <w:r w:rsidR="002B54FA" w:rsidRPr="008F1506">
        <w:rPr>
          <w:b/>
          <w:szCs w:val="24"/>
        </w:rPr>
        <w:tab/>
      </w:r>
      <w:bookmarkStart w:id="589" w:name="NBeddingEq"/>
      <w:r w:rsidR="002B54FA" w:rsidRPr="008F1506">
        <w:rPr>
          <w:b/>
          <w:szCs w:val="24"/>
        </w:rPr>
        <w:t xml:space="preserve">Eq. </w:t>
      </w:r>
      <w:r w:rsidR="001977CC" w:rsidRPr="008F1506">
        <w:rPr>
          <w:b/>
          <w:szCs w:val="24"/>
        </w:rPr>
        <w:fldChar w:fldCharType="begin"/>
      </w:r>
      <w:r w:rsidR="001977CC" w:rsidRPr="008F1506">
        <w:rPr>
          <w:b/>
          <w:szCs w:val="24"/>
        </w:rPr>
        <w:instrText xml:space="preserve"> STYLEREF 3 \s </w:instrText>
      </w:r>
      <w:r w:rsidR="001977CC" w:rsidRPr="008F1506">
        <w:rPr>
          <w:b/>
          <w:szCs w:val="24"/>
        </w:rPr>
        <w:fldChar w:fldCharType="separate"/>
      </w:r>
      <w:r w:rsidR="001977CC" w:rsidRPr="008F1506">
        <w:rPr>
          <w:b/>
          <w:noProof/>
          <w:szCs w:val="24"/>
        </w:rPr>
        <w:t>4.2.1</w:t>
      </w:r>
      <w:r w:rsidR="001977CC" w:rsidRPr="008F1506">
        <w:rPr>
          <w:b/>
          <w:szCs w:val="24"/>
        </w:rPr>
        <w:fldChar w:fldCharType="end"/>
      </w:r>
      <w:r w:rsidR="001977CC" w:rsidRPr="008F1506">
        <w:rPr>
          <w:b/>
          <w:szCs w:val="24"/>
        </w:rPr>
        <w:noBreakHyphen/>
      </w:r>
      <w:r w:rsidR="001977CC" w:rsidRPr="008F1506">
        <w:rPr>
          <w:b/>
          <w:szCs w:val="24"/>
        </w:rPr>
        <w:fldChar w:fldCharType="begin"/>
      </w:r>
      <w:r w:rsidR="001977CC" w:rsidRPr="008F1506">
        <w:rPr>
          <w:b/>
          <w:szCs w:val="24"/>
        </w:rPr>
        <w:instrText xml:space="preserve"> SEQ Eq. \* ARABIC \s 3 </w:instrText>
      </w:r>
      <w:r w:rsidR="001977CC" w:rsidRPr="008F1506">
        <w:rPr>
          <w:b/>
          <w:szCs w:val="24"/>
        </w:rPr>
        <w:fldChar w:fldCharType="separate"/>
      </w:r>
      <w:r w:rsidR="001977CC" w:rsidRPr="008F1506">
        <w:rPr>
          <w:b/>
          <w:noProof/>
          <w:szCs w:val="24"/>
        </w:rPr>
        <w:t>32</w:t>
      </w:r>
      <w:r w:rsidR="001977CC" w:rsidRPr="008F1506">
        <w:rPr>
          <w:b/>
          <w:szCs w:val="24"/>
        </w:rPr>
        <w:fldChar w:fldCharType="end"/>
      </w:r>
      <w:bookmarkEnd w:id="589"/>
    </w:p>
    <w:p w14:paraId="36C1B431" w14:textId="69C73FEB" w:rsidR="002B54FA" w:rsidRPr="008F1506" w:rsidRDefault="002B54FA" w:rsidP="002B54FA">
      <w:pPr>
        <w:spacing w:before="0"/>
        <w:rPr>
          <w:sz w:val="20"/>
        </w:rPr>
      </w:pPr>
      <w:r w:rsidRPr="008F1506">
        <w:rPr>
          <w:sz w:val="20"/>
        </w:rPr>
        <w:t>where</w:t>
      </w:r>
    </w:p>
    <w:p w14:paraId="402A8D66" w14:textId="514318DE" w:rsidR="002B54FA" w:rsidRPr="008F1506" w:rsidRDefault="002B54FA" w:rsidP="006A253D">
      <w:pPr>
        <w:tabs>
          <w:tab w:val="clear" w:pos="2880"/>
          <w:tab w:val="clear" w:pos="9360"/>
        </w:tabs>
        <w:spacing w:before="0"/>
        <w:ind w:left="2835" w:hanging="2835"/>
        <w:rPr>
          <w:i/>
          <w:sz w:val="20"/>
        </w:rPr>
      </w:pPr>
      <w:proofErr w:type="spellStart"/>
      <w:r w:rsidRPr="008F1506">
        <w:rPr>
          <w:i/>
          <w:sz w:val="20"/>
        </w:rPr>
        <w:t>N</w:t>
      </w:r>
      <w:r w:rsidR="00EF406A" w:rsidRPr="008F1506">
        <w:rPr>
          <w:i/>
          <w:sz w:val="20"/>
          <w:vertAlign w:val="subscript"/>
        </w:rPr>
        <w:t>b</w:t>
      </w:r>
      <w:r w:rsidRPr="008F1506">
        <w:rPr>
          <w:i/>
          <w:sz w:val="20"/>
          <w:vertAlign w:val="subscript"/>
        </w:rPr>
        <w:t>edding</w:t>
      </w:r>
      <w:proofErr w:type="spellEnd"/>
      <w:r w:rsidRPr="008F1506">
        <w:rPr>
          <w:i/>
          <w:sz w:val="20"/>
        </w:rPr>
        <w:tab/>
      </w:r>
      <w:r w:rsidRPr="008F1506">
        <w:rPr>
          <w:sz w:val="20"/>
        </w:rPr>
        <w:t>Total amount of N added from bedding materials</w:t>
      </w:r>
      <w:r w:rsidR="005861CF" w:rsidRPr="008F1506">
        <w:rPr>
          <w:sz w:val="20"/>
        </w:rPr>
        <w:t xml:space="preserve"> </w:t>
      </w:r>
      <w:r w:rsidRPr="008F1506">
        <w:rPr>
          <w:sz w:val="20"/>
        </w:rPr>
        <w:t>(kg N day</w:t>
      </w:r>
      <w:r w:rsidRPr="008F1506">
        <w:rPr>
          <w:sz w:val="20"/>
          <w:vertAlign w:val="superscript"/>
        </w:rPr>
        <w:t>-1</w:t>
      </w:r>
      <w:r w:rsidRPr="008F1506">
        <w:rPr>
          <w:sz w:val="20"/>
        </w:rPr>
        <w:t>)</w:t>
      </w:r>
      <w:r w:rsidR="00D00803" w:rsidRPr="008F1506">
        <w:rPr>
          <w:sz w:val="20"/>
        </w:rPr>
        <w:t>, by animal group</w:t>
      </w:r>
    </w:p>
    <w:p w14:paraId="3B7F547A" w14:textId="77815B11" w:rsidR="002B54FA" w:rsidRPr="008F1506" w:rsidRDefault="002B54FA" w:rsidP="006A253D">
      <w:pPr>
        <w:tabs>
          <w:tab w:val="clear" w:pos="2880"/>
          <w:tab w:val="clear" w:pos="9360"/>
        </w:tabs>
        <w:spacing w:before="0"/>
        <w:ind w:left="2835" w:hanging="2835"/>
        <w:rPr>
          <w:sz w:val="20"/>
        </w:rPr>
      </w:pPr>
      <w:r w:rsidRPr="008F1506">
        <w:rPr>
          <w:i/>
          <w:sz w:val="20"/>
        </w:rPr>
        <w:t>#animals</w:t>
      </w:r>
      <w:r w:rsidRPr="008F1506">
        <w:rPr>
          <w:i/>
          <w:sz w:val="20"/>
        </w:rPr>
        <w:tab/>
      </w:r>
      <w:r w:rsidRPr="008F1506">
        <w:rPr>
          <w:sz w:val="20"/>
        </w:rPr>
        <w:t>Number of animals</w:t>
      </w:r>
    </w:p>
    <w:p w14:paraId="11CA4C70" w14:textId="2B49870A" w:rsidR="0096330F" w:rsidRPr="008F1506" w:rsidRDefault="0096330F" w:rsidP="0096330F">
      <w:pPr>
        <w:pStyle w:val="Heading4"/>
      </w:pPr>
      <w:r w:rsidRPr="008F1506">
        <w:t>Total manure nitrogen</w:t>
      </w:r>
    </w:p>
    <w:p w14:paraId="0E7E4CCE" w14:textId="77777777" w:rsidR="003C022A" w:rsidRPr="008F1506" w:rsidRDefault="003C022A" w:rsidP="003C022A">
      <w:pPr>
        <w:keepNext/>
        <w:tabs>
          <w:tab w:val="clear" w:pos="2880"/>
          <w:tab w:val="clear" w:pos="9360"/>
          <w:tab w:val="right" w:pos="9781"/>
        </w:tabs>
        <w:spacing w:after="120"/>
        <w:rPr>
          <w:b/>
          <w:szCs w:val="32"/>
        </w:rPr>
      </w:pPr>
      <w:r w:rsidRPr="008F1506">
        <w:rPr>
          <w:b/>
          <w:szCs w:val="32"/>
        </w:rPr>
        <w:t>For all livestock:</w:t>
      </w:r>
    </w:p>
    <w:p w14:paraId="7571A408" w14:textId="3E0DE209" w:rsidR="003C022A" w:rsidRPr="008F1506" w:rsidRDefault="00000000" w:rsidP="003C022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3C022A" w:rsidRPr="008F1506">
        <w:rPr>
          <w:b/>
          <w:szCs w:val="24"/>
        </w:rPr>
        <w:tab/>
        <w:t xml:space="preserve">Eq. </w:t>
      </w:r>
      <w:r w:rsidR="001977CC" w:rsidRPr="008F1506">
        <w:rPr>
          <w:b/>
          <w:szCs w:val="24"/>
        </w:rPr>
        <w:fldChar w:fldCharType="begin"/>
      </w:r>
      <w:r w:rsidR="001977CC" w:rsidRPr="008F1506">
        <w:rPr>
          <w:b/>
          <w:szCs w:val="24"/>
        </w:rPr>
        <w:instrText xml:space="preserve"> STYLEREF 3 \s </w:instrText>
      </w:r>
      <w:r w:rsidR="001977CC" w:rsidRPr="008F1506">
        <w:rPr>
          <w:b/>
          <w:szCs w:val="24"/>
        </w:rPr>
        <w:fldChar w:fldCharType="separate"/>
      </w:r>
      <w:r w:rsidR="001977CC" w:rsidRPr="008F1506">
        <w:rPr>
          <w:b/>
          <w:noProof/>
          <w:szCs w:val="24"/>
        </w:rPr>
        <w:t>4.2.1</w:t>
      </w:r>
      <w:r w:rsidR="001977CC" w:rsidRPr="008F1506">
        <w:rPr>
          <w:b/>
          <w:szCs w:val="24"/>
        </w:rPr>
        <w:fldChar w:fldCharType="end"/>
      </w:r>
      <w:r w:rsidR="001977CC" w:rsidRPr="008F1506">
        <w:rPr>
          <w:b/>
          <w:szCs w:val="24"/>
        </w:rPr>
        <w:noBreakHyphen/>
      </w:r>
      <w:r w:rsidR="001977CC" w:rsidRPr="008F1506">
        <w:rPr>
          <w:b/>
          <w:szCs w:val="24"/>
        </w:rPr>
        <w:fldChar w:fldCharType="begin"/>
      </w:r>
      <w:r w:rsidR="001977CC" w:rsidRPr="008F1506">
        <w:rPr>
          <w:b/>
          <w:szCs w:val="24"/>
        </w:rPr>
        <w:instrText xml:space="preserve"> SEQ Eq. \* ARABIC \s 3 </w:instrText>
      </w:r>
      <w:r w:rsidR="001977CC" w:rsidRPr="008F1506">
        <w:rPr>
          <w:b/>
          <w:szCs w:val="24"/>
        </w:rPr>
        <w:fldChar w:fldCharType="separate"/>
      </w:r>
      <w:r w:rsidR="001977CC" w:rsidRPr="008F1506">
        <w:rPr>
          <w:b/>
          <w:noProof/>
          <w:szCs w:val="24"/>
        </w:rPr>
        <w:t>33</w:t>
      </w:r>
      <w:r w:rsidR="001977CC" w:rsidRPr="008F1506">
        <w:rPr>
          <w:b/>
          <w:szCs w:val="24"/>
        </w:rPr>
        <w:fldChar w:fldCharType="end"/>
      </w:r>
    </w:p>
    <w:p w14:paraId="633C21E2" w14:textId="77777777" w:rsidR="003C022A" w:rsidRPr="008F1506" w:rsidRDefault="003C022A" w:rsidP="003C022A">
      <w:pPr>
        <w:rPr>
          <w:sz w:val="20"/>
        </w:rPr>
      </w:pPr>
      <w:r w:rsidRPr="008F1506">
        <w:rPr>
          <w:sz w:val="20"/>
        </w:rPr>
        <w:t>where</w:t>
      </w:r>
    </w:p>
    <w:p w14:paraId="14ECBD69" w14:textId="2451532A" w:rsidR="003C022A" w:rsidRPr="008F1506" w:rsidRDefault="003C022A" w:rsidP="003C022A">
      <w:pPr>
        <w:tabs>
          <w:tab w:val="clear" w:pos="2880"/>
          <w:tab w:val="clear" w:pos="9360"/>
        </w:tabs>
        <w:spacing w:before="0"/>
        <w:ind w:left="2835" w:hanging="2835"/>
        <w:rPr>
          <w:sz w:val="20"/>
        </w:rPr>
      </w:pPr>
      <w:proofErr w:type="spellStart"/>
      <w:r w:rsidRPr="008F1506">
        <w:rPr>
          <w:i/>
          <w:sz w:val="20"/>
        </w:rPr>
        <w:t>N</w:t>
      </w:r>
      <w:r w:rsidRPr="008F1506">
        <w:rPr>
          <w:i/>
          <w:sz w:val="20"/>
          <w:vertAlign w:val="subscript"/>
        </w:rPr>
        <w:t>manure</w:t>
      </w:r>
      <w:proofErr w:type="spellEnd"/>
      <w:r w:rsidRPr="008F1506">
        <w:rPr>
          <w:i/>
          <w:sz w:val="20"/>
        </w:rPr>
        <w:tab/>
      </w:r>
      <w:r w:rsidRPr="008F1506">
        <w:rPr>
          <w:sz w:val="20"/>
        </w:rPr>
        <w:t xml:space="preserve">Amount of N </w:t>
      </w:r>
      <w:r w:rsidR="00445834" w:rsidRPr="008F1506">
        <w:rPr>
          <w:sz w:val="20"/>
        </w:rPr>
        <w:t>in</w:t>
      </w:r>
      <w:r w:rsidRPr="008F1506">
        <w:rPr>
          <w:sz w:val="20"/>
        </w:rPr>
        <w:t xml:space="preserve"> </w:t>
      </w:r>
      <w:r w:rsidR="00445834" w:rsidRPr="008F1506">
        <w:rPr>
          <w:sz w:val="20"/>
        </w:rPr>
        <w:t xml:space="preserve">urine, </w:t>
      </w:r>
      <w:r w:rsidRPr="008F1506">
        <w:rPr>
          <w:sz w:val="20"/>
        </w:rPr>
        <w:t>faeces and bedding materials (kg N day</w:t>
      </w:r>
      <w:r w:rsidRPr="008F1506">
        <w:rPr>
          <w:sz w:val="20"/>
          <w:vertAlign w:val="superscript"/>
        </w:rPr>
        <w:t>-1</w:t>
      </w:r>
      <w:r w:rsidRPr="008F1506">
        <w:rPr>
          <w:sz w:val="20"/>
        </w:rPr>
        <w:t>), by animal group</w:t>
      </w:r>
    </w:p>
    <w:p w14:paraId="6C411835" w14:textId="4429AC31" w:rsidR="003C022A" w:rsidRPr="008F1506" w:rsidRDefault="003C022A" w:rsidP="003C022A">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m:t>
                </m:r>
              </m:sub>
            </m:sSub>
          </m:e>
        </m:nary>
      </m:oMath>
      <w:r w:rsidRPr="008F1506">
        <w:rPr>
          <w:b/>
          <w:szCs w:val="24"/>
        </w:rPr>
        <w:tab/>
        <w:t xml:space="preserve">Eq. </w:t>
      </w:r>
      <w:r w:rsidR="001977CC" w:rsidRPr="008F1506">
        <w:rPr>
          <w:b/>
          <w:szCs w:val="24"/>
        </w:rPr>
        <w:fldChar w:fldCharType="begin"/>
      </w:r>
      <w:r w:rsidR="001977CC" w:rsidRPr="008F1506">
        <w:rPr>
          <w:b/>
          <w:szCs w:val="24"/>
        </w:rPr>
        <w:instrText xml:space="preserve"> STYLEREF 3 \s </w:instrText>
      </w:r>
      <w:r w:rsidR="001977CC" w:rsidRPr="008F1506">
        <w:rPr>
          <w:b/>
          <w:szCs w:val="24"/>
        </w:rPr>
        <w:fldChar w:fldCharType="separate"/>
      </w:r>
      <w:r w:rsidR="001977CC" w:rsidRPr="008F1506">
        <w:rPr>
          <w:b/>
          <w:noProof/>
          <w:szCs w:val="24"/>
        </w:rPr>
        <w:t>4.2.1</w:t>
      </w:r>
      <w:r w:rsidR="001977CC" w:rsidRPr="008F1506">
        <w:rPr>
          <w:b/>
          <w:szCs w:val="24"/>
        </w:rPr>
        <w:fldChar w:fldCharType="end"/>
      </w:r>
      <w:r w:rsidR="001977CC" w:rsidRPr="008F1506">
        <w:rPr>
          <w:b/>
          <w:szCs w:val="24"/>
        </w:rPr>
        <w:noBreakHyphen/>
      </w:r>
      <w:r w:rsidR="001977CC" w:rsidRPr="008F1506">
        <w:rPr>
          <w:b/>
          <w:szCs w:val="24"/>
        </w:rPr>
        <w:fldChar w:fldCharType="begin"/>
      </w:r>
      <w:r w:rsidR="001977CC" w:rsidRPr="008F1506">
        <w:rPr>
          <w:b/>
          <w:szCs w:val="24"/>
        </w:rPr>
        <w:instrText xml:space="preserve"> SEQ Eq. \* ARABIC \s 3 </w:instrText>
      </w:r>
      <w:r w:rsidR="001977CC" w:rsidRPr="008F1506">
        <w:rPr>
          <w:b/>
          <w:szCs w:val="24"/>
        </w:rPr>
        <w:fldChar w:fldCharType="separate"/>
      </w:r>
      <w:r w:rsidR="001977CC" w:rsidRPr="008F1506">
        <w:rPr>
          <w:b/>
          <w:noProof/>
          <w:szCs w:val="24"/>
        </w:rPr>
        <w:t>34</w:t>
      </w:r>
      <w:r w:rsidR="001977CC" w:rsidRPr="008F1506">
        <w:rPr>
          <w:b/>
          <w:szCs w:val="24"/>
        </w:rPr>
        <w:fldChar w:fldCharType="end"/>
      </w:r>
    </w:p>
    <w:p w14:paraId="06852B94" w14:textId="77777777" w:rsidR="003C022A" w:rsidRPr="008F1506" w:rsidRDefault="003C022A" w:rsidP="003C022A">
      <w:pPr>
        <w:rPr>
          <w:sz w:val="20"/>
        </w:rPr>
      </w:pPr>
      <w:r w:rsidRPr="008F1506">
        <w:rPr>
          <w:sz w:val="20"/>
        </w:rPr>
        <w:t>where</w:t>
      </w:r>
    </w:p>
    <w:p w14:paraId="3DE581F7" w14:textId="1D2B911D" w:rsidR="003C022A" w:rsidRPr="008F1506" w:rsidRDefault="003C022A" w:rsidP="003C022A">
      <w:pPr>
        <w:tabs>
          <w:tab w:val="clear" w:pos="2880"/>
          <w:tab w:val="clear" w:pos="9360"/>
        </w:tabs>
        <w:spacing w:before="0"/>
        <w:ind w:left="2835" w:hanging="2835"/>
        <w:rPr>
          <w:i/>
          <w:sz w:val="20"/>
        </w:rPr>
      </w:pPr>
      <w:proofErr w:type="spellStart"/>
      <w:r w:rsidRPr="008F1506">
        <w:rPr>
          <w:i/>
          <w:sz w:val="20"/>
        </w:rPr>
        <w:lastRenderedPageBreak/>
        <w:t>Total_N</w:t>
      </w:r>
      <w:r w:rsidRPr="008F1506">
        <w:rPr>
          <w:i/>
          <w:sz w:val="20"/>
          <w:vertAlign w:val="subscript"/>
        </w:rPr>
        <w:t>manure</w:t>
      </w:r>
      <w:proofErr w:type="spellEnd"/>
      <w:r w:rsidRPr="008F1506">
        <w:rPr>
          <w:i/>
          <w:sz w:val="20"/>
        </w:rPr>
        <w:tab/>
      </w:r>
      <w:r w:rsidRPr="008F1506">
        <w:rPr>
          <w:sz w:val="20"/>
        </w:rPr>
        <w:t>Total amount of N added from faeces and bedding materials (kg N year</w:t>
      </w:r>
      <w:r w:rsidRPr="008F1506">
        <w:rPr>
          <w:sz w:val="20"/>
          <w:vertAlign w:val="superscript"/>
        </w:rPr>
        <w:t>-1</w:t>
      </w:r>
      <w:r w:rsidRPr="008F1506">
        <w:rPr>
          <w:sz w:val="20"/>
        </w:rPr>
        <w:t>), by livestock type</w:t>
      </w:r>
    </w:p>
    <w:p w14:paraId="0877CB56" w14:textId="5D2B18D1" w:rsidR="00306DA7" w:rsidRPr="008F1506" w:rsidRDefault="00306DA7" w:rsidP="008A7F5F">
      <w:pPr>
        <w:pStyle w:val="Heading3"/>
      </w:pPr>
      <w:bookmarkStart w:id="590" w:name="_Ref91678357"/>
      <w:bookmarkStart w:id="591" w:name="_Toc152758598"/>
      <w:r w:rsidRPr="008F1506">
        <w:t>Direct N</w:t>
      </w:r>
      <w:r w:rsidRPr="008F1506">
        <w:rPr>
          <w:vertAlign w:val="subscript"/>
        </w:rPr>
        <w:t>2</w:t>
      </w:r>
      <w:r w:rsidRPr="008F1506">
        <w:t xml:space="preserve">O emissions for all </w:t>
      </w:r>
      <w:r w:rsidR="000C1C34" w:rsidRPr="008F1506">
        <w:t xml:space="preserve">animal </w:t>
      </w:r>
      <w:r w:rsidRPr="008F1506">
        <w:t>groups</w:t>
      </w:r>
      <w:bookmarkEnd w:id="590"/>
      <w:bookmarkEnd w:id="591"/>
    </w:p>
    <w:p w14:paraId="4A4F99A4" w14:textId="4660EAF6" w:rsidR="00772BF9" w:rsidRPr="00451BD2" w:rsidRDefault="00000000" w:rsidP="00ED58F9">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rate=N</m:t>
            </m:r>
          </m:e>
          <m:sub>
            <m:r>
              <m:rPr>
                <m:sty m:val="bi"/>
              </m:rPr>
              <w:rPr>
                <w:rFonts w:ascii="Cambria Math" w:hAnsi="Cambria Math" w:cstheme="minorHAnsi"/>
                <w:szCs w:val="24"/>
              </w:rPr>
              <m:t>excretion-</m:t>
            </m:r>
          </m:sub>
        </m:sSub>
        <m:r>
          <m:rPr>
            <m:sty m:val="bi"/>
          </m:rPr>
          <w:rPr>
            <w:rFonts w:ascii="Cambria Math" w:hAnsi="Cambria Math" w:cstheme="minorHAnsi"/>
            <w:szCs w:val="24"/>
          </w:rPr>
          <m:t>rate×E</m:t>
        </m:r>
        <m:sSub>
          <m:sSubPr>
            <m:ctrlPr>
              <w:rPr>
                <w:rFonts w:ascii="Cambria Math" w:hAnsi="Cambria Math" w:cstheme="minorHAnsi"/>
                <w:b/>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direct</m:t>
            </m:r>
          </m:sub>
        </m:sSub>
      </m:oMath>
      <w:r w:rsidR="00772BF9" w:rsidRPr="00451BD2">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6AC5F4A1" w14:textId="40F3CD07" w:rsidR="00772BF9" w:rsidRPr="00451BD2" w:rsidRDefault="00772BF9" w:rsidP="00B00683">
      <w:pPr>
        <w:tabs>
          <w:tab w:val="clear" w:pos="2880"/>
          <w:tab w:val="clear" w:pos="9360"/>
          <w:tab w:val="right" w:pos="9781"/>
        </w:tabs>
        <w:ind w:right="15"/>
        <w:jc w:val="right"/>
        <w:rPr>
          <w:szCs w:val="24"/>
        </w:rPr>
      </w:pPr>
      <w:r w:rsidRPr="00451BD2">
        <w:rPr>
          <w:szCs w:val="24"/>
        </w:rPr>
        <w:tab/>
      </w:r>
      <w:r w:rsidR="00421D4A" w:rsidRPr="00451BD2">
        <w:rPr>
          <w:sz w:val="20"/>
        </w:rPr>
        <w:t>D</w:t>
      </w:r>
      <w:r w:rsidR="00166F2D" w:rsidRPr="00451BD2">
        <w:rPr>
          <w:sz w:val="20"/>
        </w:rPr>
        <w:t xml:space="preserve">erived from </w:t>
      </w:r>
      <w:r w:rsidRPr="00451BD2">
        <w:rPr>
          <w:sz w:val="20"/>
        </w:rPr>
        <w:t>IPCC 2019</w:t>
      </w:r>
      <w:r w:rsidR="00166F2D" w:rsidRPr="00451BD2">
        <w:rPr>
          <w:sz w:val="20"/>
        </w:rPr>
        <w:t>, Eq. 10.25</w:t>
      </w:r>
    </w:p>
    <w:p w14:paraId="4746AC57" w14:textId="46E69103" w:rsidR="00772BF9" w:rsidRPr="00451BD2" w:rsidRDefault="00772BF9" w:rsidP="00772BF9">
      <w:pPr>
        <w:pStyle w:val="Caption"/>
        <w:spacing w:before="0" w:line="240" w:lineRule="auto"/>
        <w:rPr>
          <w:sz w:val="20"/>
          <w:szCs w:val="24"/>
        </w:rPr>
      </w:pPr>
      <w:r w:rsidRPr="00451BD2">
        <w:rPr>
          <w:sz w:val="20"/>
          <w:szCs w:val="24"/>
        </w:rPr>
        <w:t>where</w:t>
      </w:r>
      <w:r w:rsidRPr="00451BD2">
        <w:rPr>
          <w:sz w:val="20"/>
          <w:szCs w:val="24"/>
        </w:rPr>
        <w:tab/>
      </w:r>
      <w:r w:rsidRPr="00451BD2">
        <w:rPr>
          <w:sz w:val="20"/>
          <w:szCs w:val="24"/>
        </w:rPr>
        <w:tab/>
      </w:r>
    </w:p>
    <w:p w14:paraId="0348B1AA" w14:textId="7D1F9BD3" w:rsidR="005118C9" w:rsidRPr="00D5649B" w:rsidRDefault="00772BF9" w:rsidP="005118C9">
      <w:pPr>
        <w:tabs>
          <w:tab w:val="clear" w:pos="2880"/>
          <w:tab w:val="clear" w:pos="9360"/>
        </w:tabs>
        <w:spacing w:before="0"/>
        <w:ind w:left="2835" w:hanging="2835"/>
        <w:rPr>
          <w:i/>
          <w:sz w:val="20"/>
        </w:rPr>
      </w:pPr>
      <w:r w:rsidRPr="00451BD2">
        <w:rPr>
          <w:i/>
          <w:sz w:val="20"/>
        </w:rPr>
        <w:t>N</w:t>
      </w:r>
      <w:r w:rsidRPr="00451BD2">
        <w:rPr>
          <w:i/>
          <w:sz w:val="20"/>
          <w:vertAlign w:val="subscript"/>
        </w:rPr>
        <w:t>2</w:t>
      </w:r>
      <w:r w:rsidRPr="00451BD2">
        <w:rPr>
          <w:i/>
          <w:sz w:val="20"/>
        </w:rPr>
        <w:t>O-N</w:t>
      </w:r>
      <w:r w:rsidRPr="00451BD2">
        <w:rPr>
          <w:i/>
          <w:sz w:val="20"/>
          <w:vertAlign w:val="subscript"/>
        </w:rPr>
        <w:t>direct</w:t>
      </w:r>
      <w:r w:rsidR="00FF3DF9" w:rsidRPr="00451BD2">
        <w:rPr>
          <w:i/>
          <w:sz w:val="20"/>
          <w:vertAlign w:val="subscript"/>
        </w:rPr>
        <w:t>manure</w:t>
      </w:r>
      <w:r w:rsidRPr="00451BD2">
        <w:rPr>
          <w:i/>
          <w:sz w:val="20"/>
        </w:rPr>
        <w:t xml:space="preserve">_rate </w:t>
      </w:r>
      <w:r w:rsidRPr="00451BD2">
        <w:rPr>
          <w:i/>
          <w:sz w:val="20"/>
        </w:rPr>
        <w:tab/>
      </w:r>
      <w:r w:rsidR="00445834">
        <w:rPr>
          <w:sz w:val="20"/>
        </w:rPr>
        <w:t>D</w:t>
      </w:r>
      <w:r w:rsidRPr="00451BD2">
        <w:rPr>
          <w:sz w:val="20"/>
        </w:rPr>
        <w:t>irect N</w:t>
      </w:r>
      <w:r w:rsidR="005118C9" w:rsidRPr="005118C9">
        <w:rPr>
          <w:sz w:val="20"/>
          <w:vertAlign w:val="subscript"/>
        </w:rPr>
        <w:t>2</w:t>
      </w:r>
      <w:r w:rsidR="005118C9">
        <w:rPr>
          <w:sz w:val="20"/>
        </w:rPr>
        <w:t>O-N</w:t>
      </w:r>
      <w:r w:rsidRPr="00451BD2">
        <w:rPr>
          <w:sz w:val="20"/>
        </w:rPr>
        <w:t xml:space="preserve"> emission</w:t>
      </w:r>
      <w:r w:rsidR="005118C9">
        <w:rPr>
          <w:sz w:val="20"/>
        </w:rPr>
        <w:t>s</w:t>
      </w:r>
      <w:r w:rsidR="00445834">
        <w:rPr>
          <w:sz w:val="20"/>
        </w:rPr>
        <w:t xml:space="preserve"> from manure</w:t>
      </w:r>
      <w:r w:rsidR="005118C9">
        <w:rPr>
          <w:sz w:val="20"/>
        </w:rPr>
        <w:t xml:space="preserve"> </w:t>
      </w:r>
      <w:r w:rsidRPr="00451BD2">
        <w:rPr>
          <w:sz w:val="20"/>
        </w:rPr>
        <w:t xml:space="preserve">(kg </w:t>
      </w:r>
      <w:r w:rsidR="00445834">
        <w:rPr>
          <w:sz w:val="20"/>
        </w:rPr>
        <w:t>N</w:t>
      </w:r>
      <w:r w:rsidR="00445834" w:rsidRPr="00445834">
        <w:rPr>
          <w:sz w:val="20"/>
          <w:vertAlign w:val="subscript"/>
        </w:rPr>
        <w:t>2</w:t>
      </w:r>
      <w:r w:rsidR="00445834">
        <w:rPr>
          <w:sz w:val="20"/>
        </w:rPr>
        <w:t xml:space="preserve">O-N </w:t>
      </w:r>
      <w:r w:rsidRPr="00451BD2">
        <w:rPr>
          <w:sz w:val="20"/>
        </w:rPr>
        <w:t>head</w:t>
      </w:r>
      <w:r w:rsidRPr="00451BD2">
        <w:rPr>
          <w:sz w:val="20"/>
          <w:vertAlign w:val="superscript"/>
        </w:rPr>
        <w:t xml:space="preserve">-1 </w:t>
      </w:r>
      <w:r w:rsidRPr="00451BD2">
        <w:rPr>
          <w:sz w:val="20"/>
        </w:rPr>
        <w:t>day</w:t>
      </w:r>
      <w:r w:rsidRPr="00451BD2">
        <w:rPr>
          <w:sz w:val="20"/>
          <w:vertAlign w:val="superscript"/>
        </w:rPr>
        <w:t>-1</w:t>
      </w:r>
      <w:r w:rsidRPr="00451BD2">
        <w:rPr>
          <w:sz w:val="20"/>
        </w:rPr>
        <w:t>)</w:t>
      </w:r>
      <w:r w:rsidR="005118C9">
        <w:rPr>
          <w:sz w:val="20"/>
        </w:rPr>
        <w:t>,</w:t>
      </w:r>
      <w:r w:rsidR="005118C9" w:rsidRPr="0096330F">
        <w:rPr>
          <w:sz w:val="20"/>
        </w:rPr>
        <w:t xml:space="preserve"> by animal group</w:t>
      </w:r>
    </w:p>
    <w:p w14:paraId="414BFA1F" w14:textId="33D38FEC" w:rsidR="00772BF9" w:rsidRPr="00451BD2" w:rsidRDefault="00772BF9" w:rsidP="006A253D">
      <w:pPr>
        <w:widowControl w:val="0"/>
        <w:tabs>
          <w:tab w:val="clear" w:pos="2880"/>
          <w:tab w:val="clear" w:pos="9360"/>
        </w:tabs>
        <w:spacing w:before="0"/>
        <w:ind w:left="2835" w:hanging="2835"/>
        <w:rPr>
          <w:sz w:val="20"/>
        </w:rPr>
      </w:pPr>
      <w:proofErr w:type="spellStart"/>
      <w:r w:rsidRPr="00451BD2">
        <w:rPr>
          <w:i/>
          <w:sz w:val="20"/>
        </w:rPr>
        <w:t>EF</w:t>
      </w:r>
      <w:r w:rsidRPr="00451BD2">
        <w:rPr>
          <w:i/>
          <w:sz w:val="20"/>
          <w:vertAlign w:val="subscript"/>
        </w:rPr>
        <w:t>direct</w:t>
      </w:r>
      <w:proofErr w:type="spellEnd"/>
      <w:r w:rsidRPr="00451BD2">
        <w:rPr>
          <w:i/>
          <w:sz w:val="20"/>
          <w:vertAlign w:val="subscript"/>
        </w:rPr>
        <w:tab/>
      </w:r>
      <w:r w:rsidRPr="00451BD2">
        <w:rPr>
          <w:sz w:val="20"/>
        </w:rPr>
        <w:t>Emission factor [kg N</w:t>
      </w:r>
      <w:r w:rsidRPr="00451BD2">
        <w:rPr>
          <w:sz w:val="20"/>
          <w:vertAlign w:val="subscript"/>
        </w:rPr>
        <w:t>2</w:t>
      </w:r>
      <w:r w:rsidRPr="00451BD2">
        <w:rPr>
          <w:sz w:val="20"/>
        </w:rPr>
        <w:t>O-N (kg N)</w:t>
      </w:r>
      <w:r w:rsidRPr="00451BD2">
        <w:rPr>
          <w:sz w:val="20"/>
          <w:vertAlign w:val="superscript"/>
        </w:rPr>
        <w:t>-1</w:t>
      </w:r>
      <w:r w:rsidRPr="00451BD2">
        <w:rPr>
          <w:sz w:val="20"/>
        </w:rPr>
        <w:t>] (</w:t>
      </w:r>
      <w:r w:rsidR="00483089" w:rsidRPr="00451BD2">
        <w:rPr>
          <w:b/>
          <w:sz w:val="20"/>
        </w:rPr>
        <w:fldChar w:fldCharType="begin"/>
      </w:r>
      <w:r w:rsidR="00483089" w:rsidRPr="00451BD2">
        <w:rPr>
          <w:b/>
          <w:sz w:val="20"/>
        </w:rPr>
        <w:instrText xml:space="preserve"> REF _Ref81928082 \h  \* MERGEFORMAT </w:instrText>
      </w:r>
      <w:r w:rsidR="00483089" w:rsidRPr="00451BD2">
        <w:rPr>
          <w:b/>
          <w:sz w:val="20"/>
        </w:rPr>
      </w:r>
      <w:r w:rsidR="00483089" w:rsidRPr="00451BD2">
        <w:rPr>
          <w:b/>
          <w:sz w:val="20"/>
        </w:rPr>
        <w:fldChar w:fldCharType="separate"/>
      </w:r>
      <w:r w:rsidR="00C6178D" w:rsidRPr="00C6178D">
        <w:rPr>
          <w:b/>
          <w:sz w:val="20"/>
        </w:rPr>
        <w:t xml:space="preserve">Table </w:t>
      </w:r>
      <w:r w:rsidR="00C6178D" w:rsidRPr="00C6178D">
        <w:rPr>
          <w:b/>
          <w:noProof/>
          <w:sz w:val="20"/>
        </w:rPr>
        <w:t>36</w:t>
      </w:r>
      <w:r w:rsidR="00483089" w:rsidRPr="00451BD2">
        <w:rPr>
          <w:b/>
          <w:sz w:val="20"/>
        </w:rPr>
        <w:fldChar w:fldCharType="end"/>
      </w:r>
      <w:r w:rsidRPr="00451BD2">
        <w:rPr>
          <w:sz w:val="20"/>
        </w:rPr>
        <w:t xml:space="preserve">, by livestock </w:t>
      </w:r>
      <w:r w:rsidR="000C1C34">
        <w:rPr>
          <w:sz w:val="20"/>
        </w:rPr>
        <w:t>type</w:t>
      </w:r>
      <w:r w:rsidR="000C1C34" w:rsidRPr="00451BD2">
        <w:rPr>
          <w:sz w:val="20"/>
        </w:rPr>
        <w:t xml:space="preserve"> </w:t>
      </w:r>
      <w:r w:rsidRPr="00451BD2">
        <w:rPr>
          <w:sz w:val="20"/>
        </w:rPr>
        <w:t xml:space="preserve">and </w:t>
      </w:r>
      <w:r w:rsidR="000C1C34">
        <w:rPr>
          <w:sz w:val="20"/>
        </w:rPr>
        <w:t xml:space="preserve">manure </w:t>
      </w:r>
      <w:r w:rsidRPr="00451BD2">
        <w:rPr>
          <w:sz w:val="20"/>
        </w:rPr>
        <w:t>handling system)</w:t>
      </w:r>
    </w:p>
    <w:p w14:paraId="6D4B0F6C" w14:textId="18C62F59" w:rsidR="00772BF9" w:rsidRPr="00D5649B" w:rsidRDefault="00000000" w:rsidP="00ED58F9">
      <w:pPr>
        <w:pStyle w:val="Caption"/>
        <w:tabs>
          <w:tab w:val="clear" w:pos="2880"/>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rate×#animals</m:t>
        </m:r>
      </m:oMath>
      <w:r w:rsidR="00772BF9" w:rsidRPr="00D5649B">
        <w:rPr>
          <w:rFonts w:cstheme="minorHAnsi"/>
          <w:b/>
          <w:szCs w:val="24"/>
        </w:rPr>
        <w:tab/>
      </w:r>
      <w:bookmarkStart w:id="592" w:name="N2ONDirectManureEq"/>
      <w:r w:rsidR="00772BF9"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4.2.2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End w:id="592"/>
    </w:p>
    <w:p w14:paraId="338E41A0" w14:textId="0AE5DE74" w:rsidR="00772BF9" w:rsidRPr="00D5649B" w:rsidRDefault="00772BF9" w:rsidP="00772BF9">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7875E8" w14:textId="4A21ACC2" w:rsidR="00772BF9" w:rsidRPr="00D5649B" w:rsidRDefault="00772BF9" w:rsidP="006A253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directmanure</w:t>
      </w:r>
      <w:r w:rsidRPr="00D5649B">
        <w:rPr>
          <w:i/>
          <w:sz w:val="20"/>
          <w:vertAlign w:val="subscript"/>
        </w:rPr>
        <w:tab/>
      </w:r>
      <w:r w:rsidR="00445834" w:rsidRPr="00445834">
        <w:rPr>
          <w:iCs/>
          <w:sz w:val="20"/>
        </w:rPr>
        <w:t>D</w:t>
      </w:r>
      <w:r w:rsidRPr="00D5649B">
        <w:rPr>
          <w:sz w:val="20"/>
        </w:rPr>
        <w:t>irect N</w:t>
      </w:r>
      <w:r w:rsidR="005118C9" w:rsidRPr="005118C9">
        <w:rPr>
          <w:sz w:val="20"/>
          <w:vertAlign w:val="subscript"/>
        </w:rPr>
        <w:t>2</w:t>
      </w:r>
      <w:r w:rsidR="005118C9">
        <w:rPr>
          <w:sz w:val="20"/>
        </w:rPr>
        <w:t>O-N</w:t>
      </w:r>
      <w:r w:rsidRPr="00D5649B">
        <w:rPr>
          <w:sz w:val="20"/>
        </w:rPr>
        <w:t xml:space="preserve"> emission</w:t>
      </w:r>
      <w:r w:rsidR="005861CF">
        <w:rPr>
          <w:sz w:val="20"/>
        </w:rPr>
        <w:t>s</w:t>
      </w:r>
      <w:r w:rsidR="00445834">
        <w:rPr>
          <w:sz w:val="20"/>
        </w:rPr>
        <w:t xml:space="preserve"> from manure</w:t>
      </w:r>
      <w:r w:rsidR="005861CF">
        <w:rPr>
          <w:sz w:val="20"/>
        </w:rPr>
        <w:t xml:space="preserve"> </w:t>
      </w:r>
      <w:r w:rsidRPr="00D5649B">
        <w:rPr>
          <w:sz w:val="20"/>
        </w:rPr>
        <w:t>(kg N</w:t>
      </w:r>
      <w:r w:rsidRPr="00D5649B">
        <w:rPr>
          <w:sz w:val="20"/>
          <w:vertAlign w:val="subscript"/>
        </w:rPr>
        <w:t>2</w:t>
      </w:r>
      <w:r w:rsidRPr="00D5649B">
        <w:rPr>
          <w:sz w:val="20"/>
        </w:rPr>
        <w:t>O-N</w:t>
      </w:r>
      <w:r w:rsidR="00222157" w:rsidRPr="00D5649B">
        <w:rPr>
          <w:sz w:val="20"/>
        </w:rPr>
        <w:t xml:space="preserve"> day</w:t>
      </w:r>
      <w:r w:rsidR="00222157" w:rsidRPr="00D5649B">
        <w:rPr>
          <w:sz w:val="20"/>
          <w:vertAlign w:val="superscript"/>
        </w:rPr>
        <w:t>-1</w:t>
      </w:r>
      <w:r w:rsidRPr="0096330F">
        <w:rPr>
          <w:sz w:val="20"/>
        </w:rPr>
        <w:t>)</w:t>
      </w:r>
      <w:r w:rsidR="005118C9" w:rsidRPr="0096330F">
        <w:rPr>
          <w:sz w:val="20"/>
        </w:rPr>
        <w:t>, by animal group</w:t>
      </w:r>
    </w:p>
    <w:p w14:paraId="5604E8CC" w14:textId="40963F4C" w:rsidR="009C0A78" w:rsidRPr="00D5649B" w:rsidRDefault="00772BF9" w:rsidP="006A253D">
      <w:pPr>
        <w:tabs>
          <w:tab w:val="clear" w:pos="2880"/>
          <w:tab w:val="clear" w:pos="9360"/>
        </w:tabs>
        <w:spacing w:before="0"/>
        <w:ind w:left="2835" w:hanging="2835"/>
        <w:rPr>
          <w:sz w:val="20"/>
        </w:rPr>
      </w:pPr>
      <w:r w:rsidRPr="00D5649B">
        <w:rPr>
          <w:i/>
          <w:sz w:val="20"/>
        </w:rPr>
        <w:t>#animals</w:t>
      </w:r>
      <w:r w:rsidRPr="00D5649B">
        <w:rPr>
          <w:i/>
          <w:sz w:val="20"/>
        </w:rPr>
        <w:tab/>
      </w:r>
      <w:r w:rsidR="00AE0660" w:rsidRPr="00D5649B">
        <w:rPr>
          <w:sz w:val="20"/>
        </w:rPr>
        <w:t>Number of animals</w:t>
      </w:r>
    </w:p>
    <w:p w14:paraId="600BC97E" w14:textId="727AEDF7" w:rsidR="00691941" w:rsidRDefault="00772BF9" w:rsidP="00691941">
      <w:pPr>
        <w:pStyle w:val="Heading2"/>
      </w:pPr>
      <w:bookmarkStart w:id="593" w:name="_Ref75446484"/>
      <w:bookmarkStart w:id="594" w:name="_Toc152758599"/>
      <w:r w:rsidRPr="00D5649B">
        <w:t>Indirect N</w:t>
      </w:r>
      <w:r w:rsidRPr="00D5649B">
        <w:rPr>
          <w:vertAlign w:val="subscript"/>
        </w:rPr>
        <w:t>2</w:t>
      </w:r>
      <w:r w:rsidRPr="00D5649B">
        <w:t>O emissions from livestock manure during housing and storage</w:t>
      </w:r>
      <w:bookmarkEnd w:id="593"/>
      <w:bookmarkEnd w:id="594"/>
    </w:p>
    <w:p w14:paraId="1A9E5D15"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6252AD13" w14:textId="2A1ED61F" w:rsidR="00670161" w:rsidRPr="00D5649B" w:rsidRDefault="00C32D6F" w:rsidP="00670161">
      <w:pPr>
        <w:pStyle w:val="CommentText"/>
      </w:pPr>
      <w:r>
        <w:t xml:space="preserve">Compared with </w:t>
      </w:r>
      <w:proofErr w:type="spellStart"/>
      <w:r>
        <w:t>Holos</w:t>
      </w:r>
      <w:proofErr w:type="spellEnd"/>
      <w:r>
        <w:t xml:space="preserve"> V3, </w:t>
      </w:r>
      <w:proofErr w:type="spellStart"/>
      <w:r>
        <w:t>Holos</w:t>
      </w:r>
      <w:proofErr w:type="spellEnd"/>
      <w:r>
        <w:t xml:space="preserve"> V4</w:t>
      </w:r>
      <w:r w:rsidR="00670161" w:rsidRPr="00D5649B">
        <w:t xml:space="preserve"> includes some new algorithms and approaches for estimating animal N intake</w:t>
      </w:r>
      <w:r w:rsidR="004E4FA2">
        <w:t>, retention</w:t>
      </w:r>
      <w:r w:rsidR="00670161" w:rsidRPr="00D5649B">
        <w:t xml:space="preserve"> and excretion, manure TAN fractions, N transformations (mineralization, immobilization, nitrification and denitrification), and calculations of N</w:t>
      </w:r>
      <w:r w:rsidR="00670161" w:rsidRPr="00D5649B">
        <w:rPr>
          <w:vertAlign w:val="subscript"/>
        </w:rPr>
        <w:t>2</w:t>
      </w:r>
      <w:r w:rsidR="00670161" w:rsidRPr="00D5649B">
        <w:t>O, NO, and N</w:t>
      </w:r>
      <w:r w:rsidR="00670161" w:rsidRPr="00D5649B">
        <w:rPr>
          <w:vertAlign w:val="subscript"/>
        </w:rPr>
        <w:t>2</w:t>
      </w:r>
      <w:r w:rsidR="00670161" w:rsidRPr="00D5649B">
        <w:t xml:space="preserve"> emissions and NO</w:t>
      </w:r>
      <w:r w:rsidR="00670161" w:rsidRPr="00D5649B">
        <w:rPr>
          <w:vertAlign w:val="subscript"/>
        </w:rPr>
        <w:t>3</w:t>
      </w:r>
      <w:r w:rsidR="00670161" w:rsidRPr="00D5649B">
        <w:t xml:space="preserve">-N leaching/runoff during manure storage. </w:t>
      </w:r>
      <w:r w:rsidR="00670161" w:rsidRPr="001F07B3">
        <w:t xml:space="preserve">In addition, some model parameters </w:t>
      </w:r>
      <w:r>
        <w:t>have been</w:t>
      </w:r>
      <w:r w:rsidR="00670161" w:rsidRPr="001F07B3">
        <w:t xml:space="preserve"> refined (e.g., updated emission factors for liquid manure scraping and flushing) based on U.S. National Air Emissions Monitoring Study (NAEMS) (Bogan et al., 2010; Ramirez-</w:t>
      </w:r>
      <w:proofErr w:type="spellStart"/>
      <w:r w:rsidR="00670161" w:rsidRPr="001F07B3">
        <w:t>Dorronsoro</w:t>
      </w:r>
      <w:proofErr w:type="spellEnd"/>
      <w:r w:rsidR="00670161" w:rsidRPr="001F07B3">
        <w:t xml:space="preserve"> et al., 2010).</w:t>
      </w:r>
    </w:p>
    <w:p w14:paraId="5EC6288A" w14:textId="1FC6EB2A" w:rsidR="008063FD" w:rsidRPr="00D5649B" w:rsidRDefault="00691941" w:rsidP="00944532">
      <w:pPr>
        <w:rPr>
          <w:szCs w:val="24"/>
        </w:rPr>
      </w:pPr>
      <w:r w:rsidRPr="00D5649B">
        <w:rPr>
          <w:szCs w:val="24"/>
        </w:rPr>
        <w:t>Indirect N</w:t>
      </w:r>
      <w:r w:rsidRPr="00D5649B">
        <w:rPr>
          <w:szCs w:val="24"/>
          <w:vertAlign w:val="subscript"/>
        </w:rPr>
        <w:t>2</w:t>
      </w:r>
      <w:r w:rsidRPr="00D5649B">
        <w:rPr>
          <w:szCs w:val="24"/>
        </w:rPr>
        <w:t>O-N losses from animal housing</w:t>
      </w:r>
      <w:r w:rsidR="002A79A9" w:rsidRPr="00D5649B">
        <w:rPr>
          <w:szCs w:val="24"/>
        </w:rPr>
        <w:t xml:space="preserve"> and</w:t>
      </w:r>
      <w:r w:rsidR="00846482" w:rsidRPr="00D5649B">
        <w:rPr>
          <w:szCs w:val="24"/>
        </w:rPr>
        <w:t xml:space="preserve"> </w:t>
      </w:r>
      <w:r w:rsidRPr="00D5649B">
        <w:rPr>
          <w:szCs w:val="24"/>
        </w:rPr>
        <w:t>manure storage are calculated from N losses through volatilization and leaching</w:t>
      </w:r>
      <w:r w:rsidR="00846482" w:rsidRPr="00D5649B">
        <w:rPr>
          <w:szCs w:val="24"/>
        </w:rPr>
        <w:t>/runoff</w:t>
      </w:r>
      <w:r w:rsidRPr="00D5649B">
        <w:rPr>
          <w:szCs w:val="24"/>
        </w:rPr>
        <w:t>. Volatilization loss is estimated from NH</w:t>
      </w:r>
      <w:r w:rsidRPr="00D5649B">
        <w:rPr>
          <w:szCs w:val="24"/>
          <w:vertAlign w:val="subscript"/>
        </w:rPr>
        <w:t>3</w:t>
      </w:r>
      <w:r w:rsidRPr="00D5649B">
        <w:rPr>
          <w:szCs w:val="24"/>
        </w:rPr>
        <w:t>-N loss</w:t>
      </w:r>
      <w:r w:rsidR="009F2426" w:rsidRPr="00D5649B">
        <w:rPr>
          <w:szCs w:val="24"/>
        </w:rPr>
        <w:t>es</w:t>
      </w:r>
      <w:r w:rsidRPr="00D5649B">
        <w:rPr>
          <w:szCs w:val="24"/>
        </w:rPr>
        <w:t xml:space="preserve">. </w:t>
      </w:r>
      <w:r w:rsidR="009F2426" w:rsidRPr="00D5649B">
        <w:rPr>
          <w:szCs w:val="24"/>
        </w:rPr>
        <w:t xml:space="preserve">For beef and dairy cattle, </w:t>
      </w:r>
      <w:r w:rsidR="00413E80" w:rsidRPr="00D5649B">
        <w:rPr>
          <w:szCs w:val="24"/>
        </w:rPr>
        <w:t xml:space="preserve">a Tier 2 </w:t>
      </w:r>
      <w:r w:rsidR="00C5444A">
        <w:rPr>
          <w:szCs w:val="24"/>
        </w:rPr>
        <w:t>methodology</w:t>
      </w:r>
      <w:r w:rsidR="00413E80" w:rsidRPr="00D5649B">
        <w:rPr>
          <w:szCs w:val="24"/>
        </w:rPr>
        <w:t xml:space="preserve"> is used to estimate </w:t>
      </w:r>
      <w:r w:rsidR="009F2426" w:rsidRPr="00D5649B">
        <w:rPr>
          <w:szCs w:val="24"/>
        </w:rPr>
        <w:t>NH</w:t>
      </w:r>
      <w:r w:rsidR="009F2426" w:rsidRPr="00D5649B">
        <w:rPr>
          <w:szCs w:val="24"/>
          <w:vertAlign w:val="subscript"/>
        </w:rPr>
        <w:t>3</w:t>
      </w:r>
      <w:r w:rsidR="009F2426" w:rsidRPr="00D5649B">
        <w:rPr>
          <w:szCs w:val="24"/>
        </w:rPr>
        <w:t xml:space="preserve"> volatilization losses based on the </w:t>
      </w:r>
      <w:r w:rsidR="00413E80" w:rsidRPr="00D5649B">
        <w:rPr>
          <w:szCs w:val="24"/>
        </w:rPr>
        <w:t>TAN</w:t>
      </w:r>
      <w:r w:rsidR="009F2426" w:rsidRPr="00D5649B">
        <w:rPr>
          <w:szCs w:val="24"/>
        </w:rPr>
        <w:t xml:space="preserve"> in cattle manure, using an approach that estimates these losses for different housing</w:t>
      </w:r>
      <w:r w:rsidR="002A79A9" w:rsidRPr="00D5649B">
        <w:rPr>
          <w:szCs w:val="24"/>
        </w:rPr>
        <w:t xml:space="preserve"> and</w:t>
      </w:r>
      <w:r w:rsidR="009F2426" w:rsidRPr="00D5649B">
        <w:rPr>
          <w:szCs w:val="24"/>
        </w:rPr>
        <w:t xml:space="preserve"> manure storage </w:t>
      </w:r>
      <w:r w:rsidR="00C161E9">
        <w:rPr>
          <w:szCs w:val="24"/>
        </w:rPr>
        <w:t xml:space="preserve">systems </w:t>
      </w:r>
      <w:r w:rsidR="009F2426" w:rsidRPr="00D5649B">
        <w:rPr>
          <w:szCs w:val="24"/>
        </w:rPr>
        <w:t xml:space="preserve">using a </w:t>
      </w:r>
      <w:r w:rsidR="00C161E9">
        <w:rPr>
          <w:szCs w:val="24"/>
        </w:rPr>
        <w:t xml:space="preserve">TAN </w:t>
      </w:r>
      <w:r w:rsidR="009F2426" w:rsidRPr="00D5649B">
        <w:rPr>
          <w:szCs w:val="24"/>
        </w:rPr>
        <w:t xml:space="preserve">mass balance approach. </w:t>
      </w:r>
      <w:r w:rsidR="00FB15EF" w:rsidRPr="00D5649B">
        <w:rPr>
          <w:szCs w:val="32"/>
        </w:rPr>
        <w:t>For b</w:t>
      </w:r>
      <w:r w:rsidR="0053220D" w:rsidRPr="00D5649B">
        <w:rPr>
          <w:szCs w:val="32"/>
        </w:rPr>
        <w:t>r</w:t>
      </w:r>
      <w:r w:rsidR="00FB15EF" w:rsidRPr="00D5649B">
        <w:rPr>
          <w:szCs w:val="32"/>
        </w:rPr>
        <w:t>oilers, layers and turkeys, default values for total uric acid or TAN excreted and fractions of excreted uric acid or ammoniacal N emitted as NH</w:t>
      </w:r>
      <w:r w:rsidR="00FB15EF" w:rsidRPr="00D5649B">
        <w:rPr>
          <w:szCs w:val="32"/>
          <w:vertAlign w:val="subscript"/>
        </w:rPr>
        <w:t>3</w:t>
      </w:r>
      <w:r w:rsidR="00FB15EF" w:rsidRPr="00D5649B">
        <w:rPr>
          <w:szCs w:val="32"/>
        </w:rPr>
        <w:t xml:space="preserve"> from housing and storage </w:t>
      </w:r>
      <w:r w:rsidR="00C5444A">
        <w:rPr>
          <w:szCs w:val="32"/>
        </w:rPr>
        <w:t>are</w:t>
      </w:r>
      <w:r w:rsidR="00FB15EF" w:rsidRPr="00D5649B">
        <w:rPr>
          <w:szCs w:val="32"/>
        </w:rPr>
        <w:t xml:space="preserve"> used, </w:t>
      </w:r>
      <w:r w:rsidR="00EE1645">
        <w:rPr>
          <w:szCs w:val="32"/>
        </w:rPr>
        <w:t>based on</w:t>
      </w:r>
      <w:r w:rsidR="00FB15EF" w:rsidRPr="00D5649B">
        <w:rPr>
          <w:szCs w:val="32"/>
        </w:rPr>
        <w:t xml:space="preserve"> Canada-specific values from Sheppard et al. (2009</w:t>
      </w:r>
      <w:r w:rsidR="005F2144" w:rsidRPr="00D5649B">
        <w:rPr>
          <w:szCs w:val="32"/>
        </w:rPr>
        <w:t>a</w:t>
      </w:r>
      <w:r w:rsidR="007E40EE">
        <w:rPr>
          <w:szCs w:val="32"/>
        </w:rPr>
        <w:t>,b</w:t>
      </w:r>
      <w:r w:rsidR="00FB15EF" w:rsidRPr="00D5649B">
        <w:rPr>
          <w:szCs w:val="32"/>
        </w:rPr>
        <w:t xml:space="preserve">). </w:t>
      </w:r>
      <w:r w:rsidR="00EE1645">
        <w:rPr>
          <w:szCs w:val="32"/>
        </w:rPr>
        <w:t>For cattle and poultry, t</w:t>
      </w:r>
      <w:r w:rsidR="00EE1645" w:rsidRPr="00D5649B">
        <w:rPr>
          <w:szCs w:val="32"/>
        </w:rPr>
        <w:t xml:space="preserve">he fraction of excreted </w:t>
      </w:r>
      <w:r w:rsidR="00EE1645">
        <w:rPr>
          <w:szCs w:val="32"/>
        </w:rPr>
        <w:t xml:space="preserve">and bedding </w:t>
      </w:r>
      <w:r w:rsidR="00EE1645" w:rsidRPr="00D5649B">
        <w:rPr>
          <w:szCs w:val="32"/>
        </w:rPr>
        <w:t>N lost as NH</w:t>
      </w:r>
      <w:r w:rsidR="00EE1645" w:rsidRPr="00D5649B">
        <w:rPr>
          <w:szCs w:val="32"/>
          <w:vertAlign w:val="subscript"/>
        </w:rPr>
        <w:t>3</w:t>
      </w:r>
      <w:r w:rsidR="00EE1645">
        <w:rPr>
          <w:szCs w:val="32"/>
        </w:rPr>
        <w:t>-N</w:t>
      </w:r>
      <w:r w:rsidR="00EE1645" w:rsidRPr="00D5649B">
        <w:rPr>
          <w:szCs w:val="32"/>
        </w:rPr>
        <w:t xml:space="preserve"> during the housing </w:t>
      </w:r>
      <w:r w:rsidR="00EE1645">
        <w:rPr>
          <w:szCs w:val="32"/>
        </w:rPr>
        <w:t>and storage stages</w:t>
      </w:r>
      <w:r w:rsidR="00EE1645" w:rsidRPr="00D5649B">
        <w:rPr>
          <w:szCs w:val="32"/>
        </w:rPr>
        <w:t xml:space="preserve"> (</w:t>
      </w:r>
      <w:proofErr w:type="spellStart"/>
      <w:r w:rsidR="00EE1645" w:rsidRPr="00C161E9">
        <w:rPr>
          <w:i/>
          <w:iCs/>
          <w:szCs w:val="32"/>
        </w:rPr>
        <w:t>Frac</w:t>
      </w:r>
      <w:r w:rsidR="00EE1645" w:rsidRPr="00C161E9">
        <w:rPr>
          <w:i/>
          <w:iCs/>
          <w:szCs w:val="32"/>
          <w:vertAlign w:val="subscript"/>
        </w:rPr>
        <w:t>volatilization</w:t>
      </w:r>
      <w:proofErr w:type="spellEnd"/>
      <w:r w:rsidR="00EE1645" w:rsidRPr="00D5649B">
        <w:rPr>
          <w:szCs w:val="32"/>
        </w:rPr>
        <w:t xml:space="preserve">) </w:t>
      </w:r>
      <w:r w:rsidR="00C5444A">
        <w:rPr>
          <w:szCs w:val="32"/>
        </w:rPr>
        <w:t>is</w:t>
      </w:r>
      <w:r w:rsidR="00EE1645" w:rsidRPr="00D5649B">
        <w:rPr>
          <w:szCs w:val="32"/>
        </w:rPr>
        <w:t xml:space="preserve"> then estimated</w:t>
      </w:r>
      <w:r w:rsidR="00EE1645">
        <w:rPr>
          <w:szCs w:val="32"/>
        </w:rPr>
        <w:t xml:space="preserve"> for each animal group, </w:t>
      </w:r>
      <w:r w:rsidR="00EE1645" w:rsidRPr="00D5649B">
        <w:rPr>
          <w:szCs w:val="32"/>
        </w:rPr>
        <w:t>and used together with IPCC (2019) default indirect N</w:t>
      </w:r>
      <w:r w:rsidR="00EE1645" w:rsidRPr="00D5649B">
        <w:rPr>
          <w:szCs w:val="32"/>
          <w:vertAlign w:val="subscript"/>
        </w:rPr>
        <w:t>2</w:t>
      </w:r>
      <w:r w:rsidR="00EE1645" w:rsidRPr="00D5649B">
        <w:rPr>
          <w:szCs w:val="32"/>
        </w:rPr>
        <w:t>O EFs to estimate N</w:t>
      </w:r>
      <w:r w:rsidR="00EE1645" w:rsidRPr="00D5649B">
        <w:rPr>
          <w:szCs w:val="32"/>
          <w:vertAlign w:val="subscript"/>
        </w:rPr>
        <w:t>2</w:t>
      </w:r>
      <w:r w:rsidR="00EE1645" w:rsidRPr="00D5649B">
        <w:rPr>
          <w:szCs w:val="32"/>
        </w:rPr>
        <w:t xml:space="preserve">O volatilization losses. </w:t>
      </w:r>
      <w:r w:rsidR="008063FD" w:rsidRPr="00D5649B">
        <w:rPr>
          <w:szCs w:val="32"/>
        </w:rPr>
        <w:t xml:space="preserve">For all </w:t>
      </w:r>
      <w:r w:rsidR="00FB15EF" w:rsidRPr="00D5649B">
        <w:rPr>
          <w:szCs w:val="32"/>
        </w:rPr>
        <w:t xml:space="preserve">other </w:t>
      </w:r>
      <w:r w:rsidR="008063FD" w:rsidRPr="00D5649B">
        <w:rPr>
          <w:szCs w:val="32"/>
        </w:rPr>
        <w:t xml:space="preserve">livestock, a Tier 1 approach </w:t>
      </w:r>
      <w:r w:rsidR="00C5444A">
        <w:rPr>
          <w:szCs w:val="32"/>
        </w:rPr>
        <w:t>is</w:t>
      </w:r>
      <w:r w:rsidR="008063FD" w:rsidRPr="00D5649B">
        <w:rPr>
          <w:szCs w:val="32"/>
        </w:rPr>
        <w:t xml:space="preserve"> used </w:t>
      </w:r>
      <w:r w:rsidR="00EE1645">
        <w:rPr>
          <w:szCs w:val="32"/>
        </w:rPr>
        <w:t>that employs</w:t>
      </w:r>
      <w:r w:rsidR="008063FD" w:rsidRPr="00D5649B">
        <w:rPr>
          <w:szCs w:val="32"/>
        </w:rPr>
        <w:t xml:space="preserve"> IPCC (2019) default </w:t>
      </w:r>
      <w:proofErr w:type="spellStart"/>
      <w:r w:rsidR="008063FD" w:rsidRPr="00D5649B">
        <w:rPr>
          <w:i/>
          <w:szCs w:val="32"/>
        </w:rPr>
        <w:t>Frac</w:t>
      </w:r>
      <w:r w:rsidR="008063FD" w:rsidRPr="00D5649B">
        <w:rPr>
          <w:i/>
          <w:szCs w:val="32"/>
          <w:vertAlign w:val="subscript"/>
        </w:rPr>
        <w:t>volatilization</w:t>
      </w:r>
      <w:proofErr w:type="spellEnd"/>
      <w:r w:rsidR="008063FD" w:rsidRPr="00D5649B">
        <w:rPr>
          <w:szCs w:val="32"/>
        </w:rPr>
        <w:t xml:space="preserve"> values rather than calculated values</w:t>
      </w:r>
      <w:r w:rsidR="00EE1645">
        <w:rPr>
          <w:szCs w:val="32"/>
        </w:rPr>
        <w:t>, together with the IPCC indirect N</w:t>
      </w:r>
      <w:r w:rsidR="00EE1645" w:rsidRPr="00EE1645">
        <w:rPr>
          <w:szCs w:val="32"/>
          <w:vertAlign w:val="subscript"/>
        </w:rPr>
        <w:t>2</w:t>
      </w:r>
      <w:r w:rsidR="00EE1645">
        <w:rPr>
          <w:szCs w:val="32"/>
        </w:rPr>
        <w:t>O EFs</w:t>
      </w:r>
      <w:r w:rsidR="008063FD" w:rsidRPr="00D5649B">
        <w:rPr>
          <w:szCs w:val="32"/>
        </w:rPr>
        <w:t>.</w:t>
      </w:r>
      <w:r w:rsidR="008063FD" w:rsidRPr="00D5649B">
        <w:rPr>
          <w:szCs w:val="24"/>
        </w:rPr>
        <w:t xml:space="preserve"> </w:t>
      </w:r>
    </w:p>
    <w:p w14:paraId="2D12660F" w14:textId="111B17A4" w:rsidR="00483089" w:rsidRPr="00D5649B" w:rsidRDefault="00670161" w:rsidP="00944532">
      <w:pPr>
        <w:rPr>
          <w:szCs w:val="32"/>
        </w:rPr>
      </w:pPr>
      <w:r w:rsidRPr="00D5649B">
        <w:rPr>
          <w:szCs w:val="32"/>
        </w:rPr>
        <w:t xml:space="preserve">For all animal groups, </w:t>
      </w:r>
      <w:r w:rsidR="00953845" w:rsidRPr="00D5649B">
        <w:rPr>
          <w:szCs w:val="32"/>
        </w:rPr>
        <w:t xml:space="preserve">daily </w:t>
      </w:r>
      <w:r w:rsidRPr="00D5649B">
        <w:rPr>
          <w:szCs w:val="32"/>
        </w:rPr>
        <w:t>indirect N</w:t>
      </w:r>
      <w:r w:rsidR="00443AD8" w:rsidRPr="00D5649B">
        <w:rPr>
          <w:szCs w:val="32"/>
        </w:rPr>
        <w:t xml:space="preserve"> losses via leaching </w:t>
      </w:r>
      <w:r w:rsidR="008063FD" w:rsidRPr="00D5649B">
        <w:rPr>
          <w:szCs w:val="32"/>
        </w:rPr>
        <w:t xml:space="preserve">and runoff </w:t>
      </w:r>
      <w:r w:rsidR="002A79A9" w:rsidRPr="00D5649B">
        <w:rPr>
          <w:szCs w:val="32"/>
        </w:rPr>
        <w:t xml:space="preserve">from housing and manure storage </w:t>
      </w:r>
      <w:r w:rsidR="00443AD8" w:rsidRPr="00D5649B">
        <w:rPr>
          <w:szCs w:val="32"/>
        </w:rPr>
        <w:t xml:space="preserve">are estimated </w:t>
      </w:r>
      <w:r w:rsidR="002A79A9" w:rsidRPr="00D5649B">
        <w:rPr>
          <w:szCs w:val="32"/>
        </w:rPr>
        <w:t xml:space="preserve">using the IPCC Tier 1 approach, which utilizes IPCC (2019) default </w:t>
      </w:r>
      <w:proofErr w:type="spellStart"/>
      <w:r w:rsidR="002A79A9" w:rsidRPr="00D5649B">
        <w:rPr>
          <w:i/>
          <w:szCs w:val="32"/>
        </w:rPr>
        <w:t>Frac</w:t>
      </w:r>
      <w:r w:rsidR="002A79A9" w:rsidRPr="00D5649B">
        <w:rPr>
          <w:i/>
          <w:szCs w:val="32"/>
          <w:vertAlign w:val="subscript"/>
        </w:rPr>
        <w:t>leach</w:t>
      </w:r>
      <w:proofErr w:type="spellEnd"/>
      <w:r w:rsidR="002A79A9" w:rsidRPr="00D5649B">
        <w:rPr>
          <w:szCs w:val="32"/>
        </w:rPr>
        <w:t xml:space="preserve"> and </w:t>
      </w:r>
      <w:proofErr w:type="spellStart"/>
      <w:r w:rsidR="002A79A9" w:rsidRPr="00D5649B">
        <w:rPr>
          <w:i/>
          <w:szCs w:val="32"/>
        </w:rPr>
        <w:t>EF</w:t>
      </w:r>
      <w:r w:rsidR="002A79A9" w:rsidRPr="00D5649B">
        <w:rPr>
          <w:i/>
          <w:szCs w:val="32"/>
          <w:vertAlign w:val="subscript"/>
        </w:rPr>
        <w:t>leach</w:t>
      </w:r>
      <w:proofErr w:type="spellEnd"/>
      <w:r w:rsidR="002A79A9" w:rsidRPr="00D5649B">
        <w:rPr>
          <w:szCs w:val="32"/>
        </w:rPr>
        <w:t xml:space="preserve"> values. </w:t>
      </w:r>
      <w:r w:rsidR="007834A7" w:rsidRPr="00D5649B">
        <w:rPr>
          <w:szCs w:val="32"/>
        </w:rPr>
        <w:t>The sum of all volatilization and leaching</w:t>
      </w:r>
      <w:r w:rsidR="002A79A9" w:rsidRPr="00D5649B">
        <w:rPr>
          <w:szCs w:val="32"/>
        </w:rPr>
        <w:t>/runoff</w:t>
      </w:r>
      <w:r w:rsidR="007834A7" w:rsidRPr="00D5649B">
        <w:rPr>
          <w:szCs w:val="32"/>
        </w:rPr>
        <w:t xml:space="preserve"> </w:t>
      </w:r>
      <w:r w:rsidR="00EE1645">
        <w:rPr>
          <w:szCs w:val="32"/>
        </w:rPr>
        <w:t>N</w:t>
      </w:r>
      <w:r w:rsidR="00EE1645" w:rsidRPr="00EE1645">
        <w:rPr>
          <w:szCs w:val="32"/>
          <w:vertAlign w:val="subscript"/>
        </w:rPr>
        <w:t>2</w:t>
      </w:r>
      <w:r w:rsidR="00EE1645">
        <w:rPr>
          <w:szCs w:val="32"/>
        </w:rPr>
        <w:t xml:space="preserve">O </w:t>
      </w:r>
      <w:r w:rsidR="007834A7" w:rsidRPr="00D5649B">
        <w:rPr>
          <w:szCs w:val="32"/>
        </w:rPr>
        <w:t xml:space="preserve">losses is equal to the </w:t>
      </w:r>
      <w:r w:rsidR="00846482" w:rsidRPr="00D5649B">
        <w:rPr>
          <w:szCs w:val="32"/>
        </w:rPr>
        <w:t xml:space="preserve">total </w:t>
      </w:r>
      <w:r w:rsidR="007834A7" w:rsidRPr="00D5649B">
        <w:rPr>
          <w:szCs w:val="32"/>
        </w:rPr>
        <w:t>indirect N</w:t>
      </w:r>
      <w:r w:rsidR="007834A7" w:rsidRPr="00D5649B">
        <w:rPr>
          <w:szCs w:val="32"/>
          <w:vertAlign w:val="subscript"/>
        </w:rPr>
        <w:t>2</w:t>
      </w:r>
      <w:r w:rsidR="007834A7" w:rsidRPr="00D5649B">
        <w:rPr>
          <w:szCs w:val="32"/>
        </w:rPr>
        <w:t xml:space="preserve">O losses for each </w:t>
      </w:r>
      <w:r w:rsidR="000C1C34">
        <w:rPr>
          <w:szCs w:val="32"/>
        </w:rPr>
        <w:t>animal</w:t>
      </w:r>
      <w:r w:rsidR="000C1C34" w:rsidRPr="00D5649B">
        <w:rPr>
          <w:szCs w:val="32"/>
        </w:rPr>
        <w:t xml:space="preserve"> </w:t>
      </w:r>
      <w:r w:rsidR="007834A7" w:rsidRPr="00D5649B">
        <w:rPr>
          <w:szCs w:val="32"/>
        </w:rPr>
        <w:t>group.</w:t>
      </w:r>
    </w:p>
    <w:p w14:paraId="343AC319" w14:textId="67A459CB" w:rsidR="00691941" w:rsidRPr="00D5649B" w:rsidRDefault="006C68F9" w:rsidP="008A7F5F">
      <w:pPr>
        <w:pStyle w:val="Heading3"/>
      </w:pPr>
      <w:bookmarkStart w:id="595" w:name="_Toc152758600"/>
      <w:r w:rsidRPr="00D5649B">
        <w:lastRenderedPageBreak/>
        <w:t xml:space="preserve">Manure </w:t>
      </w:r>
      <w:r w:rsidR="00B4444E" w:rsidRPr="00D5649B">
        <w:t>NH</w:t>
      </w:r>
      <w:r w:rsidR="00B4444E" w:rsidRPr="00D5649B">
        <w:rPr>
          <w:vertAlign w:val="subscript"/>
        </w:rPr>
        <w:t>3</w:t>
      </w:r>
      <w:r w:rsidR="00B4444E" w:rsidRPr="00D5649B">
        <w:t xml:space="preserve"> </w:t>
      </w:r>
      <w:r w:rsidRPr="00D5649B">
        <w:t xml:space="preserve">volatilization </w:t>
      </w:r>
      <w:r w:rsidR="00670161" w:rsidRPr="00D5649B">
        <w:t xml:space="preserve">from housing </w:t>
      </w:r>
      <w:r w:rsidRPr="00D5649B">
        <w:t xml:space="preserve">for beef </w:t>
      </w:r>
      <w:r w:rsidR="00ED7EAD" w:rsidRPr="00D5649B">
        <w:t xml:space="preserve">cattle </w:t>
      </w:r>
      <w:r w:rsidRPr="00D5649B">
        <w:t>and dairy cattle</w:t>
      </w:r>
      <w:r w:rsidR="00B009D6" w:rsidRPr="00D5649B">
        <w:t xml:space="preserve"> </w:t>
      </w:r>
      <w:r w:rsidR="00355861" w:rsidRPr="00D5649B">
        <w:t>(including calves)</w:t>
      </w:r>
      <w:bookmarkEnd w:id="595"/>
    </w:p>
    <w:p w14:paraId="68EE1682" w14:textId="447D5FFD" w:rsidR="00FA39C1" w:rsidRPr="00D5649B" w:rsidRDefault="006C68F9" w:rsidP="00691941">
      <w:pPr>
        <w:pStyle w:val="CommentText"/>
        <w:rPr>
          <w:szCs w:val="32"/>
        </w:rPr>
      </w:pPr>
      <w:r w:rsidRPr="00D5649B">
        <w:rPr>
          <w:szCs w:val="24"/>
        </w:rPr>
        <w:t>A</w:t>
      </w:r>
      <w:r w:rsidRPr="00D5649B">
        <w:rPr>
          <w:szCs w:val="32"/>
        </w:rPr>
        <w:t xml:space="preserve"> mass balance model based on </w:t>
      </w:r>
      <w:r w:rsidR="009F2426" w:rsidRPr="00D5649B">
        <w:rPr>
          <w:szCs w:val="32"/>
        </w:rPr>
        <w:t xml:space="preserve">the </w:t>
      </w:r>
      <w:r w:rsidRPr="00D5649B">
        <w:rPr>
          <w:szCs w:val="32"/>
        </w:rPr>
        <w:t>TAN</w:t>
      </w:r>
      <w:r w:rsidR="009A5CB8" w:rsidRPr="00D5649B">
        <w:rPr>
          <w:szCs w:val="32"/>
        </w:rPr>
        <w:t xml:space="preserve"> </w:t>
      </w:r>
      <w:r w:rsidRPr="00D5649B">
        <w:rPr>
          <w:szCs w:val="32"/>
        </w:rPr>
        <w:t xml:space="preserve">in animal manure is applied for beef cattle (based on Chai et al., 2014) and dairy cattle (based on Chai et al., 2016). The model </w:t>
      </w:r>
      <w:r w:rsidR="00C5444A">
        <w:rPr>
          <w:szCs w:val="32"/>
        </w:rPr>
        <w:t>wa</w:t>
      </w:r>
      <w:r w:rsidRPr="00D5649B">
        <w:rPr>
          <w:szCs w:val="32"/>
        </w:rPr>
        <w:t>s developed to predict NH</w:t>
      </w:r>
      <w:r w:rsidRPr="00D5649B">
        <w:rPr>
          <w:szCs w:val="32"/>
          <w:vertAlign w:val="subscript"/>
        </w:rPr>
        <w:t>3</w:t>
      </w:r>
      <w:r w:rsidRPr="00D5649B">
        <w:rPr>
          <w:szCs w:val="32"/>
        </w:rPr>
        <w:t xml:space="preserve"> loss from animal housing</w:t>
      </w:r>
      <w:r w:rsidR="00BD3498" w:rsidRPr="00D5649B">
        <w:rPr>
          <w:szCs w:val="32"/>
        </w:rPr>
        <w:t xml:space="preserve"> and</w:t>
      </w:r>
      <w:r w:rsidRPr="00D5649B">
        <w:rPr>
          <w:szCs w:val="32"/>
        </w:rPr>
        <w:t xml:space="preserve"> manure storage and grazing (where applicable) for each cattle group. </w:t>
      </w:r>
      <w:r w:rsidR="00FA39C1" w:rsidRPr="00D5649B">
        <w:rPr>
          <w:szCs w:val="32"/>
        </w:rPr>
        <w:t>This approach requires estimates of TAN excretion together with temperature-adjusted NH</w:t>
      </w:r>
      <w:r w:rsidR="00FA39C1" w:rsidRPr="00D5649B">
        <w:rPr>
          <w:szCs w:val="32"/>
          <w:vertAlign w:val="subscript"/>
        </w:rPr>
        <w:t>3</w:t>
      </w:r>
      <w:r w:rsidR="00FA39C1" w:rsidRPr="00D5649B">
        <w:rPr>
          <w:szCs w:val="32"/>
        </w:rPr>
        <w:t xml:space="preserve"> emission factors</w:t>
      </w:r>
      <w:r w:rsidR="0071709B" w:rsidRPr="00D5649B">
        <w:rPr>
          <w:szCs w:val="32"/>
        </w:rPr>
        <w:t xml:space="preserve"> (Chai et al. 2014;</w:t>
      </w:r>
      <w:r w:rsidR="00A1148A">
        <w:rPr>
          <w:szCs w:val="32"/>
        </w:rPr>
        <w:t xml:space="preserve"> </w:t>
      </w:r>
      <w:r w:rsidR="0071709B" w:rsidRPr="00D5649B">
        <w:rPr>
          <w:szCs w:val="32"/>
        </w:rPr>
        <w:t xml:space="preserve">2016) </w:t>
      </w:r>
      <w:r w:rsidR="00FA39C1" w:rsidRPr="00D5649B">
        <w:rPr>
          <w:szCs w:val="32"/>
        </w:rPr>
        <w:t>for different housing and manure storage systems to produce NH</w:t>
      </w:r>
      <w:r w:rsidR="00FA39C1" w:rsidRPr="00D5649B">
        <w:rPr>
          <w:szCs w:val="32"/>
          <w:vertAlign w:val="subscript"/>
        </w:rPr>
        <w:t>3</w:t>
      </w:r>
      <w:r w:rsidR="00FA39C1" w:rsidRPr="00D5649B">
        <w:rPr>
          <w:szCs w:val="32"/>
        </w:rPr>
        <w:t xml:space="preserve"> emission estimates for each animal group. </w:t>
      </w:r>
    </w:p>
    <w:p w14:paraId="6E3C18DC" w14:textId="418E7379" w:rsidR="00691941" w:rsidRPr="00D5649B" w:rsidRDefault="00691941" w:rsidP="00886CE0">
      <w:pPr>
        <w:rPr>
          <w:szCs w:val="24"/>
        </w:rPr>
      </w:pPr>
      <w:r w:rsidRPr="00D5649B">
        <w:rPr>
          <w:szCs w:val="24"/>
          <w:u w:val="single"/>
        </w:rPr>
        <w:t>For beef cattle</w:t>
      </w:r>
      <w:r w:rsidRPr="00D5649B">
        <w:rPr>
          <w:szCs w:val="24"/>
        </w:rPr>
        <w:t xml:space="preserve">, default </w:t>
      </w:r>
      <w:r w:rsidR="00661C11" w:rsidRPr="00D5649B">
        <w:rPr>
          <w:szCs w:val="24"/>
        </w:rPr>
        <w:t xml:space="preserve">TAN-based </w:t>
      </w:r>
      <w:r w:rsidRPr="00D5649B">
        <w:rPr>
          <w:szCs w:val="24"/>
        </w:rPr>
        <w:t>NH</w:t>
      </w:r>
      <w:r w:rsidRPr="00D5649B">
        <w:rPr>
          <w:szCs w:val="24"/>
          <w:vertAlign w:val="subscript"/>
        </w:rPr>
        <w:t>3</w:t>
      </w:r>
      <w:r w:rsidRPr="00D5649B">
        <w:rPr>
          <w:szCs w:val="24"/>
        </w:rPr>
        <w:t xml:space="preserve"> emission factors (EF</w:t>
      </w:r>
      <w:r w:rsidR="00661C11" w:rsidRPr="00D5649B">
        <w:rPr>
          <w:szCs w:val="24"/>
        </w:rPr>
        <w:t>s</w:t>
      </w:r>
      <w:r w:rsidRPr="00D5649B">
        <w:rPr>
          <w:szCs w:val="24"/>
        </w:rPr>
        <w:t xml:space="preserve">) </w:t>
      </w:r>
      <w:r w:rsidR="00661C11" w:rsidRPr="00D5649B">
        <w:t>(kg (NH</w:t>
      </w:r>
      <w:r w:rsidR="00661C11" w:rsidRPr="00D5649B">
        <w:rPr>
          <w:vertAlign w:val="subscript"/>
        </w:rPr>
        <w:t>3</w:t>
      </w:r>
      <w:r w:rsidR="00661C11" w:rsidRPr="00D5649B">
        <w:t>-N) (kg TAN)</w:t>
      </w:r>
      <w:r w:rsidR="00661C11" w:rsidRPr="00D5649B">
        <w:rPr>
          <w:vertAlign w:val="superscript"/>
        </w:rPr>
        <w:t>-1</w:t>
      </w:r>
      <w:r w:rsidR="00661C11" w:rsidRPr="00D5649B">
        <w:t xml:space="preserve">) </w:t>
      </w:r>
      <w:r w:rsidRPr="00D5649B">
        <w:rPr>
          <w:szCs w:val="24"/>
        </w:rPr>
        <w:t>for housing (feedlot, barn</w:t>
      </w:r>
      <w:r w:rsidR="006551E6">
        <w:rPr>
          <w:szCs w:val="24"/>
        </w:rPr>
        <w:t>, pasture</w:t>
      </w:r>
      <w:r w:rsidRPr="00D5649B">
        <w:rPr>
          <w:szCs w:val="24"/>
        </w:rPr>
        <w:t>), solid manure storage (</w:t>
      </w:r>
      <w:r w:rsidR="006551E6">
        <w:rPr>
          <w:szCs w:val="24"/>
        </w:rPr>
        <w:t>stockpiling, composting</w:t>
      </w:r>
      <w:r w:rsidRPr="00D5649B">
        <w:rPr>
          <w:szCs w:val="24"/>
        </w:rPr>
        <w:t>) and land application (</w:t>
      </w:r>
      <w:r w:rsidR="006551E6">
        <w:rPr>
          <w:szCs w:val="24"/>
        </w:rPr>
        <w:t>tilled, reduced tillage/untilled</w:t>
      </w:r>
      <w:r w:rsidRPr="00D5649B">
        <w:rPr>
          <w:szCs w:val="24"/>
        </w:rPr>
        <w:t xml:space="preserve">) were obtained </w:t>
      </w:r>
      <w:r w:rsidR="00670161" w:rsidRPr="00D5649B">
        <w:rPr>
          <w:szCs w:val="24"/>
        </w:rPr>
        <w:t xml:space="preserve">from </w:t>
      </w:r>
      <w:r w:rsidR="008802F1" w:rsidRPr="00D5649B">
        <w:rPr>
          <w:szCs w:val="24"/>
        </w:rPr>
        <w:t>Chai et al. (2014)</w:t>
      </w:r>
      <w:r w:rsidR="00886CE0" w:rsidRPr="00D5649B">
        <w:rPr>
          <w:szCs w:val="24"/>
        </w:rPr>
        <w:t xml:space="preserve"> (</w:t>
      </w:r>
      <w:r w:rsidR="006465B9" w:rsidRPr="006A253D">
        <w:rPr>
          <w:b/>
          <w:szCs w:val="24"/>
        </w:rPr>
        <w:fldChar w:fldCharType="begin"/>
      </w:r>
      <w:r w:rsidR="006465B9" w:rsidRPr="006A253D">
        <w:rPr>
          <w:b/>
          <w:szCs w:val="24"/>
        </w:rPr>
        <w:instrText xml:space="preserve"> REF _Ref82142036 \h </w:instrText>
      </w:r>
      <w:r w:rsidR="006A253D">
        <w:rPr>
          <w:b/>
          <w:szCs w:val="24"/>
        </w:rPr>
        <w:instrText xml:space="preserve"> \* MERGEFORMAT </w:instrText>
      </w:r>
      <w:r w:rsidR="006465B9" w:rsidRPr="006A253D">
        <w:rPr>
          <w:b/>
          <w:szCs w:val="24"/>
        </w:rPr>
      </w:r>
      <w:r w:rsidR="006465B9" w:rsidRPr="006A253D">
        <w:rPr>
          <w:b/>
          <w:szCs w:val="24"/>
        </w:rPr>
        <w:fldChar w:fldCharType="separate"/>
      </w:r>
      <w:r w:rsidR="00C6178D" w:rsidRPr="00D25BCC">
        <w:rPr>
          <w:b/>
        </w:rPr>
        <w:t xml:space="preserve">Table </w:t>
      </w:r>
      <w:r w:rsidR="00C6178D">
        <w:rPr>
          <w:b/>
          <w:noProof/>
        </w:rPr>
        <w:t>43</w:t>
      </w:r>
      <w:r w:rsidR="006465B9" w:rsidRPr="006A253D">
        <w:rPr>
          <w:b/>
          <w:szCs w:val="24"/>
        </w:rPr>
        <w:fldChar w:fldCharType="end"/>
      </w:r>
      <w:r w:rsidR="00886CE0" w:rsidRPr="00D5649B">
        <w:rPr>
          <w:szCs w:val="24"/>
        </w:rPr>
        <w:t>)</w:t>
      </w:r>
      <w:r w:rsidRPr="00D5649B">
        <w:rPr>
          <w:szCs w:val="24"/>
        </w:rPr>
        <w:t xml:space="preserve">. </w:t>
      </w:r>
      <w:r w:rsidR="004365E8">
        <w:rPr>
          <w:szCs w:val="24"/>
        </w:rPr>
        <w:t>Emission factors</w:t>
      </w:r>
      <w:r w:rsidRPr="00D5649B">
        <w:rPr>
          <w:szCs w:val="24"/>
        </w:rPr>
        <w:t xml:space="preserve"> for the different stages of manure management are adjusted for temperature based on the Q</w:t>
      </w:r>
      <w:r w:rsidRPr="00D5649B">
        <w:rPr>
          <w:szCs w:val="24"/>
          <w:vertAlign w:val="subscript"/>
        </w:rPr>
        <w:t xml:space="preserve">10 </w:t>
      </w:r>
      <w:r w:rsidRPr="00D5649B">
        <w:rPr>
          <w:szCs w:val="24"/>
        </w:rPr>
        <w:t>(Q</w:t>
      </w:r>
      <w:r w:rsidRPr="00D5649B">
        <w:rPr>
          <w:szCs w:val="24"/>
          <w:vertAlign w:val="subscript"/>
        </w:rPr>
        <w:t>10</w:t>
      </w:r>
      <w:r w:rsidRPr="00D5649B">
        <w:rPr>
          <w:szCs w:val="24"/>
        </w:rPr>
        <w:t xml:space="preserve"> = 1.5) method (Sheppard and Bittman, 2012), where the NH</w:t>
      </w:r>
      <w:r w:rsidRPr="00D5649B">
        <w:rPr>
          <w:szCs w:val="24"/>
          <w:vertAlign w:val="subscript"/>
        </w:rPr>
        <w:t>3</w:t>
      </w:r>
      <w:r w:rsidRPr="00D5649B">
        <w:rPr>
          <w:szCs w:val="24"/>
        </w:rPr>
        <w:t xml:space="preserve"> emission rate increases 1.5 fold for every 10 </w:t>
      </w:r>
      <w:r w:rsidR="00E42AD1" w:rsidRPr="00D5649B">
        <w:rPr>
          <w:rFonts w:cstheme="minorHAnsi"/>
          <w:szCs w:val="24"/>
          <w:vertAlign w:val="superscript"/>
        </w:rPr>
        <w:t>°</w:t>
      </w:r>
      <w:r w:rsidRPr="00D5649B">
        <w:rPr>
          <w:szCs w:val="24"/>
        </w:rPr>
        <w:t>C increase above the reference temperature (15</w:t>
      </w:r>
      <w:r w:rsidR="00E42AD1" w:rsidRPr="00D5649B">
        <w:rPr>
          <w:szCs w:val="24"/>
          <w:vertAlign w:val="superscript"/>
        </w:rPr>
        <w:t xml:space="preserve"> </w:t>
      </w:r>
      <w:r w:rsidR="00E42AD1" w:rsidRPr="00D5649B">
        <w:rPr>
          <w:rFonts w:cstheme="minorHAnsi"/>
          <w:szCs w:val="24"/>
          <w:vertAlign w:val="superscript"/>
        </w:rPr>
        <w:t>°</w:t>
      </w:r>
      <w:r w:rsidRPr="00D5649B">
        <w:rPr>
          <w:szCs w:val="24"/>
        </w:rPr>
        <w:t>C) and decrease</w:t>
      </w:r>
      <w:r w:rsidR="004365E8">
        <w:rPr>
          <w:szCs w:val="24"/>
        </w:rPr>
        <w:t>s</w:t>
      </w:r>
      <w:r w:rsidRPr="00D5649B">
        <w:rPr>
          <w:szCs w:val="24"/>
        </w:rPr>
        <w:t xml:space="preserve"> 1.5 fold for every 10 </w:t>
      </w:r>
      <w:r w:rsidRPr="00D5649B">
        <w:rPr>
          <w:rFonts w:cstheme="minorHAnsi"/>
          <w:szCs w:val="24"/>
        </w:rPr>
        <w:t>°</w:t>
      </w:r>
      <w:r w:rsidRPr="00D5649B">
        <w:rPr>
          <w:szCs w:val="24"/>
        </w:rPr>
        <w:t>C decrease below the reference temperature. Beef cattle barns are naturally-ventilated buildings and in naturally-ventilated barns the indoor temperature is assumed to be 2</w:t>
      </w:r>
      <w:r w:rsidR="00964EED" w:rsidRPr="00D5649B">
        <w:rPr>
          <w:szCs w:val="24"/>
        </w:rPr>
        <w:t xml:space="preserve"> </w:t>
      </w:r>
      <w:r w:rsidRPr="00D5649B">
        <w:rPr>
          <w:rFonts w:cstheme="minorHAnsi"/>
          <w:szCs w:val="24"/>
        </w:rPr>
        <w:t>°</w:t>
      </w:r>
      <w:r w:rsidRPr="00D5649B">
        <w:rPr>
          <w:szCs w:val="24"/>
        </w:rPr>
        <w:t xml:space="preserve">C higher than </w:t>
      </w:r>
      <w:r w:rsidR="004365E8">
        <w:rPr>
          <w:szCs w:val="24"/>
        </w:rPr>
        <w:t xml:space="preserve">the </w:t>
      </w:r>
      <w:r w:rsidRPr="00D5649B">
        <w:rPr>
          <w:szCs w:val="24"/>
        </w:rPr>
        <w:t xml:space="preserve">outside during the cold season, </w:t>
      </w:r>
      <w:r w:rsidR="004365E8">
        <w:rPr>
          <w:szCs w:val="24"/>
        </w:rPr>
        <w:t xml:space="preserve">thus the </w:t>
      </w:r>
      <w:r w:rsidRPr="00D5649B">
        <w:rPr>
          <w:szCs w:val="24"/>
        </w:rPr>
        <w:t xml:space="preserve">EF </w:t>
      </w:r>
      <w:r w:rsidR="004365E8">
        <w:rPr>
          <w:szCs w:val="24"/>
        </w:rPr>
        <w:t xml:space="preserve">is </w:t>
      </w:r>
      <w:r w:rsidRPr="00D5649B">
        <w:rPr>
          <w:szCs w:val="24"/>
        </w:rPr>
        <w:t xml:space="preserve">adjusted accordingly. Similarly, the manure (bedding) surface temperature </w:t>
      </w:r>
      <w:r w:rsidR="00C5444A">
        <w:rPr>
          <w:szCs w:val="24"/>
        </w:rPr>
        <w:t>i</w:t>
      </w:r>
      <w:r w:rsidRPr="00D5649B">
        <w:rPr>
          <w:szCs w:val="24"/>
        </w:rPr>
        <w:t xml:space="preserve">s also assumed to be 2 </w:t>
      </w:r>
      <w:r w:rsidRPr="00D5649B">
        <w:rPr>
          <w:rFonts w:cstheme="minorHAnsi"/>
          <w:szCs w:val="24"/>
        </w:rPr>
        <w:t>°</w:t>
      </w:r>
      <w:r w:rsidRPr="00D5649B">
        <w:rPr>
          <w:szCs w:val="24"/>
        </w:rPr>
        <w:t>C higher than the ambient air temperature following microbial heat generation during storage.</w:t>
      </w:r>
      <w:r w:rsidR="00670161" w:rsidRPr="00D5649B">
        <w:rPr>
          <w:szCs w:val="24"/>
        </w:rPr>
        <w:t xml:space="preserve"> </w:t>
      </w:r>
      <w:r w:rsidR="00670161" w:rsidRPr="00D5649B">
        <w:t xml:space="preserve">Manure excreted on pasture </w:t>
      </w:r>
      <w:r w:rsidR="00C5444A">
        <w:t>i</w:t>
      </w:r>
      <w:r w:rsidR="00670161" w:rsidRPr="00D5649B">
        <w:t>s defined as pasture manure or grazing manure.</w:t>
      </w:r>
    </w:p>
    <w:p w14:paraId="12929A9F" w14:textId="6CA684BC" w:rsidR="00691941" w:rsidRPr="00D5649B" w:rsidRDefault="00691941" w:rsidP="00691941">
      <w:pPr>
        <w:pStyle w:val="CommentText"/>
      </w:pPr>
      <w:r w:rsidRPr="00D5649B">
        <w:rPr>
          <w:szCs w:val="24"/>
          <w:u w:val="single"/>
        </w:rPr>
        <w:t>For dairy cattle</w:t>
      </w:r>
      <w:r w:rsidRPr="00D5649B">
        <w:rPr>
          <w:szCs w:val="24"/>
        </w:rPr>
        <w:t xml:space="preserve">, default </w:t>
      </w:r>
      <w:r w:rsidR="0060122F">
        <w:rPr>
          <w:szCs w:val="24"/>
        </w:rPr>
        <w:t xml:space="preserve">TAN-based </w:t>
      </w:r>
      <w:r w:rsidRPr="00D5649B">
        <w:rPr>
          <w:szCs w:val="24"/>
        </w:rPr>
        <w:t>NH</w:t>
      </w:r>
      <w:r w:rsidRPr="00D5649B">
        <w:rPr>
          <w:szCs w:val="24"/>
          <w:vertAlign w:val="subscript"/>
        </w:rPr>
        <w:t>3</w:t>
      </w:r>
      <w:r w:rsidRPr="00D5649B">
        <w:rPr>
          <w:szCs w:val="24"/>
        </w:rPr>
        <w:t xml:space="preserve"> </w:t>
      </w:r>
      <w:r w:rsidR="00670161" w:rsidRPr="00D5649B">
        <w:t>EFs (kg (NH</w:t>
      </w:r>
      <w:r w:rsidR="00670161" w:rsidRPr="00D5649B">
        <w:rPr>
          <w:vertAlign w:val="subscript"/>
        </w:rPr>
        <w:t>3</w:t>
      </w:r>
      <w:r w:rsidR="00670161" w:rsidRPr="00D5649B">
        <w:t>-N) (kg TAN)</w:t>
      </w:r>
      <w:r w:rsidR="00670161" w:rsidRPr="00D5649B">
        <w:rPr>
          <w:vertAlign w:val="superscript"/>
        </w:rPr>
        <w:t>-1</w:t>
      </w:r>
      <w:r w:rsidR="00670161" w:rsidRPr="00D5649B">
        <w:t xml:space="preserve">) </w:t>
      </w:r>
      <w:r w:rsidRPr="00D5649B">
        <w:rPr>
          <w:szCs w:val="24"/>
        </w:rPr>
        <w:t>for housing (</w:t>
      </w:r>
      <w:r w:rsidRPr="00D5649B">
        <w:t>tie-stall barns, free-stall barns, milking parlours, yards/exercise lots</w:t>
      </w:r>
      <w:r w:rsidR="006551E6">
        <w:t xml:space="preserve">, </w:t>
      </w:r>
      <w:r w:rsidRPr="00D5649B">
        <w:t>past</w:t>
      </w:r>
      <w:r w:rsidR="006551E6">
        <w:t>ure</w:t>
      </w:r>
      <w:r w:rsidRPr="00D5649B">
        <w:rPr>
          <w:szCs w:val="24"/>
        </w:rPr>
        <w:t>), solid manure storage (</w:t>
      </w:r>
      <w:r w:rsidR="006551E6">
        <w:rPr>
          <w:szCs w:val="24"/>
        </w:rPr>
        <w:t>stockpiling, composting)</w:t>
      </w:r>
      <w:r w:rsidRPr="00D5649B">
        <w:rPr>
          <w:szCs w:val="24"/>
        </w:rPr>
        <w:t xml:space="preserve">, liquid manure storage (tank, slurry pit, lagoon/earthen storage) and land application (tilled and no-till </w:t>
      </w:r>
      <w:r w:rsidR="004456BC">
        <w:t>solid</w:t>
      </w:r>
      <w:r w:rsidR="004456BC" w:rsidRPr="00D5649B">
        <w:t xml:space="preserve"> </w:t>
      </w:r>
      <w:r w:rsidRPr="00D5649B">
        <w:t xml:space="preserve">spreading, </w:t>
      </w:r>
      <w:r w:rsidR="004456BC">
        <w:t xml:space="preserve">slurry broadcasting, </w:t>
      </w:r>
      <w:r w:rsidRPr="00D5649B">
        <w:t>drop hose banding, shallow injection and deep injection</w:t>
      </w:r>
      <w:r w:rsidRPr="00D5649B">
        <w:rPr>
          <w:szCs w:val="24"/>
        </w:rPr>
        <w:t>) were obtained from Chai et al. (2016)</w:t>
      </w:r>
      <w:r w:rsidR="00670161" w:rsidRPr="00D5649B">
        <w:t xml:space="preserve"> </w:t>
      </w:r>
      <w:r w:rsidRPr="00D5649B">
        <w:t>(</w:t>
      </w:r>
      <w:r w:rsidR="006465B9" w:rsidRPr="006A253D">
        <w:rPr>
          <w:b/>
        </w:rPr>
        <w:fldChar w:fldCharType="begin"/>
      </w:r>
      <w:r w:rsidR="006465B9" w:rsidRPr="006A253D">
        <w:rPr>
          <w:b/>
        </w:rPr>
        <w:instrText xml:space="preserve"> REF _Ref82142036 \h </w:instrText>
      </w:r>
      <w:r w:rsidR="006A253D">
        <w:rPr>
          <w:b/>
        </w:rPr>
        <w:instrText xml:space="preserve"> \* MERGEFORMAT </w:instrText>
      </w:r>
      <w:r w:rsidR="006465B9" w:rsidRPr="006A253D">
        <w:rPr>
          <w:b/>
        </w:rPr>
      </w:r>
      <w:r w:rsidR="006465B9" w:rsidRPr="006A253D">
        <w:rPr>
          <w:b/>
        </w:rPr>
        <w:fldChar w:fldCharType="separate"/>
      </w:r>
      <w:r w:rsidR="00C6178D" w:rsidRPr="00D25BCC">
        <w:rPr>
          <w:b/>
        </w:rPr>
        <w:t xml:space="preserve">Table </w:t>
      </w:r>
      <w:r w:rsidR="00C6178D">
        <w:rPr>
          <w:b/>
          <w:noProof/>
        </w:rPr>
        <w:t>43</w:t>
      </w:r>
      <w:r w:rsidR="006465B9" w:rsidRPr="006A253D">
        <w:rPr>
          <w:b/>
        </w:rPr>
        <w:fldChar w:fldCharType="end"/>
      </w:r>
      <w:r w:rsidR="00246D76" w:rsidRPr="00D5649B">
        <w:fldChar w:fldCharType="begin"/>
      </w:r>
      <w:r w:rsidR="00246D76" w:rsidRPr="00D5649B">
        <w:instrText xml:space="preserve"> REF _Ref71812326 \h  \* MERGEFORMAT </w:instrText>
      </w:r>
      <w:r w:rsidR="00246D76" w:rsidRPr="00D5649B">
        <w:fldChar w:fldCharType="end"/>
      </w:r>
      <w:r w:rsidRPr="00D5649B">
        <w:t xml:space="preserve">). Manure excreted in barns (tie-stall, free-stall), exercise lots/fields, milking parlours/holding areas, and standing yards </w:t>
      </w:r>
      <w:r w:rsidR="006551E6">
        <w:t>is</w:t>
      </w:r>
      <w:r w:rsidRPr="00D5649B">
        <w:t xml:space="preserve"> defined as confined housing manure for estimating the initial NH</w:t>
      </w:r>
      <w:r w:rsidRPr="00D5649B">
        <w:rPr>
          <w:vertAlign w:val="subscript"/>
        </w:rPr>
        <w:t>3</w:t>
      </w:r>
      <w:r w:rsidRPr="00D5649B">
        <w:t xml:space="preserve"> emissions from newly excreted manure. Confined housing manure is stored (manure storage stage) and then applied on land (land application stage). Manure excreted on pasture </w:t>
      </w:r>
      <w:r w:rsidR="006551E6">
        <w:t>is</w:t>
      </w:r>
      <w:r w:rsidRPr="00D5649B">
        <w:t xml:space="preserve"> defined as pasture manure or grazing manure.</w:t>
      </w:r>
    </w:p>
    <w:p w14:paraId="3121D76F" w14:textId="0971B07A" w:rsidR="00673CB6" w:rsidRPr="00D5649B" w:rsidRDefault="00673CB6" w:rsidP="00673CB6">
      <w:pPr>
        <w:pStyle w:val="Heading4"/>
      </w:pPr>
      <w:bookmarkStart w:id="596" w:name="_Ref110501943"/>
      <w:r w:rsidRPr="00D5649B">
        <w:t xml:space="preserve">Urinary nitrogen/total </w:t>
      </w:r>
      <w:proofErr w:type="spellStart"/>
      <w:r w:rsidRPr="00D5649B">
        <w:t>ammonical</w:t>
      </w:r>
      <w:proofErr w:type="spellEnd"/>
      <w:r w:rsidRPr="00D5649B">
        <w:t xml:space="preserve"> nitrogen (TAN) for beef and dairy cattl</w:t>
      </w:r>
      <w:r w:rsidR="006A1B3F" w:rsidRPr="00D5649B">
        <w:t>e (including calves)</w:t>
      </w:r>
      <w:bookmarkEnd w:id="596"/>
    </w:p>
    <w:p w14:paraId="6A8140E6" w14:textId="5E0E4071" w:rsidR="00E111A4" w:rsidRPr="00D5649B" w:rsidRDefault="00E111A4" w:rsidP="00E111A4">
      <w:r w:rsidRPr="00D5649B">
        <w:t>The fraction of excreted N in animal urine (</w:t>
      </w:r>
      <w:proofErr w:type="spellStart"/>
      <w:r w:rsidRPr="00D5649B">
        <w:rPr>
          <w:i/>
        </w:rPr>
        <w:t>Frac</w:t>
      </w:r>
      <w:r w:rsidRPr="00D5649B">
        <w:rPr>
          <w:i/>
          <w:vertAlign w:val="subscript"/>
        </w:rPr>
        <w:t>urinaryN</w:t>
      </w:r>
      <w:proofErr w:type="spellEnd"/>
      <w:r w:rsidRPr="00D5649B">
        <w:t>) is referred to as excreted TAN and the remaining fraction (f</w:t>
      </w:r>
      <w:r w:rsidR="002048B9">
        <w:t>a</w:t>
      </w:r>
      <w:r w:rsidRPr="00D5649B">
        <w:t>ecal N) as organic N. An equation (Dong et al., 2014) is used to estimate TAN fractions as a function of dietary CP content for lactating and non-lactating (dry cows, replacement heifers, calves and bulls) beef and dairy animals. For beef</w:t>
      </w:r>
      <w:r w:rsidR="004F2A43" w:rsidRPr="00D5649B">
        <w:t xml:space="preserve"> animals</w:t>
      </w:r>
      <w:r w:rsidRPr="00D5649B">
        <w:t xml:space="preserve">, default </w:t>
      </w:r>
      <w:proofErr w:type="spellStart"/>
      <w:r w:rsidRPr="00D5649B">
        <w:rPr>
          <w:i/>
        </w:rPr>
        <w:t>Fra</w:t>
      </w:r>
      <w:r w:rsidR="004F2A43" w:rsidRPr="00D5649B">
        <w:rPr>
          <w:i/>
        </w:rPr>
        <w:t>c</w:t>
      </w:r>
      <w:r w:rsidRPr="00D5649B">
        <w:rPr>
          <w:i/>
          <w:vertAlign w:val="subscript"/>
        </w:rPr>
        <w:t>urinaryN</w:t>
      </w:r>
      <w:proofErr w:type="spellEnd"/>
      <w:r w:rsidRPr="00D5649B">
        <w:t xml:space="preserve"> values are used, as detailed in the box below.</w:t>
      </w:r>
      <w:r w:rsidR="00916663">
        <w:t xml:space="preserve"> </w:t>
      </w:r>
      <w:r w:rsidR="004F2A43" w:rsidRPr="00D5649B">
        <w:t xml:space="preserve">For dairy animals, </w:t>
      </w:r>
      <w:r w:rsidR="00475CC5" w:rsidRPr="00D5649B">
        <w:fldChar w:fldCharType="begin"/>
      </w:r>
      <w:r w:rsidR="00475CC5" w:rsidRPr="00D5649B">
        <w:instrText xml:space="preserve"> REF FracurinaryN_Dairylac_Eq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1</w:t>
      </w:r>
      <w:r w:rsidR="00475CC5" w:rsidRPr="00D5649B">
        <w:fldChar w:fldCharType="end"/>
      </w:r>
      <w:r w:rsidR="00475CC5" w:rsidRPr="00D5649B">
        <w:t xml:space="preserve"> and </w:t>
      </w:r>
      <w:r w:rsidR="00475CC5" w:rsidRPr="00D5649B">
        <w:fldChar w:fldCharType="begin"/>
      </w:r>
      <w:r w:rsidR="00475CC5" w:rsidRPr="00D5649B">
        <w:instrText xml:space="preserve"> REF FracurinaryN_Dairynonlac_Eq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2</w:t>
      </w:r>
      <w:r w:rsidR="00475CC5" w:rsidRPr="00D5649B">
        <w:fldChar w:fldCharType="end"/>
      </w:r>
      <w:r w:rsidR="00475CC5" w:rsidRPr="00D5649B">
        <w:t xml:space="preserve"> </w:t>
      </w:r>
      <w:r w:rsidR="004F2A43" w:rsidRPr="00D5649B">
        <w:t xml:space="preserve">are used to estimate </w:t>
      </w:r>
      <w:proofErr w:type="spellStart"/>
      <w:r w:rsidR="004F2A43" w:rsidRPr="00D5649B">
        <w:rPr>
          <w:i/>
        </w:rPr>
        <w:t>Frac</w:t>
      </w:r>
      <w:r w:rsidR="004F2A43" w:rsidRPr="00D5649B">
        <w:rPr>
          <w:i/>
          <w:vertAlign w:val="subscript"/>
        </w:rPr>
        <w:t>urinaryN</w:t>
      </w:r>
      <w:proofErr w:type="spellEnd"/>
      <w:r w:rsidR="00475CC5" w:rsidRPr="00D5649B">
        <w:rPr>
          <w:i/>
        </w:rPr>
        <w:t xml:space="preserve"> </w:t>
      </w:r>
      <w:r w:rsidR="00475CC5" w:rsidRPr="00D5649B">
        <w:t>(Chai et al.</w:t>
      </w:r>
      <w:r w:rsidR="005E7A80">
        <w:t>,</w:t>
      </w:r>
      <w:r w:rsidR="00475CC5" w:rsidRPr="00D5649B">
        <w:t xml:space="preserve"> 2016)</w:t>
      </w:r>
      <w:r w:rsidR="00403B4B">
        <w:t>.</w:t>
      </w:r>
    </w:p>
    <w:p w14:paraId="231E77F6" w14:textId="6A9C3E0D" w:rsidR="004F2A43" w:rsidRPr="00D5649B" w:rsidRDefault="004F2A43" w:rsidP="00E111A4">
      <w:pPr>
        <w:keepNext/>
        <w:tabs>
          <w:tab w:val="left" w:pos="8647"/>
        </w:tabs>
        <w:rPr>
          <w:b/>
          <w:szCs w:val="24"/>
        </w:rPr>
      </w:pPr>
      <w:r w:rsidRPr="00D5649B">
        <w:rPr>
          <w:b/>
          <w:szCs w:val="24"/>
        </w:rPr>
        <w:t>For lactating dairy cows:</w:t>
      </w:r>
    </w:p>
    <w:p w14:paraId="3739480E" w14:textId="7E4AB20C" w:rsidR="004F2A43"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urinaryN_Dairylac</m:t>
            </m:r>
          </m:sub>
        </m:sSub>
        <m:r>
          <m:rPr>
            <m:sty m:val="bi"/>
          </m:rPr>
          <w:rPr>
            <w:rFonts w:ascii="Cambria Math" w:hAnsi="Cambria Math"/>
            <w:szCs w:val="24"/>
          </w:rPr>
          <m:t>=3.296×CP+0.0084</m:t>
        </m:r>
      </m:oMath>
      <w:r w:rsidR="004F2A43" w:rsidRPr="00D5649B">
        <w:rPr>
          <w:b/>
          <w:szCs w:val="24"/>
        </w:rPr>
        <w:t xml:space="preserve"> </w:t>
      </w:r>
      <w:r w:rsidR="004F2A43" w:rsidRPr="00D5649B">
        <w:rPr>
          <w:b/>
          <w:szCs w:val="24"/>
        </w:rPr>
        <w:tab/>
      </w:r>
      <w:bookmarkStart w:id="597" w:name="FracurinaryN_Dairylac_Eq"/>
      <w:r w:rsidR="004F2A4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597"/>
    </w:p>
    <w:p w14:paraId="0AF6D041" w14:textId="77777777" w:rsidR="004F2A43" w:rsidRPr="00D5649B" w:rsidRDefault="004F2A43" w:rsidP="004F2A43">
      <w:pPr>
        <w:rPr>
          <w:sz w:val="20"/>
        </w:rPr>
      </w:pPr>
      <w:r w:rsidRPr="00D5649B">
        <w:rPr>
          <w:sz w:val="20"/>
        </w:rPr>
        <w:t>where</w:t>
      </w:r>
    </w:p>
    <w:p w14:paraId="39A009DB" w14:textId="7FFC77F3" w:rsidR="004F2A43" w:rsidRPr="00D5649B" w:rsidRDefault="004F2A43"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w:t>
      </w:r>
      <w:r w:rsidR="00560E50" w:rsidRPr="00D5649B">
        <w:rPr>
          <w:i/>
          <w:sz w:val="20"/>
          <w:vertAlign w:val="subscript"/>
        </w:rPr>
        <w:t>_Dairylac</w:t>
      </w:r>
      <w:proofErr w:type="spellEnd"/>
      <w:r w:rsidRPr="00D5649B">
        <w:rPr>
          <w:i/>
          <w:sz w:val="20"/>
        </w:rPr>
        <w:tab/>
      </w:r>
      <w:r w:rsidRPr="00D5649B">
        <w:rPr>
          <w:sz w:val="20"/>
        </w:rPr>
        <w:t>Fraction of excreted N in the urine (urinary-N or urea-N fraction) of lactating</w:t>
      </w:r>
      <w:r w:rsidR="00E7372D">
        <w:rPr>
          <w:sz w:val="20"/>
        </w:rPr>
        <w:t xml:space="preserve"> dairy</w:t>
      </w:r>
      <w:r w:rsidRPr="00D5649B">
        <w:rPr>
          <w:sz w:val="20"/>
        </w:rPr>
        <w:t xml:space="preserve"> cows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BA6F1E5" w14:textId="1EF33312" w:rsidR="004F2A43" w:rsidRPr="00D5649B" w:rsidRDefault="004F2A43" w:rsidP="006A253D">
      <w:pPr>
        <w:tabs>
          <w:tab w:val="clear" w:pos="2880"/>
          <w:tab w:val="clear" w:pos="9360"/>
        </w:tabs>
        <w:spacing w:before="0"/>
        <w:ind w:left="2835" w:hanging="2835"/>
        <w:rPr>
          <w:sz w:val="20"/>
        </w:rPr>
      </w:pPr>
      <w:r w:rsidRPr="00D5649B">
        <w:rPr>
          <w:i/>
          <w:sz w:val="20"/>
        </w:rPr>
        <w:t>CP</w:t>
      </w:r>
      <w:r w:rsidRPr="00D5649B">
        <w:rPr>
          <w:i/>
          <w:sz w:val="20"/>
        </w:rPr>
        <w:tab/>
      </w:r>
      <w:r w:rsidRPr="00D5649B">
        <w:rPr>
          <w:sz w:val="20"/>
        </w:rPr>
        <w:t>Crude protein content of diet (kg CP (kg DM)</w:t>
      </w:r>
      <w:r w:rsidRPr="00D5649B">
        <w:rPr>
          <w:sz w:val="20"/>
          <w:vertAlign w:val="superscript"/>
        </w:rPr>
        <w:t>-1</w:t>
      </w:r>
      <w:r w:rsidRPr="00D5649B">
        <w:rPr>
          <w:sz w:val="20"/>
        </w:rPr>
        <w:t>)</w:t>
      </w:r>
    </w:p>
    <w:p w14:paraId="46D6E14A" w14:textId="5679DBC2" w:rsidR="004F2A43" w:rsidRPr="00D5649B" w:rsidRDefault="00560E50" w:rsidP="00E111A4">
      <w:pPr>
        <w:keepNext/>
        <w:tabs>
          <w:tab w:val="left" w:pos="8647"/>
        </w:tabs>
        <w:rPr>
          <w:b/>
          <w:szCs w:val="24"/>
        </w:rPr>
      </w:pPr>
      <w:r w:rsidRPr="00D5649B">
        <w:rPr>
          <w:b/>
          <w:szCs w:val="24"/>
        </w:rPr>
        <w:lastRenderedPageBreak/>
        <w:t>For non-lactating dairy animals (calves, dry cows, bulls, replacement heifers):</w:t>
      </w:r>
    </w:p>
    <w:p w14:paraId="0B7A17FA" w14:textId="0A409924" w:rsidR="00560E50"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urinaryN_Dairynonlac</m:t>
            </m:r>
          </m:sub>
        </m:sSub>
        <m:r>
          <m:rPr>
            <m:sty m:val="bi"/>
          </m:rPr>
          <w:rPr>
            <w:rFonts w:ascii="Cambria Math" w:hAnsi="Cambria Math"/>
            <w:szCs w:val="24"/>
          </w:rPr>
          <m:t>=-19.26×</m:t>
        </m:r>
        <m:sSup>
          <m:sSupPr>
            <m:ctrlPr>
              <w:rPr>
                <w:rFonts w:ascii="Cambria Math" w:hAnsi="Cambria Math"/>
                <w:b/>
                <w:i/>
                <w:szCs w:val="24"/>
              </w:rPr>
            </m:ctrlPr>
          </m:sSupPr>
          <m:e>
            <m:r>
              <m:rPr>
                <m:sty m:val="bi"/>
              </m:rPr>
              <w:rPr>
                <w:rFonts w:ascii="Cambria Math" w:hAnsi="Cambria Math"/>
                <w:szCs w:val="24"/>
              </w:rPr>
              <m:t>CP</m:t>
            </m:r>
          </m:e>
          <m:sup>
            <m:r>
              <m:rPr>
                <m:sty m:val="bi"/>
              </m:rPr>
              <w:rPr>
                <w:rFonts w:ascii="Cambria Math" w:hAnsi="Cambria Math"/>
                <w:szCs w:val="24"/>
              </w:rPr>
              <m:t>2</m:t>
            </m:r>
          </m:sup>
        </m:sSup>
        <m:r>
          <m:rPr>
            <m:sty m:val="bi"/>
          </m:rPr>
          <w:rPr>
            <w:rFonts w:ascii="Cambria Math" w:hAnsi="Cambria Math"/>
            <w:szCs w:val="24"/>
          </w:rPr>
          <m:t>+6.62×CP+0.022</m:t>
        </m:r>
      </m:oMath>
      <w:r w:rsidR="00560E50" w:rsidRPr="00D5649B">
        <w:rPr>
          <w:b/>
          <w:szCs w:val="24"/>
        </w:rPr>
        <w:t xml:space="preserve"> </w:t>
      </w:r>
      <w:r w:rsidR="00560E50" w:rsidRPr="00D5649B">
        <w:rPr>
          <w:b/>
          <w:szCs w:val="24"/>
        </w:rPr>
        <w:tab/>
      </w:r>
      <w:bookmarkStart w:id="598" w:name="FracurinaryN_Dairynonlac_Eq"/>
      <w:r w:rsidR="00560E50"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End w:id="598"/>
    </w:p>
    <w:p w14:paraId="1ADDBB48" w14:textId="21BE0A31" w:rsidR="00560E50" w:rsidRPr="00D5649B" w:rsidRDefault="00560E50" w:rsidP="00560E50">
      <w:pPr>
        <w:rPr>
          <w:sz w:val="20"/>
        </w:rPr>
      </w:pPr>
      <w:r w:rsidRPr="00D5649B">
        <w:rPr>
          <w:sz w:val="20"/>
        </w:rPr>
        <w:t>where</w:t>
      </w:r>
    </w:p>
    <w:p w14:paraId="47667087" w14:textId="4C0F4CDC" w:rsidR="00560E50" w:rsidRPr="00D5649B" w:rsidRDefault="00560E50"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urinaryN_Dairy</w:t>
      </w:r>
      <w:r w:rsidR="00475CC5" w:rsidRPr="00D5649B">
        <w:rPr>
          <w:i/>
          <w:sz w:val="20"/>
          <w:vertAlign w:val="subscript"/>
        </w:rPr>
        <w:t>non</w:t>
      </w:r>
      <w:r w:rsidRPr="00D5649B">
        <w:rPr>
          <w:i/>
          <w:sz w:val="20"/>
          <w:vertAlign w:val="subscript"/>
        </w:rPr>
        <w:t>lac</w:t>
      </w:r>
      <w:proofErr w:type="spellEnd"/>
      <w:r w:rsidRPr="00D5649B">
        <w:rPr>
          <w:i/>
          <w:sz w:val="20"/>
        </w:rPr>
        <w:tab/>
      </w:r>
      <w:r w:rsidRPr="00D5649B">
        <w:rPr>
          <w:sz w:val="20"/>
        </w:rPr>
        <w:t>Fraction of excreted N in the urine (urinary-N or urea-N fraction) of non-lactating dairy animals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DBDF189" w14:textId="66FE8708" w:rsidR="004F2A43" w:rsidRPr="00D5649B" w:rsidRDefault="00D80292" w:rsidP="00E111A4">
      <w:pPr>
        <w:keepNext/>
        <w:tabs>
          <w:tab w:val="left" w:pos="8647"/>
        </w:tabs>
        <w:rPr>
          <w:b/>
          <w:szCs w:val="24"/>
        </w:rPr>
      </w:pPr>
      <w:r w:rsidRPr="00D5649B">
        <w:rPr>
          <w:b/>
          <w:szCs w:val="24"/>
        </w:rPr>
        <w:t xml:space="preserve">Both </w:t>
      </w:r>
      <w:proofErr w:type="spellStart"/>
      <w:r w:rsidRPr="00D5649B">
        <w:rPr>
          <w:b/>
          <w:i/>
          <w:szCs w:val="24"/>
        </w:rPr>
        <w:t>Frac</w:t>
      </w:r>
      <w:r w:rsidRPr="00D5649B">
        <w:rPr>
          <w:b/>
          <w:i/>
          <w:szCs w:val="24"/>
          <w:vertAlign w:val="subscript"/>
        </w:rPr>
        <w:t>urinaryN_Dairylac</w:t>
      </w:r>
      <w:proofErr w:type="spellEnd"/>
      <w:r w:rsidRPr="00D5649B">
        <w:rPr>
          <w:b/>
          <w:szCs w:val="24"/>
          <w:vertAlign w:val="subscript"/>
        </w:rPr>
        <w:t xml:space="preserve"> </w:t>
      </w:r>
      <w:r w:rsidRPr="00D5649B">
        <w:rPr>
          <w:b/>
          <w:szCs w:val="24"/>
        </w:rPr>
        <w:t xml:space="preserve">and </w:t>
      </w:r>
      <w:proofErr w:type="spellStart"/>
      <w:r w:rsidRPr="00D5649B">
        <w:rPr>
          <w:b/>
          <w:i/>
          <w:szCs w:val="24"/>
        </w:rPr>
        <w:t>Frac</w:t>
      </w:r>
      <w:r w:rsidRPr="00D5649B">
        <w:rPr>
          <w:b/>
          <w:i/>
          <w:szCs w:val="24"/>
          <w:vertAlign w:val="subscript"/>
        </w:rPr>
        <w:t>urinaryN_Dairynonlac</w:t>
      </w:r>
      <w:proofErr w:type="spellEnd"/>
      <w:r w:rsidRPr="00D5649B">
        <w:rPr>
          <w:b/>
          <w:szCs w:val="24"/>
          <w:vertAlign w:val="subscript"/>
        </w:rPr>
        <w:t xml:space="preserve"> </w:t>
      </w:r>
      <w:r w:rsidRPr="00D5649B">
        <w:rPr>
          <w:b/>
          <w:szCs w:val="24"/>
        </w:rPr>
        <w:t>must be between 0 and 1</w:t>
      </w:r>
    </w:p>
    <w:p w14:paraId="727973D6" w14:textId="645BF09B" w:rsidR="00D93E67" w:rsidRPr="00D5649B" w:rsidRDefault="00D93E67" w:rsidP="00E111A4">
      <w:pPr>
        <w:keepNext/>
        <w:tabs>
          <w:tab w:val="left" w:pos="8647"/>
        </w:tabs>
        <w:rPr>
          <w:b/>
          <w:szCs w:val="24"/>
        </w:rPr>
      </w:pPr>
      <w:r w:rsidRPr="00D5649B">
        <w:rPr>
          <w:b/>
          <w:szCs w:val="24"/>
        </w:rPr>
        <w:t>For all beef and dairy cattle:</w:t>
      </w:r>
    </w:p>
    <w:p w14:paraId="0261FBB9" w14:textId="5C641BBA" w:rsidR="00E111A4" w:rsidRPr="00965C61"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m:t>
            </m:r>
          </m:sub>
        </m:sSub>
      </m:oMath>
      <w:r w:rsidR="00E111A4" w:rsidRPr="00965C61">
        <w:rPr>
          <w:b/>
          <w:szCs w:val="24"/>
        </w:rPr>
        <w:t xml:space="preserve"> </w:t>
      </w:r>
      <w:r w:rsidR="00E111A4" w:rsidRPr="00965C61">
        <w:rPr>
          <w:b/>
          <w:szCs w:val="24"/>
        </w:rPr>
        <w:tab/>
      </w:r>
      <w:bookmarkStart w:id="599" w:name="TANExcretionRate_CattleEq"/>
      <w:r w:rsidR="00E111A4" w:rsidRPr="00965C61">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bookmarkEnd w:id="599"/>
    </w:p>
    <w:p w14:paraId="0402A700" w14:textId="5A8F3901" w:rsidR="00E111A4" w:rsidRPr="00965C61" w:rsidRDefault="00E111A4" w:rsidP="00E111A4">
      <w:pPr>
        <w:rPr>
          <w:sz w:val="20"/>
        </w:rPr>
      </w:pPr>
      <w:r w:rsidRPr="00965C61">
        <w:rPr>
          <w:sz w:val="20"/>
        </w:rPr>
        <w:t>where</w:t>
      </w:r>
    </w:p>
    <w:p w14:paraId="74CD66B8" w14:textId="2E897CDB" w:rsidR="00E111A4" w:rsidRPr="00965C61" w:rsidRDefault="00E111A4" w:rsidP="006A253D">
      <w:pPr>
        <w:tabs>
          <w:tab w:val="clear" w:pos="2880"/>
          <w:tab w:val="clear" w:pos="9360"/>
        </w:tabs>
        <w:spacing w:before="0"/>
        <w:ind w:left="2835" w:hanging="2835"/>
        <w:rPr>
          <w:sz w:val="20"/>
        </w:rPr>
      </w:pPr>
      <w:proofErr w:type="spellStart"/>
      <w:r w:rsidRPr="00965C61">
        <w:rPr>
          <w:i/>
          <w:sz w:val="20"/>
        </w:rPr>
        <w:t>TAN</w:t>
      </w:r>
      <w:r w:rsidRPr="00965C61">
        <w:rPr>
          <w:i/>
          <w:sz w:val="20"/>
          <w:vertAlign w:val="subscript"/>
        </w:rPr>
        <w:t>excretion</w:t>
      </w:r>
      <w:proofErr w:type="spellEnd"/>
      <w:r w:rsidRPr="00965C61">
        <w:rPr>
          <w:i/>
          <w:sz w:val="20"/>
          <w:vertAlign w:val="subscript"/>
        </w:rPr>
        <w:t>-</w:t>
      </w:r>
      <w:r w:rsidRPr="00965C61">
        <w:rPr>
          <w:i/>
          <w:sz w:val="20"/>
        </w:rPr>
        <w:t xml:space="preserve">rate </w:t>
      </w:r>
      <w:r w:rsidRPr="00965C61">
        <w:rPr>
          <w:i/>
          <w:sz w:val="20"/>
        </w:rPr>
        <w:tab/>
      </w:r>
      <w:r w:rsidRPr="00965C61">
        <w:rPr>
          <w:sz w:val="20"/>
        </w:rPr>
        <w:t>T</w:t>
      </w:r>
      <w:r w:rsidR="00BB543A" w:rsidRPr="00965C61">
        <w:rPr>
          <w:sz w:val="20"/>
        </w:rPr>
        <w:t>AN</w:t>
      </w:r>
      <w:r w:rsidRPr="00965C61">
        <w:rPr>
          <w:sz w:val="20"/>
        </w:rPr>
        <w:t xml:space="preserve"> excretion rate (kg TAN head</w:t>
      </w:r>
      <w:r w:rsidRPr="00965C61">
        <w:rPr>
          <w:sz w:val="20"/>
          <w:vertAlign w:val="superscript"/>
        </w:rPr>
        <w:t>-1</w:t>
      </w:r>
      <w:r w:rsidRPr="00965C61">
        <w:rPr>
          <w:sz w:val="20"/>
        </w:rPr>
        <w:t xml:space="preserve"> day</w:t>
      </w:r>
      <w:r w:rsidRPr="00965C61">
        <w:rPr>
          <w:sz w:val="20"/>
          <w:vertAlign w:val="superscript"/>
        </w:rPr>
        <w:t>-1</w:t>
      </w:r>
      <w:r w:rsidRPr="00965C61">
        <w:rPr>
          <w:sz w:val="20"/>
        </w:rPr>
        <w:t>)</w:t>
      </w:r>
    </w:p>
    <w:p w14:paraId="06EA88C4" w14:textId="698F8362" w:rsidR="00E111A4" w:rsidRPr="00D5649B" w:rsidRDefault="00E111A4" w:rsidP="006A253D">
      <w:pPr>
        <w:tabs>
          <w:tab w:val="clear" w:pos="2880"/>
          <w:tab w:val="clear" w:pos="9360"/>
        </w:tabs>
        <w:spacing w:before="0"/>
        <w:ind w:left="2835" w:hanging="2835"/>
        <w:rPr>
          <w:sz w:val="20"/>
        </w:rPr>
      </w:pPr>
      <w:proofErr w:type="spellStart"/>
      <w:r w:rsidRPr="00965C61">
        <w:rPr>
          <w:i/>
          <w:sz w:val="20"/>
        </w:rPr>
        <w:t>Frac</w:t>
      </w:r>
      <w:r w:rsidRPr="00965C61">
        <w:rPr>
          <w:i/>
          <w:sz w:val="20"/>
          <w:vertAlign w:val="subscript"/>
        </w:rPr>
        <w:t>urinaryN</w:t>
      </w:r>
      <w:proofErr w:type="spellEnd"/>
      <w:r w:rsidRPr="00965C61">
        <w:rPr>
          <w:i/>
          <w:sz w:val="20"/>
        </w:rPr>
        <w:tab/>
      </w:r>
      <w:r w:rsidRPr="00965C61">
        <w:rPr>
          <w:sz w:val="20"/>
        </w:rPr>
        <w:t xml:space="preserve">Fraction of N excreted in urine (urinary-N or urea-N fraction), </w:t>
      </w:r>
      <w:r w:rsidR="002B5ACB" w:rsidRPr="00965C61">
        <w:rPr>
          <w:sz w:val="20"/>
        </w:rPr>
        <w:t xml:space="preserve">which </w:t>
      </w:r>
      <w:r w:rsidRPr="00965C61">
        <w:rPr>
          <w:sz w:val="20"/>
        </w:rPr>
        <w:t>varie</w:t>
      </w:r>
      <w:r w:rsidR="002B5ACB" w:rsidRPr="00965C61">
        <w:rPr>
          <w:sz w:val="20"/>
        </w:rPr>
        <w:t>s</w:t>
      </w:r>
      <w:r w:rsidRPr="00965C61">
        <w:rPr>
          <w:sz w:val="20"/>
        </w:rPr>
        <w:t xml:space="preserve"> with diet</w:t>
      </w:r>
      <w:r w:rsidR="00780FA5" w:rsidRPr="00965C61">
        <w:rPr>
          <w:sz w:val="20"/>
        </w:rPr>
        <w:t>ary</w:t>
      </w:r>
      <w:r w:rsidRPr="00965C61">
        <w:rPr>
          <w:sz w:val="20"/>
        </w:rPr>
        <w:t xml:space="preserve"> CP content (</w:t>
      </w:r>
      <w:r w:rsidR="00E7372D" w:rsidRPr="00965C61">
        <w:rPr>
          <w:sz w:val="20"/>
        </w:rPr>
        <w:t>kg TAN (kg manu</w:t>
      </w:r>
      <w:r w:rsidR="00E7372D" w:rsidRPr="00D5649B">
        <w:rPr>
          <w:sz w:val="20"/>
        </w:rPr>
        <w:t>re</w:t>
      </w:r>
      <w:r w:rsidR="00E7372D">
        <w:rPr>
          <w:sz w:val="20"/>
        </w:rPr>
        <w:t xml:space="preserve"> </w:t>
      </w:r>
      <w:r w:rsidR="00E7372D" w:rsidRPr="00D5649B">
        <w:rPr>
          <w:sz w:val="20"/>
        </w:rPr>
        <w:t>N)</w:t>
      </w:r>
      <w:r w:rsidR="00E7372D" w:rsidRPr="00D5649B">
        <w:rPr>
          <w:sz w:val="20"/>
          <w:vertAlign w:val="superscript"/>
        </w:rPr>
        <w:t>-1</w:t>
      </w:r>
      <w:r w:rsidR="00E7372D" w:rsidRPr="00D5649B">
        <w:rPr>
          <w:sz w:val="20"/>
        </w:rPr>
        <w:t>)</w:t>
      </w:r>
    </w:p>
    <w:p w14:paraId="4201D567" w14:textId="45C9AFB3"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rate×#cattle</m:t>
        </m:r>
      </m:oMath>
      <w:r w:rsidR="00E111A4" w:rsidRPr="00D5649B">
        <w:rPr>
          <w:b/>
          <w:szCs w:val="24"/>
        </w:rPr>
        <w:tab/>
      </w:r>
      <w:bookmarkStart w:id="600" w:name="TANExcretion_CattleEq"/>
      <w:r w:rsidR="00E111A4"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bookmarkEnd w:id="600"/>
    </w:p>
    <w:p w14:paraId="5B64B771" w14:textId="6D743EDD" w:rsidR="00E111A4" w:rsidRPr="00D5649B" w:rsidRDefault="00E111A4" w:rsidP="00E111A4">
      <w:pPr>
        <w:rPr>
          <w:sz w:val="32"/>
          <w:szCs w:val="32"/>
        </w:rPr>
      </w:pPr>
      <w:r w:rsidRPr="00D5649B">
        <w:rPr>
          <w:sz w:val="20"/>
        </w:rPr>
        <w:t>where</w:t>
      </w:r>
    </w:p>
    <w:p w14:paraId="41DE60E3" w14:textId="696FDC01" w:rsidR="00E111A4" w:rsidRPr="00D5649B" w:rsidRDefault="00E111A4" w:rsidP="006A253D">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TAN excretion</w:t>
      </w:r>
      <w:r w:rsidR="001F07B3">
        <w:rPr>
          <w:sz w:val="20"/>
        </w:rPr>
        <w:t xml:space="preserve"> </w:t>
      </w:r>
      <w:r w:rsidRPr="00D5649B">
        <w:rPr>
          <w:sz w:val="20"/>
        </w:rPr>
        <w:t xml:space="preserve">(kg TAN </w:t>
      </w:r>
      <w:r w:rsidR="0051409D" w:rsidRPr="00D5649B">
        <w:rPr>
          <w:sz w:val="20"/>
        </w:rPr>
        <w:t>day</w:t>
      </w:r>
      <w:r w:rsidRPr="00D5649B">
        <w:rPr>
          <w:sz w:val="20"/>
          <w:vertAlign w:val="superscript"/>
        </w:rPr>
        <w:t>-1</w:t>
      </w:r>
      <w:r w:rsidRPr="00D5649B">
        <w:rPr>
          <w:sz w:val="20"/>
        </w:rPr>
        <w:t>)</w:t>
      </w:r>
      <w:r w:rsidR="00E7372D">
        <w:rPr>
          <w:sz w:val="20"/>
        </w:rPr>
        <w:t>, by animal group</w:t>
      </w:r>
    </w:p>
    <w:p w14:paraId="0B37C174" w14:textId="16C9363A" w:rsidR="00E111A4" w:rsidRPr="00D5649B" w:rsidRDefault="00EE6923" w:rsidP="006A253D">
      <w:pPr>
        <w:tabs>
          <w:tab w:val="clear" w:pos="2880"/>
          <w:tab w:val="clear" w:pos="9360"/>
        </w:tabs>
        <w:spacing w:before="0"/>
        <w:ind w:left="2835" w:hanging="2835"/>
        <w:rPr>
          <w:i/>
          <w:sz w:val="20"/>
        </w:rPr>
      </w:pPr>
      <w:r>
        <w:rPr>
          <w:noProof/>
        </w:rPr>
        <mc:AlternateContent>
          <mc:Choice Requires="wps">
            <w:drawing>
              <wp:anchor distT="0" distB="0" distL="114300" distR="114300" simplePos="0" relativeHeight="251652608" behindDoc="0" locked="0" layoutInCell="1" allowOverlap="1" wp14:anchorId="739EC531" wp14:editId="3E3F205C">
                <wp:simplePos x="0" y="0"/>
                <wp:positionH relativeFrom="margin">
                  <wp:posOffset>0</wp:posOffset>
                </wp:positionH>
                <wp:positionV relativeFrom="paragraph">
                  <wp:posOffset>333375</wp:posOffset>
                </wp:positionV>
                <wp:extent cx="5949950" cy="1483995"/>
                <wp:effectExtent l="0" t="0" r="0" b="1905"/>
                <wp:wrapTopAndBottom/>
                <wp:docPr id="21472385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83995"/>
                        </a:xfrm>
                        <a:prstGeom prst="rect">
                          <a:avLst/>
                        </a:prstGeom>
                        <a:solidFill>
                          <a:sysClr val="window" lastClr="FFFFFF"/>
                        </a:solidFill>
                        <a:ln w="25400" cap="flat" cmpd="sng" algn="ctr">
                          <a:solidFill>
                            <a:srgbClr val="4F81BD">
                              <a:shade val="50000"/>
                            </a:srgbClr>
                          </a:solidFill>
                          <a:prstDash val="solid"/>
                        </a:ln>
                        <a:effectLst/>
                      </wps:spPr>
                      <wps:txbx>
                        <w:txbxContent>
                          <w:p w14:paraId="2DC71721" w14:textId="77777777" w:rsidR="00B1240A" w:rsidRPr="00690655" w:rsidRDefault="00B1240A" w:rsidP="00E111A4">
                            <w:pPr>
                              <w:rPr>
                                <w:color w:val="000000" w:themeColor="text1"/>
                              </w:rPr>
                            </w:pPr>
                            <w:r w:rsidRPr="00690655">
                              <w:rPr>
                                <w:color w:val="000000" w:themeColor="text1"/>
                              </w:rPr>
                              <w:t xml:space="preserve">Holos V4 will use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49CF215C" w14:textId="7A7AAE30" w:rsidR="00B1240A" w:rsidRPr="00886AD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A3F99A2" w14:textId="4F795522" w:rsidR="00B1240A" w:rsidRPr="00886ADA" w:rsidRDefault="00B1240A" w:rsidP="00E111A4">
                            <w:pPr>
                              <w:tabs>
                                <w:tab w:val="clear" w:pos="2880"/>
                                <w:tab w:val="left" w:pos="2835"/>
                              </w:tabs>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4F5977E" w14:textId="7CC3DBBB" w:rsidR="00B1240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0048CC1F" w14:textId="04AD186B" w:rsidR="00B1240A" w:rsidRPr="004F2A43" w:rsidRDefault="00B1240A" w:rsidP="00E111A4">
                            <w:pPr>
                              <w:rPr>
                                <w:color w:val="000000" w:themeColor="text1"/>
                                <w:lang w:val="fr-CA"/>
                              </w:rPr>
                            </w:pPr>
                            <w:r w:rsidRPr="00F06C2F">
                              <w:rPr>
                                <w:color w:val="000000" w:themeColor="text1"/>
                                <w:lang w:val="fr-FR"/>
                              </w:rPr>
                              <w:t>(Chai et al. 2014; Dong et al. 2014)</w:t>
                            </w:r>
                          </w:p>
                          <w:p w14:paraId="03CB7797" w14:textId="77777777" w:rsidR="00B1240A" w:rsidRPr="004F2A43" w:rsidRDefault="00B1240A" w:rsidP="00E111A4">
                            <w:pPr>
                              <w:rPr>
                                <w:color w:val="000000" w:themeColor="text1"/>
                                <w:lang w:val="fr-CA"/>
                              </w:rPr>
                            </w:pPr>
                          </w:p>
                          <w:p w14:paraId="2FB7836C" w14:textId="77777777" w:rsidR="00B1240A" w:rsidRPr="004F2A43" w:rsidRDefault="00B1240A" w:rsidP="00E111A4">
                            <w:pPr>
                              <w:spacing w:after="120"/>
                              <w:rPr>
                                <w:color w:val="000000" w:themeColor="text1"/>
                                <w:lang w:val="fr-CA"/>
                              </w:rPr>
                            </w:pPr>
                          </w:p>
                          <w:p w14:paraId="2E39847D" w14:textId="77777777" w:rsidR="00B1240A" w:rsidRPr="004F2A43" w:rsidRDefault="00B1240A" w:rsidP="00E111A4">
                            <w:pPr>
                              <w:spacing w:after="120"/>
                              <w:rPr>
                                <w:color w:val="000000" w:themeColor="text1"/>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C531" id="Rectangle 14" o:spid="_x0000_s1067" style="position:absolute;left:0;text-align:left;margin-left:0;margin-top:26.25pt;width:468.5pt;height:116.8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" fillcolor="window" strokecolor="#385d8a" strokeweight="2pt">
                <v:path arrowok="t"/>
                <v:textbox>
                  <w:txbxContent>
                    <w:p w14:paraId="2DC71721" w14:textId="77777777" w:rsidR="00B1240A" w:rsidRPr="00690655" w:rsidRDefault="00B1240A" w:rsidP="00E111A4">
                      <w:pPr>
                        <w:rPr>
                          <w:color w:val="000000" w:themeColor="text1"/>
                        </w:rPr>
                      </w:pPr>
                      <w:r w:rsidRPr="00690655">
                        <w:rPr>
                          <w:color w:val="000000" w:themeColor="text1"/>
                        </w:rPr>
                        <w:t xml:space="preserve">Holos V4 will use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49CF215C" w14:textId="7A7AAE30" w:rsidR="00B1240A" w:rsidRPr="00886AD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A3F99A2" w14:textId="4F795522" w:rsidR="00B1240A" w:rsidRPr="00886ADA" w:rsidRDefault="00B1240A" w:rsidP="00E111A4">
                      <w:pPr>
                        <w:tabs>
                          <w:tab w:val="clear" w:pos="2880"/>
                          <w:tab w:val="left" w:pos="2835"/>
                        </w:tabs>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4F5977E" w14:textId="7CC3DBBB" w:rsidR="00B1240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0048CC1F" w14:textId="04AD186B" w:rsidR="00B1240A" w:rsidRPr="004F2A43" w:rsidRDefault="00B1240A" w:rsidP="00E111A4">
                      <w:pPr>
                        <w:rPr>
                          <w:color w:val="000000" w:themeColor="text1"/>
                          <w:lang w:val="fr-CA"/>
                        </w:rPr>
                      </w:pPr>
                      <w:r w:rsidRPr="00F06C2F">
                        <w:rPr>
                          <w:color w:val="000000" w:themeColor="text1"/>
                          <w:lang w:val="fr-FR"/>
                        </w:rPr>
                        <w:t>(Chai et al. 2014; Dong et al. 2014)</w:t>
                      </w:r>
                    </w:p>
                    <w:p w14:paraId="03CB7797" w14:textId="77777777" w:rsidR="00B1240A" w:rsidRPr="004F2A43" w:rsidRDefault="00B1240A" w:rsidP="00E111A4">
                      <w:pPr>
                        <w:rPr>
                          <w:color w:val="000000" w:themeColor="text1"/>
                          <w:lang w:val="fr-CA"/>
                        </w:rPr>
                      </w:pPr>
                    </w:p>
                    <w:p w14:paraId="2FB7836C" w14:textId="77777777" w:rsidR="00B1240A" w:rsidRPr="004F2A43" w:rsidRDefault="00B1240A" w:rsidP="00E111A4">
                      <w:pPr>
                        <w:spacing w:after="120"/>
                        <w:rPr>
                          <w:color w:val="000000" w:themeColor="text1"/>
                          <w:lang w:val="fr-CA"/>
                        </w:rPr>
                      </w:pPr>
                    </w:p>
                    <w:p w14:paraId="2E39847D" w14:textId="77777777" w:rsidR="00B1240A" w:rsidRPr="004F2A43" w:rsidRDefault="00B1240A" w:rsidP="00E111A4">
                      <w:pPr>
                        <w:spacing w:after="120"/>
                        <w:rPr>
                          <w:color w:val="000000" w:themeColor="text1"/>
                          <w:lang w:val="fr-CA"/>
                        </w:rPr>
                      </w:pPr>
                    </w:p>
                  </w:txbxContent>
                </v:textbox>
                <w10:wrap type="topAndBottom" anchorx="margin"/>
              </v:rect>
            </w:pict>
          </mc:Fallback>
        </mc:AlternateContent>
      </w:r>
      <w:r w:rsidR="00E111A4" w:rsidRPr="00D5649B">
        <w:rPr>
          <w:i/>
          <w:sz w:val="20"/>
        </w:rPr>
        <w:t>#cattle</w:t>
      </w:r>
      <w:r w:rsidR="00E111A4" w:rsidRPr="00D5649B">
        <w:rPr>
          <w:i/>
          <w:sz w:val="20"/>
        </w:rPr>
        <w:tab/>
      </w:r>
      <w:r w:rsidR="00E111A4" w:rsidRPr="00D5649B">
        <w:rPr>
          <w:sz w:val="20"/>
        </w:rPr>
        <w:t>Number of beef or dairy cattle</w:t>
      </w:r>
    </w:p>
    <w:p w14:paraId="65D7ED86" w14:textId="67303386" w:rsidR="00E111A4" w:rsidRPr="00D5649B" w:rsidRDefault="00E111A4" w:rsidP="0051409D">
      <w:pPr>
        <w:pStyle w:val="Heading4"/>
      </w:pPr>
      <w:r w:rsidRPr="00D5649B">
        <w:t>F</w:t>
      </w:r>
      <w:r w:rsidR="002048B9">
        <w:t>a</w:t>
      </w:r>
      <w:r w:rsidRPr="00D5649B">
        <w:t>ecal nitrogen</w:t>
      </w:r>
      <w:r w:rsidR="0051409D" w:rsidRPr="00D5649B">
        <w:t xml:space="preserve"> for beef and dairy cattle</w:t>
      </w:r>
      <w:r w:rsidRPr="00D5649B">
        <w:t xml:space="preserve"> </w:t>
      </w:r>
      <w:r w:rsidR="00780FA5">
        <w:t>(including calves)</w:t>
      </w:r>
    </w:p>
    <w:p w14:paraId="27C00BB7" w14:textId="76B2A3CD" w:rsidR="00E111A4" w:rsidRPr="00D5649B" w:rsidRDefault="00E111A4" w:rsidP="00E111A4">
      <w:pPr>
        <w:rPr>
          <w:szCs w:val="32"/>
        </w:rPr>
      </w:pPr>
      <w:r w:rsidRPr="00D5649B">
        <w:rPr>
          <w:szCs w:val="32"/>
        </w:rPr>
        <w:t xml:space="preserve">The amount of </w:t>
      </w:r>
      <w:r w:rsidR="002B5ACB" w:rsidRPr="00D5649B">
        <w:rPr>
          <w:szCs w:val="32"/>
        </w:rPr>
        <w:t xml:space="preserve">N </w:t>
      </w:r>
      <w:r w:rsidRPr="00D5649B">
        <w:rPr>
          <w:szCs w:val="32"/>
        </w:rPr>
        <w:t>excreted by beef and dairy cattle through f</w:t>
      </w:r>
      <w:r w:rsidR="002048B9">
        <w:rPr>
          <w:szCs w:val="32"/>
        </w:rPr>
        <w:t>a</w:t>
      </w:r>
      <w:r w:rsidRPr="00D5649B">
        <w:rPr>
          <w:szCs w:val="32"/>
        </w:rPr>
        <w:t>eces (f</w:t>
      </w:r>
      <w:r w:rsidR="002048B9">
        <w:rPr>
          <w:szCs w:val="32"/>
        </w:rPr>
        <w:t>a</w:t>
      </w:r>
      <w:r w:rsidRPr="00D5649B">
        <w:rPr>
          <w:szCs w:val="32"/>
        </w:rPr>
        <w:t xml:space="preserve">ecal </w:t>
      </w:r>
      <w:r w:rsidR="002B5ACB" w:rsidRPr="00D5649B">
        <w:rPr>
          <w:szCs w:val="32"/>
        </w:rPr>
        <w:t>N</w:t>
      </w:r>
      <w:r w:rsidRPr="00D5649B">
        <w:rPr>
          <w:szCs w:val="32"/>
        </w:rPr>
        <w:t xml:space="preserve">) is calculated as the difference between total </w:t>
      </w:r>
      <w:r w:rsidR="002B5ACB" w:rsidRPr="00D5649B">
        <w:rPr>
          <w:szCs w:val="32"/>
        </w:rPr>
        <w:t xml:space="preserve">N </w:t>
      </w:r>
      <w:r w:rsidRPr="00D5649B">
        <w:rPr>
          <w:szCs w:val="32"/>
        </w:rPr>
        <w:t xml:space="preserve">excreted </w:t>
      </w:r>
      <w:r w:rsidR="002B5ACB" w:rsidRPr="00D5649B">
        <w:rPr>
          <w:szCs w:val="32"/>
        </w:rPr>
        <w:t>(</w:t>
      </w:r>
      <w:proofErr w:type="spellStart"/>
      <w:r w:rsidR="002B5ACB" w:rsidRPr="00780FA5">
        <w:rPr>
          <w:i/>
          <w:iCs/>
          <w:szCs w:val="32"/>
        </w:rPr>
        <w:t>N</w:t>
      </w:r>
      <w:r w:rsidR="002B5ACB" w:rsidRPr="00780FA5">
        <w:rPr>
          <w:i/>
          <w:iCs/>
          <w:szCs w:val="32"/>
          <w:vertAlign w:val="subscript"/>
        </w:rPr>
        <w:t>excretion</w:t>
      </w:r>
      <w:proofErr w:type="spellEnd"/>
      <w:r w:rsidR="002B5ACB" w:rsidRPr="00D5649B">
        <w:rPr>
          <w:szCs w:val="32"/>
        </w:rPr>
        <w:t xml:space="preserve">) </w:t>
      </w:r>
      <w:r w:rsidRPr="00D5649B">
        <w:rPr>
          <w:szCs w:val="32"/>
        </w:rPr>
        <w:t xml:space="preserve">and the </w:t>
      </w:r>
      <w:r w:rsidR="00780FA5">
        <w:rPr>
          <w:szCs w:val="32"/>
        </w:rPr>
        <w:t>N excreted in urine (</w:t>
      </w:r>
      <w:proofErr w:type="spellStart"/>
      <w:r w:rsidR="00780FA5" w:rsidRPr="00780FA5">
        <w:rPr>
          <w:i/>
          <w:iCs/>
          <w:szCs w:val="32"/>
        </w:rPr>
        <w:t>TAN</w:t>
      </w:r>
      <w:r w:rsidR="00780FA5" w:rsidRPr="00780FA5">
        <w:rPr>
          <w:i/>
          <w:iCs/>
          <w:szCs w:val="32"/>
          <w:vertAlign w:val="subscript"/>
        </w:rPr>
        <w:t>excretion</w:t>
      </w:r>
      <w:proofErr w:type="spellEnd"/>
      <w:r w:rsidR="00780FA5">
        <w:rPr>
          <w:szCs w:val="32"/>
        </w:rPr>
        <w:t>)</w:t>
      </w:r>
      <w:r w:rsidRPr="00D5649B">
        <w:rPr>
          <w:szCs w:val="32"/>
        </w:rPr>
        <w:t>.</w:t>
      </w:r>
    </w:p>
    <w:p w14:paraId="25C9CF2E" w14:textId="0C301DFA"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E111A4" w:rsidRPr="00D5649B">
        <w:rPr>
          <w:b/>
          <w:szCs w:val="24"/>
        </w:rPr>
        <w:tab/>
      </w:r>
      <w:bookmarkStart w:id="601" w:name="FecalNExcretionRate_CattleEq"/>
      <w:r w:rsidR="00E111A4"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bookmarkEnd w:id="601"/>
    </w:p>
    <w:p w14:paraId="4A1DD48D" w14:textId="4344E1F4" w:rsidR="00E111A4" w:rsidRPr="00D5649B" w:rsidRDefault="00E111A4" w:rsidP="00E111A4">
      <w:pPr>
        <w:rPr>
          <w:color w:val="005BBF"/>
          <w:sz w:val="32"/>
          <w:szCs w:val="32"/>
        </w:rPr>
      </w:pPr>
      <w:r w:rsidRPr="00D5649B">
        <w:rPr>
          <w:sz w:val="20"/>
        </w:rPr>
        <w:t>where</w:t>
      </w:r>
    </w:p>
    <w:p w14:paraId="757011F1" w14:textId="54F9FCD7"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w:t>
      </w:r>
      <w:r w:rsidR="0051409D" w:rsidRPr="00D5649B">
        <w:rPr>
          <w:i/>
          <w:sz w:val="20"/>
          <w:szCs w:val="32"/>
        </w:rPr>
        <w:t>N</w:t>
      </w:r>
      <w:r w:rsidR="0051409D"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w:t>
      </w:r>
      <w:r w:rsidR="0051409D" w:rsidRPr="00D5649B">
        <w:rPr>
          <w:sz w:val="20"/>
          <w:szCs w:val="32"/>
        </w:rPr>
        <w:t>ay</w:t>
      </w:r>
      <w:r w:rsidRPr="00D5649B">
        <w:rPr>
          <w:sz w:val="20"/>
          <w:szCs w:val="32"/>
          <w:vertAlign w:val="superscript"/>
        </w:rPr>
        <w:t>-1</w:t>
      </w:r>
      <w:r w:rsidRPr="00D5649B">
        <w:rPr>
          <w:sz w:val="20"/>
          <w:szCs w:val="32"/>
        </w:rPr>
        <w:t>)</w:t>
      </w:r>
    </w:p>
    <w:p w14:paraId="6452DD08" w14:textId="3057DAC4" w:rsidR="00E111A4"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rate×#cattle</m:t>
        </m:r>
      </m:oMath>
      <w:r w:rsidR="00E111A4" w:rsidRPr="00D5649B">
        <w:rPr>
          <w:b/>
          <w:szCs w:val="32"/>
        </w:rPr>
        <w:tab/>
      </w:r>
      <w:bookmarkStart w:id="602" w:name="FecalNExcretion_CattleEq"/>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602"/>
    </w:p>
    <w:p w14:paraId="59F669C0" w14:textId="12E8B2C6" w:rsidR="00E111A4" w:rsidRPr="00D5649B" w:rsidRDefault="00E111A4" w:rsidP="008E3A04">
      <w:pPr>
        <w:spacing w:before="0"/>
        <w:rPr>
          <w:color w:val="005BBF"/>
          <w:sz w:val="32"/>
          <w:szCs w:val="32"/>
        </w:rPr>
      </w:pPr>
      <w:r w:rsidRPr="00D5649B">
        <w:rPr>
          <w:sz w:val="20"/>
        </w:rPr>
        <w:t>where</w:t>
      </w:r>
    </w:p>
    <w:p w14:paraId="5D43CF87" w14:textId="4D19ED55" w:rsidR="00E111A4" w:rsidRPr="00D5649B" w:rsidRDefault="00E111A4" w:rsidP="00BD6BDA">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00363398" w:rsidRPr="00D5649B">
        <w:rPr>
          <w:sz w:val="20"/>
          <w:szCs w:val="32"/>
        </w:rPr>
        <w:t xml:space="preserve">N </w:t>
      </w:r>
      <w:r w:rsidRPr="00D5649B">
        <w:rPr>
          <w:sz w:val="20"/>
          <w:szCs w:val="32"/>
        </w:rPr>
        <w:t xml:space="preserve">excreted </w:t>
      </w:r>
      <w:r w:rsidR="00E7372D">
        <w:rPr>
          <w:sz w:val="20"/>
          <w:szCs w:val="32"/>
        </w:rPr>
        <w:t>in</w:t>
      </w:r>
      <w:r w:rsidRPr="00D5649B">
        <w:rPr>
          <w:sz w:val="20"/>
          <w:szCs w:val="32"/>
        </w:rPr>
        <w:t xml:space="preserve"> f</w:t>
      </w:r>
      <w:r w:rsidR="002048B9">
        <w:rPr>
          <w:sz w:val="20"/>
          <w:szCs w:val="32"/>
        </w:rPr>
        <w:t>a</w:t>
      </w:r>
      <w:r w:rsidRPr="00D5649B">
        <w:rPr>
          <w:sz w:val="20"/>
          <w:szCs w:val="32"/>
        </w:rPr>
        <w:t>eces</w:t>
      </w:r>
      <w:r w:rsidR="001F07B3">
        <w:rPr>
          <w:sz w:val="20"/>
          <w:szCs w:val="32"/>
        </w:rPr>
        <w:t xml:space="preserve"> </w:t>
      </w:r>
      <w:r w:rsidRPr="00D5649B">
        <w:rPr>
          <w:sz w:val="20"/>
          <w:szCs w:val="32"/>
        </w:rPr>
        <w:t xml:space="preserve">(kg N </w:t>
      </w:r>
      <w:r w:rsidR="0051409D" w:rsidRPr="00D5649B">
        <w:rPr>
          <w:sz w:val="20"/>
          <w:szCs w:val="32"/>
        </w:rPr>
        <w:t>day</w:t>
      </w:r>
      <w:r w:rsidRPr="00D5649B">
        <w:rPr>
          <w:sz w:val="20"/>
          <w:szCs w:val="32"/>
          <w:vertAlign w:val="superscript"/>
        </w:rPr>
        <w:t>-1</w:t>
      </w:r>
      <w:r w:rsidRPr="00D5649B">
        <w:rPr>
          <w:sz w:val="20"/>
          <w:szCs w:val="32"/>
        </w:rPr>
        <w:t>)</w:t>
      </w:r>
      <w:r w:rsidR="00E7372D">
        <w:rPr>
          <w:sz w:val="20"/>
          <w:szCs w:val="32"/>
        </w:rPr>
        <w:t>, by animal group</w:t>
      </w:r>
    </w:p>
    <w:p w14:paraId="0D7D53A6" w14:textId="69894377" w:rsidR="00E111A4" w:rsidRPr="00D5649B" w:rsidRDefault="00E111A4" w:rsidP="00BD6BDA">
      <w:pPr>
        <w:tabs>
          <w:tab w:val="clear" w:pos="2880"/>
          <w:tab w:val="clear" w:pos="9360"/>
        </w:tabs>
        <w:spacing w:before="0"/>
        <w:ind w:left="2835" w:hanging="2835"/>
        <w:rPr>
          <w:sz w:val="20"/>
          <w:szCs w:val="32"/>
        </w:rPr>
      </w:pPr>
      <w:r w:rsidRPr="00D5649B">
        <w:rPr>
          <w:i/>
          <w:sz w:val="20"/>
          <w:szCs w:val="32"/>
        </w:rPr>
        <w:t>#cattle</w:t>
      </w:r>
      <w:r w:rsidRPr="00D5649B">
        <w:rPr>
          <w:i/>
          <w:sz w:val="20"/>
          <w:szCs w:val="32"/>
        </w:rPr>
        <w:tab/>
      </w:r>
      <w:r w:rsidRPr="00D5649B">
        <w:rPr>
          <w:sz w:val="20"/>
          <w:szCs w:val="32"/>
        </w:rPr>
        <w:t>Number of beef or dairy cattle</w:t>
      </w:r>
    </w:p>
    <w:p w14:paraId="1810C828" w14:textId="1AC2B920" w:rsidR="00E111A4" w:rsidRPr="00D5649B" w:rsidRDefault="00E111A4" w:rsidP="0051409D">
      <w:pPr>
        <w:pStyle w:val="Heading4"/>
      </w:pPr>
      <w:r w:rsidRPr="00D5649B">
        <w:t>Manure organic nitrogen (ON)</w:t>
      </w:r>
      <w:r w:rsidR="00922D44" w:rsidRPr="00D5649B">
        <w:t xml:space="preserve"> for beef and dairy cattle</w:t>
      </w:r>
    </w:p>
    <w:p w14:paraId="1B9F4E7F" w14:textId="3E42EC14" w:rsidR="002B5ACB" w:rsidRPr="00D5649B" w:rsidRDefault="002B5ACB" w:rsidP="00E111A4">
      <w:r w:rsidRPr="00D5649B">
        <w:t>The total amount of organic N contained in manure is the sum of the f</w:t>
      </w:r>
      <w:r w:rsidR="002048B9">
        <w:t>a</w:t>
      </w:r>
      <w:r w:rsidRPr="00D5649B">
        <w:t>ecal N excreted by the animal and the N contained in livestock bedding.</w:t>
      </w:r>
    </w:p>
    <w:p w14:paraId="396C0124" w14:textId="11F8E6B1"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r>
      <w:bookmarkStart w:id="603" w:name="OrganicNManure_CattleEq"/>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bookmarkEnd w:id="603"/>
    </w:p>
    <w:p w14:paraId="7F74818A" w14:textId="77777777" w:rsidR="00E111A4" w:rsidRPr="00D5649B" w:rsidRDefault="00E111A4" w:rsidP="00E111A4">
      <w:pPr>
        <w:rPr>
          <w:color w:val="005BBF"/>
          <w:sz w:val="32"/>
          <w:szCs w:val="32"/>
        </w:rPr>
      </w:pPr>
      <w:r w:rsidRPr="00D5649B">
        <w:rPr>
          <w:sz w:val="20"/>
        </w:rPr>
        <w:t>where</w:t>
      </w:r>
    </w:p>
    <w:p w14:paraId="339A8591" w14:textId="08058144"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w:t>
      </w:r>
      <w:r w:rsidR="00363398" w:rsidRPr="00D5649B">
        <w:rPr>
          <w:sz w:val="20"/>
          <w:szCs w:val="32"/>
        </w:rPr>
        <w:t xml:space="preserve">N </w:t>
      </w:r>
      <w:r w:rsidRPr="00D5649B">
        <w:rPr>
          <w:sz w:val="20"/>
          <w:szCs w:val="32"/>
        </w:rPr>
        <w:t xml:space="preserve">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r w:rsidR="00E7372D">
        <w:rPr>
          <w:sz w:val="20"/>
          <w:szCs w:val="32"/>
        </w:rPr>
        <w:t>, by animal group</w:t>
      </w:r>
    </w:p>
    <w:p w14:paraId="686D1C8E" w14:textId="22C5DD98" w:rsidR="00CD4D66" w:rsidRPr="00D5649B" w:rsidRDefault="00CD4D66" w:rsidP="00BD6BDA">
      <w:pPr>
        <w:tabs>
          <w:tab w:val="clear" w:pos="2880"/>
          <w:tab w:val="clear" w:pos="9360"/>
        </w:tabs>
        <w:spacing w:before="0"/>
        <w:ind w:left="2835" w:hanging="2835"/>
        <w:rPr>
          <w:sz w:val="20"/>
          <w:szCs w:val="32"/>
        </w:rPr>
      </w:pPr>
      <w:proofErr w:type="spellStart"/>
      <w:r w:rsidRPr="00D5649B">
        <w:rPr>
          <w:i/>
          <w:sz w:val="20"/>
          <w:szCs w:val="32"/>
        </w:rPr>
        <w:t>N</w:t>
      </w:r>
      <w:r w:rsidR="00EF406A" w:rsidRPr="00D5649B">
        <w:rPr>
          <w:i/>
          <w:sz w:val="20"/>
          <w:szCs w:val="32"/>
          <w:vertAlign w:val="subscript"/>
        </w:rPr>
        <w:t>b</w:t>
      </w:r>
      <w:r w:rsidRPr="00D5649B">
        <w:rPr>
          <w:i/>
          <w:sz w:val="20"/>
          <w:szCs w:val="32"/>
          <w:vertAlign w:val="subscript"/>
        </w:rPr>
        <w:t>edding</w:t>
      </w:r>
      <w:proofErr w:type="spellEnd"/>
      <w:r w:rsidRPr="00D5649B">
        <w:rPr>
          <w:sz w:val="20"/>
          <w:szCs w:val="32"/>
        </w:rPr>
        <w:tab/>
        <w:t>N in bedding material (kg N)</w:t>
      </w:r>
      <w:r w:rsidR="00780FA5">
        <w:rPr>
          <w:sz w:val="20"/>
          <w:szCs w:val="32"/>
        </w:rPr>
        <w:t xml:space="preserve">, calculated using </w:t>
      </w:r>
      <w:r w:rsidR="00780FA5" w:rsidRPr="00780FA5">
        <w:rPr>
          <w:sz w:val="20"/>
        </w:rPr>
        <w:fldChar w:fldCharType="begin"/>
      </w:r>
      <w:r w:rsidR="00780FA5" w:rsidRPr="00780FA5">
        <w:rPr>
          <w:sz w:val="20"/>
        </w:rPr>
        <w:instrText xml:space="preserve"> REF NBeddingEq \h </w:instrText>
      </w:r>
      <w:r w:rsidR="00780FA5">
        <w:rPr>
          <w:sz w:val="20"/>
        </w:rPr>
        <w:instrText xml:space="preserve"> \* MERGEFORMAT </w:instrText>
      </w:r>
      <w:r w:rsidR="00780FA5" w:rsidRPr="00780FA5">
        <w:rPr>
          <w:sz w:val="20"/>
        </w:rPr>
      </w:r>
      <w:r w:rsidR="00780FA5" w:rsidRPr="00780FA5">
        <w:rPr>
          <w:sz w:val="20"/>
        </w:rPr>
        <w:fldChar w:fldCharType="separate"/>
      </w:r>
      <w:r w:rsidR="00780FA5" w:rsidRPr="0050183F">
        <w:rPr>
          <w:b/>
          <w:sz w:val="20"/>
        </w:rPr>
        <w:t xml:space="preserve">Eq. </w:t>
      </w:r>
      <w:r w:rsidR="00780FA5" w:rsidRPr="0050183F">
        <w:rPr>
          <w:b/>
          <w:noProof/>
          <w:sz w:val="20"/>
        </w:rPr>
        <w:t>4.2.1</w:t>
      </w:r>
      <w:r w:rsidR="00780FA5" w:rsidRPr="0050183F">
        <w:rPr>
          <w:b/>
          <w:sz w:val="20"/>
        </w:rPr>
        <w:noBreakHyphen/>
      </w:r>
      <w:r w:rsidR="00780FA5" w:rsidRPr="0050183F">
        <w:rPr>
          <w:b/>
          <w:noProof/>
          <w:sz w:val="20"/>
        </w:rPr>
        <w:t>31</w:t>
      </w:r>
      <w:r w:rsidR="00780FA5" w:rsidRPr="00780FA5">
        <w:rPr>
          <w:sz w:val="20"/>
        </w:rPr>
        <w:fldChar w:fldCharType="end"/>
      </w:r>
      <w:r w:rsidRPr="00D5649B">
        <w:rPr>
          <w:sz w:val="20"/>
          <w:szCs w:val="32"/>
        </w:rPr>
        <w:t xml:space="preserve"> – this is zero for beef and dairy calves as the N in bedding for these animals is already accounted for in the </w:t>
      </w:r>
      <w:proofErr w:type="spellStart"/>
      <w:r w:rsidRPr="00AB3C02">
        <w:rPr>
          <w:i/>
          <w:sz w:val="20"/>
          <w:szCs w:val="32"/>
        </w:rPr>
        <w:t>N</w:t>
      </w:r>
      <w:r w:rsidR="001A0FC8" w:rsidRPr="00AB3C02">
        <w:rPr>
          <w:i/>
          <w:sz w:val="20"/>
          <w:szCs w:val="32"/>
          <w:vertAlign w:val="subscript"/>
        </w:rPr>
        <w:t>B</w:t>
      </w:r>
      <w:r w:rsidRPr="00AB3C02">
        <w:rPr>
          <w:i/>
          <w:sz w:val="20"/>
          <w:szCs w:val="32"/>
          <w:vertAlign w:val="subscript"/>
        </w:rPr>
        <w:t>edding</w:t>
      </w:r>
      <w:proofErr w:type="spellEnd"/>
      <w:r w:rsidRPr="00D5649B">
        <w:rPr>
          <w:sz w:val="20"/>
          <w:szCs w:val="32"/>
        </w:rPr>
        <w:t xml:space="preserve"> for beef and dairy cows</w:t>
      </w:r>
    </w:p>
    <w:p w14:paraId="0C3EEE50" w14:textId="3C4CAACD" w:rsidR="00E111A4" w:rsidRPr="00D5649B" w:rsidRDefault="00EA2844" w:rsidP="00CB0933">
      <w:pPr>
        <w:pStyle w:val="Heading4"/>
      </w:pPr>
      <w:r w:rsidRPr="00D5649B">
        <w:t xml:space="preserve">Manure </w:t>
      </w:r>
      <w:r w:rsidR="00B009D6" w:rsidRPr="00D5649B">
        <w:t>NH</w:t>
      </w:r>
      <w:r w:rsidR="00B009D6" w:rsidRPr="00D5649B">
        <w:rPr>
          <w:vertAlign w:val="subscript"/>
        </w:rPr>
        <w:t>3</w:t>
      </w:r>
      <w:r w:rsidR="00B009D6" w:rsidRPr="00D5649B">
        <w:t xml:space="preserve"> volatilization f</w:t>
      </w:r>
      <w:r w:rsidR="00E111A4" w:rsidRPr="00D5649B">
        <w:t xml:space="preserve">rom </w:t>
      </w:r>
      <w:r w:rsidR="00B009D6" w:rsidRPr="00D5649B">
        <w:t>h</w:t>
      </w:r>
      <w:r w:rsidR="00E111A4" w:rsidRPr="00D5649B">
        <w:t>ousing</w:t>
      </w:r>
      <w:r w:rsidR="00B009D6" w:rsidRPr="00D5649B">
        <w:t xml:space="preserve"> for beef and dairy cattle</w:t>
      </w:r>
      <w:r w:rsidR="0053548B" w:rsidRPr="00D5649B">
        <w:t xml:space="preserve"> (including calves)</w:t>
      </w:r>
    </w:p>
    <w:p w14:paraId="65492B55" w14:textId="250600D0" w:rsidR="00E111A4" w:rsidRPr="00D5649B" w:rsidRDefault="00E111A4" w:rsidP="00C12F17">
      <w:pPr>
        <w:pStyle w:val="Heading5"/>
      </w:pPr>
      <w:r w:rsidRPr="00D5649B">
        <w:rPr>
          <w:rStyle w:val="Heading6Char"/>
          <w:smallCaps/>
          <w:color w:val="943634" w:themeColor="accent2" w:themeShade="BF"/>
          <w:spacing w:val="10"/>
        </w:rPr>
        <w:t>Confined no barn (feedlot) for beef cattle and confined (tie-stall, small and large free-</w:t>
      </w:r>
      <w:r w:rsidRPr="00D5649B">
        <w:t xml:space="preserve">stall, </w:t>
      </w:r>
      <w:r w:rsidR="0050183F">
        <w:t>milking parlour, yard/exercise lot</w:t>
      </w:r>
      <w:r w:rsidRPr="00D5649B">
        <w:t>) for dairy cattle</w:t>
      </w:r>
      <w:r w:rsidR="00945FF1">
        <w:t xml:space="preserve"> </w:t>
      </w:r>
      <w:r w:rsidR="008D380A">
        <w:t>(</w:t>
      </w:r>
      <w:r w:rsidR="00945FF1" w:rsidRPr="00757F41">
        <w:t>including calves</w:t>
      </w:r>
      <w:r w:rsidR="008D380A">
        <w:t>)</w:t>
      </w:r>
      <w:r w:rsidRPr="00D5649B">
        <w:t xml:space="preserve"> </w:t>
      </w:r>
    </w:p>
    <w:p w14:paraId="62482A3A" w14:textId="2CA1D621"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6E0422F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FBEB4C7" w14:textId="5B7D52AD" w:rsidR="00E111A4" w:rsidRPr="00D5649B" w:rsidRDefault="00E111A4" w:rsidP="00BD6BDA">
      <w:pPr>
        <w:tabs>
          <w:tab w:val="clear" w:pos="2880"/>
          <w:tab w:val="clear" w:pos="9360"/>
        </w:tabs>
        <w:spacing w:before="0"/>
        <w:ind w:left="2835" w:hanging="2835"/>
        <w:rPr>
          <w:sz w:val="20"/>
        </w:rPr>
      </w:pPr>
      <w:proofErr w:type="spellStart"/>
      <w:r w:rsidRPr="00D5649B">
        <w:rPr>
          <w:i/>
          <w:sz w:val="20"/>
        </w:rPr>
        <w:t>ATA</w:t>
      </w:r>
      <w:r w:rsidRPr="00D5649B">
        <w:rPr>
          <w:i/>
          <w:sz w:val="20"/>
          <w:vertAlign w:val="subscript"/>
        </w:rPr>
        <w:t>feedlot</w:t>
      </w:r>
      <w:proofErr w:type="spellEnd"/>
      <w:r w:rsidRPr="00D5649B">
        <w:rPr>
          <w:i/>
          <w:sz w:val="20"/>
        </w:rPr>
        <w:t xml:space="preserve"> </w:t>
      </w:r>
      <w:r w:rsidRPr="00D5649B">
        <w:rPr>
          <w:i/>
          <w:sz w:val="20"/>
        </w:rPr>
        <w:tab/>
      </w:r>
      <w:r w:rsidRPr="00D5649B">
        <w:rPr>
          <w:sz w:val="20"/>
        </w:rPr>
        <w:t>Ambient temperature-based adjustments used to correct default NH</w:t>
      </w:r>
      <w:r w:rsidRPr="00D5649B">
        <w:rPr>
          <w:sz w:val="20"/>
          <w:vertAlign w:val="subscript"/>
        </w:rPr>
        <w:t>3</w:t>
      </w:r>
      <w:r w:rsidRPr="00D5649B">
        <w:rPr>
          <w:sz w:val="20"/>
        </w:rPr>
        <w:t xml:space="preserve"> emission </w:t>
      </w:r>
      <w:r w:rsidR="0050183F">
        <w:rPr>
          <w:sz w:val="20"/>
        </w:rPr>
        <w:t xml:space="preserve">factors </w:t>
      </w:r>
      <w:r w:rsidRPr="00D5649B">
        <w:rPr>
          <w:sz w:val="20"/>
        </w:rPr>
        <w:t xml:space="preserve">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and </w:t>
      </w:r>
      <w:r w:rsidR="00FA761C">
        <w:rPr>
          <w:sz w:val="20"/>
        </w:rPr>
        <w:t xml:space="preserve">confined </w:t>
      </w:r>
      <w:r w:rsidR="001A7CBB" w:rsidRPr="00D5649B">
        <w:rPr>
          <w:sz w:val="20"/>
        </w:rPr>
        <w:t xml:space="preserve">dairy cattle </w:t>
      </w:r>
      <w:r w:rsidR="001A7CBB">
        <w:rPr>
          <w:sz w:val="20"/>
        </w:rPr>
        <w:t xml:space="preserve">housing systems </w:t>
      </w:r>
      <w:r w:rsidR="001A7CBB" w:rsidRPr="00D5649B">
        <w:rPr>
          <w:sz w:val="20"/>
        </w:rPr>
        <w:t>(tie-stall, free-stall, milking parlour, yard/exercise lot)</w:t>
      </w:r>
    </w:p>
    <w:p w14:paraId="4229F5C2" w14:textId="40BB6466" w:rsidR="00E111A4" w:rsidRPr="00D5649B" w:rsidRDefault="00E111A4" w:rsidP="00BD6BDA">
      <w:pPr>
        <w:tabs>
          <w:tab w:val="clear" w:pos="2880"/>
          <w:tab w:val="clear" w:pos="9360"/>
        </w:tabs>
        <w:spacing w:before="0"/>
        <w:ind w:left="2835" w:hanging="2835"/>
        <w:rPr>
          <w:sz w:val="20"/>
        </w:rPr>
      </w:pPr>
      <w:r w:rsidRPr="00D5649B">
        <w:rPr>
          <w:i/>
          <w:sz w:val="20"/>
        </w:rPr>
        <w:t>T</w:t>
      </w:r>
      <w:r w:rsidRPr="00D5649B">
        <w:rPr>
          <w:i/>
          <w:sz w:val="20"/>
        </w:rPr>
        <w:tab/>
      </w:r>
      <w:r w:rsidRPr="00D5649B">
        <w:rPr>
          <w:sz w:val="20"/>
        </w:rPr>
        <w:t>Average daily temperature (°</w:t>
      </w:r>
      <w:r w:rsidRPr="008F1506">
        <w:rPr>
          <w:sz w:val="20"/>
        </w:rPr>
        <w:t>C)</w:t>
      </w:r>
      <w:r w:rsidR="00CD0A58" w:rsidRPr="008F1506">
        <w:rPr>
          <w:sz w:val="20"/>
        </w:rPr>
        <w:t xml:space="preserve"> – for all outdoor housing systems (i.e., confined no barn (feedlot) for beef cattle and yard/exercise lot for dairy cattle, </w:t>
      </w:r>
      <w:r w:rsidR="00CD0A58" w:rsidRPr="008F1506">
        <w:rPr>
          <w:i/>
          <w:iCs/>
          <w:sz w:val="20"/>
        </w:rPr>
        <w:t>T</w:t>
      </w:r>
      <w:r w:rsidR="00CD0A58" w:rsidRPr="008F1506">
        <w:rPr>
          <w:sz w:val="20"/>
        </w:rPr>
        <w:t xml:space="preserve"> is the ambient outdoor temperature; for all indoor housing systems for dairy cattle (i.e., tie-stall, free-stall and milking parlour), </w:t>
      </w:r>
      <w:r w:rsidR="00CD0A58" w:rsidRPr="008F1506">
        <w:rPr>
          <w:i/>
          <w:iCs/>
          <w:sz w:val="20"/>
        </w:rPr>
        <w:t>T</w:t>
      </w:r>
      <w:r w:rsidR="00CD0A58" w:rsidRPr="008F1506">
        <w:rPr>
          <w:sz w:val="20"/>
        </w:rPr>
        <w:t xml:space="preserve"> is the ambient temperature inside the barn</w:t>
      </w:r>
      <w:r w:rsidR="001003DF" w:rsidRPr="008F1506">
        <w:rPr>
          <w:sz w:val="20"/>
        </w:rPr>
        <w:t xml:space="preserve"> (Table 63)</w:t>
      </w:r>
    </w:p>
    <w:p w14:paraId="6950B80E" w14:textId="706F188F"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confinednobarn_adju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oMath>
      <w:r w:rsidR="00E111A4" w:rsidRPr="00D5649B">
        <w:rPr>
          <w:b/>
          <w:szCs w:val="24"/>
        </w:rPr>
        <w:t xml:space="preserve"> </w:t>
      </w:r>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39410692"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0EA5DD6B" w14:textId="0179632E"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confinednobarn_adju</w:t>
      </w:r>
      <w:proofErr w:type="spellEnd"/>
      <w:r w:rsidRPr="00D5649B">
        <w:rPr>
          <w:i/>
          <w:sz w:val="20"/>
        </w:rPr>
        <w:tab/>
      </w:r>
      <w:r w:rsidRPr="00D5649B">
        <w:rPr>
          <w:sz w:val="20"/>
        </w:rPr>
        <w:t xml:space="preserve">Adjusted </w:t>
      </w:r>
      <w:r w:rsidR="00363398" w:rsidRPr="00D5649B">
        <w:rPr>
          <w:sz w:val="20"/>
        </w:rPr>
        <w:t>NH</w:t>
      </w:r>
      <w:r w:rsidR="00363398" w:rsidRPr="00D5649B">
        <w:rPr>
          <w:sz w:val="20"/>
          <w:vertAlign w:val="subscript"/>
        </w:rPr>
        <w:t>3</w:t>
      </w:r>
      <w:r w:rsidR="00363398" w:rsidRPr="00D5649B">
        <w:rPr>
          <w:sz w:val="20"/>
        </w:rPr>
        <w:t xml:space="preserve"> </w:t>
      </w:r>
      <w:r w:rsidRPr="00D5649B">
        <w:rPr>
          <w:sz w:val="20"/>
        </w:rPr>
        <w:t xml:space="preserve">emission factor 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(feedlot) and </w:t>
      </w:r>
      <w:r w:rsidR="00FA761C">
        <w:rPr>
          <w:sz w:val="20"/>
        </w:rPr>
        <w:t xml:space="preserve">confined </w:t>
      </w:r>
      <w:r w:rsidR="001A7CBB" w:rsidRPr="00D5649B">
        <w:rPr>
          <w:sz w:val="20"/>
        </w:rPr>
        <w:t>dairy cattle</w:t>
      </w:r>
      <w:r w:rsidR="001A7CBB">
        <w:rPr>
          <w:sz w:val="20"/>
        </w:rPr>
        <w:t xml:space="preserve"> housing systems</w:t>
      </w:r>
      <w:r w:rsidR="001A7CBB" w:rsidRPr="00D5649B">
        <w:rPr>
          <w:sz w:val="20"/>
        </w:rPr>
        <w:t xml:space="preserve"> (tie-stall, free-stall, milking parlour, yard/exercise lot)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Pr>
          <w:sz w:val="20"/>
        </w:rPr>
        <w:t xml:space="preserve">) </w:t>
      </w:r>
      <w:r w:rsidRPr="00D5649B">
        <w:rPr>
          <w:sz w:val="20"/>
        </w:rPr>
        <w:t xml:space="preserve">(0 ≤ </w:t>
      </w:r>
      <w:proofErr w:type="spellStart"/>
      <w:r w:rsidRPr="00D5649B">
        <w:rPr>
          <w:sz w:val="20"/>
        </w:rPr>
        <w:t>EF</w:t>
      </w:r>
      <w:r w:rsidRPr="00D5649B">
        <w:rPr>
          <w:sz w:val="20"/>
          <w:vertAlign w:val="subscript"/>
        </w:rPr>
        <w:t>adjusted</w:t>
      </w:r>
      <w:proofErr w:type="spellEnd"/>
      <w:r w:rsidRPr="00D5649B">
        <w:rPr>
          <w:sz w:val="20"/>
        </w:rPr>
        <w:t xml:space="preserve"> ≤ 1)</w:t>
      </w:r>
    </w:p>
    <w:p w14:paraId="0C2C0533" w14:textId="40538A5A"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Pr="00D5649B">
        <w:rPr>
          <w:sz w:val="20"/>
        </w:rPr>
        <w:t xml:space="preserve">emission factor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EB283D">
        <w:rPr>
          <w:sz w:val="20"/>
        </w:rPr>
        <w:t xml:space="preserve">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w:t>
      </w:r>
      <w:r w:rsidR="00EB283D">
        <w:rPr>
          <w:sz w:val="20"/>
        </w:rPr>
        <w:t>N)</w:t>
      </w:r>
      <w:r w:rsidR="00944CEA" w:rsidRPr="00D5649B">
        <w:rPr>
          <w:sz w:val="20"/>
        </w:rPr>
        <w:t xml:space="preserve"> </w:t>
      </w:r>
      <w:r w:rsidRPr="00D5649B">
        <w:rPr>
          <w:sz w:val="20"/>
        </w:rPr>
        <w:t>(</w:t>
      </w:r>
      <w:r w:rsidR="009915CA" w:rsidRPr="00BD6BDA">
        <w:rPr>
          <w:b/>
          <w:sz w:val="20"/>
        </w:rPr>
        <w:fldChar w:fldCharType="begin"/>
      </w:r>
      <w:r w:rsidR="009915CA" w:rsidRPr="00BD6BDA">
        <w:rPr>
          <w:b/>
          <w:sz w:val="20"/>
        </w:rPr>
        <w:instrText xml:space="preserve"> REF _Ref82142036 \h  \* MERGEFORMAT </w:instrText>
      </w:r>
      <w:r w:rsidR="009915CA" w:rsidRPr="00BD6BDA">
        <w:rPr>
          <w:b/>
          <w:sz w:val="20"/>
        </w:rPr>
      </w:r>
      <w:r w:rsidR="009915CA" w:rsidRPr="00BD6BDA">
        <w:rPr>
          <w:b/>
          <w:sz w:val="20"/>
        </w:rPr>
        <w:fldChar w:fldCharType="separate"/>
      </w:r>
      <w:r w:rsidR="008F5E76" w:rsidRPr="008F5E76">
        <w:rPr>
          <w:b/>
          <w:sz w:val="20"/>
        </w:rPr>
        <w:t>Table 43</w:t>
      </w:r>
      <w:r w:rsidR="009915CA" w:rsidRPr="00BD6BDA">
        <w:rPr>
          <w:b/>
          <w:sz w:val="20"/>
        </w:rPr>
        <w:fldChar w:fldCharType="end"/>
      </w:r>
      <w:r w:rsidRPr="00D5649B">
        <w:rPr>
          <w:sz w:val="20"/>
        </w:rPr>
        <w:t>)</w:t>
      </w:r>
    </w:p>
    <w:p w14:paraId="4231A0F9" w14:textId="110BE4E7"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confinednobarn_adju</m:t>
            </m:r>
          </m:sub>
        </m:sSub>
      </m:oMath>
      <w:r w:rsidR="00E111A4" w:rsidRPr="00D5649B">
        <w:rPr>
          <w:b/>
          <w:szCs w:val="24"/>
        </w:rPr>
        <w:t xml:space="preserve"> </w:t>
      </w:r>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68C9CC9E"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0BBBE97" w14:textId="1BD7A8ED" w:rsidR="00E111A4" w:rsidRPr="00D5649B" w:rsidRDefault="00E111A4" w:rsidP="00BD6BDA">
      <w:pPr>
        <w:tabs>
          <w:tab w:val="clear" w:pos="2880"/>
          <w:tab w:val="clear" w:pos="9360"/>
        </w:tabs>
        <w:spacing w:before="0"/>
        <w:ind w:left="2835" w:hanging="2835"/>
        <w:rPr>
          <w:sz w:val="20"/>
          <w:szCs w:val="24"/>
        </w:rPr>
      </w:pPr>
      <w:r w:rsidRPr="00EB283D">
        <w:rPr>
          <w:i/>
          <w:sz w:val="20"/>
          <w:szCs w:val="24"/>
        </w:rPr>
        <w:t>NH3</w:t>
      </w:r>
      <w:r w:rsidR="00EB283D">
        <w:rPr>
          <w:i/>
          <w:sz w:val="20"/>
          <w:szCs w:val="24"/>
        </w:rPr>
        <w:t>_</w:t>
      </w:r>
      <w:r w:rsidRPr="00EB283D">
        <w:rPr>
          <w:i/>
          <w:sz w:val="20"/>
          <w:szCs w:val="24"/>
        </w:rPr>
        <w:t>Nconfinednobarn</w:t>
      </w:r>
      <w:r w:rsidR="00944CEA">
        <w:rPr>
          <w:i/>
          <w:sz w:val="20"/>
          <w:szCs w:val="24"/>
        </w:rPr>
        <w:t>_</w:t>
      </w:r>
      <w:r w:rsidRPr="00944CEA">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50183F">
        <w:rPr>
          <w:sz w:val="20"/>
          <w:szCs w:val="24"/>
        </w:rPr>
        <w:t xml:space="preserve">s </w:t>
      </w:r>
      <w:r w:rsidRPr="00D5649B">
        <w:rPr>
          <w:sz w:val="20"/>
          <w:szCs w:val="24"/>
        </w:rPr>
        <w:t xml:space="preserve">from </w:t>
      </w:r>
      <w:r w:rsidR="00FA761C">
        <w:rPr>
          <w:sz w:val="20"/>
          <w:szCs w:val="24"/>
        </w:rPr>
        <w:t>c</w:t>
      </w:r>
      <w:r w:rsidR="00944CEA">
        <w:rPr>
          <w:sz w:val="20"/>
        </w:rPr>
        <w:t>onfined no barn</w:t>
      </w:r>
      <w:r w:rsidR="00FA761C">
        <w:rPr>
          <w:sz w:val="20"/>
        </w:rPr>
        <w:t xml:space="preserve"> (feedlot</w:t>
      </w:r>
      <w:r w:rsidR="00944CEA">
        <w:rPr>
          <w:sz w:val="20"/>
        </w:rPr>
        <w:t xml:space="preserve">) </w:t>
      </w:r>
      <w:r w:rsidRPr="00D5649B">
        <w:rPr>
          <w:sz w:val="20"/>
        </w:rPr>
        <w:t xml:space="preserve">housing for beef cattle (feedlot) and </w:t>
      </w:r>
      <w:r w:rsidR="00FA761C">
        <w:rPr>
          <w:sz w:val="20"/>
        </w:rPr>
        <w:t xml:space="preserve">confined </w:t>
      </w:r>
      <w:r w:rsidRPr="00D5649B">
        <w:rPr>
          <w:sz w:val="20"/>
        </w:rPr>
        <w:t>dairy cattle</w:t>
      </w:r>
      <w:r w:rsidR="001A7CBB">
        <w:rPr>
          <w:sz w:val="20"/>
        </w:rPr>
        <w:t xml:space="preserve"> housing systems</w:t>
      </w:r>
      <w:r w:rsidRPr="00D5649B">
        <w:rPr>
          <w:sz w:val="20"/>
        </w:rPr>
        <w:t xml:space="preserve"> (tie-stall, free-stall, milking parlour, yard/exercise lot) </w:t>
      </w:r>
      <w:r w:rsidRPr="00D5649B">
        <w:rPr>
          <w:sz w:val="20"/>
          <w:szCs w:val="24"/>
        </w:rPr>
        <w:t>(kg NH</w:t>
      </w:r>
      <w:r w:rsidRPr="00D5649B">
        <w:rPr>
          <w:sz w:val="20"/>
          <w:szCs w:val="24"/>
          <w:vertAlign w:val="subscript"/>
        </w:rPr>
        <w:t>3</w:t>
      </w:r>
      <w:r w:rsidR="0050183F">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4693BADC" w14:textId="6279EC23"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rate×#cattle</m:t>
        </m:r>
      </m:oMath>
      <w:r w:rsidRPr="00D5649B">
        <w:rPr>
          <w:b/>
          <w:szCs w:val="24"/>
        </w:rPr>
        <w:tab/>
      </w:r>
      <w:bookmarkStart w:id="604" w:name="NH3NConfinedNoBarn_CattleEq"/>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bookmarkEnd w:id="604"/>
    </w:p>
    <w:p w14:paraId="2C746DCE" w14:textId="77777777" w:rsidR="00E111A4" w:rsidRPr="00D5649B" w:rsidRDefault="00E111A4" w:rsidP="009D07A5">
      <w:pPr>
        <w:tabs>
          <w:tab w:val="clear" w:pos="2880"/>
          <w:tab w:val="left" w:pos="2835"/>
        </w:tabs>
        <w:spacing w:before="0"/>
        <w:ind w:left="2835" w:hanging="2835"/>
        <w:rPr>
          <w:sz w:val="20"/>
        </w:rPr>
      </w:pPr>
      <w:r w:rsidRPr="00D5649B">
        <w:rPr>
          <w:sz w:val="20"/>
        </w:rPr>
        <w:t>where</w:t>
      </w:r>
    </w:p>
    <w:p w14:paraId="09A53030" w14:textId="029A173B" w:rsidR="00E111A4" w:rsidRPr="00D5649B" w:rsidRDefault="00E111A4" w:rsidP="009D07A5">
      <w:pPr>
        <w:tabs>
          <w:tab w:val="clear" w:pos="2880"/>
          <w:tab w:val="left" w:pos="2835"/>
        </w:tabs>
        <w:spacing w:before="0"/>
        <w:ind w:left="2835" w:hanging="2835"/>
        <w:rPr>
          <w:i/>
          <w:sz w:val="20"/>
          <w:szCs w:val="24"/>
        </w:rPr>
      </w:pPr>
      <w:r w:rsidRPr="00D5649B">
        <w:rPr>
          <w:i/>
          <w:sz w:val="20"/>
          <w:szCs w:val="24"/>
        </w:rPr>
        <w:t>NH</w:t>
      </w:r>
      <w:r w:rsidRPr="00D5649B">
        <w:rPr>
          <w:i/>
          <w:sz w:val="20"/>
          <w:szCs w:val="24"/>
          <w:vertAlign w:val="subscript"/>
        </w:rPr>
        <w:t>3</w:t>
      </w:r>
      <w:r w:rsidR="00EB283D">
        <w:rPr>
          <w:i/>
          <w:sz w:val="20"/>
          <w:szCs w:val="24"/>
          <w:vertAlign w:val="subscript"/>
        </w:rPr>
        <w:t>_</w:t>
      </w:r>
      <w:r w:rsidRPr="00D5649B">
        <w:rPr>
          <w:i/>
          <w:sz w:val="20"/>
          <w:szCs w:val="24"/>
        </w:rPr>
        <w:t>N</w:t>
      </w:r>
      <w:r w:rsidRPr="00D5649B">
        <w:rPr>
          <w:i/>
          <w:sz w:val="20"/>
          <w:szCs w:val="24"/>
          <w:vertAlign w:val="subscript"/>
        </w:rPr>
        <w:t>confinednobarn</w:t>
      </w:r>
      <w:r w:rsidRPr="00D5649B">
        <w:rPr>
          <w:i/>
          <w:sz w:val="20"/>
          <w:szCs w:val="24"/>
        </w:rPr>
        <w:tab/>
      </w:r>
      <w:r w:rsidR="00A23237">
        <w:rPr>
          <w:i/>
          <w:sz w:val="20"/>
          <w:szCs w:val="24"/>
        </w:rPr>
        <w:tab/>
      </w:r>
      <w:r w:rsidR="00A42769" w:rsidRPr="00D5649B">
        <w:rPr>
          <w:sz w:val="20"/>
          <w:szCs w:val="24"/>
        </w:rPr>
        <w:t>Daily</w:t>
      </w:r>
      <w:r w:rsidRPr="00D5649B">
        <w:rPr>
          <w:sz w:val="20"/>
          <w:szCs w:val="24"/>
        </w:rPr>
        <w:t xml:space="preserve"> </w:t>
      </w:r>
      <w:r w:rsidR="00363398" w:rsidRPr="00D5649B">
        <w:rPr>
          <w:sz w:val="20"/>
          <w:szCs w:val="24"/>
        </w:rPr>
        <w:t>NH</w:t>
      </w:r>
      <w:r w:rsidR="00363398" w:rsidRPr="00D5649B">
        <w:rPr>
          <w:sz w:val="20"/>
          <w:szCs w:val="24"/>
          <w:vertAlign w:val="subscript"/>
        </w:rPr>
        <w:t>3</w:t>
      </w:r>
      <w:r w:rsidR="00363398" w:rsidRPr="00D5649B">
        <w:rPr>
          <w:sz w:val="20"/>
          <w:szCs w:val="24"/>
        </w:rPr>
        <w:t>-N</w:t>
      </w:r>
      <w:r w:rsidRPr="00D5649B">
        <w:rPr>
          <w:sz w:val="20"/>
          <w:szCs w:val="24"/>
        </w:rPr>
        <w:t xml:space="preserve"> </w:t>
      </w:r>
      <w:r w:rsidR="00A42769" w:rsidRPr="00D5649B">
        <w:rPr>
          <w:sz w:val="20"/>
          <w:szCs w:val="24"/>
        </w:rPr>
        <w:t>emissions</w:t>
      </w:r>
      <w:r w:rsidRPr="00D5649B">
        <w:rPr>
          <w:sz w:val="20"/>
          <w:szCs w:val="24"/>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944CEA">
        <w:rPr>
          <w:sz w:val="20"/>
        </w:rPr>
        <w:t xml:space="preserve"> </w:t>
      </w:r>
      <w:r w:rsidR="00944CEA" w:rsidRPr="00D5649B">
        <w:rPr>
          <w:sz w:val="20"/>
          <w:szCs w:val="24"/>
        </w:rPr>
        <w:t>(kg NH</w:t>
      </w:r>
      <w:r w:rsidR="00944CEA" w:rsidRPr="00D5649B">
        <w:rPr>
          <w:sz w:val="20"/>
          <w:szCs w:val="24"/>
          <w:vertAlign w:val="subscript"/>
        </w:rPr>
        <w:t>3-</w:t>
      </w:r>
      <w:r w:rsidR="00944CEA" w:rsidRPr="00D5649B">
        <w:rPr>
          <w:sz w:val="20"/>
          <w:szCs w:val="24"/>
        </w:rPr>
        <w:t>N</w:t>
      </w:r>
      <w:r w:rsidR="00944CEA">
        <w:rPr>
          <w:sz w:val="20"/>
          <w:szCs w:val="24"/>
        </w:rPr>
        <w:t xml:space="preserve"> day</w:t>
      </w:r>
      <w:r w:rsidR="00944CEA" w:rsidRPr="00A23237">
        <w:rPr>
          <w:sz w:val="20"/>
          <w:szCs w:val="24"/>
          <w:vertAlign w:val="superscript"/>
        </w:rPr>
        <w:t>-1</w:t>
      </w:r>
      <w:r w:rsidR="00944CEA" w:rsidRPr="00D5649B">
        <w:rPr>
          <w:sz w:val="20"/>
          <w:szCs w:val="24"/>
        </w:rPr>
        <w:t>)</w:t>
      </w:r>
      <w:r w:rsidR="00944CEA">
        <w:rPr>
          <w:sz w:val="20"/>
          <w:szCs w:val="24"/>
        </w:rPr>
        <w:t>,</w:t>
      </w:r>
      <w:r w:rsidR="00944CEA" w:rsidRPr="00D5649B">
        <w:rPr>
          <w:sz w:val="20"/>
        </w:rPr>
        <w:t xml:space="preserve"> </w:t>
      </w:r>
      <w:r w:rsidR="001F07B3">
        <w:rPr>
          <w:sz w:val="20"/>
          <w:szCs w:val="24"/>
        </w:rPr>
        <w:t xml:space="preserve">by animal group </w:t>
      </w:r>
    </w:p>
    <w:p w14:paraId="21364555" w14:textId="77777777" w:rsidR="00E111A4" w:rsidRPr="00D5649B" w:rsidRDefault="00E111A4" w:rsidP="009D07A5">
      <w:pPr>
        <w:tabs>
          <w:tab w:val="clear" w:pos="2880"/>
          <w:tab w:val="left" w:pos="2835"/>
        </w:tabs>
        <w:spacing w:before="0"/>
        <w:ind w:left="2835" w:hanging="2835"/>
        <w:rPr>
          <w:sz w:val="20"/>
          <w:szCs w:val="24"/>
        </w:rPr>
      </w:pPr>
      <w:r w:rsidRPr="00D5649B">
        <w:rPr>
          <w:i/>
          <w:sz w:val="20"/>
          <w:szCs w:val="24"/>
        </w:rPr>
        <w:t>#cattle</w:t>
      </w:r>
      <w:r w:rsidRPr="00D5649B">
        <w:rPr>
          <w:i/>
          <w:sz w:val="20"/>
          <w:szCs w:val="24"/>
        </w:rPr>
        <w:tab/>
      </w:r>
      <w:r w:rsidRPr="00D5649B">
        <w:rPr>
          <w:sz w:val="20"/>
          <w:szCs w:val="24"/>
        </w:rPr>
        <w:t>Number of beef or dairy cattle</w:t>
      </w:r>
    </w:p>
    <w:p w14:paraId="50FA0D19" w14:textId="10113909" w:rsidR="00E111A4" w:rsidRPr="00D5649B" w:rsidRDefault="00E111A4" w:rsidP="00E111A4">
      <w:pPr>
        <w:rPr>
          <w:b/>
          <w:szCs w:val="24"/>
        </w:rPr>
      </w:pPr>
      <w:r w:rsidRPr="00D5649B">
        <w:rPr>
          <w:b/>
          <w:szCs w:val="24"/>
        </w:rPr>
        <w:t xml:space="preserve">Ammonia emissions </w:t>
      </w:r>
      <w:r w:rsidR="00B009D6" w:rsidRPr="00D5649B">
        <w:rPr>
          <w:b/>
          <w:szCs w:val="24"/>
        </w:rPr>
        <w:t xml:space="preserve">from housing </w:t>
      </w:r>
      <w:r w:rsidRPr="00D5649B">
        <w:rPr>
          <w:b/>
          <w:szCs w:val="24"/>
        </w:rPr>
        <w:t>are calculated on a daily basis.</w:t>
      </w:r>
    </w:p>
    <w:p w14:paraId="49DCDA98" w14:textId="3926B464" w:rsidR="00E111A4" w:rsidRPr="00D5649B" w:rsidRDefault="00E111A4" w:rsidP="00CB0933">
      <w:pPr>
        <w:pStyle w:val="Heading5"/>
      </w:pPr>
      <w:r w:rsidRPr="00D5649B">
        <w:t>Housed in barns (beef cattle</w:t>
      </w:r>
      <w:r w:rsidR="00B009D6" w:rsidRPr="00D5649B">
        <w:t xml:space="preserve"> only</w:t>
      </w:r>
      <w:r w:rsidR="0053548B" w:rsidRPr="00D5649B">
        <w:t>, including calves</w:t>
      </w:r>
      <w:r w:rsidRPr="00D5649B">
        <w:t>)</w:t>
      </w:r>
    </w:p>
    <w:p w14:paraId="38BAE5A4" w14:textId="1CB2C5D7" w:rsidR="00E111A4" w:rsidRPr="00D5649B" w:rsidRDefault="00E111A4" w:rsidP="00E111A4">
      <w:pPr>
        <w:rPr>
          <w:szCs w:val="24"/>
        </w:rPr>
      </w:pPr>
      <w:r w:rsidRPr="00D5649B">
        <w:rPr>
          <w:szCs w:val="24"/>
        </w:rPr>
        <w:lastRenderedPageBreak/>
        <w:t>Beef cattle barns are naturally-ventilated buildings and in naturally-ventilated barns the indoor temperature is assumed to be 2</w:t>
      </w:r>
      <w:r w:rsidR="00225142">
        <w:rPr>
          <w:szCs w:val="24"/>
        </w:rPr>
        <w:t xml:space="preserve"> </w:t>
      </w:r>
      <w:proofErr w:type="spellStart"/>
      <w:r w:rsidRPr="00D5649B">
        <w:rPr>
          <w:szCs w:val="24"/>
          <w:vertAlign w:val="superscript"/>
        </w:rPr>
        <w:t>o</w:t>
      </w:r>
      <w:r w:rsidRPr="00D5649B">
        <w:rPr>
          <w:szCs w:val="24"/>
        </w:rPr>
        <w:t>C</w:t>
      </w:r>
      <w:proofErr w:type="spellEnd"/>
      <w:r w:rsidRPr="00D5649B">
        <w:rPr>
          <w:szCs w:val="24"/>
        </w:rPr>
        <w:t xml:space="preserve"> higher than outside during the cold season, </w:t>
      </w:r>
      <w:r w:rsidR="00225142">
        <w:rPr>
          <w:szCs w:val="24"/>
        </w:rPr>
        <w:t xml:space="preserve">therefore the </w:t>
      </w:r>
      <w:r w:rsidRPr="00D5649B">
        <w:rPr>
          <w:szCs w:val="24"/>
        </w:rPr>
        <w:t xml:space="preserve">EF </w:t>
      </w:r>
      <w:r w:rsidR="00225142">
        <w:rPr>
          <w:szCs w:val="24"/>
        </w:rPr>
        <w:t xml:space="preserve">is </w:t>
      </w:r>
      <w:r w:rsidRPr="00D5649B">
        <w:rPr>
          <w:szCs w:val="24"/>
        </w:rPr>
        <w:t>adjusted accordingly.</w:t>
      </w:r>
    </w:p>
    <w:p w14:paraId="65BDEB89" w14:textId="62CCEA49"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BC6AD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58F92A53"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69D99894" w14:textId="247964FF"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barn</w:t>
      </w:r>
      <w:proofErr w:type="spellEnd"/>
      <w:r w:rsidRPr="00D5649B">
        <w:rPr>
          <w:i/>
          <w:sz w:val="20"/>
          <w:szCs w:val="24"/>
        </w:rPr>
        <w:tab/>
      </w:r>
      <w:r w:rsidRPr="00D5649B">
        <w:rPr>
          <w:sz w:val="20"/>
          <w:szCs w:val="24"/>
        </w:rPr>
        <w:t>Ambient temperature-based adjustment used to correct default NH</w:t>
      </w:r>
      <w:r w:rsidRPr="00D5649B">
        <w:rPr>
          <w:sz w:val="20"/>
          <w:szCs w:val="24"/>
          <w:vertAlign w:val="subscript"/>
        </w:rPr>
        <w:t>3</w:t>
      </w:r>
      <w:r w:rsidRPr="00D5649B">
        <w:rPr>
          <w:sz w:val="20"/>
          <w:szCs w:val="24"/>
        </w:rPr>
        <w:t xml:space="preserve"> emission factors for beef </w:t>
      </w:r>
      <w:r w:rsidR="002A4213">
        <w:rPr>
          <w:sz w:val="20"/>
          <w:szCs w:val="24"/>
        </w:rPr>
        <w:t xml:space="preserve">cattle </w:t>
      </w:r>
      <w:r w:rsidRPr="00D5649B">
        <w:rPr>
          <w:sz w:val="20"/>
          <w:szCs w:val="24"/>
        </w:rPr>
        <w:t>barn</w:t>
      </w:r>
      <w:r w:rsidR="002A4213">
        <w:rPr>
          <w:sz w:val="20"/>
          <w:szCs w:val="24"/>
        </w:rPr>
        <w:t>s</w:t>
      </w:r>
      <w:r w:rsidRPr="00D5649B">
        <w:rPr>
          <w:i/>
          <w:sz w:val="20"/>
          <w:szCs w:val="24"/>
        </w:rPr>
        <w:t xml:space="preserve"> </w:t>
      </w:r>
    </w:p>
    <w:p w14:paraId="5BBF4B38" w14:textId="77777777" w:rsidR="00E111A4" w:rsidRPr="00D5649B" w:rsidRDefault="00E111A4" w:rsidP="00BD6BDA">
      <w:pPr>
        <w:tabs>
          <w:tab w:val="clear" w:pos="2880"/>
          <w:tab w:val="clear" w:pos="9360"/>
        </w:tabs>
        <w:spacing w:before="0"/>
        <w:ind w:left="2835" w:hanging="2835"/>
        <w:rPr>
          <w:sz w:val="20"/>
          <w:szCs w:val="24"/>
        </w:rPr>
      </w:pPr>
      <w:r w:rsidRPr="00D5649B">
        <w:rPr>
          <w:i/>
          <w:sz w:val="20"/>
          <w:szCs w:val="24"/>
        </w:rPr>
        <w:t>T</w:t>
      </w:r>
      <w:r w:rsidRPr="00D5649B">
        <w:rPr>
          <w:i/>
          <w:sz w:val="20"/>
          <w:szCs w:val="24"/>
        </w:rPr>
        <w:tab/>
      </w:r>
      <w:r w:rsidRPr="00D5649B">
        <w:rPr>
          <w:sz w:val="20"/>
          <w:szCs w:val="24"/>
        </w:rPr>
        <w:t>Average daily temperature (°C)</w:t>
      </w:r>
    </w:p>
    <w:p w14:paraId="513A09A0" w14:textId="7BA6FD5A"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oMath>
      <w:r w:rsidRPr="00D5649B">
        <w:rPr>
          <w:b/>
          <w:szCs w:val="24"/>
        </w:rPr>
        <w:t xml:space="preserve"> </w:t>
      </w:r>
      <w:r w:rsidRPr="00D5649B">
        <w:rPr>
          <w:b/>
          <w:szCs w:val="24"/>
        </w:rPr>
        <w:tab/>
      </w:r>
      <w:r w:rsidRPr="00BC6AD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4650FF6F"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C642E00" w14:textId="0903659A"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barn</w:t>
      </w:r>
      <w:r w:rsidR="002A4213">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363398" w:rsidRPr="00D5649B">
        <w:rPr>
          <w:sz w:val="20"/>
          <w:szCs w:val="24"/>
        </w:rPr>
        <w:t>NH</w:t>
      </w:r>
      <w:r w:rsidR="00363398" w:rsidRPr="00D5649B">
        <w:rPr>
          <w:sz w:val="20"/>
          <w:szCs w:val="24"/>
          <w:vertAlign w:val="subscript"/>
        </w:rPr>
        <w:t>3</w:t>
      </w:r>
      <w:r w:rsidR="00363398" w:rsidRPr="00D5649B">
        <w:rPr>
          <w:sz w:val="20"/>
          <w:szCs w:val="24"/>
        </w:rPr>
        <w:t xml:space="preserve"> </w:t>
      </w:r>
      <w:r w:rsidRPr="00D5649B">
        <w:rPr>
          <w:sz w:val="20"/>
          <w:szCs w:val="24"/>
        </w:rPr>
        <w:t>emission factor for beef barn</w:t>
      </w:r>
      <w:r w:rsidR="00EB283D">
        <w:rPr>
          <w:sz w:val="20"/>
          <w:szCs w:val="24"/>
        </w:rPr>
        <w:t>s</w:t>
      </w:r>
      <w:r w:rsidRPr="00D5649B">
        <w:rPr>
          <w:sz w:val="20"/>
          <w:szCs w:val="24"/>
        </w:rPr>
        <w:t xml:space="preserve"> </w:t>
      </w:r>
      <w:r w:rsidR="00EB283D">
        <w:rPr>
          <w:sz w:val="20"/>
          <w:szCs w:val="24"/>
        </w:rPr>
        <w:t>(</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sidRPr="00D5649B">
        <w:rPr>
          <w:sz w:val="20"/>
          <w:szCs w:val="24"/>
        </w:rPr>
        <w:t xml:space="preserve"> </w:t>
      </w:r>
      <w:r w:rsidR="00EB283D">
        <w:rPr>
          <w:sz w:val="20"/>
          <w:szCs w:val="24"/>
        </w:rPr>
        <w:t xml:space="preserve">) </w:t>
      </w:r>
      <w:r w:rsidRPr="00D5649B">
        <w:rPr>
          <w:sz w:val="20"/>
          <w:szCs w:val="24"/>
        </w:rPr>
        <w:t xml:space="preserve">(0 ≤ </w:t>
      </w:r>
      <w:proofErr w:type="spellStart"/>
      <w:r w:rsidRPr="00D5649B">
        <w:rPr>
          <w:sz w:val="20"/>
          <w:szCs w:val="24"/>
        </w:rPr>
        <w:t>EF</w:t>
      </w:r>
      <w:r w:rsidRPr="00D5649B">
        <w:rPr>
          <w:sz w:val="20"/>
          <w:szCs w:val="24"/>
          <w:vertAlign w:val="subscript"/>
        </w:rPr>
        <w:t>adjusted</w:t>
      </w:r>
      <w:proofErr w:type="spellEnd"/>
      <w:r w:rsidRPr="00D5649B">
        <w:rPr>
          <w:sz w:val="20"/>
          <w:szCs w:val="24"/>
          <w:vertAlign w:val="subscript"/>
        </w:rPr>
        <w:t xml:space="preserve"> (</w:t>
      </w:r>
      <w:proofErr w:type="spellStart"/>
      <w:r w:rsidRPr="00D5649B">
        <w:rPr>
          <w:sz w:val="20"/>
          <w:szCs w:val="24"/>
          <w:vertAlign w:val="subscript"/>
        </w:rPr>
        <w:t>b,m</w:t>
      </w:r>
      <w:proofErr w:type="spellEnd"/>
      <w:r w:rsidRPr="00D5649B">
        <w:rPr>
          <w:sz w:val="20"/>
          <w:szCs w:val="24"/>
          <w:vertAlign w:val="subscript"/>
        </w:rPr>
        <w:t>)</w:t>
      </w:r>
      <w:r w:rsidRPr="00D5649B">
        <w:rPr>
          <w:sz w:val="20"/>
          <w:szCs w:val="24"/>
        </w:rPr>
        <w:t xml:space="preserve"> ≤ 1) </w:t>
      </w:r>
    </w:p>
    <w:p w14:paraId="1A458653" w14:textId="0A97E377" w:rsidR="00E111A4" w:rsidRPr="00BC6ADB" w:rsidRDefault="00E111A4" w:rsidP="00BD6BDA">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Pr="00D5649B">
        <w:rPr>
          <w:sz w:val="20"/>
        </w:rPr>
        <w:t xml:space="preserve">emission </w:t>
      </w:r>
      <w:r w:rsidRPr="00BC6ADB">
        <w:rPr>
          <w:sz w:val="20"/>
        </w:rPr>
        <w:t>factor for barn housing system (kg NH</w:t>
      </w:r>
      <w:r w:rsidRPr="00BC6ADB">
        <w:rPr>
          <w:sz w:val="20"/>
          <w:vertAlign w:val="subscript"/>
        </w:rPr>
        <w:t>3</w:t>
      </w:r>
      <w:r w:rsidRPr="00BC6ADB">
        <w:rPr>
          <w:sz w:val="20"/>
        </w:rPr>
        <w:t>-N kg</w:t>
      </w:r>
      <w:r w:rsidRPr="00BC6ADB">
        <w:rPr>
          <w:sz w:val="20"/>
          <w:vertAlign w:val="superscript"/>
        </w:rPr>
        <w:t>-1</w:t>
      </w:r>
      <w:r w:rsidRPr="00BC6ADB">
        <w:rPr>
          <w:sz w:val="20"/>
        </w:rPr>
        <w:t xml:space="preserve"> TAN</w:t>
      </w:r>
      <w:r w:rsidR="00EB283D">
        <w:rPr>
          <w:sz w:val="20"/>
        </w:rPr>
        <w:t>)</w:t>
      </w:r>
      <w:r w:rsidR="00345BAA" w:rsidRPr="00BC6ADB">
        <w:rPr>
          <w:sz w:val="20"/>
        </w:rPr>
        <w:t xml:space="preserve"> </w:t>
      </w:r>
      <w:r w:rsidR="00EB283D">
        <w:rPr>
          <w:sz w:val="20"/>
        </w:rPr>
        <w:t>(</w:t>
      </w:r>
      <w:r w:rsidR="009915CA" w:rsidRPr="00BC6ADB">
        <w:rPr>
          <w:b/>
          <w:sz w:val="20"/>
        </w:rPr>
        <w:fldChar w:fldCharType="begin"/>
      </w:r>
      <w:r w:rsidR="009915CA" w:rsidRPr="00BC6ADB">
        <w:rPr>
          <w:b/>
          <w:sz w:val="20"/>
        </w:rPr>
        <w:instrText xml:space="preserve"> REF _Ref82142036 \h  \* MERGEFORMAT </w:instrText>
      </w:r>
      <w:r w:rsidR="009915CA" w:rsidRPr="00BC6ADB">
        <w:rPr>
          <w:b/>
          <w:sz w:val="20"/>
        </w:rPr>
      </w:r>
      <w:r w:rsidR="009915CA" w:rsidRPr="00BC6ADB">
        <w:rPr>
          <w:b/>
          <w:sz w:val="20"/>
        </w:rPr>
        <w:fldChar w:fldCharType="separate"/>
      </w:r>
      <w:r w:rsidR="00C6178D" w:rsidRPr="00BC6ADB">
        <w:rPr>
          <w:b/>
          <w:sz w:val="20"/>
        </w:rPr>
        <w:t>Table 43</w:t>
      </w:r>
      <w:r w:rsidR="009915CA" w:rsidRPr="00BC6ADB">
        <w:rPr>
          <w:b/>
          <w:sz w:val="20"/>
        </w:rPr>
        <w:fldChar w:fldCharType="end"/>
      </w:r>
      <w:r w:rsidR="009915CA" w:rsidRPr="00BC6ADB">
        <w:rPr>
          <w:sz w:val="20"/>
        </w:rPr>
        <w:t>)</w:t>
      </w:r>
    </w:p>
    <w:p w14:paraId="211EAF92" w14:textId="203C501B" w:rsidR="00E111A4" w:rsidRPr="00BC6AD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oMath>
      <w:r w:rsidR="00E111A4" w:rsidRPr="00BC6ADB">
        <w:rPr>
          <w:b/>
          <w:szCs w:val="24"/>
        </w:rPr>
        <w:t xml:space="preserve"> </w:t>
      </w:r>
      <w:r w:rsidR="00E111A4" w:rsidRPr="00BC6ADB">
        <w:rPr>
          <w:b/>
          <w:szCs w:val="24"/>
        </w:rPr>
        <w:tab/>
      </w:r>
      <w:r w:rsidR="00E111A4" w:rsidRPr="00BC6AD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5499261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1257A5B7" w14:textId="498CCCD4" w:rsidR="00E111A4" w:rsidRPr="00D5649B" w:rsidRDefault="00E111A4" w:rsidP="00BD6BDA">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EB283D">
        <w:rPr>
          <w:i/>
          <w:sz w:val="20"/>
          <w:szCs w:val="24"/>
        </w:rPr>
        <w:t>_</w:t>
      </w:r>
      <w:r w:rsidRPr="00EB283D">
        <w:rPr>
          <w:i/>
          <w:sz w:val="20"/>
          <w:szCs w:val="24"/>
        </w:rPr>
        <w:t>N</w:t>
      </w:r>
      <w:r w:rsidRPr="00EB283D">
        <w:rPr>
          <w:i/>
          <w:sz w:val="20"/>
          <w:szCs w:val="24"/>
          <w:vertAlign w:val="subscript"/>
        </w:rPr>
        <w:t>barn</w:t>
      </w:r>
      <w:r w:rsidR="00EB283D">
        <w:rPr>
          <w:i/>
          <w:sz w:val="20"/>
          <w:szCs w:val="24"/>
        </w:rPr>
        <w:t>_</w:t>
      </w:r>
      <w:r w:rsidRPr="00EB283D">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EB283D">
        <w:rPr>
          <w:sz w:val="20"/>
          <w:szCs w:val="24"/>
        </w:rPr>
        <w:t xml:space="preserve">s </w:t>
      </w:r>
      <w:r w:rsidRPr="00D5649B">
        <w:rPr>
          <w:sz w:val="20"/>
          <w:szCs w:val="24"/>
        </w:rPr>
        <w:t>from beef barn</w:t>
      </w:r>
      <w:r w:rsidR="00EB283D">
        <w:rPr>
          <w:sz w:val="20"/>
          <w:szCs w:val="24"/>
        </w:rPr>
        <w:t>s</w:t>
      </w:r>
      <w:r w:rsidRPr="00D5649B">
        <w:rPr>
          <w:sz w:val="20"/>
          <w:szCs w:val="24"/>
        </w:rPr>
        <w:t xml:space="preserve"> (kg NH</w:t>
      </w:r>
      <w:r w:rsidRPr="00D5649B">
        <w:rPr>
          <w:sz w:val="20"/>
          <w:szCs w:val="24"/>
          <w:vertAlign w:val="subscript"/>
        </w:rPr>
        <w:t>3-</w:t>
      </w:r>
      <w:r w:rsidRPr="00D5649B">
        <w:rPr>
          <w:sz w:val="20"/>
          <w:szCs w:val="24"/>
        </w:rPr>
        <w:t>N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2403388C" w14:textId="41F26D36"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rate×#cattle</m:t>
        </m:r>
      </m:oMath>
      <w:r w:rsidR="00E111A4" w:rsidRPr="00D5649B">
        <w:rPr>
          <w:b/>
          <w:szCs w:val="24"/>
        </w:rPr>
        <w:t xml:space="preserve"> </w:t>
      </w:r>
      <w:r w:rsidR="00E111A4" w:rsidRPr="00D5649B">
        <w:rPr>
          <w:b/>
          <w:szCs w:val="24"/>
        </w:rPr>
        <w:tab/>
      </w:r>
      <w:bookmarkStart w:id="605" w:name="NH3NBarn_CattleEq"/>
      <w:r w:rsidR="00E111A4" w:rsidRPr="00FE0EA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bookmarkEnd w:id="605"/>
    </w:p>
    <w:p w14:paraId="2A9D2821" w14:textId="68ECF014" w:rsidR="00E111A4" w:rsidRPr="00D5649B" w:rsidRDefault="00E111A4" w:rsidP="00E111A4">
      <w:pPr>
        <w:rPr>
          <w:i/>
          <w:szCs w:val="24"/>
        </w:rPr>
      </w:pPr>
      <w:r w:rsidRPr="00D5649B">
        <w:rPr>
          <w:sz w:val="20"/>
        </w:rPr>
        <w:t>where</w:t>
      </w:r>
    </w:p>
    <w:p w14:paraId="6A194896" w14:textId="1C6EC8F2" w:rsidR="00E111A4" w:rsidRPr="00D5649B" w:rsidRDefault="00E111A4" w:rsidP="00BD6BDA">
      <w:pPr>
        <w:tabs>
          <w:tab w:val="clear" w:pos="2880"/>
          <w:tab w:val="clear" w:pos="9360"/>
        </w:tabs>
        <w:spacing w:before="0"/>
        <w:ind w:left="2835" w:hanging="2835"/>
        <w:rPr>
          <w:i/>
          <w:sz w:val="20"/>
        </w:rPr>
      </w:pPr>
      <w:r w:rsidRPr="00EB283D">
        <w:rPr>
          <w:i/>
          <w:sz w:val="20"/>
        </w:rPr>
        <w:t>NH</w:t>
      </w:r>
      <w:r w:rsidRPr="00EB283D">
        <w:rPr>
          <w:i/>
          <w:sz w:val="20"/>
          <w:vertAlign w:val="subscript"/>
        </w:rPr>
        <w:t>3</w:t>
      </w:r>
      <w:r w:rsidR="00EB283D">
        <w:rPr>
          <w:i/>
          <w:sz w:val="20"/>
        </w:rPr>
        <w:t>_</w:t>
      </w:r>
      <w:r w:rsidRPr="00EB283D">
        <w:rPr>
          <w:i/>
          <w:sz w:val="20"/>
        </w:rPr>
        <w:t>N</w:t>
      </w:r>
      <w:r w:rsidRPr="00EB283D">
        <w:rPr>
          <w:i/>
          <w:sz w:val="20"/>
          <w:vertAlign w:val="subscript"/>
        </w:rPr>
        <w:t>barn</w:t>
      </w:r>
      <w:r w:rsidRPr="00D5649B">
        <w:rPr>
          <w:i/>
          <w:sz w:val="20"/>
        </w:rPr>
        <w:tab/>
      </w:r>
      <w:r w:rsidRPr="00D5649B">
        <w:rPr>
          <w:sz w:val="20"/>
        </w:rPr>
        <w:t xml:space="preserve">Daily </w:t>
      </w:r>
      <w:r w:rsidR="00363398" w:rsidRPr="00D5649B">
        <w:rPr>
          <w:sz w:val="20"/>
        </w:rPr>
        <w:t>NH</w:t>
      </w:r>
      <w:r w:rsidR="00363398" w:rsidRPr="00D5649B">
        <w:rPr>
          <w:sz w:val="20"/>
          <w:vertAlign w:val="subscript"/>
        </w:rPr>
        <w:t>3</w:t>
      </w:r>
      <w:r w:rsidR="00363398" w:rsidRPr="00D5649B">
        <w:rPr>
          <w:sz w:val="20"/>
        </w:rPr>
        <w:t xml:space="preserve">-N </w:t>
      </w:r>
      <w:r w:rsidRPr="00D5649B">
        <w:rPr>
          <w:sz w:val="20"/>
        </w:rPr>
        <w:t>emission</w:t>
      </w:r>
      <w:r w:rsidR="002077B6" w:rsidRPr="00D5649B">
        <w:rPr>
          <w:sz w:val="20"/>
        </w:rPr>
        <w:t>s</w:t>
      </w:r>
      <w:r w:rsidRPr="00D5649B">
        <w:rPr>
          <w:sz w:val="20"/>
        </w:rPr>
        <w:t xml:space="preserve"> from beef barn</w:t>
      </w:r>
      <w:r w:rsidR="00EB283D">
        <w:rPr>
          <w:sz w:val="20"/>
        </w:rPr>
        <w:t>s</w:t>
      </w:r>
      <w:r w:rsidRPr="00D5649B">
        <w:rPr>
          <w:sz w:val="20"/>
        </w:rPr>
        <w:t xml:space="preserve"> (kg NH</w:t>
      </w:r>
      <w:r w:rsidRPr="00D5649B">
        <w:rPr>
          <w:sz w:val="20"/>
          <w:vertAlign w:val="subscript"/>
        </w:rPr>
        <w:t>3</w:t>
      </w:r>
      <w:r w:rsidR="002E78DC">
        <w:rPr>
          <w:sz w:val="20"/>
        </w:rPr>
        <w:t>-</w:t>
      </w:r>
      <w:r w:rsidRPr="00D5649B">
        <w:rPr>
          <w:sz w:val="20"/>
        </w:rPr>
        <w:t>N</w:t>
      </w:r>
      <w:r w:rsidR="001F07B3">
        <w:rPr>
          <w:sz w:val="20"/>
        </w:rPr>
        <w:t xml:space="preserve"> day</w:t>
      </w:r>
      <w:r w:rsidR="001F07B3" w:rsidRPr="001F07B3">
        <w:rPr>
          <w:sz w:val="20"/>
          <w:vertAlign w:val="superscript"/>
        </w:rPr>
        <w:t>-1</w:t>
      </w:r>
      <w:r w:rsidRPr="00D5649B">
        <w:rPr>
          <w:sz w:val="20"/>
        </w:rPr>
        <w:t>)</w:t>
      </w:r>
      <w:r w:rsidR="00EB283D">
        <w:rPr>
          <w:sz w:val="20"/>
        </w:rPr>
        <w:t>, by animal group</w:t>
      </w:r>
    </w:p>
    <w:p w14:paraId="67029116" w14:textId="77777777" w:rsidR="00E111A4" w:rsidRPr="00D5649B" w:rsidRDefault="00E111A4" w:rsidP="00BD6BDA">
      <w:pPr>
        <w:tabs>
          <w:tab w:val="clear" w:pos="2880"/>
          <w:tab w:val="clear" w:pos="9360"/>
        </w:tabs>
        <w:spacing w:before="0"/>
        <w:ind w:left="2835" w:hanging="2835"/>
        <w:rPr>
          <w:i/>
          <w:sz w:val="20"/>
        </w:rPr>
      </w:pPr>
      <w:r w:rsidRPr="00D5649B">
        <w:rPr>
          <w:i/>
          <w:sz w:val="20"/>
        </w:rPr>
        <w:t>#cattle</w:t>
      </w:r>
      <w:r w:rsidRPr="00D5649B">
        <w:rPr>
          <w:i/>
          <w:sz w:val="20"/>
        </w:rPr>
        <w:tab/>
      </w:r>
      <w:r w:rsidRPr="00D5649B">
        <w:rPr>
          <w:sz w:val="20"/>
        </w:rPr>
        <w:t>Number of beef cattle</w:t>
      </w:r>
    </w:p>
    <w:p w14:paraId="309A139F" w14:textId="2C5C1251" w:rsidR="00E111A4" w:rsidRPr="00D5649B" w:rsidRDefault="00E111A4" w:rsidP="009950EF">
      <w:pPr>
        <w:tabs>
          <w:tab w:val="clear" w:pos="2880"/>
          <w:tab w:val="left" w:pos="2694"/>
        </w:tabs>
        <w:rPr>
          <w:b/>
          <w:szCs w:val="24"/>
        </w:rPr>
      </w:pPr>
      <w:r w:rsidRPr="00D5649B">
        <w:rPr>
          <w:b/>
          <w:szCs w:val="24"/>
        </w:rPr>
        <w:t>Ammonia emissions from housing are calculated on a daily basis.</w:t>
      </w:r>
    </w:p>
    <w:p w14:paraId="670192D5" w14:textId="6BF6C611" w:rsidR="00355861" w:rsidRPr="00D5649B" w:rsidRDefault="00355861" w:rsidP="008A7F5F">
      <w:pPr>
        <w:pStyle w:val="Heading3"/>
      </w:pPr>
      <w:bookmarkStart w:id="606" w:name="_Toc152758601"/>
      <w:r w:rsidRPr="00D5649B">
        <w:t>Manure NH</w:t>
      </w:r>
      <w:r w:rsidRPr="00D5649B">
        <w:rPr>
          <w:vertAlign w:val="subscript"/>
        </w:rPr>
        <w:t>3</w:t>
      </w:r>
      <w:r w:rsidRPr="00D5649B">
        <w:t xml:space="preserve"> volatilization from storage for beef cattle and dairy cattle (including calves)</w:t>
      </w:r>
      <w:bookmarkEnd w:id="606"/>
    </w:p>
    <w:p w14:paraId="7F4CE7CE" w14:textId="72AD4986" w:rsidR="00E111A4" w:rsidRPr="00D5649B" w:rsidRDefault="00E111A4" w:rsidP="00E111A4">
      <w:pPr>
        <w:rPr>
          <w:szCs w:val="24"/>
        </w:rPr>
      </w:pPr>
      <w:r w:rsidRPr="00D5649B">
        <w:rPr>
          <w:szCs w:val="24"/>
        </w:rPr>
        <w:t xml:space="preserve">This </w:t>
      </w:r>
      <w:r w:rsidR="0096768C" w:rsidRPr="00D5649B">
        <w:rPr>
          <w:szCs w:val="24"/>
        </w:rPr>
        <w:t xml:space="preserve">section </w:t>
      </w:r>
      <w:r w:rsidRPr="00D5649B">
        <w:rPr>
          <w:szCs w:val="24"/>
        </w:rPr>
        <w:t xml:space="preserve">calculates </w:t>
      </w:r>
      <w:r w:rsidR="00355861" w:rsidRPr="00D5649B">
        <w:rPr>
          <w:szCs w:val="24"/>
        </w:rPr>
        <w:t>NH</w:t>
      </w:r>
      <w:r w:rsidR="00355861" w:rsidRPr="00D5649B">
        <w:rPr>
          <w:szCs w:val="24"/>
          <w:vertAlign w:val="subscript"/>
        </w:rPr>
        <w:t>3</w:t>
      </w:r>
      <w:r w:rsidR="00355861" w:rsidRPr="00D5649B">
        <w:rPr>
          <w:szCs w:val="24"/>
        </w:rPr>
        <w:t xml:space="preserve"> </w:t>
      </w:r>
      <w:r w:rsidRPr="00D5649B">
        <w:rPr>
          <w:szCs w:val="24"/>
        </w:rPr>
        <w:t>emissions from stored solid manure (stockpiled, composted) from different beef and dairy housing systems, and liquid manure (slurry pit, tank, lagoon) sourced from different dairy</w:t>
      </w:r>
      <w:r w:rsidR="00355861" w:rsidRPr="00D5649B">
        <w:rPr>
          <w:szCs w:val="24"/>
        </w:rPr>
        <w:t xml:space="preserve"> </w:t>
      </w:r>
      <w:r w:rsidRPr="00D5649B">
        <w:rPr>
          <w:szCs w:val="24"/>
        </w:rPr>
        <w:t>housing systems on a daily basis</w:t>
      </w:r>
      <w:r w:rsidR="00355861" w:rsidRPr="00D5649B">
        <w:rPr>
          <w:szCs w:val="24"/>
        </w:rPr>
        <w:t>.</w:t>
      </w:r>
    </w:p>
    <w:p w14:paraId="6D309051" w14:textId="06E97418" w:rsidR="0096768C" w:rsidRPr="00D5649B" w:rsidRDefault="0096768C" w:rsidP="00E111A4">
      <w:pPr>
        <w:rPr>
          <w:szCs w:val="24"/>
        </w:rPr>
      </w:pPr>
      <w:r w:rsidRPr="00D5649B">
        <w:rPr>
          <w:szCs w:val="24"/>
        </w:rPr>
        <w:t>Ammonia N loss from stored solid beef manure and stored solid and liquid dairy manure is calculated from the amount of daily TAN that flows into the storage system and a default EF for each storage system</w:t>
      </w:r>
      <w:r w:rsidRPr="00D5649B">
        <w:rPr>
          <w:b/>
          <w:szCs w:val="24"/>
        </w:rPr>
        <w:t xml:space="preserve"> </w:t>
      </w:r>
      <w:r w:rsidRPr="00D5649B">
        <w:rPr>
          <w:szCs w:val="24"/>
        </w:rPr>
        <w:t>(</w:t>
      </w:r>
      <w:r w:rsidR="000D7CDF" w:rsidRPr="000D7CDF">
        <w:rPr>
          <w:b/>
          <w:szCs w:val="24"/>
        </w:rPr>
        <w:fldChar w:fldCharType="begin"/>
      </w:r>
      <w:r w:rsidR="000D7CDF" w:rsidRPr="000D7CDF">
        <w:rPr>
          <w:b/>
          <w:szCs w:val="24"/>
        </w:rPr>
        <w:instrText xml:space="preserve"> REF _Ref82142036 \h </w:instrText>
      </w:r>
      <w:r w:rsidR="000D7CDF">
        <w:rPr>
          <w:b/>
          <w:szCs w:val="24"/>
        </w:rPr>
        <w:instrText xml:space="preserve"> \* MERGEFORMAT </w:instrText>
      </w:r>
      <w:r w:rsidR="000D7CDF" w:rsidRPr="000D7CDF">
        <w:rPr>
          <w:b/>
          <w:szCs w:val="24"/>
        </w:rPr>
      </w:r>
      <w:r w:rsidR="000D7CDF" w:rsidRPr="000D7CDF">
        <w:rPr>
          <w:b/>
          <w:szCs w:val="24"/>
        </w:rPr>
        <w:fldChar w:fldCharType="separate"/>
      </w:r>
      <w:r w:rsidR="00C6178D" w:rsidRPr="00D25BCC">
        <w:rPr>
          <w:b/>
        </w:rPr>
        <w:t xml:space="preserve">Table </w:t>
      </w:r>
      <w:r w:rsidR="00C6178D">
        <w:rPr>
          <w:b/>
          <w:noProof/>
        </w:rPr>
        <w:t>43</w:t>
      </w:r>
      <w:r w:rsidR="000D7CDF" w:rsidRPr="000D7CDF">
        <w:rPr>
          <w:b/>
          <w:szCs w:val="24"/>
        </w:rPr>
        <w:fldChar w:fldCharType="end"/>
      </w:r>
      <w:r w:rsidRPr="00D5649B">
        <w:rPr>
          <w:szCs w:val="24"/>
        </w:rPr>
        <w:fldChar w:fldCharType="begin"/>
      </w:r>
      <w:r w:rsidRPr="00D5649B">
        <w:rPr>
          <w:szCs w:val="24"/>
        </w:rPr>
        <w:instrText xml:space="preserve"> REF _Ref62572727 \h  \* MERGEFORMAT </w:instrText>
      </w:r>
      <w:r w:rsidRPr="00D5649B">
        <w:rPr>
          <w:szCs w:val="24"/>
        </w:rPr>
      </w:r>
      <w:r w:rsidRPr="00D5649B">
        <w:rPr>
          <w:szCs w:val="24"/>
        </w:rPr>
        <w:fldChar w:fldCharType="end"/>
      </w:r>
      <w:r w:rsidRPr="00D5649B">
        <w:rPr>
          <w:szCs w:val="24"/>
        </w:rPr>
        <w:t xml:space="preserve">). </w:t>
      </w:r>
      <w:r w:rsidRPr="008F5E76">
        <w:rPr>
          <w:szCs w:val="24"/>
        </w:rPr>
        <w:t>T</w:t>
      </w:r>
      <w:r w:rsidRPr="00D5649B">
        <w:rPr>
          <w:szCs w:val="24"/>
        </w:rPr>
        <w:t>he daily TAN mass flows from the different housing systems to storage are calculated by subtracting daily NH</w:t>
      </w:r>
      <w:r w:rsidRPr="00D5649B">
        <w:rPr>
          <w:szCs w:val="24"/>
          <w:vertAlign w:val="subscript"/>
        </w:rPr>
        <w:t>3</w:t>
      </w:r>
      <w:r w:rsidR="006E13AE" w:rsidRPr="006E13AE">
        <w:rPr>
          <w:szCs w:val="24"/>
        </w:rPr>
        <w:t>-N</w:t>
      </w:r>
      <w:r w:rsidRPr="00D5649B">
        <w:rPr>
          <w:szCs w:val="24"/>
        </w:rPr>
        <w:t xml:space="preserve"> volatilization losses from the daily excreted TAN in the housing stage. The calculation of NH</w:t>
      </w:r>
      <w:r w:rsidRPr="00D5649B">
        <w:rPr>
          <w:szCs w:val="24"/>
          <w:vertAlign w:val="subscript"/>
        </w:rPr>
        <w:t>3</w:t>
      </w:r>
      <w:r w:rsidRPr="00D5649B">
        <w:rPr>
          <w:szCs w:val="24"/>
        </w:rPr>
        <w:t>-N loss</w:t>
      </w:r>
      <w:r w:rsidR="003E3F5A">
        <w:rPr>
          <w:szCs w:val="24"/>
        </w:rPr>
        <w:t>es</w:t>
      </w:r>
      <w:r w:rsidRPr="00D5649B">
        <w:rPr>
          <w:szCs w:val="24"/>
        </w:rPr>
        <w:t xml:space="preserve"> from stored manure uses the available TAN left after housing losses and TAN sourced from mineralization of organic N from f</w:t>
      </w:r>
      <w:r w:rsidR="002048B9">
        <w:rPr>
          <w:szCs w:val="24"/>
        </w:rPr>
        <w:t>a</w:t>
      </w:r>
      <w:r w:rsidRPr="00D5649B">
        <w:rPr>
          <w:szCs w:val="24"/>
        </w:rPr>
        <w:t>ecal and bedding N.</w:t>
      </w:r>
      <w:r w:rsidR="007C470D" w:rsidRPr="00D5649B">
        <w:rPr>
          <w:szCs w:val="24"/>
        </w:rPr>
        <w:t xml:space="preserve"> </w:t>
      </w:r>
      <w:r w:rsidR="006E13AE">
        <w:rPr>
          <w:szCs w:val="24"/>
        </w:rPr>
        <w:t>If</w:t>
      </w:r>
      <w:r w:rsidR="007C470D" w:rsidRPr="00D5649B">
        <w:rPr>
          <w:szCs w:val="24"/>
        </w:rPr>
        <w:t xml:space="preserve"> manure is </w:t>
      </w:r>
      <w:r w:rsidR="006E13AE">
        <w:rPr>
          <w:szCs w:val="24"/>
        </w:rPr>
        <w:t xml:space="preserve">removed from storage and </w:t>
      </w:r>
      <w:r w:rsidR="007C470D" w:rsidRPr="00D5649B">
        <w:rPr>
          <w:szCs w:val="24"/>
        </w:rPr>
        <w:t xml:space="preserve">applied </w:t>
      </w:r>
      <w:r w:rsidR="006E13AE">
        <w:rPr>
          <w:szCs w:val="24"/>
        </w:rPr>
        <w:t xml:space="preserve">to </w:t>
      </w:r>
      <w:r w:rsidR="003E3F5A">
        <w:rPr>
          <w:szCs w:val="24"/>
        </w:rPr>
        <w:t xml:space="preserve">fields on the simulated farm, </w:t>
      </w:r>
      <w:r w:rsidR="006E13AE">
        <w:rPr>
          <w:szCs w:val="24"/>
        </w:rPr>
        <w:t xml:space="preserve">added to an </w:t>
      </w:r>
      <w:r w:rsidR="004A0D50">
        <w:rPr>
          <w:szCs w:val="24"/>
        </w:rPr>
        <w:t>AD</w:t>
      </w:r>
      <w:r w:rsidR="006E13AE">
        <w:rPr>
          <w:szCs w:val="24"/>
        </w:rPr>
        <w:t xml:space="preserve"> system</w:t>
      </w:r>
      <w:r w:rsidR="003E3F5A">
        <w:rPr>
          <w:szCs w:val="24"/>
        </w:rPr>
        <w:t xml:space="preserve"> or exported from the farm,</w:t>
      </w:r>
      <w:r w:rsidR="006E13AE">
        <w:rPr>
          <w:szCs w:val="24"/>
        </w:rPr>
        <w:t xml:space="preserve"> then t</w:t>
      </w:r>
      <w:r w:rsidR="004A0D50">
        <w:rPr>
          <w:szCs w:val="24"/>
        </w:rPr>
        <w:t>h</w:t>
      </w:r>
      <w:r w:rsidR="006E13AE">
        <w:rPr>
          <w:szCs w:val="24"/>
        </w:rPr>
        <w:t>e corresponding amount of TAN is subtracted from the storage system and reflected in the amount of TAN remaining in storage on the following day.</w:t>
      </w:r>
    </w:p>
    <w:p w14:paraId="2013D83D" w14:textId="1378B86D" w:rsidR="002446DA" w:rsidRPr="00D5649B" w:rsidRDefault="002446DA" w:rsidP="0096768C">
      <w:pPr>
        <w:rPr>
          <w:szCs w:val="24"/>
        </w:rPr>
      </w:pPr>
      <w:r w:rsidRPr="00D5649B">
        <w:rPr>
          <w:szCs w:val="24"/>
        </w:rPr>
        <w:t>During manure storage, mineralization, nitrification and immobilization take place</w:t>
      </w:r>
      <w:r w:rsidR="00386B7C">
        <w:rPr>
          <w:szCs w:val="24"/>
        </w:rPr>
        <w:t>,</w:t>
      </w:r>
      <w:r w:rsidRPr="00D5649B">
        <w:rPr>
          <w:szCs w:val="24"/>
        </w:rPr>
        <w:t xml:space="preserve"> which influence the amount of TAN in stored manure</w:t>
      </w:r>
      <w:r w:rsidR="00D54FA5">
        <w:rPr>
          <w:szCs w:val="24"/>
        </w:rPr>
        <w:t xml:space="preserve">, </w:t>
      </w:r>
      <w:r w:rsidRPr="00D5649B">
        <w:rPr>
          <w:szCs w:val="24"/>
        </w:rPr>
        <w:t>impact</w:t>
      </w:r>
      <w:r w:rsidR="00386B7C">
        <w:rPr>
          <w:szCs w:val="24"/>
        </w:rPr>
        <w:t>ing</w:t>
      </w:r>
      <w:r w:rsidRPr="00D5649B">
        <w:rPr>
          <w:szCs w:val="24"/>
        </w:rPr>
        <w:t xml:space="preserve"> NH</w:t>
      </w:r>
      <w:r w:rsidRPr="00D5649B">
        <w:rPr>
          <w:szCs w:val="24"/>
          <w:vertAlign w:val="subscript"/>
        </w:rPr>
        <w:t>3</w:t>
      </w:r>
      <w:r w:rsidRPr="00D5649B">
        <w:rPr>
          <w:szCs w:val="24"/>
        </w:rPr>
        <w:t xml:space="preserve"> production. Immobilization and mineralization rates of N compounds are influenced by the C:N ratio of the organic matter in manure. If the C:N ratio is lower than 25:1, the N supply exceeds microbial demand resulting in net mineralization. When</w:t>
      </w:r>
      <w:r w:rsidR="00386B7C">
        <w:rPr>
          <w:szCs w:val="24"/>
        </w:rPr>
        <w:t xml:space="preserve"> the</w:t>
      </w:r>
      <w:r w:rsidRPr="00D5649B">
        <w:rPr>
          <w:szCs w:val="24"/>
        </w:rPr>
        <w:t xml:space="preserve"> C:N ratio is higher than 25:1, </w:t>
      </w:r>
      <w:r w:rsidR="00386B7C">
        <w:rPr>
          <w:szCs w:val="24"/>
        </w:rPr>
        <w:t xml:space="preserve">the </w:t>
      </w:r>
      <w:r w:rsidRPr="00D5649B">
        <w:rPr>
          <w:szCs w:val="24"/>
        </w:rPr>
        <w:t>N supply is lower than the microbial demand so that N is immobilized (Sims and Stehouwer, 2008). However, immobilization of TAN is estimated to be zero (</w:t>
      </w:r>
      <w:proofErr w:type="spellStart"/>
      <w:r w:rsidRPr="00D5649B">
        <w:rPr>
          <w:i/>
          <w:szCs w:val="24"/>
        </w:rPr>
        <w:t>f</w:t>
      </w:r>
      <w:r w:rsidRPr="00D5649B">
        <w:rPr>
          <w:i/>
          <w:szCs w:val="24"/>
          <w:vertAlign w:val="subscript"/>
        </w:rPr>
        <w:t>immobilized</w:t>
      </w:r>
      <w:proofErr w:type="spellEnd"/>
      <w:r w:rsidRPr="00D5649B">
        <w:rPr>
          <w:i/>
          <w:szCs w:val="24"/>
        </w:rPr>
        <w:t xml:space="preserve"> = 0</w:t>
      </w:r>
      <w:r w:rsidRPr="00D5649B">
        <w:rPr>
          <w:szCs w:val="24"/>
        </w:rPr>
        <w:t>)</w:t>
      </w:r>
      <w:r w:rsidR="0098611D" w:rsidRPr="00D5649B">
        <w:rPr>
          <w:szCs w:val="24"/>
        </w:rPr>
        <w:t xml:space="preserve"> for </w:t>
      </w:r>
      <w:r w:rsidR="0098611D" w:rsidRPr="00D5649B">
        <w:rPr>
          <w:szCs w:val="24"/>
        </w:rPr>
        <w:lastRenderedPageBreak/>
        <w:t>all manure types</w:t>
      </w:r>
      <w:r w:rsidRPr="00D5649B">
        <w:rPr>
          <w:szCs w:val="24"/>
        </w:rPr>
        <w:t>, and the fractions of organic N mineralized (</w:t>
      </w:r>
      <w:proofErr w:type="spellStart"/>
      <w:r w:rsidRPr="00D5649B">
        <w:rPr>
          <w:i/>
          <w:szCs w:val="24"/>
        </w:rPr>
        <w:t>f</w:t>
      </w:r>
      <w:r w:rsidRPr="00D5649B">
        <w:rPr>
          <w:i/>
          <w:szCs w:val="24"/>
          <w:vertAlign w:val="subscript"/>
        </w:rPr>
        <w:t>mineralize</w:t>
      </w:r>
      <w:r w:rsidR="0098611D" w:rsidRPr="00D5649B">
        <w:rPr>
          <w:i/>
          <w:szCs w:val="24"/>
          <w:vertAlign w:val="subscript"/>
        </w:rPr>
        <w:t>d</w:t>
      </w:r>
      <w:proofErr w:type="spellEnd"/>
      <w:r w:rsidRPr="00D5649B">
        <w:rPr>
          <w:i/>
          <w:szCs w:val="24"/>
        </w:rPr>
        <w:t>)</w:t>
      </w:r>
      <w:r w:rsidRPr="00D5649B">
        <w:rPr>
          <w:szCs w:val="24"/>
        </w:rPr>
        <w:t xml:space="preserve"> as TAN during manure storage were estimated as 0.46 </w:t>
      </w:r>
      <w:r w:rsidR="00D54FA5">
        <w:rPr>
          <w:szCs w:val="24"/>
        </w:rPr>
        <w:t>for composted</w:t>
      </w:r>
      <w:r w:rsidR="00D54FA5" w:rsidRPr="00D5649B">
        <w:rPr>
          <w:szCs w:val="24"/>
        </w:rPr>
        <w:t xml:space="preserve"> </w:t>
      </w:r>
      <w:r w:rsidRPr="00D5649B">
        <w:rPr>
          <w:szCs w:val="24"/>
        </w:rPr>
        <w:t>manure (</w:t>
      </w:r>
      <w:r w:rsidRPr="00D5649B">
        <w:rPr>
          <w:i/>
          <w:szCs w:val="24"/>
        </w:rPr>
        <w:t>over a 10 month period</w:t>
      </w:r>
      <w:r w:rsidRPr="00D5649B">
        <w:rPr>
          <w:szCs w:val="24"/>
        </w:rPr>
        <w:t xml:space="preserve">) and 0.28 </w:t>
      </w:r>
      <w:r w:rsidR="00D54FA5">
        <w:rPr>
          <w:szCs w:val="24"/>
        </w:rPr>
        <w:t>for</w:t>
      </w:r>
      <w:r w:rsidR="00D54FA5" w:rsidRPr="00D5649B">
        <w:rPr>
          <w:szCs w:val="24"/>
        </w:rPr>
        <w:t xml:space="preserve"> </w:t>
      </w:r>
      <w:r w:rsidRPr="00D5649B">
        <w:rPr>
          <w:szCs w:val="24"/>
        </w:rPr>
        <w:t>stockpil</w:t>
      </w:r>
      <w:r w:rsidR="00386B7C">
        <w:rPr>
          <w:szCs w:val="24"/>
        </w:rPr>
        <w:t>ed</w:t>
      </w:r>
      <w:r w:rsidRPr="00D5649B">
        <w:rPr>
          <w:szCs w:val="24"/>
        </w:rPr>
        <w:t xml:space="preserve">/deep bedding </w:t>
      </w:r>
      <w:r w:rsidR="00D54FA5">
        <w:rPr>
          <w:szCs w:val="24"/>
        </w:rPr>
        <w:t xml:space="preserve">manure </w:t>
      </w:r>
      <w:r w:rsidRPr="00D5649B">
        <w:rPr>
          <w:szCs w:val="24"/>
        </w:rPr>
        <w:t>(</w:t>
      </w:r>
      <w:r w:rsidRPr="00D5649B">
        <w:rPr>
          <w:i/>
          <w:szCs w:val="24"/>
        </w:rPr>
        <w:t>over a 4 month period</w:t>
      </w:r>
      <w:r w:rsidRPr="00D5649B">
        <w:rPr>
          <w:szCs w:val="24"/>
        </w:rPr>
        <w:t xml:space="preserve">) for western Canada (Chai et al., 2014), and 0.10 for liquid </w:t>
      </w:r>
      <w:r w:rsidR="00386B7C">
        <w:rPr>
          <w:szCs w:val="24"/>
        </w:rPr>
        <w:t xml:space="preserve">dairy </w:t>
      </w:r>
      <w:r w:rsidRPr="00D5649B">
        <w:rPr>
          <w:szCs w:val="24"/>
        </w:rPr>
        <w:t>manure with or without a natural crust (Chai et al.</w:t>
      </w:r>
      <w:r w:rsidR="00386B7C">
        <w:rPr>
          <w:szCs w:val="24"/>
        </w:rPr>
        <w:t>,</w:t>
      </w:r>
      <w:r w:rsidRPr="00D5649B">
        <w:rPr>
          <w:szCs w:val="24"/>
        </w:rPr>
        <w:t xml:space="preserve"> 2016). </w:t>
      </w:r>
      <w:r w:rsidR="00386B7C">
        <w:rPr>
          <w:szCs w:val="24"/>
        </w:rPr>
        <w:t>The n</w:t>
      </w:r>
      <w:r w:rsidRPr="00D5649B">
        <w:rPr>
          <w:szCs w:val="24"/>
        </w:rPr>
        <w:t>itrification and denitrification of N compounds in stored manure are affected by the oxygen content</w:t>
      </w:r>
      <w:r w:rsidR="00386B7C">
        <w:rPr>
          <w:szCs w:val="24"/>
        </w:rPr>
        <w:t>,</w:t>
      </w:r>
      <w:r w:rsidRPr="00D5649B">
        <w:rPr>
          <w:szCs w:val="24"/>
        </w:rPr>
        <w:t xml:space="preserve"> and as such, composted manure has a higher fraction of nitrified TAN than stockpiled/deep bedding manure because of its higher oxygen content. </w:t>
      </w:r>
      <w:r w:rsidR="000A64AD" w:rsidRPr="00D5649B">
        <w:rPr>
          <w:szCs w:val="24"/>
        </w:rPr>
        <w:t>Values for the fraction of TAN nitrification (</w:t>
      </w:r>
      <w:proofErr w:type="spellStart"/>
      <w:r w:rsidR="000A64AD" w:rsidRPr="00D5649B">
        <w:rPr>
          <w:i/>
          <w:szCs w:val="24"/>
        </w:rPr>
        <w:t>f</w:t>
      </w:r>
      <w:r w:rsidR="000A64AD" w:rsidRPr="00D5649B">
        <w:rPr>
          <w:i/>
          <w:szCs w:val="24"/>
          <w:vertAlign w:val="subscript"/>
        </w:rPr>
        <w:t>nitrified</w:t>
      </w:r>
      <w:proofErr w:type="spellEnd"/>
      <w:r w:rsidR="000A64AD" w:rsidRPr="00D5649B">
        <w:rPr>
          <w:szCs w:val="24"/>
        </w:rPr>
        <w:t>), fraction of TAN denitrification (</w:t>
      </w:r>
      <w:proofErr w:type="spellStart"/>
      <w:r w:rsidR="000A64AD" w:rsidRPr="00D5649B">
        <w:rPr>
          <w:i/>
          <w:szCs w:val="24"/>
        </w:rPr>
        <w:t>f</w:t>
      </w:r>
      <w:r w:rsidR="000A64AD" w:rsidRPr="00D5649B">
        <w:rPr>
          <w:i/>
          <w:szCs w:val="24"/>
          <w:vertAlign w:val="subscript"/>
        </w:rPr>
        <w:t>denitrified</w:t>
      </w:r>
      <w:proofErr w:type="spellEnd"/>
      <w:r w:rsidR="000A64AD" w:rsidRPr="00D5649B">
        <w:rPr>
          <w:szCs w:val="24"/>
        </w:rPr>
        <w:t>), and emissions of N</w:t>
      </w:r>
      <w:r w:rsidR="000A64AD" w:rsidRPr="00D5649B">
        <w:rPr>
          <w:szCs w:val="24"/>
          <w:vertAlign w:val="subscript"/>
        </w:rPr>
        <w:t>2</w:t>
      </w:r>
      <w:r w:rsidR="000A64AD" w:rsidRPr="00D5649B">
        <w:rPr>
          <w:szCs w:val="24"/>
        </w:rPr>
        <w:t>O-N, NO-N</w:t>
      </w:r>
      <w:r w:rsidR="00D54FA5">
        <w:rPr>
          <w:szCs w:val="24"/>
        </w:rPr>
        <w:t xml:space="preserve"> and</w:t>
      </w:r>
      <w:r w:rsidR="000A64AD" w:rsidRPr="00D5649B">
        <w:rPr>
          <w:szCs w:val="24"/>
        </w:rPr>
        <w:t xml:space="preserve"> N</w:t>
      </w:r>
      <w:r w:rsidR="000A64AD" w:rsidRPr="00D5649B">
        <w:rPr>
          <w:szCs w:val="24"/>
          <w:vertAlign w:val="subscript"/>
        </w:rPr>
        <w:t>2</w:t>
      </w:r>
      <w:r w:rsidR="000A64AD" w:rsidRPr="00D5649B">
        <w:rPr>
          <w:szCs w:val="24"/>
        </w:rPr>
        <w:t>-N vary depending on the livestock and manure type and are provided in</w:t>
      </w:r>
      <w:r w:rsidR="009915CA" w:rsidRPr="00D5649B">
        <w:rPr>
          <w:szCs w:val="24"/>
        </w:rPr>
        <w:t xml:space="preserve"> </w:t>
      </w:r>
      <w:r w:rsidR="009915CA" w:rsidRPr="000D7CDF">
        <w:rPr>
          <w:b/>
          <w:szCs w:val="24"/>
        </w:rPr>
        <w:fldChar w:fldCharType="begin"/>
      </w:r>
      <w:r w:rsidR="009915CA" w:rsidRPr="000D7CDF">
        <w:rPr>
          <w:b/>
          <w:szCs w:val="24"/>
        </w:rPr>
        <w:instrText xml:space="preserve"> REF _Ref82142173 \h </w:instrText>
      </w:r>
      <w:r w:rsidR="004045D9" w:rsidRPr="000D7CDF">
        <w:rPr>
          <w:b/>
          <w:szCs w:val="24"/>
        </w:rPr>
        <w:instrText xml:space="preserve">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44</w:t>
      </w:r>
      <w:r w:rsidR="009915CA" w:rsidRPr="000D7CDF">
        <w:rPr>
          <w:b/>
          <w:szCs w:val="24"/>
        </w:rPr>
        <w:fldChar w:fldCharType="end"/>
      </w:r>
      <w:r w:rsidRPr="00D5649B">
        <w:rPr>
          <w:szCs w:val="24"/>
        </w:rPr>
        <w:t>.</w:t>
      </w:r>
      <w:r w:rsidR="007C470D" w:rsidRPr="00D5649B">
        <w:rPr>
          <w:szCs w:val="24"/>
        </w:rPr>
        <w:t xml:space="preserve"> For dairy animals, EFs of N</w:t>
      </w:r>
      <w:r w:rsidR="007C470D" w:rsidRPr="00D5649B">
        <w:rPr>
          <w:szCs w:val="24"/>
          <w:vertAlign w:val="subscript"/>
        </w:rPr>
        <w:t>2</w:t>
      </w:r>
      <w:r w:rsidR="007C470D" w:rsidRPr="00D5649B">
        <w:rPr>
          <w:szCs w:val="24"/>
        </w:rPr>
        <w:t>O, NO and N</w:t>
      </w:r>
      <w:r w:rsidR="007C470D" w:rsidRPr="00D5649B">
        <w:rPr>
          <w:szCs w:val="24"/>
          <w:vertAlign w:val="subscript"/>
        </w:rPr>
        <w:t>2</w:t>
      </w:r>
      <w:r w:rsidR="007C470D" w:rsidRPr="00D5649B">
        <w:rPr>
          <w:szCs w:val="24"/>
        </w:rPr>
        <w:t xml:space="preserve"> and the fraction of leached/runoff N from manure are primarily generated from nitrifying TAN and denitrifying nitrate</w:t>
      </w:r>
      <w:r w:rsidR="00386B7C">
        <w:rPr>
          <w:szCs w:val="24"/>
        </w:rPr>
        <w:t>,</w:t>
      </w:r>
      <w:r w:rsidR="007C470D" w:rsidRPr="00D5649B">
        <w:rPr>
          <w:szCs w:val="24"/>
        </w:rPr>
        <w:t xml:space="preserve"> and thus </w:t>
      </w:r>
      <w:r w:rsidR="00386B7C">
        <w:rPr>
          <w:szCs w:val="24"/>
        </w:rPr>
        <w:t xml:space="preserve">are </w:t>
      </w:r>
      <w:r w:rsidR="007C470D" w:rsidRPr="00D5649B">
        <w:rPr>
          <w:szCs w:val="24"/>
        </w:rPr>
        <w:t>correlated to the initial TAN concentration of the stored manure.</w:t>
      </w:r>
    </w:p>
    <w:p w14:paraId="6CEA5ABB" w14:textId="1B0AD720" w:rsidR="002446DA" w:rsidRPr="00D5649B" w:rsidRDefault="002446DA" w:rsidP="0096768C">
      <w:pPr>
        <w:rPr>
          <w:szCs w:val="24"/>
        </w:rPr>
      </w:pPr>
      <w:r w:rsidRPr="00D5649B">
        <w:rPr>
          <w:szCs w:val="24"/>
        </w:rPr>
        <w:t>The default NH</w:t>
      </w:r>
      <w:r w:rsidRPr="00D5649B">
        <w:rPr>
          <w:szCs w:val="24"/>
          <w:vertAlign w:val="subscript"/>
        </w:rPr>
        <w:t>3</w:t>
      </w:r>
      <w:r w:rsidRPr="00D5649B">
        <w:rPr>
          <w:szCs w:val="24"/>
        </w:rPr>
        <w:t xml:space="preserve"> </w:t>
      </w:r>
      <w:proofErr w:type="spellStart"/>
      <w:r w:rsidRPr="00D54FA5">
        <w:rPr>
          <w:i/>
          <w:iCs/>
          <w:szCs w:val="24"/>
        </w:rPr>
        <w:t>EF</w:t>
      </w:r>
      <w:r w:rsidR="00D54FA5" w:rsidRPr="00D54FA5">
        <w:rPr>
          <w:i/>
          <w:iCs/>
          <w:szCs w:val="24"/>
          <w:vertAlign w:val="subscript"/>
        </w:rPr>
        <w:t>storage</w:t>
      </w:r>
      <w:proofErr w:type="spellEnd"/>
      <w:r w:rsidRPr="00D5649B">
        <w:rPr>
          <w:szCs w:val="24"/>
        </w:rPr>
        <w:t xml:space="preserve"> (</w:t>
      </w:r>
      <w:r w:rsidR="009915CA" w:rsidRPr="000D7CDF">
        <w:rPr>
          <w:b/>
          <w:szCs w:val="24"/>
        </w:rPr>
        <w:fldChar w:fldCharType="begin"/>
      </w:r>
      <w:r w:rsidR="009915CA" w:rsidRPr="000D7CDF">
        <w:rPr>
          <w:b/>
          <w:szCs w:val="24"/>
        </w:rPr>
        <w:instrText xml:space="preserve"> REF _Ref82142036 \h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43</w:t>
      </w:r>
      <w:r w:rsidR="009915CA" w:rsidRPr="000D7CDF">
        <w:rPr>
          <w:b/>
          <w:szCs w:val="24"/>
        </w:rPr>
        <w:fldChar w:fldCharType="end"/>
      </w:r>
      <w:r w:rsidRPr="00D5649B">
        <w:rPr>
          <w:szCs w:val="24"/>
        </w:rPr>
        <w:t xml:space="preserve">) is adjusted </w:t>
      </w:r>
      <w:r w:rsidR="007C470D" w:rsidRPr="00D5649B">
        <w:rPr>
          <w:szCs w:val="24"/>
        </w:rPr>
        <w:t xml:space="preserve">to account for </w:t>
      </w:r>
      <w:r w:rsidRPr="00D5649B">
        <w:rPr>
          <w:szCs w:val="24"/>
        </w:rPr>
        <w:t xml:space="preserve">temperature </w:t>
      </w:r>
      <w:r w:rsidR="007C470D" w:rsidRPr="00D5649B">
        <w:rPr>
          <w:szCs w:val="24"/>
        </w:rPr>
        <w:t xml:space="preserve">changes </w:t>
      </w:r>
      <w:r w:rsidRPr="00D5649B">
        <w:rPr>
          <w:szCs w:val="24"/>
        </w:rPr>
        <w:t xml:space="preserve">to create </w:t>
      </w:r>
      <w:proofErr w:type="spellStart"/>
      <w:r w:rsidRPr="00D5649B">
        <w:rPr>
          <w:i/>
          <w:szCs w:val="24"/>
        </w:rPr>
        <w:t>EF</w:t>
      </w:r>
      <w:r w:rsidRPr="00D5649B">
        <w:rPr>
          <w:i/>
          <w:szCs w:val="24"/>
          <w:vertAlign w:val="subscript"/>
        </w:rPr>
        <w:t>storage</w:t>
      </w:r>
      <w:r w:rsidR="00D54FA5">
        <w:rPr>
          <w:i/>
          <w:szCs w:val="24"/>
          <w:vertAlign w:val="subscript"/>
        </w:rPr>
        <w:t>_</w:t>
      </w:r>
      <w:r w:rsidRPr="00D5649B">
        <w:rPr>
          <w:i/>
          <w:szCs w:val="24"/>
          <w:vertAlign w:val="subscript"/>
        </w:rPr>
        <w:t>adju</w:t>
      </w:r>
      <w:proofErr w:type="spellEnd"/>
      <w:r w:rsidRPr="00D5649B">
        <w:rPr>
          <w:szCs w:val="24"/>
        </w:rPr>
        <w:t>, calculated separately for beef solid, dairy solid and dairy liquid manure.</w:t>
      </w:r>
    </w:p>
    <w:p w14:paraId="64717089" w14:textId="2E7B0982" w:rsidR="00975A68" w:rsidRPr="00514B11" w:rsidRDefault="00990123" w:rsidP="00816C5E">
      <w:pPr>
        <w:pStyle w:val="Heading4"/>
      </w:pPr>
      <w:r>
        <w:t>M</w:t>
      </w:r>
      <w:r w:rsidR="006D4975" w:rsidRPr="00514B11">
        <w:t>anure TAN in storage</w:t>
      </w:r>
      <w:r w:rsidR="002334DB">
        <w:t xml:space="preserve"> and N</w:t>
      </w:r>
      <w:r w:rsidR="002334DB" w:rsidRPr="00514B11">
        <w:t xml:space="preserve"> loss as manure ammonia</w:t>
      </w:r>
      <w:r w:rsidR="004A265A">
        <w:t xml:space="preserve"> for beef cattle and dairy cattle (including calves)</w:t>
      </w:r>
    </w:p>
    <w:p w14:paraId="37D3B228" w14:textId="335561FB" w:rsidR="00E111A4" w:rsidRPr="00514B11"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514B11">
        <w:rPr>
          <w:b/>
          <w:szCs w:val="24"/>
        </w:rPr>
        <w:t xml:space="preserve"> </w:t>
      </w:r>
      <w:r w:rsidRPr="00514B11">
        <w:rPr>
          <w:b/>
          <w:szCs w:val="24"/>
        </w:rPr>
        <w:tab/>
      </w:r>
      <w:bookmarkStart w:id="607" w:name="TANflowstorage_Cattle_Eq"/>
      <w:r w:rsidRPr="00514B1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607"/>
    </w:p>
    <w:p w14:paraId="29EF3055" w14:textId="77777777" w:rsidR="00E111A4" w:rsidRPr="00514B11" w:rsidRDefault="00E111A4" w:rsidP="00E111A4">
      <w:pPr>
        <w:rPr>
          <w:i/>
          <w:szCs w:val="24"/>
        </w:rPr>
      </w:pPr>
      <w:r w:rsidRPr="00514B11">
        <w:rPr>
          <w:sz w:val="20"/>
        </w:rPr>
        <w:t>where</w:t>
      </w:r>
    </w:p>
    <w:p w14:paraId="581DFD5A" w14:textId="7EF1361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00A23237" w:rsidRPr="00514B11">
        <w:rPr>
          <w:i/>
          <w:sz w:val="20"/>
          <w:szCs w:val="24"/>
          <w:vertAlign w:val="subscript"/>
        </w:rPr>
        <w:t>flow</w:t>
      </w:r>
      <w:r w:rsidR="00BB411D" w:rsidRPr="00514B11">
        <w:rPr>
          <w:i/>
          <w:sz w:val="20"/>
          <w:szCs w:val="24"/>
          <w:vertAlign w:val="subscript"/>
        </w:rPr>
        <w:t>storage</w:t>
      </w:r>
      <w:proofErr w:type="spellEnd"/>
      <w:r w:rsidRPr="00514B11">
        <w:rPr>
          <w:i/>
          <w:sz w:val="20"/>
          <w:szCs w:val="24"/>
        </w:rPr>
        <w:tab/>
      </w:r>
      <w:r w:rsidR="000106C6" w:rsidRPr="00514B11">
        <w:rPr>
          <w:sz w:val="20"/>
          <w:szCs w:val="24"/>
        </w:rPr>
        <w:t xml:space="preserve">Amount of </w:t>
      </w:r>
      <w:r w:rsidRPr="00514B11">
        <w:rPr>
          <w:sz w:val="20"/>
          <w:szCs w:val="24"/>
        </w:rPr>
        <w:t>TAN enter</w:t>
      </w:r>
      <w:r w:rsidR="00D07C73" w:rsidRPr="00514B11">
        <w:rPr>
          <w:sz w:val="20"/>
          <w:szCs w:val="24"/>
        </w:rPr>
        <w:t>ing</w:t>
      </w:r>
      <w:r w:rsidRPr="00514B11">
        <w:rPr>
          <w:sz w:val="20"/>
          <w:szCs w:val="24"/>
        </w:rPr>
        <w:t xml:space="preserve"> the storage system</w:t>
      </w:r>
      <w:r w:rsidR="000106C6" w:rsidRPr="00514B11">
        <w:rPr>
          <w:sz w:val="20"/>
          <w:szCs w:val="24"/>
        </w:rPr>
        <w:t xml:space="preserve"> each day (minus housing NH</w:t>
      </w:r>
      <w:r w:rsidR="000106C6" w:rsidRPr="00514B11">
        <w:rPr>
          <w:sz w:val="20"/>
          <w:szCs w:val="24"/>
          <w:vertAlign w:val="subscript"/>
        </w:rPr>
        <w:t>3</w:t>
      </w:r>
      <w:r w:rsidR="000106C6" w:rsidRPr="00514B11">
        <w:rPr>
          <w:sz w:val="20"/>
          <w:szCs w:val="24"/>
        </w:rPr>
        <w:t xml:space="preserve">-N emissions) </w:t>
      </w:r>
      <w:r w:rsidR="00C5030E" w:rsidRPr="00514B11">
        <w:rPr>
          <w:sz w:val="20"/>
          <w:szCs w:val="24"/>
        </w:rPr>
        <w:t>(kg TAN day</w:t>
      </w:r>
      <w:r w:rsidR="00C5030E" w:rsidRPr="00514B11">
        <w:rPr>
          <w:sz w:val="20"/>
          <w:szCs w:val="24"/>
          <w:vertAlign w:val="superscript"/>
        </w:rPr>
        <w:t>-1</w:t>
      </w:r>
      <w:r w:rsidR="00C5030E" w:rsidRPr="00514B11">
        <w:rPr>
          <w:sz w:val="20"/>
          <w:szCs w:val="24"/>
        </w:rPr>
        <w:t>)</w:t>
      </w:r>
      <w:r w:rsidR="00C5030E">
        <w:rPr>
          <w:iCs/>
          <w:sz w:val="20"/>
          <w:szCs w:val="24"/>
        </w:rPr>
        <w:t xml:space="preserve">, by </w:t>
      </w:r>
      <w:r w:rsidR="00B062F2" w:rsidRPr="00514B11">
        <w:rPr>
          <w:sz w:val="20"/>
          <w:szCs w:val="24"/>
        </w:rPr>
        <w:t>animal group and management system</w:t>
      </w:r>
      <w:r w:rsidR="002E7F9F">
        <w:rPr>
          <w:sz w:val="20"/>
          <w:szCs w:val="24"/>
        </w:rPr>
        <w:t xml:space="preserve"> </w:t>
      </w:r>
    </w:p>
    <w:p w14:paraId="7343F702" w14:textId="06B5BE2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Pr="00514B11">
        <w:rPr>
          <w:i/>
          <w:sz w:val="20"/>
          <w:szCs w:val="24"/>
          <w:vertAlign w:val="subscript"/>
        </w:rPr>
        <w:t>excretion</w:t>
      </w:r>
      <w:proofErr w:type="spellEnd"/>
      <w:r w:rsidRPr="00514B11">
        <w:rPr>
          <w:i/>
          <w:sz w:val="20"/>
          <w:szCs w:val="24"/>
        </w:rPr>
        <w:tab/>
      </w:r>
      <w:r w:rsidRPr="00514B11">
        <w:rPr>
          <w:sz w:val="20"/>
          <w:szCs w:val="24"/>
        </w:rPr>
        <w:t xml:space="preserve">TAN excreted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TAN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sz w:val="20"/>
          <w:szCs w:val="24"/>
        </w:rPr>
        <w:t xml:space="preserve">, by animal group and </w:t>
      </w:r>
      <w:r w:rsidR="004A265A">
        <w:rPr>
          <w:sz w:val="20"/>
          <w:szCs w:val="24"/>
        </w:rPr>
        <w:t xml:space="preserve">manure </w:t>
      </w:r>
      <w:r w:rsidR="00990123">
        <w:rPr>
          <w:sz w:val="20"/>
          <w:szCs w:val="24"/>
        </w:rPr>
        <w:t>management system</w:t>
      </w:r>
    </w:p>
    <w:p w14:paraId="1167F3DA" w14:textId="30F304E1" w:rsidR="00E111A4" w:rsidRPr="00514B11" w:rsidRDefault="00E111A4" w:rsidP="000D7CDF">
      <w:pPr>
        <w:tabs>
          <w:tab w:val="clear" w:pos="2880"/>
          <w:tab w:val="clear" w:pos="9360"/>
        </w:tabs>
        <w:spacing w:before="0"/>
        <w:ind w:left="2835" w:hanging="2835"/>
        <w:rPr>
          <w:i/>
          <w:sz w:val="20"/>
          <w:szCs w:val="24"/>
        </w:rPr>
      </w:pPr>
      <w:r w:rsidRPr="00C5030E">
        <w:rPr>
          <w:i/>
          <w:sz w:val="20"/>
          <w:szCs w:val="24"/>
        </w:rPr>
        <w:t>NH</w:t>
      </w:r>
      <w:r w:rsidRPr="00C5030E">
        <w:rPr>
          <w:i/>
          <w:sz w:val="20"/>
          <w:szCs w:val="24"/>
          <w:vertAlign w:val="subscript"/>
        </w:rPr>
        <w:t>3</w:t>
      </w:r>
      <w:r w:rsidR="00C5030E">
        <w:rPr>
          <w:i/>
          <w:sz w:val="20"/>
          <w:szCs w:val="24"/>
        </w:rPr>
        <w:t>_</w:t>
      </w:r>
      <w:r w:rsidRPr="00C5030E">
        <w:rPr>
          <w:i/>
          <w:sz w:val="20"/>
          <w:szCs w:val="24"/>
        </w:rPr>
        <w:t>N</w:t>
      </w:r>
      <w:r w:rsidRPr="00C5030E">
        <w:rPr>
          <w:i/>
          <w:sz w:val="20"/>
          <w:szCs w:val="24"/>
          <w:vertAlign w:val="subscript"/>
        </w:rPr>
        <w:t>housing</w:t>
      </w:r>
      <w:r w:rsidRPr="00514B11">
        <w:rPr>
          <w:i/>
          <w:sz w:val="20"/>
          <w:szCs w:val="24"/>
        </w:rPr>
        <w:tab/>
      </w:r>
      <w:r w:rsidRPr="00514B11">
        <w:rPr>
          <w:sz w:val="20"/>
          <w:szCs w:val="24"/>
        </w:rPr>
        <w:t xml:space="preserve">Daily </w:t>
      </w:r>
      <w:r w:rsidRPr="00C5030E">
        <w:rPr>
          <w:sz w:val="20"/>
          <w:szCs w:val="24"/>
        </w:rPr>
        <w:t>NH</w:t>
      </w:r>
      <w:r w:rsidRPr="00C5030E">
        <w:rPr>
          <w:sz w:val="20"/>
          <w:szCs w:val="24"/>
          <w:vertAlign w:val="subscript"/>
        </w:rPr>
        <w:t>3</w:t>
      </w:r>
      <w:r w:rsidR="00C5030E">
        <w:rPr>
          <w:sz w:val="20"/>
          <w:szCs w:val="24"/>
        </w:rPr>
        <w:t>-</w:t>
      </w:r>
      <w:r w:rsidRPr="00C5030E">
        <w:rPr>
          <w:sz w:val="20"/>
          <w:szCs w:val="24"/>
        </w:rPr>
        <w:t>N</w:t>
      </w:r>
      <w:r w:rsidRPr="00514B11">
        <w:rPr>
          <w:sz w:val="20"/>
          <w:szCs w:val="24"/>
        </w:rPr>
        <w:t xml:space="preserve"> </w:t>
      </w:r>
      <w:r w:rsidR="00C5030E">
        <w:rPr>
          <w:sz w:val="20"/>
          <w:szCs w:val="24"/>
        </w:rPr>
        <w:t>emissions</w:t>
      </w:r>
      <w:r w:rsidRPr="00514B11">
        <w:rPr>
          <w:sz w:val="20"/>
          <w:szCs w:val="24"/>
        </w:rPr>
        <w:t xml:space="preserve"> from </w:t>
      </w:r>
      <w:r w:rsidR="00A23237" w:rsidRPr="00514B11">
        <w:rPr>
          <w:sz w:val="20"/>
          <w:szCs w:val="24"/>
        </w:rPr>
        <w:t xml:space="preserve">the </w:t>
      </w:r>
      <w:r w:rsidRPr="00514B11">
        <w:rPr>
          <w:sz w:val="20"/>
          <w:szCs w:val="24"/>
        </w:rPr>
        <w:t>housing system</w:t>
      </w:r>
      <w:r w:rsidR="004C1412" w:rsidRPr="00514B11">
        <w:rPr>
          <w:sz w:val="20"/>
          <w:szCs w:val="24"/>
        </w:rPr>
        <w:t xml:space="preserve">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NH</w:t>
      </w:r>
      <w:r w:rsidRPr="00514B11">
        <w:rPr>
          <w:sz w:val="20"/>
          <w:szCs w:val="24"/>
          <w:vertAlign w:val="subscript"/>
        </w:rPr>
        <w:t>3-</w:t>
      </w:r>
      <w:r w:rsidRPr="00514B11">
        <w:rPr>
          <w:sz w:val="20"/>
          <w:szCs w:val="24"/>
        </w:rPr>
        <w:t>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iCs/>
          <w:sz w:val="20"/>
          <w:szCs w:val="24"/>
        </w:rPr>
        <w:t xml:space="preserve">, by animal group and </w:t>
      </w:r>
      <w:r w:rsidR="004A265A">
        <w:rPr>
          <w:iCs/>
          <w:sz w:val="20"/>
          <w:szCs w:val="24"/>
        </w:rPr>
        <w:t xml:space="preserve">manure </w:t>
      </w:r>
      <w:r w:rsidR="00990123">
        <w:rPr>
          <w:iCs/>
          <w:sz w:val="20"/>
          <w:szCs w:val="24"/>
        </w:rPr>
        <w:t>management system</w:t>
      </w:r>
    </w:p>
    <w:p w14:paraId="610A841A" w14:textId="49293542" w:rsidR="00482B7A" w:rsidRPr="00FE0EA3" w:rsidRDefault="00482B7A" w:rsidP="00482B7A">
      <w:pPr>
        <w:keepNext/>
        <w:tabs>
          <w:tab w:val="clear" w:pos="2880"/>
          <w:tab w:val="clear" w:pos="9360"/>
          <w:tab w:val="right" w:pos="9781"/>
        </w:tabs>
        <w:spacing w:after="120"/>
        <w:rPr>
          <w:b/>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TANimmobilized</m:t>
                        </m:r>
                      </m:sub>
                    </m:sSub>
                  </m:e>
                </m:d>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nitrified</m:t>
                        </m:r>
                      </m:sub>
                    </m:sSub>
                  </m:e>
                </m:d>
              </m:e>
            </m:d>
            <m:r>
              <m:rPr>
                <m:sty m:val="bi"/>
              </m:rPr>
              <w:rPr>
                <w:rFonts w:ascii="Cambria Math" w:hAnsi="Cambria Math"/>
                <w:szCs w:val="24"/>
              </w:rPr>
              <m:t>+</m:t>
            </m:r>
            <m:d>
              <m:dPr>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e>
            </m:d>
          </m:e>
        </m:d>
      </m:oMath>
      <w:r w:rsidRPr="00FE0EA3">
        <w:rPr>
          <w:b/>
          <w:szCs w:val="24"/>
        </w:rPr>
        <w:t xml:space="preserve"> </w:t>
      </w:r>
      <w:r w:rsidRPr="00FE0EA3">
        <w:rPr>
          <w:b/>
          <w:szCs w:val="24"/>
        </w:rPr>
        <w:tab/>
      </w:r>
      <w:bookmarkStart w:id="608" w:name="TANflowstorage1_Cattle_Eq"/>
      <w:r w:rsidRPr="00FE0EA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608"/>
    </w:p>
    <w:p w14:paraId="6B7AC843" w14:textId="77777777" w:rsidR="00482B7A" w:rsidRPr="00FE0EA3" w:rsidRDefault="00482B7A" w:rsidP="00482B7A">
      <w:pPr>
        <w:rPr>
          <w:i/>
          <w:szCs w:val="24"/>
        </w:rPr>
      </w:pPr>
      <w:r w:rsidRPr="00FE0EA3">
        <w:rPr>
          <w:sz w:val="20"/>
        </w:rPr>
        <w:t>where</w:t>
      </w:r>
    </w:p>
    <w:p w14:paraId="6061A4FA" w14:textId="7162A533" w:rsidR="00482B7A" w:rsidRPr="00514B11" w:rsidRDefault="00482B7A" w:rsidP="00482B7A">
      <w:pPr>
        <w:tabs>
          <w:tab w:val="clear" w:pos="2880"/>
          <w:tab w:val="clear" w:pos="9360"/>
        </w:tabs>
        <w:spacing w:before="0"/>
        <w:ind w:left="2835" w:hanging="2835"/>
        <w:rPr>
          <w:i/>
          <w:sz w:val="20"/>
        </w:rPr>
      </w:pPr>
      <w:proofErr w:type="spellStart"/>
      <w:r w:rsidRPr="00FE0EA3">
        <w:rPr>
          <w:i/>
          <w:sz w:val="20"/>
        </w:rPr>
        <w:t>TAN</w:t>
      </w:r>
      <w:r w:rsidR="00432D9F" w:rsidRPr="00FE0EA3">
        <w:rPr>
          <w:i/>
          <w:sz w:val="20"/>
          <w:vertAlign w:val="subscript"/>
        </w:rPr>
        <w:t>flow</w:t>
      </w:r>
      <w:r w:rsidRPr="00FE0EA3">
        <w:rPr>
          <w:i/>
          <w:sz w:val="20"/>
          <w:vertAlign w:val="subscript"/>
        </w:rPr>
        <w:t>storag</w:t>
      </w:r>
      <w:r w:rsidR="006D0665" w:rsidRPr="00FE0EA3">
        <w:rPr>
          <w:i/>
          <w:sz w:val="20"/>
          <w:vertAlign w:val="subscript"/>
        </w:rPr>
        <w:t>e</w:t>
      </w:r>
      <w:proofErr w:type="spellEnd"/>
      <w:r w:rsidR="006D0665" w:rsidRPr="00FE0EA3">
        <w:rPr>
          <w:i/>
          <w:sz w:val="20"/>
          <w:vertAlign w:val="subscript"/>
        </w:rPr>
        <w:t>(1)</w:t>
      </w:r>
      <w:r w:rsidRPr="00514B11">
        <w:rPr>
          <w:i/>
          <w:sz w:val="20"/>
        </w:rPr>
        <w:tab/>
      </w:r>
      <w:r w:rsidR="006D0665">
        <w:rPr>
          <w:sz w:val="20"/>
        </w:rPr>
        <w:t>Amount</w:t>
      </w:r>
      <w:r w:rsidR="000106C6" w:rsidRPr="00514B11">
        <w:rPr>
          <w:sz w:val="20"/>
          <w:szCs w:val="24"/>
        </w:rPr>
        <w:t xml:space="preserve"> of TAN entering the storage system each day (minus housing NH</w:t>
      </w:r>
      <w:r w:rsidR="000106C6" w:rsidRPr="00514B11">
        <w:rPr>
          <w:sz w:val="20"/>
          <w:szCs w:val="24"/>
          <w:vertAlign w:val="subscript"/>
        </w:rPr>
        <w:t>3</w:t>
      </w:r>
      <w:r w:rsidR="000106C6" w:rsidRPr="00514B11">
        <w:rPr>
          <w:sz w:val="20"/>
          <w:szCs w:val="24"/>
        </w:rPr>
        <w:t>-N emissions) from beef cattle and dairy cattle manure (kg TAN day</w:t>
      </w:r>
      <w:r w:rsidR="000106C6" w:rsidRPr="00514B11">
        <w:rPr>
          <w:sz w:val="20"/>
          <w:szCs w:val="24"/>
          <w:vertAlign w:val="superscript"/>
        </w:rPr>
        <w:t>-1</w:t>
      </w:r>
      <w:r w:rsidR="000106C6" w:rsidRPr="006D0665">
        <w:rPr>
          <w:sz w:val="20"/>
          <w:szCs w:val="24"/>
        </w:rPr>
        <w:t>)</w:t>
      </w:r>
      <w:r w:rsidR="006D0665" w:rsidRPr="006D0665">
        <w:rPr>
          <w:sz w:val="20"/>
          <w:szCs w:val="24"/>
        </w:rPr>
        <w:t>, adjusted for nitrification and denitrification of N compounds</w:t>
      </w:r>
      <w:r w:rsidR="00C5030E">
        <w:rPr>
          <w:sz w:val="20"/>
          <w:szCs w:val="24"/>
        </w:rPr>
        <w:t>, by animal group and manure management system</w:t>
      </w:r>
    </w:p>
    <w:p w14:paraId="1D0307BA" w14:textId="06B5A234"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immobilized</w:t>
      </w:r>
      <w:proofErr w:type="spellEnd"/>
      <w:r w:rsidRPr="00514B11">
        <w:rPr>
          <w:i/>
          <w:sz w:val="20"/>
        </w:rPr>
        <w:t xml:space="preserve"> </w:t>
      </w:r>
      <w:r w:rsidRPr="00514B11">
        <w:rPr>
          <w:i/>
          <w:sz w:val="20"/>
        </w:rPr>
        <w:tab/>
      </w:r>
      <w:r w:rsidRPr="00514B11">
        <w:rPr>
          <w:sz w:val="20"/>
        </w:rPr>
        <w:t>Fraction of TAN that is immobilized to organic 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184C3C8B" w14:textId="7F23D8D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nitrified</w:t>
      </w:r>
      <w:proofErr w:type="spellEnd"/>
      <w:r w:rsidRPr="00514B11">
        <w:rPr>
          <w:i/>
          <w:sz w:val="20"/>
          <w:vertAlign w:val="subscript"/>
        </w:rPr>
        <w:tab/>
      </w:r>
      <w:r w:rsidRPr="00514B11">
        <w:rPr>
          <w:sz w:val="20"/>
        </w:rPr>
        <w:t>Fraction of TAN that is nitrified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3FBB6F65" w14:textId="718400C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FaecalN</w:t>
      </w:r>
      <w:r w:rsidRPr="00514B11">
        <w:rPr>
          <w:i/>
          <w:sz w:val="20"/>
          <w:vertAlign w:val="subscript"/>
        </w:rPr>
        <w:t>excretion</w:t>
      </w:r>
      <w:proofErr w:type="spellEnd"/>
      <w:r w:rsidRPr="00514B11">
        <w:rPr>
          <w:i/>
          <w:sz w:val="20"/>
        </w:rPr>
        <w:t xml:space="preserve"> </w:t>
      </w:r>
      <w:r w:rsidRPr="00514B11">
        <w:rPr>
          <w:i/>
          <w:sz w:val="20"/>
        </w:rPr>
        <w:tab/>
      </w:r>
      <w:r w:rsidRPr="00514B11">
        <w:rPr>
          <w:sz w:val="20"/>
        </w:rPr>
        <w:t>Daily N excreted through faeces (kg N day</w:t>
      </w:r>
      <w:r w:rsidRPr="00514B11">
        <w:rPr>
          <w:sz w:val="20"/>
          <w:vertAlign w:val="superscript"/>
        </w:rPr>
        <w:t>-1</w:t>
      </w:r>
      <w:r w:rsidRPr="00514B11">
        <w:rPr>
          <w:sz w:val="20"/>
        </w:rPr>
        <w:t>)</w:t>
      </w:r>
      <w:r w:rsidR="0033432D">
        <w:rPr>
          <w:sz w:val="20"/>
        </w:rPr>
        <w:t xml:space="preserve">, by animal </w:t>
      </w:r>
      <w:r w:rsidR="004A265A">
        <w:rPr>
          <w:sz w:val="20"/>
        </w:rPr>
        <w:t>g</w:t>
      </w:r>
      <w:r w:rsidR="0033432D">
        <w:rPr>
          <w:sz w:val="20"/>
        </w:rPr>
        <w:t xml:space="preserve">roup and </w:t>
      </w:r>
      <w:r w:rsidR="004A265A">
        <w:rPr>
          <w:sz w:val="20"/>
        </w:rPr>
        <w:t xml:space="preserve">manure </w:t>
      </w:r>
      <w:r w:rsidR="0033432D">
        <w:rPr>
          <w:sz w:val="20"/>
        </w:rPr>
        <w:t>management system</w:t>
      </w:r>
    </w:p>
    <w:p w14:paraId="14AD59CC" w14:textId="23112E04" w:rsidR="00482B7A" w:rsidRPr="00514B11" w:rsidRDefault="00482B7A" w:rsidP="00482B7A">
      <w:pPr>
        <w:tabs>
          <w:tab w:val="clear" w:pos="2880"/>
          <w:tab w:val="clear" w:pos="9360"/>
        </w:tabs>
        <w:spacing w:before="0"/>
        <w:ind w:left="2835" w:hanging="2835"/>
        <w:rPr>
          <w:i/>
          <w:sz w:val="20"/>
          <w:vertAlign w:val="superscript"/>
        </w:rPr>
      </w:pPr>
      <w:proofErr w:type="spellStart"/>
      <w:r w:rsidRPr="00514B11">
        <w:rPr>
          <w:i/>
          <w:sz w:val="20"/>
        </w:rPr>
        <w:t>N</w:t>
      </w:r>
      <w:r w:rsidRPr="00514B11">
        <w:rPr>
          <w:i/>
          <w:sz w:val="20"/>
          <w:vertAlign w:val="subscript"/>
        </w:rPr>
        <w:t>bedding</w:t>
      </w:r>
      <w:proofErr w:type="spellEnd"/>
      <w:r w:rsidRPr="00514B11">
        <w:rPr>
          <w:i/>
          <w:sz w:val="20"/>
        </w:rPr>
        <w:t xml:space="preserve"> </w:t>
      </w:r>
      <w:r w:rsidRPr="00514B11">
        <w:rPr>
          <w:i/>
          <w:sz w:val="20"/>
        </w:rPr>
        <w:tab/>
      </w:r>
      <w:r w:rsidRPr="00514B11">
        <w:rPr>
          <w:sz w:val="20"/>
        </w:rPr>
        <w:t>Daily bedding N (kg N day</w:t>
      </w:r>
      <w:r w:rsidRPr="00514B11">
        <w:rPr>
          <w:sz w:val="20"/>
          <w:vertAlign w:val="superscript"/>
        </w:rPr>
        <w:t>-1</w:t>
      </w:r>
      <w:r w:rsidRPr="00514B11">
        <w:rPr>
          <w:sz w:val="20"/>
        </w:rPr>
        <w:t>)</w:t>
      </w:r>
      <w:r w:rsidR="0033432D">
        <w:rPr>
          <w:sz w:val="20"/>
        </w:rPr>
        <w:t xml:space="preserve">, by animal group and </w:t>
      </w:r>
      <w:r w:rsidR="004A265A">
        <w:rPr>
          <w:sz w:val="20"/>
        </w:rPr>
        <w:t xml:space="preserve">manure </w:t>
      </w:r>
      <w:r w:rsidR="0033432D">
        <w:rPr>
          <w:sz w:val="20"/>
        </w:rPr>
        <w:t>management system</w:t>
      </w:r>
    </w:p>
    <w:p w14:paraId="595AB45C" w14:textId="7767BBEA" w:rsidR="00482B7A"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mineralized</w:t>
      </w:r>
      <w:proofErr w:type="spellEnd"/>
      <w:r w:rsidRPr="00514B11">
        <w:rPr>
          <w:i/>
          <w:sz w:val="20"/>
        </w:rPr>
        <w:tab/>
      </w:r>
      <w:r w:rsidRPr="00514B11">
        <w:rPr>
          <w:sz w:val="20"/>
        </w:rPr>
        <w:t>Fraction of organic N that is mineralized as TAN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5A8EA19B" w14:textId="77777777" w:rsidR="00967E40" w:rsidRPr="00D5649B" w:rsidRDefault="00967E40" w:rsidP="00967E40">
      <w:pPr>
        <w:rPr>
          <w:b/>
          <w:szCs w:val="24"/>
        </w:rPr>
      </w:pPr>
      <w:r w:rsidRPr="00D5649B">
        <w:rPr>
          <w:b/>
          <w:szCs w:val="24"/>
        </w:rPr>
        <w:t>For solid manure storage for beef cattle (including calves):</w:t>
      </w:r>
    </w:p>
    <w:p w14:paraId="2CDA9D10" w14:textId="3C32BE51" w:rsidR="00967E40" w:rsidRPr="00D5649B" w:rsidRDefault="00967E40" w:rsidP="00967E40">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solidstorage_beef</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bookmarkStart w:id="609" w:name="ATAsolidstorage_beef_Eq"/>
      <w:r w:rsidRPr="00D5649B">
        <w:rPr>
          <w:b/>
          <w:szCs w:val="24"/>
        </w:rPr>
        <w:tab/>
      </w:r>
      <w:r w:rsidRPr="0025209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609"/>
    </w:p>
    <w:p w14:paraId="59C83BEA" w14:textId="77777777" w:rsidR="00967E40" w:rsidRPr="00D5649B" w:rsidRDefault="00967E40" w:rsidP="00967E40">
      <w:pPr>
        <w:tabs>
          <w:tab w:val="clear" w:pos="2880"/>
          <w:tab w:val="left" w:pos="2694"/>
        </w:tabs>
        <w:ind w:left="2694" w:hanging="2694"/>
        <w:rPr>
          <w:i/>
          <w:sz w:val="20"/>
        </w:rPr>
      </w:pPr>
      <w:r w:rsidRPr="00D5649B">
        <w:rPr>
          <w:sz w:val="20"/>
        </w:rPr>
        <w:t>where</w:t>
      </w:r>
    </w:p>
    <w:p w14:paraId="71AF5653" w14:textId="1F1E6447" w:rsidR="00967E40" w:rsidRPr="00D5649B" w:rsidRDefault="00967E40" w:rsidP="00967E40">
      <w:pPr>
        <w:tabs>
          <w:tab w:val="clear" w:pos="2880"/>
          <w:tab w:val="clear" w:pos="9360"/>
        </w:tabs>
        <w:spacing w:before="0"/>
        <w:ind w:left="2835" w:hanging="2835"/>
        <w:rPr>
          <w:sz w:val="20"/>
        </w:rPr>
      </w:pPr>
      <w:proofErr w:type="spellStart"/>
      <w:r w:rsidRPr="00D5649B">
        <w:rPr>
          <w:i/>
          <w:sz w:val="20"/>
        </w:rPr>
        <w:lastRenderedPageBreak/>
        <w:t>ATA</w:t>
      </w:r>
      <w:r w:rsidRPr="00D5649B">
        <w:rPr>
          <w:i/>
          <w:sz w:val="20"/>
          <w:vertAlign w:val="subscript"/>
        </w:rPr>
        <w:t>solidstorage_beef</w:t>
      </w:r>
      <w:proofErr w:type="spellEnd"/>
      <w:r w:rsidRPr="00D5649B">
        <w:rPr>
          <w:i/>
          <w:sz w:val="20"/>
        </w:rPr>
        <w:tab/>
      </w:r>
      <w:r w:rsidRPr="00D5649B">
        <w:rPr>
          <w:sz w:val="20"/>
        </w:rPr>
        <w:t>Ambient temperature-based adjustments used to correct default NH</w:t>
      </w:r>
      <w:r w:rsidRPr="00D5649B">
        <w:rPr>
          <w:sz w:val="20"/>
          <w:vertAlign w:val="subscript"/>
        </w:rPr>
        <w:t>3</w:t>
      </w:r>
      <w:r w:rsidRPr="00D5649B">
        <w:rPr>
          <w:sz w:val="20"/>
        </w:rPr>
        <w:t xml:space="preserve"> emission factors for solid beef manure storage (</w:t>
      </w:r>
      <w:r w:rsidR="00D476E7">
        <w:rPr>
          <w:sz w:val="20"/>
        </w:rPr>
        <w:t>deep bedding, solid storage/stockpiled, compost)</w:t>
      </w:r>
      <w:r w:rsidRPr="00D5649B">
        <w:rPr>
          <w:sz w:val="20"/>
        </w:rPr>
        <w:t xml:space="preserve"> </w:t>
      </w:r>
    </w:p>
    <w:p w14:paraId="6E8F9194" w14:textId="77777777" w:rsidR="00967E40" w:rsidRPr="00D5649B" w:rsidRDefault="00967E40" w:rsidP="00967E40">
      <w:pPr>
        <w:tabs>
          <w:tab w:val="clear" w:pos="2880"/>
          <w:tab w:val="clear" w:pos="9360"/>
        </w:tabs>
        <w:spacing w:before="0"/>
        <w:ind w:left="2835" w:hanging="2835"/>
        <w:rPr>
          <w:sz w:val="20"/>
        </w:rPr>
      </w:pPr>
      <w:r w:rsidRPr="00D5649B">
        <w:rPr>
          <w:i/>
          <w:sz w:val="20"/>
        </w:rPr>
        <w:t>T</w:t>
      </w:r>
      <w:r w:rsidRPr="00D5649B">
        <w:rPr>
          <w:i/>
          <w:sz w:val="20"/>
        </w:rPr>
        <w:tab/>
      </w:r>
      <w:r w:rsidRPr="00D5649B">
        <w:rPr>
          <w:sz w:val="20"/>
        </w:rPr>
        <w:t>Average daily temperature (°C)</w:t>
      </w:r>
    </w:p>
    <w:p w14:paraId="14D0DC78" w14:textId="77777777" w:rsidR="00967E40" w:rsidRPr="00D5649B" w:rsidRDefault="00967E40" w:rsidP="00967E40">
      <w:pPr>
        <w:rPr>
          <w:b/>
          <w:szCs w:val="24"/>
        </w:rPr>
      </w:pPr>
      <w:r w:rsidRPr="00D5649B">
        <w:rPr>
          <w:b/>
          <w:szCs w:val="24"/>
        </w:rPr>
        <w:t>For solid manure storage for dairy cattle (including calves):</w:t>
      </w:r>
    </w:p>
    <w:p w14:paraId="2BA6AB41" w14:textId="61CD0A52" w:rsidR="00967E40" w:rsidRPr="00D5649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solidstorage_dairy</m:t>
            </m:r>
          </m:sub>
        </m:sSub>
        <m:r>
          <m:rPr>
            <m:sty m:val="bi"/>
          </m:rPr>
          <w:rPr>
            <w:rFonts w:ascii="Cambria Math" w:hAnsi="Cambria Math"/>
            <w:szCs w:val="24"/>
          </w:rPr>
          <m:t>=1-0.058×(17-T)</m:t>
        </m:r>
      </m:oMath>
      <w:r w:rsidRPr="00D5649B">
        <w:rPr>
          <w:b/>
          <w:szCs w:val="24"/>
        </w:rPr>
        <w:t xml:space="preserve"> </w:t>
      </w:r>
      <w:r w:rsidRPr="00D5649B">
        <w:rPr>
          <w:b/>
          <w:szCs w:val="24"/>
        </w:rPr>
        <w:tab/>
      </w:r>
      <w:bookmarkStart w:id="610" w:name="ATAsolidstorage_dairy_Eq"/>
      <w:r w:rsidRPr="0025209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610"/>
    </w:p>
    <w:p w14:paraId="3404B747" w14:textId="77777777" w:rsidR="00967E40" w:rsidRPr="00D5649B" w:rsidRDefault="00967E40" w:rsidP="00967E40">
      <w:pPr>
        <w:tabs>
          <w:tab w:val="clear" w:pos="2880"/>
          <w:tab w:val="left" w:pos="2694"/>
        </w:tabs>
        <w:ind w:left="2694" w:hanging="2694"/>
        <w:rPr>
          <w:i/>
          <w:sz w:val="20"/>
        </w:rPr>
      </w:pPr>
      <w:r w:rsidRPr="00D5649B">
        <w:rPr>
          <w:sz w:val="20"/>
        </w:rPr>
        <w:t>where</w:t>
      </w:r>
    </w:p>
    <w:p w14:paraId="33F7F064" w14:textId="53D83B9E" w:rsidR="00967E40" w:rsidRPr="00021027" w:rsidRDefault="00967E40" w:rsidP="00820231">
      <w:pPr>
        <w:tabs>
          <w:tab w:val="clear" w:pos="2880"/>
          <w:tab w:val="clear" w:pos="9360"/>
        </w:tabs>
        <w:spacing w:before="0"/>
        <w:ind w:left="2835" w:hanging="2835"/>
        <w:rPr>
          <w:sz w:val="20"/>
        </w:rPr>
      </w:pPr>
      <w:proofErr w:type="spellStart"/>
      <w:r w:rsidRPr="00021027">
        <w:rPr>
          <w:i/>
          <w:sz w:val="20"/>
        </w:rPr>
        <w:t>ATA</w:t>
      </w:r>
      <w:r w:rsidRPr="00021027">
        <w:rPr>
          <w:i/>
          <w:sz w:val="20"/>
          <w:vertAlign w:val="subscript"/>
        </w:rPr>
        <w:t>solidsotrage_dairy</w:t>
      </w:r>
      <w:proofErr w:type="spellEnd"/>
      <w:r w:rsidRPr="00021027">
        <w:rPr>
          <w:i/>
          <w:sz w:val="20"/>
        </w:rPr>
        <w:tab/>
      </w:r>
      <w:r w:rsidRPr="00021027">
        <w:rPr>
          <w:sz w:val="20"/>
        </w:rPr>
        <w:t>Ambient temperature-based adjustments used to correct default NH</w:t>
      </w:r>
      <w:r w:rsidRPr="00021027">
        <w:rPr>
          <w:sz w:val="20"/>
          <w:vertAlign w:val="subscript"/>
        </w:rPr>
        <w:t>3</w:t>
      </w:r>
      <w:r w:rsidRPr="00021027">
        <w:rPr>
          <w:sz w:val="20"/>
        </w:rPr>
        <w:t xml:space="preserve"> EFs for solid dairy manure storage </w:t>
      </w:r>
      <w:r w:rsidR="00D476E7" w:rsidRPr="00021027">
        <w:rPr>
          <w:sz w:val="20"/>
        </w:rPr>
        <w:t>(deep bedding, solid storage/stockpiled, compost)</w:t>
      </w:r>
      <w:r w:rsidR="00820231" w:rsidRPr="00021027">
        <w:rPr>
          <w:sz w:val="20"/>
        </w:rPr>
        <w:t xml:space="preserve">. The effect of temperature in storage was assumed to be a Q10 of 1.7 (1.7-fold change in rate per 10 </w:t>
      </w:r>
      <w:r w:rsidR="00820231" w:rsidRPr="00021027">
        <w:rPr>
          <w:rFonts w:cstheme="minorHAnsi"/>
          <w:sz w:val="20"/>
        </w:rPr>
        <w:t>°</w:t>
      </w:r>
      <w:r w:rsidR="00820231" w:rsidRPr="00021027">
        <w:rPr>
          <w:sz w:val="20"/>
        </w:rPr>
        <w:t xml:space="preserve">C change in temperature), solid manure was assumed to generate heat in storage raising its temperature 2 </w:t>
      </w:r>
      <w:r w:rsidR="00820231" w:rsidRPr="00021027">
        <w:rPr>
          <w:rFonts w:cstheme="minorHAnsi"/>
          <w:sz w:val="20"/>
        </w:rPr>
        <w:t>°</w:t>
      </w:r>
      <w:r w:rsidR="00820231" w:rsidRPr="00021027">
        <w:rPr>
          <w:sz w:val="20"/>
        </w:rPr>
        <w:t>C above ambient air temperature</w:t>
      </w:r>
    </w:p>
    <w:p w14:paraId="49CDFEC0" w14:textId="77777777" w:rsidR="00967E40" w:rsidRPr="00D5649B" w:rsidRDefault="00967E40" w:rsidP="00967E40">
      <w:pPr>
        <w:tabs>
          <w:tab w:val="clear" w:pos="2880"/>
          <w:tab w:val="clear" w:pos="9360"/>
        </w:tabs>
        <w:spacing w:before="0"/>
        <w:ind w:left="2835" w:hanging="2835"/>
        <w:rPr>
          <w:sz w:val="20"/>
        </w:rPr>
      </w:pPr>
      <w:r w:rsidRPr="00021027">
        <w:rPr>
          <w:i/>
          <w:sz w:val="20"/>
        </w:rPr>
        <w:t>T</w:t>
      </w:r>
      <w:r w:rsidRPr="00021027">
        <w:rPr>
          <w:i/>
          <w:sz w:val="20"/>
        </w:rPr>
        <w:tab/>
      </w:r>
      <w:r w:rsidRPr="00021027">
        <w:rPr>
          <w:sz w:val="20"/>
        </w:rPr>
        <w:t>Average daily temperature (</w:t>
      </w:r>
      <w:r w:rsidRPr="00021027">
        <w:rPr>
          <w:rFonts w:cstheme="minorHAnsi"/>
          <w:sz w:val="20"/>
        </w:rPr>
        <w:t>°</w:t>
      </w:r>
      <w:r w:rsidRPr="00021027">
        <w:rPr>
          <w:sz w:val="20"/>
        </w:rPr>
        <w:t>C)</w:t>
      </w:r>
    </w:p>
    <w:p w14:paraId="7EB2DE18" w14:textId="77777777" w:rsidR="00967E40" w:rsidRPr="00D5649B" w:rsidRDefault="00967E40" w:rsidP="00967E40">
      <w:pPr>
        <w:rPr>
          <w:b/>
          <w:szCs w:val="24"/>
        </w:rPr>
      </w:pPr>
      <w:r w:rsidRPr="00D5649B">
        <w:rPr>
          <w:b/>
          <w:szCs w:val="24"/>
        </w:rPr>
        <w:t>For liquid manure storage for dairy cattle (including calves):</w:t>
      </w:r>
    </w:p>
    <w:p w14:paraId="2EFF3076" w14:textId="0A01FD3D" w:rsidR="00967E40" w:rsidRPr="00D5649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liquidstorage_dairy</m:t>
            </m:r>
          </m:sub>
        </m:sSub>
        <m:r>
          <m:rPr>
            <m:sty m:val="bi"/>
          </m:rPr>
          <w:rPr>
            <w:rFonts w:ascii="Cambria Math" w:hAnsi="Cambria Math"/>
            <w:szCs w:val="24"/>
          </w:rPr>
          <m:t>=1-0.058×(15-T)</m:t>
        </m:r>
      </m:oMath>
      <w:r w:rsidRPr="00D5649B">
        <w:rPr>
          <w:b/>
          <w:szCs w:val="24"/>
        </w:rPr>
        <w:t xml:space="preserve"> </w:t>
      </w:r>
      <w:r w:rsidRPr="00D5649B">
        <w:rPr>
          <w:b/>
          <w:szCs w:val="24"/>
        </w:rPr>
        <w:tab/>
      </w:r>
      <w:bookmarkStart w:id="611" w:name="ATAliquidstorage_dairy_Eq"/>
      <w:r w:rsidRPr="0025209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611"/>
    </w:p>
    <w:p w14:paraId="0EF2EE85" w14:textId="77777777" w:rsidR="00967E40" w:rsidRPr="00D5649B" w:rsidRDefault="00967E40" w:rsidP="00967E40">
      <w:pPr>
        <w:tabs>
          <w:tab w:val="clear" w:pos="2880"/>
          <w:tab w:val="left" w:pos="2694"/>
        </w:tabs>
        <w:ind w:left="2694" w:hanging="2694"/>
        <w:rPr>
          <w:i/>
          <w:sz w:val="20"/>
        </w:rPr>
      </w:pPr>
      <w:r w:rsidRPr="00D5649B">
        <w:rPr>
          <w:sz w:val="20"/>
        </w:rPr>
        <w:t>where</w:t>
      </w:r>
    </w:p>
    <w:p w14:paraId="18B51B04" w14:textId="77777777" w:rsidR="00967E40" w:rsidRPr="00D5649B" w:rsidRDefault="00967E40" w:rsidP="00967E40">
      <w:pPr>
        <w:tabs>
          <w:tab w:val="clear" w:pos="2880"/>
          <w:tab w:val="clear" w:pos="9360"/>
        </w:tabs>
        <w:spacing w:before="0"/>
        <w:ind w:left="2835" w:hanging="2835"/>
        <w:rPr>
          <w:sz w:val="20"/>
        </w:rPr>
      </w:pPr>
      <w:proofErr w:type="spellStart"/>
      <w:r w:rsidRPr="00D5649B">
        <w:rPr>
          <w:i/>
          <w:sz w:val="20"/>
        </w:rPr>
        <w:t>ATA</w:t>
      </w:r>
      <w:r w:rsidRPr="00D5649B">
        <w:rPr>
          <w:i/>
          <w:sz w:val="20"/>
          <w:vertAlign w:val="subscript"/>
        </w:rPr>
        <w:t>liquidstorage_dairy</w:t>
      </w:r>
      <w:proofErr w:type="spellEnd"/>
      <w:r w:rsidRPr="00D5649B">
        <w:rPr>
          <w:i/>
          <w:sz w:val="20"/>
        </w:rPr>
        <w:tab/>
      </w:r>
      <w:r w:rsidRPr="00D5649B">
        <w:rPr>
          <w:sz w:val="20"/>
        </w:rPr>
        <w:t>Ambient temperature-based adjustments used to correct default NH</w:t>
      </w:r>
      <w:r w:rsidRPr="00D5649B">
        <w:rPr>
          <w:sz w:val="20"/>
          <w:vertAlign w:val="subscript"/>
        </w:rPr>
        <w:t>3</w:t>
      </w:r>
      <w:r w:rsidRPr="00D5649B">
        <w:rPr>
          <w:sz w:val="20"/>
        </w:rPr>
        <w:t xml:space="preserve"> EFs for liquid dairy manure storage (tank, slurry pit, lagoon/earthen storage)</w:t>
      </w:r>
    </w:p>
    <w:p w14:paraId="76DA32DB" w14:textId="77777777" w:rsidR="00967E40" w:rsidRPr="00D5649B" w:rsidRDefault="00967E40" w:rsidP="00967E40">
      <w:pPr>
        <w:tabs>
          <w:tab w:val="clear" w:pos="2880"/>
          <w:tab w:val="clear" w:pos="9360"/>
        </w:tabs>
        <w:spacing w:before="0"/>
        <w:ind w:left="2835" w:hanging="2835"/>
        <w:rPr>
          <w:sz w:val="20"/>
        </w:rPr>
      </w:pPr>
      <w:r w:rsidRPr="00D5649B">
        <w:rPr>
          <w:i/>
          <w:sz w:val="20"/>
        </w:rPr>
        <w:t>T</w:t>
      </w:r>
      <w:r w:rsidRPr="00D5649B">
        <w:rPr>
          <w:i/>
          <w:sz w:val="20"/>
        </w:rPr>
        <w:tab/>
      </w:r>
      <w:r w:rsidRPr="008B62B9">
        <w:rPr>
          <w:sz w:val="20"/>
        </w:rPr>
        <w:t>Average daily temperature (</w:t>
      </w:r>
      <w:r w:rsidRPr="008B62B9">
        <w:rPr>
          <w:rFonts w:cstheme="minorHAnsi"/>
          <w:sz w:val="20"/>
        </w:rPr>
        <w:t>°</w:t>
      </w:r>
      <w:r w:rsidRPr="008B62B9">
        <w:rPr>
          <w:sz w:val="20"/>
        </w:rPr>
        <w:t>C)</w:t>
      </w:r>
    </w:p>
    <w:p w14:paraId="2BDDE390" w14:textId="7CB5780F" w:rsidR="00967E40" w:rsidRPr="00965C61"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storage</m:t>
            </m:r>
          </m:sub>
        </m:sSub>
      </m:oMath>
      <w:r w:rsidRPr="00965C61">
        <w:rPr>
          <w:b/>
          <w:szCs w:val="24"/>
        </w:rPr>
        <w:t xml:space="preserve"> </w:t>
      </w:r>
      <w:r w:rsidRPr="00965C61">
        <w:rPr>
          <w:b/>
          <w:szCs w:val="24"/>
        </w:rPr>
        <w:tab/>
      </w:r>
      <w:r w:rsidRPr="00965C6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7A6FC348" w14:textId="77777777" w:rsidR="00967E40" w:rsidRPr="00965C61" w:rsidRDefault="00967E40" w:rsidP="00967E40">
      <w:pPr>
        <w:tabs>
          <w:tab w:val="clear" w:pos="2880"/>
          <w:tab w:val="left" w:pos="2694"/>
        </w:tabs>
        <w:ind w:left="2693" w:hanging="2693"/>
        <w:rPr>
          <w:i/>
          <w:sz w:val="20"/>
        </w:rPr>
      </w:pPr>
      <w:r w:rsidRPr="00965C61">
        <w:rPr>
          <w:sz w:val="20"/>
        </w:rPr>
        <w:t>where</w:t>
      </w:r>
    </w:p>
    <w:p w14:paraId="2CA3954C" w14:textId="38B291A1" w:rsidR="00967E40" w:rsidRPr="00965C61" w:rsidRDefault="00967E40" w:rsidP="00967E40">
      <w:pPr>
        <w:tabs>
          <w:tab w:val="clear" w:pos="2880"/>
          <w:tab w:val="clear" w:pos="9360"/>
        </w:tabs>
        <w:spacing w:before="0"/>
        <w:ind w:left="2835" w:hanging="2835"/>
        <w:rPr>
          <w:i/>
          <w:sz w:val="20"/>
          <w:szCs w:val="24"/>
        </w:rPr>
      </w:pPr>
      <w:proofErr w:type="spellStart"/>
      <w:r w:rsidRPr="00965C61">
        <w:rPr>
          <w:i/>
          <w:sz w:val="20"/>
          <w:szCs w:val="24"/>
        </w:rPr>
        <w:t>EF</w:t>
      </w:r>
      <w:r w:rsidRPr="00965C61">
        <w:rPr>
          <w:i/>
          <w:sz w:val="20"/>
          <w:szCs w:val="24"/>
          <w:vertAlign w:val="subscript"/>
        </w:rPr>
        <w:t>storage</w:t>
      </w:r>
      <w:r w:rsidR="00D476E7" w:rsidRPr="00965C61">
        <w:rPr>
          <w:i/>
          <w:sz w:val="20"/>
          <w:szCs w:val="24"/>
          <w:vertAlign w:val="subscript"/>
        </w:rPr>
        <w:t>_</w:t>
      </w:r>
      <w:r w:rsidRPr="00965C61">
        <w:rPr>
          <w:i/>
          <w:sz w:val="20"/>
          <w:szCs w:val="24"/>
          <w:vertAlign w:val="subscript"/>
        </w:rPr>
        <w:t>adju</w:t>
      </w:r>
      <w:proofErr w:type="spellEnd"/>
      <w:r w:rsidRPr="00965C61">
        <w:rPr>
          <w:i/>
          <w:sz w:val="20"/>
          <w:szCs w:val="24"/>
        </w:rPr>
        <w:tab/>
      </w:r>
      <w:r w:rsidRPr="00965C61">
        <w:rPr>
          <w:sz w:val="20"/>
          <w:szCs w:val="24"/>
        </w:rPr>
        <w:t>Adjusted NH</w:t>
      </w:r>
      <w:r w:rsidRPr="00965C61">
        <w:rPr>
          <w:sz w:val="20"/>
          <w:szCs w:val="24"/>
          <w:vertAlign w:val="subscript"/>
        </w:rPr>
        <w:t>3</w:t>
      </w:r>
      <w:r w:rsidRPr="00965C61">
        <w:rPr>
          <w:sz w:val="20"/>
          <w:szCs w:val="24"/>
        </w:rPr>
        <w:t xml:space="preserve"> emission factor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 ) for stored manure </w:t>
      </w:r>
      <w:r w:rsidRPr="00965C61">
        <w:rPr>
          <w:b/>
          <w:bCs/>
          <w:sz w:val="20"/>
          <w:szCs w:val="24"/>
        </w:rPr>
        <w:t xml:space="preserve">(0 ≤ </w:t>
      </w:r>
      <w:proofErr w:type="spellStart"/>
      <w:r w:rsidRPr="00965C61">
        <w:rPr>
          <w:b/>
          <w:bCs/>
          <w:i/>
          <w:iCs/>
          <w:sz w:val="20"/>
          <w:szCs w:val="24"/>
        </w:rPr>
        <w:t>EF</w:t>
      </w:r>
      <w:r w:rsidRPr="00965C61">
        <w:rPr>
          <w:b/>
          <w:bCs/>
          <w:i/>
          <w:iCs/>
          <w:sz w:val="20"/>
          <w:szCs w:val="24"/>
          <w:vertAlign w:val="subscript"/>
        </w:rPr>
        <w:t>storage</w:t>
      </w:r>
      <w:r w:rsidR="00D476E7" w:rsidRPr="00965C61">
        <w:rPr>
          <w:b/>
          <w:bCs/>
          <w:i/>
          <w:iCs/>
          <w:sz w:val="20"/>
          <w:szCs w:val="24"/>
          <w:vertAlign w:val="subscript"/>
        </w:rPr>
        <w:t>_</w:t>
      </w:r>
      <w:r w:rsidRPr="00965C61">
        <w:rPr>
          <w:b/>
          <w:bCs/>
          <w:i/>
          <w:iCs/>
          <w:sz w:val="20"/>
          <w:szCs w:val="24"/>
          <w:vertAlign w:val="subscript"/>
        </w:rPr>
        <w:t>adju</w:t>
      </w:r>
      <w:proofErr w:type="spellEnd"/>
      <w:r w:rsidRPr="00965C61">
        <w:rPr>
          <w:b/>
          <w:bCs/>
          <w:sz w:val="20"/>
          <w:szCs w:val="24"/>
        </w:rPr>
        <w:t xml:space="preserve"> ≤ 1)</w:t>
      </w:r>
      <w:r w:rsidRPr="00965C61">
        <w:rPr>
          <w:i/>
          <w:sz w:val="20"/>
          <w:szCs w:val="24"/>
        </w:rPr>
        <w:t xml:space="preserve"> </w:t>
      </w:r>
    </w:p>
    <w:p w14:paraId="1AA34D11" w14:textId="77777777" w:rsidR="00967E40" w:rsidRPr="00965C61" w:rsidRDefault="00967E40" w:rsidP="00967E40">
      <w:pPr>
        <w:tabs>
          <w:tab w:val="clear" w:pos="2880"/>
          <w:tab w:val="clear" w:pos="9360"/>
        </w:tabs>
        <w:spacing w:before="0"/>
        <w:ind w:left="2835" w:hanging="2835"/>
        <w:rPr>
          <w:sz w:val="20"/>
          <w:szCs w:val="24"/>
        </w:rPr>
      </w:pPr>
      <w:proofErr w:type="spellStart"/>
      <w:r w:rsidRPr="00965C61">
        <w:rPr>
          <w:i/>
          <w:sz w:val="20"/>
          <w:szCs w:val="24"/>
        </w:rPr>
        <w:t>EF</w:t>
      </w:r>
      <w:r w:rsidRPr="00965C61">
        <w:rPr>
          <w:i/>
          <w:sz w:val="20"/>
          <w:szCs w:val="24"/>
          <w:vertAlign w:val="subscript"/>
        </w:rPr>
        <w:t>storage</w:t>
      </w:r>
      <w:proofErr w:type="spellEnd"/>
      <w:r w:rsidRPr="00965C61">
        <w:rPr>
          <w:i/>
          <w:sz w:val="20"/>
          <w:szCs w:val="24"/>
        </w:rPr>
        <w:tab/>
      </w:r>
      <w:r w:rsidRPr="00965C61">
        <w:rPr>
          <w:sz w:val="20"/>
          <w:szCs w:val="24"/>
        </w:rPr>
        <w:t>Default NH</w:t>
      </w:r>
      <w:r w:rsidRPr="00965C61">
        <w:rPr>
          <w:sz w:val="20"/>
          <w:szCs w:val="24"/>
          <w:vertAlign w:val="subscript"/>
        </w:rPr>
        <w:t>3</w:t>
      </w:r>
      <w:r w:rsidRPr="00965C61">
        <w:rPr>
          <w:sz w:val="20"/>
          <w:szCs w:val="24"/>
        </w:rPr>
        <w:t xml:space="preserve"> emission factor by manure storage system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w:t>
      </w:r>
      <w:r w:rsidRPr="00965C61">
        <w:rPr>
          <w:sz w:val="20"/>
        </w:rPr>
        <w:t>) (</w:t>
      </w:r>
      <w:r w:rsidRPr="00965C61">
        <w:rPr>
          <w:b/>
          <w:sz w:val="20"/>
        </w:rPr>
        <w:fldChar w:fldCharType="begin"/>
      </w:r>
      <w:r w:rsidRPr="00965C61">
        <w:rPr>
          <w:b/>
          <w:sz w:val="20"/>
        </w:rPr>
        <w:instrText xml:space="preserve"> REF _Ref82142036 \h  \* MERGEFORMAT </w:instrText>
      </w:r>
      <w:r w:rsidRPr="00965C61">
        <w:rPr>
          <w:b/>
          <w:sz w:val="20"/>
        </w:rPr>
      </w:r>
      <w:r w:rsidRPr="00965C61">
        <w:rPr>
          <w:b/>
          <w:sz w:val="20"/>
        </w:rPr>
        <w:fldChar w:fldCharType="separate"/>
      </w:r>
      <w:r w:rsidRPr="00965C61">
        <w:rPr>
          <w:b/>
          <w:sz w:val="20"/>
        </w:rPr>
        <w:t xml:space="preserve">Table </w:t>
      </w:r>
      <w:r w:rsidRPr="00965C61">
        <w:rPr>
          <w:b/>
          <w:noProof/>
          <w:sz w:val="20"/>
        </w:rPr>
        <w:t>43</w:t>
      </w:r>
      <w:r w:rsidRPr="00965C61">
        <w:rPr>
          <w:b/>
          <w:sz w:val="20"/>
        </w:rPr>
        <w:fldChar w:fldCharType="end"/>
      </w:r>
      <w:r w:rsidRPr="00965C61">
        <w:rPr>
          <w:sz w:val="20"/>
        </w:rPr>
        <w:t>)</w:t>
      </w:r>
    </w:p>
    <w:p w14:paraId="05D05175" w14:textId="2D1D1D7A" w:rsidR="00967E40" w:rsidRPr="00D5649B"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Pr="00DC1E4E">
        <w:rPr>
          <w:b/>
          <w:szCs w:val="24"/>
        </w:rPr>
        <w:t xml:space="preserve"> </w:t>
      </w:r>
      <w:r w:rsidRPr="00DC1E4E">
        <w:rPr>
          <w:b/>
          <w:szCs w:val="24"/>
        </w:rPr>
        <w:tab/>
      </w:r>
      <w:bookmarkStart w:id="612" w:name="NH3NStorage_CattleEq"/>
      <w:r w:rsidRPr="00DC1E4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bookmarkEnd w:id="612"/>
    <w:p w14:paraId="23D1A589" w14:textId="77777777" w:rsidR="00967E40" w:rsidRPr="00D5649B" w:rsidRDefault="00967E40" w:rsidP="00967E40">
      <w:pPr>
        <w:tabs>
          <w:tab w:val="clear" w:pos="2880"/>
          <w:tab w:val="left" w:pos="2694"/>
        </w:tabs>
        <w:ind w:left="2694" w:hanging="2694"/>
        <w:rPr>
          <w:i/>
          <w:sz w:val="20"/>
        </w:rPr>
      </w:pPr>
      <w:r w:rsidRPr="00D5649B">
        <w:rPr>
          <w:sz w:val="20"/>
        </w:rPr>
        <w:t>where</w:t>
      </w:r>
    </w:p>
    <w:p w14:paraId="3CC83CCE" w14:textId="4537380D" w:rsidR="00967E40" w:rsidRPr="00D5649B" w:rsidRDefault="00967E40" w:rsidP="00967E40">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476E7">
        <w:rPr>
          <w:sz w:val="20"/>
          <w:szCs w:val="24"/>
        </w:rPr>
        <w:t>emissions</w:t>
      </w:r>
      <w:r w:rsidRPr="00D5649B">
        <w:rPr>
          <w:sz w:val="20"/>
          <w:szCs w:val="24"/>
        </w:rPr>
        <w:t xml:space="preserve"> from stored beef cattle and dairy cattle manure (kg NH</w:t>
      </w:r>
      <w:r w:rsidRPr="00D5649B">
        <w:rPr>
          <w:sz w:val="20"/>
          <w:szCs w:val="24"/>
          <w:vertAlign w:val="subscript"/>
        </w:rPr>
        <w:t>3</w:t>
      </w:r>
      <w:r>
        <w:rPr>
          <w:sz w:val="20"/>
          <w:szCs w:val="24"/>
        </w:rPr>
        <w:t>-</w:t>
      </w:r>
      <w:r w:rsidRPr="00D5649B">
        <w:rPr>
          <w:sz w:val="20"/>
          <w:szCs w:val="24"/>
        </w:rPr>
        <w:t>N)</w:t>
      </w:r>
      <w:r w:rsidR="00E07600">
        <w:rPr>
          <w:sz w:val="20"/>
          <w:szCs w:val="24"/>
        </w:rPr>
        <w:t>, by animal group and manure management system</w:t>
      </w:r>
    </w:p>
    <w:p w14:paraId="0AAE4C1C" w14:textId="105102D0" w:rsidR="006D0665" w:rsidRPr="00E333F0" w:rsidRDefault="006D0665" w:rsidP="006D0665">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E333F0">
        <w:rPr>
          <w:b/>
          <w:szCs w:val="24"/>
        </w:rPr>
        <w:t xml:space="preserve"> </w:t>
      </w:r>
      <w:r w:rsidRPr="00E333F0">
        <w:rPr>
          <w:b/>
          <w:szCs w:val="24"/>
        </w:rPr>
        <w:tab/>
      </w:r>
      <w:r w:rsidRPr="00E333F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796C7C5C" w14:textId="1FEF9069" w:rsidR="006D0665" w:rsidRPr="00E333F0" w:rsidRDefault="006D0665" w:rsidP="00482B7A">
      <w:pPr>
        <w:tabs>
          <w:tab w:val="clear" w:pos="2880"/>
          <w:tab w:val="clear" w:pos="9360"/>
        </w:tabs>
        <w:spacing w:before="0"/>
        <w:ind w:left="2835" w:hanging="2835"/>
        <w:rPr>
          <w:sz w:val="20"/>
        </w:rPr>
      </w:pPr>
      <w:r w:rsidRPr="00E333F0">
        <w:rPr>
          <w:sz w:val="20"/>
        </w:rPr>
        <w:t>where</w:t>
      </w:r>
    </w:p>
    <w:p w14:paraId="0D8BE63D" w14:textId="2592980E" w:rsidR="006D0665" w:rsidRPr="00F36FBE" w:rsidRDefault="006D0665" w:rsidP="00482B7A">
      <w:pPr>
        <w:tabs>
          <w:tab w:val="clear" w:pos="2880"/>
          <w:tab w:val="clear" w:pos="9360"/>
        </w:tabs>
        <w:spacing w:before="0"/>
        <w:ind w:left="2835" w:hanging="2835"/>
        <w:rPr>
          <w:sz w:val="20"/>
        </w:rPr>
      </w:pPr>
      <w:proofErr w:type="spellStart"/>
      <w:r w:rsidRPr="00E333F0">
        <w:rPr>
          <w:sz w:val="20"/>
        </w:rPr>
        <w:t>TAN</w:t>
      </w:r>
      <w:r w:rsidRPr="002D7E19">
        <w:rPr>
          <w:sz w:val="20"/>
          <w:vertAlign w:val="subscript"/>
        </w:rPr>
        <w:t>flowstorage_adju</w:t>
      </w:r>
      <w:proofErr w:type="spellEnd"/>
      <w:r w:rsidRPr="00E333F0">
        <w:rPr>
          <w:sz w:val="20"/>
        </w:rPr>
        <w:tab/>
        <w:t>Amount of TAN entering the storage system each day (minus housing and storage NH</w:t>
      </w:r>
      <w:r w:rsidRPr="00E333F0">
        <w:rPr>
          <w:sz w:val="20"/>
          <w:vertAlign w:val="subscript"/>
        </w:rPr>
        <w:t>3</w:t>
      </w:r>
      <w:r w:rsidRPr="00E333F0">
        <w:rPr>
          <w:sz w:val="20"/>
        </w:rPr>
        <w:t>-N emissions) from beef cattle and dairy cattle manure (kg TAN day</w:t>
      </w:r>
      <w:r w:rsidRPr="00E333F0">
        <w:rPr>
          <w:sz w:val="20"/>
          <w:vertAlign w:val="superscript"/>
        </w:rPr>
        <w:t>-1</w:t>
      </w:r>
      <w:r w:rsidRPr="00F36FBE">
        <w:rPr>
          <w:sz w:val="20"/>
        </w:rPr>
        <w:t>)</w:t>
      </w:r>
      <w:r w:rsidR="00E07600">
        <w:rPr>
          <w:sz w:val="20"/>
        </w:rPr>
        <w:t xml:space="preserve">, </w:t>
      </w:r>
      <w:r w:rsidR="00E07600">
        <w:rPr>
          <w:sz w:val="20"/>
          <w:szCs w:val="24"/>
        </w:rPr>
        <w:t>by animal group and manure management system</w:t>
      </w:r>
    </w:p>
    <w:p w14:paraId="2C80A830" w14:textId="25E89B78" w:rsidR="00A23237" w:rsidRPr="00F16EA3" w:rsidRDefault="00A23237" w:rsidP="00A23237">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F36FBE">
        <w:rPr>
          <w:b/>
          <w:szCs w:val="24"/>
        </w:rPr>
        <w:t xml:space="preserve"> </w:t>
      </w:r>
      <w:r w:rsidRPr="00F36FBE">
        <w:rPr>
          <w:b/>
          <w:szCs w:val="24"/>
        </w:rPr>
        <w:tab/>
      </w:r>
      <w:bookmarkStart w:id="613" w:name="TANstorage_t_Cattle_Eq"/>
      <w:r w:rsidRPr="00F36FB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bookmarkEnd w:id="613"/>
    </w:p>
    <w:p w14:paraId="5EC10BDB" w14:textId="77777777" w:rsidR="00A23237" w:rsidRPr="00F16EA3" w:rsidRDefault="00A23237" w:rsidP="00A23237">
      <w:pPr>
        <w:rPr>
          <w:i/>
          <w:szCs w:val="24"/>
        </w:rPr>
      </w:pPr>
      <w:r w:rsidRPr="00F16EA3">
        <w:rPr>
          <w:sz w:val="20"/>
        </w:rPr>
        <w:t>where</w:t>
      </w:r>
    </w:p>
    <w:p w14:paraId="2EF0C945" w14:textId="4AD099E6" w:rsidR="00A23237" w:rsidRPr="00965C61" w:rsidRDefault="00A23237" w:rsidP="00A23237">
      <w:pPr>
        <w:tabs>
          <w:tab w:val="clear" w:pos="2880"/>
          <w:tab w:val="clear" w:pos="9360"/>
        </w:tabs>
        <w:spacing w:before="0"/>
        <w:ind w:left="2835" w:hanging="2835"/>
        <w:rPr>
          <w:i/>
          <w:sz w:val="20"/>
          <w:szCs w:val="24"/>
        </w:rPr>
      </w:pPr>
      <w:proofErr w:type="spellStart"/>
      <w:r w:rsidRPr="00965C61">
        <w:rPr>
          <w:i/>
          <w:sz w:val="20"/>
          <w:szCs w:val="24"/>
        </w:rPr>
        <w:t>TAN</w:t>
      </w:r>
      <w:r w:rsidR="00482B7A" w:rsidRPr="00965C61">
        <w:rPr>
          <w:i/>
          <w:sz w:val="20"/>
          <w:szCs w:val="24"/>
          <w:vertAlign w:val="subscript"/>
        </w:rPr>
        <w:t>storage</w:t>
      </w:r>
      <w:proofErr w:type="spellEnd"/>
      <w:r w:rsidR="00482B7A" w:rsidRPr="00965C61">
        <w:rPr>
          <w:i/>
          <w:sz w:val="20"/>
          <w:szCs w:val="24"/>
          <w:vertAlign w:val="subscript"/>
        </w:rPr>
        <w:t>(t</w:t>
      </w:r>
      <w:r w:rsidRPr="00965C61">
        <w:rPr>
          <w:i/>
          <w:sz w:val="20"/>
          <w:szCs w:val="24"/>
          <w:vertAlign w:val="subscript"/>
        </w:rPr>
        <w:t>)</w:t>
      </w:r>
      <w:r w:rsidRPr="00965C61">
        <w:rPr>
          <w:i/>
          <w:sz w:val="20"/>
          <w:szCs w:val="24"/>
        </w:rPr>
        <w:tab/>
      </w:r>
      <w:bookmarkStart w:id="614" w:name="OLE_LINK35"/>
      <w:bookmarkStart w:id="615" w:name="OLE_LINK36"/>
      <w:r w:rsidR="00931452" w:rsidRPr="00965C61">
        <w:rPr>
          <w:sz w:val="20"/>
          <w:szCs w:val="24"/>
        </w:rPr>
        <w:t xml:space="preserve">TAN in storage </w:t>
      </w:r>
      <w:r w:rsidR="00741BAC" w:rsidRPr="00965C61">
        <w:rPr>
          <w:sz w:val="20"/>
        </w:rPr>
        <w:t>on day</w:t>
      </w:r>
      <w:r w:rsidR="002D7E19" w:rsidRPr="00965C61">
        <w:rPr>
          <w:sz w:val="20"/>
        </w:rPr>
        <w:t xml:space="preserve"> </w:t>
      </w:r>
      <w:r w:rsidR="002D7E19" w:rsidRPr="00965C61">
        <w:rPr>
          <w:i/>
          <w:iCs/>
          <w:sz w:val="20"/>
        </w:rPr>
        <w:t>t</w:t>
      </w:r>
      <w:r w:rsidR="00741BAC" w:rsidRPr="00965C61">
        <w:rPr>
          <w:sz w:val="20"/>
        </w:rPr>
        <w:t xml:space="preserve"> </w:t>
      </w:r>
      <w:r w:rsidR="002D7E19" w:rsidRPr="00965C61">
        <w:rPr>
          <w:sz w:val="20"/>
        </w:rPr>
        <w:t xml:space="preserve">(kg TAN), by </w:t>
      </w:r>
      <w:r w:rsidR="00741BAC" w:rsidRPr="00965C61">
        <w:rPr>
          <w:sz w:val="20"/>
        </w:rPr>
        <w:t>animal group and manure management system</w:t>
      </w:r>
      <w:bookmarkEnd w:id="614"/>
      <w:bookmarkEnd w:id="615"/>
    </w:p>
    <w:p w14:paraId="66662771" w14:textId="699CABD5" w:rsidR="00A23237" w:rsidRDefault="00A23237" w:rsidP="00A23237">
      <w:pPr>
        <w:tabs>
          <w:tab w:val="clear" w:pos="2880"/>
          <w:tab w:val="clear" w:pos="9360"/>
        </w:tabs>
        <w:spacing w:before="0"/>
        <w:ind w:left="2835" w:hanging="2835"/>
        <w:rPr>
          <w:sz w:val="20"/>
          <w:szCs w:val="24"/>
        </w:rPr>
      </w:pPr>
      <w:proofErr w:type="spellStart"/>
      <w:r w:rsidRPr="00965C61">
        <w:rPr>
          <w:i/>
          <w:sz w:val="20"/>
          <w:szCs w:val="24"/>
        </w:rPr>
        <w:t>TAN</w:t>
      </w:r>
      <w:r w:rsidR="002D7E19" w:rsidRPr="00965C61">
        <w:rPr>
          <w:i/>
          <w:sz w:val="20"/>
          <w:szCs w:val="24"/>
          <w:vertAlign w:val="subscript"/>
        </w:rPr>
        <w:t>flows</w:t>
      </w:r>
      <w:r w:rsidR="00931452" w:rsidRPr="00965C61">
        <w:rPr>
          <w:i/>
          <w:sz w:val="20"/>
          <w:szCs w:val="24"/>
          <w:vertAlign w:val="subscript"/>
        </w:rPr>
        <w:t>torage</w:t>
      </w:r>
      <w:proofErr w:type="spellEnd"/>
      <w:r w:rsidR="00931452" w:rsidRPr="00965C61">
        <w:rPr>
          <w:i/>
          <w:sz w:val="20"/>
          <w:szCs w:val="24"/>
          <w:vertAlign w:val="subscript"/>
        </w:rPr>
        <w:t>(t</w:t>
      </w:r>
      <w:r w:rsidRPr="00965C61">
        <w:rPr>
          <w:i/>
          <w:sz w:val="20"/>
          <w:szCs w:val="24"/>
          <w:vertAlign w:val="subscript"/>
        </w:rPr>
        <w:t>-1)</w:t>
      </w:r>
      <w:r w:rsidRPr="00965C61">
        <w:rPr>
          <w:i/>
          <w:sz w:val="20"/>
          <w:szCs w:val="24"/>
        </w:rPr>
        <w:tab/>
      </w:r>
      <w:bookmarkStart w:id="616" w:name="OLE_LINK37"/>
      <w:bookmarkStart w:id="617" w:name="OLE_LINK38"/>
      <w:r w:rsidRPr="00965C61">
        <w:rPr>
          <w:sz w:val="20"/>
          <w:szCs w:val="24"/>
        </w:rPr>
        <w:t>TAN</w:t>
      </w:r>
      <w:r w:rsidR="002D7E19" w:rsidRPr="00965C61">
        <w:rPr>
          <w:sz w:val="20"/>
          <w:szCs w:val="24"/>
        </w:rPr>
        <w:t xml:space="preserve"> entering</w:t>
      </w:r>
      <w:r w:rsidRPr="00965C61">
        <w:rPr>
          <w:sz w:val="20"/>
          <w:szCs w:val="24"/>
        </w:rPr>
        <w:t xml:space="preserve"> storage on day</w:t>
      </w:r>
      <w:r w:rsidR="002D7E19" w:rsidRPr="00965C61">
        <w:rPr>
          <w:sz w:val="20"/>
          <w:szCs w:val="24"/>
        </w:rPr>
        <w:t xml:space="preserve"> </w:t>
      </w:r>
      <w:r w:rsidR="002D7E19" w:rsidRPr="00965C61">
        <w:rPr>
          <w:i/>
          <w:iCs/>
          <w:sz w:val="20"/>
          <w:szCs w:val="24"/>
        </w:rPr>
        <w:t>t-1</w:t>
      </w:r>
      <w:r w:rsidR="002D7E19" w:rsidRPr="00965C61">
        <w:rPr>
          <w:sz w:val="20"/>
          <w:szCs w:val="24"/>
        </w:rPr>
        <w:t xml:space="preserve"> (kg TAN), by </w:t>
      </w:r>
      <w:r w:rsidR="00741BAC" w:rsidRPr="00965C61">
        <w:rPr>
          <w:sz w:val="20"/>
        </w:rPr>
        <w:t>animal group and manure management system</w:t>
      </w:r>
      <w:r w:rsidR="00482B7A">
        <w:rPr>
          <w:sz w:val="20"/>
          <w:szCs w:val="24"/>
        </w:rPr>
        <w:t xml:space="preserve"> </w:t>
      </w:r>
      <w:bookmarkEnd w:id="616"/>
      <w:bookmarkEnd w:id="617"/>
    </w:p>
    <w:p w14:paraId="322A4DEF" w14:textId="078EF3BC" w:rsidR="00741BAC" w:rsidRPr="00434A53" w:rsidRDefault="00000000" w:rsidP="00741BAC">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741BAC" w:rsidRPr="00434A53">
        <w:rPr>
          <w:b/>
          <w:szCs w:val="24"/>
        </w:rPr>
        <w:t xml:space="preserve"> </w:t>
      </w:r>
      <w:r w:rsidR="00741BAC" w:rsidRPr="00434A53">
        <w:rPr>
          <w:b/>
          <w:szCs w:val="24"/>
        </w:rPr>
        <w:tab/>
      </w:r>
      <w:r w:rsidR="00741BAC" w:rsidRPr="00021027">
        <w:rPr>
          <w:b/>
          <w:szCs w:val="24"/>
        </w:rPr>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4.3.2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10</w:t>
      </w:r>
      <w:r w:rsidR="001977CC" w:rsidRPr="00021027">
        <w:rPr>
          <w:b/>
          <w:szCs w:val="24"/>
        </w:rPr>
        <w:fldChar w:fldCharType="end"/>
      </w:r>
    </w:p>
    <w:p w14:paraId="1BFC9115" w14:textId="77777777" w:rsidR="00741BAC" w:rsidRPr="00434A53" w:rsidRDefault="00741BAC" w:rsidP="00741BAC">
      <w:pPr>
        <w:rPr>
          <w:sz w:val="20"/>
        </w:rPr>
      </w:pPr>
      <w:r w:rsidRPr="00434A53">
        <w:rPr>
          <w:sz w:val="20"/>
        </w:rPr>
        <w:t>where</w:t>
      </w:r>
    </w:p>
    <w:p w14:paraId="4356A281" w14:textId="03E025D5" w:rsidR="00741BAC" w:rsidRPr="00434A53" w:rsidRDefault="00741BAC" w:rsidP="00741BAC">
      <w:pPr>
        <w:tabs>
          <w:tab w:val="clear" w:pos="2880"/>
          <w:tab w:val="clear" w:pos="9360"/>
        </w:tabs>
        <w:spacing w:before="0" w:after="120"/>
        <w:ind w:left="2835" w:hanging="2835"/>
        <w:rPr>
          <w:sz w:val="20"/>
        </w:rPr>
      </w:pPr>
      <w:proofErr w:type="spellStart"/>
      <w:r w:rsidRPr="00434A53">
        <w:rPr>
          <w:i/>
          <w:sz w:val="20"/>
        </w:rPr>
        <w:t>Total_TAN</w:t>
      </w:r>
      <w:r w:rsidRPr="00434A53">
        <w:rPr>
          <w:i/>
          <w:sz w:val="20"/>
          <w:vertAlign w:val="subscript"/>
        </w:rPr>
        <w:t>storage</w:t>
      </w:r>
      <w:proofErr w:type="spellEnd"/>
      <w:r w:rsidRPr="00434A53">
        <w:rPr>
          <w:i/>
          <w:sz w:val="20"/>
          <w:vertAlign w:val="subscript"/>
        </w:rPr>
        <w:t>(t)</w:t>
      </w:r>
      <w:r w:rsidRPr="00434A53">
        <w:rPr>
          <w:i/>
          <w:sz w:val="20"/>
        </w:rPr>
        <w:tab/>
      </w:r>
      <w:r w:rsidRPr="00434A53">
        <w:rPr>
          <w:sz w:val="20"/>
        </w:rPr>
        <w:t>Amount of TAN in stored manure on day</w:t>
      </w:r>
      <w:r w:rsidR="002D7E19">
        <w:rPr>
          <w:sz w:val="20"/>
        </w:rPr>
        <w:t xml:space="preserve"> </w:t>
      </w:r>
      <w:r w:rsidR="002D7E19" w:rsidRPr="002D7E19">
        <w:rPr>
          <w:i/>
          <w:iCs/>
          <w:sz w:val="20"/>
        </w:rPr>
        <w:t>t</w:t>
      </w:r>
      <w:r w:rsidR="002D7E19">
        <w:rPr>
          <w:sz w:val="20"/>
        </w:rPr>
        <w:t xml:space="preserve"> (kg TAN), by liv</w:t>
      </w:r>
      <w:r w:rsidR="00E07600">
        <w:rPr>
          <w:sz w:val="20"/>
        </w:rPr>
        <w:t>e</w:t>
      </w:r>
      <w:r w:rsidR="002D7E19">
        <w:rPr>
          <w:sz w:val="20"/>
        </w:rPr>
        <w:t>stock type and manure management system</w:t>
      </w:r>
    </w:p>
    <w:p w14:paraId="0B7C0B8E" w14:textId="5BCBF3D0" w:rsidR="00CE1E37" w:rsidRPr="00D5649B" w:rsidRDefault="00CE1E37" w:rsidP="00CE1E37">
      <w:pPr>
        <w:tabs>
          <w:tab w:val="clear" w:pos="2880"/>
          <w:tab w:val="left" w:pos="2694"/>
        </w:tabs>
        <w:rPr>
          <w:b/>
          <w:szCs w:val="24"/>
        </w:rPr>
      </w:pPr>
      <w:r w:rsidRPr="00D5649B">
        <w:rPr>
          <w:b/>
          <w:szCs w:val="24"/>
        </w:rPr>
        <w:lastRenderedPageBreak/>
        <w:t xml:space="preserve">Ammonia emissions from </w:t>
      </w:r>
      <w:r>
        <w:rPr>
          <w:b/>
          <w:szCs w:val="24"/>
        </w:rPr>
        <w:t>storage</w:t>
      </w:r>
      <w:r w:rsidRPr="00D5649B">
        <w:rPr>
          <w:b/>
          <w:szCs w:val="24"/>
        </w:rPr>
        <w:t xml:space="preserve"> are calculated on a daily basis</w:t>
      </w:r>
      <w:r>
        <w:rPr>
          <w:b/>
          <w:szCs w:val="24"/>
        </w:rPr>
        <w:t xml:space="preserve"> as an iterative loop</w:t>
      </w:r>
      <w:r w:rsidRPr="00D5649B">
        <w:rPr>
          <w:b/>
          <w:szCs w:val="24"/>
        </w:rPr>
        <w:t>.</w:t>
      </w:r>
    </w:p>
    <w:p w14:paraId="2FD42308" w14:textId="66236201" w:rsidR="006D4975" w:rsidRPr="00486E22" w:rsidRDefault="006D4975" w:rsidP="006D4975">
      <w:pPr>
        <w:pStyle w:val="Heading4"/>
      </w:pPr>
      <w:r w:rsidRPr="00486E22">
        <w:t>Removal of manure from storage before the end of the year/simulation period</w:t>
      </w:r>
    </w:p>
    <w:p w14:paraId="3FD3EDC2" w14:textId="0F141527" w:rsidR="00072CE9" w:rsidRPr="00021027" w:rsidRDefault="00000000" w:rsidP="00146180">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(t-1)</m:t>
                    </m:r>
                  </m:sub>
                </m:sSub>
                <m:r>
                  <m:rPr>
                    <m:sty m:val="bi"/>
                  </m:rPr>
                  <w:rPr>
                    <w:rFonts w:ascii="Cambria Math" w:hAnsi="Cambria Math"/>
                    <w:szCs w:val="24"/>
                  </w:rPr>
                  <m:t>×1000</m:t>
                </m:r>
              </m:e>
            </m:d>
          </m:e>
        </m:d>
      </m:oMath>
      <w:r w:rsidR="00486E22" w:rsidRPr="00021027">
        <w:rPr>
          <w:b/>
          <w:szCs w:val="24"/>
        </w:rPr>
        <w:t xml:space="preserve"> </w:t>
      </w:r>
      <w:r w:rsidR="006D4975" w:rsidRPr="00021027">
        <w:rPr>
          <w:b/>
          <w:szCs w:val="24"/>
        </w:rPr>
        <w:tab/>
      </w:r>
      <w:bookmarkStart w:id="618" w:name="TANstorage_AfterRemoval_Cattle_Eq"/>
    </w:p>
    <w:p w14:paraId="498A8190" w14:textId="10A2F85F" w:rsidR="006D4975" w:rsidRPr="00486E22" w:rsidRDefault="00072CE9" w:rsidP="006D4975">
      <w:pPr>
        <w:keepNext/>
        <w:tabs>
          <w:tab w:val="clear" w:pos="2880"/>
          <w:tab w:val="clear" w:pos="9360"/>
          <w:tab w:val="right" w:pos="9781"/>
        </w:tabs>
        <w:spacing w:after="120"/>
        <w:rPr>
          <w:b/>
          <w:szCs w:val="24"/>
        </w:rPr>
      </w:pPr>
      <w:r w:rsidRPr="00021027">
        <w:rPr>
          <w:b/>
          <w:szCs w:val="24"/>
        </w:rPr>
        <w:tab/>
      </w:r>
      <w:r w:rsidR="006D4975" w:rsidRPr="00021027">
        <w:rPr>
          <w:b/>
          <w:szCs w:val="24"/>
        </w:rPr>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4.3.2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11</w:t>
      </w:r>
      <w:r w:rsidR="001977CC" w:rsidRPr="00021027">
        <w:rPr>
          <w:b/>
          <w:szCs w:val="24"/>
        </w:rPr>
        <w:fldChar w:fldCharType="end"/>
      </w:r>
      <w:bookmarkEnd w:id="618"/>
    </w:p>
    <w:p w14:paraId="61994A2D" w14:textId="77777777" w:rsidR="006D4975" w:rsidRPr="00486E22" w:rsidRDefault="006D4975" w:rsidP="006D4975">
      <w:pPr>
        <w:rPr>
          <w:sz w:val="20"/>
        </w:rPr>
      </w:pPr>
      <w:r w:rsidRPr="00486E22">
        <w:rPr>
          <w:sz w:val="20"/>
        </w:rPr>
        <w:t>where</w:t>
      </w:r>
    </w:p>
    <w:p w14:paraId="50BF8A85" w14:textId="0F958238" w:rsidR="006D4975" w:rsidRPr="00FE737F" w:rsidRDefault="001E3A4E" w:rsidP="00486E22">
      <w:pPr>
        <w:tabs>
          <w:tab w:val="clear" w:pos="2880"/>
          <w:tab w:val="clear" w:pos="9360"/>
        </w:tabs>
        <w:spacing w:before="0"/>
        <w:ind w:left="2835" w:hanging="2835"/>
        <w:rPr>
          <w:sz w:val="20"/>
        </w:rPr>
      </w:pPr>
      <w:proofErr w:type="spellStart"/>
      <w:r w:rsidRPr="00FE737F">
        <w:rPr>
          <w:i/>
          <w:sz w:val="20"/>
        </w:rPr>
        <w:t>Total_</w:t>
      </w:r>
      <w:r w:rsidR="009279C7" w:rsidRPr="00FE737F">
        <w:rPr>
          <w:i/>
          <w:sz w:val="20"/>
        </w:rPr>
        <w:t>TAN</w:t>
      </w:r>
      <w:r w:rsidR="006D4975" w:rsidRPr="00FE737F">
        <w:rPr>
          <w:i/>
          <w:sz w:val="20"/>
          <w:vertAlign w:val="subscript"/>
        </w:rPr>
        <w:t>storage</w:t>
      </w:r>
      <w:proofErr w:type="spellEnd"/>
      <w:r w:rsidR="006D4975" w:rsidRPr="00FE737F">
        <w:rPr>
          <w:i/>
          <w:sz w:val="20"/>
          <w:vertAlign w:val="subscript"/>
        </w:rPr>
        <w:t>(t)</w:t>
      </w:r>
      <w:r w:rsidR="006D4975" w:rsidRPr="00FE737F">
        <w:rPr>
          <w:i/>
          <w:sz w:val="20"/>
        </w:rPr>
        <w:tab/>
      </w:r>
      <w:r w:rsidR="0094642F" w:rsidRPr="00FE737F">
        <w:rPr>
          <w:sz w:val="20"/>
        </w:rPr>
        <w:t>A</w:t>
      </w:r>
      <w:r w:rsidR="009279C7" w:rsidRPr="00FE737F">
        <w:rPr>
          <w:sz w:val="20"/>
        </w:rPr>
        <w:t>mount of TAN</w:t>
      </w:r>
      <w:r w:rsidR="006D4975" w:rsidRPr="00FE737F">
        <w:rPr>
          <w:sz w:val="20"/>
        </w:rPr>
        <w:t xml:space="preserve"> in </w:t>
      </w:r>
      <w:r w:rsidR="0094642F" w:rsidRPr="00FE737F">
        <w:rPr>
          <w:sz w:val="20"/>
        </w:rPr>
        <w:t xml:space="preserve">stored </w:t>
      </w:r>
      <w:r w:rsidR="006D4975" w:rsidRPr="00FE737F">
        <w:rPr>
          <w:sz w:val="20"/>
        </w:rPr>
        <w:t xml:space="preserve">manure on </w:t>
      </w:r>
      <w:r w:rsidR="0094642F" w:rsidRPr="00FE737F">
        <w:rPr>
          <w:sz w:val="20"/>
        </w:rPr>
        <w:t>day</w:t>
      </w:r>
      <w:r w:rsidR="00C820ED" w:rsidRPr="00FE737F">
        <w:rPr>
          <w:sz w:val="20"/>
        </w:rPr>
        <w:t xml:space="preserve"> </w:t>
      </w:r>
      <w:r w:rsidR="00C820ED" w:rsidRPr="00FE737F">
        <w:rPr>
          <w:i/>
          <w:iCs/>
          <w:sz w:val="20"/>
        </w:rPr>
        <w:t>t</w:t>
      </w:r>
      <w:r w:rsidR="0094642F" w:rsidRPr="00FE737F">
        <w:rPr>
          <w:sz w:val="20"/>
        </w:rPr>
        <w:t xml:space="preserve"> (day following removal)</w:t>
      </w:r>
      <w:r w:rsidR="006D4975" w:rsidRPr="00FE737F">
        <w:rPr>
          <w:sz w:val="20"/>
        </w:rPr>
        <w:t xml:space="preserve"> </w:t>
      </w:r>
      <w:r w:rsidR="00C820ED" w:rsidRPr="00FE737F">
        <w:rPr>
          <w:sz w:val="20"/>
        </w:rPr>
        <w:t xml:space="preserve">(kg TAN), by </w:t>
      </w:r>
      <w:r w:rsidR="002D7E19" w:rsidRPr="00FE737F">
        <w:rPr>
          <w:sz w:val="20"/>
        </w:rPr>
        <w:t xml:space="preserve">livestock type and </w:t>
      </w:r>
      <w:r w:rsidR="00C820ED" w:rsidRPr="00FE737F">
        <w:rPr>
          <w:sz w:val="20"/>
        </w:rPr>
        <w:t>manure management system</w:t>
      </w:r>
      <w:r w:rsidR="0094642F" w:rsidRPr="00FE737F">
        <w:rPr>
          <w:sz w:val="20"/>
        </w:rPr>
        <w:t xml:space="preserve"> </w:t>
      </w:r>
    </w:p>
    <w:p w14:paraId="5F31F8EA" w14:textId="482567CF" w:rsidR="006D4975" w:rsidRPr="00FE737F" w:rsidRDefault="001E3A4E" w:rsidP="00486E22">
      <w:pPr>
        <w:tabs>
          <w:tab w:val="clear" w:pos="2880"/>
          <w:tab w:val="clear" w:pos="9360"/>
        </w:tabs>
        <w:spacing w:before="0"/>
        <w:ind w:left="2835" w:hanging="2835"/>
        <w:rPr>
          <w:sz w:val="20"/>
        </w:rPr>
      </w:pPr>
      <w:proofErr w:type="spellStart"/>
      <w:r w:rsidRPr="00FE737F">
        <w:rPr>
          <w:i/>
          <w:sz w:val="20"/>
        </w:rPr>
        <w:t>Total_</w:t>
      </w:r>
      <w:r w:rsidR="009279C7" w:rsidRPr="00FE737F">
        <w:rPr>
          <w:i/>
          <w:sz w:val="20"/>
        </w:rPr>
        <w:t>TAN</w:t>
      </w:r>
      <w:r w:rsidR="006D4975" w:rsidRPr="00FE737F">
        <w:rPr>
          <w:i/>
          <w:sz w:val="20"/>
          <w:vertAlign w:val="subscript"/>
        </w:rPr>
        <w:t>storage</w:t>
      </w:r>
      <w:proofErr w:type="spellEnd"/>
      <w:r w:rsidR="006D4975" w:rsidRPr="00FE737F">
        <w:rPr>
          <w:i/>
          <w:sz w:val="20"/>
          <w:vertAlign w:val="subscript"/>
        </w:rPr>
        <w:t>(t-1)</w:t>
      </w:r>
      <w:r w:rsidR="006D4975" w:rsidRPr="00FE737F">
        <w:rPr>
          <w:i/>
          <w:sz w:val="20"/>
        </w:rPr>
        <w:tab/>
      </w:r>
      <w:r w:rsidR="0094642F" w:rsidRPr="00FE737F">
        <w:rPr>
          <w:sz w:val="20"/>
        </w:rPr>
        <w:t>A</w:t>
      </w:r>
      <w:r w:rsidR="009279C7" w:rsidRPr="00FE737F">
        <w:rPr>
          <w:sz w:val="20"/>
        </w:rPr>
        <w:t>mount of TAN</w:t>
      </w:r>
      <w:r w:rsidR="006D4975" w:rsidRPr="00FE737F">
        <w:rPr>
          <w:sz w:val="20"/>
        </w:rPr>
        <w:t xml:space="preserve"> in stored manure on the day </w:t>
      </w:r>
      <w:r w:rsidR="00C820ED" w:rsidRPr="00FE737F">
        <w:rPr>
          <w:i/>
          <w:iCs/>
          <w:sz w:val="20"/>
        </w:rPr>
        <w:t>t-1</w:t>
      </w:r>
      <w:r w:rsidR="00C820ED" w:rsidRPr="00FE737F">
        <w:rPr>
          <w:sz w:val="20"/>
        </w:rPr>
        <w:t xml:space="preserve"> (day </w:t>
      </w:r>
      <w:r w:rsidR="006D4975" w:rsidRPr="00FE737F">
        <w:rPr>
          <w:sz w:val="20"/>
        </w:rPr>
        <w:t>of removal</w:t>
      </w:r>
      <w:r w:rsidR="00C820ED" w:rsidRPr="00FE737F">
        <w:rPr>
          <w:sz w:val="20"/>
        </w:rPr>
        <w:t xml:space="preserve">, </w:t>
      </w:r>
      <w:r w:rsidR="008E612F" w:rsidRPr="00FE737F">
        <w:rPr>
          <w:sz w:val="20"/>
        </w:rPr>
        <w:t xml:space="preserve">prior to removal) </w:t>
      </w:r>
      <w:r w:rsidR="00C820ED" w:rsidRPr="00FE737F">
        <w:rPr>
          <w:sz w:val="20"/>
        </w:rPr>
        <w:t xml:space="preserve">(kg TAN), by </w:t>
      </w:r>
      <w:r w:rsidR="002D7E19" w:rsidRPr="00FE737F">
        <w:rPr>
          <w:sz w:val="20"/>
        </w:rPr>
        <w:t xml:space="preserve">livestock type and </w:t>
      </w:r>
      <w:r w:rsidR="00C820ED" w:rsidRPr="00FE737F">
        <w:rPr>
          <w:sz w:val="20"/>
        </w:rPr>
        <w:t xml:space="preserve">manure </w:t>
      </w:r>
      <w:r w:rsidR="0094642F" w:rsidRPr="00FE737F">
        <w:rPr>
          <w:sz w:val="20"/>
        </w:rPr>
        <w:t>management system</w:t>
      </w:r>
    </w:p>
    <w:p w14:paraId="1B2718BA" w14:textId="52D430F0" w:rsidR="006D4975" w:rsidRPr="00FE737F" w:rsidRDefault="006D4975" w:rsidP="00486E22">
      <w:pPr>
        <w:spacing w:before="0"/>
        <w:ind w:left="2835" w:hanging="2835"/>
        <w:rPr>
          <w:sz w:val="20"/>
        </w:rPr>
      </w:pPr>
      <w:proofErr w:type="spellStart"/>
      <w:r w:rsidRPr="00FE737F">
        <w:rPr>
          <w:i/>
          <w:sz w:val="20"/>
        </w:rPr>
        <w:t>Volume</w:t>
      </w:r>
      <w:r w:rsidRPr="00FE737F">
        <w:rPr>
          <w:i/>
          <w:sz w:val="20"/>
          <w:vertAlign w:val="subscript"/>
        </w:rPr>
        <w:t>manureremoved</w:t>
      </w:r>
      <w:proofErr w:type="spellEnd"/>
      <w:r w:rsidRPr="00FE737F">
        <w:rPr>
          <w:i/>
          <w:sz w:val="20"/>
        </w:rPr>
        <w:tab/>
      </w:r>
      <w:r w:rsidRPr="00FE737F">
        <w:rPr>
          <w:sz w:val="20"/>
        </w:rPr>
        <w:t xml:space="preserve">Volume of </w:t>
      </w:r>
      <w:r w:rsidR="0094642F" w:rsidRPr="00FE737F">
        <w:rPr>
          <w:sz w:val="20"/>
        </w:rPr>
        <w:t xml:space="preserve">each type of </w:t>
      </w:r>
      <w:r w:rsidRPr="00FE737F">
        <w:rPr>
          <w:sz w:val="20"/>
        </w:rPr>
        <w:t xml:space="preserve">manure removed from storage </w:t>
      </w:r>
      <w:r w:rsidR="00DC03AE" w:rsidRPr="00FE737F">
        <w:rPr>
          <w:sz w:val="20"/>
        </w:rPr>
        <w:t xml:space="preserve">on the </w:t>
      </w:r>
      <w:r w:rsidR="00C820ED" w:rsidRPr="00FE737F">
        <w:rPr>
          <w:sz w:val="20"/>
        </w:rPr>
        <w:t>day of removal</w:t>
      </w:r>
      <w:r w:rsidRPr="00FE737F">
        <w:rPr>
          <w:sz w:val="20"/>
        </w:rPr>
        <w:t xml:space="preserve"> (kg), calculated as: manure application rate (kg ha</w:t>
      </w:r>
      <w:r w:rsidRPr="00FE737F">
        <w:rPr>
          <w:sz w:val="20"/>
          <w:vertAlign w:val="superscript"/>
        </w:rPr>
        <w:t>-1</w:t>
      </w:r>
      <w:r w:rsidRPr="00FE737F">
        <w:rPr>
          <w:sz w:val="20"/>
        </w:rPr>
        <w:t>, specified by user) * area of land receiving manure (ha, specified by user)</w:t>
      </w:r>
    </w:p>
    <w:p w14:paraId="7673AC1B" w14:textId="7E7087FC" w:rsidR="006D4975" w:rsidRPr="00486E22" w:rsidRDefault="00C75248" w:rsidP="00486E22">
      <w:pPr>
        <w:spacing w:before="0"/>
        <w:ind w:left="2835" w:hanging="2835"/>
        <w:rPr>
          <w:sz w:val="20"/>
          <w:szCs w:val="24"/>
        </w:rPr>
      </w:pPr>
      <w:proofErr w:type="spellStart"/>
      <w:r w:rsidRPr="00FE737F">
        <w:rPr>
          <w:i/>
          <w:sz w:val="20"/>
        </w:rPr>
        <w:t>Total_</w:t>
      </w:r>
      <w:r w:rsidR="009279C7" w:rsidRPr="00FE737F">
        <w:rPr>
          <w:i/>
          <w:sz w:val="20"/>
        </w:rPr>
        <w:t>Volume</w:t>
      </w:r>
      <w:r w:rsidR="009279C7" w:rsidRPr="00FE737F">
        <w:rPr>
          <w:i/>
          <w:sz w:val="20"/>
          <w:vertAlign w:val="subscript"/>
        </w:rPr>
        <w:t>landmanure</w:t>
      </w:r>
      <w:proofErr w:type="spellEnd"/>
      <w:r w:rsidR="009279C7" w:rsidRPr="00FE737F">
        <w:rPr>
          <w:i/>
          <w:sz w:val="20"/>
        </w:rPr>
        <w:tab/>
      </w:r>
      <w:r w:rsidR="009279C7" w:rsidRPr="00FE737F">
        <w:rPr>
          <w:sz w:val="20"/>
        </w:rPr>
        <w:t xml:space="preserve">Amount of </w:t>
      </w:r>
      <w:r w:rsidR="0094642F" w:rsidRPr="00FE737F">
        <w:rPr>
          <w:sz w:val="20"/>
        </w:rPr>
        <w:t xml:space="preserve">each type of </w:t>
      </w:r>
      <w:r w:rsidR="009279C7" w:rsidRPr="00FE737F">
        <w:rPr>
          <w:sz w:val="20"/>
        </w:rPr>
        <w:t>manure available on the day of removal</w:t>
      </w:r>
      <w:r w:rsidR="008E00E2" w:rsidRPr="00FE737F">
        <w:rPr>
          <w:sz w:val="20"/>
        </w:rPr>
        <w:t xml:space="preserve"> (prior to removal)</w:t>
      </w:r>
      <w:r w:rsidR="009279C7" w:rsidRPr="00FE737F">
        <w:rPr>
          <w:sz w:val="20"/>
        </w:rPr>
        <w:t xml:space="preserve"> (</w:t>
      </w:r>
      <w:r w:rsidR="009279C7" w:rsidRPr="00FE737F">
        <w:rPr>
          <w:sz w:val="20"/>
          <w:szCs w:val="24"/>
        </w:rPr>
        <w:t>1000 kg wet weight for solid manure and 1000 L for liquid manure day</w:t>
      </w:r>
      <w:r w:rsidR="009279C7" w:rsidRPr="00FE737F">
        <w:rPr>
          <w:sz w:val="20"/>
          <w:szCs w:val="24"/>
          <w:vertAlign w:val="superscript"/>
        </w:rPr>
        <w:t>-1</w:t>
      </w:r>
      <w:r w:rsidR="009279C7" w:rsidRPr="00FE737F">
        <w:rPr>
          <w:sz w:val="20"/>
          <w:szCs w:val="24"/>
        </w:rPr>
        <w:t xml:space="preserve"> – we assume that 1 kg of liquid manure = 1 L of liquid manure)</w:t>
      </w:r>
      <w:r w:rsidR="0094642F" w:rsidRPr="00FE737F">
        <w:rPr>
          <w:sz w:val="20"/>
          <w:szCs w:val="24"/>
        </w:rPr>
        <w:t xml:space="preserve">, </w:t>
      </w:r>
      <w:r w:rsidR="007168CC" w:rsidRPr="00FE737F">
        <w:rPr>
          <w:sz w:val="20"/>
          <w:szCs w:val="24"/>
        </w:rPr>
        <w:t xml:space="preserve">by livestock type and manure management system, </w:t>
      </w:r>
      <w:r w:rsidR="0094642F" w:rsidRPr="00FE737F">
        <w:rPr>
          <w:sz w:val="20"/>
          <w:szCs w:val="24"/>
        </w:rPr>
        <w:t xml:space="preserve">calculated using </w:t>
      </w:r>
      <w:r w:rsidRPr="00FE737F">
        <w:rPr>
          <w:sz w:val="20"/>
        </w:rPr>
        <w:fldChar w:fldCharType="begin"/>
      </w:r>
      <w:r w:rsidRPr="00FE737F">
        <w:rPr>
          <w:sz w:val="20"/>
        </w:rPr>
        <w:instrText xml:space="preserve"> REF TotalVolumeManureEq \h  \* MERGEFORMAT </w:instrText>
      </w:r>
      <w:r w:rsidRPr="00FE737F">
        <w:rPr>
          <w:sz w:val="20"/>
        </w:rPr>
      </w:r>
      <w:r w:rsidRPr="00FE737F">
        <w:rPr>
          <w:sz w:val="20"/>
        </w:rPr>
        <w:fldChar w:fldCharType="separate"/>
      </w:r>
      <w:r w:rsidRPr="00FE737F">
        <w:rPr>
          <w:b/>
          <w:sz w:val="20"/>
        </w:rPr>
        <w:t xml:space="preserve">Eq. </w:t>
      </w:r>
      <w:r w:rsidRPr="00FE737F">
        <w:rPr>
          <w:b/>
          <w:noProof/>
          <w:sz w:val="20"/>
        </w:rPr>
        <w:t>4.5.3</w:t>
      </w:r>
      <w:r w:rsidRPr="00FE737F">
        <w:rPr>
          <w:b/>
          <w:sz w:val="20"/>
        </w:rPr>
        <w:noBreakHyphen/>
      </w:r>
      <w:r w:rsidRPr="00FE737F">
        <w:rPr>
          <w:b/>
          <w:noProof/>
          <w:sz w:val="20"/>
        </w:rPr>
        <w:t>3</w:t>
      </w:r>
      <w:r w:rsidRPr="00FE737F">
        <w:rPr>
          <w:sz w:val="20"/>
        </w:rPr>
        <w:fldChar w:fldCharType="end"/>
      </w:r>
    </w:p>
    <w:p w14:paraId="480E3ACF" w14:textId="343EC523" w:rsidR="009C0473" w:rsidRPr="00D5649B" w:rsidRDefault="009C0473" w:rsidP="008A7F5F">
      <w:pPr>
        <w:pStyle w:val="Heading3"/>
      </w:pPr>
      <w:bookmarkStart w:id="619" w:name="_Toc152758602"/>
      <w:r w:rsidRPr="00D5649B">
        <w:t>Manure NH</w:t>
      </w:r>
      <w:r w:rsidRPr="00D5649B">
        <w:rPr>
          <w:vertAlign w:val="subscript"/>
        </w:rPr>
        <w:t>3</w:t>
      </w:r>
      <w:r w:rsidRPr="00D5649B">
        <w:t xml:space="preserve"> volatilization from housing and storage for broilers, layers a</w:t>
      </w:r>
      <w:r w:rsidR="0056221C" w:rsidRPr="00D5649B">
        <w:t>n</w:t>
      </w:r>
      <w:r w:rsidRPr="00D5649B">
        <w:t>d turkeys</w:t>
      </w:r>
      <w:bookmarkEnd w:id="619"/>
    </w:p>
    <w:p w14:paraId="43788B10" w14:textId="67BD21DD" w:rsidR="009C79E1" w:rsidRPr="00D5649B" w:rsidRDefault="009C79E1" w:rsidP="009C79E1">
      <w:pPr>
        <w:pStyle w:val="Heading4"/>
      </w:pPr>
      <w:r w:rsidRPr="00D5649B">
        <w:t xml:space="preserve">total </w:t>
      </w:r>
      <w:proofErr w:type="spellStart"/>
      <w:r w:rsidRPr="00D5649B">
        <w:t>ammonical</w:t>
      </w:r>
      <w:proofErr w:type="spellEnd"/>
      <w:r w:rsidRPr="00D5649B">
        <w:t xml:space="preserve"> nitrogen (TAN) for broilers, layers and turkeys</w:t>
      </w:r>
    </w:p>
    <w:p w14:paraId="0A18167D" w14:textId="3CD94BC1" w:rsidR="009C79E1"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rate×#animals</m:t>
        </m:r>
      </m:oMath>
      <w:r w:rsidR="009C79E1" w:rsidRPr="00D5649B">
        <w:rPr>
          <w:b/>
          <w:szCs w:val="24"/>
        </w:rPr>
        <w:tab/>
      </w:r>
      <w:bookmarkStart w:id="620" w:name="TANExcretion_PoultryEq"/>
      <w:r w:rsidR="009C79E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620"/>
    </w:p>
    <w:p w14:paraId="592361B8" w14:textId="77777777" w:rsidR="009C79E1" w:rsidRPr="00D5649B" w:rsidRDefault="009C79E1" w:rsidP="009C79E1">
      <w:pPr>
        <w:rPr>
          <w:sz w:val="32"/>
          <w:szCs w:val="32"/>
        </w:rPr>
      </w:pPr>
      <w:r w:rsidRPr="00D5649B">
        <w:rPr>
          <w:sz w:val="20"/>
        </w:rPr>
        <w:t>where</w:t>
      </w:r>
    </w:p>
    <w:p w14:paraId="3D68C568" w14:textId="7AF94F07" w:rsidR="009C79E1" w:rsidRPr="00D5649B" w:rsidRDefault="009C79E1" w:rsidP="001A78B7">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 xml:space="preserve">Total </w:t>
      </w:r>
      <w:proofErr w:type="spellStart"/>
      <w:r w:rsidRPr="00D5649B">
        <w:rPr>
          <w:sz w:val="20"/>
        </w:rPr>
        <w:t>ammonical</w:t>
      </w:r>
      <w:proofErr w:type="spellEnd"/>
      <w:r w:rsidRPr="00D5649B">
        <w:rPr>
          <w:sz w:val="20"/>
        </w:rPr>
        <w:t xml:space="preserve"> N (TAN) excretion (kg TAN day</w:t>
      </w:r>
      <w:r w:rsidRPr="00D5649B">
        <w:rPr>
          <w:sz w:val="20"/>
          <w:vertAlign w:val="superscript"/>
        </w:rPr>
        <w:t>-1</w:t>
      </w:r>
      <w:r w:rsidRPr="00D5649B">
        <w:rPr>
          <w:sz w:val="20"/>
        </w:rPr>
        <w:t>)</w:t>
      </w:r>
      <w:r w:rsidR="00204AA3">
        <w:rPr>
          <w:sz w:val="20"/>
        </w:rPr>
        <w:t xml:space="preserve">, by animal group </w:t>
      </w:r>
      <w:r w:rsidR="00C935A9" w:rsidRPr="00D5649B">
        <w:rPr>
          <w:sz w:val="20"/>
        </w:rPr>
        <w:t>-</w:t>
      </w:r>
      <w:r w:rsidRPr="00D5649B">
        <w:rPr>
          <w:sz w:val="20"/>
        </w:rPr>
        <w:t xml:space="preserve"> see box below</w:t>
      </w:r>
    </w:p>
    <w:p w14:paraId="776A0064" w14:textId="1D0211AB" w:rsidR="009C79E1" w:rsidRPr="00D5649B" w:rsidRDefault="00EE6923" w:rsidP="001A78B7">
      <w:pPr>
        <w:tabs>
          <w:tab w:val="clear" w:pos="2880"/>
          <w:tab w:val="clear" w:pos="9360"/>
        </w:tabs>
        <w:spacing w:before="0"/>
        <w:ind w:left="2835" w:hanging="2835"/>
        <w:rPr>
          <w:i/>
          <w:sz w:val="20"/>
        </w:rPr>
      </w:pPr>
      <w:r>
        <w:rPr>
          <w:noProof/>
        </w:rPr>
        <w:lastRenderedPageBreak/>
        <mc:AlternateContent>
          <mc:Choice Requires="wps">
            <w:drawing>
              <wp:anchor distT="0" distB="0" distL="114300" distR="114300" simplePos="0" relativeHeight="251663872" behindDoc="0" locked="0" layoutInCell="1" allowOverlap="1" wp14:anchorId="12F799C5" wp14:editId="7FEC0829">
                <wp:simplePos x="0" y="0"/>
                <wp:positionH relativeFrom="margin">
                  <wp:align>right</wp:align>
                </wp:positionH>
                <wp:positionV relativeFrom="paragraph">
                  <wp:posOffset>272415</wp:posOffset>
                </wp:positionV>
                <wp:extent cx="6381750" cy="5231130"/>
                <wp:effectExtent l="0" t="0" r="0" b="7620"/>
                <wp:wrapTopAndBottom/>
                <wp:docPr id="1801997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0" cy="5231130"/>
                        </a:xfrm>
                        <a:prstGeom prst="rect">
                          <a:avLst/>
                        </a:prstGeom>
                        <a:solidFill>
                          <a:sysClr val="window" lastClr="FFFFFF"/>
                        </a:solidFill>
                        <a:ln w="25400" cap="flat" cmpd="sng" algn="ctr">
                          <a:solidFill>
                            <a:srgbClr val="4F81BD">
                              <a:shade val="50000"/>
                            </a:srgbClr>
                          </a:solidFill>
                          <a:prstDash val="solid"/>
                        </a:ln>
                        <a:effectLst/>
                      </wps:spPr>
                      <wps:txbx>
                        <w:txbxContent>
                          <w:p w14:paraId="00B5DD37" w14:textId="018B2E7D" w:rsidR="00B1240A" w:rsidRPr="000C5C59" w:rsidRDefault="00B1240A" w:rsidP="009C79E1">
                            <w:pPr>
                              <w:rPr>
                                <w:color w:val="000000" w:themeColor="text1"/>
                              </w:rPr>
                            </w:pPr>
                            <w:bookmarkStart w:id="621" w:name="TANExcretionValuesChickens_Box"/>
                            <w:r w:rsidRPr="000C5C59">
                              <w:rPr>
                                <w:color w:val="000000" w:themeColor="text1"/>
                              </w:rPr>
                              <w:t xml:space="preserve">Holos V4 will use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5383319F"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(for broiler housing on litter; from Sheppard et al., 2009</w:t>
                            </w:r>
                            <w:r>
                              <w:rPr>
                                <w:color w:val="000000" w:themeColor="text1"/>
                                <w:sz w:val="18"/>
                                <w:szCs w:val="18"/>
                              </w:rPr>
                              <w:t>b</w:t>
                            </w:r>
                            <w:r w:rsidRPr="000C5C59">
                              <w:rPr>
                                <w:color w:val="000000" w:themeColor="text1"/>
                                <w:sz w:val="18"/>
                                <w:szCs w:val="18"/>
                              </w:rPr>
                              <w:t>: “For manure management, broiler production was almost exclusively (99%) based on litter”)</w:t>
                            </w:r>
                          </w:p>
                          <w:p w14:paraId="57EFF651" w14:textId="309305E4"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21A2B32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0C5C59">
                              <w:rPr>
                                <w:color w:val="000000" w:themeColor="text1"/>
                              </w:rPr>
                              <w:t xml:space="preserve">0.20 </w:t>
                            </w:r>
                            <w:r w:rsidRPr="000C5C59">
                              <w:rPr>
                                <w:rFonts w:cstheme="minorHAnsi"/>
                                <w:color w:val="000000" w:themeColor="text1"/>
                                <w:sz w:val="18"/>
                                <w:szCs w:val="18"/>
                              </w:rPr>
                              <w:t>(for housing on straw litter refreshed every 30 days or less; Sheppard et al. (2009</w:t>
                            </w:r>
                            <w:r>
                              <w:rPr>
                                <w:rFonts w:cstheme="minorHAnsi"/>
                                <w:color w:val="000000" w:themeColor="text1"/>
                                <w:sz w:val="18"/>
                                <w:szCs w:val="18"/>
                              </w:rPr>
                              <w:t>b))</w:t>
                            </w:r>
                          </w:p>
                          <w:p w14:paraId="6699B30E" w14:textId="400F036E"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3B668EC0"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704F3505"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4856357F"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273 production days per year in Canadian broiler systems (average of 42 days per production cycle * 6.5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37FF6032"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621"/>
                          <w:p w14:paraId="00F53A09" w14:textId="77777777" w:rsidR="00B1240A" w:rsidRPr="00191E44" w:rsidRDefault="00B1240A" w:rsidP="009C79E1">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99C5" id="Rectangle 13" o:spid="_x0000_s1068" style="position:absolute;left:0;text-align:left;margin-left:462.5pt;margin-top:21.45pt;width:502.5pt;height:411.9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" fillcolor="window" strokecolor="#385d8a" strokeweight="2pt">
                <v:path arrowok="t"/>
                <v:textbox>
                  <w:txbxContent>
                    <w:p w14:paraId="00B5DD37" w14:textId="018B2E7D" w:rsidR="00B1240A" w:rsidRPr="000C5C59" w:rsidRDefault="00B1240A" w:rsidP="009C79E1">
                      <w:pPr>
                        <w:rPr>
                          <w:color w:val="000000" w:themeColor="text1"/>
                        </w:rPr>
                      </w:pPr>
                      <w:bookmarkStart w:id="622" w:name="TANExcretionValuesChickens_Box"/>
                      <w:r w:rsidRPr="000C5C59">
                        <w:rPr>
                          <w:color w:val="000000" w:themeColor="text1"/>
                        </w:rPr>
                        <w:t xml:space="preserve">Holos V4 will use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5383319F"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(for broiler housing on litter; from Sheppard et al., 2009</w:t>
                      </w:r>
                      <w:r>
                        <w:rPr>
                          <w:color w:val="000000" w:themeColor="text1"/>
                          <w:sz w:val="18"/>
                          <w:szCs w:val="18"/>
                        </w:rPr>
                        <w:t>b</w:t>
                      </w:r>
                      <w:r w:rsidRPr="000C5C59">
                        <w:rPr>
                          <w:color w:val="000000" w:themeColor="text1"/>
                          <w:sz w:val="18"/>
                          <w:szCs w:val="18"/>
                        </w:rPr>
                        <w:t>: “For manure management, broiler production was almost exclusively (99%) based on litter”)</w:t>
                      </w:r>
                    </w:p>
                    <w:p w14:paraId="57EFF651" w14:textId="309305E4"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21A2B32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0C5C59">
                        <w:rPr>
                          <w:color w:val="000000" w:themeColor="text1"/>
                        </w:rPr>
                        <w:t xml:space="preserve">0.20 </w:t>
                      </w:r>
                      <w:r w:rsidRPr="000C5C59">
                        <w:rPr>
                          <w:rFonts w:cstheme="minorHAnsi"/>
                          <w:color w:val="000000" w:themeColor="text1"/>
                          <w:sz w:val="18"/>
                          <w:szCs w:val="18"/>
                        </w:rPr>
                        <w:t>(for housing on straw litter refreshed every 30 days or less; Sheppard et al. (2009</w:t>
                      </w:r>
                      <w:r>
                        <w:rPr>
                          <w:rFonts w:cstheme="minorHAnsi"/>
                          <w:color w:val="000000" w:themeColor="text1"/>
                          <w:sz w:val="18"/>
                          <w:szCs w:val="18"/>
                        </w:rPr>
                        <w:t>b))</w:t>
                      </w:r>
                    </w:p>
                    <w:p w14:paraId="6699B30E" w14:textId="400F036E"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3B668EC0"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704F3505"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4856357F"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273 production days per year in Canadian broiler systems (average of 42 days per production cycle * 6.5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37FF6032"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622"/>
                    <w:p w14:paraId="00F53A09" w14:textId="77777777" w:rsidR="00B1240A" w:rsidRPr="00191E44" w:rsidRDefault="00B1240A" w:rsidP="009C79E1">
                      <w:pPr>
                        <w:spacing w:after="120"/>
                        <w:rPr>
                          <w:color w:val="000000" w:themeColor="text1"/>
                          <w:lang w:val="en-US"/>
                        </w:rPr>
                      </w:pPr>
                    </w:p>
                  </w:txbxContent>
                </v:textbox>
                <w10:wrap type="topAndBottom" anchorx="margin"/>
              </v:rect>
            </w:pict>
          </mc:Fallback>
        </mc:AlternateContent>
      </w:r>
      <w:r w:rsidR="009C79E1" w:rsidRPr="00D5649B">
        <w:rPr>
          <w:i/>
          <w:sz w:val="20"/>
        </w:rPr>
        <w:t>#</w:t>
      </w:r>
      <w:r w:rsidR="00225142">
        <w:rPr>
          <w:i/>
          <w:sz w:val="20"/>
        </w:rPr>
        <w:t>animals</w:t>
      </w:r>
      <w:r w:rsidR="009C79E1" w:rsidRPr="00D5649B">
        <w:rPr>
          <w:i/>
          <w:sz w:val="20"/>
        </w:rPr>
        <w:tab/>
      </w:r>
      <w:r w:rsidR="009C79E1" w:rsidRPr="00D5649B">
        <w:rPr>
          <w:sz w:val="20"/>
        </w:rPr>
        <w:t>Number of broilers, layers or turkeys</w:t>
      </w:r>
    </w:p>
    <w:p w14:paraId="2C0A5976" w14:textId="67CC6B47" w:rsidR="003C010F" w:rsidRPr="00D5649B" w:rsidRDefault="003C010F" w:rsidP="00033E4F">
      <w:pPr>
        <w:pStyle w:val="Heading4"/>
      </w:pPr>
      <w:r w:rsidRPr="00D5649B">
        <w:t>F</w:t>
      </w:r>
      <w:r w:rsidR="002048B9">
        <w:t>a</w:t>
      </w:r>
      <w:r w:rsidRPr="00D5649B">
        <w:t xml:space="preserve">ecal nitrogen for broilers, layers and turkeys </w:t>
      </w:r>
    </w:p>
    <w:p w14:paraId="75CE84BD" w14:textId="3D291833" w:rsidR="0040570B" w:rsidRPr="00D5649B" w:rsidRDefault="0040570B" w:rsidP="0040570B">
      <w:pPr>
        <w:rPr>
          <w:szCs w:val="32"/>
        </w:rPr>
      </w:pPr>
      <w:r w:rsidRPr="00D5649B">
        <w:rPr>
          <w:szCs w:val="32"/>
        </w:rPr>
        <w:t xml:space="preserve">The amount of N excreted by </w:t>
      </w:r>
      <w:r>
        <w:rPr>
          <w:szCs w:val="32"/>
        </w:rPr>
        <w:t>broilers, layers and turkeys</w:t>
      </w:r>
      <w:r w:rsidRPr="00D5649B">
        <w:rPr>
          <w:szCs w:val="32"/>
        </w:rPr>
        <w:t xml:space="preserve"> through f</w:t>
      </w:r>
      <w:r>
        <w:rPr>
          <w:szCs w:val="32"/>
        </w:rPr>
        <w:t>a</w:t>
      </w:r>
      <w:r w:rsidRPr="00D5649B">
        <w:rPr>
          <w:szCs w:val="32"/>
        </w:rPr>
        <w:t>eces (f</w:t>
      </w:r>
      <w:r>
        <w:rPr>
          <w:szCs w:val="32"/>
        </w:rPr>
        <w:t>a</w:t>
      </w:r>
      <w:r w:rsidRPr="00D5649B">
        <w:rPr>
          <w:szCs w:val="32"/>
        </w:rPr>
        <w:t xml:space="preserve">ecal </w:t>
      </w:r>
      <w:r w:rsidR="00DC03AE">
        <w:rPr>
          <w:szCs w:val="32"/>
        </w:rPr>
        <w:t>N</w:t>
      </w:r>
      <w:r w:rsidRPr="00D5649B">
        <w:rPr>
          <w:szCs w:val="32"/>
        </w:rPr>
        <w:t>) is calculated as the difference between total N excreted (</w:t>
      </w:r>
      <w:proofErr w:type="spellStart"/>
      <w:r w:rsidRPr="00780FA5">
        <w:rPr>
          <w:i/>
          <w:iCs/>
          <w:szCs w:val="32"/>
        </w:rPr>
        <w:t>N</w:t>
      </w:r>
      <w:r w:rsidRPr="00780FA5">
        <w:rPr>
          <w:i/>
          <w:iCs/>
          <w:szCs w:val="32"/>
          <w:vertAlign w:val="subscript"/>
        </w:rPr>
        <w:t>excretion</w:t>
      </w:r>
      <w:proofErr w:type="spellEnd"/>
      <w:r w:rsidRPr="00D5649B">
        <w:rPr>
          <w:szCs w:val="32"/>
        </w:rPr>
        <w:t xml:space="preserve">) and the </w:t>
      </w:r>
      <w:r>
        <w:rPr>
          <w:szCs w:val="32"/>
        </w:rPr>
        <w:t>N excreted in urine/uric acid (</w:t>
      </w:r>
      <w:proofErr w:type="spellStart"/>
      <w:r w:rsidRPr="00780FA5">
        <w:rPr>
          <w:i/>
          <w:iCs/>
          <w:szCs w:val="32"/>
        </w:rPr>
        <w:t>TAN</w:t>
      </w:r>
      <w:r w:rsidRPr="00780FA5">
        <w:rPr>
          <w:i/>
          <w:iCs/>
          <w:szCs w:val="32"/>
          <w:vertAlign w:val="subscript"/>
        </w:rPr>
        <w:t>excretion</w:t>
      </w:r>
      <w:proofErr w:type="spellEnd"/>
      <w:r>
        <w:rPr>
          <w:szCs w:val="32"/>
        </w:rPr>
        <w:t>)</w:t>
      </w:r>
      <w:r w:rsidRPr="00D5649B">
        <w:rPr>
          <w:szCs w:val="32"/>
        </w:rPr>
        <w:t>.</w:t>
      </w:r>
    </w:p>
    <w:p w14:paraId="177BB185" w14:textId="18A84F34" w:rsidR="003C010F"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oMath>
      <w:r w:rsidR="003C010F" w:rsidRPr="00C63980">
        <w:rPr>
          <w:b/>
          <w:szCs w:val="24"/>
        </w:rPr>
        <w:t xml:space="preserve"> </w:t>
      </w:r>
      <w:r w:rsidR="003C010F"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7F560B90" w14:textId="77777777" w:rsidR="003C010F" w:rsidRPr="00D5649B" w:rsidRDefault="003C010F" w:rsidP="003C010F">
      <w:pPr>
        <w:rPr>
          <w:color w:val="005BBF"/>
          <w:sz w:val="32"/>
          <w:szCs w:val="32"/>
        </w:rPr>
      </w:pPr>
      <w:r w:rsidRPr="00D5649B">
        <w:rPr>
          <w:sz w:val="20"/>
        </w:rPr>
        <w:t>where</w:t>
      </w:r>
    </w:p>
    <w:p w14:paraId="230681C2" w14:textId="71A5D00F"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day</w:t>
      </w:r>
      <w:r w:rsidRPr="00D5649B">
        <w:rPr>
          <w:sz w:val="20"/>
          <w:szCs w:val="32"/>
          <w:vertAlign w:val="superscript"/>
        </w:rPr>
        <w:t>-1</w:t>
      </w:r>
      <w:r w:rsidRPr="00D5649B">
        <w:rPr>
          <w:sz w:val="20"/>
          <w:szCs w:val="32"/>
        </w:rPr>
        <w:t>)</w:t>
      </w:r>
      <w:r w:rsidR="00D60C94">
        <w:rPr>
          <w:sz w:val="20"/>
          <w:szCs w:val="32"/>
        </w:rPr>
        <w:t>, by animal group</w:t>
      </w:r>
    </w:p>
    <w:p w14:paraId="4BACBF6D" w14:textId="732A3054" w:rsidR="003C010F"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rate×#animals</m:t>
        </m:r>
      </m:oMath>
      <w:r w:rsidR="003C010F" w:rsidRPr="00D5649B">
        <w:rPr>
          <w:b/>
          <w:szCs w:val="32"/>
        </w:rPr>
        <w:tab/>
      </w:r>
      <w:r w:rsidR="003C010F"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3D388B2B" w14:textId="77777777" w:rsidR="003C010F" w:rsidRPr="00D5649B" w:rsidRDefault="003C010F" w:rsidP="003C010F">
      <w:pPr>
        <w:spacing w:before="0"/>
        <w:rPr>
          <w:color w:val="005BBF"/>
          <w:sz w:val="32"/>
          <w:szCs w:val="32"/>
        </w:rPr>
      </w:pPr>
      <w:r w:rsidRPr="00D5649B">
        <w:rPr>
          <w:sz w:val="20"/>
        </w:rPr>
        <w:t>where</w:t>
      </w:r>
    </w:p>
    <w:p w14:paraId="3D3FD0E8" w14:textId="08E148BF" w:rsidR="003C010F" w:rsidRPr="00D5649B" w:rsidRDefault="003C010F" w:rsidP="0025388D">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Pr="00D5649B">
        <w:rPr>
          <w:sz w:val="20"/>
          <w:szCs w:val="32"/>
        </w:rPr>
        <w:t>Total N excreted through f</w:t>
      </w:r>
      <w:r w:rsidR="002048B9">
        <w:rPr>
          <w:sz w:val="20"/>
          <w:szCs w:val="32"/>
        </w:rPr>
        <w:t>a</w:t>
      </w:r>
      <w:r w:rsidRPr="00D5649B">
        <w:rPr>
          <w:sz w:val="20"/>
          <w:szCs w:val="32"/>
        </w:rPr>
        <w:t>eces (kg N day</w:t>
      </w:r>
      <w:r w:rsidRPr="00D5649B">
        <w:rPr>
          <w:sz w:val="20"/>
          <w:szCs w:val="32"/>
          <w:vertAlign w:val="superscript"/>
        </w:rPr>
        <w:t>-1</w:t>
      </w:r>
      <w:r w:rsidRPr="00D5649B">
        <w:rPr>
          <w:sz w:val="20"/>
          <w:szCs w:val="32"/>
        </w:rPr>
        <w:t>)</w:t>
      </w:r>
      <w:r w:rsidR="00D16904">
        <w:rPr>
          <w:sz w:val="20"/>
          <w:szCs w:val="32"/>
        </w:rPr>
        <w:t>, by animal group</w:t>
      </w:r>
    </w:p>
    <w:p w14:paraId="543E176B" w14:textId="6B1F5839" w:rsidR="003C010F" w:rsidRPr="00D5649B" w:rsidRDefault="003C010F" w:rsidP="0025388D">
      <w:pPr>
        <w:tabs>
          <w:tab w:val="clear" w:pos="2880"/>
          <w:tab w:val="clear" w:pos="9360"/>
        </w:tabs>
        <w:spacing w:before="0"/>
        <w:ind w:left="2835" w:hanging="2835"/>
        <w:rPr>
          <w:sz w:val="20"/>
          <w:szCs w:val="32"/>
        </w:rPr>
      </w:pPr>
      <w:r w:rsidRPr="00D5649B">
        <w:rPr>
          <w:i/>
          <w:sz w:val="20"/>
          <w:szCs w:val="32"/>
        </w:rPr>
        <w:t>#</w:t>
      </w:r>
      <w:r w:rsidR="002048B9">
        <w:rPr>
          <w:i/>
          <w:sz w:val="20"/>
          <w:szCs w:val="32"/>
        </w:rPr>
        <w:t>animals</w:t>
      </w:r>
      <w:r w:rsidRPr="00D5649B">
        <w:rPr>
          <w:i/>
          <w:sz w:val="20"/>
          <w:szCs w:val="32"/>
        </w:rPr>
        <w:tab/>
      </w:r>
      <w:r w:rsidRPr="00D5649B">
        <w:rPr>
          <w:sz w:val="20"/>
          <w:szCs w:val="32"/>
        </w:rPr>
        <w:t>Number of broilers, layers or turkeys</w:t>
      </w:r>
    </w:p>
    <w:p w14:paraId="6D15341E" w14:textId="58286325" w:rsidR="003C010F" w:rsidRPr="00D5649B" w:rsidRDefault="003C010F" w:rsidP="003C010F">
      <w:pPr>
        <w:pStyle w:val="Heading4"/>
      </w:pPr>
      <w:r w:rsidRPr="00D5649B">
        <w:t>Manure organic nitrogen (ON) for broilers, layers and turkeys</w:t>
      </w:r>
    </w:p>
    <w:p w14:paraId="617D5157" w14:textId="012BC817" w:rsidR="003C010F" w:rsidRPr="00D5649B" w:rsidRDefault="003C010F" w:rsidP="003C010F">
      <w:r w:rsidRPr="00D5649B">
        <w:lastRenderedPageBreak/>
        <w:t>The total amount of organic N contained in manure is the sum of the f</w:t>
      </w:r>
      <w:r w:rsidR="002048B9">
        <w:t>a</w:t>
      </w:r>
      <w:r w:rsidRPr="00D5649B">
        <w:t>ecal N excreted by the animal and the N contained in livestock bedding.</w:t>
      </w:r>
    </w:p>
    <w:p w14:paraId="1FA66CEB" w14:textId="046FC7A8" w:rsidR="003C010F" w:rsidRPr="00D5649B" w:rsidRDefault="003C010F"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4.3.3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4EAD45F1" w14:textId="77777777" w:rsidR="003C010F" w:rsidRPr="00D5649B" w:rsidRDefault="003C010F" w:rsidP="003C010F">
      <w:pPr>
        <w:rPr>
          <w:color w:val="005BBF"/>
          <w:sz w:val="32"/>
          <w:szCs w:val="32"/>
        </w:rPr>
      </w:pPr>
      <w:r w:rsidRPr="00D5649B">
        <w:rPr>
          <w:sz w:val="20"/>
        </w:rPr>
        <w:t>where</w:t>
      </w:r>
    </w:p>
    <w:p w14:paraId="68610ED5" w14:textId="7516B9E4"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N 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p>
    <w:p w14:paraId="6E82EAE0" w14:textId="2F845631"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N</w:t>
      </w:r>
      <w:r w:rsidRPr="00D5649B">
        <w:rPr>
          <w:i/>
          <w:sz w:val="20"/>
          <w:szCs w:val="32"/>
          <w:vertAlign w:val="subscript"/>
        </w:rPr>
        <w:t>bedding</w:t>
      </w:r>
      <w:proofErr w:type="spellEnd"/>
      <w:r w:rsidRPr="00D5649B">
        <w:rPr>
          <w:sz w:val="20"/>
          <w:szCs w:val="32"/>
        </w:rPr>
        <w:tab/>
        <w:t>N in bedding material (kg N)</w:t>
      </w:r>
    </w:p>
    <w:p w14:paraId="2853F1DA" w14:textId="417BAAF2" w:rsidR="003C010F" w:rsidRPr="00D5649B" w:rsidRDefault="003C010F" w:rsidP="003C010F">
      <w:pPr>
        <w:pStyle w:val="Heading4"/>
      </w:pPr>
      <w:r w:rsidRPr="00D5649B">
        <w:t>Manure NH</w:t>
      </w:r>
      <w:r w:rsidRPr="00D5649B">
        <w:rPr>
          <w:vertAlign w:val="subscript"/>
        </w:rPr>
        <w:t>3</w:t>
      </w:r>
      <w:r w:rsidRPr="00D5649B">
        <w:t xml:space="preserve"> volatilization from housing for broilers, layers and turkeys</w:t>
      </w:r>
    </w:p>
    <w:p w14:paraId="45ABC55E" w14:textId="3C01B870" w:rsidR="009C0473" w:rsidRPr="00D5649B" w:rsidRDefault="009C0473" w:rsidP="00ED58F9">
      <w:pPr>
        <w:keepNext/>
        <w:tabs>
          <w:tab w:val="clear" w:pos="2880"/>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housing</m:t>
            </m:r>
          </m:sub>
        </m:sSub>
      </m:oMath>
      <w:r w:rsidRPr="00D5649B">
        <w:rPr>
          <w:b/>
          <w:szCs w:val="24"/>
        </w:rPr>
        <w:t xml:space="preserve"> </w:t>
      </w:r>
      <w:r w:rsidRPr="00D5649B">
        <w:rPr>
          <w:b/>
          <w:szCs w:val="24"/>
        </w:rPr>
        <w:tab/>
      </w:r>
      <w:bookmarkStart w:id="623" w:name="NH3_NHousing_PoultryEq"/>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623"/>
    </w:p>
    <w:p w14:paraId="44D7EAD3" w14:textId="4EB314AA" w:rsidR="00AE4166" w:rsidRPr="00E3102C" w:rsidRDefault="000C5C59" w:rsidP="00E3102C">
      <w:pPr>
        <w:keepNext/>
        <w:tabs>
          <w:tab w:val="clear" w:pos="2880"/>
          <w:tab w:val="clear" w:pos="9360"/>
          <w:tab w:val="right" w:pos="9781"/>
        </w:tabs>
        <w:ind w:right="15"/>
        <w:jc w:val="right"/>
        <w:rPr>
          <w:sz w:val="20"/>
        </w:rPr>
      </w:pPr>
      <w:r w:rsidRPr="00D5649B">
        <w:tab/>
      </w:r>
      <w:r w:rsidR="00454067">
        <w:rPr>
          <w:sz w:val="20"/>
        </w:rPr>
        <w:t>D</w:t>
      </w:r>
      <w:r w:rsidR="00AE4166" w:rsidRPr="00E3102C">
        <w:rPr>
          <w:sz w:val="20"/>
        </w:rPr>
        <w:t>erived from Sheppard et al. 2009b</w:t>
      </w:r>
    </w:p>
    <w:p w14:paraId="69BF840F" w14:textId="55C6F170" w:rsidR="009C0473" w:rsidRPr="00D5649B" w:rsidRDefault="009C0473" w:rsidP="009C0473">
      <w:pPr>
        <w:tabs>
          <w:tab w:val="clear" w:pos="2880"/>
          <w:tab w:val="left" w:pos="2694"/>
        </w:tabs>
        <w:ind w:left="2694" w:hanging="2694"/>
        <w:rPr>
          <w:i/>
          <w:sz w:val="20"/>
        </w:rPr>
      </w:pPr>
      <w:r w:rsidRPr="00D5649B">
        <w:rPr>
          <w:sz w:val="20"/>
        </w:rPr>
        <w:t>where</w:t>
      </w:r>
    </w:p>
    <w:p w14:paraId="733A1647" w14:textId="566450E0" w:rsidR="009C0473" w:rsidRPr="00D5649B" w:rsidRDefault="009C0473" w:rsidP="0025388D">
      <w:pPr>
        <w:tabs>
          <w:tab w:val="clear" w:pos="2880"/>
          <w:tab w:val="clear" w:pos="9360"/>
        </w:tabs>
        <w:spacing w:before="0"/>
        <w:ind w:left="2835" w:hanging="2835"/>
        <w:rPr>
          <w:sz w:val="20"/>
          <w:szCs w:val="24"/>
        </w:rPr>
      </w:pPr>
      <w:r w:rsidRPr="00D60C94">
        <w:rPr>
          <w:i/>
          <w:sz w:val="20"/>
          <w:szCs w:val="24"/>
        </w:rPr>
        <w:t>NH</w:t>
      </w:r>
      <w:r w:rsidRPr="00D60C94">
        <w:rPr>
          <w:i/>
          <w:sz w:val="20"/>
          <w:szCs w:val="24"/>
          <w:vertAlign w:val="subscript"/>
        </w:rPr>
        <w:t>3</w:t>
      </w:r>
      <w:r w:rsidR="00D60C94">
        <w:rPr>
          <w:i/>
          <w:sz w:val="20"/>
          <w:szCs w:val="24"/>
        </w:rPr>
        <w:t>_</w:t>
      </w:r>
      <w:r w:rsidRPr="00D60C94">
        <w:rPr>
          <w:i/>
          <w:sz w:val="20"/>
          <w:szCs w:val="24"/>
        </w:rPr>
        <w:t>N</w:t>
      </w:r>
      <w:r w:rsidRPr="00D60C94">
        <w:rPr>
          <w:i/>
          <w:sz w:val="20"/>
          <w:szCs w:val="24"/>
          <w:vertAlign w:val="subscript"/>
        </w:rPr>
        <w:t>housing</w:t>
      </w:r>
      <w:r w:rsidR="009B41A4" w:rsidRPr="00D60C94">
        <w:rPr>
          <w:i/>
          <w:sz w:val="20"/>
          <w:szCs w:val="24"/>
        </w:rPr>
        <w:t>_rate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-N loss from manure from housing for broilers, layers and turkeys (kg NH</w:t>
      </w:r>
      <w:r w:rsidRPr="00D5649B">
        <w:rPr>
          <w:sz w:val="20"/>
          <w:szCs w:val="24"/>
          <w:vertAlign w:val="subscript"/>
        </w:rPr>
        <w:t>3-</w:t>
      </w:r>
      <w:r w:rsidRPr="00D5649B">
        <w:rPr>
          <w:sz w:val="20"/>
          <w:szCs w:val="24"/>
        </w:rPr>
        <w:t>N</w:t>
      </w:r>
      <w:r w:rsidR="009B41A4" w:rsidRPr="00D5649B">
        <w:rPr>
          <w:sz w:val="20"/>
          <w:szCs w:val="24"/>
        </w:rPr>
        <w:t xml:space="preserve"> head</w:t>
      </w:r>
      <w:r w:rsidR="009B41A4" w:rsidRPr="00D5649B">
        <w:rPr>
          <w:sz w:val="20"/>
          <w:szCs w:val="24"/>
          <w:vertAlign w:val="superscript"/>
        </w:rPr>
        <w:t>-1</w:t>
      </w:r>
      <w:r w:rsidRPr="00D5649B">
        <w:rPr>
          <w:sz w:val="20"/>
          <w:szCs w:val="24"/>
        </w:rPr>
        <w:t>)</w:t>
      </w:r>
      <w:r w:rsidR="00D60C94">
        <w:rPr>
          <w:sz w:val="20"/>
          <w:szCs w:val="24"/>
        </w:rPr>
        <w:t>, by animal group and manure management system</w:t>
      </w:r>
    </w:p>
    <w:p w14:paraId="70867C5A" w14:textId="3D240422" w:rsidR="002E5BA1" w:rsidRPr="00D60C94" w:rsidRDefault="002E5BA1" w:rsidP="0025388D">
      <w:pPr>
        <w:tabs>
          <w:tab w:val="clear" w:pos="2880"/>
          <w:tab w:val="clear" w:pos="9360"/>
        </w:tabs>
        <w:spacing w:before="0"/>
        <w:ind w:left="2835" w:hanging="2835"/>
        <w:rPr>
          <w:b/>
          <w:bCs/>
          <w:sz w:val="20"/>
          <w:szCs w:val="24"/>
        </w:rPr>
      </w:pPr>
      <w:proofErr w:type="spellStart"/>
      <w:r w:rsidRPr="00D5649B">
        <w:rPr>
          <w:i/>
          <w:sz w:val="20"/>
          <w:szCs w:val="24"/>
        </w:rPr>
        <w:t>TAN</w:t>
      </w:r>
      <w:r w:rsidRPr="00D5649B">
        <w:rPr>
          <w:i/>
          <w:sz w:val="20"/>
          <w:szCs w:val="24"/>
          <w:vertAlign w:val="subscript"/>
        </w:rPr>
        <w:t>excret</w:t>
      </w:r>
      <w:r w:rsidR="00CC43B0" w:rsidRPr="00D5649B">
        <w:rPr>
          <w:i/>
          <w:sz w:val="20"/>
          <w:szCs w:val="24"/>
          <w:vertAlign w:val="subscript"/>
        </w:rPr>
        <w:t>ion</w:t>
      </w:r>
      <w:r w:rsidR="009B41A4" w:rsidRPr="00D5649B">
        <w:rPr>
          <w:i/>
          <w:sz w:val="20"/>
          <w:szCs w:val="24"/>
          <w:vertAlign w:val="subscript"/>
        </w:rPr>
        <w:t>_rate</w:t>
      </w:r>
      <w:proofErr w:type="spellEnd"/>
      <w:r w:rsidR="00A00422" w:rsidRPr="00D5649B">
        <w:rPr>
          <w:i/>
          <w:sz w:val="20"/>
          <w:szCs w:val="24"/>
          <w:vertAlign w:val="subscript"/>
        </w:rPr>
        <w:tab/>
      </w:r>
      <w:r w:rsidR="00A00422" w:rsidRPr="00D5649B">
        <w:rPr>
          <w:sz w:val="20"/>
          <w:szCs w:val="24"/>
        </w:rPr>
        <w:t xml:space="preserve">Default value for daily TAN excretion for broilers, layers and turkeys </w:t>
      </w:r>
      <w:r w:rsidR="0083422C" w:rsidRPr="00D5649B">
        <w:rPr>
          <w:sz w:val="20"/>
          <w:szCs w:val="24"/>
        </w:rPr>
        <w:t xml:space="preserve">derived </w:t>
      </w:r>
      <w:r w:rsidR="00A00422" w:rsidRPr="00D5649B">
        <w:rPr>
          <w:sz w:val="20"/>
          <w:szCs w:val="24"/>
        </w:rPr>
        <w:t>from Sheppard et al. (2009</w:t>
      </w:r>
      <w:r w:rsidR="007E40EE">
        <w:rPr>
          <w:sz w:val="20"/>
          <w:szCs w:val="24"/>
        </w:rPr>
        <w:t>a,</w:t>
      </w:r>
      <w:r w:rsidR="00DA6849" w:rsidRPr="00D5649B">
        <w:rPr>
          <w:sz w:val="20"/>
          <w:szCs w:val="24"/>
        </w:rPr>
        <w:t>b</w:t>
      </w:r>
      <w:r w:rsidR="009B41A4" w:rsidRPr="00D5649B">
        <w:rPr>
          <w:sz w:val="20"/>
          <w:szCs w:val="24"/>
        </w:rPr>
        <w:t xml:space="preserve">) – see box </w:t>
      </w:r>
      <w:r w:rsidR="00C935A9" w:rsidRPr="00D5649B">
        <w:rPr>
          <w:sz w:val="20"/>
          <w:szCs w:val="24"/>
        </w:rPr>
        <w:t>above</w:t>
      </w:r>
    </w:p>
    <w:p w14:paraId="77B6E773" w14:textId="6692326A" w:rsidR="002E5BA1" w:rsidRPr="00D5649B" w:rsidRDefault="002E5BA1" w:rsidP="0025388D">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housing</w:t>
      </w:r>
      <w:proofErr w:type="spellEnd"/>
      <w:r w:rsidR="00A00422" w:rsidRPr="00D5649B">
        <w:rPr>
          <w:i/>
          <w:sz w:val="20"/>
          <w:szCs w:val="24"/>
        </w:rPr>
        <w:tab/>
      </w:r>
      <w:r w:rsidR="00A00422" w:rsidRPr="00D5649B">
        <w:rPr>
          <w:sz w:val="20"/>
          <w:szCs w:val="24"/>
        </w:rPr>
        <w:t xml:space="preserve">Default </w:t>
      </w:r>
      <w:r w:rsidR="00AE4166" w:rsidRPr="00D5649B">
        <w:rPr>
          <w:sz w:val="20"/>
          <w:szCs w:val="24"/>
        </w:rPr>
        <w:t xml:space="preserve">emission </w:t>
      </w:r>
      <w:r w:rsidR="00D60C94">
        <w:rPr>
          <w:sz w:val="20"/>
          <w:szCs w:val="24"/>
        </w:rPr>
        <w:t>factors for</w:t>
      </w:r>
      <w:r w:rsidR="00A00422" w:rsidRPr="00D5649B">
        <w:rPr>
          <w:sz w:val="20"/>
          <w:szCs w:val="24"/>
        </w:rPr>
        <w:t xml:space="preserve"> excreted uric acid or TAN emitted as NH</w:t>
      </w:r>
      <w:r w:rsidR="00A00422" w:rsidRPr="00D5649B">
        <w:rPr>
          <w:sz w:val="20"/>
          <w:szCs w:val="24"/>
          <w:vertAlign w:val="subscript"/>
        </w:rPr>
        <w:t>3</w:t>
      </w:r>
      <w:r w:rsidR="00D16904">
        <w:rPr>
          <w:sz w:val="20"/>
          <w:szCs w:val="24"/>
        </w:rPr>
        <w:t>-N</w:t>
      </w:r>
      <w:r w:rsidR="00A00422" w:rsidRPr="00D5649B">
        <w:rPr>
          <w:sz w:val="20"/>
          <w:szCs w:val="24"/>
        </w:rPr>
        <w:t xml:space="preserve"> from housing for broilers, layers and turkeys from Sheppard et al. (2009</w:t>
      </w:r>
      <w:r w:rsidR="007E40EE">
        <w:rPr>
          <w:sz w:val="20"/>
          <w:szCs w:val="24"/>
        </w:rPr>
        <w:t>a,</w:t>
      </w:r>
      <w:r w:rsidR="00C65371" w:rsidRPr="00D5649B">
        <w:rPr>
          <w:sz w:val="20"/>
          <w:szCs w:val="24"/>
        </w:rPr>
        <w:t>b</w:t>
      </w:r>
      <w:r w:rsidR="00A00422" w:rsidRPr="00D5649B">
        <w:rPr>
          <w:sz w:val="20"/>
          <w:szCs w:val="24"/>
        </w:rPr>
        <w:t xml:space="preserve">) – see box </w:t>
      </w:r>
      <w:r w:rsidR="00333464" w:rsidRPr="00D5649B">
        <w:rPr>
          <w:sz w:val="20"/>
          <w:szCs w:val="24"/>
        </w:rPr>
        <w:t>above</w:t>
      </w:r>
    </w:p>
    <w:p w14:paraId="758E653B" w14:textId="7C44A20F" w:rsidR="009B41A4" w:rsidRPr="00D5649B" w:rsidRDefault="009B41A4" w:rsidP="009C0473">
      <w:pPr>
        <w:tabs>
          <w:tab w:val="clear" w:pos="2880"/>
          <w:tab w:val="left" w:pos="2694"/>
        </w:tabs>
        <w:spacing w:before="0"/>
        <w:ind w:left="2694" w:hanging="2694"/>
        <w:rPr>
          <w:sz w:val="20"/>
          <w:szCs w:val="24"/>
        </w:rPr>
      </w:pPr>
    </w:p>
    <w:bookmarkStart w:id="624" w:name="_Ref132184961"/>
    <w:p w14:paraId="25D787EE" w14:textId="4FA177F6" w:rsidR="009B41A4" w:rsidRPr="005E5327"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_rate×#animals</m:t>
        </m:r>
      </m:oMath>
      <w:r w:rsidR="009B41A4" w:rsidRPr="005E5327">
        <w:rPr>
          <w:b/>
          <w:szCs w:val="24"/>
        </w:rPr>
        <w:t xml:space="preserve"> </w:t>
      </w:r>
      <w:r w:rsidR="009B41A4" w:rsidRPr="005E5327">
        <w:rPr>
          <w:b/>
          <w:szCs w:val="24"/>
        </w:rPr>
        <w:tab/>
      </w:r>
      <w:bookmarkStart w:id="625" w:name="NH3_NHousing_PoultryEq1"/>
      <w:r w:rsidR="009B41A4" w:rsidRPr="005E532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624"/>
      <w:bookmarkEnd w:id="625"/>
    </w:p>
    <w:p w14:paraId="58868782" w14:textId="77777777" w:rsidR="009B41A4" w:rsidRPr="005E5327" w:rsidRDefault="009B41A4" w:rsidP="009B41A4">
      <w:pPr>
        <w:tabs>
          <w:tab w:val="clear" w:pos="2880"/>
          <w:tab w:val="left" w:pos="2694"/>
        </w:tabs>
        <w:ind w:left="2694" w:hanging="2694"/>
        <w:rPr>
          <w:i/>
          <w:sz w:val="20"/>
        </w:rPr>
      </w:pPr>
      <w:r w:rsidRPr="005E5327">
        <w:rPr>
          <w:sz w:val="20"/>
        </w:rPr>
        <w:t>where</w:t>
      </w:r>
    </w:p>
    <w:p w14:paraId="3C095C18" w14:textId="30104C73" w:rsidR="009B41A4" w:rsidRPr="00D5649B" w:rsidRDefault="009B41A4" w:rsidP="0025388D">
      <w:pPr>
        <w:tabs>
          <w:tab w:val="clear" w:pos="2880"/>
          <w:tab w:val="clear" w:pos="9360"/>
        </w:tabs>
        <w:spacing w:before="0"/>
        <w:ind w:left="2835" w:hanging="2835"/>
        <w:rPr>
          <w:sz w:val="20"/>
          <w:szCs w:val="24"/>
        </w:rPr>
      </w:pPr>
      <w:r w:rsidRPr="005E5327">
        <w:rPr>
          <w:i/>
          <w:sz w:val="20"/>
          <w:szCs w:val="24"/>
        </w:rPr>
        <w:t>NH</w:t>
      </w:r>
      <w:r w:rsidR="00225142" w:rsidRPr="005E5327">
        <w:rPr>
          <w:i/>
          <w:sz w:val="20"/>
          <w:szCs w:val="24"/>
          <w:vertAlign w:val="subscript"/>
        </w:rPr>
        <w:t>3</w:t>
      </w:r>
      <w:r w:rsidR="00225142" w:rsidRPr="005E5327">
        <w:rPr>
          <w:i/>
          <w:sz w:val="20"/>
          <w:szCs w:val="24"/>
        </w:rPr>
        <w:t>_N</w:t>
      </w:r>
      <w:r w:rsidRPr="005E5327">
        <w:rPr>
          <w:i/>
          <w:sz w:val="20"/>
          <w:szCs w:val="24"/>
          <w:vertAlign w:val="subscript"/>
        </w:rPr>
        <w:t>housing</w:t>
      </w:r>
      <w:r w:rsidRPr="005E5327">
        <w:rPr>
          <w:i/>
          <w:sz w:val="20"/>
          <w:szCs w:val="24"/>
        </w:rPr>
        <w:tab/>
      </w:r>
      <w:r w:rsidRPr="005E5327">
        <w:rPr>
          <w:sz w:val="20"/>
          <w:szCs w:val="24"/>
        </w:rPr>
        <w:t>Daily NH</w:t>
      </w:r>
      <w:r w:rsidRPr="005E5327">
        <w:rPr>
          <w:sz w:val="20"/>
          <w:szCs w:val="24"/>
          <w:vertAlign w:val="subscript"/>
        </w:rPr>
        <w:t>3</w:t>
      </w:r>
      <w:r w:rsidR="00D16904">
        <w:rPr>
          <w:sz w:val="20"/>
          <w:szCs w:val="24"/>
        </w:rPr>
        <w:t>-N</w:t>
      </w:r>
      <w:r w:rsidRPr="005E5327">
        <w:rPr>
          <w:sz w:val="20"/>
          <w:szCs w:val="24"/>
        </w:rPr>
        <w:t xml:space="preserve"> emission</w:t>
      </w:r>
      <w:r w:rsidR="00A42769" w:rsidRPr="005E5327">
        <w:rPr>
          <w:sz w:val="20"/>
          <w:szCs w:val="24"/>
        </w:rPr>
        <w:t>s</w:t>
      </w:r>
      <w:r w:rsidRPr="005E5327">
        <w:rPr>
          <w:sz w:val="20"/>
          <w:szCs w:val="24"/>
        </w:rPr>
        <w:t xml:space="preserve"> from broiler, layer and turkey manure during the housing stage (kg</w:t>
      </w:r>
      <w:r w:rsidRPr="00D5649B">
        <w:rPr>
          <w:sz w:val="20"/>
          <w:szCs w:val="24"/>
        </w:rPr>
        <w:t xml:space="preserve"> NH</w:t>
      </w:r>
      <w:r w:rsidRPr="00D5649B">
        <w:rPr>
          <w:sz w:val="20"/>
          <w:szCs w:val="24"/>
          <w:vertAlign w:val="subscript"/>
        </w:rPr>
        <w:t>3</w:t>
      </w:r>
      <w:r w:rsidRPr="00D5649B">
        <w:rPr>
          <w:sz w:val="20"/>
          <w:szCs w:val="24"/>
        </w:rPr>
        <w:t>)</w:t>
      </w:r>
      <w:r w:rsidR="00D16904">
        <w:rPr>
          <w:sz w:val="20"/>
          <w:szCs w:val="24"/>
        </w:rPr>
        <w:t>, by animal group</w:t>
      </w:r>
      <w:r w:rsidR="00D60C94">
        <w:rPr>
          <w:sz w:val="20"/>
          <w:szCs w:val="24"/>
        </w:rPr>
        <w:t xml:space="preserve"> and manure management system</w:t>
      </w:r>
    </w:p>
    <w:p w14:paraId="1FFA3E72" w14:textId="47F273CD" w:rsidR="00A00422" w:rsidRPr="00D5649B" w:rsidRDefault="009B41A4" w:rsidP="0025388D">
      <w:pPr>
        <w:tabs>
          <w:tab w:val="clear" w:pos="2880"/>
          <w:tab w:val="clear" w:pos="9360"/>
        </w:tabs>
        <w:spacing w:before="0"/>
        <w:ind w:left="2835" w:hanging="2835"/>
        <w:rPr>
          <w:sz w:val="20"/>
          <w:szCs w:val="24"/>
          <w:vertAlign w:val="subscript"/>
        </w:rPr>
      </w:pPr>
      <w:r w:rsidRPr="00D5649B">
        <w:rPr>
          <w:i/>
          <w:sz w:val="20"/>
          <w:szCs w:val="24"/>
        </w:rPr>
        <w:t>#animals</w:t>
      </w:r>
      <w:r w:rsidRPr="00D5649B">
        <w:rPr>
          <w:i/>
          <w:sz w:val="20"/>
          <w:szCs w:val="24"/>
        </w:rPr>
        <w:tab/>
      </w:r>
      <w:r w:rsidRPr="00D5649B">
        <w:rPr>
          <w:sz w:val="20"/>
          <w:szCs w:val="24"/>
        </w:rPr>
        <w:t>Number of broilers, layers or turkeys</w:t>
      </w:r>
    </w:p>
    <w:p w14:paraId="76F2AF22" w14:textId="788D80C3" w:rsidR="009C0473" w:rsidRPr="00D5649B" w:rsidRDefault="009C0473" w:rsidP="009C0473">
      <w:pPr>
        <w:rPr>
          <w:b/>
          <w:szCs w:val="24"/>
        </w:rPr>
      </w:pPr>
      <w:r w:rsidRPr="00D5649B">
        <w:rPr>
          <w:b/>
          <w:szCs w:val="24"/>
        </w:rPr>
        <w:t>Ammonia emissions from housing are calculated on a daily basis.</w:t>
      </w:r>
    </w:p>
    <w:p w14:paraId="059583F5" w14:textId="20758101" w:rsidR="006637B7" w:rsidRPr="00D5649B" w:rsidRDefault="006637B7" w:rsidP="006637B7">
      <w:pPr>
        <w:pStyle w:val="Heading4"/>
      </w:pPr>
      <w:r w:rsidRPr="00D5649B">
        <w:t>Manure NH</w:t>
      </w:r>
      <w:r w:rsidRPr="00D5649B">
        <w:rPr>
          <w:vertAlign w:val="subscript"/>
        </w:rPr>
        <w:t>3</w:t>
      </w:r>
      <w:r w:rsidRPr="00D5649B">
        <w:t xml:space="preserve"> volatilization from storage for broilers, layers and turkeys</w:t>
      </w:r>
    </w:p>
    <w:p w14:paraId="36D1F865" w14:textId="56A1791F" w:rsidR="006477AE" w:rsidRPr="00D5649B" w:rsidRDefault="006477AE" w:rsidP="006477AE">
      <w:r w:rsidRPr="00D5649B">
        <w:t xml:space="preserve">Ammonia N loss from stored manure is calculated from the amount of TAN </w:t>
      </w:r>
      <w:r w:rsidR="006637B7" w:rsidRPr="00D5649B">
        <w:t xml:space="preserve">that </w:t>
      </w:r>
      <w:r w:rsidRPr="00D5649B">
        <w:t xml:space="preserve">flows into the storage system </w:t>
      </w:r>
      <w:r w:rsidR="00F05E70">
        <w:t xml:space="preserve">each day </w:t>
      </w:r>
      <w:r w:rsidRPr="00D5649B">
        <w:t xml:space="preserve">and a default EF for the storage system (see box above). The default </w:t>
      </w:r>
      <w:r w:rsidR="00D60C94">
        <w:t>EFs</w:t>
      </w:r>
      <w:r w:rsidRPr="00D5649B">
        <w:t xml:space="preserve"> are adjusted to account for the effect </w:t>
      </w:r>
      <w:r w:rsidRPr="004B2E54">
        <w:t xml:space="preserve">of </w:t>
      </w:r>
      <w:r w:rsidR="00557FF9" w:rsidRPr="004B2E54">
        <w:t>daily</w:t>
      </w:r>
      <w:r w:rsidRPr="004B2E54">
        <w:t xml:space="preserve"> tem</w:t>
      </w:r>
      <w:r w:rsidRPr="00D5649B">
        <w:t xml:space="preserve">perature changes. </w:t>
      </w:r>
    </w:p>
    <w:p w14:paraId="607EC076" w14:textId="5EDE64F9" w:rsidR="00874752" w:rsidRPr="00DB5E57" w:rsidRDefault="00874752"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DB5E57">
        <w:rPr>
          <w:b/>
          <w:szCs w:val="24"/>
        </w:rPr>
        <w:t xml:space="preserve"> </w:t>
      </w:r>
      <w:r w:rsidRPr="00DB5E57">
        <w:rPr>
          <w:b/>
          <w:szCs w:val="24"/>
        </w:rPr>
        <w:tab/>
      </w:r>
      <w:r w:rsidRPr="00C6398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79AA6B78" w14:textId="77777777" w:rsidR="00874752" w:rsidRPr="00DB5E57" w:rsidRDefault="00874752" w:rsidP="00874752">
      <w:pPr>
        <w:rPr>
          <w:i/>
          <w:szCs w:val="24"/>
        </w:rPr>
      </w:pPr>
      <w:r w:rsidRPr="00DB5E57">
        <w:rPr>
          <w:sz w:val="20"/>
        </w:rPr>
        <w:t>where</w:t>
      </w:r>
    </w:p>
    <w:p w14:paraId="19E9DD6C" w14:textId="4595C21E" w:rsidR="00874752" w:rsidRPr="00D60C94" w:rsidRDefault="00874752" w:rsidP="0025388D">
      <w:pPr>
        <w:tabs>
          <w:tab w:val="clear" w:pos="2880"/>
          <w:tab w:val="clear" w:pos="9360"/>
        </w:tabs>
        <w:spacing w:before="0"/>
        <w:ind w:left="2835" w:hanging="2835"/>
        <w:rPr>
          <w:iCs/>
          <w:sz w:val="20"/>
          <w:szCs w:val="24"/>
        </w:rPr>
      </w:pPr>
      <w:proofErr w:type="spellStart"/>
      <w:r w:rsidRPr="00DB5E57">
        <w:rPr>
          <w:i/>
          <w:sz w:val="20"/>
          <w:szCs w:val="24"/>
        </w:rPr>
        <w:t>TAN</w:t>
      </w:r>
      <w:r w:rsidR="00491974" w:rsidRPr="00DB5E57">
        <w:rPr>
          <w:i/>
          <w:sz w:val="20"/>
          <w:szCs w:val="24"/>
          <w:vertAlign w:val="subscript"/>
        </w:rPr>
        <w:t>flow</w:t>
      </w:r>
      <w:r w:rsidRPr="00DB5E57">
        <w:rPr>
          <w:i/>
          <w:sz w:val="20"/>
          <w:szCs w:val="24"/>
          <w:vertAlign w:val="subscript"/>
        </w:rPr>
        <w:t>storage</w:t>
      </w:r>
      <w:proofErr w:type="spellEnd"/>
      <w:r w:rsidRPr="00DB5E57">
        <w:rPr>
          <w:i/>
          <w:sz w:val="20"/>
          <w:szCs w:val="24"/>
        </w:rPr>
        <w:tab/>
      </w:r>
      <w:r w:rsidR="000106C6" w:rsidRPr="00DB5E57">
        <w:rPr>
          <w:sz w:val="20"/>
        </w:rPr>
        <w:t xml:space="preserve">Adjusted </w:t>
      </w:r>
      <w:r w:rsidR="000106C6" w:rsidRPr="00DB5E57">
        <w:rPr>
          <w:sz w:val="20"/>
          <w:szCs w:val="24"/>
        </w:rPr>
        <w:t>amount of TAN entering the storage system each day (minus housing NH</w:t>
      </w:r>
      <w:r w:rsidR="000106C6" w:rsidRPr="00DB5E57">
        <w:rPr>
          <w:sz w:val="20"/>
          <w:szCs w:val="24"/>
          <w:vertAlign w:val="subscript"/>
        </w:rPr>
        <w:t>3</w:t>
      </w:r>
      <w:r w:rsidR="000106C6" w:rsidRPr="00DB5E57">
        <w:rPr>
          <w:sz w:val="20"/>
          <w:szCs w:val="24"/>
        </w:rPr>
        <w:t>-N emissions) (kg TAN day</w:t>
      </w:r>
      <w:r w:rsidR="000106C6" w:rsidRPr="00DB5E57">
        <w:rPr>
          <w:sz w:val="20"/>
          <w:szCs w:val="24"/>
          <w:vertAlign w:val="superscript"/>
        </w:rPr>
        <w:t>-1</w:t>
      </w:r>
      <w:r w:rsidR="000106C6" w:rsidRPr="00DB5E57">
        <w:rPr>
          <w:sz w:val="20"/>
          <w:szCs w:val="24"/>
        </w:rPr>
        <w:t>)</w:t>
      </w:r>
      <w:r w:rsidR="00D60C94">
        <w:rPr>
          <w:iCs/>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3BE03168" w14:textId="5F3A2155" w:rsidR="00874752" w:rsidRPr="00DB5E57" w:rsidRDefault="00874752" w:rsidP="0025388D">
      <w:pPr>
        <w:tabs>
          <w:tab w:val="clear" w:pos="2880"/>
          <w:tab w:val="clear" w:pos="9360"/>
        </w:tabs>
        <w:spacing w:before="0"/>
        <w:ind w:left="2835" w:hanging="2835"/>
        <w:rPr>
          <w:i/>
          <w:sz w:val="20"/>
          <w:szCs w:val="24"/>
        </w:rPr>
      </w:pPr>
      <w:proofErr w:type="spellStart"/>
      <w:r w:rsidRPr="00DB5E57">
        <w:rPr>
          <w:i/>
          <w:sz w:val="20"/>
          <w:szCs w:val="24"/>
        </w:rPr>
        <w:t>TAN</w:t>
      </w:r>
      <w:r w:rsidR="00491974" w:rsidRPr="00DB5E57">
        <w:rPr>
          <w:i/>
          <w:sz w:val="20"/>
          <w:szCs w:val="24"/>
          <w:vertAlign w:val="subscript"/>
        </w:rPr>
        <w:t>excretion</w:t>
      </w:r>
      <w:proofErr w:type="spellEnd"/>
      <w:r w:rsidRPr="00DB5E57">
        <w:rPr>
          <w:i/>
          <w:sz w:val="20"/>
          <w:szCs w:val="24"/>
        </w:rPr>
        <w:tab/>
      </w:r>
      <w:r w:rsidR="00491974" w:rsidRPr="00DB5E57">
        <w:rPr>
          <w:sz w:val="20"/>
          <w:szCs w:val="24"/>
        </w:rPr>
        <w:t>TAN excret</w:t>
      </w:r>
      <w:r w:rsidR="00D60C94">
        <w:rPr>
          <w:sz w:val="20"/>
          <w:szCs w:val="24"/>
        </w:rPr>
        <w:t xml:space="preserve">ion </w:t>
      </w:r>
      <w:r w:rsidR="00491974" w:rsidRPr="00DB5E57">
        <w:rPr>
          <w:sz w:val="20"/>
          <w:szCs w:val="24"/>
        </w:rPr>
        <w:t>(kg TAN day</w:t>
      </w:r>
      <w:r w:rsidR="00491974" w:rsidRPr="00DB5E57">
        <w:rPr>
          <w:sz w:val="20"/>
          <w:szCs w:val="24"/>
          <w:vertAlign w:val="superscript"/>
        </w:rPr>
        <w:t>-1</w:t>
      </w:r>
      <w:r w:rsidR="00491974" w:rsidRPr="00DB5E57">
        <w:rPr>
          <w:sz w:val="20"/>
          <w:szCs w:val="24"/>
        </w:rPr>
        <w:t>)</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40CDAC77" w14:textId="4009B1F3" w:rsidR="00874752" w:rsidRDefault="00874752" w:rsidP="005E5327">
      <w:pPr>
        <w:tabs>
          <w:tab w:val="clear" w:pos="2880"/>
          <w:tab w:val="clear" w:pos="9360"/>
        </w:tabs>
        <w:spacing w:before="0"/>
        <w:ind w:left="2835" w:hanging="2835"/>
        <w:rPr>
          <w:i/>
          <w:sz w:val="20"/>
          <w:szCs w:val="24"/>
        </w:rPr>
      </w:pPr>
      <w:r w:rsidRPr="00DB5E57">
        <w:rPr>
          <w:i/>
          <w:sz w:val="20"/>
          <w:szCs w:val="24"/>
        </w:rPr>
        <w:t>NH</w:t>
      </w:r>
      <w:r w:rsidRPr="00DB5E57">
        <w:rPr>
          <w:i/>
          <w:sz w:val="20"/>
          <w:szCs w:val="24"/>
          <w:vertAlign w:val="subscript"/>
        </w:rPr>
        <w:t>3-</w:t>
      </w:r>
      <w:r w:rsidRPr="00DB5E57">
        <w:rPr>
          <w:i/>
          <w:sz w:val="20"/>
          <w:szCs w:val="24"/>
        </w:rPr>
        <w:t>N</w:t>
      </w:r>
      <w:r w:rsidRPr="00DB5E57">
        <w:rPr>
          <w:i/>
          <w:sz w:val="20"/>
          <w:szCs w:val="24"/>
          <w:vertAlign w:val="subscript"/>
        </w:rPr>
        <w:t>housing</w:t>
      </w:r>
      <w:r w:rsidRPr="00DB5E57">
        <w:rPr>
          <w:i/>
          <w:sz w:val="20"/>
          <w:szCs w:val="24"/>
        </w:rPr>
        <w:tab/>
      </w:r>
      <w:r w:rsidR="00491974" w:rsidRPr="00DB5E57">
        <w:rPr>
          <w:sz w:val="20"/>
          <w:szCs w:val="24"/>
        </w:rPr>
        <w:t>Daily NH</w:t>
      </w:r>
      <w:r w:rsidR="00491974" w:rsidRPr="00DB5E57">
        <w:rPr>
          <w:sz w:val="20"/>
          <w:szCs w:val="24"/>
          <w:vertAlign w:val="subscript"/>
        </w:rPr>
        <w:t>3</w:t>
      </w:r>
      <w:r w:rsidR="0083018A">
        <w:rPr>
          <w:sz w:val="20"/>
          <w:szCs w:val="24"/>
        </w:rPr>
        <w:t>-</w:t>
      </w:r>
      <w:r w:rsidR="00491974" w:rsidRPr="00DB5E57">
        <w:rPr>
          <w:sz w:val="20"/>
          <w:szCs w:val="24"/>
        </w:rPr>
        <w:t>N lost through NH</w:t>
      </w:r>
      <w:r w:rsidR="00491974" w:rsidRPr="00DB5E57">
        <w:rPr>
          <w:sz w:val="20"/>
          <w:szCs w:val="24"/>
          <w:vertAlign w:val="subscript"/>
        </w:rPr>
        <w:t>3</w:t>
      </w:r>
      <w:r w:rsidR="00491974" w:rsidRPr="00DB5E57">
        <w:rPr>
          <w:sz w:val="20"/>
          <w:szCs w:val="24"/>
        </w:rPr>
        <w:t xml:space="preserve"> emissions from the housing system (kg NH</w:t>
      </w:r>
      <w:r w:rsidR="00491974" w:rsidRPr="00DB5E57">
        <w:rPr>
          <w:sz w:val="20"/>
          <w:szCs w:val="24"/>
          <w:vertAlign w:val="subscript"/>
        </w:rPr>
        <w:t>3</w:t>
      </w:r>
      <w:r w:rsidR="0083018A">
        <w:rPr>
          <w:sz w:val="20"/>
          <w:szCs w:val="24"/>
        </w:rPr>
        <w:t>-</w:t>
      </w:r>
      <w:r w:rsidR="00491974" w:rsidRPr="00DB5E57">
        <w:rPr>
          <w:sz w:val="20"/>
          <w:szCs w:val="24"/>
        </w:rPr>
        <w:t>N day</w:t>
      </w:r>
      <w:r w:rsidR="00491974" w:rsidRPr="00DB5E57">
        <w:rPr>
          <w:sz w:val="20"/>
          <w:szCs w:val="24"/>
          <w:vertAlign w:val="superscript"/>
        </w:rPr>
        <w:t>-1</w:t>
      </w:r>
      <w:r w:rsidR="00491974" w:rsidRPr="00D60C94">
        <w:rPr>
          <w:sz w:val="20"/>
          <w:szCs w:val="24"/>
        </w:rPr>
        <w:t>)</w:t>
      </w:r>
      <w:r w:rsidR="00D60C94" w:rsidRPr="00D60C94">
        <w:rPr>
          <w:sz w:val="20"/>
          <w:szCs w:val="24"/>
        </w:rPr>
        <w:t>,</w:t>
      </w:r>
      <w:r w:rsidR="00D60C94">
        <w:rPr>
          <w:i/>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28BACBD6" w14:textId="4CFBD69D" w:rsidR="0040570B" w:rsidRPr="00D5649B"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r>
          <m:rPr>
            <m:sty m:val="bi"/>
          </m:rPr>
          <w:rPr>
            <w:rFonts w:ascii="Cambria Math" w:hAnsi="Cambria Math"/>
            <w:szCs w:val="24"/>
          </w:rPr>
          <m:t>=1-0.058×(17-T)</m:t>
        </m:r>
      </m:oMath>
      <w:r w:rsidR="0040570B" w:rsidRPr="008B3D41">
        <w:rPr>
          <w:b/>
          <w:szCs w:val="24"/>
        </w:rPr>
        <w:tab/>
      </w:r>
      <w:r w:rsidR="0040570B" w:rsidRPr="00D770FD">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212A96CD" w14:textId="77777777" w:rsidR="0040570B" w:rsidRPr="00421D4A" w:rsidRDefault="0040570B" w:rsidP="0040570B">
      <w:pPr>
        <w:keepNext/>
        <w:tabs>
          <w:tab w:val="clear" w:pos="2880"/>
          <w:tab w:val="clear" w:pos="9360"/>
          <w:tab w:val="right" w:pos="9781"/>
        </w:tabs>
        <w:ind w:right="15"/>
        <w:jc w:val="right"/>
        <w:rPr>
          <w:sz w:val="20"/>
        </w:rPr>
      </w:pPr>
      <w:r w:rsidRPr="00D5649B">
        <w:tab/>
      </w:r>
      <w:r w:rsidRPr="00421D4A">
        <w:rPr>
          <w:sz w:val="20"/>
        </w:rPr>
        <w:t>Derived from Sheppard et al. 2009b</w:t>
      </w:r>
    </w:p>
    <w:p w14:paraId="79E809F1" w14:textId="2B3BD7A6" w:rsidR="0040570B" w:rsidRPr="00D5649B" w:rsidRDefault="0040570B" w:rsidP="0040570B">
      <w:pPr>
        <w:tabs>
          <w:tab w:val="clear" w:pos="2880"/>
          <w:tab w:val="left" w:pos="2694"/>
        </w:tabs>
        <w:ind w:left="2694" w:hanging="2694"/>
        <w:rPr>
          <w:i/>
          <w:sz w:val="20"/>
        </w:rPr>
      </w:pPr>
      <w:r w:rsidRPr="00D5649B">
        <w:rPr>
          <w:sz w:val="20"/>
        </w:rPr>
        <w:t>where</w:t>
      </w:r>
    </w:p>
    <w:p w14:paraId="55D249BA" w14:textId="77777777" w:rsidR="0040570B" w:rsidRPr="004B2E54" w:rsidRDefault="0040570B" w:rsidP="0040570B">
      <w:pPr>
        <w:tabs>
          <w:tab w:val="clear" w:pos="2880"/>
          <w:tab w:val="clear" w:pos="9360"/>
        </w:tabs>
        <w:spacing w:before="0"/>
        <w:ind w:left="2835" w:hanging="2835"/>
        <w:rPr>
          <w:sz w:val="20"/>
          <w:szCs w:val="24"/>
        </w:rPr>
      </w:pPr>
      <w:proofErr w:type="spellStart"/>
      <w:r w:rsidRPr="00D5649B">
        <w:rPr>
          <w:i/>
          <w:sz w:val="20"/>
          <w:szCs w:val="24"/>
        </w:rPr>
        <w:t>ATAstorage</w:t>
      </w:r>
      <w:proofErr w:type="spellEnd"/>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emission factors for the storage of solid poultry manure. The effect of temperature was assumed to be a Q</w:t>
      </w:r>
      <w:r w:rsidRPr="00D5649B">
        <w:rPr>
          <w:sz w:val="20"/>
          <w:szCs w:val="24"/>
          <w:vertAlign w:val="subscript"/>
        </w:rPr>
        <w:t>10</w:t>
      </w:r>
      <w:r w:rsidRPr="00D5649B">
        <w:rPr>
          <w:sz w:val="20"/>
          <w:szCs w:val="24"/>
        </w:rPr>
        <w:t xml:space="preserve"> of 1.7 (1.7-fold change in rate per 10 </w:t>
      </w:r>
      <w:r w:rsidRPr="00D5649B">
        <w:rPr>
          <w:rFonts w:cstheme="minorHAnsi"/>
          <w:sz w:val="20"/>
          <w:szCs w:val="24"/>
        </w:rPr>
        <w:t>°</w:t>
      </w:r>
      <w:r w:rsidRPr="00D5649B">
        <w:rPr>
          <w:sz w:val="20"/>
          <w:szCs w:val="24"/>
        </w:rPr>
        <w:t xml:space="preserve">C change in temperature), solid manure was </w:t>
      </w:r>
      <w:r w:rsidRPr="00D5649B">
        <w:rPr>
          <w:sz w:val="20"/>
          <w:szCs w:val="24"/>
        </w:rPr>
        <w:lastRenderedPageBreak/>
        <w:t xml:space="preserve">assumed to generate heat in storage raising its temperature 2 </w:t>
      </w:r>
      <w:r w:rsidRPr="00D5649B">
        <w:rPr>
          <w:rFonts w:cstheme="minorHAnsi"/>
          <w:sz w:val="20"/>
          <w:szCs w:val="24"/>
        </w:rPr>
        <w:t>°</w:t>
      </w:r>
      <w:r w:rsidRPr="00D5649B">
        <w:rPr>
          <w:sz w:val="20"/>
          <w:szCs w:val="24"/>
        </w:rPr>
        <w:t xml:space="preserve">C above ambient air </w:t>
      </w:r>
      <w:r w:rsidRPr="004B2E54">
        <w:rPr>
          <w:sz w:val="20"/>
          <w:szCs w:val="24"/>
        </w:rPr>
        <w:t>temperature (Sheppard et al., 2009b)</w:t>
      </w:r>
    </w:p>
    <w:p w14:paraId="7F63430D" w14:textId="6EEA8ACC" w:rsidR="0040570B" w:rsidRPr="00D5649B" w:rsidRDefault="0040570B" w:rsidP="0040570B">
      <w:pPr>
        <w:tabs>
          <w:tab w:val="clear" w:pos="2880"/>
          <w:tab w:val="clear" w:pos="9360"/>
        </w:tabs>
        <w:spacing w:before="0"/>
        <w:ind w:left="2835" w:hanging="2835"/>
        <w:rPr>
          <w:sz w:val="20"/>
          <w:szCs w:val="24"/>
        </w:rPr>
      </w:pPr>
      <w:r w:rsidRPr="004B2E54">
        <w:rPr>
          <w:i/>
          <w:sz w:val="20"/>
          <w:szCs w:val="24"/>
        </w:rPr>
        <w:t>T</w:t>
      </w:r>
      <w:r w:rsidRPr="004B2E54">
        <w:rPr>
          <w:i/>
          <w:sz w:val="20"/>
          <w:szCs w:val="24"/>
        </w:rPr>
        <w:tab/>
      </w:r>
      <w:r w:rsidR="00D60C94" w:rsidRPr="004B2E54">
        <w:rPr>
          <w:sz w:val="20"/>
          <w:szCs w:val="24"/>
        </w:rPr>
        <w:t>Daily</w:t>
      </w:r>
      <w:r w:rsidRPr="004B2E54">
        <w:rPr>
          <w:sz w:val="20"/>
          <w:szCs w:val="24"/>
        </w:rPr>
        <w:t xml:space="preserve"> average outdoor</w:t>
      </w:r>
      <w:r w:rsidRPr="00D5649B">
        <w:rPr>
          <w:sz w:val="20"/>
          <w:szCs w:val="24"/>
        </w:rPr>
        <w:t xml:space="preserve"> temperature (</w:t>
      </w:r>
      <w:r w:rsidRPr="00D5649B">
        <w:rPr>
          <w:rFonts w:cstheme="minorHAnsi"/>
          <w:sz w:val="20"/>
          <w:szCs w:val="24"/>
        </w:rPr>
        <w:t>°</w:t>
      </w:r>
      <w:r w:rsidRPr="00D5649B">
        <w:rPr>
          <w:sz w:val="20"/>
          <w:szCs w:val="24"/>
        </w:rPr>
        <w:t>C)</w:t>
      </w:r>
    </w:p>
    <w:p w14:paraId="1E104BCD" w14:textId="4E40C4B4" w:rsidR="0040570B" w:rsidRPr="00CB1817"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oMath>
      <w:r w:rsidR="0040570B" w:rsidRPr="00D5649B">
        <w:rPr>
          <w:b/>
          <w:szCs w:val="24"/>
        </w:rPr>
        <w:t xml:space="preserve"> </w:t>
      </w:r>
      <w:r w:rsidR="0040570B" w:rsidRPr="00D5649B">
        <w:rPr>
          <w:b/>
          <w:szCs w:val="24"/>
        </w:rPr>
        <w:tab/>
      </w:r>
      <w:r w:rsidR="0040570B" w:rsidRPr="00CB181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7238B789" w14:textId="77777777"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erived from Sheppard et al. 2009b</w:t>
      </w:r>
    </w:p>
    <w:p w14:paraId="04E5E83A" w14:textId="77777777" w:rsidR="0040570B" w:rsidRPr="00D5649B" w:rsidRDefault="0040570B" w:rsidP="0040570B">
      <w:pPr>
        <w:tabs>
          <w:tab w:val="clear" w:pos="2880"/>
          <w:tab w:val="left" w:pos="2694"/>
        </w:tabs>
        <w:ind w:left="2694" w:hanging="2694"/>
        <w:rPr>
          <w:i/>
          <w:sz w:val="20"/>
        </w:rPr>
      </w:pPr>
      <w:r w:rsidRPr="00D5649B">
        <w:rPr>
          <w:sz w:val="20"/>
        </w:rPr>
        <w:t>where</w:t>
      </w:r>
    </w:p>
    <w:p w14:paraId="030AAA74" w14:textId="021124C3"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storage_adju</w:t>
      </w:r>
      <w:proofErr w:type="spellEnd"/>
      <w:r w:rsidRPr="00D5649B">
        <w:rPr>
          <w:i/>
          <w:sz w:val="20"/>
          <w:szCs w:val="24"/>
        </w:rPr>
        <w:tab/>
      </w:r>
      <w:r w:rsidRPr="00D5649B">
        <w:rPr>
          <w:sz w:val="20"/>
          <w:szCs w:val="24"/>
        </w:rPr>
        <w:t>Temperature-adjusted daily NH</w:t>
      </w:r>
      <w:r w:rsidRPr="00D5649B">
        <w:rPr>
          <w:sz w:val="20"/>
          <w:szCs w:val="24"/>
          <w:vertAlign w:val="subscript"/>
        </w:rPr>
        <w:t>3</w:t>
      </w:r>
      <w:r w:rsidRPr="00D5649B">
        <w:rPr>
          <w:sz w:val="20"/>
          <w:szCs w:val="24"/>
        </w:rPr>
        <w:t xml:space="preserve">-N loss from manure </w:t>
      </w:r>
      <w:r w:rsidR="00D60C94">
        <w:rPr>
          <w:sz w:val="20"/>
          <w:szCs w:val="24"/>
        </w:rPr>
        <w:t>in</w:t>
      </w:r>
      <w:r w:rsidRPr="00D5649B">
        <w:rPr>
          <w:sz w:val="20"/>
          <w:szCs w:val="24"/>
        </w:rPr>
        <w:t xml:space="preserve"> storage for broilers, layers </w:t>
      </w:r>
      <w:r w:rsidRPr="005E5327">
        <w:rPr>
          <w:sz w:val="20"/>
          <w:szCs w:val="24"/>
        </w:rPr>
        <w:t>and turkeys (kg NH</w:t>
      </w:r>
      <w:r w:rsidRPr="005E5327">
        <w:rPr>
          <w:sz w:val="20"/>
          <w:szCs w:val="24"/>
          <w:vertAlign w:val="subscript"/>
        </w:rPr>
        <w:t>3</w:t>
      </w:r>
      <w:r>
        <w:rPr>
          <w:sz w:val="20"/>
          <w:szCs w:val="24"/>
        </w:rPr>
        <w:t>-</w:t>
      </w:r>
      <w:r w:rsidRPr="005E5327">
        <w:rPr>
          <w:sz w:val="20"/>
          <w:szCs w:val="24"/>
        </w:rPr>
        <w:t xml:space="preserve">N) </w:t>
      </w:r>
      <w:r w:rsidRPr="005E5327">
        <w:rPr>
          <w:b/>
          <w:sz w:val="22"/>
          <w:szCs w:val="24"/>
        </w:rPr>
        <w:t>(</w:t>
      </w:r>
      <w:r w:rsidRPr="005E5327">
        <w:rPr>
          <w:rFonts w:cstheme="minorHAnsi"/>
          <w:b/>
          <w:sz w:val="20"/>
          <w:szCs w:val="18"/>
        </w:rPr>
        <w:t xml:space="preserve">0 ≤ </w:t>
      </w:r>
      <w:proofErr w:type="spellStart"/>
      <w:r w:rsidRPr="0057209F">
        <w:rPr>
          <w:rFonts w:cstheme="minorHAnsi"/>
          <w:b/>
          <w:i/>
          <w:iCs/>
          <w:sz w:val="20"/>
          <w:szCs w:val="18"/>
        </w:rPr>
        <w:t>EF</w:t>
      </w:r>
      <w:r w:rsidRPr="0057209F">
        <w:rPr>
          <w:rFonts w:cstheme="minorHAnsi"/>
          <w:b/>
          <w:i/>
          <w:iCs/>
          <w:sz w:val="20"/>
          <w:szCs w:val="18"/>
          <w:vertAlign w:val="subscript"/>
        </w:rPr>
        <w:t>storageadju</w:t>
      </w:r>
      <w:proofErr w:type="spellEnd"/>
      <w:r w:rsidRPr="005E5327">
        <w:rPr>
          <w:rFonts w:cstheme="minorHAnsi"/>
          <w:b/>
          <w:sz w:val="20"/>
          <w:szCs w:val="18"/>
        </w:rPr>
        <w:t xml:space="preserve"> ≤ 1)</w:t>
      </w:r>
    </w:p>
    <w:p w14:paraId="4B39CC27" w14:textId="00AB21F2"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w:t>
      </w:r>
      <w:proofErr w:type="spellEnd"/>
      <w:r w:rsidRPr="00D5649B">
        <w:rPr>
          <w:i/>
          <w:sz w:val="20"/>
          <w:szCs w:val="24"/>
          <w:vertAlign w:val="subscript"/>
        </w:rPr>
        <w:tab/>
      </w:r>
      <w:r w:rsidRPr="00D5649B">
        <w:rPr>
          <w:sz w:val="20"/>
          <w:szCs w:val="24"/>
        </w:rPr>
        <w:t>Default fractions of excreted uric acid or TAN emitted as NH</w:t>
      </w:r>
      <w:r w:rsidRPr="00D5649B">
        <w:rPr>
          <w:sz w:val="20"/>
          <w:szCs w:val="24"/>
          <w:vertAlign w:val="subscript"/>
        </w:rPr>
        <w:t>3</w:t>
      </w:r>
      <w:r>
        <w:rPr>
          <w:sz w:val="20"/>
          <w:szCs w:val="24"/>
        </w:rPr>
        <w:t>-N</w:t>
      </w:r>
      <w:r w:rsidRPr="00D5649B">
        <w:rPr>
          <w:sz w:val="20"/>
          <w:szCs w:val="24"/>
        </w:rPr>
        <w:t xml:space="preserve"> from </w:t>
      </w:r>
      <w:r w:rsidR="00D60C94">
        <w:rPr>
          <w:sz w:val="20"/>
          <w:szCs w:val="24"/>
        </w:rPr>
        <w:t xml:space="preserve">manure in </w:t>
      </w:r>
      <w:r w:rsidRPr="00D5649B">
        <w:rPr>
          <w:sz w:val="20"/>
          <w:szCs w:val="24"/>
        </w:rPr>
        <w:t>storage for broilers, layers and turkeys from Sheppard et al. (2009b) – see box above</w:t>
      </w:r>
    </w:p>
    <w:p w14:paraId="0359CDDD" w14:textId="2A97E74E" w:rsidR="0040570B" w:rsidRPr="00D5649B"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m:t>
        </m:r>
        <m:sSub>
          <m:sSubPr>
            <m:ctrlPr>
              <w:rPr>
                <w:rFonts w:ascii="Cambria Math" w:hAnsi="Cambria Math"/>
                <w:b/>
                <w:i/>
                <w:szCs w:val="24"/>
              </w:rPr>
            </m:ctrlPr>
          </m:sSubPr>
          <m:e>
            <m:r>
              <m:rPr>
                <m:sty m:val="bi"/>
              </m:rPr>
              <w:rPr>
                <w:rFonts w:ascii="Cambria Math" w:hAnsi="Cambria Math"/>
                <w:szCs w:val="24"/>
              </w:rPr>
              <m:t>AN</m:t>
            </m:r>
          </m:e>
          <m:sub>
            <m:r>
              <m:rPr>
                <m:sty m:val="bi"/>
              </m:rPr>
              <w:rPr>
                <w:rFonts w:ascii="Cambria Math" w:hAnsi="Cambria Math"/>
                <w:szCs w:val="24"/>
              </w:rPr>
              <m:t>flowstorage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0040570B" w:rsidRPr="00D5649B">
        <w:rPr>
          <w:b/>
          <w:szCs w:val="24"/>
        </w:rPr>
        <w:t xml:space="preserve"> </w:t>
      </w:r>
      <w:r w:rsidR="0040570B" w:rsidRPr="00D5649B">
        <w:rPr>
          <w:b/>
          <w:szCs w:val="24"/>
        </w:rPr>
        <w:tab/>
      </w:r>
      <w:bookmarkStart w:id="626" w:name="NH3_NStorage_PoultryEq"/>
      <w:r w:rsidR="0040570B" w:rsidRPr="00D770FD">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bookmarkEnd w:id="626"/>
    </w:p>
    <w:p w14:paraId="273B4BA9" w14:textId="77777777"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erived from Sheppard et al. 2009b</w:t>
      </w:r>
    </w:p>
    <w:p w14:paraId="28D26AF6" w14:textId="77777777" w:rsidR="0040570B" w:rsidRPr="00D5649B" w:rsidRDefault="0040570B" w:rsidP="0040570B">
      <w:pPr>
        <w:tabs>
          <w:tab w:val="clear" w:pos="2880"/>
          <w:tab w:val="left" w:pos="2694"/>
        </w:tabs>
        <w:ind w:left="2694" w:hanging="2694"/>
        <w:rPr>
          <w:i/>
          <w:sz w:val="20"/>
        </w:rPr>
      </w:pPr>
      <w:r w:rsidRPr="00D5649B">
        <w:rPr>
          <w:sz w:val="20"/>
        </w:rPr>
        <w:t>where</w:t>
      </w:r>
    </w:p>
    <w:p w14:paraId="2B5E2DAB" w14:textId="4DB4F140" w:rsidR="0040570B" w:rsidRPr="00D5649B" w:rsidRDefault="0040570B" w:rsidP="0040570B">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60C94">
        <w:rPr>
          <w:sz w:val="20"/>
          <w:szCs w:val="24"/>
        </w:rPr>
        <w:t>emissions</w:t>
      </w:r>
      <w:r w:rsidRPr="00D5649B">
        <w:rPr>
          <w:sz w:val="20"/>
          <w:szCs w:val="24"/>
        </w:rPr>
        <w:t xml:space="preserve"> from manure </w:t>
      </w:r>
      <w:r>
        <w:rPr>
          <w:sz w:val="20"/>
          <w:szCs w:val="24"/>
        </w:rPr>
        <w:t>in</w:t>
      </w:r>
      <w:r w:rsidRPr="00D5649B">
        <w:rPr>
          <w:sz w:val="20"/>
          <w:szCs w:val="24"/>
        </w:rPr>
        <w:t xml:space="preserve"> storage for broilers, layers and turkeys (kg NH</w:t>
      </w:r>
      <w:r w:rsidRPr="00D5649B">
        <w:rPr>
          <w:sz w:val="20"/>
          <w:szCs w:val="24"/>
          <w:vertAlign w:val="subscript"/>
        </w:rPr>
        <w:t>3-</w:t>
      </w:r>
      <w:r w:rsidRPr="00D5649B">
        <w:rPr>
          <w:sz w:val="20"/>
          <w:szCs w:val="24"/>
        </w:rPr>
        <w:t>N)</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6A3EF922" w14:textId="6A063582" w:rsidR="0040570B" w:rsidRPr="00D770FD" w:rsidRDefault="0040570B" w:rsidP="0040570B">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D770FD">
        <w:rPr>
          <w:b/>
          <w:szCs w:val="24"/>
        </w:rPr>
        <w:t xml:space="preserve"> </w:t>
      </w:r>
      <w:r w:rsidRPr="00D770FD">
        <w:rPr>
          <w:b/>
          <w:szCs w:val="24"/>
        </w:rPr>
        <w:tab/>
      </w:r>
      <w:r w:rsidRPr="00D770FD">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0CE87308" w14:textId="77777777" w:rsidR="0040570B" w:rsidRPr="00D770FD" w:rsidRDefault="0040570B" w:rsidP="0040570B">
      <w:pPr>
        <w:tabs>
          <w:tab w:val="clear" w:pos="2880"/>
          <w:tab w:val="clear" w:pos="9360"/>
        </w:tabs>
        <w:spacing w:before="0"/>
        <w:ind w:left="2835" w:hanging="2835"/>
        <w:rPr>
          <w:sz w:val="20"/>
        </w:rPr>
      </w:pPr>
      <w:r w:rsidRPr="00D770FD">
        <w:rPr>
          <w:sz w:val="20"/>
        </w:rPr>
        <w:t>where</w:t>
      </w:r>
    </w:p>
    <w:p w14:paraId="0EA4FB07" w14:textId="5FAC6FD0" w:rsidR="0040570B" w:rsidRPr="005E5327" w:rsidRDefault="0040570B" w:rsidP="005E5327">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sidRPr="00D770FD">
        <w:rPr>
          <w:sz w:val="20"/>
        </w:rPr>
        <w:tab/>
        <w:t>Amount of TAN entering the storage system each day (minus housing and storage NH</w:t>
      </w:r>
      <w:r w:rsidRPr="00D770FD">
        <w:rPr>
          <w:sz w:val="20"/>
          <w:vertAlign w:val="subscript"/>
        </w:rPr>
        <w:t>3</w:t>
      </w:r>
      <w:r w:rsidRPr="00D770FD">
        <w:rPr>
          <w:sz w:val="20"/>
        </w:rPr>
        <w:t xml:space="preserve">-N emissions) </w:t>
      </w:r>
      <w:r w:rsidR="00557FF9">
        <w:rPr>
          <w:sz w:val="20"/>
        </w:rPr>
        <w:t>in</w:t>
      </w:r>
      <w:r w:rsidRPr="00D770FD">
        <w:rPr>
          <w:sz w:val="20"/>
        </w:rPr>
        <w:t xml:space="preserve"> broiler, layer and turkey manure (kg TAN day</w:t>
      </w:r>
      <w:r w:rsidRPr="00D770FD">
        <w:rPr>
          <w:sz w:val="20"/>
          <w:vertAlign w:val="superscript"/>
        </w:rPr>
        <w:t>-1</w:t>
      </w:r>
      <w:r w:rsidRPr="00D770FD">
        <w:rPr>
          <w:sz w:val="20"/>
        </w:rPr>
        <w:t>)</w:t>
      </w:r>
      <w:r w:rsidR="00D60C94">
        <w:rPr>
          <w:sz w:val="20"/>
        </w:rPr>
        <w:t>, 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4373B186" w14:textId="1CD0863C" w:rsidR="00491974" w:rsidRPr="000E01F8" w:rsidRDefault="00491974" w:rsidP="00491974">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B516F8">
        <w:rPr>
          <w:b/>
          <w:szCs w:val="24"/>
        </w:rPr>
        <w:t xml:space="preserve"> </w:t>
      </w:r>
      <w:r w:rsidRPr="00B516F8">
        <w:rPr>
          <w:b/>
          <w:szCs w:val="24"/>
        </w:rPr>
        <w:tab/>
      </w:r>
      <w:bookmarkStart w:id="627" w:name="TANstorage_t_Poultry_Eq"/>
      <w:r w:rsidRPr="00B516F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bookmarkEnd w:id="627"/>
    </w:p>
    <w:p w14:paraId="486E312E" w14:textId="77777777" w:rsidR="00491974" w:rsidRPr="000E01F8" w:rsidRDefault="00491974" w:rsidP="00491974">
      <w:pPr>
        <w:rPr>
          <w:i/>
          <w:szCs w:val="24"/>
        </w:rPr>
      </w:pPr>
      <w:r w:rsidRPr="000E01F8">
        <w:rPr>
          <w:sz w:val="20"/>
        </w:rPr>
        <w:t>where</w:t>
      </w:r>
    </w:p>
    <w:p w14:paraId="466180D6" w14:textId="2EFD9D6B" w:rsidR="00491974" w:rsidRPr="000E01F8" w:rsidRDefault="00491974" w:rsidP="00491974">
      <w:pPr>
        <w:tabs>
          <w:tab w:val="clear" w:pos="2880"/>
          <w:tab w:val="clear" w:pos="9360"/>
        </w:tabs>
        <w:spacing w:before="0"/>
        <w:ind w:left="2835" w:hanging="2835"/>
        <w:rPr>
          <w:sz w:val="20"/>
          <w:szCs w:val="24"/>
        </w:rPr>
      </w:pPr>
      <w:proofErr w:type="spellStart"/>
      <w:r w:rsidRPr="000E01F8">
        <w:rPr>
          <w:i/>
          <w:sz w:val="20"/>
          <w:szCs w:val="24"/>
        </w:rPr>
        <w:t>TAN</w:t>
      </w:r>
      <w:r w:rsidR="004E3C77" w:rsidRPr="000E01F8">
        <w:rPr>
          <w:i/>
          <w:sz w:val="20"/>
          <w:szCs w:val="24"/>
          <w:vertAlign w:val="subscript"/>
        </w:rPr>
        <w:t>storage</w:t>
      </w:r>
      <w:proofErr w:type="spellEnd"/>
      <w:r w:rsidR="004E3C77" w:rsidRPr="000E01F8">
        <w:rPr>
          <w:i/>
          <w:sz w:val="20"/>
          <w:szCs w:val="24"/>
          <w:vertAlign w:val="subscript"/>
        </w:rPr>
        <w:t>(t</w:t>
      </w:r>
      <w:r w:rsidRPr="000E01F8">
        <w:rPr>
          <w:i/>
          <w:sz w:val="20"/>
          <w:szCs w:val="24"/>
          <w:vertAlign w:val="subscript"/>
        </w:rPr>
        <w:t>)</w:t>
      </w:r>
      <w:r w:rsidRPr="000E01F8">
        <w:rPr>
          <w:i/>
          <w:sz w:val="20"/>
          <w:szCs w:val="24"/>
        </w:rPr>
        <w:tab/>
      </w:r>
      <w:r w:rsidRPr="000E01F8">
        <w:rPr>
          <w:sz w:val="20"/>
          <w:szCs w:val="24"/>
        </w:rPr>
        <w:t xml:space="preserve">TAN in storage on </w:t>
      </w:r>
      <w:r w:rsidR="00557FF9">
        <w:rPr>
          <w:sz w:val="20"/>
          <w:szCs w:val="24"/>
        </w:rPr>
        <w:t xml:space="preserve">day </w:t>
      </w:r>
      <w:r w:rsidR="00557FF9" w:rsidRPr="00557FF9">
        <w:rPr>
          <w:i/>
          <w:iCs/>
          <w:sz w:val="20"/>
          <w:szCs w:val="24"/>
        </w:rPr>
        <w:t>t</w:t>
      </w:r>
      <w:r w:rsidR="004E3C77" w:rsidRPr="000E01F8">
        <w:rPr>
          <w:sz w:val="20"/>
          <w:szCs w:val="24"/>
        </w:rPr>
        <w:t xml:space="preserve"> </w:t>
      </w:r>
      <w:r w:rsidRPr="000E01F8">
        <w:rPr>
          <w:sz w:val="20"/>
          <w:szCs w:val="24"/>
        </w:rPr>
        <w:t>(kg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5EB75E0A" w14:textId="587D71CC" w:rsidR="00491974" w:rsidRPr="00021027" w:rsidRDefault="00491974" w:rsidP="00491974">
      <w:pPr>
        <w:tabs>
          <w:tab w:val="clear" w:pos="2880"/>
          <w:tab w:val="clear" w:pos="9360"/>
        </w:tabs>
        <w:spacing w:before="0"/>
        <w:ind w:left="2835" w:hanging="2835"/>
        <w:rPr>
          <w:sz w:val="20"/>
          <w:szCs w:val="24"/>
        </w:rPr>
      </w:pPr>
      <w:proofErr w:type="spellStart"/>
      <w:r w:rsidRPr="000E01F8">
        <w:rPr>
          <w:i/>
          <w:sz w:val="20"/>
          <w:szCs w:val="24"/>
        </w:rPr>
        <w:t>TAN</w:t>
      </w:r>
      <w:r w:rsidRPr="000E01F8">
        <w:rPr>
          <w:i/>
          <w:sz w:val="20"/>
          <w:szCs w:val="24"/>
          <w:vertAlign w:val="subscript"/>
        </w:rPr>
        <w:t>storage</w:t>
      </w:r>
      <w:proofErr w:type="spellEnd"/>
      <w:r w:rsidRPr="000E01F8">
        <w:rPr>
          <w:i/>
          <w:sz w:val="20"/>
          <w:szCs w:val="24"/>
          <w:vertAlign w:val="subscript"/>
        </w:rPr>
        <w:t>(t-1)</w:t>
      </w:r>
      <w:r w:rsidRPr="000E01F8">
        <w:rPr>
          <w:i/>
          <w:sz w:val="20"/>
          <w:szCs w:val="24"/>
        </w:rPr>
        <w:tab/>
      </w:r>
      <w:r w:rsidRPr="000E01F8">
        <w:rPr>
          <w:sz w:val="20"/>
          <w:szCs w:val="24"/>
        </w:rPr>
        <w:t>TAN in storage</w:t>
      </w:r>
      <w:r w:rsidR="00557FF9">
        <w:rPr>
          <w:sz w:val="20"/>
          <w:szCs w:val="24"/>
        </w:rPr>
        <w:t xml:space="preserve"> on</w:t>
      </w:r>
      <w:r w:rsidRPr="000E01F8">
        <w:rPr>
          <w:sz w:val="20"/>
          <w:szCs w:val="24"/>
        </w:rPr>
        <w:t xml:space="preserve"> </w:t>
      </w:r>
      <w:r w:rsidR="00557FF9">
        <w:rPr>
          <w:sz w:val="20"/>
          <w:szCs w:val="24"/>
        </w:rPr>
        <w:t xml:space="preserve">day </w:t>
      </w:r>
      <w:r w:rsidR="00557FF9" w:rsidRPr="00557FF9">
        <w:rPr>
          <w:i/>
          <w:iCs/>
          <w:sz w:val="20"/>
          <w:szCs w:val="24"/>
        </w:rPr>
        <w:t>t-1</w:t>
      </w:r>
      <w:r w:rsidRPr="000E01F8">
        <w:rPr>
          <w:sz w:val="20"/>
          <w:szCs w:val="24"/>
        </w:rPr>
        <w:t xml:space="preserve"> (kg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w:t>
      </w:r>
      <w:r w:rsidR="00557FF9" w:rsidRPr="00021027">
        <w:rPr>
          <w:sz w:val="20"/>
          <w:szCs w:val="24"/>
        </w:rPr>
        <w:t>system</w:t>
      </w:r>
    </w:p>
    <w:p w14:paraId="2EEE20DD" w14:textId="0C8020CC" w:rsidR="00557FF9" w:rsidRPr="00021027" w:rsidRDefault="00557FF9" w:rsidP="00557FF9">
      <w:pPr>
        <w:tabs>
          <w:tab w:val="clear" w:pos="2880"/>
          <w:tab w:val="clear" w:pos="9360"/>
        </w:tabs>
        <w:spacing w:before="0"/>
        <w:ind w:left="2835" w:hanging="2835"/>
        <w:rPr>
          <w:sz w:val="20"/>
          <w:szCs w:val="24"/>
        </w:rPr>
      </w:pPr>
      <w:proofErr w:type="spellStart"/>
      <w:r w:rsidRPr="00021027">
        <w:rPr>
          <w:i/>
          <w:iCs/>
          <w:sz w:val="20"/>
        </w:rPr>
        <w:t>TAN</w:t>
      </w:r>
      <w:r w:rsidRPr="00021027">
        <w:rPr>
          <w:i/>
          <w:iCs/>
          <w:sz w:val="20"/>
          <w:vertAlign w:val="subscript"/>
        </w:rPr>
        <w:t>flowstorage_adju</w:t>
      </w:r>
      <w:proofErr w:type="spellEnd"/>
      <w:r w:rsidRPr="00021027">
        <w:rPr>
          <w:i/>
          <w:iCs/>
          <w:sz w:val="20"/>
          <w:vertAlign w:val="subscript"/>
        </w:rPr>
        <w:t>(t)</w:t>
      </w:r>
      <w:r w:rsidRPr="00021027">
        <w:rPr>
          <w:sz w:val="20"/>
        </w:rPr>
        <w:tab/>
        <w:t xml:space="preserve">Amount of TAN entering the storage system on day </w:t>
      </w:r>
      <w:r w:rsidRPr="00021027">
        <w:rPr>
          <w:i/>
          <w:iCs/>
          <w:sz w:val="20"/>
        </w:rPr>
        <w:t>t</w:t>
      </w:r>
      <w:r w:rsidRPr="00021027">
        <w:rPr>
          <w:sz w:val="20"/>
        </w:rPr>
        <w:t xml:space="preserve"> in broiler, layer and turkey manure (kg TAN day</w:t>
      </w:r>
      <w:r w:rsidRPr="00021027">
        <w:rPr>
          <w:sz w:val="20"/>
          <w:vertAlign w:val="superscript"/>
        </w:rPr>
        <w:t>-1</w:t>
      </w:r>
      <w:r w:rsidRPr="00021027">
        <w:rPr>
          <w:sz w:val="20"/>
        </w:rPr>
        <w:t>), by</w:t>
      </w:r>
      <w:r w:rsidRPr="00021027">
        <w:rPr>
          <w:sz w:val="20"/>
          <w:szCs w:val="24"/>
        </w:rPr>
        <w:t xml:space="preserve"> animal group and manure management system</w:t>
      </w:r>
    </w:p>
    <w:p w14:paraId="2C975077" w14:textId="37D1180A" w:rsidR="004E3C77" w:rsidRPr="005E5327" w:rsidRDefault="00000000" w:rsidP="004E3C7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4E3C77" w:rsidRPr="00021027">
        <w:rPr>
          <w:b/>
          <w:szCs w:val="24"/>
        </w:rPr>
        <w:t xml:space="preserve"> </w:t>
      </w:r>
      <w:r w:rsidR="004E3C77" w:rsidRPr="00021027">
        <w:rPr>
          <w:b/>
          <w:szCs w:val="24"/>
        </w:rPr>
        <w:tab/>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4.3.3</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13</w:t>
      </w:r>
      <w:r w:rsidR="001977CC" w:rsidRPr="00021027">
        <w:rPr>
          <w:b/>
          <w:szCs w:val="24"/>
        </w:rPr>
        <w:fldChar w:fldCharType="end"/>
      </w:r>
    </w:p>
    <w:p w14:paraId="43F6BFF8" w14:textId="77777777" w:rsidR="004E3C77" w:rsidRPr="005E5327" w:rsidRDefault="004E3C77" w:rsidP="004E3C77">
      <w:pPr>
        <w:rPr>
          <w:sz w:val="20"/>
        </w:rPr>
      </w:pPr>
      <w:r w:rsidRPr="005E5327">
        <w:rPr>
          <w:sz w:val="20"/>
        </w:rPr>
        <w:t>where</w:t>
      </w:r>
    </w:p>
    <w:p w14:paraId="6C2F65A8" w14:textId="7AD7D5D6" w:rsidR="004E3C77" w:rsidRPr="005E5327" w:rsidRDefault="004E3C77" w:rsidP="004E3C77">
      <w:pPr>
        <w:tabs>
          <w:tab w:val="clear" w:pos="2880"/>
          <w:tab w:val="clear" w:pos="9360"/>
        </w:tabs>
        <w:spacing w:before="0" w:after="120"/>
        <w:ind w:left="2835" w:hanging="2835"/>
        <w:rPr>
          <w:sz w:val="20"/>
        </w:rPr>
      </w:pPr>
      <w:proofErr w:type="spellStart"/>
      <w:r w:rsidRPr="005E5327">
        <w:rPr>
          <w:i/>
          <w:sz w:val="20"/>
        </w:rPr>
        <w:t>Total_TAN</w:t>
      </w:r>
      <w:r w:rsidRPr="005E5327">
        <w:rPr>
          <w:i/>
          <w:sz w:val="20"/>
          <w:vertAlign w:val="subscript"/>
        </w:rPr>
        <w:t>storage</w:t>
      </w:r>
      <w:proofErr w:type="spellEnd"/>
      <w:r w:rsidRPr="005E5327">
        <w:rPr>
          <w:i/>
          <w:sz w:val="20"/>
          <w:vertAlign w:val="subscript"/>
        </w:rPr>
        <w:t>(t)</w:t>
      </w:r>
      <w:r w:rsidRPr="005E5327">
        <w:rPr>
          <w:i/>
          <w:sz w:val="20"/>
        </w:rPr>
        <w:tab/>
      </w:r>
      <w:r w:rsidRPr="005E5327">
        <w:rPr>
          <w:sz w:val="20"/>
        </w:rPr>
        <w:t xml:space="preserve">Amount of TAN in stored manure </w:t>
      </w:r>
      <w:r w:rsidR="00C16F66">
        <w:rPr>
          <w:sz w:val="20"/>
        </w:rPr>
        <w:t xml:space="preserve">on </w:t>
      </w:r>
      <w:r w:rsidR="00557FF9">
        <w:rPr>
          <w:sz w:val="20"/>
        </w:rPr>
        <w:t xml:space="preserve">day </w:t>
      </w:r>
      <w:r w:rsidR="00557FF9" w:rsidRPr="00557FF9">
        <w:rPr>
          <w:i/>
          <w:iCs/>
          <w:sz w:val="20"/>
        </w:rPr>
        <w:t>t</w:t>
      </w:r>
      <w:r w:rsidRPr="005E5327">
        <w:rPr>
          <w:sz w:val="20"/>
        </w:rPr>
        <w:t xml:space="preserve"> (kg TAN)</w:t>
      </w:r>
      <w:r w:rsidR="00557FF9">
        <w:rPr>
          <w:sz w:val="20"/>
        </w:rPr>
        <w:t xml:space="preserve">, </w:t>
      </w:r>
      <w:r w:rsidR="00557FF9">
        <w:rPr>
          <w:sz w:val="20"/>
          <w:szCs w:val="24"/>
        </w:rPr>
        <w:t>by livestock type</w:t>
      </w:r>
      <w:r w:rsidR="00557FF9" w:rsidRPr="000E01F8">
        <w:rPr>
          <w:sz w:val="20"/>
          <w:szCs w:val="24"/>
        </w:rPr>
        <w:t xml:space="preserve"> and</w:t>
      </w:r>
      <w:r w:rsidR="00557FF9">
        <w:rPr>
          <w:sz w:val="20"/>
          <w:szCs w:val="24"/>
        </w:rPr>
        <w:t xml:space="preserve"> manure</w:t>
      </w:r>
      <w:r w:rsidR="00557FF9" w:rsidRPr="000E01F8">
        <w:rPr>
          <w:sz w:val="20"/>
          <w:szCs w:val="24"/>
        </w:rPr>
        <w:t xml:space="preserve"> management system</w:t>
      </w:r>
    </w:p>
    <w:p w14:paraId="565C8D7C" w14:textId="63FC42C9" w:rsidR="009C0473" w:rsidRDefault="009C0473" w:rsidP="009C0473">
      <w:pPr>
        <w:rPr>
          <w:b/>
          <w:szCs w:val="24"/>
        </w:rPr>
      </w:pPr>
      <w:r w:rsidRPr="00D5649B">
        <w:rPr>
          <w:b/>
          <w:szCs w:val="24"/>
        </w:rPr>
        <w:t>Ammonia emissions from storage are calculated on a daily basis.</w:t>
      </w:r>
    </w:p>
    <w:p w14:paraId="5B76F923" w14:textId="77777777" w:rsidR="00C75DB2" w:rsidRPr="00021027" w:rsidRDefault="00C75DB2" w:rsidP="00C75DB2">
      <w:pPr>
        <w:pStyle w:val="Heading4"/>
      </w:pPr>
      <w:r w:rsidRPr="00021027">
        <w:t>Removal of manure from storage before the end of the year/simulation period</w:t>
      </w:r>
    </w:p>
    <w:p w14:paraId="7E409E2F" w14:textId="1C7EC014" w:rsidR="00C75DB2" w:rsidRPr="00021027" w:rsidRDefault="00000000" w:rsidP="00146180">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(t-1)</m:t>
                    </m:r>
                  </m:sub>
                </m:sSub>
                <m:r>
                  <m:rPr>
                    <m:sty m:val="bi"/>
                  </m:rPr>
                  <w:rPr>
                    <w:rFonts w:ascii="Cambria Math" w:hAnsi="Cambria Math"/>
                    <w:szCs w:val="24"/>
                  </w:rPr>
                  <m:t>×1000</m:t>
                </m:r>
              </m:e>
            </m:d>
          </m:e>
        </m:d>
      </m:oMath>
      <w:r w:rsidR="00C75DB2" w:rsidRPr="00021027">
        <w:rPr>
          <w:b/>
          <w:szCs w:val="24"/>
        </w:rPr>
        <w:tab/>
      </w:r>
    </w:p>
    <w:p w14:paraId="1001758D" w14:textId="611E1DFD" w:rsidR="00C75DB2" w:rsidRPr="00021027" w:rsidRDefault="00C75DB2" w:rsidP="00C75DB2">
      <w:pPr>
        <w:keepNext/>
        <w:tabs>
          <w:tab w:val="clear" w:pos="2880"/>
          <w:tab w:val="clear" w:pos="9360"/>
          <w:tab w:val="right" w:pos="9781"/>
        </w:tabs>
        <w:spacing w:after="120"/>
        <w:rPr>
          <w:b/>
          <w:szCs w:val="24"/>
        </w:rPr>
      </w:pPr>
      <w:r w:rsidRPr="00021027">
        <w:rPr>
          <w:b/>
          <w:szCs w:val="24"/>
        </w:rPr>
        <w:tab/>
      </w:r>
      <w:bookmarkStart w:id="628" w:name="TANstorage_AfterRemoval_Poultry_Eq"/>
      <w:r w:rsidRPr="00021027">
        <w:rPr>
          <w:b/>
          <w:szCs w:val="24"/>
        </w:rPr>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4.3.3</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14</w:t>
      </w:r>
      <w:r w:rsidR="001977CC" w:rsidRPr="00021027">
        <w:rPr>
          <w:b/>
          <w:szCs w:val="24"/>
        </w:rPr>
        <w:fldChar w:fldCharType="end"/>
      </w:r>
      <w:bookmarkEnd w:id="628"/>
    </w:p>
    <w:p w14:paraId="23075B18" w14:textId="77777777" w:rsidR="00C75DB2" w:rsidRPr="00021027" w:rsidRDefault="00C75DB2" w:rsidP="00C75DB2">
      <w:pPr>
        <w:rPr>
          <w:sz w:val="20"/>
        </w:rPr>
      </w:pPr>
      <w:r w:rsidRPr="00021027">
        <w:rPr>
          <w:sz w:val="20"/>
        </w:rPr>
        <w:t>where</w:t>
      </w:r>
    </w:p>
    <w:p w14:paraId="46AFE1F5" w14:textId="496C1737" w:rsidR="002A5247" w:rsidRPr="00021027" w:rsidRDefault="00C16F66" w:rsidP="005E5327">
      <w:pPr>
        <w:tabs>
          <w:tab w:val="clear" w:pos="2880"/>
          <w:tab w:val="clear" w:pos="9360"/>
        </w:tabs>
        <w:spacing w:before="0"/>
        <w:ind w:left="2835" w:hanging="2835"/>
        <w:rPr>
          <w:sz w:val="20"/>
        </w:rPr>
      </w:pPr>
      <w:proofErr w:type="spellStart"/>
      <w:r w:rsidRPr="00021027">
        <w:rPr>
          <w:i/>
          <w:sz w:val="20"/>
        </w:rPr>
        <w:t>Total_</w:t>
      </w:r>
      <w:r w:rsidR="002A5247" w:rsidRPr="00021027">
        <w:rPr>
          <w:i/>
          <w:sz w:val="20"/>
        </w:rPr>
        <w:t>TAN</w:t>
      </w:r>
      <w:r w:rsidR="002A5247" w:rsidRPr="00021027">
        <w:rPr>
          <w:i/>
          <w:sz w:val="20"/>
          <w:vertAlign w:val="subscript"/>
        </w:rPr>
        <w:t>storage</w:t>
      </w:r>
      <w:proofErr w:type="spellEnd"/>
      <w:r w:rsidR="002A5247" w:rsidRPr="00021027">
        <w:rPr>
          <w:i/>
          <w:sz w:val="20"/>
          <w:vertAlign w:val="subscript"/>
        </w:rPr>
        <w:t>(t)</w:t>
      </w:r>
      <w:r w:rsidR="002A5247" w:rsidRPr="00021027">
        <w:rPr>
          <w:i/>
          <w:sz w:val="20"/>
        </w:rPr>
        <w:tab/>
      </w:r>
      <w:r w:rsidR="002A5247" w:rsidRPr="00021027">
        <w:rPr>
          <w:sz w:val="20"/>
        </w:rPr>
        <w:t>Amount of TAN in stored manure on day</w:t>
      </w:r>
      <w:r w:rsidR="00EB63C8" w:rsidRPr="00021027">
        <w:rPr>
          <w:sz w:val="20"/>
        </w:rPr>
        <w:t xml:space="preserve"> </w:t>
      </w:r>
      <w:r w:rsidR="00EB63C8" w:rsidRPr="00021027">
        <w:rPr>
          <w:i/>
          <w:iCs/>
          <w:sz w:val="20"/>
        </w:rPr>
        <w:t>t</w:t>
      </w:r>
      <w:r w:rsidR="002A5247" w:rsidRPr="00021027">
        <w:rPr>
          <w:sz w:val="20"/>
        </w:rPr>
        <w:t xml:space="preserve"> (day following removal) </w:t>
      </w:r>
      <w:r w:rsidR="00EB63C8" w:rsidRPr="00021027">
        <w:rPr>
          <w:sz w:val="20"/>
        </w:rPr>
        <w:t xml:space="preserve">(kg TAN), by </w:t>
      </w:r>
      <w:r w:rsidR="0040570B" w:rsidRPr="00021027">
        <w:rPr>
          <w:sz w:val="20"/>
        </w:rPr>
        <w:t xml:space="preserve">livestock type and </w:t>
      </w:r>
      <w:r w:rsidR="002A5247" w:rsidRPr="00021027">
        <w:rPr>
          <w:sz w:val="20"/>
        </w:rPr>
        <w:t xml:space="preserve">manure management system </w:t>
      </w:r>
    </w:p>
    <w:p w14:paraId="6A8E6947" w14:textId="567F01D8" w:rsidR="002A5247" w:rsidRPr="005E5327" w:rsidRDefault="00C16F66" w:rsidP="005E5327">
      <w:pPr>
        <w:spacing w:before="0"/>
        <w:ind w:left="2835" w:hanging="2835"/>
        <w:rPr>
          <w:sz w:val="20"/>
        </w:rPr>
      </w:pPr>
      <w:proofErr w:type="spellStart"/>
      <w:r w:rsidRPr="00021027">
        <w:rPr>
          <w:i/>
          <w:sz w:val="20"/>
        </w:rPr>
        <w:t>Total_</w:t>
      </w:r>
      <w:r w:rsidR="002A5247" w:rsidRPr="00021027">
        <w:rPr>
          <w:i/>
          <w:sz w:val="20"/>
        </w:rPr>
        <w:t>TAN</w:t>
      </w:r>
      <w:r w:rsidR="002A5247" w:rsidRPr="00021027">
        <w:rPr>
          <w:i/>
          <w:sz w:val="20"/>
          <w:vertAlign w:val="subscript"/>
        </w:rPr>
        <w:t>storage</w:t>
      </w:r>
      <w:proofErr w:type="spellEnd"/>
      <w:r w:rsidR="002A5247" w:rsidRPr="00021027">
        <w:rPr>
          <w:i/>
          <w:sz w:val="20"/>
          <w:vertAlign w:val="subscript"/>
        </w:rPr>
        <w:t>(t-1)</w:t>
      </w:r>
      <w:r w:rsidR="002A5247" w:rsidRPr="00021027">
        <w:rPr>
          <w:i/>
          <w:sz w:val="20"/>
        </w:rPr>
        <w:tab/>
      </w:r>
      <w:r w:rsidR="002A5247" w:rsidRPr="00021027">
        <w:rPr>
          <w:sz w:val="20"/>
        </w:rPr>
        <w:t>Amount of TAN in stored manure on day</w:t>
      </w:r>
      <w:r w:rsidR="00EB63C8" w:rsidRPr="00021027">
        <w:rPr>
          <w:sz w:val="20"/>
        </w:rPr>
        <w:t xml:space="preserve"> </w:t>
      </w:r>
      <w:r w:rsidR="00EB63C8" w:rsidRPr="00021027">
        <w:rPr>
          <w:i/>
          <w:iCs/>
          <w:sz w:val="20"/>
        </w:rPr>
        <w:t>t-1</w:t>
      </w:r>
      <w:r w:rsidR="00EB63C8" w:rsidRPr="00021027">
        <w:rPr>
          <w:sz w:val="20"/>
        </w:rPr>
        <w:t xml:space="preserve"> (day</w:t>
      </w:r>
      <w:r w:rsidR="002A5247" w:rsidRPr="00021027">
        <w:rPr>
          <w:sz w:val="20"/>
        </w:rPr>
        <w:t xml:space="preserve"> of removal</w:t>
      </w:r>
      <w:r w:rsidR="00EB63C8" w:rsidRPr="00021027">
        <w:rPr>
          <w:sz w:val="20"/>
        </w:rPr>
        <w:t xml:space="preserve">, </w:t>
      </w:r>
      <w:r w:rsidR="00D97C8D" w:rsidRPr="00021027">
        <w:rPr>
          <w:sz w:val="20"/>
        </w:rPr>
        <w:t xml:space="preserve">prior to removal) </w:t>
      </w:r>
      <w:r w:rsidR="00EB63C8" w:rsidRPr="00021027">
        <w:rPr>
          <w:sz w:val="20"/>
        </w:rPr>
        <w:t>(kg</w:t>
      </w:r>
      <w:r w:rsidR="00EB63C8" w:rsidRPr="005E5327">
        <w:rPr>
          <w:sz w:val="20"/>
        </w:rPr>
        <w:t xml:space="preserve"> TAN)</w:t>
      </w:r>
      <w:r w:rsidR="00EB63C8">
        <w:rPr>
          <w:sz w:val="20"/>
        </w:rPr>
        <w:t xml:space="preserve">, by </w:t>
      </w:r>
      <w:r w:rsidR="0040570B">
        <w:rPr>
          <w:sz w:val="20"/>
        </w:rPr>
        <w:t xml:space="preserve">livestock type and </w:t>
      </w:r>
      <w:r w:rsidR="002A5247" w:rsidRPr="005E5327">
        <w:rPr>
          <w:sz w:val="20"/>
        </w:rPr>
        <w:t xml:space="preserve">manure management system </w:t>
      </w:r>
    </w:p>
    <w:p w14:paraId="5B699596" w14:textId="3507AEA0" w:rsidR="002A5247" w:rsidRPr="00021027" w:rsidRDefault="002A5247" w:rsidP="005E5327">
      <w:pPr>
        <w:spacing w:before="0"/>
        <w:ind w:left="2835" w:hanging="2835"/>
        <w:rPr>
          <w:sz w:val="20"/>
        </w:rPr>
      </w:pPr>
      <w:proofErr w:type="spellStart"/>
      <w:r w:rsidRPr="00021027">
        <w:rPr>
          <w:i/>
          <w:sz w:val="20"/>
        </w:rPr>
        <w:lastRenderedPageBreak/>
        <w:t>Volume</w:t>
      </w:r>
      <w:r w:rsidRPr="00021027">
        <w:rPr>
          <w:i/>
          <w:sz w:val="20"/>
          <w:vertAlign w:val="subscript"/>
        </w:rPr>
        <w:t>manureremoved</w:t>
      </w:r>
      <w:proofErr w:type="spellEnd"/>
      <w:r w:rsidRPr="00021027">
        <w:rPr>
          <w:i/>
          <w:sz w:val="20"/>
        </w:rPr>
        <w:tab/>
      </w:r>
      <w:r w:rsidRPr="00021027">
        <w:rPr>
          <w:sz w:val="20"/>
        </w:rPr>
        <w:t xml:space="preserve">Volume of each type of manure removed from storage on </w:t>
      </w:r>
      <w:r w:rsidR="00EB63C8" w:rsidRPr="00021027">
        <w:rPr>
          <w:sz w:val="20"/>
        </w:rPr>
        <w:t>day of removal</w:t>
      </w:r>
      <w:r w:rsidRPr="00021027">
        <w:rPr>
          <w:sz w:val="20"/>
        </w:rPr>
        <w:t xml:space="preserve"> (kg), calculated as: manure application rate (kg ha</w:t>
      </w:r>
      <w:r w:rsidRPr="00021027">
        <w:rPr>
          <w:sz w:val="20"/>
          <w:vertAlign w:val="superscript"/>
        </w:rPr>
        <w:t>-1</w:t>
      </w:r>
      <w:r w:rsidRPr="00021027">
        <w:rPr>
          <w:sz w:val="20"/>
        </w:rPr>
        <w:t>, specified by user) * area of land receiving manure (ha, specified by user)</w:t>
      </w:r>
    </w:p>
    <w:p w14:paraId="61EBBD45" w14:textId="17D975C7" w:rsidR="00C75DB2" w:rsidRPr="005E5327" w:rsidRDefault="00C75248" w:rsidP="005E5327">
      <w:pPr>
        <w:spacing w:before="0"/>
        <w:ind w:left="2835" w:hanging="2835"/>
        <w:rPr>
          <w:sz w:val="20"/>
        </w:rPr>
      </w:pPr>
      <w:proofErr w:type="spellStart"/>
      <w:r w:rsidRPr="00021027">
        <w:rPr>
          <w:i/>
          <w:sz w:val="20"/>
        </w:rPr>
        <w:t>Total_</w:t>
      </w:r>
      <w:r w:rsidR="00C75DB2" w:rsidRPr="00021027">
        <w:rPr>
          <w:i/>
          <w:sz w:val="20"/>
        </w:rPr>
        <w:t>Volume</w:t>
      </w:r>
      <w:r w:rsidR="00C75DB2" w:rsidRPr="00021027">
        <w:rPr>
          <w:i/>
          <w:sz w:val="20"/>
          <w:vertAlign w:val="subscript"/>
        </w:rPr>
        <w:t>landmanure</w:t>
      </w:r>
      <w:proofErr w:type="spellEnd"/>
      <w:r w:rsidR="00C75DB2" w:rsidRPr="00021027">
        <w:rPr>
          <w:i/>
          <w:sz w:val="20"/>
        </w:rPr>
        <w:tab/>
      </w:r>
      <w:r w:rsidR="002A5247" w:rsidRPr="00021027">
        <w:rPr>
          <w:sz w:val="20"/>
        </w:rPr>
        <w:t xml:space="preserve">Amount of each type of manure available on day of removal </w:t>
      </w:r>
      <w:r w:rsidR="00D97C8D" w:rsidRPr="00021027">
        <w:rPr>
          <w:sz w:val="20"/>
        </w:rPr>
        <w:t xml:space="preserve">(prior to removal) </w:t>
      </w:r>
      <w:r w:rsidR="002A5247" w:rsidRPr="00021027">
        <w:rPr>
          <w:sz w:val="20"/>
        </w:rPr>
        <w:t>(</w:t>
      </w:r>
      <w:r w:rsidR="002A5247" w:rsidRPr="00021027">
        <w:rPr>
          <w:sz w:val="20"/>
          <w:szCs w:val="24"/>
        </w:rPr>
        <w:t>1000 kg wet weight for solid manure and 1000 L for liquid manure day</w:t>
      </w:r>
      <w:r w:rsidR="002A5247" w:rsidRPr="00021027">
        <w:rPr>
          <w:sz w:val="20"/>
          <w:szCs w:val="24"/>
          <w:vertAlign w:val="superscript"/>
        </w:rPr>
        <w:t>-1</w:t>
      </w:r>
      <w:r w:rsidR="002A5247" w:rsidRPr="00021027">
        <w:rPr>
          <w:sz w:val="20"/>
          <w:szCs w:val="24"/>
        </w:rPr>
        <w:t xml:space="preserve"> – we assume that 1 kg of liquid manure = 1 L of liquid manure), </w:t>
      </w:r>
      <w:r w:rsidR="007168CC" w:rsidRPr="00021027">
        <w:rPr>
          <w:sz w:val="20"/>
          <w:szCs w:val="24"/>
        </w:rPr>
        <w:t xml:space="preserve">by livestock type and manure management system, </w:t>
      </w:r>
      <w:r w:rsidR="002A5247" w:rsidRPr="00021027">
        <w:rPr>
          <w:sz w:val="20"/>
          <w:szCs w:val="24"/>
        </w:rPr>
        <w:t xml:space="preserve">calculated using </w:t>
      </w:r>
      <w:r w:rsidRPr="00021027">
        <w:rPr>
          <w:sz w:val="20"/>
        </w:rPr>
        <w:fldChar w:fldCharType="begin"/>
      </w:r>
      <w:r w:rsidRPr="00021027">
        <w:rPr>
          <w:sz w:val="20"/>
        </w:rPr>
        <w:instrText xml:space="preserve"> REF TotalVolumeManureEq \h  \* MERGEFORMAT </w:instrText>
      </w:r>
      <w:r w:rsidRPr="00021027">
        <w:rPr>
          <w:sz w:val="20"/>
        </w:rPr>
      </w:r>
      <w:r w:rsidRPr="00021027">
        <w:rPr>
          <w:sz w:val="20"/>
        </w:rPr>
        <w:fldChar w:fldCharType="separate"/>
      </w:r>
      <w:r w:rsidRPr="00021027">
        <w:rPr>
          <w:b/>
          <w:sz w:val="20"/>
        </w:rPr>
        <w:t xml:space="preserve">Eq. </w:t>
      </w:r>
      <w:r w:rsidRPr="00021027">
        <w:rPr>
          <w:b/>
          <w:noProof/>
          <w:sz w:val="20"/>
        </w:rPr>
        <w:t>4.5.3</w:t>
      </w:r>
      <w:r w:rsidRPr="00021027">
        <w:rPr>
          <w:b/>
          <w:sz w:val="20"/>
        </w:rPr>
        <w:noBreakHyphen/>
      </w:r>
      <w:r w:rsidRPr="00021027">
        <w:rPr>
          <w:b/>
          <w:noProof/>
          <w:sz w:val="20"/>
        </w:rPr>
        <w:t>3</w:t>
      </w:r>
      <w:r w:rsidRPr="00021027">
        <w:rPr>
          <w:sz w:val="20"/>
        </w:rPr>
        <w:fldChar w:fldCharType="end"/>
      </w:r>
    </w:p>
    <w:p w14:paraId="33F77C87" w14:textId="4C36B697" w:rsidR="00EF0FE0" w:rsidRPr="00D5649B" w:rsidRDefault="00EF0FE0" w:rsidP="008A7F5F">
      <w:pPr>
        <w:pStyle w:val="Heading3"/>
      </w:pPr>
      <w:bookmarkStart w:id="629" w:name="_Toc152758603"/>
      <w:r w:rsidRPr="00D5649B">
        <w:t>Manure NH</w:t>
      </w:r>
      <w:r w:rsidRPr="00D5649B">
        <w:rPr>
          <w:vertAlign w:val="subscript"/>
        </w:rPr>
        <w:t>3</w:t>
      </w:r>
      <w:r w:rsidRPr="00D5649B">
        <w:t xml:space="preserve"> volatilization from housing and storage for sheep, swine and other livestock</w:t>
      </w:r>
      <w:bookmarkEnd w:id="629"/>
    </w:p>
    <w:p w14:paraId="1C1D02A5" w14:textId="017D8B13" w:rsidR="00CE6002" w:rsidRDefault="00CE6002" w:rsidP="00CE6002">
      <w:pPr>
        <w:pStyle w:val="Heading4"/>
      </w:pPr>
      <w:r>
        <w:t>Urinary Nitrogen/Total ammoniacal nitrogen (TAN) for sheep (including lambs)</w:t>
      </w:r>
    </w:p>
    <w:p w14:paraId="484CFA38" w14:textId="23842E2B" w:rsidR="00CE6002" w:rsidRPr="008435C4" w:rsidRDefault="00000000" w:rsidP="006A233E">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urinaryN</m:t>
            </m:r>
          </m:sub>
        </m:sSub>
      </m:oMath>
      <w:r w:rsidR="006A233E" w:rsidRPr="008435C4">
        <w:rPr>
          <w:b/>
        </w:rPr>
        <w:t xml:space="preserve"> </w:t>
      </w:r>
      <w:r w:rsidR="006A233E" w:rsidRPr="008435C4">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6AAA0D0" w14:textId="77777777" w:rsidR="006A233E" w:rsidRPr="008435C4" w:rsidRDefault="006A233E" w:rsidP="006A233E">
      <w:pPr>
        <w:tabs>
          <w:tab w:val="clear" w:pos="2880"/>
          <w:tab w:val="clear" w:pos="9360"/>
          <w:tab w:val="left" w:pos="2694"/>
          <w:tab w:val="right" w:pos="9781"/>
        </w:tabs>
        <w:ind w:left="2694" w:hanging="2694"/>
        <w:rPr>
          <w:i/>
          <w:sz w:val="20"/>
        </w:rPr>
      </w:pPr>
      <w:r w:rsidRPr="008435C4">
        <w:rPr>
          <w:sz w:val="20"/>
        </w:rPr>
        <w:t>where</w:t>
      </w:r>
    </w:p>
    <w:p w14:paraId="5AE80E79" w14:textId="01156463" w:rsidR="006A233E" w:rsidRPr="008435C4" w:rsidRDefault="006A233E" w:rsidP="006A233E">
      <w:pPr>
        <w:tabs>
          <w:tab w:val="clear" w:pos="2880"/>
          <w:tab w:val="clear" w:pos="9360"/>
        </w:tabs>
        <w:spacing w:before="0"/>
        <w:ind w:left="2835" w:hanging="2835"/>
        <w:rPr>
          <w:sz w:val="20"/>
          <w:szCs w:val="24"/>
        </w:rPr>
      </w:pPr>
      <w:proofErr w:type="spellStart"/>
      <w:r w:rsidRPr="008435C4">
        <w:rPr>
          <w:i/>
          <w:sz w:val="20"/>
          <w:szCs w:val="24"/>
        </w:rPr>
        <w:t>TAN</w:t>
      </w:r>
      <w:r w:rsidRPr="008435C4">
        <w:rPr>
          <w:i/>
          <w:sz w:val="20"/>
          <w:szCs w:val="24"/>
          <w:vertAlign w:val="subscript"/>
        </w:rPr>
        <w:t>excretion</w:t>
      </w:r>
      <w:r w:rsidRPr="008435C4">
        <w:rPr>
          <w:i/>
          <w:sz w:val="20"/>
          <w:szCs w:val="24"/>
        </w:rPr>
        <w:t>_rate</w:t>
      </w:r>
      <w:proofErr w:type="spellEnd"/>
      <w:r w:rsidRPr="008435C4">
        <w:rPr>
          <w:i/>
          <w:sz w:val="20"/>
          <w:szCs w:val="24"/>
        </w:rPr>
        <w:tab/>
      </w:r>
      <w:r w:rsidRPr="008435C4">
        <w:rPr>
          <w:sz w:val="20"/>
          <w:szCs w:val="24"/>
        </w:rPr>
        <w:t>TAN excretion rate (</w:t>
      </w:r>
      <w:r w:rsidR="008C54D0" w:rsidRPr="008435C4">
        <w:rPr>
          <w:sz w:val="20"/>
          <w:szCs w:val="24"/>
        </w:rPr>
        <w:t>k</w:t>
      </w:r>
      <w:r w:rsidRPr="008435C4">
        <w:rPr>
          <w:sz w:val="20"/>
          <w:szCs w:val="24"/>
        </w:rPr>
        <w:t>g TAN head</w:t>
      </w:r>
      <w:r w:rsidRPr="008435C4">
        <w:rPr>
          <w:sz w:val="20"/>
          <w:szCs w:val="24"/>
          <w:vertAlign w:val="superscript"/>
        </w:rPr>
        <w:t>-1</w:t>
      </w:r>
      <w:r w:rsidRPr="008435C4">
        <w:rPr>
          <w:sz w:val="20"/>
          <w:szCs w:val="24"/>
        </w:rPr>
        <w:t xml:space="preserve"> day</w:t>
      </w:r>
      <w:r w:rsidRPr="008435C4">
        <w:rPr>
          <w:sz w:val="20"/>
          <w:szCs w:val="24"/>
          <w:vertAlign w:val="superscript"/>
        </w:rPr>
        <w:t>-1</w:t>
      </w:r>
      <w:r w:rsidRPr="008435C4">
        <w:rPr>
          <w:sz w:val="20"/>
          <w:szCs w:val="24"/>
        </w:rPr>
        <w:t>)</w:t>
      </w:r>
    </w:p>
    <w:p w14:paraId="138019AB" w14:textId="6FDC3859" w:rsidR="006A233E" w:rsidRPr="00D5649B" w:rsidRDefault="006A233E" w:rsidP="006A233E">
      <w:pPr>
        <w:tabs>
          <w:tab w:val="clear" w:pos="2880"/>
          <w:tab w:val="clear" w:pos="9360"/>
        </w:tabs>
        <w:spacing w:before="0"/>
        <w:ind w:left="2835" w:hanging="2835"/>
        <w:rPr>
          <w:sz w:val="20"/>
          <w:szCs w:val="24"/>
        </w:rPr>
      </w:pPr>
      <w:proofErr w:type="spellStart"/>
      <w:r w:rsidRPr="008435C4">
        <w:rPr>
          <w:i/>
          <w:sz w:val="20"/>
          <w:szCs w:val="24"/>
        </w:rPr>
        <w:t>Frac</w:t>
      </w:r>
      <w:r w:rsidRPr="008435C4">
        <w:rPr>
          <w:i/>
          <w:sz w:val="20"/>
          <w:szCs w:val="24"/>
          <w:vertAlign w:val="subscript"/>
        </w:rPr>
        <w:t>urinaryN</w:t>
      </w:r>
      <w:proofErr w:type="spellEnd"/>
      <w:r w:rsidRPr="008435C4">
        <w:rPr>
          <w:i/>
          <w:sz w:val="20"/>
          <w:szCs w:val="24"/>
        </w:rPr>
        <w:tab/>
      </w:r>
      <w:r w:rsidRPr="008435C4">
        <w:rPr>
          <w:sz w:val="20"/>
        </w:rPr>
        <w:t>Fraction of N excreted in urine (urinary-N or urea</w:t>
      </w:r>
      <w:r w:rsidR="004043C9" w:rsidRPr="008435C4">
        <w:rPr>
          <w:sz w:val="20"/>
        </w:rPr>
        <w:t>-</w:t>
      </w:r>
      <w:r w:rsidRPr="008435C4">
        <w:rPr>
          <w:sz w:val="20"/>
        </w:rPr>
        <w:t>N fraction), which varies with diet</w:t>
      </w:r>
      <w:r w:rsidR="004043C9" w:rsidRPr="008435C4">
        <w:rPr>
          <w:sz w:val="20"/>
        </w:rPr>
        <w:t>ary</w:t>
      </w:r>
      <w:r w:rsidRPr="008435C4">
        <w:rPr>
          <w:sz w:val="20"/>
        </w:rPr>
        <w:t xml:space="preserve"> CP content (kg N kg</w:t>
      </w:r>
      <w:r w:rsidRPr="008435C4">
        <w:rPr>
          <w:sz w:val="20"/>
          <w:vertAlign w:val="superscript"/>
        </w:rPr>
        <w:t>-1</w:t>
      </w:r>
      <w:r w:rsidRPr="008435C4">
        <w:rPr>
          <w:sz w:val="20"/>
        </w:rPr>
        <w:t xml:space="preserve"> total N excreted). For sheep, the </w:t>
      </w:r>
      <w:proofErr w:type="spellStart"/>
      <w:r w:rsidRPr="008435C4">
        <w:rPr>
          <w:i/>
          <w:iCs/>
          <w:sz w:val="20"/>
        </w:rPr>
        <w:t>Frac</w:t>
      </w:r>
      <w:r w:rsidRPr="008435C4">
        <w:rPr>
          <w:i/>
          <w:iCs/>
          <w:sz w:val="20"/>
          <w:vertAlign w:val="subscript"/>
        </w:rPr>
        <w:t>urinaryN</w:t>
      </w:r>
      <w:proofErr w:type="spellEnd"/>
      <w:r w:rsidRPr="008435C4">
        <w:rPr>
          <w:sz w:val="20"/>
        </w:rPr>
        <w:t xml:space="preserve"> values for beef cattle are used (se</w:t>
      </w:r>
      <w:r w:rsidR="006C29E9" w:rsidRPr="008435C4">
        <w:rPr>
          <w:sz w:val="20"/>
        </w:rPr>
        <w:t>e</w:t>
      </w:r>
      <w:r w:rsidRPr="008435C4">
        <w:rPr>
          <w:sz w:val="20"/>
        </w:rPr>
        <w:t xml:space="preserve"> bo</w:t>
      </w:r>
      <w:r w:rsidR="00381DCD" w:rsidRPr="008435C4">
        <w:rPr>
          <w:sz w:val="20"/>
        </w:rPr>
        <w:t>x</w:t>
      </w:r>
      <w:r w:rsidRPr="008435C4">
        <w:rPr>
          <w:sz w:val="20"/>
        </w:rPr>
        <w:t xml:space="preserve"> in </w:t>
      </w:r>
      <w:r w:rsidRPr="008435C4">
        <w:rPr>
          <w:b/>
          <w:sz w:val="20"/>
        </w:rPr>
        <w:t xml:space="preserve">section </w:t>
      </w:r>
      <w:r w:rsidRPr="008435C4">
        <w:rPr>
          <w:b/>
          <w:sz w:val="20"/>
        </w:rPr>
        <w:fldChar w:fldCharType="begin"/>
      </w:r>
      <w:r w:rsidRPr="008435C4">
        <w:rPr>
          <w:b/>
          <w:sz w:val="20"/>
        </w:rPr>
        <w:instrText xml:space="preserve"> REF _Ref110501943 \r \h </w:instrText>
      </w:r>
      <w:r w:rsidR="005E5327" w:rsidRPr="008435C4">
        <w:rPr>
          <w:b/>
          <w:sz w:val="20"/>
        </w:rPr>
        <w:instrText xml:space="preserve"> \* MERGEFORMAT </w:instrText>
      </w:r>
      <w:r w:rsidRPr="008435C4">
        <w:rPr>
          <w:b/>
          <w:sz w:val="20"/>
        </w:rPr>
      </w:r>
      <w:r w:rsidRPr="008435C4">
        <w:rPr>
          <w:b/>
          <w:sz w:val="20"/>
        </w:rPr>
        <w:fldChar w:fldCharType="separate"/>
      </w:r>
      <w:r w:rsidR="000F2FD1" w:rsidRPr="008435C4">
        <w:rPr>
          <w:b/>
          <w:sz w:val="20"/>
        </w:rPr>
        <w:t>4.3.1.1</w:t>
      </w:r>
      <w:r w:rsidRPr="008435C4">
        <w:rPr>
          <w:b/>
          <w:sz w:val="20"/>
        </w:rPr>
        <w:fldChar w:fldCharType="end"/>
      </w:r>
      <w:r w:rsidRPr="008435C4">
        <w:rPr>
          <w:sz w:val="20"/>
        </w:rPr>
        <w:t>)</w:t>
      </w:r>
    </w:p>
    <w:p w14:paraId="7E6FE6B1" w14:textId="457A4388" w:rsidR="006A233E" w:rsidRPr="006A233E" w:rsidRDefault="00000000" w:rsidP="006A233E">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_rate×#sheep</m:t>
        </m:r>
      </m:oMath>
      <w:r w:rsidR="006A233E" w:rsidRPr="006A233E">
        <w:rPr>
          <w:b/>
        </w:rPr>
        <w:t xml:space="preserve"> </w:t>
      </w:r>
      <w:r w:rsidR="006A233E" w:rsidRPr="006A233E">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44EA42CC" w14:textId="77777777" w:rsidR="006A233E" w:rsidRPr="00D5649B" w:rsidRDefault="006A233E" w:rsidP="006A233E">
      <w:pPr>
        <w:tabs>
          <w:tab w:val="clear" w:pos="2880"/>
          <w:tab w:val="clear" w:pos="9360"/>
          <w:tab w:val="left" w:pos="2694"/>
          <w:tab w:val="right" w:pos="9781"/>
        </w:tabs>
        <w:ind w:left="2694" w:hanging="2694"/>
        <w:rPr>
          <w:i/>
          <w:sz w:val="20"/>
        </w:rPr>
      </w:pPr>
      <w:r w:rsidRPr="00D5649B">
        <w:rPr>
          <w:sz w:val="20"/>
        </w:rPr>
        <w:t>where</w:t>
      </w:r>
    </w:p>
    <w:p w14:paraId="0F82B68D" w14:textId="45BC9A30" w:rsidR="006A233E" w:rsidRPr="00D5649B" w:rsidRDefault="006A233E" w:rsidP="006A233E">
      <w:pPr>
        <w:tabs>
          <w:tab w:val="clear" w:pos="2880"/>
          <w:tab w:val="clear" w:pos="9360"/>
        </w:tabs>
        <w:spacing w:before="0"/>
        <w:ind w:left="2835" w:hanging="2835"/>
        <w:rPr>
          <w:sz w:val="20"/>
          <w:szCs w:val="24"/>
        </w:rPr>
      </w:pPr>
      <w:proofErr w:type="spellStart"/>
      <w:r>
        <w:rPr>
          <w:i/>
          <w:sz w:val="20"/>
          <w:szCs w:val="24"/>
        </w:rPr>
        <w:t>TAN</w:t>
      </w:r>
      <w:r>
        <w:rPr>
          <w:i/>
          <w:sz w:val="20"/>
          <w:szCs w:val="24"/>
          <w:vertAlign w:val="subscript"/>
        </w:rPr>
        <w:t>excretion</w:t>
      </w:r>
      <w:proofErr w:type="spellEnd"/>
      <w:r w:rsidRPr="00D5649B">
        <w:rPr>
          <w:i/>
          <w:sz w:val="20"/>
          <w:szCs w:val="24"/>
        </w:rPr>
        <w:tab/>
      </w:r>
      <w:r>
        <w:rPr>
          <w:sz w:val="20"/>
          <w:szCs w:val="24"/>
        </w:rPr>
        <w:t>TAN excretion (</w:t>
      </w:r>
      <w:r w:rsidR="008C54D0">
        <w:rPr>
          <w:sz w:val="20"/>
          <w:szCs w:val="24"/>
        </w:rPr>
        <w:t>k</w:t>
      </w:r>
      <w:r>
        <w:rPr>
          <w:sz w:val="20"/>
          <w:szCs w:val="24"/>
        </w:rPr>
        <w:t>g TAN day</w:t>
      </w:r>
      <w:r w:rsidRPr="006A233E">
        <w:rPr>
          <w:sz w:val="20"/>
          <w:szCs w:val="24"/>
          <w:vertAlign w:val="superscript"/>
        </w:rPr>
        <w:t>-1</w:t>
      </w:r>
      <w:r>
        <w:rPr>
          <w:sz w:val="20"/>
          <w:szCs w:val="24"/>
        </w:rPr>
        <w:t>)</w:t>
      </w:r>
      <w:r w:rsidR="00BB543A">
        <w:rPr>
          <w:sz w:val="20"/>
          <w:szCs w:val="24"/>
        </w:rPr>
        <w:t>, by animal group</w:t>
      </w:r>
    </w:p>
    <w:p w14:paraId="7018D42A" w14:textId="2289C78E" w:rsidR="006A233E" w:rsidRPr="006A233E" w:rsidRDefault="006A233E" w:rsidP="006A233E">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7111213C" w14:textId="4EEDDE8A" w:rsidR="006A233E" w:rsidRDefault="006A233E" w:rsidP="006A233E">
      <w:pPr>
        <w:pStyle w:val="Heading4"/>
      </w:pPr>
      <w:r>
        <w:t>F</w:t>
      </w:r>
      <w:r w:rsidR="002048B9">
        <w:t>a</w:t>
      </w:r>
      <w:r>
        <w:t>ecal Nitrogen for sheep (</w:t>
      </w:r>
      <w:proofErr w:type="spellStart"/>
      <w:r>
        <w:t>incliuding</w:t>
      </w:r>
      <w:proofErr w:type="spellEnd"/>
      <w:r>
        <w:t xml:space="preserve"> Lambs)</w:t>
      </w:r>
    </w:p>
    <w:p w14:paraId="30E45326" w14:textId="527C951E" w:rsidR="006A233E" w:rsidRDefault="00234B31" w:rsidP="00CE6002">
      <w:r>
        <w:t>The amount of N excreted by sheep through f</w:t>
      </w:r>
      <w:r w:rsidR="002048B9">
        <w:t>a</w:t>
      </w:r>
      <w:r>
        <w:t>eces (f</w:t>
      </w:r>
      <w:r w:rsidR="002048B9">
        <w:t>a</w:t>
      </w:r>
      <w:r>
        <w:t>ecal N) is calculated</w:t>
      </w:r>
      <w:r w:rsidR="0040570B">
        <w:t xml:space="preserve"> as the difference between </w:t>
      </w:r>
      <w:r>
        <w:t>total N excreted (</w:t>
      </w:r>
      <w:proofErr w:type="spellStart"/>
      <w:r w:rsidRPr="0040570B">
        <w:rPr>
          <w:i/>
          <w:iCs/>
        </w:rPr>
        <w:t>N</w:t>
      </w:r>
      <w:r w:rsidRPr="0040570B">
        <w:rPr>
          <w:i/>
          <w:iCs/>
          <w:vertAlign w:val="subscript"/>
        </w:rPr>
        <w:t>excretion</w:t>
      </w:r>
      <w:proofErr w:type="spellEnd"/>
      <w:r>
        <w:t xml:space="preserve">) and </w:t>
      </w:r>
      <w:r w:rsidR="0040570B">
        <w:t>N excreted in urine (</w:t>
      </w:r>
      <w:proofErr w:type="spellStart"/>
      <w:r w:rsidR="0040570B" w:rsidRPr="0040570B">
        <w:rPr>
          <w:i/>
          <w:iCs/>
        </w:rPr>
        <w:t>TAN</w:t>
      </w:r>
      <w:r w:rsidR="0040570B" w:rsidRPr="0040570B">
        <w:rPr>
          <w:i/>
          <w:iCs/>
          <w:vertAlign w:val="subscript"/>
        </w:rPr>
        <w:t>excretion</w:t>
      </w:r>
      <w:proofErr w:type="spellEnd"/>
      <w:r w:rsidR="0040570B" w:rsidRPr="0040570B">
        <w:t>)</w:t>
      </w:r>
    </w:p>
    <w:p w14:paraId="602F1296" w14:textId="033A836F" w:rsidR="00234B31" w:rsidRPr="008C54D0" w:rsidRDefault="00000000" w:rsidP="008C54D0">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8C54D0" w:rsidRPr="008C54D0">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1DB81C61" w14:textId="77777777" w:rsidR="008C54D0" w:rsidRPr="00D5649B" w:rsidRDefault="008C54D0" w:rsidP="008C54D0">
      <w:pPr>
        <w:tabs>
          <w:tab w:val="clear" w:pos="2880"/>
          <w:tab w:val="clear" w:pos="9360"/>
          <w:tab w:val="left" w:pos="2694"/>
          <w:tab w:val="right" w:pos="9781"/>
        </w:tabs>
        <w:ind w:left="2694" w:hanging="2694"/>
        <w:rPr>
          <w:i/>
          <w:sz w:val="20"/>
        </w:rPr>
      </w:pPr>
      <w:r w:rsidRPr="00D5649B">
        <w:rPr>
          <w:sz w:val="20"/>
        </w:rPr>
        <w:t>where</w:t>
      </w:r>
    </w:p>
    <w:p w14:paraId="36A3B9CE" w14:textId="59B91F40"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r w:rsidRPr="00D5649B">
        <w:rPr>
          <w:i/>
          <w:sz w:val="20"/>
          <w:szCs w:val="24"/>
        </w:rPr>
        <w:t>_rate</w:t>
      </w:r>
      <w:proofErr w:type="spellEnd"/>
      <w:r w:rsidRPr="00D5649B">
        <w:rPr>
          <w:i/>
          <w:sz w:val="20"/>
          <w:szCs w:val="24"/>
        </w:rPr>
        <w:tab/>
      </w:r>
      <w:r>
        <w:rPr>
          <w:sz w:val="20"/>
          <w:szCs w:val="24"/>
        </w:rPr>
        <w:t>F</w:t>
      </w:r>
      <w:r w:rsidR="002048B9">
        <w:rPr>
          <w:sz w:val="20"/>
          <w:szCs w:val="24"/>
        </w:rPr>
        <w:t>a</w:t>
      </w:r>
      <w:r>
        <w:rPr>
          <w:sz w:val="20"/>
          <w:szCs w:val="24"/>
        </w:rPr>
        <w:t>ecal N excretion rate (kg N head</w:t>
      </w:r>
      <w:r w:rsidRPr="006A233E">
        <w:rPr>
          <w:sz w:val="20"/>
          <w:szCs w:val="24"/>
          <w:vertAlign w:val="superscript"/>
        </w:rPr>
        <w:t>-1</w:t>
      </w:r>
      <w:r>
        <w:rPr>
          <w:sz w:val="20"/>
          <w:szCs w:val="24"/>
        </w:rPr>
        <w:t xml:space="preserve"> day</w:t>
      </w:r>
      <w:r w:rsidRPr="006A233E">
        <w:rPr>
          <w:sz w:val="20"/>
          <w:szCs w:val="24"/>
          <w:vertAlign w:val="superscript"/>
        </w:rPr>
        <w:t>-1</w:t>
      </w:r>
      <w:r>
        <w:rPr>
          <w:sz w:val="20"/>
          <w:szCs w:val="24"/>
        </w:rPr>
        <w:t>)</w:t>
      </w:r>
      <w:r w:rsidRPr="00D5649B">
        <w:rPr>
          <w:sz w:val="20"/>
          <w:szCs w:val="24"/>
        </w:rPr>
        <w:t xml:space="preserve"> </w:t>
      </w:r>
    </w:p>
    <w:p w14:paraId="488E4D6D" w14:textId="5CA37355" w:rsidR="00CE6002" w:rsidRPr="008C54D0" w:rsidRDefault="00000000" w:rsidP="008C54D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_rate×#sheep</m:t>
        </m:r>
      </m:oMath>
      <w:r w:rsidR="008C54D0">
        <w:rPr>
          <w:b/>
        </w:rPr>
        <w:t xml:space="preserve"> </w:t>
      </w:r>
      <w:r w:rsidR="008C54D0">
        <w:rPr>
          <w:b/>
        </w:rPr>
        <w:tab/>
      </w:r>
      <w:r w:rsidR="008C54D0" w:rsidRPr="008C54D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64609403" w14:textId="77777777" w:rsidR="008C54D0" w:rsidRPr="00D5649B" w:rsidRDefault="008C54D0" w:rsidP="008C54D0">
      <w:pPr>
        <w:tabs>
          <w:tab w:val="clear" w:pos="2880"/>
          <w:tab w:val="clear" w:pos="9360"/>
          <w:tab w:val="left" w:pos="2694"/>
          <w:tab w:val="right" w:pos="9781"/>
        </w:tabs>
        <w:ind w:left="2694" w:hanging="2694"/>
        <w:rPr>
          <w:i/>
          <w:sz w:val="20"/>
        </w:rPr>
      </w:pPr>
      <w:r w:rsidRPr="00D5649B">
        <w:rPr>
          <w:sz w:val="20"/>
        </w:rPr>
        <w:t>where</w:t>
      </w:r>
    </w:p>
    <w:p w14:paraId="681B277B" w14:textId="565DC154"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proofErr w:type="spellEnd"/>
      <w:r w:rsidRPr="00D5649B">
        <w:rPr>
          <w:i/>
          <w:sz w:val="20"/>
          <w:szCs w:val="24"/>
        </w:rPr>
        <w:tab/>
      </w:r>
      <w:r w:rsidR="003F0C14">
        <w:rPr>
          <w:sz w:val="20"/>
          <w:szCs w:val="24"/>
        </w:rPr>
        <w:t>Total</w:t>
      </w:r>
      <w:r>
        <w:rPr>
          <w:sz w:val="20"/>
          <w:szCs w:val="24"/>
        </w:rPr>
        <w:t xml:space="preserve"> N excret</w:t>
      </w:r>
      <w:r w:rsidR="003F0C14">
        <w:rPr>
          <w:sz w:val="20"/>
          <w:szCs w:val="24"/>
        </w:rPr>
        <w:t>ed</w:t>
      </w:r>
      <w:r>
        <w:rPr>
          <w:sz w:val="20"/>
          <w:szCs w:val="24"/>
        </w:rPr>
        <w:t xml:space="preserve"> </w:t>
      </w:r>
      <w:r w:rsidR="003F0C14">
        <w:rPr>
          <w:sz w:val="20"/>
          <w:szCs w:val="24"/>
        </w:rPr>
        <w:t>through f</w:t>
      </w:r>
      <w:r w:rsidR="002048B9">
        <w:rPr>
          <w:sz w:val="20"/>
          <w:szCs w:val="24"/>
        </w:rPr>
        <w:t>a</w:t>
      </w:r>
      <w:r w:rsidR="003F0C14">
        <w:rPr>
          <w:sz w:val="20"/>
          <w:szCs w:val="24"/>
        </w:rPr>
        <w:t>eces</w:t>
      </w:r>
      <w:r>
        <w:rPr>
          <w:sz w:val="20"/>
          <w:szCs w:val="24"/>
        </w:rPr>
        <w:t xml:space="preserve"> (kg N day</w:t>
      </w:r>
      <w:r w:rsidRPr="006A233E">
        <w:rPr>
          <w:sz w:val="20"/>
          <w:szCs w:val="24"/>
          <w:vertAlign w:val="superscript"/>
        </w:rPr>
        <w:t>-1</w:t>
      </w:r>
      <w:r>
        <w:rPr>
          <w:sz w:val="20"/>
          <w:szCs w:val="24"/>
        </w:rPr>
        <w:t>)</w:t>
      </w:r>
      <w:r w:rsidR="00BB543A">
        <w:rPr>
          <w:sz w:val="20"/>
          <w:szCs w:val="24"/>
        </w:rPr>
        <w:t>, by animal group</w:t>
      </w:r>
    </w:p>
    <w:p w14:paraId="6E53FBC1" w14:textId="77777777" w:rsidR="003F0C14" w:rsidRPr="006A233E" w:rsidRDefault="003F0C14" w:rsidP="003F0C14">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621D6EB2" w14:textId="4E50A958" w:rsidR="008C54D0" w:rsidRDefault="003F0C14" w:rsidP="003F0C14">
      <w:pPr>
        <w:pStyle w:val="Heading4"/>
      </w:pPr>
      <w:r>
        <w:t>Manure Organic nitrogen (ON) for sheep (including lambs)</w:t>
      </w:r>
    </w:p>
    <w:p w14:paraId="2986331F" w14:textId="1071783E" w:rsidR="008C54D0" w:rsidRPr="00CB5725" w:rsidRDefault="003F0C14" w:rsidP="00ED58F9">
      <w:pPr>
        <w:keepNext/>
        <w:tabs>
          <w:tab w:val="right" w:pos="8640"/>
          <w:tab w:val="right" w:pos="8820"/>
        </w:tabs>
        <w:spacing w:after="120"/>
        <w:rPr>
          <w:szCs w:val="24"/>
        </w:rPr>
      </w:pPr>
      <w:r w:rsidRPr="00CB5725">
        <w:rPr>
          <w:szCs w:val="24"/>
        </w:rPr>
        <w:t>The total amount of organic N con</w:t>
      </w:r>
      <w:r w:rsidR="0006532E" w:rsidRPr="00CB5725">
        <w:rPr>
          <w:szCs w:val="24"/>
        </w:rPr>
        <w:t>tained in manure is the sum of the f</w:t>
      </w:r>
      <w:r w:rsidR="002048B9">
        <w:rPr>
          <w:szCs w:val="24"/>
        </w:rPr>
        <w:t>a</w:t>
      </w:r>
      <w:r w:rsidR="0006532E" w:rsidRPr="00CB5725">
        <w:rPr>
          <w:szCs w:val="24"/>
        </w:rPr>
        <w:t xml:space="preserve">ecal </w:t>
      </w:r>
      <w:r w:rsidR="00CB5725" w:rsidRPr="00CB5725">
        <w:rPr>
          <w:szCs w:val="24"/>
        </w:rPr>
        <w:t>N excreted by the animal and the N contained in the livestock bedding.</w:t>
      </w:r>
    </w:p>
    <w:bookmarkStart w:id="630" w:name="_Ref110513379"/>
    <w:p w14:paraId="47D637BA" w14:textId="134F6162" w:rsidR="003F0C14" w:rsidRPr="00CB5725" w:rsidRDefault="00000000" w:rsidP="00CB5725">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CB5725" w:rsidRPr="00CB5725">
        <w:rPr>
          <w:b/>
          <w:szCs w:val="24"/>
        </w:rPr>
        <w:t xml:space="preserve"> </w:t>
      </w:r>
      <w:r w:rsidR="00CB5725" w:rsidRPr="00CB5725">
        <w:rPr>
          <w:b/>
          <w:szCs w:val="24"/>
        </w:rPr>
        <w:tab/>
      </w:r>
      <w:r w:rsidR="00CB5725" w:rsidRPr="00CB5725">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630"/>
    </w:p>
    <w:p w14:paraId="7E029110" w14:textId="77777777" w:rsidR="00CB5725" w:rsidRPr="00D5649B" w:rsidRDefault="00CB5725" w:rsidP="00CB5725">
      <w:pPr>
        <w:tabs>
          <w:tab w:val="clear" w:pos="2880"/>
          <w:tab w:val="clear" w:pos="9360"/>
          <w:tab w:val="left" w:pos="2694"/>
          <w:tab w:val="right" w:pos="9781"/>
        </w:tabs>
        <w:ind w:left="2694" w:hanging="2694"/>
        <w:rPr>
          <w:i/>
          <w:sz w:val="20"/>
        </w:rPr>
      </w:pPr>
      <w:r w:rsidRPr="00D5649B">
        <w:rPr>
          <w:sz w:val="20"/>
        </w:rPr>
        <w:t>where</w:t>
      </w:r>
    </w:p>
    <w:p w14:paraId="08C22929" w14:textId="1023374B"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OrganicN</w:t>
      </w:r>
      <w:r w:rsidRPr="00CB5725">
        <w:rPr>
          <w:i/>
          <w:sz w:val="20"/>
          <w:szCs w:val="24"/>
          <w:vertAlign w:val="subscript"/>
        </w:rPr>
        <w:t>manure</w:t>
      </w:r>
      <w:proofErr w:type="spellEnd"/>
      <w:r>
        <w:rPr>
          <w:i/>
          <w:sz w:val="20"/>
          <w:szCs w:val="24"/>
        </w:rPr>
        <w:tab/>
      </w:r>
      <w:r>
        <w:rPr>
          <w:sz w:val="20"/>
          <w:szCs w:val="24"/>
        </w:rPr>
        <w:t xml:space="preserve">Daily organic N </w:t>
      </w:r>
      <w:r w:rsidR="00BB543A">
        <w:rPr>
          <w:sz w:val="20"/>
          <w:szCs w:val="24"/>
        </w:rPr>
        <w:t xml:space="preserve">in </w:t>
      </w:r>
      <w:r w:rsidR="002713D6">
        <w:rPr>
          <w:sz w:val="20"/>
          <w:szCs w:val="24"/>
        </w:rPr>
        <w:t>excreted</w:t>
      </w:r>
      <w:r>
        <w:rPr>
          <w:sz w:val="20"/>
          <w:szCs w:val="24"/>
        </w:rPr>
        <w:t xml:space="preserve"> manure</w:t>
      </w:r>
      <w:r w:rsidR="002713D6">
        <w:rPr>
          <w:sz w:val="20"/>
          <w:szCs w:val="24"/>
        </w:rPr>
        <w:t xml:space="preserve"> and bedding</w:t>
      </w:r>
      <w:r>
        <w:rPr>
          <w:sz w:val="20"/>
          <w:szCs w:val="24"/>
        </w:rPr>
        <w:t xml:space="preserve"> (kg N)</w:t>
      </w:r>
      <w:r w:rsidR="00BB543A">
        <w:rPr>
          <w:sz w:val="20"/>
          <w:szCs w:val="24"/>
        </w:rPr>
        <w:t>, by animal group</w:t>
      </w:r>
    </w:p>
    <w:p w14:paraId="1CB2466B" w14:textId="01DFEC4C"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N</w:t>
      </w:r>
      <w:r w:rsidRPr="00CB5725">
        <w:rPr>
          <w:i/>
          <w:sz w:val="20"/>
          <w:szCs w:val="24"/>
          <w:vertAlign w:val="subscript"/>
        </w:rPr>
        <w:t>bedding</w:t>
      </w:r>
      <w:proofErr w:type="spellEnd"/>
      <w:r>
        <w:rPr>
          <w:i/>
          <w:sz w:val="20"/>
          <w:szCs w:val="24"/>
        </w:rPr>
        <w:tab/>
      </w:r>
      <w:r>
        <w:rPr>
          <w:sz w:val="20"/>
          <w:szCs w:val="24"/>
        </w:rPr>
        <w:t xml:space="preserve">N in bedding material (kg N) – this is zero for lambs as the N in the bedding is already accounted for in the </w:t>
      </w:r>
      <w:proofErr w:type="spellStart"/>
      <w:r w:rsidRPr="00AB3C02">
        <w:rPr>
          <w:i/>
          <w:sz w:val="20"/>
          <w:szCs w:val="24"/>
        </w:rPr>
        <w:t>N</w:t>
      </w:r>
      <w:r w:rsidRPr="00AB3C02">
        <w:rPr>
          <w:i/>
          <w:sz w:val="20"/>
          <w:szCs w:val="24"/>
          <w:vertAlign w:val="subscript"/>
        </w:rPr>
        <w:t>bedding</w:t>
      </w:r>
      <w:proofErr w:type="spellEnd"/>
      <w:r>
        <w:rPr>
          <w:sz w:val="20"/>
          <w:szCs w:val="24"/>
        </w:rPr>
        <w:t xml:space="preserve"> for ewes</w:t>
      </w:r>
    </w:p>
    <w:p w14:paraId="48658F1A" w14:textId="0678C6CD" w:rsidR="003F0C14" w:rsidRDefault="00CB5725" w:rsidP="00CB5725">
      <w:pPr>
        <w:pStyle w:val="Heading4"/>
      </w:pPr>
      <w:r>
        <w:t>Manure NH</w:t>
      </w:r>
      <w:r w:rsidRPr="00FD6491">
        <w:rPr>
          <w:vertAlign w:val="subscript"/>
        </w:rPr>
        <w:t>3</w:t>
      </w:r>
      <w:r>
        <w:t xml:space="preserve"> volatilization from housing and storage for </w:t>
      </w:r>
      <w:r w:rsidR="00381DCD">
        <w:t>s</w:t>
      </w:r>
      <w:r>
        <w:t>heep, swine and other livestock</w:t>
      </w:r>
    </w:p>
    <w:p w14:paraId="38710F93" w14:textId="6DB07945" w:rsidR="00EF0FE0" w:rsidRPr="00D5649B" w:rsidRDefault="00000000" w:rsidP="00ED58F9">
      <w:pPr>
        <w:keepNext/>
        <w:tabs>
          <w:tab w:val="right" w:pos="8640"/>
          <w:tab w:val="right" w:pos="8820"/>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EF0FE0" w:rsidRPr="00D5649B">
        <w:tab/>
      </w:r>
      <w:r w:rsidR="00EF0FE0" w:rsidRPr="00D5649B">
        <w:tab/>
      </w:r>
    </w:p>
    <w:p w14:paraId="646F4DA5" w14:textId="48887F38" w:rsidR="00EF0FE0" w:rsidRPr="00D5649B" w:rsidRDefault="00EF0FE0" w:rsidP="000C5C59">
      <w:pPr>
        <w:keepNext/>
        <w:tabs>
          <w:tab w:val="clear" w:pos="2880"/>
          <w:tab w:val="clear" w:pos="9360"/>
          <w:tab w:val="right" w:pos="9781"/>
        </w:tabs>
        <w:spacing w:before="240"/>
      </w:pPr>
      <w:r w:rsidRPr="00D5649B">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73163074" w14:textId="45234610" w:rsidR="00687171" w:rsidRDefault="00421D4A" w:rsidP="00687171">
      <w:pPr>
        <w:tabs>
          <w:tab w:val="clear" w:pos="2880"/>
          <w:tab w:val="clear" w:pos="9360"/>
          <w:tab w:val="left" w:pos="2694"/>
          <w:tab w:val="right" w:pos="9781"/>
        </w:tabs>
        <w:ind w:left="2694" w:hanging="2694"/>
        <w:jc w:val="right"/>
        <w:rPr>
          <w:sz w:val="20"/>
        </w:rPr>
      </w:pPr>
      <w:r>
        <w:rPr>
          <w:sz w:val="20"/>
        </w:rPr>
        <w:t>D</w:t>
      </w:r>
      <w:r w:rsidR="00687171">
        <w:rPr>
          <w:sz w:val="20"/>
        </w:rPr>
        <w:t>erived from IPCC 2019, Eq. 10.26</w:t>
      </w:r>
    </w:p>
    <w:p w14:paraId="1D02AB94" w14:textId="36F86A63" w:rsidR="00EF0FE0" w:rsidRPr="00D5649B" w:rsidRDefault="00EF0FE0" w:rsidP="00EF0FE0">
      <w:pPr>
        <w:tabs>
          <w:tab w:val="clear" w:pos="2880"/>
          <w:tab w:val="clear" w:pos="9360"/>
          <w:tab w:val="left" w:pos="2694"/>
          <w:tab w:val="right" w:pos="9781"/>
        </w:tabs>
        <w:ind w:left="2694" w:hanging="2694"/>
        <w:rPr>
          <w:i/>
          <w:sz w:val="20"/>
        </w:rPr>
      </w:pPr>
      <w:r w:rsidRPr="00D5649B">
        <w:rPr>
          <w:sz w:val="20"/>
        </w:rPr>
        <w:t>where</w:t>
      </w:r>
    </w:p>
    <w:p w14:paraId="0A7D112E" w14:textId="4A5783E6" w:rsidR="00EF0FE0" w:rsidRPr="00D5649B" w:rsidRDefault="00EF0FE0" w:rsidP="0025388D">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772CEF">
        <w:rPr>
          <w:i/>
          <w:sz w:val="20"/>
          <w:szCs w:val="24"/>
        </w:rPr>
        <w:t>_</w:t>
      </w:r>
      <w:r w:rsidRPr="00D5649B">
        <w:rPr>
          <w:i/>
          <w:sz w:val="20"/>
          <w:szCs w:val="24"/>
        </w:rPr>
        <w:t>N</w:t>
      </w:r>
      <w:r w:rsidRPr="00D5649B">
        <w:rPr>
          <w:i/>
          <w:sz w:val="20"/>
          <w:szCs w:val="24"/>
          <w:vertAlign w:val="subscript"/>
        </w:rPr>
        <w:t>housing,storage</w:t>
      </w:r>
      <w:r w:rsidRPr="00D5649B">
        <w:rPr>
          <w:i/>
          <w:sz w:val="20"/>
          <w:szCs w:val="24"/>
        </w:rPr>
        <w:t>_rate</w:t>
      </w:r>
      <w:r w:rsidRPr="00D5649B">
        <w:rPr>
          <w:i/>
          <w:sz w:val="20"/>
          <w:szCs w:val="24"/>
        </w:rPr>
        <w:tab/>
      </w:r>
      <w:r w:rsidRPr="00D5649B">
        <w:rPr>
          <w:sz w:val="20"/>
          <w:szCs w:val="24"/>
        </w:rPr>
        <w:t>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NH</w:t>
      </w:r>
      <w:r w:rsidRPr="00D5649B">
        <w:rPr>
          <w:sz w:val="20"/>
          <w:szCs w:val="24"/>
          <w:vertAlign w:val="subscript"/>
        </w:rPr>
        <w:t>3</w:t>
      </w:r>
      <w:r w:rsidRPr="00D5649B">
        <w:rPr>
          <w:sz w:val="20"/>
          <w:szCs w:val="24"/>
        </w:rPr>
        <w:t>-N)</w:t>
      </w:r>
      <w:r w:rsidR="00772CEF">
        <w:rPr>
          <w:sz w:val="20"/>
          <w:szCs w:val="24"/>
        </w:rPr>
        <w:t>, by animal group</w:t>
      </w:r>
      <w:r w:rsidRPr="00D5649B">
        <w:rPr>
          <w:sz w:val="20"/>
          <w:szCs w:val="24"/>
        </w:rPr>
        <w:t xml:space="preserve"> </w:t>
      </w:r>
      <w:r w:rsidR="00BB543A">
        <w:rPr>
          <w:sz w:val="20"/>
          <w:szCs w:val="24"/>
        </w:rPr>
        <w:t>and manure management system</w:t>
      </w:r>
    </w:p>
    <w:p w14:paraId="7B08BEF7" w14:textId="298248F6" w:rsidR="00EF0FE0" w:rsidRPr="00D5649B" w:rsidRDefault="00EF0FE0" w:rsidP="0025388D">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i/>
          <w:sz w:val="20"/>
          <w:szCs w:val="24"/>
        </w:rPr>
        <w:tab/>
      </w:r>
      <w:r w:rsidRPr="00D5649B">
        <w:rPr>
          <w:sz w:val="20"/>
        </w:rPr>
        <w:t xml:space="preserve">Volatilization fraction for sheep, swine and other livestock </w:t>
      </w:r>
      <w:r w:rsidR="000C1C34">
        <w:rPr>
          <w:sz w:val="20"/>
        </w:rPr>
        <w:t>types</w:t>
      </w:r>
      <w:r w:rsidR="000C1C34" w:rsidRPr="00D5649B">
        <w:rPr>
          <w:sz w:val="20"/>
        </w:rPr>
        <w:t xml:space="preserve"> </w:t>
      </w:r>
      <w:r w:rsidRPr="00D5649B">
        <w:rPr>
          <w:sz w:val="20"/>
        </w:rPr>
        <w:t>(</w:t>
      </w:r>
      <w:r w:rsidRPr="0025388D">
        <w:rPr>
          <w:b/>
          <w:sz w:val="20"/>
        </w:rPr>
        <w:fldChar w:fldCharType="begin"/>
      </w:r>
      <w:r w:rsidRPr="0025388D">
        <w:rPr>
          <w:b/>
          <w:sz w:val="20"/>
        </w:rPr>
        <w:instrText xml:space="preserve"> REF _Ref81928082 \h  \* MERGEFORMAT </w:instrText>
      </w:r>
      <w:r w:rsidRPr="0025388D">
        <w:rPr>
          <w:b/>
          <w:sz w:val="20"/>
        </w:rPr>
      </w:r>
      <w:r w:rsidRPr="0025388D">
        <w:rPr>
          <w:b/>
          <w:sz w:val="20"/>
        </w:rPr>
        <w:fldChar w:fldCharType="separate"/>
      </w:r>
      <w:r w:rsidR="00C6178D" w:rsidRPr="00C6178D">
        <w:rPr>
          <w:b/>
          <w:sz w:val="20"/>
        </w:rPr>
        <w:t xml:space="preserve">Table </w:t>
      </w:r>
      <w:r w:rsidR="00C6178D" w:rsidRPr="00C6178D">
        <w:rPr>
          <w:b/>
          <w:noProof/>
          <w:sz w:val="20"/>
        </w:rPr>
        <w:t>36</w:t>
      </w:r>
      <w:r w:rsidRPr="0025388D">
        <w:rPr>
          <w:b/>
          <w:sz w:val="20"/>
        </w:rPr>
        <w:fldChar w:fldCharType="end"/>
      </w:r>
      <w:r w:rsidRPr="00D5649B">
        <w:rPr>
          <w:sz w:val="20"/>
        </w:rPr>
        <w:t>)</w:t>
      </w:r>
    </w:p>
    <w:bookmarkStart w:id="631" w:name="_Ref132378142"/>
    <w:p w14:paraId="1992FED9" w14:textId="7EE35C6D" w:rsidR="00EF0FE0" w:rsidRPr="00D5649B" w:rsidRDefault="00000000" w:rsidP="00ED58F9">
      <w:pPr>
        <w:tabs>
          <w:tab w:val="clear" w:pos="2880"/>
          <w:tab w:val="clear" w:pos="9360"/>
          <w:tab w:val="right" w:pos="9781"/>
        </w:tabs>
        <w:spacing w:after="120"/>
        <w:rPr>
          <w:rFonts w:cstheme="minorHAnsi"/>
          <w:b/>
          <w:bCs/>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cstheme="minorHAnsi"/>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r>
          <m:rPr>
            <m:sty m:val="bi"/>
          </m:rPr>
          <w:rPr>
            <w:rFonts w:ascii="Cambria Math" w:hAnsi="Cambria Math" w:cstheme="minorHAnsi"/>
            <w:szCs w:val="24"/>
          </w:rPr>
          <m:t>×#animals</m:t>
        </m:r>
      </m:oMath>
      <w:r w:rsidR="00EF0FE0" w:rsidRPr="00D5649B">
        <w:rPr>
          <w:rFonts w:cstheme="minorHAnsi"/>
          <w:b/>
          <w:bCs/>
          <w:szCs w:val="24"/>
        </w:rPr>
        <w:tab/>
      </w:r>
      <w:r w:rsidR="00EF0FE0"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4.3.4</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7</w:t>
      </w:r>
      <w:r w:rsidR="001977CC">
        <w:rPr>
          <w:b/>
          <w:bCs/>
          <w:szCs w:val="24"/>
        </w:rPr>
        <w:fldChar w:fldCharType="end"/>
      </w:r>
      <w:bookmarkEnd w:id="631"/>
    </w:p>
    <w:p w14:paraId="37477AB6" w14:textId="77777777" w:rsidR="00EF0FE0" w:rsidRPr="00D5649B" w:rsidRDefault="00EF0FE0" w:rsidP="00EF0FE0">
      <w:pPr>
        <w:tabs>
          <w:tab w:val="left" w:pos="2160"/>
          <w:tab w:val="right" w:pos="8640"/>
          <w:tab w:val="right" w:pos="8820"/>
        </w:tabs>
        <w:rPr>
          <w:i/>
          <w:sz w:val="20"/>
        </w:rPr>
      </w:pPr>
      <w:r w:rsidRPr="00D5649B">
        <w:rPr>
          <w:i/>
          <w:sz w:val="20"/>
        </w:rPr>
        <w:t xml:space="preserve">where </w:t>
      </w:r>
    </w:p>
    <w:p w14:paraId="4C3B7494" w14:textId="745737C1" w:rsidR="00EF0FE0" w:rsidRPr="00D5649B" w:rsidRDefault="00EF0FE0" w:rsidP="0025388D">
      <w:pPr>
        <w:tabs>
          <w:tab w:val="clear" w:pos="2880"/>
          <w:tab w:val="clear" w:pos="9360"/>
        </w:tabs>
        <w:spacing w:before="0"/>
        <w:ind w:left="2835" w:hanging="2835"/>
        <w:rPr>
          <w:sz w:val="20"/>
          <w:szCs w:val="24"/>
        </w:rPr>
      </w:pPr>
      <w:r w:rsidRPr="00D5649B">
        <w:rPr>
          <w:i/>
          <w:sz w:val="20"/>
        </w:rPr>
        <w:t>NH</w:t>
      </w:r>
      <w:r w:rsidRPr="00D5649B">
        <w:rPr>
          <w:i/>
          <w:sz w:val="20"/>
          <w:vertAlign w:val="subscript"/>
        </w:rPr>
        <w:t>3</w:t>
      </w:r>
      <w:r w:rsidRPr="00D5649B">
        <w:rPr>
          <w:i/>
          <w:sz w:val="20"/>
        </w:rPr>
        <w:t>-N</w:t>
      </w:r>
      <w:r w:rsidRPr="00D5649B">
        <w:rPr>
          <w:i/>
          <w:sz w:val="20"/>
          <w:vertAlign w:val="subscript"/>
        </w:rPr>
        <w:t>housing,storage</w:t>
      </w:r>
      <w:r w:rsidRPr="00D5649B">
        <w:rPr>
          <w:i/>
          <w:sz w:val="20"/>
          <w:vertAlign w:val="subscript"/>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w:t>
      </w:r>
      <w:r w:rsidR="00772CEF">
        <w:rPr>
          <w:sz w:val="20"/>
          <w:szCs w:val="24"/>
        </w:rPr>
        <w:t>, by animal group</w:t>
      </w:r>
      <w:r w:rsidRPr="00D5649B">
        <w:rPr>
          <w:sz w:val="20"/>
          <w:szCs w:val="24"/>
        </w:rPr>
        <w:t xml:space="preserve"> </w:t>
      </w:r>
      <w:r w:rsidR="00BB543A">
        <w:rPr>
          <w:sz w:val="20"/>
          <w:szCs w:val="24"/>
        </w:rPr>
        <w:t>and manure management system</w:t>
      </w:r>
    </w:p>
    <w:p w14:paraId="760E6168" w14:textId="087EC1AF" w:rsidR="00EF0FE0" w:rsidRPr="00D5649B" w:rsidRDefault="00EF0FE0" w:rsidP="0025388D">
      <w:pPr>
        <w:tabs>
          <w:tab w:val="clear" w:pos="2880"/>
          <w:tab w:val="clear" w:pos="9360"/>
        </w:tabs>
        <w:spacing w:before="0"/>
        <w:ind w:left="2835" w:hanging="2835"/>
        <w:rPr>
          <w:sz w:val="20"/>
        </w:rPr>
      </w:pPr>
      <w:r w:rsidRPr="00D5649B">
        <w:rPr>
          <w:i/>
          <w:sz w:val="20"/>
        </w:rPr>
        <w:t>#</w:t>
      </w:r>
      <w:r w:rsidR="001353EF">
        <w:rPr>
          <w:i/>
          <w:sz w:val="20"/>
        </w:rPr>
        <w:t>animals</w:t>
      </w:r>
      <w:r w:rsidRPr="00D5649B">
        <w:rPr>
          <w:i/>
          <w:sz w:val="20"/>
        </w:rPr>
        <w:tab/>
      </w:r>
      <w:r w:rsidRPr="00D5649B">
        <w:rPr>
          <w:sz w:val="20"/>
        </w:rPr>
        <w:t>Number o</w:t>
      </w:r>
      <w:r w:rsidR="00A42769" w:rsidRPr="00D5649B">
        <w:rPr>
          <w:sz w:val="20"/>
        </w:rPr>
        <w:t xml:space="preserve">f </w:t>
      </w:r>
      <w:r w:rsidR="001353EF">
        <w:rPr>
          <w:sz w:val="20"/>
        </w:rPr>
        <w:t>animals</w:t>
      </w:r>
    </w:p>
    <w:p w14:paraId="70EC1603" w14:textId="77777777" w:rsidR="00EF0FE0" w:rsidRPr="00D5649B" w:rsidRDefault="00EF0FE0" w:rsidP="00EF0FE0">
      <w:pPr>
        <w:rPr>
          <w:b/>
          <w:szCs w:val="24"/>
        </w:rPr>
      </w:pPr>
      <w:r w:rsidRPr="00D5649B">
        <w:rPr>
          <w:b/>
          <w:szCs w:val="24"/>
        </w:rPr>
        <w:t>Ammonia emissions from housing and storage are calculated on a daily basis.</w:t>
      </w:r>
    </w:p>
    <w:p w14:paraId="68E4B28F" w14:textId="7CE91E78" w:rsidR="005B7835" w:rsidRPr="00D5649B" w:rsidRDefault="005B7835" w:rsidP="008A7F5F">
      <w:pPr>
        <w:pStyle w:val="Heading3"/>
      </w:pPr>
      <w:bookmarkStart w:id="632" w:name="_Toc152758604"/>
      <w:r w:rsidRPr="00D5649B">
        <w:t>N</w:t>
      </w:r>
      <w:r w:rsidRPr="00D5649B">
        <w:rPr>
          <w:vertAlign w:val="subscript"/>
        </w:rPr>
        <w:t>2</w:t>
      </w:r>
      <w:r w:rsidRPr="00D5649B">
        <w:t xml:space="preserve">O </w:t>
      </w:r>
      <w:r w:rsidR="00D71BC0" w:rsidRPr="00D5649B">
        <w:t>v</w:t>
      </w:r>
      <w:r w:rsidRPr="00D5649B">
        <w:t xml:space="preserve">olatilization </w:t>
      </w:r>
      <w:r w:rsidR="00F10312" w:rsidRPr="00D5649B">
        <w:t xml:space="preserve">from </w:t>
      </w:r>
      <w:r w:rsidR="00D71BC0" w:rsidRPr="00D5649B">
        <w:t>manure in housing and storage</w:t>
      </w:r>
      <w:r w:rsidR="00344A2C" w:rsidRPr="00D5649B">
        <w:t xml:space="preserve"> </w:t>
      </w:r>
      <w:r w:rsidR="00413E80" w:rsidRPr="00D5649B">
        <w:t xml:space="preserve">for all </w:t>
      </w:r>
      <w:r w:rsidR="00C2206D" w:rsidRPr="00D5649B">
        <w:t>l</w:t>
      </w:r>
      <w:r w:rsidR="00413E80" w:rsidRPr="00D5649B">
        <w:t>ivestock</w:t>
      </w:r>
      <w:bookmarkEnd w:id="632"/>
    </w:p>
    <w:p w14:paraId="5802E168" w14:textId="0751AFBC" w:rsidR="00E111A4" w:rsidRDefault="00E111A4" w:rsidP="00551FDF">
      <w:pPr>
        <w:rPr>
          <w:szCs w:val="24"/>
        </w:rPr>
      </w:pPr>
      <w:r w:rsidRPr="00D5649B">
        <w:rPr>
          <w:szCs w:val="24"/>
        </w:rPr>
        <w:t>In the previous version (</w:t>
      </w:r>
      <w:proofErr w:type="spellStart"/>
      <w:r w:rsidRPr="00D5649B">
        <w:rPr>
          <w:szCs w:val="24"/>
        </w:rPr>
        <w:t>Holos</w:t>
      </w:r>
      <w:proofErr w:type="spellEnd"/>
      <w:r w:rsidRPr="00D5649B">
        <w:rPr>
          <w:szCs w:val="24"/>
        </w:rPr>
        <w:t xml:space="preserve"> </w:t>
      </w:r>
      <w:r w:rsidR="00300D75">
        <w:rPr>
          <w:szCs w:val="24"/>
        </w:rPr>
        <w:t>V</w:t>
      </w:r>
      <w:r w:rsidRPr="00D5649B">
        <w:rPr>
          <w:szCs w:val="24"/>
        </w:rPr>
        <w:t xml:space="preserve">3), the fraction of </w:t>
      </w:r>
      <w:r w:rsidR="005B7835" w:rsidRPr="00D5649B">
        <w:rPr>
          <w:szCs w:val="24"/>
        </w:rPr>
        <w:t xml:space="preserve">N </w:t>
      </w:r>
      <w:r w:rsidRPr="00D5649B">
        <w:rPr>
          <w:szCs w:val="24"/>
        </w:rPr>
        <w:t xml:space="preserve">lost through volatilization was calculated based on default IPCC </w:t>
      </w:r>
      <w:r w:rsidR="00BB543A">
        <w:rPr>
          <w:szCs w:val="24"/>
        </w:rPr>
        <w:t xml:space="preserve">(2006) </w:t>
      </w:r>
      <w:r w:rsidR="00300D75">
        <w:rPr>
          <w:szCs w:val="24"/>
        </w:rPr>
        <w:t>volatilization loss fractions</w:t>
      </w:r>
      <w:r w:rsidR="00300D75" w:rsidRPr="00D5649B">
        <w:rPr>
          <w:szCs w:val="24"/>
        </w:rPr>
        <w:t xml:space="preserve"> </w:t>
      </w:r>
      <w:r w:rsidRPr="00D5649B">
        <w:rPr>
          <w:szCs w:val="24"/>
        </w:rPr>
        <w:t>(</w:t>
      </w:r>
      <w:proofErr w:type="spellStart"/>
      <w:r w:rsidRPr="00D5649B">
        <w:rPr>
          <w:i/>
          <w:szCs w:val="24"/>
        </w:rPr>
        <w:t>Frac</w:t>
      </w:r>
      <w:r w:rsidRPr="00D5649B">
        <w:rPr>
          <w:i/>
          <w:szCs w:val="24"/>
          <w:vertAlign w:val="subscript"/>
        </w:rPr>
        <w:t>volatilization</w:t>
      </w:r>
      <w:proofErr w:type="spellEnd"/>
      <w:r w:rsidRPr="00D5649B">
        <w:rPr>
          <w:szCs w:val="24"/>
        </w:rPr>
        <w:t>)</w:t>
      </w:r>
      <w:r w:rsidR="005B7835" w:rsidRPr="00D5649B">
        <w:rPr>
          <w:szCs w:val="24"/>
        </w:rPr>
        <w:t xml:space="preserve"> for each livestock </w:t>
      </w:r>
      <w:r w:rsidR="000C1C34">
        <w:rPr>
          <w:szCs w:val="24"/>
        </w:rPr>
        <w:t>type</w:t>
      </w:r>
      <w:r w:rsidRPr="00D5649B">
        <w:rPr>
          <w:szCs w:val="24"/>
        </w:rPr>
        <w:t>. However, in the current version</w:t>
      </w:r>
      <w:r w:rsidR="00E67439" w:rsidRPr="00D5649B">
        <w:rPr>
          <w:szCs w:val="24"/>
        </w:rPr>
        <w:t xml:space="preserve">, </w:t>
      </w:r>
      <w:proofErr w:type="spellStart"/>
      <w:r w:rsidRPr="00D5649B">
        <w:rPr>
          <w:i/>
          <w:szCs w:val="24"/>
        </w:rPr>
        <w:t>Frac</w:t>
      </w:r>
      <w:r w:rsidRPr="00D5649B">
        <w:rPr>
          <w:i/>
          <w:szCs w:val="24"/>
          <w:vertAlign w:val="subscript"/>
        </w:rPr>
        <w:t>volatilization</w:t>
      </w:r>
      <w:proofErr w:type="spellEnd"/>
      <w:r w:rsidR="00413E80" w:rsidRPr="00D5649B">
        <w:rPr>
          <w:szCs w:val="24"/>
        </w:rPr>
        <w:t xml:space="preserve"> </w:t>
      </w:r>
      <w:r w:rsidR="00300D75">
        <w:rPr>
          <w:szCs w:val="24"/>
        </w:rPr>
        <w:t xml:space="preserve">values </w:t>
      </w:r>
      <w:r w:rsidR="00E67439" w:rsidRPr="00D5649B">
        <w:rPr>
          <w:szCs w:val="24"/>
        </w:rPr>
        <w:t xml:space="preserve">for beef and dairy cattle </w:t>
      </w:r>
      <w:r w:rsidR="00300D75">
        <w:rPr>
          <w:szCs w:val="24"/>
        </w:rPr>
        <w:t xml:space="preserve">and poultry are </w:t>
      </w:r>
      <w:r w:rsidRPr="00D5649B">
        <w:rPr>
          <w:szCs w:val="24"/>
        </w:rPr>
        <w:t xml:space="preserve">calculated </w:t>
      </w:r>
      <w:r w:rsidR="00300D75">
        <w:rPr>
          <w:szCs w:val="24"/>
        </w:rPr>
        <w:t xml:space="preserve">based on </w:t>
      </w:r>
      <w:proofErr w:type="spellStart"/>
      <w:r w:rsidR="00300D75" w:rsidRPr="00300D75">
        <w:rPr>
          <w:i/>
          <w:iCs/>
          <w:szCs w:val="24"/>
        </w:rPr>
        <w:t>N</w:t>
      </w:r>
      <w:r w:rsidR="00300D75" w:rsidRPr="00300D75">
        <w:rPr>
          <w:i/>
          <w:iCs/>
          <w:szCs w:val="24"/>
          <w:vertAlign w:val="subscript"/>
        </w:rPr>
        <w:t>excretion</w:t>
      </w:r>
      <w:proofErr w:type="spellEnd"/>
      <w:r w:rsidR="00300D75">
        <w:rPr>
          <w:szCs w:val="24"/>
        </w:rPr>
        <w:t xml:space="preserve">, </w:t>
      </w:r>
      <w:proofErr w:type="spellStart"/>
      <w:r w:rsidR="00300D75" w:rsidRPr="00300D75">
        <w:rPr>
          <w:i/>
          <w:iCs/>
          <w:szCs w:val="24"/>
        </w:rPr>
        <w:t>N</w:t>
      </w:r>
      <w:r w:rsidR="00300D75" w:rsidRPr="00300D75">
        <w:rPr>
          <w:i/>
          <w:iCs/>
          <w:szCs w:val="24"/>
          <w:vertAlign w:val="subscript"/>
        </w:rPr>
        <w:t>bedding</w:t>
      </w:r>
      <w:proofErr w:type="spellEnd"/>
      <w:r w:rsidR="00300D75">
        <w:rPr>
          <w:szCs w:val="24"/>
        </w:rPr>
        <w:t xml:space="preserve"> and NH</w:t>
      </w:r>
      <w:r w:rsidR="00300D75" w:rsidRPr="00300D75">
        <w:rPr>
          <w:szCs w:val="24"/>
          <w:vertAlign w:val="subscript"/>
        </w:rPr>
        <w:t>3</w:t>
      </w:r>
      <w:r w:rsidR="00300D75">
        <w:rPr>
          <w:szCs w:val="24"/>
        </w:rPr>
        <w:t>-N losses during housing and storage</w:t>
      </w:r>
      <w:r w:rsidR="00BB543A">
        <w:rPr>
          <w:szCs w:val="24"/>
        </w:rPr>
        <w:t xml:space="preserve">, using </w:t>
      </w:r>
      <w:r w:rsidR="00BB543A">
        <w:rPr>
          <w:szCs w:val="24"/>
        </w:rPr>
        <w:fldChar w:fldCharType="begin"/>
      </w:r>
      <w:r w:rsidR="00BB543A">
        <w:rPr>
          <w:szCs w:val="24"/>
        </w:rPr>
        <w:instrText xml:space="preserve"> REF FracVolatilization_ManureStorage_Eq \h </w:instrText>
      </w:r>
      <w:r w:rsidR="00BB543A">
        <w:rPr>
          <w:szCs w:val="24"/>
        </w:rPr>
      </w:r>
      <w:r w:rsidR="00BB543A">
        <w:rPr>
          <w:szCs w:val="24"/>
        </w:rPr>
        <w:fldChar w:fldCharType="separate"/>
      </w:r>
      <w:r w:rsidR="00BB543A" w:rsidRPr="00D5649B">
        <w:rPr>
          <w:b/>
        </w:rPr>
        <w:t xml:space="preserve">Eq. </w:t>
      </w:r>
      <w:r w:rsidR="00BB543A">
        <w:rPr>
          <w:b/>
          <w:noProof/>
        </w:rPr>
        <w:t>4.3.5</w:t>
      </w:r>
      <w:r w:rsidR="00BB543A">
        <w:rPr>
          <w:b/>
        </w:rPr>
        <w:noBreakHyphen/>
      </w:r>
      <w:r w:rsidR="00BB543A">
        <w:rPr>
          <w:b/>
          <w:noProof/>
        </w:rPr>
        <w:t>1</w:t>
      </w:r>
      <w:r w:rsidR="00BB543A">
        <w:rPr>
          <w:szCs w:val="24"/>
        </w:rPr>
        <w:fldChar w:fldCharType="end"/>
      </w:r>
      <w:r w:rsidRPr="00D5649B">
        <w:rPr>
          <w:szCs w:val="24"/>
        </w:rPr>
        <w:t>. For swine</w:t>
      </w:r>
      <w:r w:rsidR="000302A9" w:rsidRPr="00D5649B">
        <w:rPr>
          <w:szCs w:val="24"/>
        </w:rPr>
        <w:t>, sheep and other livestock,</w:t>
      </w:r>
      <w:r w:rsidRPr="00D5649B">
        <w:rPr>
          <w:szCs w:val="24"/>
        </w:rPr>
        <w:t xml:space="preserve"> </w:t>
      </w:r>
      <w:proofErr w:type="spellStart"/>
      <w:r w:rsidRPr="00D5649B">
        <w:rPr>
          <w:i/>
          <w:szCs w:val="24"/>
        </w:rPr>
        <w:t>Frac</w:t>
      </w:r>
      <w:r w:rsidRPr="00D5649B">
        <w:rPr>
          <w:i/>
          <w:szCs w:val="24"/>
          <w:vertAlign w:val="subscript"/>
        </w:rPr>
        <w:t>volatilization</w:t>
      </w:r>
      <w:proofErr w:type="spellEnd"/>
      <w:r w:rsidRPr="00D5649B">
        <w:rPr>
          <w:szCs w:val="24"/>
        </w:rPr>
        <w:t xml:space="preserve"> values from IPCC (2019)</w:t>
      </w:r>
      <w:r w:rsidR="00551FDF" w:rsidRPr="00D5649B">
        <w:rPr>
          <w:szCs w:val="24"/>
        </w:rPr>
        <w:t xml:space="preserve"> (</w:t>
      </w:r>
      <w:r w:rsidR="009915CA" w:rsidRPr="00741D3D">
        <w:rPr>
          <w:b/>
          <w:szCs w:val="24"/>
        </w:rPr>
        <w:fldChar w:fldCharType="begin"/>
      </w:r>
      <w:r w:rsidR="009915CA" w:rsidRPr="00741D3D">
        <w:rPr>
          <w:b/>
          <w:szCs w:val="24"/>
        </w:rPr>
        <w:instrText xml:space="preserve"> REF _Ref81928082 \h  \* MERGEFORMAT </w:instrText>
      </w:r>
      <w:r w:rsidR="009915CA" w:rsidRPr="00741D3D">
        <w:rPr>
          <w:b/>
          <w:szCs w:val="24"/>
        </w:rPr>
      </w:r>
      <w:r w:rsidR="009915CA" w:rsidRPr="00741D3D">
        <w:rPr>
          <w:b/>
          <w:szCs w:val="24"/>
        </w:rPr>
        <w:fldChar w:fldCharType="separate"/>
      </w:r>
      <w:r w:rsidR="00C6178D" w:rsidRPr="00B62AA9">
        <w:rPr>
          <w:b/>
        </w:rPr>
        <w:t xml:space="preserve">Table </w:t>
      </w:r>
      <w:r w:rsidR="00C6178D">
        <w:rPr>
          <w:b/>
          <w:noProof/>
        </w:rPr>
        <w:t>36</w:t>
      </w:r>
      <w:r w:rsidR="009915CA" w:rsidRPr="00741D3D">
        <w:rPr>
          <w:b/>
          <w:szCs w:val="24"/>
        </w:rPr>
        <w:fldChar w:fldCharType="end"/>
      </w:r>
      <w:r w:rsidR="00551FDF" w:rsidRPr="00D5649B">
        <w:rPr>
          <w:szCs w:val="24"/>
        </w:rPr>
        <w:t>)</w:t>
      </w:r>
      <w:r w:rsidRPr="00D5649B">
        <w:rPr>
          <w:szCs w:val="24"/>
        </w:rPr>
        <w:t xml:space="preserve"> are used</w:t>
      </w:r>
      <w:r w:rsidR="005734B8">
        <w:rPr>
          <w:szCs w:val="24"/>
        </w:rPr>
        <w:t>.</w:t>
      </w:r>
    </w:p>
    <w:p w14:paraId="4732EDC6" w14:textId="793F2A96" w:rsidR="00527CA0" w:rsidRPr="00D5649B" w:rsidRDefault="00527CA0" w:rsidP="00551FDF">
      <w:pPr>
        <w:rPr>
          <w:szCs w:val="24"/>
        </w:rPr>
      </w:pPr>
      <w:r w:rsidRPr="00527CA0">
        <w:rPr>
          <w:b/>
          <w:bCs/>
          <w:szCs w:val="24"/>
        </w:rPr>
        <w:t>Note:</w:t>
      </w:r>
      <w:r w:rsidRPr="00527CA0">
        <w:rPr>
          <w:szCs w:val="24"/>
        </w:rPr>
        <w:t xml:space="preserve"> For beef cattle, dairy cattle and broilers, layers and turkeys, the user also has the option to use IPCC (2019) </w:t>
      </w:r>
      <w:proofErr w:type="spellStart"/>
      <w:r w:rsidRPr="00527CA0">
        <w:rPr>
          <w:i/>
          <w:iCs/>
          <w:szCs w:val="24"/>
        </w:rPr>
        <w:t>Frac</w:t>
      </w:r>
      <w:r w:rsidRPr="00527CA0">
        <w:rPr>
          <w:i/>
          <w:iCs/>
          <w:szCs w:val="24"/>
          <w:vertAlign w:val="subscript"/>
        </w:rPr>
        <w:t>volatilization</w:t>
      </w:r>
      <w:proofErr w:type="spellEnd"/>
      <w:r w:rsidRPr="00527CA0">
        <w:rPr>
          <w:szCs w:val="24"/>
        </w:rPr>
        <w:t xml:space="preserve"> values as follows: </w:t>
      </w:r>
      <w:r w:rsidRPr="00EF39D5">
        <w:rPr>
          <w:szCs w:val="24"/>
          <w:u w:val="single"/>
        </w:rPr>
        <w:t>Beef cattle</w:t>
      </w:r>
      <w:r w:rsidRPr="00527CA0">
        <w:rPr>
          <w:szCs w:val="24"/>
        </w:rPr>
        <w:t xml:space="preserve">: solid storage – 0.45; compost (intensive windrow) – 0.65; compost (passive windrow) – 0.60; deep bedding (&gt; 1 month, no mixing) – 0.25; </w:t>
      </w:r>
      <w:r w:rsidRPr="00EF39D5">
        <w:rPr>
          <w:szCs w:val="24"/>
          <w:u w:val="single"/>
        </w:rPr>
        <w:t>Dairy cattle</w:t>
      </w:r>
      <w:r w:rsidRPr="00527CA0">
        <w:rPr>
          <w:szCs w:val="24"/>
        </w:rPr>
        <w:t xml:space="preserve">: daily spread – 0.07; solid storage – 0.30; compost (intensive windrow) – 0.50; compost (passive windrow) – 0.45; deep bedding (&gt; 1 month, no mixing) – 0.25; </w:t>
      </w:r>
      <w:r w:rsidR="002452A1">
        <w:rPr>
          <w:szCs w:val="24"/>
        </w:rPr>
        <w:t xml:space="preserve">liquid/slurry with natural crust cover – 0.3; </w:t>
      </w:r>
      <w:r w:rsidRPr="00527CA0">
        <w:rPr>
          <w:szCs w:val="24"/>
        </w:rPr>
        <w:t xml:space="preserve">liquid/slurry, without natural crust cover – 0.48; liquid slurry, cover – 0.10; </w:t>
      </w:r>
      <w:r w:rsidR="002452A1">
        <w:rPr>
          <w:szCs w:val="24"/>
        </w:rPr>
        <w:t xml:space="preserve">deep pit under barn – 0.28; </w:t>
      </w:r>
      <w:r w:rsidRPr="00EF39D5">
        <w:rPr>
          <w:szCs w:val="24"/>
          <w:u w:val="single"/>
        </w:rPr>
        <w:t>Poultry</w:t>
      </w:r>
      <w:r w:rsidRPr="00527CA0">
        <w:rPr>
          <w:szCs w:val="24"/>
        </w:rPr>
        <w:t>: manure with litter – 0.4; manure without litter – 0.48</w:t>
      </w:r>
      <w:r>
        <w:rPr>
          <w:szCs w:val="24"/>
        </w:rPr>
        <w:t>.</w:t>
      </w:r>
    </w:p>
    <w:p w14:paraId="46A31DD0" w14:textId="19BE0839" w:rsidR="00E111A4" w:rsidRPr="00D5649B" w:rsidRDefault="00E111A4" w:rsidP="00344A2C">
      <w:pPr>
        <w:rPr>
          <w:b/>
        </w:rPr>
      </w:pPr>
      <w:r w:rsidRPr="00D5649B">
        <w:rPr>
          <w:b/>
        </w:rPr>
        <w:t>For beef and dairy cattle</w:t>
      </w:r>
      <w:r w:rsidR="009D1394" w:rsidRPr="00D5649B">
        <w:rPr>
          <w:b/>
        </w:rPr>
        <w:t xml:space="preserve"> (including beef and dairy calves</w:t>
      </w:r>
      <w:r w:rsidR="00344A2C" w:rsidRPr="00D5649B">
        <w:rPr>
          <w:b/>
        </w:rPr>
        <w:t>)</w:t>
      </w:r>
      <w:r w:rsidR="009C0473" w:rsidRPr="00D5649B">
        <w:rPr>
          <w:b/>
        </w:rPr>
        <w:t xml:space="preserve"> and broilers, layers and turkeys</w:t>
      </w:r>
      <w:r w:rsidR="00344A2C" w:rsidRPr="00D5649B">
        <w:rPr>
          <w:b/>
        </w:rPr>
        <w:t>:</w:t>
      </w:r>
    </w:p>
    <w:p w14:paraId="083623DA" w14:textId="54E318CD" w:rsidR="00E111A4" w:rsidRPr="004B2E54"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4B2E54">
        <w:rPr>
          <w:b/>
          <w:szCs w:val="24"/>
        </w:rPr>
        <w:t xml:space="preserve"> </w:t>
      </w:r>
      <w:r w:rsidRPr="004B2E54">
        <w:rPr>
          <w:b/>
          <w:szCs w:val="24"/>
        </w:rPr>
        <w:tab/>
      </w:r>
      <w:bookmarkStart w:id="633" w:name="FracVolatilization_ManureStorage_Eq"/>
      <w:r w:rsidRPr="004B2E54">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633"/>
    </w:p>
    <w:p w14:paraId="200A1021" w14:textId="77777777" w:rsidR="00E111A4" w:rsidRPr="004B2E54" w:rsidRDefault="00E111A4" w:rsidP="00E111A4">
      <w:pPr>
        <w:tabs>
          <w:tab w:val="clear" w:pos="2880"/>
          <w:tab w:val="left" w:pos="2694"/>
        </w:tabs>
        <w:ind w:left="2694" w:hanging="2694"/>
        <w:rPr>
          <w:i/>
          <w:sz w:val="20"/>
        </w:rPr>
      </w:pPr>
      <w:r w:rsidRPr="004B2E54">
        <w:rPr>
          <w:sz w:val="20"/>
        </w:rPr>
        <w:t>where</w:t>
      </w:r>
    </w:p>
    <w:p w14:paraId="3D1982BA" w14:textId="22815A83" w:rsidR="00E111A4" w:rsidRPr="004B2E54" w:rsidRDefault="00E111A4" w:rsidP="0025388D">
      <w:pPr>
        <w:tabs>
          <w:tab w:val="clear" w:pos="2880"/>
          <w:tab w:val="clear" w:pos="9360"/>
        </w:tabs>
        <w:spacing w:before="0"/>
        <w:ind w:left="2835" w:hanging="2835"/>
        <w:rPr>
          <w:sz w:val="20"/>
          <w:szCs w:val="24"/>
        </w:rPr>
      </w:pPr>
      <w:proofErr w:type="spellStart"/>
      <w:r w:rsidRPr="004B2E54">
        <w:rPr>
          <w:i/>
          <w:sz w:val="20"/>
          <w:szCs w:val="24"/>
        </w:rPr>
        <w:t>Frac</w:t>
      </w:r>
      <w:r w:rsidRPr="004B2E54">
        <w:rPr>
          <w:i/>
          <w:sz w:val="20"/>
          <w:szCs w:val="24"/>
          <w:vertAlign w:val="subscript"/>
        </w:rPr>
        <w:t>volatlization</w:t>
      </w:r>
      <w:proofErr w:type="spellEnd"/>
      <w:r w:rsidRPr="004B2E54">
        <w:rPr>
          <w:i/>
          <w:sz w:val="20"/>
          <w:szCs w:val="24"/>
        </w:rPr>
        <w:t xml:space="preserve"> </w:t>
      </w:r>
      <w:r w:rsidRPr="004B2E54">
        <w:rPr>
          <w:i/>
          <w:sz w:val="20"/>
          <w:szCs w:val="24"/>
        </w:rPr>
        <w:tab/>
      </w:r>
      <w:r w:rsidRPr="004B2E54">
        <w:rPr>
          <w:sz w:val="20"/>
          <w:szCs w:val="24"/>
        </w:rPr>
        <w:t>Fraction of manure N volatilized as NH</w:t>
      </w:r>
      <w:r w:rsidRPr="004B2E54">
        <w:rPr>
          <w:sz w:val="20"/>
          <w:szCs w:val="24"/>
          <w:vertAlign w:val="subscript"/>
        </w:rPr>
        <w:t>3</w:t>
      </w:r>
      <w:r w:rsidRPr="004B2E54">
        <w:rPr>
          <w:sz w:val="20"/>
          <w:szCs w:val="24"/>
        </w:rPr>
        <w:t xml:space="preserve"> and NO</w:t>
      </w:r>
      <w:r w:rsidRPr="004B2E54">
        <w:rPr>
          <w:sz w:val="20"/>
          <w:szCs w:val="24"/>
          <w:vertAlign w:val="subscript"/>
        </w:rPr>
        <w:t>x</w:t>
      </w:r>
      <w:r w:rsidRPr="004B2E54">
        <w:rPr>
          <w:sz w:val="20"/>
          <w:szCs w:val="24"/>
        </w:rPr>
        <w:t xml:space="preserve"> </w:t>
      </w:r>
      <w:r w:rsidR="00AD2C93" w:rsidRPr="004B2E54">
        <w:rPr>
          <w:sz w:val="20"/>
          <w:szCs w:val="24"/>
        </w:rPr>
        <w:t>by animal group and</w:t>
      </w:r>
      <w:r w:rsidRPr="004B2E54">
        <w:rPr>
          <w:sz w:val="20"/>
          <w:szCs w:val="24"/>
        </w:rPr>
        <w:t xml:space="preserve"> manure management system</w:t>
      </w:r>
    </w:p>
    <w:p w14:paraId="16B8F104" w14:textId="74D9F941"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00624BC2" w:rsidRPr="004B2E54">
        <w:rPr>
          <w:i/>
          <w:sz w:val="20"/>
          <w:szCs w:val="24"/>
          <w:vertAlign w:val="subscript"/>
        </w:rPr>
        <w:t>housing</w:t>
      </w:r>
      <w:r w:rsidRPr="004B2E54">
        <w:rPr>
          <w:i/>
          <w:sz w:val="20"/>
          <w:szCs w:val="24"/>
        </w:rPr>
        <w:tab/>
      </w:r>
      <w:r w:rsidRPr="004B2E54">
        <w:rPr>
          <w:sz w:val="20"/>
          <w:szCs w:val="24"/>
        </w:rPr>
        <w:t>Daily NH</w:t>
      </w:r>
      <w:r w:rsidRPr="004B2E54">
        <w:rPr>
          <w:sz w:val="20"/>
          <w:szCs w:val="24"/>
          <w:vertAlign w:val="subscript"/>
        </w:rPr>
        <w:t>3</w:t>
      </w:r>
      <w:r w:rsidRPr="004B2E54">
        <w:rPr>
          <w:sz w:val="20"/>
          <w:szCs w:val="24"/>
        </w:rPr>
        <w:t>-N emissions during housing of beef cattl</w:t>
      </w:r>
      <w:r w:rsidR="00FB4814" w:rsidRPr="004B2E54">
        <w:rPr>
          <w:sz w:val="20"/>
          <w:szCs w:val="24"/>
        </w:rPr>
        <w:t>e</w:t>
      </w:r>
      <w:r w:rsidR="00102AE2" w:rsidRPr="004B2E54">
        <w:rPr>
          <w:sz w:val="20"/>
          <w:szCs w:val="24"/>
        </w:rPr>
        <w:t xml:space="preserve">, dairy cattle </w:t>
      </w:r>
      <w:r w:rsidR="009C0473" w:rsidRPr="004B2E54">
        <w:rPr>
          <w:sz w:val="20"/>
          <w:szCs w:val="24"/>
        </w:rPr>
        <w:t>and broilers, layers and turkeys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5002D8F4" w14:textId="2F09E0E3"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Pr="004B2E54">
        <w:rPr>
          <w:i/>
          <w:sz w:val="20"/>
          <w:szCs w:val="24"/>
          <w:vertAlign w:val="subscript"/>
        </w:rPr>
        <w:t>storage</w:t>
      </w:r>
      <w:r w:rsidRPr="004B2E54">
        <w:rPr>
          <w:i/>
          <w:sz w:val="20"/>
          <w:szCs w:val="24"/>
        </w:rPr>
        <w:tab/>
      </w:r>
      <w:r w:rsidRPr="004B2E54">
        <w:rPr>
          <w:sz w:val="20"/>
          <w:szCs w:val="24"/>
        </w:rPr>
        <w:t>Daily</w:t>
      </w:r>
      <w:r w:rsidRPr="004B2E54">
        <w:rPr>
          <w:i/>
          <w:sz w:val="20"/>
          <w:szCs w:val="24"/>
        </w:rPr>
        <w:t xml:space="preserve"> </w:t>
      </w:r>
      <w:r w:rsidRPr="004B2E54">
        <w:rPr>
          <w:sz w:val="20"/>
          <w:szCs w:val="24"/>
        </w:rPr>
        <w:t>NH</w:t>
      </w:r>
      <w:r w:rsidRPr="004B2E54">
        <w:rPr>
          <w:sz w:val="20"/>
          <w:szCs w:val="24"/>
          <w:vertAlign w:val="subscript"/>
        </w:rPr>
        <w:t>3</w:t>
      </w:r>
      <w:r w:rsidRPr="004B2E54">
        <w:rPr>
          <w:sz w:val="20"/>
          <w:szCs w:val="24"/>
        </w:rPr>
        <w:t xml:space="preserve">-N emissions during </w:t>
      </w:r>
      <w:r w:rsidR="00124FBA" w:rsidRPr="004B2E54">
        <w:rPr>
          <w:sz w:val="20"/>
          <w:szCs w:val="24"/>
        </w:rPr>
        <w:t>storage</w:t>
      </w:r>
      <w:r w:rsidRPr="004B2E54">
        <w:rPr>
          <w:sz w:val="20"/>
          <w:szCs w:val="24"/>
        </w:rPr>
        <w:t xml:space="preserve"> of </w:t>
      </w:r>
      <w:r w:rsidR="00102AE2" w:rsidRPr="004B2E54">
        <w:rPr>
          <w:sz w:val="20"/>
          <w:szCs w:val="24"/>
        </w:rPr>
        <w:t xml:space="preserve">manure from </w:t>
      </w:r>
      <w:r w:rsidRPr="004B2E54">
        <w:rPr>
          <w:sz w:val="20"/>
          <w:szCs w:val="24"/>
        </w:rPr>
        <w:t>beef cattle</w:t>
      </w:r>
      <w:r w:rsidR="00102AE2" w:rsidRPr="004B2E54">
        <w:rPr>
          <w:sz w:val="20"/>
          <w:szCs w:val="24"/>
        </w:rPr>
        <w:t xml:space="preserve">, dairy cattle and </w:t>
      </w:r>
      <w:r w:rsidR="009C0473" w:rsidRPr="004B2E54">
        <w:rPr>
          <w:sz w:val="20"/>
          <w:szCs w:val="24"/>
        </w:rPr>
        <w:t>broiler</w:t>
      </w:r>
      <w:r w:rsidR="00102AE2" w:rsidRPr="004B2E54">
        <w:rPr>
          <w:sz w:val="20"/>
          <w:szCs w:val="24"/>
        </w:rPr>
        <w:t>s</w:t>
      </w:r>
      <w:r w:rsidR="009C0473" w:rsidRPr="004B2E54">
        <w:rPr>
          <w:sz w:val="20"/>
          <w:szCs w:val="24"/>
        </w:rPr>
        <w:t>, layer</w:t>
      </w:r>
      <w:r w:rsidR="00102AE2" w:rsidRPr="004B2E54">
        <w:rPr>
          <w:sz w:val="20"/>
          <w:szCs w:val="24"/>
        </w:rPr>
        <w:t>s</w:t>
      </w:r>
      <w:r w:rsidR="009C0473" w:rsidRPr="004B2E54">
        <w:rPr>
          <w:sz w:val="20"/>
          <w:szCs w:val="24"/>
        </w:rPr>
        <w:t xml:space="preserve"> and turkey</w:t>
      </w:r>
      <w:r w:rsidR="00102AE2" w:rsidRPr="004B2E54">
        <w:rPr>
          <w:sz w:val="20"/>
          <w:szCs w:val="24"/>
        </w:rPr>
        <w:t>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1849F2D1" w14:textId="4E0C10C7" w:rsidR="00E111A4" w:rsidRPr="00734AFE" w:rsidRDefault="00E111A4" w:rsidP="0025388D">
      <w:pPr>
        <w:tabs>
          <w:tab w:val="clear" w:pos="2880"/>
          <w:tab w:val="clear" w:pos="9360"/>
        </w:tabs>
        <w:spacing w:before="0"/>
        <w:ind w:left="2835" w:hanging="2835"/>
        <w:rPr>
          <w:i/>
          <w:sz w:val="20"/>
        </w:rPr>
      </w:pPr>
      <w:proofErr w:type="spellStart"/>
      <w:r w:rsidRPr="004B2E54">
        <w:rPr>
          <w:i/>
          <w:sz w:val="20"/>
        </w:rPr>
        <w:t>N</w:t>
      </w:r>
      <w:r w:rsidRPr="004B2E54">
        <w:rPr>
          <w:i/>
          <w:sz w:val="20"/>
          <w:vertAlign w:val="subscript"/>
        </w:rPr>
        <w:t>excretion</w:t>
      </w:r>
      <w:proofErr w:type="spellEnd"/>
      <w:r w:rsidRPr="004B2E54">
        <w:rPr>
          <w:i/>
          <w:sz w:val="20"/>
        </w:rPr>
        <w:tab/>
      </w:r>
      <w:r w:rsidRPr="004B2E54">
        <w:rPr>
          <w:sz w:val="20"/>
        </w:rPr>
        <w:t xml:space="preserve">Total amount of </w:t>
      </w:r>
      <w:r w:rsidR="00344A2C" w:rsidRPr="004B2E54">
        <w:rPr>
          <w:sz w:val="20"/>
        </w:rPr>
        <w:t xml:space="preserve">N </w:t>
      </w:r>
      <w:r w:rsidRPr="004B2E54">
        <w:rPr>
          <w:sz w:val="20"/>
        </w:rPr>
        <w:t>excreted by beef or dairy cattle</w:t>
      </w:r>
      <w:r w:rsidR="00FB4814" w:rsidRPr="004B2E54">
        <w:rPr>
          <w:sz w:val="20"/>
        </w:rPr>
        <w:t xml:space="preserve">, </w:t>
      </w:r>
      <w:r w:rsidR="009C0473" w:rsidRPr="004B2E54">
        <w:rPr>
          <w:sz w:val="20"/>
        </w:rPr>
        <w:t>broilers, layers or turkeys</w:t>
      </w:r>
      <w:r w:rsidRPr="004B2E54">
        <w:rPr>
          <w:sz w:val="20"/>
        </w:rPr>
        <w:t xml:space="preserve"> (kg N day</w:t>
      </w:r>
      <w:r w:rsidRPr="004B2E54">
        <w:rPr>
          <w:sz w:val="20"/>
          <w:vertAlign w:val="superscript"/>
        </w:rPr>
        <w:t>-1</w:t>
      </w:r>
      <w:r w:rsidRPr="004B2E54">
        <w:rPr>
          <w:sz w:val="20"/>
        </w:rPr>
        <w:t>)</w:t>
      </w:r>
      <w:r w:rsidR="00654596" w:rsidRPr="004B2E54">
        <w:rPr>
          <w:sz w:val="20"/>
        </w:rPr>
        <w:t>, by animal group</w:t>
      </w:r>
    </w:p>
    <w:p w14:paraId="67F4FE29" w14:textId="1EA28A17" w:rsidR="00E111A4" w:rsidRPr="00734AFE" w:rsidRDefault="00E111A4" w:rsidP="0025388D">
      <w:pPr>
        <w:tabs>
          <w:tab w:val="clear" w:pos="2880"/>
          <w:tab w:val="clear" w:pos="9360"/>
        </w:tabs>
        <w:spacing w:before="0"/>
        <w:ind w:left="2835" w:hanging="2835"/>
        <w:rPr>
          <w:i/>
          <w:sz w:val="20"/>
        </w:rPr>
      </w:pPr>
      <w:proofErr w:type="spellStart"/>
      <w:r w:rsidRPr="00734AFE">
        <w:rPr>
          <w:i/>
          <w:sz w:val="20"/>
        </w:rPr>
        <w:t>N</w:t>
      </w:r>
      <w:r w:rsidR="00971FCD" w:rsidRPr="00734AFE">
        <w:rPr>
          <w:i/>
          <w:sz w:val="20"/>
          <w:vertAlign w:val="subscript"/>
        </w:rPr>
        <w:t>b</w:t>
      </w:r>
      <w:r w:rsidRPr="00734AFE">
        <w:rPr>
          <w:i/>
          <w:sz w:val="20"/>
          <w:vertAlign w:val="subscript"/>
        </w:rPr>
        <w:t>edding</w:t>
      </w:r>
      <w:proofErr w:type="spellEnd"/>
      <w:r w:rsidRPr="00734AFE">
        <w:rPr>
          <w:i/>
          <w:sz w:val="20"/>
        </w:rPr>
        <w:tab/>
      </w:r>
      <w:r w:rsidRPr="00734AFE">
        <w:rPr>
          <w:sz w:val="20"/>
        </w:rPr>
        <w:t xml:space="preserve">Total amount of </w:t>
      </w:r>
      <w:r w:rsidR="00344A2C" w:rsidRPr="00734AFE">
        <w:rPr>
          <w:sz w:val="20"/>
        </w:rPr>
        <w:t xml:space="preserve">N </w:t>
      </w:r>
      <w:r w:rsidRPr="00734AFE">
        <w:rPr>
          <w:sz w:val="20"/>
        </w:rPr>
        <w:t>added from bedding materials (kg N day</w:t>
      </w:r>
      <w:r w:rsidRPr="00734AFE">
        <w:rPr>
          <w:sz w:val="20"/>
          <w:vertAlign w:val="superscript"/>
        </w:rPr>
        <w:t>-1</w:t>
      </w:r>
      <w:r w:rsidRPr="00734AFE">
        <w:rPr>
          <w:sz w:val="20"/>
        </w:rPr>
        <w:t>)</w:t>
      </w:r>
      <w:r w:rsidR="00654596" w:rsidRPr="00734AFE">
        <w:rPr>
          <w:sz w:val="20"/>
        </w:rPr>
        <w:t>, by animal group</w:t>
      </w:r>
    </w:p>
    <w:p w14:paraId="46EC0C35" w14:textId="7442DDFE" w:rsidR="00E111A4" w:rsidRPr="00734AFE" w:rsidRDefault="00E111A4" w:rsidP="00344A2C">
      <w:pPr>
        <w:rPr>
          <w:b/>
        </w:rPr>
      </w:pPr>
      <w:r w:rsidRPr="00734AFE">
        <w:rPr>
          <w:b/>
        </w:rPr>
        <w:lastRenderedPageBreak/>
        <w:t xml:space="preserve">For </w:t>
      </w:r>
      <w:r w:rsidR="003A4A78" w:rsidRPr="00734AFE">
        <w:rPr>
          <w:b/>
        </w:rPr>
        <w:t>all livestock</w:t>
      </w:r>
      <w:r w:rsidR="00344A2C" w:rsidRPr="00734AFE">
        <w:rPr>
          <w:b/>
        </w:rPr>
        <w:t>:</w:t>
      </w:r>
    </w:p>
    <w:p w14:paraId="7862229D" w14:textId="68113961" w:rsidR="00E111A4" w:rsidRPr="00D5649B" w:rsidRDefault="00000000" w:rsidP="00ED58F9">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rate=</m:t>
        </m:r>
        <m:d>
          <m:dPr>
            <m:ctrlPr>
              <w:rPr>
                <w:rFonts w:ascii="Cambria Math" w:hAnsi="Cambria Math" w:cstheme="minorHAnsi"/>
                <w:b/>
                <w:i/>
                <w:szCs w:val="24"/>
              </w:rPr>
            </m:ctrlPr>
          </m:dPr>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 xml:space="preserve">rate+ </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rate</m:t>
            </m:r>
          </m:e>
        </m:d>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1F30D0" w:rsidRPr="00D5649B">
        <w:rPr>
          <w:rFonts w:cstheme="minorHAnsi"/>
          <w:b/>
          <w:bCs/>
          <w:szCs w:val="24"/>
        </w:rPr>
        <w:tab/>
      </w:r>
      <w:r w:rsidR="00E111A4"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4.3.5</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2</w:t>
      </w:r>
      <w:r w:rsidR="001977CC">
        <w:rPr>
          <w:b/>
          <w:bCs/>
          <w:szCs w:val="24"/>
        </w:rPr>
        <w:fldChar w:fldCharType="end"/>
      </w:r>
    </w:p>
    <w:p w14:paraId="67D6D5B2" w14:textId="20E337A6" w:rsidR="00E111A4" w:rsidRPr="00D5649B" w:rsidRDefault="00E111A4"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0087537E" w:rsidRPr="00421D4A">
        <w:rPr>
          <w:sz w:val="20"/>
        </w:rPr>
        <w:t xml:space="preserve">erived from </w:t>
      </w:r>
      <w:r w:rsidRPr="00421D4A">
        <w:rPr>
          <w:sz w:val="20"/>
        </w:rPr>
        <w:t>IPCC 2019</w:t>
      </w:r>
      <w:r w:rsidR="005D0074" w:rsidRPr="00421D4A">
        <w:rPr>
          <w:sz w:val="20"/>
        </w:rPr>
        <w:t>, Eq. 10.26</w:t>
      </w:r>
      <w:r w:rsidR="00AF46CF" w:rsidRPr="00421D4A">
        <w:rPr>
          <w:sz w:val="20"/>
        </w:rPr>
        <w:t>, Eq. 10.28</w:t>
      </w:r>
    </w:p>
    <w:p w14:paraId="37D106D3" w14:textId="390CE893" w:rsidR="00E111A4" w:rsidRPr="00D5649B" w:rsidRDefault="00363398" w:rsidP="00363398">
      <w:pPr>
        <w:tabs>
          <w:tab w:val="right" w:pos="8640"/>
          <w:tab w:val="right" w:pos="8820"/>
        </w:tabs>
        <w:rPr>
          <w:i/>
          <w:sz w:val="20"/>
        </w:rPr>
      </w:pPr>
      <w:r w:rsidRPr="00D5649B">
        <w:rPr>
          <w:i/>
          <w:sz w:val="20"/>
        </w:rPr>
        <w:t>w</w:t>
      </w:r>
      <w:r w:rsidR="00E111A4" w:rsidRPr="00D5649B">
        <w:rPr>
          <w:i/>
          <w:sz w:val="20"/>
        </w:rPr>
        <w:t xml:space="preserve">here </w:t>
      </w:r>
    </w:p>
    <w:p w14:paraId="68FF9B7A" w14:textId="66BFDEF4" w:rsidR="00E111A4" w:rsidRPr="00D5649B" w:rsidRDefault="00E111A4" w:rsidP="0025388D">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rPr>
        <w:t>_rate</w:t>
      </w:r>
      <w:r w:rsidRPr="00D5649B">
        <w:rPr>
          <w:i/>
          <w:sz w:val="20"/>
        </w:rPr>
        <w:tab/>
      </w:r>
      <w:r w:rsidR="00FB4814">
        <w:rPr>
          <w:iCs/>
          <w:sz w:val="20"/>
        </w:rPr>
        <w:t>Indirect N</w:t>
      </w:r>
      <w:r w:rsidR="00FB4814" w:rsidRPr="00FB4814">
        <w:rPr>
          <w:iCs/>
          <w:sz w:val="20"/>
          <w:vertAlign w:val="subscript"/>
        </w:rPr>
        <w:t>2</w:t>
      </w:r>
      <w:r w:rsidR="00FB4814">
        <w:rPr>
          <w:iCs/>
          <w:sz w:val="20"/>
        </w:rPr>
        <w:t>O emissions from manure volatilization</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r w:rsidR="00102AE2">
        <w:rPr>
          <w:sz w:val="20"/>
        </w:rPr>
        <w:t>, by animal group and manure management system</w:t>
      </w:r>
    </w:p>
    <w:p w14:paraId="30FC7475" w14:textId="71D56E51" w:rsidR="00E111A4" w:rsidRPr="00D5649B" w:rsidRDefault="00E111A4" w:rsidP="0025388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102AE2" w:rsidRPr="00102AE2">
        <w:rPr>
          <w:iCs/>
          <w:sz w:val="20"/>
        </w:rPr>
        <w:t>NH</w:t>
      </w:r>
      <w:r w:rsidR="00102AE2" w:rsidRPr="00102AE2">
        <w:rPr>
          <w:iCs/>
          <w:sz w:val="20"/>
          <w:vertAlign w:val="subscript"/>
        </w:rPr>
        <w:t>3</w:t>
      </w:r>
      <w:r w:rsidR="00102AE2">
        <w:rPr>
          <w:i/>
          <w:sz w:val="20"/>
        </w:rPr>
        <w:t xml:space="preserve"> </w:t>
      </w:r>
      <w:r w:rsidR="00FB4814">
        <w:rPr>
          <w:sz w:val="20"/>
        </w:rPr>
        <w:t>v</w:t>
      </w:r>
      <w:r w:rsidRPr="00D5649B">
        <w:rPr>
          <w:sz w:val="20"/>
        </w:rPr>
        <w:t>olatilization fraction</w:t>
      </w:r>
      <w:r w:rsidR="00C75839">
        <w:rPr>
          <w:sz w:val="20"/>
        </w:rPr>
        <w:t xml:space="preserve"> - </w:t>
      </w:r>
      <w:r w:rsidRPr="00D5649B">
        <w:rPr>
          <w:sz w:val="20"/>
        </w:rPr>
        <w:t xml:space="preserve">estimated for </w:t>
      </w:r>
      <w:r w:rsidR="003A4A78" w:rsidRPr="00D5649B">
        <w:rPr>
          <w:sz w:val="20"/>
        </w:rPr>
        <w:t xml:space="preserve">beef cattle and </w:t>
      </w:r>
      <w:r w:rsidRPr="00D5649B">
        <w:rPr>
          <w:sz w:val="20"/>
        </w:rPr>
        <w:t>dairy cattle</w:t>
      </w:r>
      <w:r w:rsidR="00EA2844" w:rsidRPr="00D5649B">
        <w:rPr>
          <w:sz w:val="20"/>
        </w:rPr>
        <w:t xml:space="preserve"> and broilers, layers and turkeys</w:t>
      </w:r>
      <w:r w:rsidR="008C27FB" w:rsidRPr="00D5649B">
        <w:rPr>
          <w:sz w:val="20"/>
        </w:rPr>
        <w:t>;</w:t>
      </w:r>
      <w:r w:rsidR="00EA2844" w:rsidRPr="00D5649B">
        <w:rPr>
          <w:sz w:val="20"/>
        </w:rPr>
        <w:t xml:space="preserve"> </w:t>
      </w:r>
      <w:r w:rsidRPr="00D5649B">
        <w:rPr>
          <w:sz w:val="20"/>
        </w:rPr>
        <w:t xml:space="preserve">default values for </w:t>
      </w:r>
      <w:r w:rsidR="00B009D6" w:rsidRPr="00D5649B">
        <w:rPr>
          <w:sz w:val="20"/>
        </w:rPr>
        <w:t xml:space="preserve">sheep, </w:t>
      </w:r>
      <w:r w:rsidRPr="00D5649B">
        <w:rPr>
          <w:sz w:val="20"/>
        </w:rPr>
        <w:t>swine</w:t>
      </w:r>
      <w:r w:rsidR="00DF0617" w:rsidRPr="00D5649B">
        <w:rPr>
          <w:sz w:val="20"/>
        </w:rPr>
        <w:t>,</w:t>
      </w:r>
      <w:r w:rsidR="00344A2C" w:rsidRPr="00D5649B">
        <w:rPr>
          <w:sz w:val="20"/>
        </w:rPr>
        <w:t xml:space="preserve"> </w:t>
      </w:r>
      <w:r w:rsidR="00DF0617" w:rsidRPr="00D5649B">
        <w:rPr>
          <w:sz w:val="20"/>
        </w:rPr>
        <w:t xml:space="preserve">and other livestock </w:t>
      </w:r>
      <w:r w:rsidR="000C1C34">
        <w:rPr>
          <w:sz w:val="20"/>
        </w:rPr>
        <w:t>types</w:t>
      </w:r>
      <w:r w:rsidR="000C1C34" w:rsidRPr="00D5649B">
        <w:rPr>
          <w:sz w:val="20"/>
        </w:rPr>
        <w:t xml:space="preserve"> </w:t>
      </w:r>
      <w:r w:rsidR="00344A2C" w:rsidRPr="00D5649B">
        <w:rPr>
          <w:sz w:val="20"/>
        </w:rPr>
        <w:t>(</w:t>
      </w:r>
      <w:r w:rsidR="004F3EA0" w:rsidRPr="0025388D">
        <w:rPr>
          <w:b/>
          <w:sz w:val="20"/>
        </w:rPr>
        <w:fldChar w:fldCharType="begin"/>
      </w:r>
      <w:r w:rsidR="004F3EA0" w:rsidRPr="0025388D">
        <w:rPr>
          <w:b/>
          <w:sz w:val="20"/>
        </w:rPr>
        <w:instrText xml:space="preserve"> REF _Ref81928082 \h  \* MERGEFORMAT </w:instrText>
      </w:r>
      <w:r w:rsidR="004F3EA0" w:rsidRPr="0025388D">
        <w:rPr>
          <w:b/>
          <w:sz w:val="20"/>
        </w:rPr>
      </w:r>
      <w:r w:rsidR="004F3EA0" w:rsidRPr="0025388D">
        <w:rPr>
          <w:b/>
          <w:sz w:val="20"/>
        </w:rPr>
        <w:fldChar w:fldCharType="separate"/>
      </w:r>
      <w:r w:rsidR="00A759C3" w:rsidRPr="00A759C3">
        <w:rPr>
          <w:b/>
          <w:sz w:val="20"/>
        </w:rPr>
        <w:t xml:space="preserve">Table </w:t>
      </w:r>
      <w:r w:rsidR="00A759C3" w:rsidRPr="00A759C3">
        <w:rPr>
          <w:b/>
          <w:noProof/>
          <w:sz w:val="20"/>
        </w:rPr>
        <w:t>36</w:t>
      </w:r>
      <w:r w:rsidR="004F3EA0" w:rsidRPr="0025388D">
        <w:rPr>
          <w:b/>
          <w:sz w:val="20"/>
        </w:rPr>
        <w:fldChar w:fldCharType="end"/>
      </w:r>
      <w:r w:rsidRPr="00D5649B">
        <w:rPr>
          <w:sz w:val="20"/>
        </w:rPr>
        <w:t>)</w:t>
      </w:r>
    </w:p>
    <w:p w14:paraId="600C7DE0" w14:textId="6B1C240B" w:rsidR="00E111A4" w:rsidRPr="00D5649B" w:rsidRDefault="00E111A4" w:rsidP="0025388D">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Emission factor for volatilization [kg N</w:t>
      </w:r>
      <w:r w:rsidRPr="00D5649B">
        <w:rPr>
          <w:sz w:val="20"/>
          <w:vertAlign w:val="subscript"/>
        </w:rPr>
        <w:t>2</w:t>
      </w:r>
      <w:r w:rsidRPr="00D5649B">
        <w:rPr>
          <w:sz w:val="20"/>
        </w:rPr>
        <w:t>O-N (kg N)</w:t>
      </w:r>
      <w:r w:rsidRPr="00D5649B">
        <w:rPr>
          <w:sz w:val="20"/>
          <w:vertAlign w:val="superscript"/>
        </w:rPr>
        <w:t>-1</w:t>
      </w:r>
      <w:r w:rsidRPr="00D5649B">
        <w:rPr>
          <w:sz w:val="20"/>
        </w:rPr>
        <w:t>] (</w:t>
      </w:r>
      <w:r w:rsidR="009915CA" w:rsidRPr="0025388D">
        <w:rPr>
          <w:b/>
          <w:sz w:val="20"/>
        </w:rPr>
        <w:fldChar w:fldCharType="begin"/>
      </w:r>
      <w:r w:rsidR="009915CA" w:rsidRPr="0025388D">
        <w:rPr>
          <w:b/>
          <w:sz w:val="20"/>
        </w:rPr>
        <w:instrText xml:space="preserve"> REF _Ref81928082 \h  \* MERGEFORMAT </w:instrText>
      </w:r>
      <w:r w:rsidR="009915CA" w:rsidRPr="0025388D">
        <w:rPr>
          <w:b/>
          <w:sz w:val="20"/>
        </w:rPr>
      </w:r>
      <w:r w:rsidR="009915CA" w:rsidRPr="0025388D">
        <w:rPr>
          <w:b/>
          <w:sz w:val="20"/>
        </w:rPr>
        <w:fldChar w:fldCharType="separate"/>
      </w:r>
      <w:r w:rsidR="00A759C3" w:rsidRPr="00A759C3">
        <w:rPr>
          <w:b/>
          <w:sz w:val="20"/>
        </w:rPr>
        <w:t xml:space="preserve">Table </w:t>
      </w:r>
      <w:r w:rsidR="00A759C3" w:rsidRPr="00A759C3">
        <w:rPr>
          <w:b/>
          <w:noProof/>
          <w:sz w:val="20"/>
        </w:rPr>
        <w:t>36</w:t>
      </w:r>
      <w:r w:rsidR="009915CA" w:rsidRPr="0025388D">
        <w:rPr>
          <w:b/>
          <w:sz w:val="20"/>
        </w:rPr>
        <w:fldChar w:fldCharType="end"/>
      </w:r>
      <w:r w:rsidRPr="00D5649B">
        <w:rPr>
          <w:sz w:val="20"/>
        </w:rPr>
        <w:t xml:space="preserve">, by </w:t>
      </w:r>
      <w:r w:rsidR="00C75839">
        <w:rPr>
          <w:sz w:val="20"/>
        </w:rPr>
        <w:t>manure management</w:t>
      </w:r>
      <w:r w:rsidR="00C75839" w:rsidRPr="00D5649B">
        <w:rPr>
          <w:sz w:val="20"/>
        </w:rPr>
        <w:t xml:space="preserve"> </w:t>
      </w:r>
      <w:r w:rsidRPr="00D5649B">
        <w:rPr>
          <w:sz w:val="20"/>
        </w:rPr>
        <w:t>system)</w:t>
      </w:r>
    </w:p>
    <w:p w14:paraId="65393468" w14:textId="3892B479" w:rsidR="00E111A4" w:rsidRPr="00D5649B" w:rsidRDefault="00000000" w:rsidP="00ED58F9">
      <w:pPr>
        <w:tabs>
          <w:tab w:val="clear" w:pos="9360"/>
          <w:tab w:val="right" w:pos="9781"/>
          <w:tab w:val="left" w:pos="10065"/>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rate×#animals</m:t>
        </m:r>
      </m:oMath>
      <w:r w:rsidR="00E111A4" w:rsidRPr="00D5649B">
        <w:rPr>
          <w:rFonts w:cstheme="minorHAnsi"/>
          <w:b/>
          <w:bCs/>
          <w:szCs w:val="24"/>
        </w:rPr>
        <w:tab/>
      </w:r>
      <w:r w:rsidR="00E111A4"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4.3.5</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3</w:t>
      </w:r>
      <w:r w:rsidR="001977CC">
        <w:rPr>
          <w:b/>
          <w:bCs/>
          <w:szCs w:val="24"/>
        </w:rPr>
        <w:fldChar w:fldCharType="end"/>
      </w:r>
    </w:p>
    <w:p w14:paraId="2E496C0C" w14:textId="34AAD855" w:rsidR="00E111A4" w:rsidRPr="00D5649B" w:rsidRDefault="00363398" w:rsidP="00363398">
      <w:pPr>
        <w:tabs>
          <w:tab w:val="left" w:pos="2160"/>
          <w:tab w:val="right" w:pos="8640"/>
          <w:tab w:val="right" w:pos="8820"/>
        </w:tabs>
        <w:rPr>
          <w:i/>
          <w:sz w:val="20"/>
        </w:rPr>
      </w:pPr>
      <w:r w:rsidRPr="00D5649B">
        <w:rPr>
          <w:i/>
          <w:sz w:val="20"/>
        </w:rPr>
        <w:t>w</w:t>
      </w:r>
      <w:r w:rsidR="00E111A4" w:rsidRPr="00D5649B">
        <w:rPr>
          <w:i/>
          <w:sz w:val="20"/>
        </w:rPr>
        <w:t xml:space="preserve">here </w:t>
      </w:r>
    </w:p>
    <w:p w14:paraId="51C2D563" w14:textId="23348711" w:rsidR="00E111A4" w:rsidRPr="00D5649B" w:rsidRDefault="00E111A4" w:rsidP="0025388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102AE2" w:rsidRPr="00102AE2">
        <w:rPr>
          <w:iCs/>
          <w:sz w:val="20"/>
        </w:rPr>
        <w:t>Indirect N</w:t>
      </w:r>
      <w:r w:rsidR="00102AE2" w:rsidRPr="00102AE2">
        <w:rPr>
          <w:iCs/>
          <w:sz w:val="20"/>
          <w:vertAlign w:val="subscript"/>
        </w:rPr>
        <w:t>2</w:t>
      </w:r>
      <w:r w:rsidR="00102AE2" w:rsidRPr="00102AE2">
        <w:rPr>
          <w:iCs/>
          <w:sz w:val="20"/>
        </w:rPr>
        <w:t>O emissions from</w:t>
      </w:r>
      <w:r w:rsidR="00102AE2">
        <w:rPr>
          <w:iCs/>
          <w:sz w:val="20"/>
          <w:vertAlign w:val="subscript"/>
        </w:rPr>
        <w:t xml:space="preserve"> </w:t>
      </w:r>
      <w:r w:rsidR="004123A3" w:rsidRPr="004123A3">
        <w:rPr>
          <w:iCs/>
          <w:sz w:val="20"/>
        </w:rPr>
        <w:t>m</w:t>
      </w:r>
      <w:r w:rsidRPr="00D5649B">
        <w:rPr>
          <w:sz w:val="20"/>
        </w:rPr>
        <w:t>anure volatilization (kg N</w:t>
      </w:r>
      <w:r w:rsidRPr="00D5649B">
        <w:rPr>
          <w:sz w:val="20"/>
          <w:vertAlign w:val="subscript"/>
        </w:rPr>
        <w:t>2</w:t>
      </w:r>
      <w:r w:rsidRPr="00D5649B">
        <w:rPr>
          <w:sz w:val="20"/>
        </w:rPr>
        <w:t>O-N)</w:t>
      </w:r>
      <w:r w:rsidR="00FB4814">
        <w:rPr>
          <w:sz w:val="20"/>
        </w:rPr>
        <w:t>, by animal group</w:t>
      </w:r>
    </w:p>
    <w:p w14:paraId="02DC129E" w14:textId="377B3AB9" w:rsidR="00E111A4" w:rsidRPr="00D5649B" w:rsidRDefault="00E111A4" w:rsidP="0025388D">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 xml:space="preserve">Number of </w:t>
      </w:r>
      <w:r w:rsidR="004D2508" w:rsidRPr="00D5649B">
        <w:rPr>
          <w:sz w:val="20"/>
        </w:rPr>
        <w:t>animals</w:t>
      </w:r>
    </w:p>
    <w:p w14:paraId="738ABD87" w14:textId="76DB5C15" w:rsidR="008F580B" w:rsidRPr="00D5649B" w:rsidRDefault="00CB7DD1" w:rsidP="008F580B">
      <w:pPr>
        <w:tabs>
          <w:tab w:val="left" w:pos="0"/>
          <w:tab w:val="right" w:pos="8640"/>
          <w:tab w:val="right" w:pos="8820"/>
        </w:tabs>
        <w:rPr>
          <w:b/>
        </w:rPr>
      </w:pPr>
      <w:r w:rsidRPr="00D5649B">
        <w:rPr>
          <w:b/>
        </w:rPr>
        <w:t xml:space="preserve">Indirect </w:t>
      </w:r>
      <w:r w:rsidR="008F580B" w:rsidRPr="00D5649B">
        <w:rPr>
          <w:b/>
        </w:rPr>
        <w:t>N</w:t>
      </w:r>
      <w:r w:rsidR="008F580B" w:rsidRPr="00D5649B">
        <w:rPr>
          <w:b/>
          <w:vertAlign w:val="subscript"/>
        </w:rPr>
        <w:t>2</w:t>
      </w:r>
      <w:r w:rsidR="008F580B" w:rsidRPr="00D5649B">
        <w:rPr>
          <w:b/>
        </w:rPr>
        <w:t xml:space="preserve">O emissions are calculated on a daily basis for all </w:t>
      </w:r>
      <w:r w:rsidR="00873302">
        <w:rPr>
          <w:b/>
        </w:rPr>
        <w:t>animal groups</w:t>
      </w:r>
      <w:r w:rsidR="008F580B" w:rsidRPr="00D5649B">
        <w:rPr>
          <w:b/>
        </w:rPr>
        <w:t>.</w:t>
      </w:r>
    </w:p>
    <w:p w14:paraId="6C7AF0BF" w14:textId="1D6B53BE" w:rsidR="007852E3" w:rsidRPr="00D5649B" w:rsidRDefault="00063124" w:rsidP="007852E3">
      <w:pPr>
        <w:pStyle w:val="Heading4"/>
      </w:pPr>
      <w:r w:rsidRPr="00D5649B">
        <w:t>Adjustment</w:t>
      </w:r>
      <w:r w:rsidR="007852E3" w:rsidRPr="00D5649B">
        <w:t xml:space="preserve"> of NH</w:t>
      </w:r>
      <w:r w:rsidR="007852E3" w:rsidRPr="00D5649B">
        <w:rPr>
          <w:vertAlign w:val="subscript"/>
        </w:rPr>
        <w:t>3</w:t>
      </w:r>
      <w:r w:rsidR="007852E3" w:rsidRPr="00D5649B">
        <w:t xml:space="preserve"> volatilization estimates </w:t>
      </w:r>
      <w:r w:rsidR="00C935A9" w:rsidRPr="00D5649B">
        <w:t xml:space="preserve">from housing and storage </w:t>
      </w:r>
      <w:r w:rsidR="007852E3" w:rsidRPr="00D5649B">
        <w:t>following indirect N</w:t>
      </w:r>
      <w:r w:rsidR="007852E3" w:rsidRPr="00D5649B">
        <w:rPr>
          <w:vertAlign w:val="subscript"/>
        </w:rPr>
        <w:t>2</w:t>
      </w:r>
      <w:r w:rsidR="007852E3" w:rsidRPr="00D5649B">
        <w:t>O emissions</w:t>
      </w:r>
    </w:p>
    <w:p w14:paraId="34EA1475" w14:textId="3B11FD83" w:rsidR="007852E3" w:rsidRPr="00D5649B" w:rsidRDefault="007852E3" w:rsidP="007852E3">
      <w:r w:rsidRPr="00D5649B">
        <w:t xml:space="preserve">As </w:t>
      </w:r>
      <w:r w:rsidR="00032E5B">
        <w:t>indirect</w:t>
      </w:r>
      <w:r w:rsidR="00032E5B" w:rsidRPr="00D5649B">
        <w:t xml:space="preserve"> </w:t>
      </w:r>
      <w:r w:rsidRPr="00D5649B">
        <w:t>N</w:t>
      </w:r>
      <w:r w:rsidRPr="00D5649B">
        <w:rPr>
          <w:vertAlign w:val="subscript"/>
        </w:rPr>
        <w:t>2</w:t>
      </w:r>
      <w:r w:rsidRPr="00D5649B">
        <w:t>O emissions to the atmosphere from livestock manure derive from NH</w:t>
      </w:r>
      <w:r w:rsidRPr="00D5649B">
        <w:rPr>
          <w:vertAlign w:val="subscript"/>
        </w:rPr>
        <w:t>3</w:t>
      </w:r>
      <w:r w:rsidRPr="00D5649B">
        <w:t xml:space="preserve"> volatilized from manure during the housing and storage stages, </w:t>
      </w:r>
      <w:r w:rsidR="008C27FB" w:rsidRPr="00D5649B">
        <w:t xml:space="preserve">for the livestock </w:t>
      </w:r>
      <w:r w:rsidR="000C1C34">
        <w:t>types</w:t>
      </w:r>
      <w:r w:rsidR="000C1C34" w:rsidRPr="00D5649B">
        <w:t xml:space="preserve"> </w:t>
      </w:r>
      <w:r w:rsidR="008C27FB" w:rsidRPr="00D5649B">
        <w:t>for which we estimate NH</w:t>
      </w:r>
      <w:r w:rsidR="008C27FB" w:rsidRPr="00D5649B">
        <w:rPr>
          <w:vertAlign w:val="subscript"/>
        </w:rPr>
        <w:t>3</w:t>
      </w:r>
      <w:r w:rsidR="008C27FB" w:rsidRPr="00D5649B">
        <w:t xml:space="preserve"> emissions (i.e., beef and dairy cattle, broilers, layers and turkeys), </w:t>
      </w:r>
      <w:r w:rsidRPr="00D5649B">
        <w:t xml:space="preserve">the </w:t>
      </w:r>
      <w:r w:rsidR="008C27FB" w:rsidRPr="00D5649B">
        <w:t>estimates of</w:t>
      </w:r>
      <w:r w:rsidRPr="00D5649B">
        <w:t xml:space="preserve"> NH</w:t>
      </w:r>
      <w:r w:rsidRPr="00D5649B">
        <w:rPr>
          <w:vertAlign w:val="subscript"/>
        </w:rPr>
        <w:t>3</w:t>
      </w:r>
      <w:r w:rsidR="008C27FB" w:rsidRPr="00D5649B">
        <w:t xml:space="preserve"> emissions d</w:t>
      </w:r>
      <w:r w:rsidRPr="00D5649B">
        <w:t>uring these stages need to be adjusted to avoid double-counting</w:t>
      </w:r>
      <w:r w:rsidR="00E27113">
        <w:t xml:space="preserve">. This is achieved by </w:t>
      </w:r>
      <w:r w:rsidRPr="00D5649B">
        <w:t xml:space="preserve">subtracting the </w:t>
      </w:r>
      <w:r w:rsidR="00032E5B">
        <w:t xml:space="preserve">indirect </w:t>
      </w:r>
      <w:r w:rsidRPr="00D5649B">
        <w:t>N</w:t>
      </w:r>
      <w:r w:rsidRPr="00D5649B">
        <w:rPr>
          <w:vertAlign w:val="subscript"/>
        </w:rPr>
        <w:t>2</w:t>
      </w:r>
      <w:r w:rsidRPr="00D5649B">
        <w:t xml:space="preserve">O-N </w:t>
      </w:r>
      <w:r w:rsidR="00032E5B" w:rsidRPr="00D5649B">
        <w:t xml:space="preserve">losses </w:t>
      </w:r>
      <w:r w:rsidR="00032E5B">
        <w:t>resulting from NH</w:t>
      </w:r>
      <w:r w:rsidR="00032E5B" w:rsidRPr="00032E5B">
        <w:rPr>
          <w:vertAlign w:val="subscript"/>
        </w:rPr>
        <w:t>3</w:t>
      </w:r>
      <w:r w:rsidR="00032E5B">
        <w:t xml:space="preserve"> volatilization </w:t>
      </w:r>
      <w:r w:rsidRPr="00D5649B">
        <w:t>to give a final estimate of net NH</w:t>
      </w:r>
      <w:r w:rsidRPr="00D5649B">
        <w:rPr>
          <w:vertAlign w:val="subscript"/>
        </w:rPr>
        <w:t>3</w:t>
      </w:r>
      <w:r w:rsidRPr="00D5649B">
        <w:t xml:space="preserve"> losses from these sources.</w:t>
      </w:r>
      <w:r w:rsidR="003E6882" w:rsidRPr="00D5649B">
        <w:t xml:space="preserve"> These adjustments need to be carried out for each animal group and</w:t>
      </w:r>
      <w:r w:rsidR="00063124" w:rsidRPr="00D5649B">
        <w:t xml:space="preserve"> for</w:t>
      </w:r>
      <w:r w:rsidR="003E6882" w:rsidRPr="00D5649B">
        <w:t xml:space="preserve"> each housing and manure storage system.</w:t>
      </w:r>
    </w:p>
    <w:p w14:paraId="01075B20" w14:textId="51A04372" w:rsidR="003E6882" w:rsidRPr="00734AFE" w:rsidRDefault="003E6882" w:rsidP="00C53B04">
      <w:pPr>
        <w:keepNext/>
        <w:tabs>
          <w:tab w:val="left" w:pos="8647"/>
        </w:tabs>
        <w:spacing w:before="240"/>
        <w:rPr>
          <w:b/>
        </w:rPr>
      </w:pPr>
      <w:r w:rsidRPr="00D5649B">
        <w:rPr>
          <w:b/>
        </w:rPr>
        <w:t>For NH</w:t>
      </w:r>
      <w:r w:rsidRPr="00D5649B">
        <w:rPr>
          <w:b/>
          <w:vertAlign w:val="subscript"/>
        </w:rPr>
        <w:t>3</w:t>
      </w:r>
      <w:r w:rsidRPr="00D5649B">
        <w:rPr>
          <w:b/>
        </w:rPr>
        <w:t xml:space="preserve"> </w:t>
      </w:r>
      <w:r w:rsidRPr="00734AFE">
        <w:rPr>
          <w:b/>
        </w:rPr>
        <w:t>emissions from</w:t>
      </w:r>
      <w:r w:rsidR="0023653F" w:rsidRPr="00734AFE">
        <w:rPr>
          <w:b/>
        </w:rPr>
        <w:t xml:space="preserve"> </w:t>
      </w:r>
      <w:r w:rsidR="004704D5" w:rsidRPr="00734AFE">
        <w:rPr>
          <w:b/>
        </w:rPr>
        <w:t xml:space="preserve">beef and dairy </w:t>
      </w:r>
      <w:r w:rsidR="0023653F" w:rsidRPr="00734AFE">
        <w:rPr>
          <w:b/>
        </w:rPr>
        <w:t>cattle</w:t>
      </w:r>
      <w:r w:rsidR="004704D5" w:rsidRPr="00734AFE">
        <w:rPr>
          <w:b/>
        </w:rPr>
        <w:t xml:space="preserve">, and broiler, layer and turkey manure during the </w:t>
      </w:r>
      <w:r w:rsidRPr="00734AFE">
        <w:rPr>
          <w:b/>
        </w:rPr>
        <w:t>housing</w:t>
      </w:r>
      <w:r w:rsidR="004704D5" w:rsidRPr="00734AFE">
        <w:rPr>
          <w:b/>
        </w:rPr>
        <w:t xml:space="preserve"> stage</w:t>
      </w:r>
      <w:r w:rsidR="00C935A9" w:rsidRPr="00734AFE">
        <w:rPr>
          <w:b/>
        </w:rPr>
        <w:t>:</w:t>
      </w:r>
    </w:p>
    <w:p w14:paraId="56C05E91" w14:textId="334280E7" w:rsidR="003E6882" w:rsidRPr="00734AFE" w:rsidRDefault="003E6882"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volatilization_housing</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734AF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2CF8CE99" w14:textId="77777777" w:rsidR="003E6882" w:rsidRPr="00734AFE" w:rsidRDefault="003E6882" w:rsidP="003E6882">
      <w:pPr>
        <w:tabs>
          <w:tab w:val="clear" w:pos="2880"/>
          <w:tab w:val="left" w:pos="2694"/>
        </w:tabs>
        <w:ind w:left="2694" w:hanging="2694"/>
        <w:rPr>
          <w:i/>
          <w:sz w:val="20"/>
        </w:rPr>
      </w:pPr>
      <w:r w:rsidRPr="00734AFE">
        <w:rPr>
          <w:sz w:val="20"/>
        </w:rPr>
        <w:t>where</w:t>
      </w:r>
    </w:p>
    <w:p w14:paraId="601A88F7" w14:textId="2661EBA8" w:rsidR="003E6882" w:rsidRPr="00734AFE" w:rsidRDefault="003E6882" w:rsidP="00A2643E">
      <w:pPr>
        <w:tabs>
          <w:tab w:val="clear" w:pos="2880"/>
          <w:tab w:val="clear" w:pos="9360"/>
        </w:tabs>
        <w:spacing w:before="0"/>
        <w:ind w:left="2835" w:hanging="2835"/>
        <w:rPr>
          <w:sz w:val="20"/>
          <w:szCs w:val="24"/>
        </w:rPr>
      </w:pPr>
      <w:r w:rsidRPr="00734AFE">
        <w:rPr>
          <w:i/>
          <w:sz w:val="20"/>
          <w:szCs w:val="24"/>
        </w:rPr>
        <w:t>Frac</w:t>
      </w:r>
      <w:r w:rsidRPr="00734AFE">
        <w:rPr>
          <w:i/>
          <w:sz w:val="20"/>
          <w:szCs w:val="24"/>
          <w:vertAlign w:val="subscript"/>
        </w:rPr>
        <w:t>volatilization_housing</w:t>
      </w:r>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housing stage</w:t>
      </w:r>
    </w:p>
    <w:p w14:paraId="75054D36" w14:textId="7763DA57" w:rsidR="003E6882" w:rsidRPr="00734AFE" w:rsidRDefault="003E6882"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housing</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 xml:space="preserve">-N emissions during </w:t>
      </w:r>
      <w:r w:rsidR="00E27113">
        <w:rPr>
          <w:sz w:val="20"/>
          <w:szCs w:val="24"/>
        </w:rPr>
        <w:t xml:space="preserve">the </w:t>
      </w:r>
      <w:r w:rsidRPr="00734AFE">
        <w:rPr>
          <w:sz w:val="20"/>
          <w:szCs w:val="24"/>
        </w:rPr>
        <w:t xml:space="preserve">housing </w:t>
      </w:r>
      <w:r w:rsidR="00E27113">
        <w:rPr>
          <w:sz w:val="20"/>
          <w:szCs w:val="24"/>
        </w:rPr>
        <w:t xml:space="preserve">stage from </w:t>
      </w:r>
      <w:r w:rsidRPr="00734AFE">
        <w:rPr>
          <w:sz w:val="20"/>
          <w:szCs w:val="24"/>
        </w:rPr>
        <w:t>beef cattle</w:t>
      </w:r>
      <w:r w:rsidR="00E27113">
        <w:rPr>
          <w:sz w:val="20"/>
          <w:szCs w:val="24"/>
        </w:rPr>
        <w:t xml:space="preserve">, </w:t>
      </w:r>
      <w:r w:rsidRPr="00734AFE">
        <w:rPr>
          <w:sz w:val="20"/>
          <w:szCs w:val="24"/>
        </w:rPr>
        <w:t>dairy cattle</w:t>
      </w:r>
      <w:r w:rsidR="00E27113">
        <w:rPr>
          <w:sz w:val="20"/>
          <w:szCs w:val="24"/>
        </w:rPr>
        <w:t>, and broilers, layers and turkeys</w:t>
      </w:r>
      <w:r w:rsidRPr="00734AFE">
        <w:rPr>
          <w:sz w:val="20"/>
          <w:szCs w:val="24"/>
        </w:rPr>
        <w:t xml:space="preserve">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E27113">
        <w:rPr>
          <w:sz w:val="20"/>
          <w:szCs w:val="24"/>
        </w:rPr>
        <w:t>, by animal group and manure management system</w:t>
      </w:r>
    </w:p>
    <w:p w14:paraId="4D51275B" w14:textId="0B04DD28"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N excreted by beef or dairy cattle or broilers, layers or turkeys (kg N day</w:t>
      </w:r>
      <w:r w:rsidRPr="00734AFE">
        <w:rPr>
          <w:sz w:val="20"/>
          <w:vertAlign w:val="superscript"/>
        </w:rPr>
        <w:t>-1</w:t>
      </w:r>
      <w:r w:rsidRPr="00734AFE">
        <w:rPr>
          <w:sz w:val="20"/>
        </w:rPr>
        <w:t>)</w:t>
      </w:r>
      <w:r w:rsidR="00E27113">
        <w:rPr>
          <w:sz w:val="20"/>
        </w:rPr>
        <w:t>, by animal group</w:t>
      </w:r>
    </w:p>
    <w:p w14:paraId="3D5F9C22" w14:textId="34631ECE"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E27113">
        <w:rPr>
          <w:sz w:val="20"/>
        </w:rPr>
        <w:t>, by animal group</w:t>
      </w:r>
    </w:p>
    <w:p w14:paraId="3350D5CF" w14:textId="43255E74" w:rsidR="00D40CBA"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D40CBA" w:rsidRPr="00D5649B">
        <w:rPr>
          <w:rFonts w:cstheme="minorHAnsi"/>
          <w:b/>
          <w:bCs/>
          <w:szCs w:val="24"/>
        </w:rPr>
        <w:tab/>
      </w:r>
    </w:p>
    <w:p w14:paraId="3F273F24" w14:textId="3D6A3DE9" w:rsidR="00D40CBA" w:rsidRPr="00D5649B" w:rsidRDefault="00D40CBA" w:rsidP="00D40CBA">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4.3.5</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5</w:t>
      </w:r>
      <w:r w:rsidR="001977CC">
        <w:rPr>
          <w:b/>
          <w:bCs/>
          <w:szCs w:val="24"/>
        </w:rPr>
        <w:fldChar w:fldCharType="end"/>
      </w:r>
    </w:p>
    <w:p w14:paraId="3416400A" w14:textId="5114200A" w:rsidR="00D40CBA" w:rsidRPr="00D5649B" w:rsidRDefault="00D40CBA" w:rsidP="00D40CBA">
      <w:pPr>
        <w:tabs>
          <w:tab w:val="clear" w:pos="9360"/>
          <w:tab w:val="right" w:pos="9720"/>
        </w:tabs>
        <w:ind w:right="270"/>
        <w:rPr>
          <w:sz w:val="20"/>
        </w:rPr>
      </w:pPr>
      <w:r w:rsidRPr="00D5649B">
        <w:rPr>
          <w:sz w:val="20"/>
        </w:rPr>
        <w:t xml:space="preserve">where </w:t>
      </w:r>
    </w:p>
    <w:p w14:paraId="54A3895C" w14:textId="5CB90077" w:rsidR="00D40CBA" w:rsidRPr="00D5649B" w:rsidRDefault="00D40CBA" w:rsidP="00A2643E">
      <w:pPr>
        <w:tabs>
          <w:tab w:val="clear" w:pos="2880"/>
          <w:tab w:val="clear" w:pos="9360"/>
        </w:tabs>
        <w:spacing w:before="0"/>
        <w:ind w:left="2835" w:hanging="2835"/>
        <w:rPr>
          <w:sz w:val="20"/>
          <w:vertAlign w:val="superscript"/>
        </w:rPr>
      </w:pPr>
      <w:r w:rsidRPr="00D5649B">
        <w:rPr>
          <w:i/>
          <w:sz w:val="20"/>
        </w:rPr>
        <w:lastRenderedPageBreak/>
        <w:t>N</w:t>
      </w:r>
      <w:r w:rsidRPr="00D5649B">
        <w:rPr>
          <w:i/>
          <w:sz w:val="20"/>
          <w:vertAlign w:val="subscript"/>
        </w:rPr>
        <w:t>2</w:t>
      </w:r>
      <w:r w:rsidRPr="00D5649B">
        <w:rPr>
          <w:i/>
          <w:sz w:val="20"/>
        </w:rPr>
        <w:t>O-N</w:t>
      </w:r>
      <w:r w:rsidRPr="00D5649B">
        <w:rPr>
          <w:i/>
          <w:sz w:val="20"/>
          <w:vertAlign w:val="subscript"/>
        </w:rPr>
        <w:t>volatilization</w:t>
      </w:r>
      <w:r w:rsidR="00E92934" w:rsidRPr="00D5649B">
        <w:rPr>
          <w:i/>
          <w:sz w:val="20"/>
          <w:vertAlign w:val="subscript"/>
        </w:rPr>
        <w:t>_housing</w:t>
      </w:r>
      <w:r w:rsidRPr="00D5649B">
        <w:rPr>
          <w:i/>
          <w:sz w:val="20"/>
        </w:rPr>
        <w:tab/>
      </w:r>
      <w:r w:rsidR="00E27113">
        <w:rPr>
          <w:sz w:val="20"/>
        </w:rPr>
        <w:t>Indirect N</w:t>
      </w:r>
      <w:r w:rsidR="00E27113" w:rsidRPr="00E27113">
        <w:rPr>
          <w:sz w:val="20"/>
          <w:vertAlign w:val="subscript"/>
        </w:rPr>
        <w:t>2</w:t>
      </w:r>
      <w:r w:rsidR="00E27113">
        <w:rPr>
          <w:sz w:val="20"/>
        </w:rPr>
        <w:t xml:space="preserve">O </w:t>
      </w:r>
      <w:r w:rsidRPr="00D5649B">
        <w:rPr>
          <w:sz w:val="20"/>
        </w:rPr>
        <w:t>emissions</w:t>
      </w:r>
      <w:r w:rsidR="00E92934" w:rsidRPr="00D5649B">
        <w:rPr>
          <w:sz w:val="20"/>
        </w:rPr>
        <w:t xml:space="preserve"> during the housing stage</w:t>
      </w:r>
      <w:r w:rsidRPr="00D5649B">
        <w:rPr>
          <w:sz w:val="20"/>
        </w:rPr>
        <w:t xml:space="preserve"> (kg </w:t>
      </w:r>
      <w:r w:rsidR="00E92934" w:rsidRPr="00D5649B">
        <w:rPr>
          <w:sz w:val="20"/>
        </w:rPr>
        <w:t>N</w:t>
      </w:r>
      <w:r w:rsidR="00E92934" w:rsidRPr="00D5649B">
        <w:rPr>
          <w:sz w:val="20"/>
          <w:vertAlign w:val="subscript"/>
        </w:rPr>
        <w:t>2</w:t>
      </w:r>
      <w:r w:rsidR="00E92934" w:rsidRPr="00D5649B">
        <w:rPr>
          <w:sz w:val="20"/>
        </w:rPr>
        <w:t xml:space="preserve">O-N </w:t>
      </w:r>
      <w:r w:rsidRPr="00D5649B">
        <w:rPr>
          <w:sz w:val="20"/>
        </w:rPr>
        <w:t>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53BA7362" w14:textId="1CCFAF9C" w:rsidR="00D40CBA" w:rsidRPr="00D5649B" w:rsidRDefault="00D40CBA"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Emission factor for volatilization [kg N</w:t>
      </w:r>
      <w:r w:rsidRPr="00D5649B">
        <w:rPr>
          <w:sz w:val="20"/>
          <w:vertAlign w:val="subscript"/>
        </w:rPr>
        <w:t>2</w:t>
      </w:r>
      <w:r w:rsidRPr="00D5649B">
        <w:rPr>
          <w:sz w:val="20"/>
        </w:rPr>
        <w:t>O-N (kg N)</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44741369" w14:textId="5E4E5872" w:rsidR="00C53B04" w:rsidRPr="00D5649B" w:rsidRDefault="00C53B0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oMath>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3C647ED5" w14:textId="77777777" w:rsidR="008C27FB" w:rsidRPr="00D5649B" w:rsidRDefault="008C27FB" w:rsidP="00C53B04">
      <w:pPr>
        <w:tabs>
          <w:tab w:val="clear" w:pos="2880"/>
          <w:tab w:val="left" w:pos="2694"/>
        </w:tabs>
        <w:spacing w:before="0"/>
        <w:ind w:left="2693" w:hanging="2693"/>
        <w:rPr>
          <w:sz w:val="20"/>
        </w:rPr>
      </w:pPr>
    </w:p>
    <w:p w14:paraId="3419798A" w14:textId="52164BBD" w:rsidR="00C53B04" w:rsidRPr="00D5649B" w:rsidRDefault="00C53B04" w:rsidP="00C53B04">
      <w:pPr>
        <w:tabs>
          <w:tab w:val="clear" w:pos="2880"/>
          <w:tab w:val="left" w:pos="2694"/>
        </w:tabs>
        <w:spacing w:before="0"/>
        <w:ind w:left="2693" w:hanging="2693"/>
        <w:rPr>
          <w:sz w:val="20"/>
        </w:rPr>
      </w:pPr>
      <w:r w:rsidRPr="00D5649B">
        <w:rPr>
          <w:sz w:val="20"/>
        </w:rPr>
        <w:t>where</w:t>
      </w:r>
    </w:p>
    <w:p w14:paraId="7D418C5E" w14:textId="07FC4CBE" w:rsidR="008C27FB" w:rsidRPr="00D5649B" w:rsidRDefault="008C27FB" w:rsidP="00A2643E">
      <w:pPr>
        <w:tabs>
          <w:tab w:val="clear" w:pos="2880"/>
          <w:tab w:val="clear" w:pos="9360"/>
        </w:tabs>
        <w:spacing w:before="0"/>
        <w:ind w:left="2835" w:hanging="2835"/>
        <w:rPr>
          <w:sz w:val="20"/>
          <w:szCs w:val="24"/>
        </w:rPr>
      </w:pPr>
      <w:r w:rsidRPr="00D5649B">
        <w:rPr>
          <w:i/>
          <w:sz w:val="20"/>
          <w:szCs w:val="24"/>
        </w:rPr>
        <w:t>NH</w:t>
      </w:r>
      <w:r w:rsidR="00E92934" w:rsidRPr="00D5649B">
        <w:rPr>
          <w:i/>
          <w:sz w:val="20"/>
          <w:szCs w:val="24"/>
          <w:vertAlign w:val="subscript"/>
        </w:rPr>
        <w:t>3</w:t>
      </w:r>
      <w:r w:rsidR="006B2E70" w:rsidRPr="00D5649B">
        <w:rPr>
          <w:i/>
          <w:sz w:val="20"/>
          <w:szCs w:val="24"/>
        </w:rPr>
        <w:t>_N</w:t>
      </w:r>
      <w:r w:rsidR="00E92934" w:rsidRPr="00D5649B">
        <w:rPr>
          <w:i/>
          <w:sz w:val="20"/>
          <w:szCs w:val="24"/>
          <w:vertAlign w:val="subscript"/>
        </w:rPr>
        <w:t>housing</w:t>
      </w:r>
      <w:r w:rsidRPr="00D5649B">
        <w:rPr>
          <w:i/>
          <w:sz w:val="20"/>
          <w:szCs w:val="24"/>
          <w:vertAlign w:val="subscript"/>
        </w:rPr>
        <w:t>_adju</w:t>
      </w:r>
      <w:r w:rsidRPr="00D5649B">
        <w:rPr>
          <w:i/>
          <w:sz w:val="20"/>
          <w:szCs w:val="24"/>
        </w:rPr>
        <w:tab/>
      </w:r>
      <w:r w:rsidRPr="00D5649B">
        <w:rPr>
          <w:sz w:val="20"/>
          <w:szCs w:val="24"/>
        </w:rPr>
        <w:t>Adjusted daily NH</w:t>
      </w:r>
      <w:r w:rsidRPr="00D5649B">
        <w:rPr>
          <w:sz w:val="20"/>
          <w:szCs w:val="24"/>
          <w:vertAlign w:val="subscript"/>
        </w:rPr>
        <w:t>3</w:t>
      </w:r>
      <w:r w:rsidR="006B2E70" w:rsidRPr="00D5649B">
        <w:rPr>
          <w:sz w:val="20"/>
          <w:szCs w:val="24"/>
        </w:rPr>
        <w:t>-N</w:t>
      </w:r>
      <w:r w:rsidRPr="00D5649B">
        <w:rPr>
          <w:sz w:val="20"/>
          <w:szCs w:val="24"/>
        </w:rPr>
        <w:t xml:space="preserve"> emissions from </w:t>
      </w:r>
      <w:r w:rsidR="004704D5">
        <w:rPr>
          <w:sz w:val="20"/>
          <w:szCs w:val="24"/>
        </w:rPr>
        <w:t xml:space="preserve">beef and dairy cattle, and broiler, layer and turkey manure during the </w:t>
      </w:r>
      <w:r w:rsidR="00E92934" w:rsidRPr="00D5649B">
        <w:rPr>
          <w:sz w:val="20"/>
          <w:szCs w:val="24"/>
        </w:rPr>
        <w:t>housing</w:t>
      </w:r>
      <w:r w:rsidR="004704D5">
        <w:rPr>
          <w:sz w:val="20"/>
          <w:szCs w:val="24"/>
        </w:rPr>
        <w:t xml:space="preserve"> stage</w:t>
      </w:r>
      <w:r w:rsidRPr="00D5649B">
        <w:rPr>
          <w:sz w:val="20"/>
          <w:szCs w:val="24"/>
        </w:rPr>
        <w:t xml:space="preserve"> (kg NH</w:t>
      </w:r>
      <w:r w:rsidRPr="00D5649B">
        <w:rPr>
          <w:sz w:val="20"/>
          <w:szCs w:val="24"/>
          <w:vertAlign w:val="subscript"/>
        </w:rPr>
        <w:t>3</w:t>
      </w:r>
      <w:r w:rsidR="00E92934" w:rsidRPr="00D5649B">
        <w:rPr>
          <w:sz w:val="20"/>
          <w:szCs w:val="24"/>
        </w:rPr>
        <w:t>-N day</w:t>
      </w:r>
      <w:r w:rsidR="00E92934" w:rsidRPr="00D5649B">
        <w:rPr>
          <w:sz w:val="20"/>
          <w:szCs w:val="24"/>
          <w:vertAlign w:val="superscript"/>
        </w:rPr>
        <w:t>-1</w:t>
      </w:r>
      <w:r w:rsidRPr="00D5649B">
        <w:rPr>
          <w:sz w:val="20"/>
          <w:szCs w:val="24"/>
        </w:rPr>
        <w:t>)</w:t>
      </w:r>
      <w:r w:rsidR="00332620">
        <w:rPr>
          <w:sz w:val="20"/>
          <w:szCs w:val="24"/>
        </w:rPr>
        <w:t>, by animal group and manure management system</w:t>
      </w:r>
    </w:p>
    <w:p w14:paraId="189CB894" w14:textId="2E8D9A77" w:rsidR="00E92934" w:rsidRPr="00D5649B" w:rsidRDefault="00E92934" w:rsidP="008C27FB">
      <w:pPr>
        <w:tabs>
          <w:tab w:val="clear" w:pos="2880"/>
          <w:tab w:val="left" w:pos="2694"/>
        </w:tabs>
        <w:spacing w:before="0"/>
        <w:rPr>
          <w:sz w:val="20"/>
          <w:szCs w:val="24"/>
        </w:rPr>
      </w:pPr>
    </w:p>
    <w:p w14:paraId="20D57AC8" w14:textId="43493013" w:rsidR="00E92934" w:rsidRPr="00D5649B" w:rsidRDefault="00E92934" w:rsidP="008C27FB">
      <w:pPr>
        <w:tabs>
          <w:tab w:val="clear" w:pos="2880"/>
          <w:tab w:val="left" w:pos="2694"/>
        </w:tabs>
        <w:spacing w:before="0"/>
        <w:rPr>
          <w:b/>
        </w:rPr>
      </w:pPr>
      <w:r w:rsidRPr="00D5649B">
        <w:rPr>
          <w:b/>
        </w:rPr>
        <w:t>For NH</w:t>
      </w:r>
      <w:r w:rsidRPr="00D5649B">
        <w:rPr>
          <w:b/>
          <w:vertAlign w:val="subscript"/>
        </w:rPr>
        <w:t>3</w:t>
      </w:r>
      <w:r w:rsidRPr="00D5649B">
        <w:rPr>
          <w:b/>
        </w:rPr>
        <w:t xml:space="preserve"> emissions from </w:t>
      </w:r>
      <w:r w:rsidR="004704D5">
        <w:rPr>
          <w:b/>
        </w:rPr>
        <w:t xml:space="preserve">beef and dairy cattle, and broiler, layer and turkey </w:t>
      </w:r>
      <w:r w:rsidRPr="00D5649B">
        <w:rPr>
          <w:b/>
        </w:rPr>
        <w:t xml:space="preserve">manure </w:t>
      </w:r>
      <w:r w:rsidR="004704D5">
        <w:rPr>
          <w:b/>
        </w:rPr>
        <w:t xml:space="preserve">during the </w:t>
      </w:r>
      <w:r w:rsidR="00A92D5B">
        <w:rPr>
          <w:b/>
        </w:rPr>
        <w:t xml:space="preserve">manure </w:t>
      </w:r>
      <w:r w:rsidRPr="00D5649B">
        <w:rPr>
          <w:b/>
        </w:rPr>
        <w:t>storage</w:t>
      </w:r>
      <w:r w:rsidR="004704D5">
        <w:rPr>
          <w:b/>
        </w:rPr>
        <w:t xml:space="preserve"> stage</w:t>
      </w:r>
      <w:r w:rsidR="00C935A9" w:rsidRPr="00D5649B">
        <w:rPr>
          <w:b/>
        </w:rPr>
        <w:t>:</w:t>
      </w:r>
    </w:p>
    <w:p w14:paraId="632B57C9" w14:textId="4681D58B" w:rsidR="00E92934" w:rsidRPr="003F62D3"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volatilization_storage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3F62D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10D39F7A" w14:textId="77777777" w:rsidR="00E92934" w:rsidRPr="00734AFE" w:rsidRDefault="00E92934" w:rsidP="00E92934">
      <w:pPr>
        <w:tabs>
          <w:tab w:val="clear" w:pos="2880"/>
          <w:tab w:val="left" w:pos="2694"/>
        </w:tabs>
        <w:ind w:left="2694" w:hanging="2694"/>
        <w:rPr>
          <w:i/>
          <w:sz w:val="20"/>
        </w:rPr>
      </w:pPr>
      <w:r w:rsidRPr="00734AFE">
        <w:rPr>
          <w:sz w:val="20"/>
        </w:rPr>
        <w:t>where</w:t>
      </w:r>
    </w:p>
    <w:p w14:paraId="2199BC8D" w14:textId="6B10D6BC" w:rsidR="00E92934" w:rsidRPr="00734AFE" w:rsidRDefault="00E92934" w:rsidP="00A2643E">
      <w:pPr>
        <w:tabs>
          <w:tab w:val="clear" w:pos="2880"/>
          <w:tab w:val="clear" w:pos="9360"/>
        </w:tabs>
        <w:spacing w:before="0"/>
        <w:ind w:left="2835" w:hanging="2835"/>
        <w:rPr>
          <w:sz w:val="20"/>
          <w:szCs w:val="24"/>
        </w:rPr>
      </w:pPr>
      <w:r w:rsidRPr="00734AFE">
        <w:rPr>
          <w:i/>
          <w:sz w:val="20"/>
          <w:szCs w:val="24"/>
        </w:rPr>
        <w:t>Frac</w:t>
      </w:r>
      <w:r w:rsidRPr="00734AFE">
        <w:rPr>
          <w:i/>
          <w:sz w:val="20"/>
          <w:szCs w:val="24"/>
          <w:vertAlign w:val="subscript"/>
        </w:rPr>
        <w:t>volatilization_storage</w:t>
      </w:r>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manure storage stage</w:t>
      </w:r>
    </w:p>
    <w:p w14:paraId="21E32DAA" w14:textId="40D42373" w:rsidR="00E92934" w:rsidRPr="00734AFE" w:rsidRDefault="00E92934"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storage</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-N emissions during the storage of manure from beef cattle, dairy cattle, and broilers, layers and turkeys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A92D5B">
        <w:rPr>
          <w:sz w:val="20"/>
          <w:szCs w:val="24"/>
        </w:rPr>
        <w:t>, by animal group and manure management system</w:t>
      </w:r>
    </w:p>
    <w:p w14:paraId="235B8E54" w14:textId="0DBF7516" w:rsidR="00E92934" w:rsidRPr="00734AFE" w:rsidRDefault="00E92934" w:rsidP="00741D3D">
      <w:pPr>
        <w:tabs>
          <w:tab w:val="clear" w:pos="2880"/>
          <w:tab w:val="clear" w:pos="9360"/>
        </w:tabs>
        <w:spacing w:before="0"/>
        <w:ind w:left="2835" w:right="1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Total amount of N excreted by beef</w:t>
      </w:r>
      <w:r w:rsidR="004704D5" w:rsidRPr="00734AFE">
        <w:rPr>
          <w:sz w:val="20"/>
        </w:rPr>
        <w:t xml:space="preserve"> cattle, </w:t>
      </w:r>
      <w:r w:rsidRPr="00734AFE">
        <w:rPr>
          <w:sz w:val="20"/>
        </w:rPr>
        <w:t>dairy cattle</w:t>
      </w:r>
      <w:r w:rsidR="004704D5" w:rsidRPr="00734AFE">
        <w:rPr>
          <w:sz w:val="20"/>
        </w:rPr>
        <w:t>,</w:t>
      </w:r>
      <w:r w:rsidRPr="00734AFE">
        <w:rPr>
          <w:sz w:val="20"/>
        </w:rPr>
        <w:t xml:space="preserve"> </w:t>
      </w:r>
      <w:r w:rsidR="004704D5" w:rsidRPr="00734AFE">
        <w:rPr>
          <w:sz w:val="20"/>
        </w:rPr>
        <w:t>and</w:t>
      </w:r>
      <w:r w:rsidRPr="00734AFE">
        <w:rPr>
          <w:sz w:val="20"/>
        </w:rPr>
        <w:t xml:space="preserve"> broilers, layers </w:t>
      </w:r>
      <w:r w:rsidR="004704D5" w:rsidRPr="00734AFE">
        <w:rPr>
          <w:sz w:val="20"/>
        </w:rPr>
        <w:t xml:space="preserve">and </w:t>
      </w:r>
      <w:r w:rsidRPr="00734AFE">
        <w:rPr>
          <w:sz w:val="20"/>
        </w:rPr>
        <w:t>turkeys (kg N day</w:t>
      </w:r>
      <w:r w:rsidRPr="00734AFE">
        <w:rPr>
          <w:sz w:val="20"/>
          <w:vertAlign w:val="superscript"/>
        </w:rPr>
        <w:t>-1</w:t>
      </w:r>
      <w:r w:rsidRPr="00734AFE">
        <w:rPr>
          <w:sz w:val="20"/>
        </w:rPr>
        <w:t>)</w:t>
      </w:r>
      <w:r w:rsidR="00A92D5B">
        <w:rPr>
          <w:sz w:val="20"/>
        </w:rPr>
        <w:t>, by animal group</w:t>
      </w:r>
    </w:p>
    <w:p w14:paraId="0A6FEF81" w14:textId="3A75BB62" w:rsidR="00E92934" w:rsidRPr="00734AFE" w:rsidRDefault="00E92934"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A92D5B">
        <w:rPr>
          <w:sz w:val="20"/>
        </w:rPr>
        <w:t>, by animal group</w:t>
      </w:r>
    </w:p>
    <w:p w14:paraId="0343EA2E" w14:textId="037AD02F" w:rsidR="00E92934"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92934" w:rsidRPr="00D5649B">
        <w:rPr>
          <w:rFonts w:cstheme="minorHAnsi"/>
          <w:b/>
          <w:bCs/>
          <w:szCs w:val="24"/>
        </w:rPr>
        <w:tab/>
      </w:r>
    </w:p>
    <w:p w14:paraId="5F7B90AB" w14:textId="5D121D67" w:rsidR="00E92934" w:rsidRPr="00D5649B" w:rsidRDefault="00E92934" w:rsidP="00E92934">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E24E46">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4.3.5</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8</w:t>
      </w:r>
      <w:r w:rsidR="001977CC">
        <w:rPr>
          <w:b/>
          <w:bCs/>
          <w:szCs w:val="24"/>
        </w:rPr>
        <w:fldChar w:fldCharType="end"/>
      </w:r>
    </w:p>
    <w:p w14:paraId="2269E58A" w14:textId="77777777" w:rsidR="00E92934" w:rsidRPr="00D5649B" w:rsidRDefault="00E92934" w:rsidP="00E92934">
      <w:pPr>
        <w:tabs>
          <w:tab w:val="clear" w:pos="9360"/>
          <w:tab w:val="right" w:pos="9720"/>
        </w:tabs>
        <w:ind w:right="270"/>
        <w:rPr>
          <w:sz w:val="20"/>
        </w:rPr>
      </w:pPr>
      <w:r w:rsidRPr="00D5649B">
        <w:rPr>
          <w:sz w:val="20"/>
        </w:rPr>
        <w:t xml:space="preserve">where </w:t>
      </w:r>
    </w:p>
    <w:p w14:paraId="53979B73" w14:textId="11CEB541" w:rsidR="00E92934" w:rsidRPr="00D5649B" w:rsidRDefault="00E92934"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volatilization_storage</w:t>
      </w:r>
      <w:r w:rsidRPr="00D5649B">
        <w:rPr>
          <w:i/>
          <w:sz w:val="20"/>
        </w:rPr>
        <w:tab/>
      </w:r>
      <w:r w:rsidRPr="00D5649B">
        <w:rPr>
          <w:sz w:val="20"/>
        </w:rPr>
        <w:t>Manure volatilization N emissions during the manure storage stage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7A336D14" w14:textId="5014F9A1" w:rsidR="00E92934" w:rsidRPr="00D5649B" w:rsidRDefault="00E92934"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Emission factor for volatilization [kg N</w:t>
      </w:r>
      <w:r w:rsidRPr="00D5649B">
        <w:rPr>
          <w:sz w:val="20"/>
          <w:vertAlign w:val="subscript"/>
        </w:rPr>
        <w:t>2</w:t>
      </w:r>
      <w:r w:rsidRPr="00D5649B">
        <w:rPr>
          <w:sz w:val="20"/>
        </w:rPr>
        <w:t>O-N (kg N)</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21ECA475" w14:textId="117CA7BD" w:rsidR="00E92934" w:rsidRPr="00D5649B"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oMath>
      <w:r w:rsidRPr="00D5649B">
        <w:rPr>
          <w:b/>
          <w:szCs w:val="24"/>
        </w:rPr>
        <w:tab/>
      </w:r>
      <w:r w:rsidRPr="00CE242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p>
    <w:p w14:paraId="0E6DF0A7" w14:textId="77777777" w:rsidR="00E92934" w:rsidRPr="00D5649B" w:rsidRDefault="00E92934" w:rsidP="00E92934">
      <w:pPr>
        <w:tabs>
          <w:tab w:val="clear" w:pos="2880"/>
          <w:tab w:val="left" w:pos="2694"/>
        </w:tabs>
        <w:spacing w:before="0"/>
        <w:ind w:left="2693" w:hanging="2693"/>
        <w:rPr>
          <w:sz w:val="20"/>
        </w:rPr>
      </w:pPr>
    </w:p>
    <w:p w14:paraId="2AB5E979" w14:textId="77777777" w:rsidR="00E92934" w:rsidRPr="00D5649B" w:rsidRDefault="00E92934" w:rsidP="00E92934">
      <w:pPr>
        <w:tabs>
          <w:tab w:val="clear" w:pos="2880"/>
          <w:tab w:val="left" w:pos="2694"/>
        </w:tabs>
        <w:spacing w:before="0"/>
        <w:ind w:left="2693" w:hanging="2693"/>
        <w:rPr>
          <w:sz w:val="20"/>
        </w:rPr>
      </w:pPr>
      <w:r w:rsidRPr="00D5649B">
        <w:rPr>
          <w:sz w:val="20"/>
        </w:rPr>
        <w:t>where</w:t>
      </w:r>
    </w:p>
    <w:p w14:paraId="1FCA8048" w14:textId="22327B71" w:rsidR="00E92934" w:rsidRPr="00D5649B" w:rsidRDefault="00E92934" w:rsidP="00A2643E">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001B15E2"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001B15E2" w:rsidRPr="00D5649B">
        <w:rPr>
          <w:sz w:val="20"/>
          <w:szCs w:val="24"/>
        </w:rPr>
        <w:t>-N</w:t>
      </w:r>
      <w:r w:rsidRPr="00D5649B">
        <w:rPr>
          <w:sz w:val="20"/>
          <w:szCs w:val="24"/>
        </w:rPr>
        <w:t xml:space="preserve"> emissions from </w:t>
      </w:r>
      <w:r w:rsidR="000F7A7E">
        <w:rPr>
          <w:sz w:val="20"/>
          <w:szCs w:val="24"/>
        </w:rPr>
        <w:t>beef and dairy cattle, and broiler, layer and turkey manure during the storage stage</w:t>
      </w:r>
      <w:r w:rsidR="000F7A7E"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332620">
        <w:rPr>
          <w:sz w:val="20"/>
          <w:szCs w:val="24"/>
        </w:rPr>
        <w:t>, by animal group and manure management system</w:t>
      </w:r>
    </w:p>
    <w:p w14:paraId="7857F87E" w14:textId="60BE408C" w:rsidR="007852E3" w:rsidRPr="00D5649B" w:rsidRDefault="001F30D0" w:rsidP="007852E3">
      <w:pPr>
        <w:rPr>
          <w:b/>
          <w:szCs w:val="24"/>
        </w:rPr>
      </w:pPr>
      <w:r w:rsidRPr="00D5649B">
        <w:rPr>
          <w:b/>
          <w:szCs w:val="24"/>
        </w:rPr>
        <w:t>Adjusted ammonia emissions from housing and storage are calculated on a daily basis.</w:t>
      </w:r>
    </w:p>
    <w:p w14:paraId="1433FE95" w14:textId="5F5F16EC" w:rsidR="004E2E7E" w:rsidRPr="00D5649B" w:rsidRDefault="004E2E7E" w:rsidP="004E2E7E">
      <w:pPr>
        <w:rPr>
          <w:b/>
          <w:szCs w:val="24"/>
        </w:rPr>
      </w:pPr>
      <w:r w:rsidRPr="00D5649B">
        <w:rPr>
          <w:b/>
          <w:szCs w:val="24"/>
        </w:rPr>
        <w:t xml:space="preserve">For </w:t>
      </w:r>
      <w:r w:rsidR="000E44CF">
        <w:rPr>
          <w:b/>
          <w:szCs w:val="24"/>
        </w:rPr>
        <w:t>NH</w:t>
      </w:r>
      <w:r w:rsidR="000E44CF" w:rsidRPr="000E44CF">
        <w:rPr>
          <w:b/>
          <w:szCs w:val="24"/>
          <w:vertAlign w:val="subscript"/>
        </w:rPr>
        <w:t>3</w:t>
      </w:r>
      <w:r w:rsidR="000E44CF">
        <w:rPr>
          <w:b/>
          <w:szCs w:val="24"/>
        </w:rPr>
        <w:t xml:space="preserve"> emissions from </w:t>
      </w:r>
      <w:r w:rsidR="00745BC8" w:rsidRPr="00D5649B">
        <w:rPr>
          <w:b/>
          <w:szCs w:val="24"/>
        </w:rPr>
        <w:t xml:space="preserve">housing + storage for </w:t>
      </w:r>
      <w:r w:rsidRPr="00D5649B">
        <w:rPr>
          <w:b/>
          <w:szCs w:val="24"/>
        </w:rPr>
        <w:t xml:space="preserve">all other livestock </w:t>
      </w:r>
      <w:r w:rsidR="000C1C34">
        <w:rPr>
          <w:b/>
          <w:szCs w:val="24"/>
        </w:rPr>
        <w:t>types</w:t>
      </w:r>
      <w:r w:rsidRPr="00D5649B">
        <w:rPr>
          <w:b/>
          <w:szCs w:val="24"/>
        </w:rPr>
        <w:t>:</w:t>
      </w:r>
    </w:p>
    <w:p w14:paraId="6CE971D6" w14:textId="22DA3C69" w:rsidR="004E2E7E" w:rsidRPr="00ED58F9" w:rsidRDefault="004E2E7E" w:rsidP="00ED58F9">
      <w:pPr>
        <w:rPr>
          <w:szCs w:val="24"/>
        </w:rPr>
      </w:pPr>
      <w:r w:rsidRPr="00D5649B">
        <w:rPr>
          <w:szCs w:val="24"/>
        </w:rPr>
        <w:t xml:space="preserve">For all other livestock </w:t>
      </w:r>
      <w:r w:rsidR="000C1C34">
        <w:rPr>
          <w:szCs w:val="24"/>
        </w:rPr>
        <w:t>types</w:t>
      </w:r>
      <w:r w:rsidR="000E44CF">
        <w:rPr>
          <w:szCs w:val="24"/>
        </w:rPr>
        <w:t>,</w:t>
      </w:r>
      <w:r w:rsidR="000C1C34" w:rsidRPr="00D5649B">
        <w:rPr>
          <w:szCs w:val="24"/>
        </w:rPr>
        <w:t xml:space="preserve"> </w:t>
      </w:r>
      <w:r w:rsidRPr="00D5649B">
        <w:rPr>
          <w:szCs w:val="24"/>
        </w:rPr>
        <w:t>combined housing and storage values for NH</w:t>
      </w:r>
      <w:r w:rsidRPr="00D5649B">
        <w:rPr>
          <w:szCs w:val="24"/>
          <w:vertAlign w:val="subscript"/>
        </w:rPr>
        <w:t>3</w:t>
      </w:r>
      <w:r w:rsidRPr="00D5649B">
        <w:rPr>
          <w:szCs w:val="24"/>
        </w:rPr>
        <w:t>-N and indirect N</w:t>
      </w:r>
      <w:r w:rsidRPr="00D5649B">
        <w:rPr>
          <w:szCs w:val="24"/>
          <w:vertAlign w:val="subscript"/>
        </w:rPr>
        <w:t>2</w:t>
      </w:r>
      <w:r w:rsidRPr="00D5649B">
        <w:rPr>
          <w:szCs w:val="24"/>
        </w:rPr>
        <w:t>O-N emiss</w:t>
      </w:r>
      <w:r w:rsidR="00ED58F9">
        <w:rPr>
          <w:szCs w:val="24"/>
        </w:rPr>
        <w:t>ions from manure are estimated.</w:t>
      </w:r>
    </w:p>
    <w:p w14:paraId="52C12264" w14:textId="37601B9E" w:rsidR="004E2E7E" w:rsidRPr="00D5649B" w:rsidRDefault="00000000" w:rsidP="00ED58F9">
      <w:pPr>
        <w:keepNext/>
        <w:tabs>
          <w:tab w:val="clear" w:pos="2880"/>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oMath>
      <w:r w:rsidR="004E2E7E" w:rsidRPr="00D5649B">
        <w:tab/>
      </w:r>
      <w:r w:rsidR="004E2E7E" w:rsidRPr="00CE242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565135B6" w14:textId="77777777" w:rsidR="004E2E7E" w:rsidRPr="00D5649B" w:rsidRDefault="004E2E7E" w:rsidP="004E2E7E">
      <w:pPr>
        <w:tabs>
          <w:tab w:val="clear" w:pos="2880"/>
          <w:tab w:val="clear" w:pos="9360"/>
          <w:tab w:val="left" w:pos="2694"/>
          <w:tab w:val="right" w:pos="9781"/>
        </w:tabs>
        <w:ind w:left="2694" w:hanging="2694"/>
        <w:rPr>
          <w:i/>
          <w:sz w:val="20"/>
        </w:rPr>
      </w:pPr>
      <w:r w:rsidRPr="00D5649B">
        <w:rPr>
          <w:sz w:val="20"/>
        </w:rPr>
        <w:t>where</w:t>
      </w:r>
    </w:p>
    <w:p w14:paraId="1530615F" w14:textId="548A5E99" w:rsidR="00047CD6" w:rsidRPr="00D5649B" w:rsidRDefault="00047CD6" w:rsidP="00047CD6">
      <w:pPr>
        <w:tabs>
          <w:tab w:val="clear" w:pos="2880"/>
          <w:tab w:val="clear" w:pos="9360"/>
        </w:tabs>
        <w:spacing w:before="0"/>
        <w:ind w:left="2835" w:hanging="2835"/>
        <w:rPr>
          <w:i/>
          <w:sz w:val="20"/>
          <w:szCs w:val="24"/>
        </w:rPr>
      </w:pPr>
      <w:r w:rsidRPr="00D5649B">
        <w:rPr>
          <w:i/>
          <w:sz w:val="20"/>
          <w:szCs w:val="24"/>
        </w:rPr>
        <w:lastRenderedPageBreak/>
        <w:t>NH</w:t>
      </w:r>
      <w:r w:rsidRPr="00D5649B">
        <w:rPr>
          <w:i/>
          <w:sz w:val="20"/>
          <w:szCs w:val="24"/>
          <w:vertAlign w:val="subscript"/>
        </w:rPr>
        <w:t>3</w:t>
      </w:r>
      <w:r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Pr="00D5649B">
        <w:rPr>
          <w:sz w:val="20"/>
          <w:szCs w:val="24"/>
        </w:rPr>
        <w:t xml:space="preserve">-N emissions from </w:t>
      </w:r>
      <w:r>
        <w:rPr>
          <w:sz w:val="20"/>
          <w:szCs w:val="24"/>
        </w:rPr>
        <w:t>sheep, swine and other livestock types during the housing and storage stages</w:t>
      </w:r>
      <w:r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563CB1">
        <w:rPr>
          <w:sz w:val="20"/>
          <w:szCs w:val="24"/>
        </w:rPr>
        <w:t>, by animal group and manure management system</w:t>
      </w:r>
    </w:p>
    <w:p w14:paraId="048669BA" w14:textId="19C8A1B1" w:rsidR="004E2E7E" w:rsidRPr="00D5649B" w:rsidRDefault="004E2E7E" w:rsidP="00A2643E">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0E44CF">
        <w:rPr>
          <w:i/>
          <w:sz w:val="20"/>
          <w:szCs w:val="24"/>
        </w:rPr>
        <w:t>_</w:t>
      </w:r>
      <w:r w:rsidRPr="00D5649B">
        <w:rPr>
          <w:i/>
          <w:sz w:val="20"/>
          <w:szCs w:val="24"/>
        </w:rPr>
        <w:t>N</w:t>
      </w:r>
      <w:r w:rsidRPr="00D5649B">
        <w:rPr>
          <w:i/>
          <w:sz w:val="20"/>
          <w:szCs w:val="24"/>
          <w:vertAlign w:val="subscript"/>
        </w:rPr>
        <w:t>housing,storage</w:t>
      </w:r>
      <w:r w:rsidRPr="00D5649B">
        <w:rPr>
          <w:i/>
          <w:sz w:val="20"/>
          <w:szCs w:val="24"/>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w:t>
      </w:r>
      <w:r w:rsidR="00047CD6">
        <w:rPr>
          <w:sz w:val="20"/>
          <w:szCs w:val="24"/>
        </w:rPr>
        <w:t xml:space="preserve">from manure </w:t>
      </w:r>
      <w:r w:rsidRPr="00D5649B">
        <w:rPr>
          <w:sz w:val="20"/>
          <w:szCs w:val="24"/>
        </w:rPr>
        <w:t xml:space="preserve">during </w:t>
      </w:r>
      <w:r w:rsidR="00047CD6">
        <w:rPr>
          <w:sz w:val="20"/>
          <w:szCs w:val="24"/>
        </w:rPr>
        <w:t xml:space="preserve">the </w:t>
      </w:r>
      <w:r w:rsidRPr="00D5649B">
        <w:rPr>
          <w:sz w:val="20"/>
          <w:szCs w:val="24"/>
        </w:rPr>
        <w:t xml:space="preserve">housing and storage </w:t>
      </w:r>
      <w:r w:rsidR="00332620">
        <w:rPr>
          <w:sz w:val="20"/>
          <w:szCs w:val="24"/>
        </w:rPr>
        <w:t xml:space="preserve">stages </w:t>
      </w:r>
      <w:r w:rsidRPr="00D5649B">
        <w:rPr>
          <w:sz w:val="20"/>
          <w:szCs w:val="24"/>
        </w:rPr>
        <w:t xml:space="preserve">for sheep, swine, and other livestock </w:t>
      </w:r>
      <w:r w:rsidR="00047CD6">
        <w:rPr>
          <w:sz w:val="20"/>
          <w:szCs w:val="24"/>
        </w:rPr>
        <w:t>types</w:t>
      </w:r>
      <w:r w:rsidR="00047CD6" w:rsidRPr="00D5649B">
        <w:rPr>
          <w:sz w:val="20"/>
          <w:szCs w:val="24"/>
        </w:rPr>
        <w:t xml:space="preserve"> </w:t>
      </w:r>
      <w:r w:rsidRPr="00D5649B">
        <w:rPr>
          <w:sz w:val="20"/>
          <w:szCs w:val="24"/>
        </w:rPr>
        <w:t>(kg N</w:t>
      </w:r>
      <w:r w:rsidR="000E44CF">
        <w:rPr>
          <w:sz w:val="20"/>
          <w:szCs w:val="24"/>
        </w:rPr>
        <w:t>H</w:t>
      </w:r>
      <w:r w:rsidR="000E44CF" w:rsidRPr="000E44CF">
        <w:rPr>
          <w:sz w:val="20"/>
          <w:szCs w:val="24"/>
          <w:vertAlign w:val="subscript"/>
        </w:rPr>
        <w:t>3</w:t>
      </w:r>
      <w:r w:rsidR="000E44CF">
        <w:rPr>
          <w:sz w:val="20"/>
          <w:szCs w:val="24"/>
        </w:rPr>
        <w:t>-N day</w:t>
      </w:r>
      <w:r w:rsidR="000E44CF" w:rsidRPr="000E44CF">
        <w:rPr>
          <w:sz w:val="20"/>
          <w:szCs w:val="24"/>
          <w:vertAlign w:val="superscript"/>
        </w:rPr>
        <w:t>-1</w:t>
      </w:r>
      <w:r w:rsidRPr="00D5649B">
        <w:rPr>
          <w:sz w:val="20"/>
          <w:szCs w:val="24"/>
        </w:rPr>
        <w:t>)</w:t>
      </w:r>
      <w:r w:rsidR="00A92D5B">
        <w:rPr>
          <w:sz w:val="20"/>
          <w:szCs w:val="24"/>
        </w:rPr>
        <w:t>, by animal group and manure management system</w:t>
      </w:r>
    </w:p>
    <w:p w14:paraId="3392B98C" w14:textId="3ED3F452" w:rsidR="004E2E7E" w:rsidRPr="00D5649B" w:rsidRDefault="004E2E7E" w:rsidP="00A2643E">
      <w:pPr>
        <w:tabs>
          <w:tab w:val="clear" w:pos="2880"/>
          <w:tab w:val="clear" w:pos="9360"/>
        </w:tabs>
        <w:spacing w:before="0"/>
        <w:ind w:left="2835" w:hanging="2835"/>
        <w:rPr>
          <w:sz w:val="20"/>
          <w:vertAlign w:val="superscript"/>
        </w:rPr>
      </w:pPr>
      <w:r w:rsidRPr="00D5649B">
        <w:rPr>
          <w:i/>
          <w:sz w:val="20"/>
          <w:szCs w:val="24"/>
        </w:rPr>
        <w:t>N</w:t>
      </w:r>
      <w:r w:rsidRPr="00D5649B">
        <w:rPr>
          <w:i/>
          <w:sz w:val="20"/>
          <w:szCs w:val="24"/>
          <w:vertAlign w:val="subscript"/>
        </w:rPr>
        <w:t>2</w:t>
      </w:r>
      <w:r w:rsidRPr="00D5649B">
        <w:rPr>
          <w:i/>
          <w:sz w:val="20"/>
          <w:szCs w:val="24"/>
        </w:rPr>
        <w:t>O-N</w:t>
      </w:r>
      <w:r w:rsidRPr="00D5649B">
        <w:rPr>
          <w:i/>
          <w:sz w:val="20"/>
          <w:szCs w:val="24"/>
          <w:vertAlign w:val="subscript"/>
        </w:rPr>
        <w:t>volatilization</w:t>
      </w:r>
      <w:r w:rsidRPr="00D5649B">
        <w:rPr>
          <w:i/>
          <w:sz w:val="20"/>
          <w:szCs w:val="24"/>
        </w:rPr>
        <w:tab/>
      </w:r>
      <w:r w:rsidRPr="00D5649B">
        <w:rPr>
          <w:sz w:val="20"/>
        </w:rPr>
        <w:t>Manure volatilization N emissions during the housing and manure storage stages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4F5929F2" w14:textId="0CF6A988" w:rsidR="001A5197" w:rsidRPr="00D5649B" w:rsidRDefault="00953845" w:rsidP="008A7F5F">
      <w:pPr>
        <w:pStyle w:val="Heading3"/>
      </w:pPr>
      <w:bookmarkStart w:id="634" w:name="_Toc152758605"/>
      <w:r w:rsidRPr="00D5649B">
        <w:t xml:space="preserve">Indirect </w:t>
      </w:r>
      <w:r w:rsidR="001A5197" w:rsidRPr="00D5649B">
        <w:t>N</w:t>
      </w:r>
      <w:r w:rsidR="001A5197" w:rsidRPr="00D5649B">
        <w:rPr>
          <w:vertAlign w:val="subscript"/>
        </w:rPr>
        <w:t>2</w:t>
      </w:r>
      <w:r w:rsidR="001A5197" w:rsidRPr="00D5649B">
        <w:t>O losses from manure via leaching</w:t>
      </w:r>
      <w:r w:rsidR="00BD3498" w:rsidRPr="00D5649B">
        <w:t xml:space="preserve"> and runoff</w:t>
      </w:r>
      <w:bookmarkEnd w:id="634"/>
      <w:r w:rsidR="005F2423" w:rsidRPr="00D5649B">
        <w:t xml:space="preserve"> </w:t>
      </w:r>
    </w:p>
    <w:p w14:paraId="74B9AD1C" w14:textId="3C962AFE"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leach</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leach</m:t>
            </m:r>
          </m:sub>
        </m:sSub>
      </m:oMath>
      <w:r w:rsidR="00E111A4" w:rsidRPr="00D5649B">
        <w:rPr>
          <w:b/>
          <w:szCs w:val="24"/>
        </w:rPr>
        <w:t xml:space="preserve"> </w:t>
      </w:r>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FB5A9EB" w14:textId="773463C4" w:rsidR="00687171" w:rsidRDefault="00421D4A" w:rsidP="00421D4A">
      <w:pPr>
        <w:tabs>
          <w:tab w:val="clear" w:pos="2880"/>
          <w:tab w:val="clear" w:pos="9360"/>
          <w:tab w:val="left" w:pos="2694"/>
          <w:tab w:val="right" w:pos="9781"/>
        </w:tabs>
        <w:ind w:left="2694" w:hanging="2694"/>
        <w:jc w:val="right"/>
        <w:rPr>
          <w:sz w:val="20"/>
        </w:rPr>
      </w:pPr>
      <w:r>
        <w:rPr>
          <w:sz w:val="20"/>
        </w:rPr>
        <w:t>D</w:t>
      </w:r>
      <w:r w:rsidR="00687171">
        <w:rPr>
          <w:sz w:val="20"/>
        </w:rPr>
        <w:t>erived from IPCC 2019, Eq. 10.27, Eq. 10</w:t>
      </w:r>
      <w:r w:rsidR="003E2044">
        <w:rPr>
          <w:sz w:val="20"/>
        </w:rPr>
        <w:t>.</w:t>
      </w:r>
      <w:r w:rsidR="00687171">
        <w:rPr>
          <w:sz w:val="20"/>
        </w:rPr>
        <w:t>29</w:t>
      </w:r>
    </w:p>
    <w:p w14:paraId="47A7D466" w14:textId="38437A40" w:rsidR="00E111A4" w:rsidRPr="00D5649B" w:rsidRDefault="00E111A4" w:rsidP="00363398">
      <w:pPr>
        <w:tabs>
          <w:tab w:val="clear" w:pos="2880"/>
          <w:tab w:val="left" w:pos="2694"/>
        </w:tabs>
        <w:ind w:left="2693" w:hanging="2693"/>
        <w:rPr>
          <w:i/>
          <w:sz w:val="20"/>
        </w:rPr>
      </w:pPr>
      <w:r w:rsidRPr="00D5649B">
        <w:rPr>
          <w:sz w:val="20"/>
        </w:rPr>
        <w:t>where</w:t>
      </w:r>
    </w:p>
    <w:p w14:paraId="0C8C18BC" w14:textId="5BEEF755" w:rsidR="00E111A4" w:rsidRPr="001E018C" w:rsidRDefault="00E111A4" w:rsidP="00A2643E">
      <w:pPr>
        <w:tabs>
          <w:tab w:val="clear" w:pos="2880"/>
          <w:tab w:val="clear" w:pos="9360"/>
        </w:tabs>
        <w:spacing w:before="0"/>
        <w:ind w:left="2835" w:hanging="2835"/>
        <w:rPr>
          <w:sz w:val="20"/>
          <w:szCs w:val="24"/>
          <w:vertAlign w:val="superscript"/>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rPr>
        <w:t>_rate</w:t>
      </w:r>
      <w:r w:rsidRPr="001E018C">
        <w:rPr>
          <w:i/>
          <w:sz w:val="20"/>
          <w:szCs w:val="24"/>
        </w:rPr>
        <w:tab/>
      </w:r>
      <w:r w:rsidR="004D60BA" w:rsidRPr="001E018C">
        <w:rPr>
          <w:iCs/>
          <w:sz w:val="20"/>
          <w:szCs w:val="24"/>
        </w:rPr>
        <w:t>N</w:t>
      </w:r>
      <w:r w:rsidR="004D60BA" w:rsidRPr="001E018C">
        <w:rPr>
          <w:iCs/>
          <w:sz w:val="20"/>
          <w:szCs w:val="24"/>
          <w:vertAlign w:val="subscript"/>
        </w:rPr>
        <w:t>2</w:t>
      </w:r>
      <w:r w:rsidR="004D60BA" w:rsidRPr="001E018C">
        <w:rPr>
          <w:iCs/>
          <w:sz w:val="20"/>
          <w:szCs w:val="24"/>
        </w:rPr>
        <w:t xml:space="preserve">O-N losses from </w:t>
      </w:r>
      <w:r w:rsidR="004D60BA" w:rsidRPr="001E018C">
        <w:rPr>
          <w:sz w:val="20"/>
          <w:szCs w:val="24"/>
        </w:rPr>
        <w:t>m</w:t>
      </w:r>
      <w:r w:rsidRPr="001E018C">
        <w:rPr>
          <w:sz w:val="20"/>
          <w:szCs w:val="24"/>
        </w:rPr>
        <w:t xml:space="preserve">anure leaching (kg </w:t>
      </w:r>
      <w:r w:rsidR="0009102F" w:rsidRPr="001E018C">
        <w:rPr>
          <w:sz w:val="20"/>
          <w:szCs w:val="24"/>
        </w:rPr>
        <w:t>N</w:t>
      </w:r>
      <w:r w:rsidR="0009102F" w:rsidRPr="001E018C">
        <w:rPr>
          <w:sz w:val="20"/>
          <w:szCs w:val="24"/>
          <w:vertAlign w:val="subscript"/>
        </w:rPr>
        <w:t>2</w:t>
      </w:r>
      <w:r w:rsidR="0009102F" w:rsidRPr="001E018C">
        <w:rPr>
          <w:sz w:val="20"/>
          <w:szCs w:val="24"/>
        </w:rPr>
        <w:t xml:space="preserve">O-N </w:t>
      </w:r>
      <w:r w:rsidRPr="001E018C">
        <w:rPr>
          <w:sz w:val="20"/>
          <w:szCs w:val="24"/>
        </w:rPr>
        <w:t>head</w:t>
      </w:r>
      <w:r w:rsidRPr="001E018C">
        <w:rPr>
          <w:sz w:val="20"/>
          <w:szCs w:val="24"/>
          <w:vertAlign w:val="superscript"/>
        </w:rPr>
        <w:t xml:space="preserve">-1 </w:t>
      </w:r>
      <w:r w:rsidRPr="001E018C">
        <w:rPr>
          <w:sz w:val="20"/>
          <w:szCs w:val="24"/>
        </w:rPr>
        <w:t>day</w:t>
      </w:r>
      <w:r w:rsidRPr="001E018C">
        <w:rPr>
          <w:sz w:val="20"/>
          <w:szCs w:val="24"/>
          <w:vertAlign w:val="superscript"/>
        </w:rPr>
        <w:t>-1</w:t>
      </w:r>
      <w:r w:rsidRPr="001E018C">
        <w:rPr>
          <w:sz w:val="20"/>
          <w:szCs w:val="24"/>
        </w:rPr>
        <w:t>)</w:t>
      </w:r>
      <w:r w:rsidR="004D60BA" w:rsidRPr="001E018C">
        <w:rPr>
          <w:sz w:val="20"/>
          <w:szCs w:val="24"/>
        </w:rPr>
        <w:t>, by animal group and manure management system</w:t>
      </w:r>
      <w:r w:rsidRPr="001E018C">
        <w:rPr>
          <w:sz w:val="20"/>
          <w:szCs w:val="24"/>
        </w:rPr>
        <w:t xml:space="preserve"> </w:t>
      </w:r>
    </w:p>
    <w:p w14:paraId="759DA94E" w14:textId="03A8AC43" w:rsidR="00E111A4" w:rsidRPr="001E018C" w:rsidRDefault="00E111A4" w:rsidP="00A2643E">
      <w:pPr>
        <w:tabs>
          <w:tab w:val="clear" w:pos="2880"/>
          <w:tab w:val="clear" w:pos="9360"/>
        </w:tabs>
        <w:spacing w:before="0"/>
        <w:ind w:left="2835" w:hanging="2835"/>
        <w:rPr>
          <w:i/>
          <w:sz w:val="20"/>
        </w:rPr>
      </w:pPr>
      <w:proofErr w:type="spellStart"/>
      <w:r w:rsidRPr="001E018C">
        <w:rPr>
          <w:i/>
          <w:sz w:val="20"/>
          <w:szCs w:val="24"/>
        </w:rPr>
        <w:t>Frac</w:t>
      </w:r>
      <w:r w:rsidRPr="001E018C">
        <w:rPr>
          <w:i/>
          <w:sz w:val="20"/>
          <w:szCs w:val="24"/>
          <w:vertAlign w:val="subscript"/>
        </w:rPr>
        <w:t>leach</w:t>
      </w:r>
      <w:proofErr w:type="spellEnd"/>
      <w:r w:rsidRPr="001E018C">
        <w:rPr>
          <w:i/>
          <w:sz w:val="20"/>
          <w:szCs w:val="24"/>
        </w:rPr>
        <w:t xml:space="preserve"> </w:t>
      </w:r>
      <w:r w:rsidRPr="001E018C">
        <w:rPr>
          <w:i/>
          <w:sz w:val="20"/>
          <w:szCs w:val="24"/>
        </w:rPr>
        <w:tab/>
      </w:r>
      <w:r w:rsidRPr="001E018C">
        <w:rPr>
          <w:sz w:val="20"/>
          <w:szCs w:val="24"/>
        </w:rPr>
        <w:t xml:space="preserve">Leaching </w:t>
      </w:r>
      <w:r w:rsidRPr="001E018C">
        <w:rPr>
          <w:sz w:val="20"/>
        </w:rPr>
        <w:t>fraction (</w:t>
      </w:r>
      <w:r w:rsidR="00B821F5" w:rsidRPr="001E018C">
        <w:rPr>
          <w:sz w:val="20"/>
        </w:rPr>
        <w:fldChar w:fldCharType="begin"/>
      </w:r>
      <w:r w:rsidR="00B821F5" w:rsidRPr="001E018C">
        <w:rPr>
          <w:sz w:val="20"/>
        </w:rPr>
        <w:instrText xml:space="preserve"> REF _Ref81928082 \h  \* MERGEFORMAT </w:instrText>
      </w:r>
      <w:r w:rsidR="00B821F5" w:rsidRPr="001E018C">
        <w:rPr>
          <w:sz w:val="20"/>
        </w:rPr>
      </w:r>
      <w:r w:rsidR="00B821F5" w:rsidRPr="001E018C">
        <w:rPr>
          <w:sz w:val="20"/>
        </w:rPr>
        <w:fldChar w:fldCharType="separate"/>
      </w:r>
      <w:r w:rsidR="00A759C3" w:rsidRPr="001E018C">
        <w:rPr>
          <w:b/>
          <w:sz w:val="20"/>
        </w:rPr>
        <w:t xml:space="preserve">Table </w:t>
      </w:r>
      <w:r w:rsidR="00A759C3" w:rsidRPr="001E018C">
        <w:rPr>
          <w:b/>
          <w:noProof/>
          <w:sz w:val="20"/>
        </w:rPr>
        <w:t>36</w:t>
      </w:r>
      <w:r w:rsidR="00B821F5" w:rsidRPr="001E018C">
        <w:rPr>
          <w:sz w:val="20"/>
        </w:rPr>
        <w:fldChar w:fldCharType="end"/>
      </w:r>
      <w:r w:rsidRPr="001E018C">
        <w:rPr>
          <w:sz w:val="20"/>
        </w:rPr>
        <w:t xml:space="preserve">, by livestock </w:t>
      </w:r>
      <w:r w:rsidR="000C1C34" w:rsidRPr="001E018C">
        <w:rPr>
          <w:sz w:val="20"/>
        </w:rPr>
        <w:t xml:space="preserve">type </w:t>
      </w:r>
      <w:r w:rsidRPr="001E018C">
        <w:rPr>
          <w:sz w:val="20"/>
        </w:rPr>
        <w:t xml:space="preserve">and </w:t>
      </w:r>
      <w:r w:rsidR="000C1C34" w:rsidRPr="001E018C">
        <w:rPr>
          <w:sz w:val="20"/>
        </w:rPr>
        <w:t xml:space="preserve">manure </w:t>
      </w:r>
      <w:r w:rsidRPr="001E018C">
        <w:rPr>
          <w:sz w:val="20"/>
        </w:rPr>
        <w:t>handling system)</w:t>
      </w:r>
    </w:p>
    <w:p w14:paraId="3C74FA57" w14:textId="60164E5E" w:rsidR="00E111A4" w:rsidRPr="001E018C" w:rsidRDefault="00E111A4" w:rsidP="00A2643E">
      <w:pPr>
        <w:tabs>
          <w:tab w:val="clear" w:pos="2880"/>
          <w:tab w:val="clear" w:pos="9360"/>
        </w:tabs>
        <w:spacing w:before="0"/>
        <w:ind w:left="2835" w:hanging="2835"/>
        <w:rPr>
          <w:sz w:val="20"/>
          <w:szCs w:val="24"/>
        </w:rPr>
      </w:pPr>
      <w:proofErr w:type="spellStart"/>
      <w:r w:rsidRPr="001E018C">
        <w:rPr>
          <w:i/>
          <w:sz w:val="20"/>
        </w:rPr>
        <w:t>EF</w:t>
      </w:r>
      <w:r w:rsidRPr="001E018C">
        <w:rPr>
          <w:i/>
          <w:sz w:val="20"/>
          <w:vertAlign w:val="subscript"/>
        </w:rPr>
        <w:t>leach</w:t>
      </w:r>
      <w:proofErr w:type="spellEnd"/>
      <w:r w:rsidRPr="001E018C">
        <w:rPr>
          <w:i/>
          <w:sz w:val="20"/>
        </w:rPr>
        <w:tab/>
      </w:r>
      <w:r w:rsidRPr="001E018C">
        <w:rPr>
          <w:sz w:val="20"/>
        </w:rPr>
        <w:t>Emission factor for leaching [kg N</w:t>
      </w:r>
      <w:r w:rsidRPr="001E018C">
        <w:rPr>
          <w:sz w:val="20"/>
          <w:vertAlign w:val="subscript"/>
        </w:rPr>
        <w:t>2</w:t>
      </w:r>
      <w:r w:rsidRPr="001E018C">
        <w:rPr>
          <w:sz w:val="20"/>
        </w:rPr>
        <w:t>O-N (kg N)</w:t>
      </w:r>
      <w:r w:rsidRPr="001E018C">
        <w:rPr>
          <w:sz w:val="20"/>
          <w:vertAlign w:val="superscript"/>
        </w:rPr>
        <w:t>-1</w:t>
      </w:r>
      <w:r w:rsidRPr="001E018C">
        <w:rPr>
          <w:sz w:val="20"/>
        </w:rPr>
        <w:t>] (</w:t>
      </w:r>
      <w:r w:rsidR="009915CA" w:rsidRPr="001E018C">
        <w:rPr>
          <w:b/>
          <w:sz w:val="20"/>
        </w:rPr>
        <w:fldChar w:fldCharType="begin"/>
      </w:r>
      <w:r w:rsidR="009915CA" w:rsidRPr="001E018C">
        <w:rPr>
          <w:b/>
          <w:sz w:val="20"/>
        </w:rPr>
        <w:instrText xml:space="preserve"> REF _Ref81928082 \h  \* MERGEFORMAT </w:instrText>
      </w:r>
      <w:r w:rsidR="009915CA" w:rsidRPr="001E018C">
        <w:rPr>
          <w:b/>
          <w:sz w:val="20"/>
        </w:rPr>
      </w:r>
      <w:r w:rsidR="009915CA" w:rsidRPr="001E018C">
        <w:rPr>
          <w:b/>
          <w:sz w:val="20"/>
        </w:rPr>
        <w:fldChar w:fldCharType="separate"/>
      </w:r>
      <w:r w:rsidR="00A759C3" w:rsidRPr="001E018C">
        <w:rPr>
          <w:b/>
          <w:sz w:val="20"/>
        </w:rPr>
        <w:t xml:space="preserve">Table </w:t>
      </w:r>
      <w:r w:rsidR="00A759C3" w:rsidRPr="001E018C">
        <w:rPr>
          <w:b/>
          <w:noProof/>
          <w:sz w:val="20"/>
        </w:rPr>
        <w:t>36</w:t>
      </w:r>
      <w:r w:rsidR="009915CA" w:rsidRPr="001E018C">
        <w:rPr>
          <w:b/>
          <w:sz w:val="20"/>
        </w:rPr>
        <w:fldChar w:fldCharType="end"/>
      </w:r>
      <w:r w:rsidRPr="001E018C">
        <w:rPr>
          <w:sz w:val="20"/>
          <w:szCs w:val="24"/>
        </w:rPr>
        <w:t xml:space="preserve">, by </w:t>
      </w:r>
      <w:r w:rsidR="000C1C34" w:rsidRPr="001E018C">
        <w:rPr>
          <w:sz w:val="20"/>
          <w:szCs w:val="24"/>
        </w:rPr>
        <w:t xml:space="preserve">manure </w:t>
      </w:r>
      <w:r w:rsidRPr="001E018C">
        <w:rPr>
          <w:sz w:val="20"/>
          <w:szCs w:val="24"/>
        </w:rPr>
        <w:t>handling system)</w:t>
      </w:r>
    </w:p>
    <w:p w14:paraId="24C731EB" w14:textId="7DFF27BF" w:rsidR="00E111A4" w:rsidRPr="001E018C"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rate×#animals</m:t>
        </m:r>
      </m:oMath>
      <w:r w:rsidR="00E111A4" w:rsidRPr="001E018C">
        <w:rPr>
          <w:b/>
          <w:szCs w:val="24"/>
        </w:rPr>
        <w:t xml:space="preserve"> </w:t>
      </w:r>
      <w:r w:rsidR="00E111A4" w:rsidRPr="001E018C">
        <w:rPr>
          <w:b/>
          <w:szCs w:val="24"/>
        </w:rPr>
        <w:tab/>
      </w:r>
      <w:bookmarkStart w:id="635" w:name="N2ONLeaching_AllLivestockEq"/>
      <w:r w:rsidR="00E111A4" w:rsidRPr="001E018C">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635"/>
    </w:p>
    <w:p w14:paraId="17C9C729" w14:textId="77777777" w:rsidR="00E111A4" w:rsidRPr="001E018C" w:rsidRDefault="00E111A4" w:rsidP="00E111A4">
      <w:pPr>
        <w:tabs>
          <w:tab w:val="clear" w:pos="2880"/>
          <w:tab w:val="left" w:pos="2694"/>
        </w:tabs>
        <w:ind w:left="2694" w:hanging="2694"/>
        <w:rPr>
          <w:i/>
          <w:sz w:val="20"/>
        </w:rPr>
      </w:pPr>
      <w:r w:rsidRPr="001E018C">
        <w:rPr>
          <w:sz w:val="20"/>
        </w:rPr>
        <w:t>where</w:t>
      </w:r>
    </w:p>
    <w:p w14:paraId="32EA3282" w14:textId="4AA31EE3" w:rsidR="00E111A4" w:rsidRPr="001E018C" w:rsidRDefault="00E111A4" w:rsidP="00A2643E">
      <w:pPr>
        <w:tabs>
          <w:tab w:val="clear" w:pos="2880"/>
          <w:tab w:val="clear" w:pos="9360"/>
        </w:tabs>
        <w:spacing w:before="0"/>
        <w:ind w:left="2835" w:hanging="2835"/>
        <w:rPr>
          <w:sz w:val="20"/>
          <w:szCs w:val="24"/>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vertAlign w:val="subscript"/>
        </w:rPr>
        <w:tab/>
      </w:r>
      <w:r w:rsidRPr="001E018C">
        <w:rPr>
          <w:sz w:val="20"/>
          <w:szCs w:val="24"/>
        </w:rPr>
        <w:t>Manure leaching N emission</w:t>
      </w:r>
      <w:r w:rsidR="0009102F" w:rsidRPr="001E018C">
        <w:rPr>
          <w:sz w:val="20"/>
          <w:szCs w:val="24"/>
        </w:rPr>
        <w:t>s</w:t>
      </w:r>
      <w:r w:rsidRPr="001E018C">
        <w:rPr>
          <w:sz w:val="20"/>
          <w:szCs w:val="24"/>
        </w:rPr>
        <w:t xml:space="preserve"> (kg N</w:t>
      </w:r>
      <w:r w:rsidRPr="001E018C">
        <w:rPr>
          <w:sz w:val="20"/>
          <w:szCs w:val="24"/>
          <w:vertAlign w:val="subscript"/>
        </w:rPr>
        <w:t>2</w:t>
      </w:r>
      <w:r w:rsidRPr="001E018C">
        <w:rPr>
          <w:sz w:val="20"/>
          <w:szCs w:val="24"/>
        </w:rPr>
        <w:t>O-</w:t>
      </w:r>
      <w:r w:rsidR="0009102F" w:rsidRPr="001E018C">
        <w:rPr>
          <w:sz w:val="20"/>
          <w:szCs w:val="24"/>
        </w:rPr>
        <w:t>N</w:t>
      </w:r>
      <w:r w:rsidR="005F1E23" w:rsidRPr="001E018C">
        <w:rPr>
          <w:sz w:val="20"/>
          <w:szCs w:val="24"/>
        </w:rPr>
        <w:t xml:space="preserve"> day</w:t>
      </w:r>
      <w:r w:rsidRPr="001E018C">
        <w:rPr>
          <w:sz w:val="20"/>
          <w:szCs w:val="24"/>
          <w:vertAlign w:val="superscript"/>
        </w:rPr>
        <w:t>-1</w:t>
      </w:r>
      <w:r w:rsidRPr="001E018C">
        <w:rPr>
          <w:sz w:val="20"/>
          <w:szCs w:val="24"/>
        </w:rPr>
        <w:t>)</w:t>
      </w:r>
      <w:r w:rsidR="0078646B" w:rsidRPr="001E018C">
        <w:rPr>
          <w:sz w:val="20"/>
          <w:szCs w:val="24"/>
        </w:rPr>
        <w:t xml:space="preserve">, </w:t>
      </w:r>
      <w:r w:rsidR="00563CB1">
        <w:rPr>
          <w:sz w:val="20"/>
          <w:szCs w:val="24"/>
        </w:rPr>
        <w:t>by animal group</w:t>
      </w:r>
    </w:p>
    <w:p w14:paraId="5DA06B0F" w14:textId="77777777" w:rsidR="00E111A4" w:rsidRPr="00D5649B" w:rsidRDefault="00E111A4" w:rsidP="00A2643E">
      <w:pPr>
        <w:tabs>
          <w:tab w:val="clear" w:pos="2880"/>
          <w:tab w:val="clear" w:pos="9360"/>
        </w:tabs>
        <w:spacing w:before="0"/>
        <w:ind w:left="2835" w:hanging="2835"/>
        <w:rPr>
          <w:i/>
          <w:sz w:val="20"/>
          <w:szCs w:val="24"/>
        </w:rPr>
      </w:pPr>
      <w:r w:rsidRPr="001E018C">
        <w:rPr>
          <w:i/>
          <w:sz w:val="20"/>
          <w:szCs w:val="24"/>
        </w:rPr>
        <w:t>#animals</w:t>
      </w:r>
      <w:r w:rsidRPr="001E018C">
        <w:rPr>
          <w:i/>
          <w:sz w:val="20"/>
          <w:szCs w:val="24"/>
        </w:rPr>
        <w:tab/>
      </w:r>
      <w:r w:rsidRPr="001E018C">
        <w:rPr>
          <w:sz w:val="20"/>
          <w:szCs w:val="24"/>
        </w:rPr>
        <w:t>Number of animals</w:t>
      </w:r>
      <w:r w:rsidRPr="00D5649B">
        <w:rPr>
          <w:i/>
          <w:sz w:val="20"/>
          <w:szCs w:val="24"/>
        </w:rPr>
        <w:t xml:space="preserve"> </w:t>
      </w:r>
    </w:p>
    <w:p w14:paraId="46C5346B" w14:textId="671F9B68" w:rsidR="00D31950" w:rsidRDefault="00000000" w:rsidP="00D74D2C">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bedding</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leach</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leach</m:t>
                </m:r>
              </m:sub>
            </m:sSub>
          </m:e>
        </m:d>
      </m:oMath>
      <w:r w:rsidR="00D74D2C" w:rsidRPr="00D74D2C">
        <w:rPr>
          <w:b/>
        </w:rPr>
        <w:t xml:space="preserve"> </w:t>
      </w:r>
      <w:r w:rsidR="00D74D2C" w:rsidRPr="00D74D2C">
        <w:rPr>
          <w:b/>
        </w:rPr>
        <w:tab/>
      </w:r>
    </w:p>
    <w:p w14:paraId="60C00452" w14:textId="36CF81D2" w:rsidR="00D74D2C" w:rsidRDefault="00D31950" w:rsidP="00D74D2C">
      <w:pPr>
        <w:keepNext/>
        <w:tabs>
          <w:tab w:val="clear" w:pos="9360"/>
          <w:tab w:val="right" w:pos="9781"/>
        </w:tabs>
        <w:rPr>
          <w:b/>
        </w:rPr>
      </w:pPr>
      <w:r>
        <w:rPr>
          <w:b/>
        </w:rPr>
        <w:tab/>
      </w:r>
      <w:r>
        <w:rPr>
          <w:b/>
        </w:rPr>
        <w:tab/>
      </w:r>
      <w:bookmarkStart w:id="636" w:name="NO3_N_LeachingStorage_Eq"/>
      <w:r w:rsidR="00D74D2C" w:rsidRPr="00D74D2C">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636"/>
    </w:p>
    <w:p w14:paraId="17D9648A" w14:textId="77777777" w:rsidR="00D74D2C" w:rsidRPr="00D5649B" w:rsidRDefault="00D74D2C" w:rsidP="00D74D2C">
      <w:pPr>
        <w:tabs>
          <w:tab w:val="clear" w:pos="2880"/>
          <w:tab w:val="left" w:pos="2694"/>
        </w:tabs>
        <w:ind w:left="2694" w:hanging="2694"/>
        <w:rPr>
          <w:i/>
          <w:sz w:val="20"/>
        </w:rPr>
      </w:pPr>
      <w:r w:rsidRPr="00D5649B">
        <w:rPr>
          <w:sz w:val="20"/>
        </w:rPr>
        <w:t>where</w:t>
      </w:r>
    </w:p>
    <w:p w14:paraId="4ADF8099" w14:textId="15E41E08" w:rsidR="00D74D2C" w:rsidRPr="00D74D2C" w:rsidRDefault="00D74D2C" w:rsidP="00D74D2C">
      <w:pPr>
        <w:tabs>
          <w:tab w:val="clear" w:pos="2880"/>
          <w:tab w:val="clear" w:pos="9360"/>
        </w:tabs>
        <w:spacing w:before="0"/>
        <w:ind w:left="2835" w:hanging="2835"/>
        <w:rPr>
          <w:sz w:val="20"/>
          <w:szCs w:val="24"/>
        </w:rPr>
      </w:pPr>
      <w:r w:rsidRPr="004D60BA">
        <w:rPr>
          <w:i/>
          <w:sz w:val="20"/>
          <w:szCs w:val="24"/>
        </w:rPr>
        <w:t>NO</w:t>
      </w:r>
      <w:r w:rsidRPr="004D60BA">
        <w:rPr>
          <w:i/>
          <w:sz w:val="20"/>
          <w:szCs w:val="24"/>
          <w:vertAlign w:val="subscript"/>
        </w:rPr>
        <w:t>3</w:t>
      </w:r>
      <w:r w:rsidR="004D60BA">
        <w:rPr>
          <w:i/>
          <w:sz w:val="20"/>
          <w:szCs w:val="24"/>
        </w:rPr>
        <w:t>_N</w:t>
      </w:r>
      <w:r w:rsidR="007B7601" w:rsidRPr="00563CB1">
        <w:rPr>
          <w:i/>
          <w:sz w:val="20"/>
          <w:szCs w:val="24"/>
          <w:vertAlign w:val="subscript"/>
        </w:rPr>
        <w:t>l</w:t>
      </w:r>
      <w:r w:rsidRPr="00563CB1">
        <w:rPr>
          <w:i/>
          <w:sz w:val="20"/>
          <w:szCs w:val="24"/>
          <w:vertAlign w:val="subscript"/>
        </w:rPr>
        <w:t>eaching</w:t>
      </w:r>
      <w:r w:rsidRPr="00D5649B">
        <w:rPr>
          <w:i/>
          <w:sz w:val="20"/>
          <w:szCs w:val="24"/>
          <w:vertAlign w:val="subscript"/>
        </w:rPr>
        <w:tab/>
      </w:r>
      <w:r w:rsidR="004D60BA">
        <w:rPr>
          <w:sz w:val="20"/>
          <w:szCs w:val="24"/>
        </w:rPr>
        <w:t>NO</w:t>
      </w:r>
      <w:r w:rsidR="004D60BA" w:rsidRPr="004D60BA">
        <w:rPr>
          <w:sz w:val="20"/>
          <w:szCs w:val="24"/>
          <w:vertAlign w:val="subscript"/>
        </w:rPr>
        <w:t>3</w:t>
      </w:r>
      <w:r w:rsidR="007B7601">
        <w:rPr>
          <w:sz w:val="20"/>
          <w:szCs w:val="24"/>
        </w:rPr>
        <w:t>-N</w:t>
      </w:r>
      <w:r w:rsidRPr="00D74D2C">
        <w:rPr>
          <w:sz w:val="20"/>
          <w:szCs w:val="24"/>
        </w:rPr>
        <w:t xml:space="preserve"> leached from manure during storage (kg NO</w:t>
      </w:r>
      <w:r w:rsidRPr="00D74D2C">
        <w:rPr>
          <w:sz w:val="20"/>
          <w:szCs w:val="24"/>
          <w:vertAlign w:val="subscript"/>
        </w:rPr>
        <w:t>3</w:t>
      </w:r>
      <w:r w:rsidRPr="00D74D2C">
        <w:rPr>
          <w:sz w:val="20"/>
          <w:szCs w:val="24"/>
        </w:rPr>
        <w:t>-N)</w:t>
      </w:r>
      <w:r w:rsidR="004D60BA">
        <w:rPr>
          <w:sz w:val="20"/>
          <w:szCs w:val="24"/>
        </w:rPr>
        <w:t xml:space="preserve">, </w:t>
      </w:r>
      <w:r w:rsidR="00825348">
        <w:rPr>
          <w:sz w:val="20"/>
          <w:szCs w:val="24"/>
        </w:rPr>
        <w:t>by animal group</w:t>
      </w:r>
    </w:p>
    <w:p w14:paraId="3C6102DF" w14:textId="4481B366" w:rsidR="00E111A4" w:rsidRPr="00D5649B" w:rsidRDefault="00E111A4" w:rsidP="008A7F5F">
      <w:pPr>
        <w:pStyle w:val="Heading3"/>
      </w:pPr>
      <w:bookmarkStart w:id="637" w:name="_Toc152758606"/>
      <w:r w:rsidRPr="00D5649B">
        <w:t>Total indirect N</w:t>
      </w:r>
      <w:r w:rsidRPr="00D5649B">
        <w:rPr>
          <w:vertAlign w:val="subscript"/>
        </w:rPr>
        <w:t>2</w:t>
      </w:r>
      <w:r w:rsidRPr="00D5649B">
        <w:t>O emission</w:t>
      </w:r>
      <w:r w:rsidR="006B3B80" w:rsidRPr="00D5649B">
        <w:t>s from manure</w:t>
      </w:r>
      <w:bookmarkEnd w:id="637"/>
    </w:p>
    <w:p w14:paraId="77B53EEC" w14:textId="46FBDFFD" w:rsidR="006B3B80" w:rsidRPr="00D5649B" w:rsidRDefault="006B3B80" w:rsidP="006B3B80">
      <w:pPr>
        <w:rPr>
          <w:b/>
          <w:szCs w:val="24"/>
        </w:rPr>
      </w:pPr>
      <w:r w:rsidRPr="00D5649B">
        <w:rPr>
          <w:b/>
        </w:rPr>
        <w:t xml:space="preserve">For all </w:t>
      </w:r>
      <w:r w:rsidR="000C1C34">
        <w:rPr>
          <w:b/>
        </w:rPr>
        <w:t>animal</w:t>
      </w:r>
      <w:r w:rsidR="000C1C34" w:rsidRPr="00D5649B">
        <w:rPr>
          <w:b/>
        </w:rPr>
        <w:t xml:space="preserve"> </w:t>
      </w:r>
      <w:r w:rsidRPr="00D5649B">
        <w:rPr>
          <w:b/>
        </w:rPr>
        <w:t>groups</w:t>
      </w:r>
      <w:r w:rsidR="009D1394" w:rsidRPr="00D5649B">
        <w:rPr>
          <w:b/>
        </w:rPr>
        <w:t xml:space="preserve"> (including </w:t>
      </w:r>
      <w:r w:rsidR="00D53F27" w:rsidRPr="00D5649B">
        <w:rPr>
          <w:b/>
        </w:rPr>
        <w:t xml:space="preserve">beef and dairy </w:t>
      </w:r>
      <w:r w:rsidR="009D1394" w:rsidRPr="00D5649B">
        <w:rPr>
          <w:b/>
        </w:rPr>
        <w:t>calves</w:t>
      </w:r>
      <w:r w:rsidR="00E77D3B" w:rsidRPr="00D5649B">
        <w:rPr>
          <w:b/>
        </w:rPr>
        <w:t xml:space="preserve"> </w:t>
      </w:r>
      <w:r w:rsidR="00E77D3B" w:rsidRPr="00D5649B">
        <w:rPr>
          <w:b/>
          <w:szCs w:val="24"/>
        </w:rPr>
        <w:t>and other livestock young</w:t>
      </w:r>
      <w:r w:rsidR="009D1394" w:rsidRPr="00D5649B">
        <w:rPr>
          <w:b/>
        </w:rPr>
        <w:t>)</w:t>
      </w:r>
      <w:r w:rsidRPr="00D5649B">
        <w:rPr>
          <w:b/>
        </w:rPr>
        <w:t>:</w:t>
      </w:r>
    </w:p>
    <w:p w14:paraId="70B7FF5F" w14:textId="7841A0D1" w:rsidR="00E111A4" w:rsidRPr="00D5649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oMath>
      <w:r w:rsidR="00E111A4" w:rsidRPr="00D5649B">
        <w:rPr>
          <w:b/>
          <w:szCs w:val="24"/>
        </w:rPr>
        <w:t xml:space="preserve"> </w:t>
      </w:r>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4.3.7</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14C8F6C9" w14:textId="77777777" w:rsidR="00D82FA1" w:rsidRPr="00D5649B" w:rsidRDefault="00D82FA1" w:rsidP="00E111A4">
      <w:pPr>
        <w:tabs>
          <w:tab w:val="left" w:pos="2160"/>
          <w:tab w:val="right" w:pos="8640"/>
          <w:tab w:val="right" w:pos="8820"/>
        </w:tabs>
        <w:spacing w:before="0"/>
        <w:rPr>
          <w:i/>
          <w:sz w:val="20"/>
        </w:rPr>
      </w:pPr>
    </w:p>
    <w:p w14:paraId="18057D5A" w14:textId="64F1369C" w:rsidR="00E111A4" w:rsidRPr="00D5649B" w:rsidRDefault="00363398" w:rsidP="00E111A4">
      <w:pPr>
        <w:tabs>
          <w:tab w:val="left" w:pos="2160"/>
          <w:tab w:val="right" w:pos="8640"/>
          <w:tab w:val="right" w:pos="8820"/>
        </w:tabs>
        <w:spacing w:before="0"/>
        <w:rPr>
          <w:sz w:val="20"/>
        </w:rPr>
      </w:pPr>
      <w:r w:rsidRPr="00D5649B">
        <w:rPr>
          <w:sz w:val="20"/>
        </w:rPr>
        <w:t>w</w:t>
      </w:r>
      <w:r w:rsidR="00E111A4" w:rsidRPr="00D5649B">
        <w:rPr>
          <w:sz w:val="20"/>
        </w:rPr>
        <w:t>here</w:t>
      </w:r>
    </w:p>
    <w:p w14:paraId="25A69726" w14:textId="6D17A991" w:rsidR="00E111A4" w:rsidRPr="00D5649B" w:rsidRDefault="00E111A4"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2C2802">
        <w:rPr>
          <w:i/>
          <w:sz w:val="20"/>
        </w:rPr>
        <w:t>-N</w:t>
      </w:r>
      <w:r w:rsidRPr="00D5649B">
        <w:rPr>
          <w:i/>
          <w:sz w:val="20"/>
          <w:vertAlign w:val="subscript"/>
        </w:rPr>
        <w:t>indirectmanure</w:t>
      </w:r>
      <w:r w:rsidRPr="00D5649B">
        <w:rPr>
          <w:i/>
          <w:sz w:val="20"/>
        </w:rPr>
        <w:tab/>
      </w:r>
      <w:r w:rsidR="00AF5D14" w:rsidRPr="00D5649B">
        <w:rPr>
          <w:i/>
          <w:sz w:val="20"/>
        </w:rPr>
        <w:tab/>
      </w:r>
      <w:r w:rsidRPr="00D5649B">
        <w:rPr>
          <w:sz w:val="20"/>
        </w:rPr>
        <w:t>Total indirect N</w:t>
      </w:r>
      <w:r w:rsidRPr="00D5649B">
        <w:rPr>
          <w:sz w:val="20"/>
          <w:vertAlign w:val="subscript"/>
        </w:rPr>
        <w:t>2</w:t>
      </w:r>
      <w:r w:rsidRPr="00D5649B">
        <w:rPr>
          <w:sz w:val="20"/>
        </w:rPr>
        <w:t>O</w:t>
      </w:r>
      <w:r w:rsidR="002C2802">
        <w:rPr>
          <w:sz w:val="20"/>
        </w:rPr>
        <w:t>-N</w:t>
      </w:r>
      <w:r w:rsidRPr="00D5649B">
        <w:rPr>
          <w:sz w:val="20"/>
        </w:rPr>
        <w:t xml:space="preserve"> emissions from livestock manure</w:t>
      </w:r>
      <w:r w:rsidR="002C2802">
        <w:rPr>
          <w:sz w:val="20"/>
        </w:rPr>
        <w:t xml:space="preserve"> (kg N</w:t>
      </w:r>
      <w:r w:rsidR="002C2802" w:rsidRPr="002C2802">
        <w:rPr>
          <w:sz w:val="20"/>
          <w:vertAlign w:val="subscript"/>
        </w:rPr>
        <w:t>2</w:t>
      </w:r>
      <w:r w:rsidR="002C2802">
        <w:rPr>
          <w:sz w:val="20"/>
        </w:rPr>
        <w:t>O-N)</w:t>
      </w:r>
      <w:r w:rsidR="0078646B">
        <w:rPr>
          <w:sz w:val="20"/>
        </w:rPr>
        <w:t>, by animal group</w:t>
      </w:r>
    </w:p>
    <w:p w14:paraId="30EC939A" w14:textId="55E0F412" w:rsidR="00C0660A" w:rsidRPr="00D5649B" w:rsidRDefault="00C0660A" w:rsidP="008A7F5F">
      <w:pPr>
        <w:pStyle w:val="Heading3"/>
      </w:pPr>
      <w:bookmarkStart w:id="638" w:name="_Toc152758607"/>
      <w:r w:rsidRPr="00D5649B">
        <w:t>Total N</w:t>
      </w:r>
      <w:r w:rsidRPr="00D5649B">
        <w:rPr>
          <w:vertAlign w:val="subscript"/>
        </w:rPr>
        <w:t>2</w:t>
      </w:r>
      <w:r w:rsidRPr="00D5649B">
        <w:t>O emissions from manure</w:t>
      </w:r>
      <w:bookmarkEnd w:id="638"/>
    </w:p>
    <w:p w14:paraId="32002BCF" w14:textId="5A048BF1" w:rsidR="00C0660A" w:rsidRPr="00D5649B" w:rsidRDefault="00C0660A" w:rsidP="00C413EE">
      <w:pPr>
        <w:rPr>
          <w:b/>
        </w:rPr>
      </w:pPr>
      <w:r w:rsidRPr="00D5649B">
        <w:rPr>
          <w:b/>
        </w:rPr>
        <w:t xml:space="preserve">For all </w:t>
      </w:r>
      <w:r w:rsidR="000C1C34">
        <w:rPr>
          <w:b/>
        </w:rPr>
        <w:t>animal</w:t>
      </w:r>
      <w:r w:rsidR="000C1C34" w:rsidRPr="00D5649B">
        <w:rPr>
          <w:b/>
        </w:rPr>
        <w:t xml:space="preserve"> </w:t>
      </w:r>
      <w:r w:rsidRPr="00D5649B">
        <w:rPr>
          <w:b/>
        </w:rPr>
        <w:t>groups:</w:t>
      </w:r>
    </w:p>
    <w:p w14:paraId="4FFAAEC8" w14:textId="0D9FF773" w:rsidR="00C0660A" w:rsidRPr="00D5649B"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indirectmanure</m:t>
            </m:r>
          </m:sub>
        </m:sSub>
      </m:oMath>
      <w:r w:rsidR="00C0660A"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4.3.8</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5F10195A" w14:textId="77777777" w:rsidR="00C0660A" w:rsidRPr="00D5649B" w:rsidRDefault="00C0660A" w:rsidP="002F40BA">
      <w:pPr>
        <w:spacing w:before="0"/>
        <w:rPr>
          <w:sz w:val="20"/>
        </w:rPr>
      </w:pPr>
      <w:r w:rsidRPr="00D5649B">
        <w:rPr>
          <w:sz w:val="20"/>
        </w:rPr>
        <w:t>where</w:t>
      </w:r>
    </w:p>
    <w:p w14:paraId="07A984B7" w14:textId="5749C958" w:rsidR="00C0660A" w:rsidRPr="00D5649B" w:rsidRDefault="00C0660A"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7C0382">
        <w:rPr>
          <w:i/>
          <w:sz w:val="20"/>
        </w:rPr>
        <w:t>-N</w:t>
      </w:r>
      <w:r w:rsidRPr="00D5649B">
        <w:rPr>
          <w:i/>
          <w:sz w:val="20"/>
          <w:vertAlign w:val="subscript"/>
        </w:rPr>
        <w:t>manure</w:t>
      </w:r>
      <w:r w:rsidRPr="00D5649B">
        <w:rPr>
          <w:i/>
          <w:sz w:val="20"/>
          <w:vertAlign w:val="subscript"/>
        </w:rPr>
        <w:tab/>
      </w:r>
      <w:r w:rsidRPr="00D5649B">
        <w:rPr>
          <w:sz w:val="20"/>
        </w:rPr>
        <w:t>Total direct and indirect manure N</w:t>
      </w:r>
      <w:r w:rsidRPr="00D5649B">
        <w:rPr>
          <w:sz w:val="20"/>
          <w:vertAlign w:val="subscript"/>
        </w:rPr>
        <w:t>2</w:t>
      </w:r>
      <w:r w:rsidRPr="00D5649B">
        <w:rPr>
          <w:sz w:val="20"/>
        </w:rPr>
        <w:t>O emissions (kg N</w:t>
      </w:r>
      <w:r w:rsidRPr="00D5649B">
        <w:rPr>
          <w:sz w:val="20"/>
          <w:vertAlign w:val="subscript"/>
        </w:rPr>
        <w:t>2</w:t>
      </w:r>
      <w:r w:rsidRPr="00D5649B">
        <w:rPr>
          <w:sz w:val="20"/>
        </w:rPr>
        <w:t>O)</w:t>
      </w:r>
      <w:r w:rsidR="0078646B">
        <w:rPr>
          <w:sz w:val="20"/>
        </w:rPr>
        <w:t>, by animal group</w:t>
      </w:r>
    </w:p>
    <w:p w14:paraId="7263B11C" w14:textId="7F7CFCEB" w:rsidR="00C2206D" w:rsidRPr="00D5649B" w:rsidRDefault="00C2206D" w:rsidP="00C2206D">
      <w:pPr>
        <w:pStyle w:val="Heading2"/>
      </w:pPr>
      <w:bookmarkStart w:id="639" w:name="_Ref100060166"/>
      <w:bookmarkStart w:id="640" w:name="_Ref100060175"/>
      <w:bookmarkStart w:id="641" w:name="_Toc152758608"/>
      <w:r w:rsidRPr="00D5649B">
        <w:t>Total emissions</w:t>
      </w:r>
      <w:bookmarkEnd w:id="639"/>
      <w:bookmarkEnd w:id="640"/>
      <w:bookmarkEnd w:id="641"/>
    </w:p>
    <w:p w14:paraId="758E7003" w14:textId="5A9C47D9" w:rsidR="00C2206D" w:rsidRPr="00D5649B" w:rsidRDefault="00C2206D" w:rsidP="00C2206D">
      <w:pPr>
        <w:keepNext/>
        <w:rPr>
          <w:szCs w:val="24"/>
        </w:rPr>
      </w:pPr>
      <w:r w:rsidRPr="00D5649B">
        <w:rPr>
          <w:szCs w:val="24"/>
        </w:rPr>
        <w:lastRenderedPageBreak/>
        <w:t xml:space="preserve">Emissions </w:t>
      </w:r>
      <w:r w:rsidR="00DD2705" w:rsidRPr="00D5649B">
        <w:rPr>
          <w:szCs w:val="24"/>
        </w:rPr>
        <w:t xml:space="preserve">from manure during housing and storage </w:t>
      </w:r>
      <w:r w:rsidRPr="00D5649B">
        <w:rPr>
          <w:szCs w:val="24"/>
        </w:rPr>
        <w:t xml:space="preserve">should be summed for all animal groups within each livestock </w:t>
      </w:r>
      <w:r w:rsidR="000C1C34">
        <w:rPr>
          <w:szCs w:val="24"/>
        </w:rPr>
        <w:t>type</w:t>
      </w:r>
      <w:r w:rsidR="000C1C34" w:rsidRPr="00D5649B">
        <w:rPr>
          <w:szCs w:val="24"/>
        </w:rPr>
        <w:t xml:space="preserve"> </w:t>
      </w:r>
      <w:r w:rsidRPr="00D5649B">
        <w:rPr>
          <w:szCs w:val="24"/>
        </w:rPr>
        <w:t>(i.e., beef cattle, dairy cattle, swine, poultry, etc.).</w:t>
      </w:r>
    </w:p>
    <w:p w14:paraId="042A00B6" w14:textId="2FCE2834" w:rsidR="00431451" w:rsidRPr="00D5649B" w:rsidRDefault="00431451" w:rsidP="008A7F5F">
      <w:pPr>
        <w:pStyle w:val="Heading3"/>
      </w:pPr>
      <w:bookmarkStart w:id="642" w:name="_Toc152758609"/>
      <w:r w:rsidRPr="00D5649B">
        <w:t>Manure CH</w:t>
      </w:r>
      <w:r w:rsidRPr="00D5649B">
        <w:rPr>
          <w:vertAlign w:val="subscript"/>
        </w:rPr>
        <w:t>4</w:t>
      </w:r>
      <w:r w:rsidRPr="00D5649B">
        <w:t xml:space="preserve"> emissions</w:t>
      </w:r>
      <w:bookmarkEnd w:id="642"/>
    </w:p>
    <w:p w14:paraId="7103637A" w14:textId="504F5941" w:rsidR="00C2206D" w:rsidRPr="00D5649B" w:rsidRDefault="00C2206D" w:rsidP="00ED58F9">
      <w:pPr>
        <w:pStyle w:val="Caption"/>
        <w:tabs>
          <w:tab w:val="clear" w:pos="9360"/>
          <w:tab w:val="right" w:pos="9781"/>
        </w:tabs>
        <w:spacing w:after="120"/>
        <w:rPr>
          <w:rFonts w:cstheme="minorHAnsi"/>
          <w:b/>
          <w:i/>
          <w:szCs w:val="24"/>
        </w:rPr>
      </w:pPr>
      <w:bookmarkStart w:id="643" w:name="_Ref1105864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e>
        </m:nary>
      </m:oMath>
      <w:r w:rsidRPr="00D5649B">
        <w:rPr>
          <w:rFonts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643"/>
    </w:p>
    <w:p w14:paraId="153CD965" w14:textId="77777777" w:rsidR="00602B65" w:rsidRPr="00D5649B" w:rsidRDefault="00602B65" w:rsidP="00602B65">
      <w:pPr>
        <w:spacing w:before="0"/>
        <w:rPr>
          <w:sz w:val="20"/>
        </w:rPr>
      </w:pPr>
      <w:r w:rsidRPr="00D5649B">
        <w:rPr>
          <w:sz w:val="20"/>
        </w:rPr>
        <w:t>where</w:t>
      </w:r>
    </w:p>
    <w:p w14:paraId="30FF5FAC" w14:textId="6D8B24E8" w:rsidR="00C2206D" w:rsidRPr="00D5649B" w:rsidRDefault="00C2206D" w:rsidP="00A2643E">
      <w:pPr>
        <w:tabs>
          <w:tab w:val="clear" w:pos="2880"/>
          <w:tab w:val="clear" w:pos="9360"/>
        </w:tabs>
        <w:spacing w:before="0"/>
        <w:ind w:left="2835" w:hanging="2835"/>
        <w:rPr>
          <w:sz w:val="20"/>
        </w:rPr>
      </w:pPr>
      <w:r w:rsidRPr="00D5649B">
        <w:rPr>
          <w:i/>
          <w:sz w:val="20"/>
        </w:rPr>
        <w:t>Total_CH</w:t>
      </w:r>
      <w:r w:rsidRPr="00D5649B">
        <w:rPr>
          <w:i/>
          <w:sz w:val="20"/>
          <w:vertAlign w:val="subscript"/>
        </w:rPr>
        <w:t>4manure</w:t>
      </w:r>
      <w:r w:rsidRPr="00D5649B">
        <w:rPr>
          <w:i/>
          <w:sz w:val="20"/>
          <w:vertAlign w:val="subscript"/>
        </w:rPr>
        <w:tab/>
      </w:r>
      <w:r w:rsidRPr="00D5649B">
        <w:rPr>
          <w:sz w:val="20"/>
        </w:rPr>
        <w:t>Total manure CH</w:t>
      </w:r>
      <w:r w:rsidRPr="00D5649B">
        <w:rPr>
          <w:sz w:val="20"/>
          <w:vertAlign w:val="subscript"/>
        </w:rPr>
        <w:t>4</w:t>
      </w:r>
      <w:r w:rsidRPr="00D5649B">
        <w:rPr>
          <w:sz w:val="20"/>
        </w:rPr>
        <w:t xml:space="preserve"> emission</w:t>
      </w:r>
      <w:r w:rsidR="00FB246F">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825348">
        <w:rPr>
          <w:sz w:val="20"/>
        </w:rPr>
        <w:t>, by livestock type</w:t>
      </w:r>
    </w:p>
    <w:p w14:paraId="500615C3" w14:textId="04E758A6" w:rsidR="00C2206D" w:rsidRPr="00D5649B" w:rsidRDefault="00C2206D" w:rsidP="00A2643E">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D5649B">
        <w:rPr>
          <w:sz w:val="20"/>
        </w:rPr>
        <w:t>Manure CH</w:t>
      </w:r>
      <w:r w:rsidRPr="00D5649B">
        <w:rPr>
          <w:sz w:val="20"/>
          <w:vertAlign w:val="subscript"/>
        </w:rPr>
        <w:t>4</w:t>
      </w:r>
      <w:r w:rsidRPr="00D5649B">
        <w:rPr>
          <w:sz w:val="20"/>
        </w:rPr>
        <w:t xml:space="preserve"> emission</w:t>
      </w:r>
      <w:r w:rsidR="00352CB9">
        <w:rPr>
          <w:sz w:val="20"/>
        </w:rPr>
        <w:t>s</w:t>
      </w:r>
      <w:r w:rsidRPr="00D5649B">
        <w:rPr>
          <w:sz w:val="20"/>
        </w:rPr>
        <w:t xml:space="preserve"> (kg CH</w:t>
      </w:r>
      <w:r w:rsidRPr="00D5649B">
        <w:rPr>
          <w:sz w:val="20"/>
          <w:vertAlign w:val="subscript"/>
        </w:rPr>
        <w:t>4</w:t>
      </w:r>
      <w:r w:rsidRPr="00D5649B">
        <w:rPr>
          <w:sz w:val="20"/>
        </w:rPr>
        <w:t>)</w:t>
      </w:r>
      <w:r w:rsidR="00352CB9">
        <w:rPr>
          <w:sz w:val="20"/>
        </w:rPr>
        <w:t>, by animal group</w:t>
      </w:r>
    </w:p>
    <w:p w14:paraId="4D44B5A0" w14:textId="3D6409B0" w:rsidR="00431451" w:rsidRPr="00523841" w:rsidRDefault="00431451" w:rsidP="008A7F5F">
      <w:pPr>
        <w:pStyle w:val="Heading3"/>
      </w:pPr>
      <w:bookmarkStart w:id="644" w:name="_Toc152758610"/>
      <w:r w:rsidRPr="00523841">
        <w:t xml:space="preserve">Manure </w:t>
      </w:r>
      <w:r w:rsidR="009C64CF" w:rsidRPr="00523841">
        <w:t>N</w:t>
      </w:r>
      <w:r w:rsidRPr="00523841">
        <w:t xml:space="preserve"> emissions</w:t>
      </w:r>
      <w:bookmarkEnd w:id="644"/>
    </w:p>
    <w:p w14:paraId="34DEB1D5" w14:textId="54EFCD20"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e>
        </m:nary>
      </m:oMath>
      <w:r w:rsidRPr="00523841">
        <w:rPr>
          <w:rFonts w:cstheme="minorHAnsi"/>
          <w:b/>
          <w:i/>
          <w:szCs w:val="24"/>
        </w:rPr>
        <w:tab/>
      </w:r>
      <w:r w:rsidRPr="00523841">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5A6CA28D" w14:textId="77777777" w:rsidR="00602B65" w:rsidRPr="00523841" w:rsidRDefault="00602B65" w:rsidP="00602B65">
      <w:pPr>
        <w:spacing w:before="0"/>
        <w:rPr>
          <w:sz w:val="20"/>
        </w:rPr>
      </w:pPr>
      <w:r w:rsidRPr="00523841">
        <w:rPr>
          <w:sz w:val="20"/>
        </w:rPr>
        <w:t>where</w:t>
      </w:r>
    </w:p>
    <w:p w14:paraId="19B544AD" w14:textId="23A36FFB" w:rsidR="00C2206D" w:rsidRPr="00523841" w:rsidRDefault="00C2206D" w:rsidP="00773682">
      <w:pPr>
        <w:tabs>
          <w:tab w:val="clear" w:pos="2880"/>
          <w:tab w:val="clear" w:pos="9360"/>
        </w:tabs>
        <w:spacing w:before="0"/>
        <w:ind w:left="2835" w:hanging="2835"/>
        <w:rPr>
          <w:sz w:val="20"/>
        </w:rPr>
      </w:pPr>
      <w:r w:rsidRPr="00523841">
        <w:rPr>
          <w:i/>
          <w:sz w:val="20"/>
        </w:rPr>
        <w:t>Total_N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Pr="00523841">
        <w:rPr>
          <w:sz w:val="20"/>
        </w:rPr>
        <w:t>Total direct N</w:t>
      </w:r>
      <w:r w:rsidR="00FB246F" w:rsidRPr="00523841">
        <w:rPr>
          <w:sz w:val="20"/>
          <w:vertAlign w:val="subscript"/>
        </w:rPr>
        <w:t>2</w:t>
      </w:r>
      <w:r w:rsidR="00FB246F" w:rsidRPr="00523841">
        <w:rPr>
          <w:sz w:val="20"/>
        </w:rPr>
        <w:t>O</w:t>
      </w:r>
      <w:r w:rsidRPr="00523841">
        <w:rPr>
          <w:sz w:val="20"/>
        </w:rPr>
        <w:t xml:space="preserve"> emission</w:t>
      </w:r>
      <w:r w:rsidR="00FB246F" w:rsidRPr="00523841">
        <w:rPr>
          <w:sz w:val="20"/>
        </w:rPr>
        <w:t>s</w:t>
      </w:r>
      <w:r w:rsidRPr="00523841">
        <w:rPr>
          <w:sz w:val="20"/>
        </w:rPr>
        <w:t xml:space="preserve"> (kg N</w:t>
      </w:r>
      <w:r w:rsidRPr="00523841">
        <w:rPr>
          <w:sz w:val="20"/>
          <w:vertAlign w:val="subscript"/>
        </w:rPr>
        <w:t>2</w:t>
      </w:r>
      <w:r w:rsidRPr="00523841">
        <w:rPr>
          <w:sz w:val="20"/>
        </w:rPr>
        <w:t>O-N year</w:t>
      </w:r>
      <w:r w:rsidRPr="00523841">
        <w:rPr>
          <w:sz w:val="20"/>
          <w:vertAlign w:val="superscript"/>
        </w:rPr>
        <w:t>-1</w:t>
      </w:r>
      <w:r w:rsidRPr="00523841">
        <w:rPr>
          <w:sz w:val="20"/>
        </w:rPr>
        <w:t>)</w:t>
      </w:r>
      <w:r w:rsidR="00825348" w:rsidRPr="00523841">
        <w:rPr>
          <w:sz w:val="20"/>
        </w:rPr>
        <w:t>, by livestock type</w:t>
      </w:r>
    </w:p>
    <w:p w14:paraId="5A184EC7" w14:textId="014798C3" w:rsidR="00C2206D" w:rsidRPr="00523841" w:rsidRDefault="00C2206D" w:rsidP="00773682">
      <w:pPr>
        <w:tabs>
          <w:tab w:val="clear" w:pos="2880"/>
          <w:tab w:val="clear" w:pos="9360"/>
        </w:tabs>
        <w:spacing w:before="0"/>
        <w:ind w:left="2835" w:hanging="2835"/>
        <w:rPr>
          <w:sz w:val="20"/>
        </w:rPr>
      </w:pPr>
      <w:r w:rsidRPr="00523841">
        <w:rPr>
          <w:i/>
          <w:sz w:val="20"/>
        </w:rPr>
        <w:t>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00FB246F" w:rsidRPr="00523841">
        <w:rPr>
          <w:sz w:val="20"/>
        </w:rPr>
        <w:t>D</w:t>
      </w:r>
      <w:r w:rsidRPr="00523841">
        <w:rPr>
          <w:sz w:val="20"/>
        </w:rPr>
        <w:t>irect N</w:t>
      </w:r>
      <w:r w:rsidR="00FB246F" w:rsidRPr="00523841">
        <w:rPr>
          <w:sz w:val="20"/>
          <w:vertAlign w:val="subscript"/>
        </w:rPr>
        <w:t>2</w:t>
      </w:r>
      <w:r w:rsidR="00FB246F" w:rsidRPr="00523841">
        <w:rPr>
          <w:sz w:val="20"/>
        </w:rPr>
        <w:t>O</w:t>
      </w:r>
      <w:r w:rsidRPr="00523841">
        <w:rPr>
          <w:sz w:val="20"/>
        </w:rPr>
        <w:t xml:space="preserve"> emission</w:t>
      </w:r>
      <w:r w:rsidR="00352CB9" w:rsidRPr="00523841">
        <w:rPr>
          <w:sz w:val="20"/>
        </w:rPr>
        <w:t>s</w:t>
      </w:r>
      <w:r w:rsidRPr="00523841">
        <w:rPr>
          <w:sz w:val="20"/>
        </w:rPr>
        <w:t xml:space="preserve"> (kg N</w:t>
      </w:r>
      <w:r w:rsidRPr="00523841">
        <w:rPr>
          <w:sz w:val="20"/>
          <w:vertAlign w:val="subscript"/>
        </w:rPr>
        <w:t>2</w:t>
      </w:r>
      <w:r w:rsidRPr="00523841">
        <w:rPr>
          <w:sz w:val="20"/>
        </w:rPr>
        <w:t>O-N)</w:t>
      </w:r>
      <w:r w:rsidR="00352CB9" w:rsidRPr="00523841">
        <w:rPr>
          <w:sz w:val="20"/>
        </w:rPr>
        <w:t>, by animal group</w:t>
      </w:r>
    </w:p>
    <w:p w14:paraId="060EDF29" w14:textId="2A8C2A41"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e>
        </m:nary>
      </m:oMath>
      <w:r w:rsidRPr="00523841">
        <w:rPr>
          <w:rFonts w:cstheme="minorHAnsi"/>
          <w:b/>
          <w:i/>
          <w:szCs w:val="24"/>
        </w:rPr>
        <w:tab/>
      </w:r>
      <w:r w:rsidRPr="00523841">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14A4D12B" w14:textId="77777777" w:rsidR="00602B65" w:rsidRPr="00523841" w:rsidRDefault="00602B65" w:rsidP="00602B65">
      <w:pPr>
        <w:spacing w:before="0"/>
        <w:rPr>
          <w:sz w:val="20"/>
        </w:rPr>
      </w:pPr>
      <w:r w:rsidRPr="00523841">
        <w:rPr>
          <w:sz w:val="20"/>
        </w:rPr>
        <w:t>where</w:t>
      </w:r>
    </w:p>
    <w:p w14:paraId="6D166FE6" w14:textId="34A8AA4D"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housing</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w:t>
      </w:r>
      <w:r w:rsidR="00352CB9" w:rsidRPr="00523841">
        <w:rPr>
          <w:color w:val="000000"/>
          <w:sz w:val="20"/>
        </w:rPr>
        <w:t>s</w:t>
      </w:r>
      <w:r w:rsidRPr="00523841">
        <w:rPr>
          <w:color w:val="000000"/>
          <w:sz w:val="20"/>
        </w:rPr>
        <w:t xml:space="preserve"> from </w:t>
      </w:r>
      <w:r w:rsidR="00352CB9" w:rsidRPr="00523841">
        <w:rPr>
          <w:color w:val="000000"/>
          <w:sz w:val="20"/>
        </w:rPr>
        <w:t xml:space="preserve">housing </w:t>
      </w:r>
      <w:r w:rsidRPr="00523841">
        <w:rPr>
          <w:color w:val="000000"/>
          <w:sz w:val="20"/>
        </w:rPr>
        <w:t>(kg NH</w:t>
      </w:r>
      <w:r w:rsidRPr="00523841">
        <w:rPr>
          <w:color w:val="000000"/>
          <w:sz w:val="20"/>
          <w:vertAlign w:val="subscript"/>
        </w:rPr>
        <w:t>3</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108708" w14:textId="51D3951F"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3housing</w:t>
      </w:r>
      <w:r w:rsidRPr="00523841">
        <w:rPr>
          <w:i/>
          <w:sz w:val="20"/>
        </w:rPr>
        <w:t xml:space="preserve"> </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w:t>
      </w:r>
      <w:r w:rsidRPr="00523841">
        <w:rPr>
          <w:color w:val="000000"/>
          <w:sz w:val="20"/>
        </w:rPr>
        <w:t>from housing systems</w:t>
      </w:r>
      <w:r w:rsidR="00FB246F" w:rsidRPr="00523841">
        <w:rPr>
          <w:color w:val="000000"/>
          <w:sz w:val="20"/>
        </w:rPr>
        <w:t xml:space="preserve"> (kg NH</w:t>
      </w:r>
      <w:r w:rsidR="00FB246F" w:rsidRPr="00523841">
        <w:rPr>
          <w:color w:val="000000"/>
          <w:sz w:val="20"/>
          <w:vertAlign w:val="subscript"/>
        </w:rPr>
        <w:t>3</w:t>
      </w:r>
      <w:r w:rsidR="00FB246F" w:rsidRPr="00523841">
        <w:rPr>
          <w:color w:val="000000"/>
          <w:sz w:val="20"/>
        </w:rPr>
        <w:t>)</w:t>
      </w:r>
      <w:r w:rsidR="00352CB9" w:rsidRPr="00523841">
        <w:rPr>
          <w:color w:val="000000"/>
          <w:sz w:val="20"/>
        </w:rPr>
        <w:t>, by animal group</w:t>
      </w:r>
    </w:p>
    <w:p w14:paraId="779CACF6" w14:textId="7ED7B218"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e>
        </m:nary>
      </m:oMath>
      <w:r w:rsidRPr="00523841">
        <w:rPr>
          <w:rFonts w:cstheme="minorHAnsi"/>
          <w:b/>
          <w:i/>
          <w:szCs w:val="24"/>
        </w:rPr>
        <w:tab/>
      </w:r>
      <w:r w:rsidRPr="00523841">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11F91F36" w14:textId="77777777" w:rsidR="00602B65" w:rsidRPr="00523841" w:rsidRDefault="00602B65" w:rsidP="00602B65">
      <w:pPr>
        <w:spacing w:before="0"/>
        <w:rPr>
          <w:sz w:val="20"/>
        </w:rPr>
      </w:pPr>
      <w:r w:rsidRPr="00523841">
        <w:rPr>
          <w:sz w:val="20"/>
        </w:rPr>
        <w:t>where</w:t>
      </w:r>
    </w:p>
    <w:p w14:paraId="1D0D9DFD" w14:textId="7FCAEF28"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storage</w:t>
      </w:r>
      <w:r w:rsidRPr="00523841">
        <w:rPr>
          <w:i/>
          <w:sz w:val="20"/>
          <w:vertAlign w:val="subscript"/>
        </w:rPr>
        <w:tab/>
      </w:r>
      <w:r w:rsidRPr="00523841">
        <w:rPr>
          <w:color w:val="000000"/>
          <w:sz w:val="20"/>
        </w:rPr>
        <w:t xml:space="preserve">Total </w:t>
      </w:r>
      <w:r w:rsidR="00FB246F" w:rsidRPr="00523841">
        <w:rPr>
          <w:color w:val="000000"/>
          <w:sz w:val="20"/>
        </w:rPr>
        <w:t>NH</w:t>
      </w:r>
      <w:r w:rsidR="00FB246F" w:rsidRPr="00523841">
        <w:rPr>
          <w:color w:val="000000"/>
          <w:sz w:val="20"/>
          <w:vertAlign w:val="subscript"/>
        </w:rPr>
        <w:t>3</w:t>
      </w:r>
      <w:r w:rsidR="00FB246F" w:rsidRPr="00523841">
        <w:rPr>
          <w:color w:val="000000"/>
          <w:sz w:val="20"/>
        </w:rPr>
        <w:t xml:space="preserve"> emissions </w:t>
      </w:r>
      <w:r w:rsidRPr="00523841">
        <w:rPr>
          <w:color w:val="000000"/>
          <w:sz w:val="20"/>
        </w:rPr>
        <w:t xml:space="preserve">from </w:t>
      </w:r>
      <w:r w:rsidR="00352CB9" w:rsidRPr="00523841">
        <w:rPr>
          <w:color w:val="000000"/>
          <w:sz w:val="20"/>
        </w:rPr>
        <w:t xml:space="preserve">manure storage systems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vertAlign w:val="subscript"/>
        </w:rPr>
        <w:t xml:space="preserve"> </w:t>
      </w:r>
      <w:r w:rsidRPr="00523841">
        <w:rPr>
          <w:color w:val="000000"/>
          <w:sz w:val="20"/>
        </w:rPr>
        <w:t>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605E66CA" w14:textId="39A08CAB"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3storage</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from </w:t>
      </w:r>
      <w:r w:rsidRPr="00523841">
        <w:rPr>
          <w:color w:val="000000"/>
          <w:sz w:val="20"/>
        </w:rPr>
        <w:t>manure storage systems (kg NH</w:t>
      </w:r>
      <w:r w:rsidRPr="00523841">
        <w:rPr>
          <w:color w:val="000000"/>
          <w:sz w:val="20"/>
          <w:vertAlign w:val="subscript"/>
        </w:rPr>
        <w:t>3</w:t>
      </w:r>
      <w:r w:rsidR="009C64CF" w:rsidRPr="00523841">
        <w:rPr>
          <w:color w:val="000000"/>
          <w:sz w:val="20"/>
        </w:rPr>
        <w:t>-N</w:t>
      </w:r>
      <w:r w:rsidRPr="00523841">
        <w:rPr>
          <w:color w:val="000000"/>
          <w:sz w:val="20"/>
        </w:rPr>
        <w:t>)</w:t>
      </w:r>
      <w:r w:rsidR="00352CB9" w:rsidRPr="00523841">
        <w:rPr>
          <w:color w:val="000000"/>
          <w:sz w:val="20"/>
        </w:rPr>
        <w:t>, by animal group</w:t>
      </w:r>
    </w:p>
    <w:p w14:paraId="56D3E939" w14:textId="421600A4"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r>
          <m:rPr>
            <m:sty m:val="bi"/>
          </m:rPr>
          <w:rPr>
            <w:rFonts w:ascii="Cambria Math" w:hAnsi="Cambria Math" w:cstheme="minorHAnsi"/>
            <w:szCs w:val="24"/>
          </w:rPr>
          <m:t>=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r>
          <m:rPr>
            <m:sty m:val="bi"/>
          </m:rPr>
          <w:rPr>
            <w:rFonts w:ascii="Cambria Math" w:hAnsi="Cambria Math" w:cstheme="minorHAnsi"/>
            <w:szCs w:val="24"/>
          </w:rPr>
          <m:t xml:space="preserve">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523841">
        <w:rPr>
          <w:rFonts w:cstheme="minorHAnsi"/>
          <w:b/>
          <w:i/>
          <w:szCs w:val="24"/>
        </w:rPr>
        <w:tab/>
      </w:r>
      <w:r w:rsidRPr="00523841">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1D2F2420" w14:textId="77777777" w:rsidR="00602B65" w:rsidRPr="00523841" w:rsidRDefault="00602B65" w:rsidP="00602B65">
      <w:pPr>
        <w:spacing w:before="0"/>
        <w:rPr>
          <w:sz w:val="20"/>
        </w:rPr>
      </w:pPr>
      <w:r w:rsidRPr="00523841">
        <w:rPr>
          <w:sz w:val="20"/>
        </w:rPr>
        <w:t>where</w:t>
      </w:r>
    </w:p>
    <w:p w14:paraId="363FCFE3" w14:textId="45B5F924" w:rsidR="00825348" w:rsidRPr="00D5649B"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emissions</w:t>
      </w:r>
      <w:r w:rsidR="00352CB9" w:rsidRPr="00523841">
        <w:rPr>
          <w:color w:val="000000"/>
          <w:sz w:val="20"/>
        </w:rPr>
        <w:t xml:space="preserve"> from</w:t>
      </w:r>
      <w:r w:rsidRPr="00523841">
        <w:rPr>
          <w:color w:val="000000"/>
          <w:sz w:val="20"/>
        </w:rPr>
        <w:t xml:space="preserve"> </w:t>
      </w:r>
      <w:r w:rsidR="00352CB9" w:rsidRPr="00523841">
        <w:rPr>
          <w:color w:val="000000"/>
          <w:sz w:val="20"/>
        </w:rPr>
        <w:t xml:space="preserve">manure </w:t>
      </w:r>
      <w:r w:rsidR="00474F3F" w:rsidRPr="00523841">
        <w:rPr>
          <w:color w:val="000000"/>
          <w:sz w:val="20"/>
        </w:rPr>
        <w:t xml:space="preserve">during housing and storage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C26D22" w14:textId="335E5A7E"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e>
        </m:nary>
      </m:oMath>
      <w:r w:rsidRPr="00D5649B">
        <w:rPr>
          <w:rFonts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p>
    <w:p w14:paraId="34899A5F" w14:textId="77777777" w:rsidR="00602B65" w:rsidRPr="00D5649B" w:rsidRDefault="00602B65" w:rsidP="00602B65">
      <w:pPr>
        <w:spacing w:before="0"/>
        <w:rPr>
          <w:sz w:val="20"/>
        </w:rPr>
      </w:pPr>
      <w:r w:rsidRPr="00D5649B">
        <w:rPr>
          <w:sz w:val="20"/>
        </w:rPr>
        <w:t>where</w:t>
      </w:r>
    </w:p>
    <w:p w14:paraId="214A21A8" w14:textId="6E75D143"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Pr="00D5649B">
        <w:rPr>
          <w:sz w:val="20"/>
        </w:rPr>
        <w:t xml:space="preserve">Total </w:t>
      </w:r>
      <w:r w:rsidR="006939C1">
        <w:rPr>
          <w:sz w:val="20"/>
        </w:rPr>
        <w:t>N</w:t>
      </w:r>
      <w:r w:rsidR="006939C1" w:rsidRPr="006939C1">
        <w:rPr>
          <w:sz w:val="20"/>
          <w:vertAlign w:val="subscript"/>
        </w:rPr>
        <w:t>2</w:t>
      </w:r>
      <w:r w:rsidR="006939C1">
        <w:rPr>
          <w:sz w:val="20"/>
        </w:rPr>
        <w:t>O emissions from manure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07F00CAA" w14:textId="4B5BD5B7" w:rsidR="00C2206D" w:rsidRPr="00D5649B"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6939C1">
        <w:rPr>
          <w:sz w:val="20"/>
        </w:rPr>
        <w:t>N</w:t>
      </w:r>
      <w:r w:rsidR="006939C1" w:rsidRPr="006939C1">
        <w:rPr>
          <w:sz w:val="20"/>
          <w:vertAlign w:val="subscript"/>
        </w:rPr>
        <w:t>2</w:t>
      </w:r>
      <w:r w:rsidR="006939C1">
        <w:rPr>
          <w:sz w:val="20"/>
        </w:rPr>
        <w:t>O emissions from manure</w:t>
      </w:r>
      <w:r w:rsidR="006939C1" w:rsidRPr="00D5649B">
        <w:rPr>
          <w:sz w:val="20"/>
        </w:rPr>
        <w:t xml:space="preserve"> </w:t>
      </w:r>
      <w:r w:rsidRPr="00D5649B">
        <w:rPr>
          <w:sz w:val="20"/>
        </w:rPr>
        <w:t>(kg N</w:t>
      </w:r>
      <w:r w:rsidRPr="00D5649B">
        <w:rPr>
          <w:sz w:val="20"/>
          <w:vertAlign w:val="subscript"/>
        </w:rPr>
        <w:t>2</w:t>
      </w:r>
      <w:r w:rsidRPr="00D5649B">
        <w:rPr>
          <w:sz w:val="20"/>
        </w:rPr>
        <w:t>O-N)</w:t>
      </w:r>
      <w:r w:rsidR="00352CB9">
        <w:rPr>
          <w:sz w:val="20"/>
        </w:rPr>
        <w:t>, by animal group</w:t>
      </w:r>
    </w:p>
    <w:p w14:paraId="088D9047" w14:textId="3DF355DF" w:rsidR="00C2206D" w:rsidRPr="00D5649B" w:rsidRDefault="00C2206D" w:rsidP="00ED58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e>
        </m:nary>
      </m:oMath>
      <w:r w:rsidRPr="00D5649B">
        <w:rPr>
          <w:rFonts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1DF3F193" w14:textId="77777777" w:rsidR="00602B65" w:rsidRPr="00D5649B" w:rsidRDefault="00602B65" w:rsidP="00602B65">
      <w:pPr>
        <w:spacing w:before="0"/>
        <w:rPr>
          <w:sz w:val="20"/>
        </w:rPr>
      </w:pPr>
      <w:r w:rsidRPr="00D5649B">
        <w:rPr>
          <w:sz w:val="20"/>
        </w:rPr>
        <w:t>where</w:t>
      </w:r>
    </w:p>
    <w:p w14:paraId="1A0E0E61"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Total manure leaching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45289C59" w14:textId="14BD4913" w:rsidR="00C2206D" w:rsidRPr="00021027" w:rsidRDefault="00C2206D" w:rsidP="00773682">
      <w:pPr>
        <w:tabs>
          <w:tab w:val="clear" w:pos="2880"/>
          <w:tab w:val="clear" w:pos="9360"/>
        </w:tabs>
        <w:spacing w:before="0"/>
        <w:ind w:left="2835" w:hanging="2835"/>
        <w:rPr>
          <w:sz w:val="20"/>
        </w:rPr>
      </w:pPr>
      <w:r w:rsidRPr="00021027">
        <w:rPr>
          <w:i/>
          <w:sz w:val="20"/>
        </w:rPr>
        <w:t>N</w:t>
      </w:r>
      <w:r w:rsidRPr="00021027">
        <w:rPr>
          <w:i/>
          <w:sz w:val="20"/>
          <w:vertAlign w:val="subscript"/>
        </w:rPr>
        <w:t>2</w:t>
      </w:r>
      <w:r w:rsidRPr="00021027">
        <w:rPr>
          <w:i/>
          <w:sz w:val="20"/>
        </w:rPr>
        <w:t>O-N</w:t>
      </w:r>
      <w:r w:rsidRPr="00021027">
        <w:rPr>
          <w:i/>
          <w:sz w:val="20"/>
          <w:vertAlign w:val="subscript"/>
        </w:rPr>
        <w:t>leaching</w:t>
      </w:r>
      <w:r w:rsidRPr="00021027">
        <w:rPr>
          <w:i/>
          <w:sz w:val="20"/>
          <w:vertAlign w:val="subscript"/>
        </w:rPr>
        <w:tab/>
      </w:r>
      <w:r w:rsidRPr="00021027">
        <w:rPr>
          <w:sz w:val="20"/>
        </w:rPr>
        <w:t>Manure leaching N emissions (kg N</w:t>
      </w:r>
      <w:r w:rsidRPr="00021027">
        <w:rPr>
          <w:sz w:val="20"/>
          <w:vertAlign w:val="subscript"/>
        </w:rPr>
        <w:t>2</w:t>
      </w:r>
      <w:r w:rsidRPr="00021027">
        <w:rPr>
          <w:sz w:val="20"/>
        </w:rPr>
        <w:t>O-N)</w:t>
      </w:r>
      <w:r w:rsidR="00352CB9" w:rsidRPr="00021027">
        <w:rPr>
          <w:sz w:val="20"/>
        </w:rPr>
        <w:t>, by animal group</w:t>
      </w:r>
    </w:p>
    <w:p w14:paraId="49F8921E" w14:textId="0AFF3431" w:rsidR="00490AF9" w:rsidRPr="00021027" w:rsidRDefault="00490AF9" w:rsidP="00490A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e>
        </m:nary>
      </m:oMath>
      <w:r w:rsidRPr="00021027">
        <w:rPr>
          <w:rFonts w:cstheme="minorHAnsi"/>
          <w:b/>
          <w:i/>
          <w:szCs w:val="24"/>
        </w:rPr>
        <w:tab/>
      </w:r>
      <w:r w:rsidRPr="00021027">
        <w:rPr>
          <w:b/>
          <w:szCs w:val="24"/>
        </w:rPr>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4.4.2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7</w:t>
      </w:r>
      <w:r w:rsidR="001977CC" w:rsidRPr="00021027">
        <w:rPr>
          <w:b/>
          <w:szCs w:val="24"/>
        </w:rPr>
        <w:fldChar w:fldCharType="end"/>
      </w:r>
    </w:p>
    <w:p w14:paraId="600A6B21" w14:textId="77777777" w:rsidR="00490AF9" w:rsidRPr="00021027" w:rsidRDefault="00490AF9" w:rsidP="00490AF9">
      <w:pPr>
        <w:spacing w:before="0"/>
        <w:rPr>
          <w:sz w:val="20"/>
        </w:rPr>
      </w:pPr>
      <w:r w:rsidRPr="00021027">
        <w:rPr>
          <w:sz w:val="20"/>
        </w:rPr>
        <w:t>where</w:t>
      </w:r>
    </w:p>
    <w:p w14:paraId="0ABCAFDA" w14:textId="6301D0DC" w:rsidR="00490AF9" w:rsidRPr="00021027" w:rsidRDefault="00490AF9" w:rsidP="00490AF9">
      <w:pPr>
        <w:tabs>
          <w:tab w:val="clear" w:pos="2880"/>
          <w:tab w:val="clear" w:pos="9360"/>
        </w:tabs>
        <w:spacing w:before="0"/>
        <w:ind w:left="2835" w:hanging="2835"/>
        <w:rPr>
          <w:sz w:val="20"/>
        </w:rPr>
      </w:pPr>
      <w:r w:rsidRPr="00021027">
        <w:rPr>
          <w:i/>
          <w:sz w:val="20"/>
        </w:rPr>
        <w:lastRenderedPageBreak/>
        <w:t>Total_NO</w:t>
      </w:r>
      <w:r w:rsidRPr="00021027">
        <w:rPr>
          <w:i/>
          <w:sz w:val="20"/>
          <w:vertAlign w:val="subscript"/>
        </w:rPr>
        <w:t>3</w:t>
      </w:r>
      <w:r w:rsidRPr="00021027">
        <w:rPr>
          <w:i/>
          <w:sz w:val="20"/>
        </w:rPr>
        <w:t>-N</w:t>
      </w:r>
      <w:r w:rsidRPr="00021027">
        <w:rPr>
          <w:i/>
          <w:sz w:val="20"/>
          <w:vertAlign w:val="subscript"/>
        </w:rPr>
        <w:t>leaching</w:t>
      </w:r>
      <w:r w:rsidRPr="00021027">
        <w:rPr>
          <w:i/>
          <w:sz w:val="20"/>
          <w:vertAlign w:val="subscript"/>
        </w:rPr>
        <w:tab/>
      </w:r>
      <w:r w:rsidRPr="00021027">
        <w:rPr>
          <w:sz w:val="20"/>
        </w:rPr>
        <w:t>Total manure leaching NO</w:t>
      </w:r>
      <w:r w:rsidRPr="00021027">
        <w:rPr>
          <w:sz w:val="20"/>
          <w:vertAlign w:val="subscript"/>
        </w:rPr>
        <w:t>3</w:t>
      </w:r>
      <w:r w:rsidRPr="00021027">
        <w:rPr>
          <w:sz w:val="20"/>
        </w:rPr>
        <w:t>-N emissions (kg NO</w:t>
      </w:r>
      <w:r w:rsidRPr="00021027">
        <w:rPr>
          <w:sz w:val="20"/>
          <w:vertAlign w:val="subscript"/>
        </w:rPr>
        <w:t>3</w:t>
      </w:r>
      <w:r w:rsidRPr="00021027">
        <w:rPr>
          <w:sz w:val="20"/>
        </w:rPr>
        <w:t>-N year</w:t>
      </w:r>
      <w:r w:rsidRPr="00021027">
        <w:rPr>
          <w:sz w:val="20"/>
          <w:vertAlign w:val="superscript"/>
        </w:rPr>
        <w:t>-1</w:t>
      </w:r>
      <w:r w:rsidRPr="00021027">
        <w:rPr>
          <w:sz w:val="20"/>
        </w:rPr>
        <w:t>), by livestock type</w:t>
      </w:r>
    </w:p>
    <w:p w14:paraId="03B2F007" w14:textId="39726B6F" w:rsidR="00490AF9" w:rsidRPr="00D5649B" w:rsidRDefault="00490AF9" w:rsidP="00490AF9">
      <w:pPr>
        <w:tabs>
          <w:tab w:val="clear" w:pos="2880"/>
          <w:tab w:val="clear" w:pos="9360"/>
        </w:tabs>
        <w:spacing w:before="0"/>
        <w:ind w:left="2835" w:hanging="2835"/>
        <w:rPr>
          <w:sz w:val="20"/>
        </w:rPr>
      </w:pPr>
      <w:r w:rsidRPr="00021027">
        <w:rPr>
          <w:i/>
          <w:sz w:val="20"/>
        </w:rPr>
        <w:t>NO</w:t>
      </w:r>
      <w:r w:rsidRPr="00021027">
        <w:rPr>
          <w:i/>
          <w:sz w:val="20"/>
          <w:vertAlign w:val="subscript"/>
        </w:rPr>
        <w:t>3</w:t>
      </w:r>
      <w:r w:rsidRPr="00021027">
        <w:rPr>
          <w:i/>
          <w:sz w:val="20"/>
        </w:rPr>
        <w:t>-N</w:t>
      </w:r>
      <w:r w:rsidRPr="00021027">
        <w:rPr>
          <w:i/>
          <w:sz w:val="20"/>
          <w:vertAlign w:val="subscript"/>
        </w:rPr>
        <w:t>leaching</w:t>
      </w:r>
      <w:r w:rsidRPr="00021027">
        <w:rPr>
          <w:i/>
          <w:sz w:val="20"/>
          <w:vertAlign w:val="subscript"/>
        </w:rPr>
        <w:tab/>
      </w:r>
      <w:r w:rsidRPr="00021027">
        <w:rPr>
          <w:sz w:val="20"/>
        </w:rPr>
        <w:t>Manure leaching NO</w:t>
      </w:r>
      <w:r w:rsidRPr="00021027">
        <w:rPr>
          <w:sz w:val="20"/>
          <w:vertAlign w:val="subscript"/>
        </w:rPr>
        <w:t>3</w:t>
      </w:r>
      <w:r w:rsidRPr="00021027">
        <w:rPr>
          <w:sz w:val="20"/>
        </w:rPr>
        <w:t>-N emissions (kg NO</w:t>
      </w:r>
      <w:r w:rsidRPr="00021027">
        <w:rPr>
          <w:sz w:val="20"/>
          <w:vertAlign w:val="subscript"/>
        </w:rPr>
        <w:t>3</w:t>
      </w:r>
      <w:r w:rsidRPr="00021027">
        <w:rPr>
          <w:sz w:val="20"/>
        </w:rPr>
        <w:t>-N year</w:t>
      </w:r>
      <w:r w:rsidRPr="00021027">
        <w:rPr>
          <w:sz w:val="20"/>
          <w:vertAlign w:val="superscript"/>
        </w:rPr>
        <w:t>-1</w:t>
      </w:r>
      <w:r w:rsidRPr="00021027">
        <w:rPr>
          <w:sz w:val="20"/>
        </w:rPr>
        <w:t>), by animal group</w:t>
      </w:r>
    </w:p>
    <w:p w14:paraId="0371CDE7" w14:textId="67C2DA6D"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indirectmanure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oMath>
      <w:r w:rsidRPr="00D5649B">
        <w:rPr>
          <w:rFonts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4.4.2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32875DAF" w14:textId="77777777" w:rsidR="00602B65" w:rsidRPr="00D5649B" w:rsidRDefault="00602B65" w:rsidP="00602B65">
      <w:pPr>
        <w:spacing w:before="0"/>
        <w:rPr>
          <w:sz w:val="20"/>
        </w:rPr>
      </w:pPr>
      <w:r w:rsidRPr="00D5649B">
        <w:rPr>
          <w:sz w:val="20"/>
        </w:rPr>
        <w:t>where</w:t>
      </w:r>
    </w:p>
    <w:p w14:paraId="1601A9EE"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indirectmanure</w:t>
      </w:r>
      <w:r w:rsidRPr="00D5649B">
        <w:rPr>
          <w:i/>
          <w:sz w:val="20"/>
          <w:vertAlign w:val="subscript"/>
        </w:rPr>
        <w:tab/>
      </w:r>
      <w:r w:rsidRPr="00D5649B">
        <w:rPr>
          <w:sz w:val="20"/>
        </w:rPr>
        <w:t>Total indirect N emission</w:t>
      </w:r>
      <w:r w:rsidR="00352CB9">
        <w:rPr>
          <w:sz w:val="20"/>
        </w:rPr>
        <w:t xml:space="preserve">s from manure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2A64B4A1" w14:textId="58E0CD93" w:rsidR="00C2206D" w:rsidRPr="00D5649B" w:rsidRDefault="00C2206D" w:rsidP="00773682">
      <w:pPr>
        <w:tabs>
          <w:tab w:val="clear" w:pos="2880"/>
          <w:tab w:val="clear" w:pos="9360"/>
        </w:tabs>
        <w:spacing w:before="0"/>
        <w:ind w:left="2835" w:hanging="2835"/>
        <w:rPr>
          <w:sz w:val="20"/>
        </w:rPr>
      </w:pPr>
    </w:p>
    <w:p w14:paraId="5D91C820" w14:textId="39E2871C" w:rsidR="00C2206D" w:rsidRPr="00D5649B" w:rsidRDefault="00C2206D" w:rsidP="00ED58F9">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manure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directmanure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indirectmanure</m:t>
            </m:r>
          </m:sub>
        </m:sSub>
      </m:oMath>
      <w:r w:rsidRPr="00D5649B">
        <w:rPr>
          <w:rFonts w:cstheme="minorHAnsi"/>
          <w:b/>
          <w:i/>
          <w:sz w:val="22"/>
          <w:szCs w:val="22"/>
        </w:rPr>
        <w:tab/>
      </w:r>
      <w:r w:rsidRPr="00D5649B">
        <w:rPr>
          <w:b/>
          <w:szCs w:val="22"/>
        </w:rPr>
        <w:t xml:space="preserve">Eq. </w:t>
      </w:r>
      <w:r w:rsidR="001977CC">
        <w:rPr>
          <w:b/>
          <w:szCs w:val="22"/>
        </w:rPr>
        <w:fldChar w:fldCharType="begin"/>
      </w:r>
      <w:r w:rsidR="001977CC">
        <w:rPr>
          <w:b/>
          <w:szCs w:val="22"/>
        </w:rPr>
        <w:instrText xml:space="preserve"> STYLEREF 3 \s </w:instrText>
      </w:r>
      <w:r w:rsidR="001977CC">
        <w:rPr>
          <w:b/>
          <w:szCs w:val="22"/>
        </w:rPr>
        <w:fldChar w:fldCharType="separate"/>
      </w:r>
      <w:r w:rsidR="001977CC">
        <w:rPr>
          <w:b/>
          <w:noProof/>
          <w:szCs w:val="22"/>
        </w:rPr>
        <w:t>4.4.2</w:t>
      </w:r>
      <w:r w:rsidR="001977CC">
        <w:rPr>
          <w:b/>
          <w:szCs w:val="22"/>
        </w:rPr>
        <w:fldChar w:fldCharType="end"/>
      </w:r>
      <w:r w:rsidR="001977CC">
        <w:rPr>
          <w:b/>
          <w:szCs w:val="22"/>
        </w:rPr>
        <w:noBreakHyphen/>
      </w:r>
      <w:r w:rsidR="001977CC">
        <w:rPr>
          <w:b/>
          <w:szCs w:val="22"/>
        </w:rPr>
        <w:fldChar w:fldCharType="begin"/>
      </w:r>
      <w:r w:rsidR="001977CC">
        <w:rPr>
          <w:b/>
          <w:szCs w:val="22"/>
        </w:rPr>
        <w:instrText xml:space="preserve"> SEQ Eq. \* ARABIC \s 3 </w:instrText>
      </w:r>
      <w:r w:rsidR="001977CC">
        <w:rPr>
          <w:b/>
          <w:szCs w:val="22"/>
        </w:rPr>
        <w:fldChar w:fldCharType="separate"/>
      </w:r>
      <w:r w:rsidR="001977CC">
        <w:rPr>
          <w:b/>
          <w:noProof/>
          <w:szCs w:val="22"/>
        </w:rPr>
        <w:t>9</w:t>
      </w:r>
      <w:r w:rsidR="001977CC">
        <w:rPr>
          <w:b/>
          <w:szCs w:val="22"/>
        </w:rPr>
        <w:fldChar w:fldCharType="end"/>
      </w:r>
    </w:p>
    <w:p w14:paraId="0D2B9601" w14:textId="77777777" w:rsidR="00214205" w:rsidRPr="00D5649B" w:rsidRDefault="00214205" w:rsidP="00214205">
      <w:pPr>
        <w:spacing w:before="0"/>
        <w:rPr>
          <w:sz w:val="20"/>
        </w:rPr>
      </w:pPr>
      <w:r w:rsidRPr="00D5649B">
        <w:rPr>
          <w:sz w:val="20"/>
        </w:rPr>
        <w:t>where</w:t>
      </w:r>
    </w:p>
    <w:p w14:paraId="445E877D"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manure</w:t>
      </w:r>
      <w:r w:rsidRPr="00D5649B">
        <w:rPr>
          <w:i/>
          <w:sz w:val="20"/>
          <w:vertAlign w:val="subscript"/>
        </w:rPr>
        <w:tab/>
      </w:r>
      <w:r w:rsidRPr="00D5649B">
        <w:rPr>
          <w:sz w:val="20"/>
        </w:rPr>
        <w:t>Total manure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72A41AB4" w14:textId="67593F5B" w:rsidR="00E111A4" w:rsidRDefault="001E374B" w:rsidP="00ED1F82">
      <w:pPr>
        <w:pStyle w:val="Heading2"/>
      </w:pPr>
      <w:bookmarkStart w:id="645" w:name="_Toc152758611"/>
      <w:r w:rsidRPr="00D5649B">
        <w:t xml:space="preserve">Manure available </w:t>
      </w:r>
      <w:r w:rsidRPr="006B0938">
        <w:t>for land application</w:t>
      </w:r>
      <w:r w:rsidR="00FE465A" w:rsidRPr="006B0938">
        <w:t xml:space="preserve">, addition to an anaerobic digestion system </w:t>
      </w:r>
      <w:r w:rsidR="00FE465A" w:rsidRPr="00523841">
        <w:t>or export</w:t>
      </w:r>
      <w:bookmarkEnd w:id="645"/>
    </w:p>
    <w:p w14:paraId="271D842E" w14:textId="110C1BD3" w:rsidR="00C568D9" w:rsidRPr="00D5649B" w:rsidRDefault="00C568D9" w:rsidP="00C568D9">
      <w:pPr>
        <w:pStyle w:val="Caption"/>
        <w:spacing w:after="120"/>
      </w:pPr>
      <w:r w:rsidRPr="00D5649B">
        <w:t xml:space="preserve">(by </w:t>
      </w:r>
      <w:r>
        <w:t>A.W. Alemu, S.J. Pogue and P. Mantle</w:t>
      </w:r>
      <w:r w:rsidRPr="00D5649B">
        <w:t>)</w:t>
      </w:r>
    </w:p>
    <w:p w14:paraId="1CA163F4" w14:textId="7FC92E31" w:rsidR="00E111A4" w:rsidRDefault="00E111A4" w:rsidP="008A7F5F">
      <w:pPr>
        <w:pStyle w:val="Heading3"/>
      </w:pPr>
      <w:bookmarkStart w:id="646" w:name="_Toc152758612"/>
      <w:r w:rsidRPr="00D5649B">
        <w:t xml:space="preserve">Total </w:t>
      </w:r>
      <w:r w:rsidR="00592DD3" w:rsidRPr="00D5649B">
        <w:t>c</w:t>
      </w:r>
      <w:r w:rsidRPr="00D5649B">
        <w:t>arbon</w:t>
      </w:r>
      <w:r w:rsidR="00592DD3" w:rsidRPr="00D5649B">
        <w:t xml:space="preserve"> available</w:t>
      </w:r>
      <w:r w:rsidR="00B9500E">
        <w:t xml:space="preserve"> </w:t>
      </w:r>
      <w:r w:rsidR="00CC24DF" w:rsidRPr="00D5649B">
        <w:t xml:space="preserve">for </w:t>
      </w:r>
      <w:r w:rsidR="00E95ABA" w:rsidRPr="00D5649B">
        <w:t xml:space="preserve">all livestock </w:t>
      </w:r>
      <w:r w:rsidR="000C1C34">
        <w:t>types</w:t>
      </w:r>
      <w:bookmarkEnd w:id="646"/>
    </w:p>
    <w:p w14:paraId="4137D7EE" w14:textId="52F71A2E" w:rsidR="00E24F9E" w:rsidRPr="00021027" w:rsidRDefault="005A1250" w:rsidP="00E24F9E">
      <w:r>
        <w:t xml:space="preserve">On </w:t>
      </w:r>
      <w:r w:rsidR="00E24F9E" w:rsidRPr="00984F86">
        <w:t>a given day, the total amount of C available in stored manure</w:t>
      </w:r>
      <w:r w:rsidR="00C75DB2" w:rsidRPr="00984F86">
        <w:t xml:space="preserve"> for a specific livestock type</w:t>
      </w:r>
      <w:r w:rsidR="00B75F5F" w:rsidRPr="00984F86">
        <w:t>, and thus for application to land</w:t>
      </w:r>
      <w:r w:rsidR="006F3BEB">
        <w:t xml:space="preserve">, </w:t>
      </w:r>
      <w:r w:rsidR="00C75DB2" w:rsidRPr="00984F86">
        <w:t xml:space="preserve">addition </w:t>
      </w:r>
      <w:r w:rsidR="00B75F5F" w:rsidRPr="00984F86">
        <w:t xml:space="preserve">to an </w:t>
      </w:r>
      <w:r w:rsidR="004A0D50">
        <w:t>AD</w:t>
      </w:r>
      <w:r w:rsidR="00B75F5F" w:rsidRPr="00984F86">
        <w:t xml:space="preserve"> system</w:t>
      </w:r>
      <w:r w:rsidR="006F3BEB">
        <w:t xml:space="preserve"> or export</w:t>
      </w:r>
      <w:r w:rsidR="0095798E">
        <w:t xml:space="preserve"> from the simulated farm</w:t>
      </w:r>
      <w:r w:rsidR="00B75F5F" w:rsidRPr="00984F86">
        <w:t>,</w:t>
      </w:r>
      <w:r w:rsidR="00E24F9E" w:rsidRPr="00984F86">
        <w:t xml:space="preserve"> is </w:t>
      </w:r>
      <w:r w:rsidR="006C5790" w:rsidRPr="00984F86">
        <w:t xml:space="preserve">equal to </w:t>
      </w:r>
      <w:r w:rsidR="00E24F9E" w:rsidRPr="00984F86">
        <w:t xml:space="preserve">the sum of </w:t>
      </w:r>
      <w:r w:rsidR="006C5790" w:rsidRPr="00984F86">
        <w:t>available</w:t>
      </w:r>
      <w:r w:rsidR="00E24F9E" w:rsidRPr="00984F86">
        <w:t xml:space="preserve"> manure C </w:t>
      </w:r>
      <w:r w:rsidR="006C5790" w:rsidRPr="00984F86">
        <w:t xml:space="preserve">in storage </w:t>
      </w:r>
      <w:r w:rsidR="00E24F9E" w:rsidRPr="00984F86">
        <w:t xml:space="preserve">for all animal groups within </w:t>
      </w:r>
      <w:r w:rsidR="0095798E">
        <w:t>a specific</w:t>
      </w:r>
      <w:r w:rsidR="00E24F9E" w:rsidRPr="00984F86">
        <w:t xml:space="preserve"> livestock type</w:t>
      </w:r>
      <w:r w:rsidR="006C5790" w:rsidRPr="00984F86">
        <w:t xml:space="preserve"> calculated </w:t>
      </w:r>
      <w:r w:rsidR="0095798E">
        <w:t xml:space="preserve">for each manure management system </w:t>
      </w:r>
      <w:r w:rsidR="006C5790" w:rsidRPr="00021027">
        <w:t xml:space="preserve">using </w:t>
      </w:r>
      <w:r w:rsidR="006C5790" w:rsidRPr="00021027">
        <w:fldChar w:fldCharType="begin"/>
      </w:r>
      <w:r w:rsidR="006C5790" w:rsidRPr="00021027">
        <w:instrText xml:space="preserve"> REF Total_Cmanurestorage_AllLivestock_Eq \h </w:instrText>
      </w:r>
      <w:r w:rsidR="00984F86" w:rsidRPr="00021027">
        <w:instrText xml:space="preserve"> \* MERGEFORMAT </w:instrText>
      </w:r>
      <w:r w:rsidR="006C5790" w:rsidRPr="00021027">
        <w:fldChar w:fldCharType="separate"/>
      </w:r>
      <w:r w:rsidR="0095798E" w:rsidRPr="00021027">
        <w:rPr>
          <w:b/>
        </w:rPr>
        <w:t xml:space="preserve">Eq. </w:t>
      </w:r>
      <w:r w:rsidR="0095798E" w:rsidRPr="00021027">
        <w:rPr>
          <w:b/>
          <w:noProof/>
        </w:rPr>
        <w:t>4.1.3</w:t>
      </w:r>
      <w:r w:rsidR="0095798E" w:rsidRPr="00021027">
        <w:rPr>
          <w:b/>
          <w:noProof/>
        </w:rPr>
        <w:noBreakHyphen/>
        <w:t>16</w:t>
      </w:r>
      <w:r w:rsidR="006C5790" w:rsidRPr="00021027">
        <w:fldChar w:fldCharType="end"/>
      </w:r>
      <w:r w:rsidR="000B167C" w:rsidRPr="00021027">
        <w:t xml:space="preserve"> for farm-produced manure</w:t>
      </w:r>
      <w:r w:rsidR="00E24F9E" w:rsidRPr="00021027">
        <w:t xml:space="preserve">. This value reflects any previous manure removals </w:t>
      </w:r>
      <w:r w:rsidR="00C75DB2" w:rsidRPr="00021027">
        <w:t>from storage</w:t>
      </w:r>
      <w:r w:rsidR="00EE6CF9" w:rsidRPr="00021027">
        <w:t xml:space="preserve"> (see </w:t>
      </w:r>
      <w:r w:rsidR="00EE6CF9" w:rsidRPr="00021027">
        <w:fldChar w:fldCharType="begin"/>
      </w:r>
      <w:r w:rsidR="00EE6CF9" w:rsidRPr="00021027">
        <w:instrText xml:space="preserve"> REF Total_Cmanurestorage_AllLivestock_RemEq \h  \* MERGEFORMAT </w:instrText>
      </w:r>
      <w:r w:rsidR="00EE6CF9" w:rsidRPr="00021027">
        <w:fldChar w:fldCharType="separate"/>
      </w:r>
      <w:r w:rsidR="00EE6CF9" w:rsidRPr="00021027">
        <w:rPr>
          <w:b/>
          <w:szCs w:val="24"/>
        </w:rPr>
        <w:t xml:space="preserve">Eq. </w:t>
      </w:r>
      <w:r w:rsidR="00EE6CF9" w:rsidRPr="00021027">
        <w:rPr>
          <w:b/>
          <w:noProof/>
          <w:szCs w:val="24"/>
        </w:rPr>
        <w:t>4.1.3</w:t>
      </w:r>
      <w:r w:rsidR="00EE6CF9" w:rsidRPr="00021027">
        <w:rPr>
          <w:b/>
          <w:szCs w:val="24"/>
        </w:rPr>
        <w:noBreakHyphen/>
      </w:r>
      <w:r w:rsidR="00EE6CF9" w:rsidRPr="00021027">
        <w:rPr>
          <w:b/>
          <w:noProof/>
          <w:szCs w:val="24"/>
        </w:rPr>
        <w:t>17</w:t>
      </w:r>
      <w:r w:rsidR="00EE6CF9" w:rsidRPr="00021027">
        <w:fldChar w:fldCharType="end"/>
      </w:r>
      <w:r w:rsidR="00EE6CF9" w:rsidRPr="00021027">
        <w:t>)</w:t>
      </w:r>
      <w:r w:rsidR="00E24F9E" w:rsidRPr="00021027">
        <w:t>.</w:t>
      </w:r>
      <w:r w:rsidR="000B167C" w:rsidRPr="00021027">
        <w:t xml:space="preserve"> The total amount of C available also includes </w:t>
      </w:r>
      <w:r w:rsidR="00B9500E" w:rsidRPr="00021027">
        <w:t xml:space="preserve">the C in anaerobic digestate produced on-farm, as well as </w:t>
      </w:r>
      <w:r w:rsidR="000B167C" w:rsidRPr="00021027">
        <w:t>the C in imported manure, which is calculated as the product of the amount of manure imported and the C content of the manure</w:t>
      </w:r>
      <w:r w:rsidR="005344B4" w:rsidRPr="00021027">
        <w:t xml:space="preserve">, which depends on the </w:t>
      </w:r>
      <w:r w:rsidR="00EE6CF9" w:rsidRPr="00021027">
        <w:t xml:space="preserve">livestock type and the </w:t>
      </w:r>
      <w:r w:rsidR="005344B4" w:rsidRPr="00021027">
        <w:t>manure management system</w:t>
      </w:r>
      <w:r w:rsidR="000B167C" w:rsidRPr="00021027">
        <w:t>.</w:t>
      </w:r>
    </w:p>
    <w:p w14:paraId="631BBD3D" w14:textId="03FE1FDB" w:rsidR="00E111A4" w:rsidRPr="00021027" w:rsidRDefault="00E111A4" w:rsidP="008A7F5F">
      <w:pPr>
        <w:pStyle w:val="Heading3"/>
      </w:pPr>
      <w:bookmarkStart w:id="647" w:name="_Toc39762605"/>
      <w:bookmarkStart w:id="648" w:name="_Ref81844544"/>
      <w:bookmarkStart w:id="649" w:name="_Toc152758613"/>
      <w:r w:rsidRPr="00021027">
        <w:t xml:space="preserve">Total </w:t>
      </w:r>
      <w:r w:rsidR="00582E25" w:rsidRPr="00021027">
        <w:t>n</w:t>
      </w:r>
      <w:r w:rsidRPr="00021027">
        <w:t xml:space="preserve">itrogen </w:t>
      </w:r>
      <w:r w:rsidR="001B7833" w:rsidRPr="00021027">
        <w:t xml:space="preserve">available </w:t>
      </w:r>
      <w:bookmarkEnd w:id="647"/>
      <w:r w:rsidR="009859FB" w:rsidRPr="00021027">
        <w:t xml:space="preserve">for all livestock </w:t>
      </w:r>
      <w:bookmarkEnd w:id="648"/>
      <w:r w:rsidR="000C1C34" w:rsidRPr="00021027">
        <w:t>types</w:t>
      </w:r>
      <w:bookmarkEnd w:id="649"/>
      <w:r w:rsidR="000C1C34" w:rsidRPr="00021027">
        <w:t xml:space="preserve"> </w:t>
      </w:r>
    </w:p>
    <w:p w14:paraId="495DD553" w14:textId="0090AEB0" w:rsidR="009859FB" w:rsidRPr="00021027" w:rsidRDefault="00816CA7" w:rsidP="009859FB">
      <w:pPr>
        <w:pStyle w:val="Heading4"/>
      </w:pPr>
      <w:r w:rsidRPr="00021027">
        <w:t>n</w:t>
      </w:r>
      <w:r w:rsidR="009859FB" w:rsidRPr="00021027">
        <w:t>itrogen</w:t>
      </w:r>
      <w:r w:rsidRPr="00021027">
        <w:t xml:space="preserve"> available</w:t>
      </w:r>
      <w:r w:rsidR="009859FB" w:rsidRPr="00021027">
        <w:t xml:space="preserve"> from beef and dairy cattle manure</w:t>
      </w:r>
    </w:p>
    <w:p w14:paraId="3A37C2E0" w14:textId="68F73518" w:rsidR="00E111A4" w:rsidRPr="00021027" w:rsidRDefault="009859FB" w:rsidP="00E111A4">
      <w:pPr>
        <w:rPr>
          <w:szCs w:val="24"/>
        </w:rPr>
      </w:pPr>
      <w:r w:rsidRPr="00021027">
        <w:rPr>
          <w:szCs w:val="24"/>
        </w:rPr>
        <w:t xml:space="preserve">The total amount of N </w:t>
      </w:r>
      <w:r w:rsidR="00116BAD" w:rsidRPr="00021027">
        <w:rPr>
          <w:szCs w:val="24"/>
        </w:rPr>
        <w:t xml:space="preserve">in farm-produced beef and dairy cattle manure available </w:t>
      </w:r>
      <w:r w:rsidRPr="00021027">
        <w:rPr>
          <w:szCs w:val="24"/>
        </w:rPr>
        <w:t>for application to land</w:t>
      </w:r>
      <w:r w:rsidR="006F3BEB" w:rsidRPr="00021027">
        <w:rPr>
          <w:szCs w:val="24"/>
        </w:rPr>
        <w:t xml:space="preserve">, </w:t>
      </w:r>
      <w:r w:rsidR="004A0D50" w:rsidRPr="00021027">
        <w:rPr>
          <w:szCs w:val="24"/>
        </w:rPr>
        <w:t>addition to an AD system</w:t>
      </w:r>
      <w:r w:rsidR="006F3BEB" w:rsidRPr="00021027">
        <w:rPr>
          <w:szCs w:val="24"/>
        </w:rPr>
        <w:t xml:space="preserve"> or export</w:t>
      </w:r>
      <w:r w:rsidRPr="00021027">
        <w:rPr>
          <w:szCs w:val="24"/>
        </w:rPr>
        <w:t xml:space="preserve"> in beef and dairy cattle manure is the sum of </w:t>
      </w:r>
      <w:r w:rsidR="00E111A4" w:rsidRPr="00021027">
        <w:rPr>
          <w:szCs w:val="24"/>
        </w:rPr>
        <w:t xml:space="preserve">inorganic TAN and organic </w:t>
      </w:r>
      <w:r w:rsidR="005638C9" w:rsidRPr="00021027">
        <w:rPr>
          <w:szCs w:val="24"/>
        </w:rPr>
        <w:t>(f</w:t>
      </w:r>
      <w:r w:rsidR="002048B9" w:rsidRPr="00021027">
        <w:rPr>
          <w:szCs w:val="24"/>
        </w:rPr>
        <w:t>a</w:t>
      </w:r>
      <w:r w:rsidR="005638C9" w:rsidRPr="00021027">
        <w:rPr>
          <w:szCs w:val="24"/>
        </w:rPr>
        <w:t>ecal</w:t>
      </w:r>
      <w:r w:rsidR="00CC24DF" w:rsidRPr="00021027">
        <w:rPr>
          <w:szCs w:val="24"/>
        </w:rPr>
        <w:t xml:space="preserve"> + bedding</w:t>
      </w:r>
      <w:r w:rsidR="005638C9" w:rsidRPr="00021027">
        <w:rPr>
          <w:szCs w:val="24"/>
        </w:rPr>
        <w:t xml:space="preserve">) N </w:t>
      </w:r>
      <w:r w:rsidR="00E111A4" w:rsidRPr="00021027">
        <w:rPr>
          <w:szCs w:val="24"/>
        </w:rPr>
        <w:t>in</w:t>
      </w:r>
      <w:r w:rsidR="003025DD" w:rsidRPr="00021027">
        <w:rPr>
          <w:szCs w:val="24"/>
        </w:rPr>
        <w:t xml:space="preserve"> stored</w:t>
      </w:r>
      <w:r w:rsidR="00E111A4" w:rsidRPr="00021027">
        <w:rPr>
          <w:szCs w:val="24"/>
        </w:rPr>
        <w:t xml:space="preserve"> manure</w:t>
      </w:r>
      <w:r w:rsidR="003025DD" w:rsidRPr="00021027">
        <w:rPr>
          <w:szCs w:val="24"/>
        </w:rPr>
        <w:t xml:space="preserve"> minus storage N losses</w:t>
      </w:r>
      <w:r w:rsidR="00F642C3" w:rsidRPr="00021027">
        <w:rPr>
          <w:szCs w:val="24"/>
        </w:rPr>
        <w:t xml:space="preserve"> (</w:t>
      </w:r>
      <w:r w:rsidR="00185D0C" w:rsidRPr="00021027">
        <w:rPr>
          <w:szCs w:val="24"/>
        </w:rPr>
        <w:t>e.g.</w:t>
      </w:r>
      <w:r w:rsidR="00F642C3" w:rsidRPr="00021027">
        <w:rPr>
          <w:szCs w:val="24"/>
        </w:rPr>
        <w:t>, TAN lost via NH</w:t>
      </w:r>
      <w:r w:rsidR="00F642C3" w:rsidRPr="00021027">
        <w:rPr>
          <w:szCs w:val="24"/>
          <w:vertAlign w:val="subscript"/>
        </w:rPr>
        <w:t>3</w:t>
      </w:r>
      <w:r w:rsidR="00F642C3" w:rsidRPr="00021027">
        <w:rPr>
          <w:szCs w:val="24"/>
        </w:rPr>
        <w:t xml:space="preserve"> emissions</w:t>
      </w:r>
      <w:r w:rsidR="00185D0C" w:rsidRPr="00021027">
        <w:rPr>
          <w:szCs w:val="24"/>
        </w:rPr>
        <w:t xml:space="preserve"> and organic N lost via leaching and runoff as manure flows </w:t>
      </w:r>
      <w:r w:rsidR="00F642C3" w:rsidRPr="00021027">
        <w:rPr>
          <w:szCs w:val="24"/>
        </w:rPr>
        <w:t>from the housing stage into the manure storage stage)</w:t>
      </w:r>
      <w:r w:rsidR="00E111A4" w:rsidRPr="00021027">
        <w:rPr>
          <w:szCs w:val="24"/>
        </w:rPr>
        <w:t xml:space="preserve">. </w:t>
      </w:r>
    </w:p>
    <w:p w14:paraId="083BCC91" w14:textId="2D0CE674" w:rsidR="00E111A4" w:rsidRPr="00021027" w:rsidRDefault="005E005E" w:rsidP="00592DD3">
      <w:pPr>
        <w:pStyle w:val="Heading5"/>
      </w:pPr>
      <w:r w:rsidRPr="00021027">
        <w:t xml:space="preserve">Total </w:t>
      </w:r>
      <w:proofErr w:type="spellStart"/>
      <w:r w:rsidRPr="00021027">
        <w:t>a</w:t>
      </w:r>
      <w:r w:rsidR="00E111A4" w:rsidRPr="00021027">
        <w:t>mmonical</w:t>
      </w:r>
      <w:proofErr w:type="spellEnd"/>
      <w:r w:rsidR="00E111A4" w:rsidRPr="00021027">
        <w:t xml:space="preserve"> nitrogen (TAN) </w:t>
      </w:r>
    </w:p>
    <w:p w14:paraId="7C35651B" w14:textId="7E87B7C3" w:rsidR="00AE047D" w:rsidRPr="00021027" w:rsidRDefault="004431FB" w:rsidP="00AE047D">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m:t>
            </m:r>
          </m:sub>
        </m:sSub>
      </m:oMath>
      <w:r w:rsidR="00AE047D" w:rsidRPr="00021027">
        <w:rPr>
          <w:b/>
          <w:szCs w:val="24"/>
        </w:rPr>
        <w:t xml:space="preserve"> </w:t>
      </w:r>
      <w:r w:rsidR="00AE047D" w:rsidRPr="00021027">
        <w:rPr>
          <w:b/>
          <w:szCs w:val="24"/>
        </w:rPr>
        <w:tab/>
      </w:r>
      <w:bookmarkStart w:id="650" w:name="TANLandManure_Cattle_Eq"/>
      <w:r w:rsidR="00AE047D" w:rsidRPr="00021027">
        <w:rPr>
          <w:b/>
        </w:rPr>
        <w:t xml:space="preserve">Eq. </w:t>
      </w:r>
      <w:r w:rsidR="001977CC" w:rsidRPr="00021027">
        <w:rPr>
          <w:b/>
        </w:rPr>
        <w:fldChar w:fldCharType="begin"/>
      </w:r>
      <w:r w:rsidR="001977CC" w:rsidRPr="00021027">
        <w:rPr>
          <w:b/>
        </w:rPr>
        <w:instrText xml:space="preserve"> STYLEREF 3 \s </w:instrText>
      </w:r>
      <w:r w:rsidR="001977CC" w:rsidRPr="00021027">
        <w:rPr>
          <w:b/>
        </w:rPr>
        <w:fldChar w:fldCharType="separate"/>
      </w:r>
      <w:r w:rsidR="001977CC" w:rsidRPr="00021027">
        <w:rPr>
          <w:b/>
          <w:noProof/>
        </w:rPr>
        <w:t>4.5.2</w:t>
      </w:r>
      <w:r w:rsidR="001977CC" w:rsidRPr="00021027">
        <w:rPr>
          <w:b/>
        </w:rPr>
        <w:fldChar w:fldCharType="end"/>
      </w:r>
      <w:r w:rsidR="001977CC" w:rsidRPr="00021027">
        <w:rPr>
          <w:b/>
        </w:rPr>
        <w:noBreakHyphen/>
      </w:r>
      <w:r w:rsidR="001977CC" w:rsidRPr="00021027">
        <w:rPr>
          <w:b/>
        </w:rPr>
        <w:fldChar w:fldCharType="begin"/>
      </w:r>
      <w:r w:rsidR="001977CC" w:rsidRPr="00021027">
        <w:rPr>
          <w:b/>
        </w:rPr>
        <w:instrText xml:space="preserve"> SEQ Eq. \* ARABIC \s 3 </w:instrText>
      </w:r>
      <w:r w:rsidR="001977CC" w:rsidRPr="00021027">
        <w:rPr>
          <w:b/>
        </w:rPr>
        <w:fldChar w:fldCharType="separate"/>
      </w:r>
      <w:r w:rsidR="001977CC" w:rsidRPr="00021027">
        <w:rPr>
          <w:b/>
          <w:noProof/>
        </w:rPr>
        <w:t>1</w:t>
      </w:r>
      <w:r w:rsidR="001977CC" w:rsidRPr="00021027">
        <w:rPr>
          <w:b/>
        </w:rPr>
        <w:fldChar w:fldCharType="end"/>
      </w:r>
    </w:p>
    <w:bookmarkEnd w:id="650"/>
    <w:p w14:paraId="2774B718" w14:textId="77777777" w:rsidR="00AE047D" w:rsidRPr="00021027" w:rsidRDefault="00AE047D" w:rsidP="00AE047D">
      <w:pPr>
        <w:rPr>
          <w:i/>
          <w:szCs w:val="24"/>
        </w:rPr>
      </w:pPr>
      <w:r w:rsidRPr="00021027">
        <w:rPr>
          <w:sz w:val="20"/>
        </w:rPr>
        <w:t>where</w:t>
      </w:r>
    </w:p>
    <w:p w14:paraId="43A0D7FB" w14:textId="249ADCF0" w:rsidR="00AE047D" w:rsidRPr="00021027" w:rsidRDefault="00AE047D" w:rsidP="00AE047D">
      <w:pPr>
        <w:tabs>
          <w:tab w:val="clear" w:pos="2880"/>
          <w:tab w:val="clear" w:pos="9360"/>
        </w:tabs>
        <w:spacing w:before="0"/>
        <w:ind w:left="2835" w:hanging="2835"/>
        <w:rPr>
          <w:sz w:val="20"/>
          <w:szCs w:val="24"/>
        </w:rPr>
      </w:pPr>
      <w:proofErr w:type="spellStart"/>
      <w:r w:rsidRPr="00021027">
        <w:rPr>
          <w:i/>
          <w:sz w:val="20"/>
          <w:szCs w:val="24"/>
        </w:rPr>
        <w:t>TAN</w:t>
      </w:r>
      <w:r w:rsidR="00054907" w:rsidRPr="00021027">
        <w:rPr>
          <w:i/>
          <w:sz w:val="20"/>
          <w:szCs w:val="24"/>
          <w:vertAlign w:val="subscript"/>
        </w:rPr>
        <w:t>landmanure</w:t>
      </w:r>
      <w:proofErr w:type="spellEnd"/>
      <w:r w:rsidR="004F0F6B" w:rsidRPr="00021027">
        <w:rPr>
          <w:i/>
          <w:sz w:val="20"/>
          <w:szCs w:val="24"/>
          <w:vertAlign w:val="subscript"/>
        </w:rPr>
        <w:t>(t)</w:t>
      </w:r>
      <w:r w:rsidRPr="00021027">
        <w:rPr>
          <w:i/>
          <w:sz w:val="20"/>
          <w:szCs w:val="24"/>
        </w:rPr>
        <w:tab/>
      </w:r>
      <w:r w:rsidRPr="00021027">
        <w:rPr>
          <w:sz w:val="20"/>
          <w:szCs w:val="24"/>
        </w:rPr>
        <w:t xml:space="preserve">TAN </w:t>
      </w:r>
      <w:r w:rsidR="006B5303" w:rsidRPr="00021027">
        <w:rPr>
          <w:sz w:val="20"/>
          <w:szCs w:val="24"/>
        </w:rPr>
        <w:t>available</w:t>
      </w:r>
      <w:r w:rsidR="00AC584A" w:rsidRPr="00021027">
        <w:rPr>
          <w:sz w:val="20"/>
          <w:szCs w:val="24"/>
        </w:rPr>
        <w:t xml:space="preserve"> </w:t>
      </w:r>
      <w:r w:rsidR="006B5303" w:rsidRPr="00021027">
        <w:rPr>
          <w:sz w:val="20"/>
          <w:szCs w:val="24"/>
        </w:rPr>
        <w:t xml:space="preserve">in </w:t>
      </w:r>
      <w:r w:rsidR="00C01A35" w:rsidRPr="00021027">
        <w:rPr>
          <w:sz w:val="20"/>
          <w:szCs w:val="24"/>
        </w:rPr>
        <w:t xml:space="preserve">stored </w:t>
      </w:r>
      <w:r w:rsidR="00AC584A" w:rsidRPr="00021027">
        <w:rPr>
          <w:sz w:val="20"/>
          <w:szCs w:val="24"/>
        </w:rPr>
        <w:t xml:space="preserve">beef or dairy cattle </w:t>
      </w:r>
      <w:r w:rsidR="006B5303" w:rsidRPr="00021027">
        <w:rPr>
          <w:sz w:val="20"/>
          <w:szCs w:val="24"/>
        </w:rPr>
        <w:t xml:space="preserve">manure </w:t>
      </w:r>
      <w:r w:rsidR="00F7116C" w:rsidRPr="00021027">
        <w:rPr>
          <w:sz w:val="20"/>
          <w:szCs w:val="24"/>
        </w:rPr>
        <w:t>on</w:t>
      </w:r>
      <w:r w:rsidRPr="00021027">
        <w:rPr>
          <w:sz w:val="20"/>
          <w:szCs w:val="24"/>
        </w:rPr>
        <w:t xml:space="preserve"> day</w:t>
      </w:r>
      <w:r w:rsidR="004F0F6B" w:rsidRPr="00021027">
        <w:rPr>
          <w:sz w:val="20"/>
          <w:szCs w:val="24"/>
        </w:rPr>
        <w:t xml:space="preserve"> </w:t>
      </w:r>
      <w:r w:rsidR="004F0F6B" w:rsidRPr="00021027">
        <w:rPr>
          <w:i/>
          <w:iCs/>
          <w:sz w:val="20"/>
          <w:szCs w:val="24"/>
        </w:rPr>
        <w:t>t</w:t>
      </w:r>
      <w:r w:rsidR="006472CB" w:rsidRPr="00021027">
        <w:rPr>
          <w:sz w:val="20"/>
          <w:szCs w:val="24"/>
        </w:rPr>
        <w:t xml:space="preserve"> </w:t>
      </w:r>
      <w:r w:rsidRPr="00021027">
        <w:rPr>
          <w:sz w:val="20"/>
          <w:szCs w:val="24"/>
        </w:rPr>
        <w:t>(kg TAN)</w:t>
      </w:r>
      <w:r w:rsidR="006472CB" w:rsidRPr="00021027">
        <w:rPr>
          <w:sz w:val="20"/>
          <w:szCs w:val="24"/>
        </w:rPr>
        <w:t>, by animal group and</w:t>
      </w:r>
      <w:r w:rsidR="003F17B5" w:rsidRPr="00021027">
        <w:rPr>
          <w:sz w:val="20"/>
          <w:szCs w:val="24"/>
        </w:rPr>
        <w:t xml:space="preserve"> manure</w:t>
      </w:r>
      <w:r w:rsidR="006472CB" w:rsidRPr="00021027">
        <w:rPr>
          <w:sz w:val="20"/>
          <w:szCs w:val="24"/>
        </w:rPr>
        <w:t xml:space="preserve"> management system</w:t>
      </w:r>
    </w:p>
    <w:p w14:paraId="0C8A7DDF" w14:textId="1944613C" w:rsidR="00AE047D" w:rsidRPr="00021027" w:rsidRDefault="00AE047D" w:rsidP="00AE047D">
      <w:pPr>
        <w:tabs>
          <w:tab w:val="clear" w:pos="2880"/>
          <w:tab w:val="clear" w:pos="9360"/>
        </w:tabs>
        <w:spacing w:before="0"/>
        <w:ind w:left="2835" w:hanging="2835"/>
        <w:rPr>
          <w:sz w:val="20"/>
          <w:szCs w:val="24"/>
        </w:rPr>
      </w:pPr>
      <w:proofErr w:type="spellStart"/>
      <w:r w:rsidRPr="00021027">
        <w:rPr>
          <w:i/>
          <w:sz w:val="20"/>
          <w:szCs w:val="24"/>
        </w:rPr>
        <w:t>TAN</w:t>
      </w:r>
      <w:r w:rsidR="00FD6491" w:rsidRPr="00021027">
        <w:rPr>
          <w:i/>
          <w:sz w:val="20"/>
          <w:szCs w:val="24"/>
          <w:vertAlign w:val="subscript"/>
        </w:rPr>
        <w:t>storage</w:t>
      </w:r>
      <w:proofErr w:type="spellEnd"/>
      <w:r w:rsidR="004F0F6B" w:rsidRPr="00021027">
        <w:rPr>
          <w:i/>
          <w:sz w:val="20"/>
          <w:szCs w:val="24"/>
          <w:vertAlign w:val="subscript"/>
        </w:rPr>
        <w:t>(t)</w:t>
      </w:r>
      <w:r w:rsidRPr="00021027">
        <w:rPr>
          <w:i/>
          <w:sz w:val="20"/>
          <w:szCs w:val="24"/>
        </w:rPr>
        <w:tab/>
      </w:r>
      <w:r w:rsidRPr="00021027">
        <w:rPr>
          <w:sz w:val="20"/>
          <w:szCs w:val="24"/>
        </w:rPr>
        <w:t xml:space="preserve">TAN </w:t>
      </w:r>
      <w:r w:rsidR="00054907" w:rsidRPr="00021027">
        <w:rPr>
          <w:sz w:val="20"/>
          <w:szCs w:val="24"/>
        </w:rPr>
        <w:t xml:space="preserve">in </w:t>
      </w:r>
      <w:r w:rsidR="00FD6491" w:rsidRPr="00021027">
        <w:rPr>
          <w:sz w:val="20"/>
          <w:szCs w:val="24"/>
        </w:rPr>
        <w:t>stored</w:t>
      </w:r>
      <w:r w:rsidR="00054907" w:rsidRPr="00021027">
        <w:rPr>
          <w:sz w:val="20"/>
          <w:szCs w:val="24"/>
        </w:rPr>
        <w:t xml:space="preserve"> manure</w:t>
      </w:r>
      <w:r w:rsidRPr="00021027">
        <w:rPr>
          <w:sz w:val="20"/>
          <w:szCs w:val="24"/>
        </w:rPr>
        <w:t xml:space="preserve"> </w:t>
      </w:r>
      <w:r w:rsidR="00054907" w:rsidRPr="00021027">
        <w:rPr>
          <w:sz w:val="20"/>
          <w:szCs w:val="24"/>
        </w:rPr>
        <w:t xml:space="preserve">on </w:t>
      </w:r>
      <w:r w:rsidRPr="00021027">
        <w:rPr>
          <w:sz w:val="20"/>
          <w:szCs w:val="24"/>
        </w:rPr>
        <w:t>day</w:t>
      </w:r>
      <w:r w:rsidR="00F7116C" w:rsidRPr="00021027">
        <w:rPr>
          <w:sz w:val="20"/>
          <w:szCs w:val="24"/>
        </w:rPr>
        <w:t xml:space="preserve"> </w:t>
      </w:r>
      <w:r w:rsidR="00F7116C" w:rsidRPr="00021027">
        <w:rPr>
          <w:i/>
          <w:iCs/>
          <w:sz w:val="20"/>
          <w:szCs w:val="24"/>
        </w:rPr>
        <w:t>t</w:t>
      </w:r>
      <w:r w:rsidRPr="00021027">
        <w:rPr>
          <w:sz w:val="20"/>
          <w:szCs w:val="24"/>
        </w:rPr>
        <w:t xml:space="preserve"> (kg TAN)</w:t>
      </w:r>
      <w:r w:rsidR="006472CB" w:rsidRPr="00021027">
        <w:rPr>
          <w:sz w:val="20"/>
          <w:szCs w:val="24"/>
        </w:rPr>
        <w:t>,</w:t>
      </w:r>
      <w:r w:rsidR="00944119" w:rsidRPr="00021027">
        <w:rPr>
          <w:sz w:val="20"/>
          <w:szCs w:val="24"/>
        </w:rPr>
        <w:t xml:space="preserve"> </w:t>
      </w:r>
      <w:r w:rsidR="006472CB" w:rsidRPr="00021027">
        <w:rPr>
          <w:sz w:val="20"/>
          <w:szCs w:val="24"/>
        </w:rPr>
        <w:t xml:space="preserve">by animal group and </w:t>
      </w:r>
      <w:r w:rsidR="003F17B5" w:rsidRPr="00021027">
        <w:rPr>
          <w:sz w:val="20"/>
          <w:szCs w:val="24"/>
        </w:rPr>
        <w:t xml:space="preserve">manure </w:t>
      </w:r>
      <w:r w:rsidR="006472CB" w:rsidRPr="00021027">
        <w:rPr>
          <w:sz w:val="20"/>
          <w:szCs w:val="24"/>
        </w:rPr>
        <w:t>management system, c</w:t>
      </w:r>
      <w:r w:rsidR="00944119" w:rsidRPr="00021027">
        <w:rPr>
          <w:sz w:val="20"/>
          <w:szCs w:val="24"/>
        </w:rPr>
        <w:t>alculated usin</w:t>
      </w:r>
      <w:r w:rsidR="00944119" w:rsidRPr="00021027">
        <w:rPr>
          <w:sz w:val="20"/>
        </w:rPr>
        <w:t xml:space="preserve">g </w:t>
      </w:r>
      <w:r w:rsidR="00944119" w:rsidRPr="00021027">
        <w:rPr>
          <w:sz w:val="20"/>
        </w:rPr>
        <w:fldChar w:fldCharType="begin"/>
      </w:r>
      <w:r w:rsidR="00944119" w:rsidRPr="00021027">
        <w:rPr>
          <w:sz w:val="20"/>
        </w:rPr>
        <w:instrText xml:space="preserve"> REF TANstorage_t_Cattle_Eq \h  \* MERGEFORMAT </w:instrText>
      </w:r>
      <w:r w:rsidR="00944119" w:rsidRPr="00021027">
        <w:rPr>
          <w:sz w:val="20"/>
        </w:rPr>
      </w:r>
      <w:r w:rsidR="00944119" w:rsidRPr="00021027">
        <w:rPr>
          <w:sz w:val="20"/>
        </w:rPr>
        <w:fldChar w:fldCharType="separate"/>
      </w:r>
      <w:r w:rsidR="00AE233F" w:rsidRPr="00021027">
        <w:rPr>
          <w:b/>
          <w:sz w:val="20"/>
        </w:rPr>
        <w:t xml:space="preserve">Eq. </w:t>
      </w:r>
      <w:r w:rsidR="00AE233F" w:rsidRPr="00021027">
        <w:rPr>
          <w:b/>
          <w:noProof/>
          <w:sz w:val="20"/>
        </w:rPr>
        <w:t>4.3.2</w:t>
      </w:r>
      <w:r w:rsidR="00AE233F" w:rsidRPr="00021027">
        <w:rPr>
          <w:b/>
          <w:noProof/>
          <w:sz w:val="20"/>
        </w:rPr>
        <w:noBreakHyphen/>
        <w:t>9</w:t>
      </w:r>
      <w:r w:rsidR="00944119" w:rsidRPr="00021027">
        <w:rPr>
          <w:sz w:val="20"/>
        </w:rPr>
        <w:fldChar w:fldCharType="end"/>
      </w:r>
    </w:p>
    <w:p w14:paraId="2ED80088" w14:textId="672BC559" w:rsidR="00E111A4"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E111A4" w:rsidRPr="00D5649B">
        <w:rPr>
          <w:b/>
          <w:szCs w:val="24"/>
        </w:rPr>
        <w:t xml:space="preserve"> </w:t>
      </w:r>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2F99201F" w14:textId="77777777" w:rsidR="00E111A4" w:rsidRPr="00D5649B" w:rsidRDefault="00E111A4" w:rsidP="0027285F">
      <w:pPr>
        <w:tabs>
          <w:tab w:val="clear" w:pos="2880"/>
          <w:tab w:val="clear" w:pos="9360"/>
        </w:tabs>
        <w:ind w:left="2694" w:hanging="2694"/>
        <w:rPr>
          <w:i/>
          <w:sz w:val="20"/>
        </w:rPr>
      </w:pPr>
      <w:r w:rsidRPr="00D5649B">
        <w:rPr>
          <w:sz w:val="20"/>
        </w:rPr>
        <w:t>where</w:t>
      </w:r>
    </w:p>
    <w:p w14:paraId="20722060" w14:textId="641AAA25" w:rsidR="00E111A4" w:rsidRPr="00705E51" w:rsidRDefault="00E111A4" w:rsidP="00CE076E">
      <w:pPr>
        <w:tabs>
          <w:tab w:val="clear" w:pos="2880"/>
          <w:tab w:val="clear" w:pos="9360"/>
        </w:tabs>
        <w:spacing w:before="0"/>
        <w:ind w:left="2835" w:right="15" w:hanging="2835"/>
        <w:rPr>
          <w:sz w:val="20"/>
          <w:szCs w:val="24"/>
        </w:rPr>
      </w:pPr>
      <w:proofErr w:type="spellStart"/>
      <w:r w:rsidRPr="00705E51">
        <w:rPr>
          <w:i/>
          <w:sz w:val="20"/>
          <w:szCs w:val="24"/>
        </w:rPr>
        <w:t>Total_TAN</w:t>
      </w:r>
      <w:r w:rsidRPr="00705E51">
        <w:rPr>
          <w:i/>
          <w:sz w:val="20"/>
          <w:szCs w:val="24"/>
          <w:vertAlign w:val="subscript"/>
        </w:rPr>
        <w:t>landmanure</w:t>
      </w:r>
      <w:proofErr w:type="spellEnd"/>
      <w:r w:rsidR="004F0F6B" w:rsidRPr="00705E51">
        <w:rPr>
          <w:i/>
          <w:sz w:val="20"/>
          <w:szCs w:val="24"/>
          <w:vertAlign w:val="subscript"/>
        </w:rPr>
        <w:t>(t)</w:t>
      </w:r>
      <w:r w:rsidRPr="00705E51">
        <w:rPr>
          <w:i/>
          <w:sz w:val="20"/>
          <w:szCs w:val="24"/>
        </w:rPr>
        <w:t xml:space="preserve"> </w:t>
      </w:r>
      <w:r w:rsidRPr="00705E51">
        <w:rPr>
          <w:i/>
          <w:sz w:val="20"/>
          <w:szCs w:val="24"/>
        </w:rPr>
        <w:tab/>
      </w:r>
      <w:r w:rsidRPr="00705E51">
        <w:rPr>
          <w:sz w:val="20"/>
          <w:szCs w:val="24"/>
        </w:rPr>
        <w:t xml:space="preserve">Total </w:t>
      </w:r>
      <w:r w:rsidR="00AC584A">
        <w:rPr>
          <w:sz w:val="20"/>
          <w:szCs w:val="24"/>
        </w:rPr>
        <w:t xml:space="preserve">TAN </w:t>
      </w:r>
      <w:r w:rsidR="00AC584A" w:rsidRPr="00095993">
        <w:rPr>
          <w:sz w:val="20"/>
          <w:szCs w:val="24"/>
        </w:rPr>
        <w:t>available</w:t>
      </w:r>
      <w:r w:rsidR="00AC584A">
        <w:rPr>
          <w:sz w:val="20"/>
          <w:szCs w:val="24"/>
        </w:rPr>
        <w:t xml:space="preserve"> </w:t>
      </w:r>
      <w:r w:rsidR="00AC584A" w:rsidRPr="00095993">
        <w:rPr>
          <w:sz w:val="20"/>
          <w:szCs w:val="24"/>
        </w:rPr>
        <w:t xml:space="preserve">in stored </w:t>
      </w:r>
      <w:r w:rsidR="00AC584A">
        <w:rPr>
          <w:sz w:val="20"/>
          <w:szCs w:val="24"/>
        </w:rPr>
        <w:t xml:space="preserve">beef or dairy cattle </w:t>
      </w:r>
      <w:r w:rsidR="00AC584A" w:rsidRPr="00095993">
        <w:rPr>
          <w:sz w:val="20"/>
          <w:szCs w:val="24"/>
        </w:rPr>
        <w:t xml:space="preserve">manure </w:t>
      </w:r>
      <w:r w:rsidR="00AC584A">
        <w:rPr>
          <w:sz w:val="20"/>
          <w:szCs w:val="24"/>
        </w:rPr>
        <w:t>on</w:t>
      </w:r>
      <w:r w:rsidR="00AC584A" w:rsidRPr="0028541F">
        <w:rPr>
          <w:sz w:val="20"/>
          <w:szCs w:val="24"/>
        </w:rPr>
        <w:t xml:space="preserve"> </w:t>
      </w:r>
      <w:r w:rsidR="00F7116C">
        <w:rPr>
          <w:sz w:val="20"/>
          <w:szCs w:val="24"/>
        </w:rPr>
        <w:t xml:space="preserve">day </w:t>
      </w:r>
      <w:r w:rsidR="00F7116C" w:rsidRPr="00F7116C">
        <w:rPr>
          <w:i/>
          <w:iCs/>
          <w:sz w:val="20"/>
          <w:szCs w:val="24"/>
        </w:rPr>
        <w:t>t</w:t>
      </w:r>
      <w:r w:rsidRPr="00705E51">
        <w:rPr>
          <w:sz w:val="20"/>
          <w:szCs w:val="24"/>
        </w:rPr>
        <w:t xml:space="preserve"> (kg TAN)</w:t>
      </w:r>
      <w:r w:rsidR="003F17B5">
        <w:rPr>
          <w:sz w:val="20"/>
          <w:szCs w:val="24"/>
        </w:rPr>
        <w:t>, by livestock type and manure management system</w:t>
      </w:r>
    </w:p>
    <w:p w14:paraId="58F17632" w14:textId="77777777" w:rsidR="00E111A4" w:rsidRPr="00D5649B" w:rsidRDefault="00E111A4" w:rsidP="00CE076E">
      <w:pPr>
        <w:pStyle w:val="Heading5"/>
        <w:tabs>
          <w:tab w:val="clear" w:pos="2880"/>
          <w:tab w:val="clear" w:pos="9360"/>
        </w:tabs>
        <w:ind w:right="15"/>
      </w:pPr>
      <w:r w:rsidRPr="00D5649B">
        <w:t xml:space="preserve">Organic nitrogen (ON) </w:t>
      </w:r>
    </w:p>
    <w:p w14:paraId="4250497C" w14:textId="386B859A" w:rsidR="00E111A4" w:rsidRPr="00D5649B" w:rsidRDefault="00E111A4" w:rsidP="00CE076E">
      <w:pPr>
        <w:ind w:right="15"/>
        <w:rPr>
          <w:szCs w:val="24"/>
        </w:rPr>
      </w:pPr>
      <w:r w:rsidRPr="00D5649B">
        <w:rPr>
          <w:szCs w:val="24"/>
        </w:rPr>
        <w:t xml:space="preserve">Total organic </w:t>
      </w:r>
      <w:r w:rsidR="00E31684" w:rsidRPr="00D5649B">
        <w:rPr>
          <w:szCs w:val="24"/>
        </w:rPr>
        <w:t xml:space="preserve">N </w:t>
      </w:r>
      <w:r w:rsidRPr="00D5649B">
        <w:rPr>
          <w:szCs w:val="24"/>
        </w:rPr>
        <w:t>available for land application</w:t>
      </w:r>
      <w:r w:rsidR="00FE465A">
        <w:rPr>
          <w:szCs w:val="24"/>
        </w:rPr>
        <w:t xml:space="preserve">, </w:t>
      </w:r>
      <w:r w:rsidR="004431FB">
        <w:rPr>
          <w:szCs w:val="24"/>
        </w:rPr>
        <w:t xml:space="preserve">addition to an AD </w:t>
      </w:r>
      <w:r w:rsidR="004431FB" w:rsidRPr="00523841">
        <w:rPr>
          <w:szCs w:val="24"/>
        </w:rPr>
        <w:t xml:space="preserve">system </w:t>
      </w:r>
      <w:r w:rsidR="00FE465A" w:rsidRPr="00523841">
        <w:rPr>
          <w:szCs w:val="24"/>
        </w:rPr>
        <w:t xml:space="preserve">or export </w:t>
      </w:r>
      <w:r w:rsidRPr="00523841">
        <w:rPr>
          <w:szCs w:val="24"/>
        </w:rPr>
        <w:t>considers</w:t>
      </w:r>
      <w:r w:rsidRPr="00D5649B">
        <w:rPr>
          <w:szCs w:val="24"/>
        </w:rPr>
        <w:t xml:space="preserve"> f</w:t>
      </w:r>
      <w:r w:rsidR="002048B9">
        <w:rPr>
          <w:szCs w:val="24"/>
        </w:rPr>
        <w:t>a</w:t>
      </w:r>
      <w:r w:rsidRPr="00D5649B">
        <w:rPr>
          <w:szCs w:val="24"/>
        </w:rPr>
        <w:t xml:space="preserve">ecal </w:t>
      </w:r>
      <w:r w:rsidR="00E31684" w:rsidRPr="00D5649B">
        <w:rPr>
          <w:szCs w:val="24"/>
        </w:rPr>
        <w:t xml:space="preserve">N </w:t>
      </w:r>
      <w:r w:rsidRPr="00D5649B">
        <w:rPr>
          <w:szCs w:val="24"/>
        </w:rPr>
        <w:t xml:space="preserve">and bedding </w:t>
      </w:r>
      <w:r w:rsidR="00E31684" w:rsidRPr="00D5649B">
        <w:rPr>
          <w:szCs w:val="24"/>
        </w:rPr>
        <w:t xml:space="preserve">N </w:t>
      </w:r>
      <w:r w:rsidRPr="00D5649B">
        <w:rPr>
          <w:szCs w:val="24"/>
        </w:rPr>
        <w:t xml:space="preserve">as an input and the losses due to mineralization during </w:t>
      </w:r>
      <w:r w:rsidR="009859FB" w:rsidRPr="00D5649B">
        <w:rPr>
          <w:szCs w:val="24"/>
        </w:rPr>
        <w:t>NH</w:t>
      </w:r>
      <w:r w:rsidR="009859FB" w:rsidRPr="00D5649B">
        <w:rPr>
          <w:szCs w:val="24"/>
          <w:vertAlign w:val="subscript"/>
        </w:rPr>
        <w:t>3</w:t>
      </w:r>
      <w:r w:rsidR="009859FB" w:rsidRPr="00D5649B">
        <w:rPr>
          <w:szCs w:val="24"/>
        </w:rPr>
        <w:t xml:space="preserve"> </w:t>
      </w:r>
      <w:r w:rsidRPr="00D5649B">
        <w:rPr>
          <w:szCs w:val="24"/>
        </w:rPr>
        <w:t>emission</w:t>
      </w:r>
      <w:r w:rsidR="00185D0C">
        <w:rPr>
          <w:szCs w:val="24"/>
        </w:rPr>
        <w:t>s</w:t>
      </w:r>
      <w:r w:rsidRPr="00D5649B">
        <w:rPr>
          <w:szCs w:val="24"/>
        </w:rPr>
        <w:t xml:space="preserve"> and </w:t>
      </w:r>
      <w:r w:rsidR="00E31684" w:rsidRPr="00D5649B">
        <w:rPr>
          <w:szCs w:val="24"/>
        </w:rPr>
        <w:t xml:space="preserve">N </w:t>
      </w:r>
      <w:r w:rsidRPr="00D5649B">
        <w:rPr>
          <w:szCs w:val="24"/>
        </w:rPr>
        <w:t>loss as direct N</w:t>
      </w:r>
      <w:r w:rsidRPr="00D5649B">
        <w:rPr>
          <w:szCs w:val="24"/>
          <w:vertAlign w:val="subscript"/>
        </w:rPr>
        <w:t>2</w:t>
      </w:r>
      <w:r w:rsidRPr="00D5649B">
        <w:rPr>
          <w:szCs w:val="24"/>
        </w:rPr>
        <w:t>O</w:t>
      </w:r>
      <w:r w:rsidR="004431FB">
        <w:rPr>
          <w:szCs w:val="24"/>
        </w:rPr>
        <w:t xml:space="preserve"> and via leaching</w:t>
      </w:r>
      <w:r w:rsidR="00AE233F">
        <w:rPr>
          <w:szCs w:val="24"/>
        </w:rPr>
        <w:t xml:space="preserve"> during the housing and storage stages</w:t>
      </w:r>
      <w:r w:rsidRPr="00D5649B">
        <w:rPr>
          <w:szCs w:val="24"/>
        </w:rPr>
        <w:t>.</w:t>
      </w:r>
    </w:p>
    <w:p w14:paraId="69BE7580" w14:textId="33683DA7" w:rsidR="008E083B" w:rsidRPr="00523841" w:rsidRDefault="00E111A4" w:rsidP="00CE076E">
      <w:pPr>
        <w:keepNext/>
        <w:tabs>
          <w:tab w:val="clear" w:pos="2880"/>
          <w:tab w:val="clear" w:pos="9360"/>
          <w:tab w:val="right" w:pos="9781"/>
        </w:tabs>
        <w:spacing w:after="120"/>
        <w:ind w:left="2693" w:right="15" w:hanging="2693"/>
        <w:rPr>
          <w:b/>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Pr="00523841">
        <w:rPr>
          <w:b/>
          <w:szCs w:val="24"/>
        </w:rPr>
        <w:t xml:space="preserve"> </w:t>
      </w:r>
    </w:p>
    <w:p w14:paraId="1D1FF46A" w14:textId="1D6E1D7B" w:rsidR="00E111A4" w:rsidRPr="00523841" w:rsidRDefault="00E111A4" w:rsidP="008E083B">
      <w:pPr>
        <w:keepNext/>
        <w:tabs>
          <w:tab w:val="clear" w:pos="2880"/>
          <w:tab w:val="clear" w:pos="9360"/>
          <w:tab w:val="right" w:pos="9781"/>
        </w:tabs>
        <w:spacing w:after="120"/>
        <w:ind w:left="2693" w:right="270" w:hanging="2693"/>
        <w:jc w:val="right"/>
        <w:rPr>
          <w:b/>
          <w:szCs w:val="24"/>
        </w:rPr>
      </w:pPr>
      <w:r w:rsidRPr="00523841">
        <w:rPr>
          <w:b/>
          <w:szCs w:val="24"/>
        </w:rPr>
        <w:tab/>
      </w:r>
      <w:r w:rsidRPr="0052384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6DF03C3B" w14:textId="77777777" w:rsidR="00E111A4" w:rsidRPr="00523841" w:rsidRDefault="00E111A4" w:rsidP="00CE076E">
      <w:pPr>
        <w:tabs>
          <w:tab w:val="clear" w:pos="2880"/>
          <w:tab w:val="left" w:pos="2694"/>
        </w:tabs>
        <w:ind w:left="2694" w:right="15" w:hanging="2694"/>
        <w:rPr>
          <w:i/>
          <w:sz w:val="20"/>
        </w:rPr>
      </w:pPr>
      <w:r w:rsidRPr="00523841">
        <w:rPr>
          <w:sz w:val="20"/>
        </w:rPr>
        <w:t>where</w:t>
      </w:r>
    </w:p>
    <w:p w14:paraId="34438657" w14:textId="5BF2C82A" w:rsidR="00E111A4" w:rsidRPr="00523841" w:rsidRDefault="00E111A4" w:rsidP="00CE076E">
      <w:pPr>
        <w:tabs>
          <w:tab w:val="clear" w:pos="2880"/>
          <w:tab w:val="clear" w:pos="9360"/>
        </w:tabs>
        <w:spacing w:before="0"/>
        <w:ind w:left="2835" w:right="15" w:hanging="2835"/>
        <w:rPr>
          <w:i/>
          <w:sz w:val="20"/>
          <w:szCs w:val="24"/>
        </w:rPr>
      </w:pPr>
      <w:proofErr w:type="spellStart"/>
      <w:r w:rsidRPr="00523841">
        <w:rPr>
          <w:i/>
          <w:sz w:val="20"/>
          <w:szCs w:val="24"/>
        </w:rPr>
        <w:t>OrganicN</w:t>
      </w:r>
      <w:r w:rsidR="00054907" w:rsidRPr="00523841">
        <w:rPr>
          <w:i/>
          <w:sz w:val="20"/>
          <w:szCs w:val="24"/>
          <w:vertAlign w:val="subscript"/>
        </w:rPr>
        <w:t>flow</w:t>
      </w:r>
      <w:r w:rsidR="009859FB" w:rsidRPr="00523841">
        <w:rPr>
          <w:i/>
          <w:sz w:val="20"/>
          <w:szCs w:val="24"/>
          <w:vertAlign w:val="subscript"/>
        </w:rPr>
        <w:t>landmanure</w:t>
      </w:r>
      <w:proofErr w:type="spellEnd"/>
      <w:r w:rsidRPr="00523841">
        <w:rPr>
          <w:i/>
          <w:sz w:val="20"/>
          <w:szCs w:val="24"/>
          <w:vertAlign w:val="subscript"/>
        </w:rPr>
        <w:t xml:space="preserve"> </w:t>
      </w:r>
      <w:r w:rsidRPr="00523841">
        <w:rPr>
          <w:i/>
          <w:sz w:val="20"/>
          <w:szCs w:val="24"/>
        </w:rPr>
        <w:t xml:space="preserve"> </w:t>
      </w:r>
      <w:r w:rsidRPr="00523841">
        <w:rPr>
          <w:i/>
          <w:sz w:val="20"/>
          <w:szCs w:val="24"/>
        </w:rPr>
        <w:tab/>
      </w:r>
      <w:bookmarkStart w:id="651" w:name="OLE_LINK39"/>
      <w:bookmarkStart w:id="652" w:name="OLE_LINK40"/>
      <w:bookmarkStart w:id="653" w:name="_Hlk47705920"/>
      <w:r w:rsidR="000106C6" w:rsidRPr="00523841">
        <w:rPr>
          <w:sz w:val="20"/>
          <w:szCs w:val="24"/>
        </w:rPr>
        <w:t>Amount of o</w:t>
      </w:r>
      <w:r w:rsidR="00651108" w:rsidRPr="00523841">
        <w:rPr>
          <w:sz w:val="20"/>
          <w:szCs w:val="24"/>
        </w:rPr>
        <w:t xml:space="preserve">rganic N entering the pool of available manure organic N </w:t>
      </w:r>
      <w:r w:rsidR="002E2B27" w:rsidRPr="00523841">
        <w:rPr>
          <w:sz w:val="20"/>
          <w:szCs w:val="24"/>
        </w:rPr>
        <w:t xml:space="preserve">in storage </w:t>
      </w:r>
      <w:r w:rsidR="00B062F2" w:rsidRPr="00523841">
        <w:rPr>
          <w:sz w:val="20"/>
          <w:szCs w:val="24"/>
        </w:rPr>
        <w:t xml:space="preserve">each day </w:t>
      </w:r>
      <w:r w:rsidR="0099145E" w:rsidRPr="00523841">
        <w:rPr>
          <w:sz w:val="20"/>
          <w:szCs w:val="24"/>
        </w:rPr>
        <w:t>(kg N day</w:t>
      </w:r>
      <w:r w:rsidR="0099145E" w:rsidRPr="00523841">
        <w:rPr>
          <w:sz w:val="20"/>
          <w:szCs w:val="24"/>
          <w:vertAlign w:val="superscript"/>
        </w:rPr>
        <w:t>-1</w:t>
      </w:r>
      <w:r w:rsidR="0099145E" w:rsidRPr="00523841">
        <w:rPr>
          <w:sz w:val="20"/>
          <w:szCs w:val="24"/>
        </w:rPr>
        <w:t xml:space="preserve">), </w:t>
      </w:r>
      <w:r w:rsidR="00EC49DC" w:rsidRPr="00523841">
        <w:rPr>
          <w:sz w:val="20"/>
          <w:szCs w:val="24"/>
        </w:rPr>
        <w:t xml:space="preserve">by </w:t>
      </w:r>
      <w:r w:rsidR="00B062F2" w:rsidRPr="00523841">
        <w:rPr>
          <w:sz w:val="20"/>
          <w:szCs w:val="24"/>
        </w:rPr>
        <w:t xml:space="preserve">animal group and </w:t>
      </w:r>
      <w:r w:rsidR="00EC49DC" w:rsidRPr="00523841">
        <w:rPr>
          <w:sz w:val="20"/>
          <w:szCs w:val="24"/>
        </w:rPr>
        <w:t xml:space="preserve">manure </w:t>
      </w:r>
      <w:r w:rsidR="00B062F2" w:rsidRPr="00523841">
        <w:rPr>
          <w:sz w:val="20"/>
          <w:szCs w:val="24"/>
        </w:rPr>
        <w:t xml:space="preserve">management system </w:t>
      </w:r>
      <w:bookmarkEnd w:id="651"/>
      <w:bookmarkEnd w:id="652"/>
    </w:p>
    <w:p w14:paraId="6340BB07" w14:textId="7252692B" w:rsidR="006B3A0D" w:rsidRPr="00523841" w:rsidRDefault="006B3A0D" w:rsidP="006B3A0D">
      <w:pPr>
        <w:tabs>
          <w:tab w:val="clear" w:pos="2880"/>
          <w:tab w:val="clear" w:pos="9360"/>
        </w:tabs>
        <w:spacing w:before="0"/>
        <w:ind w:left="2835" w:hanging="2835"/>
        <w:rPr>
          <w:sz w:val="20"/>
        </w:rPr>
      </w:pPr>
      <w:proofErr w:type="spellStart"/>
      <w:r w:rsidRPr="00523841">
        <w:rPr>
          <w:i/>
          <w:sz w:val="20"/>
          <w:szCs w:val="24"/>
        </w:rPr>
        <w:t>N</w:t>
      </w:r>
      <w:r w:rsidRPr="00523841">
        <w:rPr>
          <w:i/>
          <w:sz w:val="20"/>
          <w:szCs w:val="24"/>
          <w:vertAlign w:val="subscript"/>
        </w:rPr>
        <w:t>excretion</w:t>
      </w:r>
      <w:proofErr w:type="spellEnd"/>
      <w:r w:rsidRPr="00523841">
        <w:rPr>
          <w:sz w:val="20"/>
          <w:szCs w:val="24"/>
        </w:rPr>
        <w:tab/>
      </w:r>
      <w:r w:rsidRPr="00523841">
        <w:rPr>
          <w:sz w:val="20"/>
        </w:rPr>
        <w:t xml:space="preserve">Amount of total N excreted (kg N </w:t>
      </w:r>
      <w:r w:rsidRPr="00523841">
        <w:rPr>
          <w:sz w:val="20"/>
          <w:szCs w:val="24"/>
        </w:rPr>
        <w:t>day</w:t>
      </w:r>
      <w:r w:rsidRPr="00523841">
        <w:rPr>
          <w:sz w:val="20"/>
          <w:szCs w:val="24"/>
          <w:vertAlign w:val="superscript"/>
        </w:rPr>
        <w:t>-1</w:t>
      </w:r>
      <w:r w:rsidRPr="00523841">
        <w:rPr>
          <w:sz w:val="20"/>
        </w:rPr>
        <w:t>),</w:t>
      </w:r>
      <w:r w:rsidR="00951A26" w:rsidRPr="00523841">
        <w:rPr>
          <w:sz w:val="20"/>
        </w:rPr>
        <w:t xml:space="preserve"> by animal group,</w:t>
      </w:r>
      <w:r w:rsidRPr="00523841">
        <w:rPr>
          <w:sz w:val="20"/>
        </w:rPr>
        <w:t xml:space="preserve"> calculated using </w:t>
      </w:r>
      <w:r w:rsidRPr="00523841">
        <w:rPr>
          <w:sz w:val="20"/>
        </w:rPr>
        <w:fldChar w:fldCharType="begin"/>
      </w:r>
      <w:r w:rsidRPr="00523841">
        <w:rPr>
          <w:sz w:val="20"/>
        </w:rPr>
        <w:instrText xml:space="preserve"> REF NExcretion_AllLivestockGroupsEq \h  \* MERGEFORMAT </w:instrText>
      </w:r>
      <w:r w:rsidRPr="00523841">
        <w:rPr>
          <w:sz w:val="20"/>
        </w:rPr>
      </w:r>
      <w:r w:rsidRPr="00523841">
        <w:rPr>
          <w:sz w:val="20"/>
        </w:rPr>
        <w:fldChar w:fldCharType="separate"/>
      </w:r>
      <w:r w:rsidRPr="00523841">
        <w:rPr>
          <w:b/>
          <w:sz w:val="20"/>
        </w:rPr>
        <w:t xml:space="preserve">Eq. </w:t>
      </w:r>
      <w:r w:rsidRPr="00523841">
        <w:rPr>
          <w:b/>
          <w:noProof/>
          <w:sz w:val="20"/>
        </w:rPr>
        <w:t>4.2.1</w:t>
      </w:r>
      <w:r w:rsidRPr="00523841">
        <w:rPr>
          <w:b/>
          <w:noProof/>
          <w:sz w:val="20"/>
        </w:rPr>
        <w:noBreakHyphen/>
        <w:t>29</w:t>
      </w:r>
      <w:r w:rsidRPr="00523841">
        <w:rPr>
          <w:sz w:val="20"/>
        </w:rPr>
        <w:fldChar w:fldCharType="end"/>
      </w:r>
    </w:p>
    <w:p w14:paraId="77247173" w14:textId="56F2CD47" w:rsidR="006B3A0D" w:rsidRPr="00523841" w:rsidRDefault="006B3A0D" w:rsidP="006B3A0D">
      <w:pPr>
        <w:tabs>
          <w:tab w:val="clear" w:pos="2880"/>
          <w:tab w:val="clear" w:pos="9360"/>
        </w:tabs>
        <w:spacing w:before="0"/>
        <w:ind w:left="2835" w:hanging="2835"/>
        <w:rPr>
          <w:i/>
          <w:sz w:val="20"/>
        </w:rPr>
      </w:pPr>
      <w:proofErr w:type="spellStart"/>
      <w:r w:rsidRPr="00523841">
        <w:rPr>
          <w:i/>
          <w:sz w:val="20"/>
        </w:rPr>
        <w:t>N</w:t>
      </w:r>
      <w:r w:rsidRPr="00523841">
        <w:rPr>
          <w:i/>
          <w:sz w:val="20"/>
          <w:vertAlign w:val="subscript"/>
        </w:rPr>
        <w:t>bedding</w:t>
      </w:r>
      <w:proofErr w:type="spellEnd"/>
      <w:r w:rsidRPr="00523841">
        <w:rPr>
          <w:sz w:val="20"/>
        </w:rPr>
        <w:tab/>
        <w:t>Total amount of N added from bedding materials (kg N day</w:t>
      </w:r>
      <w:r w:rsidRPr="00523841">
        <w:rPr>
          <w:sz w:val="20"/>
          <w:vertAlign w:val="superscript"/>
        </w:rPr>
        <w:t>-1</w:t>
      </w:r>
      <w:r w:rsidRPr="00523841">
        <w:rPr>
          <w:sz w:val="20"/>
        </w:rPr>
        <w:t xml:space="preserve">), </w:t>
      </w:r>
      <w:r w:rsidR="00951A26" w:rsidRPr="00523841">
        <w:rPr>
          <w:sz w:val="20"/>
        </w:rPr>
        <w:t xml:space="preserve">by animal group, </w:t>
      </w:r>
      <w:r w:rsidRPr="00523841">
        <w:rPr>
          <w:sz w:val="20"/>
        </w:rPr>
        <w:t xml:space="preserve">calculated using </w:t>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Pr="00523841">
        <w:rPr>
          <w:b/>
          <w:sz w:val="20"/>
        </w:rPr>
        <w:t xml:space="preserve">Eq. </w:t>
      </w:r>
      <w:r w:rsidRPr="00523841">
        <w:rPr>
          <w:b/>
          <w:noProof/>
          <w:sz w:val="20"/>
        </w:rPr>
        <w:t>4.2.1</w:t>
      </w:r>
      <w:r w:rsidRPr="00523841">
        <w:rPr>
          <w:b/>
          <w:noProof/>
          <w:sz w:val="20"/>
        </w:rPr>
        <w:noBreakHyphen/>
        <w:t>31</w:t>
      </w:r>
      <w:r w:rsidRPr="00523841">
        <w:rPr>
          <w:sz w:val="20"/>
        </w:rPr>
        <w:fldChar w:fldCharType="end"/>
      </w:r>
      <w:r w:rsidRPr="00523841">
        <w:rPr>
          <w:sz w:val="20"/>
        </w:rPr>
        <w:fldChar w:fldCharType="begin"/>
      </w:r>
      <w:r w:rsidRPr="00523841">
        <w:rPr>
          <w:sz w:val="20"/>
        </w:rPr>
        <w:instrText xml:space="preserve"> REF NBeddingEq \h  \* MERGEFORMAT </w:instrText>
      </w:r>
      <w:r w:rsidRPr="00523841">
        <w:rPr>
          <w:sz w:val="20"/>
        </w:rPr>
      </w:r>
      <w:r w:rsidR="00000000">
        <w:rPr>
          <w:sz w:val="20"/>
        </w:rPr>
        <w:fldChar w:fldCharType="separate"/>
      </w:r>
      <w:r w:rsidRPr="00523841">
        <w:rPr>
          <w:sz w:val="20"/>
        </w:rPr>
        <w:fldChar w:fldCharType="end"/>
      </w:r>
    </w:p>
    <w:bookmarkEnd w:id="653"/>
    <w:p w14:paraId="1D858875" w14:textId="4268F764" w:rsidR="00E111A4" w:rsidRPr="00523841" w:rsidRDefault="00E111A4" w:rsidP="00CE076E">
      <w:pPr>
        <w:tabs>
          <w:tab w:val="clear" w:pos="2880"/>
          <w:tab w:val="clear" w:pos="9360"/>
        </w:tabs>
        <w:spacing w:before="0"/>
        <w:ind w:left="2835" w:right="15" w:hanging="2835"/>
        <w:rPr>
          <w:sz w:val="20"/>
        </w:rPr>
      </w:pPr>
      <w:proofErr w:type="spellStart"/>
      <w:r w:rsidRPr="00523841">
        <w:rPr>
          <w:i/>
          <w:sz w:val="20"/>
          <w:szCs w:val="24"/>
        </w:rPr>
        <w:t>f</w:t>
      </w:r>
      <w:r w:rsidRPr="00523841">
        <w:rPr>
          <w:i/>
          <w:sz w:val="20"/>
          <w:szCs w:val="24"/>
          <w:vertAlign w:val="subscript"/>
        </w:rPr>
        <w:t>mineralized</w:t>
      </w:r>
      <w:proofErr w:type="spellEnd"/>
      <w:r w:rsidRPr="00523841">
        <w:rPr>
          <w:i/>
          <w:sz w:val="20"/>
          <w:szCs w:val="24"/>
        </w:rPr>
        <w:tab/>
      </w:r>
      <w:r w:rsidRPr="00523841">
        <w:rPr>
          <w:sz w:val="20"/>
          <w:szCs w:val="24"/>
        </w:rPr>
        <w:t xml:space="preserve">Fraction of organic N that is mineralized as TAN during beef or dairy cattle manure storage, </w:t>
      </w:r>
      <w:r w:rsidRPr="00523841">
        <w:rPr>
          <w:sz w:val="20"/>
        </w:rPr>
        <w:t>dimensionless (</w:t>
      </w:r>
      <w:r w:rsidR="00816CA7" w:rsidRPr="00523841">
        <w:rPr>
          <w:b/>
          <w:sz w:val="20"/>
        </w:rPr>
        <w:fldChar w:fldCharType="begin"/>
      </w:r>
      <w:r w:rsidR="00816CA7" w:rsidRPr="00523841">
        <w:rPr>
          <w:b/>
          <w:sz w:val="20"/>
        </w:rPr>
        <w:instrText xml:space="preserve"> REF _Ref82142173 \h  \* MERGEFORMAT </w:instrText>
      </w:r>
      <w:r w:rsidR="00816CA7" w:rsidRPr="00523841">
        <w:rPr>
          <w:b/>
          <w:sz w:val="20"/>
        </w:rPr>
      </w:r>
      <w:r w:rsidR="00816CA7" w:rsidRPr="00523841">
        <w:rPr>
          <w:b/>
          <w:sz w:val="20"/>
        </w:rPr>
        <w:fldChar w:fldCharType="separate"/>
      </w:r>
      <w:r w:rsidR="00A759C3" w:rsidRPr="00523841">
        <w:rPr>
          <w:b/>
          <w:sz w:val="20"/>
        </w:rPr>
        <w:t xml:space="preserve">Table </w:t>
      </w:r>
      <w:r w:rsidR="00A759C3" w:rsidRPr="00523841">
        <w:rPr>
          <w:b/>
          <w:noProof/>
          <w:sz w:val="20"/>
        </w:rPr>
        <w:t>44</w:t>
      </w:r>
      <w:r w:rsidR="00816CA7" w:rsidRPr="00523841">
        <w:rPr>
          <w:b/>
          <w:sz w:val="20"/>
        </w:rPr>
        <w:fldChar w:fldCharType="end"/>
      </w:r>
      <w:r w:rsidRPr="00523841">
        <w:rPr>
          <w:sz w:val="20"/>
        </w:rPr>
        <w:t>)</w:t>
      </w:r>
    </w:p>
    <w:p w14:paraId="26D0A39B" w14:textId="64BFE299"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directmanure</w:t>
      </w:r>
      <w:r w:rsidRPr="00523841">
        <w:rPr>
          <w:i/>
          <w:sz w:val="20"/>
          <w:szCs w:val="24"/>
          <w:vertAlign w:val="subscript"/>
        </w:rPr>
        <w:tab/>
      </w:r>
      <w:r w:rsidRPr="00523841">
        <w:rPr>
          <w:sz w:val="20"/>
          <w:szCs w:val="24"/>
        </w:rPr>
        <w:t>Manure N loss as direct N</w:t>
      </w:r>
      <w:r w:rsidRPr="00523841">
        <w:rPr>
          <w:sz w:val="20"/>
          <w:szCs w:val="24"/>
          <w:vertAlign w:val="subscript"/>
        </w:rPr>
        <w:t>2</w:t>
      </w:r>
      <w:r w:rsidRPr="00523841">
        <w:rPr>
          <w:sz w:val="20"/>
          <w:szCs w:val="24"/>
        </w:rPr>
        <w:t>O-N</w:t>
      </w:r>
      <w:r w:rsidR="009067ED" w:rsidRPr="00523841">
        <w:rPr>
          <w:sz w:val="20"/>
          <w:szCs w:val="24"/>
        </w:rPr>
        <w:t xml:space="preserve"> during manure storage</w:t>
      </w:r>
      <w:r w:rsidRPr="00523841">
        <w:rPr>
          <w:sz w:val="20"/>
          <w:szCs w:val="24"/>
        </w:rPr>
        <w:t xml:space="preserve"> (kg N</w:t>
      </w:r>
      <w:r w:rsidR="00185D0C" w:rsidRPr="00523841">
        <w:rPr>
          <w:sz w:val="20"/>
          <w:szCs w:val="24"/>
          <w:vertAlign w:val="subscript"/>
        </w:rPr>
        <w:t>2</w:t>
      </w:r>
      <w:r w:rsidR="00185D0C" w:rsidRPr="00523841">
        <w:rPr>
          <w:sz w:val="20"/>
          <w:szCs w:val="24"/>
        </w:rPr>
        <w:t>O-N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FA7456" w:rsidRPr="00523841">
        <w:rPr>
          <w:sz w:val="20"/>
          <w:szCs w:val="24"/>
        </w:rPr>
        <w:t>,</w:t>
      </w:r>
      <w:r w:rsidR="00951A26" w:rsidRPr="00523841">
        <w:rPr>
          <w:sz w:val="20"/>
          <w:szCs w:val="24"/>
        </w:rPr>
        <w:t xml:space="preserve"> by animal group, </w:t>
      </w:r>
      <w:r w:rsidR="00FA7456" w:rsidRPr="00523841">
        <w:rPr>
          <w:sz w:val="20"/>
          <w:szCs w:val="24"/>
        </w:rPr>
        <w:t xml:space="preserve"> </w:t>
      </w:r>
      <w:r w:rsidR="00FA7456" w:rsidRPr="00523841">
        <w:rPr>
          <w:sz w:val="20"/>
        </w:rPr>
        <w:t xml:space="preserve">calculated using </w:t>
      </w:r>
      <w:r w:rsidR="00FA7456" w:rsidRPr="00523841">
        <w:rPr>
          <w:sz w:val="20"/>
        </w:rPr>
        <w:fldChar w:fldCharType="begin"/>
      </w:r>
      <w:r w:rsidR="00FA7456" w:rsidRPr="00523841">
        <w:rPr>
          <w:sz w:val="20"/>
        </w:rPr>
        <w:instrText xml:space="preserve"> REF N2ONDirectManureEq \h  \* MERGEFORMAT </w:instrText>
      </w:r>
      <w:r w:rsidR="00FA7456" w:rsidRPr="00523841">
        <w:rPr>
          <w:sz w:val="20"/>
        </w:rPr>
      </w:r>
      <w:r w:rsidR="00FA7456" w:rsidRPr="00523841">
        <w:rPr>
          <w:sz w:val="20"/>
        </w:rPr>
        <w:fldChar w:fldCharType="separate"/>
      </w:r>
      <w:r w:rsidR="00FA7456" w:rsidRPr="00523841">
        <w:rPr>
          <w:b/>
          <w:sz w:val="20"/>
        </w:rPr>
        <w:t xml:space="preserve">Eq. </w:t>
      </w:r>
      <w:r w:rsidR="00FA7456" w:rsidRPr="00523841">
        <w:rPr>
          <w:b/>
          <w:noProof/>
          <w:sz w:val="20"/>
        </w:rPr>
        <w:t>4.2.2</w:t>
      </w:r>
      <w:r w:rsidR="00FA7456" w:rsidRPr="00523841">
        <w:rPr>
          <w:b/>
          <w:sz w:val="20"/>
        </w:rPr>
        <w:noBreakHyphen/>
      </w:r>
      <w:r w:rsidR="00FA7456" w:rsidRPr="00523841">
        <w:rPr>
          <w:b/>
          <w:noProof/>
          <w:sz w:val="20"/>
        </w:rPr>
        <w:t>2</w:t>
      </w:r>
      <w:r w:rsidR="00FA7456" w:rsidRPr="00523841">
        <w:rPr>
          <w:sz w:val="20"/>
        </w:rPr>
        <w:fldChar w:fldCharType="end"/>
      </w:r>
    </w:p>
    <w:p w14:paraId="2D214681" w14:textId="6A939E2E"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leaching</w:t>
      </w:r>
      <w:r w:rsidRPr="00523841">
        <w:rPr>
          <w:i/>
          <w:sz w:val="20"/>
          <w:szCs w:val="24"/>
          <w:vertAlign w:val="subscript"/>
        </w:rPr>
        <w:tab/>
      </w:r>
      <w:r w:rsidRPr="00523841">
        <w:rPr>
          <w:sz w:val="20"/>
          <w:szCs w:val="24"/>
        </w:rPr>
        <w:t xml:space="preserve">Manure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 loss as leaching</w:t>
      </w:r>
      <w:r w:rsidR="009067ED" w:rsidRPr="00523841">
        <w:rPr>
          <w:sz w:val="20"/>
          <w:szCs w:val="24"/>
        </w:rPr>
        <w:t xml:space="preserve"> during manure storage</w:t>
      </w:r>
      <w:r w:rsidRPr="00523841">
        <w:rPr>
          <w:sz w:val="20"/>
          <w:szCs w:val="24"/>
        </w:rPr>
        <w:t xml:space="preserve"> (kg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6B3A0D" w:rsidRPr="00523841">
        <w:rPr>
          <w:sz w:val="20"/>
          <w:szCs w:val="24"/>
        </w:rPr>
        <w:t xml:space="preserve">, </w:t>
      </w:r>
      <w:r w:rsidR="00951A26" w:rsidRPr="00523841">
        <w:rPr>
          <w:sz w:val="20"/>
          <w:szCs w:val="24"/>
        </w:rPr>
        <w:t xml:space="preserve">by animal group, </w:t>
      </w:r>
      <w:r w:rsidR="006B3A0D" w:rsidRPr="00523841">
        <w:rPr>
          <w:iCs/>
          <w:sz w:val="20"/>
        </w:rPr>
        <w:t xml:space="preserve">calculated using </w:t>
      </w:r>
      <w:r w:rsidR="006B3A0D" w:rsidRPr="00523841">
        <w:rPr>
          <w:iCs/>
          <w:sz w:val="20"/>
        </w:rPr>
        <w:fldChar w:fldCharType="begin"/>
      </w:r>
      <w:r w:rsidR="006B3A0D" w:rsidRPr="00523841">
        <w:rPr>
          <w:iCs/>
          <w:sz w:val="20"/>
        </w:rPr>
        <w:instrText xml:space="preserve"> REF N2ONLeaching_AllLivestockEq \h  \* MERGEFORMAT </w:instrText>
      </w:r>
      <w:r w:rsidR="006B3A0D" w:rsidRPr="00523841">
        <w:rPr>
          <w:iCs/>
          <w:sz w:val="20"/>
        </w:rPr>
      </w:r>
      <w:r w:rsidR="006B3A0D" w:rsidRPr="00523841">
        <w:rPr>
          <w:iCs/>
          <w:sz w:val="20"/>
        </w:rPr>
        <w:fldChar w:fldCharType="separate"/>
      </w:r>
      <w:r w:rsidR="006B3A0D" w:rsidRPr="00523841">
        <w:rPr>
          <w:b/>
          <w:sz w:val="20"/>
        </w:rPr>
        <w:t xml:space="preserve">Eq. </w:t>
      </w:r>
      <w:r w:rsidR="006B3A0D" w:rsidRPr="00523841">
        <w:rPr>
          <w:b/>
          <w:noProof/>
          <w:sz w:val="20"/>
        </w:rPr>
        <w:t>4.3.6</w:t>
      </w:r>
      <w:r w:rsidR="006B3A0D" w:rsidRPr="00523841">
        <w:rPr>
          <w:b/>
          <w:sz w:val="20"/>
        </w:rPr>
        <w:noBreakHyphen/>
      </w:r>
      <w:r w:rsidR="006B3A0D" w:rsidRPr="00523841">
        <w:rPr>
          <w:b/>
          <w:noProof/>
          <w:sz w:val="20"/>
        </w:rPr>
        <w:t>2</w:t>
      </w:r>
      <w:r w:rsidR="006B3A0D" w:rsidRPr="00523841">
        <w:rPr>
          <w:iCs/>
          <w:sz w:val="20"/>
        </w:rPr>
        <w:fldChar w:fldCharType="end"/>
      </w:r>
    </w:p>
    <w:p w14:paraId="2C396A77" w14:textId="5A26F0D8" w:rsidR="00185D0C" w:rsidRDefault="00185D0C" w:rsidP="00185D0C">
      <w:pPr>
        <w:tabs>
          <w:tab w:val="clear" w:pos="2880"/>
          <w:tab w:val="clear" w:pos="9360"/>
        </w:tabs>
        <w:spacing w:before="0"/>
        <w:ind w:left="2835" w:right="15" w:hanging="2835"/>
        <w:rPr>
          <w:sz w:val="20"/>
          <w:szCs w:val="24"/>
        </w:rPr>
      </w:pPr>
      <w:r w:rsidRPr="00523841">
        <w:rPr>
          <w:i/>
          <w:sz w:val="20"/>
          <w:szCs w:val="24"/>
        </w:rPr>
        <w:t>NO</w:t>
      </w:r>
      <w:r w:rsidRPr="00523841">
        <w:rPr>
          <w:i/>
          <w:sz w:val="20"/>
          <w:szCs w:val="24"/>
          <w:vertAlign w:val="subscript"/>
        </w:rPr>
        <w:t>3</w:t>
      </w:r>
      <w:r w:rsidRPr="00523841">
        <w:rPr>
          <w:i/>
          <w:sz w:val="20"/>
          <w:szCs w:val="24"/>
        </w:rPr>
        <w:t>_N</w:t>
      </w:r>
      <w:r w:rsidRPr="00523841">
        <w:rPr>
          <w:i/>
          <w:sz w:val="20"/>
          <w:szCs w:val="24"/>
          <w:vertAlign w:val="subscript"/>
        </w:rPr>
        <w:t>leaching</w:t>
      </w:r>
      <w:r w:rsidRPr="00523841">
        <w:rPr>
          <w:i/>
          <w:sz w:val="20"/>
          <w:szCs w:val="24"/>
        </w:rPr>
        <w:tab/>
      </w:r>
      <w:r w:rsidRPr="00523841">
        <w:rPr>
          <w:iCs/>
          <w:sz w:val="20"/>
          <w:szCs w:val="24"/>
        </w:rPr>
        <w:t>Manure NO</w:t>
      </w:r>
      <w:r w:rsidRPr="00523841">
        <w:rPr>
          <w:iCs/>
          <w:sz w:val="20"/>
          <w:szCs w:val="24"/>
          <w:vertAlign w:val="subscript"/>
        </w:rPr>
        <w:t>3</w:t>
      </w:r>
      <w:r w:rsidRPr="00523841">
        <w:rPr>
          <w:iCs/>
          <w:sz w:val="20"/>
          <w:szCs w:val="24"/>
        </w:rPr>
        <w:t xml:space="preserve">-N loss </w:t>
      </w:r>
      <w:r w:rsidRPr="00523841">
        <w:rPr>
          <w:sz w:val="20"/>
          <w:szCs w:val="24"/>
        </w:rPr>
        <w:t>as leaching during manure storage (kg NO</w:t>
      </w:r>
      <w:r w:rsidRPr="00523841">
        <w:rPr>
          <w:sz w:val="20"/>
          <w:szCs w:val="24"/>
          <w:vertAlign w:val="subscript"/>
        </w:rPr>
        <w:t>3</w:t>
      </w:r>
      <w:r w:rsidRPr="00523841">
        <w:rPr>
          <w:sz w:val="20"/>
          <w:szCs w:val="24"/>
        </w:rPr>
        <w:t>-N day</w:t>
      </w:r>
      <w:r w:rsidRPr="00523841">
        <w:rPr>
          <w:sz w:val="20"/>
          <w:szCs w:val="24"/>
          <w:vertAlign w:val="superscript"/>
        </w:rPr>
        <w:t>-1</w:t>
      </w:r>
      <w:r w:rsidRPr="00523841">
        <w:rPr>
          <w:sz w:val="20"/>
          <w:szCs w:val="24"/>
        </w:rPr>
        <w:t>)</w:t>
      </w:r>
      <w:r w:rsidR="00CC3E28" w:rsidRPr="00523841">
        <w:rPr>
          <w:sz w:val="20"/>
          <w:szCs w:val="24"/>
        </w:rPr>
        <w:t>,</w:t>
      </w:r>
      <w:r w:rsidR="00951A26" w:rsidRPr="00523841">
        <w:rPr>
          <w:sz w:val="20"/>
          <w:szCs w:val="24"/>
        </w:rPr>
        <w:t xml:space="preserve"> by animal group, </w:t>
      </w:r>
      <w:r w:rsidR="00CC3E28" w:rsidRPr="00523841">
        <w:rPr>
          <w:sz w:val="20"/>
          <w:szCs w:val="24"/>
        </w:rPr>
        <w:t xml:space="preserve">calculated using </w:t>
      </w:r>
      <w:r w:rsidR="00CC3E28" w:rsidRPr="00523841">
        <w:rPr>
          <w:sz w:val="20"/>
        </w:rPr>
        <w:fldChar w:fldCharType="begin"/>
      </w:r>
      <w:r w:rsidR="00CC3E28" w:rsidRPr="00523841">
        <w:rPr>
          <w:sz w:val="20"/>
        </w:rPr>
        <w:instrText xml:space="preserve"> REF NO3_N_LeachingStorage_Eq \h  \* MERGEFORMAT </w:instrText>
      </w:r>
      <w:r w:rsidR="00CC3E28" w:rsidRPr="00523841">
        <w:rPr>
          <w:sz w:val="20"/>
        </w:rPr>
      </w:r>
      <w:r w:rsidR="00CC3E28" w:rsidRPr="00523841">
        <w:rPr>
          <w:sz w:val="20"/>
        </w:rPr>
        <w:fldChar w:fldCharType="separate"/>
      </w:r>
      <w:r w:rsidR="00CC3E28" w:rsidRPr="00523841">
        <w:rPr>
          <w:b/>
          <w:sz w:val="20"/>
        </w:rPr>
        <w:t xml:space="preserve">Eq. </w:t>
      </w:r>
      <w:r w:rsidR="00CC3E28" w:rsidRPr="00523841">
        <w:rPr>
          <w:b/>
          <w:noProof/>
          <w:sz w:val="20"/>
        </w:rPr>
        <w:t>4.3.6</w:t>
      </w:r>
      <w:r w:rsidR="00CC3E28" w:rsidRPr="00523841">
        <w:rPr>
          <w:b/>
          <w:sz w:val="20"/>
        </w:rPr>
        <w:noBreakHyphen/>
      </w:r>
      <w:r w:rsidR="00CC3E28" w:rsidRPr="00523841">
        <w:rPr>
          <w:b/>
          <w:noProof/>
          <w:sz w:val="20"/>
        </w:rPr>
        <w:t>3</w:t>
      </w:r>
      <w:r w:rsidR="00CC3E28" w:rsidRPr="00523841">
        <w:rPr>
          <w:sz w:val="20"/>
        </w:rPr>
        <w:fldChar w:fldCharType="end"/>
      </w:r>
    </w:p>
    <w:p w14:paraId="1FA5FE6E" w14:textId="7C05182E" w:rsidR="00651108" w:rsidRPr="00984F86" w:rsidRDefault="00651108" w:rsidP="00651108">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landmanure(t-1)</m:t>
            </m:r>
          </m:sub>
        </m:sSub>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Pr="00984F86">
        <w:rPr>
          <w:b/>
          <w:szCs w:val="24"/>
        </w:rPr>
        <w:t xml:space="preserve"> </w:t>
      </w:r>
      <w:r w:rsidRPr="00984F86">
        <w:rPr>
          <w:b/>
          <w:szCs w:val="24"/>
        </w:rPr>
        <w:tab/>
      </w:r>
      <w:bookmarkStart w:id="654" w:name="OrganicNlandmanure_Eq"/>
      <w:r w:rsidRPr="00984F8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654"/>
    </w:p>
    <w:p w14:paraId="3E1E8D57" w14:textId="77777777" w:rsidR="00651108" w:rsidRPr="00984F86" w:rsidRDefault="00651108" w:rsidP="00651108">
      <w:pPr>
        <w:rPr>
          <w:i/>
          <w:szCs w:val="24"/>
        </w:rPr>
      </w:pPr>
      <w:r w:rsidRPr="00984F86">
        <w:rPr>
          <w:sz w:val="20"/>
        </w:rPr>
        <w:t>where</w:t>
      </w:r>
    </w:p>
    <w:p w14:paraId="3521121B" w14:textId="64C65AFE" w:rsidR="00651108" w:rsidRPr="00984F86" w:rsidRDefault="00651108" w:rsidP="00651108">
      <w:pPr>
        <w:tabs>
          <w:tab w:val="clear" w:pos="2880"/>
          <w:tab w:val="clear" w:pos="9360"/>
        </w:tabs>
        <w:spacing w:before="0"/>
        <w:ind w:left="2835" w:hanging="2835"/>
        <w:rPr>
          <w:sz w:val="20"/>
          <w:szCs w:val="24"/>
        </w:rPr>
      </w:pPr>
      <w:r w:rsidRPr="00984F86">
        <w:rPr>
          <w:i/>
          <w:sz w:val="20"/>
          <w:szCs w:val="24"/>
        </w:rPr>
        <w:t>OrganicN</w:t>
      </w:r>
      <w:r w:rsidR="00536A5F" w:rsidRPr="00984F86">
        <w:rPr>
          <w:i/>
          <w:sz w:val="20"/>
          <w:szCs w:val="24"/>
          <w:vertAlign w:val="subscript"/>
        </w:rPr>
        <w:t>landmanure(t</w:t>
      </w:r>
      <w:r w:rsidRPr="00984F86">
        <w:rPr>
          <w:i/>
          <w:sz w:val="20"/>
          <w:szCs w:val="24"/>
          <w:vertAlign w:val="subscript"/>
        </w:rPr>
        <w:t>)</w:t>
      </w:r>
      <w:r w:rsidRPr="00984F86">
        <w:rPr>
          <w:i/>
          <w:sz w:val="20"/>
          <w:szCs w:val="24"/>
        </w:rPr>
        <w:tab/>
      </w:r>
      <w:r w:rsidRPr="00984F86">
        <w:rPr>
          <w:sz w:val="20"/>
          <w:szCs w:val="24"/>
        </w:rPr>
        <w:t xml:space="preserve">Organic 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3EB43398" w14:textId="51CBB6B7" w:rsidR="00AE233F" w:rsidRPr="00984F86" w:rsidRDefault="00651108" w:rsidP="00AE233F">
      <w:pPr>
        <w:tabs>
          <w:tab w:val="clear" w:pos="2880"/>
          <w:tab w:val="clear" w:pos="9360"/>
        </w:tabs>
        <w:spacing w:before="0"/>
        <w:ind w:left="2835" w:hanging="2835"/>
        <w:rPr>
          <w:sz w:val="20"/>
          <w:szCs w:val="24"/>
        </w:rPr>
      </w:pPr>
      <w:r w:rsidRPr="00984F86">
        <w:rPr>
          <w:i/>
          <w:sz w:val="20"/>
          <w:szCs w:val="24"/>
        </w:rPr>
        <w:t>OrganicN</w:t>
      </w:r>
      <w:r w:rsidRPr="00984F86">
        <w:rPr>
          <w:i/>
          <w:sz w:val="20"/>
          <w:szCs w:val="24"/>
          <w:vertAlign w:val="subscript"/>
        </w:rPr>
        <w:t>landmanure(t-1)</w:t>
      </w:r>
      <w:r w:rsidRPr="00984F86">
        <w:rPr>
          <w:i/>
          <w:sz w:val="20"/>
          <w:szCs w:val="24"/>
        </w:rPr>
        <w:tab/>
      </w:r>
      <w:r w:rsidRPr="00984F86">
        <w:rPr>
          <w:sz w:val="20"/>
          <w:szCs w:val="24"/>
        </w:rPr>
        <w:t xml:space="preserve">Organic </w:t>
      </w:r>
      <w:r w:rsidR="00AE233F">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i/>
          <w:iCs/>
          <w:sz w:val="20"/>
          <w:szCs w:val="24"/>
        </w:rPr>
        <w:t>-1</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50C064EF" w14:textId="222C2331" w:rsidR="00651108" w:rsidRPr="00984F86" w:rsidRDefault="00651108" w:rsidP="00651108">
      <w:pPr>
        <w:tabs>
          <w:tab w:val="clear" w:pos="2880"/>
          <w:tab w:val="clear" w:pos="9360"/>
        </w:tabs>
        <w:spacing w:before="0"/>
        <w:ind w:left="2835" w:hanging="2835"/>
        <w:rPr>
          <w:i/>
          <w:sz w:val="20"/>
          <w:szCs w:val="24"/>
        </w:rPr>
      </w:pPr>
    </w:p>
    <w:p w14:paraId="73BFF67C" w14:textId="396EDDCA" w:rsidR="00E111A4" w:rsidRPr="00D5649B" w:rsidRDefault="00E111A4"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e>
        </m:nary>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265FF6D9" w14:textId="77777777" w:rsidR="00E111A4" w:rsidRPr="00D5649B" w:rsidRDefault="00E111A4" w:rsidP="00CE076E">
      <w:pPr>
        <w:tabs>
          <w:tab w:val="clear" w:pos="2880"/>
          <w:tab w:val="left" w:pos="2694"/>
        </w:tabs>
        <w:ind w:left="2694" w:right="15" w:hanging="2694"/>
        <w:rPr>
          <w:i/>
          <w:sz w:val="20"/>
        </w:rPr>
      </w:pPr>
      <w:r w:rsidRPr="00D5649B">
        <w:rPr>
          <w:sz w:val="20"/>
        </w:rPr>
        <w:t>where</w:t>
      </w:r>
    </w:p>
    <w:p w14:paraId="4A8DA9CA" w14:textId="12D16B88" w:rsidR="00E111A4" w:rsidRDefault="00E111A4" w:rsidP="00CE076E">
      <w:pPr>
        <w:tabs>
          <w:tab w:val="clear" w:pos="2880"/>
          <w:tab w:val="clear" w:pos="9360"/>
        </w:tabs>
        <w:spacing w:before="0"/>
        <w:ind w:left="2835" w:right="15" w:hanging="2835"/>
        <w:rPr>
          <w:sz w:val="20"/>
          <w:szCs w:val="24"/>
        </w:rPr>
      </w:pPr>
      <w:proofErr w:type="spellStart"/>
      <w:r w:rsidRPr="00D5649B">
        <w:rPr>
          <w:i/>
          <w:sz w:val="20"/>
          <w:szCs w:val="24"/>
        </w:rPr>
        <w:t>Total_OrganicN</w:t>
      </w:r>
      <w:r w:rsidR="003025DD" w:rsidRPr="00D5649B">
        <w:rPr>
          <w:i/>
          <w:sz w:val="20"/>
          <w:szCs w:val="24"/>
          <w:vertAlign w:val="subscript"/>
        </w:rPr>
        <w:t>land</w:t>
      </w:r>
      <w:r w:rsidRPr="00D5649B">
        <w:rPr>
          <w:i/>
          <w:sz w:val="20"/>
          <w:szCs w:val="24"/>
          <w:vertAlign w:val="subscript"/>
        </w:rPr>
        <w:t>manure</w:t>
      </w:r>
      <w:proofErr w:type="spellEnd"/>
      <w:r w:rsidR="00944119">
        <w:rPr>
          <w:i/>
          <w:sz w:val="20"/>
          <w:szCs w:val="24"/>
          <w:vertAlign w:val="subscript"/>
        </w:rPr>
        <w:t>(t)</w:t>
      </w:r>
      <w:r w:rsidRPr="00D5649B">
        <w:rPr>
          <w:i/>
          <w:sz w:val="20"/>
          <w:szCs w:val="24"/>
        </w:rPr>
        <w:t xml:space="preserve"> </w:t>
      </w:r>
      <w:r w:rsidRPr="00D5649B">
        <w:rPr>
          <w:i/>
          <w:sz w:val="20"/>
          <w:szCs w:val="24"/>
        </w:rPr>
        <w:tab/>
      </w:r>
      <w:r w:rsidRPr="00D5649B">
        <w:rPr>
          <w:sz w:val="20"/>
          <w:szCs w:val="24"/>
        </w:rPr>
        <w:t xml:space="preserve">Total organic </w:t>
      </w:r>
      <w:r w:rsidR="00E95ABA" w:rsidRPr="00D5649B">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w:t>
      </w:r>
      <w:r w:rsidR="00AE233F">
        <w:rPr>
          <w:sz w:val="20"/>
          <w:szCs w:val="24"/>
        </w:rPr>
        <w:t xml:space="preserve">day </w:t>
      </w:r>
      <w:r w:rsidR="00AE233F" w:rsidRPr="00F7116C">
        <w:rPr>
          <w:i/>
          <w:iCs/>
          <w:sz w:val="20"/>
          <w:szCs w:val="24"/>
        </w:rPr>
        <w:t>t</w:t>
      </w:r>
      <w:r w:rsidR="00AE233F" w:rsidRPr="00705E51">
        <w:rPr>
          <w:sz w:val="20"/>
          <w:szCs w:val="24"/>
        </w:rPr>
        <w:t xml:space="preserve"> (kg N)</w:t>
      </w:r>
      <w:r w:rsidR="0081528B">
        <w:rPr>
          <w:sz w:val="20"/>
          <w:szCs w:val="24"/>
        </w:rPr>
        <w:t>, by livestock type and manure management system</w:t>
      </w:r>
    </w:p>
    <w:p w14:paraId="58FD57DC" w14:textId="7BFDA39A" w:rsidR="00E111A4" w:rsidRPr="00705E51" w:rsidRDefault="00592DD3" w:rsidP="00CE076E">
      <w:pPr>
        <w:pStyle w:val="Heading5"/>
        <w:ind w:right="15"/>
      </w:pPr>
      <w:r w:rsidRPr="00705E51">
        <w:t>Total m</w:t>
      </w:r>
      <w:r w:rsidR="00E111A4" w:rsidRPr="00705E51">
        <w:t xml:space="preserve">anure nitrogen </w:t>
      </w:r>
    </w:p>
    <w:p w14:paraId="335B82E5" w14:textId="67C8B5F4" w:rsidR="00E111A4" w:rsidRPr="00D5649B" w:rsidRDefault="00000000" w:rsidP="00CE076E">
      <w:pPr>
        <w:keepNext/>
        <w:tabs>
          <w:tab w:val="clear" w:pos="2880"/>
          <w:tab w:val="clear" w:pos="9360"/>
          <w:tab w:val="right" w:pos="9781"/>
        </w:tabs>
        <w:spacing w:after="120"/>
        <w:ind w:right="15"/>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 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oMath>
      <w:r w:rsidR="00E111A4" w:rsidRPr="00D5649B">
        <w:rPr>
          <w:b/>
          <w:szCs w:val="24"/>
        </w:rPr>
        <w:t xml:space="preserve"> </w:t>
      </w:r>
      <w:r w:rsidR="00E111A4" w:rsidRPr="00D5649B">
        <w:rPr>
          <w:b/>
          <w:szCs w:val="24"/>
        </w:rPr>
        <w:tab/>
      </w:r>
      <w:bookmarkStart w:id="655" w:name="Total_NLandManure_Eq"/>
      <w:bookmarkStart w:id="656" w:name="Total_NLandManure_SumAnimalGroups_Eq"/>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655"/>
      <w:bookmarkEnd w:id="656"/>
    </w:p>
    <w:p w14:paraId="58B9578B" w14:textId="77777777" w:rsidR="00E111A4" w:rsidRPr="00D5649B" w:rsidRDefault="00E111A4" w:rsidP="00CE076E">
      <w:pPr>
        <w:tabs>
          <w:tab w:val="clear" w:pos="2880"/>
          <w:tab w:val="left" w:pos="2694"/>
        </w:tabs>
        <w:ind w:left="2694" w:right="15" w:hanging="2694"/>
        <w:rPr>
          <w:i/>
          <w:sz w:val="20"/>
        </w:rPr>
      </w:pPr>
      <w:r w:rsidRPr="00D5649B">
        <w:rPr>
          <w:sz w:val="20"/>
        </w:rPr>
        <w:t>where</w:t>
      </w:r>
    </w:p>
    <w:p w14:paraId="59604CDB" w14:textId="03619399" w:rsidR="00E111A4" w:rsidRPr="00D5649B" w:rsidRDefault="00E111A4" w:rsidP="003F4EAB">
      <w:pPr>
        <w:tabs>
          <w:tab w:val="clear" w:pos="2880"/>
          <w:tab w:val="clear" w:pos="9360"/>
        </w:tabs>
        <w:spacing w:before="0"/>
        <w:ind w:left="2835" w:right="15" w:hanging="2835"/>
        <w:rPr>
          <w:sz w:val="20"/>
          <w:szCs w:val="24"/>
        </w:rPr>
      </w:pPr>
      <w:proofErr w:type="spellStart"/>
      <w:r w:rsidRPr="00D5649B">
        <w:rPr>
          <w:i/>
          <w:sz w:val="20"/>
          <w:szCs w:val="24"/>
        </w:rPr>
        <w:t>N</w:t>
      </w:r>
      <w:r w:rsidR="003025DD" w:rsidRPr="00D5649B">
        <w:rPr>
          <w:i/>
          <w:sz w:val="20"/>
          <w:szCs w:val="24"/>
          <w:vertAlign w:val="subscript"/>
        </w:rPr>
        <w:t>land</w:t>
      </w:r>
      <w:r w:rsidRPr="00D5649B">
        <w:rPr>
          <w:i/>
          <w:sz w:val="20"/>
          <w:szCs w:val="24"/>
          <w:vertAlign w:val="subscript"/>
        </w:rPr>
        <w:t>manur</w:t>
      </w:r>
      <w:r w:rsidR="00623911">
        <w:rPr>
          <w:i/>
          <w:sz w:val="20"/>
          <w:szCs w:val="24"/>
          <w:vertAlign w:val="subscript"/>
        </w:rPr>
        <w:t>e</w:t>
      </w:r>
      <w:proofErr w:type="spellEnd"/>
      <w:r w:rsidR="00944119">
        <w:rPr>
          <w:i/>
          <w:sz w:val="20"/>
          <w:szCs w:val="24"/>
          <w:vertAlign w:val="subscript"/>
        </w:rPr>
        <w:t>(t)</w:t>
      </w:r>
      <w:r w:rsidRPr="00D5649B">
        <w:rPr>
          <w:i/>
          <w:sz w:val="20"/>
          <w:szCs w:val="24"/>
        </w:rPr>
        <w:tab/>
      </w:r>
      <w:r w:rsidR="003F4EAB">
        <w:rPr>
          <w:sz w:val="20"/>
          <w:szCs w:val="24"/>
        </w:rPr>
        <w:t>Total</w:t>
      </w:r>
      <w:r w:rsidRPr="00944119">
        <w:rPr>
          <w:sz w:val="20"/>
          <w:szCs w:val="24"/>
        </w:rPr>
        <w:t xml:space="preserve"> </w:t>
      </w:r>
      <w:r w:rsidR="00101EFE" w:rsidRPr="00944119">
        <w:rPr>
          <w:sz w:val="20"/>
          <w:szCs w:val="24"/>
        </w:rPr>
        <w:t xml:space="preserve">N </w:t>
      </w:r>
      <w:r w:rsidR="003F4EAB" w:rsidRPr="00095993">
        <w:rPr>
          <w:sz w:val="20"/>
          <w:szCs w:val="24"/>
        </w:rPr>
        <w:t>available</w:t>
      </w:r>
      <w:r w:rsidR="003F4EAB">
        <w:rPr>
          <w:sz w:val="20"/>
          <w:szCs w:val="24"/>
        </w:rPr>
        <w:t xml:space="preserve"> </w:t>
      </w:r>
      <w:r w:rsidR="003F4EAB" w:rsidRPr="00095993">
        <w:rPr>
          <w:sz w:val="20"/>
          <w:szCs w:val="24"/>
        </w:rPr>
        <w:t xml:space="preserve">in stored </w:t>
      </w:r>
      <w:r w:rsidR="003F4EAB">
        <w:rPr>
          <w:sz w:val="20"/>
          <w:szCs w:val="24"/>
        </w:rPr>
        <w:t xml:space="preserve">beef or dairy cattle </w:t>
      </w:r>
      <w:r w:rsidR="003F4EAB" w:rsidRPr="00095993">
        <w:rPr>
          <w:sz w:val="20"/>
          <w:szCs w:val="24"/>
        </w:rPr>
        <w:t xml:space="preserve">manure </w:t>
      </w:r>
      <w:r w:rsidR="003F4EAB">
        <w:rPr>
          <w:sz w:val="20"/>
          <w:szCs w:val="24"/>
        </w:rPr>
        <w:t>on</w:t>
      </w:r>
      <w:r w:rsidR="003F4EAB" w:rsidRPr="0028541F">
        <w:rPr>
          <w:sz w:val="20"/>
          <w:szCs w:val="24"/>
        </w:rPr>
        <w:t xml:space="preserve"> </w:t>
      </w:r>
      <w:r w:rsidR="003F4EAB">
        <w:rPr>
          <w:sz w:val="20"/>
          <w:szCs w:val="24"/>
        </w:rPr>
        <w:t xml:space="preserve">day </w:t>
      </w:r>
      <w:r w:rsidR="003F4EAB" w:rsidRPr="00F7116C">
        <w:rPr>
          <w:i/>
          <w:iCs/>
          <w:sz w:val="20"/>
          <w:szCs w:val="24"/>
        </w:rPr>
        <w:t>t</w:t>
      </w:r>
      <w:r w:rsidR="003F4EAB" w:rsidRPr="00705E51">
        <w:rPr>
          <w:sz w:val="20"/>
          <w:szCs w:val="24"/>
        </w:rPr>
        <w:t xml:space="preserve"> (kg N)</w:t>
      </w:r>
      <w:r w:rsidR="00F65AF5" w:rsidRPr="00944119">
        <w:rPr>
          <w:sz w:val="20"/>
          <w:szCs w:val="24"/>
        </w:rPr>
        <w:t>, by animal group and</w:t>
      </w:r>
      <w:r w:rsidR="0081528B">
        <w:rPr>
          <w:sz w:val="20"/>
          <w:szCs w:val="24"/>
        </w:rPr>
        <w:t xml:space="preserve"> manure</w:t>
      </w:r>
      <w:r w:rsidR="00F65AF5" w:rsidRPr="00944119">
        <w:rPr>
          <w:sz w:val="20"/>
          <w:szCs w:val="24"/>
        </w:rPr>
        <w:t xml:space="preserve"> management system</w:t>
      </w:r>
    </w:p>
    <w:p w14:paraId="722774BB" w14:textId="2EA526CB" w:rsidR="00C62CC7" w:rsidRPr="00D5649B" w:rsidRDefault="00C62CC7"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w:lastRenderedPageBreak/>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e>
        </m:nary>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6EB621F7" w14:textId="77777777" w:rsidR="00C62CC7" w:rsidRPr="00D5649B" w:rsidRDefault="00C62CC7" w:rsidP="00CE076E">
      <w:pPr>
        <w:tabs>
          <w:tab w:val="clear" w:pos="2880"/>
          <w:tab w:val="left" w:pos="2694"/>
        </w:tabs>
        <w:ind w:left="2694" w:right="15" w:hanging="2694"/>
        <w:rPr>
          <w:i/>
          <w:sz w:val="20"/>
        </w:rPr>
      </w:pPr>
      <w:r w:rsidRPr="00D5649B">
        <w:rPr>
          <w:sz w:val="20"/>
        </w:rPr>
        <w:t>where</w:t>
      </w:r>
    </w:p>
    <w:p w14:paraId="5C4200A2" w14:textId="5FAB2309" w:rsidR="00C62CC7" w:rsidRDefault="00C62CC7" w:rsidP="00CE076E">
      <w:pPr>
        <w:tabs>
          <w:tab w:val="clear" w:pos="2880"/>
          <w:tab w:val="clear" w:pos="9360"/>
        </w:tabs>
        <w:spacing w:before="0"/>
        <w:ind w:left="2835" w:right="15" w:hanging="2835"/>
        <w:rPr>
          <w:sz w:val="20"/>
          <w:szCs w:val="24"/>
        </w:rPr>
      </w:pPr>
      <w:proofErr w:type="spellStart"/>
      <w:r w:rsidRPr="00D5649B">
        <w:rPr>
          <w:i/>
          <w:sz w:val="20"/>
          <w:szCs w:val="24"/>
        </w:rPr>
        <w:t>Total_N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003F4EAB" w:rsidRPr="00D5649B">
        <w:rPr>
          <w:sz w:val="20"/>
          <w:szCs w:val="24"/>
        </w:rPr>
        <w:t xml:space="preserve">Total N </w:t>
      </w:r>
      <w:r w:rsidR="003F4EAB" w:rsidRPr="00095993">
        <w:rPr>
          <w:sz w:val="20"/>
          <w:szCs w:val="24"/>
        </w:rPr>
        <w:t>available</w:t>
      </w:r>
      <w:r w:rsidR="003F4EAB">
        <w:rPr>
          <w:sz w:val="20"/>
          <w:szCs w:val="24"/>
        </w:rPr>
        <w:t xml:space="preserve"> </w:t>
      </w:r>
      <w:r w:rsidR="003F4EAB" w:rsidRPr="00095993">
        <w:rPr>
          <w:sz w:val="20"/>
          <w:szCs w:val="24"/>
        </w:rPr>
        <w:t xml:space="preserve">in stored </w:t>
      </w:r>
      <w:r w:rsidR="003F4EAB">
        <w:rPr>
          <w:sz w:val="20"/>
          <w:szCs w:val="24"/>
        </w:rPr>
        <w:t xml:space="preserve">beef or dairy cattle </w:t>
      </w:r>
      <w:r w:rsidR="003F4EAB" w:rsidRPr="00095993">
        <w:rPr>
          <w:sz w:val="20"/>
          <w:szCs w:val="24"/>
        </w:rPr>
        <w:t xml:space="preserve">manure </w:t>
      </w:r>
      <w:r w:rsidR="003F4EAB">
        <w:rPr>
          <w:sz w:val="20"/>
          <w:szCs w:val="24"/>
        </w:rPr>
        <w:t>on</w:t>
      </w:r>
      <w:r w:rsidR="003F4EAB" w:rsidRPr="0028541F">
        <w:rPr>
          <w:sz w:val="20"/>
          <w:szCs w:val="24"/>
        </w:rPr>
        <w:t xml:space="preserve"> </w:t>
      </w:r>
      <w:r w:rsidR="003F4EAB">
        <w:rPr>
          <w:sz w:val="20"/>
          <w:szCs w:val="24"/>
        </w:rPr>
        <w:t xml:space="preserve">day </w:t>
      </w:r>
      <w:r w:rsidR="003F4EAB" w:rsidRPr="00F7116C">
        <w:rPr>
          <w:i/>
          <w:iCs/>
          <w:sz w:val="20"/>
          <w:szCs w:val="24"/>
        </w:rPr>
        <w:t>t</w:t>
      </w:r>
      <w:r w:rsidR="003F4EAB" w:rsidRPr="00705E51">
        <w:rPr>
          <w:sz w:val="20"/>
          <w:szCs w:val="24"/>
        </w:rPr>
        <w:t xml:space="preserve"> (kg N)</w:t>
      </w:r>
      <w:r w:rsidR="0081528B">
        <w:rPr>
          <w:sz w:val="20"/>
          <w:szCs w:val="24"/>
        </w:rPr>
        <w:t>, by livestock type and manure management system</w:t>
      </w:r>
    </w:p>
    <w:p w14:paraId="12DF4E23" w14:textId="09D57F6F" w:rsidR="00D53DA0" w:rsidRPr="00C41C7F" w:rsidRDefault="00D53DA0" w:rsidP="00D53DA0">
      <w:pPr>
        <w:pStyle w:val="Heading5"/>
      </w:pPr>
      <w:r w:rsidRPr="00C41C7F">
        <w:t>Removal of manure from storage before the end of the year/simulation period</w:t>
      </w:r>
    </w:p>
    <w:p w14:paraId="6A197CAA" w14:textId="3BE08209" w:rsidR="00D53DA0" w:rsidRPr="00021027" w:rsidRDefault="00000000" w:rsidP="00D53DA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D53DA0" w:rsidRPr="00021027">
        <w:rPr>
          <w:b/>
          <w:szCs w:val="24"/>
        </w:rPr>
        <w:tab/>
      </w:r>
    </w:p>
    <w:p w14:paraId="6ED06A9C" w14:textId="078F46D5" w:rsidR="00D53DA0" w:rsidRPr="00021027" w:rsidRDefault="00D53DA0" w:rsidP="00D53DA0">
      <w:pPr>
        <w:keepNext/>
        <w:tabs>
          <w:tab w:val="clear" w:pos="2880"/>
          <w:tab w:val="clear" w:pos="9360"/>
          <w:tab w:val="right" w:pos="9781"/>
        </w:tabs>
        <w:spacing w:after="120"/>
        <w:rPr>
          <w:b/>
          <w:szCs w:val="24"/>
        </w:rPr>
      </w:pPr>
      <w:r w:rsidRPr="00021027">
        <w:rPr>
          <w:b/>
          <w:szCs w:val="24"/>
        </w:rPr>
        <w:tab/>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4.5.2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8</w:t>
      </w:r>
      <w:r w:rsidR="001977CC" w:rsidRPr="00021027">
        <w:rPr>
          <w:b/>
          <w:szCs w:val="24"/>
        </w:rPr>
        <w:fldChar w:fldCharType="end"/>
      </w:r>
    </w:p>
    <w:p w14:paraId="4C96CF3E" w14:textId="77777777" w:rsidR="00D53DA0" w:rsidRPr="00021027" w:rsidRDefault="00D53DA0" w:rsidP="00D53DA0">
      <w:pPr>
        <w:rPr>
          <w:sz w:val="20"/>
        </w:rPr>
      </w:pPr>
      <w:r w:rsidRPr="00021027">
        <w:rPr>
          <w:sz w:val="20"/>
        </w:rPr>
        <w:t>where</w:t>
      </w:r>
    </w:p>
    <w:p w14:paraId="61D21F98" w14:textId="41472F4F" w:rsidR="00697806" w:rsidRPr="00021027" w:rsidRDefault="000D167D" w:rsidP="00C41C7F">
      <w:pPr>
        <w:tabs>
          <w:tab w:val="clear" w:pos="2880"/>
          <w:tab w:val="clear" w:pos="9360"/>
        </w:tabs>
        <w:spacing w:before="0"/>
        <w:ind w:left="2835" w:hanging="2835"/>
        <w:rPr>
          <w:sz w:val="20"/>
        </w:rPr>
      </w:pPr>
      <w:proofErr w:type="spellStart"/>
      <w:r w:rsidRPr="00021027">
        <w:rPr>
          <w:i/>
          <w:sz w:val="20"/>
        </w:rPr>
        <w:t>Total_</w:t>
      </w:r>
      <w:r w:rsidR="00D53DA0" w:rsidRPr="00021027">
        <w:rPr>
          <w:i/>
          <w:sz w:val="20"/>
        </w:rPr>
        <w:t>TAN</w:t>
      </w:r>
      <w:r w:rsidR="00D53DA0" w:rsidRPr="00021027">
        <w:rPr>
          <w:i/>
          <w:sz w:val="20"/>
          <w:vertAlign w:val="subscript"/>
        </w:rPr>
        <w:t>landmanure</w:t>
      </w:r>
      <w:proofErr w:type="spellEnd"/>
      <w:r w:rsidR="00D53DA0" w:rsidRPr="00021027">
        <w:rPr>
          <w:i/>
          <w:sz w:val="20"/>
          <w:vertAlign w:val="subscript"/>
        </w:rPr>
        <w:t>(t)</w:t>
      </w:r>
      <w:r w:rsidR="00D53DA0" w:rsidRPr="00021027">
        <w:rPr>
          <w:i/>
          <w:sz w:val="20"/>
        </w:rPr>
        <w:tab/>
      </w:r>
      <w:r w:rsidR="00D53DA0" w:rsidRPr="00021027">
        <w:rPr>
          <w:sz w:val="20"/>
        </w:rPr>
        <w:t xml:space="preserve">Total amount of TAN </w:t>
      </w:r>
      <w:r w:rsidR="00C0074B" w:rsidRPr="00021027">
        <w:rPr>
          <w:sz w:val="20"/>
        </w:rPr>
        <w:t xml:space="preserve">available </w:t>
      </w:r>
      <w:r w:rsidR="00D53DA0" w:rsidRPr="00021027">
        <w:rPr>
          <w:sz w:val="20"/>
        </w:rPr>
        <w:t xml:space="preserve">in manure remaining </w:t>
      </w:r>
      <w:r w:rsidR="00C0074B" w:rsidRPr="00021027">
        <w:rPr>
          <w:sz w:val="20"/>
        </w:rPr>
        <w:t xml:space="preserve">in storage </w:t>
      </w:r>
      <w:r w:rsidR="00D53DA0" w:rsidRPr="00021027">
        <w:rPr>
          <w:sz w:val="20"/>
        </w:rPr>
        <w:t>on day</w:t>
      </w:r>
      <w:r w:rsidR="002D7E19" w:rsidRPr="00021027">
        <w:rPr>
          <w:sz w:val="20"/>
        </w:rPr>
        <w:t xml:space="preserve"> </w:t>
      </w:r>
      <w:r w:rsidR="002D7E19" w:rsidRPr="00021027">
        <w:rPr>
          <w:i/>
          <w:iCs/>
          <w:sz w:val="20"/>
        </w:rPr>
        <w:t>t</w:t>
      </w:r>
      <w:r w:rsidR="00D53DA0" w:rsidRPr="00021027">
        <w:rPr>
          <w:sz w:val="20"/>
        </w:rPr>
        <w:t xml:space="preserve"> </w:t>
      </w:r>
      <w:r w:rsidR="008619C8" w:rsidRPr="00021027">
        <w:rPr>
          <w:sz w:val="20"/>
        </w:rPr>
        <w:t>(day following removal)</w:t>
      </w:r>
      <w:r w:rsidR="002D7E19" w:rsidRPr="00021027">
        <w:rPr>
          <w:sz w:val="20"/>
        </w:rPr>
        <w:t xml:space="preserve"> (kg TAN), by </w:t>
      </w:r>
      <w:r w:rsidRPr="00021027">
        <w:rPr>
          <w:sz w:val="20"/>
        </w:rPr>
        <w:t>livestock type</w:t>
      </w:r>
      <w:r w:rsidR="00D53DA0" w:rsidRPr="00021027">
        <w:rPr>
          <w:sz w:val="20"/>
        </w:rPr>
        <w:t xml:space="preserve"> and manure management system</w:t>
      </w:r>
    </w:p>
    <w:p w14:paraId="79FC7AFC" w14:textId="0BA0EA7F" w:rsidR="009A72AA" w:rsidRPr="00021027" w:rsidRDefault="000D167D" w:rsidP="009A72AA">
      <w:pPr>
        <w:tabs>
          <w:tab w:val="clear" w:pos="2880"/>
          <w:tab w:val="clear" w:pos="9360"/>
        </w:tabs>
        <w:spacing w:before="0"/>
        <w:ind w:left="2835" w:hanging="2835"/>
        <w:rPr>
          <w:sz w:val="20"/>
          <w:szCs w:val="24"/>
        </w:rPr>
      </w:pPr>
      <w:proofErr w:type="spellStart"/>
      <w:r w:rsidRPr="00021027">
        <w:rPr>
          <w:i/>
          <w:sz w:val="20"/>
        </w:rPr>
        <w:t>Total_</w:t>
      </w:r>
      <w:r w:rsidR="00697806" w:rsidRPr="00021027">
        <w:rPr>
          <w:i/>
          <w:sz w:val="20"/>
        </w:rPr>
        <w:t>TAN</w:t>
      </w:r>
      <w:r w:rsidR="009A72AA" w:rsidRPr="00021027">
        <w:rPr>
          <w:i/>
          <w:sz w:val="20"/>
          <w:vertAlign w:val="subscript"/>
        </w:rPr>
        <w:t>storage</w:t>
      </w:r>
      <w:proofErr w:type="spellEnd"/>
      <w:r w:rsidR="009A72AA" w:rsidRPr="00021027">
        <w:rPr>
          <w:i/>
          <w:sz w:val="20"/>
          <w:vertAlign w:val="subscript"/>
        </w:rPr>
        <w:t>(</w:t>
      </w:r>
      <w:r w:rsidR="00882347" w:rsidRPr="00021027">
        <w:rPr>
          <w:i/>
          <w:sz w:val="20"/>
          <w:vertAlign w:val="subscript"/>
        </w:rPr>
        <w:t>t</w:t>
      </w:r>
      <w:r w:rsidR="00697806" w:rsidRPr="00021027">
        <w:rPr>
          <w:i/>
          <w:sz w:val="20"/>
          <w:vertAlign w:val="subscript"/>
        </w:rPr>
        <w:t>)</w:t>
      </w:r>
      <w:r w:rsidR="00697806" w:rsidRPr="00021027">
        <w:rPr>
          <w:i/>
          <w:sz w:val="20"/>
        </w:rPr>
        <w:tab/>
      </w:r>
      <w:r w:rsidR="009A72AA" w:rsidRPr="00021027">
        <w:rPr>
          <w:sz w:val="20"/>
          <w:szCs w:val="24"/>
        </w:rPr>
        <w:t>TAN in stored manure on day</w:t>
      </w:r>
      <w:r w:rsidR="002D7E19" w:rsidRPr="00021027">
        <w:rPr>
          <w:sz w:val="20"/>
          <w:szCs w:val="24"/>
        </w:rPr>
        <w:t xml:space="preserve"> </w:t>
      </w:r>
      <w:r w:rsidR="002D7E19" w:rsidRPr="00021027">
        <w:rPr>
          <w:i/>
          <w:iCs/>
          <w:sz w:val="20"/>
          <w:szCs w:val="24"/>
        </w:rPr>
        <w:t>t</w:t>
      </w:r>
      <w:r w:rsidR="008C3864" w:rsidRPr="00021027">
        <w:rPr>
          <w:sz w:val="20"/>
          <w:szCs w:val="24"/>
        </w:rPr>
        <w:t xml:space="preserve"> (day following removal)</w:t>
      </w:r>
      <w:r w:rsidR="009A72AA" w:rsidRPr="00021027">
        <w:rPr>
          <w:sz w:val="20"/>
          <w:szCs w:val="24"/>
        </w:rPr>
        <w:t xml:space="preserve"> </w:t>
      </w:r>
      <w:r w:rsidR="002D7E19" w:rsidRPr="00021027">
        <w:rPr>
          <w:sz w:val="20"/>
          <w:szCs w:val="24"/>
        </w:rPr>
        <w:t xml:space="preserve">(kg TAN), by </w:t>
      </w:r>
      <w:r w:rsidRPr="00021027">
        <w:rPr>
          <w:sz w:val="20"/>
          <w:szCs w:val="24"/>
        </w:rPr>
        <w:t>livestock type</w:t>
      </w:r>
      <w:r w:rsidR="009A72AA" w:rsidRPr="00021027">
        <w:rPr>
          <w:sz w:val="20"/>
          <w:szCs w:val="24"/>
        </w:rPr>
        <w:t xml:space="preserve"> and </w:t>
      </w:r>
      <w:r w:rsidRPr="00021027">
        <w:rPr>
          <w:sz w:val="20"/>
          <w:szCs w:val="24"/>
        </w:rPr>
        <w:t xml:space="preserve">manure </w:t>
      </w:r>
      <w:r w:rsidR="009A72AA" w:rsidRPr="00021027">
        <w:rPr>
          <w:sz w:val="20"/>
          <w:szCs w:val="24"/>
        </w:rPr>
        <w:t>management system, calculated usin</w:t>
      </w:r>
      <w:r w:rsidR="009A72AA" w:rsidRPr="00021027">
        <w:rPr>
          <w:sz w:val="20"/>
        </w:rPr>
        <w:t>g</w:t>
      </w:r>
      <w:r w:rsidR="008C3864" w:rsidRPr="00021027">
        <w:rPr>
          <w:sz w:val="20"/>
        </w:rPr>
        <w:t xml:space="preserve"> </w:t>
      </w:r>
      <w:r w:rsidR="008C3864" w:rsidRPr="00021027">
        <w:rPr>
          <w:sz w:val="20"/>
        </w:rPr>
        <w:fldChar w:fldCharType="begin"/>
      </w:r>
      <w:r w:rsidR="008C3864" w:rsidRPr="00021027">
        <w:rPr>
          <w:sz w:val="20"/>
        </w:rPr>
        <w:instrText xml:space="preserve"> REF TANstorage_AfterRemoval_Cattle_Eq \h  \* MERGEFORMAT </w:instrText>
      </w:r>
      <w:r w:rsidR="008C3864" w:rsidRPr="00021027">
        <w:rPr>
          <w:sz w:val="20"/>
        </w:rPr>
      </w:r>
      <w:r w:rsidR="008C3864" w:rsidRPr="00021027">
        <w:rPr>
          <w:sz w:val="20"/>
        </w:rPr>
        <w:fldChar w:fldCharType="separate"/>
      </w:r>
      <w:r w:rsidR="002D7E19" w:rsidRPr="00021027">
        <w:rPr>
          <w:b/>
          <w:sz w:val="20"/>
        </w:rPr>
        <w:t xml:space="preserve">Eq. </w:t>
      </w:r>
      <w:r w:rsidR="002D7E19" w:rsidRPr="00021027">
        <w:rPr>
          <w:b/>
          <w:noProof/>
          <w:sz w:val="20"/>
        </w:rPr>
        <w:t>4.3.2</w:t>
      </w:r>
      <w:r w:rsidR="002D7E19" w:rsidRPr="00021027">
        <w:rPr>
          <w:b/>
          <w:noProof/>
          <w:sz w:val="20"/>
        </w:rPr>
        <w:noBreakHyphen/>
        <w:t>11</w:t>
      </w:r>
      <w:r w:rsidR="008C3864" w:rsidRPr="00021027">
        <w:rPr>
          <w:sz w:val="20"/>
        </w:rPr>
        <w:fldChar w:fldCharType="end"/>
      </w:r>
    </w:p>
    <w:p w14:paraId="09099D28" w14:textId="66070AE2" w:rsidR="008619C8" w:rsidRPr="00021027" w:rsidRDefault="008619C8" w:rsidP="009A72AA">
      <w:pPr>
        <w:tabs>
          <w:tab w:val="clear" w:pos="2880"/>
          <w:tab w:val="clear" w:pos="9360"/>
        </w:tabs>
        <w:spacing w:before="0"/>
        <w:ind w:left="2837" w:hanging="2837"/>
        <w:rPr>
          <w:sz w:val="20"/>
          <w:szCs w:val="24"/>
        </w:rPr>
      </w:pPr>
    </w:p>
    <w:p w14:paraId="03B1E9ED" w14:textId="2FBC51D1" w:rsidR="00A51804" w:rsidRPr="00021027" w:rsidRDefault="00000000" w:rsidP="00146180">
      <w:pPr>
        <w:tabs>
          <w:tab w:val="clear" w:pos="2880"/>
          <w:tab w:val="clear" w:pos="9360"/>
        </w:tabs>
        <w:spacing w:before="0" w:after="120"/>
        <w:ind w:left="3600" w:hanging="3600"/>
        <w:rPr>
          <w:b/>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(t-1)</m:t>
                    </m:r>
                  </m:sub>
                </m:sSub>
                <m:r>
                  <m:rPr>
                    <m:sty m:val="bi"/>
                  </m:rPr>
                  <w:rPr>
                    <w:rFonts w:ascii="Cambria Math" w:hAnsi="Cambria Math"/>
                    <w:szCs w:val="24"/>
                  </w:rPr>
                  <m:t>×1000</m:t>
                </m:r>
              </m:e>
            </m:d>
          </m:e>
        </m:d>
      </m:oMath>
      <w:r w:rsidR="00A51804" w:rsidRPr="00021027">
        <w:rPr>
          <w:b/>
          <w:szCs w:val="24"/>
        </w:rPr>
        <w:tab/>
      </w:r>
    </w:p>
    <w:p w14:paraId="5B67CF3C" w14:textId="1397686F" w:rsidR="00A51804" w:rsidRPr="00021027" w:rsidRDefault="00A51804" w:rsidP="00A51804">
      <w:pPr>
        <w:keepNext/>
        <w:tabs>
          <w:tab w:val="clear" w:pos="2880"/>
          <w:tab w:val="clear" w:pos="9360"/>
          <w:tab w:val="right" w:pos="9781"/>
        </w:tabs>
        <w:spacing w:after="120"/>
        <w:rPr>
          <w:b/>
          <w:szCs w:val="24"/>
        </w:rPr>
      </w:pPr>
      <w:r w:rsidRPr="00021027">
        <w:rPr>
          <w:b/>
          <w:szCs w:val="24"/>
        </w:rPr>
        <w:tab/>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4.5.2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9</w:t>
      </w:r>
      <w:r w:rsidR="001977CC" w:rsidRPr="00021027">
        <w:rPr>
          <w:b/>
          <w:szCs w:val="24"/>
        </w:rPr>
        <w:fldChar w:fldCharType="end"/>
      </w:r>
    </w:p>
    <w:p w14:paraId="38861C18" w14:textId="77777777" w:rsidR="00A51804" w:rsidRPr="00021027" w:rsidRDefault="00A51804" w:rsidP="00A51804">
      <w:pPr>
        <w:rPr>
          <w:sz w:val="20"/>
        </w:rPr>
      </w:pPr>
      <w:r w:rsidRPr="00021027">
        <w:rPr>
          <w:sz w:val="20"/>
        </w:rPr>
        <w:t>where</w:t>
      </w:r>
    </w:p>
    <w:p w14:paraId="0BF0A2C2" w14:textId="5E770AA6" w:rsidR="00A51804" w:rsidRPr="00021027" w:rsidRDefault="000D167D" w:rsidP="00C41C7F">
      <w:pPr>
        <w:tabs>
          <w:tab w:val="clear" w:pos="2880"/>
          <w:tab w:val="clear" w:pos="9360"/>
        </w:tabs>
        <w:spacing w:before="0"/>
        <w:ind w:left="2835" w:hanging="2835"/>
        <w:rPr>
          <w:sz w:val="20"/>
        </w:rPr>
      </w:pPr>
      <w:proofErr w:type="spellStart"/>
      <w:r w:rsidRPr="00021027">
        <w:rPr>
          <w:i/>
          <w:sz w:val="20"/>
        </w:rPr>
        <w:t>Total_</w:t>
      </w:r>
      <w:r w:rsidR="00A51804" w:rsidRPr="00021027">
        <w:rPr>
          <w:i/>
          <w:sz w:val="20"/>
        </w:rPr>
        <w:t>OrganicN</w:t>
      </w:r>
      <w:r w:rsidR="00A51804" w:rsidRPr="00021027">
        <w:rPr>
          <w:i/>
          <w:sz w:val="20"/>
          <w:vertAlign w:val="subscript"/>
        </w:rPr>
        <w:t>landmanure</w:t>
      </w:r>
      <w:proofErr w:type="spellEnd"/>
      <w:r w:rsidR="00A51804" w:rsidRPr="00021027">
        <w:rPr>
          <w:i/>
          <w:sz w:val="20"/>
          <w:vertAlign w:val="subscript"/>
        </w:rPr>
        <w:t>(t)</w:t>
      </w:r>
      <w:r w:rsidR="00A51804" w:rsidRPr="00021027">
        <w:rPr>
          <w:i/>
          <w:sz w:val="20"/>
        </w:rPr>
        <w:tab/>
      </w:r>
      <w:r w:rsidR="00565118" w:rsidRPr="00021027">
        <w:rPr>
          <w:sz w:val="20"/>
        </w:rPr>
        <w:t xml:space="preserve">Total amount of organic </w:t>
      </w:r>
      <w:r w:rsidR="00A51804" w:rsidRPr="00021027">
        <w:rPr>
          <w:sz w:val="20"/>
        </w:rPr>
        <w:t xml:space="preserve">N in manure </w:t>
      </w:r>
      <w:r w:rsidR="00C820ED" w:rsidRPr="00021027">
        <w:rPr>
          <w:sz w:val="20"/>
        </w:rPr>
        <w:t>available</w:t>
      </w:r>
      <w:r w:rsidR="0018536E" w:rsidRPr="00021027">
        <w:rPr>
          <w:sz w:val="20"/>
        </w:rPr>
        <w:t xml:space="preserve"> </w:t>
      </w:r>
      <w:r w:rsidR="00A51804" w:rsidRPr="00021027">
        <w:rPr>
          <w:sz w:val="20"/>
        </w:rPr>
        <w:t>on day</w:t>
      </w:r>
      <w:r w:rsidR="00C820ED" w:rsidRPr="00021027">
        <w:rPr>
          <w:sz w:val="20"/>
        </w:rPr>
        <w:t xml:space="preserve"> </w:t>
      </w:r>
      <w:r w:rsidR="00C820ED" w:rsidRPr="00021027">
        <w:rPr>
          <w:i/>
          <w:iCs/>
          <w:sz w:val="20"/>
        </w:rPr>
        <w:t>t</w:t>
      </w:r>
      <w:r w:rsidR="00A51804" w:rsidRPr="00021027">
        <w:rPr>
          <w:sz w:val="20"/>
        </w:rPr>
        <w:t xml:space="preserve"> </w:t>
      </w:r>
      <w:r w:rsidR="00A8024E" w:rsidRPr="00021027">
        <w:rPr>
          <w:sz w:val="20"/>
        </w:rPr>
        <w:t xml:space="preserve">(day </w:t>
      </w:r>
      <w:r w:rsidR="00A51804" w:rsidRPr="00021027">
        <w:rPr>
          <w:sz w:val="20"/>
        </w:rPr>
        <w:t>following removal</w:t>
      </w:r>
      <w:r w:rsidR="00A8024E" w:rsidRPr="00021027">
        <w:rPr>
          <w:sz w:val="20"/>
        </w:rPr>
        <w:t>)</w:t>
      </w:r>
      <w:r w:rsidR="00A51804" w:rsidRPr="00021027">
        <w:rPr>
          <w:sz w:val="20"/>
        </w:rPr>
        <w:t xml:space="preserve"> </w:t>
      </w:r>
      <w:r w:rsidR="00C820ED" w:rsidRPr="00021027">
        <w:rPr>
          <w:sz w:val="20"/>
        </w:rPr>
        <w:t>(kg N), by</w:t>
      </w:r>
      <w:r w:rsidR="00A51804" w:rsidRPr="00021027">
        <w:rPr>
          <w:sz w:val="20"/>
        </w:rPr>
        <w:t xml:space="preserve"> </w:t>
      </w:r>
      <w:r w:rsidRPr="00021027">
        <w:rPr>
          <w:sz w:val="20"/>
        </w:rPr>
        <w:t>livestock type</w:t>
      </w:r>
      <w:r w:rsidR="00A51804" w:rsidRPr="00021027">
        <w:rPr>
          <w:sz w:val="20"/>
        </w:rPr>
        <w:t xml:space="preserve"> and</w:t>
      </w:r>
      <w:r w:rsidR="00565118" w:rsidRPr="00021027">
        <w:rPr>
          <w:sz w:val="20"/>
        </w:rPr>
        <w:t xml:space="preserve"> manure management system</w:t>
      </w:r>
    </w:p>
    <w:p w14:paraId="65F0C1A6" w14:textId="258E54B8" w:rsidR="00B5556C" w:rsidRPr="00021027" w:rsidRDefault="000D167D" w:rsidP="00C41C7F">
      <w:pPr>
        <w:tabs>
          <w:tab w:val="clear" w:pos="2880"/>
          <w:tab w:val="clear" w:pos="9360"/>
        </w:tabs>
        <w:spacing w:before="0"/>
        <w:ind w:left="2835" w:hanging="2835"/>
        <w:rPr>
          <w:sz w:val="20"/>
        </w:rPr>
      </w:pPr>
      <w:proofErr w:type="spellStart"/>
      <w:r w:rsidRPr="00021027">
        <w:rPr>
          <w:i/>
          <w:sz w:val="20"/>
        </w:rPr>
        <w:t>Total_</w:t>
      </w:r>
      <w:r w:rsidR="00B5556C" w:rsidRPr="00021027">
        <w:rPr>
          <w:i/>
          <w:sz w:val="20"/>
        </w:rPr>
        <w:t>OrganicN</w:t>
      </w:r>
      <w:r w:rsidR="00B5556C" w:rsidRPr="00021027">
        <w:rPr>
          <w:i/>
          <w:sz w:val="20"/>
          <w:vertAlign w:val="subscript"/>
        </w:rPr>
        <w:t>landmanure</w:t>
      </w:r>
      <w:proofErr w:type="spellEnd"/>
      <w:r w:rsidR="00B5556C" w:rsidRPr="00021027">
        <w:rPr>
          <w:i/>
          <w:sz w:val="20"/>
          <w:vertAlign w:val="subscript"/>
        </w:rPr>
        <w:t>(t-1)</w:t>
      </w:r>
      <w:r w:rsidR="00B5556C" w:rsidRPr="00021027">
        <w:rPr>
          <w:i/>
          <w:sz w:val="20"/>
        </w:rPr>
        <w:tab/>
      </w:r>
      <w:r w:rsidR="00B5556C" w:rsidRPr="00021027">
        <w:rPr>
          <w:sz w:val="20"/>
        </w:rPr>
        <w:t xml:space="preserve">Total amount of organic N in manure </w:t>
      </w:r>
      <w:r w:rsidR="00C820ED" w:rsidRPr="00021027">
        <w:rPr>
          <w:sz w:val="20"/>
        </w:rPr>
        <w:t xml:space="preserve">available on day </w:t>
      </w:r>
      <w:r w:rsidR="00C820ED" w:rsidRPr="00021027">
        <w:rPr>
          <w:i/>
          <w:iCs/>
          <w:sz w:val="20"/>
        </w:rPr>
        <w:t>t-1</w:t>
      </w:r>
      <w:r w:rsidR="00C820ED" w:rsidRPr="00021027">
        <w:rPr>
          <w:sz w:val="20"/>
        </w:rPr>
        <w:t xml:space="preserve"> (d</w:t>
      </w:r>
      <w:r w:rsidR="00B5556C" w:rsidRPr="00021027">
        <w:rPr>
          <w:sz w:val="20"/>
        </w:rPr>
        <w:t>ay of remova</w:t>
      </w:r>
      <w:r w:rsidR="00C820ED" w:rsidRPr="00021027">
        <w:rPr>
          <w:sz w:val="20"/>
        </w:rPr>
        <w:t xml:space="preserve">l, </w:t>
      </w:r>
      <w:r w:rsidR="0069381E" w:rsidRPr="00021027">
        <w:rPr>
          <w:sz w:val="20"/>
        </w:rPr>
        <w:t>prior to removal</w:t>
      </w:r>
      <w:r w:rsidR="00B5556C" w:rsidRPr="00021027">
        <w:rPr>
          <w:sz w:val="20"/>
        </w:rPr>
        <w:t xml:space="preserve">) </w:t>
      </w:r>
      <w:r w:rsidR="00C820ED" w:rsidRPr="00021027">
        <w:rPr>
          <w:sz w:val="20"/>
        </w:rPr>
        <w:t>(kg N), by</w:t>
      </w:r>
      <w:r w:rsidR="00B5556C" w:rsidRPr="00021027">
        <w:rPr>
          <w:sz w:val="20"/>
        </w:rPr>
        <w:t xml:space="preserve"> </w:t>
      </w:r>
      <w:r w:rsidRPr="00021027">
        <w:rPr>
          <w:sz w:val="20"/>
        </w:rPr>
        <w:t>livestock type</w:t>
      </w:r>
      <w:r w:rsidR="00B5556C" w:rsidRPr="00021027">
        <w:rPr>
          <w:sz w:val="20"/>
        </w:rPr>
        <w:t xml:space="preserve"> and manure management system</w:t>
      </w:r>
    </w:p>
    <w:p w14:paraId="36AFE09C" w14:textId="72C6882A" w:rsidR="00882347" w:rsidRPr="00021027" w:rsidRDefault="00882347" w:rsidP="00C41C7F">
      <w:pPr>
        <w:spacing w:before="0"/>
        <w:ind w:left="2835" w:hanging="2835"/>
        <w:rPr>
          <w:sz w:val="20"/>
        </w:rPr>
      </w:pPr>
      <w:proofErr w:type="spellStart"/>
      <w:r w:rsidRPr="00021027">
        <w:rPr>
          <w:i/>
          <w:sz w:val="20"/>
        </w:rPr>
        <w:t>Volume</w:t>
      </w:r>
      <w:r w:rsidRPr="00021027">
        <w:rPr>
          <w:i/>
          <w:sz w:val="20"/>
          <w:vertAlign w:val="subscript"/>
        </w:rPr>
        <w:t>manureremoved</w:t>
      </w:r>
      <w:proofErr w:type="spellEnd"/>
      <w:r w:rsidRPr="00021027">
        <w:rPr>
          <w:i/>
          <w:sz w:val="20"/>
        </w:rPr>
        <w:tab/>
      </w:r>
      <w:r w:rsidRPr="00021027">
        <w:rPr>
          <w:sz w:val="20"/>
        </w:rPr>
        <w:t xml:space="preserve">Volume of </w:t>
      </w:r>
      <w:r w:rsidR="00A8024E" w:rsidRPr="00021027">
        <w:rPr>
          <w:sz w:val="20"/>
        </w:rPr>
        <w:t xml:space="preserve">each type of manure </w:t>
      </w:r>
      <w:r w:rsidRPr="00021027">
        <w:rPr>
          <w:sz w:val="20"/>
        </w:rPr>
        <w:t xml:space="preserve">removed from storage </w:t>
      </w:r>
      <w:r w:rsidR="00C820ED" w:rsidRPr="00021027">
        <w:rPr>
          <w:sz w:val="20"/>
        </w:rPr>
        <w:t xml:space="preserve">(kg) </w:t>
      </w:r>
      <w:r w:rsidRPr="00021027">
        <w:rPr>
          <w:sz w:val="20"/>
        </w:rPr>
        <w:t xml:space="preserve">on </w:t>
      </w:r>
      <w:r w:rsidR="00A8024E" w:rsidRPr="00021027">
        <w:rPr>
          <w:sz w:val="20"/>
        </w:rPr>
        <w:t>the day of removal</w:t>
      </w:r>
      <w:r w:rsidRPr="00021027">
        <w:rPr>
          <w:sz w:val="20"/>
        </w:rPr>
        <w:t>, calculated as: manure application rate (kg ha</w:t>
      </w:r>
      <w:r w:rsidRPr="00021027">
        <w:rPr>
          <w:sz w:val="20"/>
          <w:vertAlign w:val="superscript"/>
        </w:rPr>
        <w:t>-1</w:t>
      </w:r>
      <w:r w:rsidRPr="00021027">
        <w:rPr>
          <w:sz w:val="20"/>
        </w:rPr>
        <w:t>, specified by user) * area of land receiving manure (ha, specified by user)</w:t>
      </w:r>
    </w:p>
    <w:p w14:paraId="14489FD5" w14:textId="59BAA243" w:rsidR="00882347" w:rsidRPr="00021027" w:rsidRDefault="000D167D" w:rsidP="00C41C7F">
      <w:pPr>
        <w:spacing w:before="0"/>
        <w:ind w:left="2835" w:hanging="2835"/>
        <w:rPr>
          <w:sz w:val="20"/>
        </w:rPr>
      </w:pPr>
      <w:proofErr w:type="spellStart"/>
      <w:r w:rsidRPr="00021027">
        <w:rPr>
          <w:i/>
          <w:sz w:val="20"/>
        </w:rPr>
        <w:t>Total_</w:t>
      </w:r>
      <w:r w:rsidR="00882347" w:rsidRPr="00021027">
        <w:rPr>
          <w:i/>
          <w:sz w:val="20"/>
        </w:rPr>
        <w:t>Volume</w:t>
      </w:r>
      <w:r w:rsidR="00882347" w:rsidRPr="00021027">
        <w:rPr>
          <w:i/>
          <w:sz w:val="20"/>
          <w:vertAlign w:val="subscript"/>
        </w:rPr>
        <w:t>landmanure</w:t>
      </w:r>
      <w:proofErr w:type="spellEnd"/>
      <w:r w:rsidR="00882347" w:rsidRPr="00021027">
        <w:rPr>
          <w:i/>
          <w:sz w:val="20"/>
        </w:rPr>
        <w:tab/>
      </w:r>
      <w:r w:rsidR="00882347" w:rsidRPr="00021027">
        <w:rPr>
          <w:sz w:val="20"/>
        </w:rPr>
        <w:t xml:space="preserve">Amount of </w:t>
      </w:r>
      <w:r w:rsidR="00A8024E" w:rsidRPr="00021027">
        <w:rPr>
          <w:sz w:val="20"/>
        </w:rPr>
        <w:t xml:space="preserve">each type of </w:t>
      </w:r>
      <w:r w:rsidR="00882347" w:rsidRPr="00021027">
        <w:rPr>
          <w:sz w:val="20"/>
        </w:rPr>
        <w:t xml:space="preserve">manure available on the day of removal </w:t>
      </w:r>
      <w:r w:rsidR="0069381E" w:rsidRPr="00021027">
        <w:rPr>
          <w:sz w:val="20"/>
        </w:rPr>
        <w:t xml:space="preserve">(prior to removal) </w:t>
      </w:r>
      <w:r w:rsidR="00882347" w:rsidRPr="00021027">
        <w:rPr>
          <w:sz w:val="20"/>
        </w:rPr>
        <w:t>(</w:t>
      </w:r>
      <w:r w:rsidR="00882347" w:rsidRPr="00021027">
        <w:rPr>
          <w:sz w:val="20"/>
          <w:szCs w:val="24"/>
        </w:rPr>
        <w:t>1000 kg wet weight for solid manure and 1000 L for liquid manure day</w:t>
      </w:r>
      <w:r w:rsidR="00882347" w:rsidRPr="00021027">
        <w:rPr>
          <w:sz w:val="20"/>
          <w:szCs w:val="24"/>
          <w:vertAlign w:val="superscript"/>
        </w:rPr>
        <w:t>-1</w:t>
      </w:r>
      <w:r w:rsidR="00882347" w:rsidRPr="00021027">
        <w:rPr>
          <w:sz w:val="20"/>
          <w:szCs w:val="24"/>
        </w:rPr>
        <w:t xml:space="preserve"> – we assume that 1 kg of liquid manure = 1 L of liquid manure), </w:t>
      </w:r>
      <w:r w:rsidR="007168CC" w:rsidRPr="00021027">
        <w:rPr>
          <w:sz w:val="20"/>
          <w:szCs w:val="24"/>
        </w:rPr>
        <w:t xml:space="preserve">by livestock type and manure management system, </w:t>
      </w:r>
      <w:r w:rsidR="00882347" w:rsidRPr="00021027">
        <w:rPr>
          <w:sz w:val="20"/>
          <w:szCs w:val="24"/>
        </w:rPr>
        <w:t>calculated</w:t>
      </w:r>
      <w:r w:rsidR="00177AF9" w:rsidRPr="00021027">
        <w:rPr>
          <w:sz w:val="20"/>
          <w:szCs w:val="24"/>
        </w:rPr>
        <w:t xml:space="preserve"> using</w:t>
      </w:r>
      <w:r w:rsidR="00882347" w:rsidRPr="00021027">
        <w:rPr>
          <w:sz w:val="20"/>
          <w:szCs w:val="24"/>
        </w:rPr>
        <w:t xml:space="preserve"> </w:t>
      </w:r>
      <w:r w:rsidRPr="00021027">
        <w:rPr>
          <w:sz w:val="20"/>
        </w:rPr>
        <w:fldChar w:fldCharType="begin"/>
      </w:r>
      <w:r w:rsidRPr="00021027">
        <w:rPr>
          <w:sz w:val="20"/>
        </w:rPr>
        <w:instrText xml:space="preserve"> REF TotalVolumeManureEq \h  \* MERGEFORMAT </w:instrText>
      </w:r>
      <w:r w:rsidRPr="00021027">
        <w:rPr>
          <w:sz w:val="20"/>
        </w:rPr>
      </w:r>
      <w:r w:rsidRPr="00021027">
        <w:rPr>
          <w:sz w:val="20"/>
        </w:rPr>
        <w:fldChar w:fldCharType="separate"/>
      </w:r>
      <w:r w:rsidRPr="00021027">
        <w:rPr>
          <w:b/>
          <w:sz w:val="20"/>
        </w:rPr>
        <w:t xml:space="preserve">Eq. </w:t>
      </w:r>
      <w:r w:rsidRPr="00021027">
        <w:rPr>
          <w:b/>
          <w:noProof/>
          <w:sz w:val="20"/>
        </w:rPr>
        <w:t>4.5.3</w:t>
      </w:r>
      <w:r w:rsidRPr="00021027">
        <w:rPr>
          <w:b/>
          <w:sz w:val="20"/>
        </w:rPr>
        <w:noBreakHyphen/>
      </w:r>
      <w:r w:rsidRPr="00021027">
        <w:rPr>
          <w:b/>
          <w:noProof/>
          <w:sz w:val="20"/>
        </w:rPr>
        <w:t>3</w:t>
      </w:r>
      <w:r w:rsidRPr="00021027">
        <w:rPr>
          <w:sz w:val="20"/>
        </w:rPr>
        <w:fldChar w:fldCharType="end"/>
      </w:r>
    </w:p>
    <w:p w14:paraId="3A0615B6" w14:textId="311BBC87" w:rsidR="00D85B81" w:rsidRPr="00021027" w:rsidRDefault="00000000" w:rsidP="00D85B81">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oMath>
      <w:r w:rsidR="00D85B81" w:rsidRPr="00021027">
        <w:rPr>
          <w:b/>
          <w:szCs w:val="24"/>
        </w:rPr>
        <w:tab/>
      </w:r>
    </w:p>
    <w:p w14:paraId="167BBAAA" w14:textId="4A5918C9" w:rsidR="00D85B81" w:rsidRPr="00021027" w:rsidRDefault="00D85B81" w:rsidP="00D85B81">
      <w:pPr>
        <w:keepNext/>
        <w:tabs>
          <w:tab w:val="clear" w:pos="2880"/>
          <w:tab w:val="clear" w:pos="9360"/>
          <w:tab w:val="right" w:pos="9781"/>
        </w:tabs>
        <w:spacing w:after="120"/>
        <w:rPr>
          <w:b/>
          <w:szCs w:val="24"/>
        </w:rPr>
      </w:pPr>
      <w:r w:rsidRPr="00021027">
        <w:rPr>
          <w:b/>
          <w:szCs w:val="24"/>
        </w:rPr>
        <w:tab/>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4.5.2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10</w:t>
      </w:r>
      <w:r w:rsidR="001977CC" w:rsidRPr="00021027">
        <w:rPr>
          <w:b/>
          <w:szCs w:val="24"/>
        </w:rPr>
        <w:fldChar w:fldCharType="end"/>
      </w:r>
    </w:p>
    <w:p w14:paraId="23B4D38B" w14:textId="77777777" w:rsidR="00D85B81" w:rsidRPr="00021027" w:rsidRDefault="00D85B81" w:rsidP="00D85B81">
      <w:pPr>
        <w:rPr>
          <w:sz w:val="20"/>
        </w:rPr>
      </w:pPr>
      <w:r w:rsidRPr="00021027">
        <w:rPr>
          <w:sz w:val="20"/>
        </w:rPr>
        <w:t>where</w:t>
      </w:r>
    </w:p>
    <w:p w14:paraId="6B242F6B" w14:textId="7C9F821C" w:rsidR="00D85B81" w:rsidRPr="00021027" w:rsidRDefault="000D167D" w:rsidP="00D85B81">
      <w:pPr>
        <w:tabs>
          <w:tab w:val="clear" w:pos="2880"/>
          <w:tab w:val="clear" w:pos="9360"/>
        </w:tabs>
        <w:spacing w:before="0" w:after="120"/>
        <w:ind w:left="2835" w:hanging="2835"/>
        <w:rPr>
          <w:sz w:val="20"/>
        </w:rPr>
      </w:pPr>
      <w:proofErr w:type="spellStart"/>
      <w:r w:rsidRPr="00021027">
        <w:rPr>
          <w:i/>
          <w:sz w:val="20"/>
        </w:rPr>
        <w:t>Total_</w:t>
      </w:r>
      <w:r w:rsidR="00D85B81" w:rsidRPr="00021027">
        <w:rPr>
          <w:i/>
          <w:sz w:val="20"/>
        </w:rPr>
        <w:t>N</w:t>
      </w:r>
      <w:r w:rsidR="00D85B81" w:rsidRPr="00021027">
        <w:rPr>
          <w:i/>
          <w:sz w:val="20"/>
          <w:vertAlign w:val="subscript"/>
        </w:rPr>
        <w:t>landmanure</w:t>
      </w:r>
      <w:proofErr w:type="spellEnd"/>
      <w:r w:rsidR="00D85B81" w:rsidRPr="00021027">
        <w:rPr>
          <w:i/>
          <w:sz w:val="20"/>
          <w:vertAlign w:val="subscript"/>
        </w:rPr>
        <w:t>(t)</w:t>
      </w:r>
      <w:r w:rsidR="00D85B81" w:rsidRPr="00021027">
        <w:rPr>
          <w:i/>
          <w:sz w:val="20"/>
        </w:rPr>
        <w:tab/>
      </w:r>
      <w:r w:rsidR="00D85B81" w:rsidRPr="00021027">
        <w:rPr>
          <w:sz w:val="20"/>
        </w:rPr>
        <w:t xml:space="preserve">Total amount of N </w:t>
      </w:r>
      <w:r w:rsidR="0093302C" w:rsidRPr="00021027">
        <w:rPr>
          <w:sz w:val="20"/>
        </w:rPr>
        <w:t xml:space="preserve">available in stored manure on day </w:t>
      </w:r>
      <w:r w:rsidR="0093302C" w:rsidRPr="00021027">
        <w:rPr>
          <w:i/>
          <w:iCs/>
          <w:sz w:val="20"/>
        </w:rPr>
        <w:t>t</w:t>
      </w:r>
      <w:r w:rsidR="0093302C" w:rsidRPr="00021027">
        <w:rPr>
          <w:sz w:val="20"/>
        </w:rPr>
        <w:t xml:space="preserve"> (day following removal) (kg N),</w:t>
      </w:r>
      <w:r w:rsidR="00D85B81" w:rsidRPr="00021027">
        <w:rPr>
          <w:sz w:val="20"/>
        </w:rPr>
        <w:t xml:space="preserve"> </w:t>
      </w:r>
      <w:r w:rsidRPr="00021027">
        <w:rPr>
          <w:sz w:val="20"/>
        </w:rPr>
        <w:t>by livestock type</w:t>
      </w:r>
      <w:r w:rsidR="00D85B81" w:rsidRPr="00021027">
        <w:rPr>
          <w:sz w:val="20"/>
        </w:rPr>
        <w:t xml:space="preserve"> and manure management system</w:t>
      </w:r>
    </w:p>
    <w:p w14:paraId="42909BD7" w14:textId="311138A7" w:rsidR="00762DE0" w:rsidRPr="00021027" w:rsidRDefault="009859FB" w:rsidP="00CE076E">
      <w:pPr>
        <w:pStyle w:val="Heading4"/>
        <w:tabs>
          <w:tab w:val="right" w:pos="8640"/>
          <w:tab w:val="right" w:pos="8820"/>
        </w:tabs>
        <w:ind w:right="15"/>
      </w:pPr>
      <w:r w:rsidRPr="00021027">
        <w:t xml:space="preserve">nitrogen </w:t>
      </w:r>
      <w:r w:rsidR="00816CA7" w:rsidRPr="00021027">
        <w:t xml:space="preserve">available </w:t>
      </w:r>
      <w:r w:rsidRPr="00021027">
        <w:t xml:space="preserve">from </w:t>
      </w:r>
      <w:r w:rsidR="00C13598" w:rsidRPr="00021027">
        <w:t>broiler, layer and turkey manure</w:t>
      </w:r>
    </w:p>
    <w:p w14:paraId="2DEAB1B8" w14:textId="091AEE99" w:rsidR="00543375" w:rsidRPr="00021027" w:rsidRDefault="00543375" w:rsidP="00CE076E">
      <w:pPr>
        <w:pStyle w:val="Heading5"/>
        <w:ind w:right="15"/>
      </w:pPr>
      <w:r w:rsidRPr="00021027">
        <w:t xml:space="preserve">Total </w:t>
      </w:r>
      <w:proofErr w:type="spellStart"/>
      <w:r w:rsidRPr="00021027">
        <w:t>ammonical</w:t>
      </w:r>
      <w:proofErr w:type="spellEnd"/>
      <w:r w:rsidRPr="00021027">
        <w:t xml:space="preserve"> nitrogen (TAN) </w:t>
      </w:r>
    </w:p>
    <w:p w14:paraId="0F01AEA2" w14:textId="62675DF7" w:rsidR="00882347" w:rsidRPr="00C41C7F" w:rsidRDefault="00000000" w:rsidP="0088234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882347" w:rsidRPr="00C41C7F">
        <w:rPr>
          <w:b/>
          <w:szCs w:val="24"/>
        </w:rPr>
        <w:tab/>
      </w:r>
    </w:p>
    <w:p w14:paraId="4E9547A1" w14:textId="53E989E3" w:rsidR="00882347" w:rsidRPr="00C41C7F" w:rsidRDefault="00882347" w:rsidP="00882347">
      <w:pPr>
        <w:keepNext/>
        <w:tabs>
          <w:tab w:val="clear" w:pos="2880"/>
          <w:tab w:val="clear" w:pos="9360"/>
          <w:tab w:val="right" w:pos="9781"/>
        </w:tabs>
        <w:spacing w:after="120"/>
        <w:rPr>
          <w:b/>
          <w:szCs w:val="24"/>
        </w:rPr>
      </w:pPr>
      <w:r w:rsidRPr="00C41C7F">
        <w:rPr>
          <w:b/>
          <w:szCs w:val="24"/>
        </w:rPr>
        <w:tab/>
      </w:r>
      <w:bookmarkStart w:id="657" w:name="TANLandManure_Poultry_Eq"/>
      <w:r w:rsidRPr="00C41C7F">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4.5.2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bookmarkEnd w:id="657"/>
    </w:p>
    <w:p w14:paraId="4FE9CFF7" w14:textId="77777777" w:rsidR="00882347" w:rsidRPr="00C41C7F" w:rsidRDefault="00882347" w:rsidP="00882347">
      <w:pPr>
        <w:rPr>
          <w:sz w:val="20"/>
        </w:rPr>
      </w:pPr>
      <w:r w:rsidRPr="00C41C7F">
        <w:rPr>
          <w:sz w:val="20"/>
        </w:rPr>
        <w:t>where</w:t>
      </w:r>
    </w:p>
    <w:p w14:paraId="57DC26D2" w14:textId="32C8888C" w:rsidR="00882347" w:rsidRPr="00C41C7F" w:rsidRDefault="00882347" w:rsidP="00C41C7F">
      <w:pPr>
        <w:tabs>
          <w:tab w:val="clear" w:pos="2880"/>
          <w:tab w:val="clear" w:pos="9360"/>
        </w:tabs>
        <w:spacing w:before="0"/>
        <w:ind w:left="2835" w:hanging="2835"/>
        <w:rPr>
          <w:sz w:val="20"/>
        </w:rPr>
      </w:pPr>
      <w:proofErr w:type="spellStart"/>
      <w:r w:rsidRPr="00C41C7F">
        <w:rPr>
          <w:i/>
          <w:sz w:val="20"/>
        </w:rPr>
        <w:lastRenderedPageBreak/>
        <w:t>TAN</w:t>
      </w:r>
      <w:r w:rsidRPr="00C41C7F">
        <w:rPr>
          <w:i/>
          <w:sz w:val="20"/>
          <w:vertAlign w:val="subscript"/>
        </w:rPr>
        <w:t>landmanure</w:t>
      </w:r>
      <w:proofErr w:type="spellEnd"/>
      <w:r w:rsidRPr="00C41C7F">
        <w:rPr>
          <w:i/>
          <w:sz w:val="20"/>
          <w:vertAlign w:val="subscript"/>
        </w:rPr>
        <w:t>(t)</w:t>
      </w:r>
      <w:r w:rsidRPr="00C41C7F">
        <w:rPr>
          <w:i/>
          <w:sz w:val="20"/>
        </w:rPr>
        <w:tab/>
      </w:r>
      <w:r w:rsidRPr="00C41C7F">
        <w:rPr>
          <w:sz w:val="20"/>
        </w:rPr>
        <w:t>Total amount of TAN</w:t>
      </w:r>
      <w:r w:rsidR="004A2086">
        <w:rPr>
          <w:sz w:val="20"/>
        </w:rPr>
        <w:t xml:space="preserve"> available in stored broiler, layer or turkey manure</w:t>
      </w:r>
      <w:r w:rsidR="0018536E">
        <w:rPr>
          <w:sz w:val="20"/>
        </w:rPr>
        <w:t xml:space="preserve"> </w:t>
      </w:r>
      <w:r w:rsidR="00AF68A9">
        <w:rPr>
          <w:sz w:val="20"/>
        </w:rPr>
        <w:t xml:space="preserve">on day </w:t>
      </w:r>
      <w:r w:rsidR="00AF68A9" w:rsidRPr="00AF68A9">
        <w:rPr>
          <w:i/>
          <w:iCs/>
          <w:sz w:val="20"/>
        </w:rPr>
        <w:t>t</w:t>
      </w:r>
      <w:r w:rsidR="00AF68A9">
        <w:rPr>
          <w:sz w:val="20"/>
        </w:rPr>
        <w:t xml:space="preserve"> (kg TAN), by animal </w:t>
      </w:r>
      <w:r w:rsidRPr="00C41C7F">
        <w:rPr>
          <w:sz w:val="20"/>
        </w:rPr>
        <w:t>group and manure management system</w:t>
      </w:r>
    </w:p>
    <w:p w14:paraId="33CA3C4D" w14:textId="4A04C616" w:rsidR="00882347" w:rsidRPr="00C41C7F" w:rsidRDefault="00882347" w:rsidP="00C41C7F">
      <w:pPr>
        <w:tabs>
          <w:tab w:val="clear" w:pos="2880"/>
          <w:tab w:val="clear" w:pos="9360"/>
        </w:tabs>
        <w:spacing w:before="0"/>
        <w:ind w:left="2837" w:hanging="2837"/>
        <w:rPr>
          <w:sz w:val="20"/>
          <w:szCs w:val="24"/>
        </w:rPr>
      </w:pPr>
      <w:proofErr w:type="spellStart"/>
      <w:r w:rsidRPr="00C41C7F">
        <w:rPr>
          <w:i/>
          <w:sz w:val="20"/>
        </w:rPr>
        <w:t>TAN</w:t>
      </w:r>
      <w:r w:rsidRPr="00C41C7F">
        <w:rPr>
          <w:i/>
          <w:sz w:val="20"/>
          <w:vertAlign w:val="subscript"/>
        </w:rPr>
        <w:t>storage</w:t>
      </w:r>
      <w:proofErr w:type="spellEnd"/>
      <w:r w:rsidRPr="00C41C7F">
        <w:rPr>
          <w:i/>
          <w:sz w:val="20"/>
          <w:vertAlign w:val="subscript"/>
        </w:rPr>
        <w:t>(t)</w:t>
      </w:r>
      <w:r w:rsidRPr="00C41C7F">
        <w:rPr>
          <w:i/>
          <w:sz w:val="20"/>
        </w:rPr>
        <w:tab/>
      </w:r>
      <w:r w:rsidRPr="00C41C7F">
        <w:rPr>
          <w:sz w:val="20"/>
          <w:szCs w:val="24"/>
        </w:rPr>
        <w:t xml:space="preserve">TAN in stored manure on </w:t>
      </w:r>
      <w:r w:rsidR="00F67B8E">
        <w:rPr>
          <w:sz w:val="20"/>
          <w:szCs w:val="24"/>
        </w:rPr>
        <w:t xml:space="preserve">day </w:t>
      </w:r>
      <w:r w:rsidR="00F67B8E" w:rsidRPr="00F67B8E">
        <w:rPr>
          <w:i/>
          <w:iCs/>
          <w:sz w:val="20"/>
          <w:szCs w:val="24"/>
        </w:rPr>
        <w:t>t</w:t>
      </w:r>
      <w:r w:rsidRPr="00C41C7F">
        <w:rPr>
          <w:sz w:val="20"/>
          <w:szCs w:val="24"/>
        </w:rPr>
        <w:t xml:space="preserve"> (kg TAN)</w:t>
      </w:r>
      <w:r w:rsidR="00F67B8E">
        <w:rPr>
          <w:sz w:val="20"/>
          <w:szCs w:val="24"/>
        </w:rPr>
        <w:t>, by animal group and manure management system</w:t>
      </w:r>
    </w:p>
    <w:p w14:paraId="2C84BDA3" w14:textId="0E1C6CFB" w:rsidR="00543375"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543375" w:rsidRPr="00D5649B">
        <w:rPr>
          <w:b/>
          <w:szCs w:val="24"/>
        </w:rPr>
        <w:t xml:space="preserve"> </w:t>
      </w:r>
      <w:r w:rsidR="00543375" w:rsidRPr="00D5649B">
        <w:rPr>
          <w:b/>
          <w:szCs w:val="24"/>
        </w:rPr>
        <w:tab/>
      </w:r>
      <w:r w:rsidR="00543375"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7B6BE962" w14:textId="77777777" w:rsidR="00543375" w:rsidRPr="00D5649B" w:rsidRDefault="00543375" w:rsidP="00543375">
      <w:pPr>
        <w:tabs>
          <w:tab w:val="clear" w:pos="2880"/>
          <w:tab w:val="left" w:pos="2694"/>
        </w:tabs>
        <w:ind w:left="2694" w:hanging="2694"/>
        <w:rPr>
          <w:i/>
          <w:sz w:val="20"/>
        </w:rPr>
      </w:pPr>
      <w:r w:rsidRPr="00D5649B">
        <w:rPr>
          <w:sz w:val="20"/>
        </w:rPr>
        <w:t>where</w:t>
      </w:r>
    </w:p>
    <w:p w14:paraId="75E54644" w14:textId="7CF76965" w:rsidR="00543375" w:rsidRPr="00D5649B" w:rsidRDefault="00543375" w:rsidP="0027285F">
      <w:pPr>
        <w:tabs>
          <w:tab w:val="clear" w:pos="2880"/>
          <w:tab w:val="clear" w:pos="9360"/>
        </w:tabs>
        <w:spacing w:before="0"/>
        <w:ind w:left="2835" w:hanging="2835"/>
        <w:rPr>
          <w:sz w:val="20"/>
          <w:szCs w:val="24"/>
        </w:rPr>
      </w:pPr>
      <w:proofErr w:type="spellStart"/>
      <w:r w:rsidRPr="00D5649B">
        <w:rPr>
          <w:i/>
          <w:sz w:val="20"/>
          <w:szCs w:val="24"/>
        </w:rPr>
        <w:t>Total_TAN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 xml:space="preserve">Total TAN </w:t>
      </w:r>
      <w:r w:rsidR="00F67B8E">
        <w:rPr>
          <w:sz w:val="20"/>
          <w:szCs w:val="24"/>
        </w:rPr>
        <w:t xml:space="preserve">available </w:t>
      </w:r>
      <w:r w:rsidRPr="00D5649B">
        <w:rPr>
          <w:sz w:val="20"/>
          <w:szCs w:val="24"/>
        </w:rPr>
        <w:t>in stored broiler, layer or turkey manure (kg TAN)</w:t>
      </w:r>
      <w:r w:rsidR="00F67B8E">
        <w:rPr>
          <w:sz w:val="20"/>
          <w:szCs w:val="24"/>
        </w:rPr>
        <w:t>, by livestock type and manure management system</w:t>
      </w:r>
    </w:p>
    <w:p w14:paraId="0A78F70B" w14:textId="77777777" w:rsidR="00C020AD" w:rsidRPr="00D5649B" w:rsidRDefault="00C020AD" w:rsidP="00C020AD">
      <w:pPr>
        <w:pStyle w:val="Heading5"/>
      </w:pPr>
      <w:r w:rsidRPr="00D5649B">
        <w:t xml:space="preserve">Organic nitrogen (ON) </w:t>
      </w:r>
    </w:p>
    <w:p w14:paraId="29A4563E" w14:textId="5800C523" w:rsidR="00C020AD" w:rsidRPr="00021027" w:rsidRDefault="00C020AD" w:rsidP="00C020AD">
      <w:r w:rsidRPr="00D5649B">
        <w:t xml:space="preserve">For broilers, </w:t>
      </w:r>
      <w:r w:rsidRPr="009C291B">
        <w:t>layers and turkeys, the amount of organic N in manure available for application to land</w:t>
      </w:r>
      <w:r w:rsidR="00FE465A" w:rsidRPr="009C291B">
        <w:t xml:space="preserve">, </w:t>
      </w:r>
      <w:r w:rsidR="009B2A27" w:rsidRPr="009C291B">
        <w:t xml:space="preserve"> addition to an AD system</w:t>
      </w:r>
      <w:r w:rsidR="00FE465A" w:rsidRPr="009C291B">
        <w:t>- or export</w:t>
      </w:r>
      <w:r w:rsidRPr="009C291B">
        <w:t xml:space="preserve"> is calculated</w:t>
      </w:r>
      <w:r w:rsidRPr="00D5649B">
        <w:t xml:space="preserve"> as the difference </w:t>
      </w:r>
      <w:r w:rsidRPr="00021027">
        <w:t xml:space="preserve">between </w:t>
      </w:r>
      <w:proofErr w:type="spellStart"/>
      <w:r w:rsidR="007B7FBE" w:rsidRPr="00021027">
        <w:rPr>
          <w:i/>
        </w:rPr>
        <w:t>N</w:t>
      </w:r>
      <w:r w:rsidR="007B7FBE" w:rsidRPr="00021027">
        <w:rPr>
          <w:i/>
          <w:vertAlign w:val="subscript"/>
        </w:rPr>
        <w:t>landmanure</w:t>
      </w:r>
      <w:proofErr w:type="spellEnd"/>
      <w:r w:rsidR="007B7FBE" w:rsidRPr="00021027">
        <w:rPr>
          <w:i/>
        </w:rPr>
        <w:t xml:space="preserve"> </w:t>
      </w:r>
      <w:r w:rsidR="007B7FBE" w:rsidRPr="00021027">
        <w:t>and</w:t>
      </w:r>
      <w:r w:rsidR="007B7FBE" w:rsidRPr="00021027">
        <w:rPr>
          <w:i/>
        </w:rPr>
        <w:t xml:space="preserve"> </w:t>
      </w:r>
      <w:proofErr w:type="spellStart"/>
      <w:r w:rsidRPr="00021027">
        <w:rPr>
          <w:i/>
        </w:rPr>
        <w:t>TAN</w:t>
      </w:r>
      <w:r w:rsidRPr="00021027">
        <w:rPr>
          <w:i/>
          <w:vertAlign w:val="subscript"/>
        </w:rPr>
        <w:t>landmanure</w:t>
      </w:r>
      <w:proofErr w:type="spellEnd"/>
      <w:r w:rsidRPr="00021027">
        <w:t>.</w:t>
      </w:r>
    </w:p>
    <w:p w14:paraId="50E354D6" w14:textId="2F9F753D" w:rsidR="00C020AD" w:rsidRPr="00021027"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oMath>
      <w:r w:rsidR="00C020AD" w:rsidRPr="00021027">
        <w:rPr>
          <w:b/>
          <w:szCs w:val="24"/>
        </w:rPr>
        <w:t xml:space="preserve"> </w:t>
      </w:r>
      <w:r w:rsidR="00C020AD" w:rsidRPr="00021027">
        <w:rPr>
          <w:b/>
          <w:szCs w:val="24"/>
        </w:rPr>
        <w:tab/>
      </w:r>
      <w:r w:rsidR="00C020AD" w:rsidRPr="00021027">
        <w:rPr>
          <w:b/>
        </w:rPr>
        <w:t xml:space="preserve">Eq. </w:t>
      </w:r>
      <w:r w:rsidR="001977CC" w:rsidRPr="00021027">
        <w:rPr>
          <w:b/>
        </w:rPr>
        <w:fldChar w:fldCharType="begin"/>
      </w:r>
      <w:r w:rsidR="001977CC" w:rsidRPr="00021027">
        <w:rPr>
          <w:b/>
        </w:rPr>
        <w:instrText xml:space="preserve"> STYLEREF 3 \s </w:instrText>
      </w:r>
      <w:r w:rsidR="001977CC" w:rsidRPr="00021027">
        <w:rPr>
          <w:b/>
        </w:rPr>
        <w:fldChar w:fldCharType="separate"/>
      </w:r>
      <w:r w:rsidR="001977CC" w:rsidRPr="00021027">
        <w:rPr>
          <w:b/>
          <w:noProof/>
        </w:rPr>
        <w:t>4.5.2</w:t>
      </w:r>
      <w:r w:rsidR="001977CC" w:rsidRPr="00021027">
        <w:rPr>
          <w:b/>
        </w:rPr>
        <w:fldChar w:fldCharType="end"/>
      </w:r>
      <w:r w:rsidR="001977CC" w:rsidRPr="00021027">
        <w:rPr>
          <w:b/>
        </w:rPr>
        <w:noBreakHyphen/>
      </w:r>
      <w:r w:rsidR="001977CC" w:rsidRPr="00021027">
        <w:rPr>
          <w:b/>
        </w:rPr>
        <w:fldChar w:fldCharType="begin"/>
      </w:r>
      <w:r w:rsidR="001977CC" w:rsidRPr="00021027">
        <w:rPr>
          <w:b/>
        </w:rPr>
        <w:instrText xml:space="preserve"> SEQ Eq. \* ARABIC \s 3 </w:instrText>
      </w:r>
      <w:r w:rsidR="001977CC" w:rsidRPr="00021027">
        <w:rPr>
          <w:b/>
        </w:rPr>
        <w:fldChar w:fldCharType="separate"/>
      </w:r>
      <w:r w:rsidR="001977CC" w:rsidRPr="00021027">
        <w:rPr>
          <w:b/>
          <w:noProof/>
        </w:rPr>
        <w:t>13</w:t>
      </w:r>
      <w:r w:rsidR="001977CC" w:rsidRPr="00021027">
        <w:rPr>
          <w:b/>
        </w:rPr>
        <w:fldChar w:fldCharType="end"/>
      </w:r>
    </w:p>
    <w:p w14:paraId="3C3A6EFB" w14:textId="77777777" w:rsidR="00C020AD" w:rsidRPr="00021027" w:rsidRDefault="00C020AD" w:rsidP="00C020AD">
      <w:pPr>
        <w:tabs>
          <w:tab w:val="clear" w:pos="2880"/>
          <w:tab w:val="left" w:pos="2694"/>
        </w:tabs>
        <w:ind w:left="2694" w:hanging="2694"/>
        <w:rPr>
          <w:i/>
          <w:sz w:val="20"/>
        </w:rPr>
      </w:pPr>
      <w:r w:rsidRPr="00021027">
        <w:rPr>
          <w:sz w:val="20"/>
        </w:rPr>
        <w:t>where</w:t>
      </w:r>
    </w:p>
    <w:p w14:paraId="28C079D6" w14:textId="1FD8099C" w:rsidR="00C020AD" w:rsidRPr="00021027" w:rsidRDefault="00C020AD" w:rsidP="0027285F">
      <w:pPr>
        <w:tabs>
          <w:tab w:val="clear" w:pos="2880"/>
          <w:tab w:val="clear" w:pos="9360"/>
        </w:tabs>
        <w:spacing w:before="0"/>
        <w:ind w:left="2835" w:hanging="2835"/>
        <w:rPr>
          <w:i/>
          <w:sz w:val="20"/>
          <w:szCs w:val="24"/>
        </w:rPr>
      </w:pPr>
      <w:r w:rsidRPr="00021027">
        <w:rPr>
          <w:i/>
          <w:sz w:val="20"/>
          <w:szCs w:val="24"/>
        </w:rPr>
        <w:t>OrganicN</w:t>
      </w:r>
      <w:r w:rsidRPr="00021027">
        <w:rPr>
          <w:i/>
          <w:sz w:val="20"/>
          <w:szCs w:val="24"/>
          <w:vertAlign w:val="subscript"/>
        </w:rPr>
        <w:t>landmanure</w:t>
      </w:r>
      <w:r w:rsidRPr="00021027">
        <w:rPr>
          <w:i/>
          <w:sz w:val="20"/>
          <w:szCs w:val="24"/>
        </w:rPr>
        <w:tab/>
      </w:r>
      <w:r w:rsidR="00EE7F6E" w:rsidRPr="00021027">
        <w:rPr>
          <w:sz w:val="20"/>
          <w:szCs w:val="24"/>
        </w:rPr>
        <w:t>O</w:t>
      </w:r>
      <w:r w:rsidRPr="00021027">
        <w:rPr>
          <w:sz w:val="20"/>
          <w:szCs w:val="24"/>
        </w:rPr>
        <w:t xml:space="preserve">rganic N available in </w:t>
      </w:r>
      <w:r w:rsidR="00235971" w:rsidRPr="00021027">
        <w:rPr>
          <w:sz w:val="20"/>
          <w:szCs w:val="24"/>
        </w:rPr>
        <w:t xml:space="preserve">stored </w:t>
      </w:r>
      <w:r w:rsidRPr="00021027">
        <w:rPr>
          <w:sz w:val="20"/>
          <w:szCs w:val="24"/>
        </w:rPr>
        <w:t>broiler, layer or turkey manure (kg N)</w:t>
      </w:r>
      <w:r w:rsidR="00796F7B" w:rsidRPr="00021027">
        <w:rPr>
          <w:sz w:val="20"/>
          <w:szCs w:val="24"/>
        </w:rPr>
        <w:t>, by animal group and manure management system</w:t>
      </w:r>
    </w:p>
    <w:p w14:paraId="2BF168F2" w14:textId="177F7D64" w:rsidR="00C020AD" w:rsidRPr="00021027" w:rsidRDefault="00C020AD" w:rsidP="0027285F">
      <w:pPr>
        <w:tabs>
          <w:tab w:val="clear" w:pos="2880"/>
          <w:tab w:val="clear" w:pos="9360"/>
        </w:tabs>
        <w:spacing w:before="0"/>
        <w:ind w:left="2835" w:hanging="2835"/>
        <w:rPr>
          <w:sz w:val="20"/>
          <w:szCs w:val="24"/>
        </w:rPr>
      </w:pPr>
      <w:proofErr w:type="spellStart"/>
      <w:r w:rsidRPr="00021027">
        <w:rPr>
          <w:i/>
          <w:sz w:val="20"/>
          <w:szCs w:val="24"/>
        </w:rPr>
        <w:t>N</w:t>
      </w:r>
      <w:r w:rsidRPr="00021027">
        <w:rPr>
          <w:i/>
          <w:sz w:val="20"/>
          <w:szCs w:val="24"/>
          <w:vertAlign w:val="subscript"/>
        </w:rPr>
        <w:t>landmanure</w:t>
      </w:r>
      <w:proofErr w:type="spellEnd"/>
      <w:r w:rsidRPr="00021027">
        <w:rPr>
          <w:i/>
          <w:sz w:val="20"/>
          <w:szCs w:val="24"/>
        </w:rPr>
        <w:tab/>
      </w:r>
      <w:r w:rsidRPr="00021027">
        <w:rPr>
          <w:sz w:val="20"/>
          <w:szCs w:val="24"/>
        </w:rPr>
        <w:t xml:space="preserve">N </w:t>
      </w:r>
      <w:r w:rsidR="00F67B8E" w:rsidRPr="00021027">
        <w:rPr>
          <w:sz w:val="20"/>
          <w:szCs w:val="24"/>
        </w:rPr>
        <w:t xml:space="preserve">available </w:t>
      </w:r>
      <w:r w:rsidRPr="00021027">
        <w:rPr>
          <w:sz w:val="20"/>
          <w:szCs w:val="24"/>
        </w:rPr>
        <w:t>in stored broiler, layer or turkey manure (kg N)</w:t>
      </w:r>
      <w:r w:rsidR="004E2E7E" w:rsidRPr="00021027">
        <w:rPr>
          <w:sz w:val="20"/>
          <w:szCs w:val="24"/>
        </w:rPr>
        <w:t xml:space="preserve">, </w:t>
      </w:r>
      <w:r w:rsidR="00796F7B" w:rsidRPr="00021027">
        <w:rPr>
          <w:sz w:val="20"/>
          <w:szCs w:val="24"/>
        </w:rPr>
        <w:t xml:space="preserve">by animal group and manure management system, </w:t>
      </w:r>
      <w:r w:rsidR="004E2E7E" w:rsidRPr="00021027">
        <w:rPr>
          <w:sz w:val="20"/>
          <w:szCs w:val="24"/>
        </w:rPr>
        <w:t xml:space="preserve">calculated using </w:t>
      </w:r>
      <w:r w:rsidR="00F67B8E" w:rsidRPr="00021027">
        <w:rPr>
          <w:sz w:val="20"/>
        </w:rPr>
        <w:fldChar w:fldCharType="begin"/>
      </w:r>
      <w:r w:rsidR="00F67B8E" w:rsidRPr="00021027">
        <w:rPr>
          <w:sz w:val="20"/>
        </w:rPr>
        <w:instrText xml:space="preserve"> REF Nlandmanure_Poultry_Eq \h  \* MERGEFORMAT </w:instrText>
      </w:r>
      <w:r w:rsidR="00F67B8E" w:rsidRPr="00021027">
        <w:rPr>
          <w:sz w:val="20"/>
        </w:rPr>
      </w:r>
      <w:r w:rsidR="00F67B8E" w:rsidRPr="00021027">
        <w:rPr>
          <w:sz w:val="20"/>
        </w:rPr>
        <w:fldChar w:fldCharType="separate"/>
      </w:r>
      <w:r w:rsidR="00F67B8E" w:rsidRPr="00021027">
        <w:rPr>
          <w:b/>
          <w:sz w:val="20"/>
        </w:rPr>
        <w:t xml:space="preserve">Eq. </w:t>
      </w:r>
      <w:r w:rsidR="00F67B8E" w:rsidRPr="00021027">
        <w:rPr>
          <w:b/>
          <w:noProof/>
          <w:sz w:val="20"/>
        </w:rPr>
        <w:t>4.5.2</w:t>
      </w:r>
      <w:r w:rsidR="00F67B8E" w:rsidRPr="00021027">
        <w:rPr>
          <w:b/>
          <w:sz w:val="20"/>
        </w:rPr>
        <w:noBreakHyphen/>
      </w:r>
      <w:r w:rsidR="00F67B8E" w:rsidRPr="00021027">
        <w:rPr>
          <w:b/>
          <w:noProof/>
          <w:sz w:val="20"/>
        </w:rPr>
        <w:t>16</w:t>
      </w:r>
      <w:r w:rsidR="00F67B8E" w:rsidRPr="00021027">
        <w:rPr>
          <w:sz w:val="20"/>
        </w:rPr>
        <w:fldChar w:fldCharType="end"/>
      </w:r>
    </w:p>
    <w:p w14:paraId="4F079F64" w14:textId="326E23B0" w:rsidR="00C020AD" w:rsidRPr="00D5649B"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e>
        </m:nary>
      </m:oMath>
      <w:r w:rsidR="00C020AD" w:rsidRPr="00D5649B">
        <w:rPr>
          <w:b/>
          <w:szCs w:val="24"/>
        </w:rPr>
        <w:t xml:space="preserve"> </w:t>
      </w:r>
      <w:r w:rsidR="00C020AD" w:rsidRPr="00D5649B">
        <w:rPr>
          <w:b/>
          <w:szCs w:val="24"/>
        </w:rPr>
        <w:tab/>
      </w:r>
      <w:r w:rsidR="00C020A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727A96B1" w14:textId="77777777" w:rsidR="00C020AD" w:rsidRPr="00D5649B" w:rsidRDefault="00C020AD" w:rsidP="00C020AD">
      <w:pPr>
        <w:tabs>
          <w:tab w:val="clear" w:pos="2880"/>
          <w:tab w:val="left" w:pos="2694"/>
        </w:tabs>
        <w:ind w:left="2694" w:hanging="2694"/>
        <w:rPr>
          <w:i/>
          <w:sz w:val="20"/>
        </w:rPr>
      </w:pPr>
      <w:r w:rsidRPr="00D5649B">
        <w:rPr>
          <w:sz w:val="20"/>
        </w:rPr>
        <w:t>where</w:t>
      </w:r>
    </w:p>
    <w:p w14:paraId="63F3FC8F" w14:textId="14A7D35A" w:rsidR="00C020AD" w:rsidRPr="00D5649B" w:rsidRDefault="00C020AD" w:rsidP="0027285F">
      <w:pPr>
        <w:tabs>
          <w:tab w:val="clear" w:pos="2880"/>
          <w:tab w:val="clear" w:pos="9360"/>
        </w:tabs>
        <w:spacing w:before="0"/>
        <w:ind w:left="2835" w:hanging="2835"/>
        <w:rPr>
          <w:sz w:val="20"/>
          <w:szCs w:val="24"/>
        </w:rPr>
      </w:pPr>
      <w:proofErr w:type="spellStart"/>
      <w:r w:rsidRPr="00D5649B">
        <w:rPr>
          <w:i/>
          <w:sz w:val="20"/>
          <w:szCs w:val="24"/>
        </w:rPr>
        <w:t>Total_OrganicN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Total organic N in stored broiler, layer or turkey manure (kg TAN day</w:t>
      </w:r>
      <w:r w:rsidRPr="00D5649B">
        <w:rPr>
          <w:sz w:val="20"/>
          <w:szCs w:val="24"/>
          <w:vertAlign w:val="superscript"/>
        </w:rPr>
        <w:t>-1</w:t>
      </w:r>
      <w:r w:rsidRPr="00D5649B">
        <w:rPr>
          <w:sz w:val="20"/>
          <w:szCs w:val="24"/>
        </w:rPr>
        <w:t>)</w:t>
      </w:r>
      <w:r w:rsidR="00796F7B">
        <w:rPr>
          <w:sz w:val="20"/>
          <w:szCs w:val="24"/>
        </w:rPr>
        <w:t>, by livestock type and manure management system</w:t>
      </w:r>
    </w:p>
    <w:p w14:paraId="35EF771A" w14:textId="065BDDC0" w:rsidR="00543375" w:rsidRPr="00D5649B" w:rsidRDefault="00543375" w:rsidP="00543375">
      <w:pPr>
        <w:pStyle w:val="Heading5"/>
      </w:pPr>
      <w:r w:rsidRPr="00D5649B">
        <w:t xml:space="preserve">Total manure nitrogen </w:t>
      </w:r>
    </w:p>
    <w:p w14:paraId="0DCD17B9" w14:textId="1FAF6699" w:rsidR="00762DE0" w:rsidRPr="009C291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9C291B">
        <w:rPr>
          <w:b/>
          <w:szCs w:val="24"/>
        </w:rPr>
        <w:t xml:space="preserve"> </w:t>
      </w:r>
      <w:r w:rsidR="00762DE0" w:rsidRPr="009C291B">
        <w:tab/>
      </w:r>
      <w:bookmarkStart w:id="658" w:name="TotalNlandmanure_Poultry_Eq"/>
      <w:r w:rsidR="00762DE0" w:rsidRPr="009C291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bookmarkEnd w:id="658"/>
    </w:p>
    <w:p w14:paraId="1013BE78" w14:textId="77777777" w:rsidR="00762DE0" w:rsidRPr="009C291B" w:rsidRDefault="00762DE0" w:rsidP="00762DE0">
      <w:pPr>
        <w:tabs>
          <w:tab w:val="clear" w:pos="2880"/>
          <w:tab w:val="clear" w:pos="9360"/>
          <w:tab w:val="left" w:pos="2694"/>
          <w:tab w:val="right" w:pos="9781"/>
        </w:tabs>
        <w:ind w:left="2694" w:hanging="2694"/>
        <w:rPr>
          <w:i/>
          <w:sz w:val="20"/>
        </w:rPr>
      </w:pPr>
      <w:r w:rsidRPr="009C291B">
        <w:rPr>
          <w:sz w:val="20"/>
        </w:rPr>
        <w:t>where</w:t>
      </w:r>
    </w:p>
    <w:p w14:paraId="607EC627" w14:textId="5B4320F9" w:rsidR="00762DE0" w:rsidRPr="009C291B" w:rsidRDefault="00762DE0" w:rsidP="0027285F">
      <w:pPr>
        <w:tabs>
          <w:tab w:val="clear" w:pos="2880"/>
          <w:tab w:val="clear" w:pos="9360"/>
        </w:tabs>
        <w:spacing w:before="0"/>
        <w:ind w:left="2835" w:hanging="2835"/>
        <w:rPr>
          <w:iCs/>
          <w:sz w:val="20"/>
          <w:szCs w:val="24"/>
        </w:rPr>
      </w:pPr>
      <w:proofErr w:type="spellStart"/>
      <w:r w:rsidRPr="009C291B">
        <w:rPr>
          <w:i/>
          <w:sz w:val="20"/>
          <w:szCs w:val="24"/>
        </w:rPr>
        <w:t>N</w:t>
      </w:r>
      <w:r w:rsidR="00235971" w:rsidRPr="009C291B">
        <w:rPr>
          <w:i/>
          <w:sz w:val="20"/>
          <w:szCs w:val="24"/>
          <w:vertAlign w:val="subscript"/>
        </w:rPr>
        <w:t>flow</w:t>
      </w:r>
      <w:r w:rsidRPr="009C291B">
        <w:rPr>
          <w:i/>
          <w:sz w:val="20"/>
          <w:szCs w:val="24"/>
          <w:vertAlign w:val="subscript"/>
        </w:rPr>
        <w:t>landmanure</w:t>
      </w:r>
      <w:proofErr w:type="spellEnd"/>
      <w:r w:rsidRPr="009C291B">
        <w:rPr>
          <w:i/>
          <w:sz w:val="20"/>
          <w:szCs w:val="24"/>
        </w:rPr>
        <w:t xml:space="preserve"> </w:t>
      </w:r>
      <w:r w:rsidRPr="009C291B">
        <w:rPr>
          <w:i/>
          <w:sz w:val="20"/>
          <w:szCs w:val="24"/>
        </w:rPr>
        <w:tab/>
      </w:r>
      <w:r w:rsidR="00FE465A" w:rsidRPr="009C291B">
        <w:rPr>
          <w:sz w:val="20"/>
          <w:szCs w:val="24"/>
        </w:rPr>
        <w:t xml:space="preserve">Amount of N entering the pool of manure N available </w:t>
      </w:r>
      <w:r w:rsidR="00796F7B" w:rsidRPr="009C291B">
        <w:rPr>
          <w:sz w:val="20"/>
          <w:szCs w:val="24"/>
        </w:rPr>
        <w:t>in storage</w:t>
      </w:r>
      <w:r w:rsidR="00FE465A" w:rsidRPr="009C291B">
        <w:rPr>
          <w:sz w:val="20"/>
          <w:szCs w:val="24"/>
        </w:rPr>
        <w:t xml:space="preserve"> (kg N day</w:t>
      </w:r>
      <w:r w:rsidR="00FE465A" w:rsidRPr="009C291B">
        <w:rPr>
          <w:sz w:val="20"/>
          <w:szCs w:val="24"/>
          <w:vertAlign w:val="superscript"/>
        </w:rPr>
        <w:t>-1</w:t>
      </w:r>
      <w:r w:rsidR="00FE465A" w:rsidRPr="009C291B">
        <w:rPr>
          <w:sz w:val="20"/>
          <w:szCs w:val="24"/>
        </w:rPr>
        <w:t>)</w:t>
      </w:r>
      <w:r w:rsidR="00796F7B" w:rsidRPr="009C291B">
        <w:rPr>
          <w:iCs/>
          <w:sz w:val="20"/>
          <w:szCs w:val="24"/>
        </w:rPr>
        <w:t>, by animal group and manure management system</w:t>
      </w:r>
    </w:p>
    <w:p w14:paraId="7A84A7B9" w14:textId="5E8B8DA1" w:rsidR="00762DE0" w:rsidRPr="009C291B" w:rsidRDefault="00762DE0" w:rsidP="0027285F">
      <w:pPr>
        <w:tabs>
          <w:tab w:val="clear" w:pos="2880"/>
          <w:tab w:val="clear" w:pos="9360"/>
        </w:tabs>
        <w:spacing w:before="0"/>
        <w:ind w:left="2835" w:hanging="2835"/>
        <w:rPr>
          <w:sz w:val="20"/>
        </w:rPr>
      </w:pPr>
      <w:proofErr w:type="spellStart"/>
      <w:r w:rsidRPr="009C291B">
        <w:rPr>
          <w:i/>
          <w:sz w:val="20"/>
          <w:szCs w:val="24"/>
        </w:rPr>
        <w:t>N</w:t>
      </w:r>
      <w:r w:rsidRPr="009C291B">
        <w:rPr>
          <w:i/>
          <w:sz w:val="20"/>
          <w:szCs w:val="24"/>
          <w:vertAlign w:val="subscript"/>
        </w:rPr>
        <w:t>excretion</w:t>
      </w:r>
      <w:proofErr w:type="spellEnd"/>
      <w:r w:rsidRPr="009C291B">
        <w:rPr>
          <w:sz w:val="20"/>
          <w:szCs w:val="24"/>
        </w:rPr>
        <w:tab/>
      </w:r>
      <w:r w:rsidRPr="009C291B">
        <w:rPr>
          <w:sz w:val="20"/>
        </w:rPr>
        <w:t>Amount of total N excreted (kg N</w:t>
      </w:r>
      <w:r w:rsidR="0098008B" w:rsidRPr="009C291B">
        <w:rPr>
          <w:sz w:val="20"/>
        </w:rPr>
        <w:t xml:space="preserve"> </w:t>
      </w:r>
      <w:r w:rsidR="0098008B" w:rsidRPr="009C291B">
        <w:rPr>
          <w:sz w:val="20"/>
          <w:szCs w:val="24"/>
        </w:rPr>
        <w:t>day</w:t>
      </w:r>
      <w:r w:rsidR="0098008B" w:rsidRPr="009C291B">
        <w:rPr>
          <w:sz w:val="20"/>
          <w:szCs w:val="24"/>
          <w:vertAlign w:val="superscript"/>
        </w:rPr>
        <w:t>-1</w:t>
      </w:r>
      <w:r w:rsidRPr="009C291B">
        <w:rPr>
          <w:sz w:val="20"/>
        </w:rPr>
        <w:t xml:space="preserve">), </w:t>
      </w:r>
      <w:r w:rsidR="00796F7B" w:rsidRPr="009C291B">
        <w:rPr>
          <w:sz w:val="20"/>
        </w:rPr>
        <w:t xml:space="preserve">by animal group, </w:t>
      </w:r>
      <w:r w:rsidRPr="009C291B">
        <w:rPr>
          <w:sz w:val="20"/>
        </w:rPr>
        <w:t xml:space="preserve">calculated </w:t>
      </w:r>
      <w:r w:rsidR="006B3A0D" w:rsidRPr="009C291B">
        <w:rPr>
          <w:sz w:val="20"/>
        </w:rPr>
        <w:t>using</w:t>
      </w:r>
      <w:r w:rsidRPr="009C291B">
        <w:rPr>
          <w:sz w:val="20"/>
        </w:rPr>
        <w:t xml:space="preserve"> </w:t>
      </w:r>
      <w:r w:rsidRPr="009C291B">
        <w:rPr>
          <w:sz w:val="20"/>
        </w:rPr>
        <w:fldChar w:fldCharType="begin"/>
      </w:r>
      <w:r w:rsidRPr="009C291B">
        <w:rPr>
          <w:sz w:val="20"/>
        </w:rPr>
        <w:instrText xml:space="preserve"> REF NExcretion_AllLivestockGroupsEq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4.2.1</w:t>
      </w:r>
      <w:r w:rsidR="00804327" w:rsidRPr="009C291B">
        <w:rPr>
          <w:b/>
          <w:noProof/>
          <w:sz w:val="20"/>
        </w:rPr>
        <w:noBreakHyphen/>
        <w:t>29</w:t>
      </w:r>
      <w:r w:rsidRPr="009C291B">
        <w:rPr>
          <w:sz w:val="20"/>
        </w:rPr>
        <w:fldChar w:fldCharType="end"/>
      </w:r>
    </w:p>
    <w:p w14:paraId="5A6C4999" w14:textId="111A4A1B" w:rsidR="00191EEC" w:rsidRPr="009C291B" w:rsidRDefault="00191EEC" w:rsidP="0027285F">
      <w:pPr>
        <w:tabs>
          <w:tab w:val="clear" w:pos="2880"/>
          <w:tab w:val="clear" w:pos="9360"/>
        </w:tabs>
        <w:spacing w:before="0"/>
        <w:ind w:left="2835" w:hanging="2835"/>
        <w:rPr>
          <w:i/>
          <w:sz w:val="20"/>
        </w:rPr>
      </w:pPr>
      <w:proofErr w:type="spellStart"/>
      <w:r w:rsidRPr="009C291B">
        <w:rPr>
          <w:i/>
          <w:sz w:val="20"/>
        </w:rPr>
        <w:t>N</w:t>
      </w:r>
      <w:r w:rsidRPr="009C291B">
        <w:rPr>
          <w:i/>
          <w:sz w:val="20"/>
          <w:vertAlign w:val="subscript"/>
        </w:rPr>
        <w:t>bedding</w:t>
      </w:r>
      <w:proofErr w:type="spellEnd"/>
      <w:r w:rsidRPr="009C291B">
        <w:rPr>
          <w:sz w:val="20"/>
        </w:rPr>
        <w:tab/>
        <w:t>Total amount of N added from bedding materials (kg N day</w:t>
      </w:r>
      <w:r w:rsidRPr="009C291B">
        <w:rPr>
          <w:sz w:val="20"/>
          <w:vertAlign w:val="superscript"/>
        </w:rPr>
        <w:t>-1</w:t>
      </w:r>
      <w:r w:rsidRPr="009C291B">
        <w:rPr>
          <w:sz w:val="20"/>
        </w:rPr>
        <w:t xml:space="preserve">), </w:t>
      </w:r>
      <w:r w:rsidR="00796F7B" w:rsidRPr="009C291B">
        <w:rPr>
          <w:sz w:val="20"/>
        </w:rPr>
        <w:t xml:space="preserve">by animal group, </w:t>
      </w:r>
      <w:r w:rsidRPr="009C291B">
        <w:rPr>
          <w:sz w:val="20"/>
        </w:rPr>
        <w:t xml:space="preserve">calculated using </w:t>
      </w:r>
      <w:r w:rsidRPr="009C291B">
        <w:rPr>
          <w:sz w:val="20"/>
        </w:rPr>
        <w:fldChar w:fldCharType="begin"/>
      </w:r>
      <w:r w:rsidRPr="009C291B">
        <w:rPr>
          <w:sz w:val="20"/>
        </w:rPr>
        <w:instrText xml:space="preserve"> REF NBeddingEq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4.2.1</w:t>
      </w:r>
      <w:r w:rsidR="00804327" w:rsidRPr="009C291B">
        <w:rPr>
          <w:b/>
          <w:noProof/>
          <w:sz w:val="20"/>
        </w:rPr>
        <w:noBreakHyphen/>
        <w:t>31</w:t>
      </w:r>
      <w:r w:rsidRPr="009C291B">
        <w:rPr>
          <w:sz w:val="20"/>
        </w:rPr>
        <w:fldChar w:fldCharType="end"/>
      </w:r>
    </w:p>
    <w:p w14:paraId="4E235114" w14:textId="1BC068E1" w:rsidR="00762DE0" w:rsidRPr="009C291B" w:rsidRDefault="00762DE0" w:rsidP="0027285F">
      <w:pPr>
        <w:tabs>
          <w:tab w:val="clear" w:pos="2880"/>
          <w:tab w:val="clear" w:pos="9360"/>
        </w:tabs>
        <w:spacing w:before="0"/>
        <w:ind w:left="2835" w:hanging="2835"/>
        <w:rPr>
          <w:sz w:val="20"/>
          <w:szCs w:val="24"/>
        </w:rPr>
      </w:pPr>
      <w:r w:rsidRPr="009C291B">
        <w:rPr>
          <w:i/>
          <w:sz w:val="20"/>
        </w:rPr>
        <w:t>N</w:t>
      </w:r>
      <w:r w:rsidRPr="009C291B">
        <w:rPr>
          <w:i/>
          <w:sz w:val="20"/>
          <w:vertAlign w:val="subscript"/>
        </w:rPr>
        <w:t>2</w:t>
      </w:r>
      <w:r w:rsidRPr="009C291B">
        <w:rPr>
          <w:i/>
          <w:sz w:val="20"/>
        </w:rPr>
        <w:t>O-N</w:t>
      </w:r>
      <w:r w:rsidRPr="009C291B">
        <w:rPr>
          <w:i/>
          <w:sz w:val="20"/>
          <w:vertAlign w:val="subscript"/>
        </w:rPr>
        <w:t>directmanure</w:t>
      </w:r>
      <w:r w:rsidRPr="009C291B">
        <w:rPr>
          <w:sz w:val="20"/>
        </w:rPr>
        <w:tab/>
      </w:r>
      <w:r w:rsidRPr="009C291B">
        <w:rPr>
          <w:sz w:val="20"/>
          <w:szCs w:val="24"/>
        </w:rPr>
        <w:t>Manure N loss as direct N</w:t>
      </w:r>
      <w:r w:rsidRPr="009C291B">
        <w:rPr>
          <w:sz w:val="20"/>
          <w:szCs w:val="24"/>
          <w:vertAlign w:val="subscript"/>
        </w:rPr>
        <w:t>2</w:t>
      </w:r>
      <w:r w:rsidRPr="009C291B">
        <w:rPr>
          <w:sz w:val="20"/>
          <w:szCs w:val="24"/>
        </w:rPr>
        <w:t>O-N (kg 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796F7B" w:rsidRPr="009C291B">
        <w:rPr>
          <w:sz w:val="20"/>
          <w:szCs w:val="24"/>
        </w:rPr>
        <w:t xml:space="preserve">by animal group, </w:t>
      </w:r>
      <w:r w:rsidRPr="009C291B">
        <w:rPr>
          <w:sz w:val="20"/>
          <w:szCs w:val="24"/>
        </w:rPr>
        <w:t>calculated i</w:t>
      </w:r>
      <w:r w:rsidRPr="009C291B">
        <w:rPr>
          <w:sz w:val="20"/>
        </w:rPr>
        <w:t xml:space="preserve">n </w:t>
      </w:r>
      <w:r w:rsidRPr="009C291B">
        <w:rPr>
          <w:sz w:val="20"/>
        </w:rPr>
        <w:fldChar w:fldCharType="begin"/>
      </w:r>
      <w:r w:rsidRPr="009C291B">
        <w:rPr>
          <w:sz w:val="20"/>
        </w:rPr>
        <w:instrText xml:space="preserve"> REF N2ONDirectManureEq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4.2.2</w:t>
      </w:r>
      <w:r w:rsidR="00804327" w:rsidRPr="009C291B">
        <w:rPr>
          <w:b/>
          <w:noProof/>
          <w:sz w:val="20"/>
        </w:rPr>
        <w:noBreakHyphen/>
        <w:t>2</w:t>
      </w:r>
      <w:r w:rsidRPr="009C291B">
        <w:rPr>
          <w:sz w:val="20"/>
        </w:rPr>
        <w:fldChar w:fldCharType="end"/>
      </w:r>
    </w:p>
    <w:p w14:paraId="3BEA4342" w14:textId="3536BDBE"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housing</w:t>
      </w:r>
      <w:r w:rsidRPr="009C291B">
        <w:rPr>
          <w:i/>
          <w:sz w:val="20"/>
          <w:vertAlign w:val="subscript"/>
        </w:rPr>
        <w:tab/>
      </w:r>
      <w:r w:rsidRPr="009C291B">
        <w:rPr>
          <w:sz w:val="20"/>
          <w:szCs w:val="24"/>
        </w:rPr>
        <w:t>Manure N loss as NH</w:t>
      </w:r>
      <w:r w:rsidRPr="009C291B">
        <w:rPr>
          <w:sz w:val="20"/>
          <w:szCs w:val="24"/>
          <w:vertAlign w:val="subscript"/>
        </w:rPr>
        <w:t>3</w:t>
      </w:r>
      <w:r w:rsidRPr="009C291B">
        <w:rPr>
          <w:sz w:val="20"/>
          <w:szCs w:val="24"/>
        </w:rPr>
        <w:t>-N (kg N</w:t>
      </w:r>
      <w:r w:rsidR="00185D0C" w:rsidRPr="009C291B">
        <w:rPr>
          <w:sz w:val="20"/>
          <w:szCs w:val="24"/>
        </w:rPr>
        <w:t>H</w:t>
      </w:r>
      <w:r w:rsidR="00185D0C" w:rsidRPr="009C291B">
        <w:rPr>
          <w:sz w:val="20"/>
          <w:szCs w:val="24"/>
          <w:vertAlign w:val="subscript"/>
        </w:rPr>
        <w:t>3</w:t>
      </w:r>
      <w:r w:rsidR="00185D0C" w:rsidRPr="009C291B">
        <w:rPr>
          <w:sz w:val="20"/>
          <w:szCs w:val="24"/>
        </w:rPr>
        <w:t>-N day</w:t>
      </w:r>
      <w:r w:rsidR="00185D0C" w:rsidRPr="009C291B">
        <w:rPr>
          <w:sz w:val="20"/>
          <w:szCs w:val="24"/>
          <w:vertAlign w:val="superscript"/>
        </w:rPr>
        <w:t>-1</w:t>
      </w:r>
      <w:r w:rsidRPr="009C291B">
        <w:rPr>
          <w:sz w:val="20"/>
          <w:szCs w:val="24"/>
        </w:rPr>
        <w:t xml:space="preserve">) </w:t>
      </w:r>
      <w:r w:rsidRPr="009C291B">
        <w:rPr>
          <w:sz w:val="20"/>
        </w:rPr>
        <w:t xml:space="preserve">during housing, </w:t>
      </w:r>
      <w:r w:rsidR="00796F7B" w:rsidRPr="009C291B">
        <w:rPr>
          <w:sz w:val="20"/>
        </w:rPr>
        <w:t>by animal group</w:t>
      </w:r>
      <w:r w:rsidR="00AF0A2C" w:rsidRPr="009C291B">
        <w:rPr>
          <w:sz w:val="20"/>
        </w:rPr>
        <w:t>,</w:t>
      </w:r>
      <w:r w:rsidR="00796F7B" w:rsidRPr="009C291B">
        <w:rPr>
          <w:sz w:val="20"/>
        </w:rPr>
        <w:t xml:space="preserve"> </w:t>
      </w:r>
      <w:r w:rsidRPr="009C291B">
        <w:rPr>
          <w:sz w:val="20"/>
        </w:rPr>
        <w:t xml:space="preserve">calculated using </w:t>
      </w:r>
      <w:r w:rsidR="00FA19F6" w:rsidRPr="009C291B">
        <w:rPr>
          <w:sz w:val="20"/>
        </w:rPr>
        <w:fldChar w:fldCharType="begin"/>
      </w:r>
      <w:r w:rsidR="00FA19F6" w:rsidRPr="009C291B">
        <w:rPr>
          <w:sz w:val="20"/>
        </w:rPr>
        <w:instrText xml:space="preserve"> REF NH3_NHousing_PoultryEq1 \h  \* MERGEFORMAT </w:instrText>
      </w:r>
      <w:r w:rsidR="00FA19F6" w:rsidRPr="009C291B">
        <w:rPr>
          <w:sz w:val="20"/>
        </w:rPr>
      </w:r>
      <w:r w:rsidR="00FA19F6"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sz w:val="20"/>
        </w:rPr>
        <w:noBreakHyphen/>
      </w:r>
      <w:r w:rsidR="00FA19F6" w:rsidRPr="009C291B">
        <w:rPr>
          <w:b/>
          <w:noProof/>
          <w:sz w:val="20"/>
        </w:rPr>
        <w:t>6</w:t>
      </w:r>
      <w:r w:rsidR="00FA19F6" w:rsidRPr="009C291B">
        <w:rPr>
          <w:sz w:val="20"/>
        </w:rPr>
        <w:fldChar w:fldCharType="end"/>
      </w:r>
    </w:p>
    <w:p w14:paraId="21F344FB" w14:textId="6E77FB29"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storage</w:t>
      </w:r>
      <w:r w:rsidRPr="009C291B">
        <w:rPr>
          <w:i/>
          <w:sz w:val="20"/>
          <w:vertAlign w:val="subscript"/>
        </w:rPr>
        <w:tab/>
      </w:r>
      <w:r w:rsidRPr="009C291B">
        <w:rPr>
          <w:sz w:val="20"/>
        </w:rPr>
        <w:t>Manure N loss as NH</w:t>
      </w:r>
      <w:r w:rsidRPr="009C291B">
        <w:rPr>
          <w:sz w:val="20"/>
          <w:vertAlign w:val="subscript"/>
        </w:rPr>
        <w:t>3</w:t>
      </w:r>
      <w:r w:rsidRPr="009C291B">
        <w:rPr>
          <w:sz w:val="20"/>
        </w:rPr>
        <w:t>-N (kg N</w:t>
      </w:r>
      <w:r w:rsidR="00185D0C" w:rsidRPr="009C291B">
        <w:rPr>
          <w:sz w:val="20"/>
        </w:rPr>
        <w:t>H</w:t>
      </w:r>
      <w:r w:rsidR="00185D0C" w:rsidRPr="009C291B">
        <w:rPr>
          <w:sz w:val="20"/>
          <w:vertAlign w:val="subscript"/>
        </w:rPr>
        <w:t>3</w:t>
      </w:r>
      <w:r w:rsidR="00185D0C" w:rsidRPr="009C291B">
        <w:rPr>
          <w:sz w:val="20"/>
        </w:rPr>
        <w:t>-N day</w:t>
      </w:r>
      <w:r w:rsidR="00185D0C" w:rsidRPr="009C291B">
        <w:rPr>
          <w:sz w:val="20"/>
          <w:vertAlign w:val="superscript"/>
        </w:rPr>
        <w:t>-1</w:t>
      </w:r>
      <w:r w:rsidRPr="009C291B">
        <w:rPr>
          <w:sz w:val="20"/>
        </w:rPr>
        <w:t>)</w:t>
      </w:r>
      <w:r w:rsidR="00796F7B" w:rsidRPr="009C291B">
        <w:rPr>
          <w:sz w:val="20"/>
        </w:rPr>
        <w:t>, by animal group</w:t>
      </w:r>
      <w:r w:rsidRPr="009C291B">
        <w:rPr>
          <w:sz w:val="20"/>
        </w:rPr>
        <w:t xml:space="preserve">, calculated using </w:t>
      </w:r>
      <w:r w:rsidRPr="009C291B">
        <w:rPr>
          <w:sz w:val="20"/>
        </w:rPr>
        <w:fldChar w:fldCharType="begin"/>
      </w:r>
      <w:r w:rsidRPr="009C291B">
        <w:rPr>
          <w:sz w:val="20"/>
        </w:rPr>
        <w:instrText xml:space="preserve"> REF NH3_NStorage_PoultryEq \h  \* MERGEFORMAT </w:instrText>
      </w:r>
      <w:r w:rsidRPr="009C291B">
        <w:rPr>
          <w:sz w:val="20"/>
        </w:rPr>
      </w:r>
      <w:r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noProof/>
          <w:sz w:val="20"/>
        </w:rPr>
        <w:noBreakHyphen/>
        <w:t>10</w:t>
      </w:r>
      <w:r w:rsidRPr="009C291B">
        <w:rPr>
          <w:sz w:val="20"/>
        </w:rPr>
        <w:fldChar w:fldCharType="end"/>
      </w:r>
    </w:p>
    <w:p w14:paraId="631A3AFA" w14:textId="0EF51C4E" w:rsidR="007B7FBE" w:rsidRPr="009C291B" w:rsidRDefault="00762DE0" w:rsidP="0027285F">
      <w:pPr>
        <w:tabs>
          <w:tab w:val="clear" w:pos="2880"/>
          <w:tab w:val="clear" w:pos="9360"/>
        </w:tabs>
        <w:spacing w:before="0"/>
        <w:ind w:left="2835" w:hanging="2835"/>
        <w:rPr>
          <w:sz w:val="20"/>
        </w:rPr>
      </w:pPr>
      <w:r w:rsidRPr="009C291B">
        <w:rPr>
          <w:i/>
          <w:sz w:val="20"/>
        </w:rPr>
        <w:t>N</w:t>
      </w:r>
      <w:r w:rsidRPr="009C291B">
        <w:rPr>
          <w:i/>
          <w:sz w:val="20"/>
          <w:vertAlign w:val="subscript"/>
        </w:rPr>
        <w:t>2</w:t>
      </w:r>
      <w:r w:rsidRPr="009C291B">
        <w:rPr>
          <w:i/>
          <w:sz w:val="20"/>
        </w:rPr>
        <w:t>O-N</w:t>
      </w:r>
      <w:r w:rsidRPr="009C291B">
        <w:rPr>
          <w:i/>
          <w:sz w:val="20"/>
          <w:vertAlign w:val="subscript"/>
        </w:rPr>
        <w:t>leaching</w:t>
      </w:r>
      <w:r w:rsidRPr="009C291B">
        <w:rPr>
          <w:sz w:val="20"/>
        </w:rPr>
        <w:tab/>
      </w:r>
      <w:r w:rsidRPr="009C291B">
        <w:rPr>
          <w:sz w:val="20"/>
          <w:szCs w:val="24"/>
        </w:rPr>
        <w:t xml:space="preserve">Manure N loss </w:t>
      </w:r>
      <w:r w:rsidR="005F1359" w:rsidRPr="009C291B">
        <w:rPr>
          <w:sz w:val="20"/>
          <w:szCs w:val="24"/>
        </w:rPr>
        <w:t xml:space="preserve">via </w:t>
      </w:r>
      <w:r w:rsidRPr="009C291B">
        <w:rPr>
          <w:sz w:val="20"/>
          <w:szCs w:val="24"/>
        </w:rPr>
        <w:t xml:space="preserve">leaching (kg </w:t>
      </w:r>
      <w:r w:rsidR="005F1359" w:rsidRPr="009C291B">
        <w:rPr>
          <w:sz w:val="20"/>
          <w:szCs w:val="24"/>
        </w:rPr>
        <w:t>N</w:t>
      </w:r>
      <w:r w:rsidR="005F1359" w:rsidRPr="009C291B">
        <w:rPr>
          <w:sz w:val="20"/>
          <w:szCs w:val="24"/>
          <w:vertAlign w:val="subscript"/>
        </w:rPr>
        <w:t>2</w:t>
      </w:r>
      <w:r w:rsidR="005F1359" w:rsidRPr="009C291B">
        <w:rPr>
          <w:sz w:val="20"/>
          <w:szCs w:val="24"/>
        </w:rPr>
        <w:t>O-N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calculated usi</w:t>
      </w:r>
      <w:r w:rsidRPr="009C291B">
        <w:rPr>
          <w:sz w:val="20"/>
        </w:rPr>
        <w:t xml:space="preserve">ng </w:t>
      </w:r>
      <w:r w:rsidRPr="009C291B">
        <w:rPr>
          <w:sz w:val="20"/>
        </w:rPr>
        <w:fldChar w:fldCharType="begin"/>
      </w:r>
      <w:r w:rsidRPr="009C291B">
        <w:rPr>
          <w:sz w:val="20"/>
        </w:rPr>
        <w:instrText xml:space="preserve"> REF N2ONLeaching_AllLivestockEq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4.3.6</w:t>
      </w:r>
      <w:r w:rsidR="00804327" w:rsidRPr="009C291B">
        <w:rPr>
          <w:b/>
          <w:noProof/>
          <w:sz w:val="20"/>
        </w:rPr>
        <w:noBreakHyphen/>
        <w:t>2</w:t>
      </w:r>
      <w:r w:rsidRPr="009C291B">
        <w:rPr>
          <w:sz w:val="20"/>
        </w:rPr>
        <w:fldChar w:fldCharType="end"/>
      </w:r>
    </w:p>
    <w:p w14:paraId="44C82CE4" w14:textId="183A1D25" w:rsidR="00185D0C" w:rsidRDefault="00185D0C" w:rsidP="00185D0C">
      <w:pPr>
        <w:tabs>
          <w:tab w:val="clear" w:pos="2880"/>
          <w:tab w:val="clear" w:pos="9360"/>
        </w:tabs>
        <w:spacing w:before="0"/>
        <w:ind w:left="2835" w:right="15" w:hanging="2835"/>
        <w:rPr>
          <w:sz w:val="20"/>
          <w:szCs w:val="24"/>
        </w:rPr>
      </w:pPr>
      <w:r w:rsidRPr="009C291B">
        <w:rPr>
          <w:i/>
          <w:sz w:val="20"/>
          <w:szCs w:val="24"/>
        </w:rPr>
        <w:t>NO</w:t>
      </w:r>
      <w:r w:rsidRPr="009C291B">
        <w:rPr>
          <w:i/>
          <w:sz w:val="20"/>
          <w:szCs w:val="24"/>
          <w:vertAlign w:val="subscript"/>
        </w:rPr>
        <w:t>3</w:t>
      </w:r>
      <w:r w:rsidRPr="009C291B">
        <w:rPr>
          <w:i/>
          <w:sz w:val="20"/>
          <w:szCs w:val="24"/>
        </w:rPr>
        <w:t>_N</w:t>
      </w:r>
      <w:r w:rsidRPr="009C291B">
        <w:rPr>
          <w:i/>
          <w:sz w:val="20"/>
          <w:szCs w:val="24"/>
          <w:vertAlign w:val="subscript"/>
        </w:rPr>
        <w:t>leaching</w:t>
      </w:r>
      <w:r w:rsidRPr="009C291B">
        <w:rPr>
          <w:i/>
          <w:sz w:val="20"/>
          <w:szCs w:val="24"/>
        </w:rPr>
        <w:tab/>
      </w:r>
      <w:r w:rsidRPr="009C291B">
        <w:rPr>
          <w:iCs/>
          <w:sz w:val="20"/>
          <w:szCs w:val="24"/>
        </w:rPr>
        <w:t>Manure NO</w:t>
      </w:r>
      <w:r w:rsidRPr="009C291B">
        <w:rPr>
          <w:iCs/>
          <w:sz w:val="20"/>
          <w:szCs w:val="24"/>
          <w:vertAlign w:val="subscript"/>
        </w:rPr>
        <w:t>3</w:t>
      </w:r>
      <w:r w:rsidRPr="009C291B">
        <w:rPr>
          <w:iCs/>
          <w:sz w:val="20"/>
          <w:szCs w:val="24"/>
        </w:rPr>
        <w:t xml:space="preserve">-N loss </w:t>
      </w:r>
      <w:r w:rsidRPr="009C291B">
        <w:rPr>
          <w:sz w:val="20"/>
          <w:szCs w:val="24"/>
        </w:rPr>
        <w:t>as leaching during manure storage (kg NO</w:t>
      </w:r>
      <w:r w:rsidRPr="009C291B">
        <w:rPr>
          <w:sz w:val="20"/>
          <w:szCs w:val="24"/>
          <w:vertAlign w:val="subscript"/>
        </w:rPr>
        <w:t>3</w:t>
      </w:r>
      <w:r w:rsidRPr="009C291B">
        <w:rPr>
          <w:sz w:val="20"/>
          <w:szCs w:val="24"/>
        </w:rPr>
        <w:t>-N day</w:t>
      </w:r>
      <w:r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 xml:space="preserve">calculated using </w:t>
      </w:r>
      <w:r w:rsidRPr="009C291B">
        <w:rPr>
          <w:sz w:val="20"/>
        </w:rPr>
        <w:fldChar w:fldCharType="begin"/>
      </w:r>
      <w:r w:rsidRPr="009C291B">
        <w:rPr>
          <w:sz w:val="20"/>
        </w:rPr>
        <w:instrText xml:space="preserve"> REF NO3_N_LeachingStorage_Eq \h  \* MERGEFORMAT </w:instrText>
      </w:r>
      <w:r w:rsidRPr="009C291B">
        <w:rPr>
          <w:sz w:val="20"/>
        </w:rPr>
      </w:r>
      <w:r w:rsidRPr="009C291B">
        <w:rPr>
          <w:sz w:val="20"/>
        </w:rPr>
        <w:fldChar w:fldCharType="separate"/>
      </w:r>
      <w:r w:rsidRPr="009C291B">
        <w:rPr>
          <w:b/>
          <w:sz w:val="20"/>
        </w:rPr>
        <w:t xml:space="preserve">Eq. </w:t>
      </w:r>
      <w:r w:rsidRPr="009C291B">
        <w:rPr>
          <w:b/>
          <w:noProof/>
          <w:sz w:val="20"/>
        </w:rPr>
        <w:t>4.3.6</w:t>
      </w:r>
      <w:r w:rsidRPr="009C291B">
        <w:rPr>
          <w:b/>
          <w:sz w:val="20"/>
        </w:rPr>
        <w:noBreakHyphen/>
      </w:r>
      <w:r w:rsidRPr="009C291B">
        <w:rPr>
          <w:b/>
          <w:noProof/>
          <w:sz w:val="20"/>
        </w:rPr>
        <w:t>3</w:t>
      </w:r>
      <w:r w:rsidRPr="009C291B">
        <w:rPr>
          <w:sz w:val="20"/>
        </w:rPr>
        <w:fldChar w:fldCharType="end"/>
      </w:r>
    </w:p>
    <w:p w14:paraId="5E606F0D" w14:textId="707E290E" w:rsidR="00235971" w:rsidRPr="001C1FD6" w:rsidRDefault="00000000" w:rsidP="00235971">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235971" w:rsidRPr="001C1FD6">
        <w:rPr>
          <w:b/>
          <w:szCs w:val="24"/>
        </w:rPr>
        <w:t xml:space="preserve"> </w:t>
      </w:r>
      <w:r w:rsidR="00235971" w:rsidRPr="001C1FD6">
        <w:rPr>
          <w:b/>
          <w:szCs w:val="24"/>
        </w:rPr>
        <w:tab/>
      </w:r>
      <w:bookmarkStart w:id="659" w:name="Nlandmanure_Poultry_Eq"/>
      <w:r w:rsidR="00235971" w:rsidRPr="001C1FD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bookmarkEnd w:id="659"/>
    </w:p>
    <w:p w14:paraId="34913A63" w14:textId="77777777" w:rsidR="00235971" w:rsidRPr="001C1FD6" w:rsidRDefault="00235971" w:rsidP="00235971">
      <w:pPr>
        <w:rPr>
          <w:i/>
          <w:szCs w:val="24"/>
        </w:rPr>
      </w:pPr>
      <w:r w:rsidRPr="001C1FD6">
        <w:rPr>
          <w:sz w:val="20"/>
        </w:rPr>
        <w:t>where</w:t>
      </w:r>
    </w:p>
    <w:p w14:paraId="4279BAB0" w14:textId="1BDD1DED" w:rsidR="00235971" w:rsidRPr="001C1FD6" w:rsidRDefault="00235971" w:rsidP="00235971">
      <w:pPr>
        <w:tabs>
          <w:tab w:val="clear" w:pos="2880"/>
          <w:tab w:val="clear" w:pos="9360"/>
        </w:tabs>
        <w:spacing w:before="0"/>
        <w:ind w:left="2835" w:hanging="2835"/>
        <w:rPr>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w:t>
      </w:r>
      <w:r w:rsidRPr="001C1FD6">
        <w:rPr>
          <w:i/>
          <w:sz w:val="20"/>
          <w:szCs w:val="24"/>
        </w:rPr>
        <w:tab/>
      </w:r>
      <w:r w:rsidRPr="001C1FD6">
        <w:rPr>
          <w:sz w:val="20"/>
          <w:szCs w:val="24"/>
        </w:rPr>
        <w:t xml:space="preserve">N in manure </w:t>
      </w:r>
      <w:r w:rsidR="009B2A27">
        <w:rPr>
          <w:sz w:val="20"/>
          <w:szCs w:val="24"/>
        </w:rPr>
        <w:t>available</w:t>
      </w:r>
      <w:r w:rsidR="00AF0A2C">
        <w:rPr>
          <w:sz w:val="20"/>
          <w:szCs w:val="24"/>
        </w:rPr>
        <w:t xml:space="preserve"> in storage on</w:t>
      </w:r>
      <w:r w:rsidRPr="001C1FD6">
        <w:rPr>
          <w:sz w:val="20"/>
          <w:szCs w:val="24"/>
        </w:rPr>
        <w:t xml:space="preserve"> day</w:t>
      </w:r>
      <w:r w:rsidR="00AF0A2C">
        <w:rPr>
          <w:sz w:val="20"/>
          <w:szCs w:val="24"/>
        </w:rPr>
        <w:t xml:space="preserve"> </w:t>
      </w:r>
      <w:r w:rsidR="00AF0A2C" w:rsidRPr="00AF0A2C">
        <w:rPr>
          <w:i/>
          <w:iCs/>
          <w:sz w:val="20"/>
          <w:szCs w:val="24"/>
        </w:rPr>
        <w:t>t</w:t>
      </w:r>
      <w:r w:rsidRPr="001C1FD6">
        <w:rPr>
          <w:sz w:val="20"/>
          <w:szCs w:val="24"/>
        </w:rPr>
        <w:t xml:space="preserve"> (kg N)</w:t>
      </w:r>
      <w:r w:rsidR="00AF0A2C">
        <w:rPr>
          <w:sz w:val="20"/>
          <w:szCs w:val="24"/>
        </w:rPr>
        <w:t>, by animal group and manure management system</w:t>
      </w:r>
    </w:p>
    <w:p w14:paraId="52FBB9CB" w14:textId="335B09AF" w:rsidR="00235971" w:rsidRPr="001C1FD6" w:rsidRDefault="00235971" w:rsidP="00235971">
      <w:pPr>
        <w:tabs>
          <w:tab w:val="clear" w:pos="2880"/>
          <w:tab w:val="clear" w:pos="9360"/>
        </w:tabs>
        <w:spacing w:before="0"/>
        <w:ind w:left="2835" w:hanging="2835"/>
        <w:rPr>
          <w:i/>
          <w:sz w:val="20"/>
          <w:szCs w:val="24"/>
        </w:rPr>
      </w:pPr>
      <w:proofErr w:type="spellStart"/>
      <w:r w:rsidRPr="001C1FD6">
        <w:rPr>
          <w:i/>
          <w:sz w:val="20"/>
          <w:szCs w:val="24"/>
        </w:rPr>
        <w:lastRenderedPageBreak/>
        <w:t>N</w:t>
      </w:r>
      <w:r w:rsidRPr="001C1FD6">
        <w:rPr>
          <w:i/>
          <w:sz w:val="20"/>
          <w:szCs w:val="24"/>
          <w:vertAlign w:val="subscript"/>
        </w:rPr>
        <w:t>landmanure</w:t>
      </w:r>
      <w:proofErr w:type="spellEnd"/>
      <w:r w:rsidRPr="001C1FD6">
        <w:rPr>
          <w:i/>
          <w:sz w:val="20"/>
          <w:szCs w:val="24"/>
          <w:vertAlign w:val="subscript"/>
        </w:rPr>
        <w:t>(t-1)</w:t>
      </w:r>
      <w:r w:rsidRPr="001C1FD6">
        <w:rPr>
          <w:i/>
          <w:sz w:val="20"/>
          <w:szCs w:val="24"/>
        </w:rPr>
        <w:tab/>
      </w:r>
      <w:r w:rsidRPr="001C1FD6">
        <w:rPr>
          <w:sz w:val="20"/>
          <w:szCs w:val="24"/>
        </w:rPr>
        <w:t xml:space="preserve">N in manure </w:t>
      </w:r>
      <w:r w:rsidR="009B2A27">
        <w:rPr>
          <w:sz w:val="20"/>
          <w:szCs w:val="24"/>
        </w:rPr>
        <w:t xml:space="preserve">available </w:t>
      </w:r>
      <w:r w:rsidR="00AF0A2C">
        <w:rPr>
          <w:sz w:val="20"/>
          <w:szCs w:val="24"/>
        </w:rPr>
        <w:t xml:space="preserve">in storage on day </w:t>
      </w:r>
      <w:r w:rsidR="00AF0A2C" w:rsidRPr="00AF0A2C">
        <w:rPr>
          <w:i/>
          <w:iCs/>
          <w:sz w:val="20"/>
          <w:szCs w:val="24"/>
        </w:rPr>
        <w:t>t-1</w:t>
      </w:r>
      <w:r w:rsidR="00AF0A2C">
        <w:rPr>
          <w:sz w:val="20"/>
          <w:szCs w:val="24"/>
        </w:rPr>
        <w:t xml:space="preserve"> </w:t>
      </w:r>
      <w:r w:rsidRPr="001C1FD6">
        <w:rPr>
          <w:sz w:val="20"/>
          <w:szCs w:val="24"/>
        </w:rPr>
        <w:t>(kg N)</w:t>
      </w:r>
      <w:r w:rsidR="00AF0A2C">
        <w:rPr>
          <w:sz w:val="20"/>
          <w:szCs w:val="24"/>
        </w:rPr>
        <w:t>, by</w:t>
      </w:r>
      <w:r w:rsidR="00AF0A2C" w:rsidRPr="001C1FD6">
        <w:rPr>
          <w:sz w:val="20"/>
          <w:szCs w:val="24"/>
        </w:rPr>
        <w:t xml:space="preserve"> animal group and management system</w:t>
      </w:r>
    </w:p>
    <w:p w14:paraId="0FFC5C39" w14:textId="766A97CF" w:rsidR="007B7FBE" w:rsidRPr="00021027"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007B7FBE" w:rsidRPr="00021027">
        <w:rPr>
          <w:b/>
          <w:szCs w:val="24"/>
        </w:rPr>
        <w:t xml:space="preserve"> </w:t>
      </w:r>
      <w:r w:rsidR="007B7FBE" w:rsidRPr="00021027">
        <w:rPr>
          <w:b/>
          <w:szCs w:val="24"/>
        </w:rPr>
        <w:tab/>
      </w:r>
      <w:r w:rsidR="007B7FBE" w:rsidRPr="00021027">
        <w:rPr>
          <w:b/>
        </w:rPr>
        <w:t xml:space="preserve">Eq. </w:t>
      </w:r>
      <w:r w:rsidR="001977CC" w:rsidRPr="00021027">
        <w:rPr>
          <w:b/>
        </w:rPr>
        <w:fldChar w:fldCharType="begin"/>
      </w:r>
      <w:r w:rsidR="001977CC" w:rsidRPr="00021027">
        <w:rPr>
          <w:b/>
        </w:rPr>
        <w:instrText xml:space="preserve"> STYLEREF 3 \s </w:instrText>
      </w:r>
      <w:r w:rsidR="001977CC" w:rsidRPr="00021027">
        <w:rPr>
          <w:b/>
        </w:rPr>
        <w:fldChar w:fldCharType="separate"/>
      </w:r>
      <w:r w:rsidR="001977CC" w:rsidRPr="00021027">
        <w:rPr>
          <w:b/>
          <w:noProof/>
        </w:rPr>
        <w:t>4.5.2</w:t>
      </w:r>
      <w:r w:rsidR="001977CC" w:rsidRPr="00021027">
        <w:rPr>
          <w:b/>
        </w:rPr>
        <w:fldChar w:fldCharType="end"/>
      </w:r>
      <w:r w:rsidR="001977CC" w:rsidRPr="00021027">
        <w:rPr>
          <w:b/>
        </w:rPr>
        <w:noBreakHyphen/>
      </w:r>
      <w:r w:rsidR="001977CC" w:rsidRPr="00021027">
        <w:rPr>
          <w:b/>
        </w:rPr>
        <w:fldChar w:fldCharType="begin"/>
      </w:r>
      <w:r w:rsidR="001977CC" w:rsidRPr="00021027">
        <w:rPr>
          <w:b/>
        </w:rPr>
        <w:instrText xml:space="preserve"> SEQ Eq. \* ARABIC \s 3 </w:instrText>
      </w:r>
      <w:r w:rsidR="001977CC" w:rsidRPr="00021027">
        <w:rPr>
          <w:b/>
        </w:rPr>
        <w:fldChar w:fldCharType="separate"/>
      </w:r>
      <w:r w:rsidR="001977CC" w:rsidRPr="00021027">
        <w:rPr>
          <w:b/>
          <w:noProof/>
        </w:rPr>
        <w:t>17</w:t>
      </w:r>
      <w:r w:rsidR="001977CC" w:rsidRPr="00021027">
        <w:rPr>
          <w:b/>
        </w:rPr>
        <w:fldChar w:fldCharType="end"/>
      </w:r>
    </w:p>
    <w:p w14:paraId="43648D8B" w14:textId="77777777" w:rsidR="007B7FBE" w:rsidRPr="00021027" w:rsidRDefault="007B7FBE" w:rsidP="007B7FBE">
      <w:pPr>
        <w:tabs>
          <w:tab w:val="clear" w:pos="2880"/>
          <w:tab w:val="left" w:pos="2694"/>
        </w:tabs>
        <w:ind w:left="2694" w:hanging="2694"/>
        <w:rPr>
          <w:i/>
          <w:sz w:val="20"/>
        </w:rPr>
      </w:pPr>
      <w:r w:rsidRPr="00021027">
        <w:rPr>
          <w:sz w:val="20"/>
        </w:rPr>
        <w:t>where</w:t>
      </w:r>
    </w:p>
    <w:p w14:paraId="1A069543" w14:textId="739D541E" w:rsidR="007B7FBE" w:rsidRPr="00021027" w:rsidRDefault="007B7FBE" w:rsidP="0027285F">
      <w:pPr>
        <w:tabs>
          <w:tab w:val="clear" w:pos="2880"/>
          <w:tab w:val="clear" w:pos="9360"/>
        </w:tabs>
        <w:spacing w:before="0"/>
        <w:ind w:left="2835" w:hanging="2835"/>
        <w:rPr>
          <w:sz w:val="20"/>
          <w:szCs w:val="24"/>
        </w:rPr>
      </w:pPr>
      <w:proofErr w:type="spellStart"/>
      <w:r w:rsidRPr="00021027">
        <w:rPr>
          <w:i/>
          <w:sz w:val="20"/>
          <w:szCs w:val="24"/>
        </w:rPr>
        <w:t>Total_N</w:t>
      </w:r>
      <w:r w:rsidRPr="00021027">
        <w:rPr>
          <w:i/>
          <w:sz w:val="20"/>
          <w:szCs w:val="24"/>
          <w:vertAlign w:val="subscript"/>
        </w:rPr>
        <w:t>landmanure</w:t>
      </w:r>
      <w:proofErr w:type="spellEnd"/>
      <w:r w:rsidRPr="00021027">
        <w:rPr>
          <w:i/>
          <w:sz w:val="20"/>
          <w:szCs w:val="24"/>
        </w:rPr>
        <w:t xml:space="preserve"> </w:t>
      </w:r>
      <w:r w:rsidRPr="00021027">
        <w:rPr>
          <w:i/>
          <w:sz w:val="20"/>
          <w:szCs w:val="24"/>
        </w:rPr>
        <w:tab/>
      </w:r>
      <w:r w:rsidRPr="00021027">
        <w:rPr>
          <w:sz w:val="20"/>
          <w:szCs w:val="24"/>
        </w:rPr>
        <w:t xml:space="preserve">Total N in </w:t>
      </w:r>
      <w:r w:rsidR="00AF0A2C" w:rsidRPr="00021027">
        <w:rPr>
          <w:sz w:val="20"/>
          <w:szCs w:val="24"/>
        </w:rPr>
        <w:t xml:space="preserve">manure available in storage </w:t>
      </w:r>
      <w:r w:rsidR="00F40ED4" w:rsidRPr="00021027">
        <w:rPr>
          <w:sz w:val="20"/>
          <w:szCs w:val="24"/>
        </w:rPr>
        <w:t xml:space="preserve">on day </w:t>
      </w:r>
      <w:r w:rsidR="00F40ED4" w:rsidRPr="00021027">
        <w:rPr>
          <w:i/>
          <w:iCs/>
          <w:sz w:val="20"/>
          <w:szCs w:val="24"/>
        </w:rPr>
        <w:t>t</w:t>
      </w:r>
      <w:r w:rsidR="00F40ED4" w:rsidRPr="00021027">
        <w:rPr>
          <w:sz w:val="20"/>
          <w:szCs w:val="24"/>
        </w:rPr>
        <w:t xml:space="preserve"> </w:t>
      </w:r>
      <w:r w:rsidRPr="00021027">
        <w:rPr>
          <w:sz w:val="20"/>
          <w:szCs w:val="24"/>
        </w:rPr>
        <w:t xml:space="preserve">(kg </w:t>
      </w:r>
      <w:r w:rsidR="00F40ED4" w:rsidRPr="00021027">
        <w:rPr>
          <w:sz w:val="20"/>
          <w:szCs w:val="24"/>
        </w:rPr>
        <w:t>N</w:t>
      </w:r>
      <w:r w:rsidRPr="00021027">
        <w:rPr>
          <w:sz w:val="20"/>
          <w:szCs w:val="24"/>
        </w:rPr>
        <w:t>)</w:t>
      </w:r>
      <w:r w:rsidR="00AF0A2C" w:rsidRPr="00021027">
        <w:rPr>
          <w:sz w:val="20"/>
          <w:szCs w:val="24"/>
        </w:rPr>
        <w:t>, by livestock type and manure management system</w:t>
      </w:r>
    </w:p>
    <w:p w14:paraId="6CCAC01E" w14:textId="77777777" w:rsidR="000C4970" w:rsidRPr="00021027" w:rsidRDefault="000C4970" w:rsidP="00AF1F7A">
      <w:pPr>
        <w:pStyle w:val="Heading5"/>
      </w:pPr>
      <w:r w:rsidRPr="00021027">
        <w:t>Removal of manure from storage before the end of the year/simulation period</w:t>
      </w:r>
    </w:p>
    <w:p w14:paraId="0D9F408A" w14:textId="411F7714" w:rsidR="00697806" w:rsidRPr="00021027" w:rsidRDefault="00000000" w:rsidP="0069780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697806" w:rsidRPr="00021027">
        <w:rPr>
          <w:b/>
          <w:szCs w:val="24"/>
        </w:rPr>
        <w:tab/>
      </w:r>
    </w:p>
    <w:p w14:paraId="317B989E" w14:textId="653CF6BC" w:rsidR="00697806" w:rsidRPr="00021027" w:rsidRDefault="00697806" w:rsidP="00697806">
      <w:pPr>
        <w:keepNext/>
        <w:tabs>
          <w:tab w:val="clear" w:pos="2880"/>
          <w:tab w:val="clear" w:pos="9360"/>
          <w:tab w:val="right" w:pos="9781"/>
        </w:tabs>
        <w:spacing w:after="120"/>
        <w:rPr>
          <w:b/>
          <w:szCs w:val="24"/>
        </w:rPr>
      </w:pPr>
      <w:r w:rsidRPr="00021027">
        <w:rPr>
          <w:b/>
          <w:szCs w:val="24"/>
        </w:rPr>
        <w:tab/>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4.5.2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18</w:t>
      </w:r>
      <w:r w:rsidR="001977CC" w:rsidRPr="00021027">
        <w:rPr>
          <w:b/>
          <w:szCs w:val="24"/>
        </w:rPr>
        <w:fldChar w:fldCharType="end"/>
      </w:r>
    </w:p>
    <w:p w14:paraId="4D67232B" w14:textId="77777777" w:rsidR="00881D6C" w:rsidRPr="00021027" w:rsidRDefault="00881D6C" w:rsidP="00881D6C">
      <w:pPr>
        <w:rPr>
          <w:sz w:val="20"/>
        </w:rPr>
      </w:pPr>
      <w:r w:rsidRPr="00021027">
        <w:rPr>
          <w:sz w:val="20"/>
        </w:rPr>
        <w:t>where</w:t>
      </w:r>
    </w:p>
    <w:p w14:paraId="08BCFAAC" w14:textId="31DFC606" w:rsidR="00881D6C" w:rsidRPr="00021027" w:rsidRDefault="000D167D" w:rsidP="00881D6C">
      <w:pPr>
        <w:tabs>
          <w:tab w:val="clear" w:pos="2880"/>
          <w:tab w:val="clear" w:pos="9360"/>
        </w:tabs>
        <w:spacing w:before="0"/>
        <w:ind w:left="2835" w:hanging="2835"/>
        <w:rPr>
          <w:sz w:val="20"/>
        </w:rPr>
      </w:pPr>
      <w:proofErr w:type="spellStart"/>
      <w:r w:rsidRPr="00021027">
        <w:rPr>
          <w:i/>
          <w:sz w:val="20"/>
        </w:rPr>
        <w:t>Total_</w:t>
      </w:r>
      <w:r w:rsidR="00881D6C" w:rsidRPr="00021027">
        <w:rPr>
          <w:i/>
          <w:sz w:val="20"/>
        </w:rPr>
        <w:t>TAN</w:t>
      </w:r>
      <w:r w:rsidR="00881D6C" w:rsidRPr="00021027">
        <w:rPr>
          <w:i/>
          <w:sz w:val="20"/>
          <w:vertAlign w:val="subscript"/>
        </w:rPr>
        <w:t>landmanure</w:t>
      </w:r>
      <w:proofErr w:type="spellEnd"/>
      <w:r w:rsidR="00881D6C" w:rsidRPr="00021027">
        <w:rPr>
          <w:i/>
          <w:sz w:val="20"/>
          <w:vertAlign w:val="subscript"/>
        </w:rPr>
        <w:t>(t)</w:t>
      </w:r>
      <w:r w:rsidR="00881D6C" w:rsidRPr="00021027">
        <w:rPr>
          <w:i/>
          <w:sz w:val="20"/>
        </w:rPr>
        <w:tab/>
      </w:r>
      <w:r w:rsidR="00881D6C" w:rsidRPr="00021027">
        <w:rPr>
          <w:sz w:val="20"/>
        </w:rPr>
        <w:t>Total amount of TAN in manure</w:t>
      </w:r>
      <w:r w:rsidR="009875AB" w:rsidRPr="00021027">
        <w:rPr>
          <w:sz w:val="20"/>
        </w:rPr>
        <w:t xml:space="preserve"> available in storage on</w:t>
      </w:r>
      <w:r w:rsidR="00881D6C" w:rsidRPr="00021027">
        <w:rPr>
          <w:sz w:val="20"/>
        </w:rPr>
        <w:t xml:space="preserve"> day </w:t>
      </w:r>
      <w:r w:rsidR="009875AB" w:rsidRPr="00021027">
        <w:rPr>
          <w:i/>
          <w:iCs/>
          <w:sz w:val="20"/>
        </w:rPr>
        <w:t>t</w:t>
      </w:r>
      <w:r w:rsidR="009875AB" w:rsidRPr="00021027">
        <w:rPr>
          <w:sz w:val="20"/>
        </w:rPr>
        <w:t xml:space="preserve"> </w:t>
      </w:r>
      <w:r w:rsidR="00881D6C" w:rsidRPr="00021027">
        <w:rPr>
          <w:sz w:val="20"/>
        </w:rPr>
        <w:t>(day following removal)</w:t>
      </w:r>
      <w:r w:rsidR="009875AB" w:rsidRPr="00021027">
        <w:rPr>
          <w:sz w:val="20"/>
        </w:rPr>
        <w:t xml:space="preserve"> (kg TAN), by</w:t>
      </w:r>
      <w:r w:rsidR="00881D6C" w:rsidRPr="00021027">
        <w:rPr>
          <w:sz w:val="20"/>
        </w:rPr>
        <w:t xml:space="preserve"> </w:t>
      </w:r>
      <w:r w:rsidRPr="00021027">
        <w:rPr>
          <w:sz w:val="20"/>
        </w:rPr>
        <w:t>livestock type</w:t>
      </w:r>
      <w:r w:rsidR="00881D6C" w:rsidRPr="00021027">
        <w:rPr>
          <w:sz w:val="20"/>
        </w:rPr>
        <w:t xml:space="preserve"> and manure management system </w:t>
      </w:r>
    </w:p>
    <w:p w14:paraId="54E95660" w14:textId="33CCB982" w:rsidR="00881D6C" w:rsidRPr="00021027" w:rsidRDefault="000D167D" w:rsidP="00881D6C">
      <w:pPr>
        <w:tabs>
          <w:tab w:val="clear" w:pos="2880"/>
          <w:tab w:val="clear" w:pos="9360"/>
        </w:tabs>
        <w:spacing w:before="0"/>
        <w:ind w:left="2835" w:hanging="2835"/>
        <w:rPr>
          <w:sz w:val="20"/>
        </w:rPr>
      </w:pPr>
      <w:proofErr w:type="spellStart"/>
      <w:r w:rsidRPr="00021027">
        <w:rPr>
          <w:i/>
          <w:sz w:val="20"/>
        </w:rPr>
        <w:t>Total_</w:t>
      </w:r>
      <w:r w:rsidR="00881D6C" w:rsidRPr="00021027">
        <w:rPr>
          <w:i/>
          <w:sz w:val="20"/>
        </w:rPr>
        <w:t>TAN</w:t>
      </w:r>
      <w:r w:rsidR="00881D6C" w:rsidRPr="00021027">
        <w:rPr>
          <w:i/>
          <w:sz w:val="20"/>
          <w:vertAlign w:val="subscript"/>
        </w:rPr>
        <w:t>storage</w:t>
      </w:r>
      <w:proofErr w:type="spellEnd"/>
      <w:r w:rsidR="00881D6C" w:rsidRPr="00021027">
        <w:rPr>
          <w:i/>
          <w:sz w:val="20"/>
          <w:vertAlign w:val="subscript"/>
        </w:rPr>
        <w:t>(t)</w:t>
      </w:r>
      <w:r w:rsidR="00881D6C" w:rsidRPr="00021027">
        <w:rPr>
          <w:i/>
          <w:sz w:val="20"/>
        </w:rPr>
        <w:tab/>
      </w:r>
      <w:r w:rsidR="00881D6C" w:rsidRPr="00021027">
        <w:rPr>
          <w:sz w:val="20"/>
          <w:szCs w:val="24"/>
        </w:rPr>
        <w:t xml:space="preserve">TAN in stored manure on </w:t>
      </w:r>
      <w:r w:rsidR="009875AB" w:rsidRPr="00021027">
        <w:rPr>
          <w:sz w:val="20"/>
          <w:szCs w:val="24"/>
        </w:rPr>
        <w:t xml:space="preserve">day </w:t>
      </w:r>
      <w:r w:rsidR="009875AB" w:rsidRPr="00021027">
        <w:rPr>
          <w:i/>
          <w:iCs/>
          <w:sz w:val="20"/>
          <w:szCs w:val="24"/>
        </w:rPr>
        <w:t>t</w:t>
      </w:r>
      <w:r w:rsidR="00881D6C" w:rsidRPr="00021027">
        <w:rPr>
          <w:sz w:val="20"/>
          <w:szCs w:val="24"/>
        </w:rPr>
        <w:t xml:space="preserve"> (day following manure removal)</w:t>
      </w:r>
      <w:r w:rsidR="009875AB" w:rsidRPr="00021027">
        <w:rPr>
          <w:sz w:val="20"/>
          <w:szCs w:val="24"/>
        </w:rPr>
        <w:t xml:space="preserve">, by </w:t>
      </w:r>
      <w:r w:rsidRPr="00021027">
        <w:rPr>
          <w:sz w:val="20"/>
          <w:szCs w:val="24"/>
        </w:rPr>
        <w:t>livestock type</w:t>
      </w:r>
      <w:r w:rsidR="00881D6C" w:rsidRPr="00021027">
        <w:rPr>
          <w:sz w:val="20"/>
          <w:szCs w:val="24"/>
        </w:rPr>
        <w:t xml:space="preserve"> and management system (kg TAN), calculated usin</w:t>
      </w:r>
      <w:r w:rsidR="00881D6C" w:rsidRPr="00021027">
        <w:rPr>
          <w:sz w:val="20"/>
        </w:rPr>
        <w:t xml:space="preserve">g </w:t>
      </w:r>
      <w:r w:rsidR="00881D6C" w:rsidRPr="00021027">
        <w:rPr>
          <w:sz w:val="20"/>
        </w:rPr>
        <w:fldChar w:fldCharType="begin"/>
      </w:r>
      <w:r w:rsidR="00881D6C" w:rsidRPr="00021027">
        <w:rPr>
          <w:sz w:val="20"/>
        </w:rPr>
        <w:instrText xml:space="preserve"> REF TANstorage_AfterRemoval_Poultry_Eq \h  \* MERGEFORMAT </w:instrText>
      </w:r>
      <w:r w:rsidR="00881D6C" w:rsidRPr="00021027">
        <w:rPr>
          <w:sz w:val="20"/>
        </w:rPr>
      </w:r>
      <w:r w:rsidR="00881D6C" w:rsidRPr="00021027">
        <w:rPr>
          <w:sz w:val="20"/>
        </w:rPr>
        <w:fldChar w:fldCharType="separate"/>
      </w:r>
      <w:r w:rsidR="009875AB" w:rsidRPr="00021027">
        <w:rPr>
          <w:b/>
          <w:sz w:val="20"/>
        </w:rPr>
        <w:t xml:space="preserve">Eq. </w:t>
      </w:r>
      <w:r w:rsidR="009875AB" w:rsidRPr="00021027">
        <w:rPr>
          <w:b/>
          <w:noProof/>
          <w:sz w:val="20"/>
        </w:rPr>
        <w:t>4.3.3</w:t>
      </w:r>
      <w:r w:rsidR="009875AB" w:rsidRPr="00021027">
        <w:rPr>
          <w:b/>
          <w:noProof/>
          <w:sz w:val="20"/>
        </w:rPr>
        <w:noBreakHyphen/>
        <w:t>14</w:t>
      </w:r>
      <w:r w:rsidR="00881D6C" w:rsidRPr="00021027">
        <w:rPr>
          <w:sz w:val="20"/>
        </w:rPr>
        <w:fldChar w:fldCharType="end"/>
      </w:r>
    </w:p>
    <w:p w14:paraId="0BD2CE27" w14:textId="2EE3D628" w:rsidR="00697806" w:rsidRPr="00021027" w:rsidRDefault="000D167D" w:rsidP="00697806">
      <w:pPr>
        <w:keepNext/>
        <w:tabs>
          <w:tab w:val="clear" w:pos="2880"/>
          <w:tab w:val="clear" w:pos="9360"/>
          <w:tab w:val="right" w:pos="9781"/>
        </w:tabs>
        <w:spacing w:after="120"/>
        <w:rPr>
          <w:b/>
          <w:szCs w:val="24"/>
        </w:rPr>
      </w:pPr>
      <m:oMathPara>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oMath>
      </m:oMathPara>
    </w:p>
    <w:p w14:paraId="313B5BCD" w14:textId="1755F565" w:rsidR="00697806" w:rsidRPr="00021027" w:rsidRDefault="00697806" w:rsidP="00697806">
      <w:pPr>
        <w:keepNext/>
        <w:tabs>
          <w:tab w:val="clear" w:pos="2880"/>
          <w:tab w:val="clear" w:pos="9360"/>
          <w:tab w:val="right" w:pos="9781"/>
        </w:tabs>
        <w:spacing w:after="120"/>
        <w:rPr>
          <w:b/>
          <w:szCs w:val="24"/>
        </w:rPr>
      </w:pPr>
      <w:r w:rsidRPr="00021027">
        <w:rPr>
          <w:b/>
          <w:szCs w:val="24"/>
        </w:rPr>
        <w:tab/>
      </w:r>
      <w:r w:rsidR="001F7D97" w:rsidRPr="00021027">
        <w:rPr>
          <w:b/>
          <w:szCs w:val="24"/>
        </w:rPr>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4.5.2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19</w:t>
      </w:r>
      <w:r w:rsidR="001977CC" w:rsidRPr="00021027">
        <w:rPr>
          <w:b/>
          <w:szCs w:val="24"/>
        </w:rPr>
        <w:fldChar w:fldCharType="end"/>
      </w:r>
    </w:p>
    <w:p w14:paraId="4D3D92B3" w14:textId="77777777" w:rsidR="00697806" w:rsidRPr="00021027" w:rsidRDefault="00697806" w:rsidP="00697806">
      <w:pPr>
        <w:rPr>
          <w:sz w:val="20"/>
        </w:rPr>
      </w:pPr>
      <w:r w:rsidRPr="00021027">
        <w:rPr>
          <w:sz w:val="20"/>
        </w:rPr>
        <w:t>where</w:t>
      </w:r>
    </w:p>
    <w:p w14:paraId="4E31C4F4" w14:textId="56E29687" w:rsidR="00697806" w:rsidRPr="00021027" w:rsidRDefault="000D167D" w:rsidP="00697806">
      <w:pPr>
        <w:tabs>
          <w:tab w:val="clear" w:pos="2880"/>
          <w:tab w:val="clear" w:pos="9360"/>
        </w:tabs>
        <w:spacing w:before="0" w:after="120"/>
        <w:ind w:left="2835" w:hanging="2835"/>
        <w:rPr>
          <w:sz w:val="20"/>
        </w:rPr>
      </w:pPr>
      <w:proofErr w:type="spellStart"/>
      <w:r w:rsidRPr="00021027">
        <w:rPr>
          <w:i/>
          <w:sz w:val="20"/>
        </w:rPr>
        <w:t>Total_</w:t>
      </w:r>
      <w:r w:rsidR="00697806" w:rsidRPr="00021027">
        <w:rPr>
          <w:i/>
          <w:sz w:val="20"/>
        </w:rPr>
        <w:t>OrganicN</w:t>
      </w:r>
      <w:r w:rsidR="00697806" w:rsidRPr="00021027">
        <w:rPr>
          <w:i/>
          <w:sz w:val="20"/>
          <w:vertAlign w:val="subscript"/>
        </w:rPr>
        <w:t>landmanure</w:t>
      </w:r>
      <w:proofErr w:type="spellEnd"/>
      <w:r w:rsidR="00697806" w:rsidRPr="00021027">
        <w:rPr>
          <w:i/>
          <w:sz w:val="20"/>
          <w:vertAlign w:val="subscript"/>
        </w:rPr>
        <w:t>(t)</w:t>
      </w:r>
      <w:r w:rsidR="00697806" w:rsidRPr="00021027">
        <w:rPr>
          <w:i/>
          <w:sz w:val="20"/>
        </w:rPr>
        <w:tab/>
      </w:r>
      <w:r w:rsidR="00697806" w:rsidRPr="00021027">
        <w:rPr>
          <w:sz w:val="20"/>
        </w:rPr>
        <w:t xml:space="preserve">Total amount of organic N </w:t>
      </w:r>
      <w:r w:rsidR="00717D36" w:rsidRPr="00021027">
        <w:rPr>
          <w:sz w:val="20"/>
        </w:rPr>
        <w:t xml:space="preserve">available </w:t>
      </w:r>
      <w:r w:rsidR="00697806" w:rsidRPr="00021027">
        <w:rPr>
          <w:sz w:val="20"/>
        </w:rPr>
        <w:t xml:space="preserve">in </w:t>
      </w:r>
      <w:r w:rsidR="00717D36" w:rsidRPr="00021027">
        <w:rPr>
          <w:sz w:val="20"/>
        </w:rPr>
        <w:t xml:space="preserve">stored </w:t>
      </w:r>
      <w:r w:rsidR="00697806" w:rsidRPr="00021027">
        <w:rPr>
          <w:sz w:val="20"/>
        </w:rPr>
        <w:t>manure on day</w:t>
      </w:r>
      <w:r w:rsidR="00717D36" w:rsidRPr="00021027">
        <w:rPr>
          <w:sz w:val="20"/>
        </w:rPr>
        <w:t xml:space="preserve"> </w:t>
      </w:r>
      <w:r w:rsidR="00717D36" w:rsidRPr="00021027">
        <w:rPr>
          <w:i/>
          <w:iCs/>
          <w:sz w:val="20"/>
        </w:rPr>
        <w:t>t</w:t>
      </w:r>
      <w:r w:rsidR="00717D36" w:rsidRPr="00021027">
        <w:rPr>
          <w:sz w:val="20"/>
        </w:rPr>
        <w:t xml:space="preserve"> (day foll</w:t>
      </w:r>
      <w:r w:rsidR="00697806" w:rsidRPr="00021027">
        <w:rPr>
          <w:sz w:val="20"/>
        </w:rPr>
        <w:t>owing removal</w:t>
      </w:r>
      <w:r w:rsidR="00717D36" w:rsidRPr="00021027">
        <w:rPr>
          <w:sz w:val="20"/>
        </w:rPr>
        <w:t xml:space="preserve">) (kg N), by </w:t>
      </w:r>
      <w:r w:rsidRPr="00021027">
        <w:rPr>
          <w:sz w:val="20"/>
        </w:rPr>
        <w:t>livestock type</w:t>
      </w:r>
      <w:r w:rsidR="00697806" w:rsidRPr="00021027">
        <w:rPr>
          <w:sz w:val="20"/>
        </w:rPr>
        <w:t xml:space="preserve"> and manure management system</w:t>
      </w:r>
    </w:p>
    <w:p w14:paraId="665D9C01" w14:textId="6B9F5CCB" w:rsidR="00697806" w:rsidRPr="001C1FD6" w:rsidRDefault="00000000" w:rsidP="007E0CDF">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(t-1)</m:t>
                    </m:r>
                  </m:sub>
                </m:sSub>
                <m:r>
                  <m:rPr>
                    <m:sty m:val="bi"/>
                  </m:rPr>
                  <w:rPr>
                    <w:rFonts w:ascii="Cambria Math" w:hAnsi="Cambria Math"/>
                    <w:szCs w:val="24"/>
                  </w:rPr>
                  <m:t>×1000</m:t>
                </m:r>
              </m:e>
            </m:d>
          </m:e>
        </m:d>
      </m:oMath>
      <w:r w:rsidR="00697806" w:rsidRPr="001C1FD6">
        <w:rPr>
          <w:b/>
          <w:szCs w:val="24"/>
        </w:rPr>
        <w:tab/>
      </w:r>
    </w:p>
    <w:p w14:paraId="3036CAA0" w14:textId="2D0D6AF9" w:rsidR="00697806" w:rsidRPr="001C1FD6" w:rsidRDefault="00697806" w:rsidP="00697806">
      <w:pPr>
        <w:keepNext/>
        <w:tabs>
          <w:tab w:val="clear" w:pos="2880"/>
          <w:tab w:val="clear" w:pos="9360"/>
          <w:tab w:val="right" w:pos="9781"/>
        </w:tabs>
        <w:spacing w:after="120"/>
        <w:rPr>
          <w:b/>
          <w:szCs w:val="24"/>
        </w:rPr>
      </w:pPr>
      <w:r w:rsidRPr="001C1FD6">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4.5.2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20</w:t>
      </w:r>
      <w:r w:rsidR="001977CC">
        <w:rPr>
          <w:b/>
          <w:szCs w:val="24"/>
        </w:rPr>
        <w:fldChar w:fldCharType="end"/>
      </w:r>
    </w:p>
    <w:p w14:paraId="4108240E" w14:textId="77777777" w:rsidR="00697806" w:rsidRPr="00561A42" w:rsidRDefault="00697806" w:rsidP="00697806">
      <w:pPr>
        <w:rPr>
          <w:sz w:val="20"/>
        </w:rPr>
      </w:pPr>
      <w:r w:rsidRPr="00561A42">
        <w:rPr>
          <w:sz w:val="20"/>
        </w:rPr>
        <w:t>where</w:t>
      </w:r>
    </w:p>
    <w:p w14:paraId="705C154F" w14:textId="2D65F03D" w:rsidR="00697806" w:rsidRPr="00561A42" w:rsidRDefault="000D167D" w:rsidP="001C1FD6">
      <w:pPr>
        <w:tabs>
          <w:tab w:val="clear" w:pos="2880"/>
          <w:tab w:val="clear" w:pos="9360"/>
        </w:tabs>
        <w:spacing w:before="0"/>
        <w:ind w:left="2835" w:hanging="2835"/>
        <w:rPr>
          <w:sz w:val="20"/>
        </w:rPr>
      </w:pPr>
      <w:proofErr w:type="spellStart"/>
      <w:r w:rsidRPr="00561A42">
        <w:rPr>
          <w:i/>
          <w:sz w:val="20"/>
        </w:rPr>
        <w:t>Total_</w:t>
      </w:r>
      <w:r w:rsidR="00697806" w:rsidRPr="00561A42">
        <w:rPr>
          <w:i/>
          <w:sz w:val="20"/>
        </w:rPr>
        <w:t>N</w:t>
      </w:r>
      <w:r w:rsidR="00697806" w:rsidRPr="00561A42">
        <w:rPr>
          <w:i/>
          <w:sz w:val="20"/>
          <w:vertAlign w:val="subscript"/>
        </w:rPr>
        <w:t>landmanure</w:t>
      </w:r>
      <w:proofErr w:type="spellEnd"/>
      <w:r w:rsidR="00697806" w:rsidRPr="00561A42">
        <w:rPr>
          <w:i/>
          <w:sz w:val="20"/>
          <w:vertAlign w:val="subscript"/>
        </w:rPr>
        <w:t>(t)</w:t>
      </w:r>
      <w:r w:rsidR="00697806" w:rsidRPr="00561A42">
        <w:rPr>
          <w:i/>
          <w:sz w:val="20"/>
        </w:rPr>
        <w:tab/>
      </w:r>
      <w:r w:rsidR="00697806" w:rsidRPr="00561A42">
        <w:rPr>
          <w:sz w:val="20"/>
        </w:rPr>
        <w:t xml:space="preserve">Total amount of N </w:t>
      </w:r>
      <w:r w:rsidR="00717D36" w:rsidRPr="00561A42">
        <w:rPr>
          <w:sz w:val="20"/>
        </w:rPr>
        <w:t xml:space="preserve">available in stored manure on day </w:t>
      </w:r>
      <w:r w:rsidR="00717D36" w:rsidRPr="00561A42">
        <w:rPr>
          <w:i/>
          <w:iCs/>
          <w:sz w:val="20"/>
        </w:rPr>
        <w:t>t</w:t>
      </w:r>
      <w:r w:rsidR="00717D36" w:rsidRPr="00561A42">
        <w:rPr>
          <w:sz w:val="20"/>
        </w:rPr>
        <w:t xml:space="preserve"> (day </w:t>
      </w:r>
      <w:r w:rsidR="00697806" w:rsidRPr="00561A42">
        <w:rPr>
          <w:sz w:val="20"/>
        </w:rPr>
        <w:t>following remova</w:t>
      </w:r>
      <w:r w:rsidR="00717D36" w:rsidRPr="00561A42">
        <w:rPr>
          <w:sz w:val="20"/>
        </w:rPr>
        <w:t>l</w:t>
      </w:r>
      <w:r w:rsidR="00B5556C" w:rsidRPr="00561A42">
        <w:rPr>
          <w:sz w:val="20"/>
        </w:rPr>
        <w:t>)</w:t>
      </w:r>
      <w:r w:rsidR="00717D36" w:rsidRPr="00561A42">
        <w:rPr>
          <w:sz w:val="20"/>
        </w:rPr>
        <w:t xml:space="preserve"> (kg N), by</w:t>
      </w:r>
      <w:r w:rsidR="00697806" w:rsidRPr="00561A42">
        <w:rPr>
          <w:sz w:val="20"/>
        </w:rPr>
        <w:t xml:space="preserve"> </w:t>
      </w:r>
      <w:r w:rsidRPr="00561A42">
        <w:rPr>
          <w:sz w:val="20"/>
        </w:rPr>
        <w:t>livestock type</w:t>
      </w:r>
      <w:r w:rsidR="00697806" w:rsidRPr="00561A42">
        <w:rPr>
          <w:sz w:val="20"/>
        </w:rPr>
        <w:t xml:space="preserve"> and manure management system </w:t>
      </w:r>
    </w:p>
    <w:p w14:paraId="74FC7CC5" w14:textId="29C55601" w:rsidR="00B5556C" w:rsidRPr="00561A42" w:rsidRDefault="000D167D" w:rsidP="001C1FD6">
      <w:pPr>
        <w:tabs>
          <w:tab w:val="clear" w:pos="2880"/>
          <w:tab w:val="clear" w:pos="9360"/>
        </w:tabs>
        <w:spacing w:before="0"/>
        <w:ind w:left="2835" w:hanging="2835"/>
        <w:rPr>
          <w:sz w:val="20"/>
        </w:rPr>
      </w:pPr>
      <w:proofErr w:type="spellStart"/>
      <w:r w:rsidRPr="00561A42">
        <w:rPr>
          <w:i/>
          <w:sz w:val="20"/>
        </w:rPr>
        <w:t>Total_</w:t>
      </w:r>
      <w:r w:rsidR="00B5556C" w:rsidRPr="00561A42">
        <w:rPr>
          <w:i/>
          <w:sz w:val="20"/>
        </w:rPr>
        <w:t>N</w:t>
      </w:r>
      <w:r w:rsidR="00B5556C" w:rsidRPr="00561A42">
        <w:rPr>
          <w:i/>
          <w:sz w:val="20"/>
          <w:vertAlign w:val="subscript"/>
        </w:rPr>
        <w:t>landmanure</w:t>
      </w:r>
      <w:proofErr w:type="spellEnd"/>
      <w:r w:rsidR="00B5556C" w:rsidRPr="00561A42">
        <w:rPr>
          <w:i/>
          <w:sz w:val="20"/>
          <w:vertAlign w:val="subscript"/>
        </w:rPr>
        <w:t>(t-1)</w:t>
      </w:r>
      <w:r w:rsidR="00B5556C" w:rsidRPr="00561A42">
        <w:rPr>
          <w:i/>
          <w:sz w:val="20"/>
        </w:rPr>
        <w:tab/>
      </w:r>
      <w:r w:rsidR="00B5556C" w:rsidRPr="00561A42">
        <w:rPr>
          <w:sz w:val="20"/>
        </w:rPr>
        <w:t xml:space="preserve">Total amount of N </w:t>
      </w:r>
      <w:r w:rsidR="00717D36" w:rsidRPr="00561A42">
        <w:rPr>
          <w:sz w:val="20"/>
        </w:rPr>
        <w:t xml:space="preserve">available </w:t>
      </w:r>
      <w:r w:rsidR="00B5556C" w:rsidRPr="00561A42">
        <w:rPr>
          <w:sz w:val="20"/>
        </w:rPr>
        <w:t>in</w:t>
      </w:r>
      <w:r w:rsidR="00717D36" w:rsidRPr="00561A42">
        <w:rPr>
          <w:sz w:val="20"/>
        </w:rPr>
        <w:t xml:space="preserve"> stored</w:t>
      </w:r>
      <w:r w:rsidR="00B5556C" w:rsidRPr="00561A42">
        <w:rPr>
          <w:sz w:val="20"/>
        </w:rPr>
        <w:t xml:space="preserve"> manure </w:t>
      </w:r>
      <w:r w:rsidR="00717D36" w:rsidRPr="00561A42">
        <w:rPr>
          <w:sz w:val="20"/>
        </w:rPr>
        <w:t xml:space="preserve">on day </w:t>
      </w:r>
      <w:r w:rsidR="00717D36" w:rsidRPr="00561A42">
        <w:rPr>
          <w:i/>
          <w:iCs/>
          <w:sz w:val="20"/>
        </w:rPr>
        <w:t>t-1</w:t>
      </w:r>
      <w:r w:rsidR="00B5556C" w:rsidRPr="00561A42">
        <w:rPr>
          <w:sz w:val="20"/>
        </w:rPr>
        <w:t xml:space="preserve"> </w:t>
      </w:r>
      <w:r w:rsidR="0066218F" w:rsidRPr="00561A42">
        <w:rPr>
          <w:sz w:val="20"/>
        </w:rPr>
        <w:t>(</w:t>
      </w:r>
      <w:r w:rsidR="00717D36" w:rsidRPr="00561A42">
        <w:rPr>
          <w:sz w:val="20"/>
        </w:rPr>
        <w:t xml:space="preserve">day of removal, </w:t>
      </w:r>
      <w:r w:rsidR="0066218F" w:rsidRPr="00561A42">
        <w:rPr>
          <w:sz w:val="20"/>
        </w:rPr>
        <w:t xml:space="preserve">prior to removal) </w:t>
      </w:r>
      <w:r w:rsidR="00717D36" w:rsidRPr="00561A42">
        <w:rPr>
          <w:sz w:val="20"/>
        </w:rPr>
        <w:t xml:space="preserve">(kg N), by </w:t>
      </w:r>
      <w:r w:rsidRPr="00561A42">
        <w:rPr>
          <w:sz w:val="20"/>
        </w:rPr>
        <w:t xml:space="preserve">livestock type </w:t>
      </w:r>
      <w:r w:rsidR="00717D36" w:rsidRPr="00561A42">
        <w:rPr>
          <w:sz w:val="20"/>
        </w:rPr>
        <w:t xml:space="preserve">and </w:t>
      </w:r>
      <w:r w:rsidR="00B5556C" w:rsidRPr="00561A42">
        <w:rPr>
          <w:sz w:val="20"/>
        </w:rPr>
        <w:t>manure management system</w:t>
      </w:r>
    </w:p>
    <w:p w14:paraId="097C905F" w14:textId="77777777" w:rsidR="00B5556C" w:rsidRPr="00561A42" w:rsidRDefault="00B5556C" w:rsidP="001C1FD6">
      <w:pPr>
        <w:spacing w:before="0"/>
        <w:ind w:left="2835" w:hanging="2835"/>
        <w:rPr>
          <w:sz w:val="20"/>
        </w:rPr>
      </w:pPr>
      <w:proofErr w:type="spellStart"/>
      <w:r w:rsidRPr="00561A42">
        <w:rPr>
          <w:i/>
          <w:sz w:val="20"/>
        </w:rPr>
        <w:t>Volume</w:t>
      </w:r>
      <w:r w:rsidRPr="00561A42">
        <w:rPr>
          <w:i/>
          <w:sz w:val="20"/>
          <w:vertAlign w:val="subscript"/>
        </w:rPr>
        <w:t>manureremoved</w:t>
      </w:r>
      <w:proofErr w:type="spellEnd"/>
      <w:r w:rsidRPr="00561A42">
        <w:rPr>
          <w:i/>
          <w:sz w:val="20"/>
        </w:rPr>
        <w:tab/>
      </w:r>
      <w:r w:rsidRPr="00561A42">
        <w:rPr>
          <w:sz w:val="20"/>
        </w:rPr>
        <w:t xml:space="preserve">Volume of each type of manure removed from storage on the day of removal day </w:t>
      </w:r>
      <w:r w:rsidRPr="00561A42">
        <w:rPr>
          <w:i/>
          <w:sz w:val="20"/>
        </w:rPr>
        <w:t>t-1</w:t>
      </w:r>
      <w:r w:rsidRPr="00561A42">
        <w:rPr>
          <w:sz w:val="20"/>
        </w:rPr>
        <w:t xml:space="preserve"> (kg), calculated as: manure application rate (kg ha</w:t>
      </w:r>
      <w:r w:rsidRPr="00561A42">
        <w:rPr>
          <w:sz w:val="20"/>
          <w:vertAlign w:val="superscript"/>
        </w:rPr>
        <w:t>-1</w:t>
      </w:r>
      <w:r w:rsidRPr="00561A42">
        <w:rPr>
          <w:sz w:val="20"/>
        </w:rPr>
        <w:t>, specified by user) * area of land receiving manure (ha, specified by user)</w:t>
      </w:r>
    </w:p>
    <w:p w14:paraId="1223FBB9" w14:textId="76597A1C" w:rsidR="00B5556C" w:rsidRPr="001C1FD6" w:rsidRDefault="000D167D" w:rsidP="001C1FD6">
      <w:pPr>
        <w:spacing w:before="0"/>
        <w:ind w:left="2835" w:hanging="2835"/>
        <w:rPr>
          <w:sz w:val="20"/>
        </w:rPr>
      </w:pPr>
      <w:proofErr w:type="spellStart"/>
      <w:r w:rsidRPr="00561A42">
        <w:rPr>
          <w:i/>
          <w:sz w:val="20"/>
        </w:rPr>
        <w:t>Total_</w:t>
      </w:r>
      <w:r w:rsidR="00B5556C" w:rsidRPr="00561A42">
        <w:rPr>
          <w:i/>
          <w:sz w:val="20"/>
        </w:rPr>
        <w:t>Volume</w:t>
      </w:r>
      <w:r w:rsidR="00B5556C" w:rsidRPr="00561A42">
        <w:rPr>
          <w:i/>
          <w:sz w:val="20"/>
          <w:vertAlign w:val="subscript"/>
        </w:rPr>
        <w:t>landmanure</w:t>
      </w:r>
      <w:proofErr w:type="spellEnd"/>
      <w:r w:rsidR="00B5556C" w:rsidRPr="00561A42">
        <w:rPr>
          <w:i/>
          <w:sz w:val="20"/>
        </w:rPr>
        <w:tab/>
      </w:r>
      <w:r w:rsidR="00B5556C" w:rsidRPr="00561A42">
        <w:rPr>
          <w:sz w:val="20"/>
        </w:rPr>
        <w:t xml:space="preserve">Amount of each type of manure available on the day of removal </w:t>
      </w:r>
      <w:r w:rsidR="0066218F" w:rsidRPr="00561A42">
        <w:rPr>
          <w:sz w:val="20"/>
        </w:rPr>
        <w:t xml:space="preserve">(prior to removal) </w:t>
      </w:r>
      <w:r w:rsidR="00B5556C" w:rsidRPr="00561A42">
        <w:rPr>
          <w:sz w:val="20"/>
        </w:rPr>
        <w:t>(</w:t>
      </w:r>
      <w:r w:rsidR="00B5556C" w:rsidRPr="00561A42">
        <w:rPr>
          <w:sz w:val="20"/>
          <w:szCs w:val="24"/>
        </w:rPr>
        <w:t>1000 kg wet weight for solid manure and 1000 L for liquid manure day</w:t>
      </w:r>
      <w:r w:rsidR="00B5556C" w:rsidRPr="00561A42">
        <w:rPr>
          <w:sz w:val="20"/>
          <w:szCs w:val="24"/>
          <w:vertAlign w:val="superscript"/>
        </w:rPr>
        <w:t>-1</w:t>
      </w:r>
      <w:r w:rsidR="00B5556C" w:rsidRPr="00561A42">
        <w:rPr>
          <w:sz w:val="20"/>
          <w:szCs w:val="24"/>
        </w:rPr>
        <w:t xml:space="preserve"> – we assume that 1 kg of liquid manure = 1 L of liquid manure), </w:t>
      </w:r>
      <w:r w:rsidR="007168CC" w:rsidRPr="00561A42">
        <w:rPr>
          <w:sz w:val="20"/>
          <w:szCs w:val="24"/>
        </w:rPr>
        <w:t xml:space="preserve">by livestock type and manure management system, </w:t>
      </w:r>
      <w:r w:rsidR="00B5556C" w:rsidRPr="00561A42">
        <w:rPr>
          <w:sz w:val="20"/>
          <w:szCs w:val="24"/>
        </w:rPr>
        <w:t xml:space="preserve">calculated </w:t>
      </w:r>
      <w:r w:rsidR="00EF23A8" w:rsidRPr="00561A42">
        <w:rPr>
          <w:sz w:val="20"/>
        </w:rPr>
        <w:fldChar w:fldCharType="begin"/>
      </w:r>
      <w:r w:rsidR="00EF23A8" w:rsidRPr="00561A42">
        <w:rPr>
          <w:sz w:val="20"/>
        </w:rPr>
        <w:instrText xml:space="preserve"> REF TotalVolumeManureEq \h  \* MERGEFORMAT </w:instrText>
      </w:r>
      <w:r w:rsidR="00EF23A8" w:rsidRPr="00561A42">
        <w:rPr>
          <w:sz w:val="20"/>
        </w:rPr>
      </w:r>
      <w:r w:rsidR="00EF23A8" w:rsidRPr="00561A42">
        <w:rPr>
          <w:sz w:val="20"/>
        </w:rPr>
        <w:fldChar w:fldCharType="separate"/>
      </w:r>
      <w:r w:rsidR="00EF23A8" w:rsidRPr="00561A42">
        <w:rPr>
          <w:b/>
          <w:sz w:val="20"/>
        </w:rPr>
        <w:t xml:space="preserve">Eq. </w:t>
      </w:r>
      <w:r w:rsidR="00EF23A8" w:rsidRPr="00561A42">
        <w:rPr>
          <w:b/>
          <w:noProof/>
          <w:sz w:val="20"/>
        </w:rPr>
        <w:t>4.5.3</w:t>
      </w:r>
      <w:r w:rsidR="00EF23A8" w:rsidRPr="00561A42">
        <w:rPr>
          <w:b/>
          <w:sz w:val="20"/>
        </w:rPr>
        <w:noBreakHyphen/>
      </w:r>
      <w:r w:rsidR="00EF23A8" w:rsidRPr="00561A42">
        <w:rPr>
          <w:b/>
          <w:noProof/>
          <w:sz w:val="20"/>
        </w:rPr>
        <w:t>3</w:t>
      </w:r>
      <w:r w:rsidR="00EF23A8" w:rsidRPr="00561A42">
        <w:rPr>
          <w:sz w:val="20"/>
        </w:rPr>
        <w:fldChar w:fldCharType="end"/>
      </w:r>
    </w:p>
    <w:p w14:paraId="6767A528" w14:textId="5373BA07" w:rsidR="00C13598" w:rsidRDefault="00C13598" w:rsidP="00CC439E">
      <w:pPr>
        <w:pStyle w:val="Heading4"/>
      </w:pPr>
      <w:r w:rsidRPr="00D5649B">
        <w:t xml:space="preserve">nitrogen available from sheep, swine and other livestock </w:t>
      </w:r>
      <w:r w:rsidR="007B3072" w:rsidRPr="00D5649B">
        <w:t>manure</w:t>
      </w:r>
    </w:p>
    <w:p w14:paraId="62D60C84" w14:textId="19B4868C" w:rsidR="008910CA" w:rsidRPr="000C1FA8" w:rsidRDefault="008910CA" w:rsidP="008910CA">
      <w:pPr>
        <w:pStyle w:val="Heading5"/>
      </w:pPr>
      <w:r w:rsidRPr="000C1FA8">
        <w:t xml:space="preserve">Total nitrogen available from </w:t>
      </w:r>
      <w:r w:rsidR="00B244E1" w:rsidRPr="000C1FA8">
        <w:t xml:space="preserve">farm-produced </w:t>
      </w:r>
      <w:r w:rsidRPr="000C1FA8">
        <w:t>sheep, swine and other livestock manure</w:t>
      </w:r>
    </w:p>
    <w:p w14:paraId="72B95240" w14:textId="520FFCD4" w:rsidR="00E111A4" w:rsidRPr="00BB2125"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BB2125">
        <w:rPr>
          <w:b/>
          <w:szCs w:val="24"/>
        </w:rPr>
        <w:t xml:space="preserve"> </w:t>
      </w:r>
      <w:r w:rsidR="00ED1F82" w:rsidRPr="00BB2125">
        <w:tab/>
      </w:r>
      <w:bookmarkStart w:id="660" w:name="Total_NLandManure_OtherLivestock_Eq"/>
      <w:r w:rsidR="009432A5" w:rsidRPr="00BB2125">
        <w:t xml:space="preserve"> </w:t>
      </w:r>
      <w:r w:rsidR="00ED1F82" w:rsidRPr="00BB2125">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21</w:t>
      </w:r>
      <w:r w:rsidR="001977CC">
        <w:rPr>
          <w:b/>
        </w:rPr>
        <w:fldChar w:fldCharType="end"/>
      </w:r>
      <w:bookmarkEnd w:id="660"/>
    </w:p>
    <w:p w14:paraId="4A954A39" w14:textId="77777777" w:rsidR="00E111A4" w:rsidRPr="00BB2125" w:rsidRDefault="00E111A4" w:rsidP="00ED58F9">
      <w:pPr>
        <w:tabs>
          <w:tab w:val="clear" w:pos="2880"/>
          <w:tab w:val="clear" w:pos="9360"/>
          <w:tab w:val="left" w:pos="2694"/>
          <w:tab w:val="right" w:pos="9781"/>
        </w:tabs>
        <w:ind w:left="2693" w:hanging="2693"/>
        <w:rPr>
          <w:i/>
          <w:sz w:val="20"/>
        </w:rPr>
      </w:pPr>
      <w:r w:rsidRPr="00BB2125">
        <w:rPr>
          <w:sz w:val="20"/>
        </w:rPr>
        <w:t>where</w:t>
      </w:r>
    </w:p>
    <w:p w14:paraId="5C4D58FA" w14:textId="626E7899" w:rsidR="00E111A4" w:rsidRPr="00BB2125" w:rsidRDefault="00E111A4" w:rsidP="0027285F">
      <w:pPr>
        <w:tabs>
          <w:tab w:val="clear" w:pos="2880"/>
          <w:tab w:val="clear" w:pos="9360"/>
        </w:tabs>
        <w:spacing w:before="0"/>
        <w:ind w:left="2835" w:hanging="2835"/>
        <w:rPr>
          <w:sz w:val="20"/>
          <w:szCs w:val="24"/>
        </w:rPr>
      </w:pPr>
      <w:proofErr w:type="spellStart"/>
      <w:r w:rsidRPr="00BB2125">
        <w:rPr>
          <w:i/>
          <w:sz w:val="20"/>
          <w:szCs w:val="24"/>
        </w:rPr>
        <w:lastRenderedPageBreak/>
        <w:t>N</w:t>
      </w:r>
      <w:r w:rsidR="001F7D97" w:rsidRPr="00BB2125">
        <w:rPr>
          <w:i/>
          <w:sz w:val="20"/>
          <w:szCs w:val="24"/>
          <w:vertAlign w:val="subscript"/>
        </w:rPr>
        <w:t>flow</w:t>
      </w:r>
      <w:r w:rsidR="00EF406A" w:rsidRPr="00BB2125">
        <w:rPr>
          <w:i/>
          <w:sz w:val="20"/>
          <w:szCs w:val="24"/>
          <w:vertAlign w:val="subscript"/>
        </w:rPr>
        <w:t>land</w:t>
      </w:r>
      <w:r w:rsidRPr="00BB2125">
        <w:rPr>
          <w:i/>
          <w:sz w:val="20"/>
          <w:szCs w:val="24"/>
          <w:vertAlign w:val="subscript"/>
        </w:rPr>
        <w:t>manure</w:t>
      </w:r>
      <w:proofErr w:type="spellEnd"/>
      <w:r w:rsidRPr="00BB2125">
        <w:rPr>
          <w:i/>
          <w:sz w:val="20"/>
          <w:szCs w:val="24"/>
        </w:rPr>
        <w:t xml:space="preserve"> </w:t>
      </w:r>
      <w:r w:rsidRPr="00BB2125">
        <w:rPr>
          <w:i/>
          <w:sz w:val="20"/>
          <w:szCs w:val="24"/>
        </w:rPr>
        <w:tab/>
      </w:r>
      <w:r w:rsidR="00FE465A" w:rsidRPr="00BB2125">
        <w:rPr>
          <w:sz w:val="20"/>
          <w:szCs w:val="24"/>
        </w:rPr>
        <w:t xml:space="preserve">Amount of N entering the pool of </w:t>
      </w:r>
      <w:r w:rsidR="00832F5A" w:rsidRPr="00BB2125">
        <w:rPr>
          <w:sz w:val="20"/>
          <w:szCs w:val="24"/>
        </w:rPr>
        <w:t xml:space="preserve">available </w:t>
      </w:r>
      <w:r w:rsidR="00FE465A" w:rsidRPr="00BB2125">
        <w:rPr>
          <w:sz w:val="20"/>
          <w:szCs w:val="24"/>
        </w:rPr>
        <w:t xml:space="preserve">N </w:t>
      </w:r>
      <w:r w:rsidR="00832F5A" w:rsidRPr="00BB2125">
        <w:rPr>
          <w:sz w:val="20"/>
          <w:szCs w:val="24"/>
        </w:rPr>
        <w:t xml:space="preserve">in stored manure each day </w:t>
      </w:r>
      <w:r w:rsidR="00FE465A" w:rsidRPr="00BB2125">
        <w:rPr>
          <w:sz w:val="20"/>
          <w:szCs w:val="24"/>
        </w:rPr>
        <w:t>(kg N day</w:t>
      </w:r>
      <w:r w:rsidR="00FE465A" w:rsidRPr="00BB2125">
        <w:rPr>
          <w:sz w:val="20"/>
          <w:szCs w:val="24"/>
          <w:vertAlign w:val="superscript"/>
        </w:rPr>
        <w:t>-1</w:t>
      </w:r>
      <w:r w:rsidR="00FE465A" w:rsidRPr="00BB2125">
        <w:rPr>
          <w:sz w:val="20"/>
          <w:szCs w:val="24"/>
        </w:rPr>
        <w:t>)</w:t>
      </w:r>
      <w:r w:rsidR="00832F5A" w:rsidRPr="00BB2125">
        <w:rPr>
          <w:sz w:val="20"/>
          <w:szCs w:val="24"/>
        </w:rPr>
        <w:t>, by animal group and manure management system</w:t>
      </w:r>
      <w:r w:rsidR="00FE465A" w:rsidRPr="00BB2125">
        <w:rPr>
          <w:i/>
          <w:sz w:val="20"/>
          <w:szCs w:val="24"/>
        </w:rPr>
        <w:t xml:space="preserve">  </w:t>
      </w:r>
    </w:p>
    <w:p w14:paraId="1E5B5AB8" w14:textId="57E5DCEF" w:rsidR="00E111A4" w:rsidRPr="00BB2125" w:rsidRDefault="00E111A4" w:rsidP="0027285F">
      <w:pPr>
        <w:tabs>
          <w:tab w:val="clear" w:pos="2880"/>
          <w:tab w:val="clear" w:pos="9360"/>
        </w:tabs>
        <w:spacing w:before="0"/>
        <w:ind w:left="2835" w:hanging="2835"/>
        <w:rPr>
          <w:sz w:val="20"/>
        </w:rPr>
      </w:pPr>
      <w:proofErr w:type="spellStart"/>
      <w:r w:rsidRPr="00BB2125">
        <w:rPr>
          <w:i/>
          <w:sz w:val="20"/>
          <w:szCs w:val="24"/>
        </w:rPr>
        <w:t>N</w:t>
      </w:r>
      <w:r w:rsidRPr="00BB2125">
        <w:rPr>
          <w:i/>
          <w:sz w:val="20"/>
          <w:szCs w:val="24"/>
          <w:vertAlign w:val="subscript"/>
        </w:rPr>
        <w:t>excretion</w:t>
      </w:r>
      <w:proofErr w:type="spellEnd"/>
      <w:r w:rsidRPr="00BB2125">
        <w:rPr>
          <w:sz w:val="20"/>
          <w:szCs w:val="24"/>
        </w:rPr>
        <w:tab/>
      </w:r>
      <w:r w:rsidRPr="00BB2125">
        <w:rPr>
          <w:sz w:val="20"/>
        </w:rPr>
        <w:t xml:space="preserve">Amount of </w:t>
      </w:r>
      <w:r w:rsidR="00E95ABA" w:rsidRPr="00BB2125">
        <w:rPr>
          <w:sz w:val="20"/>
        </w:rPr>
        <w:t xml:space="preserve">total </w:t>
      </w:r>
      <w:r w:rsidRPr="00BB2125">
        <w:rPr>
          <w:sz w:val="20"/>
        </w:rPr>
        <w:t>N excreted (kg N</w:t>
      </w:r>
      <w:r w:rsidR="00CC3E28" w:rsidRPr="00BB2125">
        <w:rPr>
          <w:sz w:val="20"/>
        </w:rPr>
        <w:t xml:space="preserve"> day</w:t>
      </w:r>
      <w:r w:rsidR="00CC3E28" w:rsidRPr="00BB2125">
        <w:rPr>
          <w:sz w:val="20"/>
          <w:vertAlign w:val="superscript"/>
        </w:rPr>
        <w:t>-1</w:t>
      </w:r>
      <w:r w:rsidRPr="00BB2125">
        <w:rPr>
          <w:sz w:val="20"/>
        </w:rPr>
        <w:t>)</w:t>
      </w:r>
      <w:r w:rsidR="006B0427" w:rsidRPr="00BB2125">
        <w:rPr>
          <w:sz w:val="20"/>
        </w:rPr>
        <w:t>,</w:t>
      </w:r>
      <w:r w:rsidR="00832F5A" w:rsidRPr="00BB2125">
        <w:rPr>
          <w:sz w:val="20"/>
        </w:rPr>
        <w:t xml:space="preserve"> by animal group,</w:t>
      </w:r>
      <w:r w:rsidR="006B0427" w:rsidRPr="00BB2125">
        <w:rPr>
          <w:sz w:val="20"/>
        </w:rPr>
        <w:t xml:space="preserve"> calculated </w:t>
      </w:r>
      <w:r w:rsidR="00762DE0" w:rsidRPr="00BB2125">
        <w:rPr>
          <w:sz w:val="20"/>
        </w:rPr>
        <w:t>using</w:t>
      </w:r>
      <w:r w:rsidR="006B0427" w:rsidRPr="00BB2125">
        <w:rPr>
          <w:sz w:val="20"/>
        </w:rPr>
        <w:t xml:space="preserve"> </w:t>
      </w:r>
      <w:r w:rsidR="006B0427" w:rsidRPr="00BB2125">
        <w:rPr>
          <w:sz w:val="20"/>
        </w:rPr>
        <w:fldChar w:fldCharType="begin"/>
      </w:r>
      <w:r w:rsidR="006B0427" w:rsidRPr="00BB2125">
        <w:rPr>
          <w:sz w:val="20"/>
        </w:rPr>
        <w:instrText xml:space="preserve"> REF NExcretion_AllLivestockGroupsEq \h  \* MERGEFORMAT </w:instrText>
      </w:r>
      <w:r w:rsidR="006B0427" w:rsidRPr="00BB2125">
        <w:rPr>
          <w:sz w:val="20"/>
        </w:rPr>
      </w:r>
      <w:r w:rsidR="006B0427" w:rsidRPr="00BB2125">
        <w:rPr>
          <w:sz w:val="20"/>
        </w:rPr>
        <w:fldChar w:fldCharType="separate"/>
      </w:r>
      <w:r w:rsidR="00804327" w:rsidRPr="00BB2125">
        <w:rPr>
          <w:b/>
          <w:sz w:val="20"/>
        </w:rPr>
        <w:t xml:space="preserve">Eq. </w:t>
      </w:r>
      <w:r w:rsidR="00804327" w:rsidRPr="00BB2125">
        <w:rPr>
          <w:b/>
          <w:noProof/>
          <w:sz w:val="20"/>
        </w:rPr>
        <w:t>4.2.1</w:t>
      </w:r>
      <w:r w:rsidR="00804327" w:rsidRPr="00BB2125">
        <w:rPr>
          <w:b/>
          <w:noProof/>
          <w:sz w:val="20"/>
        </w:rPr>
        <w:noBreakHyphen/>
        <w:t>29</w:t>
      </w:r>
      <w:r w:rsidR="006B0427" w:rsidRPr="00BB2125">
        <w:rPr>
          <w:sz w:val="20"/>
        </w:rPr>
        <w:fldChar w:fldCharType="end"/>
      </w:r>
    </w:p>
    <w:p w14:paraId="21C10513" w14:textId="791FA338" w:rsidR="006B3A0D" w:rsidRPr="00BB2125" w:rsidRDefault="006B3A0D" w:rsidP="006B3A0D">
      <w:pPr>
        <w:tabs>
          <w:tab w:val="clear" w:pos="2880"/>
          <w:tab w:val="clear" w:pos="9360"/>
        </w:tabs>
        <w:spacing w:before="0"/>
        <w:ind w:left="2835" w:hanging="2835"/>
        <w:rPr>
          <w:i/>
          <w:sz w:val="20"/>
        </w:rPr>
      </w:pPr>
      <w:proofErr w:type="spellStart"/>
      <w:r w:rsidRPr="00BB2125">
        <w:rPr>
          <w:i/>
          <w:sz w:val="20"/>
        </w:rPr>
        <w:t>N</w:t>
      </w:r>
      <w:r w:rsidRPr="00BB2125">
        <w:rPr>
          <w:i/>
          <w:sz w:val="20"/>
          <w:vertAlign w:val="subscript"/>
        </w:rPr>
        <w:t>bedding</w:t>
      </w:r>
      <w:proofErr w:type="spellEnd"/>
      <w:r w:rsidRPr="00BB2125">
        <w:rPr>
          <w:sz w:val="20"/>
        </w:rPr>
        <w:tab/>
        <w:t>Total amount of N added from bedding materials (kg N day</w:t>
      </w:r>
      <w:r w:rsidRPr="00BB2125">
        <w:rPr>
          <w:sz w:val="20"/>
          <w:vertAlign w:val="superscript"/>
        </w:rPr>
        <w:t>-1</w:t>
      </w:r>
      <w:r w:rsidRPr="00BB2125">
        <w:rPr>
          <w:sz w:val="20"/>
        </w:rPr>
        <w:t>),</w:t>
      </w:r>
      <w:r w:rsidR="00832F5A" w:rsidRPr="00BB2125">
        <w:rPr>
          <w:sz w:val="20"/>
        </w:rPr>
        <w:t xml:space="preserve"> by animal group,</w:t>
      </w:r>
      <w:r w:rsidRPr="00BB2125">
        <w:rPr>
          <w:sz w:val="20"/>
        </w:rPr>
        <w:t xml:space="preserve"> calculated using </w:t>
      </w:r>
      <w:r w:rsidRPr="00BB2125">
        <w:rPr>
          <w:sz w:val="20"/>
        </w:rPr>
        <w:fldChar w:fldCharType="begin"/>
      </w:r>
      <w:r w:rsidRPr="00BB2125">
        <w:rPr>
          <w:sz w:val="20"/>
        </w:rPr>
        <w:instrText xml:space="preserve"> REF NBeddingEq \h  \* MERGEFORMAT </w:instrText>
      </w:r>
      <w:r w:rsidRPr="00BB2125">
        <w:rPr>
          <w:sz w:val="20"/>
        </w:rPr>
      </w:r>
      <w:r w:rsidRPr="00BB2125">
        <w:rPr>
          <w:sz w:val="20"/>
        </w:rPr>
        <w:fldChar w:fldCharType="separate"/>
      </w:r>
      <w:r w:rsidRPr="00BB2125">
        <w:rPr>
          <w:b/>
          <w:sz w:val="20"/>
        </w:rPr>
        <w:t xml:space="preserve">Eq. </w:t>
      </w:r>
      <w:r w:rsidRPr="00BB2125">
        <w:rPr>
          <w:b/>
          <w:noProof/>
          <w:sz w:val="20"/>
        </w:rPr>
        <w:t>4.2.1</w:t>
      </w:r>
      <w:r w:rsidRPr="00BB2125">
        <w:rPr>
          <w:b/>
          <w:noProof/>
          <w:sz w:val="20"/>
        </w:rPr>
        <w:noBreakHyphen/>
        <w:t>31</w:t>
      </w:r>
      <w:r w:rsidRPr="00BB2125">
        <w:rPr>
          <w:sz w:val="20"/>
        </w:rPr>
        <w:fldChar w:fldCharType="end"/>
      </w:r>
    </w:p>
    <w:p w14:paraId="31B40DE6" w14:textId="7F6973A0" w:rsidR="00E111A4" w:rsidRPr="00BB2125" w:rsidRDefault="00E111A4" w:rsidP="0027285F">
      <w:pPr>
        <w:tabs>
          <w:tab w:val="clear" w:pos="2880"/>
          <w:tab w:val="clear" w:pos="9360"/>
        </w:tabs>
        <w:spacing w:before="0"/>
        <w:ind w:left="2835" w:hanging="2835"/>
        <w:rPr>
          <w:sz w:val="20"/>
          <w:szCs w:val="24"/>
        </w:rPr>
      </w:pPr>
      <w:r w:rsidRPr="00BB2125">
        <w:rPr>
          <w:i/>
          <w:sz w:val="20"/>
        </w:rPr>
        <w:t>N</w:t>
      </w:r>
      <w:r w:rsidRPr="00BB2125">
        <w:rPr>
          <w:i/>
          <w:sz w:val="20"/>
          <w:vertAlign w:val="subscript"/>
        </w:rPr>
        <w:t>2</w:t>
      </w:r>
      <w:r w:rsidRPr="00BB2125">
        <w:rPr>
          <w:i/>
          <w:sz w:val="20"/>
        </w:rPr>
        <w:t>O-N</w:t>
      </w:r>
      <w:r w:rsidRPr="00BB2125">
        <w:rPr>
          <w:i/>
          <w:sz w:val="20"/>
          <w:vertAlign w:val="subscript"/>
        </w:rPr>
        <w:t>directmanure</w:t>
      </w:r>
      <w:r w:rsidRPr="00BB2125">
        <w:rPr>
          <w:sz w:val="20"/>
        </w:rPr>
        <w:tab/>
      </w:r>
      <w:r w:rsidRPr="00BB2125">
        <w:rPr>
          <w:sz w:val="20"/>
          <w:szCs w:val="24"/>
        </w:rPr>
        <w:t>Manure N loss as direct N</w:t>
      </w:r>
      <w:r w:rsidRPr="00BB2125">
        <w:rPr>
          <w:sz w:val="20"/>
          <w:szCs w:val="24"/>
          <w:vertAlign w:val="subscript"/>
        </w:rPr>
        <w:t>2</w:t>
      </w:r>
      <w:r w:rsidRPr="00BB2125">
        <w:rPr>
          <w:sz w:val="20"/>
          <w:szCs w:val="24"/>
        </w:rPr>
        <w:t>O (kg N</w:t>
      </w:r>
      <w:r w:rsidR="00CC3E28" w:rsidRPr="00BB2125">
        <w:rPr>
          <w:sz w:val="20"/>
          <w:szCs w:val="24"/>
          <w:vertAlign w:val="subscript"/>
        </w:rPr>
        <w:t>2</w:t>
      </w:r>
      <w:r w:rsidR="00CC3E28" w:rsidRPr="00BB2125">
        <w:rPr>
          <w:sz w:val="20"/>
          <w:szCs w:val="24"/>
        </w:rPr>
        <w:t>O-N day</w:t>
      </w:r>
      <w:r w:rsidR="00CC3E28" w:rsidRPr="00BB2125">
        <w:rPr>
          <w:sz w:val="20"/>
          <w:szCs w:val="24"/>
          <w:vertAlign w:val="superscript"/>
        </w:rPr>
        <w:t>-1</w:t>
      </w:r>
      <w:r w:rsidRPr="00BB2125">
        <w:rPr>
          <w:sz w:val="20"/>
          <w:szCs w:val="24"/>
        </w:rPr>
        <w:t>)</w:t>
      </w:r>
      <w:r w:rsidR="00C13598" w:rsidRPr="00BB2125">
        <w:rPr>
          <w:sz w:val="20"/>
          <w:szCs w:val="24"/>
        </w:rPr>
        <w:t xml:space="preserve">, </w:t>
      </w:r>
      <w:r w:rsidR="00832F5A" w:rsidRPr="00BB2125">
        <w:rPr>
          <w:sz w:val="20"/>
          <w:szCs w:val="24"/>
        </w:rPr>
        <w:t xml:space="preserve">by animal group, </w:t>
      </w:r>
      <w:r w:rsidR="00C13598" w:rsidRPr="00BB2125">
        <w:rPr>
          <w:sz w:val="20"/>
          <w:szCs w:val="24"/>
        </w:rPr>
        <w:t xml:space="preserve">calculated </w:t>
      </w:r>
      <w:r w:rsidR="00762DE0" w:rsidRPr="00BB2125">
        <w:rPr>
          <w:sz w:val="20"/>
          <w:szCs w:val="24"/>
        </w:rPr>
        <w:t>using</w:t>
      </w:r>
      <w:r w:rsidR="00C13598" w:rsidRPr="00BB2125">
        <w:rPr>
          <w:sz w:val="20"/>
        </w:rPr>
        <w:t xml:space="preserve"> </w:t>
      </w:r>
      <w:r w:rsidR="006B0427" w:rsidRPr="00BB2125">
        <w:rPr>
          <w:sz w:val="20"/>
        </w:rPr>
        <w:fldChar w:fldCharType="begin"/>
      </w:r>
      <w:r w:rsidR="006B0427" w:rsidRPr="00BB2125">
        <w:rPr>
          <w:sz w:val="20"/>
        </w:rPr>
        <w:instrText xml:space="preserve"> REF N2ONDirectManureEq \h  \* MERGEFORMAT </w:instrText>
      </w:r>
      <w:r w:rsidR="006B0427" w:rsidRPr="00BB2125">
        <w:rPr>
          <w:sz w:val="20"/>
        </w:rPr>
      </w:r>
      <w:r w:rsidR="006B0427" w:rsidRPr="00BB2125">
        <w:rPr>
          <w:sz w:val="20"/>
        </w:rPr>
        <w:fldChar w:fldCharType="separate"/>
      </w:r>
      <w:r w:rsidR="00804327" w:rsidRPr="00BB2125">
        <w:rPr>
          <w:b/>
          <w:sz w:val="20"/>
        </w:rPr>
        <w:t xml:space="preserve">Eq. </w:t>
      </w:r>
      <w:r w:rsidR="00804327" w:rsidRPr="00BB2125">
        <w:rPr>
          <w:b/>
          <w:noProof/>
          <w:sz w:val="20"/>
        </w:rPr>
        <w:t>4.2.2</w:t>
      </w:r>
      <w:r w:rsidR="00804327" w:rsidRPr="00BB2125">
        <w:rPr>
          <w:b/>
          <w:noProof/>
          <w:sz w:val="20"/>
        </w:rPr>
        <w:noBreakHyphen/>
        <w:t>2</w:t>
      </w:r>
      <w:r w:rsidR="006B0427" w:rsidRPr="00BB2125">
        <w:rPr>
          <w:sz w:val="20"/>
        </w:rPr>
        <w:fldChar w:fldCharType="end"/>
      </w:r>
    </w:p>
    <w:p w14:paraId="63860E37" w14:textId="21629826" w:rsidR="00E111A4" w:rsidRPr="00BB2125" w:rsidRDefault="00E111A4" w:rsidP="0027285F">
      <w:pPr>
        <w:tabs>
          <w:tab w:val="clear" w:pos="2880"/>
          <w:tab w:val="clear" w:pos="9360"/>
        </w:tabs>
        <w:spacing w:before="0"/>
        <w:ind w:left="2835" w:hanging="2835"/>
        <w:rPr>
          <w:sz w:val="16"/>
        </w:rPr>
      </w:pPr>
      <w:r w:rsidRPr="00BB2125">
        <w:rPr>
          <w:i/>
          <w:sz w:val="20"/>
        </w:rPr>
        <w:t>N</w:t>
      </w:r>
      <w:r w:rsidR="00C13598" w:rsidRPr="00BB2125">
        <w:rPr>
          <w:i/>
          <w:sz w:val="20"/>
        </w:rPr>
        <w:t>H</w:t>
      </w:r>
      <w:r w:rsidR="00C13598" w:rsidRPr="00BB2125">
        <w:rPr>
          <w:i/>
          <w:sz w:val="20"/>
          <w:vertAlign w:val="subscript"/>
        </w:rPr>
        <w:t>3</w:t>
      </w:r>
      <w:r w:rsidR="005438D7" w:rsidRPr="00BB2125">
        <w:rPr>
          <w:i/>
          <w:sz w:val="20"/>
        </w:rPr>
        <w:t>_</w:t>
      </w:r>
      <w:r w:rsidR="00C13598" w:rsidRPr="00BB2125">
        <w:rPr>
          <w:i/>
          <w:sz w:val="20"/>
        </w:rPr>
        <w:t>N</w:t>
      </w:r>
      <w:r w:rsidR="00C13598" w:rsidRPr="00BB2125">
        <w:rPr>
          <w:i/>
          <w:sz w:val="20"/>
          <w:vertAlign w:val="subscript"/>
        </w:rPr>
        <w:t>ihousing,storage</w:t>
      </w:r>
      <w:r w:rsidRPr="00BB2125">
        <w:rPr>
          <w:i/>
          <w:sz w:val="20"/>
          <w:vertAlign w:val="subscript"/>
        </w:rPr>
        <w:tab/>
      </w:r>
      <w:bookmarkStart w:id="661" w:name="OLE_LINK41"/>
      <w:bookmarkStart w:id="662" w:name="OLE_LINK42"/>
      <w:r w:rsidRPr="00BB2125">
        <w:rPr>
          <w:sz w:val="20"/>
          <w:szCs w:val="24"/>
        </w:rPr>
        <w:t xml:space="preserve">Manure N loss as </w:t>
      </w:r>
      <w:r w:rsidR="00C13598" w:rsidRPr="00BB2125">
        <w:rPr>
          <w:sz w:val="20"/>
          <w:szCs w:val="24"/>
        </w:rPr>
        <w:t>NH</w:t>
      </w:r>
      <w:r w:rsidR="00C13598" w:rsidRPr="00BB2125">
        <w:rPr>
          <w:sz w:val="20"/>
          <w:szCs w:val="24"/>
          <w:vertAlign w:val="subscript"/>
        </w:rPr>
        <w:t>3</w:t>
      </w:r>
      <w:r w:rsidRPr="00BB2125">
        <w:rPr>
          <w:sz w:val="20"/>
          <w:szCs w:val="24"/>
        </w:rPr>
        <w:t xml:space="preserve"> (kg N</w:t>
      </w:r>
      <w:r w:rsidR="00CC3E28" w:rsidRPr="00BB2125">
        <w:rPr>
          <w:sz w:val="20"/>
          <w:szCs w:val="24"/>
        </w:rPr>
        <w:t>H</w:t>
      </w:r>
      <w:r w:rsidR="00CC3E28" w:rsidRPr="00BB2125">
        <w:rPr>
          <w:sz w:val="20"/>
          <w:szCs w:val="24"/>
          <w:vertAlign w:val="subscript"/>
        </w:rPr>
        <w:t>3</w:t>
      </w:r>
      <w:r w:rsidR="00CC3E28" w:rsidRPr="00BB2125">
        <w:rPr>
          <w:sz w:val="20"/>
          <w:szCs w:val="24"/>
        </w:rPr>
        <w:t>-N day</w:t>
      </w:r>
      <w:r w:rsidR="00CC3E28" w:rsidRPr="00BB2125">
        <w:rPr>
          <w:sz w:val="20"/>
          <w:szCs w:val="24"/>
          <w:vertAlign w:val="superscript"/>
        </w:rPr>
        <w:t>-1</w:t>
      </w:r>
      <w:r w:rsidRPr="00BB2125">
        <w:rPr>
          <w:sz w:val="20"/>
          <w:szCs w:val="24"/>
        </w:rPr>
        <w:t>) (volatilization</w:t>
      </w:r>
      <w:r w:rsidRPr="00BB2125">
        <w:rPr>
          <w:sz w:val="20"/>
        </w:rPr>
        <w:t>)</w:t>
      </w:r>
      <w:bookmarkEnd w:id="661"/>
      <w:bookmarkEnd w:id="662"/>
      <w:r w:rsidR="00C13598" w:rsidRPr="00BB2125">
        <w:rPr>
          <w:sz w:val="20"/>
        </w:rPr>
        <w:t xml:space="preserve">, </w:t>
      </w:r>
      <w:r w:rsidR="00832F5A" w:rsidRPr="00BB2125">
        <w:rPr>
          <w:sz w:val="20"/>
        </w:rPr>
        <w:t xml:space="preserve">by animal group, </w:t>
      </w:r>
      <w:r w:rsidR="00C13598" w:rsidRPr="00BB2125">
        <w:rPr>
          <w:sz w:val="20"/>
        </w:rPr>
        <w:t xml:space="preserve">calculated </w:t>
      </w:r>
      <w:r w:rsidR="00762DE0" w:rsidRPr="00BB2125">
        <w:rPr>
          <w:sz w:val="20"/>
        </w:rPr>
        <w:t>using</w:t>
      </w:r>
      <w:r w:rsidR="00C13598" w:rsidRPr="00BB2125">
        <w:rPr>
          <w:sz w:val="20"/>
        </w:rPr>
        <w:t xml:space="preserve"> </w:t>
      </w:r>
      <w:r w:rsidR="00632D1E" w:rsidRPr="00BB2125">
        <w:rPr>
          <w:sz w:val="16"/>
        </w:rPr>
        <w:fldChar w:fldCharType="begin"/>
      </w:r>
      <w:r w:rsidR="00632D1E" w:rsidRPr="00BB2125">
        <w:rPr>
          <w:sz w:val="16"/>
        </w:rPr>
        <w:instrText xml:space="preserve"> REF _Ref132378142 \h  \* MERGEFORMAT </w:instrText>
      </w:r>
      <w:r w:rsidR="00632D1E" w:rsidRPr="00BB2125">
        <w:rPr>
          <w:sz w:val="16"/>
        </w:rPr>
      </w:r>
      <w:r w:rsidR="00632D1E" w:rsidRPr="00BB2125">
        <w:rPr>
          <w:sz w:val="16"/>
        </w:rPr>
        <w:fldChar w:fldCharType="separate"/>
      </w:r>
      <w:r w:rsidR="00632D1E" w:rsidRPr="00BB2125">
        <w:rPr>
          <w:b/>
          <w:bCs/>
          <w:sz w:val="20"/>
          <w:szCs w:val="24"/>
        </w:rPr>
        <w:t xml:space="preserve">Eq. </w:t>
      </w:r>
      <w:r w:rsidR="00632D1E" w:rsidRPr="00BB2125">
        <w:rPr>
          <w:b/>
          <w:bCs/>
          <w:noProof/>
          <w:sz w:val="20"/>
          <w:szCs w:val="24"/>
        </w:rPr>
        <w:t>4.3.4</w:t>
      </w:r>
      <w:r w:rsidR="00632D1E" w:rsidRPr="00BB2125">
        <w:rPr>
          <w:b/>
          <w:bCs/>
          <w:sz w:val="20"/>
          <w:szCs w:val="24"/>
        </w:rPr>
        <w:noBreakHyphen/>
      </w:r>
      <w:r w:rsidR="00632D1E" w:rsidRPr="00BB2125">
        <w:rPr>
          <w:b/>
          <w:bCs/>
          <w:noProof/>
          <w:sz w:val="20"/>
          <w:szCs w:val="24"/>
        </w:rPr>
        <w:t>7</w:t>
      </w:r>
      <w:r w:rsidR="00632D1E" w:rsidRPr="00BB2125">
        <w:rPr>
          <w:sz w:val="16"/>
        </w:rPr>
        <w:fldChar w:fldCharType="end"/>
      </w:r>
    </w:p>
    <w:p w14:paraId="679AB1B9" w14:textId="73798AD4" w:rsidR="005438D7" w:rsidRPr="00BB2125" w:rsidRDefault="005438D7" w:rsidP="00832F5A">
      <w:pPr>
        <w:tabs>
          <w:tab w:val="clear" w:pos="2880"/>
          <w:tab w:val="clear" w:pos="9360"/>
        </w:tabs>
        <w:spacing w:before="0"/>
        <w:ind w:left="2835" w:hanging="2835"/>
        <w:rPr>
          <w:iCs/>
          <w:sz w:val="20"/>
        </w:rPr>
      </w:pPr>
      <w:r w:rsidRPr="00BB2125">
        <w:rPr>
          <w:i/>
          <w:sz w:val="20"/>
        </w:rPr>
        <w:t>N</w:t>
      </w:r>
      <w:r w:rsidRPr="00BB2125">
        <w:rPr>
          <w:i/>
          <w:sz w:val="20"/>
          <w:vertAlign w:val="subscript"/>
        </w:rPr>
        <w:t>2</w:t>
      </w:r>
      <w:r w:rsidRPr="00BB2125">
        <w:rPr>
          <w:i/>
          <w:sz w:val="20"/>
        </w:rPr>
        <w:t>O-N</w:t>
      </w:r>
      <w:r w:rsidRPr="00BB2125">
        <w:rPr>
          <w:i/>
          <w:sz w:val="20"/>
          <w:vertAlign w:val="subscript"/>
        </w:rPr>
        <w:t>leaching</w:t>
      </w:r>
      <w:r w:rsidRPr="00BB2125">
        <w:rPr>
          <w:i/>
          <w:sz w:val="20"/>
          <w:vertAlign w:val="subscript"/>
        </w:rPr>
        <w:tab/>
      </w:r>
      <w:r w:rsidRPr="00BB2125">
        <w:rPr>
          <w:iCs/>
          <w:sz w:val="20"/>
        </w:rPr>
        <w:t>Manure N loss via leaching (kg N</w:t>
      </w:r>
      <w:r w:rsidRPr="00BB2125">
        <w:rPr>
          <w:iCs/>
          <w:sz w:val="20"/>
          <w:vertAlign w:val="subscript"/>
        </w:rPr>
        <w:t>2</w:t>
      </w:r>
      <w:r w:rsidRPr="00BB2125">
        <w:rPr>
          <w:iCs/>
          <w:sz w:val="20"/>
        </w:rPr>
        <w:t>O-N</w:t>
      </w:r>
      <w:r w:rsidR="00CC3E28" w:rsidRPr="00BB2125">
        <w:rPr>
          <w:iCs/>
          <w:sz w:val="20"/>
        </w:rPr>
        <w:t xml:space="preserve"> day</w:t>
      </w:r>
      <w:r w:rsidR="00CC3E28" w:rsidRPr="00BB2125">
        <w:rPr>
          <w:iCs/>
          <w:sz w:val="20"/>
          <w:vertAlign w:val="superscript"/>
        </w:rPr>
        <w:t>-1</w:t>
      </w:r>
      <w:r w:rsidRPr="00BB2125">
        <w:rPr>
          <w:iCs/>
          <w:sz w:val="20"/>
        </w:rPr>
        <w:t xml:space="preserve">), </w:t>
      </w:r>
      <w:r w:rsidR="00832F5A" w:rsidRPr="00BB2125">
        <w:rPr>
          <w:iCs/>
          <w:sz w:val="20"/>
        </w:rPr>
        <w:t xml:space="preserve">by animal group, </w:t>
      </w:r>
      <w:r w:rsidRPr="00BB2125">
        <w:rPr>
          <w:iCs/>
          <w:sz w:val="20"/>
        </w:rPr>
        <w:t xml:space="preserve">calculated using </w:t>
      </w:r>
      <w:r w:rsidRPr="00BB2125">
        <w:rPr>
          <w:iCs/>
          <w:sz w:val="20"/>
        </w:rPr>
        <w:fldChar w:fldCharType="begin"/>
      </w:r>
      <w:r w:rsidRPr="00BB2125">
        <w:rPr>
          <w:iCs/>
          <w:sz w:val="20"/>
        </w:rPr>
        <w:instrText xml:space="preserve"> REF N2ONLeaching_AllLivestockEq \h  \* MERGEFORMAT </w:instrText>
      </w:r>
      <w:r w:rsidRPr="00BB2125">
        <w:rPr>
          <w:iCs/>
          <w:sz w:val="20"/>
        </w:rPr>
      </w:r>
      <w:r w:rsidRPr="00BB2125">
        <w:rPr>
          <w:iCs/>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2</w:t>
      </w:r>
      <w:r w:rsidRPr="00BB2125">
        <w:rPr>
          <w:iCs/>
          <w:sz w:val="20"/>
        </w:rPr>
        <w:fldChar w:fldCharType="end"/>
      </w:r>
    </w:p>
    <w:p w14:paraId="694D42A3" w14:textId="529DEE56" w:rsidR="00CC3E28" w:rsidRDefault="00CC3E28" w:rsidP="00CC3E28">
      <w:pPr>
        <w:tabs>
          <w:tab w:val="clear" w:pos="2880"/>
          <w:tab w:val="clear" w:pos="9360"/>
        </w:tabs>
        <w:spacing w:before="0"/>
        <w:ind w:left="2835" w:right="15" w:hanging="2835"/>
        <w:rPr>
          <w:sz w:val="20"/>
          <w:szCs w:val="24"/>
        </w:rPr>
      </w:pPr>
      <w:r w:rsidRPr="00BB2125">
        <w:rPr>
          <w:i/>
          <w:sz w:val="20"/>
          <w:szCs w:val="24"/>
        </w:rPr>
        <w:t>NO</w:t>
      </w:r>
      <w:r w:rsidRPr="00BB2125">
        <w:rPr>
          <w:i/>
          <w:sz w:val="20"/>
          <w:szCs w:val="24"/>
          <w:vertAlign w:val="subscript"/>
        </w:rPr>
        <w:t>3</w:t>
      </w:r>
      <w:r w:rsidRPr="00BB2125">
        <w:rPr>
          <w:i/>
          <w:sz w:val="20"/>
          <w:szCs w:val="24"/>
        </w:rPr>
        <w:t>_N</w:t>
      </w:r>
      <w:r w:rsidRPr="00BB2125">
        <w:rPr>
          <w:i/>
          <w:sz w:val="20"/>
          <w:szCs w:val="24"/>
          <w:vertAlign w:val="subscript"/>
        </w:rPr>
        <w:t>leaching</w:t>
      </w:r>
      <w:r w:rsidRPr="00BB2125">
        <w:rPr>
          <w:i/>
          <w:sz w:val="20"/>
          <w:szCs w:val="24"/>
        </w:rPr>
        <w:tab/>
      </w:r>
      <w:r w:rsidRPr="00BB2125">
        <w:rPr>
          <w:iCs/>
          <w:sz w:val="20"/>
          <w:szCs w:val="24"/>
        </w:rPr>
        <w:t>Manure NO</w:t>
      </w:r>
      <w:r w:rsidRPr="00BB2125">
        <w:rPr>
          <w:iCs/>
          <w:sz w:val="20"/>
          <w:szCs w:val="24"/>
          <w:vertAlign w:val="subscript"/>
        </w:rPr>
        <w:t>3</w:t>
      </w:r>
      <w:r w:rsidRPr="00BB2125">
        <w:rPr>
          <w:iCs/>
          <w:sz w:val="20"/>
          <w:szCs w:val="24"/>
        </w:rPr>
        <w:t xml:space="preserve">-N loss </w:t>
      </w:r>
      <w:r w:rsidRPr="00BB2125">
        <w:rPr>
          <w:sz w:val="20"/>
          <w:szCs w:val="24"/>
        </w:rPr>
        <w:t>as leaching during manure storage (kg NO</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xml:space="preserve">), </w:t>
      </w:r>
      <w:r w:rsidR="00832F5A" w:rsidRPr="00BB2125">
        <w:rPr>
          <w:sz w:val="20"/>
          <w:szCs w:val="24"/>
        </w:rPr>
        <w:t xml:space="preserve">by animal group, </w:t>
      </w:r>
      <w:r w:rsidRPr="00BB2125">
        <w:rPr>
          <w:sz w:val="20"/>
          <w:szCs w:val="24"/>
        </w:rPr>
        <w:t xml:space="preserve">calculated using </w:t>
      </w:r>
      <w:r w:rsidRPr="00BB2125">
        <w:rPr>
          <w:sz w:val="20"/>
        </w:rPr>
        <w:fldChar w:fldCharType="begin"/>
      </w:r>
      <w:r w:rsidRPr="00BB2125">
        <w:rPr>
          <w:sz w:val="20"/>
        </w:rPr>
        <w:instrText xml:space="preserve"> REF NO3_N_LeachingStorage_Eq \h  \* MERGEFORMAT </w:instrText>
      </w:r>
      <w:r w:rsidRPr="00BB2125">
        <w:rPr>
          <w:sz w:val="20"/>
        </w:rPr>
      </w:r>
      <w:r w:rsidRPr="00BB2125">
        <w:rPr>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3</w:t>
      </w:r>
      <w:r w:rsidRPr="00BB2125">
        <w:rPr>
          <w:sz w:val="20"/>
        </w:rPr>
        <w:fldChar w:fldCharType="end"/>
      </w:r>
    </w:p>
    <w:p w14:paraId="00824B18" w14:textId="01FFF406" w:rsidR="008910CA" w:rsidRPr="000C1FA8" w:rsidRDefault="00000000" w:rsidP="008910CA">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8910CA" w:rsidRPr="000C1FA8">
        <w:rPr>
          <w:b/>
          <w:szCs w:val="24"/>
        </w:rPr>
        <w:t xml:space="preserve"> </w:t>
      </w:r>
      <w:r w:rsidR="008910CA" w:rsidRPr="000C1FA8">
        <w:rPr>
          <w:b/>
          <w:szCs w:val="24"/>
        </w:rPr>
        <w:tab/>
      </w:r>
      <w:bookmarkStart w:id="663" w:name="Nlandmanure_SheepSwineOther_Eq"/>
      <w:r w:rsidR="008910CA" w:rsidRPr="000C1FA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22</w:t>
      </w:r>
      <w:r w:rsidR="001977CC">
        <w:rPr>
          <w:b/>
        </w:rPr>
        <w:fldChar w:fldCharType="end"/>
      </w:r>
      <w:bookmarkEnd w:id="663"/>
    </w:p>
    <w:p w14:paraId="21877FF5" w14:textId="77777777" w:rsidR="008910CA" w:rsidRPr="000C1FA8" w:rsidRDefault="008910CA" w:rsidP="008910CA">
      <w:pPr>
        <w:rPr>
          <w:i/>
          <w:szCs w:val="24"/>
        </w:rPr>
      </w:pPr>
      <w:r w:rsidRPr="000C1FA8">
        <w:rPr>
          <w:sz w:val="20"/>
        </w:rPr>
        <w:t>where</w:t>
      </w:r>
    </w:p>
    <w:p w14:paraId="04AFD653" w14:textId="77777777" w:rsidR="00832F5A" w:rsidRDefault="008910CA" w:rsidP="008910CA">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w:t>
      </w:r>
      <w:r w:rsidR="00832F5A">
        <w:rPr>
          <w:i/>
          <w:sz w:val="20"/>
          <w:szCs w:val="24"/>
        </w:rPr>
        <w:tab/>
      </w:r>
      <w:r w:rsidR="00832F5A" w:rsidRPr="00832F5A">
        <w:rPr>
          <w:iCs/>
          <w:sz w:val="20"/>
          <w:szCs w:val="24"/>
        </w:rPr>
        <w:t>Total N</w:t>
      </w:r>
      <w:r w:rsidR="00832F5A">
        <w:rPr>
          <w:iCs/>
          <w:sz w:val="20"/>
          <w:szCs w:val="24"/>
        </w:rPr>
        <w:t xml:space="preserve"> available in stored manure on day </w:t>
      </w:r>
      <w:r w:rsidR="00832F5A" w:rsidRPr="00832F5A">
        <w:rPr>
          <w:i/>
          <w:sz w:val="20"/>
          <w:szCs w:val="24"/>
        </w:rPr>
        <w:t>t</w:t>
      </w:r>
      <w:r w:rsidR="00832F5A">
        <w:rPr>
          <w:iCs/>
          <w:sz w:val="20"/>
          <w:szCs w:val="24"/>
        </w:rPr>
        <w:t xml:space="preserve"> (kg N), by </w:t>
      </w:r>
      <w:r w:rsidRPr="000C1FA8">
        <w:rPr>
          <w:sz w:val="20"/>
          <w:szCs w:val="24"/>
        </w:rPr>
        <w:t xml:space="preserve">animal group and </w:t>
      </w:r>
      <w:r w:rsidR="00832F5A">
        <w:rPr>
          <w:sz w:val="20"/>
          <w:szCs w:val="24"/>
        </w:rPr>
        <w:t xml:space="preserve">manure </w:t>
      </w:r>
      <w:r w:rsidRPr="000C1FA8">
        <w:rPr>
          <w:sz w:val="20"/>
          <w:szCs w:val="24"/>
        </w:rPr>
        <w:t>management system</w:t>
      </w:r>
    </w:p>
    <w:p w14:paraId="7210C108" w14:textId="74FA8895" w:rsidR="008910CA" w:rsidRDefault="008910CA" w:rsidP="008910CA">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(t-1)</w:t>
      </w:r>
      <w:r w:rsidRPr="000C1FA8">
        <w:rPr>
          <w:i/>
          <w:sz w:val="20"/>
          <w:szCs w:val="24"/>
        </w:rPr>
        <w:tab/>
      </w:r>
      <w:r w:rsidR="00832F5A" w:rsidRPr="00832F5A">
        <w:rPr>
          <w:iCs/>
          <w:sz w:val="20"/>
          <w:szCs w:val="24"/>
        </w:rPr>
        <w:t>Total N</w:t>
      </w:r>
      <w:r w:rsidR="00832F5A">
        <w:rPr>
          <w:iCs/>
          <w:sz w:val="20"/>
          <w:szCs w:val="24"/>
        </w:rPr>
        <w:t xml:space="preserve"> available in stored manure on day </w:t>
      </w:r>
      <w:r w:rsidR="00832F5A" w:rsidRPr="00832F5A">
        <w:rPr>
          <w:i/>
          <w:sz w:val="20"/>
          <w:szCs w:val="24"/>
        </w:rPr>
        <w:t>t-1</w:t>
      </w:r>
      <w:r w:rsidR="00832F5A">
        <w:rPr>
          <w:iCs/>
          <w:sz w:val="20"/>
          <w:szCs w:val="24"/>
        </w:rPr>
        <w:t xml:space="preserve"> (kg N), by </w:t>
      </w:r>
      <w:r w:rsidR="00832F5A" w:rsidRPr="000C1FA8">
        <w:rPr>
          <w:sz w:val="20"/>
          <w:szCs w:val="24"/>
        </w:rPr>
        <w:t xml:space="preserve">animal group and </w:t>
      </w:r>
      <w:r w:rsidR="00832F5A">
        <w:rPr>
          <w:sz w:val="20"/>
          <w:szCs w:val="24"/>
        </w:rPr>
        <w:t xml:space="preserve">manure </w:t>
      </w:r>
      <w:r w:rsidR="00832F5A" w:rsidRPr="000C1FA8">
        <w:rPr>
          <w:sz w:val="20"/>
          <w:szCs w:val="24"/>
        </w:rPr>
        <w:t>management system</w:t>
      </w:r>
    </w:p>
    <w:p w14:paraId="370B8C1A" w14:textId="6735C63B" w:rsidR="00A646BB" w:rsidRPr="00021027" w:rsidRDefault="00A646BB" w:rsidP="00ED58F9">
      <w:pPr>
        <w:keepNext/>
        <w:tabs>
          <w:tab w:val="clear" w:pos="2880"/>
          <w:tab w:val="clear" w:pos="9360"/>
          <w:tab w:val="right" w:pos="9781"/>
        </w:tabs>
        <w:spacing w:after="120"/>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Pr="00021027">
        <w:rPr>
          <w:b/>
          <w:szCs w:val="24"/>
        </w:rPr>
        <w:t xml:space="preserve"> </w:t>
      </w:r>
      <w:r w:rsidRPr="00021027">
        <w:rPr>
          <w:b/>
          <w:szCs w:val="24"/>
        </w:rPr>
        <w:tab/>
      </w:r>
      <w:bookmarkStart w:id="664" w:name="Total_Nlandmanure_AllLivestock_Eq"/>
      <w:r w:rsidRPr="00021027">
        <w:rPr>
          <w:b/>
        </w:rPr>
        <w:t xml:space="preserve">Eq. </w:t>
      </w:r>
      <w:r w:rsidR="001977CC" w:rsidRPr="00021027">
        <w:rPr>
          <w:b/>
        </w:rPr>
        <w:fldChar w:fldCharType="begin"/>
      </w:r>
      <w:r w:rsidR="001977CC" w:rsidRPr="00021027">
        <w:rPr>
          <w:b/>
        </w:rPr>
        <w:instrText xml:space="preserve"> STYLEREF 3 \s </w:instrText>
      </w:r>
      <w:r w:rsidR="001977CC" w:rsidRPr="00021027">
        <w:rPr>
          <w:b/>
        </w:rPr>
        <w:fldChar w:fldCharType="separate"/>
      </w:r>
      <w:r w:rsidR="001977CC" w:rsidRPr="00021027">
        <w:rPr>
          <w:b/>
          <w:noProof/>
        </w:rPr>
        <w:t>4.5.2</w:t>
      </w:r>
      <w:r w:rsidR="001977CC" w:rsidRPr="00021027">
        <w:rPr>
          <w:b/>
        </w:rPr>
        <w:fldChar w:fldCharType="end"/>
      </w:r>
      <w:r w:rsidR="001977CC" w:rsidRPr="00021027">
        <w:rPr>
          <w:b/>
        </w:rPr>
        <w:noBreakHyphen/>
      </w:r>
      <w:r w:rsidR="001977CC" w:rsidRPr="00021027">
        <w:rPr>
          <w:b/>
        </w:rPr>
        <w:fldChar w:fldCharType="begin"/>
      </w:r>
      <w:r w:rsidR="001977CC" w:rsidRPr="00021027">
        <w:rPr>
          <w:b/>
        </w:rPr>
        <w:instrText xml:space="preserve"> SEQ Eq. \* ARABIC \s 3 </w:instrText>
      </w:r>
      <w:r w:rsidR="001977CC" w:rsidRPr="00021027">
        <w:rPr>
          <w:b/>
        </w:rPr>
        <w:fldChar w:fldCharType="separate"/>
      </w:r>
      <w:r w:rsidR="001977CC" w:rsidRPr="00021027">
        <w:rPr>
          <w:b/>
          <w:noProof/>
        </w:rPr>
        <w:t>23</w:t>
      </w:r>
      <w:r w:rsidR="001977CC" w:rsidRPr="00021027">
        <w:rPr>
          <w:b/>
        </w:rPr>
        <w:fldChar w:fldCharType="end"/>
      </w:r>
      <w:bookmarkEnd w:id="664"/>
    </w:p>
    <w:p w14:paraId="510AA46D" w14:textId="77777777" w:rsidR="00A646BB" w:rsidRPr="00021027" w:rsidRDefault="00A646BB" w:rsidP="00A646BB">
      <w:pPr>
        <w:tabs>
          <w:tab w:val="clear" w:pos="2880"/>
          <w:tab w:val="left" w:pos="2694"/>
        </w:tabs>
        <w:ind w:left="2694" w:hanging="2694"/>
        <w:rPr>
          <w:i/>
          <w:sz w:val="20"/>
        </w:rPr>
      </w:pPr>
      <w:r w:rsidRPr="00021027">
        <w:rPr>
          <w:sz w:val="20"/>
        </w:rPr>
        <w:t>where</w:t>
      </w:r>
    </w:p>
    <w:p w14:paraId="152B4AF0" w14:textId="1F206DFC" w:rsidR="00A37CC2" w:rsidRPr="00021027" w:rsidRDefault="00A646BB" w:rsidP="0027285F">
      <w:pPr>
        <w:tabs>
          <w:tab w:val="clear" w:pos="2880"/>
          <w:tab w:val="clear" w:pos="9360"/>
        </w:tabs>
        <w:spacing w:before="0"/>
        <w:ind w:left="2835" w:hanging="2835"/>
        <w:rPr>
          <w:sz w:val="20"/>
          <w:szCs w:val="24"/>
        </w:rPr>
      </w:pPr>
      <w:proofErr w:type="spellStart"/>
      <w:r w:rsidRPr="00021027">
        <w:rPr>
          <w:i/>
          <w:sz w:val="20"/>
          <w:szCs w:val="24"/>
        </w:rPr>
        <w:t>Total_N</w:t>
      </w:r>
      <w:r w:rsidRPr="00021027">
        <w:rPr>
          <w:i/>
          <w:sz w:val="20"/>
          <w:szCs w:val="24"/>
          <w:vertAlign w:val="subscript"/>
        </w:rPr>
        <w:t>landmanure</w:t>
      </w:r>
      <w:proofErr w:type="spellEnd"/>
      <w:r w:rsidRPr="00021027">
        <w:rPr>
          <w:i/>
          <w:sz w:val="20"/>
          <w:szCs w:val="24"/>
        </w:rPr>
        <w:t xml:space="preserve"> </w:t>
      </w:r>
      <w:r w:rsidRPr="00021027">
        <w:rPr>
          <w:i/>
          <w:sz w:val="20"/>
          <w:szCs w:val="24"/>
        </w:rPr>
        <w:tab/>
      </w:r>
      <w:r w:rsidRPr="00021027">
        <w:rPr>
          <w:sz w:val="20"/>
          <w:szCs w:val="24"/>
        </w:rPr>
        <w:t xml:space="preserve">Total N </w:t>
      </w:r>
      <w:r w:rsidR="00832F5A" w:rsidRPr="00021027">
        <w:rPr>
          <w:sz w:val="20"/>
          <w:szCs w:val="24"/>
        </w:rPr>
        <w:t xml:space="preserve">available in stored manure on day </w:t>
      </w:r>
      <w:r w:rsidR="00832F5A" w:rsidRPr="00021027">
        <w:rPr>
          <w:i/>
          <w:iCs/>
          <w:sz w:val="20"/>
          <w:szCs w:val="24"/>
        </w:rPr>
        <w:t>t</w:t>
      </w:r>
      <w:r w:rsidR="00832F5A" w:rsidRPr="00021027">
        <w:rPr>
          <w:sz w:val="20"/>
          <w:szCs w:val="24"/>
        </w:rPr>
        <w:t xml:space="preserve"> (kg N), by livestock type and manure management system</w:t>
      </w:r>
    </w:p>
    <w:p w14:paraId="0AD65629" w14:textId="2AE20025" w:rsidR="008910CA" w:rsidRPr="00021027" w:rsidRDefault="008910CA" w:rsidP="008910CA">
      <w:pPr>
        <w:pStyle w:val="Heading5"/>
      </w:pPr>
      <w:r w:rsidRPr="00021027">
        <w:t xml:space="preserve">Removal of </w:t>
      </w:r>
      <w:r w:rsidR="00B244E1" w:rsidRPr="00021027">
        <w:t xml:space="preserve">farm-produced </w:t>
      </w:r>
      <w:r w:rsidRPr="00021027">
        <w:t>manure from storage before the end of the year/simulation period</w:t>
      </w:r>
    </w:p>
    <w:p w14:paraId="7CACFA8A" w14:textId="539E21C1" w:rsidR="008910CA" w:rsidRPr="00021027" w:rsidRDefault="00000000" w:rsidP="007E0CDF">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(t-1)</m:t>
                    </m:r>
                  </m:sub>
                </m:sSub>
                <m:r>
                  <m:rPr>
                    <m:sty m:val="bi"/>
                  </m:rPr>
                  <w:rPr>
                    <w:rFonts w:ascii="Cambria Math" w:hAnsi="Cambria Math"/>
                    <w:szCs w:val="24"/>
                  </w:rPr>
                  <m:t>×1000</m:t>
                </m:r>
              </m:e>
            </m:d>
          </m:e>
        </m:d>
      </m:oMath>
      <w:r w:rsidR="008910CA" w:rsidRPr="00021027">
        <w:rPr>
          <w:b/>
          <w:szCs w:val="24"/>
        </w:rPr>
        <w:tab/>
      </w:r>
    </w:p>
    <w:p w14:paraId="1314776C" w14:textId="616CABAC" w:rsidR="008910CA" w:rsidRPr="00021027" w:rsidRDefault="008910CA" w:rsidP="008910CA">
      <w:pPr>
        <w:keepNext/>
        <w:tabs>
          <w:tab w:val="clear" w:pos="2880"/>
          <w:tab w:val="clear" w:pos="9360"/>
          <w:tab w:val="right" w:pos="9781"/>
        </w:tabs>
        <w:spacing w:after="120"/>
        <w:rPr>
          <w:b/>
          <w:szCs w:val="24"/>
        </w:rPr>
      </w:pPr>
      <w:r w:rsidRPr="00021027">
        <w:rPr>
          <w:b/>
          <w:szCs w:val="24"/>
        </w:rPr>
        <w:tab/>
        <w:t xml:space="preserve">Eq. </w:t>
      </w:r>
      <w:r w:rsidR="001977CC" w:rsidRPr="00021027">
        <w:rPr>
          <w:b/>
          <w:szCs w:val="24"/>
        </w:rPr>
        <w:fldChar w:fldCharType="begin"/>
      </w:r>
      <w:r w:rsidR="001977CC" w:rsidRPr="00021027">
        <w:rPr>
          <w:b/>
          <w:szCs w:val="24"/>
        </w:rPr>
        <w:instrText xml:space="preserve"> STYLEREF 3 \s </w:instrText>
      </w:r>
      <w:r w:rsidR="001977CC" w:rsidRPr="00021027">
        <w:rPr>
          <w:b/>
          <w:szCs w:val="24"/>
        </w:rPr>
        <w:fldChar w:fldCharType="separate"/>
      </w:r>
      <w:r w:rsidR="001977CC" w:rsidRPr="00021027">
        <w:rPr>
          <w:b/>
          <w:noProof/>
          <w:szCs w:val="24"/>
        </w:rPr>
        <w:t>4.5.2</w:t>
      </w:r>
      <w:r w:rsidR="001977CC" w:rsidRPr="00021027">
        <w:rPr>
          <w:b/>
          <w:szCs w:val="24"/>
        </w:rPr>
        <w:fldChar w:fldCharType="end"/>
      </w:r>
      <w:r w:rsidR="001977CC" w:rsidRPr="00021027">
        <w:rPr>
          <w:b/>
          <w:szCs w:val="24"/>
        </w:rPr>
        <w:noBreakHyphen/>
      </w:r>
      <w:r w:rsidR="001977CC" w:rsidRPr="00021027">
        <w:rPr>
          <w:b/>
          <w:szCs w:val="24"/>
        </w:rPr>
        <w:fldChar w:fldCharType="begin"/>
      </w:r>
      <w:r w:rsidR="001977CC" w:rsidRPr="00021027">
        <w:rPr>
          <w:b/>
          <w:szCs w:val="24"/>
        </w:rPr>
        <w:instrText xml:space="preserve"> SEQ Eq. \* ARABIC \s 3 </w:instrText>
      </w:r>
      <w:r w:rsidR="001977CC" w:rsidRPr="00021027">
        <w:rPr>
          <w:b/>
          <w:szCs w:val="24"/>
        </w:rPr>
        <w:fldChar w:fldCharType="separate"/>
      </w:r>
      <w:r w:rsidR="001977CC" w:rsidRPr="00021027">
        <w:rPr>
          <w:b/>
          <w:noProof/>
          <w:szCs w:val="24"/>
        </w:rPr>
        <w:t>24</w:t>
      </w:r>
      <w:r w:rsidR="001977CC" w:rsidRPr="00021027">
        <w:rPr>
          <w:b/>
          <w:szCs w:val="24"/>
        </w:rPr>
        <w:fldChar w:fldCharType="end"/>
      </w:r>
    </w:p>
    <w:p w14:paraId="1336244F" w14:textId="77777777" w:rsidR="008910CA" w:rsidRPr="00021027" w:rsidRDefault="008910CA" w:rsidP="008910CA">
      <w:pPr>
        <w:rPr>
          <w:sz w:val="20"/>
        </w:rPr>
      </w:pPr>
      <w:r w:rsidRPr="00021027">
        <w:rPr>
          <w:sz w:val="20"/>
        </w:rPr>
        <w:t>where</w:t>
      </w:r>
    </w:p>
    <w:p w14:paraId="1F1B9569" w14:textId="7716224C" w:rsidR="008910CA" w:rsidRPr="00021027" w:rsidRDefault="003C7557" w:rsidP="000C1FA8">
      <w:pPr>
        <w:tabs>
          <w:tab w:val="clear" w:pos="2880"/>
          <w:tab w:val="clear" w:pos="9360"/>
        </w:tabs>
        <w:spacing w:before="0"/>
        <w:ind w:left="2835" w:hanging="2835"/>
        <w:rPr>
          <w:sz w:val="20"/>
        </w:rPr>
      </w:pPr>
      <w:proofErr w:type="spellStart"/>
      <w:r w:rsidRPr="00021027">
        <w:rPr>
          <w:i/>
          <w:sz w:val="20"/>
        </w:rPr>
        <w:t>Total_</w:t>
      </w:r>
      <w:r w:rsidR="008910CA" w:rsidRPr="00021027">
        <w:rPr>
          <w:i/>
          <w:sz w:val="20"/>
        </w:rPr>
        <w:t>N</w:t>
      </w:r>
      <w:r w:rsidR="008910CA" w:rsidRPr="00021027">
        <w:rPr>
          <w:i/>
          <w:sz w:val="20"/>
          <w:vertAlign w:val="subscript"/>
        </w:rPr>
        <w:t>landmanure</w:t>
      </w:r>
      <w:proofErr w:type="spellEnd"/>
      <w:r w:rsidR="008910CA" w:rsidRPr="00021027">
        <w:rPr>
          <w:i/>
          <w:sz w:val="20"/>
          <w:vertAlign w:val="subscript"/>
        </w:rPr>
        <w:t>(t)</w:t>
      </w:r>
      <w:r w:rsidR="008910CA" w:rsidRPr="00021027">
        <w:rPr>
          <w:i/>
          <w:sz w:val="20"/>
        </w:rPr>
        <w:tab/>
      </w:r>
      <w:r w:rsidR="008910CA" w:rsidRPr="00021027">
        <w:rPr>
          <w:sz w:val="20"/>
        </w:rPr>
        <w:t xml:space="preserve">Total amount of N </w:t>
      </w:r>
      <w:r w:rsidR="006C0828" w:rsidRPr="00021027">
        <w:rPr>
          <w:sz w:val="20"/>
        </w:rPr>
        <w:t xml:space="preserve">available </w:t>
      </w:r>
      <w:r w:rsidR="008910CA" w:rsidRPr="00021027">
        <w:rPr>
          <w:sz w:val="20"/>
        </w:rPr>
        <w:t>in</w:t>
      </w:r>
      <w:r w:rsidR="006C0828" w:rsidRPr="00021027">
        <w:rPr>
          <w:sz w:val="20"/>
        </w:rPr>
        <w:t xml:space="preserve"> stored</w:t>
      </w:r>
      <w:r w:rsidR="008910CA" w:rsidRPr="00021027">
        <w:rPr>
          <w:sz w:val="20"/>
        </w:rPr>
        <w:t xml:space="preserve"> manure </w:t>
      </w:r>
      <w:r w:rsidR="006C0828" w:rsidRPr="00021027">
        <w:rPr>
          <w:sz w:val="20"/>
        </w:rPr>
        <w:t xml:space="preserve">on day </w:t>
      </w:r>
      <w:r w:rsidR="006C0828" w:rsidRPr="00021027">
        <w:rPr>
          <w:i/>
          <w:iCs/>
          <w:sz w:val="20"/>
        </w:rPr>
        <w:t>t</w:t>
      </w:r>
      <w:r w:rsidR="006C0828" w:rsidRPr="00021027">
        <w:rPr>
          <w:sz w:val="20"/>
        </w:rPr>
        <w:t xml:space="preserve"> (day</w:t>
      </w:r>
      <w:r w:rsidR="008910CA" w:rsidRPr="00021027">
        <w:rPr>
          <w:sz w:val="20"/>
        </w:rPr>
        <w:t xml:space="preserve"> following removal</w:t>
      </w:r>
      <w:r w:rsidR="006C0828" w:rsidRPr="00021027">
        <w:rPr>
          <w:sz w:val="20"/>
        </w:rPr>
        <w:t>) (kg N), by</w:t>
      </w:r>
      <w:r w:rsidR="008910CA" w:rsidRPr="00021027">
        <w:rPr>
          <w:sz w:val="20"/>
        </w:rPr>
        <w:t xml:space="preserve"> </w:t>
      </w:r>
      <w:r w:rsidRPr="00021027">
        <w:rPr>
          <w:sz w:val="20"/>
        </w:rPr>
        <w:t>livestock type</w:t>
      </w:r>
      <w:r w:rsidR="008910CA" w:rsidRPr="00021027">
        <w:rPr>
          <w:sz w:val="20"/>
        </w:rPr>
        <w:t xml:space="preserve"> and manure management system</w:t>
      </w:r>
    </w:p>
    <w:p w14:paraId="4483E352" w14:textId="1B086D90" w:rsidR="00B5556C" w:rsidRPr="00021027" w:rsidRDefault="003C7557" w:rsidP="000C1FA8">
      <w:pPr>
        <w:tabs>
          <w:tab w:val="clear" w:pos="2880"/>
          <w:tab w:val="clear" w:pos="9360"/>
        </w:tabs>
        <w:spacing w:before="0"/>
        <w:ind w:left="2835" w:hanging="2835"/>
        <w:rPr>
          <w:sz w:val="20"/>
        </w:rPr>
      </w:pPr>
      <w:proofErr w:type="spellStart"/>
      <w:r w:rsidRPr="00021027">
        <w:rPr>
          <w:i/>
          <w:sz w:val="20"/>
        </w:rPr>
        <w:t>Total_</w:t>
      </w:r>
      <w:r w:rsidR="00B5556C" w:rsidRPr="00021027">
        <w:rPr>
          <w:i/>
          <w:sz w:val="20"/>
        </w:rPr>
        <w:t>N</w:t>
      </w:r>
      <w:r w:rsidR="00B5556C" w:rsidRPr="00021027">
        <w:rPr>
          <w:i/>
          <w:sz w:val="20"/>
          <w:vertAlign w:val="subscript"/>
        </w:rPr>
        <w:t>landmanure</w:t>
      </w:r>
      <w:proofErr w:type="spellEnd"/>
      <w:r w:rsidR="00B5556C" w:rsidRPr="00021027">
        <w:rPr>
          <w:i/>
          <w:sz w:val="20"/>
          <w:vertAlign w:val="subscript"/>
        </w:rPr>
        <w:t>(t-1)</w:t>
      </w:r>
      <w:r w:rsidR="00B5556C" w:rsidRPr="00021027">
        <w:rPr>
          <w:i/>
          <w:sz w:val="20"/>
        </w:rPr>
        <w:tab/>
      </w:r>
      <w:r w:rsidR="00B5556C" w:rsidRPr="00021027">
        <w:rPr>
          <w:sz w:val="20"/>
        </w:rPr>
        <w:t xml:space="preserve">Total amount of N </w:t>
      </w:r>
      <w:r w:rsidR="006C0828" w:rsidRPr="00021027">
        <w:rPr>
          <w:sz w:val="20"/>
        </w:rPr>
        <w:t xml:space="preserve">available in stored manure on day </w:t>
      </w:r>
      <w:r w:rsidR="006C0828" w:rsidRPr="00021027">
        <w:rPr>
          <w:i/>
          <w:iCs/>
          <w:sz w:val="20"/>
        </w:rPr>
        <w:t>t-1</w:t>
      </w:r>
      <w:r w:rsidR="006C0828" w:rsidRPr="00021027">
        <w:rPr>
          <w:sz w:val="20"/>
        </w:rPr>
        <w:t xml:space="preserve"> (</w:t>
      </w:r>
      <w:r w:rsidR="00B5556C" w:rsidRPr="00021027">
        <w:rPr>
          <w:sz w:val="20"/>
        </w:rPr>
        <w:t>day of removal</w:t>
      </w:r>
      <w:r w:rsidR="006C0828" w:rsidRPr="00021027">
        <w:rPr>
          <w:sz w:val="20"/>
        </w:rPr>
        <w:t xml:space="preserve">, </w:t>
      </w:r>
      <w:r w:rsidR="00EB0D28" w:rsidRPr="00021027">
        <w:rPr>
          <w:sz w:val="20"/>
        </w:rPr>
        <w:t xml:space="preserve">prior to removal) </w:t>
      </w:r>
      <w:r w:rsidR="006C0828" w:rsidRPr="00021027">
        <w:rPr>
          <w:sz w:val="20"/>
        </w:rPr>
        <w:t>(kg N), by</w:t>
      </w:r>
      <w:r w:rsidR="00B5556C" w:rsidRPr="00021027">
        <w:rPr>
          <w:sz w:val="20"/>
        </w:rPr>
        <w:t xml:space="preserve"> </w:t>
      </w:r>
      <w:r w:rsidRPr="00021027">
        <w:rPr>
          <w:sz w:val="20"/>
        </w:rPr>
        <w:t>livestock type</w:t>
      </w:r>
      <w:r w:rsidR="00B5556C" w:rsidRPr="00021027">
        <w:rPr>
          <w:sz w:val="20"/>
        </w:rPr>
        <w:t xml:space="preserve"> and manure management system (kg N)</w:t>
      </w:r>
    </w:p>
    <w:p w14:paraId="12B492FD" w14:textId="77777777" w:rsidR="00B5556C" w:rsidRPr="00021027" w:rsidRDefault="00B5556C" w:rsidP="000C1FA8">
      <w:pPr>
        <w:spacing w:before="0"/>
        <w:ind w:left="2835" w:hanging="2835"/>
        <w:rPr>
          <w:sz w:val="20"/>
        </w:rPr>
      </w:pPr>
      <w:proofErr w:type="spellStart"/>
      <w:r w:rsidRPr="00021027">
        <w:rPr>
          <w:i/>
          <w:sz w:val="20"/>
        </w:rPr>
        <w:t>Volume</w:t>
      </w:r>
      <w:r w:rsidRPr="00021027">
        <w:rPr>
          <w:i/>
          <w:sz w:val="20"/>
          <w:vertAlign w:val="subscript"/>
        </w:rPr>
        <w:t>manureremoved</w:t>
      </w:r>
      <w:proofErr w:type="spellEnd"/>
      <w:r w:rsidRPr="00021027">
        <w:rPr>
          <w:i/>
          <w:sz w:val="20"/>
        </w:rPr>
        <w:tab/>
      </w:r>
      <w:r w:rsidRPr="00021027">
        <w:rPr>
          <w:sz w:val="20"/>
        </w:rPr>
        <w:t xml:space="preserve">Volume of each type of manure removed from storage on the day of removal day </w:t>
      </w:r>
      <w:r w:rsidRPr="00021027">
        <w:rPr>
          <w:i/>
          <w:sz w:val="20"/>
        </w:rPr>
        <w:t>t-1</w:t>
      </w:r>
      <w:r w:rsidRPr="00021027">
        <w:rPr>
          <w:sz w:val="20"/>
        </w:rPr>
        <w:t xml:space="preserve"> (kg), calculated as: manure application rate (kg ha</w:t>
      </w:r>
      <w:r w:rsidRPr="00021027">
        <w:rPr>
          <w:sz w:val="20"/>
          <w:vertAlign w:val="superscript"/>
        </w:rPr>
        <w:t>-1</w:t>
      </w:r>
      <w:r w:rsidRPr="00021027">
        <w:rPr>
          <w:sz w:val="20"/>
        </w:rPr>
        <w:t>, specified by user) * area of land receiving manure (ha, specified by user)</w:t>
      </w:r>
    </w:p>
    <w:p w14:paraId="3477B15A" w14:textId="7C58E861" w:rsidR="00B5556C" w:rsidRPr="00021027" w:rsidRDefault="003C7557" w:rsidP="000C1FA8">
      <w:pPr>
        <w:spacing w:before="0"/>
        <w:ind w:left="2835" w:hanging="2835"/>
        <w:rPr>
          <w:sz w:val="20"/>
        </w:rPr>
      </w:pPr>
      <w:proofErr w:type="spellStart"/>
      <w:r w:rsidRPr="00021027">
        <w:rPr>
          <w:i/>
          <w:sz w:val="20"/>
        </w:rPr>
        <w:t>Total_</w:t>
      </w:r>
      <w:r w:rsidR="00B5556C" w:rsidRPr="00021027">
        <w:rPr>
          <w:i/>
          <w:sz w:val="20"/>
        </w:rPr>
        <w:t>Volume</w:t>
      </w:r>
      <w:r w:rsidR="00B5556C" w:rsidRPr="00021027">
        <w:rPr>
          <w:i/>
          <w:sz w:val="20"/>
          <w:vertAlign w:val="subscript"/>
        </w:rPr>
        <w:t>landmanure</w:t>
      </w:r>
      <w:proofErr w:type="spellEnd"/>
      <w:r w:rsidR="00B5556C" w:rsidRPr="00021027">
        <w:rPr>
          <w:i/>
          <w:sz w:val="20"/>
        </w:rPr>
        <w:tab/>
      </w:r>
      <w:r w:rsidR="00B5556C" w:rsidRPr="00021027">
        <w:rPr>
          <w:sz w:val="20"/>
        </w:rPr>
        <w:t xml:space="preserve">Amount of each type of manure available on the day of removal </w:t>
      </w:r>
      <w:r w:rsidR="00EB0D28" w:rsidRPr="00021027">
        <w:rPr>
          <w:sz w:val="20"/>
        </w:rPr>
        <w:t xml:space="preserve">(prior to removal) </w:t>
      </w:r>
      <w:r w:rsidR="00B5556C" w:rsidRPr="00021027">
        <w:rPr>
          <w:sz w:val="20"/>
        </w:rPr>
        <w:t>(</w:t>
      </w:r>
      <w:r w:rsidR="00B5556C" w:rsidRPr="00021027">
        <w:rPr>
          <w:sz w:val="20"/>
          <w:szCs w:val="24"/>
        </w:rPr>
        <w:t>1000 kg wet weight for solid manure and 1000 L for liquid manure day</w:t>
      </w:r>
      <w:r w:rsidR="00B5556C" w:rsidRPr="00021027">
        <w:rPr>
          <w:sz w:val="20"/>
          <w:szCs w:val="24"/>
          <w:vertAlign w:val="superscript"/>
        </w:rPr>
        <w:t>-1</w:t>
      </w:r>
      <w:r w:rsidR="00B5556C" w:rsidRPr="00021027">
        <w:rPr>
          <w:sz w:val="20"/>
          <w:szCs w:val="24"/>
        </w:rPr>
        <w:t xml:space="preserve"> – we assume that 1 kg of liquid manure = 1 L of liquid manure), </w:t>
      </w:r>
      <w:r w:rsidR="007168CC" w:rsidRPr="00021027">
        <w:rPr>
          <w:sz w:val="20"/>
          <w:szCs w:val="24"/>
        </w:rPr>
        <w:t xml:space="preserve">by livestock type and manure management system, </w:t>
      </w:r>
      <w:r w:rsidR="00B5556C" w:rsidRPr="00021027">
        <w:rPr>
          <w:sz w:val="20"/>
          <w:szCs w:val="24"/>
        </w:rPr>
        <w:t>calculated</w:t>
      </w:r>
      <w:r w:rsidR="00D838A3" w:rsidRPr="00021027">
        <w:rPr>
          <w:sz w:val="20"/>
          <w:szCs w:val="24"/>
        </w:rPr>
        <w:t xml:space="preserve"> using</w:t>
      </w:r>
      <w:r w:rsidR="00B5556C" w:rsidRPr="00021027">
        <w:rPr>
          <w:sz w:val="20"/>
          <w:szCs w:val="24"/>
        </w:rPr>
        <w:t xml:space="preserve"> </w:t>
      </w:r>
      <w:r w:rsidRPr="00021027">
        <w:rPr>
          <w:sz w:val="20"/>
        </w:rPr>
        <w:fldChar w:fldCharType="begin"/>
      </w:r>
      <w:r w:rsidRPr="00021027">
        <w:rPr>
          <w:sz w:val="20"/>
        </w:rPr>
        <w:instrText xml:space="preserve"> REF TotalVolumeManureEq \h  \* MERGEFORMAT </w:instrText>
      </w:r>
      <w:r w:rsidRPr="00021027">
        <w:rPr>
          <w:sz w:val="20"/>
        </w:rPr>
      </w:r>
      <w:r w:rsidRPr="00021027">
        <w:rPr>
          <w:sz w:val="20"/>
        </w:rPr>
        <w:fldChar w:fldCharType="separate"/>
      </w:r>
      <w:r w:rsidRPr="00021027">
        <w:rPr>
          <w:b/>
          <w:sz w:val="20"/>
        </w:rPr>
        <w:t xml:space="preserve">Eq. </w:t>
      </w:r>
      <w:r w:rsidRPr="00021027">
        <w:rPr>
          <w:b/>
          <w:noProof/>
          <w:sz w:val="20"/>
        </w:rPr>
        <w:t>4.5.3</w:t>
      </w:r>
      <w:r w:rsidRPr="00021027">
        <w:rPr>
          <w:b/>
          <w:sz w:val="20"/>
        </w:rPr>
        <w:noBreakHyphen/>
      </w:r>
      <w:r w:rsidRPr="00021027">
        <w:rPr>
          <w:b/>
          <w:noProof/>
          <w:sz w:val="20"/>
        </w:rPr>
        <w:t>3</w:t>
      </w:r>
      <w:r w:rsidRPr="00021027">
        <w:rPr>
          <w:sz w:val="20"/>
        </w:rPr>
        <w:fldChar w:fldCharType="end"/>
      </w:r>
    </w:p>
    <w:p w14:paraId="22215F9A" w14:textId="4274FBFE" w:rsidR="00E111A4" w:rsidRPr="00D5649B" w:rsidRDefault="00E111A4" w:rsidP="008A7F5F">
      <w:pPr>
        <w:pStyle w:val="Heading3"/>
      </w:pPr>
      <w:bookmarkStart w:id="665" w:name="_Toc39762607"/>
      <w:bookmarkStart w:id="666" w:name="_Toc152758614"/>
      <w:r w:rsidRPr="00021027">
        <w:t xml:space="preserve">Weight/volume of </w:t>
      </w:r>
      <w:r w:rsidR="007F3139" w:rsidRPr="00021027">
        <w:t xml:space="preserve">farm-produced stored </w:t>
      </w:r>
      <w:r w:rsidRPr="00021027">
        <w:t xml:space="preserve">manure </w:t>
      </w:r>
      <w:r w:rsidR="004F11D1" w:rsidRPr="00021027">
        <w:t>available</w:t>
      </w:r>
      <w:r w:rsidR="004F11D1" w:rsidRPr="00D5649B">
        <w:t xml:space="preserve"> </w:t>
      </w:r>
      <w:r w:rsidRPr="00D5649B">
        <w:t>for application</w:t>
      </w:r>
      <w:bookmarkEnd w:id="665"/>
      <w:r w:rsidR="00B9500E">
        <w:t xml:space="preserve"> to land, addition to an AD system or export</w:t>
      </w:r>
      <w:bookmarkEnd w:id="666"/>
    </w:p>
    <w:p w14:paraId="181C55FA" w14:textId="37F90395" w:rsidR="00E111A4" w:rsidRPr="00D5649B" w:rsidRDefault="00E111A4" w:rsidP="00EF406A">
      <w:pPr>
        <w:rPr>
          <w:szCs w:val="24"/>
        </w:rPr>
      </w:pPr>
      <w:r w:rsidRPr="000C1FA8">
        <w:rPr>
          <w:szCs w:val="24"/>
        </w:rPr>
        <w:lastRenderedPageBreak/>
        <w:t xml:space="preserve">The amount of manure produced </w:t>
      </w:r>
      <w:r w:rsidR="00B244E1" w:rsidRPr="000C1FA8">
        <w:rPr>
          <w:szCs w:val="24"/>
        </w:rPr>
        <w:t xml:space="preserve">on-farm </w:t>
      </w:r>
      <w:r w:rsidRPr="000C1FA8">
        <w:rPr>
          <w:szCs w:val="24"/>
        </w:rPr>
        <w:t xml:space="preserve">is calculated based on the </w:t>
      </w:r>
      <w:r w:rsidR="00422531" w:rsidRPr="000C1FA8">
        <w:rPr>
          <w:szCs w:val="24"/>
        </w:rPr>
        <w:t xml:space="preserve">amount of manure N remaining </w:t>
      </w:r>
      <w:r w:rsidR="001D7BA6">
        <w:rPr>
          <w:szCs w:val="24"/>
        </w:rPr>
        <w:t>in</w:t>
      </w:r>
      <w:r w:rsidR="001D7BA6" w:rsidRPr="000C1FA8">
        <w:rPr>
          <w:szCs w:val="24"/>
        </w:rPr>
        <w:t xml:space="preserve"> </w:t>
      </w:r>
      <w:r w:rsidR="00422531" w:rsidRPr="000C1FA8">
        <w:rPr>
          <w:szCs w:val="24"/>
        </w:rPr>
        <w:t xml:space="preserve">storage and </w:t>
      </w:r>
      <w:r w:rsidRPr="000C1FA8">
        <w:rPr>
          <w:szCs w:val="24"/>
        </w:rPr>
        <w:t xml:space="preserve">default manure </w:t>
      </w:r>
      <w:r w:rsidR="00EF406A" w:rsidRPr="000C1FA8">
        <w:rPr>
          <w:szCs w:val="24"/>
        </w:rPr>
        <w:t xml:space="preserve">N </w:t>
      </w:r>
      <w:r w:rsidRPr="000C1FA8">
        <w:rPr>
          <w:szCs w:val="24"/>
        </w:rPr>
        <w:t>concentration</w:t>
      </w:r>
      <w:r w:rsidR="00422531" w:rsidRPr="000C1FA8">
        <w:rPr>
          <w:szCs w:val="24"/>
        </w:rPr>
        <w:t xml:space="preserve"> values for different animal </w:t>
      </w:r>
      <w:r w:rsidR="00422531" w:rsidRPr="00561A42">
        <w:rPr>
          <w:szCs w:val="24"/>
        </w:rPr>
        <w:t>groups and manure types</w:t>
      </w:r>
      <w:r w:rsidR="00EA609C" w:rsidRPr="00561A42">
        <w:rPr>
          <w:szCs w:val="24"/>
        </w:rPr>
        <w:t>/manure management systems</w:t>
      </w:r>
      <w:r w:rsidRPr="00561A42">
        <w:rPr>
          <w:szCs w:val="24"/>
        </w:rPr>
        <w:t xml:space="preserve"> (</w:t>
      </w:r>
      <w:r w:rsidR="00EF406A" w:rsidRPr="00561A42">
        <w:rPr>
          <w:szCs w:val="24"/>
        </w:rPr>
        <w:fldChar w:fldCharType="begin"/>
      </w:r>
      <w:r w:rsidR="00EF406A" w:rsidRPr="00561A42">
        <w:rPr>
          <w:szCs w:val="24"/>
        </w:rPr>
        <w:instrText xml:space="preserve"> REF _Ref62838004 \h </w:instrText>
      </w:r>
      <w:r w:rsidR="00D263C7" w:rsidRPr="00561A42">
        <w:rPr>
          <w:szCs w:val="24"/>
        </w:rPr>
        <w:instrText xml:space="preserve"> \* MERGEFORMAT </w:instrText>
      </w:r>
      <w:r w:rsidR="00EF406A" w:rsidRPr="00561A42">
        <w:rPr>
          <w:szCs w:val="24"/>
        </w:rPr>
      </w:r>
      <w:r w:rsidR="00EF406A" w:rsidRPr="00561A42">
        <w:rPr>
          <w:szCs w:val="24"/>
        </w:rPr>
        <w:fldChar w:fldCharType="separate"/>
      </w:r>
      <w:r w:rsidR="0006449B" w:rsidRPr="00561A42">
        <w:rPr>
          <w:b/>
        </w:rPr>
        <w:t xml:space="preserve">Table </w:t>
      </w:r>
      <w:r w:rsidR="0006449B" w:rsidRPr="00561A42">
        <w:rPr>
          <w:b/>
          <w:noProof/>
        </w:rPr>
        <w:t>6</w:t>
      </w:r>
      <w:r w:rsidR="00EF406A" w:rsidRPr="00561A42">
        <w:rPr>
          <w:szCs w:val="24"/>
        </w:rPr>
        <w:fldChar w:fldCharType="end"/>
      </w:r>
      <w:r w:rsidRPr="00561A42">
        <w:rPr>
          <w:szCs w:val="24"/>
        </w:rPr>
        <w:t xml:space="preserve">). </w:t>
      </w:r>
      <w:r w:rsidR="00CD2F42" w:rsidRPr="00561A42">
        <w:rPr>
          <w:szCs w:val="24"/>
        </w:rPr>
        <w:t xml:space="preserve">This accounts for any removals of </w:t>
      </w:r>
      <w:r w:rsidR="00B244E1" w:rsidRPr="00561A42">
        <w:rPr>
          <w:szCs w:val="24"/>
        </w:rPr>
        <w:t xml:space="preserve">farm-produced </w:t>
      </w:r>
      <w:r w:rsidR="00CD2F42" w:rsidRPr="00561A42">
        <w:rPr>
          <w:szCs w:val="24"/>
        </w:rPr>
        <w:t xml:space="preserve">manure from storage throughout the simulation period. </w:t>
      </w:r>
      <w:r w:rsidR="001E374B" w:rsidRPr="00561A42">
        <w:rPr>
          <w:szCs w:val="24"/>
        </w:rPr>
        <w:t xml:space="preserve">Ammonia emissions from the land application of manure are estimated in </w:t>
      </w:r>
      <w:r w:rsidR="001E374B" w:rsidRPr="00561A42">
        <w:rPr>
          <w:b/>
          <w:szCs w:val="24"/>
        </w:rPr>
        <w:t xml:space="preserve">sections </w:t>
      </w:r>
      <w:r w:rsidR="00AC3485" w:rsidRPr="00561A42">
        <w:rPr>
          <w:b/>
          <w:szCs w:val="24"/>
        </w:rPr>
        <w:fldChar w:fldCharType="begin"/>
      </w:r>
      <w:r w:rsidR="00AC3485" w:rsidRPr="00561A42">
        <w:rPr>
          <w:b/>
          <w:szCs w:val="24"/>
        </w:rPr>
        <w:instrText xml:space="preserve"> REF _Ref97644756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4.6.2.1</w:t>
      </w:r>
      <w:r w:rsidR="00AC3485" w:rsidRPr="00561A42">
        <w:rPr>
          <w:b/>
          <w:szCs w:val="24"/>
        </w:rPr>
        <w:fldChar w:fldCharType="end"/>
      </w:r>
      <w:r w:rsidR="001324C1" w:rsidRPr="00561A42">
        <w:rPr>
          <w:szCs w:val="24"/>
        </w:rPr>
        <w:t xml:space="preserve"> (beef and dairy cattle), </w:t>
      </w:r>
      <w:r w:rsidR="00AC3485" w:rsidRPr="00561A42">
        <w:rPr>
          <w:b/>
          <w:szCs w:val="24"/>
        </w:rPr>
        <w:fldChar w:fldCharType="begin"/>
      </w:r>
      <w:r w:rsidR="00AC3485" w:rsidRPr="00561A42">
        <w:rPr>
          <w:b/>
          <w:szCs w:val="24"/>
        </w:rPr>
        <w:instrText xml:space="preserve"> REF _Ref97644758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4.6.2.2</w:t>
      </w:r>
      <w:r w:rsidR="00AC3485" w:rsidRPr="00561A42">
        <w:rPr>
          <w:b/>
          <w:szCs w:val="24"/>
        </w:rPr>
        <w:fldChar w:fldCharType="end"/>
      </w:r>
      <w:r w:rsidR="001324C1" w:rsidRPr="00561A42">
        <w:rPr>
          <w:szCs w:val="24"/>
        </w:rPr>
        <w:t xml:space="preserve"> (broilers, layers and</w:t>
      </w:r>
      <w:r w:rsidR="001324C1" w:rsidRPr="00D5649B">
        <w:rPr>
          <w:szCs w:val="24"/>
        </w:rPr>
        <w:t xml:space="preserve"> turkeys) and </w:t>
      </w:r>
      <w:r w:rsidR="00AC3485" w:rsidRPr="000C1FA8">
        <w:rPr>
          <w:b/>
          <w:szCs w:val="24"/>
        </w:rPr>
        <w:fldChar w:fldCharType="begin"/>
      </w:r>
      <w:r w:rsidR="00AC3485" w:rsidRPr="000C1FA8">
        <w:rPr>
          <w:b/>
          <w:szCs w:val="24"/>
        </w:rPr>
        <w:instrText xml:space="preserve"> REF _Ref97644759 \r \h </w:instrText>
      </w:r>
      <w:r w:rsidR="00EA6156" w:rsidRPr="000C1FA8">
        <w:rPr>
          <w:b/>
          <w:szCs w:val="24"/>
        </w:rPr>
        <w:instrText xml:space="preserve"> \* MERGEFORMAT </w:instrText>
      </w:r>
      <w:r w:rsidR="00AC3485" w:rsidRPr="000C1FA8">
        <w:rPr>
          <w:b/>
          <w:szCs w:val="24"/>
        </w:rPr>
      </w:r>
      <w:r w:rsidR="00AC3485" w:rsidRPr="000C1FA8">
        <w:rPr>
          <w:b/>
          <w:szCs w:val="24"/>
        </w:rPr>
        <w:fldChar w:fldCharType="separate"/>
      </w:r>
      <w:r w:rsidR="0006449B">
        <w:rPr>
          <w:b/>
          <w:szCs w:val="24"/>
        </w:rPr>
        <w:t>4.6.2.3</w:t>
      </w:r>
      <w:r w:rsidR="00AC3485" w:rsidRPr="000C1FA8">
        <w:rPr>
          <w:b/>
          <w:szCs w:val="24"/>
        </w:rPr>
        <w:fldChar w:fldCharType="end"/>
      </w:r>
      <w:r w:rsidR="001324C1" w:rsidRPr="00D5649B">
        <w:rPr>
          <w:szCs w:val="24"/>
        </w:rPr>
        <w:t xml:space="preserve"> (sheep, swine and other livestock). These estimates are then input to the </w:t>
      </w:r>
      <w:r w:rsidR="00FA360A" w:rsidRPr="00D5649B">
        <w:rPr>
          <w:szCs w:val="24"/>
        </w:rPr>
        <w:t>equations to estimate indirect N</w:t>
      </w:r>
      <w:r w:rsidR="00FA360A" w:rsidRPr="00D5649B">
        <w:rPr>
          <w:szCs w:val="24"/>
          <w:vertAlign w:val="subscript"/>
        </w:rPr>
        <w:t>2</w:t>
      </w:r>
      <w:r w:rsidR="00FA360A" w:rsidRPr="00D5649B">
        <w:rPr>
          <w:szCs w:val="24"/>
        </w:rPr>
        <w:t>O emissions following manure application.</w:t>
      </w:r>
      <w:r w:rsidR="001324C1" w:rsidRPr="00D5649B">
        <w:rPr>
          <w:szCs w:val="24"/>
        </w:rPr>
        <w:t xml:space="preserve"> Carbon dioxide emissions relating to manure application are estimated in the land management section. </w:t>
      </w:r>
    </w:p>
    <w:p w14:paraId="121B14BD" w14:textId="30B3E7B6" w:rsidR="00E111A4" w:rsidRPr="00D5649B" w:rsidRDefault="00B244E1" w:rsidP="00ED1F82">
      <w:pPr>
        <w:pStyle w:val="Heading4"/>
      </w:pPr>
      <w:r>
        <w:t>Manure c</w:t>
      </w:r>
      <w:r w:rsidR="00E111A4" w:rsidRPr="00D5649B">
        <w:t>arbon to nitrogen ratio</w:t>
      </w:r>
    </w:p>
    <w:p w14:paraId="33F763FD" w14:textId="7C2AE685" w:rsidR="00E111A4" w:rsidRPr="003C1A16"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ManureC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den>
        </m:f>
      </m:oMath>
      <w:r w:rsidRPr="003C1A16">
        <w:rPr>
          <w:b/>
          <w:szCs w:val="24"/>
        </w:rPr>
        <w:t xml:space="preserve"> </w:t>
      </w:r>
      <w:r w:rsidRPr="003C1A16">
        <w:rPr>
          <w:b/>
          <w:szCs w:val="24"/>
        </w:rPr>
        <w:tab/>
      </w:r>
      <w:r w:rsidRPr="003C1A1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4C3A5C5" w14:textId="77777777" w:rsidR="00E111A4" w:rsidRPr="003C1A16" w:rsidRDefault="00E111A4" w:rsidP="00E111A4">
      <w:pPr>
        <w:tabs>
          <w:tab w:val="clear" w:pos="2880"/>
          <w:tab w:val="left" w:pos="2694"/>
        </w:tabs>
        <w:ind w:left="2694" w:hanging="2694"/>
        <w:rPr>
          <w:i/>
          <w:sz w:val="20"/>
        </w:rPr>
      </w:pPr>
      <w:r w:rsidRPr="003C1A16">
        <w:rPr>
          <w:sz w:val="20"/>
        </w:rPr>
        <w:t>where</w:t>
      </w:r>
    </w:p>
    <w:p w14:paraId="50BB4DA2" w14:textId="45E58365" w:rsidR="00E111A4" w:rsidRPr="003C1A16" w:rsidRDefault="00E111A4" w:rsidP="0027285F">
      <w:pPr>
        <w:tabs>
          <w:tab w:val="clear" w:pos="2880"/>
          <w:tab w:val="clear" w:pos="9360"/>
        </w:tabs>
        <w:spacing w:before="0"/>
        <w:ind w:left="2835" w:hanging="2835"/>
        <w:rPr>
          <w:sz w:val="20"/>
          <w:szCs w:val="24"/>
        </w:rPr>
      </w:pPr>
      <w:proofErr w:type="spellStart"/>
      <w:r w:rsidRPr="003C1A16">
        <w:rPr>
          <w:i/>
          <w:sz w:val="20"/>
          <w:szCs w:val="24"/>
        </w:rPr>
        <w:t>ManureCN</w:t>
      </w:r>
      <w:r w:rsidRPr="003C1A16">
        <w:rPr>
          <w:i/>
          <w:sz w:val="20"/>
          <w:szCs w:val="24"/>
          <w:vertAlign w:val="subscript"/>
        </w:rPr>
        <w:t>ratio</w:t>
      </w:r>
      <w:proofErr w:type="spellEnd"/>
      <w:r w:rsidRPr="003C1A16">
        <w:rPr>
          <w:i/>
          <w:sz w:val="20"/>
          <w:szCs w:val="24"/>
        </w:rPr>
        <w:t xml:space="preserve"> </w:t>
      </w:r>
      <w:r w:rsidRPr="003C1A16">
        <w:rPr>
          <w:i/>
          <w:sz w:val="20"/>
          <w:szCs w:val="24"/>
        </w:rPr>
        <w:tab/>
      </w:r>
      <w:r w:rsidR="00E57A76" w:rsidRPr="003C1A16">
        <w:rPr>
          <w:sz w:val="20"/>
          <w:szCs w:val="24"/>
        </w:rPr>
        <w:t xml:space="preserve">C </w:t>
      </w:r>
      <w:r w:rsidRPr="003C1A16">
        <w:rPr>
          <w:sz w:val="20"/>
          <w:szCs w:val="24"/>
        </w:rPr>
        <w:t xml:space="preserve">to </w:t>
      </w:r>
      <w:r w:rsidR="00E57A76" w:rsidRPr="003C1A16">
        <w:rPr>
          <w:sz w:val="20"/>
          <w:szCs w:val="24"/>
        </w:rPr>
        <w:t xml:space="preserve">N </w:t>
      </w:r>
      <w:r w:rsidRPr="003C1A16">
        <w:rPr>
          <w:sz w:val="20"/>
          <w:szCs w:val="24"/>
        </w:rPr>
        <w:t xml:space="preserve">ratio of </w:t>
      </w:r>
      <w:r w:rsidR="00B244E1" w:rsidRPr="003C1A16">
        <w:rPr>
          <w:sz w:val="20"/>
          <w:szCs w:val="24"/>
        </w:rPr>
        <w:t xml:space="preserve">farm-produced </w:t>
      </w:r>
      <w:r w:rsidRPr="003C1A16">
        <w:rPr>
          <w:sz w:val="20"/>
          <w:szCs w:val="24"/>
        </w:rPr>
        <w:t xml:space="preserve">stored manure </w:t>
      </w:r>
      <w:r w:rsidR="00B244E1" w:rsidRPr="003C1A16">
        <w:rPr>
          <w:sz w:val="20"/>
          <w:szCs w:val="24"/>
        </w:rPr>
        <w:t xml:space="preserve">and imported manure </w:t>
      </w:r>
      <w:r w:rsidRPr="003C1A16">
        <w:rPr>
          <w:sz w:val="20"/>
          <w:szCs w:val="24"/>
        </w:rPr>
        <w:t>(fraction)</w:t>
      </w:r>
      <w:r w:rsidR="00B244E1" w:rsidRPr="003C1A16">
        <w:rPr>
          <w:sz w:val="20"/>
          <w:szCs w:val="24"/>
        </w:rPr>
        <w:t>, by animal group and manure type/management system</w:t>
      </w:r>
    </w:p>
    <w:p w14:paraId="3C9E1C3D" w14:textId="77777777" w:rsidR="00E111A4" w:rsidRPr="003C1A16" w:rsidRDefault="00E111A4" w:rsidP="00ED1F82">
      <w:pPr>
        <w:pStyle w:val="Heading4"/>
      </w:pPr>
      <w:bookmarkStart w:id="667" w:name="_Toc39762615"/>
      <w:bookmarkStart w:id="668" w:name="_Ref81844359"/>
      <w:r w:rsidRPr="0004523D">
        <w:t>Total manure produced</w:t>
      </w:r>
      <w:r w:rsidRPr="003C1A16">
        <w:t xml:space="preserve"> (wet weight)</w:t>
      </w:r>
      <w:bookmarkEnd w:id="667"/>
      <w:bookmarkEnd w:id="668"/>
      <w:r w:rsidRPr="003C1A16">
        <w:t xml:space="preserve">    </w:t>
      </w:r>
    </w:p>
    <w:p w14:paraId="0C835207" w14:textId="0D249CB9" w:rsidR="004C3417" w:rsidRPr="003C1A16" w:rsidRDefault="004C3417" w:rsidP="004C3417">
      <w:pPr>
        <w:keepNext/>
        <w:tabs>
          <w:tab w:val="clear" w:pos="2880"/>
          <w:tab w:val="clear" w:pos="9360"/>
          <w:tab w:val="right" w:pos="9781"/>
        </w:tabs>
        <w:spacing w:after="120"/>
        <w:rPr>
          <w:b/>
          <w:i/>
          <w:szCs w:val="24"/>
        </w:rPr>
      </w:pPr>
      <m:oMath>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e>
            </m:d>
          </m:num>
          <m:den>
            <m:r>
              <m:rPr>
                <m:sty m:val="bi"/>
              </m:rPr>
              <w:rPr>
                <w:rFonts w:ascii="Cambria Math" w:hAnsi="Cambria Math"/>
                <w:szCs w:val="24"/>
              </w:rPr>
              <m:t>1000</m:t>
            </m:r>
          </m:den>
        </m:f>
      </m:oMath>
      <w:r w:rsidRPr="003C1A16">
        <w:rPr>
          <w:b/>
          <w:szCs w:val="24"/>
        </w:rPr>
        <w:t xml:space="preserve">  </w:t>
      </w:r>
      <w:r w:rsidRPr="003C1A16">
        <w:rPr>
          <w:b/>
          <w:szCs w:val="24"/>
        </w:rPr>
        <w:tab/>
      </w:r>
      <w:bookmarkStart w:id="669" w:name="VolumeLandManure_Eq"/>
      <w:r w:rsidRPr="003C1A1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669"/>
    </w:p>
    <w:p w14:paraId="24EE8D9E" w14:textId="77777777" w:rsidR="004C3417" w:rsidRPr="003C1A16" w:rsidRDefault="004C3417" w:rsidP="004C3417">
      <w:pPr>
        <w:tabs>
          <w:tab w:val="clear" w:pos="2880"/>
          <w:tab w:val="left" w:pos="2694"/>
        </w:tabs>
        <w:ind w:left="2694" w:hanging="2694"/>
        <w:rPr>
          <w:i/>
          <w:sz w:val="20"/>
        </w:rPr>
      </w:pPr>
      <w:r w:rsidRPr="003C1A16">
        <w:rPr>
          <w:sz w:val="20"/>
        </w:rPr>
        <w:t>where</w:t>
      </w:r>
    </w:p>
    <w:p w14:paraId="745F73C0" w14:textId="3A14A605" w:rsidR="003F6621" w:rsidRDefault="004C3417" w:rsidP="003F6621">
      <w:pPr>
        <w:tabs>
          <w:tab w:val="clear" w:pos="2880"/>
          <w:tab w:val="clear" w:pos="9360"/>
        </w:tabs>
        <w:spacing w:before="0"/>
        <w:ind w:left="2835" w:hanging="2835"/>
        <w:rPr>
          <w:sz w:val="20"/>
          <w:szCs w:val="24"/>
        </w:rPr>
      </w:pPr>
      <w:proofErr w:type="spellStart"/>
      <w:r w:rsidRPr="003C1A16">
        <w:rPr>
          <w:i/>
          <w:sz w:val="20"/>
          <w:szCs w:val="24"/>
        </w:rPr>
        <w:t>Volume</w:t>
      </w:r>
      <w:r w:rsidRPr="003C1A16">
        <w:rPr>
          <w:i/>
          <w:sz w:val="20"/>
          <w:szCs w:val="24"/>
          <w:vertAlign w:val="subscript"/>
        </w:rPr>
        <w:t>landmanure</w:t>
      </w:r>
      <w:proofErr w:type="spellEnd"/>
      <w:r w:rsidRPr="003C1A16">
        <w:rPr>
          <w:i/>
          <w:sz w:val="20"/>
          <w:szCs w:val="24"/>
        </w:rPr>
        <w:tab/>
      </w:r>
      <w:r w:rsidR="003F6621" w:rsidRPr="003C1A16">
        <w:rPr>
          <w:sz w:val="20"/>
          <w:szCs w:val="24"/>
        </w:rPr>
        <w:t xml:space="preserve">Volume of </w:t>
      </w:r>
      <w:r w:rsidR="003F6621" w:rsidRPr="0004523D">
        <w:rPr>
          <w:sz w:val="20"/>
          <w:szCs w:val="24"/>
        </w:rPr>
        <w:t>manure</w:t>
      </w:r>
      <w:r w:rsidR="00C01A35" w:rsidRPr="0004523D">
        <w:rPr>
          <w:sz w:val="20"/>
          <w:szCs w:val="24"/>
        </w:rPr>
        <w:t xml:space="preserve"> </w:t>
      </w:r>
      <w:r w:rsidR="0093302C">
        <w:rPr>
          <w:sz w:val="20"/>
          <w:szCs w:val="24"/>
        </w:rPr>
        <w:t xml:space="preserve">available </w:t>
      </w:r>
      <w:r w:rsidR="00C01A35" w:rsidRPr="0004523D">
        <w:rPr>
          <w:sz w:val="20"/>
          <w:szCs w:val="24"/>
        </w:rPr>
        <w:t>in storage</w:t>
      </w:r>
      <w:r w:rsidR="003F6621" w:rsidRPr="0004523D">
        <w:rPr>
          <w:i/>
          <w:sz w:val="20"/>
          <w:szCs w:val="24"/>
        </w:rPr>
        <w:t xml:space="preserve"> </w:t>
      </w:r>
      <w:r w:rsidR="003F6621" w:rsidRPr="0004523D">
        <w:rPr>
          <w:sz w:val="20"/>
          <w:szCs w:val="24"/>
        </w:rPr>
        <w:t xml:space="preserve">by </w:t>
      </w:r>
      <w:r w:rsidR="00B72561" w:rsidRPr="0004523D">
        <w:rPr>
          <w:sz w:val="20"/>
          <w:szCs w:val="24"/>
        </w:rPr>
        <w:t>animal</w:t>
      </w:r>
      <w:r w:rsidR="003F6621" w:rsidRPr="0004523D">
        <w:rPr>
          <w:sz w:val="20"/>
          <w:szCs w:val="24"/>
        </w:rPr>
        <w:t xml:space="preserve"> group and manure management system </w:t>
      </w:r>
      <w:r w:rsidR="00FA38F4" w:rsidRPr="0004523D">
        <w:rPr>
          <w:sz w:val="20"/>
          <w:szCs w:val="24"/>
        </w:rPr>
        <w:t xml:space="preserve">on a given day </w:t>
      </w:r>
      <w:r w:rsidR="003F6621" w:rsidRPr="0004523D">
        <w:rPr>
          <w:sz w:val="20"/>
          <w:szCs w:val="24"/>
        </w:rPr>
        <w:t>(1000 kg wet weight for solid manure and 1000 litres for liquid manure – we assume that 1 kg of liquid manure = 1 L of liquid manure</w:t>
      </w:r>
      <w:r w:rsidR="006B6EFB">
        <w:rPr>
          <w:sz w:val="20"/>
          <w:szCs w:val="24"/>
        </w:rPr>
        <w:t>)</w:t>
      </w:r>
    </w:p>
    <w:p w14:paraId="5D2A3242" w14:textId="0C4F4714" w:rsidR="007F3139" w:rsidRPr="007F3139" w:rsidRDefault="007F3139" w:rsidP="003F6621">
      <w:pPr>
        <w:tabs>
          <w:tab w:val="clear" w:pos="2880"/>
          <w:tab w:val="clear" w:pos="9360"/>
        </w:tabs>
        <w:spacing w:before="0"/>
        <w:ind w:left="2835" w:hanging="2835"/>
        <w:rPr>
          <w:iCs/>
          <w:sz w:val="20"/>
          <w:szCs w:val="24"/>
        </w:rPr>
      </w:pPr>
      <w:proofErr w:type="spellStart"/>
      <w:r w:rsidRPr="00025036">
        <w:rPr>
          <w:i/>
          <w:sz w:val="20"/>
          <w:szCs w:val="24"/>
        </w:rPr>
        <w:t>N</w:t>
      </w:r>
      <w:r w:rsidRPr="00025036">
        <w:rPr>
          <w:i/>
          <w:sz w:val="20"/>
          <w:szCs w:val="24"/>
          <w:vertAlign w:val="subscript"/>
        </w:rPr>
        <w:t>landmanure</w:t>
      </w:r>
      <w:proofErr w:type="spellEnd"/>
      <w:r w:rsidRPr="00025036">
        <w:rPr>
          <w:i/>
          <w:sz w:val="20"/>
          <w:szCs w:val="24"/>
        </w:rPr>
        <w:tab/>
      </w:r>
      <w:r w:rsidRPr="00025036">
        <w:rPr>
          <w:iCs/>
          <w:sz w:val="20"/>
          <w:szCs w:val="24"/>
        </w:rPr>
        <w:t>Total N available in stored manure (kg N), by animal group and manure management system</w:t>
      </w:r>
    </w:p>
    <w:p w14:paraId="30F3768D" w14:textId="18E28678" w:rsidR="004C3417" w:rsidRPr="003C1A16" w:rsidRDefault="004C3417" w:rsidP="004C3417">
      <w:pPr>
        <w:tabs>
          <w:tab w:val="clear" w:pos="2880"/>
          <w:tab w:val="clear" w:pos="9360"/>
        </w:tabs>
        <w:spacing w:before="0"/>
        <w:ind w:left="2835" w:hanging="2835"/>
        <w:rPr>
          <w:b/>
          <w:szCs w:val="24"/>
        </w:rPr>
      </w:pPr>
      <w:proofErr w:type="spellStart"/>
      <w:r w:rsidRPr="003C1A16">
        <w:rPr>
          <w:rFonts w:cstheme="minorHAnsi"/>
          <w:i/>
          <w:sz w:val="20"/>
        </w:rPr>
        <w:t>N</w:t>
      </w:r>
      <w:r w:rsidRPr="003C1A16">
        <w:rPr>
          <w:rFonts w:cstheme="minorHAnsi"/>
          <w:i/>
          <w:sz w:val="20"/>
          <w:vertAlign w:val="subscript"/>
        </w:rPr>
        <w:t>content</w:t>
      </w:r>
      <w:proofErr w:type="spellEnd"/>
      <w:r w:rsidRPr="003C1A16">
        <w:rPr>
          <w:i/>
          <w:sz w:val="20"/>
          <w:szCs w:val="24"/>
          <w:vertAlign w:val="subscript"/>
        </w:rPr>
        <w:tab/>
      </w:r>
      <w:r w:rsidRPr="003C1A16">
        <w:rPr>
          <w:sz w:val="20"/>
          <w:szCs w:val="24"/>
        </w:rPr>
        <w:t>N content of solid and liquid manure (default values for different animal groups and manure management systems; % wet weight) (</w:t>
      </w:r>
      <w:r w:rsidRPr="003C1A16">
        <w:rPr>
          <w:b/>
          <w:sz w:val="20"/>
          <w:szCs w:val="24"/>
        </w:rPr>
        <w:fldChar w:fldCharType="begin"/>
      </w:r>
      <w:r w:rsidRPr="003C1A16">
        <w:rPr>
          <w:b/>
          <w:sz w:val="20"/>
          <w:szCs w:val="24"/>
        </w:rPr>
        <w:instrText xml:space="preserve"> REF _Ref62838004 \h  \* MERGEFORMAT </w:instrText>
      </w:r>
      <w:r w:rsidRPr="003C1A16">
        <w:rPr>
          <w:b/>
          <w:sz w:val="20"/>
          <w:szCs w:val="24"/>
        </w:rPr>
      </w:r>
      <w:r w:rsidRPr="003C1A16">
        <w:rPr>
          <w:b/>
          <w:sz w:val="20"/>
          <w:szCs w:val="24"/>
        </w:rPr>
        <w:fldChar w:fldCharType="separate"/>
      </w:r>
      <w:r w:rsidR="00B821F5" w:rsidRPr="003C1A16">
        <w:rPr>
          <w:b/>
          <w:sz w:val="20"/>
          <w:szCs w:val="24"/>
        </w:rPr>
        <w:t>Table 6</w:t>
      </w:r>
      <w:r w:rsidRPr="003C1A16">
        <w:rPr>
          <w:b/>
          <w:sz w:val="20"/>
          <w:szCs w:val="24"/>
        </w:rPr>
        <w:fldChar w:fldCharType="end"/>
      </w:r>
      <w:r w:rsidRPr="003C1A16">
        <w:rPr>
          <w:sz w:val="20"/>
          <w:szCs w:val="24"/>
        </w:rPr>
        <w:fldChar w:fldCharType="begin"/>
      </w:r>
      <w:r w:rsidRPr="003C1A16">
        <w:rPr>
          <w:sz w:val="20"/>
          <w:szCs w:val="24"/>
        </w:rPr>
        <w:instrText xml:space="preserve"> REF _Ref62745113 \h  \* MERGEFORMAT </w:instrText>
      </w:r>
      <w:r w:rsidRPr="003C1A16">
        <w:rPr>
          <w:sz w:val="20"/>
          <w:szCs w:val="24"/>
        </w:rPr>
      </w:r>
      <w:r w:rsidRPr="003C1A16">
        <w:rPr>
          <w:sz w:val="20"/>
          <w:szCs w:val="24"/>
        </w:rPr>
        <w:fldChar w:fldCharType="end"/>
      </w:r>
      <w:r w:rsidRPr="003C1A16">
        <w:rPr>
          <w:sz w:val="20"/>
          <w:szCs w:val="24"/>
        </w:rPr>
        <w:t>)</w:t>
      </w:r>
      <w:r w:rsidRPr="003C1A16">
        <w:rPr>
          <w:i/>
          <w:sz w:val="20"/>
          <w:szCs w:val="24"/>
        </w:rPr>
        <w:t xml:space="preserve">   </w:t>
      </w:r>
    </w:p>
    <w:p w14:paraId="18AE2894" w14:textId="6DABD664" w:rsidR="00E111A4" w:rsidRPr="003C1A16" w:rsidRDefault="00EA609C" w:rsidP="00492812">
      <w:pPr>
        <w:keepNext/>
        <w:tabs>
          <w:tab w:val="clear" w:pos="2880"/>
          <w:tab w:val="clear" w:pos="9360"/>
          <w:tab w:val="right" w:pos="9781"/>
        </w:tabs>
        <w:spacing w:after="120"/>
        <w:rPr>
          <w:b/>
          <w:i/>
          <w:szCs w:val="24"/>
        </w:rPr>
      </w:pPr>
      <w:bookmarkStart w:id="670" w:name="_Ref132375552"/>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landmanure</m:t>
                </m:r>
              </m:sub>
            </m:sSub>
          </m:e>
        </m:nary>
      </m:oMath>
      <w:r w:rsidR="00E111A4" w:rsidRPr="003C1A16">
        <w:rPr>
          <w:b/>
          <w:szCs w:val="24"/>
        </w:rPr>
        <w:t xml:space="preserve">  </w:t>
      </w:r>
      <w:r w:rsidR="00E111A4" w:rsidRPr="003C1A16">
        <w:rPr>
          <w:b/>
          <w:szCs w:val="24"/>
        </w:rPr>
        <w:tab/>
      </w:r>
      <w:bookmarkStart w:id="671" w:name="TotalVolumeManureEq"/>
      <w:r w:rsidR="00E111A4" w:rsidRPr="003C1A1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4.5.3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670"/>
      <w:bookmarkEnd w:id="671"/>
    </w:p>
    <w:p w14:paraId="6C577620" w14:textId="77777777" w:rsidR="00E111A4" w:rsidRPr="003C1A16" w:rsidRDefault="00E111A4" w:rsidP="00E111A4">
      <w:pPr>
        <w:tabs>
          <w:tab w:val="clear" w:pos="2880"/>
          <w:tab w:val="left" w:pos="2694"/>
        </w:tabs>
        <w:ind w:left="2694" w:hanging="2694"/>
        <w:rPr>
          <w:i/>
          <w:sz w:val="20"/>
        </w:rPr>
      </w:pPr>
      <w:r w:rsidRPr="003C1A16">
        <w:rPr>
          <w:sz w:val="20"/>
        </w:rPr>
        <w:t>where</w:t>
      </w:r>
    </w:p>
    <w:p w14:paraId="725BAAF3" w14:textId="5E797273" w:rsidR="00E111A4" w:rsidRPr="003C1A16" w:rsidRDefault="00E111A4" w:rsidP="0027285F">
      <w:pPr>
        <w:tabs>
          <w:tab w:val="clear" w:pos="2880"/>
          <w:tab w:val="clear" w:pos="9360"/>
        </w:tabs>
        <w:spacing w:before="0"/>
        <w:ind w:left="2835" w:hanging="2835"/>
        <w:rPr>
          <w:sz w:val="20"/>
          <w:szCs w:val="24"/>
        </w:rPr>
      </w:pPr>
      <w:proofErr w:type="spellStart"/>
      <w:r w:rsidRPr="00561A42">
        <w:rPr>
          <w:i/>
          <w:sz w:val="20"/>
          <w:szCs w:val="24"/>
        </w:rPr>
        <w:t>Total_Volume</w:t>
      </w:r>
      <w:r w:rsidR="007D5CB2" w:rsidRPr="00561A42">
        <w:rPr>
          <w:i/>
          <w:sz w:val="20"/>
          <w:szCs w:val="24"/>
          <w:vertAlign w:val="subscript"/>
        </w:rPr>
        <w:t>land</w:t>
      </w:r>
      <w:r w:rsidRPr="00561A42">
        <w:rPr>
          <w:i/>
          <w:sz w:val="20"/>
          <w:szCs w:val="24"/>
          <w:vertAlign w:val="subscript"/>
        </w:rPr>
        <w:t>manur</w:t>
      </w:r>
      <w:r w:rsidR="00C1499F" w:rsidRPr="00561A42">
        <w:rPr>
          <w:i/>
          <w:sz w:val="20"/>
          <w:szCs w:val="24"/>
          <w:vertAlign w:val="subscript"/>
        </w:rPr>
        <w:t>e</w:t>
      </w:r>
      <w:proofErr w:type="spellEnd"/>
      <w:r w:rsidRPr="00561A42">
        <w:rPr>
          <w:i/>
          <w:sz w:val="20"/>
          <w:szCs w:val="24"/>
        </w:rPr>
        <w:tab/>
      </w:r>
      <w:r w:rsidRPr="00561A42">
        <w:rPr>
          <w:sz w:val="20"/>
          <w:szCs w:val="24"/>
        </w:rPr>
        <w:t xml:space="preserve">Total volume of manure </w:t>
      </w:r>
      <w:r w:rsidR="008B2D3E" w:rsidRPr="00561A42">
        <w:rPr>
          <w:sz w:val="20"/>
          <w:szCs w:val="24"/>
        </w:rPr>
        <w:t>available in storage</w:t>
      </w:r>
      <w:r w:rsidRPr="00561A42">
        <w:rPr>
          <w:sz w:val="20"/>
          <w:szCs w:val="24"/>
        </w:rPr>
        <w:t xml:space="preserve"> (1000 kg wet weight for solid manure and 1000 litres for liquid manure</w:t>
      </w:r>
      <w:r w:rsidR="00D74D2C" w:rsidRPr="00561A42">
        <w:rPr>
          <w:sz w:val="20"/>
          <w:szCs w:val="24"/>
        </w:rPr>
        <w:t xml:space="preserve"> – we assume that 1 kg of liquid manure = 1 L of liquid manure</w:t>
      </w:r>
      <w:r w:rsidRPr="00561A42">
        <w:rPr>
          <w:sz w:val="20"/>
          <w:szCs w:val="24"/>
        </w:rPr>
        <w:t>)</w:t>
      </w:r>
      <w:r w:rsidR="008B2D3E" w:rsidRPr="00561A42">
        <w:rPr>
          <w:sz w:val="20"/>
          <w:szCs w:val="24"/>
        </w:rPr>
        <w:t xml:space="preserve">, by </w:t>
      </w:r>
      <w:r w:rsidR="007168CC" w:rsidRPr="00561A42">
        <w:rPr>
          <w:sz w:val="20"/>
          <w:szCs w:val="24"/>
        </w:rPr>
        <w:t xml:space="preserve">livestock type and </w:t>
      </w:r>
      <w:r w:rsidR="008B2D3E" w:rsidRPr="00561A42">
        <w:rPr>
          <w:sz w:val="20"/>
          <w:szCs w:val="24"/>
        </w:rPr>
        <w:t>manure management system</w:t>
      </w:r>
      <w:r w:rsidR="0067705B" w:rsidRPr="00561A42">
        <w:rPr>
          <w:sz w:val="20"/>
          <w:szCs w:val="24"/>
        </w:rPr>
        <w:t>. If imported manure is applied on-farm, this calculation is also applied to that manure for the</w:t>
      </w:r>
      <w:r w:rsidR="0067705B" w:rsidRPr="003C1A16">
        <w:rPr>
          <w:sz w:val="20"/>
          <w:szCs w:val="24"/>
        </w:rPr>
        <w:t xml:space="preserve"> specified livestock type and manure management system</w:t>
      </w:r>
    </w:p>
    <w:p w14:paraId="34B14934" w14:textId="7A6A859D" w:rsidR="00E111A4" w:rsidRPr="00D5649B" w:rsidRDefault="00E111A4" w:rsidP="009B7F43">
      <w:pPr>
        <w:tabs>
          <w:tab w:val="clear" w:pos="2880"/>
          <w:tab w:val="left" w:pos="2694"/>
        </w:tabs>
        <w:rPr>
          <w:b/>
          <w:color w:val="000000"/>
          <w:szCs w:val="24"/>
        </w:rPr>
      </w:pPr>
      <w:proofErr w:type="spellStart"/>
      <w:r w:rsidRPr="00647E4A">
        <w:rPr>
          <w:b/>
          <w:i/>
          <w:color w:val="000000"/>
          <w:szCs w:val="24"/>
        </w:rPr>
        <w:t>Total_Volume</w:t>
      </w:r>
      <w:r w:rsidR="00F63043" w:rsidRPr="00647E4A">
        <w:rPr>
          <w:b/>
          <w:i/>
          <w:color w:val="000000"/>
          <w:szCs w:val="24"/>
          <w:vertAlign w:val="subscript"/>
        </w:rPr>
        <w:t>land</w:t>
      </w:r>
      <w:r w:rsidRPr="00647E4A">
        <w:rPr>
          <w:b/>
          <w:i/>
          <w:color w:val="000000"/>
          <w:szCs w:val="24"/>
          <w:vertAlign w:val="subscript"/>
        </w:rPr>
        <w:t>manure</w:t>
      </w:r>
      <w:proofErr w:type="spellEnd"/>
      <w:r w:rsidRPr="00D5649B">
        <w:rPr>
          <w:b/>
          <w:color w:val="000000"/>
          <w:szCs w:val="24"/>
        </w:rPr>
        <w:t xml:space="preserve"> is inserted into the Energy CO</w:t>
      </w:r>
      <w:r w:rsidRPr="00D5649B">
        <w:rPr>
          <w:b/>
          <w:color w:val="000000"/>
          <w:szCs w:val="24"/>
          <w:vertAlign w:val="subscript"/>
        </w:rPr>
        <w:t>2</w:t>
      </w:r>
      <w:r w:rsidRPr="00D5649B">
        <w:rPr>
          <w:b/>
          <w:color w:val="000000"/>
          <w:szCs w:val="24"/>
        </w:rPr>
        <w:t xml:space="preserve"> equation (</w:t>
      </w:r>
      <w:r w:rsidRPr="00D5649B">
        <w:rPr>
          <w:b/>
          <w:color w:val="000000"/>
          <w:szCs w:val="24"/>
        </w:rPr>
        <w:fldChar w:fldCharType="begin"/>
      </w:r>
      <w:r w:rsidRPr="00D5649B">
        <w:rPr>
          <w:b/>
          <w:color w:val="000000"/>
          <w:szCs w:val="24"/>
        </w:rPr>
        <w:instrText xml:space="preserve"> REF CO2ManureEq \h  \* MERGEFORMAT </w:instrText>
      </w:r>
      <w:r w:rsidRPr="00D5649B">
        <w:rPr>
          <w:b/>
          <w:color w:val="000000"/>
          <w:szCs w:val="24"/>
        </w:rPr>
      </w:r>
      <w:r w:rsidRPr="00D5649B">
        <w:rPr>
          <w:b/>
          <w:color w:val="000000"/>
          <w:szCs w:val="24"/>
        </w:rPr>
        <w:fldChar w:fldCharType="separate"/>
      </w:r>
      <w:r w:rsidR="00EF406A" w:rsidRPr="00D5649B">
        <w:rPr>
          <w:b/>
        </w:rPr>
        <w:t xml:space="preserve">Eq. </w:t>
      </w:r>
      <w:r w:rsidR="00EF406A" w:rsidRPr="00D5649B">
        <w:rPr>
          <w:b/>
          <w:noProof/>
        </w:rPr>
        <w:t>6.3.1</w:t>
      </w:r>
      <w:r w:rsidR="00EF406A" w:rsidRPr="00D5649B">
        <w:rPr>
          <w:b/>
          <w:noProof/>
        </w:rPr>
        <w:noBreakHyphen/>
        <w:t>2</w:t>
      </w:r>
      <w:r w:rsidRPr="00D5649B">
        <w:rPr>
          <w:b/>
          <w:color w:val="000000"/>
          <w:szCs w:val="24"/>
        </w:rPr>
        <w:fldChar w:fldCharType="end"/>
      </w:r>
      <w:r w:rsidRPr="00D5649B">
        <w:rPr>
          <w:b/>
          <w:color w:val="000000"/>
          <w:szCs w:val="24"/>
        </w:rPr>
        <w:t>) to estimate the amount of energy used for manure application.</w:t>
      </w:r>
    </w:p>
    <w:p w14:paraId="661CF429" w14:textId="6B5F4624" w:rsidR="00CF4FBA" w:rsidRPr="00D5649B" w:rsidRDefault="00CF4FBA" w:rsidP="009B7F43">
      <w:pPr>
        <w:tabs>
          <w:tab w:val="clear" w:pos="2880"/>
          <w:tab w:val="left" w:pos="2694"/>
        </w:tabs>
        <w:rPr>
          <w:b/>
          <w:color w:val="000000"/>
          <w:szCs w:val="24"/>
        </w:rPr>
      </w:pPr>
      <w:r w:rsidRPr="00D5649B">
        <w:rPr>
          <w:b/>
          <w:color w:val="000000"/>
          <w:szCs w:val="24"/>
        </w:rPr>
        <w:t xml:space="preserve">For </w:t>
      </w:r>
      <w:r w:rsidR="0047649F" w:rsidRPr="00D5649B">
        <w:rPr>
          <w:b/>
          <w:color w:val="000000"/>
          <w:szCs w:val="24"/>
        </w:rPr>
        <w:t xml:space="preserve">estimation of </w:t>
      </w:r>
      <w:r w:rsidRPr="00D5649B">
        <w:rPr>
          <w:b/>
          <w:color w:val="000000"/>
          <w:szCs w:val="24"/>
        </w:rPr>
        <w:t xml:space="preserve">the volume, N and C content of fresh and stored digestate available for application to agricultural land, see section </w:t>
      </w:r>
      <w:r w:rsidR="0044474D" w:rsidRPr="00D5649B">
        <w:rPr>
          <w:b/>
          <w:color w:val="000000"/>
          <w:szCs w:val="24"/>
        </w:rPr>
        <w:fldChar w:fldCharType="begin"/>
      </w:r>
      <w:r w:rsidR="0044474D" w:rsidRPr="00D5649B">
        <w:rPr>
          <w:b/>
          <w:color w:val="000000"/>
          <w:szCs w:val="24"/>
        </w:rPr>
        <w:instrText xml:space="preserve"> REF _Ref94623307 \r \h  \* MERGEFORMAT </w:instrText>
      </w:r>
      <w:r w:rsidR="0044474D" w:rsidRPr="00D5649B">
        <w:rPr>
          <w:b/>
          <w:color w:val="000000"/>
          <w:szCs w:val="24"/>
        </w:rPr>
      </w:r>
      <w:r w:rsidR="0044474D" w:rsidRPr="00D5649B">
        <w:rPr>
          <w:b/>
          <w:color w:val="000000"/>
          <w:szCs w:val="24"/>
        </w:rPr>
        <w:fldChar w:fldCharType="separate"/>
      </w:r>
      <w:r w:rsidR="006402C7">
        <w:rPr>
          <w:b/>
          <w:color w:val="000000"/>
          <w:szCs w:val="24"/>
        </w:rPr>
        <w:t>4.8.6</w:t>
      </w:r>
      <w:r w:rsidR="0044474D" w:rsidRPr="00D5649B">
        <w:rPr>
          <w:b/>
          <w:color w:val="000000"/>
          <w:szCs w:val="24"/>
        </w:rPr>
        <w:fldChar w:fldCharType="end"/>
      </w:r>
    </w:p>
    <w:p w14:paraId="4FC92BB8" w14:textId="72F7200B" w:rsidR="00E111A4" w:rsidRDefault="00433104" w:rsidP="00ED1F82">
      <w:pPr>
        <w:pStyle w:val="Heading2"/>
      </w:pPr>
      <w:bookmarkStart w:id="672" w:name="_Toc39762606"/>
      <w:bookmarkStart w:id="673" w:name="_Ref102381568"/>
      <w:bookmarkStart w:id="674" w:name="_Ref146104725"/>
      <w:bookmarkStart w:id="675" w:name="_Toc152758615"/>
      <w:r w:rsidRPr="00D5649B">
        <w:t>Emissions from l</w:t>
      </w:r>
      <w:r w:rsidR="00E111A4" w:rsidRPr="00D5649B">
        <w:t>and application</w:t>
      </w:r>
      <w:r w:rsidR="00E47B8E" w:rsidRPr="00D5649B">
        <w:t xml:space="preserve"> of</w:t>
      </w:r>
      <w:r w:rsidR="00184D74" w:rsidRPr="00D5649B">
        <w:t xml:space="preserve"> </w:t>
      </w:r>
      <w:r w:rsidR="00E47B8E" w:rsidRPr="00D5649B">
        <w:t>stored manure</w:t>
      </w:r>
      <w:bookmarkEnd w:id="672"/>
      <w:bookmarkEnd w:id="673"/>
      <w:bookmarkEnd w:id="674"/>
      <w:bookmarkEnd w:id="675"/>
    </w:p>
    <w:p w14:paraId="73B458EF" w14:textId="5E31194C" w:rsidR="00C568D9" w:rsidRPr="00D5649B" w:rsidRDefault="00C568D9" w:rsidP="00C568D9">
      <w:pPr>
        <w:pStyle w:val="Caption"/>
        <w:spacing w:after="120"/>
      </w:pPr>
      <w:r w:rsidRPr="00D5649B">
        <w:t xml:space="preserve">(by </w:t>
      </w:r>
      <w:r>
        <w:t>S.J. Pogue, A.W. Alemu and P. Mantle</w:t>
      </w:r>
      <w:r w:rsidRPr="00D5649B">
        <w:t>)</w:t>
      </w:r>
    </w:p>
    <w:p w14:paraId="28BF1DBB" w14:textId="3FDF7683" w:rsidR="00433104" w:rsidRPr="003C1A16" w:rsidRDefault="00433104" w:rsidP="008A7F5F">
      <w:pPr>
        <w:pStyle w:val="Heading3"/>
      </w:pPr>
      <w:bookmarkStart w:id="676" w:name="_Ref98933719"/>
      <w:bookmarkStart w:id="677" w:name="_Hlk141869261"/>
      <w:bookmarkStart w:id="678" w:name="_Toc39762608"/>
      <w:bookmarkStart w:id="679" w:name="_Ref97638118"/>
      <w:bookmarkStart w:id="680" w:name="_Ref97643870"/>
      <w:bookmarkStart w:id="681" w:name="_Toc152758616"/>
      <w:r w:rsidRPr="003C1A16">
        <w:lastRenderedPageBreak/>
        <w:t>Direct N</w:t>
      </w:r>
      <w:r w:rsidRPr="003C1A16">
        <w:rPr>
          <w:vertAlign w:val="subscript"/>
        </w:rPr>
        <w:t>2</w:t>
      </w:r>
      <w:r w:rsidRPr="003C1A16">
        <w:t xml:space="preserve">O emissions from land-applied </w:t>
      </w:r>
      <w:r w:rsidR="00D01533" w:rsidRPr="003C1A16">
        <w:t xml:space="preserve">farm-produced and imported </w:t>
      </w:r>
      <w:r w:rsidRPr="003C1A16">
        <w:t>manure</w:t>
      </w:r>
      <w:bookmarkEnd w:id="676"/>
      <w:bookmarkEnd w:id="681"/>
    </w:p>
    <w:p w14:paraId="6C2BECCB" w14:textId="72CB1042" w:rsidR="00FA360A" w:rsidRPr="003C1A16" w:rsidRDefault="00FA360A" w:rsidP="00FA360A">
      <w:r w:rsidRPr="003C1A16">
        <w:t>Direct N</w:t>
      </w:r>
      <w:r w:rsidRPr="003C1A16">
        <w:rPr>
          <w:vertAlign w:val="subscript"/>
        </w:rPr>
        <w:t>2</w:t>
      </w:r>
      <w:r w:rsidRPr="003C1A16">
        <w:t>O emissions from land-applied manure are estimated for each field based on the specified manure application rate for</w:t>
      </w:r>
      <w:r w:rsidR="001A5F34" w:rsidRPr="003C1A16">
        <w:t xml:space="preserve"> the field. All manure N remaining after the specified application to the farm’s fields is automatically applied and the associated emissions estimated, with this remaining manure N spread equally among the </w:t>
      </w:r>
      <w:r w:rsidR="001A5F34" w:rsidRPr="00E66734">
        <w:t>farm’s fields</w:t>
      </w:r>
      <w:r w:rsidR="00FB3FE8" w:rsidRPr="00E66734">
        <w:t xml:space="preserve"> (excl. native rangeland, if present)</w:t>
      </w:r>
      <w:r w:rsidR="001A5F34" w:rsidRPr="00E66734">
        <w:t>.</w:t>
      </w:r>
      <w:r w:rsidR="00D51007" w:rsidRPr="003C1A16">
        <w:t xml:space="preserve"> The equations below for the estimation of direct N</w:t>
      </w:r>
      <w:r w:rsidR="00D51007" w:rsidRPr="003C1A16">
        <w:rPr>
          <w:vertAlign w:val="subscript"/>
        </w:rPr>
        <w:t>2</w:t>
      </w:r>
      <w:r w:rsidR="00D51007" w:rsidRPr="003C1A16">
        <w:t>O emissions from land-applied manure apply both to farm-produced manure and imported manure spread on the simulated farm’s fields.</w:t>
      </w:r>
    </w:p>
    <w:p w14:paraId="22033CF0" w14:textId="5BA50AF9" w:rsidR="006C07AF" w:rsidRPr="003C1A16" w:rsidRDefault="006C07AF" w:rsidP="006C07AF">
      <w:pPr>
        <w:keepNext/>
        <w:tabs>
          <w:tab w:val="left" w:pos="8647"/>
        </w:tabs>
        <w:rPr>
          <w:b/>
        </w:rPr>
      </w:pPr>
      <w:r w:rsidRPr="003C1A16">
        <w:rPr>
          <w:b/>
        </w:rPr>
        <w:t>To calculate N</w:t>
      </w:r>
      <w:r w:rsidRPr="003C1A16">
        <w:rPr>
          <w:b/>
          <w:vertAlign w:val="subscript"/>
        </w:rPr>
        <w:t>2</w:t>
      </w:r>
      <w:r w:rsidRPr="003C1A16">
        <w:rPr>
          <w:b/>
        </w:rPr>
        <w:t>O from manure application on a specific field</w:t>
      </w:r>
      <w:r w:rsidR="000421F0" w:rsidRPr="003C1A16">
        <w:rPr>
          <w:b/>
        </w:rPr>
        <w:t xml:space="preserve"> in the land management component:</w:t>
      </w:r>
    </w:p>
    <w:bookmarkStart w:id="682" w:name="_Ref102739357"/>
    <w:p w14:paraId="15FFB65E" w14:textId="1EEE539E" w:rsidR="007558F4" w:rsidRDefault="00000000" w:rsidP="007558F4">
      <w:pPr>
        <w:keepNext/>
        <w:tabs>
          <w:tab w:val="clear" w:pos="2880"/>
          <w:tab w:val="clear" w:pos="9360"/>
          <w:tab w:val="right" w:pos="9781"/>
        </w:tabs>
        <w:spacing w:after="120"/>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oMath>
      </m:oMathPara>
    </w:p>
    <w:p w14:paraId="39994CEA" w14:textId="610E1035" w:rsidR="006C07AF" w:rsidRPr="003C1A16" w:rsidRDefault="006C07AF" w:rsidP="00ED58F9">
      <w:pPr>
        <w:keepNext/>
        <w:tabs>
          <w:tab w:val="clear" w:pos="2880"/>
          <w:tab w:val="clear" w:pos="9360"/>
          <w:tab w:val="right" w:pos="9781"/>
        </w:tabs>
        <w:spacing w:after="120"/>
        <w:rPr>
          <w:b/>
        </w:rPr>
      </w:pPr>
      <w:r w:rsidRPr="003C1A16">
        <w:rPr>
          <w:b/>
        </w:rPr>
        <w:tab/>
      </w:r>
      <w:bookmarkStart w:id="683" w:name="N2ON_ManureDirect_TFieldN_Eq"/>
      <w:r w:rsidRPr="003C1A1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682"/>
      <w:bookmarkEnd w:id="683"/>
    </w:p>
    <w:p w14:paraId="135C536E" w14:textId="77777777" w:rsidR="000421F0" w:rsidRPr="003C1A16" w:rsidRDefault="000421F0" w:rsidP="000421F0">
      <w:pPr>
        <w:rPr>
          <w:sz w:val="20"/>
        </w:rPr>
      </w:pPr>
      <w:r w:rsidRPr="003C1A16">
        <w:rPr>
          <w:sz w:val="20"/>
        </w:rPr>
        <w:t>where</w:t>
      </w:r>
    </w:p>
    <w:p w14:paraId="2759C329" w14:textId="3B7F650A" w:rsidR="00F96063" w:rsidRDefault="000421F0" w:rsidP="00F96063">
      <w:pPr>
        <w:tabs>
          <w:tab w:val="clear" w:pos="2880"/>
          <w:tab w:val="clear" w:pos="9360"/>
        </w:tabs>
        <w:spacing w:before="0"/>
        <w:ind w:left="2837" w:hanging="2837"/>
        <w:rPr>
          <w:b/>
          <w:bCs/>
          <w:iCs/>
          <w:color w:val="000000"/>
          <w:sz w:val="20"/>
          <w:highlight w:val="yellow"/>
          <w:u w:val="single"/>
        </w:rPr>
      </w:pPr>
      <w:r w:rsidRPr="003C1A16">
        <w:rPr>
          <w:i/>
          <w:sz w:val="20"/>
        </w:rPr>
        <w:t>N</w:t>
      </w:r>
      <w:r w:rsidRPr="003C1A16">
        <w:rPr>
          <w:i/>
          <w:sz w:val="20"/>
          <w:vertAlign w:val="subscript"/>
        </w:rPr>
        <w:t>2</w:t>
      </w:r>
      <w:r w:rsidRPr="003C1A16">
        <w:rPr>
          <w:i/>
          <w:sz w:val="20"/>
        </w:rPr>
        <w:t>O-N</w:t>
      </w:r>
      <w:r w:rsidR="007419CD">
        <w:rPr>
          <w:i/>
          <w:sz w:val="20"/>
          <w:vertAlign w:val="subscript"/>
        </w:rPr>
        <w:t>m</w:t>
      </w:r>
      <w:r w:rsidR="00AC0263" w:rsidRPr="003C1A16">
        <w:rPr>
          <w:i/>
          <w:sz w:val="20"/>
          <w:vertAlign w:val="subscript"/>
        </w:rPr>
        <w:t>anur</w:t>
      </w:r>
      <w:r w:rsidR="00AC0263" w:rsidRPr="0003764F">
        <w:rPr>
          <w:i/>
          <w:sz w:val="20"/>
          <w:vertAlign w:val="subscript"/>
        </w:rPr>
        <w:t>e</w:t>
      </w:r>
      <w:r w:rsidRPr="0003764F">
        <w:rPr>
          <w:i/>
          <w:sz w:val="20"/>
          <w:vertAlign w:val="subscript"/>
        </w:rPr>
        <w:t>direct(</w:t>
      </w:r>
      <w:proofErr w:type="spellStart"/>
      <w:r w:rsidR="00CC03AF" w:rsidRPr="0003764F">
        <w:rPr>
          <w:i/>
          <w:sz w:val="20"/>
          <w:vertAlign w:val="subscript"/>
        </w:rPr>
        <w:t>t,</w:t>
      </w:r>
      <w:r w:rsidRPr="0003764F">
        <w:rPr>
          <w:i/>
          <w:sz w:val="20"/>
          <w:vertAlign w:val="subscript"/>
        </w:rPr>
        <w:t>field</w:t>
      </w:r>
      <w:proofErr w:type="spellEnd"/>
      <w:r w:rsidR="00CC03AF" w:rsidRPr="0003764F">
        <w:rPr>
          <w:i/>
          <w:sz w:val="20"/>
          <w:vertAlign w:val="subscript"/>
        </w:rPr>
        <w:t xml:space="preserve"> n</w:t>
      </w:r>
      <w:r w:rsidRPr="0003764F">
        <w:rPr>
          <w:i/>
          <w:sz w:val="20"/>
          <w:vertAlign w:val="subscript"/>
        </w:rPr>
        <w:t>)</w:t>
      </w:r>
      <w:r w:rsidR="00F96063">
        <w:rPr>
          <w:i/>
          <w:sz w:val="20"/>
        </w:rPr>
        <w:tab/>
      </w:r>
      <w:r w:rsidRPr="0003764F">
        <w:rPr>
          <w:sz w:val="20"/>
        </w:rPr>
        <w:t>Direct N</w:t>
      </w:r>
      <w:r w:rsidRPr="0003764F">
        <w:rPr>
          <w:sz w:val="20"/>
          <w:vertAlign w:val="subscript"/>
        </w:rPr>
        <w:t>2</w:t>
      </w:r>
      <w:r w:rsidRPr="0003764F">
        <w:rPr>
          <w:sz w:val="20"/>
        </w:rPr>
        <w:t>O emissions (kg N</w:t>
      </w:r>
      <w:r w:rsidRPr="0003764F">
        <w:rPr>
          <w:sz w:val="20"/>
          <w:vertAlign w:val="subscript"/>
        </w:rPr>
        <w:t>2</w:t>
      </w:r>
      <w:r w:rsidRPr="0003764F">
        <w:rPr>
          <w:sz w:val="20"/>
        </w:rPr>
        <w:t xml:space="preserve">O-N) from manure application on field </w:t>
      </w:r>
      <w:r w:rsidRPr="0003764F">
        <w:rPr>
          <w:i/>
          <w:iCs/>
          <w:sz w:val="20"/>
        </w:rPr>
        <w:t>n</w:t>
      </w:r>
      <w:r w:rsidR="00E26392" w:rsidRPr="0003764F">
        <w:rPr>
          <w:sz w:val="20"/>
        </w:rPr>
        <w:t xml:space="preserve"> in year </w:t>
      </w:r>
      <w:r w:rsidR="00E26392" w:rsidRPr="0003764F">
        <w:rPr>
          <w:i/>
          <w:iCs/>
          <w:sz w:val="20"/>
        </w:rPr>
        <w:t>t</w:t>
      </w:r>
      <w:r w:rsidR="00F96063" w:rsidRPr="00F96063">
        <w:rPr>
          <w:b/>
          <w:bCs/>
          <w:iCs/>
          <w:color w:val="000000"/>
          <w:sz w:val="20"/>
          <w:highlight w:val="yellow"/>
          <w:u w:val="single"/>
        </w:rPr>
        <w:t xml:space="preserve"> </w:t>
      </w:r>
    </w:p>
    <w:p w14:paraId="169D9406" w14:textId="141AB867" w:rsidR="000421F0" w:rsidRDefault="000421F0" w:rsidP="0027285F">
      <w:pPr>
        <w:tabs>
          <w:tab w:val="clear" w:pos="2880"/>
          <w:tab w:val="clear" w:pos="9360"/>
        </w:tabs>
        <w:spacing w:before="0"/>
        <w:ind w:left="2835" w:hanging="2835"/>
        <w:rPr>
          <w:i/>
          <w:iCs/>
          <w:sz w:val="20"/>
        </w:rPr>
      </w:pPr>
      <w:proofErr w:type="spellStart"/>
      <w:r w:rsidRPr="0003764F">
        <w:rPr>
          <w:i/>
          <w:color w:val="000000"/>
          <w:sz w:val="20"/>
        </w:rPr>
        <w:t>Total_N</w:t>
      </w:r>
      <w:r w:rsidRPr="0003764F">
        <w:rPr>
          <w:i/>
          <w:color w:val="000000"/>
          <w:sz w:val="20"/>
          <w:vertAlign w:val="subscript"/>
        </w:rPr>
        <w:t>manuretype</w:t>
      </w:r>
      <w:proofErr w:type="spellEnd"/>
      <w:r w:rsidRPr="0003764F">
        <w:rPr>
          <w:i/>
          <w:color w:val="000000"/>
          <w:sz w:val="20"/>
          <w:vertAlign w:val="subscript"/>
        </w:rPr>
        <w:t>(</w:t>
      </w:r>
      <w:proofErr w:type="spellStart"/>
      <w:r w:rsidR="00CC03AF" w:rsidRPr="0003764F">
        <w:rPr>
          <w:i/>
          <w:color w:val="000000"/>
          <w:sz w:val="20"/>
          <w:vertAlign w:val="subscript"/>
        </w:rPr>
        <w:t>t,</w:t>
      </w:r>
      <w:r w:rsidRPr="0003764F">
        <w:rPr>
          <w:i/>
          <w:color w:val="000000"/>
          <w:sz w:val="20"/>
          <w:vertAlign w:val="subscript"/>
        </w:rPr>
        <w:t>field</w:t>
      </w:r>
      <w:proofErr w:type="spellEnd"/>
      <w:r w:rsidR="00CC03AF" w:rsidRPr="0003764F">
        <w:rPr>
          <w:i/>
          <w:color w:val="000000"/>
          <w:sz w:val="20"/>
          <w:vertAlign w:val="subscript"/>
        </w:rPr>
        <w:t xml:space="preserve"> n</w:t>
      </w:r>
      <w:r w:rsidRPr="0003764F">
        <w:rPr>
          <w:i/>
          <w:color w:val="000000"/>
          <w:sz w:val="20"/>
          <w:vertAlign w:val="subscript"/>
        </w:rPr>
        <w:t>)</w:t>
      </w:r>
      <w:r w:rsidRPr="003C1A16">
        <w:rPr>
          <w:color w:val="000000"/>
          <w:sz w:val="20"/>
        </w:rPr>
        <w:t xml:space="preserve"> </w:t>
      </w:r>
      <w:r w:rsidRPr="003C1A16">
        <w:rPr>
          <w:sz w:val="20"/>
        </w:rPr>
        <w:tab/>
      </w:r>
      <w:r w:rsidR="00710461" w:rsidRPr="003C1A16">
        <w:rPr>
          <w:sz w:val="20"/>
        </w:rPr>
        <w:t xml:space="preserve">Total N inputs from all </w:t>
      </w:r>
      <w:r w:rsidR="00710461" w:rsidRPr="00E535C4">
        <w:rPr>
          <w:sz w:val="20"/>
        </w:rPr>
        <w:t>land-</w:t>
      </w:r>
      <w:r w:rsidRPr="00E535C4">
        <w:rPr>
          <w:sz w:val="20"/>
        </w:rPr>
        <w:t xml:space="preserve">applied </w:t>
      </w:r>
      <w:r w:rsidR="003C01D3" w:rsidRPr="00E535C4">
        <w:rPr>
          <w:sz w:val="20"/>
        </w:rPr>
        <w:t xml:space="preserve">(farm-produced and imported) </w:t>
      </w:r>
      <w:r w:rsidRPr="00E535C4">
        <w:rPr>
          <w:sz w:val="20"/>
        </w:rPr>
        <w:t>manure</w:t>
      </w:r>
      <w:r w:rsidRPr="003C1A16">
        <w:rPr>
          <w:sz w:val="20"/>
        </w:rPr>
        <w:t xml:space="preserve"> (kg N), specific to the manure type and the field (</w:t>
      </w:r>
      <w:r w:rsidRPr="00E26392">
        <w:rPr>
          <w:i/>
          <w:iCs/>
          <w:sz w:val="20"/>
        </w:rPr>
        <w:t>n</w:t>
      </w:r>
      <w:r w:rsidRPr="003C1A16">
        <w:rPr>
          <w:sz w:val="20"/>
        </w:rPr>
        <w:t xml:space="preserve">) </w:t>
      </w:r>
      <w:r w:rsidR="00710461" w:rsidRPr="003C1A16">
        <w:rPr>
          <w:sz w:val="20"/>
        </w:rPr>
        <w:t>to which it was applied</w:t>
      </w:r>
      <w:r w:rsidR="00E26392">
        <w:rPr>
          <w:sz w:val="20"/>
        </w:rPr>
        <w:t xml:space="preserve">, in year </w:t>
      </w:r>
      <w:r w:rsidR="00E26392" w:rsidRPr="00E26392">
        <w:rPr>
          <w:i/>
          <w:iCs/>
          <w:sz w:val="20"/>
        </w:rPr>
        <w:t>t</w:t>
      </w:r>
    </w:p>
    <w:p w14:paraId="6BFC01F0" w14:textId="7757FB2C" w:rsidR="006B058C" w:rsidRPr="00C654E9" w:rsidRDefault="000421F0" w:rsidP="0027285F">
      <w:pPr>
        <w:tabs>
          <w:tab w:val="clear" w:pos="2880"/>
          <w:tab w:val="clear" w:pos="9360"/>
        </w:tabs>
        <w:spacing w:before="0"/>
        <w:ind w:left="2835" w:hanging="2835"/>
        <w:rPr>
          <w:sz w:val="20"/>
        </w:rPr>
      </w:pPr>
      <w:proofErr w:type="spellStart"/>
      <w:r w:rsidRPr="003C1A16">
        <w:rPr>
          <w:i/>
          <w:sz w:val="20"/>
        </w:rPr>
        <w:t>EF</w:t>
      </w:r>
      <w:r w:rsidRPr="003C1A16">
        <w:rPr>
          <w:i/>
          <w:sz w:val="20"/>
          <w:vertAlign w:val="subscript"/>
        </w:rPr>
        <w:t>i,ON,l,m,n</w:t>
      </w:r>
      <w:proofErr w:type="spellEnd"/>
      <w:r w:rsidRPr="003C1A16">
        <w:rPr>
          <w:sz w:val="20"/>
          <w:vertAlign w:val="subscript"/>
        </w:rPr>
        <w:t xml:space="preserve"> </w:t>
      </w:r>
      <w:r w:rsidRPr="003C1A16">
        <w:rPr>
          <w:sz w:val="20"/>
        </w:rPr>
        <w:tab/>
        <w:t xml:space="preserve">Emission factor for </w:t>
      </w:r>
      <w:r w:rsidR="001D23A0" w:rsidRPr="0003764F">
        <w:rPr>
          <w:sz w:val="20"/>
        </w:rPr>
        <w:t>organic</w:t>
      </w:r>
      <w:r w:rsidR="0003289A" w:rsidRPr="0003764F">
        <w:rPr>
          <w:sz w:val="20"/>
        </w:rPr>
        <w:t xml:space="preserve"> (manure)</w:t>
      </w:r>
      <w:r w:rsidR="001D23A0" w:rsidRPr="0003764F">
        <w:rPr>
          <w:sz w:val="20"/>
        </w:rPr>
        <w:t xml:space="preserve"> N</w:t>
      </w:r>
      <w:r w:rsidRPr="0003764F">
        <w:rPr>
          <w:sz w:val="20"/>
        </w:rPr>
        <w:t xml:space="preserve"> </w:t>
      </w:r>
      <w:r w:rsidRPr="00C654E9">
        <w:rPr>
          <w:sz w:val="20"/>
        </w:rPr>
        <w:t xml:space="preserve">specific </w:t>
      </w:r>
      <w:r w:rsidR="001D23A0" w:rsidRPr="00C654E9">
        <w:rPr>
          <w:sz w:val="20"/>
        </w:rPr>
        <w:t xml:space="preserve">to </w:t>
      </w:r>
      <w:r w:rsidRPr="00C654E9">
        <w:rPr>
          <w:sz w:val="20"/>
        </w:rPr>
        <w:t xml:space="preserve">field </w:t>
      </w:r>
      <w:r w:rsidRPr="00C654E9">
        <w:rPr>
          <w:i/>
          <w:iCs/>
          <w:sz w:val="20"/>
        </w:rPr>
        <w:t>n</w:t>
      </w:r>
      <w:r w:rsidR="00FA2B3D" w:rsidRPr="00C654E9">
        <w:rPr>
          <w:sz w:val="20"/>
        </w:rPr>
        <w:t xml:space="preserve"> </w:t>
      </w:r>
      <w:r w:rsidR="00FA2B3D" w:rsidRPr="00C654E9">
        <w:rPr>
          <w:iCs/>
          <w:sz w:val="20"/>
          <w:szCs w:val="24"/>
        </w:rPr>
        <w:t xml:space="preserve">(kg </w:t>
      </w:r>
      <w:r w:rsidR="004B1F00" w:rsidRPr="00C654E9">
        <w:rPr>
          <w:sz w:val="20"/>
        </w:rPr>
        <w:t>N</w:t>
      </w:r>
      <w:r w:rsidR="004B1F00" w:rsidRPr="00C654E9">
        <w:rPr>
          <w:sz w:val="20"/>
          <w:vertAlign w:val="subscript"/>
        </w:rPr>
        <w:t>2</w:t>
      </w:r>
      <w:r w:rsidR="004B1F00" w:rsidRPr="00C654E9">
        <w:rPr>
          <w:sz w:val="20"/>
        </w:rPr>
        <w:t>O</w:t>
      </w:r>
      <w:r w:rsidR="004B1F00" w:rsidRPr="00C654E9">
        <w:rPr>
          <w:iCs/>
          <w:sz w:val="20"/>
          <w:szCs w:val="24"/>
        </w:rPr>
        <w:t xml:space="preserve"> </w:t>
      </w:r>
      <w:r w:rsidR="00FA2B3D" w:rsidRPr="00C654E9">
        <w:rPr>
          <w:iCs/>
          <w:sz w:val="20"/>
          <w:szCs w:val="24"/>
        </w:rPr>
        <w:t>-N kg</w:t>
      </w:r>
      <w:r w:rsidR="00FA2B3D" w:rsidRPr="00C654E9">
        <w:rPr>
          <w:iCs/>
          <w:sz w:val="20"/>
          <w:szCs w:val="24"/>
          <w:vertAlign w:val="superscript"/>
        </w:rPr>
        <w:t>-1</w:t>
      </w:r>
      <w:r w:rsidR="00FA2B3D" w:rsidRPr="00C654E9">
        <w:rPr>
          <w:iCs/>
          <w:sz w:val="20"/>
          <w:szCs w:val="24"/>
        </w:rPr>
        <w:t xml:space="preserve"> N)</w:t>
      </w:r>
      <w:r w:rsidR="00B5100D" w:rsidRPr="00C654E9">
        <w:rPr>
          <w:sz w:val="20"/>
        </w:rPr>
        <w:t xml:space="preserve">, calculated using </w:t>
      </w:r>
      <w:r w:rsidR="00B5100D" w:rsidRPr="00C654E9">
        <w:rPr>
          <w:sz w:val="20"/>
        </w:rPr>
        <w:fldChar w:fldCharType="begin"/>
      </w:r>
      <w:r w:rsidR="00B5100D" w:rsidRPr="00C654E9">
        <w:rPr>
          <w:sz w:val="20"/>
        </w:rPr>
        <w:instrText xml:space="preserve"> REF EFDirectN2O_LandAppl \h  \* MERGEFORMAT </w:instrText>
      </w:r>
      <w:r w:rsidR="00B5100D" w:rsidRPr="00C654E9">
        <w:rPr>
          <w:sz w:val="20"/>
        </w:rPr>
      </w:r>
      <w:r w:rsidR="00B5100D" w:rsidRPr="00C654E9">
        <w:rPr>
          <w:sz w:val="20"/>
        </w:rPr>
        <w:fldChar w:fldCharType="separate"/>
      </w:r>
      <w:r w:rsidR="0003289A" w:rsidRPr="00C654E9">
        <w:rPr>
          <w:b/>
          <w:sz w:val="20"/>
        </w:rPr>
        <w:t xml:space="preserve">Eq. </w:t>
      </w:r>
      <w:r w:rsidR="0003289A" w:rsidRPr="00C654E9">
        <w:rPr>
          <w:b/>
          <w:noProof/>
          <w:sz w:val="20"/>
        </w:rPr>
        <w:t>2.5.4</w:t>
      </w:r>
      <w:r w:rsidR="0003289A" w:rsidRPr="00C654E9">
        <w:rPr>
          <w:b/>
          <w:noProof/>
          <w:sz w:val="20"/>
        </w:rPr>
        <w:noBreakHyphen/>
        <w:t>1</w:t>
      </w:r>
      <w:r w:rsidR="00B5100D" w:rsidRPr="00C654E9">
        <w:rPr>
          <w:sz w:val="20"/>
        </w:rPr>
        <w:fldChar w:fldCharType="end"/>
      </w:r>
    </w:p>
    <w:p w14:paraId="6CBB885B" w14:textId="1316E9FF" w:rsidR="006B058C" w:rsidRPr="00C654E9"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e>
            </m:d>
          </m:e>
        </m:nary>
      </m:oMath>
      <w:r w:rsidR="006B058C" w:rsidRPr="00C654E9">
        <w:rPr>
          <w:b/>
        </w:rPr>
        <w:t xml:space="preserve"> </w:t>
      </w:r>
      <w:r w:rsidR="006B058C" w:rsidRPr="00C654E9">
        <w:rPr>
          <w:b/>
        </w:rPr>
        <w:tab/>
      </w:r>
      <w:bookmarkStart w:id="684" w:name="Nm_tfieldn_Eq"/>
      <w:r w:rsidR="006B058C"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bookmarkEnd w:id="684"/>
    </w:p>
    <w:p w14:paraId="09A37860" w14:textId="40CC7F31" w:rsidR="0003289A" w:rsidRPr="00C654E9" w:rsidRDefault="0003289A" w:rsidP="005D6C8D">
      <w:pPr>
        <w:keepNext/>
        <w:tabs>
          <w:tab w:val="clear" w:pos="2880"/>
          <w:tab w:val="clear" w:pos="9360"/>
          <w:tab w:val="right" w:pos="9781"/>
        </w:tabs>
        <w:spacing w:before="0"/>
        <w:rPr>
          <w:bCs/>
          <w:sz w:val="20"/>
        </w:rPr>
      </w:pPr>
      <w:r w:rsidRPr="00C654E9">
        <w:rPr>
          <w:bCs/>
          <w:sz w:val="20"/>
        </w:rPr>
        <w:t>where</w:t>
      </w:r>
    </w:p>
    <w:p w14:paraId="75C9A1F7" w14:textId="442375A4" w:rsidR="007B66D8" w:rsidRPr="00C654E9" w:rsidRDefault="0003289A" w:rsidP="009970DF">
      <w:pPr>
        <w:keepNext/>
        <w:tabs>
          <w:tab w:val="clear" w:pos="2880"/>
          <w:tab w:val="clear" w:pos="9360"/>
          <w:tab w:val="right" w:pos="9781"/>
        </w:tabs>
        <w:spacing w:before="0"/>
        <w:ind w:left="2837" w:hanging="2837"/>
        <w:rPr>
          <w:sz w:val="20"/>
        </w:rPr>
      </w:pPr>
      <w:proofErr w:type="spellStart"/>
      <w:r w:rsidRPr="00C654E9">
        <w:rPr>
          <w:i/>
          <w:sz w:val="20"/>
        </w:rPr>
        <w:t>N</w:t>
      </w:r>
      <w:r w:rsidRPr="00C654E9">
        <w:rPr>
          <w:i/>
          <w:sz w:val="20"/>
          <w:vertAlign w:val="subscript"/>
        </w:rPr>
        <w:t>m</w:t>
      </w:r>
      <w:r w:rsidR="000E5F33" w:rsidRPr="00C654E9">
        <w:rPr>
          <w:i/>
          <w:sz w:val="20"/>
          <w:vertAlign w:val="subscript"/>
        </w:rPr>
        <w:t>anure</w:t>
      </w:r>
      <w:proofErr w:type="spellEnd"/>
      <w:r w:rsidRPr="00C654E9">
        <w:rPr>
          <w:i/>
          <w:sz w:val="20"/>
          <w:vertAlign w:val="subscript"/>
        </w:rPr>
        <w:t>(t field n)</w:t>
      </w:r>
      <w:r w:rsidR="007B66D8" w:rsidRPr="00C654E9">
        <w:rPr>
          <w:i/>
          <w:sz w:val="20"/>
        </w:rPr>
        <w:tab/>
      </w:r>
      <w:r w:rsidRPr="00C654E9">
        <w:rPr>
          <w:sz w:val="20"/>
        </w:rPr>
        <w:t xml:space="preserve">Total amount of farm-produced and imported manure N (kg) applied to field </w:t>
      </w:r>
      <w:r w:rsidRPr="00C654E9">
        <w:rPr>
          <w:i/>
          <w:iCs/>
          <w:sz w:val="20"/>
        </w:rPr>
        <w:t>n</w:t>
      </w:r>
      <w:r w:rsidRPr="00C654E9">
        <w:rPr>
          <w:sz w:val="20"/>
        </w:rPr>
        <w:t xml:space="preserve"> in year</w:t>
      </w:r>
      <w:r w:rsidR="00496470" w:rsidRPr="00C654E9">
        <w:rPr>
          <w:sz w:val="20"/>
        </w:rPr>
        <w:t xml:space="preserve"> </w:t>
      </w:r>
      <w:r w:rsidR="00496470" w:rsidRPr="00C654E9">
        <w:rPr>
          <w:i/>
          <w:iCs/>
          <w:sz w:val="20"/>
        </w:rPr>
        <w:t>t</w:t>
      </w:r>
      <w:r w:rsidR="009F4C4E" w:rsidRPr="00C654E9">
        <w:rPr>
          <w:sz w:val="20"/>
        </w:rPr>
        <w:t xml:space="preserve"> </w:t>
      </w:r>
    </w:p>
    <w:p w14:paraId="33F6DF15" w14:textId="321E9C12" w:rsidR="006C07AF" w:rsidRPr="00C654E9" w:rsidRDefault="000421F0" w:rsidP="00863495">
      <w:pPr>
        <w:keepNext/>
        <w:tabs>
          <w:tab w:val="left" w:pos="8647"/>
        </w:tabs>
        <w:rPr>
          <w:b/>
        </w:rPr>
      </w:pPr>
      <w:r w:rsidRPr="00C654E9">
        <w:rPr>
          <w:b/>
          <w:i/>
        </w:rPr>
        <w:t>Any manure not applied to a specific field (</w:t>
      </w:r>
      <w:r w:rsidR="008F2532" w:rsidRPr="00C654E9">
        <w:rPr>
          <w:b/>
          <w:i/>
        </w:rPr>
        <w:t>‘leftover’ manure</w:t>
      </w:r>
      <w:r w:rsidRPr="00C654E9">
        <w:rPr>
          <w:b/>
          <w:i/>
        </w:rPr>
        <w:t xml:space="preserve">) is </w:t>
      </w:r>
      <w:r w:rsidR="00D228F9" w:rsidRPr="00C654E9">
        <w:rPr>
          <w:b/>
          <w:i/>
        </w:rPr>
        <w:t>considered</w:t>
      </w:r>
      <w:r w:rsidRPr="00C654E9">
        <w:rPr>
          <w:b/>
          <w:i/>
        </w:rPr>
        <w:t xml:space="preserve"> a</w:t>
      </w:r>
      <w:r w:rsidR="00D228F9" w:rsidRPr="00C654E9">
        <w:rPr>
          <w:b/>
          <w:i/>
        </w:rPr>
        <w:t xml:space="preserve"> further</w:t>
      </w:r>
      <w:r w:rsidRPr="00C654E9">
        <w:rPr>
          <w:b/>
          <w:i/>
        </w:rPr>
        <w:t xml:space="preserve"> source of direct N</w:t>
      </w:r>
      <w:r w:rsidRPr="00C654E9">
        <w:rPr>
          <w:b/>
          <w:i/>
          <w:vertAlign w:val="subscript"/>
        </w:rPr>
        <w:t>2</w:t>
      </w:r>
      <w:r w:rsidRPr="00C654E9">
        <w:rPr>
          <w:b/>
          <w:i/>
        </w:rPr>
        <w:t xml:space="preserve">O emissions. For this </w:t>
      </w:r>
      <w:r w:rsidRPr="00C654E9">
        <w:rPr>
          <w:b/>
          <w:iCs/>
        </w:rPr>
        <w:t>purpose</w:t>
      </w:r>
      <w:r w:rsidR="005B61D8" w:rsidRPr="00C654E9">
        <w:rPr>
          <w:b/>
          <w:i/>
        </w:rPr>
        <w:t>,</w:t>
      </w:r>
      <w:r w:rsidRPr="00C654E9">
        <w:rPr>
          <w:b/>
          <w:i/>
        </w:rPr>
        <w:t xml:space="preserve"> it is assumed that the ‘leftover’ manure is spread equally across the farm</w:t>
      </w:r>
      <w:r w:rsidR="005B61D8" w:rsidRPr="00C654E9">
        <w:rPr>
          <w:b/>
          <w:i/>
        </w:rPr>
        <w:t>’</w:t>
      </w:r>
      <w:r w:rsidRPr="00C654E9">
        <w:rPr>
          <w:b/>
          <w:i/>
        </w:rPr>
        <w:t>s fields</w:t>
      </w:r>
      <w:r w:rsidR="00CC03AF" w:rsidRPr="00C654E9">
        <w:rPr>
          <w:b/>
          <w:i/>
        </w:rPr>
        <w:t xml:space="preserve"> (excl. native rangeland, if present)</w:t>
      </w:r>
      <w:r w:rsidR="00863495" w:rsidRPr="00C654E9">
        <w:rPr>
          <w:b/>
          <w:i/>
        </w:rPr>
        <w:t xml:space="preserve">, </w:t>
      </w:r>
      <w:r w:rsidR="006C07AF" w:rsidRPr="00C654E9">
        <w:rPr>
          <w:b/>
        </w:rPr>
        <w:t>mean</w:t>
      </w:r>
      <w:r w:rsidR="00863495" w:rsidRPr="00C654E9">
        <w:rPr>
          <w:b/>
        </w:rPr>
        <w:t>ing</w:t>
      </w:r>
      <w:r w:rsidR="006C07AF" w:rsidRPr="00C654E9">
        <w:rPr>
          <w:b/>
        </w:rPr>
        <w:t xml:space="preserve"> that the emission factor is averaged </w:t>
      </w:r>
      <w:r w:rsidR="00C342A4" w:rsidRPr="00C654E9">
        <w:rPr>
          <w:b/>
        </w:rPr>
        <w:t xml:space="preserve">across </w:t>
      </w:r>
      <w:r w:rsidR="006C07AF" w:rsidRPr="00C654E9">
        <w:rPr>
          <w:b/>
        </w:rPr>
        <w:t xml:space="preserve">all available fields </w:t>
      </w:r>
      <w:r w:rsidR="0003289A" w:rsidRPr="00C654E9">
        <w:rPr>
          <w:b/>
        </w:rPr>
        <w:t>(excl. native rangeland)</w:t>
      </w:r>
      <w:r w:rsidR="00C1291B" w:rsidRPr="00C654E9">
        <w:rPr>
          <w:b/>
        </w:rPr>
        <w:t>,</w:t>
      </w:r>
      <w:r w:rsidR="0003289A" w:rsidRPr="00C654E9">
        <w:rPr>
          <w:b/>
        </w:rPr>
        <w:t xml:space="preserve"> </w:t>
      </w:r>
      <w:r w:rsidR="006C07AF" w:rsidRPr="00C654E9">
        <w:rPr>
          <w:b/>
        </w:rPr>
        <w:t>weighted by their area.</w:t>
      </w:r>
    </w:p>
    <w:p w14:paraId="57B1134D" w14:textId="29B94F63" w:rsidR="00433104" w:rsidRPr="00C654E9"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433104" w:rsidRPr="00C654E9">
        <w:t xml:space="preserve"> </w:t>
      </w:r>
      <w:r w:rsidR="00433104" w:rsidRPr="00C654E9">
        <w:tab/>
      </w:r>
      <w:bookmarkStart w:id="685" w:name="N2ON_EF_ManureDirect_AllFields_Eq"/>
      <w:r w:rsidR="00433104"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3</w:t>
      </w:r>
      <w:r w:rsidR="001977CC" w:rsidRPr="00C654E9">
        <w:rPr>
          <w:b/>
        </w:rPr>
        <w:fldChar w:fldCharType="end"/>
      </w:r>
      <w:bookmarkEnd w:id="685"/>
    </w:p>
    <w:p w14:paraId="79D1E662" w14:textId="77777777" w:rsidR="00C1291B" w:rsidRPr="00C654E9" w:rsidRDefault="00C1291B" w:rsidP="007B2EE4">
      <w:pPr>
        <w:keepNext/>
        <w:tabs>
          <w:tab w:val="clear" w:pos="2880"/>
          <w:tab w:val="clear" w:pos="9360"/>
          <w:tab w:val="right" w:pos="9781"/>
        </w:tabs>
        <w:spacing w:before="0"/>
        <w:rPr>
          <w:bCs/>
          <w:sz w:val="20"/>
        </w:rPr>
      </w:pPr>
      <w:r w:rsidRPr="00C654E9">
        <w:rPr>
          <w:bCs/>
          <w:sz w:val="20"/>
        </w:rPr>
        <w:t>where</w:t>
      </w:r>
    </w:p>
    <w:bookmarkStart w:id="686" w:name="_Hlk141862293"/>
    <w:p w14:paraId="5E976DD1" w14:textId="6B522836" w:rsidR="00FD3626" w:rsidRPr="00C654E9" w:rsidRDefault="00000000" w:rsidP="00E65192">
      <w:pPr>
        <w:keepNext/>
        <w:tabs>
          <w:tab w:val="clear" w:pos="9360"/>
          <w:tab w:val="right" w:pos="9781"/>
        </w:tabs>
        <w:spacing w:before="0"/>
        <w:ind w:left="2880" w:hanging="2880"/>
        <w:rPr>
          <w:sz w:val="20"/>
        </w:rPr>
      </w:pPr>
      <m:oMath>
        <m:sSub>
          <m:sSubPr>
            <m:ctrlPr>
              <w:rPr>
                <w:rFonts w:ascii="Cambria Math" w:hAnsi="Cambria Math" w:cstheme="minorHAnsi"/>
                <w:bCs/>
                <w:i/>
                <w:sz w:val="20"/>
              </w:rPr>
            </m:ctrlPr>
          </m:sSubPr>
          <m:e>
            <m:r>
              <m:rPr>
                <m:nor/>
              </m:rPr>
              <w:rPr>
                <w:rFonts w:cstheme="minorHAnsi"/>
                <w:bCs/>
                <w:i/>
                <w:sz w:val="20"/>
              </w:rPr>
              <m:t>EF</m:t>
            </m:r>
          </m:e>
          <m:sub>
            <w:proofErr w:type="spellStart"/>
            <m:r>
              <m:rPr>
                <m:nor/>
              </m:rPr>
              <w:rPr>
                <w:rFonts w:cstheme="minorHAnsi"/>
                <w:bCs/>
                <w:i/>
                <w:sz w:val="20"/>
              </w:rPr>
              <m:t>i</m:t>
            </m:r>
            <w:proofErr w:type="spellEnd"/>
            <m:r>
              <m:rPr>
                <m:nor/>
              </m:rPr>
              <w:rPr>
                <w:rFonts w:cstheme="minorHAnsi"/>
                <w:bCs/>
                <w:i/>
                <w:sz w:val="20"/>
              </w:rPr>
              <m:t>,</m:t>
            </m:r>
            <m:acc>
              <m:accPr>
                <m:chr m:val="̅"/>
                <m:ctrlPr>
                  <w:rPr>
                    <w:rFonts w:ascii="Cambria Math" w:hAnsi="Cambria Math" w:cstheme="minorHAnsi"/>
                    <w:bCs/>
                    <w:i/>
                    <w:sz w:val="20"/>
                  </w:rPr>
                </m:ctrlPr>
              </m:accPr>
              <m:e>
                <m:r>
                  <m:rPr>
                    <m:nor/>
                  </m:rPr>
                  <w:rPr>
                    <w:rFonts w:cstheme="minorHAnsi"/>
                    <w:bCs/>
                    <w:i/>
                    <w:sz w:val="20"/>
                  </w:rPr>
                  <m:t>ON</m:t>
                </m:r>
              </m:e>
            </m:acc>
            <m:r>
              <m:rPr>
                <m:nor/>
              </m:rPr>
              <w:rPr>
                <w:rFonts w:cstheme="minorHAnsi"/>
                <w:bCs/>
                <w:i/>
                <w:sz w:val="20"/>
              </w:rPr>
              <m:t>,</m:t>
            </m:r>
            <w:proofErr w:type="spellStart"/>
            <m:r>
              <m:rPr>
                <m:nor/>
              </m:rPr>
              <w:rPr>
                <w:rFonts w:cstheme="minorHAnsi"/>
                <w:bCs/>
                <w:i/>
                <w:sz w:val="20"/>
              </w:rPr>
              <m:t>l,m,n</m:t>
            </m:r>
            <w:proofErr w:type="spellEnd"/>
          </m:sub>
        </m:sSub>
      </m:oMath>
      <w:bookmarkEnd w:id="686"/>
      <w:r w:rsidR="001843B2" w:rsidRPr="00C654E9">
        <w:rPr>
          <w:i/>
          <w:sz w:val="20"/>
        </w:rPr>
        <w:tab/>
      </w:r>
      <w:r w:rsidR="00605E73" w:rsidRPr="00C654E9">
        <w:rPr>
          <w:sz w:val="20"/>
        </w:rPr>
        <w:t>Emission factor for leftover organic (manure) N applied across the farm’s fields, calculated as an average across all available fields (excl. native rangeland, if present), weighted by their area</w:t>
      </w:r>
      <w:r w:rsidR="00FA2B3D" w:rsidRPr="00C654E9">
        <w:rPr>
          <w:sz w:val="20"/>
        </w:rPr>
        <w:t xml:space="preserve"> </w:t>
      </w:r>
      <w:r w:rsidR="00FA2B3D" w:rsidRPr="00C654E9">
        <w:rPr>
          <w:iCs/>
          <w:sz w:val="20"/>
          <w:szCs w:val="24"/>
        </w:rPr>
        <w:t xml:space="preserve">(kg </w:t>
      </w:r>
      <w:r w:rsidR="004B1F00" w:rsidRPr="00C654E9">
        <w:rPr>
          <w:sz w:val="20"/>
        </w:rPr>
        <w:t>N</w:t>
      </w:r>
      <w:r w:rsidR="004B1F00" w:rsidRPr="00C654E9">
        <w:rPr>
          <w:sz w:val="20"/>
          <w:vertAlign w:val="subscript"/>
        </w:rPr>
        <w:t>2</w:t>
      </w:r>
      <w:r w:rsidR="004B1F00" w:rsidRPr="00C654E9">
        <w:rPr>
          <w:sz w:val="20"/>
        </w:rPr>
        <w:t>O</w:t>
      </w:r>
      <w:r w:rsidR="00FA2B3D" w:rsidRPr="00C654E9">
        <w:rPr>
          <w:iCs/>
          <w:sz w:val="20"/>
          <w:szCs w:val="24"/>
        </w:rPr>
        <w:t>-N kg</w:t>
      </w:r>
      <w:r w:rsidR="00FA2B3D" w:rsidRPr="00C654E9">
        <w:rPr>
          <w:iCs/>
          <w:sz w:val="20"/>
          <w:szCs w:val="24"/>
          <w:vertAlign w:val="superscript"/>
        </w:rPr>
        <w:t>-1</w:t>
      </w:r>
      <w:r w:rsidR="00FA2B3D" w:rsidRPr="00C654E9">
        <w:rPr>
          <w:iCs/>
          <w:sz w:val="20"/>
          <w:szCs w:val="24"/>
        </w:rPr>
        <w:t xml:space="preserve"> N)</w:t>
      </w:r>
    </w:p>
    <w:p w14:paraId="138A0FB3" w14:textId="2B77338F" w:rsidR="00314DCB" w:rsidRDefault="00000000" w:rsidP="009A26A2">
      <w:pPr>
        <w:keepNext/>
        <w:tabs>
          <w:tab w:val="clear" w:pos="2880"/>
          <w:tab w:val="clear" w:pos="9360"/>
          <w:tab w:val="right" w:pos="9781"/>
        </w:tabs>
        <w:spacing w:after="120"/>
        <w:ind w:left="2790" w:hanging="27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manure,allfields(t)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imported(t)</m:t>
                </m:r>
              </m:sub>
            </m:sSub>
            <m:r>
              <m:rPr>
                <m:sty m:val="bi"/>
              </m:rPr>
              <w:rPr>
                <w:rFonts w:ascii="Cambria Math" w:hAnsi="Cambria Math"/>
              </w:rPr>
              <m:t>)-Total_N</m:t>
            </m:r>
          </m:e>
          <m:sub>
            <m:r>
              <m:rPr>
                <m:sty m:val="bi"/>
              </m:rPr>
              <w:rPr>
                <w:rFonts w:ascii="Cambria Math" w:hAnsi="Cambria Math"/>
              </w:rPr>
              <m:t>manure_export(t)</m:t>
            </m:r>
          </m:sub>
        </m:sSub>
      </m:oMath>
      <w:r w:rsidR="00863495" w:rsidRPr="00D5649B">
        <w:rPr>
          <w:b/>
        </w:rPr>
        <w:tab/>
      </w:r>
    </w:p>
    <w:p w14:paraId="5603C00F" w14:textId="44A29C9D" w:rsidR="00863495" w:rsidRPr="00D5649B" w:rsidRDefault="00314DCB" w:rsidP="00ED58F9">
      <w:pPr>
        <w:keepNext/>
        <w:tabs>
          <w:tab w:val="clear" w:pos="2880"/>
          <w:tab w:val="clear" w:pos="9360"/>
          <w:tab w:val="right" w:pos="9781"/>
        </w:tabs>
        <w:spacing w:after="120"/>
        <w:ind w:left="2250" w:hanging="2250"/>
        <w:rPr>
          <w:b/>
        </w:rPr>
      </w:pPr>
      <w:r>
        <w:rPr>
          <w:b/>
        </w:rPr>
        <w:tab/>
      </w:r>
      <w:r w:rsidR="0003289A">
        <w:rPr>
          <w:b/>
        </w:rPr>
        <w:tab/>
      </w:r>
      <w:bookmarkStart w:id="687" w:name="Nlandmanureremainingt_Eq"/>
      <w:r w:rsidR="00863495"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bookmarkEnd w:id="687"/>
    <w:p w14:paraId="3A6C0406" w14:textId="77777777" w:rsidR="00863495" w:rsidRPr="00D5649B" w:rsidRDefault="00863495" w:rsidP="00863495">
      <w:pPr>
        <w:rPr>
          <w:sz w:val="20"/>
        </w:rPr>
      </w:pPr>
      <w:r w:rsidRPr="00D5649B">
        <w:rPr>
          <w:sz w:val="20"/>
        </w:rPr>
        <w:t>where</w:t>
      </w:r>
    </w:p>
    <w:p w14:paraId="5CE31B71" w14:textId="03E88022" w:rsidR="00863495" w:rsidRPr="00C654E9" w:rsidRDefault="00863495" w:rsidP="0027285F">
      <w:pPr>
        <w:keepNext/>
        <w:tabs>
          <w:tab w:val="clear" w:pos="2880"/>
          <w:tab w:val="clear" w:pos="9360"/>
        </w:tabs>
        <w:spacing w:before="0"/>
        <w:ind w:left="2835" w:hanging="2835"/>
        <w:rPr>
          <w:i/>
          <w:iCs/>
          <w:sz w:val="20"/>
        </w:rPr>
      </w:pPr>
      <w:proofErr w:type="spellStart"/>
      <w:r w:rsidRPr="00C654E9">
        <w:rPr>
          <w:i/>
          <w:color w:val="000000"/>
          <w:sz w:val="20"/>
        </w:rPr>
        <w:lastRenderedPageBreak/>
        <w:t>N</w:t>
      </w:r>
      <w:r w:rsidRPr="00C654E9">
        <w:rPr>
          <w:i/>
          <w:sz w:val="20"/>
          <w:vertAlign w:val="subscript"/>
        </w:rPr>
        <w:t>landmanureremaining</w:t>
      </w:r>
      <w:proofErr w:type="spellEnd"/>
      <w:r w:rsidR="00496470" w:rsidRPr="00C654E9">
        <w:rPr>
          <w:i/>
          <w:sz w:val="20"/>
          <w:vertAlign w:val="subscript"/>
        </w:rPr>
        <w:t>(t)</w:t>
      </w:r>
      <w:r w:rsidRPr="00C654E9">
        <w:rPr>
          <w:sz w:val="20"/>
        </w:rPr>
        <w:tab/>
      </w:r>
      <w:r w:rsidR="00933E64" w:rsidRPr="00C654E9">
        <w:rPr>
          <w:sz w:val="20"/>
        </w:rPr>
        <w:t>Stored m</w:t>
      </w:r>
      <w:r w:rsidRPr="00C654E9">
        <w:rPr>
          <w:sz w:val="20"/>
        </w:rPr>
        <w:t xml:space="preserve">anure N available for application to land minus </w:t>
      </w:r>
      <w:r w:rsidR="00FB0471" w:rsidRPr="00C654E9">
        <w:rPr>
          <w:sz w:val="20"/>
        </w:rPr>
        <w:t xml:space="preserve">stored </w:t>
      </w:r>
      <w:r w:rsidRPr="00C654E9">
        <w:rPr>
          <w:sz w:val="20"/>
        </w:rPr>
        <w:t xml:space="preserve">manure N applied to </w:t>
      </w:r>
      <w:r w:rsidR="003049C8" w:rsidRPr="00C654E9">
        <w:rPr>
          <w:sz w:val="20"/>
        </w:rPr>
        <w:t>specific</w:t>
      </w:r>
      <w:r w:rsidRPr="00C654E9">
        <w:rPr>
          <w:sz w:val="20"/>
        </w:rPr>
        <w:t xml:space="preserve"> fields</w:t>
      </w:r>
      <w:r w:rsidR="0018536E" w:rsidRPr="00C654E9">
        <w:rPr>
          <w:sz w:val="20"/>
        </w:rPr>
        <w:t xml:space="preserve"> or exported</w:t>
      </w:r>
      <w:r w:rsidRPr="00C654E9">
        <w:rPr>
          <w:sz w:val="20"/>
        </w:rPr>
        <w:t xml:space="preserve"> (kg N)</w:t>
      </w:r>
      <w:r w:rsidR="00496470" w:rsidRPr="00C654E9">
        <w:rPr>
          <w:sz w:val="20"/>
        </w:rPr>
        <w:t xml:space="preserve"> in year </w:t>
      </w:r>
      <w:r w:rsidR="00496470" w:rsidRPr="00C654E9">
        <w:rPr>
          <w:i/>
          <w:iCs/>
          <w:sz w:val="20"/>
        </w:rPr>
        <w:t>t</w:t>
      </w:r>
    </w:p>
    <w:p w14:paraId="6B62EB13" w14:textId="43D4BA49" w:rsidR="007B2EE4" w:rsidRPr="00C654E9" w:rsidRDefault="007B2EE4" w:rsidP="007B2EE4">
      <w:pPr>
        <w:keepNext/>
        <w:tabs>
          <w:tab w:val="clear" w:pos="2880"/>
          <w:tab w:val="clear" w:pos="9360"/>
          <w:tab w:val="right" w:pos="9781"/>
        </w:tabs>
        <w:spacing w:before="0"/>
        <w:ind w:left="2837" w:hanging="2837"/>
        <w:rPr>
          <w:iCs/>
          <w:sz w:val="20"/>
        </w:rPr>
      </w:pPr>
      <w:r w:rsidRPr="00C654E9">
        <w:rPr>
          <w:i/>
          <w:color w:val="000000"/>
          <w:sz w:val="20"/>
        </w:rPr>
        <w:tab/>
      </w:r>
      <w:r w:rsidRPr="00C654E9">
        <w:rPr>
          <w:b/>
          <w:bCs/>
          <w:iCs/>
          <w:color w:val="000000"/>
          <w:sz w:val="20"/>
          <w:u w:val="single"/>
        </w:rPr>
        <w:t xml:space="preserve">Note: </w:t>
      </w:r>
      <w:r w:rsidRPr="00C654E9">
        <w:rPr>
          <w:iCs/>
          <w:color w:val="000000"/>
          <w:sz w:val="20"/>
        </w:rPr>
        <w:t xml:space="preserve">this includes </w:t>
      </w:r>
      <w:r w:rsidR="001D1817" w:rsidRPr="00C654E9">
        <w:rPr>
          <w:iCs/>
          <w:color w:val="000000"/>
          <w:sz w:val="20"/>
        </w:rPr>
        <w:t xml:space="preserve">all </w:t>
      </w:r>
      <w:r w:rsidRPr="00C654E9">
        <w:rPr>
          <w:iCs/>
          <w:color w:val="000000"/>
          <w:sz w:val="20"/>
        </w:rPr>
        <w:t>N in</w:t>
      </w:r>
      <w:r w:rsidR="00E22AF8" w:rsidRPr="00C654E9">
        <w:rPr>
          <w:iCs/>
          <w:color w:val="000000"/>
          <w:sz w:val="20"/>
        </w:rPr>
        <w:t xml:space="preserve"> leftover</w:t>
      </w:r>
      <w:r w:rsidRPr="00C654E9">
        <w:rPr>
          <w:iCs/>
          <w:color w:val="000000"/>
          <w:sz w:val="20"/>
        </w:rPr>
        <w:t xml:space="preserve"> digestate that is not applied to specific fields in year </w:t>
      </w:r>
      <w:r w:rsidRPr="00C654E9">
        <w:rPr>
          <w:i/>
          <w:color w:val="000000"/>
          <w:sz w:val="20"/>
        </w:rPr>
        <w:t>t</w:t>
      </w:r>
      <w:r w:rsidR="004C450F" w:rsidRPr="00C654E9">
        <w:rPr>
          <w:iCs/>
          <w:color w:val="000000"/>
          <w:sz w:val="20"/>
        </w:rPr>
        <w:t xml:space="preserve"> (kg N</w:t>
      </w:r>
      <w:r w:rsidR="0073748F" w:rsidRPr="00C654E9">
        <w:rPr>
          <w:iCs/>
          <w:color w:val="000000"/>
          <w:sz w:val="20"/>
        </w:rPr>
        <w:t>)</w:t>
      </w:r>
    </w:p>
    <w:p w14:paraId="7FC22E38" w14:textId="16EF9FF2" w:rsidR="00030779" w:rsidRPr="00C654E9" w:rsidRDefault="00030779" w:rsidP="0027285F">
      <w:pPr>
        <w:keepNext/>
        <w:tabs>
          <w:tab w:val="clear" w:pos="2880"/>
          <w:tab w:val="clear" w:pos="9360"/>
        </w:tabs>
        <w:spacing w:before="0"/>
        <w:ind w:left="2835" w:hanging="2835"/>
        <w:rPr>
          <w:sz w:val="20"/>
          <w:szCs w:val="24"/>
        </w:rPr>
      </w:pPr>
      <w:proofErr w:type="spellStart"/>
      <w:r w:rsidRPr="00C654E9">
        <w:rPr>
          <w:i/>
          <w:color w:val="000000"/>
          <w:sz w:val="20"/>
        </w:rPr>
        <w:t>Total_N</w:t>
      </w:r>
      <w:r w:rsidRPr="00C654E9">
        <w:rPr>
          <w:i/>
          <w:color w:val="000000"/>
          <w:sz w:val="20"/>
          <w:vertAlign w:val="subscript"/>
        </w:rPr>
        <w:t>landmanure</w:t>
      </w:r>
      <w:proofErr w:type="spellEnd"/>
      <w:r w:rsidR="00496470" w:rsidRPr="00C654E9">
        <w:rPr>
          <w:i/>
          <w:color w:val="000000"/>
          <w:sz w:val="20"/>
          <w:vertAlign w:val="subscript"/>
        </w:rPr>
        <w:t>(t)</w:t>
      </w:r>
      <w:r w:rsidRPr="00C654E9">
        <w:rPr>
          <w:i/>
          <w:color w:val="000000"/>
          <w:sz w:val="20"/>
        </w:rPr>
        <w:tab/>
      </w:r>
      <w:r w:rsidRPr="00C654E9">
        <w:rPr>
          <w:sz w:val="20"/>
          <w:szCs w:val="24"/>
        </w:rPr>
        <w:t xml:space="preserve">Total N </w:t>
      </w:r>
      <w:r w:rsidR="00FB0471" w:rsidRPr="00C654E9">
        <w:rPr>
          <w:sz w:val="20"/>
          <w:szCs w:val="24"/>
        </w:rPr>
        <w:t xml:space="preserve">available </w:t>
      </w:r>
      <w:r w:rsidRPr="00C654E9">
        <w:rPr>
          <w:sz w:val="20"/>
          <w:szCs w:val="24"/>
        </w:rPr>
        <w:t>in farm-produced stored manure (kg N)</w:t>
      </w:r>
      <w:r w:rsidR="00496470" w:rsidRPr="00C654E9">
        <w:rPr>
          <w:sz w:val="20"/>
          <w:szCs w:val="24"/>
        </w:rPr>
        <w:t xml:space="preserve"> in year </w:t>
      </w:r>
      <w:r w:rsidR="00496470" w:rsidRPr="00C654E9">
        <w:rPr>
          <w:i/>
          <w:iCs/>
          <w:sz w:val="20"/>
          <w:szCs w:val="24"/>
        </w:rPr>
        <w:t>t</w:t>
      </w:r>
      <w:r w:rsidRPr="00C654E9">
        <w:rPr>
          <w:sz w:val="20"/>
          <w:szCs w:val="24"/>
        </w:rPr>
        <w:t xml:space="preserve">, </w:t>
      </w:r>
      <w:r w:rsidR="007F10A7" w:rsidRPr="00C654E9">
        <w:rPr>
          <w:sz w:val="20"/>
          <w:szCs w:val="24"/>
        </w:rPr>
        <w:t>by</w:t>
      </w:r>
      <w:r w:rsidR="00006E94" w:rsidRPr="00C654E9">
        <w:rPr>
          <w:sz w:val="20"/>
          <w:szCs w:val="24"/>
        </w:rPr>
        <w:t xml:space="preserve"> livestock type</w:t>
      </w:r>
      <w:r w:rsidR="007F10A7" w:rsidRPr="00C654E9">
        <w:rPr>
          <w:sz w:val="20"/>
          <w:szCs w:val="24"/>
        </w:rPr>
        <w:t xml:space="preserve"> </w:t>
      </w:r>
      <w:r w:rsidR="00006E94" w:rsidRPr="00C654E9">
        <w:rPr>
          <w:sz w:val="20"/>
          <w:szCs w:val="24"/>
        </w:rPr>
        <w:t>a</w:t>
      </w:r>
      <w:r w:rsidR="00FB0471" w:rsidRPr="00C654E9">
        <w:rPr>
          <w:sz w:val="20"/>
          <w:szCs w:val="24"/>
        </w:rPr>
        <w:t>nd manure management system</w:t>
      </w:r>
    </w:p>
    <w:p w14:paraId="68C4F790" w14:textId="51E53FD6" w:rsidR="00E22AF8" w:rsidRPr="00C654E9" w:rsidRDefault="00E22AF8" w:rsidP="00E22AF8">
      <w:pPr>
        <w:keepNext/>
        <w:tabs>
          <w:tab w:val="clear" w:pos="2880"/>
          <w:tab w:val="clear" w:pos="9360"/>
          <w:tab w:val="right" w:pos="9781"/>
        </w:tabs>
        <w:spacing w:before="0"/>
        <w:ind w:left="2837" w:hanging="2837"/>
        <w:rPr>
          <w:iCs/>
          <w:sz w:val="20"/>
        </w:rPr>
      </w:pPr>
      <w:r w:rsidRPr="00C654E9">
        <w:rPr>
          <w:iCs/>
          <w:color w:val="000000"/>
          <w:sz w:val="20"/>
        </w:rPr>
        <w:tab/>
      </w:r>
      <w:r w:rsidRPr="00C654E9">
        <w:rPr>
          <w:b/>
          <w:bCs/>
          <w:iCs/>
          <w:color w:val="000000"/>
          <w:sz w:val="20"/>
          <w:u w:val="single"/>
        </w:rPr>
        <w:t xml:space="preserve">Note: </w:t>
      </w:r>
      <w:r w:rsidRPr="00C654E9">
        <w:rPr>
          <w:iCs/>
          <w:color w:val="000000"/>
          <w:sz w:val="20"/>
        </w:rPr>
        <w:t>this includes all N available in digestate (</w:t>
      </w:r>
      <w:proofErr w:type="spellStart"/>
      <w:r w:rsidRPr="00C654E9">
        <w:rPr>
          <w:i/>
          <w:color w:val="000000"/>
          <w:sz w:val="20"/>
        </w:rPr>
        <w:t>N</w:t>
      </w:r>
      <w:r w:rsidRPr="00C654E9">
        <w:rPr>
          <w:i/>
          <w:color w:val="000000"/>
          <w:sz w:val="20"/>
          <w:vertAlign w:val="subscript"/>
        </w:rPr>
        <w:t>landdigestate</w:t>
      </w:r>
      <w:proofErr w:type="spellEnd"/>
      <w:r w:rsidRPr="00C654E9">
        <w:rPr>
          <w:i/>
          <w:color w:val="000000"/>
          <w:sz w:val="20"/>
          <w:vertAlign w:val="subscript"/>
        </w:rPr>
        <w:t>_____(t)</w:t>
      </w:r>
      <w:r w:rsidRPr="00C654E9">
        <w:rPr>
          <w:iCs/>
          <w:color w:val="000000"/>
          <w:sz w:val="20"/>
        </w:rPr>
        <w:t xml:space="preserve">, kg N) in year </w:t>
      </w:r>
      <w:r w:rsidRPr="00C654E9">
        <w:rPr>
          <w:i/>
          <w:color w:val="000000"/>
          <w:sz w:val="20"/>
        </w:rPr>
        <w:t>t</w:t>
      </w:r>
      <w:r w:rsidRPr="00C654E9">
        <w:rPr>
          <w:iCs/>
          <w:color w:val="000000"/>
          <w:sz w:val="20"/>
        </w:rPr>
        <w:t>, by digestate type</w:t>
      </w:r>
    </w:p>
    <w:p w14:paraId="0FA09FE9" w14:textId="5300AA89" w:rsidR="00863495" w:rsidRPr="00C654E9" w:rsidRDefault="00863495" w:rsidP="0027285F">
      <w:pPr>
        <w:tabs>
          <w:tab w:val="clear" w:pos="2880"/>
          <w:tab w:val="clear" w:pos="9360"/>
        </w:tabs>
        <w:spacing w:before="0"/>
        <w:ind w:left="2835" w:hanging="2835"/>
        <w:rPr>
          <w:i/>
          <w:iCs/>
          <w:sz w:val="20"/>
        </w:rPr>
      </w:pPr>
      <w:proofErr w:type="spellStart"/>
      <w:r w:rsidRPr="00C654E9">
        <w:rPr>
          <w:i/>
          <w:sz w:val="20"/>
        </w:rPr>
        <w:t>N</w:t>
      </w:r>
      <w:r w:rsidRPr="00C654E9">
        <w:rPr>
          <w:i/>
          <w:sz w:val="20"/>
          <w:vertAlign w:val="subscript"/>
        </w:rPr>
        <w:t>m</w:t>
      </w:r>
      <w:r w:rsidR="000E5F33" w:rsidRPr="00C654E9">
        <w:rPr>
          <w:i/>
          <w:sz w:val="20"/>
          <w:vertAlign w:val="subscript"/>
        </w:rPr>
        <w:t>anure</w:t>
      </w:r>
      <w:r w:rsidRPr="00C654E9">
        <w:rPr>
          <w:i/>
          <w:sz w:val="20"/>
          <w:vertAlign w:val="subscript"/>
        </w:rPr>
        <w:t>,allfields</w:t>
      </w:r>
      <w:proofErr w:type="spellEnd"/>
      <w:r w:rsidR="00496470" w:rsidRPr="00C654E9">
        <w:rPr>
          <w:i/>
          <w:sz w:val="20"/>
          <w:vertAlign w:val="subscript"/>
        </w:rPr>
        <w:t>(t)</w:t>
      </w:r>
      <w:r w:rsidRPr="00C654E9">
        <w:rPr>
          <w:i/>
          <w:sz w:val="20"/>
        </w:rPr>
        <w:tab/>
      </w:r>
      <w:r w:rsidRPr="00C654E9">
        <w:rPr>
          <w:sz w:val="20"/>
        </w:rPr>
        <w:t xml:space="preserve">Total amount of </w:t>
      </w:r>
      <w:r w:rsidR="00ED7952" w:rsidRPr="00C654E9">
        <w:rPr>
          <w:sz w:val="20"/>
        </w:rPr>
        <w:t xml:space="preserve">farm-produced </w:t>
      </w:r>
      <w:r w:rsidR="00314DCB" w:rsidRPr="00C654E9">
        <w:rPr>
          <w:sz w:val="20"/>
        </w:rPr>
        <w:t xml:space="preserve">and imported </w:t>
      </w:r>
      <w:r w:rsidRPr="00C654E9">
        <w:rPr>
          <w:sz w:val="20"/>
        </w:rPr>
        <w:t xml:space="preserve">manure N (kg) applied to </w:t>
      </w:r>
      <w:r w:rsidR="0018536E" w:rsidRPr="00C654E9">
        <w:rPr>
          <w:sz w:val="20"/>
        </w:rPr>
        <w:t>specific</w:t>
      </w:r>
      <w:r w:rsidRPr="00C654E9">
        <w:rPr>
          <w:sz w:val="20"/>
        </w:rPr>
        <w:t xml:space="preserve"> fields in </w:t>
      </w:r>
      <w:r w:rsidR="00E26392" w:rsidRPr="00C654E9">
        <w:rPr>
          <w:sz w:val="20"/>
        </w:rPr>
        <w:t>year</w:t>
      </w:r>
      <w:r w:rsidR="00496470" w:rsidRPr="00C654E9">
        <w:rPr>
          <w:sz w:val="20"/>
        </w:rPr>
        <w:t xml:space="preserve"> </w:t>
      </w:r>
      <w:r w:rsidR="00496470" w:rsidRPr="00C654E9">
        <w:rPr>
          <w:i/>
          <w:iCs/>
          <w:sz w:val="20"/>
        </w:rPr>
        <w:t>t</w:t>
      </w:r>
    </w:p>
    <w:p w14:paraId="0237387B" w14:textId="1E01DBDB" w:rsidR="00E22AF8" w:rsidRPr="00C654E9" w:rsidRDefault="00E22AF8" w:rsidP="00E22AF8">
      <w:pPr>
        <w:keepNext/>
        <w:tabs>
          <w:tab w:val="clear" w:pos="2880"/>
          <w:tab w:val="clear" w:pos="9360"/>
          <w:tab w:val="right" w:pos="9781"/>
        </w:tabs>
        <w:spacing w:before="0"/>
        <w:ind w:left="2837" w:hanging="2837"/>
        <w:rPr>
          <w:iCs/>
          <w:sz w:val="20"/>
        </w:rPr>
      </w:pPr>
      <w:r w:rsidRPr="00C654E9">
        <w:rPr>
          <w:iCs/>
          <w:color w:val="000000"/>
          <w:sz w:val="20"/>
        </w:rPr>
        <w:tab/>
      </w:r>
      <w:r w:rsidRPr="00C654E9">
        <w:rPr>
          <w:b/>
          <w:bCs/>
          <w:iCs/>
          <w:color w:val="000000"/>
          <w:sz w:val="20"/>
          <w:u w:val="single"/>
        </w:rPr>
        <w:t xml:space="preserve">Note: </w:t>
      </w:r>
      <w:r w:rsidRPr="00C654E9">
        <w:rPr>
          <w:iCs/>
          <w:color w:val="000000"/>
          <w:sz w:val="20"/>
        </w:rPr>
        <w:t>this includes the total amount of N added to specific fields in all land-applied digestate (</w:t>
      </w:r>
      <w:proofErr w:type="spellStart"/>
      <w:r w:rsidRPr="00C654E9">
        <w:rPr>
          <w:i/>
          <w:color w:val="000000"/>
          <w:sz w:val="20"/>
        </w:rPr>
        <w:t>N</w:t>
      </w:r>
      <w:r w:rsidRPr="00C654E9">
        <w:rPr>
          <w:i/>
          <w:color w:val="000000"/>
          <w:sz w:val="20"/>
          <w:vertAlign w:val="subscript"/>
        </w:rPr>
        <w:t>digestate</w:t>
      </w:r>
      <w:proofErr w:type="spellEnd"/>
      <w:r w:rsidRPr="00C654E9">
        <w:rPr>
          <w:i/>
          <w:color w:val="000000"/>
          <w:sz w:val="20"/>
          <w:vertAlign w:val="subscript"/>
        </w:rPr>
        <w:t>_____</w:t>
      </w:r>
      <w:proofErr w:type="spellStart"/>
      <w:r w:rsidRPr="00C654E9">
        <w:rPr>
          <w:i/>
          <w:color w:val="000000"/>
          <w:sz w:val="20"/>
          <w:vertAlign w:val="subscript"/>
        </w:rPr>
        <w:t>allfields</w:t>
      </w:r>
      <w:proofErr w:type="spellEnd"/>
      <w:r w:rsidRPr="00C654E9">
        <w:rPr>
          <w:i/>
          <w:color w:val="000000"/>
          <w:sz w:val="20"/>
          <w:vertAlign w:val="subscript"/>
        </w:rPr>
        <w:t>(t)</w:t>
      </w:r>
      <w:r w:rsidRPr="00C654E9">
        <w:rPr>
          <w:iCs/>
          <w:sz w:val="20"/>
        </w:rPr>
        <w:t xml:space="preserve">, </w:t>
      </w:r>
      <w:r w:rsidRPr="00C654E9">
        <w:rPr>
          <w:iCs/>
          <w:color w:val="000000"/>
          <w:sz w:val="20"/>
        </w:rPr>
        <w:t xml:space="preserve">kg N) in year </w:t>
      </w:r>
      <w:r w:rsidRPr="00C654E9">
        <w:rPr>
          <w:i/>
          <w:color w:val="000000"/>
          <w:sz w:val="20"/>
        </w:rPr>
        <w:t>t</w:t>
      </w:r>
    </w:p>
    <w:p w14:paraId="5ACE2801" w14:textId="620E195B" w:rsidR="00314DCB" w:rsidRPr="00C654E9" w:rsidRDefault="00314DCB" w:rsidP="0027285F">
      <w:pPr>
        <w:tabs>
          <w:tab w:val="clear" w:pos="2880"/>
          <w:tab w:val="clear" w:pos="9360"/>
        </w:tabs>
        <w:spacing w:before="0"/>
        <w:ind w:left="2835" w:hanging="2835"/>
        <w:rPr>
          <w:iCs/>
          <w:sz w:val="20"/>
        </w:rPr>
      </w:pPr>
      <w:proofErr w:type="spellStart"/>
      <w:r w:rsidRPr="00C654E9">
        <w:rPr>
          <w:i/>
          <w:sz w:val="20"/>
        </w:rPr>
        <w:t>N</w:t>
      </w:r>
      <w:r w:rsidRPr="00C654E9">
        <w:rPr>
          <w:i/>
          <w:sz w:val="20"/>
          <w:vertAlign w:val="subscript"/>
        </w:rPr>
        <w:t>imported</w:t>
      </w:r>
      <w:proofErr w:type="spellEnd"/>
      <w:r w:rsidR="00496470" w:rsidRPr="00C654E9">
        <w:rPr>
          <w:i/>
          <w:sz w:val="20"/>
          <w:vertAlign w:val="subscript"/>
        </w:rPr>
        <w:t>(t)</w:t>
      </w:r>
      <w:r w:rsidRPr="00C654E9">
        <w:rPr>
          <w:i/>
          <w:sz w:val="20"/>
        </w:rPr>
        <w:tab/>
      </w:r>
      <w:r w:rsidRPr="00C654E9">
        <w:rPr>
          <w:iCs/>
          <w:sz w:val="20"/>
        </w:rPr>
        <w:t xml:space="preserve">Total N imported to </w:t>
      </w:r>
      <w:r w:rsidR="00933E64" w:rsidRPr="00C654E9">
        <w:rPr>
          <w:iCs/>
          <w:sz w:val="20"/>
        </w:rPr>
        <w:t xml:space="preserve">the </w:t>
      </w:r>
      <w:r w:rsidRPr="00C654E9">
        <w:rPr>
          <w:iCs/>
          <w:sz w:val="20"/>
        </w:rPr>
        <w:t xml:space="preserve">farm and applied to land </w:t>
      </w:r>
      <w:r w:rsidR="00E26392" w:rsidRPr="00C654E9">
        <w:rPr>
          <w:iCs/>
          <w:sz w:val="20"/>
        </w:rPr>
        <w:t>in year</w:t>
      </w:r>
      <w:r w:rsidR="00496470" w:rsidRPr="00C654E9">
        <w:rPr>
          <w:iCs/>
          <w:sz w:val="20"/>
        </w:rPr>
        <w:t xml:space="preserve"> </w:t>
      </w:r>
      <w:r w:rsidR="00496470" w:rsidRPr="00C654E9">
        <w:rPr>
          <w:i/>
          <w:sz w:val="20"/>
        </w:rPr>
        <w:t>t</w:t>
      </w:r>
      <w:r w:rsidR="00496470" w:rsidRPr="00C654E9">
        <w:rPr>
          <w:iCs/>
          <w:sz w:val="20"/>
        </w:rPr>
        <w:t xml:space="preserve"> </w:t>
      </w:r>
      <w:r w:rsidRPr="00C654E9">
        <w:rPr>
          <w:iCs/>
          <w:sz w:val="20"/>
        </w:rPr>
        <w:t>(kg N)</w:t>
      </w:r>
    </w:p>
    <w:p w14:paraId="5F7A0383" w14:textId="2118566D" w:rsidR="005D5E1E" w:rsidRPr="00C654E9" w:rsidRDefault="005D5E1E" w:rsidP="0027285F">
      <w:pPr>
        <w:tabs>
          <w:tab w:val="clear" w:pos="2880"/>
          <w:tab w:val="clear" w:pos="9360"/>
        </w:tabs>
        <w:spacing w:before="0"/>
        <w:ind w:left="2835" w:hanging="2835"/>
        <w:rPr>
          <w:sz w:val="20"/>
        </w:rPr>
      </w:pPr>
      <w:proofErr w:type="spellStart"/>
      <w:r w:rsidRPr="00C654E9">
        <w:rPr>
          <w:i/>
          <w:sz w:val="20"/>
        </w:rPr>
        <w:t>Total_N</w:t>
      </w:r>
      <w:r w:rsidR="009A26A2" w:rsidRPr="00C654E9">
        <w:rPr>
          <w:i/>
          <w:sz w:val="20"/>
          <w:vertAlign w:val="subscript"/>
        </w:rPr>
        <w:t>manure</w:t>
      </w:r>
      <w:r w:rsidR="00402640" w:rsidRPr="00C654E9">
        <w:rPr>
          <w:i/>
          <w:sz w:val="20"/>
          <w:vertAlign w:val="subscript"/>
        </w:rPr>
        <w:t>_</w:t>
      </w:r>
      <w:r w:rsidR="009A26A2" w:rsidRPr="00C654E9">
        <w:rPr>
          <w:i/>
          <w:sz w:val="20"/>
          <w:vertAlign w:val="subscript"/>
        </w:rPr>
        <w:t>ex</w:t>
      </w:r>
      <w:r w:rsidRPr="00C654E9">
        <w:rPr>
          <w:i/>
          <w:sz w:val="20"/>
          <w:vertAlign w:val="subscript"/>
        </w:rPr>
        <w:t>port</w:t>
      </w:r>
      <w:proofErr w:type="spellEnd"/>
      <w:r w:rsidR="00496470" w:rsidRPr="00C654E9">
        <w:rPr>
          <w:i/>
          <w:sz w:val="20"/>
          <w:vertAlign w:val="subscript"/>
        </w:rPr>
        <w:t>(t)</w:t>
      </w:r>
      <w:r w:rsidRPr="00C654E9">
        <w:rPr>
          <w:i/>
          <w:sz w:val="20"/>
        </w:rPr>
        <w:tab/>
      </w:r>
      <w:r w:rsidRPr="00C654E9">
        <w:rPr>
          <w:sz w:val="20"/>
        </w:rPr>
        <w:t xml:space="preserve">Total N (kg N) exported </w:t>
      </w:r>
      <w:r w:rsidR="0018536E" w:rsidRPr="00C654E9">
        <w:rPr>
          <w:sz w:val="20"/>
        </w:rPr>
        <w:t xml:space="preserve">from the farm </w:t>
      </w:r>
      <w:r w:rsidRPr="00C654E9">
        <w:rPr>
          <w:sz w:val="20"/>
        </w:rPr>
        <w:t xml:space="preserve">as manure in </w:t>
      </w:r>
      <w:r w:rsidR="00496470" w:rsidRPr="00C654E9">
        <w:rPr>
          <w:sz w:val="20"/>
        </w:rPr>
        <w:t xml:space="preserve">year </w:t>
      </w:r>
      <w:r w:rsidR="00496470" w:rsidRPr="00C654E9">
        <w:rPr>
          <w:i/>
          <w:iCs/>
          <w:sz w:val="20"/>
        </w:rPr>
        <w:t>t</w:t>
      </w:r>
    </w:p>
    <w:bookmarkStart w:id="688" w:name="_Ref102382957"/>
    <w:p w14:paraId="53308616" w14:textId="474A6411" w:rsidR="00433104" w:rsidRPr="00C654E9"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33104" w:rsidRPr="00C654E9">
        <w:rPr>
          <w:b/>
        </w:rPr>
        <w:t xml:space="preserve"> </w:t>
      </w:r>
      <w:r w:rsidR="00433104" w:rsidRPr="00C654E9">
        <w:rPr>
          <w:b/>
        </w:rPr>
        <w:tab/>
      </w:r>
      <w:bookmarkStart w:id="689" w:name="N2ON_ManureDirectLeftover_t_Eq"/>
      <w:r w:rsidR="00433104"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5</w:t>
      </w:r>
      <w:r w:rsidR="001977CC" w:rsidRPr="00C654E9">
        <w:rPr>
          <w:b/>
        </w:rPr>
        <w:fldChar w:fldCharType="end"/>
      </w:r>
      <w:bookmarkEnd w:id="688"/>
      <w:bookmarkEnd w:id="689"/>
    </w:p>
    <w:p w14:paraId="0E0CC637" w14:textId="77777777" w:rsidR="007B4C60" w:rsidRPr="00C654E9" w:rsidRDefault="007B4C60" w:rsidP="007B4C60">
      <w:pPr>
        <w:rPr>
          <w:sz w:val="20"/>
        </w:rPr>
      </w:pPr>
      <w:r w:rsidRPr="00C654E9">
        <w:rPr>
          <w:sz w:val="20"/>
        </w:rPr>
        <w:t>where</w:t>
      </w:r>
    </w:p>
    <w:p w14:paraId="1B1CD664" w14:textId="47576FE6" w:rsidR="007B4C60" w:rsidRPr="00C654E9" w:rsidRDefault="007B4C60" w:rsidP="007B4C60">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0087679F" w:rsidRPr="00C654E9">
        <w:rPr>
          <w:i/>
          <w:sz w:val="20"/>
          <w:vertAlign w:val="subscript"/>
        </w:rPr>
        <w:t>m</w:t>
      </w:r>
      <w:r w:rsidRPr="00C654E9">
        <w:rPr>
          <w:i/>
          <w:sz w:val="20"/>
          <w:vertAlign w:val="subscript"/>
        </w:rPr>
        <w:t>anuredirect</w:t>
      </w:r>
      <w:r w:rsidR="00967401" w:rsidRPr="00C654E9">
        <w:rPr>
          <w:i/>
          <w:sz w:val="20"/>
          <w:vertAlign w:val="subscript"/>
        </w:rPr>
        <w:t>_</w:t>
      </w:r>
      <w:r w:rsidR="003102D1" w:rsidRPr="00C654E9">
        <w:rPr>
          <w:i/>
          <w:sz w:val="20"/>
          <w:vertAlign w:val="subscript"/>
        </w:rPr>
        <w:t>leftover(</w:t>
      </w:r>
      <w:r w:rsidRPr="00C654E9">
        <w:rPr>
          <w:i/>
          <w:sz w:val="20"/>
          <w:vertAlign w:val="subscript"/>
        </w:rPr>
        <w:t>t)</w:t>
      </w:r>
      <w:r w:rsidRPr="00C654E9">
        <w:rPr>
          <w:i/>
          <w:sz w:val="20"/>
        </w:rPr>
        <w:tab/>
      </w:r>
      <w:r w:rsidRPr="00C654E9">
        <w:rPr>
          <w:sz w:val="20"/>
        </w:rPr>
        <w:t>Direct N</w:t>
      </w:r>
      <w:r w:rsidRPr="00C654E9">
        <w:rPr>
          <w:sz w:val="20"/>
          <w:vertAlign w:val="subscript"/>
        </w:rPr>
        <w:t>2</w:t>
      </w:r>
      <w:r w:rsidRPr="00C654E9">
        <w:rPr>
          <w:sz w:val="20"/>
        </w:rPr>
        <w:t>O emissions (kg N</w:t>
      </w:r>
      <w:r w:rsidRPr="00C654E9">
        <w:rPr>
          <w:sz w:val="20"/>
          <w:vertAlign w:val="subscript"/>
        </w:rPr>
        <w:t>2</w:t>
      </w:r>
      <w:r w:rsidRPr="00C654E9">
        <w:rPr>
          <w:sz w:val="20"/>
        </w:rPr>
        <w:t>O-N) from the application of ‘leftover’ stored manure to the farm’s fields (excl. native rangeland</w:t>
      </w:r>
      <w:r w:rsidR="0018536E" w:rsidRPr="00C654E9">
        <w:rPr>
          <w:sz w:val="20"/>
        </w:rPr>
        <w:t xml:space="preserve">) </w:t>
      </w:r>
      <w:r w:rsidRPr="00C654E9">
        <w:rPr>
          <w:sz w:val="20"/>
        </w:rPr>
        <w:t xml:space="preserve">in </w:t>
      </w:r>
      <w:r w:rsidR="00E26392" w:rsidRPr="00C654E9">
        <w:rPr>
          <w:sz w:val="20"/>
        </w:rPr>
        <w:t xml:space="preserve">year </w:t>
      </w:r>
      <w:r w:rsidR="00E26392" w:rsidRPr="00C654E9">
        <w:rPr>
          <w:i/>
          <w:iCs/>
          <w:sz w:val="20"/>
        </w:rPr>
        <w:t>t</w:t>
      </w:r>
    </w:p>
    <w:bookmarkStart w:id="690" w:name="_Ref133391255"/>
    <w:p w14:paraId="1A4C6A9A" w14:textId="32771689" w:rsidR="007558F4" w:rsidRPr="00C654E9" w:rsidRDefault="00000000" w:rsidP="00012B61">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012B61" w:rsidRPr="00C654E9">
        <w:rPr>
          <w:b/>
        </w:rPr>
        <w:t xml:space="preserve"> </w:t>
      </w:r>
      <w:r w:rsidR="00012B61" w:rsidRPr="00C654E9">
        <w:rPr>
          <w:b/>
        </w:rPr>
        <w:tab/>
      </w:r>
    </w:p>
    <w:p w14:paraId="3409A394" w14:textId="190B151D" w:rsidR="00012B61" w:rsidRPr="00C654E9" w:rsidRDefault="007558F4" w:rsidP="00012B61">
      <w:pPr>
        <w:keepNext/>
        <w:tabs>
          <w:tab w:val="clear" w:pos="2880"/>
          <w:tab w:val="clear" w:pos="9360"/>
          <w:tab w:val="right" w:pos="9781"/>
        </w:tabs>
        <w:spacing w:after="120"/>
        <w:rPr>
          <w:b/>
        </w:rPr>
      </w:pPr>
      <w:r w:rsidRPr="00C654E9">
        <w:rPr>
          <w:b/>
        </w:rPr>
        <w:tab/>
      </w:r>
      <w:bookmarkStart w:id="691" w:name="N2ON_ManureDirectLeftover_tFieldn_Eq"/>
      <w:r w:rsidR="00012B61"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6</w:t>
      </w:r>
      <w:r w:rsidR="001977CC" w:rsidRPr="00C654E9">
        <w:rPr>
          <w:b/>
        </w:rPr>
        <w:fldChar w:fldCharType="end"/>
      </w:r>
      <w:bookmarkEnd w:id="690"/>
      <w:bookmarkEnd w:id="691"/>
    </w:p>
    <w:p w14:paraId="7E6B2D7B" w14:textId="65D78A5F" w:rsidR="007B4C60" w:rsidRPr="00C654E9" w:rsidRDefault="007B4C60" w:rsidP="00F57144">
      <w:pPr>
        <w:keepNext/>
        <w:tabs>
          <w:tab w:val="clear" w:pos="2880"/>
          <w:tab w:val="clear" w:pos="9360"/>
          <w:tab w:val="right" w:pos="9781"/>
        </w:tabs>
        <w:rPr>
          <w:bCs/>
          <w:sz w:val="20"/>
        </w:rPr>
      </w:pPr>
      <w:r w:rsidRPr="00C654E9">
        <w:rPr>
          <w:bCs/>
          <w:sz w:val="20"/>
        </w:rPr>
        <w:t>where</w:t>
      </w:r>
    </w:p>
    <w:p w14:paraId="4690B88F" w14:textId="7BF40B72" w:rsidR="00E26392" w:rsidRPr="00C654E9" w:rsidRDefault="007B4C60" w:rsidP="00E26392">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00644159" w:rsidRPr="00C654E9">
        <w:rPr>
          <w:i/>
          <w:sz w:val="20"/>
          <w:vertAlign w:val="subscript"/>
        </w:rPr>
        <w:t>m</w:t>
      </w:r>
      <w:r w:rsidRPr="00C654E9">
        <w:rPr>
          <w:i/>
          <w:sz w:val="20"/>
          <w:vertAlign w:val="subscript"/>
        </w:rPr>
        <w:t>anuredirect</w:t>
      </w:r>
      <w:r w:rsidR="00967401" w:rsidRPr="00C654E9">
        <w:rPr>
          <w:i/>
          <w:sz w:val="20"/>
          <w:vertAlign w:val="subscript"/>
        </w:rPr>
        <w:t>_</w:t>
      </w:r>
      <w:r w:rsidRPr="00C654E9">
        <w:rPr>
          <w:i/>
          <w:sz w:val="20"/>
          <w:vertAlign w:val="subscript"/>
        </w:rPr>
        <w:t>leftover(</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Direct N</w:t>
      </w:r>
      <w:r w:rsidRPr="00C654E9">
        <w:rPr>
          <w:sz w:val="20"/>
          <w:vertAlign w:val="subscript"/>
        </w:rPr>
        <w:t>2</w:t>
      </w:r>
      <w:r w:rsidRPr="00C654E9">
        <w:rPr>
          <w:sz w:val="20"/>
        </w:rPr>
        <w:t>O emissions (kg N</w:t>
      </w:r>
      <w:r w:rsidRPr="00C654E9">
        <w:rPr>
          <w:sz w:val="20"/>
          <w:vertAlign w:val="subscript"/>
        </w:rPr>
        <w:t>2</w:t>
      </w:r>
      <w:r w:rsidRPr="00C654E9">
        <w:rPr>
          <w:sz w:val="20"/>
        </w:rPr>
        <w:t xml:space="preserve">O-N) from the application of ‘leftover’ stored manure to field </w:t>
      </w:r>
      <w:r w:rsidRPr="00C654E9">
        <w:rPr>
          <w:i/>
          <w:iCs/>
          <w:sz w:val="20"/>
        </w:rPr>
        <w:t>n</w:t>
      </w:r>
      <w:r w:rsidRPr="00C654E9">
        <w:rPr>
          <w:sz w:val="20"/>
        </w:rPr>
        <w:t xml:space="preserve"> in </w:t>
      </w:r>
      <w:r w:rsidR="00E26392" w:rsidRPr="00C654E9">
        <w:rPr>
          <w:sz w:val="20"/>
        </w:rPr>
        <w:t xml:space="preserve">year </w:t>
      </w:r>
      <w:r w:rsidR="00E26392" w:rsidRPr="00C654E9">
        <w:rPr>
          <w:i/>
          <w:iCs/>
          <w:sz w:val="20"/>
        </w:rPr>
        <w:t>t</w:t>
      </w:r>
    </w:p>
    <w:p w14:paraId="3CCFC84C" w14:textId="5F8908CC" w:rsidR="007B4C60" w:rsidRPr="00C654E9" w:rsidRDefault="00D53C22" w:rsidP="00E26392">
      <w:pPr>
        <w:tabs>
          <w:tab w:val="clear" w:pos="2880"/>
          <w:tab w:val="clear" w:pos="9360"/>
        </w:tabs>
        <w:spacing w:before="0"/>
        <w:ind w:left="2835"/>
        <w:rPr>
          <w:sz w:val="20"/>
        </w:rPr>
      </w:pPr>
      <w:r w:rsidRPr="00C654E9">
        <w:rPr>
          <w:b/>
          <w:sz w:val="20"/>
          <w:u w:val="single"/>
        </w:rPr>
        <w:t>Note:</w:t>
      </w:r>
      <w:r w:rsidRPr="00C654E9">
        <w:rPr>
          <w:sz w:val="20"/>
        </w:rPr>
        <w:t xml:space="preserve"> for </w:t>
      </w:r>
      <w:r w:rsidR="00E26392" w:rsidRPr="00C654E9">
        <w:rPr>
          <w:sz w:val="20"/>
        </w:rPr>
        <w:t xml:space="preserve">year </w:t>
      </w:r>
      <w:r w:rsidR="00E26392" w:rsidRPr="00C654E9">
        <w:rPr>
          <w:i/>
          <w:iCs/>
          <w:sz w:val="20"/>
        </w:rPr>
        <w:t>t</w:t>
      </w:r>
      <w:r w:rsidRPr="00C654E9">
        <w:rPr>
          <w:sz w:val="20"/>
        </w:rPr>
        <w:t>, all manure produced by on-farm livestock is automatically applied to the farm's fields, even if the user does not specify any manure additions in the model interface. Thus, the total amount of manure N applied is equal to the total amount of manure N in storage available for application to land</w:t>
      </w:r>
    </w:p>
    <w:p w14:paraId="085F1DCD" w14:textId="7F65D5EB" w:rsidR="008550EE" w:rsidRPr="00C654E9" w:rsidRDefault="00000000" w:rsidP="0058777A">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r>
                  <m:rPr>
                    <m:sty m:val="bi"/>
                  </m:rPr>
                  <w:rPr>
                    <w:rFonts w:ascii="Cambria Math" w:hAnsi="Cambria Math"/>
                    <w:szCs w:val="24"/>
                  </w:rPr>
                  <m:t>(t)</m:t>
                </m:r>
              </m:sub>
            </m:sSub>
            <m:r>
              <m:rPr>
                <m:sty m:val="bi"/>
              </m:rPr>
              <w:rPr>
                <w:rFonts w:ascii="Cambria Math" w:hAnsi="Cambria Math"/>
                <w:szCs w:val="24"/>
              </w:rPr>
              <m:t>×1000</m:t>
            </m:r>
          </m:e>
        </m:d>
      </m:oMath>
      <w:r w:rsidR="008550EE" w:rsidRPr="00C654E9">
        <w:rPr>
          <w:b/>
        </w:rPr>
        <w:tab/>
      </w:r>
      <w:r w:rsidR="008550EE" w:rsidRPr="00C654E9">
        <w:rPr>
          <w:b/>
        </w:rPr>
        <w:tab/>
      </w:r>
    </w:p>
    <w:p w14:paraId="434FAA52" w14:textId="4C472A7E" w:rsidR="00635E96" w:rsidRPr="00C654E9" w:rsidRDefault="00635E96" w:rsidP="00635E96">
      <w:pPr>
        <w:keepNext/>
        <w:tabs>
          <w:tab w:val="clear" w:pos="2880"/>
          <w:tab w:val="clear" w:pos="9360"/>
          <w:tab w:val="right" w:pos="9781"/>
        </w:tabs>
        <w:spacing w:after="120"/>
        <w:rPr>
          <w:b/>
        </w:rPr>
      </w:pPr>
      <w:r w:rsidRPr="00C654E9">
        <w:rPr>
          <w:b/>
          <w:lang w:val="en-US"/>
        </w:rPr>
        <w:tab/>
        <w:t xml:space="preserve">Eq. </w:t>
      </w:r>
      <w:r w:rsidR="001977CC" w:rsidRPr="00C654E9">
        <w:rPr>
          <w:b/>
          <w:lang w:val="en-US"/>
        </w:rPr>
        <w:fldChar w:fldCharType="begin"/>
      </w:r>
      <w:r w:rsidR="001977CC" w:rsidRPr="00C654E9">
        <w:rPr>
          <w:b/>
          <w:lang w:val="en-US"/>
        </w:rPr>
        <w:instrText xml:space="preserve"> STYLEREF 3 \s </w:instrText>
      </w:r>
      <w:r w:rsidR="001977CC" w:rsidRPr="00C654E9">
        <w:rPr>
          <w:b/>
          <w:lang w:val="en-US"/>
        </w:rPr>
        <w:fldChar w:fldCharType="separate"/>
      </w:r>
      <w:r w:rsidR="001977CC" w:rsidRPr="00C654E9">
        <w:rPr>
          <w:b/>
          <w:noProof/>
          <w:lang w:val="en-US"/>
        </w:rPr>
        <w:t>4.6.1</w:t>
      </w:r>
      <w:r w:rsidR="001977CC" w:rsidRPr="00C654E9">
        <w:rPr>
          <w:b/>
          <w:lang w:val="en-US"/>
        </w:rPr>
        <w:fldChar w:fldCharType="end"/>
      </w:r>
      <w:r w:rsidR="001977CC" w:rsidRPr="00C654E9">
        <w:rPr>
          <w:b/>
          <w:lang w:val="en-US"/>
        </w:rPr>
        <w:noBreakHyphen/>
      </w:r>
      <w:r w:rsidR="001977CC" w:rsidRPr="00C654E9">
        <w:rPr>
          <w:b/>
          <w:lang w:val="en-US"/>
        </w:rPr>
        <w:fldChar w:fldCharType="begin"/>
      </w:r>
      <w:r w:rsidR="001977CC" w:rsidRPr="00C654E9">
        <w:rPr>
          <w:b/>
          <w:lang w:val="en-US"/>
        </w:rPr>
        <w:instrText xml:space="preserve"> SEQ Eq. \* ARABIC \s 3 </w:instrText>
      </w:r>
      <w:r w:rsidR="001977CC" w:rsidRPr="00C654E9">
        <w:rPr>
          <w:b/>
          <w:lang w:val="en-US"/>
        </w:rPr>
        <w:fldChar w:fldCharType="separate"/>
      </w:r>
      <w:r w:rsidR="001977CC" w:rsidRPr="00C654E9">
        <w:rPr>
          <w:b/>
          <w:noProof/>
          <w:lang w:val="en-US"/>
        </w:rPr>
        <w:t>7</w:t>
      </w:r>
      <w:r w:rsidR="001977CC" w:rsidRPr="00C654E9">
        <w:rPr>
          <w:b/>
          <w:lang w:val="en-US"/>
        </w:rPr>
        <w:fldChar w:fldCharType="end"/>
      </w:r>
    </w:p>
    <w:p w14:paraId="2792B4EA" w14:textId="188BFE43" w:rsidR="00F57144" w:rsidRPr="00C654E9" w:rsidRDefault="00F57144" w:rsidP="00F57144">
      <w:pPr>
        <w:keepNext/>
        <w:tabs>
          <w:tab w:val="clear" w:pos="2880"/>
          <w:tab w:val="clear" w:pos="9360"/>
          <w:tab w:val="right" w:pos="9781"/>
        </w:tabs>
        <w:rPr>
          <w:bCs/>
          <w:sz w:val="20"/>
        </w:rPr>
      </w:pPr>
      <w:r w:rsidRPr="00C654E9">
        <w:rPr>
          <w:bCs/>
          <w:sz w:val="20"/>
        </w:rPr>
        <w:t>where</w:t>
      </w:r>
    </w:p>
    <w:p w14:paraId="06222CD4" w14:textId="73549A17" w:rsidR="008550EE" w:rsidRPr="00C654E9" w:rsidRDefault="00635E96" w:rsidP="00635E96">
      <w:pPr>
        <w:tabs>
          <w:tab w:val="clear" w:pos="2880"/>
          <w:tab w:val="clear" w:pos="9360"/>
        </w:tabs>
        <w:spacing w:before="0"/>
        <w:ind w:left="2835" w:hanging="2835"/>
        <w:rPr>
          <w:sz w:val="20"/>
        </w:rPr>
      </w:pPr>
      <w:proofErr w:type="spellStart"/>
      <w:r w:rsidRPr="00C654E9">
        <w:rPr>
          <w:i/>
          <w:iCs/>
          <w:sz w:val="20"/>
        </w:rPr>
        <w:t>N</w:t>
      </w:r>
      <w:r w:rsidR="008550EE" w:rsidRPr="00C654E9">
        <w:rPr>
          <w:i/>
          <w:iCs/>
          <w:sz w:val="20"/>
          <w:vertAlign w:val="subscript"/>
        </w:rPr>
        <w:t>manuretype_</w:t>
      </w:r>
      <w:r w:rsidRPr="00C654E9">
        <w:rPr>
          <w:i/>
          <w:iCs/>
          <w:sz w:val="20"/>
          <w:vertAlign w:val="subscript"/>
        </w:rPr>
        <w:t>export</w:t>
      </w:r>
      <w:proofErr w:type="spellEnd"/>
      <w:r w:rsidRPr="00C654E9">
        <w:rPr>
          <w:i/>
          <w:iCs/>
          <w:sz w:val="20"/>
          <w:vertAlign w:val="subscript"/>
        </w:rPr>
        <w:t>(t)</w:t>
      </w:r>
      <w:r w:rsidRPr="00C654E9">
        <w:rPr>
          <w:i/>
          <w:iCs/>
          <w:sz w:val="20"/>
        </w:rPr>
        <w:tab/>
      </w:r>
      <w:r w:rsidRPr="00C654E9">
        <w:rPr>
          <w:sz w:val="20"/>
        </w:rPr>
        <w:t xml:space="preserve">Total amount of N exported from the farm in </w:t>
      </w:r>
      <w:r w:rsidR="008550EE" w:rsidRPr="00C654E9">
        <w:rPr>
          <w:sz w:val="20"/>
        </w:rPr>
        <w:t xml:space="preserve">farm-produced </w:t>
      </w:r>
      <w:r w:rsidRPr="00C654E9">
        <w:rPr>
          <w:sz w:val="20"/>
        </w:rPr>
        <w:t xml:space="preserve">manure (kg N) in year </w:t>
      </w:r>
      <w:r w:rsidRPr="00C654E9">
        <w:rPr>
          <w:i/>
          <w:iCs/>
          <w:sz w:val="20"/>
        </w:rPr>
        <w:t>t</w:t>
      </w:r>
      <w:r w:rsidR="008550EE" w:rsidRPr="00C654E9">
        <w:rPr>
          <w:sz w:val="20"/>
        </w:rPr>
        <w:t>, specific to the manure type</w:t>
      </w:r>
    </w:p>
    <w:p w14:paraId="78266DD4" w14:textId="0D2F17AA" w:rsidR="008550EE" w:rsidRPr="00561A42" w:rsidRDefault="008217B1" w:rsidP="00635E96">
      <w:pPr>
        <w:tabs>
          <w:tab w:val="clear" w:pos="2880"/>
          <w:tab w:val="clear" w:pos="9360"/>
        </w:tabs>
        <w:spacing w:before="0"/>
        <w:ind w:left="2835" w:hanging="2835"/>
        <w:rPr>
          <w:sz w:val="20"/>
        </w:rPr>
      </w:pPr>
      <w:proofErr w:type="spellStart"/>
      <w:r w:rsidRPr="00C654E9">
        <w:rPr>
          <w:i/>
          <w:iCs/>
          <w:sz w:val="20"/>
        </w:rPr>
        <w:t>Total_</w:t>
      </w:r>
      <w:r w:rsidR="008550EE" w:rsidRPr="00C654E9">
        <w:rPr>
          <w:i/>
          <w:iCs/>
          <w:sz w:val="20"/>
        </w:rPr>
        <w:t>N</w:t>
      </w:r>
      <w:r w:rsidR="008550EE" w:rsidRPr="00C654E9">
        <w:rPr>
          <w:i/>
          <w:iCs/>
          <w:sz w:val="20"/>
          <w:vertAlign w:val="subscript"/>
        </w:rPr>
        <w:t>landmanure</w:t>
      </w:r>
      <w:proofErr w:type="spellEnd"/>
      <w:r w:rsidR="008550EE" w:rsidRPr="00C654E9">
        <w:rPr>
          <w:i/>
          <w:iCs/>
          <w:sz w:val="20"/>
          <w:vertAlign w:val="subscript"/>
        </w:rPr>
        <w:t>(t)</w:t>
      </w:r>
      <w:r w:rsidR="008550EE" w:rsidRPr="00C654E9">
        <w:rPr>
          <w:i/>
          <w:iCs/>
          <w:sz w:val="20"/>
        </w:rPr>
        <w:tab/>
      </w:r>
      <w:r w:rsidR="008550EE" w:rsidRPr="00C654E9">
        <w:rPr>
          <w:sz w:val="20"/>
          <w:szCs w:val="24"/>
        </w:rPr>
        <w:t xml:space="preserve">Total N in farm-produced stored manure available for land application, addition to an AD system or export (kg N) </w:t>
      </w:r>
      <w:r w:rsidR="004C05D7" w:rsidRPr="00C654E9">
        <w:rPr>
          <w:sz w:val="20"/>
          <w:szCs w:val="24"/>
        </w:rPr>
        <w:t xml:space="preserve">on the day of removal (prior to removal), </w:t>
      </w:r>
      <w:r w:rsidR="007168CC" w:rsidRPr="00C654E9">
        <w:rPr>
          <w:sz w:val="20"/>
          <w:szCs w:val="24"/>
        </w:rPr>
        <w:t xml:space="preserve">by </w:t>
      </w:r>
      <w:r w:rsidRPr="00C654E9">
        <w:rPr>
          <w:sz w:val="20"/>
          <w:szCs w:val="24"/>
        </w:rPr>
        <w:t>livestock type and manure management system</w:t>
      </w:r>
    </w:p>
    <w:p w14:paraId="15DC1EEB" w14:textId="11F36181" w:rsidR="008550EE" w:rsidRPr="00561A42" w:rsidRDefault="008550EE" w:rsidP="008550EE">
      <w:pPr>
        <w:spacing w:before="0"/>
        <w:ind w:left="2835" w:hanging="2835"/>
        <w:rPr>
          <w:sz w:val="20"/>
        </w:rPr>
      </w:pPr>
      <w:proofErr w:type="spellStart"/>
      <w:r w:rsidRPr="00561A42">
        <w:rPr>
          <w:i/>
          <w:sz w:val="20"/>
        </w:rPr>
        <w:t>Volume</w:t>
      </w:r>
      <w:r w:rsidRPr="00561A42">
        <w:rPr>
          <w:i/>
          <w:sz w:val="20"/>
          <w:vertAlign w:val="subscript"/>
        </w:rPr>
        <w:t>manureremoved</w:t>
      </w:r>
      <w:proofErr w:type="spellEnd"/>
      <w:r w:rsidR="002B4EC0" w:rsidRPr="00561A42">
        <w:rPr>
          <w:i/>
          <w:sz w:val="20"/>
          <w:vertAlign w:val="subscript"/>
        </w:rPr>
        <w:t>(t)</w:t>
      </w:r>
      <w:r w:rsidRPr="00561A42">
        <w:rPr>
          <w:i/>
          <w:sz w:val="20"/>
        </w:rPr>
        <w:tab/>
      </w:r>
      <w:r w:rsidRPr="00561A42">
        <w:rPr>
          <w:sz w:val="20"/>
        </w:rPr>
        <w:t xml:space="preserve">Volume of each type of manure removed from storage on </w:t>
      </w:r>
      <w:r w:rsidR="004C05D7" w:rsidRPr="00561A42">
        <w:rPr>
          <w:sz w:val="20"/>
        </w:rPr>
        <w:t>the day of removal</w:t>
      </w:r>
      <w:r w:rsidRPr="00561A42">
        <w:rPr>
          <w:sz w:val="20"/>
        </w:rPr>
        <w:t xml:space="preserve"> (kg), calculated as: manure application rate (kg ha</w:t>
      </w:r>
      <w:r w:rsidRPr="00561A42">
        <w:rPr>
          <w:sz w:val="20"/>
          <w:vertAlign w:val="superscript"/>
        </w:rPr>
        <w:t>-1</w:t>
      </w:r>
      <w:r w:rsidRPr="00561A42">
        <w:rPr>
          <w:sz w:val="20"/>
        </w:rPr>
        <w:t xml:space="preserve">, specified by user) * area of land receiving manure (ha, specified by user), </w:t>
      </w:r>
      <w:r w:rsidR="004C05D7" w:rsidRPr="00561A42">
        <w:rPr>
          <w:sz w:val="20"/>
        </w:rPr>
        <w:t>specific to the</w:t>
      </w:r>
      <w:r w:rsidRPr="00561A42">
        <w:rPr>
          <w:sz w:val="20"/>
        </w:rPr>
        <w:t xml:space="preserve"> manure type</w:t>
      </w:r>
    </w:p>
    <w:p w14:paraId="389AE1C8" w14:textId="39F9CE58" w:rsidR="008550EE" w:rsidRDefault="008217B1" w:rsidP="008550EE">
      <w:pPr>
        <w:spacing w:before="0"/>
        <w:ind w:left="2835" w:hanging="2835"/>
        <w:rPr>
          <w:sz w:val="20"/>
        </w:rPr>
      </w:pPr>
      <w:proofErr w:type="spellStart"/>
      <w:r w:rsidRPr="00561A42">
        <w:rPr>
          <w:i/>
          <w:sz w:val="20"/>
        </w:rPr>
        <w:t>Total_</w:t>
      </w:r>
      <w:r w:rsidR="008550EE" w:rsidRPr="00561A42">
        <w:rPr>
          <w:i/>
          <w:sz w:val="20"/>
        </w:rPr>
        <w:t>Volume</w:t>
      </w:r>
      <w:r w:rsidR="008550EE" w:rsidRPr="00561A42">
        <w:rPr>
          <w:i/>
          <w:sz w:val="20"/>
          <w:vertAlign w:val="subscript"/>
        </w:rPr>
        <w:t>landmanure</w:t>
      </w:r>
      <w:proofErr w:type="spellEnd"/>
      <w:r w:rsidR="002B4EC0" w:rsidRPr="00561A42">
        <w:rPr>
          <w:i/>
          <w:sz w:val="20"/>
          <w:vertAlign w:val="subscript"/>
        </w:rPr>
        <w:t>(t)</w:t>
      </w:r>
      <w:r w:rsidR="008550EE" w:rsidRPr="00561A42">
        <w:rPr>
          <w:i/>
          <w:sz w:val="20"/>
        </w:rPr>
        <w:tab/>
      </w:r>
      <w:r w:rsidR="008550EE" w:rsidRPr="00561A42">
        <w:rPr>
          <w:sz w:val="20"/>
        </w:rPr>
        <w:t>Amount of each type of manure available on the day of removal (prior to removal) (</w:t>
      </w:r>
      <w:r w:rsidR="008550EE" w:rsidRPr="00561A42">
        <w:rPr>
          <w:sz w:val="20"/>
          <w:szCs w:val="24"/>
        </w:rPr>
        <w:t>1000 kg wet weight for solid manure and 1000 L for liquid manure day</w:t>
      </w:r>
      <w:r w:rsidR="008550EE" w:rsidRPr="00561A42">
        <w:rPr>
          <w:sz w:val="20"/>
          <w:szCs w:val="24"/>
          <w:vertAlign w:val="superscript"/>
        </w:rPr>
        <w:t>-1</w:t>
      </w:r>
      <w:r w:rsidR="008550EE" w:rsidRPr="00561A42">
        <w:rPr>
          <w:sz w:val="20"/>
          <w:szCs w:val="24"/>
        </w:rPr>
        <w:t xml:space="preserve"> – we assume that 1 kg of liquid manure = 1 L of liquid manure), </w:t>
      </w:r>
      <w:r w:rsidR="007168CC" w:rsidRPr="00561A42">
        <w:rPr>
          <w:sz w:val="20"/>
          <w:szCs w:val="24"/>
        </w:rPr>
        <w:t xml:space="preserve">by livestock type and manure management system, </w:t>
      </w:r>
      <w:r w:rsidR="008550EE" w:rsidRPr="00561A42">
        <w:rPr>
          <w:sz w:val="20"/>
          <w:szCs w:val="24"/>
        </w:rPr>
        <w:t xml:space="preserve">calculated using </w:t>
      </w:r>
      <w:r w:rsidR="007168CC" w:rsidRPr="00561A42">
        <w:rPr>
          <w:sz w:val="20"/>
        </w:rPr>
        <w:fldChar w:fldCharType="begin"/>
      </w:r>
      <w:r w:rsidR="007168CC" w:rsidRPr="00561A42">
        <w:rPr>
          <w:sz w:val="20"/>
        </w:rPr>
        <w:instrText xml:space="preserve"> REF TotalVolumeManureEq \h  \* MERGEFORMAT </w:instrText>
      </w:r>
      <w:r w:rsidR="007168CC" w:rsidRPr="00561A42">
        <w:rPr>
          <w:sz w:val="20"/>
        </w:rPr>
      </w:r>
      <w:r w:rsidR="007168CC" w:rsidRPr="00561A42">
        <w:rPr>
          <w:sz w:val="20"/>
        </w:rPr>
        <w:fldChar w:fldCharType="separate"/>
      </w:r>
      <w:r w:rsidR="007168CC" w:rsidRPr="00561A42">
        <w:rPr>
          <w:b/>
          <w:sz w:val="20"/>
        </w:rPr>
        <w:t xml:space="preserve">Eq. </w:t>
      </w:r>
      <w:r w:rsidR="007168CC" w:rsidRPr="00561A42">
        <w:rPr>
          <w:b/>
          <w:noProof/>
          <w:sz w:val="20"/>
        </w:rPr>
        <w:t>4.5.3</w:t>
      </w:r>
      <w:r w:rsidR="007168CC" w:rsidRPr="00561A42">
        <w:rPr>
          <w:b/>
          <w:sz w:val="20"/>
        </w:rPr>
        <w:noBreakHyphen/>
      </w:r>
      <w:r w:rsidR="007168CC" w:rsidRPr="00561A42">
        <w:rPr>
          <w:b/>
          <w:noProof/>
          <w:sz w:val="20"/>
        </w:rPr>
        <w:t>3</w:t>
      </w:r>
      <w:r w:rsidR="007168CC" w:rsidRPr="00561A42">
        <w:rPr>
          <w:sz w:val="20"/>
        </w:rPr>
        <w:fldChar w:fldCharType="end"/>
      </w:r>
    </w:p>
    <w:p w14:paraId="0F6A5CAC" w14:textId="49B2FB19" w:rsidR="009A3A9F" w:rsidRPr="00C654E9" w:rsidRDefault="00000000" w:rsidP="009A3A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9A3A9F" w:rsidRPr="00C654E9">
        <w:rPr>
          <w:b/>
        </w:rPr>
        <w:t xml:space="preserve"> </w:t>
      </w:r>
      <w:r w:rsidR="009A3A9F" w:rsidRPr="00C654E9">
        <w:rPr>
          <w:b/>
        </w:rPr>
        <w:tab/>
      </w:r>
      <w:bookmarkStart w:id="692" w:name="Total_N_ManureExport_TFarm_Eq"/>
      <w:r w:rsidR="009A3A9F"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8</w:t>
      </w:r>
      <w:r w:rsidR="001977CC" w:rsidRPr="00C654E9">
        <w:rPr>
          <w:b/>
        </w:rPr>
        <w:fldChar w:fldCharType="end"/>
      </w:r>
      <w:bookmarkEnd w:id="692"/>
    </w:p>
    <w:p w14:paraId="27A4CFE0" w14:textId="1D03551E" w:rsidR="00F57144" w:rsidRPr="00C654E9" w:rsidRDefault="00F57144" w:rsidP="009A3A9F">
      <w:pPr>
        <w:tabs>
          <w:tab w:val="clear" w:pos="2880"/>
          <w:tab w:val="clear" w:pos="9360"/>
        </w:tabs>
        <w:spacing w:before="0"/>
        <w:ind w:left="2835" w:hanging="2835"/>
        <w:rPr>
          <w:iCs/>
          <w:sz w:val="20"/>
        </w:rPr>
      </w:pPr>
      <w:r w:rsidRPr="00C654E9">
        <w:rPr>
          <w:iCs/>
          <w:sz w:val="20"/>
        </w:rPr>
        <w:t>where</w:t>
      </w:r>
    </w:p>
    <w:p w14:paraId="4F7D27BD" w14:textId="0BB4D3EA" w:rsidR="009A3A9F" w:rsidRPr="00C654E9" w:rsidRDefault="009A3A9F" w:rsidP="009A3A9F">
      <w:pPr>
        <w:tabs>
          <w:tab w:val="clear" w:pos="2880"/>
          <w:tab w:val="clear" w:pos="9360"/>
        </w:tabs>
        <w:spacing w:before="0"/>
        <w:ind w:left="2835" w:hanging="2835"/>
      </w:pPr>
      <w:proofErr w:type="spellStart"/>
      <w:r w:rsidRPr="00C654E9">
        <w:rPr>
          <w:i/>
          <w:sz w:val="20"/>
        </w:rPr>
        <w:t>Total_N</w:t>
      </w:r>
      <w:r w:rsidR="000E5F33" w:rsidRPr="00C654E9">
        <w:rPr>
          <w:i/>
          <w:sz w:val="20"/>
          <w:vertAlign w:val="subscript"/>
        </w:rPr>
        <w:t>manure</w:t>
      </w:r>
      <w:r w:rsidR="00402640" w:rsidRPr="00C654E9">
        <w:rPr>
          <w:i/>
          <w:sz w:val="20"/>
          <w:vertAlign w:val="subscript"/>
        </w:rPr>
        <w:t>_</w:t>
      </w:r>
      <w:r w:rsidRPr="00C654E9">
        <w:rPr>
          <w:i/>
          <w:sz w:val="20"/>
          <w:vertAlign w:val="subscript"/>
        </w:rPr>
        <w:t>export</w:t>
      </w:r>
      <w:proofErr w:type="spellEnd"/>
      <w:r w:rsidRPr="00C654E9">
        <w:rPr>
          <w:i/>
          <w:sz w:val="20"/>
          <w:vertAlign w:val="subscript"/>
        </w:rPr>
        <w:t>(t)</w:t>
      </w:r>
      <w:r w:rsidRPr="00C654E9">
        <w:rPr>
          <w:i/>
          <w:sz w:val="20"/>
        </w:rPr>
        <w:tab/>
      </w:r>
      <w:r w:rsidRPr="00C654E9">
        <w:rPr>
          <w:iCs/>
          <w:sz w:val="20"/>
        </w:rPr>
        <w:t>T</w:t>
      </w:r>
      <w:r w:rsidRPr="00C654E9">
        <w:rPr>
          <w:sz w:val="20"/>
        </w:rPr>
        <w:t xml:space="preserve">otal N </w:t>
      </w:r>
      <w:r w:rsidR="006B2E96" w:rsidRPr="00C654E9">
        <w:rPr>
          <w:sz w:val="20"/>
        </w:rPr>
        <w:t xml:space="preserve">(kg N) </w:t>
      </w:r>
      <w:r w:rsidRPr="00C654E9">
        <w:rPr>
          <w:sz w:val="20"/>
        </w:rPr>
        <w:t xml:space="preserve">exported from the farm in manure in year </w:t>
      </w:r>
      <w:r w:rsidRPr="00C654E9">
        <w:rPr>
          <w:i/>
          <w:iCs/>
          <w:sz w:val="20"/>
        </w:rPr>
        <w:t>t</w:t>
      </w:r>
    </w:p>
    <w:p w14:paraId="7D0AF7D1" w14:textId="77777777" w:rsidR="008550EE" w:rsidRPr="00C654E9" w:rsidRDefault="008550EE" w:rsidP="00635E96">
      <w:pPr>
        <w:tabs>
          <w:tab w:val="clear" w:pos="2880"/>
          <w:tab w:val="clear" w:pos="9360"/>
        </w:tabs>
        <w:spacing w:before="0"/>
        <w:ind w:left="2835" w:hanging="2835"/>
        <w:rPr>
          <w:i/>
          <w:iCs/>
          <w:sz w:val="20"/>
        </w:rPr>
      </w:pPr>
    </w:p>
    <w:bookmarkStart w:id="693" w:name="_Ref102383029"/>
    <w:p w14:paraId="1352F6D7" w14:textId="5C286FBC" w:rsidR="004822A9" w:rsidRPr="00C654E9"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822A9" w:rsidRPr="00C654E9">
        <w:rPr>
          <w:b/>
        </w:rPr>
        <w:t xml:space="preserve"> </w:t>
      </w:r>
      <w:r w:rsidR="004822A9" w:rsidRPr="00C654E9">
        <w:rPr>
          <w:b/>
        </w:rPr>
        <w:tab/>
      </w:r>
      <w:bookmarkStart w:id="694" w:name="N2ON_ManureDirect_Export_TFarm_Eq"/>
      <w:r w:rsidR="004822A9"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9</w:t>
      </w:r>
      <w:r w:rsidR="001977CC" w:rsidRPr="00C654E9">
        <w:rPr>
          <w:b/>
        </w:rPr>
        <w:fldChar w:fldCharType="end"/>
      </w:r>
      <w:bookmarkEnd w:id="693"/>
      <w:bookmarkEnd w:id="694"/>
    </w:p>
    <w:p w14:paraId="3F0CD73B" w14:textId="77777777" w:rsidR="00F57144" w:rsidRPr="00C654E9" w:rsidRDefault="00F57144" w:rsidP="0027285F">
      <w:pPr>
        <w:tabs>
          <w:tab w:val="clear" w:pos="2880"/>
          <w:tab w:val="clear" w:pos="9360"/>
        </w:tabs>
        <w:spacing w:before="0"/>
        <w:ind w:left="2835" w:hanging="2835"/>
        <w:rPr>
          <w:iCs/>
          <w:sz w:val="20"/>
        </w:rPr>
      </w:pPr>
      <w:r w:rsidRPr="00C654E9">
        <w:rPr>
          <w:iCs/>
          <w:sz w:val="20"/>
        </w:rPr>
        <w:t>where</w:t>
      </w:r>
    </w:p>
    <w:p w14:paraId="43530C61" w14:textId="74C08832" w:rsidR="00B032D1" w:rsidRPr="00C654E9" w:rsidRDefault="004822A9" w:rsidP="00B032D1">
      <w:pPr>
        <w:tabs>
          <w:tab w:val="clear" w:pos="2880"/>
          <w:tab w:val="clear" w:pos="9360"/>
        </w:tabs>
        <w:spacing w:before="0"/>
        <w:ind w:left="2835" w:hanging="2835"/>
        <w:rPr>
          <w:i/>
          <w:iCs/>
          <w:sz w:val="20"/>
        </w:rPr>
      </w:pPr>
      <w:r w:rsidRPr="00C654E9">
        <w:rPr>
          <w:i/>
          <w:sz w:val="20"/>
        </w:rPr>
        <w:t>N</w:t>
      </w:r>
      <w:r w:rsidRPr="00C654E9">
        <w:rPr>
          <w:i/>
          <w:sz w:val="20"/>
          <w:vertAlign w:val="subscript"/>
        </w:rPr>
        <w:t>2</w:t>
      </w:r>
      <w:r w:rsidRPr="00C654E9">
        <w:rPr>
          <w:i/>
          <w:sz w:val="20"/>
        </w:rPr>
        <w:t>O-N</w:t>
      </w:r>
      <w:r w:rsidR="007E4875" w:rsidRPr="00C654E9">
        <w:rPr>
          <w:i/>
          <w:sz w:val="20"/>
          <w:vertAlign w:val="subscript"/>
        </w:rPr>
        <w:t>m</w:t>
      </w:r>
      <w:r w:rsidR="00AC0263" w:rsidRPr="00C654E9">
        <w:rPr>
          <w:i/>
          <w:sz w:val="20"/>
          <w:vertAlign w:val="subscript"/>
        </w:rPr>
        <w:t>anure</w:t>
      </w:r>
      <w:r w:rsidRPr="00C654E9">
        <w:rPr>
          <w:i/>
          <w:sz w:val="20"/>
          <w:vertAlign w:val="subscript"/>
        </w:rPr>
        <w:t>direct_export(</w:t>
      </w:r>
      <w:proofErr w:type="spellStart"/>
      <w:r w:rsidRPr="00C654E9">
        <w:rPr>
          <w:i/>
          <w:sz w:val="20"/>
          <w:vertAlign w:val="subscript"/>
        </w:rPr>
        <w:t>t</w:t>
      </w:r>
      <w:r w:rsidR="000D5353" w:rsidRPr="00C654E9">
        <w:rPr>
          <w:i/>
          <w:sz w:val="20"/>
          <w:vertAlign w:val="subscript"/>
        </w:rPr>
        <w:t>,farm</w:t>
      </w:r>
      <w:proofErr w:type="spellEnd"/>
      <w:r w:rsidRPr="00C654E9">
        <w:rPr>
          <w:i/>
          <w:sz w:val="20"/>
          <w:vertAlign w:val="subscript"/>
        </w:rPr>
        <w:t>)</w:t>
      </w:r>
      <w:r w:rsidRPr="00C654E9">
        <w:rPr>
          <w:i/>
          <w:sz w:val="20"/>
        </w:rPr>
        <w:tab/>
      </w:r>
      <w:r w:rsidRPr="00C654E9">
        <w:rPr>
          <w:sz w:val="20"/>
        </w:rPr>
        <w:t>Direct N</w:t>
      </w:r>
      <w:r w:rsidRPr="00C654E9">
        <w:rPr>
          <w:sz w:val="20"/>
          <w:vertAlign w:val="subscript"/>
        </w:rPr>
        <w:t>2</w:t>
      </w:r>
      <w:r w:rsidRPr="00C654E9">
        <w:rPr>
          <w:sz w:val="20"/>
        </w:rPr>
        <w:t>O emissions (kg N</w:t>
      </w:r>
      <w:r w:rsidRPr="00C654E9">
        <w:rPr>
          <w:sz w:val="20"/>
          <w:vertAlign w:val="subscript"/>
        </w:rPr>
        <w:t>2</w:t>
      </w:r>
      <w:r w:rsidRPr="00C654E9">
        <w:rPr>
          <w:sz w:val="20"/>
        </w:rPr>
        <w:t>O-N</w:t>
      </w:r>
      <w:r w:rsidR="00005E66" w:rsidRPr="00C654E9">
        <w:rPr>
          <w:sz w:val="20"/>
        </w:rPr>
        <w:t>)</w:t>
      </w:r>
      <w:r w:rsidRPr="00C654E9">
        <w:rPr>
          <w:sz w:val="20"/>
        </w:rPr>
        <w:t xml:space="preserve"> calculated for </w:t>
      </w:r>
      <w:r w:rsidR="00624EDF" w:rsidRPr="00C654E9">
        <w:rPr>
          <w:sz w:val="20"/>
        </w:rPr>
        <w:t>manure exported from the farm</w:t>
      </w:r>
      <w:r w:rsidRPr="00C654E9">
        <w:rPr>
          <w:sz w:val="20"/>
        </w:rPr>
        <w:t xml:space="preserve"> (as if applied) in year </w:t>
      </w:r>
      <w:r w:rsidRPr="00C654E9">
        <w:rPr>
          <w:i/>
          <w:iCs/>
          <w:sz w:val="20"/>
        </w:rPr>
        <w:t>t</w:t>
      </w:r>
    </w:p>
    <w:p w14:paraId="59590C0D" w14:textId="387A4E75" w:rsidR="0058777A" w:rsidRPr="00C654E9" w:rsidRDefault="0058777A" w:rsidP="0058777A">
      <w:pPr>
        <w:keepNext/>
        <w:tabs>
          <w:tab w:val="clear" w:pos="2880"/>
          <w:tab w:val="clear" w:pos="9360"/>
          <w:tab w:val="right" w:pos="9781"/>
        </w:tabs>
        <w:spacing w:after="120"/>
        <w:ind w:left="2160" w:hanging="2160"/>
        <w:rPr>
          <w:b/>
          <w:szCs w:val="24"/>
        </w:rPr>
      </w:pPr>
      <w:r w:rsidRPr="00C654E9">
        <w:rPr>
          <w:b/>
          <w:szCs w:val="24"/>
        </w:rPr>
        <w:t>To estimate total direct N</w:t>
      </w:r>
      <w:r w:rsidRPr="00C654E9">
        <w:rPr>
          <w:b/>
          <w:szCs w:val="24"/>
          <w:vertAlign w:val="subscript"/>
        </w:rPr>
        <w:t>2</w:t>
      </w:r>
      <w:r w:rsidRPr="00C654E9">
        <w:rPr>
          <w:b/>
          <w:szCs w:val="24"/>
        </w:rPr>
        <w:t>O-N losses from a specific field following manure application:</w:t>
      </w:r>
    </w:p>
    <w:p w14:paraId="7E2A3771" w14:textId="3CE3B0F0" w:rsidR="00B032D1" w:rsidRPr="00C654E9" w:rsidRDefault="00000000" w:rsidP="006B2E96">
      <w:pPr>
        <w:keepNext/>
        <w:tabs>
          <w:tab w:val="clear" w:pos="2880"/>
          <w:tab w:val="clear" w:pos="9360"/>
          <w:tab w:val="left" w:pos="4140"/>
          <w:tab w:val="right" w:pos="9781"/>
        </w:tabs>
        <w:spacing w:after="120"/>
        <w:ind w:left="3780" w:hanging="378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oMath>
      <w:r w:rsidR="00B032D1" w:rsidRPr="00C654E9">
        <w:rPr>
          <w:b/>
        </w:rPr>
        <w:t xml:space="preserve"> </w:t>
      </w:r>
      <w:r w:rsidR="00B032D1" w:rsidRPr="00C654E9">
        <w:rPr>
          <w:b/>
        </w:rPr>
        <w:tab/>
      </w:r>
    </w:p>
    <w:p w14:paraId="4620F043" w14:textId="40CC3E27" w:rsidR="00B032D1" w:rsidRPr="00C654E9" w:rsidRDefault="00B032D1" w:rsidP="00B032D1">
      <w:pPr>
        <w:keepNext/>
        <w:tabs>
          <w:tab w:val="clear" w:pos="2880"/>
          <w:tab w:val="clear" w:pos="9360"/>
          <w:tab w:val="right" w:pos="9781"/>
        </w:tabs>
        <w:spacing w:after="120"/>
        <w:rPr>
          <w:b/>
        </w:rPr>
      </w:pPr>
      <w:r w:rsidRPr="00C654E9">
        <w:rPr>
          <w:b/>
        </w:rPr>
        <w:tab/>
      </w:r>
      <w:bookmarkStart w:id="695" w:name="N2ON_AllManureDirect_TFieldN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10</w:t>
      </w:r>
      <w:r w:rsidR="001977CC" w:rsidRPr="00C654E9">
        <w:rPr>
          <w:b/>
        </w:rPr>
        <w:fldChar w:fldCharType="end"/>
      </w:r>
      <w:bookmarkEnd w:id="695"/>
    </w:p>
    <w:p w14:paraId="78AE135A" w14:textId="77777777" w:rsidR="00B032D1" w:rsidRPr="00C654E9" w:rsidRDefault="00B032D1" w:rsidP="00B032D1">
      <w:pPr>
        <w:tabs>
          <w:tab w:val="clear" w:pos="2880"/>
          <w:tab w:val="clear" w:pos="9360"/>
        </w:tabs>
        <w:spacing w:before="0"/>
        <w:ind w:left="2835" w:hanging="2835"/>
        <w:rPr>
          <w:iCs/>
          <w:sz w:val="20"/>
        </w:rPr>
      </w:pPr>
      <w:r w:rsidRPr="00C654E9">
        <w:rPr>
          <w:iCs/>
          <w:sz w:val="20"/>
        </w:rPr>
        <w:t>where</w:t>
      </w:r>
    </w:p>
    <w:p w14:paraId="2B8C3F56" w14:textId="7F8AD95E" w:rsidR="00B032D1" w:rsidRPr="00C654E9" w:rsidRDefault="00B032D1" w:rsidP="00B032D1">
      <w:pPr>
        <w:tabs>
          <w:tab w:val="clear" w:pos="2880"/>
          <w:tab w:val="clear" w:pos="9360"/>
        </w:tabs>
        <w:spacing w:before="0"/>
        <w:ind w:left="2835" w:hanging="2835"/>
        <w:rPr>
          <w:i/>
          <w:iCs/>
          <w:sz w:val="20"/>
        </w:rPr>
      </w:pPr>
      <w:r w:rsidRPr="00C654E9">
        <w:rPr>
          <w:i/>
          <w:sz w:val="20"/>
        </w:rPr>
        <w:t>N</w:t>
      </w:r>
      <w:r w:rsidRPr="00C654E9">
        <w:rPr>
          <w:i/>
          <w:sz w:val="20"/>
          <w:vertAlign w:val="subscript"/>
        </w:rPr>
        <w:t>2</w:t>
      </w:r>
      <w:r w:rsidRPr="00C654E9">
        <w:rPr>
          <w:i/>
          <w:sz w:val="20"/>
        </w:rPr>
        <w:t>O-N</w:t>
      </w:r>
      <w:r w:rsidR="0058777A" w:rsidRPr="00C654E9">
        <w:rPr>
          <w:i/>
          <w:sz w:val="20"/>
          <w:vertAlign w:val="subscript"/>
        </w:rPr>
        <w:t>allmanure</w:t>
      </w:r>
      <w:r w:rsidR="00E60DE5" w:rsidRPr="00C654E9">
        <w:rPr>
          <w:i/>
          <w:sz w:val="20"/>
          <w:vertAlign w:val="subscript"/>
        </w:rPr>
        <w:t>direct</w:t>
      </w:r>
      <w:r w:rsidR="0058777A" w:rsidRPr="00C654E9">
        <w:rPr>
          <w:i/>
          <w:sz w:val="20"/>
          <w:vertAlign w:val="subscript"/>
        </w:rPr>
        <w: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iCs/>
          <w:sz w:val="20"/>
        </w:rPr>
        <w:t>T</w:t>
      </w:r>
      <w:r w:rsidRPr="00C654E9">
        <w:rPr>
          <w:sz w:val="20"/>
        </w:rPr>
        <w:t>otal direct N</w:t>
      </w:r>
      <w:r w:rsidRPr="00C654E9">
        <w:rPr>
          <w:sz w:val="20"/>
          <w:vertAlign w:val="subscript"/>
        </w:rPr>
        <w:t>2</w:t>
      </w:r>
      <w:r w:rsidRPr="00C654E9">
        <w:rPr>
          <w:sz w:val="20"/>
        </w:rPr>
        <w:t>O emissions (kg N</w:t>
      </w:r>
      <w:r w:rsidRPr="00C654E9">
        <w:rPr>
          <w:sz w:val="20"/>
          <w:vertAlign w:val="subscript"/>
        </w:rPr>
        <w:t>2</w:t>
      </w:r>
      <w:r w:rsidRPr="00C654E9">
        <w:rPr>
          <w:sz w:val="20"/>
        </w:rPr>
        <w:t xml:space="preserve">O-N) from the application of </w:t>
      </w:r>
      <w:r w:rsidR="0058777A" w:rsidRPr="00C654E9">
        <w:rPr>
          <w:sz w:val="20"/>
        </w:rPr>
        <w:t xml:space="preserve">all </w:t>
      </w:r>
      <w:r w:rsidRPr="00C654E9">
        <w:rPr>
          <w:sz w:val="20"/>
        </w:rPr>
        <w:t xml:space="preserve">stored and imported manure </w:t>
      </w:r>
      <w:r w:rsidR="00086984" w:rsidRPr="00C654E9">
        <w:rPr>
          <w:sz w:val="20"/>
        </w:rPr>
        <w:t>on</w:t>
      </w:r>
      <w:r w:rsidRPr="00C654E9">
        <w:rPr>
          <w:sz w:val="20"/>
        </w:rPr>
        <w:t xml:space="preserve"> field </w:t>
      </w:r>
      <w:r w:rsidRPr="00C654E9">
        <w:rPr>
          <w:i/>
          <w:iCs/>
          <w:sz w:val="20"/>
        </w:rPr>
        <w:t>n</w:t>
      </w:r>
      <w:r w:rsidRPr="00C654E9">
        <w:rPr>
          <w:sz w:val="20"/>
        </w:rPr>
        <w:t xml:space="preserve"> in year </w:t>
      </w:r>
      <w:r w:rsidRPr="00C654E9">
        <w:rPr>
          <w:i/>
          <w:iCs/>
          <w:sz w:val="20"/>
        </w:rPr>
        <w:t>t</w:t>
      </w:r>
    </w:p>
    <w:p w14:paraId="32C5C6A5" w14:textId="691A2EC9" w:rsidR="00B032D1" w:rsidRPr="00C654E9" w:rsidRDefault="00B032D1" w:rsidP="00B032D1">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0058777A" w:rsidRPr="00C654E9">
        <w:rPr>
          <w:i/>
          <w:sz w:val="20"/>
          <w:vertAlign w:val="subscript"/>
        </w:rPr>
        <w:t>m</w:t>
      </w:r>
      <w:r w:rsidRPr="00C654E9">
        <w:rPr>
          <w:i/>
          <w:sz w:val="20"/>
          <w:vertAlign w:val="subscript"/>
        </w:rPr>
        <w:t>anuredirect(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Direct N</w:t>
      </w:r>
      <w:r w:rsidRPr="00C654E9">
        <w:rPr>
          <w:sz w:val="20"/>
          <w:vertAlign w:val="subscript"/>
        </w:rPr>
        <w:t>2</w:t>
      </w:r>
      <w:r w:rsidRPr="00C654E9">
        <w:rPr>
          <w:sz w:val="20"/>
        </w:rPr>
        <w:t>O emissions (kg N</w:t>
      </w:r>
      <w:r w:rsidRPr="00C654E9">
        <w:rPr>
          <w:sz w:val="20"/>
          <w:vertAlign w:val="subscript"/>
        </w:rPr>
        <w:t>2</w:t>
      </w:r>
      <w:r w:rsidRPr="00C654E9">
        <w:rPr>
          <w:sz w:val="20"/>
        </w:rPr>
        <w:t xml:space="preserve">O-N) from manure application on field </w:t>
      </w:r>
      <w:r w:rsidRPr="00C654E9">
        <w:rPr>
          <w:i/>
          <w:iCs/>
          <w:sz w:val="20"/>
        </w:rPr>
        <w:t>n</w:t>
      </w:r>
      <w:r w:rsidRPr="00C654E9">
        <w:rPr>
          <w:sz w:val="20"/>
        </w:rPr>
        <w:t xml:space="preserve"> in year </w:t>
      </w:r>
      <w:r w:rsidRPr="00C654E9">
        <w:rPr>
          <w:i/>
          <w:iCs/>
          <w:sz w:val="20"/>
        </w:rPr>
        <w:t>t</w:t>
      </w:r>
    </w:p>
    <w:p w14:paraId="5E039BD9" w14:textId="36871394" w:rsidR="00B032D1" w:rsidRPr="00C654E9" w:rsidRDefault="00B032D1" w:rsidP="00B032D1">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0058777A" w:rsidRPr="00C654E9">
        <w:rPr>
          <w:i/>
          <w:sz w:val="20"/>
          <w:vertAlign w:val="subscript"/>
        </w:rPr>
        <w:t>m</w:t>
      </w:r>
      <w:r w:rsidRPr="00C654E9">
        <w:rPr>
          <w:i/>
          <w:sz w:val="20"/>
          <w:vertAlign w:val="subscript"/>
        </w:rPr>
        <w:t>anuredirect_leftover(</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Direct N</w:t>
      </w:r>
      <w:r w:rsidRPr="00C654E9">
        <w:rPr>
          <w:sz w:val="20"/>
          <w:vertAlign w:val="subscript"/>
        </w:rPr>
        <w:t>2</w:t>
      </w:r>
      <w:r w:rsidRPr="00C654E9">
        <w:rPr>
          <w:sz w:val="20"/>
        </w:rPr>
        <w:t>O emissions (kg N</w:t>
      </w:r>
      <w:r w:rsidRPr="00C654E9">
        <w:rPr>
          <w:sz w:val="20"/>
          <w:vertAlign w:val="subscript"/>
        </w:rPr>
        <w:t>2</w:t>
      </w:r>
      <w:r w:rsidRPr="00C654E9">
        <w:rPr>
          <w:sz w:val="20"/>
        </w:rPr>
        <w:t xml:space="preserve">O-N) from the application of ‘leftover’ stored manure to field </w:t>
      </w:r>
      <w:r w:rsidRPr="00C654E9">
        <w:rPr>
          <w:i/>
          <w:iCs/>
          <w:sz w:val="20"/>
        </w:rPr>
        <w:t>n</w:t>
      </w:r>
      <w:r w:rsidRPr="00C654E9">
        <w:rPr>
          <w:sz w:val="20"/>
        </w:rPr>
        <w:t xml:space="preserve"> in year </w:t>
      </w:r>
      <w:r w:rsidRPr="00C654E9">
        <w:rPr>
          <w:i/>
          <w:iCs/>
          <w:sz w:val="20"/>
        </w:rPr>
        <w:t>t</w:t>
      </w:r>
    </w:p>
    <w:p w14:paraId="1CA7BB8F" w14:textId="77777777" w:rsidR="00B032D1" w:rsidRPr="00C654E9" w:rsidRDefault="00B032D1" w:rsidP="00B032D1">
      <w:pPr>
        <w:tabs>
          <w:tab w:val="clear" w:pos="2880"/>
          <w:tab w:val="clear" w:pos="9360"/>
        </w:tabs>
        <w:spacing w:before="0"/>
        <w:ind w:left="2835" w:hanging="2835"/>
        <w:rPr>
          <w:i/>
          <w:iCs/>
          <w:sz w:val="20"/>
        </w:rPr>
      </w:pPr>
    </w:p>
    <w:p w14:paraId="53F56CB1" w14:textId="73A9ADE1" w:rsidR="0058777A" w:rsidRPr="00C654E9" w:rsidRDefault="0058777A" w:rsidP="0058777A">
      <w:pPr>
        <w:keepNext/>
        <w:tabs>
          <w:tab w:val="clear" w:pos="2880"/>
          <w:tab w:val="clear" w:pos="9360"/>
          <w:tab w:val="right" w:pos="9781"/>
        </w:tabs>
        <w:spacing w:after="120"/>
        <w:rPr>
          <w:b/>
          <w:szCs w:val="24"/>
        </w:rPr>
      </w:pPr>
      <w:r w:rsidRPr="00C654E9">
        <w:rPr>
          <w:b/>
          <w:szCs w:val="24"/>
        </w:rPr>
        <w:t>To estimate total N</w:t>
      </w:r>
      <w:r w:rsidRPr="00C654E9">
        <w:rPr>
          <w:b/>
          <w:szCs w:val="24"/>
          <w:vertAlign w:val="subscript"/>
        </w:rPr>
        <w:t>2</w:t>
      </w:r>
      <w:r w:rsidRPr="00C654E9">
        <w:rPr>
          <w:b/>
          <w:szCs w:val="24"/>
        </w:rPr>
        <w:t>O-N losses from the farm, including emissions from exported manure (as if applied):</w:t>
      </w:r>
    </w:p>
    <w:p w14:paraId="03000A9C" w14:textId="0FA0EAD3" w:rsidR="0058777A" w:rsidRPr="00C654E9" w:rsidRDefault="00000000" w:rsidP="009D3C62">
      <w:pPr>
        <w:keepNext/>
        <w:tabs>
          <w:tab w:val="clear" w:pos="2880"/>
          <w:tab w:val="clear" w:pos="9360"/>
          <w:tab w:val="right" w:pos="9781"/>
        </w:tabs>
        <w:spacing w:after="120"/>
        <w:ind w:left="3600" w:hanging="360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m:t>
                </m:r>
              </m:e>
            </m:d>
          </m:sub>
        </m:sSub>
        <m:r>
          <m:rPr>
            <m:sty m:val="bi"/>
            <m:brk/>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m:t>
                </m:r>
              </m:e>
            </m:d>
          </m:sub>
        </m:sSub>
      </m:oMath>
      <w:r w:rsidR="0058777A" w:rsidRPr="00C654E9">
        <w:rPr>
          <w:b/>
          <w:szCs w:val="24"/>
        </w:rPr>
        <w:tab/>
      </w:r>
      <w:r w:rsidR="0058777A"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11</w:t>
      </w:r>
      <w:r w:rsidR="001977CC" w:rsidRPr="00C654E9">
        <w:rPr>
          <w:b/>
        </w:rPr>
        <w:fldChar w:fldCharType="end"/>
      </w:r>
    </w:p>
    <w:p w14:paraId="33A3BE2B" w14:textId="77777777" w:rsidR="0058777A" w:rsidRPr="00C654E9" w:rsidRDefault="0058777A" w:rsidP="0058777A">
      <w:pPr>
        <w:tabs>
          <w:tab w:val="clear" w:pos="2880"/>
          <w:tab w:val="left" w:pos="2694"/>
        </w:tabs>
        <w:ind w:left="2694" w:hanging="2694"/>
        <w:rPr>
          <w:i/>
          <w:sz w:val="20"/>
        </w:rPr>
      </w:pPr>
      <w:r w:rsidRPr="00C654E9">
        <w:rPr>
          <w:sz w:val="20"/>
        </w:rPr>
        <w:t>where</w:t>
      </w:r>
    </w:p>
    <w:p w14:paraId="2BC33F24" w14:textId="5CD34F8E" w:rsidR="0058777A" w:rsidRPr="00C654E9" w:rsidRDefault="0058777A" w:rsidP="0058777A">
      <w:pPr>
        <w:tabs>
          <w:tab w:val="clear" w:pos="2880"/>
          <w:tab w:val="clear" w:pos="9360"/>
        </w:tabs>
        <w:spacing w:before="0"/>
        <w:ind w:left="2835" w:hanging="2835"/>
        <w:rPr>
          <w:sz w:val="20"/>
          <w:szCs w:val="24"/>
        </w:rPr>
      </w:pPr>
      <w:r w:rsidRPr="00C654E9">
        <w:rPr>
          <w:i/>
          <w:sz w:val="20"/>
          <w:szCs w:val="24"/>
        </w:rPr>
        <w:t>N</w:t>
      </w:r>
      <w:r w:rsidR="00D01402" w:rsidRPr="00C654E9">
        <w:rPr>
          <w:i/>
          <w:sz w:val="20"/>
          <w:szCs w:val="24"/>
          <w:vertAlign w:val="subscript"/>
        </w:rPr>
        <w:t>2</w:t>
      </w:r>
      <w:r w:rsidR="00D01402" w:rsidRPr="00C654E9">
        <w:rPr>
          <w:i/>
          <w:sz w:val="20"/>
          <w:szCs w:val="24"/>
        </w:rPr>
        <w:t>O-</w:t>
      </w:r>
      <w:r w:rsidRPr="00C654E9">
        <w:rPr>
          <w:i/>
          <w:sz w:val="20"/>
          <w:szCs w:val="24"/>
        </w:rPr>
        <w:t>N</w:t>
      </w:r>
      <w:r w:rsidRPr="00C654E9">
        <w:rPr>
          <w:i/>
          <w:sz w:val="20"/>
          <w:szCs w:val="24"/>
          <w:vertAlign w:val="subscript"/>
        </w:rPr>
        <w:t>allmanure</w:t>
      </w:r>
      <w:r w:rsidR="00E60DE5" w:rsidRPr="00C654E9">
        <w:rPr>
          <w:i/>
          <w:sz w:val="20"/>
          <w:szCs w:val="24"/>
          <w:vertAlign w:val="subscript"/>
        </w:rPr>
        <w:t>direct</w:t>
      </w:r>
      <w:r w:rsidRPr="00C654E9">
        <w:rPr>
          <w:i/>
          <w:sz w:val="20"/>
          <w:szCs w:val="24"/>
          <w:vertAlign w:val="subscript"/>
        </w:rPr>
        <w:t>(</w:t>
      </w:r>
      <w:proofErr w:type="spellStart"/>
      <w:r w:rsidRPr="00C654E9">
        <w:rPr>
          <w:i/>
          <w:sz w:val="20"/>
          <w:szCs w:val="24"/>
          <w:vertAlign w:val="subscript"/>
        </w:rPr>
        <w:t>t,farm</w:t>
      </w:r>
      <w:proofErr w:type="spellEnd"/>
      <w:r w:rsidRPr="00C654E9">
        <w:rPr>
          <w:i/>
          <w:sz w:val="20"/>
          <w:szCs w:val="24"/>
          <w:vertAlign w:val="subscript"/>
        </w:rPr>
        <w:t>)</w:t>
      </w:r>
      <w:r w:rsidRPr="00C654E9">
        <w:rPr>
          <w:i/>
          <w:sz w:val="20"/>
          <w:szCs w:val="24"/>
        </w:rPr>
        <w:tab/>
      </w:r>
      <w:r w:rsidRPr="00C654E9">
        <w:rPr>
          <w:sz w:val="20"/>
          <w:szCs w:val="24"/>
        </w:rPr>
        <w:t xml:space="preserve">Total </w:t>
      </w:r>
      <w:r w:rsidR="000E5F33" w:rsidRPr="00C654E9">
        <w:rPr>
          <w:sz w:val="20"/>
          <w:szCs w:val="24"/>
        </w:rPr>
        <w:t xml:space="preserve">direct </w:t>
      </w:r>
      <w:r w:rsidR="00D01402" w:rsidRPr="00C654E9">
        <w:rPr>
          <w:sz w:val="20"/>
          <w:szCs w:val="24"/>
        </w:rPr>
        <w:t>N</w:t>
      </w:r>
      <w:r w:rsidR="00D01402" w:rsidRPr="00C654E9">
        <w:rPr>
          <w:sz w:val="20"/>
          <w:szCs w:val="24"/>
          <w:vertAlign w:val="subscript"/>
        </w:rPr>
        <w:t>2</w:t>
      </w:r>
      <w:r w:rsidR="00D01402" w:rsidRPr="00C654E9">
        <w:rPr>
          <w:sz w:val="20"/>
          <w:szCs w:val="24"/>
        </w:rPr>
        <w:t xml:space="preserve">O-N </w:t>
      </w:r>
      <w:r w:rsidRPr="00C654E9">
        <w:rPr>
          <w:sz w:val="20"/>
          <w:szCs w:val="24"/>
        </w:rPr>
        <w:t xml:space="preserve">emissions from all farm-produced </w:t>
      </w:r>
      <w:r w:rsidR="00086984" w:rsidRPr="00C654E9">
        <w:rPr>
          <w:sz w:val="20"/>
          <w:szCs w:val="24"/>
        </w:rPr>
        <w:t xml:space="preserve">(incl. exported) </w:t>
      </w:r>
      <w:r w:rsidRPr="00C654E9">
        <w:rPr>
          <w:sz w:val="20"/>
          <w:szCs w:val="24"/>
        </w:rPr>
        <w:t xml:space="preserve">and imported land-applied manure (kg </w:t>
      </w:r>
      <w:r w:rsidR="00D01402" w:rsidRPr="00C654E9">
        <w:rPr>
          <w:sz w:val="20"/>
          <w:szCs w:val="24"/>
        </w:rPr>
        <w:t>N</w:t>
      </w:r>
      <w:r w:rsidR="00D01402" w:rsidRPr="00C654E9">
        <w:rPr>
          <w:sz w:val="20"/>
          <w:szCs w:val="24"/>
          <w:vertAlign w:val="subscript"/>
        </w:rPr>
        <w:t>2</w:t>
      </w:r>
      <w:r w:rsidR="00D01402" w:rsidRPr="00C654E9">
        <w:rPr>
          <w:sz w:val="20"/>
          <w:szCs w:val="24"/>
        </w:rPr>
        <w:t>O-N</w:t>
      </w:r>
      <w:r w:rsidRPr="00C654E9">
        <w:rPr>
          <w:sz w:val="20"/>
          <w:szCs w:val="24"/>
        </w:rPr>
        <w:t>), in year</w:t>
      </w:r>
      <w:r w:rsidRPr="00C654E9">
        <w:rPr>
          <w:i/>
          <w:iCs/>
          <w:sz w:val="20"/>
          <w:szCs w:val="24"/>
        </w:rPr>
        <w:t xml:space="preserve"> t</w:t>
      </w:r>
    </w:p>
    <w:p w14:paraId="7C5A0627" w14:textId="1A3097B4" w:rsidR="0058777A" w:rsidRPr="00C654E9" w:rsidRDefault="00D01402" w:rsidP="0058777A">
      <w:pPr>
        <w:tabs>
          <w:tab w:val="clear" w:pos="2880"/>
          <w:tab w:val="clear" w:pos="9360"/>
        </w:tabs>
        <w:spacing w:before="0"/>
        <w:ind w:left="2835" w:hanging="2835"/>
        <w:rPr>
          <w:sz w:val="20"/>
          <w:szCs w:val="24"/>
        </w:rPr>
      </w:pPr>
      <w:r w:rsidRPr="00C654E9">
        <w:rPr>
          <w:i/>
          <w:sz w:val="20"/>
          <w:szCs w:val="24"/>
        </w:rPr>
        <w:t>N</w:t>
      </w:r>
      <w:r w:rsidRPr="00C654E9">
        <w:rPr>
          <w:i/>
          <w:sz w:val="20"/>
          <w:szCs w:val="24"/>
          <w:vertAlign w:val="subscript"/>
        </w:rPr>
        <w:t>2</w:t>
      </w:r>
      <w:r w:rsidRPr="00C654E9">
        <w:rPr>
          <w:i/>
          <w:sz w:val="20"/>
          <w:szCs w:val="24"/>
        </w:rPr>
        <w:t>O-</w:t>
      </w:r>
      <w:r w:rsidR="000E5F33" w:rsidRPr="00C654E9">
        <w:rPr>
          <w:i/>
          <w:sz w:val="20"/>
          <w:szCs w:val="24"/>
        </w:rPr>
        <w:t>N</w:t>
      </w:r>
      <w:r w:rsidR="000E5F33" w:rsidRPr="00C654E9">
        <w:rPr>
          <w:i/>
          <w:sz w:val="20"/>
          <w:szCs w:val="24"/>
          <w:vertAlign w:val="subscript"/>
        </w:rPr>
        <w:t>manuredirect</w:t>
      </w:r>
      <w:r w:rsidR="0058777A" w:rsidRPr="00C654E9">
        <w:rPr>
          <w:i/>
          <w:sz w:val="20"/>
          <w:szCs w:val="24"/>
          <w:vertAlign w:val="subscript"/>
        </w:rPr>
        <w:t>(t)</w:t>
      </w:r>
      <w:r w:rsidR="0058777A" w:rsidRPr="00C654E9">
        <w:rPr>
          <w:i/>
          <w:sz w:val="20"/>
          <w:szCs w:val="24"/>
        </w:rPr>
        <w:tab/>
      </w:r>
      <w:r w:rsidR="000E5F33" w:rsidRPr="00C654E9">
        <w:rPr>
          <w:iCs/>
          <w:sz w:val="20"/>
          <w:szCs w:val="24"/>
        </w:rPr>
        <w:t xml:space="preserve">Direct </w:t>
      </w:r>
      <w:r w:rsidRPr="00C654E9">
        <w:rPr>
          <w:sz w:val="20"/>
          <w:szCs w:val="24"/>
        </w:rPr>
        <w:t>N</w:t>
      </w:r>
      <w:r w:rsidRPr="00C654E9">
        <w:rPr>
          <w:sz w:val="20"/>
          <w:szCs w:val="24"/>
          <w:vertAlign w:val="subscript"/>
        </w:rPr>
        <w:t>2</w:t>
      </w:r>
      <w:r w:rsidRPr="00C654E9">
        <w:rPr>
          <w:sz w:val="20"/>
          <w:szCs w:val="24"/>
        </w:rPr>
        <w:t xml:space="preserve">O-N </w:t>
      </w:r>
      <w:r w:rsidR="0058777A" w:rsidRPr="00C654E9">
        <w:rPr>
          <w:sz w:val="20"/>
          <w:szCs w:val="24"/>
        </w:rPr>
        <w:t xml:space="preserve">emissions from land-applied manure produced on-farm (kg </w:t>
      </w:r>
      <w:r w:rsidRPr="00C654E9">
        <w:rPr>
          <w:sz w:val="20"/>
          <w:szCs w:val="24"/>
        </w:rPr>
        <w:t>N</w:t>
      </w:r>
      <w:r w:rsidRPr="00C654E9">
        <w:rPr>
          <w:sz w:val="20"/>
          <w:szCs w:val="24"/>
          <w:vertAlign w:val="subscript"/>
        </w:rPr>
        <w:t>2</w:t>
      </w:r>
      <w:r w:rsidRPr="00C654E9">
        <w:rPr>
          <w:sz w:val="20"/>
          <w:szCs w:val="24"/>
        </w:rPr>
        <w:t>O-N</w:t>
      </w:r>
      <w:r w:rsidR="0058777A" w:rsidRPr="00C654E9">
        <w:rPr>
          <w:sz w:val="20"/>
          <w:szCs w:val="24"/>
        </w:rPr>
        <w:t xml:space="preserve">), applied to specific fields in year </w:t>
      </w:r>
      <w:r w:rsidR="0058777A" w:rsidRPr="00C654E9">
        <w:rPr>
          <w:i/>
          <w:iCs/>
          <w:sz w:val="20"/>
          <w:szCs w:val="24"/>
        </w:rPr>
        <w:t>t</w:t>
      </w:r>
    </w:p>
    <w:p w14:paraId="24AB05F6" w14:textId="41477471" w:rsidR="0058777A" w:rsidRPr="00C654E9" w:rsidRDefault="00D01402" w:rsidP="0058777A">
      <w:pPr>
        <w:tabs>
          <w:tab w:val="clear" w:pos="2880"/>
          <w:tab w:val="clear" w:pos="9360"/>
        </w:tabs>
        <w:spacing w:before="0"/>
        <w:ind w:left="2835" w:hanging="2835"/>
        <w:rPr>
          <w:sz w:val="20"/>
          <w:szCs w:val="24"/>
        </w:rPr>
      </w:pPr>
      <w:r w:rsidRPr="00C654E9">
        <w:rPr>
          <w:i/>
          <w:sz w:val="20"/>
          <w:szCs w:val="24"/>
        </w:rPr>
        <w:t>N</w:t>
      </w:r>
      <w:r w:rsidRPr="00C654E9">
        <w:rPr>
          <w:i/>
          <w:sz w:val="20"/>
          <w:szCs w:val="24"/>
          <w:vertAlign w:val="subscript"/>
        </w:rPr>
        <w:t>2</w:t>
      </w:r>
      <w:r w:rsidRPr="00C654E9">
        <w:rPr>
          <w:i/>
          <w:sz w:val="20"/>
          <w:szCs w:val="24"/>
        </w:rPr>
        <w:t>O-N</w:t>
      </w:r>
      <w:r w:rsidR="000E5F33" w:rsidRPr="00C654E9">
        <w:rPr>
          <w:i/>
          <w:sz w:val="20"/>
          <w:szCs w:val="24"/>
          <w:vertAlign w:val="subscript"/>
        </w:rPr>
        <w:t>manuredirect_</w:t>
      </w:r>
      <w:r w:rsidR="0058777A" w:rsidRPr="00C654E9">
        <w:rPr>
          <w:i/>
          <w:sz w:val="20"/>
          <w:szCs w:val="24"/>
          <w:vertAlign w:val="subscript"/>
        </w:rPr>
        <w:t>leftover(t)</w:t>
      </w:r>
      <w:r w:rsidR="0058777A" w:rsidRPr="00C654E9">
        <w:rPr>
          <w:sz w:val="20"/>
          <w:szCs w:val="24"/>
        </w:rPr>
        <w:t xml:space="preserve"> </w:t>
      </w:r>
      <w:r w:rsidR="0058777A" w:rsidRPr="00C654E9">
        <w:rPr>
          <w:sz w:val="20"/>
          <w:szCs w:val="24"/>
        </w:rPr>
        <w:tab/>
      </w:r>
      <w:r w:rsidR="000E5F33" w:rsidRPr="00C654E9">
        <w:rPr>
          <w:sz w:val="20"/>
          <w:szCs w:val="24"/>
        </w:rPr>
        <w:t xml:space="preserve">Direct </w:t>
      </w:r>
      <w:r w:rsidRPr="00C654E9">
        <w:rPr>
          <w:sz w:val="20"/>
          <w:szCs w:val="24"/>
        </w:rPr>
        <w:t>N</w:t>
      </w:r>
      <w:r w:rsidRPr="00C654E9">
        <w:rPr>
          <w:sz w:val="20"/>
          <w:szCs w:val="24"/>
          <w:vertAlign w:val="subscript"/>
        </w:rPr>
        <w:t>2</w:t>
      </w:r>
      <w:r w:rsidRPr="00C654E9">
        <w:rPr>
          <w:sz w:val="20"/>
          <w:szCs w:val="24"/>
        </w:rPr>
        <w:t xml:space="preserve">O-N </w:t>
      </w:r>
      <w:r w:rsidR="0058777A" w:rsidRPr="00C654E9">
        <w:rPr>
          <w:sz w:val="20"/>
          <w:szCs w:val="24"/>
        </w:rPr>
        <w:t xml:space="preserve">emissions from farm-produced leftover manure applied equally across all of the farm’s fields (except native rangeland) (kg </w:t>
      </w:r>
      <w:r w:rsidRPr="00C654E9">
        <w:rPr>
          <w:sz w:val="20"/>
          <w:szCs w:val="24"/>
        </w:rPr>
        <w:t>N</w:t>
      </w:r>
      <w:r w:rsidRPr="00C654E9">
        <w:rPr>
          <w:sz w:val="20"/>
          <w:szCs w:val="24"/>
          <w:vertAlign w:val="subscript"/>
        </w:rPr>
        <w:t>2</w:t>
      </w:r>
      <w:r w:rsidRPr="00C654E9">
        <w:rPr>
          <w:sz w:val="20"/>
          <w:szCs w:val="24"/>
        </w:rPr>
        <w:t>O-N</w:t>
      </w:r>
      <w:r w:rsidR="0058777A" w:rsidRPr="00C654E9">
        <w:rPr>
          <w:sz w:val="20"/>
          <w:szCs w:val="24"/>
        </w:rPr>
        <w:t xml:space="preserve">) in year </w:t>
      </w:r>
      <w:r w:rsidR="0058777A" w:rsidRPr="00C654E9">
        <w:rPr>
          <w:i/>
          <w:iCs/>
          <w:sz w:val="20"/>
          <w:szCs w:val="24"/>
        </w:rPr>
        <w:t>t</w:t>
      </w:r>
    </w:p>
    <w:p w14:paraId="50106CEF" w14:textId="7E914490" w:rsidR="0058777A" w:rsidRPr="00C654E9" w:rsidRDefault="00D01402" w:rsidP="0058777A">
      <w:pPr>
        <w:tabs>
          <w:tab w:val="clear" w:pos="2880"/>
          <w:tab w:val="clear" w:pos="9360"/>
        </w:tabs>
        <w:spacing w:before="0"/>
        <w:ind w:left="2835" w:hanging="2835"/>
        <w:rPr>
          <w:sz w:val="20"/>
          <w:szCs w:val="24"/>
        </w:rPr>
      </w:pPr>
      <w:r w:rsidRPr="00C654E9">
        <w:rPr>
          <w:i/>
          <w:sz w:val="20"/>
          <w:szCs w:val="24"/>
        </w:rPr>
        <w:t>N</w:t>
      </w:r>
      <w:r w:rsidRPr="00C654E9">
        <w:rPr>
          <w:i/>
          <w:sz w:val="20"/>
          <w:szCs w:val="24"/>
          <w:vertAlign w:val="subscript"/>
        </w:rPr>
        <w:t>2</w:t>
      </w:r>
      <w:r w:rsidRPr="00C654E9">
        <w:rPr>
          <w:i/>
          <w:sz w:val="20"/>
          <w:szCs w:val="24"/>
        </w:rPr>
        <w:t>O-N</w:t>
      </w:r>
      <w:r w:rsidR="0058777A" w:rsidRPr="00C654E9">
        <w:rPr>
          <w:i/>
          <w:sz w:val="20"/>
          <w:szCs w:val="24"/>
          <w:vertAlign w:val="subscript"/>
        </w:rPr>
        <w:t>manure</w:t>
      </w:r>
      <w:r w:rsidR="000E5F33" w:rsidRPr="00C654E9">
        <w:rPr>
          <w:i/>
          <w:sz w:val="20"/>
          <w:szCs w:val="24"/>
          <w:vertAlign w:val="subscript"/>
        </w:rPr>
        <w:t>direct</w:t>
      </w:r>
      <w:r w:rsidR="0058777A" w:rsidRPr="00C654E9">
        <w:rPr>
          <w:i/>
          <w:sz w:val="20"/>
          <w:szCs w:val="24"/>
          <w:vertAlign w:val="subscript"/>
        </w:rPr>
        <w:t>_export(t)</w:t>
      </w:r>
      <w:r w:rsidR="0058777A" w:rsidRPr="00C654E9">
        <w:rPr>
          <w:sz w:val="20"/>
          <w:szCs w:val="24"/>
        </w:rPr>
        <w:t xml:space="preserve"> </w:t>
      </w:r>
      <w:r w:rsidR="0058777A" w:rsidRPr="00C654E9">
        <w:rPr>
          <w:sz w:val="20"/>
          <w:szCs w:val="24"/>
        </w:rPr>
        <w:tab/>
      </w:r>
      <w:r w:rsidR="000E5F33" w:rsidRPr="00C654E9">
        <w:rPr>
          <w:sz w:val="20"/>
          <w:szCs w:val="24"/>
        </w:rPr>
        <w:t xml:space="preserve">Direct </w:t>
      </w:r>
      <w:r w:rsidRPr="00C654E9">
        <w:rPr>
          <w:sz w:val="20"/>
          <w:szCs w:val="24"/>
        </w:rPr>
        <w:t>N</w:t>
      </w:r>
      <w:r w:rsidRPr="00C654E9">
        <w:rPr>
          <w:sz w:val="20"/>
          <w:szCs w:val="24"/>
          <w:vertAlign w:val="subscript"/>
        </w:rPr>
        <w:t>2</w:t>
      </w:r>
      <w:r w:rsidRPr="00C654E9">
        <w:rPr>
          <w:sz w:val="20"/>
          <w:szCs w:val="24"/>
        </w:rPr>
        <w:t xml:space="preserve">O-N </w:t>
      </w:r>
      <w:r w:rsidR="0058777A" w:rsidRPr="00C654E9">
        <w:rPr>
          <w:sz w:val="20"/>
          <w:szCs w:val="24"/>
        </w:rPr>
        <w:t xml:space="preserve">emissions from farm-produced manure exported from the </w:t>
      </w:r>
      <w:r w:rsidR="000E5F33" w:rsidRPr="00C654E9">
        <w:rPr>
          <w:sz w:val="20"/>
          <w:szCs w:val="24"/>
        </w:rPr>
        <w:t>farm</w:t>
      </w:r>
      <w:r w:rsidR="0058777A" w:rsidRPr="00C654E9">
        <w:rPr>
          <w:sz w:val="20"/>
          <w:szCs w:val="24"/>
        </w:rPr>
        <w:t xml:space="preserve"> (kg </w:t>
      </w:r>
      <w:r w:rsidRPr="00C654E9">
        <w:rPr>
          <w:sz w:val="20"/>
          <w:szCs w:val="24"/>
        </w:rPr>
        <w:t>N</w:t>
      </w:r>
      <w:r w:rsidRPr="00C654E9">
        <w:rPr>
          <w:sz w:val="20"/>
          <w:szCs w:val="24"/>
          <w:vertAlign w:val="subscript"/>
        </w:rPr>
        <w:t>2</w:t>
      </w:r>
      <w:r w:rsidRPr="00C654E9">
        <w:rPr>
          <w:sz w:val="20"/>
          <w:szCs w:val="24"/>
        </w:rPr>
        <w:t>O-N</w:t>
      </w:r>
      <w:r w:rsidR="0058777A" w:rsidRPr="00C654E9">
        <w:rPr>
          <w:sz w:val="20"/>
          <w:szCs w:val="24"/>
        </w:rPr>
        <w:t xml:space="preserve">), in year </w:t>
      </w:r>
      <w:r w:rsidR="0058777A" w:rsidRPr="00C654E9">
        <w:rPr>
          <w:i/>
          <w:iCs/>
          <w:sz w:val="20"/>
          <w:szCs w:val="24"/>
        </w:rPr>
        <w:t>t</w:t>
      </w:r>
    </w:p>
    <w:p w14:paraId="244A0445" w14:textId="16886C89" w:rsidR="00433104" w:rsidRPr="00C654E9" w:rsidRDefault="00064092" w:rsidP="008A7F5F">
      <w:pPr>
        <w:pStyle w:val="Heading3"/>
      </w:pPr>
      <w:bookmarkStart w:id="696" w:name="_Toc152758617"/>
      <w:bookmarkEnd w:id="677"/>
      <w:r w:rsidRPr="00C654E9">
        <w:t>Indirect N</w:t>
      </w:r>
      <w:r w:rsidRPr="00C654E9">
        <w:rPr>
          <w:vertAlign w:val="subscript"/>
        </w:rPr>
        <w:t>2</w:t>
      </w:r>
      <w:r w:rsidRPr="00C654E9">
        <w:t>O emissions from land-applied manure</w:t>
      </w:r>
      <w:bookmarkEnd w:id="696"/>
    </w:p>
    <w:p w14:paraId="1582189D" w14:textId="585286D2" w:rsidR="002324F6" w:rsidRPr="00C654E9" w:rsidRDefault="002324F6" w:rsidP="002324F6">
      <w:pPr>
        <w:pStyle w:val="Heading4"/>
      </w:pPr>
      <w:bookmarkStart w:id="697" w:name="_Ref97644756"/>
      <w:bookmarkEnd w:id="678"/>
      <w:bookmarkEnd w:id="679"/>
      <w:bookmarkEnd w:id="680"/>
      <w:r w:rsidRPr="00C654E9">
        <w:t xml:space="preserve">Ammonia emissions from </w:t>
      </w:r>
      <w:r w:rsidR="003A12EB" w:rsidRPr="00C654E9">
        <w:t xml:space="preserve">farm-produced </w:t>
      </w:r>
      <w:r w:rsidRPr="00C654E9">
        <w:t xml:space="preserve">land-applied </w:t>
      </w:r>
      <w:r w:rsidR="00CB123D" w:rsidRPr="00C654E9">
        <w:t xml:space="preserve">manure from </w:t>
      </w:r>
      <w:r w:rsidRPr="00C654E9">
        <w:t>beef</w:t>
      </w:r>
      <w:r w:rsidR="00CB123D" w:rsidRPr="00C654E9">
        <w:t xml:space="preserve"> cattle</w:t>
      </w:r>
      <w:r w:rsidRPr="00C654E9">
        <w:t xml:space="preserve"> and dairy cattle</w:t>
      </w:r>
      <w:bookmarkEnd w:id="697"/>
    </w:p>
    <w:p w14:paraId="392C87BA" w14:textId="67AF7372" w:rsidR="00E111A4" w:rsidRPr="00C654E9" w:rsidRDefault="004F11D1" w:rsidP="00E111A4">
      <w:pPr>
        <w:rPr>
          <w:szCs w:val="24"/>
        </w:rPr>
      </w:pPr>
      <w:r w:rsidRPr="00C654E9">
        <w:rPr>
          <w:b/>
          <w:szCs w:val="24"/>
          <w:u w:val="single"/>
        </w:rPr>
        <w:t>Beef cattle:</w:t>
      </w:r>
      <w:r w:rsidRPr="00C654E9">
        <w:rPr>
          <w:szCs w:val="24"/>
        </w:rPr>
        <w:t xml:space="preserve"> </w:t>
      </w:r>
      <w:r w:rsidR="00072D14" w:rsidRPr="00C654E9">
        <w:rPr>
          <w:szCs w:val="24"/>
        </w:rPr>
        <w:t>As for NH</w:t>
      </w:r>
      <w:r w:rsidR="00072D14" w:rsidRPr="00C654E9">
        <w:rPr>
          <w:szCs w:val="24"/>
          <w:vertAlign w:val="subscript"/>
        </w:rPr>
        <w:t>3</w:t>
      </w:r>
      <w:r w:rsidR="00072D14" w:rsidRPr="00C654E9">
        <w:rPr>
          <w:szCs w:val="24"/>
        </w:rPr>
        <w:t xml:space="preserve"> emissions from beef manure during the housing and storage stages, a</w:t>
      </w:r>
      <w:r w:rsidR="00072D14" w:rsidRPr="00C654E9">
        <w:rPr>
          <w:szCs w:val="32"/>
        </w:rPr>
        <w:t xml:space="preserve"> mass balance model based on the TAN in animal manure is applied to estimate emissions from the land application stage (based on Chai et al., 2014). </w:t>
      </w:r>
      <w:r w:rsidRPr="00C654E9">
        <w:rPr>
          <w:szCs w:val="24"/>
        </w:rPr>
        <w:t>In western Canada, composted or stockpiled manure is applied onto cropland, pasture and forage land, typically in spring and fall (Sheppard et al., 2011).</w:t>
      </w:r>
      <w:r w:rsidR="00072D14" w:rsidRPr="00C654E9">
        <w:rPr>
          <w:szCs w:val="24"/>
        </w:rPr>
        <w:t xml:space="preserve"> </w:t>
      </w:r>
      <w:r w:rsidR="00E111A4" w:rsidRPr="00C654E9">
        <w:rPr>
          <w:szCs w:val="24"/>
        </w:rPr>
        <w:t xml:space="preserve">About 57% of solid manure from Canadian beef farms is assumed to be spread on tilled lands (Bittman </w:t>
      </w:r>
      <w:r w:rsidR="00E111A4" w:rsidRPr="00C654E9">
        <w:rPr>
          <w:szCs w:val="24"/>
        </w:rPr>
        <w:lastRenderedPageBreak/>
        <w:t xml:space="preserve">et al. 2017). </w:t>
      </w:r>
      <w:r w:rsidR="00072D14" w:rsidRPr="00C654E9">
        <w:rPr>
          <w:szCs w:val="24"/>
        </w:rPr>
        <w:t xml:space="preserve">In </w:t>
      </w:r>
      <w:proofErr w:type="spellStart"/>
      <w:r w:rsidR="00072D14" w:rsidRPr="00C654E9">
        <w:rPr>
          <w:szCs w:val="24"/>
        </w:rPr>
        <w:t>Holos</w:t>
      </w:r>
      <w:proofErr w:type="spellEnd"/>
      <w:r w:rsidR="00072D14" w:rsidRPr="00C654E9">
        <w:rPr>
          <w:szCs w:val="24"/>
        </w:rPr>
        <w:t xml:space="preserve">, the beef manure application strategies considered were solid spread on tilled and no-till </w:t>
      </w:r>
      <w:r w:rsidR="00F74F0E" w:rsidRPr="00C654E9">
        <w:rPr>
          <w:szCs w:val="24"/>
        </w:rPr>
        <w:t xml:space="preserve">(or reduced till) </w:t>
      </w:r>
      <w:r w:rsidR="00072D14" w:rsidRPr="00C654E9">
        <w:rPr>
          <w:szCs w:val="24"/>
        </w:rPr>
        <w:t>land.</w:t>
      </w:r>
    </w:p>
    <w:p w14:paraId="0E0C6376" w14:textId="11A13A68" w:rsidR="004F11D1" w:rsidRPr="00D5649B" w:rsidRDefault="004F11D1" w:rsidP="00E111A4">
      <w:pPr>
        <w:rPr>
          <w:szCs w:val="24"/>
        </w:rPr>
      </w:pPr>
      <w:r w:rsidRPr="00C654E9">
        <w:rPr>
          <w:b/>
          <w:szCs w:val="24"/>
          <w:u w:val="single"/>
        </w:rPr>
        <w:t>Dairy cattle:</w:t>
      </w:r>
      <w:r w:rsidRPr="00C654E9">
        <w:rPr>
          <w:szCs w:val="24"/>
        </w:rPr>
        <w:t xml:space="preserve"> </w:t>
      </w:r>
      <w:r w:rsidR="00072D14" w:rsidRPr="00C654E9">
        <w:rPr>
          <w:szCs w:val="24"/>
        </w:rPr>
        <w:t>The mass balance approach described in Chai et al. (2016) used to estimate NH</w:t>
      </w:r>
      <w:r w:rsidR="00072D14" w:rsidRPr="00C654E9">
        <w:rPr>
          <w:szCs w:val="24"/>
          <w:vertAlign w:val="subscript"/>
        </w:rPr>
        <w:t>3</w:t>
      </w:r>
      <w:r w:rsidR="00072D14" w:rsidRPr="00C654E9">
        <w:rPr>
          <w:szCs w:val="24"/>
        </w:rPr>
        <w:t xml:space="preserve"> emissions from dairy manure during the housing and storage stages is also used to estimate emissions </w:t>
      </w:r>
      <w:r w:rsidR="00197D29" w:rsidRPr="00C654E9">
        <w:rPr>
          <w:szCs w:val="24"/>
        </w:rPr>
        <w:t xml:space="preserve">during </w:t>
      </w:r>
      <w:r w:rsidR="00072D14" w:rsidRPr="00C654E9">
        <w:rPr>
          <w:szCs w:val="24"/>
        </w:rPr>
        <w:t xml:space="preserve">land </w:t>
      </w:r>
      <w:r w:rsidR="00197D29" w:rsidRPr="00C654E9">
        <w:rPr>
          <w:szCs w:val="24"/>
        </w:rPr>
        <w:t>application</w:t>
      </w:r>
      <w:r w:rsidR="00072D14" w:rsidRPr="00C654E9">
        <w:rPr>
          <w:szCs w:val="24"/>
        </w:rPr>
        <w:t xml:space="preserve">. </w:t>
      </w:r>
      <w:r w:rsidRPr="00C654E9">
        <w:t xml:space="preserve">The manure land application strategies considered were: </w:t>
      </w:r>
      <w:r w:rsidR="00072D14" w:rsidRPr="00C654E9">
        <w:t>solid spread on tilled and no-till (or reduced till) land, slurry broadca</w:t>
      </w:r>
      <w:r w:rsidR="00072D14" w:rsidRPr="00D5649B">
        <w:t xml:space="preserve">sting, </w:t>
      </w:r>
      <w:r w:rsidRPr="00D5649B">
        <w:t>drop hose banding, shallow injection and deep injection.</w:t>
      </w:r>
      <w:r w:rsidRPr="00D5649B">
        <w:rPr>
          <w:szCs w:val="24"/>
        </w:rPr>
        <w:t xml:space="preserve"> </w:t>
      </w:r>
    </w:p>
    <w:p w14:paraId="7C5FB785" w14:textId="211117C3" w:rsidR="00E111A4" w:rsidRPr="00D5649B" w:rsidRDefault="00E111A4" w:rsidP="00E111A4">
      <w:pPr>
        <w:rPr>
          <w:szCs w:val="24"/>
        </w:rPr>
      </w:pPr>
      <w:r w:rsidRPr="00D5649B">
        <w:rPr>
          <w:szCs w:val="24"/>
        </w:rPr>
        <w:t xml:space="preserve">The amount of TAN transferred from manure storage to land application is the product of the </w:t>
      </w:r>
      <w:r w:rsidR="00F91E00" w:rsidRPr="00C361B3">
        <w:rPr>
          <w:szCs w:val="24"/>
        </w:rPr>
        <w:t>proportion</w:t>
      </w:r>
      <w:r w:rsidRPr="00C361B3">
        <w:rPr>
          <w:szCs w:val="24"/>
        </w:rPr>
        <w:t xml:space="preserve"> of</w:t>
      </w:r>
      <w:r w:rsidR="00F91E00" w:rsidRPr="00C361B3">
        <w:rPr>
          <w:szCs w:val="24"/>
        </w:rPr>
        <w:t xml:space="preserve"> available</w:t>
      </w:r>
      <w:r w:rsidRPr="00C361B3">
        <w:rPr>
          <w:szCs w:val="24"/>
        </w:rPr>
        <w:t xml:space="preserve"> manure appl</w:t>
      </w:r>
      <w:r w:rsidRPr="00D5649B">
        <w:rPr>
          <w:szCs w:val="24"/>
        </w:rPr>
        <w:t xml:space="preserve">ied and the amount of TAN remaining </w:t>
      </w:r>
      <w:r w:rsidR="00F91E00">
        <w:rPr>
          <w:szCs w:val="24"/>
        </w:rPr>
        <w:t>in</w:t>
      </w:r>
      <w:r w:rsidRPr="00D5649B">
        <w:rPr>
          <w:szCs w:val="24"/>
        </w:rPr>
        <w:t xml:space="preserve"> storage. Ammonia volatilized during land application is calculated by multiplying </w:t>
      </w:r>
      <w:r w:rsidRPr="00F46A78">
        <w:rPr>
          <w:szCs w:val="24"/>
        </w:rPr>
        <w:t xml:space="preserve">the </w:t>
      </w:r>
      <w:r w:rsidR="00F91E00" w:rsidRPr="00F46A78">
        <w:rPr>
          <w:szCs w:val="24"/>
        </w:rPr>
        <w:t>applied</w:t>
      </w:r>
      <w:r w:rsidRPr="00F46A78">
        <w:rPr>
          <w:szCs w:val="24"/>
        </w:rPr>
        <w:t xml:space="preserve"> TAN with the </w:t>
      </w:r>
      <w:r w:rsidR="004F11D1" w:rsidRPr="00F46A78">
        <w:rPr>
          <w:szCs w:val="24"/>
        </w:rPr>
        <w:t>EF</w:t>
      </w:r>
      <w:r w:rsidRPr="00F46A78">
        <w:rPr>
          <w:szCs w:val="24"/>
        </w:rPr>
        <w:t xml:space="preserve"> specific </w:t>
      </w:r>
      <w:r w:rsidR="004F11D1" w:rsidRPr="00F46A78">
        <w:rPr>
          <w:szCs w:val="24"/>
        </w:rPr>
        <w:t xml:space="preserve">to </w:t>
      </w:r>
      <w:r w:rsidRPr="00F46A78">
        <w:rPr>
          <w:szCs w:val="24"/>
        </w:rPr>
        <w:t xml:space="preserve">the manure type, application practice and the </w:t>
      </w:r>
      <w:r w:rsidR="00F91E00" w:rsidRPr="00F46A78">
        <w:rPr>
          <w:szCs w:val="24"/>
        </w:rPr>
        <w:t>timing of application</w:t>
      </w:r>
      <w:r w:rsidRPr="00F46A78">
        <w:rPr>
          <w:szCs w:val="24"/>
        </w:rPr>
        <w:t xml:space="preserve"> (</w:t>
      </w:r>
      <w:r w:rsidR="002F2DEF" w:rsidRPr="00CE076E">
        <w:rPr>
          <w:b/>
          <w:szCs w:val="24"/>
        </w:rPr>
        <w:fldChar w:fldCharType="begin"/>
      </w:r>
      <w:r w:rsidR="002F2DEF" w:rsidRPr="00CE076E">
        <w:rPr>
          <w:b/>
          <w:szCs w:val="24"/>
        </w:rPr>
        <w:instrText xml:space="preserve"> REF _Ref82142036 \h </w:instrText>
      </w:r>
      <w:r w:rsidR="009D023E" w:rsidRPr="00CE076E">
        <w:rPr>
          <w:b/>
          <w:szCs w:val="24"/>
        </w:rPr>
        <w:instrText xml:space="preserve"> \* MERGEFORMAT </w:instrText>
      </w:r>
      <w:r w:rsidR="002F2DEF" w:rsidRPr="00CE076E">
        <w:rPr>
          <w:b/>
          <w:szCs w:val="24"/>
        </w:rPr>
      </w:r>
      <w:r w:rsidR="002F2DEF" w:rsidRPr="00CE076E">
        <w:rPr>
          <w:b/>
          <w:szCs w:val="24"/>
        </w:rPr>
        <w:fldChar w:fldCharType="separate"/>
      </w:r>
      <w:r w:rsidR="006402C7" w:rsidRPr="00D25BCC">
        <w:rPr>
          <w:b/>
        </w:rPr>
        <w:t xml:space="preserve">Table </w:t>
      </w:r>
      <w:r w:rsidR="006402C7">
        <w:rPr>
          <w:b/>
          <w:noProof/>
        </w:rPr>
        <w:t>43</w:t>
      </w:r>
      <w:r w:rsidR="002F2DEF" w:rsidRPr="00CE076E">
        <w:rPr>
          <w:b/>
          <w:szCs w:val="24"/>
        </w:rPr>
        <w:fldChar w:fldCharType="end"/>
      </w:r>
      <w:r w:rsidRPr="00D5649B">
        <w:rPr>
          <w:szCs w:val="24"/>
        </w:rPr>
        <w:t>).</w:t>
      </w:r>
    </w:p>
    <w:p w14:paraId="310F231F" w14:textId="788DFDEE" w:rsidR="00E111A4" w:rsidRPr="00AC2AF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r>
          <m:rPr>
            <m:sty m:val="bi"/>
          </m:rPr>
          <w:rPr>
            <w:rFonts w:ascii="Cambria Math" w:hAnsi="Cambria Math"/>
            <w:szCs w:val="24"/>
          </w:rPr>
          <m:t>=1-0.058×(15-T)</m:t>
        </m:r>
      </m:oMath>
      <w:r w:rsidRPr="00AC2AFB">
        <w:rPr>
          <w:b/>
          <w:szCs w:val="24"/>
        </w:rPr>
        <w:t xml:space="preserve"> </w:t>
      </w:r>
      <w:r w:rsidRPr="00AC2AFB">
        <w:rPr>
          <w:b/>
          <w:szCs w:val="24"/>
        </w:rPr>
        <w:tab/>
      </w:r>
      <w:r w:rsidRPr="00AC2AF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CC336DA" w14:textId="77777777" w:rsidR="00E111A4" w:rsidRPr="00AC2AFB" w:rsidRDefault="00E111A4" w:rsidP="00E111A4">
      <w:pPr>
        <w:tabs>
          <w:tab w:val="clear" w:pos="2880"/>
          <w:tab w:val="left" w:pos="2694"/>
        </w:tabs>
        <w:ind w:left="2694" w:hanging="2694"/>
        <w:rPr>
          <w:i/>
          <w:sz w:val="20"/>
        </w:rPr>
      </w:pPr>
      <w:r w:rsidRPr="00AC2AFB">
        <w:rPr>
          <w:sz w:val="20"/>
        </w:rPr>
        <w:t>where</w:t>
      </w:r>
    </w:p>
    <w:p w14:paraId="581C13D3" w14:textId="77777777" w:rsidR="00E111A4" w:rsidRPr="00F46A78" w:rsidRDefault="00E111A4" w:rsidP="009D3A44">
      <w:pPr>
        <w:tabs>
          <w:tab w:val="clear" w:pos="2880"/>
          <w:tab w:val="clear" w:pos="9360"/>
        </w:tabs>
        <w:spacing w:before="0"/>
        <w:ind w:left="2835" w:hanging="2835"/>
        <w:rPr>
          <w:sz w:val="20"/>
          <w:szCs w:val="24"/>
        </w:rPr>
      </w:pPr>
      <w:proofErr w:type="spellStart"/>
      <w:r w:rsidRPr="00AC2AFB">
        <w:rPr>
          <w:i/>
          <w:sz w:val="20"/>
          <w:szCs w:val="24"/>
        </w:rPr>
        <w:t>ATA</w:t>
      </w:r>
      <w:r w:rsidRPr="00AC2AFB">
        <w:rPr>
          <w:i/>
          <w:sz w:val="20"/>
          <w:szCs w:val="24"/>
          <w:vertAlign w:val="subscript"/>
        </w:rPr>
        <w:t>landapplication</w:t>
      </w:r>
      <w:proofErr w:type="spellEnd"/>
      <w:r w:rsidRPr="00AC2AFB">
        <w:rPr>
          <w:i/>
          <w:sz w:val="20"/>
          <w:szCs w:val="24"/>
        </w:rPr>
        <w:tab/>
      </w:r>
      <w:r w:rsidRPr="00AC2AFB">
        <w:rPr>
          <w:sz w:val="20"/>
          <w:szCs w:val="24"/>
        </w:rPr>
        <w:t>Ambient temperature-based adjustments used to correct default NH</w:t>
      </w:r>
      <w:r w:rsidRPr="00AC2AFB">
        <w:rPr>
          <w:sz w:val="20"/>
          <w:szCs w:val="24"/>
          <w:vertAlign w:val="subscript"/>
        </w:rPr>
        <w:t>3</w:t>
      </w:r>
      <w:r w:rsidRPr="00AC2AFB">
        <w:rPr>
          <w:sz w:val="20"/>
          <w:szCs w:val="24"/>
        </w:rPr>
        <w:t xml:space="preserve"> emission factors for land </w:t>
      </w:r>
      <w:r w:rsidRPr="00BD15CA">
        <w:rPr>
          <w:sz w:val="20"/>
          <w:szCs w:val="24"/>
        </w:rPr>
        <w:t>application</w:t>
      </w:r>
      <w:r w:rsidRPr="00AC2AFB">
        <w:rPr>
          <w:sz w:val="20"/>
          <w:szCs w:val="24"/>
        </w:rPr>
        <w:t xml:space="preserve"> of solid beef or dairy manure (till, no-till/reduced till spreading) or </w:t>
      </w:r>
      <w:r w:rsidRPr="00F46A78">
        <w:rPr>
          <w:sz w:val="20"/>
          <w:szCs w:val="24"/>
        </w:rPr>
        <w:t xml:space="preserve">liquid dairy manure (slurry broadcasting, drop hose banding, shallow injection, deep injection) (1 ≤ </w:t>
      </w:r>
      <w:proofErr w:type="spellStart"/>
      <w:r w:rsidRPr="00F46A78">
        <w:rPr>
          <w:sz w:val="20"/>
          <w:szCs w:val="24"/>
        </w:rPr>
        <w:t>ATA</w:t>
      </w:r>
      <w:r w:rsidRPr="00F46A78">
        <w:rPr>
          <w:sz w:val="20"/>
          <w:szCs w:val="24"/>
          <w:vertAlign w:val="subscript"/>
        </w:rPr>
        <w:t>landapplication</w:t>
      </w:r>
      <w:proofErr w:type="spellEnd"/>
      <w:r w:rsidRPr="00F46A78">
        <w:rPr>
          <w:sz w:val="20"/>
          <w:szCs w:val="24"/>
        </w:rPr>
        <w:t xml:space="preserve"> ≤ 0)</w:t>
      </w:r>
      <w:r w:rsidRPr="00F46A78">
        <w:rPr>
          <w:rStyle w:val="FootnoteReference"/>
          <w:sz w:val="20"/>
          <w:szCs w:val="24"/>
        </w:rPr>
        <w:footnoteReference w:id="12"/>
      </w:r>
    </w:p>
    <w:p w14:paraId="48315C32" w14:textId="49B467AB" w:rsidR="00E111A4" w:rsidRPr="00F46A78" w:rsidRDefault="00E111A4" w:rsidP="009D3A44">
      <w:pPr>
        <w:tabs>
          <w:tab w:val="clear" w:pos="2880"/>
          <w:tab w:val="clear" w:pos="9360"/>
        </w:tabs>
        <w:spacing w:before="0"/>
        <w:ind w:left="2835" w:hanging="2835"/>
        <w:rPr>
          <w:sz w:val="20"/>
          <w:szCs w:val="24"/>
        </w:rPr>
      </w:pPr>
      <w:r w:rsidRPr="00F46A78">
        <w:rPr>
          <w:i/>
          <w:sz w:val="20"/>
          <w:szCs w:val="24"/>
        </w:rPr>
        <w:t>T</w:t>
      </w:r>
      <w:r w:rsidRPr="00F46A78">
        <w:rPr>
          <w:i/>
          <w:sz w:val="20"/>
          <w:szCs w:val="24"/>
        </w:rPr>
        <w:tab/>
      </w:r>
      <w:r w:rsidRPr="00F46A78">
        <w:rPr>
          <w:sz w:val="20"/>
          <w:szCs w:val="24"/>
        </w:rPr>
        <w:t xml:space="preserve">Average daily temperature (°C) for the day that </w:t>
      </w:r>
      <w:r w:rsidR="009D3C29" w:rsidRPr="00F46A78">
        <w:rPr>
          <w:sz w:val="20"/>
          <w:szCs w:val="24"/>
        </w:rPr>
        <w:t xml:space="preserve">the </w:t>
      </w:r>
      <w:r w:rsidRPr="00F46A78">
        <w:rPr>
          <w:sz w:val="20"/>
          <w:szCs w:val="24"/>
        </w:rPr>
        <w:t>manure is applied</w:t>
      </w:r>
    </w:p>
    <w:p w14:paraId="28AABC23" w14:textId="6DD43322" w:rsidR="00E111A4" w:rsidRPr="00AC2AFB"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oMath>
      <w:r w:rsidRPr="00AC2AFB">
        <w:rPr>
          <w:b/>
          <w:szCs w:val="24"/>
        </w:rPr>
        <w:t xml:space="preserve"> </w:t>
      </w:r>
      <w:r w:rsidRPr="00AC2AFB">
        <w:rPr>
          <w:b/>
          <w:szCs w:val="24"/>
        </w:rPr>
        <w:tab/>
      </w:r>
      <w:r w:rsidRPr="00AC2AF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3900599D" w14:textId="77777777" w:rsidR="00E111A4" w:rsidRPr="00AC2AFB" w:rsidRDefault="00E111A4" w:rsidP="00E111A4">
      <w:pPr>
        <w:tabs>
          <w:tab w:val="clear" w:pos="2880"/>
          <w:tab w:val="left" w:pos="2694"/>
        </w:tabs>
        <w:ind w:left="2694" w:hanging="2694"/>
        <w:rPr>
          <w:i/>
          <w:sz w:val="20"/>
        </w:rPr>
      </w:pPr>
      <w:r w:rsidRPr="00AC2AFB">
        <w:rPr>
          <w:sz w:val="20"/>
        </w:rPr>
        <w:t>where</w:t>
      </w:r>
    </w:p>
    <w:p w14:paraId="5D7AC023" w14:textId="43936EDB" w:rsidR="00E111A4" w:rsidRPr="00906558" w:rsidRDefault="00E111A4" w:rsidP="009D3A44">
      <w:pPr>
        <w:tabs>
          <w:tab w:val="clear" w:pos="2880"/>
          <w:tab w:val="clear" w:pos="9360"/>
        </w:tabs>
        <w:spacing w:before="0"/>
        <w:ind w:left="2835" w:hanging="2835"/>
        <w:rPr>
          <w:iCs/>
          <w:sz w:val="20"/>
          <w:szCs w:val="24"/>
        </w:rPr>
      </w:pPr>
      <w:proofErr w:type="spellStart"/>
      <w:r w:rsidRPr="00AC2AFB">
        <w:rPr>
          <w:i/>
          <w:sz w:val="20"/>
          <w:szCs w:val="24"/>
        </w:rPr>
        <w:t>EF</w:t>
      </w:r>
      <w:r w:rsidRPr="00AC2AFB">
        <w:rPr>
          <w:i/>
          <w:sz w:val="20"/>
          <w:szCs w:val="24"/>
          <w:vertAlign w:val="subscript"/>
        </w:rPr>
        <w:t>landapplication</w:t>
      </w:r>
      <w:r w:rsidR="00731DE7">
        <w:rPr>
          <w:i/>
          <w:sz w:val="20"/>
          <w:szCs w:val="24"/>
          <w:vertAlign w:val="subscript"/>
        </w:rPr>
        <w:t>_</w:t>
      </w:r>
      <w:r w:rsidRPr="00AC2AFB">
        <w:rPr>
          <w:i/>
          <w:sz w:val="20"/>
          <w:szCs w:val="24"/>
          <w:vertAlign w:val="subscript"/>
        </w:rPr>
        <w:t>adju</w:t>
      </w:r>
      <w:proofErr w:type="spellEnd"/>
      <w:r w:rsidRPr="00AC2AFB">
        <w:rPr>
          <w:i/>
          <w:sz w:val="20"/>
          <w:szCs w:val="24"/>
        </w:rPr>
        <w:tab/>
      </w:r>
      <w:r w:rsidRPr="00AC2AFB">
        <w:rPr>
          <w:sz w:val="20"/>
          <w:szCs w:val="24"/>
        </w:rPr>
        <w:t xml:space="preserve">Adjusted </w:t>
      </w:r>
      <w:r w:rsidR="003C6CF9" w:rsidRPr="00AC2AFB">
        <w:rPr>
          <w:sz w:val="20"/>
          <w:szCs w:val="24"/>
        </w:rPr>
        <w:t>NH</w:t>
      </w:r>
      <w:r w:rsidR="003C6CF9" w:rsidRPr="00AC2AFB">
        <w:rPr>
          <w:sz w:val="20"/>
          <w:szCs w:val="24"/>
          <w:vertAlign w:val="subscript"/>
        </w:rPr>
        <w:t>3</w:t>
      </w:r>
      <w:r w:rsidR="003C6CF9" w:rsidRPr="00AC2AFB">
        <w:rPr>
          <w:sz w:val="20"/>
          <w:szCs w:val="24"/>
        </w:rPr>
        <w:t xml:space="preserve"> </w:t>
      </w:r>
      <w:r w:rsidR="00072D14" w:rsidRPr="00AC2AFB">
        <w:rPr>
          <w:sz w:val="20"/>
          <w:szCs w:val="24"/>
        </w:rPr>
        <w:t>EF</w:t>
      </w:r>
      <w:r w:rsidRPr="00AC2AFB">
        <w:rPr>
          <w:sz w:val="20"/>
          <w:szCs w:val="24"/>
        </w:rPr>
        <w:t xml:space="preserve"> for land</w:t>
      </w:r>
      <w:r w:rsidR="009D3C29">
        <w:rPr>
          <w:sz w:val="20"/>
          <w:szCs w:val="24"/>
        </w:rPr>
        <w:t>-</w:t>
      </w:r>
      <w:r w:rsidRPr="00AC2AFB">
        <w:rPr>
          <w:sz w:val="20"/>
          <w:szCs w:val="24"/>
        </w:rPr>
        <w:t>applied manure</w:t>
      </w:r>
      <w:r w:rsidRPr="00AC2AFB">
        <w:rPr>
          <w:i/>
          <w:sz w:val="20"/>
          <w:szCs w:val="24"/>
        </w:rPr>
        <w:t xml:space="preserve"> </w:t>
      </w:r>
      <w:r w:rsidR="00906558">
        <w:rPr>
          <w:iCs/>
          <w:sz w:val="20"/>
          <w:szCs w:val="24"/>
        </w:rPr>
        <w:t>(kg NH</w:t>
      </w:r>
      <w:r w:rsidR="00906558" w:rsidRPr="00906558">
        <w:rPr>
          <w:iCs/>
          <w:sz w:val="20"/>
          <w:szCs w:val="24"/>
          <w:vertAlign w:val="subscript"/>
        </w:rPr>
        <w:t>3</w:t>
      </w:r>
      <w:r w:rsidR="00906558">
        <w:rPr>
          <w:iCs/>
          <w:sz w:val="20"/>
          <w:szCs w:val="24"/>
        </w:rPr>
        <w:t>-N kg</w:t>
      </w:r>
      <w:r w:rsidR="00906558" w:rsidRPr="00906558">
        <w:rPr>
          <w:iCs/>
          <w:sz w:val="20"/>
          <w:szCs w:val="24"/>
          <w:vertAlign w:val="superscript"/>
        </w:rPr>
        <w:t>-1</w:t>
      </w:r>
      <w:r w:rsidR="00906558">
        <w:rPr>
          <w:iCs/>
          <w:sz w:val="20"/>
          <w:szCs w:val="24"/>
        </w:rPr>
        <w:t xml:space="preserve"> N)</w:t>
      </w:r>
    </w:p>
    <w:p w14:paraId="4929F254" w14:textId="304D13AA" w:rsidR="00E111A4" w:rsidRDefault="00E111A4" w:rsidP="00AB1B8D">
      <w:pPr>
        <w:tabs>
          <w:tab w:val="clear" w:pos="2880"/>
          <w:tab w:val="clear" w:pos="9360"/>
        </w:tabs>
        <w:spacing w:before="0" w:after="120"/>
        <w:ind w:left="2837" w:hanging="2837"/>
        <w:rPr>
          <w:sz w:val="20"/>
        </w:rPr>
      </w:pPr>
      <w:proofErr w:type="spellStart"/>
      <w:r w:rsidRPr="00AC2AFB">
        <w:rPr>
          <w:i/>
          <w:sz w:val="20"/>
          <w:szCs w:val="24"/>
        </w:rPr>
        <w:t>EF</w:t>
      </w:r>
      <w:r w:rsidRPr="00AC2AFB">
        <w:rPr>
          <w:i/>
          <w:sz w:val="20"/>
          <w:szCs w:val="24"/>
          <w:vertAlign w:val="subscript"/>
        </w:rPr>
        <w:t>landapplication</w:t>
      </w:r>
      <w:proofErr w:type="spellEnd"/>
      <w:r w:rsidRPr="00AC2AFB">
        <w:rPr>
          <w:i/>
          <w:sz w:val="20"/>
          <w:szCs w:val="24"/>
        </w:rPr>
        <w:tab/>
      </w:r>
      <w:r w:rsidRPr="00AC2AFB">
        <w:rPr>
          <w:sz w:val="20"/>
          <w:szCs w:val="24"/>
        </w:rPr>
        <w:t xml:space="preserve">Default </w:t>
      </w:r>
      <w:r w:rsidR="003C6CF9" w:rsidRPr="00AC2AFB">
        <w:rPr>
          <w:sz w:val="20"/>
          <w:szCs w:val="24"/>
        </w:rPr>
        <w:t>NH</w:t>
      </w:r>
      <w:r w:rsidR="003C6CF9" w:rsidRPr="00AC2AFB">
        <w:rPr>
          <w:sz w:val="20"/>
          <w:szCs w:val="24"/>
          <w:vertAlign w:val="subscript"/>
        </w:rPr>
        <w:t>3</w:t>
      </w:r>
      <w:r w:rsidR="003C6CF9" w:rsidRPr="00AC2AFB">
        <w:rPr>
          <w:sz w:val="20"/>
          <w:szCs w:val="24"/>
        </w:rPr>
        <w:t xml:space="preserve"> </w:t>
      </w:r>
      <w:r w:rsidR="00072D14" w:rsidRPr="00AC2AFB">
        <w:rPr>
          <w:sz w:val="20"/>
          <w:szCs w:val="24"/>
        </w:rPr>
        <w:t>EF</w:t>
      </w:r>
      <w:r w:rsidRPr="00AC2AFB">
        <w:rPr>
          <w:sz w:val="20"/>
          <w:szCs w:val="24"/>
        </w:rPr>
        <w:t xml:space="preserve"> for land application for different solid and liquid manure application </w:t>
      </w:r>
      <w:r w:rsidRPr="00AC2AFB">
        <w:rPr>
          <w:sz w:val="20"/>
        </w:rPr>
        <w:t>methods</w:t>
      </w:r>
      <w:r w:rsidR="00906558">
        <w:rPr>
          <w:sz w:val="20"/>
        </w:rPr>
        <w:t xml:space="preserve"> </w:t>
      </w:r>
      <w:r w:rsidR="00906558">
        <w:rPr>
          <w:iCs/>
          <w:sz w:val="20"/>
          <w:szCs w:val="24"/>
        </w:rPr>
        <w:t>(kg NH</w:t>
      </w:r>
      <w:r w:rsidR="00906558" w:rsidRPr="00906558">
        <w:rPr>
          <w:iCs/>
          <w:sz w:val="20"/>
          <w:szCs w:val="24"/>
          <w:vertAlign w:val="subscript"/>
        </w:rPr>
        <w:t>3</w:t>
      </w:r>
      <w:r w:rsidR="00906558">
        <w:rPr>
          <w:iCs/>
          <w:sz w:val="20"/>
          <w:szCs w:val="24"/>
        </w:rPr>
        <w:t>-N kg</w:t>
      </w:r>
      <w:r w:rsidR="00906558" w:rsidRPr="00906558">
        <w:rPr>
          <w:iCs/>
          <w:sz w:val="20"/>
          <w:szCs w:val="24"/>
          <w:vertAlign w:val="superscript"/>
        </w:rPr>
        <w:t>-1</w:t>
      </w:r>
      <w:r w:rsidR="00906558">
        <w:rPr>
          <w:iCs/>
          <w:sz w:val="20"/>
          <w:szCs w:val="24"/>
        </w:rPr>
        <w:t xml:space="preserve"> N)</w:t>
      </w:r>
      <w:r w:rsidRPr="00AC2AFB">
        <w:rPr>
          <w:sz w:val="20"/>
        </w:rPr>
        <w:t xml:space="preserve"> (</w:t>
      </w:r>
      <w:r w:rsidR="003C6CF9" w:rsidRPr="00AC2AFB">
        <w:rPr>
          <w:b/>
          <w:sz w:val="20"/>
        </w:rPr>
        <w:fldChar w:fldCharType="begin"/>
      </w:r>
      <w:r w:rsidR="003C6CF9" w:rsidRPr="00AC2AFB">
        <w:rPr>
          <w:b/>
          <w:sz w:val="20"/>
        </w:rPr>
        <w:instrText xml:space="preserve"> REF _Ref82142036 \h  \* MERGEFORMAT </w:instrText>
      </w:r>
      <w:r w:rsidR="003C6CF9" w:rsidRPr="00AC2AFB">
        <w:rPr>
          <w:b/>
          <w:sz w:val="20"/>
        </w:rPr>
      </w:r>
      <w:r w:rsidR="003C6CF9" w:rsidRPr="00AC2AFB">
        <w:rPr>
          <w:b/>
          <w:sz w:val="20"/>
        </w:rPr>
        <w:fldChar w:fldCharType="separate"/>
      </w:r>
      <w:r w:rsidR="0013336E" w:rsidRPr="0013336E">
        <w:rPr>
          <w:b/>
          <w:sz w:val="20"/>
        </w:rPr>
        <w:t xml:space="preserve">Table </w:t>
      </w:r>
      <w:r w:rsidR="0013336E" w:rsidRPr="0013336E">
        <w:rPr>
          <w:b/>
          <w:noProof/>
          <w:sz w:val="20"/>
        </w:rPr>
        <w:t>43</w:t>
      </w:r>
      <w:r w:rsidR="003C6CF9" w:rsidRPr="00AC2AFB">
        <w:rPr>
          <w:b/>
          <w:sz w:val="20"/>
        </w:rPr>
        <w:fldChar w:fldCharType="end"/>
      </w:r>
      <w:r w:rsidRPr="00AC2AFB">
        <w:rPr>
          <w:sz w:val="20"/>
        </w:rPr>
        <w:t>)</w:t>
      </w:r>
    </w:p>
    <w:p w14:paraId="4B195A41" w14:textId="1D6631D3" w:rsidR="001034C7" w:rsidRPr="00772F34" w:rsidRDefault="001034C7" w:rsidP="00F91E00">
      <w:pPr>
        <w:keepNext/>
        <w:tabs>
          <w:tab w:val="clear" w:pos="2880"/>
          <w:tab w:val="clear" w:pos="9360"/>
        </w:tabs>
        <w:spacing w:before="0"/>
        <w:ind w:left="2837" w:hanging="2837"/>
        <w:rPr>
          <w:b/>
          <w:bCs/>
          <w:iCs/>
          <w:szCs w:val="24"/>
        </w:rPr>
      </w:pPr>
      <w:r w:rsidRPr="00772F34">
        <w:rPr>
          <w:b/>
          <w:bCs/>
          <w:iCs/>
          <w:szCs w:val="24"/>
        </w:rPr>
        <w:t>To calculate NH</w:t>
      </w:r>
      <w:r w:rsidRPr="00772F34">
        <w:rPr>
          <w:b/>
          <w:bCs/>
          <w:iCs/>
          <w:szCs w:val="24"/>
          <w:vertAlign w:val="subscript"/>
        </w:rPr>
        <w:t>3</w:t>
      </w:r>
      <w:r w:rsidRPr="00772F34">
        <w:rPr>
          <w:b/>
          <w:bCs/>
          <w:iCs/>
          <w:szCs w:val="24"/>
        </w:rPr>
        <w:t xml:space="preserve"> emissions from </w:t>
      </w:r>
      <w:r w:rsidR="00F91E00" w:rsidRPr="00772F34">
        <w:rPr>
          <w:b/>
          <w:bCs/>
          <w:iCs/>
          <w:szCs w:val="24"/>
        </w:rPr>
        <w:t xml:space="preserve">farm-produced </w:t>
      </w:r>
      <w:r w:rsidRPr="00772F34">
        <w:rPr>
          <w:b/>
          <w:bCs/>
          <w:iCs/>
          <w:szCs w:val="24"/>
        </w:rPr>
        <w:t xml:space="preserve">manure </w:t>
      </w:r>
      <w:r w:rsidR="00F91E00" w:rsidRPr="00772F34">
        <w:rPr>
          <w:b/>
          <w:bCs/>
          <w:iCs/>
          <w:szCs w:val="24"/>
        </w:rPr>
        <w:t>applied to</w:t>
      </w:r>
      <w:r w:rsidRPr="00772F34">
        <w:rPr>
          <w:b/>
          <w:bCs/>
          <w:iCs/>
          <w:szCs w:val="24"/>
        </w:rPr>
        <w:t xml:space="preserve"> a specific field:</w:t>
      </w:r>
    </w:p>
    <w:p w14:paraId="694264C4" w14:textId="55869AE8" w:rsidR="00E111A4" w:rsidRPr="00772F34" w:rsidRDefault="00E111A4" w:rsidP="009D3C62">
      <w:pPr>
        <w:keepNext/>
        <w:tabs>
          <w:tab w:val="clear" w:pos="2880"/>
          <w:tab w:val="clear" w:pos="9360"/>
          <w:tab w:val="right" w:pos="9781"/>
        </w:tabs>
        <w:spacing w:after="120"/>
        <w:ind w:left="3510" w:hanging="351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oMath>
      <w:r w:rsidRPr="00772F34">
        <w:rPr>
          <w:b/>
          <w:szCs w:val="24"/>
        </w:rPr>
        <w:t xml:space="preserve"> </w:t>
      </w:r>
      <w:r w:rsidRPr="00772F34">
        <w:rPr>
          <w:b/>
          <w:szCs w:val="24"/>
        </w:rPr>
        <w:tab/>
      </w:r>
      <w:r w:rsidRPr="00772F34">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3320B4C1" w14:textId="77777777" w:rsidR="00E111A4" w:rsidRPr="00772F34" w:rsidRDefault="00E111A4" w:rsidP="00E111A4">
      <w:pPr>
        <w:tabs>
          <w:tab w:val="clear" w:pos="2880"/>
          <w:tab w:val="left" w:pos="2694"/>
        </w:tabs>
        <w:ind w:left="2694" w:hanging="2694"/>
        <w:rPr>
          <w:i/>
          <w:sz w:val="20"/>
        </w:rPr>
      </w:pPr>
      <w:r w:rsidRPr="00772F34">
        <w:rPr>
          <w:sz w:val="20"/>
        </w:rPr>
        <w:t>where</w:t>
      </w:r>
    </w:p>
    <w:p w14:paraId="65D8555D" w14:textId="652CC58E" w:rsidR="00D9405A" w:rsidRPr="00772F34" w:rsidRDefault="00E111A4" w:rsidP="00D9405A">
      <w:pPr>
        <w:tabs>
          <w:tab w:val="clear" w:pos="2880"/>
          <w:tab w:val="clear" w:pos="9360"/>
        </w:tabs>
        <w:spacing w:before="0"/>
        <w:ind w:left="2835" w:hanging="2835"/>
        <w:rPr>
          <w:sz w:val="20"/>
          <w:szCs w:val="24"/>
        </w:rPr>
      </w:pPr>
      <w:r w:rsidRPr="00772F34">
        <w:rPr>
          <w:i/>
          <w:sz w:val="20"/>
          <w:szCs w:val="24"/>
        </w:rPr>
        <w:t>NH</w:t>
      </w:r>
      <w:r w:rsidRPr="00772F34">
        <w:rPr>
          <w:i/>
          <w:sz w:val="20"/>
          <w:szCs w:val="24"/>
          <w:vertAlign w:val="subscript"/>
        </w:rPr>
        <w:t>3</w:t>
      </w:r>
      <w:r w:rsidR="00BD15CA" w:rsidRPr="00772F34">
        <w:rPr>
          <w:i/>
          <w:sz w:val="20"/>
          <w:szCs w:val="24"/>
        </w:rPr>
        <w:t>_</w:t>
      </w:r>
      <w:r w:rsidRPr="00772F34">
        <w:rPr>
          <w:i/>
          <w:sz w:val="20"/>
          <w:szCs w:val="24"/>
        </w:rPr>
        <w:t>N</w:t>
      </w:r>
      <w:r w:rsidR="00CC31C9" w:rsidRPr="00772F34">
        <w:rPr>
          <w:i/>
          <w:sz w:val="20"/>
          <w:szCs w:val="24"/>
          <w:vertAlign w:val="subscript"/>
        </w:rPr>
        <w:t>manure</w:t>
      </w:r>
      <w:r w:rsidR="00E576CF" w:rsidRPr="00772F34">
        <w:rPr>
          <w:i/>
          <w:sz w:val="20"/>
          <w:szCs w:val="24"/>
          <w:vertAlign w:val="subscript"/>
        </w:rPr>
        <w:t>_</w:t>
      </w:r>
      <w:r w:rsidR="00D03236" w:rsidRPr="00772F34">
        <w:rPr>
          <w:i/>
          <w:sz w:val="20"/>
          <w:szCs w:val="24"/>
          <w:vertAlign w:val="subscript"/>
        </w:rPr>
        <w:t>on</w:t>
      </w:r>
      <w:r w:rsidR="00E576CF" w:rsidRPr="00772F34">
        <w:rPr>
          <w:i/>
          <w:sz w:val="20"/>
          <w:szCs w:val="24"/>
          <w:vertAlign w:val="subscript"/>
        </w:rPr>
        <w:t>farm</w:t>
      </w:r>
      <w:r w:rsidR="00F27B52" w:rsidRPr="00772F34">
        <w:rPr>
          <w:i/>
          <w:sz w:val="20"/>
          <w:szCs w:val="24"/>
          <w:vertAlign w:val="subscript"/>
        </w:rPr>
        <w:t>(</w:t>
      </w:r>
      <w:proofErr w:type="spellStart"/>
      <w:r w:rsidR="00F27B52" w:rsidRPr="00772F34">
        <w:rPr>
          <w:i/>
          <w:sz w:val="20"/>
          <w:szCs w:val="24"/>
          <w:vertAlign w:val="subscript"/>
        </w:rPr>
        <w:t>t,field</w:t>
      </w:r>
      <w:proofErr w:type="spellEnd"/>
      <w:r w:rsidR="00626431" w:rsidRPr="00772F34">
        <w:rPr>
          <w:i/>
          <w:sz w:val="20"/>
          <w:szCs w:val="24"/>
          <w:vertAlign w:val="subscript"/>
        </w:rPr>
        <w:t xml:space="preserve"> </w:t>
      </w:r>
      <w:r w:rsidR="00F27B52" w:rsidRPr="00772F34">
        <w:rPr>
          <w:i/>
          <w:sz w:val="20"/>
          <w:szCs w:val="24"/>
          <w:vertAlign w:val="subscript"/>
        </w:rPr>
        <w:t>n)</w:t>
      </w:r>
      <w:r w:rsidRPr="00772F34">
        <w:rPr>
          <w:i/>
          <w:sz w:val="20"/>
          <w:szCs w:val="24"/>
        </w:rPr>
        <w:tab/>
      </w:r>
      <w:r w:rsidR="003C6CF9" w:rsidRPr="00772F34">
        <w:rPr>
          <w:sz w:val="20"/>
          <w:szCs w:val="24"/>
        </w:rPr>
        <w:t>NH</w:t>
      </w:r>
      <w:r w:rsidR="003C6CF9" w:rsidRPr="00772F34">
        <w:rPr>
          <w:sz w:val="20"/>
          <w:szCs w:val="24"/>
          <w:vertAlign w:val="subscript"/>
        </w:rPr>
        <w:t>3</w:t>
      </w:r>
      <w:r w:rsidR="00072D14" w:rsidRPr="00772F34">
        <w:rPr>
          <w:sz w:val="20"/>
          <w:szCs w:val="24"/>
        </w:rPr>
        <w:t>-N</w:t>
      </w:r>
      <w:r w:rsidR="001A40E8" w:rsidRPr="00772F34">
        <w:rPr>
          <w:sz w:val="20"/>
          <w:szCs w:val="24"/>
        </w:rPr>
        <w:t xml:space="preserve"> </w:t>
      </w:r>
      <w:r w:rsidRPr="00772F34">
        <w:rPr>
          <w:sz w:val="20"/>
          <w:szCs w:val="24"/>
        </w:rPr>
        <w:t xml:space="preserve">loss from </w:t>
      </w:r>
      <w:r w:rsidR="00E576CF" w:rsidRPr="00772F34">
        <w:rPr>
          <w:sz w:val="20"/>
          <w:szCs w:val="24"/>
        </w:rPr>
        <w:t>land-applied</w:t>
      </w:r>
      <w:r w:rsidR="009D3C29" w:rsidRPr="00772F34">
        <w:rPr>
          <w:sz w:val="20"/>
          <w:szCs w:val="24"/>
        </w:rPr>
        <w:t xml:space="preserve"> </w:t>
      </w:r>
      <w:r w:rsidR="00695B21" w:rsidRPr="00772F34">
        <w:rPr>
          <w:sz w:val="20"/>
          <w:szCs w:val="24"/>
        </w:rPr>
        <w:t>farm-produced</w:t>
      </w:r>
      <w:r w:rsidRPr="00772F34">
        <w:rPr>
          <w:sz w:val="20"/>
          <w:szCs w:val="24"/>
        </w:rPr>
        <w:t xml:space="preserve"> solid or liquid beef or dairy cattle manure (kg NH</w:t>
      </w:r>
      <w:r w:rsidRPr="00772F34">
        <w:rPr>
          <w:sz w:val="20"/>
          <w:szCs w:val="24"/>
          <w:vertAlign w:val="subscript"/>
        </w:rPr>
        <w:t>3</w:t>
      </w:r>
      <w:r w:rsidR="009D3C29" w:rsidRPr="00772F34">
        <w:rPr>
          <w:sz w:val="20"/>
          <w:szCs w:val="24"/>
        </w:rPr>
        <w:t>-</w:t>
      </w:r>
      <w:r w:rsidRPr="00772F34">
        <w:rPr>
          <w:sz w:val="20"/>
          <w:szCs w:val="24"/>
        </w:rPr>
        <w:t>N)</w:t>
      </w:r>
      <w:r w:rsidR="00F27B52" w:rsidRPr="00772F34">
        <w:rPr>
          <w:sz w:val="20"/>
          <w:szCs w:val="24"/>
        </w:rPr>
        <w:t xml:space="preserve"> on field </w:t>
      </w:r>
      <w:r w:rsidR="00F27B52" w:rsidRPr="00772F34">
        <w:rPr>
          <w:i/>
          <w:iCs/>
          <w:sz w:val="20"/>
          <w:szCs w:val="24"/>
        </w:rPr>
        <w:t>n</w:t>
      </w:r>
      <w:r w:rsidR="00F91E00" w:rsidRPr="00772F34">
        <w:rPr>
          <w:sz w:val="20"/>
          <w:szCs w:val="24"/>
        </w:rPr>
        <w:t xml:space="preserve"> in year </w:t>
      </w:r>
      <w:r w:rsidR="00F91E00" w:rsidRPr="00772F34">
        <w:rPr>
          <w:i/>
          <w:iCs/>
          <w:sz w:val="20"/>
          <w:szCs w:val="24"/>
        </w:rPr>
        <w:t>t</w:t>
      </w:r>
      <w:r w:rsidR="00942070" w:rsidRPr="00772F34">
        <w:rPr>
          <w:sz w:val="20"/>
          <w:szCs w:val="24"/>
        </w:rPr>
        <w:t>, by manure type</w:t>
      </w:r>
      <w:r w:rsidR="003329FC" w:rsidRPr="00772F34">
        <w:rPr>
          <w:sz w:val="20"/>
          <w:szCs w:val="24"/>
        </w:rPr>
        <w:t xml:space="preserve"> and manure application method</w:t>
      </w:r>
    </w:p>
    <w:p w14:paraId="1915B7A1" w14:textId="2D529243" w:rsidR="00C87374" w:rsidRPr="00772F34" w:rsidRDefault="00E111A4" w:rsidP="00BE7B5D">
      <w:pPr>
        <w:spacing w:before="0"/>
        <w:ind w:left="2837" w:hanging="2837"/>
        <w:rPr>
          <w:sz w:val="20"/>
        </w:rPr>
      </w:pPr>
      <w:proofErr w:type="spellStart"/>
      <w:r w:rsidRPr="00772F34">
        <w:rPr>
          <w:i/>
          <w:sz w:val="20"/>
          <w:szCs w:val="24"/>
        </w:rPr>
        <w:t>f</w:t>
      </w:r>
      <w:r w:rsidRPr="00772F34">
        <w:rPr>
          <w:i/>
          <w:sz w:val="20"/>
          <w:szCs w:val="24"/>
          <w:vertAlign w:val="subscript"/>
        </w:rPr>
        <w:t>manure</w:t>
      </w:r>
      <w:r w:rsidR="00C87374" w:rsidRPr="00772F34">
        <w:rPr>
          <w:i/>
          <w:sz w:val="20"/>
          <w:szCs w:val="24"/>
          <w:vertAlign w:val="subscript"/>
        </w:rPr>
        <w:t>type</w:t>
      </w:r>
      <w:proofErr w:type="spellEnd"/>
      <w:r w:rsidR="00F91E00" w:rsidRPr="00772F34">
        <w:rPr>
          <w:i/>
          <w:sz w:val="20"/>
          <w:szCs w:val="24"/>
          <w:vertAlign w:val="subscript"/>
        </w:rPr>
        <w:t>(</w:t>
      </w:r>
      <w:proofErr w:type="spellStart"/>
      <w:r w:rsidR="00F91E00" w:rsidRPr="00772F34">
        <w:rPr>
          <w:i/>
          <w:sz w:val="20"/>
          <w:szCs w:val="24"/>
          <w:vertAlign w:val="subscript"/>
        </w:rPr>
        <w:t>t,field</w:t>
      </w:r>
      <w:proofErr w:type="spellEnd"/>
      <w:r w:rsidR="00F91E00" w:rsidRPr="00772F34">
        <w:rPr>
          <w:i/>
          <w:sz w:val="20"/>
          <w:szCs w:val="24"/>
          <w:vertAlign w:val="subscript"/>
        </w:rPr>
        <w:t xml:space="preserve"> n)</w:t>
      </w:r>
      <w:r w:rsidRPr="00772F34">
        <w:rPr>
          <w:i/>
          <w:sz w:val="20"/>
          <w:szCs w:val="24"/>
        </w:rPr>
        <w:tab/>
      </w:r>
      <w:r w:rsidRPr="00772F34">
        <w:rPr>
          <w:sz w:val="20"/>
          <w:szCs w:val="24"/>
        </w:rPr>
        <w:t xml:space="preserve">Fraction of </w:t>
      </w:r>
      <w:r w:rsidR="00E576CF" w:rsidRPr="00772F34">
        <w:rPr>
          <w:sz w:val="20"/>
          <w:szCs w:val="24"/>
        </w:rPr>
        <w:t xml:space="preserve">farm-produced </w:t>
      </w:r>
      <w:r w:rsidRPr="00772F34">
        <w:rPr>
          <w:sz w:val="20"/>
          <w:szCs w:val="24"/>
        </w:rPr>
        <w:t xml:space="preserve">manure </w:t>
      </w:r>
      <w:r w:rsidR="00F91E00" w:rsidRPr="00772F34">
        <w:rPr>
          <w:sz w:val="20"/>
          <w:szCs w:val="24"/>
        </w:rPr>
        <w:t xml:space="preserve">available for land application </w:t>
      </w:r>
      <w:r w:rsidRPr="00772F34">
        <w:rPr>
          <w:sz w:val="20"/>
          <w:szCs w:val="24"/>
        </w:rPr>
        <w:t xml:space="preserve">applied </w:t>
      </w:r>
      <w:r w:rsidR="00F91E00" w:rsidRPr="00772F34">
        <w:rPr>
          <w:sz w:val="20"/>
          <w:szCs w:val="24"/>
        </w:rPr>
        <w:t xml:space="preserve">to field </w:t>
      </w:r>
      <w:r w:rsidR="00F91E00" w:rsidRPr="00772F34">
        <w:rPr>
          <w:i/>
          <w:iCs/>
          <w:sz w:val="20"/>
          <w:szCs w:val="24"/>
        </w:rPr>
        <w:t>n</w:t>
      </w:r>
      <w:r w:rsidR="00F91E00" w:rsidRPr="00772F34">
        <w:rPr>
          <w:sz w:val="20"/>
          <w:szCs w:val="24"/>
        </w:rPr>
        <w:t xml:space="preserve"> in year </w:t>
      </w:r>
      <w:r w:rsidR="00F91E00" w:rsidRPr="00772F34">
        <w:rPr>
          <w:i/>
          <w:iCs/>
          <w:sz w:val="20"/>
          <w:szCs w:val="24"/>
        </w:rPr>
        <w:t>t</w:t>
      </w:r>
      <w:r w:rsidR="00F91E00" w:rsidRPr="00772F34">
        <w:rPr>
          <w:sz w:val="20"/>
          <w:szCs w:val="24"/>
        </w:rPr>
        <w:t xml:space="preserve">. This is applied to </w:t>
      </w:r>
      <w:r w:rsidRPr="00772F34">
        <w:rPr>
          <w:sz w:val="20"/>
          <w:szCs w:val="24"/>
        </w:rPr>
        <w:t>tilled or untilled land during the specified day of application (dimensionless)</w:t>
      </w:r>
      <w:r w:rsidR="00F27B52" w:rsidRPr="00772F34">
        <w:rPr>
          <w:sz w:val="20"/>
          <w:szCs w:val="24"/>
        </w:rPr>
        <w:t xml:space="preserve">, </w:t>
      </w:r>
      <w:r w:rsidR="00F91E00" w:rsidRPr="00772F34">
        <w:rPr>
          <w:sz w:val="20"/>
          <w:szCs w:val="24"/>
        </w:rPr>
        <w:t xml:space="preserve">and is </w:t>
      </w:r>
      <w:r w:rsidR="00F27B52" w:rsidRPr="00772F34">
        <w:rPr>
          <w:sz w:val="20"/>
          <w:szCs w:val="24"/>
        </w:rPr>
        <w:t>specific to the type of manure applied and the field</w:t>
      </w:r>
      <w:r w:rsidR="00F91E00" w:rsidRPr="00772F34">
        <w:rPr>
          <w:sz w:val="20"/>
          <w:szCs w:val="24"/>
        </w:rPr>
        <w:t xml:space="preserve">. </w:t>
      </w:r>
      <w:proofErr w:type="spellStart"/>
      <w:r w:rsidR="00F91E00" w:rsidRPr="00772F34">
        <w:rPr>
          <w:i/>
          <w:iCs/>
          <w:sz w:val="20"/>
          <w:szCs w:val="24"/>
        </w:rPr>
        <w:t>f</w:t>
      </w:r>
      <w:r w:rsidR="00F91E00" w:rsidRPr="00772F34">
        <w:rPr>
          <w:i/>
          <w:iCs/>
          <w:sz w:val="20"/>
          <w:szCs w:val="24"/>
          <w:vertAlign w:val="subscript"/>
        </w:rPr>
        <w:t>manure</w:t>
      </w:r>
      <w:r w:rsidR="00682550" w:rsidRPr="00772F34">
        <w:rPr>
          <w:i/>
          <w:iCs/>
          <w:sz w:val="20"/>
          <w:szCs w:val="24"/>
          <w:vertAlign w:val="subscript"/>
        </w:rPr>
        <w:t>type</w:t>
      </w:r>
      <w:proofErr w:type="spellEnd"/>
      <w:r w:rsidR="00F91E00" w:rsidRPr="00772F34">
        <w:rPr>
          <w:i/>
          <w:iCs/>
          <w:sz w:val="20"/>
          <w:szCs w:val="24"/>
          <w:vertAlign w:val="subscript"/>
        </w:rPr>
        <w:t>(</w:t>
      </w:r>
      <w:proofErr w:type="spellStart"/>
      <w:r w:rsidR="00F91E00" w:rsidRPr="00772F34">
        <w:rPr>
          <w:i/>
          <w:iCs/>
          <w:sz w:val="20"/>
          <w:szCs w:val="24"/>
          <w:vertAlign w:val="subscript"/>
        </w:rPr>
        <w:t>t,field</w:t>
      </w:r>
      <w:proofErr w:type="spellEnd"/>
      <w:r w:rsidR="00F91E00" w:rsidRPr="00772F34">
        <w:rPr>
          <w:i/>
          <w:iCs/>
          <w:sz w:val="20"/>
          <w:szCs w:val="24"/>
          <w:vertAlign w:val="subscript"/>
        </w:rPr>
        <w:t xml:space="preserve"> n)</w:t>
      </w:r>
      <w:r w:rsidR="00F91E00" w:rsidRPr="00772F34">
        <w:rPr>
          <w:sz w:val="20"/>
          <w:szCs w:val="24"/>
        </w:rPr>
        <w:t xml:space="preserve"> is</w:t>
      </w:r>
      <w:r w:rsidR="00F27B52" w:rsidRPr="00772F34">
        <w:rPr>
          <w:sz w:val="20"/>
          <w:szCs w:val="24"/>
        </w:rPr>
        <w:t xml:space="preserve"> calculated as:</w:t>
      </w:r>
      <w:bookmarkStart w:id="698" w:name="_Hlk141870440"/>
      <w:r w:rsidR="00C87374" w:rsidRPr="00772F34">
        <w:rPr>
          <w:sz w:val="20"/>
          <w:szCs w:val="24"/>
        </w:rPr>
        <w:t xml:space="preserve"> </w:t>
      </w:r>
      <w:proofErr w:type="spellStart"/>
      <w:r w:rsidR="002B64E0" w:rsidRPr="00C654E9">
        <w:rPr>
          <w:i/>
          <w:iCs/>
          <w:sz w:val="20"/>
          <w:szCs w:val="24"/>
        </w:rPr>
        <w:t>Volume</w:t>
      </w:r>
      <w:r w:rsidR="002B64E0" w:rsidRPr="00C654E9">
        <w:rPr>
          <w:i/>
          <w:iCs/>
          <w:sz w:val="20"/>
          <w:szCs w:val="24"/>
          <w:vertAlign w:val="subscript"/>
        </w:rPr>
        <w:t>manureremoved</w:t>
      </w:r>
      <w:proofErr w:type="spellEnd"/>
      <w:r w:rsidR="002B64E0" w:rsidRPr="00C654E9">
        <w:rPr>
          <w:i/>
          <w:iCs/>
          <w:sz w:val="20"/>
          <w:szCs w:val="24"/>
        </w:rPr>
        <w:t xml:space="preserve"> /</w:t>
      </w:r>
      <w:r w:rsidR="002B64E0" w:rsidRPr="00C654E9">
        <w:rPr>
          <w:rFonts w:hint="eastAsia"/>
          <w:i/>
          <w:iCs/>
          <w:sz w:val="20"/>
          <w:szCs w:val="24"/>
        </w:rPr>
        <w:t xml:space="preserve"> </w:t>
      </w:r>
      <w:r w:rsidR="002B64E0" w:rsidRPr="00C654E9">
        <w:rPr>
          <w:i/>
          <w:iCs/>
          <w:sz w:val="20"/>
          <w:szCs w:val="24"/>
        </w:rPr>
        <w:t>(</w:t>
      </w:r>
      <w:proofErr w:type="spellStart"/>
      <w:r w:rsidR="009013F5" w:rsidRPr="00C654E9">
        <w:rPr>
          <w:i/>
          <w:iCs/>
          <w:sz w:val="20"/>
          <w:szCs w:val="24"/>
        </w:rPr>
        <w:t>Total_</w:t>
      </w:r>
      <w:r w:rsidR="002B64E0" w:rsidRPr="00C654E9">
        <w:rPr>
          <w:i/>
          <w:iCs/>
          <w:sz w:val="20"/>
          <w:szCs w:val="24"/>
        </w:rPr>
        <w:t>Volume</w:t>
      </w:r>
      <w:r w:rsidR="002B64E0" w:rsidRPr="00C654E9">
        <w:rPr>
          <w:i/>
          <w:iCs/>
          <w:sz w:val="20"/>
          <w:szCs w:val="24"/>
          <w:vertAlign w:val="subscript"/>
        </w:rPr>
        <w:t>landmanure</w:t>
      </w:r>
      <w:proofErr w:type="spellEnd"/>
      <w:r w:rsidR="007E0CDF" w:rsidRPr="00C654E9">
        <w:rPr>
          <w:sz w:val="20"/>
          <w:szCs w:val="24"/>
        </w:rPr>
        <w:t>*</w:t>
      </w:r>
      <w:r w:rsidR="002B64E0" w:rsidRPr="00C654E9">
        <w:rPr>
          <w:sz w:val="20"/>
          <w:szCs w:val="24"/>
        </w:rPr>
        <w:t xml:space="preserve">1000), where: </w:t>
      </w:r>
      <w:proofErr w:type="spellStart"/>
      <w:r w:rsidR="002B64E0" w:rsidRPr="00C654E9">
        <w:rPr>
          <w:i/>
          <w:iCs/>
          <w:sz w:val="20"/>
          <w:szCs w:val="24"/>
        </w:rPr>
        <w:t>Volume</w:t>
      </w:r>
      <w:r w:rsidR="002B64E0" w:rsidRPr="00C654E9">
        <w:rPr>
          <w:i/>
          <w:iCs/>
          <w:sz w:val="20"/>
          <w:szCs w:val="24"/>
          <w:vertAlign w:val="subscript"/>
        </w:rPr>
        <w:t>manureremoved</w:t>
      </w:r>
      <w:proofErr w:type="spellEnd"/>
      <w:r w:rsidR="002B64E0" w:rsidRPr="00C654E9">
        <w:rPr>
          <w:sz w:val="20"/>
          <w:szCs w:val="24"/>
        </w:rPr>
        <w:t xml:space="preserve"> = volume of manure removed from storage </w:t>
      </w:r>
      <w:r w:rsidR="009013F5" w:rsidRPr="00C654E9">
        <w:rPr>
          <w:sz w:val="20"/>
          <w:szCs w:val="24"/>
        </w:rPr>
        <w:t>for application to field</w:t>
      </w:r>
      <w:r w:rsidR="009013F5" w:rsidRPr="00772F34">
        <w:rPr>
          <w:sz w:val="20"/>
          <w:szCs w:val="24"/>
        </w:rPr>
        <w:t xml:space="preserve"> </w:t>
      </w:r>
      <w:r w:rsidR="009013F5" w:rsidRPr="00772F34">
        <w:rPr>
          <w:i/>
          <w:iCs/>
          <w:sz w:val="20"/>
          <w:szCs w:val="24"/>
        </w:rPr>
        <w:t xml:space="preserve">n </w:t>
      </w:r>
      <w:r w:rsidR="002B64E0" w:rsidRPr="00772F34">
        <w:rPr>
          <w:sz w:val="20"/>
          <w:szCs w:val="24"/>
        </w:rPr>
        <w:t>on the day of removal</w:t>
      </w:r>
      <w:r w:rsidR="002B64E0" w:rsidRPr="00772F34">
        <w:rPr>
          <w:sz w:val="20"/>
        </w:rPr>
        <w:t xml:space="preserve"> (kg), by manure type, calculated as: manure application rate (kg ha</w:t>
      </w:r>
      <w:r w:rsidR="002B64E0" w:rsidRPr="00772F34">
        <w:rPr>
          <w:sz w:val="20"/>
          <w:vertAlign w:val="superscript"/>
        </w:rPr>
        <w:t>-1</w:t>
      </w:r>
      <w:r w:rsidR="002B64E0" w:rsidRPr="00772F34">
        <w:rPr>
          <w:sz w:val="20"/>
        </w:rPr>
        <w:t xml:space="preserve">, specified by user) * area of land receiving manure (ha, specified by user); </w:t>
      </w:r>
      <w:proofErr w:type="spellStart"/>
      <w:r w:rsidR="009013F5" w:rsidRPr="00772F34">
        <w:rPr>
          <w:i/>
          <w:iCs/>
          <w:sz w:val="20"/>
        </w:rPr>
        <w:t>Total_</w:t>
      </w:r>
      <w:r w:rsidR="002B64E0" w:rsidRPr="00772F34">
        <w:rPr>
          <w:i/>
          <w:iCs/>
          <w:sz w:val="20"/>
        </w:rPr>
        <w:t>Volume</w:t>
      </w:r>
      <w:r w:rsidR="002B64E0" w:rsidRPr="00772F34">
        <w:rPr>
          <w:i/>
          <w:iCs/>
          <w:sz w:val="20"/>
          <w:vertAlign w:val="subscript"/>
        </w:rPr>
        <w:t>landmanure</w:t>
      </w:r>
      <w:proofErr w:type="spellEnd"/>
      <w:r w:rsidR="002B64E0" w:rsidRPr="00772F34">
        <w:rPr>
          <w:iCs/>
          <w:sz w:val="20"/>
          <w:vertAlign w:val="subscript"/>
        </w:rPr>
        <w:t xml:space="preserve"> </w:t>
      </w:r>
      <w:r w:rsidR="002B64E0" w:rsidRPr="00772F34">
        <w:rPr>
          <w:iCs/>
          <w:sz w:val="20"/>
        </w:rPr>
        <w:t>= a</w:t>
      </w:r>
      <w:r w:rsidR="002B64E0" w:rsidRPr="00772F34">
        <w:rPr>
          <w:sz w:val="20"/>
        </w:rPr>
        <w:t xml:space="preserve">mount of manure available on the day of removal </w:t>
      </w:r>
      <w:r w:rsidR="001034C7" w:rsidRPr="00772F34">
        <w:rPr>
          <w:sz w:val="20"/>
        </w:rPr>
        <w:t xml:space="preserve">(prior to </w:t>
      </w:r>
      <w:r w:rsidR="001034C7" w:rsidRPr="00772F34">
        <w:rPr>
          <w:sz w:val="20"/>
        </w:rPr>
        <w:lastRenderedPageBreak/>
        <w:t xml:space="preserve">removal) </w:t>
      </w:r>
      <w:r w:rsidR="002B64E0" w:rsidRPr="00772F34">
        <w:rPr>
          <w:sz w:val="20"/>
        </w:rPr>
        <w:t>(</w:t>
      </w:r>
      <w:r w:rsidR="002B64E0" w:rsidRPr="00772F34">
        <w:rPr>
          <w:sz w:val="20"/>
          <w:szCs w:val="24"/>
        </w:rPr>
        <w:t>1000 kg wet weight for solid manure and 1000 L for liquid manure day</w:t>
      </w:r>
      <w:r w:rsidR="002B64E0" w:rsidRPr="00772F34">
        <w:rPr>
          <w:sz w:val="20"/>
          <w:szCs w:val="24"/>
          <w:vertAlign w:val="superscript"/>
        </w:rPr>
        <w:t>-1</w:t>
      </w:r>
      <w:r w:rsidR="002B64E0" w:rsidRPr="00772F34">
        <w:rPr>
          <w:sz w:val="20"/>
          <w:szCs w:val="24"/>
        </w:rPr>
        <w:t xml:space="preserve"> – we assume that 1 kg of liquid manure = 1 L of liquid manure), </w:t>
      </w:r>
      <w:r w:rsidR="002D08CC" w:rsidRPr="00772F34">
        <w:rPr>
          <w:sz w:val="20"/>
          <w:szCs w:val="24"/>
        </w:rPr>
        <w:t xml:space="preserve">by manure </w:t>
      </w:r>
      <w:r w:rsidR="001034C7" w:rsidRPr="00772F34">
        <w:rPr>
          <w:sz w:val="20"/>
          <w:szCs w:val="24"/>
        </w:rPr>
        <w:t>t</w:t>
      </w:r>
      <w:r w:rsidR="002D08CC" w:rsidRPr="00772F34">
        <w:rPr>
          <w:sz w:val="20"/>
          <w:szCs w:val="24"/>
        </w:rPr>
        <w:t>ype</w:t>
      </w:r>
      <w:r w:rsidR="00614298" w:rsidRPr="00772F34">
        <w:rPr>
          <w:sz w:val="20"/>
        </w:rPr>
        <w:t xml:space="preserve"> </w:t>
      </w:r>
      <w:bookmarkEnd w:id="698"/>
    </w:p>
    <w:p w14:paraId="289D4187" w14:textId="7A234ED5" w:rsidR="00D9405A" w:rsidRPr="00CD6E40" w:rsidRDefault="009013F5" w:rsidP="00BE7B5D">
      <w:pPr>
        <w:spacing w:before="0"/>
        <w:ind w:left="2837" w:hanging="2837"/>
        <w:rPr>
          <w:sz w:val="20"/>
          <w:szCs w:val="24"/>
        </w:rPr>
      </w:pPr>
      <w:proofErr w:type="spellStart"/>
      <w:r w:rsidRPr="00CD6E40">
        <w:rPr>
          <w:i/>
          <w:sz w:val="20"/>
          <w:szCs w:val="24"/>
        </w:rPr>
        <w:t>Total_</w:t>
      </w:r>
      <w:r w:rsidR="00D9405A" w:rsidRPr="00CD6E40">
        <w:rPr>
          <w:i/>
          <w:sz w:val="20"/>
          <w:szCs w:val="24"/>
        </w:rPr>
        <w:t>TAN</w:t>
      </w:r>
      <w:r w:rsidR="00D9405A" w:rsidRPr="00CD6E40">
        <w:rPr>
          <w:i/>
          <w:sz w:val="20"/>
          <w:szCs w:val="24"/>
          <w:vertAlign w:val="subscript"/>
        </w:rPr>
        <w:t>landmanure</w:t>
      </w:r>
      <w:proofErr w:type="spellEnd"/>
      <w:r w:rsidR="00D9405A" w:rsidRPr="00CD6E40">
        <w:rPr>
          <w:i/>
          <w:sz w:val="20"/>
          <w:szCs w:val="24"/>
          <w:vertAlign w:val="subscript"/>
        </w:rPr>
        <w:tab/>
      </w:r>
      <w:r w:rsidR="00F91E00" w:rsidRPr="00CD6E40">
        <w:rPr>
          <w:sz w:val="20"/>
          <w:szCs w:val="24"/>
        </w:rPr>
        <w:t>TAN available in stored manure (kg TAN)</w:t>
      </w:r>
      <w:r w:rsidRPr="00CD6E40">
        <w:rPr>
          <w:sz w:val="20"/>
          <w:szCs w:val="24"/>
        </w:rPr>
        <w:t>, by livestock type and manure management system</w:t>
      </w:r>
    </w:p>
    <w:p w14:paraId="25A8C004" w14:textId="64B5FFD6" w:rsidR="003049C8" w:rsidRPr="00CD6E40" w:rsidRDefault="00000000" w:rsidP="003049C8">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landmanure(t,field n)</m:t>
                    </m:r>
                  </m:sub>
                </m:sSub>
              </m:e>
            </m:d>
          </m:e>
        </m:nary>
      </m:oMath>
      <w:r w:rsidR="003049C8" w:rsidRPr="00CD6E40">
        <w:rPr>
          <w:b/>
        </w:rPr>
        <w:t xml:space="preserve"> </w:t>
      </w:r>
      <w:r w:rsidR="003049C8" w:rsidRPr="00CD6E40">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55DB2A56" w14:textId="31298781" w:rsidR="003049C8" w:rsidRPr="00CD6E40" w:rsidRDefault="003329FC" w:rsidP="00F57144">
      <w:pPr>
        <w:keepNext/>
        <w:tabs>
          <w:tab w:val="clear" w:pos="2880"/>
          <w:tab w:val="clear" w:pos="9360"/>
          <w:tab w:val="right" w:pos="9781"/>
        </w:tabs>
        <w:rPr>
          <w:bCs/>
          <w:sz w:val="20"/>
        </w:rPr>
      </w:pPr>
      <w:r w:rsidRPr="00CD6E40">
        <w:rPr>
          <w:bCs/>
          <w:sz w:val="20"/>
        </w:rPr>
        <w:t>w</w:t>
      </w:r>
      <w:r w:rsidR="003049C8" w:rsidRPr="00CD6E40">
        <w:rPr>
          <w:bCs/>
          <w:sz w:val="20"/>
        </w:rPr>
        <w:t>here</w:t>
      </w:r>
    </w:p>
    <w:p w14:paraId="39FA500D" w14:textId="2883CEE6" w:rsidR="00682550" w:rsidRPr="00CD6E40" w:rsidRDefault="00682550" w:rsidP="00B14759">
      <w:pPr>
        <w:keepNext/>
        <w:tabs>
          <w:tab w:val="clear" w:pos="2880"/>
          <w:tab w:val="clear" w:pos="9360"/>
          <w:tab w:val="right" w:pos="9781"/>
        </w:tabs>
        <w:spacing w:before="0"/>
        <w:ind w:left="2837" w:hanging="2837"/>
        <w:rPr>
          <w:sz w:val="20"/>
        </w:rPr>
      </w:pPr>
      <w:proofErr w:type="spellStart"/>
      <w:r w:rsidRPr="00CD6E40">
        <w:rPr>
          <w:i/>
          <w:sz w:val="20"/>
          <w:szCs w:val="24"/>
        </w:rPr>
        <w:t>TAN</w:t>
      </w:r>
      <w:r w:rsidRPr="00CD6E40">
        <w:rPr>
          <w:i/>
          <w:sz w:val="20"/>
          <w:vertAlign w:val="subscript"/>
        </w:rPr>
        <w:t>m</w:t>
      </w:r>
      <w:r w:rsidR="000E5F33" w:rsidRPr="00CD6E40">
        <w:rPr>
          <w:i/>
          <w:sz w:val="20"/>
          <w:vertAlign w:val="subscript"/>
        </w:rPr>
        <w:t>anure</w:t>
      </w:r>
      <w:proofErr w:type="spellEnd"/>
      <w:r w:rsidRPr="00CD6E40">
        <w:rPr>
          <w:i/>
          <w:sz w:val="20"/>
          <w:vertAlign w:val="subscript"/>
        </w:rPr>
        <w:t>(</w:t>
      </w:r>
      <w:proofErr w:type="spellStart"/>
      <w:r w:rsidRPr="00CD6E40">
        <w:rPr>
          <w:i/>
          <w:sz w:val="20"/>
          <w:vertAlign w:val="subscript"/>
        </w:rPr>
        <w:t>t,field</w:t>
      </w:r>
      <w:proofErr w:type="spellEnd"/>
      <w:r w:rsidRPr="00CD6E40">
        <w:rPr>
          <w:i/>
          <w:sz w:val="20"/>
          <w:vertAlign w:val="subscript"/>
        </w:rPr>
        <w:t xml:space="preserve"> n)</w:t>
      </w:r>
      <w:r w:rsidR="00A82F10" w:rsidRPr="00CD6E40">
        <w:rPr>
          <w:i/>
          <w:sz w:val="20"/>
          <w:vertAlign w:val="subscript"/>
        </w:rPr>
        <w:tab/>
      </w:r>
      <w:r w:rsidRPr="00CD6E40">
        <w:rPr>
          <w:sz w:val="20"/>
        </w:rPr>
        <w:t xml:space="preserve">Total amount of TAN (kg) </w:t>
      </w:r>
      <w:r w:rsidR="00A82F10" w:rsidRPr="00CD6E40">
        <w:rPr>
          <w:sz w:val="20"/>
        </w:rPr>
        <w:t xml:space="preserve">in farm-produced manure </w:t>
      </w:r>
      <w:r w:rsidRPr="00CD6E40">
        <w:rPr>
          <w:sz w:val="20"/>
        </w:rPr>
        <w:t xml:space="preserve">applied to </w:t>
      </w:r>
      <w:r w:rsidR="005A234F" w:rsidRPr="00CD6E40">
        <w:rPr>
          <w:sz w:val="20"/>
        </w:rPr>
        <w:t xml:space="preserve">field </w:t>
      </w:r>
      <w:r w:rsidR="005A234F" w:rsidRPr="00CD6E40">
        <w:rPr>
          <w:i/>
          <w:iCs/>
          <w:sz w:val="20"/>
        </w:rPr>
        <w:t>n</w:t>
      </w:r>
      <w:r w:rsidR="00A82F10" w:rsidRPr="00CD6E40">
        <w:rPr>
          <w:sz w:val="20"/>
        </w:rPr>
        <w:t xml:space="preserve"> in year </w:t>
      </w:r>
      <w:r w:rsidR="00A82F10" w:rsidRPr="00CD6E40">
        <w:rPr>
          <w:i/>
          <w:iCs/>
          <w:sz w:val="20"/>
        </w:rPr>
        <w:t>t</w:t>
      </w:r>
    </w:p>
    <w:p w14:paraId="2721850B" w14:textId="4223C1AB" w:rsidR="00A82F10" w:rsidRPr="00051059" w:rsidRDefault="00A82F10" w:rsidP="00B14759">
      <w:pPr>
        <w:keepNext/>
        <w:tabs>
          <w:tab w:val="clear" w:pos="2880"/>
          <w:tab w:val="clear" w:pos="9360"/>
          <w:tab w:val="right" w:pos="9781"/>
        </w:tabs>
        <w:spacing w:before="0"/>
        <w:ind w:left="2837" w:hanging="2837"/>
        <w:rPr>
          <w:sz w:val="20"/>
          <w:vertAlign w:val="subscript"/>
        </w:rPr>
      </w:pPr>
      <w:proofErr w:type="spellStart"/>
      <w:r w:rsidRPr="00CD6E40">
        <w:rPr>
          <w:i/>
          <w:sz w:val="20"/>
          <w:szCs w:val="24"/>
        </w:rPr>
        <w:t>Total_TAN</w:t>
      </w:r>
      <w:r w:rsidR="003005B9" w:rsidRPr="00CD6E40">
        <w:rPr>
          <w:i/>
          <w:sz w:val="20"/>
          <w:szCs w:val="24"/>
          <w:vertAlign w:val="subscript"/>
        </w:rPr>
        <w:t>landmanure</w:t>
      </w:r>
      <w:proofErr w:type="spellEnd"/>
      <w:r w:rsidRPr="00CD6E40">
        <w:rPr>
          <w:i/>
          <w:sz w:val="20"/>
          <w:szCs w:val="24"/>
          <w:vertAlign w:val="subscript"/>
        </w:rPr>
        <w:t>(</w:t>
      </w:r>
      <w:proofErr w:type="spellStart"/>
      <w:r w:rsidRPr="00CD6E40">
        <w:rPr>
          <w:i/>
          <w:sz w:val="20"/>
          <w:szCs w:val="24"/>
          <w:vertAlign w:val="subscript"/>
        </w:rPr>
        <w:t>t,field</w:t>
      </w:r>
      <w:proofErr w:type="spellEnd"/>
      <w:r w:rsidRPr="00CD6E40">
        <w:rPr>
          <w:i/>
          <w:sz w:val="20"/>
          <w:szCs w:val="24"/>
          <w:vertAlign w:val="subscript"/>
        </w:rPr>
        <w:t xml:space="preserve"> n)</w:t>
      </w:r>
      <w:r w:rsidRPr="00CD6E40">
        <w:rPr>
          <w:i/>
          <w:sz w:val="20"/>
          <w:vertAlign w:val="subscript"/>
        </w:rPr>
        <w:tab/>
      </w:r>
      <w:r w:rsidR="00051059" w:rsidRPr="00CD6E40">
        <w:rPr>
          <w:sz w:val="20"/>
        </w:rPr>
        <w:t>Amount</w:t>
      </w:r>
      <w:r w:rsidRPr="00CD6E40">
        <w:rPr>
          <w:sz w:val="20"/>
        </w:rPr>
        <w:t xml:space="preserve"> of TAN (kg) in farm-produced manure applied to land in year </w:t>
      </w:r>
      <w:r w:rsidRPr="00CD6E40">
        <w:rPr>
          <w:i/>
          <w:iCs/>
          <w:sz w:val="20"/>
        </w:rPr>
        <w:t>t</w:t>
      </w:r>
      <w:r w:rsidRPr="00CD6E40">
        <w:rPr>
          <w:sz w:val="20"/>
        </w:rPr>
        <w:t>, specific to the manure type and the field (</w:t>
      </w:r>
      <w:r w:rsidRPr="00CD6E40">
        <w:rPr>
          <w:i/>
          <w:iCs/>
          <w:sz w:val="20"/>
        </w:rPr>
        <w:t>n</w:t>
      </w:r>
      <w:r w:rsidRPr="00CD6E40">
        <w:rPr>
          <w:sz w:val="20"/>
        </w:rPr>
        <w:t xml:space="preserve">) to which it was applied, calculated as: </w:t>
      </w:r>
      <w:proofErr w:type="spellStart"/>
      <w:r w:rsidRPr="00CD6E40">
        <w:rPr>
          <w:i/>
          <w:iCs/>
          <w:sz w:val="20"/>
        </w:rPr>
        <w:t>f</w:t>
      </w:r>
      <w:r w:rsidRPr="00CD6E40">
        <w:rPr>
          <w:i/>
          <w:iCs/>
          <w:sz w:val="20"/>
          <w:vertAlign w:val="subscript"/>
        </w:rPr>
        <w:t>manuretype</w:t>
      </w:r>
      <w:proofErr w:type="spellEnd"/>
      <w:r w:rsidRPr="00CD6E40">
        <w:rPr>
          <w:i/>
          <w:iCs/>
          <w:sz w:val="20"/>
          <w:vertAlign w:val="subscript"/>
        </w:rPr>
        <w:t>(</w:t>
      </w:r>
      <w:proofErr w:type="spellStart"/>
      <w:r w:rsidRPr="00CD6E40">
        <w:rPr>
          <w:i/>
          <w:iCs/>
          <w:sz w:val="20"/>
          <w:vertAlign w:val="subscript"/>
        </w:rPr>
        <w:t>t,field</w:t>
      </w:r>
      <w:proofErr w:type="spellEnd"/>
      <w:r w:rsidRPr="00CD6E40">
        <w:rPr>
          <w:i/>
          <w:iCs/>
          <w:sz w:val="20"/>
          <w:vertAlign w:val="subscript"/>
        </w:rPr>
        <w:t xml:space="preserve"> n)</w:t>
      </w:r>
      <w:r w:rsidRPr="00CD6E40">
        <w:rPr>
          <w:i/>
          <w:iCs/>
          <w:sz w:val="20"/>
        </w:rPr>
        <w:t xml:space="preserve"> * </w:t>
      </w:r>
      <w:proofErr w:type="spellStart"/>
      <w:r w:rsidR="00051059" w:rsidRPr="00CD6E40">
        <w:rPr>
          <w:i/>
          <w:iCs/>
          <w:sz w:val="20"/>
        </w:rPr>
        <w:t>Total_</w:t>
      </w:r>
      <w:r w:rsidRPr="00CD6E40">
        <w:rPr>
          <w:i/>
          <w:iCs/>
          <w:sz w:val="20"/>
        </w:rPr>
        <w:t>TA</w:t>
      </w:r>
      <w:r w:rsidR="00051059" w:rsidRPr="00CD6E40">
        <w:rPr>
          <w:i/>
          <w:iCs/>
          <w:sz w:val="20"/>
        </w:rPr>
        <w:t>N</w:t>
      </w:r>
      <w:r w:rsidR="00051059" w:rsidRPr="00CD6E40">
        <w:rPr>
          <w:i/>
          <w:iCs/>
          <w:sz w:val="20"/>
          <w:vertAlign w:val="subscript"/>
        </w:rPr>
        <w:t>landmanure</w:t>
      </w:r>
      <w:proofErr w:type="spellEnd"/>
    </w:p>
    <w:p w14:paraId="16B7C957" w14:textId="65A8F345" w:rsidR="00FF148D" w:rsidRPr="00A11C49" w:rsidRDefault="00FF148D" w:rsidP="00FF148D">
      <w:pPr>
        <w:keepNext/>
        <w:tabs>
          <w:tab w:val="left" w:pos="8647"/>
        </w:tabs>
        <w:rPr>
          <w:b/>
        </w:rPr>
      </w:pPr>
      <w:r w:rsidRPr="00A11C49">
        <w:rPr>
          <w:b/>
          <w:i/>
        </w:rPr>
        <w:t>Any manure not applied to a specific field (‘leftover’ manure) is considered a source of further NH</w:t>
      </w:r>
      <w:r w:rsidRPr="00A11C49">
        <w:rPr>
          <w:b/>
          <w:i/>
          <w:vertAlign w:val="subscript"/>
        </w:rPr>
        <w:t>3</w:t>
      </w:r>
      <w:r w:rsidRPr="00A11C49">
        <w:rPr>
          <w:b/>
          <w:i/>
        </w:rPr>
        <w:t xml:space="preserve"> emissions. For this purpose, it is assumed that the ‘leftover’ manure is spread equally across the farm’s fields, </w:t>
      </w:r>
      <w:r w:rsidRPr="00A11C49">
        <w:rPr>
          <w:b/>
        </w:rPr>
        <w:t>meaning that the emission factor is averaged across all available fields weighted by their area.</w:t>
      </w:r>
    </w:p>
    <w:p w14:paraId="06C655A1" w14:textId="3ECBFC52" w:rsidR="00FF148D" w:rsidRPr="004A626E" w:rsidRDefault="003F682B" w:rsidP="00FF148D">
      <w:pPr>
        <w:keepNext/>
        <w:tabs>
          <w:tab w:val="left" w:pos="8647"/>
        </w:tabs>
        <w:rPr>
          <w:b/>
        </w:rPr>
      </w:pPr>
      <w:r w:rsidRPr="004A626E">
        <w:rPr>
          <w:b/>
        </w:rPr>
        <w:t>To calculate NH</w:t>
      </w:r>
      <w:r w:rsidRPr="004A626E">
        <w:rPr>
          <w:b/>
          <w:vertAlign w:val="subscript"/>
        </w:rPr>
        <w:t>3</w:t>
      </w:r>
      <w:r w:rsidRPr="004A626E">
        <w:rPr>
          <w:b/>
        </w:rPr>
        <w:t xml:space="preserve"> emissions from the application of leftover manure on the farm’s fields:</w:t>
      </w:r>
    </w:p>
    <w:p w14:paraId="59B811C4" w14:textId="66FC308B" w:rsidR="00731DE7" w:rsidRPr="004A626E" w:rsidRDefault="00000000" w:rsidP="0016734C">
      <w:pPr>
        <w:keepNext/>
        <w:tabs>
          <w:tab w:val="clear" w:pos="2880"/>
          <w:tab w:val="clear" w:pos="9360"/>
          <w:tab w:val="left" w:pos="2250"/>
          <w:tab w:val="right" w:pos="9781"/>
        </w:tabs>
        <w:spacing w:after="120"/>
        <w:ind w:left="2610" w:hanging="2610"/>
        <w:rPr>
          <w:b/>
        </w:rPr>
      </w:pPr>
      <m:oMath>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731DE7" w:rsidRPr="004A626E">
        <w:t xml:space="preserve"> </w:t>
      </w:r>
      <w:r w:rsidR="00731DE7" w:rsidRPr="004A626E">
        <w:tab/>
      </w:r>
      <w:r w:rsidR="00731DE7" w:rsidRPr="004A626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5FA6A0BD" w14:textId="46F10DBF" w:rsidR="00731DE7" w:rsidRPr="004A626E" w:rsidRDefault="00025694" w:rsidP="00731DE7">
      <w:pPr>
        <w:tabs>
          <w:tab w:val="left" w:pos="2160"/>
          <w:tab w:val="right" w:pos="8640"/>
          <w:tab w:val="right" w:pos="8820"/>
        </w:tabs>
        <w:rPr>
          <w:sz w:val="20"/>
        </w:rPr>
      </w:pPr>
      <w:r w:rsidRPr="004A626E">
        <w:rPr>
          <w:sz w:val="20"/>
        </w:rPr>
        <w:t>where</w:t>
      </w:r>
    </w:p>
    <w:p w14:paraId="7D384054" w14:textId="1E21F1DA" w:rsidR="00FA2B3D" w:rsidRPr="004A626E" w:rsidRDefault="00000000" w:rsidP="00F57144">
      <w:pPr>
        <w:keepNext/>
        <w:tabs>
          <w:tab w:val="clear" w:pos="9360"/>
          <w:tab w:val="right" w:pos="9781"/>
        </w:tabs>
        <w:spacing w:before="0" w:after="120"/>
        <w:ind w:left="2880" w:hanging="2880"/>
        <w:rPr>
          <w:iCs/>
          <w:sz w:val="20"/>
          <w:szCs w:val="24"/>
        </w:rPr>
      </w:pPr>
      <m:oMath>
        <m:sSub>
          <m:sSubPr>
            <m:ctrlPr>
              <w:rPr>
                <w:rFonts w:ascii="Cambria Math" w:hAnsi="Cambria Math" w:cstheme="minorHAnsi"/>
                <w:bCs/>
                <w:i/>
                <w:sz w:val="20"/>
              </w:rPr>
            </m:ctrlPr>
          </m:sSubPr>
          <m:e>
            <m:r>
              <m:rPr>
                <m:nor/>
              </m:rPr>
              <w:rPr>
                <w:rFonts w:cstheme="minorHAnsi"/>
                <w:bCs/>
                <w:i/>
                <w:sz w:val="20"/>
              </w:rPr>
              <m:t>EF</m:t>
            </m:r>
          </m:e>
          <m:sub>
            <m:bar>
              <m:barPr>
                <m:pos m:val="top"/>
                <m:ctrlPr>
                  <w:rPr>
                    <w:rFonts w:ascii="Cambria Math" w:hAnsi="Cambria Math" w:cstheme="minorHAnsi"/>
                    <w:bCs/>
                    <w:i/>
                    <w:sz w:val="20"/>
                  </w:rPr>
                </m:ctrlPr>
              </m:barPr>
              <m:e>
                <w:proofErr w:type="spellStart"/>
                <m:r>
                  <m:rPr>
                    <m:nor/>
                  </m:rPr>
                  <w:rPr>
                    <w:rFonts w:cstheme="minorHAnsi"/>
                    <w:bCs/>
                    <w:i/>
                    <w:sz w:val="20"/>
                  </w:rPr>
                  <m:t>landapplication_adju</m:t>
                </m:r>
                <w:proofErr w:type="spellEnd"/>
              </m:e>
            </m:bar>
          </m:sub>
        </m:sSub>
      </m:oMath>
      <w:r w:rsidR="00025694" w:rsidRPr="004A626E">
        <w:rPr>
          <w:sz w:val="20"/>
        </w:rPr>
        <w:tab/>
      </w:r>
      <w:r w:rsidR="00FA2B3D" w:rsidRPr="004A626E">
        <w:rPr>
          <w:sz w:val="20"/>
        </w:rPr>
        <w:t xml:space="preserve">Emission factor for leftover </w:t>
      </w:r>
      <w:r w:rsidR="005A234F" w:rsidRPr="004A626E">
        <w:rPr>
          <w:sz w:val="20"/>
        </w:rPr>
        <w:t>manure TAN</w:t>
      </w:r>
      <w:r w:rsidR="00FA2B3D" w:rsidRPr="004A626E">
        <w:rPr>
          <w:sz w:val="20"/>
        </w:rPr>
        <w:t xml:space="preserve"> applied across the farm’s fields, calculated as an average across all available fields (excl. native rangeland, if present), weighted by their area </w:t>
      </w:r>
      <w:r w:rsidR="00FA2B3D" w:rsidRPr="004A626E">
        <w:rPr>
          <w:iCs/>
          <w:sz w:val="20"/>
          <w:szCs w:val="24"/>
        </w:rPr>
        <w:t>(kg NH</w:t>
      </w:r>
      <w:r w:rsidR="00FA2B3D" w:rsidRPr="004A626E">
        <w:rPr>
          <w:iCs/>
          <w:sz w:val="20"/>
          <w:szCs w:val="24"/>
          <w:vertAlign w:val="subscript"/>
        </w:rPr>
        <w:t>3</w:t>
      </w:r>
      <w:r w:rsidR="00FA2B3D" w:rsidRPr="004A626E">
        <w:rPr>
          <w:iCs/>
          <w:sz w:val="20"/>
          <w:szCs w:val="24"/>
        </w:rPr>
        <w:t>-N kg</w:t>
      </w:r>
      <w:r w:rsidR="00FA2B3D" w:rsidRPr="004A626E">
        <w:rPr>
          <w:iCs/>
          <w:sz w:val="20"/>
          <w:szCs w:val="24"/>
          <w:vertAlign w:val="superscript"/>
        </w:rPr>
        <w:t>-1</w:t>
      </w:r>
      <w:r w:rsidR="00FA2B3D" w:rsidRPr="004A626E">
        <w:rPr>
          <w:iCs/>
          <w:sz w:val="20"/>
          <w:szCs w:val="24"/>
        </w:rPr>
        <w:t xml:space="preserve"> N)</w:t>
      </w:r>
      <w:r w:rsidR="00940500">
        <w:rPr>
          <w:iCs/>
          <w:sz w:val="20"/>
          <w:szCs w:val="24"/>
        </w:rPr>
        <w:t xml:space="preserve">  </w:t>
      </w:r>
    </w:p>
    <w:p w14:paraId="29061A2C" w14:textId="2B263B8A" w:rsidR="003049C8" w:rsidRPr="003F0796" w:rsidRDefault="00000000" w:rsidP="0016734C">
      <w:pPr>
        <w:tabs>
          <w:tab w:val="left" w:pos="2250"/>
          <w:tab w:val="left" w:pos="2430"/>
          <w:tab w:val="right" w:pos="8730"/>
        </w:tabs>
        <w:spacing w:after="120"/>
        <w:ind w:left="3150" w:hanging="3150"/>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m:t>
                </m:r>
              </m:sub>
            </m:sSub>
          </m:e>
        </m:nary>
        <m:r>
          <m:rPr>
            <m:sty m:val="b"/>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manure,allfields(t)</m:t>
                </m:r>
              </m:sub>
            </m:sSub>
            <m:r>
              <m:rPr>
                <m:sty m:val="bi"/>
              </m:rPr>
              <w:rPr>
                <w:rFonts w:ascii="Cambria Math" w:hAnsi="Cambria Math"/>
              </w:rPr>
              <m:t>-Total_TAN</m:t>
            </m:r>
          </m:e>
          <m:sub>
            <m:r>
              <m:rPr>
                <m:sty m:val="bi"/>
              </m:rPr>
              <w:rPr>
                <w:rFonts w:ascii="Cambria Math" w:hAnsi="Cambria Math"/>
              </w:rPr>
              <m:t>manure_export(t)</m:t>
            </m:r>
          </m:sub>
        </m:sSub>
      </m:oMath>
      <w:r w:rsidR="003049C8" w:rsidRPr="003F0796">
        <w:rPr>
          <w:b/>
        </w:rPr>
        <w:t xml:space="preserve"> </w:t>
      </w:r>
      <w:r w:rsidR="003049C8" w:rsidRPr="003F0796">
        <w:rPr>
          <w:b/>
        </w:rPr>
        <w:tab/>
      </w:r>
      <w:r w:rsidR="007F10A7" w:rsidRPr="003F0796">
        <w:rPr>
          <w:b/>
        </w:rPr>
        <w:tab/>
      </w:r>
      <w:r w:rsidR="003049C8" w:rsidRPr="003F079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0864CE47" w14:textId="77777777" w:rsidR="003049C8" w:rsidRPr="003F0796" w:rsidRDefault="003049C8" w:rsidP="003049C8">
      <w:pPr>
        <w:tabs>
          <w:tab w:val="clear" w:pos="2880"/>
          <w:tab w:val="clear" w:pos="9360"/>
        </w:tabs>
        <w:spacing w:before="0"/>
        <w:ind w:left="2835" w:hanging="2835"/>
        <w:rPr>
          <w:iCs/>
          <w:sz w:val="20"/>
        </w:rPr>
      </w:pPr>
      <w:r w:rsidRPr="003F0796">
        <w:rPr>
          <w:iCs/>
          <w:sz w:val="20"/>
        </w:rPr>
        <w:t>where</w:t>
      </w:r>
    </w:p>
    <w:p w14:paraId="14F03E59" w14:textId="7FFBC2AA" w:rsidR="003049C8" w:rsidRPr="003F0796" w:rsidRDefault="003049C8" w:rsidP="003049C8">
      <w:pPr>
        <w:tabs>
          <w:tab w:val="clear" w:pos="2880"/>
          <w:tab w:val="clear" w:pos="9360"/>
        </w:tabs>
        <w:spacing w:before="0"/>
        <w:ind w:left="2835" w:hanging="2835"/>
        <w:rPr>
          <w:sz w:val="20"/>
        </w:rPr>
      </w:pPr>
      <w:proofErr w:type="spellStart"/>
      <w:r w:rsidRPr="003F0796">
        <w:rPr>
          <w:i/>
          <w:sz w:val="20"/>
        </w:rPr>
        <w:t>TAN</w:t>
      </w:r>
      <w:r w:rsidRPr="003F0796">
        <w:rPr>
          <w:i/>
          <w:sz w:val="20"/>
          <w:vertAlign w:val="subscript"/>
        </w:rPr>
        <w:t>landmanureremaining</w:t>
      </w:r>
      <w:proofErr w:type="spellEnd"/>
      <w:r w:rsidR="00C063A6" w:rsidRPr="003F0796">
        <w:rPr>
          <w:i/>
          <w:sz w:val="20"/>
          <w:vertAlign w:val="subscript"/>
        </w:rPr>
        <w:t>(t)</w:t>
      </w:r>
      <w:r w:rsidRPr="003F0796">
        <w:rPr>
          <w:i/>
          <w:sz w:val="20"/>
        </w:rPr>
        <w:tab/>
      </w:r>
      <w:r w:rsidR="005A234F" w:rsidRPr="003F0796">
        <w:rPr>
          <w:sz w:val="20"/>
        </w:rPr>
        <w:t>Available</w:t>
      </w:r>
      <w:r w:rsidRPr="003F0796">
        <w:rPr>
          <w:sz w:val="20"/>
        </w:rPr>
        <w:t xml:space="preserve"> TAN </w:t>
      </w:r>
      <w:r w:rsidR="005A234F" w:rsidRPr="003F0796">
        <w:rPr>
          <w:sz w:val="20"/>
        </w:rPr>
        <w:t>in stored manure</w:t>
      </w:r>
      <w:r w:rsidRPr="003F0796">
        <w:rPr>
          <w:sz w:val="20"/>
        </w:rPr>
        <w:t xml:space="preserve"> minus manure TAN applied to specific fields</w:t>
      </w:r>
      <w:r w:rsidR="005A234F" w:rsidRPr="003F0796">
        <w:rPr>
          <w:sz w:val="20"/>
        </w:rPr>
        <w:t xml:space="preserve"> or exported</w:t>
      </w:r>
      <w:r w:rsidRPr="003F0796">
        <w:rPr>
          <w:sz w:val="20"/>
        </w:rPr>
        <w:t xml:space="preserve"> (kg N)</w:t>
      </w:r>
    </w:p>
    <w:p w14:paraId="32623C01" w14:textId="7A36AF47" w:rsidR="00514AD2" w:rsidRPr="003F0796" w:rsidRDefault="00514AD2" w:rsidP="00514AD2">
      <w:pPr>
        <w:tabs>
          <w:tab w:val="clear" w:pos="2880"/>
          <w:tab w:val="clear" w:pos="9360"/>
        </w:tabs>
        <w:spacing w:before="0"/>
        <w:ind w:left="2835" w:right="15" w:hanging="2835"/>
        <w:rPr>
          <w:sz w:val="20"/>
        </w:rPr>
      </w:pPr>
      <w:proofErr w:type="spellStart"/>
      <w:r w:rsidRPr="003F0796">
        <w:rPr>
          <w:i/>
          <w:sz w:val="20"/>
        </w:rPr>
        <w:t>Total_TAN</w:t>
      </w:r>
      <w:r w:rsidRPr="003F0796">
        <w:rPr>
          <w:i/>
          <w:sz w:val="20"/>
          <w:vertAlign w:val="subscript"/>
        </w:rPr>
        <w:t>landmanure</w:t>
      </w:r>
      <w:proofErr w:type="spellEnd"/>
      <w:r w:rsidR="003433B5" w:rsidRPr="003F0796">
        <w:rPr>
          <w:i/>
          <w:sz w:val="20"/>
          <w:vertAlign w:val="subscript"/>
        </w:rPr>
        <w:t>(t)</w:t>
      </w:r>
      <w:r w:rsidRPr="003F0796">
        <w:rPr>
          <w:i/>
          <w:sz w:val="20"/>
        </w:rPr>
        <w:tab/>
      </w:r>
      <w:r w:rsidRPr="003F0796">
        <w:rPr>
          <w:sz w:val="20"/>
          <w:szCs w:val="24"/>
        </w:rPr>
        <w:t>Total TAN</w:t>
      </w:r>
      <w:r w:rsidR="00772542" w:rsidRPr="003F0796">
        <w:rPr>
          <w:sz w:val="20"/>
          <w:szCs w:val="24"/>
        </w:rPr>
        <w:t xml:space="preserve"> available</w:t>
      </w:r>
      <w:r w:rsidRPr="003F0796">
        <w:rPr>
          <w:sz w:val="20"/>
          <w:szCs w:val="24"/>
        </w:rPr>
        <w:t xml:space="preserve"> in stored manure (kg TAN)</w:t>
      </w:r>
      <w:r w:rsidR="003433B5" w:rsidRPr="003F0796">
        <w:rPr>
          <w:sz w:val="20"/>
          <w:szCs w:val="24"/>
        </w:rPr>
        <w:t xml:space="preserve"> in year </w:t>
      </w:r>
      <w:r w:rsidR="003433B5" w:rsidRPr="003F0796">
        <w:rPr>
          <w:i/>
          <w:iCs/>
          <w:sz w:val="20"/>
          <w:szCs w:val="24"/>
        </w:rPr>
        <w:t>t</w:t>
      </w:r>
      <w:r w:rsidR="00772542" w:rsidRPr="003F0796">
        <w:rPr>
          <w:sz w:val="20"/>
          <w:szCs w:val="24"/>
        </w:rPr>
        <w:t>, by livestock type and manure management system</w:t>
      </w:r>
    </w:p>
    <w:p w14:paraId="0FC00130" w14:textId="7AF50537" w:rsidR="00514AD2" w:rsidRPr="003F0796" w:rsidRDefault="00514AD2" w:rsidP="003049C8">
      <w:pPr>
        <w:tabs>
          <w:tab w:val="clear" w:pos="2880"/>
          <w:tab w:val="clear" w:pos="9360"/>
        </w:tabs>
        <w:spacing w:before="0"/>
        <w:ind w:left="2835" w:hanging="2835"/>
        <w:rPr>
          <w:iCs/>
          <w:sz w:val="20"/>
        </w:rPr>
      </w:pPr>
      <w:proofErr w:type="spellStart"/>
      <w:r w:rsidRPr="003F0796">
        <w:rPr>
          <w:i/>
          <w:sz w:val="20"/>
        </w:rPr>
        <w:t>TAN</w:t>
      </w:r>
      <w:r w:rsidRPr="003F0796">
        <w:rPr>
          <w:i/>
          <w:sz w:val="20"/>
          <w:vertAlign w:val="subscript"/>
        </w:rPr>
        <w:t>m</w:t>
      </w:r>
      <w:r w:rsidR="00C24084" w:rsidRPr="003F0796">
        <w:rPr>
          <w:i/>
          <w:sz w:val="20"/>
          <w:vertAlign w:val="subscript"/>
        </w:rPr>
        <w:t>anure,</w:t>
      </w:r>
      <w:r w:rsidRPr="003F0796">
        <w:rPr>
          <w:i/>
          <w:sz w:val="20"/>
          <w:vertAlign w:val="subscript"/>
        </w:rPr>
        <w:t>allfields</w:t>
      </w:r>
      <w:proofErr w:type="spellEnd"/>
      <w:r w:rsidR="00C063A6" w:rsidRPr="003F0796">
        <w:rPr>
          <w:i/>
          <w:sz w:val="20"/>
          <w:vertAlign w:val="subscript"/>
        </w:rPr>
        <w:t>(t)</w:t>
      </w:r>
      <w:r w:rsidRPr="003F0796">
        <w:rPr>
          <w:i/>
          <w:sz w:val="20"/>
        </w:rPr>
        <w:tab/>
      </w:r>
      <w:r w:rsidRPr="003F0796">
        <w:rPr>
          <w:sz w:val="20"/>
        </w:rPr>
        <w:t xml:space="preserve">Total amount of farm-produced manure TAN (kg) applied to all fields in </w:t>
      </w:r>
      <w:r w:rsidR="005A234F" w:rsidRPr="003F0796">
        <w:rPr>
          <w:sz w:val="20"/>
        </w:rPr>
        <w:t xml:space="preserve">year </w:t>
      </w:r>
      <w:r w:rsidR="005A234F" w:rsidRPr="003F0796">
        <w:rPr>
          <w:i/>
          <w:iCs/>
          <w:sz w:val="20"/>
        </w:rPr>
        <w:t>t</w:t>
      </w:r>
    </w:p>
    <w:p w14:paraId="35C5B2D0" w14:textId="762C98B7" w:rsidR="00514AD2" w:rsidRPr="00442581" w:rsidRDefault="00514AD2" w:rsidP="003049C8">
      <w:pPr>
        <w:tabs>
          <w:tab w:val="clear" w:pos="2880"/>
          <w:tab w:val="clear" w:pos="9360"/>
        </w:tabs>
        <w:spacing w:before="0"/>
        <w:ind w:left="2835" w:hanging="2835"/>
        <w:rPr>
          <w:sz w:val="20"/>
        </w:rPr>
      </w:pPr>
      <w:proofErr w:type="spellStart"/>
      <w:r w:rsidRPr="003F0796">
        <w:rPr>
          <w:i/>
          <w:iCs/>
          <w:sz w:val="20"/>
        </w:rPr>
        <w:t>Total_TAN</w:t>
      </w:r>
      <w:r w:rsidR="00624EDF" w:rsidRPr="003F0796">
        <w:rPr>
          <w:i/>
          <w:iCs/>
          <w:sz w:val="20"/>
          <w:vertAlign w:val="subscript"/>
        </w:rPr>
        <w:t>manure_</w:t>
      </w:r>
      <w:r w:rsidRPr="003F0796">
        <w:rPr>
          <w:i/>
          <w:iCs/>
          <w:sz w:val="20"/>
          <w:vertAlign w:val="subscript"/>
        </w:rPr>
        <w:t>export</w:t>
      </w:r>
      <w:proofErr w:type="spellEnd"/>
      <w:r w:rsidR="00C063A6" w:rsidRPr="003F0796">
        <w:rPr>
          <w:i/>
          <w:iCs/>
          <w:sz w:val="20"/>
          <w:vertAlign w:val="subscript"/>
        </w:rPr>
        <w:t>(t)</w:t>
      </w:r>
      <w:r w:rsidRPr="003F0796">
        <w:rPr>
          <w:sz w:val="20"/>
        </w:rPr>
        <w:tab/>
        <w:t>Total N (kg N) exported as manure in year</w:t>
      </w:r>
      <w:r w:rsidR="005A234F" w:rsidRPr="003F0796">
        <w:rPr>
          <w:sz w:val="20"/>
        </w:rPr>
        <w:t xml:space="preserve"> </w:t>
      </w:r>
      <w:r w:rsidR="005A234F" w:rsidRPr="003F0796">
        <w:rPr>
          <w:i/>
          <w:iCs/>
          <w:sz w:val="20"/>
        </w:rPr>
        <w:t>t</w:t>
      </w:r>
      <w:r w:rsidR="00442581" w:rsidRPr="003F0796">
        <w:rPr>
          <w:sz w:val="20"/>
        </w:rPr>
        <w:t xml:space="preserve">, calculated using </w:t>
      </w:r>
      <w:r w:rsidR="00442581" w:rsidRPr="003F0796">
        <w:rPr>
          <w:sz w:val="20"/>
        </w:rPr>
        <w:fldChar w:fldCharType="begin"/>
      </w:r>
      <w:r w:rsidR="00442581" w:rsidRPr="003F0796">
        <w:rPr>
          <w:sz w:val="20"/>
        </w:rPr>
        <w:instrText xml:space="preserve"> REF TotalTANExported_Eq \h  \* MERGEFORMAT </w:instrText>
      </w:r>
      <w:r w:rsidR="00442581" w:rsidRPr="003F0796">
        <w:rPr>
          <w:sz w:val="20"/>
        </w:rPr>
      </w:r>
      <w:r w:rsidR="00442581" w:rsidRPr="003F0796">
        <w:rPr>
          <w:sz w:val="20"/>
        </w:rPr>
        <w:fldChar w:fldCharType="separate"/>
      </w:r>
      <w:r w:rsidR="0013336E" w:rsidRPr="003F0796">
        <w:rPr>
          <w:b/>
          <w:sz w:val="20"/>
        </w:rPr>
        <w:t xml:space="preserve">Eq. </w:t>
      </w:r>
      <w:r w:rsidR="0013336E" w:rsidRPr="003F0796">
        <w:rPr>
          <w:b/>
          <w:noProof/>
          <w:sz w:val="20"/>
        </w:rPr>
        <w:t>4.6.2</w:t>
      </w:r>
      <w:r w:rsidR="0013336E" w:rsidRPr="003F0796">
        <w:rPr>
          <w:b/>
          <w:noProof/>
          <w:sz w:val="20"/>
        </w:rPr>
        <w:noBreakHyphen/>
        <w:t>10</w:t>
      </w:r>
      <w:r w:rsidR="00442581" w:rsidRPr="003F0796">
        <w:rPr>
          <w:sz w:val="20"/>
        </w:rPr>
        <w:fldChar w:fldCharType="end"/>
      </w:r>
    </w:p>
    <w:p w14:paraId="56F5C3C4" w14:textId="18AE876B" w:rsidR="00731DE7" w:rsidRPr="00F84E12" w:rsidRDefault="009249CB" w:rsidP="00FA2B3D">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731DE7" w:rsidRPr="00F84E12">
        <w:rPr>
          <w:b/>
        </w:rPr>
        <w:t xml:space="preserve"> </w:t>
      </w:r>
      <w:r w:rsidR="00FA2B3D" w:rsidRPr="00F84E12">
        <w:rPr>
          <w:b/>
        </w:rPr>
        <w:tab/>
      </w:r>
      <w:r w:rsidR="00731DE7" w:rsidRPr="00F84E12">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7B1EEF08" w14:textId="77777777" w:rsidR="00025694" w:rsidRPr="00F84E12" w:rsidRDefault="00025694" w:rsidP="00025694">
      <w:pPr>
        <w:rPr>
          <w:sz w:val="20"/>
        </w:rPr>
      </w:pPr>
      <w:r w:rsidRPr="00F84E12">
        <w:rPr>
          <w:sz w:val="20"/>
        </w:rPr>
        <w:t>where</w:t>
      </w:r>
    </w:p>
    <w:p w14:paraId="1E595BE8" w14:textId="0197922F" w:rsidR="00967401" w:rsidRPr="00F84E12" w:rsidRDefault="00025694" w:rsidP="00967401">
      <w:pPr>
        <w:tabs>
          <w:tab w:val="clear" w:pos="2880"/>
          <w:tab w:val="clear" w:pos="9360"/>
        </w:tabs>
        <w:spacing w:before="0"/>
        <w:ind w:left="2835" w:hanging="2835"/>
        <w:rPr>
          <w:sz w:val="20"/>
        </w:rPr>
      </w:pPr>
      <w:r w:rsidRPr="00F84E12">
        <w:rPr>
          <w:i/>
          <w:sz w:val="20"/>
        </w:rPr>
        <w:t>NH</w:t>
      </w:r>
      <w:r w:rsidRPr="00F84E12">
        <w:rPr>
          <w:i/>
          <w:sz w:val="20"/>
          <w:vertAlign w:val="subscript"/>
        </w:rPr>
        <w:t>3</w:t>
      </w:r>
      <w:r w:rsidRPr="00F84E12">
        <w:rPr>
          <w:i/>
          <w:sz w:val="20"/>
        </w:rPr>
        <w:t>_N</w:t>
      </w:r>
      <w:r w:rsidR="00CC31C9" w:rsidRPr="00F84E12">
        <w:rPr>
          <w:i/>
          <w:sz w:val="20"/>
          <w:vertAlign w:val="subscript"/>
        </w:rPr>
        <w:t>manure</w:t>
      </w:r>
      <w:r w:rsidR="00967401" w:rsidRPr="00F84E12">
        <w:rPr>
          <w:i/>
          <w:sz w:val="20"/>
          <w:vertAlign w:val="subscript"/>
        </w:rPr>
        <w:t>_leftover</w:t>
      </w:r>
      <w:r w:rsidR="00A16635" w:rsidRPr="00F84E12">
        <w:rPr>
          <w:i/>
          <w:sz w:val="20"/>
          <w:vertAlign w:val="subscript"/>
        </w:rPr>
        <w:t>(t)</w:t>
      </w:r>
      <w:r w:rsidRPr="00F84E12">
        <w:rPr>
          <w:i/>
          <w:sz w:val="20"/>
        </w:rPr>
        <w:tab/>
      </w:r>
      <w:r w:rsidR="00D16B33" w:rsidRPr="00F84E12">
        <w:rPr>
          <w:iCs/>
          <w:sz w:val="20"/>
        </w:rPr>
        <w:t>NH</w:t>
      </w:r>
      <w:r w:rsidR="00D16B33" w:rsidRPr="00F84E12">
        <w:rPr>
          <w:iCs/>
          <w:sz w:val="20"/>
          <w:vertAlign w:val="subscript"/>
        </w:rPr>
        <w:t>3</w:t>
      </w:r>
      <w:r w:rsidR="00D16B33" w:rsidRPr="00F84E12">
        <w:rPr>
          <w:iCs/>
          <w:sz w:val="20"/>
        </w:rPr>
        <w:t>-N emissions (kg NH</w:t>
      </w:r>
      <w:r w:rsidR="00D16B33" w:rsidRPr="00F84E12">
        <w:rPr>
          <w:iCs/>
          <w:sz w:val="20"/>
          <w:vertAlign w:val="subscript"/>
        </w:rPr>
        <w:t>3</w:t>
      </w:r>
      <w:r w:rsidR="00D16B33" w:rsidRPr="00F84E12">
        <w:rPr>
          <w:iCs/>
          <w:sz w:val="20"/>
        </w:rPr>
        <w:t xml:space="preserve">-N) </w:t>
      </w:r>
      <w:r w:rsidR="00967401" w:rsidRPr="00F84E12">
        <w:rPr>
          <w:sz w:val="20"/>
        </w:rPr>
        <w:t>from the application of ‘leftover’ stored manure to the farm’s fields (excl. native rangeland, if present) in</w:t>
      </w:r>
      <w:r w:rsidR="00A03B3C" w:rsidRPr="00F84E12">
        <w:rPr>
          <w:sz w:val="20"/>
        </w:rPr>
        <w:t xml:space="preserve"> </w:t>
      </w:r>
      <w:r w:rsidR="00967401" w:rsidRPr="00F84E12">
        <w:rPr>
          <w:sz w:val="20"/>
        </w:rPr>
        <w:t>year</w:t>
      </w:r>
      <w:r w:rsidR="00A03B3C" w:rsidRPr="00F84E12">
        <w:rPr>
          <w:sz w:val="20"/>
        </w:rPr>
        <w:t xml:space="preserve"> </w:t>
      </w:r>
      <w:r w:rsidR="00A03B3C" w:rsidRPr="00F84E12">
        <w:rPr>
          <w:i/>
          <w:iCs/>
          <w:sz w:val="20"/>
        </w:rPr>
        <w:t>t</w:t>
      </w:r>
    </w:p>
    <w:p w14:paraId="1FD1D798" w14:textId="5FCDEB78" w:rsidR="00773C23" w:rsidRPr="00281275"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31DE7" w:rsidRPr="00281275">
        <w:rPr>
          <w:b/>
        </w:rPr>
        <w:t xml:space="preserve"> </w:t>
      </w:r>
      <w:r w:rsidR="00731DE7" w:rsidRPr="00281275">
        <w:rPr>
          <w:b/>
        </w:rPr>
        <w:tab/>
      </w:r>
    </w:p>
    <w:p w14:paraId="2D641D75" w14:textId="19153E03" w:rsidR="00731DE7" w:rsidRPr="00281275" w:rsidRDefault="00773C23" w:rsidP="00731DE7">
      <w:pPr>
        <w:keepNext/>
        <w:tabs>
          <w:tab w:val="clear" w:pos="2880"/>
          <w:tab w:val="clear" w:pos="9360"/>
          <w:tab w:val="right" w:pos="9781"/>
        </w:tabs>
        <w:spacing w:after="120"/>
        <w:rPr>
          <w:b/>
        </w:rPr>
      </w:pPr>
      <w:r w:rsidRPr="00281275">
        <w:rPr>
          <w:b/>
        </w:rPr>
        <w:tab/>
      </w:r>
      <w:r w:rsidR="00731DE7" w:rsidRPr="00281275">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77DFD5A0" w14:textId="08478127" w:rsidR="00025694" w:rsidRPr="00281275" w:rsidRDefault="00025694" w:rsidP="00A75B48">
      <w:pPr>
        <w:keepNext/>
        <w:tabs>
          <w:tab w:val="clear" w:pos="2880"/>
          <w:tab w:val="clear" w:pos="9360"/>
          <w:tab w:val="right" w:pos="9781"/>
        </w:tabs>
        <w:rPr>
          <w:bCs/>
          <w:sz w:val="20"/>
        </w:rPr>
      </w:pPr>
      <w:r w:rsidRPr="00281275">
        <w:rPr>
          <w:bCs/>
          <w:sz w:val="20"/>
        </w:rPr>
        <w:t>where</w:t>
      </w:r>
    </w:p>
    <w:p w14:paraId="5CC3B8F4" w14:textId="767BB248" w:rsidR="001C73B7" w:rsidRDefault="00025694" w:rsidP="001C73B7">
      <w:pPr>
        <w:tabs>
          <w:tab w:val="clear" w:pos="2880"/>
          <w:tab w:val="clear" w:pos="9360"/>
        </w:tabs>
        <w:spacing w:before="0"/>
        <w:ind w:left="2835" w:hanging="2835"/>
        <w:rPr>
          <w:sz w:val="20"/>
        </w:rPr>
      </w:pPr>
      <w:r w:rsidRPr="00281275">
        <w:rPr>
          <w:i/>
          <w:sz w:val="20"/>
        </w:rPr>
        <w:t>NH</w:t>
      </w:r>
      <w:r w:rsidRPr="00281275">
        <w:rPr>
          <w:i/>
          <w:sz w:val="20"/>
          <w:vertAlign w:val="subscript"/>
        </w:rPr>
        <w:t>3</w:t>
      </w:r>
      <w:r w:rsidRPr="00281275">
        <w:rPr>
          <w:i/>
          <w:sz w:val="20"/>
        </w:rPr>
        <w:t>_N</w:t>
      </w:r>
      <w:r w:rsidR="00CC31C9" w:rsidRPr="00281275">
        <w:rPr>
          <w:i/>
          <w:sz w:val="20"/>
          <w:vertAlign w:val="subscript"/>
        </w:rPr>
        <w:t>manure</w:t>
      </w:r>
      <w:r w:rsidR="001C73B7" w:rsidRPr="00281275">
        <w:rPr>
          <w:i/>
          <w:sz w:val="20"/>
          <w:vertAlign w:val="subscript"/>
        </w:rPr>
        <w:t>_leftover</w:t>
      </w:r>
      <w:r w:rsidRPr="00281275">
        <w:rPr>
          <w:i/>
          <w:sz w:val="20"/>
          <w:vertAlign w:val="subscript"/>
        </w:rPr>
        <w:t>(</w:t>
      </w:r>
      <w:proofErr w:type="spellStart"/>
      <w:r w:rsidRPr="00281275">
        <w:rPr>
          <w:i/>
          <w:sz w:val="20"/>
          <w:vertAlign w:val="subscript"/>
        </w:rPr>
        <w:t>t,field</w:t>
      </w:r>
      <w:proofErr w:type="spellEnd"/>
      <w:r w:rsidRPr="00281275">
        <w:rPr>
          <w:i/>
          <w:sz w:val="20"/>
          <w:vertAlign w:val="subscript"/>
        </w:rPr>
        <w:t xml:space="preserve"> n)</w:t>
      </w:r>
      <w:r w:rsidRPr="00281275">
        <w:rPr>
          <w:i/>
          <w:sz w:val="20"/>
        </w:rPr>
        <w:tab/>
      </w:r>
      <w:r w:rsidR="001C73B7" w:rsidRPr="00281275">
        <w:rPr>
          <w:sz w:val="20"/>
        </w:rPr>
        <w:t>NH</w:t>
      </w:r>
      <w:r w:rsidR="001C73B7" w:rsidRPr="00281275">
        <w:rPr>
          <w:sz w:val="20"/>
          <w:vertAlign w:val="subscript"/>
        </w:rPr>
        <w:t>3</w:t>
      </w:r>
      <w:r w:rsidR="001C73B7" w:rsidRPr="00281275">
        <w:rPr>
          <w:sz w:val="20"/>
        </w:rPr>
        <w:t xml:space="preserve"> emissions (kg NH</w:t>
      </w:r>
      <w:r w:rsidR="001C73B7" w:rsidRPr="00281275">
        <w:rPr>
          <w:sz w:val="20"/>
          <w:vertAlign w:val="subscript"/>
        </w:rPr>
        <w:t>3</w:t>
      </w:r>
      <w:r w:rsidR="001C73B7" w:rsidRPr="00281275">
        <w:rPr>
          <w:sz w:val="20"/>
        </w:rPr>
        <w:t xml:space="preserve">-N) from the application of ‘leftover’ stored manure to field </w:t>
      </w:r>
      <w:r w:rsidR="001C73B7" w:rsidRPr="00281275">
        <w:rPr>
          <w:i/>
          <w:iCs/>
          <w:sz w:val="20"/>
        </w:rPr>
        <w:t>n</w:t>
      </w:r>
      <w:r w:rsidR="001C73B7" w:rsidRPr="00281275">
        <w:rPr>
          <w:sz w:val="20"/>
        </w:rPr>
        <w:t xml:space="preserve"> in</w:t>
      </w:r>
      <w:r w:rsidR="00A03B3C" w:rsidRPr="00281275">
        <w:rPr>
          <w:sz w:val="20"/>
        </w:rPr>
        <w:t xml:space="preserve"> </w:t>
      </w:r>
      <w:r w:rsidR="001C73B7" w:rsidRPr="00281275">
        <w:rPr>
          <w:sz w:val="20"/>
        </w:rPr>
        <w:t>year</w:t>
      </w:r>
      <w:r w:rsidR="00A03B3C" w:rsidRPr="00281275">
        <w:rPr>
          <w:sz w:val="20"/>
        </w:rPr>
        <w:t xml:space="preserve"> </w:t>
      </w:r>
      <w:r w:rsidR="00A03B3C" w:rsidRPr="00281275">
        <w:rPr>
          <w:i/>
          <w:iCs/>
          <w:sz w:val="20"/>
        </w:rPr>
        <w:t>t</w:t>
      </w:r>
    </w:p>
    <w:p w14:paraId="2BC49F2F" w14:textId="4D631FDB" w:rsidR="00773C23" w:rsidRPr="00C654E9" w:rsidRDefault="00000000" w:rsidP="00820DBF">
      <w:pPr>
        <w:keepNext/>
        <w:tabs>
          <w:tab w:val="clear" w:pos="2880"/>
          <w:tab w:val="clear" w:pos="9360"/>
          <w:tab w:val="left" w:pos="5057"/>
          <w:tab w:val="right" w:pos="9781"/>
        </w:tabs>
        <w:spacing w:after="120"/>
        <w:ind w:left="2880" w:hanging="288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sub>
            </m:sSub>
            <m:r>
              <m:rPr>
                <m:sty m:val="bi"/>
              </m:rPr>
              <w:rPr>
                <w:rFonts w:ascii="Cambria Math" w:hAnsi="Cambria Math"/>
                <w:szCs w:val="24"/>
              </w:rPr>
              <m:t>×1000</m:t>
            </m:r>
          </m:e>
        </m:d>
      </m:oMath>
      <w:r w:rsidR="00773C23" w:rsidRPr="00C654E9">
        <w:rPr>
          <w:b/>
        </w:rPr>
        <w:tab/>
      </w:r>
      <w:r w:rsidR="00773C23" w:rsidRPr="00C654E9">
        <w:rPr>
          <w:b/>
        </w:rPr>
        <w:tab/>
      </w:r>
    </w:p>
    <w:p w14:paraId="311B9F99" w14:textId="7B09421A" w:rsidR="00773C23" w:rsidRPr="00C654E9" w:rsidRDefault="00773C23" w:rsidP="00773C23">
      <w:pPr>
        <w:keepNext/>
        <w:tabs>
          <w:tab w:val="clear" w:pos="2880"/>
          <w:tab w:val="clear" w:pos="9360"/>
          <w:tab w:val="right" w:pos="9781"/>
        </w:tabs>
        <w:spacing w:after="120"/>
        <w:rPr>
          <w:b/>
        </w:rPr>
      </w:pPr>
      <w:r w:rsidRPr="00C654E9">
        <w:rPr>
          <w:b/>
          <w:lang w:val="en-US"/>
        </w:rPr>
        <w:tab/>
        <w:t xml:space="preserve">Eq. </w:t>
      </w:r>
      <w:r w:rsidR="001977CC" w:rsidRPr="00C654E9">
        <w:rPr>
          <w:b/>
          <w:lang w:val="en-US"/>
        </w:rPr>
        <w:fldChar w:fldCharType="begin"/>
      </w:r>
      <w:r w:rsidR="001977CC" w:rsidRPr="00C654E9">
        <w:rPr>
          <w:b/>
          <w:lang w:val="en-US"/>
        </w:rPr>
        <w:instrText xml:space="preserve"> STYLEREF 3 \s </w:instrText>
      </w:r>
      <w:r w:rsidR="001977CC" w:rsidRPr="00C654E9">
        <w:rPr>
          <w:b/>
          <w:lang w:val="en-US"/>
        </w:rPr>
        <w:fldChar w:fldCharType="separate"/>
      </w:r>
      <w:r w:rsidR="001977CC" w:rsidRPr="00C654E9">
        <w:rPr>
          <w:b/>
          <w:noProof/>
          <w:lang w:val="en-US"/>
        </w:rPr>
        <w:t>4.6.2</w:t>
      </w:r>
      <w:r w:rsidR="001977CC" w:rsidRPr="00C654E9">
        <w:rPr>
          <w:b/>
          <w:lang w:val="en-US"/>
        </w:rPr>
        <w:fldChar w:fldCharType="end"/>
      </w:r>
      <w:r w:rsidR="001977CC" w:rsidRPr="00C654E9">
        <w:rPr>
          <w:b/>
          <w:lang w:val="en-US"/>
        </w:rPr>
        <w:noBreakHyphen/>
      </w:r>
      <w:r w:rsidR="001977CC" w:rsidRPr="00C654E9">
        <w:rPr>
          <w:b/>
          <w:lang w:val="en-US"/>
        </w:rPr>
        <w:fldChar w:fldCharType="begin"/>
      </w:r>
      <w:r w:rsidR="001977CC" w:rsidRPr="00C654E9">
        <w:rPr>
          <w:b/>
          <w:lang w:val="en-US"/>
        </w:rPr>
        <w:instrText xml:space="preserve"> SEQ Eq. \* ARABIC \s 3 </w:instrText>
      </w:r>
      <w:r w:rsidR="001977CC" w:rsidRPr="00C654E9">
        <w:rPr>
          <w:b/>
          <w:lang w:val="en-US"/>
        </w:rPr>
        <w:fldChar w:fldCharType="separate"/>
      </w:r>
      <w:r w:rsidR="001977CC" w:rsidRPr="00C654E9">
        <w:rPr>
          <w:b/>
          <w:noProof/>
          <w:lang w:val="en-US"/>
        </w:rPr>
        <w:t>9</w:t>
      </w:r>
      <w:r w:rsidR="001977CC" w:rsidRPr="00C654E9">
        <w:rPr>
          <w:b/>
          <w:lang w:val="en-US"/>
        </w:rPr>
        <w:fldChar w:fldCharType="end"/>
      </w:r>
    </w:p>
    <w:p w14:paraId="0BC67C0A" w14:textId="3818444F" w:rsidR="00773C23" w:rsidRPr="00C654E9" w:rsidRDefault="00773C23" w:rsidP="00773C23">
      <w:pPr>
        <w:tabs>
          <w:tab w:val="clear" w:pos="2880"/>
          <w:tab w:val="clear" w:pos="9360"/>
        </w:tabs>
        <w:spacing w:before="0"/>
        <w:ind w:left="2835" w:hanging="2835"/>
        <w:rPr>
          <w:sz w:val="20"/>
        </w:rPr>
      </w:pPr>
      <w:proofErr w:type="spellStart"/>
      <w:r w:rsidRPr="00C654E9">
        <w:rPr>
          <w:i/>
          <w:iCs/>
          <w:sz w:val="20"/>
        </w:rPr>
        <w:t>TAN</w:t>
      </w:r>
      <w:r w:rsidRPr="00C654E9">
        <w:rPr>
          <w:i/>
          <w:iCs/>
          <w:sz w:val="20"/>
          <w:vertAlign w:val="subscript"/>
        </w:rPr>
        <w:t>manuretype_export</w:t>
      </w:r>
      <w:proofErr w:type="spellEnd"/>
      <w:r w:rsidRPr="00C654E9">
        <w:rPr>
          <w:i/>
          <w:iCs/>
          <w:sz w:val="20"/>
          <w:vertAlign w:val="subscript"/>
        </w:rPr>
        <w:t>(t)</w:t>
      </w:r>
      <w:r w:rsidRPr="00C654E9">
        <w:rPr>
          <w:i/>
          <w:iCs/>
          <w:sz w:val="20"/>
        </w:rPr>
        <w:tab/>
      </w:r>
      <w:r w:rsidRPr="00C654E9">
        <w:rPr>
          <w:sz w:val="20"/>
        </w:rPr>
        <w:t xml:space="preserve">Total amount of TAN exported from the farm in farm-produced manure (kg N) in year </w:t>
      </w:r>
      <w:r w:rsidRPr="00C654E9">
        <w:rPr>
          <w:i/>
          <w:iCs/>
          <w:sz w:val="20"/>
        </w:rPr>
        <w:t>t</w:t>
      </w:r>
      <w:r w:rsidRPr="00C654E9">
        <w:rPr>
          <w:sz w:val="20"/>
        </w:rPr>
        <w:t>, specific to the manure type</w:t>
      </w:r>
    </w:p>
    <w:p w14:paraId="58913BBC" w14:textId="22D26E4C" w:rsidR="00773C23" w:rsidRPr="00C654E9" w:rsidRDefault="00772542" w:rsidP="00773C23">
      <w:pPr>
        <w:tabs>
          <w:tab w:val="clear" w:pos="2880"/>
          <w:tab w:val="clear" w:pos="9360"/>
        </w:tabs>
        <w:spacing w:before="0"/>
        <w:ind w:left="2835" w:hanging="2835"/>
        <w:rPr>
          <w:sz w:val="20"/>
        </w:rPr>
      </w:pPr>
      <w:proofErr w:type="spellStart"/>
      <w:r w:rsidRPr="00C654E9">
        <w:rPr>
          <w:i/>
          <w:iCs/>
          <w:sz w:val="20"/>
        </w:rPr>
        <w:t>Total_</w:t>
      </w:r>
      <w:r w:rsidR="00773C23" w:rsidRPr="00C654E9">
        <w:rPr>
          <w:i/>
          <w:iCs/>
          <w:sz w:val="20"/>
        </w:rPr>
        <w:t>TAN</w:t>
      </w:r>
      <w:r w:rsidR="00773C23" w:rsidRPr="00C654E9">
        <w:rPr>
          <w:i/>
          <w:iCs/>
          <w:sz w:val="20"/>
          <w:vertAlign w:val="subscript"/>
        </w:rPr>
        <w:t>landmanure</w:t>
      </w:r>
      <w:proofErr w:type="spellEnd"/>
      <w:r w:rsidR="00773C23" w:rsidRPr="00C654E9">
        <w:rPr>
          <w:i/>
          <w:iCs/>
          <w:sz w:val="20"/>
          <w:vertAlign w:val="subscript"/>
        </w:rPr>
        <w:t>(t)</w:t>
      </w:r>
      <w:r w:rsidR="00773C23" w:rsidRPr="00C654E9">
        <w:rPr>
          <w:i/>
          <w:iCs/>
          <w:sz w:val="20"/>
        </w:rPr>
        <w:tab/>
      </w:r>
      <w:r w:rsidR="00773C23" w:rsidRPr="00C654E9">
        <w:rPr>
          <w:sz w:val="20"/>
          <w:szCs w:val="24"/>
        </w:rPr>
        <w:t xml:space="preserve">Total TAN </w:t>
      </w:r>
      <w:r w:rsidRPr="00C654E9">
        <w:rPr>
          <w:sz w:val="20"/>
          <w:szCs w:val="24"/>
        </w:rPr>
        <w:t xml:space="preserve">available in stored </w:t>
      </w:r>
      <w:r w:rsidR="00773C23" w:rsidRPr="00C654E9">
        <w:rPr>
          <w:sz w:val="20"/>
          <w:szCs w:val="24"/>
        </w:rPr>
        <w:t xml:space="preserve">manure (kg N) on the day of removal (prior to removal), </w:t>
      </w:r>
      <w:r w:rsidRPr="00C654E9">
        <w:rPr>
          <w:sz w:val="20"/>
          <w:szCs w:val="24"/>
        </w:rPr>
        <w:t>by livestock type and manure management system</w:t>
      </w:r>
    </w:p>
    <w:p w14:paraId="56AD8CAA" w14:textId="77777777" w:rsidR="00773C23" w:rsidRPr="00C654E9" w:rsidRDefault="00773C23" w:rsidP="00773C23">
      <w:pPr>
        <w:spacing w:before="0"/>
        <w:ind w:left="2835" w:hanging="2835"/>
        <w:rPr>
          <w:sz w:val="20"/>
        </w:rPr>
      </w:pPr>
      <w:proofErr w:type="spellStart"/>
      <w:r w:rsidRPr="00C654E9">
        <w:rPr>
          <w:i/>
          <w:sz w:val="20"/>
        </w:rPr>
        <w:t>Volume</w:t>
      </w:r>
      <w:r w:rsidRPr="00C654E9">
        <w:rPr>
          <w:i/>
          <w:sz w:val="20"/>
          <w:vertAlign w:val="subscript"/>
        </w:rPr>
        <w:t>manureremoved</w:t>
      </w:r>
      <w:proofErr w:type="spellEnd"/>
      <w:r w:rsidRPr="00C654E9">
        <w:rPr>
          <w:i/>
          <w:sz w:val="20"/>
          <w:vertAlign w:val="subscript"/>
        </w:rPr>
        <w:t>(t)</w:t>
      </w:r>
      <w:r w:rsidRPr="00C654E9">
        <w:rPr>
          <w:i/>
          <w:sz w:val="20"/>
        </w:rPr>
        <w:tab/>
      </w:r>
      <w:r w:rsidRPr="00C654E9">
        <w:rPr>
          <w:sz w:val="20"/>
        </w:rPr>
        <w:t>Volume of each type of manure removed from storage on the day of removal (kg), calculated as: manure application rate (kg ha</w:t>
      </w:r>
      <w:r w:rsidRPr="00C654E9">
        <w:rPr>
          <w:sz w:val="20"/>
          <w:vertAlign w:val="superscript"/>
        </w:rPr>
        <w:t>-1</w:t>
      </w:r>
      <w:r w:rsidRPr="00C654E9">
        <w:rPr>
          <w:sz w:val="20"/>
        </w:rPr>
        <w:t>, specified by user) * area of land receiving manure (ha, specified by user), specific to the manure type</w:t>
      </w:r>
    </w:p>
    <w:p w14:paraId="5AFA28C7" w14:textId="65E7CF89" w:rsidR="00773C23" w:rsidRPr="00C654E9" w:rsidRDefault="00777BF9" w:rsidP="00773C23">
      <w:pPr>
        <w:spacing w:before="0"/>
        <w:ind w:left="2835" w:hanging="2835"/>
        <w:rPr>
          <w:sz w:val="20"/>
        </w:rPr>
      </w:pPr>
      <w:proofErr w:type="spellStart"/>
      <w:r w:rsidRPr="00C654E9">
        <w:rPr>
          <w:i/>
          <w:sz w:val="20"/>
        </w:rPr>
        <w:t>Total_</w:t>
      </w:r>
      <w:r w:rsidR="00773C23" w:rsidRPr="00C654E9">
        <w:rPr>
          <w:i/>
          <w:sz w:val="20"/>
        </w:rPr>
        <w:t>Volume</w:t>
      </w:r>
      <w:r w:rsidR="00773C23" w:rsidRPr="00C654E9">
        <w:rPr>
          <w:i/>
          <w:sz w:val="20"/>
          <w:vertAlign w:val="subscript"/>
        </w:rPr>
        <w:t>landmanure</w:t>
      </w:r>
      <w:proofErr w:type="spellEnd"/>
      <w:r w:rsidR="00773C23" w:rsidRPr="00C654E9">
        <w:rPr>
          <w:i/>
          <w:sz w:val="20"/>
          <w:vertAlign w:val="subscript"/>
        </w:rPr>
        <w:t>(t)</w:t>
      </w:r>
      <w:r w:rsidR="00773C23" w:rsidRPr="00C654E9">
        <w:rPr>
          <w:i/>
          <w:sz w:val="20"/>
        </w:rPr>
        <w:tab/>
      </w:r>
      <w:r w:rsidR="00773C23" w:rsidRPr="00C654E9">
        <w:rPr>
          <w:sz w:val="20"/>
        </w:rPr>
        <w:t>Amount of each type of manure available on the day of removal (prior to removal) (</w:t>
      </w:r>
      <w:r w:rsidR="00773C23" w:rsidRPr="00C654E9">
        <w:rPr>
          <w:sz w:val="20"/>
          <w:szCs w:val="24"/>
        </w:rPr>
        <w:t>1000 kg wet weight for solid manure and 1000 L for liquid manure day</w:t>
      </w:r>
      <w:r w:rsidR="00773C23" w:rsidRPr="00C654E9">
        <w:rPr>
          <w:sz w:val="20"/>
          <w:szCs w:val="24"/>
          <w:vertAlign w:val="superscript"/>
        </w:rPr>
        <w:t>-1</w:t>
      </w:r>
      <w:r w:rsidR="00773C23" w:rsidRPr="00C654E9">
        <w:rPr>
          <w:sz w:val="20"/>
          <w:szCs w:val="24"/>
        </w:rPr>
        <w:t xml:space="preserve"> – we assume that 1 kg of liquid manure = 1 L of liquid manure), </w:t>
      </w:r>
      <w:r w:rsidRPr="00C654E9">
        <w:rPr>
          <w:sz w:val="20"/>
          <w:szCs w:val="24"/>
        </w:rPr>
        <w:t xml:space="preserve">by livestock type and manure management system, </w:t>
      </w:r>
      <w:r w:rsidR="00773C23" w:rsidRPr="00C654E9">
        <w:rPr>
          <w:sz w:val="20"/>
          <w:szCs w:val="24"/>
        </w:rPr>
        <w:t xml:space="preserve">calculated using </w:t>
      </w:r>
      <w:r w:rsidR="001D654A" w:rsidRPr="00C654E9">
        <w:rPr>
          <w:sz w:val="20"/>
        </w:rPr>
        <w:fldChar w:fldCharType="begin"/>
      </w:r>
      <w:r w:rsidR="001D654A" w:rsidRPr="00C654E9">
        <w:rPr>
          <w:sz w:val="20"/>
        </w:rPr>
        <w:instrText xml:space="preserve"> REF TotalVolumeManureEq \h  \* MERGEFORMAT </w:instrText>
      </w:r>
      <w:r w:rsidR="001D654A" w:rsidRPr="00C654E9">
        <w:rPr>
          <w:sz w:val="20"/>
        </w:rPr>
      </w:r>
      <w:r w:rsidR="001D654A" w:rsidRPr="00C654E9">
        <w:rPr>
          <w:sz w:val="20"/>
        </w:rPr>
        <w:fldChar w:fldCharType="separate"/>
      </w:r>
      <w:r w:rsidR="001D654A" w:rsidRPr="00C654E9">
        <w:rPr>
          <w:b/>
          <w:sz w:val="20"/>
        </w:rPr>
        <w:t xml:space="preserve">Eq. </w:t>
      </w:r>
      <w:r w:rsidR="001D654A" w:rsidRPr="00C654E9">
        <w:rPr>
          <w:b/>
          <w:noProof/>
          <w:sz w:val="20"/>
        </w:rPr>
        <w:t>4.5.3</w:t>
      </w:r>
      <w:r w:rsidR="001D654A" w:rsidRPr="00C654E9">
        <w:rPr>
          <w:b/>
          <w:sz w:val="20"/>
        </w:rPr>
        <w:noBreakHyphen/>
      </w:r>
      <w:r w:rsidR="001D654A" w:rsidRPr="00C654E9">
        <w:rPr>
          <w:b/>
          <w:noProof/>
          <w:sz w:val="20"/>
        </w:rPr>
        <w:t>3</w:t>
      </w:r>
      <w:r w:rsidR="001D654A" w:rsidRPr="00C654E9">
        <w:rPr>
          <w:sz w:val="20"/>
        </w:rPr>
        <w:fldChar w:fldCharType="end"/>
      </w:r>
    </w:p>
    <w:p w14:paraId="49FB3E06" w14:textId="6EC9E481" w:rsidR="00773C23" w:rsidRPr="00C654E9" w:rsidRDefault="00000000" w:rsidP="00773C23">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p"/>
                      </m:rPr>
                      <w:rPr>
                        <w:rStyle w:val="CommentReference"/>
                      </w:rPr>
                      <m:t/>
                    </m:r>
                    <m:r>
                      <m:rPr>
                        <m:sty m:val="bi"/>
                      </m:rPr>
                      <w:rPr>
                        <w:rFonts w:ascii="Cambria Math" w:hAnsi="Cambria Math"/>
                      </w:rPr>
                      <m:t>TAN</m:t>
                    </m:r>
                  </m:e>
                  <m:sub>
                    <m:r>
                      <m:rPr>
                        <m:sty m:val="bi"/>
                      </m:rPr>
                      <w:rPr>
                        <w:rFonts w:ascii="Cambria Math" w:hAnsi="Cambria Math"/>
                      </w:rPr>
                      <m:t>manuretype_export(t)</m:t>
                    </m:r>
                  </m:sub>
                </m:sSub>
              </m:e>
            </m:d>
          </m:e>
        </m:nary>
      </m:oMath>
      <w:r w:rsidR="00773C23" w:rsidRPr="00C654E9">
        <w:rPr>
          <w:b/>
        </w:rPr>
        <w:t xml:space="preserve"> </w:t>
      </w:r>
      <w:r w:rsidR="00773C23" w:rsidRPr="00C654E9">
        <w:rPr>
          <w:b/>
        </w:rPr>
        <w:tab/>
      </w:r>
      <w:bookmarkStart w:id="699" w:name="TotalTANExported_Eq"/>
      <w:r w:rsidR="00773C23"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10</w:t>
      </w:r>
      <w:r w:rsidR="001977CC" w:rsidRPr="00C654E9">
        <w:rPr>
          <w:b/>
        </w:rPr>
        <w:fldChar w:fldCharType="end"/>
      </w:r>
      <w:bookmarkEnd w:id="699"/>
    </w:p>
    <w:p w14:paraId="6D2B3355" w14:textId="069D3302" w:rsidR="00F57144" w:rsidRPr="00953290" w:rsidRDefault="00F57144" w:rsidP="00F57144">
      <w:pPr>
        <w:keepNext/>
        <w:tabs>
          <w:tab w:val="clear" w:pos="2880"/>
          <w:tab w:val="clear" w:pos="9360"/>
          <w:tab w:val="right" w:pos="9781"/>
        </w:tabs>
        <w:rPr>
          <w:bCs/>
          <w:sz w:val="20"/>
        </w:rPr>
      </w:pPr>
      <w:r w:rsidRPr="00C654E9">
        <w:rPr>
          <w:bCs/>
          <w:sz w:val="20"/>
        </w:rPr>
        <w:t>where</w:t>
      </w:r>
    </w:p>
    <w:p w14:paraId="46873CF4" w14:textId="0C452091" w:rsidR="00773C23" w:rsidRPr="00953290" w:rsidRDefault="00773C23" w:rsidP="00773C23">
      <w:pPr>
        <w:tabs>
          <w:tab w:val="clear" w:pos="2880"/>
          <w:tab w:val="clear" w:pos="9360"/>
        </w:tabs>
        <w:spacing w:before="0"/>
        <w:ind w:left="2835" w:hanging="2835"/>
      </w:pPr>
      <w:proofErr w:type="spellStart"/>
      <w:r w:rsidRPr="00953290">
        <w:rPr>
          <w:i/>
          <w:sz w:val="20"/>
        </w:rPr>
        <w:t>Total_TAN</w:t>
      </w:r>
      <w:r w:rsidR="000E5F33" w:rsidRPr="00953290">
        <w:rPr>
          <w:i/>
          <w:sz w:val="20"/>
          <w:vertAlign w:val="subscript"/>
        </w:rPr>
        <w:t>manure</w:t>
      </w:r>
      <w:r w:rsidR="00402640" w:rsidRPr="00953290">
        <w:rPr>
          <w:i/>
          <w:sz w:val="20"/>
          <w:vertAlign w:val="subscript"/>
        </w:rPr>
        <w:t>_</w:t>
      </w:r>
      <w:r w:rsidRPr="00953290">
        <w:rPr>
          <w:i/>
          <w:sz w:val="20"/>
          <w:vertAlign w:val="subscript"/>
        </w:rPr>
        <w:t>export</w:t>
      </w:r>
      <w:proofErr w:type="spellEnd"/>
      <w:r w:rsidRPr="00953290">
        <w:rPr>
          <w:i/>
          <w:sz w:val="20"/>
          <w:vertAlign w:val="subscript"/>
        </w:rPr>
        <w:t>(t)</w:t>
      </w:r>
      <w:r w:rsidRPr="00953290">
        <w:rPr>
          <w:i/>
          <w:sz w:val="20"/>
        </w:rPr>
        <w:tab/>
      </w:r>
      <w:r w:rsidRPr="00953290">
        <w:rPr>
          <w:iCs/>
          <w:sz w:val="20"/>
        </w:rPr>
        <w:t>T</w:t>
      </w:r>
      <w:r w:rsidRPr="00953290">
        <w:rPr>
          <w:sz w:val="20"/>
        </w:rPr>
        <w:t xml:space="preserve">otal TAN exported from the farm in manure (kg N) in year </w:t>
      </w:r>
      <w:r w:rsidRPr="00953290">
        <w:rPr>
          <w:i/>
          <w:iCs/>
          <w:sz w:val="20"/>
        </w:rPr>
        <w:t>t</w:t>
      </w:r>
    </w:p>
    <w:p w14:paraId="1222ED0D" w14:textId="4039BAA7" w:rsidR="00624EDF" w:rsidRPr="00194C66"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A03B3C" w:rsidRPr="00194C66">
        <w:rPr>
          <w:b/>
        </w:rPr>
        <w:t xml:space="preserve"> </w:t>
      </w:r>
      <w:r w:rsidR="00731DE7" w:rsidRPr="00194C66">
        <w:rPr>
          <w:b/>
        </w:rPr>
        <w:t xml:space="preserve"> </w:t>
      </w:r>
      <w:r w:rsidR="00731DE7" w:rsidRPr="00194C66">
        <w:rPr>
          <w:b/>
        </w:rPr>
        <w:tab/>
      </w:r>
    </w:p>
    <w:p w14:paraId="74CAD084" w14:textId="315D0EDD" w:rsidR="00731DE7" w:rsidRPr="00194C66" w:rsidRDefault="00624EDF" w:rsidP="00731DE7">
      <w:pPr>
        <w:keepNext/>
        <w:tabs>
          <w:tab w:val="clear" w:pos="2880"/>
          <w:tab w:val="clear" w:pos="9360"/>
          <w:tab w:val="right" w:pos="9781"/>
        </w:tabs>
        <w:spacing w:after="120"/>
        <w:rPr>
          <w:b/>
        </w:rPr>
      </w:pPr>
      <w:r w:rsidRPr="00194C66">
        <w:rPr>
          <w:b/>
        </w:rPr>
        <w:tab/>
      </w:r>
      <w:r w:rsidR="00731DE7" w:rsidRPr="00194C6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p>
    <w:p w14:paraId="273BFE0E" w14:textId="3B08520F" w:rsidR="00F57144" w:rsidRPr="00194C66" w:rsidRDefault="00F57144" w:rsidP="00F57144">
      <w:pPr>
        <w:keepNext/>
        <w:tabs>
          <w:tab w:val="clear" w:pos="2880"/>
          <w:tab w:val="clear" w:pos="9360"/>
          <w:tab w:val="right" w:pos="9781"/>
        </w:tabs>
        <w:rPr>
          <w:bCs/>
          <w:sz w:val="20"/>
        </w:rPr>
      </w:pPr>
      <w:r w:rsidRPr="00194C66">
        <w:rPr>
          <w:bCs/>
          <w:sz w:val="20"/>
        </w:rPr>
        <w:t>where</w:t>
      </w:r>
    </w:p>
    <w:p w14:paraId="65535B99" w14:textId="66F443F3" w:rsidR="00025694" w:rsidRDefault="00025694" w:rsidP="00025694">
      <w:pPr>
        <w:tabs>
          <w:tab w:val="left" w:pos="720"/>
        </w:tabs>
        <w:spacing w:before="0"/>
        <w:ind w:left="2835" w:hanging="2835"/>
        <w:rPr>
          <w:i/>
          <w:iCs/>
          <w:sz w:val="20"/>
        </w:rPr>
      </w:pPr>
      <w:r w:rsidRPr="00194C66">
        <w:rPr>
          <w:i/>
          <w:sz w:val="20"/>
        </w:rPr>
        <w:t>NH</w:t>
      </w:r>
      <w:r w:rsidRPr="00194C66">
        <w:rPr>
          <w:i/>
          <w:sz w:val="20"/>
          <w:vertAlign w:val="subscript"/>
        </w:rPr>
        <w:t>3</w:t>
      </w:r>
      <w:r w:rsidRPr="00194C66">
        <w:rPr>
          <w:i/>
          <w:sz w:val="20"/>
        </w:rPr>
        <w:t>_N</w:t>
      </w:r>
      <w:r w:rsidR="007E4875" w:rsidRPr="00194C66">
        <w:rPr>
          <w:i/>
          <w:sz w:val="20"/>
          <w:vertAlign w:val="subscript"/>
        </w:rPr>
        <w:t>m</w:t>
      </w:r>
      <w:r w:rsidRPr="00194C66">
        <w:rPr>
          <w:i/>
          <w:sz w:val="20"/>
          <w:vertAlign w:val="subscript"/>
        </w:rPr>
        <w:t>anure_export(</w:t>
      </w:r>
      <w:proofErr w:type="spellStart"/>
      <w:r w:rsidRPr="00194C66">
        <w:rPr>
          <w:i/>
          <w:sz w:val="20"/>
          <w:vertAlign w:val="subscript"/>
        </w:rPr>
        <w:t>t,farm</w:t>
      </w:r>
      <w:proofErr w:type="spellEnd"/>
      <w:r w:rsidRPr="00194C66">
        <w:rPr>
          <w:i/>
          <w:sz w:val="20"/>
          <w:vertAlign w:val="subscript"/>
        </w:rPr>
        <w:t>)</w:t>
      </w:r>
      <w:r w:rsidRPr="00194C66">
        <w:rPr>
          <w:i/>
          <w:sz w:val="20"/>
        </w:rPr>
        <w:tab/>
      </w:r>
      <w:r w:rsidRPr="00194C66">
        <w:rPr>
          <w:iCs/>
          <w:sz w:val="20"/>
        </w:rPr>
        <w:t>NH</w:t>
      </w:r>
      <w:r w:rsidRPr="00194C66">
        <w:rPr>
          <w:iCs/>
          <w:sz w:val="20"/>
          <w:vertAlign w:val="subscript"/>
        </w:rPr>
        <w:t>3</w:t>
      </w:r>
      <w:r w:rsidRPr="00194C66">
        <w:rPr>
          <w:iCs/>
          <w:sz w:val="20"/>
        </w:rPr>
        <w:t>-N emissions (kg NH</w:t>
      </w:r>
      <w:r w:rsidRPr="00194C66">
        <w:rPr>
          <w:iCs/>
          <w:sz w:val="20"/>
          <w:vertAlign w:val="subscript"/>
        </w:rPr>
        <w:t>3</w:t>
      </w:r>
      <w:r w:rsidRPr="00194C66">
        <w:rPr>
          <w:iCs/>
          <w:sz w:val="20"/>
        </w:rPr>
        <w:t>-N) calculated</w:t>
      </w:r>
      <w:r w:rsidRPr="00194C66">
        <w:rPr>
          <w:sz w:val="20"/>
        </w:rPr>
        <w:t xml:space="preserve"> for </w:t>
      </w:r>
      <w:r w:rsidR="00A75B48" w:rsidRPr="00194C66">
        <w:rPr>
          <w:sz w:val="20"/>
        </w:rPr>
        <w:t>exported</w:t>
      </w:r>
      <w:r w:rsidR="00C063A6" w:rsidRPr="00194C66">
        <w:rPr>
          <w:sz w:val="20"/>
        </w:rPr>
        <w:t xml:space="preserve"> manure (as if applied)</w:t>
      </w:r>
      <w:r w:rsidR="00A75B48" w:rsidRPr="00194C66">
        <w:rPr>
          <w:sz w:val="20"/>
        </w:rPr>
        <w:t xml:space="preserve"> </w:t>
      </w:r>
      <w:r w:rsidRPr="00194C66">
        <w:rPr>
          <w:sz w:val="20"/>
        </w:rPr>
        <w:t xml:space="preserve">in year </w:t>
      </w:r>
      <w:r w:rsidRPr="00194C66">
        <w:rPr>
          <w:i/>
          <w:iCs/>
          <w:sz w:val="20"/>
        </w:rPr>
        <w:t>t</w:t>
      </w:r>
    </w:p>
    <w:p w14:paraId="1D9A0192" w14:textId="2C6F833E" w:rsidR="002324F6" w:rsidRPr="00AC2AFB" w:rsidRDefault="002324F6" w:rsidP="002324F6">
      <w:pPr>
        <w:pStyle w:val="Heading4"/>
      </w:pPr>
      <w:bookmarkStart w:id="700" w:name="_Ref97644758"/>
      <w:bookmarkStart w:id="701" w:name="_Ref97638120"/>
      <w:bookmarkStart w:id="702" w:name="_Ref97643872"/>
      <w:r w:rsidRPr="00AC2AFB">
        <w:t>Ammonia emissions from</w:t>
      </w:r>
      <w:r w:rsidR="003A12EB" w:rsidRPr="00AC2AFB">
        <w:t xml:space="preserve"> farm-produced</w:t>
      </w:r>
      <w:r w:rsidRPr="00AC2AFB">
        <w:t xml:space="preserve"> land-applied manure from broilers, layers and turkeys</w:t>
      </w:r>
      <w:bookmarkEnd w:id="700"/>
    </w:p>
    <w:bookmarkEnd w:id="701"/>
    <w:bookmarkEnd w:id="702"/>
    <w:p w14:paraId="3218B401" w14:textId="77777777" w:rsidR="00775003" w:rsidRDefault="00352095" w:rsidP="00775003">
      <w:pPr>
        <w:tabs>
          <w:tab w:val="left" w:pos="720"/>
        </w:tabs>
        <w:spacing w:before="0"/>
        <w:rPr>
          <w:szCs w:val="24"/>
          <w:lang w:val="en-US"/>
        </w:rPr>
      </w:pPr>
      <w:r w:rsidRPr="00C81A4F">
        <w:rPr>
          <w:szCs w:val="32"/>
        </w:rPr>
        <w:t>For broilers, layers and turkeys, the same general approach to estimate NH</w:t>
      </w:r>
      <w:r w:rsidRPr="00C81A4F">
        <w:rPr>
          <w:szCs w:val="32"/>
          <w:vertAlign w:val="subscript"/>
        </w:rPr>
        <w:t>3</w:t>
      </w:r>
      <w:r w:rsidRPr="00C81A4F">
        <w:rPr>
          <w:szCs w:val="32"/>
        </w:rPr>
        <w:t xml:space="preserve"> emissions from land-applied manure that we employed for beef and dairy cattle is used. </w:t>
      </w:r>
      <w:r w:rsidRPr="00C81A4F">
        <w:rPr>
          <w:szCs w:val="24"/>
        </w:rPr>
        <w:t>The amount of TAN transferred from manure storage to land application is the product of the proportion of available manure applied and the amount of TAN remaining in storage. As for cattle, NH</w:t>
      </w:r>
      <w:r w:rsidRPr="00C81A4F">
        <w:rPr>
          <w:szCs w:val="24"/>
          <w:vertAlign w:val="subscript"/>
        </w:rPr>
        <w:t>3</w:t>
      </w:r>
      <w:r w:rsidRPr="00C81A4F">
        <w:rPr>
          <w:szCs w:val="24"/>
        </w:rPr>
        <w:t xml:space="preserve">-N volatilized during land application is calculated by multiplying the applied TAN with the temperature-dependent EF (see box below). </w:t>
      </w:r>
      <w:r w:rsidRPr="00C81A4F">
        <w:rPr>
          <w:szCs w:val="24"/>
          <w:lang w:val="en-US"/>
        </w:rPr>
        <w:t>To estimate NH</w:t>
      </w:r>
      <w:r w:rsidRPr="00C81A4F">
        <w:rPr>
          <w:szCs w:val="24"/>
          <w:vertAlign w:val="subscript"/>
          <w:lang w:val="en-US"/>
        </w:rPr>
        <w:t>3</w:t>
      </w:r>
      <w:r w:rsidRPr="00C81A4F">
        <w:rPr>
          <w:szCs w:val="24"/>
          <w:lang w:val="en-US"/>
        </w:rPr>
        <w:t xml:space="preserve">-N emissions from manure applied to specific fields, ‘leftover’ manure applied across the farm’s fields (excl. native rangeland) and exported manure, see Section </w:t>
      </w:r>
      <w:r w:rsidRPr="00C81A4F">
        <w:rPr>
          <w:szCs w:val="24"/>
          <w:lang w:val="en-US"/>
        </w:rPr>
        <w:fldChar w:fldCharType="begin"/>
      </w:r>
      <w:r w:rsidRPr="00C81A4F">
        <w:rPr>
          <w:szCs w:val="24"/>
          <w:lang w:val="en-US"/>
        </w:rPr>
        <w:instrText xml:space="preserve"> REF _Ref97644756 \r \h  \* MERGEFORMAT </w:instrText>
      </w:r>
      <w:r w:rsidRPr="00C81A4F">
        <w:rPr>
          <w:szCs w:val="24"/>
          <w:lang w:val="en-US"/>
        </w:rPr>
      </w:r>
      <w:r w:rsidRPr="00C81A4F">
        <w:rPr>
          <w:szCs w:val="24"/>
          <w:lang w:val="en-US"/>
        </w:rPr>
        <w:fldChar w:fldCharType="separate"/>
      </w:r>
      <w:r w:rsidR="0013336E" w:rsidRPr="00C81A4F">
        <w:rPr>
          <w:szCs w:val="24"/>
          <w:lang w:val="en-US"/>
        </w:rPr>
        <w:t>4.6.2.1</w:t>
      </w:r>
      <w:r w:rsidRPr="00C81A4F">
        <w:rPr>
          <w:szCs w:val="24"/>
          <w:lang w:val="en-US"/>
        </w:rPr>
        <w:fldChar w:fldCharType="end"/>
      </w:r>
      <w:r w:rsidRPr="00C81A4F">
        <w:rPr>
          <w:szCs w:val="24"/>
          <w:lang w:val="en-US"/>
        </w:rPr>
        <w:t>.</w:t>
      </w:r>
      <w:r>
        <w:rPr>
          <w:szCs w:val="24"/>
          <w:lang w:val="en-US"/>
        </w:rPr>
        <w:t xml:space="preserve"> </w:t>
      </w:r>
    </w:p>
    <w:p w14:paraId="46E83708" w14:textId="2936B05D" w:rsidR="00775003" w:rsidRPr="00AC2AFB" w:rsidRDefault="00775003" w:rsidP="00775003">
      <w:pPr>
        <w:tabs>
          <w:tab w:val="left" w:pos="720"/>
        </w:tabs>
        <w:spacing w:before="0"/>
        <w:rPr>
          <w:szCs w:val="32"/>
        </w:rPr>
      </w:pPr>
      <w:r w:rsidRPr="00AC2AFB">
        <w:rPr>
          <w:b/>
          <w:szCs w:val="24"/>
        </w:rPr>
        <w:t>Ammonia emissions from land application of manure are calculated on a daily basis.</w:t>
      </w:r>
    </w:p>
    <w:p w14:paraId="4302BE8B" w14:textId="5593FBFB" w:rsidR="00352095" w:rsidRDefault="00352095" w:rsidP="00352095">
      <w:pPr>
        <w:rPr>
          <w:szCs w:val="24"/>
          <w:lang w:val="en-US"/>
        </w:rPr>
      </w:pPr>
    </w:p>
    <w:p w14:paraId="17F6BE15" w14:textId="349ABECA" w:rsidR="0001089F" w:rsidRPr="00A75B48" w:rsidRDefault="00EE6923" w:rsidP="00352095">
      <w:pPr>
        <w:tabs>
          <w:tab w:val="clear" w:pos="2880"/>
          <w:tab w:val="clear" w:pos="9360"/>
        </w:tabs>
        <w:spacing w:before="0"/>
        <w:rPr>
          <w:ins w:id="703" w:author="Pogue, Sarah (AAFC/AAC)" w:date="2023-07-25T10:42:00Z"/>
          <w:sz w:val="20"/>
          <w:highlight w:val="yellow"/>
        </w:rPr>
      </w:pPr>
      <w:r>
        <w:rPr>
          <w:noProof/>
        </w:rPr>
        <w:lastRenderedPageBreak/>
        <mc:AlternateContent>
          <mc:Choice Requires="wps">
            <w:drawing>
              <wp:anchor distT="0" distB="0" distL="114300" distR="114300" simplePos="0" relativeHeight="251665920" behindDoc="0" locked="0" layoutInCell="1" allowOverlap="1" wp14:anchorId="63F14822" wp14:editId="51AEA91E">
                <wp:simplePos x="0" y="0"/>
                <wp:positionH relativeFrom="margin">
                  <wp:posOffset>11430</wp:posOffset>
                </wp:positionH>
                <wp:positionV relativeFrom="paragraph">
                  <wp:posOffset>111125</wp:posOffset>
                </wp:positionV>
                <wp:extent cx="5949950" cy="2196465"/>
                <wp:effectExtent l="0" t="0" r="0" b="0"/>
                <wp:wrapTopAndBottom/>
                <wp:docPr id="4902359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2196465"/>
                        </a:xfrm>
                        <a:prstGeom prst="rect">
                          <a:avLst/>
                        </a:prstGeom>
                        <a:solidFill>
                          <a:sysClr val="window" lastClr="FFFFFF"/>
                        </a:solidFill>
                        <a:ln w="25400" cap="flat" cmpd="sng" algn="ctr">
                          <a:solidFill>
                            <a:srgbClr val="4F81BD">
                              <a:shade val="50000"/>
                            </a:srgbClr>
                          </a:solidFill>
                          <a:prstDash val="solid"/>
                        </a:ln>
                        <a:effectLst/>
                      </wps:spPr>
                      <wps:txbx>
                        <w:txbxContent>
                          <w:p w14:paraId="2465ECF8" w14:textId="2B4D7F76" w:rsidR="00B1240A" w:rsidRPr="008B2F82" w:rsidRDefault="00B1240A" w:rsidP="00213318">
                            <w:pPr>
                              <w:rPr>
                                <w:color w:val="000000" w:themeColor="text1"/>
                              </w:rPr>
                            </w:pPr>
                            <w:r w:rsidRPr="008B2F82">
                              <w:rPr>
                                <w:color w:val="000000" w:themeColor="text1"/>
                              </w:rPr>
                              <w:t>Holos V4 will use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213318">
                            <w:pPr>
                              <w:pStyle w:val="CommentText"/>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213318">
                            <w:pPr>
                              <w:pStyle w:val="CommentText"/>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213318">
                            <w:pPr>
                              <w:pStyle w:val="CommentText"/>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213318">
                            <w:pPr>
                              <w:tabs>
                                <w:tab w:val="clear" w:pos="2880"/>
                                <w:tab w:val="left" w:pos="2835"/>
                              </w:tabs>
                              <w:rPr>
                                <w:color w:val="000000" w:themeColor="text1"/>
                              </w:rPr>
                            </w:pPr>
                          </w:p>
                          <w:p w14:paraId="48AB3E6A" w14:textId="77777777" w:rsidR="00B1240A" w:rsidRPr="00CF3563" w:rsidRDefault="00B1240A" w:rsidP="00213318">
                            <w:pPr>
                              <w:rPr>
                                <w:color w:val="000000" w:themeColor="text1"/>
                                <w:lang w:val="en-US"/>
                              </w:rPr>
                            </w:pPr>
                          </w:p>
                          <w:p w14:paraId="6C86329C" w14:textId="77777777" w:rsidR="00B1240A" w:rsidRPr="00191E44" w:rsidRDefault="00B1240A" w:rsidP="00213318">
                            <w:pPr>
                              <w:spacing w:after="120"/>
                              <w:rPr>
                                <w:color w:val="000000" w:themeColor="text1"/>
                                <w:lang w:val="en-US"/>
                              </w:rPr>
                            </w:pPr>
                          </w:p>
                          <w:p w14:paraId="73507D29" w14:textId="77777777" w:rsidR="00B1240A" w:rsidRPr="00191E44" w:rsidRDefault="00B1240A" w:rsidP="00213318">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4822" id="Rectangle 12" o:spid="_x0000_s1069" style="position:absolute;margin-left:.9pt;margin-top:8.75pt;width:468.5pt;height:172.9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" fillcolor="window" strokecolor="#385d8a" strokeweight="2pt">
                <v:path arrowok="t"/>
                <v:textbox>
                  <w:txbxContent>
                    <w:p w14:paraId="2465ECF8" w14:textId="2B4D7F76" w:rsidR="00B1240A" w:rsidRPr="008B2F82" w:rsidRDefault="00B1240A" w:rsidP="00213318">
                      <w:pPr>
                        <w:rPr>
                          <w:color w:val="000000" w:themeColor="text1"/>
                        </w:rPr>
                      </w:pPr>
                      <w:r w:rsidRPr="008B2F82">
                        <w:rPr>
                          <w:color w:val="000000" w:themeColor="text1"/>
                        </w:rPr>
                        <w:t>Holos V4 will use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213318">
                      <w:pPr>
                        <w:pStyle w:val="CommentText"/>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213318">
                      <w:pPr>
                        <w:pStyle w:val="CommentText"/>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213318">
                      <w:pPr>
                        <w:pStyle w:val="CommentText"/>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213318">
                      <w:pPr>
                        <w:tabs>
                          <w:tab w:val="clear" w:pos="2880"/>
                          <w:tab w:val="left" w:pos="2835"/>
                        </w:tabs>
                        <w:rPr>
                          <w:color w:val="000000" w:themeColor="text1"/>
                        </w:rPr>
                      </w:pPr>
                    </w:p>
                    <w:p w14:paraId="48AB3E6A" w14:textId="77777777" w:rsidR="00B1240A" w:rsidRPr="00CF3563" w:rsidRDefault="00B1240A" w:rsidP="00213318">
                      <w:pPr>
                        <w:rPr>
                          <w:color w:val="000000" w:themeColor="text1"/>
                          <w:lang w:val="en-US"/>
                        </w:rPr>
                      </w:pPr>
                    </w:p>
                    <w:p w14:paraId="6C86329C" w14:textId="77777777" w:rsidR="00B1240A" w:rsidRPr="00191E44" w:rsidRDefault="00B1240A" w:rsidP="00213318">
                      <w:pPr>
                        <w:spacing w:after="120"/>
                        <w:rPr>
                          <w:color w:val="000000" w:themeColor="text1"/>
                          <w:lang w:val="en-US"/>
                        </w:rPr>
                      </w:pPr>
                    </w:p>
                    <w:p w14:paraId="73507D29" w14:textId="77777777" w:rsidR="00B1240A" w:rsidRPr="00191E44" w:rsidRDefault="00B1240A" w:rsidP="00213318">
                      <w:pPr>
                        <w:spacing w:after="120"/>
                        <w:rPr>
                          <w:color w:val="000000" w:themeColor="text1"/>
                          <w:lang w:val="en-US"/>
                        </w:rPr>
                      </w:pPr>
                    </w:p>
                  </w:txbxContent>
                </v:textbox>
                <w10:wrap type="topAndBottom" anchorx="margin"/>
              </v:rect>
            </w:pict>
          </mc:Fallback>
        </mc:AlternateContent>
      </w:r>
    </w:p>
    <w:p w14:paraId="53AB042F" w14:textId="3A140EA1" w:rsidR="002324F6" w:rsidRPr="00AC2AFB" w:rsidRDefault="002324F6" w:rsidP="002324F6">
      <w:pPr>
        <w:pStyle w:val="Heading4"/>
      </w:pPr>
      <w:bookmarkStart w:id="704" w:name="_Ref97644759"/>
      <w:bookmarkStart w:id="705" w:name="_Ref97638121"/>
      <w:bookmarkStart w:id="706" w:name="_Ref97643873"/>
      <w:r w:rsidRPr="00AC2AFB">
        <w:t xml:space="preserve">Ammonia emissions from </w:t>
      </w:r>
      <w:r w:rsidR="003A12EB" w:rsidRPr="00AC2AFB">
        <w:t>farm-produced</w:t>
      </w:r>
      <w:r w:rsidR="00AB5C6C" w:rsidRPr="00AC2AFB">
        <w:t xml:space="preserve"> </w:t>
      </w:r>
      <w:r w:rsidRPr="00AC2AFB">
        <w:t>land-applied manure from sheep, swine and other livestock</w:t>
      </w:r>
      <w:bookmarkEnd w:id="704"/>
    </w:p>
    <w:bookmarkEnd w:id="705"/>
    <w:bookmarkEnd w:id="706"/>
    <w:p w14:paraId="7F49DC7B" w14:textId="15838CC0" w:rsidR="00352095" w:rsidRDefault="00352095" w:rsidP="00352095">
      <w:r>
        <w:t>The estimation of NH</w:t>
      </w:r>
      <w:r w:rsidRPr="00B30FB0">
        <w:rPr>
          <w:vertAlign w:val="subscript"/>
        </w:rPr>
        <w:t>3</w:t>
      </w:r>
      <w:r>
        <w:t>-N</w:t>
      </w:r>
      <w:r w:rsidRPr="00AC2AFB">
        <w:t xml:space="preserve"> emissions during the land application of manure from sheep, swine, poultry (other than broilers, layers and turkeys) and other livestock are estimated using the amount of total </w:t>
      </w:r>
      <w:r w:rsidR="00DA5654">
        <w:t xml:space="preserve">manure </w:t>
      </w:r>
      <w:r w:rsidRPr="00AC2AFB">
        <w:t xml:space="preserve">N </w:t>
      </w:r>
      <w:r w:rsidR="00DA5654">
        <w:t>available in storage</w:t>
      </w:r>
      <w:r w:rsidRPr="00AC2AFB">
        <w:t xml:space="preserve"> and default </w:t>
      </w:r>
      <w:proofErr w:type="spellStart"/>
      <w:r w:rsidRPr="00AC2AFB">
        <w:rPr>
          <w:i/>
        </w:rPr>
        <w:t>Frac</w:t>
      </w:r>
      <w:r w:rsidRPr="00AC2AFB">
        <w:rPr>
          <w:i/>
          <w:vertAlign w:val="subscript"/>
        </w:rPr>
        <w:t>volatilization</w:t>
      </w:r>
      <w:proofErr w:type="spellEnd"/>
      <w:r w:rsidRPr="00AC2AFB">
        <w:rPr>
          <w:i/>
        </w:rPr>
        <w:t xml:space="preserve"> </w:t>
      </w:r>
      <w:r w:rsidRPr="00AC2AFB">
        <w:t>values for the application of manure N fertilizer from ECCC (2022) for swine (</w:t>
      </w:r>
      <w:r w:rsidRPr="00C714FA">
        <w:rPr>
          <w:b/>
        </w:rPr>
        <w:fldChar w:fldCharType="begin"/>
      </w:r>
      <w:r w:rsidRPr="00C714FA">
        <w:rPr>
          <w:b/>
        </w:rPr>
        <w:instrText xml:space="preserve"> REF _Ref132293230 \h </w:instrText>
      </w:r>
      <w:r>
        <w:rPr>
          <w:b/>
        </w:rPr>
        <w:instrText xml:space="preserve"> \* MERGEFORMAT </w:instrText>
      </w:r>
      <w:r w:rsidRPr="00C714FA">
        <w:rPr>
          <w:b/>
        </w:rPr>
      </w:r>
      <w:r w:rsidRPr="00C714FA">
        <w:rPr>
          <w:b/>
        </w:rPr>
        <w:fldChar w:fldCharType="separate"/>
      </w:r>
      <w:r w:rsidR="0013336E" w:rsidRPr="0013336E">
        <w:rPr>
          <w:b/>
        </w:rPr>
        <w:t xml:space="preserve">Table </w:t>
      </w:r>
      <w:r w:rsidR="0013336E" w:rsidRPr="0013336E">
        <w:rPr>
          <w:b/>
          <w:noProof/>
        </w:rPr>
        <w:t>62</w:t>
      </w:r>
      <w:r w:rsidRPr="00C714FA">
        <w:rPr>
          <w:b/>
        </w:rPr>
        <w:fldChar w:fldCharType="end"/>
      </w:r>
      <w:r w:rsidRPr="00AC2AFB">
        <w:t xml:space="preserve">), which are year- and province-specific, and a default IPCC (2019) </w:t>
      </w:r>
      <w:proofErr w:type="spellStart"/>
      <w:r w:rsidRPr="00AC2AFB">
        <w:rPr>
          <w:i/>
        </w:rPr>
        <w:t>Frac</w:t>
      </w:r>
      <w:r w:rsidRPr="00AC2AFB">
        <w:rPr>
          <w:i/>
          <w:vertAlign w:val="subscript"/>
        </w:rPr>
        <w:t>volatilization</w:t>
      </w:r>
      <w:proofErr w:type="spellEnd"/>
      <w:r w:rsidRPr="00AC2AFB">
        <w:t xml:space="preserve"> value for organic N fertilizers from IPCC (2019) for sheep and other livestock (</w:t>
      </w:r>
      <w:r w:rsidRPr="00AC2AFB">
        <w:rPr>
          <w:b/>
        </w:rPr>
        <w:fldChar w:fldCharType="begin"/>
      </w:r>
      <w:r w:rsidRPr="00AC2AFB">
        <w:rPr>
          <w:b/>
        </w:rPr>
        <w:instrText xml:space="preserve"> REF _Ref81928082 \h  \* MERGEFORMAT </w:instrText>
      </w:r>
      <w:r w:rsidRPr="00AC2AFB">
        <w:rPr>
          <w:b/>
        </w:rPr>
      </w:r>
      <w:r w:rsidRPr="00AC2AFB">
        <w:rPr>
          <w:b/>
        </w:rPr>
        <w:fldChar w:fldCharType="separate"/>
      </w:r>
      <w:r w:rsidR="0013336E" w:rsidRPr="00B62AA9">
        <w:rPr>
          <w:b/>
        </w:rPr>
        <w:t xml:space="preserve">Table </w:t>
      </w:r>
      <w:r w:rsidR="0013336E">
        <w:rPr>
          <w:b/>
          <w:noProof/>
        </w:rPr>
        <w:t>36</w:t>
      </w:r>
      <w:r w:rsidRPr="00AC2AFB">
        <w:rPr>
          <w:b/>
        </w:rPr>
        <w:fldChar w:fldCharType="end"/>
      </w:r>
      <w:r w:rsidRPr="00AC2AFB">
        <w:t xml:space="preserve">). </w:t>
      </w:r>
    </w:p>
    <w:p w14:paraId="4F9C648D" w14:textId="4F19B4C8" w:rsidR="00352095" w:rsidRPr="000A5C56" w:rsidRDefault="00352095" w:rsidP="00A80C4F">
      <w:pPr>
        <w:keepNext/>
        <w:tabs>
          <w:tab w:val="clear" w:pos="2880"/>
          <w:tab w:val="clear" w:pos="9360"/>
        </w:tabs>
        <w:ind w:left="2837" w:hanging="2837"/>
        <w:rPr>
          <w:b/>
          <w:bCs/>
          <w:iCs/>
          <w:szCs w:val="24"/>
        </w:rPr>
      </w:pPr>
      <w:r w:rsidRPr="000A5C56">
        <w:rPr>
          <w:b/>
          <w:bCs/>
          <w:iCs/>
          <w:szCs w:val="24"/>
        </w:rPr>
        <w:t>To calculate NH</w:t>
      </w:r>
      <w:r w:rsidRPr="000A5C56">
        <w:rPr>
          <w:b/>
          <w:bCs/>
          <w:iCs/>
          <w:szCs w:val="24"/>
          <w:vertAlign w:val="subscript"/>
        </w:rPr>
        <w:t>3</w:t>
      </w:r>
      <w:r w:rsidRPr="000A5C56">
        <w:rPr>
          <w:b/>
          <w:bCs/>
          <w:iCs/>
          <w:szCs w:val="24"/>
        </w:rPr>
        <w:t xml:space="preserve"> emissions from farm-produced manure applied to a specific field:</w:t>
      </w:r>
    </w:p>
    <w:p w14:paraId="3DCA5774" w14:textId="0A929C0D" w:rsidR="00352095" w:rsidRPr="000A5C56" w:rsidRDefault="00352095" w:rsidP="00CC31C9">
      <w:pPr>
        <w:keepNext/>
        <w:tabs>
          <w:tab w:val="clear" w:pos="2880"/>
          <w:tab w:val="clear" w:pos="9360"/>
          <w:tab w:val="right" w:pos="9781"/>
        </w:tabs>
        <w:spacing w:after="120"/>
        <w:ind w:left="3510" w:hanging="351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0A5C56">
        <w:rPr>
          <w:b/>
          <w:szCs w:val="24"/>
        </w:rPr>
        <w:tab/>
      </w:r>
    </w:p>
    <w:p w14:paraId="1689DC01" w14:textId="260A7963" w:rsidR="00352095" w:rsidRPr="000A5C56" w:rsidRDefault="00352095" w:rsidP="00352095">
      <w:pPr>
        <w:keepNext/>
        <w:tabs>
          <w:tab w:val="clear" w:pos="2880"/>
          <w:tab w:val="clear" w:pos="9360"/>
          <w:tab w:val="right" w:pos="9781"/>
        </w:tabs>
        <w:spacing w:after="120"/>
        <w:rPr>
          <w:b/>
        </w:rPr>
      </w:pPr>
      <w:r w:rsidRPr="000A5C56">
        <w:rPr>
          <w:b/>
          <w:szCs w:val="24"/>
        </w:rPr>
        <w:tab/>
      </w:r>
      <w:bookmarkStart w:id="707" w:name="NH3_Nlandapplication_SheepSwineOther_Eq"/>
      <w:r w:rsidRPr="000A5C5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bookmarkEnd w:id="707"/>
    </w:p>
    <w:p w14:paraId="41C9C431" w14:textId="77777777" w:rsidR="00352095" w:rsidRPr="000A5C56" w:rsidRDefault="00352095" w:rsidP="00352095">
      <w:pPr>
        <w:tabs>
          <w:tab w:val="clear" w:pos="2880"/>
          <w:tab w:val="left" w:pos="2694"/>
        </w:tabs>
        <w:ind w:left="2694" w:hanging="2694"/>
        <w:rPr>
          <w:i/>
          <w:sz w:val="20"/>
        </w:rPr>
      </w:pPr>
      <w:r w:rsidRPr="000A5C56">
        <w:rPr>
          <w:sz w:val="20"/>
        </w:rPr>
        <w:t>where</w:t>
      </w:r>
    </w:p>
    <w:p w14:paraId="74785D9F" w14:textId="5C32CBC5" w:rsidR="00352095" w:rsidRPr="000A5C56" w:rsidRDefault="00352095" w:rsidP="00352095">
      <w:pPr>
        <w:tabs>
          <w:tab w:val="clear" w:pos="2880"/>
          <w:tab w:val="clear" w:pos="9360"/>
        </w:tabs>
        <w:spacing w:before="0"/>
        <w:ind w:left="2835" w:hanging="2835"/>
        <w:rPr>
          <w:sz w:val="20"/>
          <w:szCs w:val="24"/>
        </w:rPr>
      </w:pPr>
      <w:r w:rsidRPr="000A5C56">
        <w:rPr>
          <w:i/>
          <w:sz w:val="20"/>
          <w:szCs w:val="24"/>
        </w:rPr>
        <w:t>NH</w:t>
      </w:r>
      <w:r w:rsidRPr="000A5C56">
        <w:rPr>
          <w:i/>
          <w:sz w:val="20"/>
          <w:szCs w:val="24"/>
          <w:vertAlign w:val="subscript"/>
        </w:rPr>
        <w:t>3-</w:t>
      </w:r>
      <w:r w:rsidRPr="000A5C56">
        <w:rPr>
          <w:i/>
          <w:sz w:val="20"/>
          <w:szCs w:val="24"/>
        </w:rPr>
        <w:t>N</w:t>
      </w:r>
      <w:r w:rsidR="00CC31C9" w:rsidRPr="000A5C56">
        <w:rPr>
          <w:i/>
          <w:sz w:val="20"/>
          <w:szCs w:val="24"/>
          <w:vertAlign w:val="subscript"/>
        </w:rPr>
        <w:t>manure</w:t>
      </w:r>
      <w:r w:rsidRPr="000A5C56">
        <w:rPr>
          <w:i/>
          <w:sz w:val="20"/>
          <w:szCs w:val="24"/>
          <w:vertAlign w:val="subscript"/>
        </w:rPr>
        <w:t>_onfarm(t, field n)</w:t>
      </w:r>
      <w:r w:rsidRPr="000A5C56">
        <w:rPr>
          <w:i/>
          <w:sz w:val="20"/>
          <w:szCs w:val="24"/>
        </w:rPr>
        <w:tab/>
      </w:r>
      <w:r w:rsidRPr="000A5C56">
        <w:rPr>
          <w:sz w:val="20"/>
          <w:szCs w:val="24"/>
        </w:rPr>
        <w:t>NH</w:t>
      </w:r>
      <w:r w:rsidRPr="000A5C56">
        <w:rPr>
          <w:sz w:val="20"/>
          <w:szCs w:val="24"/>
          <w:vertAlign w:val="subscript"/>
        </w:rPr>
        <w:t>3</w:t>
      </w:r>
      <w:r w:rsidRPr="000A5C56">
        <w:rPr>
          <w:sz w:val="20"/>
          <w:szCs w:val="24"/>
        </w:rPr>
        <w:t>-N loss from land-applied farm-produced manure from sheep, swine or other livestock (kg NH</w:t>
      </w:r>
      <w:r w:rsidRPr="000A5C56">
        <w:rPr>
          <w:sz w:val="20"/>
          <w:szCs w:val="24"/>
          <w:vertAlign w:val="subscript"/>
        </w:rPr>
        <w:t>3</w:t>
      </w:r>
      <w:r w:rsidRPr="000A5C56">
        <w:rPr>
          <w:sz w:val="20"/>
          <w:szCs w:val="24"/>
        </w:rPr>
        <w:t xml:space="preserve">-N) on field </w:t>
      </w:r>
      <w:r w:rsidRPr="000A5C56">
        <w:rPr>
          <w:i/>
          <w:iCs/>
          <w:sz w:val="20"/>
          <w:szCs w:val="24"/>
        </w:rPr>
        <w:t>n</w:t>
      </w:r>
      <w:r w:rsidRPr="000A5C56">
        <w:rPr>
          <w:sz w:val="20"/>
          <w:szCs w:val="24"/>
        </w:rPr>
        <w:t xml:space="preserve"> in year </w:t>
      </w:r>
      <w:r w:rsidRPr="000A5C56">
        <w:rPr>
          <w:i/>
          <w:iCs/>
          <w:sz w:val="20"/>
          <w:szCs w:val="24"/>
        </w:rPr>
        <w:t>t</w:t>
      </w:r>
    </w:p>
    <w:p w14:paraId="5E65EC54" w14:textId="672D6F8A" w:rsidR="00B14759" w:rsidRPr="000A5C56" w:rsidRDefault="00352095" w:rsidP="00B14759">
      <w:pPr>
        <w:spacing w:before="0"/>
        <w:ind w:left="2837" w:hanging="2837"/>
        <w:rPr>
          <w:sz w:val="20"/>
        </w:rPr>
      </w:pPr>
      <w:proofErr w:type="spellStart"/>
      <w:r w:rsidRPr="000A5C56">
        <w:rPr>
          <w:i/>
          <w:sz w:val="20"/>
          <w:szCs w:val="24"/>
        </w:rPr>
        <w:t>f</w:t>
      </w:r>
      <w:r w:rsidRPr="000A5C56">
        <w:rPr>
          <w:i/>
          <w:sz w:val="20"/>
          <w:szCs w:val="24"/>
          <w:vertAlign w:val="subscript"/>
        </w:rPr>
        <w:t>manuretype</w:t>
      </w:r>
      <w:proofErr w:type="spellEnd"/>
      <w:r w:rsidRPr="000A5C56">
        <w:rPr>
          <w:i/>
          <w:sz w:val="20"/>
          <w:szCs w:val="24"/>
          <w:vertAlign w:val="subscript"/>
        </w:rPr>
        <w:t>(</w:t>
      </w:r>
      <w:proofErr w:type="spellStart"/>
      <w:r w:rsidRPr="000A5C56">
        <w:rPr>
          <w:i/>
          <w:sz w:val="20"/>
          <w:szCs w:val="24"/>
          <w:vertAlign w:val="subscript"/>
        </w:rPr>
        <w:t>t,field</w:t>
      </w:r>
      <w:proofErr w:type="spellEnd"/>
      <w:r w:rsidRPr="000A5C56">
        <w:rPr>
          <w:i/>
          <w:sz w:val="20"/>
          <w:szCs w:val="24"/>
          <w:vertAlign w:val="subscript"/>
        </w:rPr>
        <w:t xml:space="preserve"> n)</w:t>
      </w:r>
      <w:r w:rsidRPr="000A5C56">
        <w:rPr>
          <w:i/>
          <w:sz w:val="20"/>
          <w:szCs w:val="24"/>
        </w:rPr>
        <w:tab/>
      </w:r>
      <w:r w:rsidR="00B14759" w:rsidRPr="000A5C56">
        <w:rPr>
          <w:sz w:val="20"/>
          <w:szCs w:val="24"/>
        </w:rPr>
        <w:t xml:space="preserve">Fraction of farm-produced manure available for land application applied to field </w:t>
      </w:r>
      <w:r w:rsidR="00B14759" w:rsidRPr="000A5C56">
        <w:rPr>
          <w:i/>
          <w:iCs/>
          <w:sz w:val="20"/>
          <w:szCs w:val="24"/>
        </w:rPr>
        <w:t>n</w:t>
      </w:r>
      <w:r w:rsidR="00B14759" w:rsidRPr="000A5C56">
        <w:rPr>
          <w:sz w:val="20"/>
          <w:szCs w:val="24"/>
        </w:rPr>
        <w:t xml:space="preserve"> in year </w:t>
      </w:r>
      <w:r w:rsidR="00B14759" w:rsidRPr="000A5C56">
        <w:rPr>
          <w:i/>
          <w:iCs/>
          <w:sz w:val="20"/>
          <w:szCs w:val="24"/>
        </w:rPr>
        <w:t>t</w:t>
      </w:r>
      <w:r w:rsidR="00B14759" w:rsidRPr="000A5C56">
        <w:rPr>
          <w:sz w:val="20"/>
          <w:szCs w:val="24"/>
        </w:rPr>
        <w:t xml:space="preserve">. This is applied to tilled or untilled land during the specified day of application (dimensionless), and is specific to the type of manure applied and the </w:t>
      </w:r>
      <w:r w:rsidR="00B14759" w:rsidRPr="00C654E9">
        <w:rPr>
          <w:sz w:val="20"/>
          <w:szCs w:val="24"/>
        </w:rPr>
        <w:t xml:space="preserve">field. </w:t>
      </w:r>
      <w:proofErr w:type="spellStart"/>
      <w:r w:rsidR="00B14759" w:rsidRPr="00C654E9">
        <w:rPr>
          <w:i/>
          <w:iCs/>
          <w:sz w:val="20"/>
          <w:szCs w:val="24"/>
        </w:rPr>
        <w:t>f</w:t>
      </w:r>
      <w:r w:rsidR="00B14759" w:rsidRPr="00C654E9">
        <w:rPr>
          <w:i/>
          <w:iCs/>
          <w:sz w:val="20"/>
          <w:szCs w:val="24"/>
          <w:vertAlign w:val="subscript"/>
        </w:rPr>
        <w:t>manuretype</w:t>
      </w:r>
      <w:proofErr w:type="spellEnd"/>
      <w:r w:rsidR="00B14759" w:rsidRPr="00C654E9">
        <w:rPr>
          <w:i/>
          <w:iCs/>
          <w:sz w:val="20"/>
          <w:szCs w:val="24"/>
          <w:vertAlign w:val="subscript"/>
        </w:rPr>
        <w:t>(</w:t>
      </w:r>
      <w:proofErr w:type="spellStart"/>
      <w:r w:rsidR="00B14759" w:rsidRPr="00C654E9">
        <w:rPr>
          <w:i/>
          <w:iCs/>
          <w:sz w:val="20"/>
          <w:szCs w:val="24"/>
          <w:vertAlign w:val="subscript"/>
        </w:rPr>
        <w:t>t,field</w:t>
      </w:r>
      <w:proofErr w:type="spellEnd"/>
      <w:r w:rsidR="00B14759" w:rsidRPr="00C654E9">
        <w:rPr>
          <w:i/>
          <w:iCs/>
          <w:sz w:val="20"/>
          <w:szCs w:val="24"/>
          <w:vertAlign w:val="subscript"/>
        </w:rPr>
        <w:t xml:space="preserve"> n)</w:t>
      </w:r>
      <w:r w:rsidR="00B14759" w:rsidRPr="00C654E9">
        <w:rPr>
          <w:sz w:val="20"/>
          <w:szCs w:val="24"/>
        </w:rPr>
        <w:t xml:space="preserve"> is calculated as: </w:t>
      </w:r>
      <w:proofErr w:type="spellStart"/>
      <w:r w:rsidR="00B14759" w:rsidRPr="00C654E9">
        <w:rPr>
          <w:i/>
          <w:iCs/>
          <w:sz w:val="20"/>
          <w:szCs w:val="24"/>
        </w:rPr>
        <w:t>Volume</w:t>
      </w:r>
      <w:r w:rsidR="00B14759" w:rsidRPr="00C654E9">
        <w:rPr>
          <w:i/>
          <w:iCs/>
          <w:sz w:val="20"/>
          <w:szCs w:val="24"/>
          <w:vertAlign w:val="subscript"/>
        </w:rPr>
        <w:t>manureremoved</w:t>
      </w:r>
      <w:proofErr w:type="spellEnd"/>
      <w:r w:rsidR="00B14759" w:rsidRPr="00C654E9">
        <w:rPr>
          <w:i/>
          <w:iCs/>
          <w:sz w:val="20"/>
          <w:szCs w:val="24"/>
        </w:rPr>
        <w:t xml:space="preserve"> /</w:t>
      </w:r>
      <w:r w:rsidR="00B14759" w:rsidRPr="00C654E9">
        <w:rPr>
          <w:rFonts w:hint="eastAsia"/>
          <w:i/>
          <w:iCs/>
          <w:sz w:val="20"/>
          <w:szCs w:val="24"/>
        </w:rPr>
        <w:t xml:space="preserve"> </w:t>
      </w:r>
      <w:r w:rsidR="00B14759" w:rsidRPr="00C654E9">
        <w:rPr>
          <w:i/>
          <w:iCs/>
          <w:sz w:val="20"/>
          <w:szCs w:val="24"/>
        </w:rPr>
        <w:t>(</w:t>
      </w:r>
      <w:proofErr w:type="spellStart"/>
      <w:r w:rsidR="00B14759" w:rsidRPr="00C654E9">
        <w:rPr>
          <w:i/>
          <w:iCs/>
          <w:sz w:val="20"/>
          <w:szCs w:val="24"/>
        </w:rPr>
        <w:t>Total_Volume</w:t>
      </w:r>
      <w:r w:rsidR="00B14759" w:rsidRPr="00C654E9">
        <w:rPr>
          <w:i/>
          <w:iCs/>
          <w:sz w:val="20"/>
          <w:szCs w:val="24"/>
          <w:vertAlign w:val="subscript"/>
        </w:rPr>
        <w:t>landmanure</w:t>
      </w:r>
      <w:proofErr w:type="spellEnd"/>
      <w:r w:rsidR="007E0CDF" w:rsidRPr="00C654E9">
        <w:rPr>
          <w:sz w:val="20"/>
          <w:szCs w:val="24"/>
        </w:rPr>
        <w:t>*</w:t>
      </w:r>
      <w:r w:rsidR="00B14759" w:rsidRPr="00C654E9">
        <w:rPr>
          <w:sz w:val="20"/>
          <w:szCs w:val="24"/>
        </w:rPr>
        <w:t xml:space="preserve">1000), where: </w:t>
      </w:r>
      <w:proofErr w:type="spellStart"/>
      <w:r w:rsidR="00B14759" w:rsidRPr="00C654E9">
        <w:rPr>
          <w:i/>
          <w:iCs/>
          <w:sz w:val="20"/>
          <w:szCs w:val="24"/>
        </w:rPr>
        <w:t>Volume</w:t>
      </w:r>
      <w:r w:rsidR="00B14759" w:rsidRPr="00C654E9">
        <w:rPr>
          <w:i/>
          <w:iCs/>
          <w:sz w:val="20"/>
          <w:szCs w:val="24"/>
          <w:vertAlign w:val="subscript"/>
        </w:rPr>
        <w:t>manureremoved</w:t>
      </w:r>
      <w:proofErr w:type="spellEnd"/>
      <w:r w:rsidR="00B14759" w:rsidRPr="00C654E9">
        <w:rPr>
          <w:sz w:val="20"/>
          <w:szCs w:val="24"/>
        </w:rPr>
        <w:t xml:space="preserve"> = volume</w:t>
      </w:r>
      <w:r w:rsidR="00B14759" w:rsidRPr="000A5C56">
        <w:rPr>
          <w:sz w:val="20"/>
          <w:szCs w:val="24"/>
        </w:rPr>
        <w:t xml:space="preserve"> of manure removed from storage for application to field </w:t>
      </w:r>
      <w:r w:rsidR="00B14759" w:rsidRPr="000A5C56">
        <w:rPr>
          <w:i/>
          <w:iCs/>
          <w:sz w:val="20"/>
          <w:szCs w:val="24"/>
        </w:rPr>
        <w:t xml:space="preserve">n </w:t>
      </w:r>
      <w:r w:rsidR="00B14759" w:rsidRPr="000A5C56">
        <w:rPr>
          <w:sz w:val="20"/>
          <w:szCs w:val="24"/>
        </w:rPr>
        <w:t>on the day of removal</w:t>
      </w:r>
      <w:r w:rsidR="00B14759" w:rsidRPr="000A5C56">
        <w:rPr>
          <w:sz w:val="20"/>
        </w:rPr>
        <w:t xml:space="preserve"> (kg), by manure type, calculated as: manure application rate (kg ha</w:t>
      </w:r>
      <w:r w:rsidR="00B14759" w:rsidRPr="000A5C56">
        <w:rPr>
          <w:sz w:val="20"/>
          <w:vertAlign w:val="superscript"/>
        </w:rPr>
        <w:t>-1</w:t>
      </w:r>
      <w:r w:rsidR="00B14759" w:rsidRPr="000A5C56">
        <w:rPr>
          <w:sz w:val="20"/>
        </w:rPr>
        <w:t xml:space="preserve">, specified by user) * area of land receiving manure (ha, specified by user); </w:t>
      </w:r>
      <w:proofErr w:type="spellStart"/>
      <w:r w:rsidR="00B14759" w:rsidRPr="000A5C56">
        <w:rPr>
          <w:i/>
          <w:iCs/>
          <w:sz w:val="20"/>
        </w:rPr>
        <w:t>Total_Volume</w:t>
      </w:r>
      <w:r w:rsidR="00B14759" w:rsidRPr="000A5C56">
        <w:rPr>
          <w:i/>
          <w:iCs/>
          <w:sz w:val="20"/>
          <w:vertAlign w:val="subscript"/>
        </w:rPr>
        <w:t>landmanure</w:t>
      </w:r>
      <w:proofErr w:type="spellEnd"/>
      <w:r w:rsidR="00B14759" w:rsidRPr="000A5C56">
        <w:rPr>
          <w:iCs/>
          <w:sz w:val="20"/>
          <w:vertAlign w:val="subscript"/>
        </w:rPr>
        <w:t xml:space="preserve"> </w:t>
      </w:r>
      <w:r w:rsidR="00B14759" w:rsidRPr="000A5C56">
        <w:rPr>
          <w:iCs/>
          <w:sz w:val="20"/>
        </w:rPr>
        <w:t>= a</w:t>
      </w:r>
      <w:r w:rsidR="00B14759" w:rsidRPr="000A5C56">
        <w:rPr>
          <w:sz w:val="20"/>
        </w:rPr>
        <w:t>mount of manure available on the day of removal (prior to removal) (</w:t>
      </w:r>
      <w:r w:rsidR="00B14759" w:rsidRPr="000A5C56">
        <w:rPr>
          <w:sz w:val="20"/>
          <w:szCs w:val="24"/>
        </w:rPr>
        <w:t>1000 kg wet weight for solid manure and 1000 L for liquid manure day</w:t>
      </w:r>
      <w:r w:rsidR="00B14759" w:rsidRPr="000A5C56">
        <w:rPr>
          <w:sz w:val="20"/>
          <w:szCs w:val="24"/>
          <w:vertAlign w:val="superscript"/>
        </w:rPr>
        <w:t>-1</w:t>
      </w:r>
      <w:r w:rsidR="00B14759" w:rsidRPr="000A5C56">
        <w:rPr>
          <w:sz w:val="20"/>
          <w:szCs w:val="24"/>
        </w:rPr>
        <w:t xml:space="preserve"> – we assume that 1 kg of liquid manure = 1 L of liquid manure), by manure type</w:t>
      </w:r>
      <w:r w:rsidR="00B14759" w:rsidRPr="000A5C56">
        <w:rPr>
          <w:sz w:val="20"/>
        </w:rPr>
        <w:t xml:space="preserve"> </w:t>
      </w:r>
    </w:p>
    <w:p w14:paraId="1D542C6A" w14:textId="23CEDAC8" w:rsidR="00352095" w:rsidRPr="000A5C56" w:rsidRDefault="00DA5654" w:rsidP="00352095">
      <w:pPr>
        <w:tabs>
          <w:tab w:val="clear" w:pos="2880"/>
          <w:tab w:val="clear" w:pos="9360"/>
        </w:tabs>
        <w:spacing w:before="0"/>
        <w:ind w:left="2835" w:hanging="2835"/>
        <w:rPr>
          <w:sz w:val="20"/>
        </w:rPr>
      </w:pPr>
      <w:proofErr w:type="spellStart"/>
      <w:r w:rsidRPr="000A5C56">
        <w:rPr>
          <w:i/>
          <w:sz w:val="20"/>
          <w:szCs w:val="24"/>
        </w:rPr>
        <w:t>Total_</w:t>
      </w:r>
      <w:r w:rsidR="00352095" w:rsidRPr="000A5C56">
        <w:rPr>
          <w:i/>
          <w:sz w:val="20"/>
          <w:szCs w:val="24"/>
        </w:rPr>
        <w:t>N</w:t>
      </w:r>
      <w:r w:rsidR="00352095" w:rsidRPr="000A5C56">
        <w:rPr>
          <w:i/>
          <w:sz w:val="20"/>
          <w:szCs w:val="24"/>
          <w:vertAlign w:val="subscript"/>
        </w:rPr>
        <w:t>landmanure</w:t>
      </w:r>
      <w:proofErr w:type="spellEnd"/>
      <w:r w:rsidR="00583934" w:rsidRPr="000A5C56">
        <w:rPr>
          <w:i/>
          <w:sz w:val="20"/>
          <w:szCs w:val="24"/>
          <w:vertAlign w:val="subscript"/>
        </w:rPr>
        <w:t>(t)</w:t>
      </w:r>
      <w:r w:rsidR="00352095" w:rsidRPr="000A5C56">
        <w:rPr>
          <w:i/>
          <w:sz w:val="20"/>
          <w:szCs w:val="24"/>
        </w:rPr>
        <w:tab/>
      </w:r>
      <w:r w:rsidR="00352095" w:rsidRPr="000A5C56">
        <w:rPr>
          <w:sz w:val="20"/>
        </w:rPr>
        <w:t xml:space="preserve">N </w:t>
      </w:r>
      <w:r w:rsidRPr="000A5C56">
        <w:rPr>
          <w:sz w:val="20"/>
        </w:rPr>
        <w:t>available in stored manure (kg N), by livestock type and manure management system</w:t>
      </w:r>
    </w:p>
    <w:p w14:paraId="5EB657CD" w14:textId="77777777" w:rsidR="008A1BE6" w:rsidRDefault="00352095" w:rsidP="00F57144">
      <w:pPr>
        <w:tabs>
          <w:tab w:val="clear" w:pos="2880"/>
          <w:tab w:val="clear" w:pos="9360"/>
        </w:tabs>
        <w:spacing w:before="0" w:after="120"/>
        <w:ind w:left="2837" w:hanging="2837"/>
        <w:rPr>
          <w:sz w:val="20"/>
        </w:rPr>
      </w:pPr>
      <w:proofErr w:type="spellStart"/>
      <w:r w:rsidRPr="000A5C56">
        <w:rPr>
          <w:i/>
          <w:sz w:val="20"/>
          <w:szCs w:val="24"/>
        </w:rPr>
        <w:t>Frac</w:t>
      </w:r>
      <w:r w:rsidRPr="000A5C56">
        <w:rPr>
          <w:i/>
          <w:sz w:val="20"/>
          <w:szCs w:val="24"/>
          <w:vertAlign w:val="subscript"/>
        </w:rPr>
        <w:t>volatilization_landapplication</w:t>
      </w:r>
      <w:proofErr w:type="spellEnd"/>
      <w:r w:rsidRPr="000A5C56">
        <w:rPr>
          <w:i/>
          <w:sz w:val="20"/>
          <w:szCs w:val="24"/>
        </w:rPr>
        <w:tab/>
      </w:r>
      <w:r w:rsidRPr="000A5C56">
        <w:rPr>
          <w:sz w:val="20"/>
          <w:szCs w:val="24"/>
        </w:rPr>
        <w:t>Fraction of land-applied manure N lost by volatilization (kg NH</w:t>
      </w:r>
      <w:r w:rsidRPr="000A5C56">
        <w:rPr>
          <w:sz w:val="20"/>
          <w:szCs w:val="24"/>
          <w:vertAlign w:val="subscript"/>
        </w:rPr>
        <w:t>3</w:t>
      </w:r>
      <w:r w:rsidRPr="000A5C56">
        <w:rPr>
          <w:sz w:val="20"/>
          <w:szCs w:val="24"/>
        </w:rPr>
        <w:t>-N (kg N)</w:t>
      </w:r>
      <w:r w:rsidRPr="000A5C56">
        <w:rPr>
          <w:sz w:val="20"/>
          <w:szCs w:val="24"/>
          <w:vertAlign w:val="superscript"/>
        </w:rPr>
        <w:t>-</w:t>
      </w:r>
      <w:r w:rsidRPr="000A5C56">
        <w:rPr>
          <w:sz w:val="20"/>
          <w:vertAlign w:val="superscript"/>
        </w:rPr>
        <w:t>1</w:t>
      </w:r>
      <w:r w:rsidRPr="000A5C56">
        <w:rPr>
          <w:sz w:val="20"/>
        </w:rPr>
        <w:t>); for land-applied manure from all storage systems. For swine, year- and province-specific default values for the application of manure N are used (</w:t>
      </w:r>
      <w:r w:rsidRPr="000A5C56">
        <w:rPr>
          <w:b/>
          <w:sz w:val="20"/>
        </w:rPr>
        <w:fldChar w:fldCharType="begin"/>
      </w:r>
      <w:r w:rsidRPr="000A5C56">
        <w:rPr>
          <w:b/>
          <w:sz w:val="20"/>
        </w:rPr>
        <w:instrText xml:space="preserve"> REF _Ref132293230 \h  \* MERGEFORMAT </w:instrText>
      </w:r>
      <w:r w:rsidRPr="000A5C56">
        <w:rPr>
          <w:b/>
          <w:sz w:val="20"/>
        </w:rPr>
      </w:r>
      <w:r w:rsidRPr="000A5C56">
        <w:rPr>
          <w:b/>
          <w:sz w:val="20"/>
        </w:rPr>
        <w:fldChar w:fldCharType="separate"/>
      </w:r>
      <w:r w:rsidR="0013336E" w:rsidRPr="000A5C56">
        <w:rPr>
          <w:b/>
          <w:sz w:val="20"/>
        </w:rPr>
        <w:t xml:space="preserve">Table </w:t>
      </w:r>
      <w:r w:rsidR="0013336E" w:rsidRPr="000A5C56">
        <w:rPr>
          <w:b/>
          <w:noProof/>
          <w:sz w:val="20"/>
        </w:rPr>
        <w:t>62</w:t>
      </w:r>
      <w:r w:rsidRPr="000A5C56">
        <w:rPr>
          <w:b/>
          <w:sz w:val="20"/>
        </w:rPr>
        <w:fldChar w:fldCharType="end"/>
      </w:r>
      <w:r w:rsidRPr="000A5C56">
        <w:rPr>
          <w:sz w:val="20"/>
        </w:rPr>
        <w:t>); for sheep and other livestock the value of 0.21 kg NH</w:t>
      </w:r>
      <w:r w:rsidRPr="000A5C56">
        <w:rPr>
          <w:sz w:val="20"/>
          <w:vertAlign w:val="subscript"/>
        </w:rPr>
        <w:t>3</w:t>
      </w:r>
      <w:r w:rsidRPr="000A5C56">
        <w:rPr>
          <w:sz w:val="20"/>
        </w:rPr>
        <w:t>-N (kg</w:t>
      </w:r>
      <w:r w:rsidRPr="000A5C56">
        <w:rPr>
          <w:sz w:val="20"/>
          <w:vertAlign w:val="superscript"/>
        </w:rPr>
        <w:t>-1</w:t>
      </w:r>
      <w:r w:rsidRPr="000A5C56">
        <w:rPr>
          <w:sz w:val="20"/>
        </w:rPr>
        <w:t>) N for pasture/range/paddock is used (</w:t>
      </w:r>
      <w:r w:rsidRPr="000A5C56">
        <w:rPr>
          <w:b/>
          <w:sz w:val="20"/>
        </w:rPr>
        <w:fldChar w:fldCharType="begin"/>
      </w:r>
      <w:r w:rsidRPr="000A5C56">
        <w:rPr>
          <w:b/>
          <w:sz w:val="20"/>
        </w:rPr>
        <w:instrText xml:space="preserve"> REF _Ref81928082 \h  \* MERGEFORMAT </w:instrText>
      </w:r>
      <w:r w:rsidRPr="000A5C56">
        <w:rPr>
          <w:b/>
          <w:sz w:val="20"/>
        </w:rPr>
      </w:r>
      <w:r w:rsidRPr="000A5C56">
        <w:rPr>
          <w:b/>
          <w:sz w:val="20"/>
        </w:rPr>
        <w:fldChar w:fldCharType="separate"/>
      </w:r>
      <w:r w:rsidR="0013336E" w:rsidRPr="000A5C56">
        <w:rPr>
          <w:b/>
          <w:sz w:val="20"/>
        </w:rPr>
        <w:t xml:space="preserve">Table </w:t>
      </w:r>
      <w:r w:rsidR="0013336E" w:rsidRPr="000A5C56">
        <w:rPr>
          <w:b/>
          <w:noProof/>
          <w:sz w:val="20"/>
        </w:rPr>
        <w:t>36</w:t>
      </w:r>
      <w:r w:rsidRPr="000A5C56">
        <w:rPr>
          <w:b/>
          <w:sz w:val="20"/>
        </w:rPr>
        <w:fldChar w:fldCharType="end"/>
      </w:r>
      <w:r w:rsidRPr="000A5C56">
        <w:rPr>
          <w:sz w:val="20"/>
        </w:rPr>
        <w:t>)</w:t>
      </w:r>
    </w:p>
    <w:p w14:paraId="00FA7CEC" w14:textId="150CB5C4" w:rsidR="008A1BE6" w:rsidRPr="00CE39D0" w:rsidRDefault="00000000" w:rsidP="00F57144">
      <w:pPr>
        <w:tabs>
          <w:tab w:val="clear" w:pos="2880"/>
          <w:tab w:val="clear" w:pos="9360"/>
        </w:tabs>
        <w:spacing w:before="0" w:after="120"/>
        <w:ind w:left="2837" w:hanging="2837"/>
        <w:rPr>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landmanure(t,field n)</m:t>
                    </m:r>
                  </m:sub>
                </m:sSub>
              </m:e>
            </m:d>
          </m:e>
        </m:nary>
      </m:oMath>
      <w:r w:rsidR="00DA5654" w:rsidRPr="00CE39D0">
        <w:rPr>
          <w:b/>
        </w:rPr>
        <w:t xml:space="preserve"> </w:t>
      </w:r>
      <w:r w:rsidR="00DA5654" w:rsidRPr="00CE39D0">
        <w:rPr>
          <w:b/>
        </w:rPr>
        <w:tab/>
      </w:r>
      <w:r w:rsidR="00F57144" w:rsidRPr="00CE39D0">
        <w:rPr>
          <w:b/>
        </w:rPr>
        <w:tab/>
      </w:r>
      <w:r w:rsidR="00F57144" w:rsidRPr="00CE39D0">
        <w:rPr>
          <w:b/>
        </w:rPr>
        <w:tab/>
      </w:r>
      <w:r w:rsidR="00F57144" w:rsidRPr="00CE39D0">
        <w:rPr>
          <w:b/>
        </w:rPr>
        <w:tab/>
      </w:r>
      <w:r w:rsidR="00DA5654" w:rsidRPr="00CE39D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13</w:t>
      </w:r>
      <w:r w:rsidR="001977CC">
        <w:rPr>
          <w:b/>
        </w:rPr>
        <w:fldChar w:fldCharType="end"/>
      </w:r>
    </w:p>
    <w:p w14:paraId="5B2F9E96" w14:textId="77777777" w:rsidR="008A1BE6" w:rsidRPr="00CE39D0" w:rsidRDefault="00DA5654" w:rsidP="008A1BE6">
      <w:pPr>
        <w:tabs>
          <w:tab w:val="clear" w:pos="2880"/>
          <w:tab w:val="clear" w:pos="9360"/>
        </w:tabs>
        <w:spacing w:before="0"/>
        <w:ind w:left="2835" w:hanging="2835"/>
        <w:rPr>
          <w:sz w:val="20"/>
        </w:rPr>
      </w:pPr>
      <w:r w:rsidRPr="00CE39D0">
        <w:rPr>
          <w:bCs/>
          <w:sz w:val="20"/>
        </w:rPr>
        <w:t>where</w:t>
      </w:r>
    </w:p>
    <w:p w14:paraId="2ECB7432" w14:textId="4B7EA9B5" w:rsidR="008A1BE6" w:rsidRPr="00CE39D0" w:rsidRDefault="00DA5654" w:rsidP="008A1BE6">
      <w:pPr>
        <w:tabs>
          <w:tab w:val="clear" w:pos="2880"/>
          <w:tab w:val="clear" w:pos="9360"/>
        </w:tabs>
        <w:spacing w:before="0"/>
        <w:ind w:left="2835" w:hanging="2835"/>
        <w:rPr>
          <w:sz w:val="20"/>
        </w:rPr>
      </w:pPr>
      <w:proofErr w:type="spellStart"/>
      <w:r w:rsidRPr="00CE39D0">
        <w:rPr>
          <w:i/>
          <w:sz w:val="20"/>
          <w:szCs w:val="24"/>
        </w:rPr>
        <w:t>N</w:t>
      </w:r>
      <w:r w:rsidRPr="00CE39D0">
        <w:rPr>
          <w:i/>
          <w:sz w:val="20"/>
          <w:vertAlign w:val="subscript"/>
        </w:rPr>
        <w:t>m</w:t>
      </w:r>
      <w:r w:rsidR="000E5F33" w:rsidRPr="00CE39D0">
        <w:rPr>
          <w:i/>
          <w:sz w:val="20"/>
          <w:vertAlign w:val="subscript"/>
        </w:rPr>
        <w:t>anure</w:t>
      </w:r>
      <w:r w:rsidR="00E50242" w:rsidRPr="00CE39D0">
        <w:rPr>
          <w:i/>
          <w:sz w:val="20"/>
          <w:vertAlign w:val="subscript"/>
        </w:rPr>
        <w:t>_onfarm</w:t>
      </w:r>
      <w:proofErr w:type="spellEnd"/>
      <w:r w:rsidRPr="00CE39D0">
        <w:rPr>
          <w:i/>
          <w:sz w:val="20"/>
          <w:vertAlign w:val="subscript"/>
        </w:rPr>
        <w:t>(</w:t>
      </w:r>
      <w:proofErr w:type="spellStart"/>
      <w:r w:rsidRPr="00CE39D0">
        <w:rPr>
          <w:i/>
          <w:sz w:val="20"/>
          <w:vertAlign w:val="subscript"/>
        </w:rPr>
        <w:t>t,field</w:t>
      </w:r>
      <w:proofErr w:type="spellEnd"/>
      <w:r w:rsidRPr="00CE39D0">
        <w:rPr>
          <w:i/>
          <w:sz w:val="20"/>
          <w:vertAlign w:val="subscript"/>
        </w:rPr>
        <w:t xml:space="preserve"> n)</w:t>
      </w:r>
      <w:r w:rsidRPr="00CE39D0">
        <w:rPr>
          <w:i/>
          <w:sz w:val="20"/>
          <w:vertAlign w:val="subscript"/>
        </w:rPr>
        <w:tab/>
      </w:r>
      <w:r w:rsidRPr="00CE39D0">
        <w:rPr>
          <w:sz w:val="20"/>
        </w:rPr>
        <w:t xml:space="preserve">Total amount of N (kg) in farm-produced manure applied to field </w:t>
      </w:r>
      <w:r w:rsidRPr="00CE39D0">
        <w:rPr>
          <w:i/>
          <w:iCs/>
          <w:sz w:val="20"/>
        </w:rPr>
        <w:t>n</w:t>
      </w:r>
      <w:r w:rsidRPr="00CE39D0">
        <w:rPr>
          <w:sz w:val="20"/>
        </w:rPr>
        <w:t xml:space="preserve"> in year </w:t>
      </w:r>
      <w:r w:rsidRPr="00CE39D0">
        <w:rPr>
          <w:i/>
          <w:iCs/>
          <w:sz w:val="20"/>
        </w:rPr>
        <w:t>t</w:t>
      </w:r>
      <w:r w:rsidRPr="00CE39D0">
        <w:rPr>
          <w:sz w:val="20"/>
        </w:rPr>
        <w:t>, by livestock type</w:t>
      </w:r>
    </w:p>
    <w:p w14:paraId="4A8E017E" w14:textId="617B5019" w:rsidR="008A1BE6" w:rsidRPr="00CE39D0" w:rsidRDefault="00DA5654" w:rsidP="00F57144">
      <w:pPr>
        <w:tabs>
          <w:tab w:val="clear" w:pos="2880"/>
          <w:tab w:val="clear" w:pos="9360"/>
        </w:tabs>
        <w:spacing w:before="0" w:after="120"/>
        <w:ind w:left="2837" w:hanging="2837"/>
        <w:rPr>
          <w:sz w:val="20"/>
        </w:rPr>
      </w:pPr>
      <w:proofErr w:type="spellStart"/>
      <w:r w:rsidRPr="00CE39D0">
        <w:rPr>
          <w:i/>
          <w:sz w:val="20"/>
          <w:szCs w:val="24"/>
        </w:rPr>
        <w:t>Total_N</w:t>
      </w:r>
      <w:r w:rsidRPr="00CE39D0">
        <w:rPr>
          <w:i/>
          <w:sz w:val="20"/>
          <w:szCs w:val="24"/>
          <w:vertAlign w:val="subscript"/>
        </w:rPr>
        <w:t>landmanure</w:t>
      </w:r>
      <w:proofErr w:type="spellEnd"/>
      <w:r w:rsidRPr="00CE39D0">
        <w:rPr>
          <w:i/>
          <w:sz w:val="20"/>
          <w:szCs w:val="24"/>
          <w:vertAlign w:val="subscript"/>
        </w:rPr>
        <w:t>(</w:t>
      </w:r>
      <w:proofErr w:type="spellStart"/>
      <w:r w:rsidRPr="00CE39D0">
        <w:rPr>
          <w:i/>
          <w:sz w:val="20"/>
          <w:szCs w:val="24"/>
          <w:vertAlign w:val="subscript"/>
        </w:rPr>
        <w:t>t,field</w:t>
      </w:r>
      <w:proofErr w:type="spellEnd"/>
      <w:r w:rsidRPr="00CE39D0">
        <w:rPr>
          <w:i/>
          <w:sz w:val="20"/>
          <w:szCs w:val="24"/>
          <w:vertAlign w:val="subscript"/>
        </w:rPr>
        <w:t xml:space="preserve"> n)</w:t>
      </w:r>
      <w:r w:rsidRPr="00CE39D0">
        <w:rPr>
          <w:i/>
          <w:sz w:val="20"/>
          <w:vertAlign w:val="subscript"/>
        </w:rPr>
        <w:tab/>
      </w:r>
      <w:r w:rsidRPr="00CE39D0">
        <w:rPr>
          <w:sz w:val="20"/>
        </w:rPr>
        <w:t xml:space="preserve">Amount of N </w:t>
      </w:r>
      <w:r w:rsidR="00AB1B8D" w:rsidRPr="00CE39D0">
        <w:rPr>
          <w:sz w:val="20"/>
        </w:rPr>
        <w:t xml:space="preserve">in stored manure </w:t>
      </w:r>
      <w:r w:rsidRPr="00CE39D0">
        <w:rPr>
          <w:sz w:val="20"/>
        </w:rPr>
        <w:t>(kg</w:t>
      </w:r>
      <w:r w:rsidR="00AB1B8D" w:rsidRPr="00CE39D0">
        <w:rPr>
          <w:sz w:val="20"/>
        </w:rPr>
        <w:t xml:space="preserve"> N</w:t>
      </w:r>
      <w:r w:rsidRPr="00CE39D0">
        <w:rPr>
          <w:sz w:val="20"/>
        </w:rPr>
        <w:t>)</w:t>
      </w:r>
      <w:r w:rsidR="00AB1B8D" w:rsidRPr="00CE39D0">
        <w:rPr>
          <w:sz w:val="20"/>
        </w:rPr>
        <w:t xml:space="preserve"> </w:t>
      </w:r>
      <w:r w:rsidR="00A33421" w:rsidRPr="00CE39D0">
        <w:rPr>
          <w:sz w:val="20"/>
        </w:rPr>
        <w:t xml:space="preserve">applied to field </w:t>
      </w:r>
      <w:r w:rsidR="00A33421" w:rsidRPr="00CE39D0">
        <w:rPr>
          <w:i/>
          <w:iCs/>
          <w:sz w:val="20"/>
        </w:rPr>
        <w:t>n</w:t>
      </w:r>
      <w:r w:rsidR="00A33421" w:rsidRPr="00CE39D0">
        <w:rPr>
          <w:sz w:val="20"/>
        </w:rPr>
        <w:t xml:space="preserve"> </w:t>
      </w:r>
      <w:r w:rsidRPr="00CE39D0">
        <w:rPr>
          <w:sz w:val="20"/>
        </w:rPr>
        <w:t xml:space="preserve">in year </w:t>
      </w:r>
      <w:r w:rsidRPr="00CE39D0">
        <w:rPr>
          <w:i/>
          <w:iCs/>
          <w:sz w:val="20"/>
        </w:rPr>
        <w:t>t</w:t>
      </w:r>
      <w:r w:rsidRPr="00CE39D0">
        <w:rPr>
          <w:sz w:val="20"/>
        </w:rPr>
        <w:t xml:space="preserve">, specific to the </w:t>
      </w:r>
      <w:r w:rsidR="00DA4962" w:rsidRPr="00CE39D0">
        <w:rPr>
          <w:sz w:val="20"/>
        </w:rPr>
        <w:t>livestock type and manure management system</w:t>
      </w:r>
      <w:r w:rsidRPr="00CE39D0">
        <w:rPr>
          <w:sz w:val="20"/>
        </w:rPr>
        <w:t xml:space="preserve">, calculated as: </w:t>
      </w:r>
      <w:proofErr w:type="spellStart"/>
      <w:r w:rsidRPr="00CE39D0">
        <w:rPr>
          <w:i/>
          <w:iCs/>
          <w:sz w:val="20"/>
        </w:rPr>
        <w:t>f</w:t>
      </w:r>
      <w:r w:rsidRPr="00CE39D0">
        <w:rPr>
          <w:i/>
          <w:iCs/>
          <w:sz w:val="20"/>
          <w:vertAlign w:val="subscript"/>
        </w:rPr>
        <w:t>manuretype</w:t>
      </w:r>
      <w:proofErr w:type="spellEnd"/>
      <w:r w:rsidRPr="00CE39D0">
        <w:rPr>
          <w:i/>
          <w:iCs/>
          <w:sz w:val="20"/>
          <w:vertAlign w:val="subscript"/>
        </w:rPr>
        <w:t>(</w:t>
      </w:r>
      <w:proofErr w:type="spellStart"/>
      <w:r w:rsidRPr="00CE39D0">
        <w:rPr>
          <w:i/>
          <w:iCs/>
          <w:sz w:val="20"/>
          <w:vertAlign w:val="subscript"/>
        </w:rPr>
        <w:t>t,field</w:t>
      </w:r>
      <w:proofErr w:type="spellEnd"/>
      <w:r w:rsidRPr="00CE39D0">
        <w:rPr>
          <w:i/>
          <w:iCs/>
          <w:sz w:val="20"/>
          <w:vertAlign w:val="subscript"/>
        </w:rPr>
        <w:t xml:space="preserve"> n)</w:t>
      </w:r>
      <w:r w:rsidRPr="00CE39D0">
        <w:rPr>
          <w:i/>
          <w:iCs/>
          <w:sz w:val="20"/>
        </w:rPr>
        <w:t xml:space="preserve"> * </w:t>
      </w:r>
      <w:proofErr w:type="spellStart"/>
      <w:r w:rsidRPr="00CE39D0">
        <w:rPr>
          <w:i/>
          <w:iCs/>
          <w:sz w:val="20"/>
        </w:rPr>
        <w:t>Total_N</w:t>
      </w:r>
      <w:r w:rsidRPr="00CE39D0">
        <w:rPr>
          <w:i/>
          <w:iCs/>
          <w:sz w:val="20"/>
          <w:vertAlign w:val="subscript"/>
        </w:rPr>
        <w:t>landmanure</w:t>
      </w:r>
      <w:proofErr w:type="spellEnd"/>
      <w:r w:rsidR="00A33421" w:rsidRPr="00CE39D0">
        <w:rPr>
          <w:i/>
          <w:iCs/>
          <w:sz w:val="20"/>
          <w:vertAlign w:val="subscript"/>
        </w:rPr>
        <w:t>(t)</w:t>
      </w:r>
    </w:p>
    <w:p w14:paraId="157CD70D" w14:textId="1D6D02AD" w:rsidR="00352095" w:rsidRPr="00EB53C6" w:rsidRDefault="00352095" w:rsidP="008A1BE6">
      <w:pPr>
        <w:tabs>
          <w:tab w:val="clear" w:pos="2880"/>
          <w:tab w:val="clear" w:pos="9360"/>
        </w:tabs>
        <w:spacing w:before="0"/>
        <w:rPr>
          <w:b/>
          <w:iCs/>
        </w:rPr>
      </w:pPr>
      <w:r w:rsidRPr="00EB53C6">
        <w:rPr>
          <w:b/>
          <w:i/>
        </w:rPr>
        <w:t>Any manure not applied to a specific field (‘leftover’ manure) is considered a source of further NH</w:t>
      </w:r>
      <w:r w:rsidRPr="00EB53C6">
        <w:rPr>
          <w:b/>
          <w:i/>
          <w:vertAlign w:val="subscript"/>
        </w:rPr>
        <w:t>3</w:t>
      </w:r>
      <w:r w:rsidRPr="00EB53C6">
        <w:rPr>
          <w:b/>
          <w:i/>
        </w:rPr>
        <w:t xml:space="preserve"> emissions. For this purpose, it is assumed that the ‘leftover’ manure N is spread equally across the farm’s fields</w:t>
      </w:r>
      <w:r w:rsidR="001318EB" w:rsidRPr="00EB53C6">
        <w:rPr>
          <w:b/>
          <w:i/>
        </w:rPr>
        <w:t xml:space="preserve"> (excl. native rangeland, if present)</w:t>
      </w:r>
      <w:r w:rsidRPr="00EB53C6">
        <w:rPr>
          <w:b/>
          <w:i/>
        </w:rPr>
        <w:t xml:space="preserve">, </w:t>
      </w:r>
      <w:r w:rsidRPr="00EB53C6">
        <w:rPr>
          <w:b/>
          <w:iCs/>
        </w:rPr>
        <w:t>with NH</w:t>
      </w:r>
      <w:r w:rsidRPr="00EB53C6">
        <w:rPr>
          <w:b/>
          <w:iCs/>
          <w:vertAlign w:val="subscript"/>
        </w:rPr>
        <w:t>3</w:t>
      </w:r>
      <w:r w:rsidRPr="00EB53C6">
        <w:rPr>
          <w:b/>
          <w:iCs/>
        </w:rPr>
        <w:t xml:space="preserve"> emissions estimated using the same </w:t>
      </w:r>
      <w:proofErr w:type="spellStart"/>
      <w:r w:rsidRPr="00EB53C6">
        <w:rPr>
          <w:b/>
          <w:i/>
        </w:rPr>
        <w:t>Frac</w:t>
      </w:r>
      <w:r w:rsidRPr="00EB53C6">
        <w:rPr>
          <w:b/>
          <w:i/>
          <w:vertAlign w:val="subscript"/>
        </w:rPr>
        <w:t>volatilization_landapplication</w:t>
      </w:r>
      <w:proofErr w:type="spellEnd"/>
      <w:r w:rsidRPr="00EB53C6">
        <w:rPr>
          <w:b/>
          <w:iCs/>
        </w:rPr>
        <w:t xml:space="preserve"> values used in </w:t>
      </w:r>
      <w:r w:rsidRPr="00EB53C6">
        <w:rPr>
          <w:b/>
          <w:iCs/>
        </w:rPr>
        <w:fldChar w:fldCharType="begin"/>
      </w:r>
      <w:r w:rsidRPr="00EB53C6">
        <w:rPr>
          <w:b/>
          <w:iCs/>
        </w:rPr>
        <w:instrText xml:space="preserve"> REF NH3_Nlandapplication_SheepSwineOther_Eq \h  \* MERGEFORMAT </w:instrText>
      </w:r>
      <w:r w:rsidRPr="00EB53C6">
        <w:rPr>
          <w:b/>
          <w:iCs/>
        </w:rPr>
      </w:r>
      <w:r w:rsidRPr="00EB53C6">
        <w:rPr>
          <w:b/>
          <w:iCs/>
        </w:rPr>
        <w:fldChar w:fldCharType="separate"/>
      </w:r>
      <w:r w:rsidR="0013336E" w:rsidRPr="00EB53C6">
        <w:rPr>
          <w:b/>
        </w:rPr>
        <w:t xml:space="preserve">Eq. </w:t>
      </w:r>
      <w:r w:rsidR="0013336E" w:rsidRPr="00EB53C6">
        <w:rPr>
          <w:b/>
          <w:noProof/>
        </w:rPr>
        <w:t>4.6.2</w:t>
      </w:r>
      <w:r w:rsidR="0013336E" w:rsidRPr="00EB53C6">
        <w:rPr>
          <w:b/>
          <w:noProof/>
        </w:rPr>
        <w:noBreakHyphen/>
        <w:t>12</w:t>
      </w:r>
      <w:r w:rsidRPr="00EB53C6">
        <w:rPr>
          <w:b/>
          <w:iCs/>
        </w:rPr>
        <w:fldChar w:fldCharType="end"/>
      </w:r>
      <w:r w:rsidRPr="00EB53C6">
        <w:rPr>
          <w:b/>
          <w:iCs/>
        </w:rPr>
        <w:t>. Emissions from the application of leftover manure are estimated on a per field basis using the same approach employed for cattle and poultry.</w:t>
      </w:r>
      <w:r w:rsidR="008A1BE6" w:rsidRPr="00EB53C6">
        <w:rPr>
          <w:b/>
          <w:iCs/>
        </w:rPr>
        <w:t xml:space="preserve"> </w:t>
      </w:r>
      <w:r w:rsidRPr="00EB53C6">
        <w:rPr>
          <w:b/>
          <w:iCs/>
        </w:rPr>
        <w:t>To calculate NH</w:t>
      </w:r>
      <w:r w:rsidRPr="00EB53C6">
        <w:rPr>
          <w:b/>
          <w:iCs/>
          <w:vertAlign w:val="subscript"/>
        </w:rPr>
        <w:t>3</w:t>
      </w:r>
      <w:r w:rsidRPr="00EB53C6">
        <w:rPr>
          <w:b/>
          <w:iCs/>
        </w:rPr>
        <w:t xml:space="preserve"> emissions from the application of leftover manure on the farm’s fields:</w:t>
      </w:r>
    </w:p>
    <w:p w14:paraId="51FDE29D" w14:textId="6B5A0513" w:rsidR="00AB1B8D" w:rsidRPr="00EB53C6" w:rsidRDefault="00000000" w:rsidP="00E50242">
      <w:pPr>
        <w:keepNext/>
        <w:tabs>
          <w:tab w:val="clear" w:pos="2880"/>
          <w:tab w:val="clear" w:pos="9360"/>
          <w:tab w:val="right" w:pos="9781"/>
        </w:tabs>
        <w:spacing w:after="120"/>
        <w:ind w:left="2790" w:hanging="27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manure_onfarm,allfields</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AB1B8D" w:rsidRPr="00EB53C6">
        <w:rPr>
          <w:b/>
        </w:rPr>
        <w:tab/>
      </w:r>
    </w:p>
    <w:p w14:paraId="13EB9387" w14:textId="04E4A1BC" w:rsidR="00AB1B8D" w:rsidRPr="00EB53C6" w:rsidRDefault="00AB1B8D" w:rsidP="00AB1B8D">
      <w:pPr>
        <w:keepNext/>
        <w:tabs>
          <w:tab w:val="clear" w:pos="2880"/>
          <w:tab w:val="clear" w:pos="9360"/>
          <w:tab w:val="right" w:pos="9781"/>
        </w:tabs>
        <w:spacing w:after="120"/>
        <w:ind w:left="2250" w:hanging="2250"/>
        <w:rPr>
          <w:b/>
        </w:rPr>
      </w:pPr>
      <w:r w:rsidRPr="00EB53C6">
        <w:rPr>
          <w:b/>
        </w:rPr>
        <w:tab/>
      </w:r>
      <w:r w:rsidRPr="00EB53C6">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14</w:t>
      </w:r>
      <w:r w:rsidR="001977CC">
        <w:rPr>
          <w:b/>
        </w:rPr>
        <w:fldChar w:fldCharType="end"/>
      </w:r>
    </w:p>
    <w:p w14:paraId="4F876A7F" w14:textId="77777777" w:rsidR="00AB1B8D" w:rsidRPr="00EB53C6" w:rsidRDefault="00AB1B8D" w:rsidP="00AB1B8D">
      <w:pPr>
        <w:rPr>
          <w:sz w:val="20"/>
        </w:rPr>
      </w:pPr>
      <w:r w:rsidRPr="00EB53C6">
        <w:rPr>
          <w:sz w:val="20"/>
        </w:rPr>
        <w:t>where</w:t>
      </w:r>
    </w:p>
    <w:p w14:paraId="190D7CC8" w14:textId="77777777" w:rsidR="00AB1B8D" w:rsidRPr="00EB53C6" w:rsidRDefault="00AB1B8D" w:rsidP="00AB1B8D">
      <w:pPr>
        <w:keepNext/>
        <w:tabs>
          <w:tab w:val="clear" w:pos="2880"/>
          <w:tab w:val="clear" w:pos="9360"/>
        </w:tabs>
        <w:spacing w:before="0"/>
        <w:ind w:left="2835" w:hanging="2835"/>
        <w:rPr>
          <w:sz w:val="20"/>
        </w:rPr>
      </w:pPr>
      <w:proofErr w:type="spellStart"/>
      <w:r w:rsidRPr="00EB53C6">
        <w:rPr>
          <w:i/>
          <w:color w:val="000000"/>
          <w:sz w:val="20"/>
        </w:rPr>
        <w:t>N</w:t>
      </w:r>
      <w:r w:rsidRPr="00EB53C6">
        <w:rPr>
          <w:i/>
          <w:sz w:val="20"/>
          <w:vertAlign w:val="subscript"/>
        </w:rPr>
        <w:t>landmanureremaining</w:t>
      </w:r>
      <w:proofErr w:type="spellEnd"/>
      <w:r w:rsidRPr="00EB53C6">
        <w:rPr>
          <w:i/>
          <w:sz w:val="20"/>
          <w:vertAlign w:val="subscript"/>
        </w:rPr>
        <w:t>(t)</w:t>
      </w:r>
      <w:r w:rsidRPr="00EB53C6">
        <w:rPr>
          <w:sz w:val="20"/>
        </w:rPr>
        <w:tab/>
        <w:t xml:space="preserve">Stored manure N available for application to land minus stored manure N applied to specific fields or exported (kg N) in year </w:t>
      </w:r>
      <w:r w:rsidRPr="00EB53C6">
        <w:rPr>
          <w:i/>
          <w:iCs/>
          <w:sz w:val="20"/>
        </w:rPr>
        <w:t>t</w:t>
      </w:r>
    </w:p>
    <w:p w14:paraId="3578B4B0" w14:textId="424F2566" w:rsidR="00AB1B8D" w:rsidRPr="00EB53C6" w:rsidRDefault="00AB1B8D" w:rsidP="00AB1B8D">
      <w:pPr>
        <w:keepNext/>
        <w:tabs>
          <w:tab w:val="clear" w:pos="2880"/>
          <w:tab w:val="clear" w:pos="9360"/>
        </w:tabs>
        <w:spacing w:before="0"/>
        <w:ind w:left="2835" w:hanging="2835"/>
        <w:rPr>
          <w:iCs/>
          <w:sz w:val="20"/>
        </w:rPr>
      </w:pPr>
      <w:proofErr w:type="spellStart"/>
      <w:r w:rsidRPr="00EB53C6">
        <w:rPr>
          <w:i/>
          <w:color w:val="000000"/>
          <w:sz w:val="20"/>
        </w:rPr>
        <w:t>Total_N</w:t>
      </w:r>
      <w:r w:rsidRPr="00EB53C6">
        <w:rPr>
          <w:i/>
          <w:color w:val="000000"/>
          <w:sz w:val="20"/>
          <w:vertAlign w:val="subscript"/>
        </w:rPr>
        <w:t>landmanure</w:t>
      </w:r>
      <w:proofErr w:type="spellEnd"/>
      <w:r w:rsidRPr="00EB53C6">
        <w:rPr>
          <w:i/>
          <w:color w:val="000000"/>
          <w:sz w:val="20"/>
          <w:vertAlign w:val="subscript"/>
        </w:rPr>
        <w:t>(t)</w:t>
      </w:r>
      <w:r w:rsidRPr="00EB53C6">
        <w:rPr>
          <w:i/>
          <w:color w:val="000000"/>
          <w:sz w:val="20"/>
        </w:rPr>
        <w:tab/>
      </w:r>
      <w:r w:rsidRPr="00EB53C6">
        <w:rPr>
          <w:sz w:val="20"/>
          <w:szCs w:val="24"/>
        </w:rPr>
        <w:t xml:space="preserve">Total N available in farm-produced stored manure (kg N) in year </w:t>
      </w:r>
      <w:r w:rsidRPr="00EB53C6">
        <w:rPr>
          <w:i/>
          <w:iCs/>
          <w:sz w:val="20"/>
          <w:szCs w:val="24"/>
        </w:rPr>
        <w:t>t</w:t>
      </w:r>
      <w:r w:rsidRPr="00EB53C6">
        <w:rPr>
          <w:sz w:val="20"/>
          <w:szCs w:val="24"/>
        </w:rPr>
        <w:t xml:space="preserve">, </w:t>
      </w:r>
      <w:r w:rsidR="00583934" w:rsidRPr="00EB53C6">
        <w:rPr>
          <w:sz w:val="20"/>
          <w:szCs w:val="24"/>
        </w:rPr>
        <w:t>by</w:t>
      </w:r>
      <w:r w:rsidRPr="00EB53C6">
        <w:rPr>
          <w:sz w:val="20"/>
          <w:szCs w:val="24"/>
        </w:rPr>
        <w:t xml:space="preserve"> livestock type</w:t>
      </w:r>
      <w:r w:rsidR="00583934" w:rsidRPr="00EB53C6">
        <w:rPr>
          <w:sz w:val="20"/>
          <w:szCs w:val="24"/>
        </w:rPr>
        <w:t xml:space="preserve"> </w:t>
      </w:r>
      <w:r w:rsidRPr="00EB53C6">
        <w:rPr>
          <w:sz w:val="20"/>
          <w:szCs w:val="24"/>
        </w:rPr>
        <w:t>and manure management system</w:t>
      </w:r>
    </w:p>
    <w:p w14:paraId="72B887F8" w14:textId="6DDD7621" w:rsidR="00AB1B8D" w:rsidRPr="00EB53C6" w:rsidRDefault="00AB1B8D" w:rsidP="00AB1B8D">
      <w:pPr>
        <w:tabs>
          <w:tab w:val="clear" w:pos="2880"/>
          <w:tab w:val="clear" w:pos="9360"/>
        </w:tabs>
        <w:spacing w:before="0"/>
        <w:ind w:left="2835" w:hanging="2835"/>
        <w:rPr>
          <w:sz w:val="20"/>
        </w:rPr>
      </w:pPr>
      <w:proofErr w:type="spellStart"/>
      <w:r w:rsidRPr="00EB53C6">
        <w:rPr>
          <w:i/>
          <w:sz w:val="20"/>
        </w:rPr>
        <w:t>N</w:t>
      </w:r>
      <w:r w:rsidRPr="00EB53C6">
        <w:rPr>
          <w:i/>
          <w:sz w:val="20"/>
          <w:vertAlign w:val="subscript"/>
        </w:rPr>
        <w:t>m</w:t>
      </w:r>
      <w:r w:rsidR="00624EDF" w:rsidRPr="00EB53C6">
        <w:rPr>
          <w:i/>
          <w:sz w:val="20"/>
          <w:vertAlign w:val="subscript"/>
        </w:rPr>
        <w:t>anure</w:t>
      </w:r>
      <w:r w:rsidR="00E50242" w:rsidRPr="00EB53C6">
        <w:rPr>
          <w:i/>
          <w:sz w:val="20"/>
          <w:vertAlign w:val="subscript"/>
        </w:rPr>
        <w:t>_onfarm</w:t>
      </w:r>
      <w:r w:rsidRPr="00EB53C6">
        <w:rPr>
          <w:i/>
          <w:sz w:val="20"/>
          <w:vertAlign w:val="subscript"/>
        </w:rPr>
        <w:t>,allfields</w:t>
      </w:r>
      <w:proofErr w:type="spellEnd"/>
      <w:r w:rsidRPr="00EB53C6">
        <w:rPr>
          <w:i/>
          <w:sz w:val="20"/>
          <w:vertAlign w:val="subscript"/>
        </w:rPr>
        <w:t>(t)</w:t>
      </w:r>
      <w:r w:rsidRPr="00EB53C6">
        <w:rPr>
          <w:i/>
          <w:sz w:val="20"/>
        </w:rPr>
        <w:tab/>
      </w:r>
      <w:r w:rsidRPr="00EB53C6">
        <w:rPr>
          <w:sz w:val="20"/>
        </w:rPr>
        <w:t xml:space="preserve">Total amount of farm-produced manure N (kg) applied to specific fields in year </w:t>
      </w:r>
      <w:r w:rsidRPr="00EB53C6">
        <w:rPr>
          <w:i/>
          <w:iCs/>
          <w:sz w:val="20"/>
        </w:rPr>
        <w:t>t</w:t>
      </w:r>
    </w:p>
    <w:p w14:paraId="75B2FB02" w14:textId="6C7841C8" w:rsidR="00AB1B8D" w:rsidRPr="00EB53C6" w:rsidRDefault="00AB1B8D" w:rsidP="00AB1B8D">
      <w:pPr>
        <w:tabs>
          <w:tab w:val="clear" w:pos="2880"/>
          <w:tab w:val="clear" w:pos="9360"/>
        </w:tabs>
        <w:spacing w:before="0"/>
        <w:ind w:left="2835" w:hanging="2835"/>
        <w:rPr>
          <w:sz w:val="20"/>
        </w:rPr>
      </w:pPr>
      <w:proofErr w:type="spellStart"/>
      <w:r w:rsidRPr="00EB53C6">
        <w:rPr>
          <w:i/>
          <w:sz w:val="20"/>
        </w:rPr>
        <w:t>Total_N</w:t>
      </w:r>
      <w:r w:rsidR="00402640" w:rsidRPr="00EB53C6">
        <w:rPr>
          <w:i/>
          <w:sz w:val="20"/>
          <w:vertAlign w:val="subscript"/>
        </w:rPr>
        <w:t>manure_</w:t>
      </w:r>
      <w:r w:rsidRPr="00EB53C6">
        <w:rPr>
          <w:i/>
          <w:sz w:val="20"/>
          <w:vertAlign w:val="subscript"/>
        </w:rPr>
        <w:t>export</w:t>
      </w:r>
      <w:proofErr w:type="spellEnd"/>
      <w:r w:rsidRPr="00EB53C6">
        <w:rPr>
          <w:i/>
          <w:sz w:val="20"/>
          <w:vertAlign w:val="subscript"/>
        </w:rPr>
        <w:t>(t)</w:t>
      </w:r>
      <w:r w:rsidRPr="00EB53C6">
        <w:rPr>
          <w:i/>
          <w:sz w:val="20"/>
        </w:rPr>
        <w:tab/>
      </w:r>
      <w:r w:rsidRPr="00EB53C6">
        <w:rPr>
          <w:sz w:val="20"/>
        </w:rPr>
        <w:t xml:space="preserve">Total N (kg N) exported from the farm as manure in year </w:t>
      </w:r>
      <w:r w:rsidRPr="00EB53C6">
        <w:rPr>
          <w:i/>
          <w:iCs/>
          <w:sz w:val="20"/>
        </w:rPr>
        <w:t>t</w:t>
      </w:r>
    </w:p>
    <w:p w14:paraId="7152BC1A" w14:textId="5190144F" w:rsidR="00352095" w:rsidRPr="00DD4E1C" w:rsidRDefault="00352095" w:rsidP="00352095">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DD4E1C">
        <w:rPr>
          <w:b/>
        </w:rPr>
        <w:t xml:space="preserve"> </w:t>
      </w:r>
      <w:r w:rsidRPr="00DD4E1C">
        <w:rPr>
          <w:b/>
        </w:rPr>
        <w:tab/>
      </w:r>
      <w:r w:rsidRPr="00DD4E1C">
        <w:rPr>
          <w:b/>
        </w:rPr>
        <w:tab/>
      </w:r>
      <w:r w:rsidRPr="00DD4E1C">
        <w:rPr>
          <w:b/>
        </w:rPr>
        <w:tab/>
      </w:r>
      <w:r w:rsidRPr="00DD4E1C">
        <w:rPr>
          <w:b/>
        </w:rPr>
        <w:tab/>
      </w:r>
      <w:bookmarkStart w:id="708" w:name="NH3Nlandapplication_leftover_t_Sheep_Eq"/>
      <w:r w:rsidRPr="00DD4E1C">
        <w:rPr>
          <w:b/>
        </w:rPr>
        <w:tab/>
      </w:r>
      <w:r w:rsidR="00624EDF" w:rsidRPr="00DD4E1C">
        <w:rPr>
          <w:b/>
        </w:rPr>
        <w:tab/>
      </w:r>
      <w:r w:rsidR="00624EDF" w:rsidRPr="00DD4E1C">
        <w:rPr>
          <w:b/>
        </w:rPr>
        <w:tab/>
      </w:r>
      <w:r w:rsidRPr="00DD4E1C">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15</w:t>
      </w:r>
      <w:r w:rsidR="001977CC">
        <w:rPr>
          <w:b/>
        </w:rPr>
        <w:fldChar w:fldCharType="end"/>
      </w:r>
      <w:bookmarkEnd w:id="708"/>
    </w:p>
    <w:p w14:paraId="0E071BFF" w14:textId="77777777" w:rsidR="00352095" w:rsidRPr="00DD4E1C" w:rsidRDefault="00352095" w:rsidP="00352095">
      <w:pPr>
        <w:rPr>
          <w:sz w:val="20"/>
        </w:rPr>
      </w:pPr>
      <w:r w:rsidRPr="00DD4E1C">
        <w:rPr>
          <w:sz w:val="20"/>
        </w:rPr>
        <w:t>where</w:t>
      </w:r>
    </w:p>
    <w:p w14:paraId="41C9C480" w14:textId="3ADEBC26" w:rsidR="00352095" w:rsidRPr="00DD4E1C" w:rsidRDefault="00352095" w:rsidP="00352095">
      <w:pPr>
        <w:tabs>
          <w:tab w:val="clear" w:pos="2880"/>
          <w:tab w:val="clear" w:pos="9360"/>
        </w:tabs>
        <w:spacing w:before="0"/>
        <w:ind w:left="2835" w:hanging="2835"/>
        <w:rPr>
          <w:i/>
          <w:iCs/>
          <w:sz w:val="20"/>
        </w:rPr>
      </w:pPr>
      <w:r w:rsidRPr="00DD4E1C">
        <w:rPr>
          <w:i/>
          <w:sz w:val="20"/>
        </w:rPr>
        <w:t>NH</w:t>
      </w:r>
      <w:r w:rsidRPr="00DD4E1C">
        <w:rPr>
          <w:i/>
          <w:sz w:val="20"/>
          <w:vertAlign w:val="subscript"/>
        </w:rPr>
        <w:t>3</w:t>
      </w:r>
      <w:r w:rsidRPr="00DD4E1C">
        <w:rPr>
          <w:i/>
          <w:sz w:val="20"/>
        </w:rPr>
        <w:t>_N</w:t>
      </w:r>
      <w:r w:rsidR="00CC31C9" w:rsidRPr="00DD4E1C">
        <w:rPr>
          <w:i/>
          <w:sz w:val="20"/>
          <w:vertAlign w:val="subscript"/>
        </w:rPr>
        <w:t>manure</w:t>
      </w:r>
      <w:r w:rsidRPr="00DD4E1C">
        <w:rPr>
          <w:i/>
          <w:sz w:val="20"/>
          <w:vertAlign w:val="subscript"/>
        </w:rPr>
        <w:t>_leftover(t)</w:t>
      </w:r>
      <w:r w:rsidRPr="00DD4E1C">
        <w:rPr>
          <w:i/>
          <w:sz w:val="20"/>
        </w:rPr>
        <w:tab/>
      </w:r>
      <w:r w:rsidRPr="00DD4E1C">
        <w:rPr>
          <w:iCs/>
          <w:sz w:val="20"/>
        </w:rPr>
        <w:t>NH</w:t>
      </w:r>
      <w:r w:rsidRPr="00DD4E1C">
        <w:rPr>
          <w:iCs/>
          <w:sz w:val="20"/>
          <w:vertAlign w:val="subscript"/>
        </w:rPr>
        <w:t>3</w:t>
      </w:r>
      <w:r w:rsidRPr="00DD4E1C">
        <w:rPr>
          <w:iCs/>
          <w:sz w:val="20"/>
        </w:rPr>
        <w:t>-N emissions (kg NH</w:t>
      </w:r>
      <w:r w:rsidRPr="00DD4E1C">
        <w:rPr>
          <w:iCs/>
          <w:sz w:val="20"/>
          <w:vertAlign w:val="subscript"/>
        </w:rPr>
        <w:t>3</w:t>
      </w:r>
      <w:r w:rsidRPr="00DD4E1C">
        <w:rPr>
          <w:iCs/>
          <w:sz w:val="20"/>
        </w:rPr>
        <w:t xml:space="preserve">-N) </w:t>
      </w:r>
      <w:r w:rsidRPr="00DD4E1C">
        <w:rPr>
          <w:sz w:val="20"/>
        </w:rPr>
        <w:t xml:space="preserve">from the application of ‘leftover’ stored manure to the farm’s fields (excl. native rangeland, if present) in year </w:t>
      </w:r>
      <w:r w:rsidRPr="00DD4E1C">
        <w:rPr>
          <w:i/>
          <w:iCs/>
          <w:sz w:val="20"/>
        </w:rPr>
        <w:t>t</w:t>
      </w:r>
    </w:p>
    <w:p w14:paraId="74844B8C" w14:textId="07F93E9D" w:rsidR="00352095" w:rsidRPr="00DD4E1C" w:rsidRDefault="00352095" w:rsidP="00352095">
      <w:pPr>
        <w:keepNext/>
        <w:tabs>
          <w:tab w:val="clear" w:pos="2880"/>
          <w:tab w:val="clear" w:pos="9360"/>
        </w:tabs>
        <w:spacing w:before="0"/>
        <w:ind w:left="2835" w:hanging="2835"/>
        <w:rPr>
          <w:sz w:val="20"/>
        </w:rPr>
      </w:pPr>
      <w:proofErr w:type="spellStart"/>
      <w:r w:rsidRPr="00DD4E1C">
        <w:rPr>
          <w:i/>
          <w:iCs/>
          <w:sz w:val="20"/>
        </w:rPr>
        <w:t>N</w:t>
      </w:r>
      <w:r w:rsidRPr="00DD4E1C">
        <w:rPr>
          <w:i/>
          <w:iCs/>
          <w:sz w:val="20"/>
          <w:vertAlign w:val="subscript"/>
        </w:rPr>
        <w:t>landmanureremaining</w:t>
      </w:r>
      <w:proofErr w:type="spellEnd"/>
      <w:r w:rsidR="001318EB" w:rsidRPr="00DD4E1C">
        <w:rPr>
          <w:i/>
          <w:iCs/>
          <w:sz w:val="20"/>
          <w:vertAlign w:val="subscript"/>
        </w:rPr>
        <w:t>(t)</w:t>
      </w:r>
      <w:r w:rsidRPr="00DD4E1C">
        <w:rPr>
          <w:i/>
          <w:iCs/>
          <w:sz w:val="20"/>
        </w:rPr>
        <w:tab/>
      </w:r>
      <w:r w:rsidRPr="00DD4E1C">
        <w:rPr>
          <w:sz w:val="20"/>
        </w:rPr>
        <w:t xml:space="preserve">Stored manure N available for application to land minus manure N applied to specific fields or exported (kg N) in year </w:t>
      </w:r>
      <w:r w:rsidRPr="00DD4E1C">
        <w:rPr>
          <w:i/>
          <w:iCs/>
          <w:sz w:val="20"/>
        </w:rPr>
        <w:t>t</w:t>
      </w:r>
    </w:p>
    <w:p w14:paraId="3CF5331E" w14:textId="5A836A8B" w:rsidR="00723049" w:rsidRPr="009C464B" w:rsidRDefault="00000000" w:rsidP="0072304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23049" w:rsidRPr="009C464B">
        <w:rPr>
          <w:b/>
        </w:rPr>
        <w:t xml:space="preserve"> </w:t>
      </w:r>
      <w:r w:rsidR="00723049" w:rsidRPr="009C464B">
        <w:rPr>
          <w:b/>
        </w:rPr>
        <w:tab/>
      </w:r>
    </w:p>
    <w:p w14:paraId="25B6E103" w14:textId="76F25C48" w:rsidR="00723049" w:rsidRPr="009C464B" w:rsidRDefault="00723049" w:rsidP="00723049">
      <w:pPr>
        <w:keepNext/>
        <w:tabs>
          <w:tab w:val="clear" w:pos="2880"/>
          <w:tab w:val="clear" w:pos="9360"/>
          <w:tab w:val="right" w:pos="9781"/>
        </w:tabs>
        <w:spacing w:after="120"/>
        <w:rPr>
          <w:b/>
        </w:rPr>
      </w:pPr>
      <w:r w:rsidRPr="009C464B">
        <w:rPr>
          <w:b/>
        </w:rPr>
        <w:tab/>
      </w:r>
      <w:bookmarkStart w:id="709" w:name="NH3Nlandapp_leftover_tfieldn_Sheep_Eq"/>
      <w:r w:rsidRPr="009C464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16</w:t>
      </w:r>
      <w:r w:rsidR="001977CC">
        <w:rPr>
          <w:b/>
        </w:rPr>
        <w:fldChar w:fldCharType="end"/>
      </w:r>
      <w:bookmarkEnd w:id="709"/>
    </w:p>
    <w:p w14:paraId="73E30521" w14:textId="77777777" w:rsidR="00723049" w:rsidRPr="009C464B" w:rsidRDefault="00723049" w:rsidP="00723049">
      <w:pPr>
        <w:keepNext/>
        <w:tabs>
          <w:tab w:val="clear" w:pos="2880"/>
          <w:tab w:val="clear" w:pos="9360"/>
          <w:tab w:val="right" w:pos="9781"/>
        </w:tabs>
        <w:rPr>
          <w:bCs/>
          <w:sz w:val="20"/>
        </w:rPr>
      </w:pPr>
      <w:r w:rsidRPr="009C464B">
        <w:rPr>
          <w:bCs/>
          <w:sz w:val="20"/>
        </w:rPr>
        <w:t>where</w:t>
      </w:r>
    </w:p>
    <w:p w14:paraId="6748C968" w14:textId="53D733CA" w:rsidR="00723049" w:rsidRDefault="00723049" w:rsidP="00723049">
      <w:pPr>
        <w:tabs>
          <w:tab w:val="clear" w:pos="2880"/>
          <w:tab w:val="clear" w:pos="9360"/>
        </w:tabs>
        <w:spacing w:before="0"/>
        <w:ind w:left="2835" w:hanging="2835"/>
        <w:rPr>
          <w:sz w:val="20"/>
        </w:rPr>
      </w:pPr>
      <w:r w:rsidRPr="009C464B">
        <w:rPr>
          <w:i/>
          <w:sz w:val="20"/>
        </w:rPr>
        <w:t>NH</w:t>
      </w:r>
      <w:r w:rsidRPr="009C464B">
        <w:rPr>
          <w:i/>
          <w:sz w:val="20"/>
          <w:vertAlign w:val="subscript"/>
        </w:rPr>
        <w:t>3</w:t>
      </w:r>
      <w:r w:rsidRPr="009C464B">
        <w:rPr>
          <w:i/>
          <w:sz w:val="20"/>
        </w:rPr>
        <w:t>_N</w:t>
      </w:r>
      <w:r w:rsidR="00CC31C9" w:rsidRPr="009C464B">
        <w:rPr>
          <w:i/>
          <w:sz w:val="20"/>
          <w:vertAlign w:val="subscript"/>
        </w:rPr>
        <w:t>manure</w:t>
      </w:r>
      <w:r w:rsidRPr="009C464B">
        <w:rPr>
          <w:i/>
          <w:sz w:val="20"/>
          <w:vertAlign w:val="subscript"/>
        </w:rPr>
        <w:t>_leftover(</w:t>
      </w:r>
      <w:proofErr w:type="spellStart"/>
      <w:r w:rsidRPr="009C464B">
        <w:rPr>
          <w:i/>
          <w:sz w:val="20"/>
          <w:vertAlign w:val="subscript"/>
        </w:rPr>
        <w:t>t,field</w:t>
      </w:r>
      <w:proofErr w:type="spellEnd"/>
      <w:r w:rsidRPr="009C464B">
        <w:rPr>
          <w:i/>
          <w:sz w:val="20"/>
          <w:vertAlign w:val="subscript"/>
        </w:rPr>
        <w:t xml:space="preserve"> n)</w:t>
      </w:r>
      <w:r w:rsidRPr="009C464B">
        <w:rPr>
          <w:i/>
          <w:sz w:val="20"/>
        </w:rPr>
        <w:tab/>
      </w:r>
      <w:r w:rsidRPr="009C464B">
        <w:rPr>
          <w:sz w:val="20"/>
        </w:rPr>
        <w:t>NH</w:t>
      </w:r>
      <w:r w:rsidRPr="009C464B">
        <w:rPr>
          <w:sz w:val="20"/>
          <w:vertAlign w:val="subscript"/>
        </w:rPr>
        <w:t>3</w:t>
      </w:r>
      <w:r w:rsidRPr="009C464B">
        <w:rPr>
          <w:sz w:val="20"/>
        </w:rPr>
        <w:t xml:space="preserve"> emissions (kg NH</w:t>
      </w:r>
      <w:r w:rsidRPr="009C464B">
        <w:rPr>
          <w:sz w:val="20"/>
          <w:vertAlign w:val="subscript"/>
        </w:rPr>
        <w:t>3</w:t>
      </w:r>
      <w:r w:rsidRPr="009C464B">
        <w:rPr>
          <w:sz w:val="20"/>
        </w:rPr>
        <w:t xml:space="preserve">-N) from the application of ‘leftover’ stored manure to field </w:t>
      </w:r>
      <w:r w:rsidRPr="009C464B">
        <w:rPr>
          <w:i/>
          <w:iCs/>
          <w:sz w:val="20"/>
        </w:rPr>
        <w:t>n</w:t>
      </w:r>
      <w:r w:rsidRPr="009C464B">
        <w:rPr>
          <w:sz w:val="20"/>
        </w:rPr>
        <w:t xml:space="preserve"> in year </w:t>
      </w:r>
      <w:r w:rsidRPr="009C464B">
        <w:rPr>
          <w:i/>
          <w:iCs/>
          <w:sz w:val="20"/>
        </w:rPr>
        <w:t>t</w:t>
      </w:r>
    </w:p>
    <w:p w14:paraId="2FCB5272" w14:textId="0F3A7671" w:rsidR="00777BF9" w:rsidRPr="00C654E9" w:rsidRDefault="00000000" w:rsidP="00402640">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7BF9" w:rsidRPr="00C654E9">
        <w:rPr>
          <w:b/>
        </w:rPr>
        <w:tab/>
      </w:r>
      <w:r w:rsidR="00777BF9" w:rsidRPr="00C654E9">
        <w:rPr>
          <w:b/>
        </w:rPr>
        <w:tab/>
      </w:r>
      <w:r w:rsidR="00402640" w:rsidRPr="00C654E9">
        <w:rPr>
          <w:b/>
        </w:rPr>
        <w:tab/>
      </w:r>
      <w:r w:rsidR="007E0CDF" w:rsidRPr="00C654E9">
        <w:rPr>
          <w:b/>
        </w:rPr>
        <w:tab/>
      </w:r>
      <w:r w:rsidR="00777BF9" w:rsidRPr="00C654E9">
        <w:rPr>
          <w:b/>
          <w:lang w:val="en-US"/>
        </w:rPr>
        <w:t xml:space="preserve">Eq. </w:t>
      </w:r>
      <w:r w:rsidR="001977CC" w:rsidRPr="00C654E9">
        <w:rPr>
          <w:b/>
          <w:lang w:val="en-US"/>
        </w:rPr>
        <w:fldChar w:fldCharType="begin"/>
      </w:r>
      <w:r w:rsidR="001977CC" w:rsidRPr="00C654E9">
        <w:rPr>
          <w:b/>
          <w:lang w:val="en-US"/>
        </w:rPr>
        <w:instrText xml:space="preserve"> STYLEREF 3 \s </w:instrText>
      </w:r>
      <w:r w:rsidR="001977CC" w:rsidRPr="00C654E9">
        <w:rPr>
          <w:b/>
          <w:lang w:val="en-US"/>
        </w:rPr>
        <w:fldChar w:fldCharType="separate"/>
      </w:r>
      <w:r w:rsidR="001977CC" w:rsidRPr="00C654E9">
        <w:rPr>
          <w:b/>
          <w:noProof/>
          <w:lang w:val="en-US"/>
        </w:rPr>
        <w:t>4.6.2</w:t>
      </w:r>
      <w:r w:rsidR="001977CC" w:rsidRPr="00C654E9">
        <w:rPr>
          <w:b/>
          <w:lang w:val="en-US"/>
        </w:rPr>
        <w:fldChar w:fldCharType="end"/>
      </w:r>
      <w:r w:rsidR="001977CC" w:rsidRPr="00C654E9">
        <w:rPr>
          <w:b/>
          <w:lang w:val="en-US"/>
        </w:rPr>
        <w:noBreakHyphen/>
      </w:r>
      <w:r w:rsidR="001977CC" w:rsidRPr="00C654E9">
        <w:rPr>
          <w:b/>
          <w:lang w:val="en-US"/>
        </w:rPr>
        <w:fldChar w:fldCharType="begin"/>
      </w:r>
      <w:r w:rsidR="001977CC" w:rsidRPr="00C654E9">
        <w:rPr>
          <w:b/>
          <w:lang w:val="en-US"/>
        </w:rPr>
        <w:instrText xml:space="preserve"> SEQ Eq. \* ARABIC \s 3 </w:instrText>
      </w:r>
      <w:r w:rsidR="001977CC" w:rsidRPr="00C654E9">
        <w:rPr>
          <w:b/>
          <w:lang w:val="en-US"/>
        </w:rPr>
        <w:fldChar w:fldCharType="separate"/>
      </w:r>
      <w:r w:rsidR="001977CC" w:rsidRPr="00C654E9">
        <w:rPr>
          <w:b/>
          <w:noProof/>
          <w:lang w:val="en-US"/>
        </w:rPr>
        <w:t>17</w:t>
      </w:r>
      <w:r w:rsidR="001977CC" w:rsidRPr="00C654E9">
        <w:rPr>
          <w:b/>
          <w:lang w:val="en-US"/>
        </w:rPr>
        <w:fldChar w:fldCharType="end"/>
      </w:r>
    </w:p>
    <w:p w14:paraId="34F11B76" w14:textId="77777777" w:rsidR="00D62ED2" w:rsidRPr="00C654E9" w:rsidRDefault="00D62ED2" w:rsidP="00777BF9">
      <w:pPr>
        <w:tabs>
          <w:tab w:val="clear" w:pos="2880"/>
          <w:tab w:val="clear" w:pos="9360"/>
        </w:tabs>
        <w:spacing w:before="0"/>
        <w:ind w:left="2835" w:hanging="2835"/>
        <w:rPr>
          <w:sz w:val="20"/>
        </w:rPr>
      </w:pPr>
      <w:r w:rsidRPr="00C654E9">
        <w:rPr>
          <w:sz w:val="20"/>
        </w:rPr>
        <w:t>where</w:t>
      </w:r>
    </w:p>
    <w:p w14:paraId="2626BECD" w14:textId="22746C84" w:rsidR="00777BF9" w:rsidRPr="00C654E9" w:rsidRDefault="00777BF9" w:rsidP="00777BF9">
      <w:pPr>
        <w:tabs>
          <w:tab w:val="clear" w:pos="2880"/>
          <w:tab w:val="clear" w:pos="9360"/>
        </w:tabs>
        <w:spacing w:before="0"/>
        <w:ind w:left="2835" w:hanging="2835"/>
        <w:rPr>
          <w:sz w:val="20"/>
        </w:rPr>
      </w:pPr>
      <w:proofErr w:type="spellStart"/>
      <w:r w:rsidRPr="00C654E9">
        <w:rPr>
          <w:i/>
          <w:iCs/>
          <w:sz w:val="20"/>
        </w:rPr>
        <w:t>N</w:t>
      </w:r>
      <w:r w:rsidRPr="00C654E9">
        <w:rPr>
          <w:i/>
          <w:iCs/>
          <w:sz w:val="20"/>
          <w:vertAlign w:val="subscript"/>
        </w:rPr>
        <w:t>manuretype_export</w:t>
      </w:r>
      <w:proofErr w:type="spellEnd"/>
      <w:r w:rsidRPr="00C654E9">
        <w:rPr>
          <w:i/>
          <w:iCs/>
          <w:sz w:val="20"/>
          <w:vertAlign w:val="subscript"/>
        </w:rPr>
        <w:t>(t)</w:t>
      </w:r>
      <w:r w:rsidRPr="00C654E9">
        <w:rPr>
          <w:i/>
          <w:iCs/>
          <w:sz w:val="20"/>
        </w:rPr>
        <w:tab/>
      </w:r>
      <w:r w:rsidRPr="00C654E9">
        <w:rPr>
          <w:sz w:val="20"/>
        </w:rPr>
        <w:t xml:space="preserve">Total amount of N exported from the farm in farm-produced manure (kg N) in year </w:t>
      </w:r>
      <w:r w:rsidRPr="00C654E9">
        <w:rPr>
          <w:i/>
          <w:iCs/>
          <w:sz w:val="20"/>
        </w:rPr>
        <w:t>t</w:t>
      </w:r>
      <w:r w:rsidRPr="00C654E9">
        <w:rPr>
          <w:sz w:val="20"/>
        </w:rPr>
        <w:t>, specific to the manure type</w:t>
      </w:r>
    </w:p>
    <w:p w14:paraId="37727AB7" w14:textId="492EB121" w:rsidR="00777BF9" w:rsidRPr="00C654E9" w:rsidRDefault="00777BF9" w:rsidP="00777BF9">
      <w:pPr>
        <w:tabs>
          <w:tab w:val="clear" w:pos="2880"/>
          <w:tab w:val="clear" w:pos="9360"/>
        </w:tabs>
        <w:spacing w:before="0"/>
        <w:ind w:left="2835" w:hanging="2835"/>
        <w:rPr>
          <w:sz w:val="20"/>
        </w:rPr>
      </w:pPr>
      <w:proofErr w:type="spellStart"/>
      <w:r w:rsidRPr="00C654E9">
        <w:rPr>
          <w:i/>
          <w:iCs/>
          <w:sz w:val="20"/>
        </w:rPr>
        <w:lastRenderedPageBreak/>
        <w:t>Total_N</w:t>
      </w:r>
      <w:r w:rsidRPr="00C654E9">
        <w:rPr>
          <w:i/>
          <w:iCs/>
          <w:sz w:val="20"/>
          <w:vertAlign w:val="subscript"/>
        </w:rPr>
        <w:t>landmanure</w:t>
      </w:r>
      <w:proofErr w:type="spellEnd"/>
      <w:r w:rsidRPr="00C654E9">
        <w:rPr>
          <w:i/>
          <w:iCs/>
          <w:sz w:val="20"/>
          <w:vertAlign w:val="subscript"/>
        </w:rPr>
        <w:t>(t)</w:t>
      </w:r>
      <w:r w:rsidRPr="00C654E9">
        <w:rPr>
          <w:i/>
          <w:iCs/>
          <w:sz w:val="20"/>
        </w:rPr>
        <w:tab/>
      </w:r>
      <w:r w:rsidRPr="00C654E9">
        <w:rPr>
          <w:sz w:val="20"/>
          <w:szCs w:val="24"/>
        </w:rPr>
        <w:t>Total N available in stored manure (kg N) on the day of removal (prior to removal), by livestock type and manure management system</w:t>
      </w:r>
    </w:p>
    <w:p w14:paraId="3DDA99D2" w14:textId="77777777" w:rsidR="00777BF9" w:rsidRPr="00C654E9" w:rsidRDefault="00777BF9" w:rsidP="00777BF9">
      <w:pPr>
        <w:spacing w:before="0"/>
        <w:ind w:left="2835" w:hanging="2835"/>
        <w:rPr>
          <w:sz w:val="20"/>
        </w:rPr>
      </w:pPr>
      <w:proofErr w:type="spellStart"/>
      <w:r w:rsidRPr="00C654E9">
        <w:rPr>
          <w:i/>
          <w:sz w:val="20"/>
        </w:rPr>
        <w:t>Volume</w:t>
      </w:r>
      <w:r w:rsidRPr="00C654E9">
        <w:rPr>
          <w:i/>
          <w:sz w:val="20"/>
          <w:vertAlign w:val="subscript"/>
        </w:rPr>
        <w:t>manureremoved</w:t>
      </w:r>
      <w:proofErr w:type="spellEnd"/>
      <w:r w:rsidRPr="00C654E9">
        <w:rPr>
          <w:i/>
          <w:sz w:val="20"/>
          <w:vertAlign w:val="subscript"/>
        </w:rPr>
        <w:t>(t)</w:t>
      </w:r>
      <w:r w:rsidRPr="00C654E9">
        <w:rPr>
          <w:i/>
          <w:sz w:val="20"/>
        </w:rPr>
        <w:tab/>
      </w:r>
      <w:r w:rsidRPr="00C654E9">
        <w:rPr>
          <w:sz w:val="20"/>
        </w:rPr>
        <w:t>Volume of each type of manure removed from storage on the day of removal (kg), calculated as: manure application rate (kg ha</w:t>
      </w:r>
      <w:r w:rsidRPr="00C654E9">
        <w:rPr>
          <w:sz w:val="20"/>
          <w:vertAlign w:val="superscript"/>
        </w:rPr>
        <w:t>-1</w:t>
      </w:r>
      <w:r w:rsidRPr="00C654E9">
        <w:rPr>
          <w:sz w:val="20"/>
        </w:rPr>
        <w:t>, specified by user) * area of land receiving manure (ha, specified by user), specific to the manure type</w:t>
      </w:r>
    </w:p>
    <w:p w14:paraId="064BD0E1" w14:textId="6926B65B" w:rsidR="00777BF9" w:rsidRPr="00C654E9" w:rsidRDefault="00777BF9" w:rsidP="00777BF9">
      <w:pPr>
        <w:spacing w:before="0"/>
        <w:ind w:left="2835" w:hanging="2835"/>
        <w:rPr>
          <w:sz w:val="20"/>
        </w:rPr>
      </w:pPr>
      <w:proofErr w:type="spellStart"/>
      <w:r w:rsidRPr="00C654E9">
        <w:rPr>
          <w:i/>
          <w:sz w:val="20"/>
        </w:rPr>
        <w:t>Total_Volume</w:t>
      </w:r>
      <w:r w:rsidRPr="00C654E9">
        <w:rPr>
          <w:i/>
          <w:sz w:val="20"/>
          <w:vertAlign w:val="subscript"/>
        </w:rPr>
        <w:t>landmanure</w:t>
      </w:r>
      <w:proofErr w:type="spellEnd"/>
      <w:r w:rsidRPr="00C654E9">
        <w:rPr>
          <w:i/>
          <w:sz w:val="20"/>
          <w:vertAlign w:val="subscript"/>
        </w:rPr>
        <w:t>(t)</w:t>
      </w:r>
      <w:r w:rsidRPr="00C654E9">
        <w:rPr>
          <w:i/>
          <w:sz w:val="20"/>
        </w:rPr>
        <w:tab/>
      </w:r>
      <w:r w:rsidRPr="00C654E9">
        <w:rPr>
          <w:sz w:val="20"/>
        </w:rPr>
        <w:t>Amount of each type of manure available on the day of removal (prior to removal) (</w:t>
      </w:r>
      <w:r w:rsidRPr="00C654E9">
        <w:rPr>
          <w:sz w:val="20"/>
          <w:szCs w:val="24"/>
        </w:rPr>
        <w:t>1000 kg wet weight for solid manure and 1000 L for liquid manure day</w:t>
      </w:r>
      <w:r w:rsidRPr="00C654E9">
        <w:rPr>
          <w:sz w:val="20"/>
          <w:szCs w:val="24"/>
          <w:vertAlign w:val="superscript"/>
        </w:rPr>
        <w:t>-1</w:t>
      </w:r>
      <w:r w:rsidRPr="00C654E9">
        <w:rPr>
          <w:sz w:val="20"/>
          <w:szCs w:val="24"/>
        </w:rPr>
        <w:t xml:space="preserve"> – we assume that 1 kg of liquid manure = 1 L of liquid manure), by livestock type and manure management system, calculated using </w:t>
      </w:r>
      <w:r w:rsidR="007E0CDF" w:rsidRPr="00C654E9">
        <w:rPr>
          <w:sz w:val="20"/>
        </w:rPr>
        <w:fldChar w:fldCharType="begin"/>
      </w:r>
      <w:r w:rsidR="007E0CDF" w:rsidRPr="00C654E9">
        <w:rPr>
          <w:sz w:val="20"/>
        </w:rPr>
        <w:instrText xml:space="preserve"> REF TotalVolumeManureEq \h  \* MERGEFORMAT </w:instrText>
      </w:r>
      <w:r w:rsidR="007E0CDF" w:rsidRPr="00C654E9">
        <w:rPr>
          <w:sz w:val="20"/>
        </w:rPr>
      </w:r>
      <w:r w:rsidR="007E0CDF" w:rsidRPr="00C654E9">
        <w:rPr>
          <w:sz w:val="20"/>
        </w:rPr>
        <w:fldChar w:fldCharType="separate"/>
      </w:r>
      <w:r w:rsidR="007E0CDF" w:rsidRPr="00C654E9">
        <w:rPr>
          <w:b/>
          <w:sz w:val="20"/>
        </w:rPr>
        <w:t xml:space="preserve">Eq. </w:t>
      </w:r>
      <w:r w:rsidR="007E0CDF" w:rsidRPr="00C654E9">
        <w:rPr>
          <w:b/>
          <w:noProof/>
          <w:sz w:val="20"/>
        </w:rPr>
        <w:t>4.5.3</w:t>
      </w:r>
      <w:r w:rsidR="007E0CDF" w:rsidRPr="00C654E9">
        <w:rPr>
          <w:b/>
          <w:sz w:val="20"/>
        </w:rPr>
        <w:noBreakHyphen/>
      </w:r>
      <w:r w:rsidR="007E0CDF" w:rsidRPr="00C654E9">
        <w:rPr>
          <w:b/>
          <w:noProof/>
          <w:sz w:val="20"/>
        </w:rPr>
        <w:t>3</w:t>
      </w:r>
      <w:r w:rsidR="007E0CDF" w:rsidRPr="00C654E9">
        <w:rPr>
          <w:sz w:val="20"/>
        </w:rPr>
        <w:fldChar w:fldCharType="end"/>
      </w:r>
    </w:p>
    <w:p w14:paraId="2598F512" w14:textId="0B6C4F4A" w:rsidR="00777BF9" w:rsidRPr="003A235B" w:rsidRDefault="00000000" w:rsidP="00777B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777BF9" w:rsidRPr="003A235B">
        <w:rPr>
          <w:b/>
        </w:rPr>
        <w:t xml:space="preserve"> </w:t>
      </w:r>
      <w:r w:rsidR="00777BF9" w:rsidRPr="003A235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18</w:t>
      </w:r>
      <w:r w:rsidR="001977CC">
        <w:rPr>
          <w:b/>
        </w:rPr>
        <w:fldChar w:fldCharType="end"/>
      </w:r>
    </w:p>
    <w:p w14:paraId="77FE8941" w14:textId="3DB0E81D" w:rsidR="00777BF9" w:rsidRPr="003A235B" w:rsidRDefault="00777BF9" w:rsidP="00777BF9">
      <w:pPr>
        <w:tabs>
          <w:tab w:val="clear" w:pos="2880"/>
          <w:tab w:val="clear" w:pos="9360"/>
        </w:tabs>
        <w:spacing w:before="0"/>
        <w:ind w:left="2835" w:hanging="2835"/>
      </w:pPr>
      <w:proofErr w:type="spellStart"/>
      <w:r w:rsidRPr="003A235B">
        <w:rPr>
          <w:i/>
          <w:sz w:val="20"/>
        </w:rPr>
        <w:t>Total_N</w:t>
      </w:r>
      <w:r w:rsidR="000E5F33" w:rsidRPr="003A235B">
        <w:rPr>
          <w:i/>
          <w:sz w:val="20"/>
          <w:vertAlign w:val="subscript"/>
        </w:rPr>
        <w:t>manure</w:t>
      </w:r>
      <w:r w:rsidR="00402640" w:rsidRPr="003A235B">
        <w:rPr>
          <w:i/>
          <w:sz w:val="20"/>
          <w:vertAlign w:val="subscript"/>
        </w:rPr>
        <w:t>_</w:t>
      </w:r>
      <w:r w:rsidRPr="003A235B">
        <w:rPr>
          <w:i/>
          <w:sz w:val="20"/>
          <w:vertAlign w:val="subscript"/>
        </w:rPr>
        <w:t>export</w:t>
      </w:r>
      <w:proofErr w:type="spellEnd"/>
      <w:r w:rsidRPr="003A235B">
        <w:rPr>
          <w:i/>
          <w:sz w:val="20"/>
          <w:vertAlign w:val="subscript"/>
        </w:rPr>
        <w:t>(t)</w:t>
      </w:r>
      <w:r w:rsidRPr="003A235B">
        <w:rPr>
          <w:i/>
          <w:sz w:val="20"/>
        </w:rPr>
        <w:tab/>
      </w:r>
      <w:r w:rsidRPr="003A235B">
        <w:rPr>
          <w:iCs/>
          <w:sz w:val="20"/>
        </w:rPr>
        <w:t>T</w:t>
      </w:r>
      <w:r w:rsidRPr="003A235B">
        <w:rPr>
          <w:sz w:val="20"/>
        </w:rPr>
        <w:t xml:space="preserve">otal N exported from the farm in manure (kg N) in year </w:t>
      </w:r>
      <w:r w:rsidRPr="003A235B">
        <w:rPr>
          <w:i/>
          <w:iCs/>
          <w:sz w:val="20"/>
        </w:rPr>
        <w:t>t</w:t>
      </w:r>
    </w:p>
    <w:p w14:paraId="35909911" w14:textId="1A550381" w:rsidR="000E5F33" w:rsidRPr="00730405" w:rsidRDefault="00000000" w:rsidP="00352095">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e>
            </m:d>
          </m:e>
        </m:nary>
      </m:oMath>
      <w:r w:rsidR="00352095" w:rsidRPr="00730405">
        <w:rPr>
          <w:b/>
        </w:rPr>
        <w:t xml:space="preserve">  </w:t>
      </w:r>
      <w:r w:rsidR="00352095" w:rsidRPr="00730405">
        <w:rPr>
          <w:b/>
        </w:rPr>
        <w:tab/>
      </w:r>
    </w:p>
    <w:p w14:paraId="1BF32011" w14:textId="368AC0DA" w:rsidR="00352095" w:rsidRPr="00730405" w:rsidRDefault="000E5F33" w:rsidP="00352095">
      <w:pPr>
        <w:keepNext/>
        <w:tabs>
          <w:tab w:val="clear" w:pos="2880"/>
          <w:tab w:val="clear" w:pos="9360"/>
          <w:tab w:val="right" w:pos="9781"/>
        </w:tabs>
        <w:spacing w:after="120"/>
        <w:rPr>
          <w:b/>
        </w:rPr>
      </w:pPr>
      <w:r w:rsidRPr="00730405">
        <w:rPr>
          <w:b/>
        </w:rPr>
        <w:tab/>
      </w:r>
      <w:r w:rsidR="00352095" w:rsidRPr="00730405">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19</w:t>
      </w:r>
      <w:r w:rsidR="001977CC">
        <w:rPr>
          <w:b/>
        </w:rPr>
        <w:fldChar w:fldCharType="end"/>
      </w:r>
    </w:p>
    <w:p w14:paraId="5921DA55" w14:textId="0F75EE71" w:rsidR="00352095" w:rsidRDefault="00352095" w:rsidP="00352095">
      <w:pPr>
        <w:tabs>
          <w:tab w:val="left" w:pos="720"/>
        </w:tabs>
        <w:spacing w:before="0"/>
        <w:ind w:left="2835" w:hanging="2835"/>
        <w:rPr>
          <w:i/>
          <w:iCs/>
          <w:sz w:val="20"/>
        </w:rPr>
      </w:pPr>
      <w:r w:rsidRPr="00730405">
        <w:rPr>
          <w:i/>
          <w:sz w:val="20"/>
        </w:rPr>
        <w:t>NH</w:t>
      </w:r>
      <w:r w:rsidRPr="00730405">
        <w:rPr>
          <w:i/>
          <w:sz w:val="20"/>
          <w:vertAlign w:val="subscript"/>
        </w:rPr>
        <w:t>3</w:t>
      </w:r>
      <w:r w:rsidRPr="00730405">
        <w:rPr>
          <w:i/>
          <w:sz w:val="20"/>
        </w:rPr>
        <w:t>_N</w:t>
      </w:r>
      <w:r w:rsidR="007E4875" w:rsidRPr="00730405">
        <w:rPr>
          <w:i/>
          <w:sz w:val="20"/>
          <w:vertAlign w:val="subscript"/>
        </w:rPr>
        <w:t>m</w:t>
      </w:r>
      <w:r w:rsidRPr="00730405">
        <w:rPr>
          <w:i/>
          <w:sz w:val="20"/>
          <w:vertAlign w:val="subscript"/>
        </w:rPr>
        <w:t>anure_export(</w:t>
      </w:r>
      <w:proofErr w:type="spellStart"/>
      <w:r w:rsidRPr="00730405">
        <w:rPr>
          <w:i/>
          <w:sz w:val="20"/>
          <w:vertAlign w:val="subscript"/>
        </w:rPr>
        <w:t>t,farm</w:t>
      </w:r>
      <w:proofErr w:type="spellEnd"/>
      <w:r w:rsidRPr="00730405">
        <w:rPr>
          <w:i/>
          <w:sz w:val="20"/>
          <w:vertAlign w:val="subscript"/>
        </w:rPr>
        <w:t>)</w:t>
      </w:r>
      <w:r w:rsidRPr="00730405">
        <w:rPr>
          <w:i/>
          <w:sz w:val="20"/>
        </w:rPr>
        <w:tab/>
      </w:r>
      <w:r w:rsidRPr="00730405">
        <w:rPr>
          <w:iCs/>
          <w:sz w:val="20"/>
        </w:rPr>
        <w:t>NH</w:t>
      </w:r>
      <w:r w:rsidRPr="00730405">
        <w:rPr>
          <w:iCs/>
          <w:sz w:val="20"/>
          <w:vertAlign w:val="subscript"/>
        </w:rPr>
        <w:t>3</w:t>
      </w:r>
      <w:r w:rsidRPr="00730405">
        <w:rPr>
          <w:iCs/>
          <w:sz w:val="20"/>
        </w:rPr>
        <w:t>-N emissions (kg NH</w:t>
      </w:r>
      <w:r w:rsidRPr="00730405">
        <w:rPr>
          <w:iCs/>
          <w:sz w:val="20"/>
          <w:vertAlign w:val="subscript"/>
        </w:rPr>
        <w:t>3</w:t>
      </w:r>
      <w:r w:rsidRPr="00730405">
        <w:rPr>
          <w:iCs/>
          <w:sz w:val="20"/>
        </w:rPr>
        <w:t>-N) calculated</w:t>
      </w:r>
      <w:r w:rsidRPr="00730405">
        <w:rPr>
          <w:sz w:val="20"/>
        </w:rPr>
        <w:t xml:space="preserve"> for </w:t>
      </w:r>
      <w:r w:rsidR="00214A12" w:rsidRPr="00730405">
        <w:rPr>
          <w:sz w:val="20"/>
        </w:rPr>
        <w:t>exported manure (as if applied)</w:t>
      </w:r>
      <w:r w:rsidRPr="00730405">
        <w:rPr>
          <w:sz w:val="20"/>
        </w:rPr>
        <w:t xml:space="preserve"> in year </w:t>
      </w:r>
      <w:r w:rsidRPr="00730405">
        <w:rPr>
          <w:i/>
          <w:iCs/>
          <w:sz w:val="20"/>
        </w:rPr>
        <w:t>t</w:t>
      </w:r>
    </w:p>
    <w:p w14:paraId="57710354" w14:textId="5370E770" w:rsidR="00CF538C" w:rsidRPr="00730405" w:rsidRDefault="00CF538C" w:rsidP="00CF538C">
      <w:pPr>
        <w:tabs>
          <w:tab w:val="left" w:pos="720"/>
        </w:tabs>
        <w:spacing w:before="0"/>
        <w:rPr>
          <w:i/>
          <w:iCs/>
          <w:sz w:val="20"/>
        </w:rPr>
      </w:pPr>
      <w:r w:rsidRPr="00DA4076">
        <w:rPr>
          <w:b/>
          <w:bCs/>
          <w:sz w:val="20"/>
          <w:u w:val="single"/>
        </w:rPr>
        <w:t>Note:</w:t>
      </w:r>
      <w:r w:rsidRPr="00DA4076">
        <w:rPr>
          <w:sz w:val="20"/>
        </w:rPr>
        <w:t xml:space="preserve"> In the estimation of NH</w:t>
      </w:r>
      <w:r w:rsidRPr="00DA4076">
        <w:rPr>
          <w:sz w:val="20"/>
          <w:vertAlign w:val="subscript"/>
        </w:rPr>
        <w:t>3</w:t>
      </w:r>
      <w:r w:rsidRPr="00DA4076">
        <w:rPr>
          <w:sz w:val="20"/>
        </w:rPr>
        <w:t>-N emissions from exported manure, emissions are first calculated for each type of exported manure (e.g., beef cattle solid storage (stockpiled)), and these emissions are then summed to estimate the total NH</w:t>
      </w:r>
      <w:r w:rsidRPr="00DA4076">
        <w:rPr>
          <w:sz w:val="20"/>
          <w:vertAlign w:val="subscript"/>
        </w:rPr>
        <w:t>3</w:t>
      </w:r>
      <w:r w:rsidRPr="00DA4076">
        <w:rPr>
          <w:sz w:val="20"/>
        </w:rPr>
        <w:t xml:space="preserve">-N emissions from all manure exported from the farm (as if applied). Therefore, in this equation, the </w:t>
      </w:r>
      <w:proofErr w:type="spellStart"/>
      <w:r w:rsidRPr="00DA4076">
        <w:rPr>
          <w:i/>
          <w:iCs/>
          <w:sz w:val="20"/>
        </w:rPr>
        <w:t>Frac</w:t>
      </w:r>
      <w:r w:rsidRPr="00DA4076">
        <w:rPr>
          <w:i/>
          <w:iCs/>
          <w:sz w:val="20"/>
          <w:vertAlign w:val="subscript"/>
        </w:rPr>
        <w:t>volatilization</w:t>
      </w:r>
      <w:r w:rsidR="00D44127" w:rsidRPr="00DA4076">
        <w:rPr>
          <w:i/>
          <w:iCs/>
          <w:sz w:val="20"/>
          <w:vertAlign w:val="subscript"/>
        </w:rPr>
        <w:t>_landapplication</w:t>
      </w:r>
      <w:proofErr w:type="spellEnd"/>
      <w:r w:rsidRPr="00DA4076">
        <w:rPr>
          <w:sz w:val="20"/>
        </w:rPr>
        <w:t xml:space="preserve"> value used is livestock and manure type-specific.</w:t>
      </w:r>
    </w:p>
    <w:p w14:paraId="2CFEA6E8" w14:textId="1DD03D0B" w:rsidR="005559BC" w:rsidRPr="00730405" w:rsidRDefault="005559BC" w:rsidP="005559BC">
      <w:pPr>
        <w:pStyle w:val="Heading4"/>
      </w:pPr>
      <w:bookmarkStart w:id="710" w:name="_Ref123136017"/>
      <w:bookmarkStart w:id="711" w:name="_Toc39762609"/>
      <w:r w:rsidRPr="00730405">
        <w:t xml:space="preserve">Ammonia emissions from imported land-applied manure </w:t>
      </w:r>
      <w:bookmarkEnd w:id="710"/>
      <w:r w:rsidR="00AE390E" w:rsidRPr="00730405">
        <w:t>for all livestock types</w:t>
      </w:r>
    </w:p>
    <w:p w14:paraId="3E28BC5A" w14:textId="7F2B98B2" w:rsidR="00352095" w:rsidRPr="00D0193E" w:rsidRDefault="00352095" w:rsidP="00352095">
      <w:r w:rsidRPr="00D0193E">
        <w:t>To estimate NH</w:t>
      </w:r>
      <w:r w:rsidRPr="00D0193E">
        <w:rPr>
          <w:vertAlign w:val="subscript"/>
        </w:rPr>
        <w:t>3</w:t>
      </w:r>
      <w:r w:rsidRPr="00D0193E">
        <w:t xml:space="preserve"> emissions from the land application of imported manure (and subsequently indirect N</w:t>
      </w:r>
      <w:r w:rsidRPr="00D0193E">
        <w:rPr>
          <w:vertAlign w:val="subscript"/>
        </w:rPr>
        <w:t>2</w:t>
      </w:r>
      <w:r w:rsidRPr="00D0193E">
        <w:t xml:space="preserve">O emissions via volatilization), we cannot use the approach described in </w:t>
      </w:r>
      <w:r w:rsidRPr="00D0193E">
        <w:rPr>
          <w:b/>
        </w:rPr>
        <w:t xml:space="preserve">sections </w:t>
      </w:r>
      <w:r w:rsidRPr="00D0193E">
        <w:rPr>
          <w:b/>
        </w:rPr>
        <w:fldChar w:fldCharType="begin"/>
      </w:r>
      <w:r w:rsidRPr="00D0193E">
        <w:rPr>
          <w:b/>
        </w:rPr>
        <w:instrText xml:space="preserve"> REF _Ref97644756 \r \h  \* MERGEFORMAT </w:instrText>
      </w:r>
      <w:r w:rsidRPr="00D0193E">
        <w:rPr>
          <w:b/>
        </w:rPr>
      </w:r>
      <w:r w:rsidRPr="00D0193E">
        <w:rPr>
          <w:b/>
        </w:rPr>
        <w:fldChar w:fldCharType="separate"/>
      </w:r>
      <w:r w:rsidR="0013336E" w:rsidRPr="00D0193E">
        <w:rPr>
          <w:b/>
        </w:rPr>
        <w:t>4.6.2.1</w:t>
      </w:r>
      <w:r w:rsidRPr="00D0193E">
        <w:rPr>
          <w:b/>
        </w:rPr>
        <w:fldChar w:fldCharType="end"/>
      </w:r>
      <w:r w:rsidRPr="00D0193E">
        <w:t xml:space="preserve"> (for beef and dairy cattle) and </w:t>
      </w:r>
      <w:r w:rsidRPr="00D0193E">
        <w:rPr>
          <w:b/>
        </w:rPr>
        <w:fldChar w:fldCharType="begin"/>
      </w:r>
      <w:r w:rsidRPr="00D0193E">
        <w:rPr>
          <w:b/>
        </w:rPr>
        <w:instrText xml:space="preserve"> REF _Ref97644758 \r \h  \* MERGEFORMAT </w:instrText>
      </w:r>
      <w:r w:rsidRPr="00D0193E">
        <w:rPr>
          <w:b/>
        </w:rPr>
      </w:r>
      <w:r w:rsidRPr="00D0193E">
        <w:rPr>
          <w:b/>
        </w:rPr>
        <w:fldChar w:fldCharType="separate"/>
      </w:r>
      <w:r w:rsidR="0013336E" w:rsidRPr="00D0193E">
        <w:rPr>
          <w:b/>
        </w:rPr>
        <w:t>4.6.2.2</w:t>
      </w:r>
      <w:r w:rsidRPr="00D0193E">
        <w:rPr>
          <w:b/>
        </w:rPr>
        <w:fldChar w:fldCharType="end"/>
      </w:r>
      <w:r w:rsidRPr="00D0193E">
        <w:t xml:space="preserve"> (for poultry), as this is based on the amount of TAN in manure available for application to land, which is not known when the manure is imported. Therefore, in the case of imported manure, we use the approach adopted by the National Inventory Report (ECCC, 2022), and used in Section </w:t>
      </w:r>
      <w:r w:rsidRPr="00D0193E">
        <w:fldChar w:fldCharType="begin"/>
      </w:r>
      <w:r w:rsidRPr="00D0193E">
        <w:instrText xml:space="preserve"> REF _Ref97644759 \r \h  \* MERGEFORMAT </w:instrText>
      </w:r>
      <w:r w:rsidRPr="00D0193E">
        <w:fldChar w:fldCharType="separate"/>
      </w:r>
      <w:r w:rsidR="0013336E" w:rsidRPr="00D0193E">
        <w:t>4.6.2.3</w:t>
      </w:r>
      <w:r w:rsidRPr="00D0193E">
        <w:fldChar w:fldCharType="end"/>
      </w:r>
      <w:r w:rsidRPr="00D0193E">
        <w:t xml:space="preserve"> for the estimation of NH</w:t>
      </w:r>
      <w:r w:rsidRPr="00D0193E">
        <w:rPr>
          <w:vertAlign w:val="subscript"/>
        </w:rPr>
        <w:t>3</w:t>
      </w:r>
      <w:r w:rsidRPr="00D0193E">
        <w:t xml:space="preserve"> emissions from the land application of farm-produced manure from sheep, swine and other livestock. </w:t>
      </w:r>
    </w:p>
    <w:p w14:paraId="3BCE8CA8" w14:textId="4286DDD0" w:rsidR="00352095" w:rsidRPr="00F112A2" w:rsidRDefault="00000000" w:rsidP="00092B61">
      <w:pPr>
        <w:pStyle w:val="Caption"/>
        <w:keepNext/>
        <w:tabs>
          <w:tab w:val="clear" w:pos="9360"/>
          <w:tab w:val="right" w:pos="9781"/>
        </w:tabs>
        <w:spacing w:after="120"/>
        <w:ind w:left="3780" w:hanging="3780"/>
        <w:rPr>
          <w:b/>
          <w:color w:val="000000"/>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manure_imported(t,field n)</m:t>
            </m:r>
          </m:sub>
        </m:sSub>
        <m:r>
          <m:rPr>
            <m:sty m:val="bi"/>
          </m:rPr>
          <w:rPr>
            <w:rFonts w:ascii="Cambria Math" w:hAnsi="Cambria Math"/>
            <w:color w:val="000000"/>
          </w:rPr>
          <m:t>=</m:t>
        </m:r>
        <m:nary>
          <m:naryPr>
            <m:chr m:val="∑"/>
            <m:limLoc m:val="subSup"/>
            <m:ctrlPr>
              <w:rPr>
                <w:rFonts w:ascii="Cambria Math" w:hAnsi="Cambria Math"/>
                <w:b/>
                <w:i/>
                <w:color w:val="000000"/>
              </w:rPr>
            </m:ctrlPr>
          </m:naryPr>
          <m:sub>
            <m:r>
              <m:rPr>
                <m:sty m:val="bi"/>
              </m:rPr>
              <w:rPr>
                <w:rFonts w:ascii="Cambria Math" w:hAnsi="Cambria Math"/>
                <w:color w:val="000000"/>
              </w:rPr>
              <m:t>i=1</m:t>
            </m:r>
          </m:sub>
          <m:sup>
            <m:r>
              <m:rPr>
                <m:sty m:val="bi"/>
              </m:rPr>
              <w:rPr>
                <w:rFonts w:ascii="Cambria Math" w:hAnsi="Cambria Math"/>
                <w:color w:val="000000"/>
              </w:rPr>
              <m:t>type</m:t>
            </m:r>
          </m:sup>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landmanure_imported(t,field n)</m:t>
                </m:r>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r>
              <m:rPr>
                <m:sty m:val="bi"/>
              </m:rPr>
              <w:rPr>
                <w:rFonts w:ascii="Cambria Math" w:hAnsi="Cambria Math"/>
                <w:szCs w:val="24"/>
              </w:rPr>
              <m:t>)</m:t>
            </m:r>
          </m:e>
        </m:nary>
      </m:oMath>
      <w:r w:rsidR="00352095" w:rsidRPr="00D0193E">
        <w:rPr>
          <w:b/>
          <w:color w:val="000000"/>
        </w:rPr>
        <w:tab/>
      </w:r>
      <w:bookmarkStart w:id="712" w:name="NH3_N_landapplication_imported_Eq"/>
      <w:r w:rsidR="00352095" w:rsidRPr="00D0193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20</w:t>
      </w:r>
      <w:r w:rsidR="001977CC">
        <w:rPr>
          <w:b/>
        </w:rPr>
        <w:fldChar w:fldCharType="end"/>
      </w:r>
      <w:bookmarkEnd w:id="712"/>
    </w:p>
    <w:p w14:paraId="7DF6D933" w14:textId="77777777" w:rsidR="00352095" w:rsidRPr="00D0193E" w:rsidRDefault="00352095" w:rsidP="00352095">
      <w:pPr>
        <w:tabs>
          <w:tab w:val="left" w:pos="2160"/>
          <w:tab w:val="right" w:pos="8640"/>
          <w:tab w:val="right" w:pos="8820"/>
        </w:tabs>
        <w:rPr>
          <w:color w:val="000000"/>
          <w:sz w:val="20"/>
        </w:rPr>
      </w:pPr>
      <w:r w:rsidRPr="00D0193E">
        <w:rPr>
          <w:color w:val="000000"/>
          <w:sz w:val="20"/>
        </w:rPr>
        <w:t>where</w:t>
      </w:r>
    </w:p>
    <w:p w14:paraId="01F7875F" w14:textId="250408FA" w:rsidR="00352095" w:rsidRPr="00D0193E" w:rsidRDefault="00352095" w:rsidP="00352095">
      <w:pPr>
        <w:tabs>
          <w:tab w:val="left" w:pos="2694"/>
          <w:tab w:val="right" w:pos="8640"/>
          <w:tab w:val="right" w:pos="8820"/>
        </w:tabs>
        <w:spacing w:before="0"/>
        <w:ind w:left="2694" w:hanging="2694"/>
        <w:rPr>
          <w:sz w:val="20"/>
        </w:rPr>
      </w:pPr>
      <w:r w:rsidRPr="00D0193E">
        <w:rPr>
          <w:i/>
          <w:sz w:val="20"/>
        </w:rPr>
        <w:t>NH</w:t>
      </w:r>
      <w:r w:rsidRPr="00D0193E">
        <w:rPr>
          <w:i/>
          <w:sz w:val="20"/>
          <w:vertAlign w:val="subscript"/>
        </w:rPr>
        <w:t>3</w:t>
      </w:r>
      <w:r w:rsidRPr="00D0193E">
        <w:rPr>
          <w:i/>
          <w:sz w:val="20"/>
        </w:rPr>
        <w:t>_N</w:t>
      </w:r>
      <w:r w:rsidR="00CC31C9" w:rsidRPr="00D0193E">
        <w:rPr>
          <w:i/>
          <w:sz w:val="20"/>
          <w:vertAlign w:val="subscript"/>
        </w:rPr>
        <w:t>manure</w:t>
      </w:r>
      <w:r w:rsidRPr="00D0193E">
        <w:rPr>
          <w:i/>
          <w:sz w:val="20"/>
          <w:vertAlign w:val="subscript"/>
        </w:rPr>
        <w:t>_imported(</w:t>
      </w:r>
      <w:proofErr w:type="spellStart"/>
      <w:r w:rsidRPr="00D0193E">
        <w:rPr>
          <w:i/>
          <w:sz w:val="20"/>
          <w:vertAlign w:val="subscript"/>
        </w:rPr>
        <w:t>t,field</w:t>
      </w:r>
      <w:proofErr w:type="spellEnd"/>
      <w:r w:rsidR="005C67FD" w:rsidRPr="00D0193E">
        <w:rPr>
          <w:i/>
          <w:sz w:val="20"/>
          <w:vertAlign w:val="subscript"/>
        </w:rPr>
        <w:t xml:space="preserve"> n</w:t>
      </w:r>
      <w:r w:rsidRPr="00D0193E">
        <w:rPr>
          <w:i/>
          <w:sz w:val="20"/>
          <w:vertAlign w:val="subscript"/>
        </w:rPr>
        <w:t>)</w:t>
      </w:r>
      <w:r w:rsidRPr="00D0193E">
        <w:rPr>
          <w:i/>
          <w:sz w:val="20"/>
          <w:vertAlign w:val="subscript"/>
        </w:rPr>
        <w:tab/>
      </w:r>
      <w:r w:rsidRPr="00D0193E">
        <w:rPr>
          <w:sz w:val="20"/>
        </w:rPr>
        <w:t>NH</w:t>
      </w:r>
      <w:r w:rsidRPr="00D0193E">
        <w:rPr>
          <w:sz w:val="20"/>
          <w:vertAlign w:val="subscript"/>
        </w:rPr>
        <w:t>3</w:t>
      </w:r>
      <w:r w:rsidRPr="00D0193E">
        <w:rPr>
          <w:sz w:val="20"/>
        </w:rPr>
        <w:t xml:space="preserve">-N emissions from imported manure applied </w:t>
      </w:r>
      <w:r w:rsidR="0095305D" w:rsidRPr="00D0193E">
        <w:rPr>
          <w:sz w:val="20"/>
        </w:rPr>
        <w:t>(kg NH</w:t>
      </w:r>
      <w:r w:rsidR="0095305D" w:rsidRPr="00D0193E">
        <w:rPr>
          <w:sz w:val="20"/>
          <w:vertAlign w:val="subscript"/>
        </w:rPr>
        <w:t>3</w:t>
      </w:r>
      <w:r w:rsidR="0095305D" w:rsidRPr="00D0193E">
        <w:rPr>
          <w:sz w:val="20"/>
        </w:rPr>
        <w:t xml:space="preserve">-N) </w:t>
      </w:r>
      <w:r w:rsidRPr="00D0193E">
        <w:rPr>
          <w:sz w:val="20"/>
        </w:rPr>
        <w:t xml:space="preserve">to field </w:t>
      </w:r>
      <w:r w:rsidRPr="00D0193E">
        <w:rPr>
          <w:i/>
          <w:iCs/>
          <w:sz w:val="20"/>
        </w:rPr>
        <w:t>n</w:t>
      </w:r>
      <w:r w:rsidRPr="00D0193E">
        <w:rPr>
          <w:sz w:val="20"/>
        </w:rPr>
        <w:t xml:space="preserve"> in year </w:t>
      </w:r>
      <w:r w:rsidRPr="00D0193E">
        <w:rPr>
          <w:i/>
          <w:iCs/>
          <w:sz w:val="20"/>
        </w:rPr>
        <w:t>t</w:t>
      </w:r>
      <w:r w:rsidRPr="00D0193E">
        <w:rPr>
          <w:sz w:val="20"/>
        </w:rPr>
        <w:t xml:space="preserve"> </w:t>
      </w:r>
    </w:p>
    <w:p w14:paraId="1010F525" w14:textId="097CE83A" w:rsidR="00352095" w:rsidRPr="00D0193E" w:rsidRDefault="00352095" w:rsidP="00352095">
      <w:pPr>
        <w:tabs>
          <w:tab w:val="left" w:pos="2694"/>
          <w:tab w:val="right" w:pos="8640"/>
          <w:tab w:val="right" w:pos="8820"/>
        </w:tabs>
        <w:spacing w:before="0"/>
        <w:ind w:left="2694" w:hanging="2694"/>
        <w:rPr>
          <w:sz w:val="20"/>
        </w:rPr>
      </w:pPr>
      <w:proofErr w:type="spellStart"/>
      <w:r w:rsidRPr="004517FB">
        <w:rPr>
          <w:i/>
          <w:sz w:val="20"/>
        </w:rPr>
        <w:t>N</w:t>
      </w:r>
      <w:r w:rsidRPr="004517FB">
        <w:rPr>
          <w:i/>
          <w:sz w:val="20"/>
          <w:vertAlign w:val="subscript"/>
        </w:rPr>
        <w:t>landmanure</w:t>
      </w:r>
      <w:r w:rsidR="00F112A2" w:rsidRPr="004517FB">
        <w:rPr>
          <w:i/>
          <w:sz w:val="20"/>
          <w:vertAlign w:val="subscript"/>
        </w:rPr>
        <w:t>type</w:t>
      </w:r>
      <w:r w:rsidRPr="004517FB">
        <w:rPr>
          <w:i/>
          <w:sz w:val="20"/>
          <w:vertAlign w:val="subscript"/>
        </w:rPr>
        <w:t>_imported</w:t>
      </w:r>
      <w:proofErr w:type="spellEnd"/>
      <w:r w:rsidRPr="004517FB">
        <w:rPr>
          <w:i/>
          <w:sz w:val="20"/>
          <w:vertAlign w:val="subscript"/>
        </w:rPr>
        <w:t>(</w:t>
      </w:r>
      <w:proofErr w:type="spellStart"/>
      <w:r w:rsidRPr="004517FB">
        <w:rPr>
          <w:i/>
          <w:sz w:val="20"/>
          <w:vertAlign w:val="subscript"/>
        </w:rPr>
        <w:t>t,field,n</w:t>
      </w:r>
      <w:proofErr w:type="spellEnd"/>
      <w:r w:rsidRPr="004517FB">
        <w:rPr>
          <w:i/>
          <w:sz w:val="20"/>
          <w:vertAlign w:val="subscript"/>
        </w:rPr>
        <w:t>)</w:t>
      </w:r>
      <w:r w:rsidRPr="00D0193E">
        <w:rPr>
          <w:i/>
          <w:sz w:val="20"/>
          <w:vertAlign w:val="subscript"/>
        </w:rPr>
        <w:tab/>
      </w:r>
      <w:r w:rsidRPr="00D0193E">
        <w:rPr>
          <w:sz w:val="20"/>
        </w:rPr>
        <w:t xml:space="preserve">N applied to land in imported manure, calculated as: kg manure applied (user-defined) * manure N content (%, manure type-specific from </w:t>
      </w:r>
      <w:r w:rsidRPr="00D0193E">
        <w:rPr>
          <w:sz w:val="20"/>
        </w:rPr>
        <w:fldChar w:fldCharType="begin"/>
      </w:r>
      <w:r w:rsidRPr="00D0193E">
        <w:rPr>
          <w:sz w:val="20"/>
        </w:rPr>
        <w:instrText xml:space="preserve"> REF _Ref62838004 \h  \* MERGEFORMAT </w:instrText>
      </w:r>
      <w:r w:rsidRPr="00D0193E">
        <w:rPr>
          <w:sz w:val="20"/>
        </w:rPr>
      </w:r>
      <w:r w:rsidRPr="00D0193E">
        <w:rPr>
          <w:sz w:val="20"/>
        </w:rPr>
        <w:fldChar w:fldCharType="separate"/>
      </w:r>
      <w:r w:rsidR="0013336E" w:rsidRPr="00D0193E">
        <w:rPr>
          <w:rFonts w:cstheme="minorHAnsi"/>
          <w:b/>
          <w:sz w:val="20"/>
        </w:rPr>
        <w:t xml:space="preserve">Table </w:t>
      </w:r>
      <w:r w:rsidR="0013336E" w:rsidRPr="00D0193E">
        <w:rPr>
          <w:rFonts w:cstheme="minorHAnsi"/>
          <w:b/>
          <w:noProof/>
          <w:sz w:val="20"/>
        </w:rPr>
        <w:t>6</w:t>
      </w:r>
      <w:r w:rsidRPr="00D0193E">
        <w:rPr>
          <w:sz w:val="20"/>
        </w:rPr>
        <w:fldChar w:fldCharType="end"/>
      </w:r>
      <w:r w:rsidRPr="00D0193E">
        <w:rPr>
          <w:sz w:val="20"/>
        </w:rPr>
        <w:t xml:space="preserve">) on field </w:t>
      </w:r>
      <w:r w:rsidRPr="00D0193E">
        <w:rPr>
          <w:i/>
          <w:iCs/>
          <w:sz w:val="20"/>
        </w:rPr>
        <w:t>n</w:t>
      </w:r>
      <w:r w:rsidRPr="00D0193E">
        <w:rPr>
          <w:sz w:val="20"/>
        </w:rPr>
        <w:t xml:space="preserve"> in year </w:t>
      </w:r>
      <w:r w:rsidRPr="00D0193E">
        <w:rPr>
          <w:i/>
          <w:iCs/>
          <w:sz w:val="20"/>
        </w:rPr>
        <w:t>t</w:t>
      </w:r>
    </w:p>
    <w:p w14:paraId="759957AB" w14:textId="6A9C8187" w:rsidR="00352095" w:rsidRDefault="00352095" w:rsidP="00352095">
      <w:pPr>
        <w:tabs>
          <w:tab w:val="left" w:pos="2694"/>
          <w:tab w:val="right" w:pos="8640"/>
          <w:tab w:val="right" w:pos="8820"/>
        </w:tabs>
        <w:spacing w:before="0"/>
        <w:ind w:left="2694" w:hanging="2694"/>
        <w:rPr>
          <w:sz w:val="20"/>
        </w:rPr>
      </w:pPr>
      <w:proofErr w:type="spellStart"/>
      <w:r w:rsidRPr="00D0193E">
        <w:rPr>
          <w:i/>
          <w:sz w:val="20"/>
        </w:rPr>
        <w:t>Frac</w:t>
      </w:r>
      <w:r w:rsidRPr="00D0193E">
        <w:rPr>
          <w:i/>
          <w:sz w:val="20"/>
          <w:vertAlign w:val="subscript"/>
        </w:rPr>
        <w:t>volatilization_landapplication</w:t>
      </w:r>
      <w:proofErr w:type="spellEnd"/>
      <w:r w:rsidRPr="00D0193E">
        <w:rPr>
          <w:i/>
          <w:sz w:val="20"/>
          <w:vertAlign w:val="subscript"/>
        </w:rPr>
        <w:tab/>
      </w:r>
      <w:r w:rsidRPr="00D0193E">
        <w:rPr>
          <w:sz w:val="20"/>
        </w:rPr>
        <w:t>Fraction of land-applied manure that is volatilized (kg NH</w:t>
      </w:r>
      <w:r w:rsidRPr="00D0193E">
        <w:rPr>
          <w:sz w:val="20"/>
          <w:vertAlign w:val="subscript"/>
        </w:rPr>
        <w:t>3</w:t>
      </w:r>
      <w:r w:rsidRPr="00D0193E">
        <w:rPr>
          <w:sz w:val="20"/>
        </w:rPr>
        <w:t>-N (kg</w:t>
      </w:r>
      <w:r w:rsidRPr="00D0193E">
        <w:rPr>
          <w:sz w:val="20"/>
          <w:vertAlign w:val="superscript"/>
        </w:rPr>
        <w:t>-1</w:t>
      </w:r>
      <w:r w:rsidRPr="00D0193E">
        <w:rPr>
          <w:sz w:val="20"/>
        </w:rPr>
        <w:t>) manure N applied) (</w:t>
      </w:r>
      <w:r w:rsidRPr="00D0193E">
        <w:rPr>
          <w:sz w:val="20"/>
        </w:rPr>
        <w:fldChar w:fldCharType="begin"/>
      </w:r>
      <w:r w:rsidRPr="00D0193E">
        <w:rPr>
          <w:sz w:val="20"/>
        </w:rPr>
        <w:instrText xml:space="preserve"> REF _Ref141179573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61</w:t>
      </w:r>
      <w:r w:rsidRPr="00D0193E">
        <w:rPr>
          <w:sz w:val="20"/>
        </w:rPr>
        <w:fldChar w:fldCharType="end"/>
      </w:r>
      <w:r w:rsidRPr="00D0193E">
        <w:rPr>
          <w:sz w:val="20"/>
        </w:rPr>
        <w:t xml:space="preserve"> (for dairy cattle), </w:t>
      </w:r>
      <w:r w:rsidRPr="00D0193E">
        <w:rPr>
          <w:sz w:val="20"/>
        </w:rPr>
        <w:fldChar w:fldCharType="begin"/>
      </w:r>
      <w:r w:rsidRPr="00D0193E">
        <w:rPr>
          <w:sz w:val="20"/>
        </w:rPr>
        <w:instrText xml:space="preserve"> REF _Ref141179576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62</w:t>
      </w:r>
      <w:r w:rsidRPr="00D0193E">
        <w:rPr>
          <w:sz w:val="20"/>
        </w:rPr>
        <w:fldChar w:fldCharType="end"/>
      </w:r>
      <w:r w:rsidRPr="00D0193E">
        <w:rPr>
          <w:sz w:val="20"/>
        </w:rPr>
        <w:t xml:space="preserve"> (for swine), 0.21 kg NH</w:t>
      </w:r>
      <w:r w:rsidRPr="00D0193E">
        <w:rPr>
          <w:sz w:val="20"/>
          <w:vertAlign w:val="subscript"/>
        </w:rPr>
        <w:t>3</w:t>
      </w:r>
      <w:r w:rsidRPr="00D0193E">
        <w:rPr>
          <w:sz w:val="20"/>
        </w:rPr>
        <w:t>-N (kg</w:t>
      </w:r>
      <w:r w:rsidRPr="00D0193E">
        <w:rPr>
          <w:sz w:val="20"/>
          <w:vertAlign w:val="superscript"/>
        </w:rPr>
        <w:t>-1</w:t>
      </w:r>
      <w:r w:rsidRPr="00D0193E">
        <w:rPr>
          <w:sz w:val="20"/>
        </w:rPr>
        <w:t>) N for all other livestock types)</w:t>
      </w:r>
    </w:p>
    <w:p w14:paraId="59E1C221" w14:textId="72A62722" w:rsidR="0088566B" w:rsidRPr="004517FB" w:rsidRDefault="0088566B" w:rsidP="0088566B">
      <w:pPr>
        <w:tabs>
          <w:tab w:val="left" w:pos="720"/>
        </w:tabs>
        <w:spacing w:before="0"/>
        <w:rPr>
          <w:i/>
          <w:iCs/>
          <w:sz w:val="20"/>
        </w:rPr>
      </w:pPr>
      <w:r w:rsidRPr="004517FB">
        <w:rPr>
          <w:b/>
          <w:bCs/>
          <w:sz w:val="20"/>
          <w:u w:val="single"/>
        </w:rPr>
        <w:t>Note:</w:t>
      </w:r>
      <w:r w:rsidRPr="004517FB">
        <w:rPr>
          <w:sz w:val="20"/>
        </w:rPr>
        <w:t xml:space="preserve"> In the estimation of NH</w:t>
      </w:r>
      <w:r w:rsidRPr="004517FB">
        <w:rPr>
          <w:sz w:val="20"/>
          <w:vertAlign w:val="subscript"/>
        </w:rPr>
        <w:t>3</w:t>
      </w:r>
      <w:r w:rsidRPr="004517FB">
        <w:rPr>
          <w:sz w:val="20"/>
        </w:rPr>
        <w:t>-N emissions from imported manure, emissions are first calculated for each type of imported manure (e.g., beef cattle solid storage (stockpiled)), and these emissions are then summed to estimate the total NH</w:t>
      </w:r>
      <w:r w:rsidRPr="004517FB">
        <w:rPr>
          <w:sz w:val="20"/>
          <w:vertAlign w:val="subscript"/>
        </w:rPr>
        <w:t>3</w:t>
      </w:r>
      <w:r w:rsidRPr="004517FB">
        <w:rPr>
          <w:sz w:val="20"/>
        </w:rPr>
        <w:t xml:space="preserve">-N emissions from all manure imported to the farm (as if applied). Therefore, in this equation, the </w:t>
      </w:r>
      <w:proofErr w:type="spellStart"/>
      <w:r w:rsidR="00D205CC" w:rsidRPr="004517FB">
        <w:rPr>
          <w:i/>
          <w:iCs/>
          <w:sz w:val="20"/>
        </w:rPr>
        <w:t>N</w:t>
      </w:r>
      <w:r w:rsidR="00D205CC" w:rsidRPr="004517FB">
        <w:rPr>
          <w:i/>
          <w:iCs/>
          <w:sz w:val="20"/>
          <w:vertAlign w:val="subscript"/>
        </w:rPr>
        <w:t>landmanure</w:t>
      </w:r>
      <w:r w:rsidR="00864C4D" w:rsidRPr="004517FB">
        <w:rPr>
          <w:i/>
          <w:iCs/>
          <w:sz w:val="20"/>
          <w:vertAlign w:val="subscript"/>
        </w:rPr>
        <w:t>type</w:t>
      </w:r>
      <w:r w:rsidR="00D205CC" w:rsidRPr="004517FB">
        <w:rPr>
          <w:i/>
          <w:iCs/>
          <w:sz w:val="20"/>
          <w:vertAlign w:val="subscript"/>
        </w:rPr>
        <w:t>_imported</w:t>
      </w:r>
      <w:proofErr w:type="spellEnd"/>
      <w:r w:rsidR="00D205CC" w:rsidRPr="004517FB">
        <w:rPr>
          <w:i/>
          <w:iCs/>
          <w:sz w:val="20"/>
          <w:vertAlign w:val="subscript"/>
        </w:rPr>
        <w:t>(</w:t>
      </w:r>
      <w:proofErr w:type="spellStart"/>
      <w:r w:rsidR="00D205CC" w:rsidRPr="004517FB">
        <w:rPr>
          <w:i/>
          <w:iCs/>
          <w:sz w:val="20"/>
          <w:vertAlign w:val="subscript"/>
        </w:rPr>
        <w:t>t,field</w:t>
      </w:r>
      <w:proofErr w:type="spellEnd"/>
      <w:r w:rsidR="00D205CC" w:rsidRPr="004517FB">
        <w:rPr>
          <w:i/>
          <w:iCs/>
          <w:sz w:val="20"/>
          <w:vertAlign w:val="subscript"/>
        </w:rPr>
        <w:t xml:space="preserve"> n)</w:t>
      </w:r>
      <w:r w:rsidR="00D205CC" w:rsidRPr="004517FB">
        <w:rPr>
          <w:sz w:val="20"/>
        </w:rPr>
        <w:t xml:space="preserve"> value and the </w:t>
      </w:r>
      <w:proofErr w:type="spellStart"/>
      <w:r w:rsidRPr="004517FB">
        <w:rPr>
          <w:i/>
          <w:iCs/>
          <w:sz w:val="20"/>
        </w:rPr>
        <w:t>Frac</w:t>
      </w:r>
      <w:r w:rsidRPr="004517FB">
        <w:rPr>
          <w:i/>
          <w:iCs/>
          <w:sz w:val="20"/>
          <w:vertAlign w:val="subscript"/>
        </w:rPr>
        <w:t>volatilization_landapplication</w:t>
      </w:r>
      <w:proofErr w:type="spellEnd"/>
      <w:r w:rsidRPr="004517FB">
        <w:rPr>
          <w:sz w:val="20"/>
        </w:rPr>
        <w:t xml:space="preserve"> value used </w:t>
      </w:r>
      <w:r w:rsidR="00D205CC" w:rsidRPr="004517FB">
        <w:rPr>
          <w:sz w:val="20"/>
        </w:rPr>
        <w:t>are</w:t>
      </w:r>
      <w:r w:rsidRPr="004517FB">
        <w:rPr>
          <w:sz w:val="20"/>
        </w:rPr>
        <w:t xml:space="preserve"> livestock and manure type-specific.</w:t>
      </w:r>
    </w:p>
    <w:p w14:paraId="7EB4DA9A" w14:textId="1407EAEC" w:rsidR="00E111A4" w:rsidRPr="00AC2AFB" w:rsidRDefault="00E111A4" w:rsidP="00ED1F82">
      <w:pPr>
        <w:pStyle w:val="Heading4"/>
      </w:pPr>
      <w:r w:rsidRPr="004517FB">
        <w:lastRenderedPageBreak/>
        <w:t xml:space="preserve">Total </w:t>
      </w:r>
      <w:r w:rsidR="00636E66" w:rsidRPr="004517FB">
        <w:t>NH</w:t>
      </w:r>
      <w:r w:rsidR="00636E66" w:rsidRPr="004517FB">
        <w:rPr>
          <w:vertAlign w:val="subscript"/>
        </w:rPr>
        <w:t>3</w:t>
      </w:r>
      <w:r w:rsidRPr="004517FB">
        <w:t xml:space="preserve"> </w:t>
      </w:r>
      <w:r w:rsidR="00C2206D" w:rsidRPr="004517FB">
        <w:t>e</w:t>
      </w:r>
      <w:r w:rsidRPr="004517FB">
        <w:t>missions</w:t>
      </w:r>
      <w:r w:rsidR="00C2206D" w:rsidRPr="004517FB">
        <w:t xml:space="preserve"> during land application of </w:t>
      </w:r>
      <w:r w:rsidR="008A034B" w:rsidRPr="004517FB">
        <w:t>farm-produced and imported</w:t>
      </w:r>
      <w:r w:rsidR="008A034B" w:rsidRPr="00AC2AFB">
        <w:t xml:space="preserve"> </w:t>
      </w:r>
      <w:r w:rsidR="00C2206D" w:rsidRPr="00AC2AFB">
        <w:t>manure</w:t>
      </w:r>
      <w:r w:rsidR="00C00C86">
        <w:t xml:space="preserve"> and from exported manure</w:t>
      </w:r>
    </w:p>
    <w:p w14:paraId="3EBB6C38" w14:textId="5A9FD8FF" w:rsidR="00636E66" w:rsidRPr="002F46A8" w:rsidRDefault="0087679F" w:rsidP="001318EB">
      <w:pPr>
        <w:keepNext/>
        <w:tabs>
          <w:tab w:val="clear" w:pos="2880"/>
          <w:tab w:val="clear" w:pos="9360"/>
          <w:tab w:val="right" w:pos="9781"/>
        </w:tabs>
        <w:spacing w:after="120"/>
        <w:ind w:left="2160" w:hanging="2160"/>
        <w:rPr>
          <w:b/>
          <w:szCs w:val="24"/>
        </w:rPr>
      </w:pPr>
      <w:r w:rsidRPr="002F46A8">
        <w:rPr>
          <w:b/>
          <w:szCs w:val="24"/>
        </w:rPr>
        <w:t>To estimate total NH</w:t>
      </w:r>
      <w:r w:rsidRPr="002F46A8">
        <w:rPr>
          <w:b/>
          <w:szCs w:val="24"/>
          <w:vertAlign w:val="subscript"/>
        </w:rPr>
        <w:t>3</w:t>
      </w:r>
      <w:r w:rsidRPr="002F46A8">
        <w:rPr>
          <w:b/>
          <w:szCs w:val="24"/>
        </w:rPr>
        <w:t xml:space="preserve">-N losses from a </w:t>
      </w:r>
      <w:r w:rsidR="0058777A" w:rsidRPr="002F46A8">
        <w:rPr>
          <w:b/>
          <w:szCs w:val="24"/>
        </w:rPr>
        <w:t xml:space="preserve">specific </w:t>
      </w:r>
      <w:r w:rsidRPr="002F46A8">
        <w:rPr>
          <w:b/>
          <w:szCs w:val="24"/>
        </w:rPr>
        <w:t>field following manure application:</w:t>
      </w:r>
    </w:p>
    <w:p w14:paraId="578B1629" w14:textId="0B38862A" w:rsidR="00352095" w:rsidRPr="002F46A8" w:rsidRDefault="00352095" w:rsidP="00C430DC">
      <w:pPr>
        <w:keepNext/>
        <w:tabs>
          <w:tab w:val="clear" w:pos="2880"/>
          <w:tab w:val="clear" w:pos="9360"/>
          <w:tab w:val="right" w:pos="9781"/>
        </w:tabs>
        <w:spacing w:after="120"/>
        <w:ind w:left="3060" w:hanging="306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oMath>
      <w:r w:rsidRPr="002F46A8">
        <w:rPr>
          <w:b/>
          <w:szCs w:val="24"/>
        </w:rPr>
        <w:t xml:space="preserve"> </w:t>
      </w:r>
      <w:r w:rsidRPr="002F46A8">
        <w:rPr>
          <w:b/>
          <w:szCs w:val="24"/>
        </w:rPr>
        <w:tab/>
      </w:r>
      <w:bookmarkStart w:id="713" w:name="Total_NH3NLandApplication_Eq"/>
      <w:bookmarkStart w:id="714" w:name="NH3N_AllManure_Eq"/>
      <w:r w:rsidRPr="002F46A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21</w:t>
      </w:r>
      <w:r w:rsidR="001977CC">
        <w:rPr>
          <w:b/>
        </w:rPr>
        <w:fldChar w:fldCharType="end"/>
      </w:r>
      <w:bookmarkEnd w:id="713"/>
      <w:bookmarkEnd w:id="714"/>
    </w:p>
    <w:p w14:paraId="0DDE0521" w14:textId="77777777" w:rsidR="00352095" w:rsidRPr="002F46A8" w:rsidRDefault="00352095" w:rsidP="00352095">
      <w:pPr>
        <w:tabs>
          <w:tab w:val="clear" w:pos="2880"/>
          <w:tab w:val="left" w:pos="2694"/>
        </w:tabs>
        <w:ind w:left="2694" w:hanging="2694"/>
        <w:rPr>
          <w:i/>
          <w:sz w:val="20"/>
        </w:rPr>
      </w:pPr>
      <w:r w:rsidRPr="002F46A8">
        <w:rPr>
          <w:sz w:val="20"/>
        </w:rPr>
        <w:t>where</w:t>
      </w:r>
    </w:p>
    <w:p w14:paraId="19777B7D" w14:textId="7BE7A79B"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00C86" w:rsidRPr="002F46A8">
        <w:rPr>
          <w:i/>
          <w:sz w:val="20"/>
          <w:szCs w:val="24"/>
          <w:vertAlign w:val="subscript"/>
        </w:rPr>
        <w:t>allmanure</w:t>
      </w:r>
      <w:r w:rsidRPr="002F46A8">
        <w:rPr>
          <w:i/>
          <w:sz w:val="20"/>
          <w:szCs w:val="24"/>
          <w:vertAlign w:val="subscript"/>
        </w:rPr>
        <w:t>(</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Total NH</w:t>
      </w:r>
      <w:r w:rsidRPr="002F46A8">
        <w:rPr>
          <w:sz w:val="20"/>
          <w:szCs w:val="24"/>
          <w:vertAlign w:val="subscript"/>
        </w:rPr>
        <w:t>3</w:t>
      </w:r>
      <w:r w:rsidRPr="002F46A8">
        <w:rPr>
          <w:sz w:val="20"/>
          <w:szCs w:val="24"/>
        </w:rPr>
        <w:t>-N emissions from farm-produced</w:t>
      </w:r>
      <w:r w:rsidR="00214A12" w:rsidRPr="002F46A8">
        <w:rPr>
          <w:sz w:val="20"/>
          <w:szCs w:val="24"/>
        </w:rPr>
        <w:t xml:space="preserve"> </w:t>
      </w:r>
      <w:r w:rsidRPr="002F46A8">
        <w:rPr>
          <w:sz w:val="20"/>
          <w:szCs w:val="24"/>
        </w:rPr>
        <w:t>and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in</w:t>
      </w:r>
      <w:r w:rsidRPr="002F46A8">
        <w:rPr>
          <w:sz w:val="20"/>
          <w:szCs w:val="24"/>
        </w:rPr>
        <w:t xml:space="preserve"> year</w:t>
      </w:r>
      <w:r w:rsidRPr="002F46A8">
        <w:rPr>
          <w:i/>
          <w:iCs/>
          <w:sz w:val="20"/>
          <w:szCs w:val="24"/>
        </w:rPr>
        <w:t xml:space="preserve"> t</w:t>
      </w:r>
    </w:p>
    <w:p w14:paraId="17C91C3E" w14:textId="1A4FAA2D"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_onfarm(</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land-applied manure produced on-farm (kg NH</w:t>
      </w:r>
      <w:r w:rsidRPr="002F46A8">
        <w:rPr>
          <w:sz w:val="20"/>
          <w:szCs w:val="24"/>
          <w:vertAlign w:val="subscript"/>
        </w:rPr>
        <w:t>3</w:t>
      </w:r>
      <w:r w:rsidRPr="002F46A8">
        <w:rPr>
          <w:sz w:val="20"/>
          <w:szCs w:val="24"/>
        </w:rPr>
        <w:t xml:space="preserve">-N), applied to </w:t>
      </w:r>
      <w:r w:rsidR="00086984" w:rsidRPr="002F46A8">
        <w:rPr>
          <w:sz w:val="20"/>
          <w:szCs w:val="24"/>
        </w:rPr>
        <w:t xml:space="preserve">field </w:t>
      </w:r>
      <w:r w:rsidR="00086984" w:rsidRPr="002F46A8">
        <w:rPr>
          <w:i/>
          <w:iCs/>
          <w:sz w:val="20"/>
          <w:szCs w:val="24"/>
        </w:rPr>
        <w:t>n</w:t>
      </w:r>
      <w:r w:rsidRPr="002F46A8">
        <w:rPr>
          <w:sz w:val="20"/>
          <w:szCs w:val="24"/>
        </w:rPr>
        <w:t xml:space="preserve"> in year </w:t>
      </w:r>
      <w:r w:rsidRPr="002F46A8">
        <w:rPr>
          <w:i/>
          <w:iCs/>
          <w:sz w:val="20"/>
          <w:szCs w:val="24"/>
        </w:rPr>
        <w:t>t</w:t>
      </w:r>
    </w:p>
    <w:p w14:paraId="194D21FC" w14:textId="52213F94"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_leftover(</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sz w:val="20"/>
          <w:szCs w:val="24"/>
        </w:rPr>
        <w:t xml:space="preserve"> </w:t>
      </w:r>
      <w:r w:rsidRPr="002F46A8">
        <w:rPr>
          <w:sz w:val="20"/>
          <w:szCs w:val="24"/>
        </w:rPr>
        <w:tab/>
        <w:t>NH</w:t>
      </w:r>
      <w:r w:rsidRPr="002F46A8">
        <w:rPr>
          <w:sz w:val="20"/>
          <w:szCs w:val="24"/>
          <w:vertAlign w:val="subscript"/>
        </w:rPr>
        <w:t>3</w:t>
      </w:r>
      <w:r w:rsidRPr="002F46A8">
        <w:rPr>
          <w:sz w:val="20"/>
          <w:szCs w:val="24"/>
        </w:rPr>
        <w:t xml:space="preserve">-N emissions from </w:t>
      </w:r>
      <w:r w:rsidR="005C67FD" w:rsidRPr="002F46A8">
        <w:rPr>
          <w:sz w:val="20"/>
          <w:szCs w:val="24"/>
        </w:rPr>
        <w:t>farm</w:t>
      </w:r>
      <w:r w:rsidR="002F46A8" w:rsidRPr="002F46A8">
        <w:rPr>
          <w:sz w:val="20"/>
          <w:szCs w:val="24"/>
        </w:rPr>
        <w:t xml:space="preserve"> </w:t>
      </w:r>
      <w:r w:rsidR="005C67FD" w:rsidRPr="002F46A8">
        <w:rPr>
          <w:sz w:val="20"/>
          <w:szCs w:val="24"/>
        </w:rPr>
        <w:t xml:space="preserve">produced </w:t>
      </w:r>
      <w:r w:rsidRPr="002F46A8">
        <w:rPr>
          <w:sz w:val="20"/>
          <w:szCs w:val="24"/>
        </w:rPr>
        <w:t xml:space="preserve">leftover manure applied equally across all of the farm’s fields </w:t>
      </w:r>
      <w:r w:rsidR="005C67FD" w:rsidRPr="002F46A8">
        <w:rPr>
          <w:sz w:val="20"/>
          <w:szCs w:val="24"/>
        </w:rPr>
        <w:t xml:space="preserve">(except native rangeland) </w:t>
      </w:r>
      <w:r w:rsidRPr="002F46A8">
        <w:rPr>
          <w:sz w:val="20"/>
          <w:szCs w:val="24"/>
        </w:rPr>
        <w:t>(kg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Pr="002F46A8">
        <w:rPr>
          <w:sz w:val="20"/>
          <w:szCs w:val="24"/>
        </w:rPr>
        <w:t xml:space="preserve">in year </w:t>
      </w:r>
      <w:r w:rsidRPr="002F46A8">
        <w:rPr>
          <w:i/>
          <w:iCs/>
          <w:sz w:val="20"/>
          <w:szCs w:val="24"/>
        </w:rPr>
        <w:t>t</w:t>
      </w:r>
    </w:p>
    <w:p w14:paraId="34956FEC" w14:textId="7D907054" w:rsidR="00C00C86" w:rsidRPr="002F46A8" w:rsidRDefault="00C00C86" w:rsidP="00C00C86">
      <w:pPr>
        <w:tabs>
          <w:tab w:val="clear" w:pos="2880"/>
          <w:tab w:val="clear" w:pos="9360"/>
        </w:tabs>
        <w:spacing w:before="0"/>
        <w:ind w:left="2835" w:hanging="2835"/>
        <w:rPr>
          <w:i/>
          <w:iCs/>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_imported</w:t>
      </w:r>
      <w:r w:rsidR="00852069" w:rsidRPr="002F46A8">
        <w:rPr>
          <w:i/>
          <w:sz w:val="20"/>
          <w:szCs w:val="24"/>
          <w:vertAlign w:val="subscript"/>
        </w:rPr>
        <w:t>(</w:t>
      </w:r>
      <w:proofErr w:type="spellStart"/>
      <w:r w:rsidR="00852069"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00852069"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005C67FD" w:rsidRPr="002F46A8">
        <w:rPr>
          <w:sz w:val="20"/>
          <w:szCs w:val="24"/>
        </w:rPr>
        <w:t xml:space="preserve">in </w:t>
      </w:r>
      <w:r w:rsidRPr="002F46A8">
        <w:rPr>
          <w:sz w:val="20"/>
          <w:szCs w:val="24"/>
        </w:rPr>
        <w:t xml:space="preserve">year </w:t>
      </w:r>
      <w:r w:rsidRPr="002F46A8">
        <w:rPr>
          <w:i/>
          <w:iCs/>
          <w:sz w:val="20"/>
          <w:szCs w:val="24"/>
        </w:rPr>
        <w:t>t</w:t>
      </w:r>
    </w:p>
    <w:p w14:paraId="35FAD3A8" w14:textId="77777777" w:rsidR="00333AED" w:rsidRPr="008F1DAB" w:rsidRDefault="00333AED" w:rsidP="00C00C86">
      <w:pPr>
        <w:tabs>
          <w:tab w:val="clear" w:pos="2880"/>
          <w:tab w:val="clear" w:pos="9360"/>
        </w:tabs>
        <w:spacing w:before="0"/>
        <w:ind w:left="2835" w:hanging="2835"/>
        <w:rPr>
          <w:i/>
          <w:iCs/>
          <w:sz w:val="20"/>
          <w:szCs w:val="24"/>
        </w:rPr>
      </w:pPr>
    </w:p>
    <w:p w14:paraId="5B103608" w14:textId="6A2841EA" w:rsidR="00333AED" w:rsidRPr="008F1DAB" w:rsidRDefault="00333AED" w:rsidP="00333AED">
      <w:pPr>
        <w:keepNext/>
        <w:tabs>
          <w:tab w:val="clear" w:pos="2880"/>
          <w:tab w:val="clear" w:pos="9360"/>
          <w:tab w:val="right" w:pos="9781"/>
        </w:tabs>
        <w:spacing w:after="120"/>
        <w:rPr>
          <w:b/>
          <w:szCs w:val="24"/>
        </w:rPr>
      </w:pPr>
      <w:r w:rsidRPr="008F1DAB">
        <w:rPr>
          <w:b/>
          <w:szCs w:val="24"/>
        </w:rPr>
        <w:t>To estimate total NH</w:t>
      </w:r>
      <w:r w:rsidRPr="008F1DAB">
        <w:rPr>
          <w:b/>
          <w:szCs w:val="24"/>
          <w:vertAlign w:val="subscript"/>
        </w:rPr>
        <w:t>3</w:t>
      </w:r>
      <w:r w:rsidRPr="008F1DAB">
        <w:rPr>
          <w:b/>
          <w:szCs w:val="24"/>
        </w:rPr>
        <w:t>-N losses from the farm, including emissions from exported manure (as if applied):</w:t>
      </w:r>
    </w:p>
    <w:p w14:paraId="544FB19A" w14:textId="19C15F7E" w:rsidR="007F512A" w:rsidRPr="008F1DAB" w:rsidRDefault="007F512A" w:rsidP="00CF36AC">
      <w:pPr>
        <w:keepNext/>
        <w:tabs>
          <w:tab w:val="clear" w:pos="2880"/>
          <w:tab w:val="clear" w:pos="9360"/>
          <w:tab w:val="right" w:pos="9781"/>
        </w:tabs>
        <w:spacing w:after="120"/>
        <w:ind w:left="2880" w:hanging="288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m:t>
            </m:r>
          </m:sub>
        </m:sSub>
      </m:oMath>
      <w:r w:rsidRPr="008F1DAB">
        <w:rPr>
          <w:b/>
          <w:szCs w:val="24"/>
        </w:rPr>
        <w:t xml:space="preserve"> </w:t>
      </w:r>
      <w:r w:rsidRPr="008F1DAB">
        <w:rPr>
          <w:b/>
          <w:szCs w:val="24"/>
        </w:rPr>
        <w:tab/>
      </w:r>
      <w:r w:rsidRPr="008F1DA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22</w:t>
      </w:r>
      <w:r w:rsidR="001977CC">
        <w:rPr>
          <w:b/>
        </w:rPr>
        <w:fldChar w:fldCharType="end"/>
      </w:r>
    </w:p>
    <w:p w14:paraId="105D37A4" w14:textId="77777777" w:rsidR="007F512A" w:rsidRPr="008F1DAB" w:rsidRDefault="007F512A" w:rsidP="007F512A">
      <w:pPr>
        <w:tabs>
          <w:tab w:val="clear" w:pos="2880"/>
          <w:tab w:val="left" w:pos="2694"/>
        </w:tabs>
        <w:ind w:left="2694" w:hanging="2694"/>
        <w:rPr>
          <w:i/>
          <w:sz w:val="20"/>
        </w:rPr>
      </w:pPr>
      <w:r w:rsidRPr="008F1DAB">
        <w:rPr>
          <w:sz w:val="20"/>
        </w:rPr>
        <w:t>where</w:t>
      </w:r>
    </w:p>
    <w:p w14:paraId="632C481F" w14:textId="2FB4434C"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allmanure(</w:t>
      </w:r>
      <w:proofErr w:type="spellStart"/>
      <w:r w:rsidRPr="008F1DAB">
        <w:rPr>
          <w:i/>
          <w:sz w:val="20"/>
          <w:szCs w:val="24"/>
          <w:vertAlign w:val="subscript"/>
        </w:rPr>
        <w:t>t,farm</w:t>
      </w:r>
      <w:proofErr w:type="spellEnd"/>
      <w:r w:rsidRPr="008F1DAB">
        <w:rPr>
          <w:i/>
          <w:sz w:val="20"/>
          <w:szCs w:val="24"/>
          <w:vertAlign w:val="subscript"/>
        </w:rPr>
        <w:t>)</w:t>
      </w:r>
      <w:r w:rsidRPr="008F1DAB">
        <w:rPr>
          <w:i/>
          <w:sz w:val="20"/>
          <w:szCs w:val="24"/>
        </w:rPr>
        <w:tab/>
      </w:r>
      <w:r w:rsidRPr="008F1DAB">
        <w:rPr>
          <w:sz w:val="20"/>
          <w:szCs w:val="24"/>
        </w:rPr>
        <w:t>Total NH</w:t>
      </w:r>
      <w:r w:rsidRPr="008F1DAB">
        <w:rPr>
          <w:sz w:val="20"/>
          <w:szCs w:val="24"/>
          <w:vertAlign w:val="subscript"/>
        </w:rPr>
        <w:t>3</w:t>
      </w:r>
      <w:r w:rsidRPr="008F1DAB">
        <w:rPr>
          <w:sz w:val="20"/>
          <w:szCs w:val="24"/>
        </w:rPr>
        <w:t xml:space="preserve">-N emissions from all farm-produced </w:t>
      </w:r>
      <w:r w:rsidR="00086984" w:rsidRPr="008F1DAB">
        <w:rPr>
          <w:sz w:val="20"/>
          <w:szCs w:val="24"/>
        </w:rPr>
        <w:t xml:space="preserve">(incl. exported) </w:t>
      </w:r>
      <w:r w:rsidRPr="008F1DAB">
        <w:rPr>
          <w:sz w:val="20"/>
          <w:szCs w:val="24"/>
        </w:rPr>
        <w:t>and imported land-applied manure (kg NH</w:t>
      </w:r>
      <w:r w:rsidRPr="008F1DAB">
        <w:rPr>
          <w:sz w:val="20"/>
          <w:szCs w:val="24"/>
          <w:vertAlign w:val="subscript"/>
        </w:rPr>
        <w:t>3</w:t>
      </w:r>
      <w:r w:rsidRPr="008F1DAB">
        <w:rPr>
          <w:sz w:val="20"/>
          <w:szCs w:val="24"/>
        </w:rPr>
        <w:t>-N), in year</w:t>
      </w:r>
      <w:r w:rsidRPr="008F1DAB">
        <w:rPr>
          <w:i/>
          <w:iCs/>
          <w:sz w:val="20"/>
          <w:szCs w:val="24"/>
        </w:rPr>
        <w:t xml:space="preserve"> t</w:t>
      </w:r>
    </w:p>
    <w:p w14:paraId="34D7BA49" w14:textId="0CAB94F9"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3_</w:t>
      </w:r>
      <w:r w:rsidR="007E3141" w:rsidRPr="008F1DAB">
        <w:rPr>
          <w:i/>
          <w:sz w:val="20"/>
          <w:szCs w:val="24"/>
        </w:rPr>
        <w:t>N</w:t>
      </w:r>
      <w:r w:rsidR="00CC31C9" w:rsidRPr="008F1DAB">
        <w:rPr>
          <w:i/>
          <w:sz w:val="20"/>
          <w:szCs w:val="24"/>
          <w:vertAlign w:val="subscript"/>
        </w:rPr>
        <w:t>manure</w:t>
      </w:r>
      <w:r w:rsidRPr="008F1DAB">
        <w:rPr>
          <w:i/>
          <w:sz w:val="20"/>
          <w:szCs w:val="24"/>
          <w:vertAlign w:val="subscript"/>
        </w:rPr>
        <w:t>_onfarm(t)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land-applied manure produced on-farm (kg NH</w:t>
      </w:r>
      <w:r w:rsidRPr="008F1DAB">
        <w:rPr>
          <w:sz w:val="20"/>
          <w:szCs w:val="24"/>
          <w:vertAlign w:val="subscript"/>
        </w:rPr>
        <w:t>3</w:t>
      </w:r>
      <w:r w:rsidRPr="008F1DAB">
        <w:rPr>
          <w:sz w:val="20"/>
          <w:szCs w:val="24"/>
        </w:rPr>
        <w:t xml:space="preserve">-N), applied to specific fields in year </w:t>
      </w:r>
      <w:r w:rsidRPr="008F1DAB">
        <w:rPr>
          <w:i/>
          <w:iCs/>
          <w:sz w:val="20"/>
          <w:szCs w:val="24"/>
        </w:rPr>
        <w:t>t</w:t>
      </w:r>
    </w:p>
    <w:p w14:paraId="53124102" w14:textId="186BECBD"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_leftover(t)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-N emissions from farm</w:t>
      </w:r>
      <w:r w:rsidR="0058777A" w:rsidRPr="008F1DAB">
        <w:rPr>
          <w:sz w:val="20"/>
          <w:szCs w:val="24"/>
        </w:rPr>
        <w:t>-</w:t>
      </w:r>
      <w:r w:rsidRPr="008F1DAB">
        <w:rPr>
          <w:sz w:val="20"/>
          <w:szCs w:val="24"/>
        </w:rPr>
        <w:t>produced leftover manure applied equally across all of the farm’s fields (except native rangeland) (kg NH</w:t>
      </w:r>
      <w:r w:rsidRPr="008F1DAB">
        <w:rPr>
          <w:sz w:val="20"/>
          <w:szCs w:val="24"/>
          <w:vertAlign w:val="subscript"/>
        </w:rPr>
        <w:t>3</w:t>
      </w:r>
      <w:r w:rsidRPr="008F1DAB">
        <w:rPr>
          <w:sz w:val="20"/>
          <w:szCs w:val="24"/>
        </w:rPr>
        <w:t xml:space="preserve">-N), in year </w:t>
      </w:r>
      <w:r w:rsidRPr="008F1DAB">
        <w:rPr>
          <w:i/>
          <w:iCs/>
          <w:sz w:val="20"/>
          <w:szCs w:val="24"/>
        </w:rPr>
        <w:t>t</w:t>
      </w:r>
    </w:p>
    <w:p w14:paraId="469EA494" w14:textId="74C3023E"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manure_export(t)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 xml:space="preserve">-N emissions from </w:t>
      </w:r>
      <w:r w:rsidR="00086984" w:rsidRPr="008F1DAB">
        <w:rPr>
          <w:sz w:val="20"/>
          <w:szCs w:val="24"/>
        </w:rPr>
        <w:t>exported manure (as if applied)</w:t>
      </w:r>
      <w:r w:rsidRPr="008F1DAB">
        <w:rPr>
          <w:sz w:val="20"/>
          <w:szCs w:val="24"/>
        </w:rPr>
        <w:t xml:space="preserve"> (kg NH</w:t>
      </w:r>
      <w:r w:rsidRPr="008F1DAB">
        <w:rPr>
          <w:sz w:val="20"/>
          <w:szCs w:val="24"/>
          <w:vertAlign w:val="subscript"/>
        </w:rPr>
        <w:t>3</w:t>
      </w:r>
      <w:r w:rsidRPr="008F1DAB">
        <w:rPr>
          <w:sz w:val="20"/>
          <w:szCs w:val="24"/>
        </w:rPr>
        <w:t xml:space="preserve">-N), in year </w:t>
      </w:r>
      <w:r w:rsidRPr="008F1DAB">
        <w:rPr>
          <w:i/>
          <w:iCs/>
          <w:sz w:val="20"/>
          <w:szCs w:val="24"/>
        </w:rPr>
        <w:t>t</w:t>
      </w:r>
    </w:p>
    <w:p w14:paraId="7E54D64B" w14:textId="532E4A0B"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_imported(t)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imported land-applied manure (kg NH</w:t>
      </w:r>
      <w:r w:rsidRPr="008F1DAB">
        <w:rPr>
          <w:sz w:val="20"/>
          <w:szCs w:val="24"/>
          <w:vertAlign w:val="subscript"/>
        </w:rPr>
        <w:t>3</w:t>
      </w:r>
      <w:r w:rsidRPr="008F1DAB">
        <w:rPr>
          <w:sz w:val="20"/>
          <w:szCs w:val="24"/>
        </w:rPr>
        <w:t xml:space="preserve">-N), in year </w:t>
      </w:r>
      <w:r w:rsidRPr="008F1DAB">
        <w:rPr>
          <w:i/>
          <w:iCs/>
          <w:sz w:val="20"/>
          <w:szCs w:val="24"/>
        </w:rPr>
        <w:t>t</w:t>
      </w:r>
    </w:p>
    <w:p w14:paraId="1A9924AD" w14:textId="6E52259A" w:rsidR="00D56B35" w:rsidRDefault="00D56B35" w:rsidP="00D56B35">
      <w:pPr>
        <w:rPr>
          <w:b/>
          <w:szCs w:val="24"/>
        </w:rPr>
      </w:pPr>
      <w:r w:rsidRPr="00D5649B">
        <w:rPr>
          <w:b/>
          <w:szCs w:val="24"/>
        </w:rPr>
        <w:t xml:space="preserve">Ammonia emissions from </w:t>
      </w:r>
      <w:r w:rsidR="00221C63" w:rsidRPr="00D5649B">
        <w:rPr>
          <w:b/>
          <w:szCs w:val="24"/>
        </w:rPr>
        <w:t xml:space="preserve">the </w:t>
      </w:r>
      <w:r w:rsidRPr="00D5649B">
        <w:rPr>
          <w:b/>
          <w:szCs w:val="24"/>
        </w:rPr>
        <w:t xml:space="preserve">land application </w:t>
      </w:r>
      <w:r w:rsidR="00221C63" w:rsidRPr="00D5649B">
        <w:rPr>
          <w:b/>
          <w:szCs w:val="24"/>
        </w:rPr>
        <w:t xml:space="preserve">of manure </w:t>
      </w:r>
      <w:r w:rsidRPr="00D5649B">
        <w:rPr>
          <w:b/>
          <w:szCs w:val="24"/>
        </w:rPr>
        <w:t>are calculated on a daily basis.</w:t>
      </w:r>
    </w:p>
    <w:p w14:paraId="455D580C" w14:textId="33EEE373" w:rsidR="00636E66" w:rsidRDefault="004E2E7E" w:rsidP="008A7F5F">
      <w:pPr>
        <w:pStyle w:val="Heading3"/>
      </w:pPr>
      <w:bookmarkStart w:id="715" w:name="_Ref98852529"/>
      <w:bookmarkStart w:id="716" w:name="_Toc152758618"/>
      <w:r w:rsidRPr="00D5649B">
        <w:t>Nitrous oxide volatilization from manure following land</w:t>
      </w:r>
      <w:r w:rsidR="00760E8F">
        <w:t xml:space="preserve"> </w:t>
      </w:r>
      <w:r w:rsidRPr="00D5649B">
        <w:t>application</w:t>
      </w:r>
      <w:bookmarkEnd w:id="715"/>
      <w:bookmarkEnd w:id="716"/>
      <w:r w:rsidRPr="00D5649B">
        <w:t xml:space="preserve"> </w:t>
      </w:r>
    </w:p>
    <w:p w14:paraId="22D6ECF0" w14:textId="0C484DAA" w:rsidR="00636E66" w:rsidRPr="00AC2AFB" w:rsidRDefault="00636E66" w:rsidP="00636E66">
      <w:pPr>
        <w:pStyle w:val="Heading4"/>
      </w:pPr>
      <w:r>
        <w:t>Nitrous oxide</w:t>
      </w:r>
      <w:r w:rsidRPr="00AC2AFB">
        <w:t xml:space="preserve"> emissions</w:t>
      </w:r>
      <w:r>
        <w:t xml:space="preserve"> via volatilization</w:t>
      </w:r>
      <w:r w:rsidRPr="00AC2AFB">
        <w:t xml:space="preserve"> during land application of farm-produced and imported manure</w:t>
      </w:r>
      <w:r>
        <w:t xml:space="preserve"> and from exported manure</w:t>
      </w:r>
    </w:p>
    <w:p w14:paraId="2A37B19C" w14:textId="1CB96CFF" w:rsidR="004E2E7E" w:rsidRPr="008A1626" w:rsidRDefault="00233009" w:rsidP="004E2E7E">
      <w:pPr>
        <w:rPr>
          <w:b/>
        </w:rPr>
      </w:pPr>
      <w:r w:rsidRPr="008A1626">
        <w:rPr>
          <w:b/>
        </w:rPr>
        <w:t>To calculate indirect N</w:t>
      </w:r>
      <w:r w:rsidRPr="008A1626">
        <w:rPr>
          <w:b/>
          <w:vertAlign w:val="subscript"/>
        </w:rPr>
        <w:t>2</w:t>
      </w:r>
      <w:r w:rsidRPr="008A1626">
        <w:rPr>
          <w:b/>
        </w:rPr>
        <w:t xml:space="preserve">O emissions from volatilization from </w:t>
      </w:r>
      <w:r w:rsidR="00BC6078" w:rsidRPr="008A1626">
        <w:rPr>
          <w:b/>
        </w:rPr>
        <w:t xml:space="preserve">farm-produced manure </w:t>
      </w:r>
      <w:r w:rsidRPr="008A1626">
        <w:rPr>
          <w:b/>
        </w:rPr>
        <w:t>applied to a specific field</w:t>
      </w:r>
      <w:r w:rsidR="00AE6BA3" w:rsidRPr="008A1626">
        <w:rPr>
          <w:b/>
        </w:rPr>
        <w:t>, for all livestock types</w:t>
      </w:r>
      <w:r w:rsidR="004E2E7E" w:rsidRPr="008A1626">
        <w:rPr>
          <w:b/>
        </w:rPr>
        <w:t>:</w:t>
      </w:r>
    </w:p>
    <w:p w14:paraId="7745A0F8" w14:textId="77777777" w:rsidR="00610780" w:rsidRPr="00C654E9" w:rsidRDefault="00000000" w:rsidP="009D3C62">
      <w:pPr>
        <w:keepNext/>
        <w:tabs>
          <w:tab w:val="clear" w:pos="2880"/>
          <w:tab w:val="clear" w:pos="9360"/>
          <w:tab w:val="right" w:pos="9781"/>
        </w:tabs>
        <w:spacing w:after="120"/>
        <w:ind w:left="4770" w:hanging="477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4E2E7E" w:rsidRPr="00C654E9">
        <w:rPr>
          <w:b/>
          <w:szCs w:val="24"/>
        </w:rPr>
        <w:tab/>
      </w:r>
      <w:bookmarkStart w:id="717" w:name="Fracvol_LandApp_CattlePoultry_Eq"/>
      <w:bookmarkStart w:id="718" w:name="N2ON_ManureVol_Onfarm_TFieldN_Eq"/>
    </w:p>
    <w:p w14:paraId="35A56545" w14:textId="63CB727C" w:rsidR="004E2E7E" w:rsidRPr="00C654E9" w:rsidRDefault="00610780" w:rsidP="009D3C62">
      <w:pPr>
        <w:keepNext/>
        <w:tabs>
          <w:tab w:val="clear" w:pos="2880"/>
          <w:tab w:val="clear" w:pos="9360"/>
          <w:tab w:val="right" w:pos="9781"/>
        </w:tabs>
        <w:spacing w:after="120"/>
        <w:ind w:left="4770" w:hanging="4770"/>
        <w:rPr>
          <w:b/>
          <w:szCs w:val="24"/>
        </w:rPr>
      </w:pPr>
      <w:r w:rsidRPr="00C654E9">
        <w:rPr>
          <w:b/>
        </w:rPr>
        <w:tab/>
      </w:r>
      <w:r w:rsidRPr="00C654E9">
        <w:rPr>
          <w:b/>
        </w:rPr>
        <w:tab/>
      </w:r>
      <w:r w:rsidR="004E2E7E"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4.6.3</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w:t>
      </w:r>
      <w:r w:rsidR="001977CC" w:rsidRPr="00C654E9">
        <w:rPr>
          <w:b/>
        </w:rPr>
        <w:fldChar w:fldCharType="end"/>
      </w:r>
      <w:bookmarkEnd w:id="717"/>
    </w:p>
    <w:bookmarkEnd w:id="718"/>
    <w:p w14:paraId="77881EDF" w14:textId="4FF9DD69" w:rsidR="006A61D7" w:rsidRPr="00C654E9" w:rsidRDefault="006A61D7" w:rsidP="006A61D7">
      <w:pPr>
        <w:keepNext/>
        <w:tabs>
          <w:tab w:val="clear" w:pos="2880"/>
          <w:tab w:val="clear" w:pos="9360"/>
          <w:tab w:val="right" w:pos="9781"/>
        </w:tabs>
        <w:spacing w:after="120"/>
        <w:jc w:val="right"/>
        <w:rPr>
          <w:b/>
          <w:szCs w:val="24"/>
        </w:rPr>
      </w:pPr>
      <w:r w:rsidRPr="00C654E9">
        <w:rPr>
          <w:sz w:val="20"/>
        </w:rPr>
        <w:t>Derived from IPCC 2019, Eq. 11.9</w:t>
      </w:r>
    </w:p>
    <w:p w14:paraId="252AD95E" w14:textId="77777777" w:rsidR="004E2E7E" w:rsidRPr="00C654E9" w:rsidRDefault="004E2E7E" w:rsidP="004E2E7E">
      <w:pPr>
        <w:tabs>
          <w:tab w:val="clear" w:pos="2880"/>
          <w:tab w:val="left" w:pos="2694"/>
        </w:tabs>
        <w:ind w:left="2694" w:hanging="2694"/>
        <w:rPr>
          <w:i/>
          <w:sz w:val="20"/>
        </w:rPr>
      </w:pPr>
      <w:r w:rsidRPr="00C654E9">
        <w:rPr>
          <w:sz w:val="20"/>
        </w:rPr>
        <w:t>where</w:t>
      </w:r>
    </w:p>
    <w:p w14:paraId="77E1A1B1" w14:textId="79674B37" w:rsidR="004E2E7E" w:rsidRPr="00C654E9" w:rsidRDefault="006A61D7" w:rsidP="009D3A44">
      <w:pPr>
        <w:tabs>
          <w:tab w:val="clear" w:pos="2880"/>
          <w:tab w:val="clear" w:pos="9360"/>
        </w:tabs>
        <w:spacing w:before="0"/>
        <w:ind w:left="2835" w:hanging="2835"/>
        <w:rPr>
          <w:i/>
          <w:iCs/>
          <w:sz w:val="20"/>
          <w:szCs w:val="24"/>
        </w:rPr>
      </w:pPr>
      <w:r w:rsidRPr="00C654E9">
        <w:rPr>
          <w:i/>
          <w:sz w:val="20"/>
          <w:szCs w:val="24"/>
        </w:rPr>
        <w:t>N</w:t>
      </w:r>
      <w:r w:rsidRPr="00C654E9">
        <w:rPr>
          <w:i/>
          <w:sz w:val="20"/>
          <w:szCs w:val="24"/>
          <w:vertAlign w:val="subscript"/>
        </w:rPr>
        <w:t>2</w:t>
      </w:r>
      <w:r w:rsidRPr="00C654E9">
        <w:rPr>
          <w:i/>
          <w:sz w:val="20"/>
          <w:szCs w:val="24"/>
        </w:rPr>
        <w:t>O-N</w:t>
      </w:r>
      <w:r w:rsidRPr="00C654E9">
        <w:rPr>
          <w:i/>
          <w:sz w:val="20"/>
          <w:szCs w:val="24"/>
          <w:vertAlign w:val="subscript"/>
        </w:rPr>
        <w:t>manurevolatilization</w:t>
      </w:r>
      <w:r w:rsidR="0095305D" w:rsidRPr="00C654E9">
        <w:rPr>
          <w:i/>
          <w:sz w:val="20"/>
          <w:szCs w:val="24"/>
          <w:vertAlign w:val="subscript"/>
        </w:rPr>
        <w:t>_onfarm</w:t>
      </w:r>
      <w:r w:rsidR="00233009" w:rsidRPr="00C654E9">
        <w:rPr>
          <w:i/>
          <w:sz w:val="20"/>
          <w:szCs w:val="24"/>
          <w:vertAlign w:val="subscript"/>
        </w:rPr>
        <w:t>(</w:t>
      </w:r>
      <w:proofErr w:type="spellStart"/>
      <w:r w:rsidR="00233009" w:rsidRPr="00C654E9">
        <w:rPr>
          <w:i/>
          <w:sz w:val="20"/>
          <w:szCs w:val="24"/>
          <w:vertAlign w:val="subscript"/>
        </w:rPr>
        <w:t>t,field</w:t>
      </w:r>
      <w:proofErr w:type="spellEnd"/>
      <w:r w:rsidR="00233009" w:rsidRPr="00C654E9">
        <w:rPr>
          <w:i/>
          <w:sz w:val="20"/>
          <w:szCs w:val="24"/>
          <w:vertAlign w:val="subscript"/>
        </w:rPr>
        <w:t xml:space="preserve"> n)</w:t>
      </w:r>
      <w:r w:rsidR="004E2E7E" w:rsidRPr="00C654E9">
        <w:rPr>
          <w:i/>
          <w:sz w:val="20"/>
          <w:szCs w:val="24"/>
        </w:rPr>
        <w:t xml:space="preserve"> </w:t>
      </w:r>
      <w:r w:rsidR="004E2E7E" w:rsidRPr="00C654E9">
        <w:rPr>
          <w:i/>
          <w:sz w:val="20"/>
          <w:szCs w:val="24"/>
        </w:rPr>
        <w:tab/>
      </w:r>
      <w:r w:rsidRPr="00C654E9">
        <w:rPr>
          <w:sz w:val="20"/>
          <w:szCs w:val="24"/>
        </w:rPr>
        <w:t>Indirect N</w:t>
      </w:r>
      <w:r w:rsidRPr="00C654E9">
        <w:rPr>
          <w:sz w:val="20"/>
          <w:szCs w:val="24"/>
          <w:vertAlign w:val="subscript"/>
        </w:rPr>
        <w:t>2</w:t>
      </w:r>
      <w:r w:rsidRPr="00C654E9">
        <w:rPr>
          <w:sz w:val="20"/>
          <w:szCs w:val="24"/>
        </w:rPr>
        <w:t>O-N emissions via volatilization following land application of farm-produced manure</w:t>
      </w:r>
      <w:r w:rsidR="00723049" w:rsidRPr="00C654E9">
        <w:rPr>
          <w:sz w:val="20"/>
          <w:szCs w:val="24"/>
        </w:rPr>
        <w:t xml:space="preserve"> (</w:t>
      </w:r>
      <w:r w:rsidR="0008215A" w:rsidRPr="00C654E9">
        <w:rPr>
          <w:sz w:val="20"/>
          <w:szCs w:val="24"/>
        </w:rPr>
        <w:t>k</w:t>
      </w:r>
      <w:r w:rsidR="00723049" w:rsidRPr="00C654E9">
        <w:rPr>
          <w:sz w:val="20"/>
          <w:szCs w:val="24"/>
        </w:rPr>
        <w:t>g N</w:t>
      </w:r>
      <w:r w:rsidR="00723049" w:rsidRPr="00C654E9">
        <w:rPr>
          <w:sz w:val="20"/>
          <w:szCs w:val="24"/>
          <w:vertAlign w:val="subscript"/>
        </w:rPr>
        <w:t>2</w:t>
      </w:r>
      <w:r w:rsidR="00723049" w:rsidRPr="00C654E9">
        <w:rPr>
          <w:sz w:val="20"/>
          <w:szCs w:val="24"/>
        </w:rPr>
        <w:t xml:space="preserve">O-N) on field </w:t>
      </w:r>
      <w:r w:rsidR="00723049" w:rsidRPr="00C654E9">
        <w:rPr>
          <w:i/>
          <w:iCs/>
          <w:sz w:val="20"/>
          <w:szCs w:val="24"/>
        </w:rPr>
        <w:t>n</w:t>
      </w:r>
      <w:r w:rsidR="00723049" w:rsidRPr="00C654E9">
        <w:rPr>
          <w:sz w:val="20"/>
          <w:szCs w:val="24"/>
        </w:rPr>
        <w:t xml:space="preserve"> in year </w:t>
      </w:r>
      <w:r w:rsidR="00723049" w:rsidRPr="00C654E9">
        <w:rPr>
          <w:i/>
          <w:iCs/>
          <w:sz w:val="20"/>
          <w:szCs w:val="24"/>
        </w:rPr>
        <w:t>t</w:t>
      </w:r>
    </w:p>
    <w:p w14:paraId="1DB5E6E9" w14:textId="1D52EE70" w:rsidR="00723049" w:rsidRPr="00C654E9" w:rsidRDefault="00723049" w:rsidP="00723049">
      <w:pPr>
        <w:tabs>
          <w:tab w:val="clear" w:pos="2880"/>
          <w:tab w:val="clear" w:pos="9360"/>
        </w:tabs>
        <w:spacing w:before="0"/>
        <w:ind w:left="2835" w:hanging="2835"/>
        <w:rPr>
          <w:sz w:val="20"/>
          <w:szCs w:val="24"/>
        </w:rPr>
      </w:pPr>
      <w:r w:rsidRPr="00C654E9">
        <w:rPr>
          <w:i/>
          <w:sz w:val="20"/>
          <w:szCs w:val="24"/>
        </w:rPr>
        <w:t>NH</w:t>
      </w:r>
      <w:r w:rsidRPr="00C654E9">
        <w:rPr>
          <w:i/>
          <w:sz w:val="20"/>
          <w:szCs w:val="24"/>
          <w:vertAlign w:val="subscript"/>
        </w:rPr>
        <w:t>3-</w:t>
      </w:r>
      <w:r w:rsidRPr="00C654E9">
        <w:rPr>
          <w:i/>
          <w:sz w:val="20"/>
          <w:szCs w:val="24"/>
        </w:rPr>
        <w:t>N</w:t>
      </w:r>
      <w:r w:rsidR="00610780" w:rsidRPr="00C654E9">
        <w:rPr>
          <w:i/>
          <w:sz w:val="20"/>
          <w:szCs w:val="24"/>
          <w:vertAlign w:val="subscript"/>
        </w:rPr>
        <w:t>manure</w:t>
      </w:r>
      <w:r w:rsidRPr="00C654E9">
        <w:rPr>
          <w:i/>
          <w:sz w:val="20"/>
          <w:szCs w:val="24"/>
          <w:vertAlign w:val="subscript"/>
        </w:rPr>
        <w:t>_onfarm(</w:t>
      </w:r>
      <w:proofErr w:type="spellStart"/>
      <w:r w:rsidRPr="00C654E9">
        <w:rPr>
          <w:i/>
          <w:sz w:val="20"/>
          <w:szCs w:val="24"/>
          <w:vertAlign w:val="subscript"/>
        </w:rPr>
        <w:t>t,field</w:t>
      </w:r>
      <w:proofErr w:type="spellEnd"/>
      <w:r w:rsidRPr="00C654E9">
        <w:rPr>
          <w:i/>
          <w:sz w:val="20"/>
          <w:szCs w:val="24"/>
          <w:vertAlign w:val="subscript"/>
        </w:rPr>
        <w:t xml:space="preserve"> n)</w:t>
      </w:r>
      <w:r w:rsidRPr="00C654E9">
        <w:rPr>
          <w:i/>
          <w:sz w:val="20"/>
          <w:szCs w:val="24"/>
        </w:rPr>
        <w:tab/>
      </w:r>
      <w:r w:rsidRPr="00C654E9">
        <w:rPr>
          <w:sz w:val="20"/>
          <w:szCs w:val="24"/>
        </w:rPr>
        <w:t>NH</w:t>
      </w:r>
      <w:r w:rsidRPr="00C654E9">
        <w:rPr>
          <w:sz w:val="20"/>
          <w:szCs w:val="24"/>
          <w:vertAlign w:val="subscript"/>
        </w:rPr>
        <w:t>3</w:t>
      </w:r>
      <w:r w:rsidRPr="00C654E9">
        <w:rPr>
          <w:sz w:val="20"/>
          <w:szCs w:val="24"/>
        </w:rPr>
        <w:t>-N loss from land-applied farm-produced manure (kg NH</w:t>
      </w:r>
      <w:r w:rsidRPr="00C654E9">
        <w:rPr>
          <w:sz w:val="20"/>
          <w:szCs w:val="24"/>
          <w:vertAlign w:val="subscript"/>
        </w:rPr>
        <w:t>3</w:t>
      </w:r>
      <w:r w:rsidRPr="00C654E9">
        <w:rPr>
          <w:sz w:val="20"/>
          <w:szCs w:val="24"/>
        </w:rPr>
        <w:t xml:space="preserve">-N) on field </w:t>
      </w:r>
      <w:r w:rsidRPr="00C654E9">
        <w:rPr>
          <w:i/>
          <w:iCs/>
          <w:sz w:val="20"/>
          <w:szCs w:val="24"/>
        </w:rPr>
        <w:t>n</w:t>
      </w:r>
      <w:r w:rsidRPr="00C654E9">
        <w:rPr>
          <w:sz w:val="20"/>
          <w:szCs w:val="24"/>
        </w:rPr>
        <w:t xml:space="preserve"> in year </w:t>
      </w:r>
      <w:r w:rsidRPr="00C654E9">
        <w:rPr>
          <w:i/>
          <w:iCs/>
          <w:sz w:val="20"/>
          <w:szCs w:val="24"/>
        </w:rPr>
        <w:t>t</w:t>
      </w:r>
    </w:p>
    <w:p w14:paraId="5BE64238" w14:textId="40766D28" w:rsidR="006A61D7" w:rsidRPr="00C654E9" w:rsidRDefault="006A61D7" w:rsidP="006A61D7">
      <w:pPr>
        <w:tabs>
          <w:tab w:val="clear" w:pos="2880"/>
          <w:tab w:val="clear" w:pos="9360"/>
        </w:tabs>
        <w:spacing w:before="0"/>
        <w:ind w:left="2835" w:hanging="2835"/>
        <w:rPr>
          <w:sz w:val="20"/>
        </w:rPr>
      </w:pPr>
      <w:proofErr w:type="spellStart"/>
      <w:r w:rsidRPr="00C654E9">
        <w:rPr>
          <w:i/>
          <w:sz w:val="20"/>
        </w:rPr>
        <w:t>EF</w:t>
      </w:r>
      <w:r w:rsidRPr="00C654E9">
        <w:rPr>
          <w:i/>
          <w:sz w:val="20"/>
          <w:vertAlign w:val="subscript"/>
        </w:rPr>
        <w:t>volatilization</w:t>
      </w:r>
      <w:proofErr w:type="spellEnd"/>
      <w:r w:rsidRPr="00C654E9">
        <w:rPr>
          <w:sz w:val="20"/>
        </w:rPr>
        <w:tab/>
        <w:t>Emission factor for volatilization [kg N</w:t>
      </w:r>
      <w:r w:rsidRPr="00C654E9">
        <w:rPr>
          <w:sz w:val="20"/>
          <w:vertAlign w:val="subscript"/>
        </w:rPr>
        <w:t>2</w:t>
      </w:r>
      <w:r w:rsidRPr="00C654E9">
        <w:rPr>
          <w:sz w:val="20"/>
        </w:rPr>
        <w:t>O-N (kg N)</w:t>
      </w:r>
      <w:r w:rsidRPr="00C654E9">
        <w:rPr>
          <w:sz w:val="20"/>
          <w:vertAlign w:val="superscript"/>
        </w:rPr>
        <w:t>-1</w:t>
      </w:r>
      <w:r w:rsidRPr="00C654E9">
        <w:rPr>
          <w:sz w:val="20"/>
        </w:rPr>
        <w:t>] (</w:t>
      </w:r>
      <w:r w:rsidRPr="00C654E9">
        <w:rPr>
          <w:b/>
          <w:sz w:val="20"/>
        </w:rPr>
        <w:fldChar w:fldCharType="begin"/>
      </w:r>
      <w:r w:rsidRPr="00C654E9">
        <w:rPr>
          <w:b/>
          <w:sz w:val="20"/>
        </w:rPr>
        <w:instrText xml:space="preserve"> REF _Ref81928082 \h  \* MERGEFORMAT </w:instrText>
      </w:r>
      <w:r w:rsidRPr="00C654E9">
        <w:rPr>
          <w:b/>
          <w:sz w:val="20"/>
        </w:rPr>
      </w:r>
      <w:r w:rsidRPr="00C654E9">
        <w:rPr>
          <w:b/>
          <w:sz w:val="20"/>
        </w:rPr>
        <w:fldChar w:fldCharType="separate"/>
      </w:r>
      <w:r w:rsidR="0013336E" w:rsidRPr="00C654E9">
        <w:rPr>
          <w:b/>
          <w:sz w:val="20"/>
        </w:rPr>
        <w:t xml:space="preserve">Table </w:t>
      </w:r>
      <w:r w:rsidR="0013336E" w:rsidRPr="00C654E9">
        <w:rPr>
          <w:b/>
          <w:noProof/>
          <w:sz w:val="20"/>
        </w:rPr>
        <w:t>36</w:t>
      </w:r>
      <w:r w:rsidRPr="00C654E9">
        <w:rPr>
          <w:b/>
          <w:sz w:val="20"/>
        </w:rPr>
        <w:fldChar w:fldCharType="end"/>
      </w:r>
      <w:r w:rsidRPr="00C654E9">
        <w:rPr>
          <w:sz w:val="20"/>
        </w:rPr>
        <w:t>)</w:t>
      </w:r>
    </w:p>
    <w:p w14:paraId="6010093C" w14:textId="77777777" w:rsidR="00610780" w:rsidRPr="00C654E9" w:rsidRDefault="00000000" w:rsidP="00C24084">
      <w:pPr>
        <w:keepNext/>
        <w:tabs>
          <w:tab w:val="clear" w:pos="2880"/>
          <w:tab w:val="clear" w:pos="9360"/>
          <w:tab w:val="right" w:pos="9781"/>
        </w:tabs>
        <w:spacing w:after="120"/>
        <w:ind w:left="4860" w:hanging="486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723049" w:rsidRPr="00C654E9">
        <w:rPr>
          <w:b/>
          <w:szCs w:val="24"/>
        </w:rPr>
        <w:tab/>
      </w:r>
      <w:bookmarkStart w:id="719" w:name="N2ON_ManureVol_Leftover_TFieldN_Eq"/>
    </w:p>
    <w:p w14:paraId="3AE9560C" w14:textId="13D8B64A" w:rsidR="00723049" w:rsidRPr="00C654E9" w:rsidRDefault="00610780" w:rsidP="00C24084">
      <w:pPr>
        <w:keepNext/>
        <w:tabs>
          <w:tab w:val="clear" w:pos="2880"/>
          <w:tab w:val="clear" w:pos="9360"/>
          <w:tab w:val="right" w:pos="9781"/>
        </w:tabs>
        <w:spacing w:after="120"/>
        <w:ind w:left="4860" w:hanging="4860"/>
        <w:rPr>
          <w:b/>
          <w:szCs w:val="24"/>
        </w:rPr>
      </w:pPr>
      <w:r w:rsidRPr="00C654E9">
        <w:rPr>
          <w:b/>
        </w:rPr>
        <w:tab/>
      </w:r>
      <w:r w:rsidRPr="00C654E9">
        <w:rPr>
          <w:b/>
        </w:rPr>
        <w:tab/>
      </w:r>
      <w:r w:rsidR="00723049"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4.6.3</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p>
    <w:bookmarkEnd w:id="719"/>
    <w:p w14:paraId="2496D72A" w14:textId="77777777" w:rsidR="00723049" w:rsidRPr="00C654E9" w:rsidRDefault="00723049" w:rsidP="00723049">
      <w:pPr>
        <w:keepNext/>
        <w:tabs>
          <w:tab w:val="clear" w:pos="2880"/>
          <w:tab w:val="clear" w:pos="9360"/>
          <w:tab w:val="right" w:pos="9781"/>
        </w:tabs>
        <w:spacing w:after="120"/>
        <w:jc w:val="right"/>
        <w:rPr>
          <w:b/>
          <w:szCs w:val="24"/>
        </w:rPr>
      </w:pPr>
      <w:r w:rsidRPr="00C654E9">
        <w:rPr>
          <w:sz w:val="20"/>
        </w:rPr>
        <w:t>Derived from IPCC 2019, Eq. 11.9</w:t>
      </w:r>
    </w:p>
    <w:p w14:paraId="49C920B4" w14:textId="77777777" w:rsidR="00723049" w:rsidRPr="00C654E9" w:rsidRDefault="00723049" w:rsidP="00723049">
      <w:pPr>
        <w:tabs>
          <w:tab w:val="clear" w:pos="2880"/>
          <w:tab w:val="left" w:pos="2694"/>
        </w:tabs>
        <w:ind w:left="2694" w:hanging="2694"/>
        <w:rPr>
          <w:i/>
          <w:sz w:val="20"/>
        </w:rPr>
      </w:pPr>
      <w:r w:rsidRPr="00C654E9">
        <w:rPr>
          <w:sz w:val="20"/>
        </w:rPr>
        <w:t>where</w:t>
      </w:r>
    </w:p>
    <w:p w14:paraId="6FA66866" w14:textId="77777777" w:rsidR="0095305D" w:rsidRPr="00C654E9" w:rsidRDefault="0095305D" w:rsidP="0095305D">
      <w:pPr>
        <w:tabs>
          <w:tab w:val="clear" w:pos="2880"/>
          <w:tab w:val="clear" w:pos="9360"/>
        </w:tabs>
        <w:spacing w:before="0"/>
        <w:ind w:left="2835" w:hanging="2835"/>
        <w:rPr>
          <w:i/>
          <w:iCs/>
          <w:sz w:val="20"/>
          <w:szCs w:val="24"/>
        </w:rPr>
      </w:pPr>
      <w:r w:rsidRPr="00C654E9">
        <w:rPr>
          <w:i/>
          <w:sz w:val="20"/>
          <w:szCs w:val="24"/>
        </w:rPr>
        <w:t>N</w:t>
      </w:r>
      <w:r w:rsidRPr="00C654E9">
        <w:rPr>
          <w:i/>
          <w:sz w:val="20"/>
          <w:szCs w:val="24"/>
          <w:vertAlign w:val="subscript"/>
        </w:rPr>
        <w:t>2</w:t>
      </w:r>
      <w:r w:rsidRPr="00C654E9">
        <w:rPr>
          <w:i/>
          <w:sz w:val="20"/>
          <w:szCs w:val="24"/>
        </w:rPr>
        <w:t>O-N</w:t>
      </w:r>
      <w:r w:rsidRPr="00C654E9">
        <w:rPr>
          <w:i/>
          <w:sz w:val="20"/>
          <w:szCs w:val="24"/>
          <w:vertAlign w:val="subscript"/>
        </w:rPr>
        <w:t>manurevolatilization_onfarm(</w:t>
      </w:r>
      <w:proofErr w:type="spellStart"/>
      <w:r w:rsidRPr="00C654E9">
        <w:rPr>
          <w:i/>
          <w:sz w:val="20"/>
          <w:szCs w:val="24"/>
          <w:vertAlign w:val="subscript"/>
        </w:rPr>
        <w:t>t,field</w:t>
      </w:r>
      <w:proofErr w:type="spellEnd"/>
      <w:r w:rsidRPr="00C654E9">
        <w:rPr>
          <w:i/>
          <w:sz w:val="20"/>
          <w:szCs w:val="24"/>
          <w:vertAlign w:val="subscript"/>
        </w:rPr>
        <w:t xml:space="preserve"> n)</w:t>
      </w:r>
      <w:r w:rsidRPr="00C654E9">
        <w:rPr>
          <w:i/>
          <w:sz w:val="20"/>
          <w:szCs w:val="24"/>
        </w:rPr>
        <w:t xml:space="preserve"> </w:t>
      </w:r>
      <w:r w:rsidRPr="00C654E9">
        <w:rPr>
          <w:i/>
          <w:sz w:val="20"/>
          <w:szCs w:val="24"/>
        </w:rPr>
        <w:tab/>
      </w:r>
      <w:r w:rsidRPr="00C654E9">
        <w:rPr>
          <w:sz w:val="20"/>
          <w:szCs w:val="24"/>
        </w:rPr>
        <w:t>Indirect N</w:t>
      </w:r>
      <w:r w:rsidRPr="00C654E9">
        <w:rPr>
          <w:sz w:val="20"/>
          <w:szCs w:val="24"/>
          <w:vertAlign w:val="subscript"/>
        </w:rPr>
        <w:t>2</w:t>
      </w:r>
      <w:r w:rsidRPr="00C654E9">
        <w:rPr>
          <w:sz w:val="20"/>
          <w:szCs w:val="24"/>
        </w:rPr>
        <w:t>O-N emissions via volatilization following land application of farm-produced manure (lg N</w:t>
      </w:r>
      <w:r w:rsidRPr="00C654E9">
        <w:rPr>
          <w:sz w:val="20"/>
          <w:szCs w:val="24"/>
          <w:vertAlign w:val="subscript"/>
        </w:rPr>
        <w:t>2</w:t>
      </w:r>
      <w:r w:rsidRPr="00C654E9">
        <w:rPr>
          <w:sz w:val="20"/>
          <w:szCs w:val="24"/>
        </w:rPr>
        <w:t xml:space="preserve">O-N) on field </w:t>
      </w:r>
      <w:r w:rsidRPr="00C654E9">
        <w:rPr>
          <w:i/>
          <w:iCs/>
          <w:sz w:val="20"/>
          <w:szCs w:val="24"/>
        </w:rPr>
        <w:t>n</w:t>
      </w:r>
      <w:r w:rsidRPr="00C654E9">
        <w:rPr>
          <w:sz w:val="20"/>
          <w:szCs w:val="24"/>
        </w:rPr>
        <w:t xml:space="preserve"> in year </w:t>
      </w:r>
      <w:r w:rsidRPr="00C654E9">
        <w:rPr>
          <w:i/>
          <w:iCs/>
          <w:sz w:val="20"/>
          <w:szCs w:val="24"/>
        </w:rPr>
        <w:t>t</w:t>
      </w:r>
    </w:p>
    <w:p w14:paraId="7CA8948C" w14:textId="01332363" w:rsidR="00723049" w:rsidRPr="00C654E9" w:rsidRDefault="00723049" w:rsidP="00723049">
      <w:pPr>
        <w:tabs>
          <w:tab w:val="clear" w:pos="2880"/>
          <w:tab w:val="clear" w:pos="9360"/>
        </w:tabs>
        <w:spacing w:before="0"/>
        <w:ind w:left="2835" w:hanging="2835"/>
        <w:rPr>
          <w:sz w:val="20"/>
        </w:rPr>
      </w:pPr>
      <w:r w:rsidRPr="00C654E9">
        <w:rPr>
          <w:i/>
          <w:sz w:val="20"/>
        </w:rPr>
        <w:t>NH</w:t>
      </w:r>
      <w:r w:rsidRPr="00C654E9">
        <w:rPr>
          <w:i/>
          <w:sz w:val="20"/>
          <w:vertAlign w:val="subscript"/>
        </w:rPr>
        <w:t>3</w:t>
      </w:r>
      <w:r w:rsidRPr="00C654E9">
        <w:rPr>
          <w:i/>
          <w:sz w:val="20"/>
        </w:rPr>
        <w:t>_N</w:t>
      </w:r>
      <w:r w:rsidR="00610780" w:rsidRPr="00C654E9">
        <w:rPr>
          <w:i/>
          <w:sz w:val="20"/>
          <w:vertAlign w:val="subscript"/>
        </w:rPr>
        <w:t>manure</w:t>
      </w:r>
      <w:r w:rsidRPr="00C654E9">
        <w:rPr>
          <w:i/>
          <w:sz w:val="20"/>
          <w:vertAlign w:val="subscript"/>
        </w:rPr>
        <w:t>_leftover(</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NH</w:t>
      </w:r>
      <w:r w:rsidRPr="00C654E9">
        <w:rPr>
          <w:sz w:val="20"/>
          <w:vertAlign w:val="subscript"/>
        </w:rPr>
        <w:t>3</w:t>
      </w:r>
      <w:r w:rsidRPr="00C654E9">
        <w:rPr>
          <w:sz w:val="20"/>
        </w:rPr>
        <w:t xml:space="preserve"> emissions (kg NH</w:t>
      </w:r>
      <w:r w:rsidRPr="00C654E9">
        <w:rPr>
          <w:sz w:val="20"/>
          <w:vertAlign w:val="subscript"/>
        </w:rPr>
        <w:t>3</w:t>
      </w:r>
      <w:r w:rsidRPr="00C654E9">
        <w:rPr>
          <w:sz w:val="20"/>
        </w:rPr>
        <w:t xml:space="preserve">-N) from the application of ‘leftover’ stored manure to field n in year </w:t>
      </w:r>
      <w:r w:rsidRPr="00C654E9">
        <w:rPr>
          <w:i/>
          <w:iCs/>
          <w:sz w:val="20"/>
        </w:rPr>
        <w:t>t</w:t>
      </w:r>
    </w:p>
    <w:p w14:paraId="3ED49A13" w14:textId="34305726" w:rsidR="0095305D" w:rsidRPr="00C654E9" w:rsidRDefault="0095305D" w:rsidP="0095305D">
      <w:pPr>
        <w:tabs>
          <w:tab w:val="clear" w:pos="2880"/>
          <w:tab w:val="clear" w:pos="9360"/>
        </w:tabs>
        <w:spacing w:before="0"/>
        <w:ind w:left="2835" w:hanging="2835"/>
        <w:rPr>
          <w:sz w:val="20"/>
        </w:rPr>
      </w:pPr>
      <w:proofErr w:type="spellStart"/>
      <w:r w:rsidRPr="00C654E9">
        <w:rPr>
          <w:i/>
          <w:sz w:val="20"/>
        </w:rPr>
        <w:t>EF</w:t>
      </w:r>
      <w:r w:rsidRPr="00C654E9">
        <w:rPr>
          <w:i/>
          <w:sz w:val="20"/>
          <w:vertAlign w:val="subscript"/>
        </w:rPr>
        <w:t>volatilization</w:t>
      </w:r>
      <w:proofErr w:type="spellEnd"/>
      <w:r w:rsidRPr="00C654E9">
        <w:rPr>
          <w:sz w:val="20"/>
        </w:rPr>
        <w:tab/>
        <w:t>Emission factor for volatilization [kg N</w:t>
      </w:r>
      <w:r w:rsidRPr="00C654E9">
        <w:rPr>
          <w:sz w:val="20"/>
          <w:vertAlign w:val="subscript"/>
        </w:rPr>
        <w:t>2</w:t>
      </w:r>
      <w:r w:rsidRPr="00C654E9">
        <w:rPr>
          <w:sz w:val="20"/>
        </w:rPr>
        <w:t>O-N (kg N)</w:t>
      </w:r>
      <w:r w:rsidRPr="00C654E9">
        <w:rPr>
          <w:sz w:val="20"/>
          <w:vertAlign w:val="superscript"/>
        </w:rPr>
        <w:t>-1</w:t>
      </w:r>
      <w:r w:rsidRPr="00C654E9">
        <w:rPr>
          <w:sz w:val="20"/>
        </w:rPr>
        <w:t>] (</w:t>
      </w:r>
      <w:r w:rsidRPr="00C654E9">
        <w:rPr>
          <w:b/>
          <w:sz w:val="20"/>
        </w:rPr>
        <w:fldChar w:fldCharType="begin"/>
      </w:r>
      <w:r w:rsidRPr="00C654E9">
        <w:rPr>
          <w:b/>
          <w:sz w:val="20"/>
        </w:rPr>
        <w:instrText xml:space="preserve"> REF _Ref81928082 \h  \* MERGEFORMAT </w:instrText>
      </w:r>
      <w:r w:rsidRPr="00C654E9">
        <w:rPr>
          <w:b/>
          <w:sz w:val="20"/>
        </w:rPr>
      </w:r>
      <w:r w:rsidRPr="00C654E9">
        <w:rPr>
          <w:b/>
          <w:sz w:val="20"/>
        </w:rPr>
        <w:fldChar w:fldCharType="separate"/>
      </w:r>
      <w:r w:rsidR="0013336E" w:rsidRPr="00C654E9">
        <w:rPr>
          <w:b/>
          <w:sz w:val="20"/>
        </w:rPr>
        <w:t xml:space="preserve">Table </w:t>
      </w:r>
      <w:r w:rsidR="0013336E" w:rsidRPr="00C654E9">
        <w:rPr>
          <w:b/>
          <w:noProof/>
          <w:sz w:val="20"/>
        </w:rPr>
        <w:t>36</w:t>
      </w:r>
      <w:r w:rsidRPr="00C654E9">
        <w:rPr>
          <w:b/>
          <w:sz w:val="20"/>
        </w:rPr>
        <w:fldChar w:fldCharType="end"/>
      </w:r>
      <w:r w:rsidRPr="00C654E9">
        <w:rPr>
          <w:sz w:val="20"/>
        </w:rPr>
        <w:t>)</w:t>
      </w:r>
    </w:p>
    <w:p w14:paraId="6722A240" w14:textId="77777777" w:rsidR="0095305D" w:rsidRPr="00C654E9" w:rsidRDefault="0095305D" w:rsidP="0095305D">
      <w:pPr>
        <w:tabs>
          <w:tab w:val="clear" w:pos="2880"/>
          <w:tab w:val="clear" w:pos="9360"/>
        </w:tabs>
        <w:spacing w:before="0"/>
        <w:ind w:left="2835" w:hanging="2835"/>
        <w:rPr>
          <w:sz w:val="20"/>
        </w:rPr>
      </w:pPr>
    </w:p>
    <w:p w14:paraId="5BA78756" w14:textId="77777777" w:rsidR="00624EDF" w:rsidRPr="00D23166" w:rsidRDefault="00000000" w:rsidP="00624EDF">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manurevolatilization__export(t,farm)</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D23166">
        <w:rPr>
          <w:b/>
          <w:szCs w:val="24"/>
        </w:rPr>
        <w:tab/>
      </w:r>
      <w:bookmarkStart w:id="720" w:name="N2O_N_ManureVolatilization_Export_Eq"/>
    </w:p>
    <w:p w14:paraId="3FF7D896" w14:textId="15DB53AD" w:rsidR="0095305D" w:rsidRPr="00D23166" w:rsidRDefault="00624EDF" w:rsidP="00624EDF">
      <w:pPr>
        <w:keepNext/>
        <w:tabs>
          <w:tab w:val="clear" w:pos="2880"/>
          <w:tab w:val="clear" w:pos="9360"/>
          <w:tab w:val="right" w:pos="10080"/>
        </w:tabs>
        <w:spacing w:after="120"/>
        <w:rPr>
          <w:b/>
          <w:szCs w:val="24"/>
        </w:rPr>
      </w:pPr>
      <w:r w:rsidRPr="00D23166">
        <w:rPr>
          <w:b/>
          <w:szCs w:val="24"/>
        </w:rPr>
        <w:tab/>
      </w:r>
      <w:r w:rsidR="0095305D" w:rsidRPr="00D2316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bookmarkEnd w:id="720"/>
    <w:p w14:paraId="223CD7A6" w14:textId="77777777" w:rsidR="0095305D" w:rsidRPr="00D23166" w:rsidRDefault="0095305D" w:rsidP="0095305D">
      <w:pPr>
        <w:keepNext/>
        <w:tabs>
          <w:tab w:val="clear" w:pos="2880"/>
          <w:tab w:val="clear" w:pos="9360"/>
          <w:tab w:val="right" w:pos="9781"/>
        </w:tabs>
        <w:spacing w:after="120"/>
        <w:jc w:val="right"/>
        <w:rPr>
          <w:b/>
          <w:szCs w:val="24"/>
        </w:rPr>
      </w:pPr>
      <w:r w:rsidRPr="00D23166">
        <w:rPr>
          <w:sz w:val="20"/>
        </w:rPr>
        <w:t>Derived from IPCC 2019, Eq. 11.9</w:t>
      </w:r>
    </w:p>
    <w:p w14:paraId="1329B707" w14:textId="77777777" w:rsidR="0095305D" w:rsidRPr="00D23166" w:rsidRDefault="0095305D" w:rsidP="0095305D">
      <w:pPr>
        <w:tabs>
          <w:tab w:val="clear" w:pos="2880"/>
          <w:tab w:val="left" w:pos="2694"/>
        </w:tabs>
        <w:ind w:left="2694" w:hanging="2694"/>
        <w:rPr>
          <w:i/>
          <w:sz w:val="20"/>
        </w:rPr>
      </w:pPr>
      <w:r w:rsidRPr="00D23166">
        <w:rPr>
          <w:sz w:val="20"/>
        </w:rPr>
        <w:t>where</w:t>
      </w:r>
    </w:p>
    <w:p w14:paraId="21F8DA1C" w14:textId="79296985" w:rsidR="00607530" w:rsidRPr="00D23166" w:rsidRDefault="0095305D" w:rsidP="00607530">
      <w:pPr>
        <w:tabs>
          <w:tab w:val="clear" w:pos="2880"/>
          <w:tab w:val="clear" w:pos="9360"/>
        </w:tabs>
        <w:spacing w:before="0"/>
        <w:ind w:left="2835" w:hanging="2835"/>
        <w:rPr>
          <w:i/>
          <w:iCs/>
          <w:sz w:val="20"/>
          <w:szCs w:val="24"/>
        </w:rPr>
      </w:pPr>
      <w:r w:rsidRPr="00D23166">
        <w:rPr>
          <w:i/>
          <w:sz w:val="20"/>
          <w:szCs w:val="24"/>
        </w:rPr>
        <w:t>N</w:t>
      </w:r>
      <w:r w:rsidRPr="00D23166">
        <w:rPr>
          <w:i/>
          <w:sz w:val="20"/>
          <w:szCs w:val="24"/>
          <w:vertAlign w:val="subscript"/>
        </w:rPr>
        <w:t>2</w:t>
      </w:r>
      <w:r w:rsidRPr="00D23166">
        <w:rPr>
          <w:i/>
          <w:sz w:val="20"/>
          <w:szCs w:val="24"/>
        </w:rPr>
        <w:t>O-N</w:t>
      </w:r>
      <w:r w:rsidRPr="00D23166">
        <w:rPr>
          <w:i/>
          <w:sz w:val="20"/>
          <w:szCs w:val="24"/>
          <w:vertAlign w:val="subscript"/>
        </w:rPr>
        <w:t>manurevolatilization_export</w:t>
      </w:r>
      <w:r w:rsidR="00EB0259" w:rsidRPr="00D23166">
        <w:rPr>
          <w:i/>
          <w:sz w:val="20"/>
          <w:szCs w:val="24"/>
          <w:vertAlign w:val="subscript"/>
        </w:rPr>
        <w:t>(</w:t>
      </w:r>
      <w:proofErr w:type="spellStart"/>
      <w:r w:rsidR="00EB0259" w:rsidRPr="00D23166">
        <w:rPr>
          <w:i/>
          <w:sz w:val="20"/>
          <w:szCs w:val="24"/>
          <w:vertAlign w:val="subscript"/>
        </w:rPr>
        <w:t>t</w:t>
      </w:r>
      <w:r w:rsidR="00607530" w:rsidRPr="00D23166">
        <w:rPr>
          <w:i/>
          <w:sz w:val="20"/>
          <w:szCs w:val="24"/>
          <w:vertAlign w:val="subscript"/>
        </w:rPr>
        <w:t>,farm</w:t>
      </w:r>
      <w:proofErr w:type="spellEnd"/>
      <w:r w:rsidR="00EB0259" w:rsidRPr="00D23166">
        <w:rPr>
          <w:i/>
          <w:sz w:val="20"/>
          <w:szCs w:val="24"/>
          <w:vertAlign w:val="subscript"/>
        </w:rPr>
        <w:t>)</w:t>
      </w:r>
      <w:r w:rsidRPr="00D23166">
        <w:rPr>
          <w:i/>
          <w:sz w:val="20"/>
          <w:szCs w:val="24"/>
        </w:rPr>
        <w:tab/>
      </w:r>
      <w:r w:rsidRPr="00D23166">
        <w:rPr>
          <w:sz w:val="20"/>
          <w:szCs w:val="24"/>
        </w:rPr>
        <w:t>Indirect N</w:t>
      </w:r>
      <w:r w:rsidRPr="00D23166">
        <w:rPr>
          <w:sz w:val="20"/>
          <w:szCs w:val="24"/>
          <w:vertAlign w:val="subscript"/>
        </w:rPr>
        <w:t>2</w:t>
      </w:r>
      <w:r w:rsidRPr="00D23166">
        <w:rPr>
          <w:sz w:val="20"/>
          <w:szCs w:val="24"/>
        </w:rPr>
        <w:t>O-N emissions via volatilization (</w:t>
      </w:r>
      <w:r w:rsidR="00607530" w:rsidRPr="00D23166">
        <w:rPr>
          <w:sz w:val="20"/>
          <w:szCs w:val="24"/>
        </w:rPr>
        <w:t>k</w:t>
      </w:r>
      <w:r w:rsidRPr="00D23166">
        <w:rPr>
          <w:sz w:val="20"/>
          <w:szCs w:val="24"/>
        </w:rPr>
        <w:t>g N</w:t>
      </w:r>
      <w:r w:rsidRPr="00D23166">
        <w:rPr>
          <w:sz w:val="20"/>
          <w:szCs w:val="24"/>
          <w:vertAlign w:val="subscript"/>
        </w:rPr>
        <w:t>2</w:t>
      </w:r>
      <w:r w:rsidRPr="00D23166">
        <w:rPr>
          <w:sz w:val="20"/>
          <w:szCs w:val="24"/>
        </w:rPr>
        <w:t xml:space="preserve">O-N) </w:t>
      </w:r>
      <w:r w:rsidR="00607530" w:rsidRPr="00D23166">
        <w:rPr>
          <w:sz w:val="20"/>
        </w:rPr>
        <w:t xml:space="preserve">calculated for exported manure (as if applied) in year </w:t>
      </w:r>
      <w:r w:rsidR="00607530" w:rsidRPr="00D23166">
        <w:rPr>
          <w:i/>
          <w:iCs/>
          <w:sz w:val="20"/>
        </w:rPr>
        <w:t>t</w:t>
      </w:r>
    </w:p>
    <w:p w14:paraId="7EACFF46" w14:textId="289371F6" w:rsidR="00EB0259" w:rsidRPr="00D23166" w:rsidRDefault="0095305D" w:rsidP="00EB0259">
      <w:pPr>
        <w:tabs>
          <w:tab w:val="clear" w:pos="2880"/>
          <w:tab w:val="clear" w:pos="9360"/>
        </w:tabs>
        <w:spacing w:before="0"/>
        <w:ind w:left="2835" w:hanging="2835"/>
        <w:rPr>
          <w:sz w:val="20"/>
          <w:szCs w:val="24"/>
        </w:rPr>
      </w:pPr>
      <w:r w:rsidRPr="00D23166">
        <w:rPr>
          <w:i/>
          <w:sz w:val="20"/>
        </w:rPr>
        <w:t>NH</w:t>
      </w:r>
      <w:r w:rsidRPr="00D23166">
        <w:rPr>
          <w:i/>
          <w:sz w:val="20"/>
          <w:vertAlign w:val="subscript"/>
        </w:rPr>
        <w:t>3</w:t>
      </w:r>
      <w:r w:rsidRPr="00D23166">
        <w:rPr>
          <w:i/>
          <w:sz w:val="20"/>
        </w:rPr>
        <w:t>_N</w:t>
      </w:r>
      <w:r w:rsidR="007E3141" w:rsidRPr="00D23166">
        <w:rPr>
          <w:i/>
          <w:sz w:val="20"/>
          <w:vertAlign w:val="subscript"/>
        </w:rPr>
        <w:t>ma</w:t>
      </w:r>
      <w:r w:rsidR="00EB0259" w:rsidRPr="00D23166">
        <w:rPr>
          <w:i/>
          <w:sz w:val="20"/>
          <w:vertAlign w:val="subscript"/>
        </w:rPr>
        <w:t>nure_export</w:t>
      </w:r>
      <w:r w:rsidRPr="00D23166">
        <w:rPr>
          <w:i/>
          <w:sz w:val="20"/>
          <w:vertAlign w:val="subscript"/>
        </w:rPr>
        <w:t>(</w:t>
      </w:r>
      <w:proofErr w:type="spellStart"/>
      <w:r w:rsidRPr="00D23166">
        <w:rPr>
          <w:i/>
          <w:sz w:val="20"/>
          <w:vertAlign w:val="subscript"/>
        </w:rPr>
        <w:t>t</w:t>
      </w:r>
      <w:r w:rsidR="00624EDF" w:rsidRPr="00D23166">
        <w:rPr>
          <w:i/>
          <w:sz w:val="20"/>
          <w:vertAlign w:val="subscript"/>
        </w:rPr>
        <w:t>,farm</w:t>
      </w:r>
      <w:proofErr w:type="spellEnd"/>
      <w:r w:rsidRPr="00D23166">
        <w:rPr>
          <w:i/>
          <w:sz w:val="20"/>
          <w:vertAlign w:val="subscript"/>
        </w:rPr>
        <w:t>)</w:t>
      </w:r>
      <w:r w:rsidRPr="00D23166">
        <w:rPr>
          <w:i/>
          <w:sz w:val="20"/>
        </w:rPr>
        <w:tab/>
      </w:r>
      <w:r w:rsidR="00EB0259" w:rsidRPr="00D23166">
        <w:rPr>
          <w:sz w:val="20"/>
          <w:szCs w:val="24"/>
        </w:rPr>
        <w:t>NH</w:t>
      </w:r>
      <w:r w:rsidR="00EB0259" w:rsidRPr="00D23166">
        <w:rPr>
          <w:sz w:val="20"/>
          <w:szCs w:val="24"/>
          <w:vertAlign w:val="subscript"/>
        </w:rPr>
        <w:t>3</w:t>
      </w:r>
      <w:r w:rsidR="00EB0259" w:rsidRPr="00D23166">
        <w:rPr>
          <w:sz w:val="20"/>
          <w:szCs w:val="24"/>
        </w:rPr>
        <w:t>-N emissions from farm-produced manure exported from the operation (kg NH</w:t>
      </w:r>
      <w:r w:rsidR="00EB0259" w:rsidRPr="00D23166">
        <w:rPr>
          <w:sz w:val="20"/>
          <w:szCs w:val="24"/>
          <w:vertAlign w:val="subscript"/>
        </w:rPr>
        <w:t>3</w:t>
      </w:r>
      <w:r w:rsidR="00EB0259" w:rsidRPr="00D23166">
        <w:rPr>
          <w:sz w:val="20"/>
          <w:szCs w:val="24"/>
        </w:rPr>
        <w:t xml:space="preserve">-N), in year </w:t>
      </w:r>
      <w:r w:rsidR="00EB0259" w:rsidRPr="00D23166">
        <w:rPr>
          <w:i/>
          <w:iCs/>
          <w:sz w:val="20"/>
          <w:szCs w:val="24"/>
        </w:rPr>
        <w:t>t</w:t>
      </w:r>
    </w:p>
    <w:p w14:paraId="202C5BD0" w14:textId="0C09971C" w:rsidR="0095305D" w:rsidRDefault="0095305D" w:rsidP="0095305D">
      <w:pPr>
        <w:tabs>
          <w:tab w:val="clear" w:pos="2880"/>
          <w:tab w:val="clear" w:pos="9360"/>
        </w:tabs>
        <w:spacing w:before="0"/>
        <w:ind w:left="2835" w:hanging="2835"/>
        <w:rPr>
          <w:sz w:val="20"/>
        </w:rPr>
      </w:pPr>
      <w:proofErr w:type="spellStart"/>
      <w:r w:rsidRPr="00D23166">
        <w:rPr>
          <w:i/>
          <w:sz w:val="20"/>
        </w:rPr>
        <w:t>EF</w:t>
      </w:r>
      <w:r w:rsidRPr="00D23166">
        <w:rPr>
          <w:i/>
          <w:sz w:val="20"/>
          <w:vertAlign w:val="subscript"/>
        </w:rPr>
        <w:t>volatilization</w:t>
      </w:r>
      <w:proofErr w:type="spellEnd"/>
      <w:r w:rsidRPr="00D23166">
        <w:rPr>
          <w:sz w:val="20"/>
        </w:rPr>
        <w:tab/>
        <w:t>Emission factor for volatilization [kg N</w:t>
      </w:r>
      <w:r w:rsidRPr="00D23166">
        <w:rPr>
          <w:sz w:val="20"/>
          <w:vertAlign w:val="subscript"/>
        </w:rPr>
        <w:t>2</w:t>
      </w:r>
      <w:r w:rsidRPr="00D23166">
        <w:rPr>
          <w:sz w:val="20"/>
        </w:rPr>
        <w:t>O-N (kg N)</w:t>
      </w:r>
      <w:r w:rsidRPr="00D23166">
        <w:rPr>
          <w:sz w:val="20"/>
          <w:vertAlign w:val="superscript"/>
        </w:rPr>
        <w:t>-1</w:t>
      </w:r>
      <w:r w:rsidRPr="00D23166">
        <w:rPr>
          <w:sz w:val="20"/>
        </w:rPr>
        <w:t>] (</w:t>
      </w:r>
      <w:r w:rsidRPr="00D23166">
        <w:rPr>
          <w:b/>
          <w:sz w:val="20"/>
        </w:rPr>
        <w:fldChar w:fldCharType="begin"/>
      </w:r>
      <w:r w:rsidRPr="00D23166">
        <w:rPr>
          <w:b/>
          <w:sz w:val="20"/>
        </w:rPr>
        <w:instrText xml:space="preserve"> REF _Ref81928082 \h  \* MERGEFORMAT </w:instrText>
      </w:r>
      <w:r w:rsidRPr="00D23166">
        <w:rPr>
          <w:b/>
          <w:sz w:val="20"/>
        </w:rPr>
      </w:r>
      <w:r w:rsidRPr="00D23166">
        <w:rPr>
          <w:b/>
          <w:sz w:val="20"/>
        </w:rPr>
        <w:fldChar w:fldCharType="separate"/>
      </w:r>
      <w:r w:rsidR="0013336E" w:rsidRPr="00D23166">
        <w:rPr>
          <w:b/>
          <w:sz w:val="20"/>
        </w:rPr>
        <w:t xml:space="preserve">Table </w:t>
      </w:r>
      <w:r w:rsidR="0013336E" w:rsidRPr="00D23166">
        <w:rPr>
          <w:b/>
          <w:noProof/>
          <w:sz w:val="20"/>
        </w:rPr>
        <w:t>36</w:t>
      </w:r>
      <w:r w:rsidRPr="00D23166">
        <w:rPr>
          <w:b/>
          <w:sz w:val="20"/>
        </w:rPr>
        <w:fldChar w:fldCharType="end"/>
      </w:r>
      <w:r w:rsidRPr="00D23166">
        <w:rPr>
          <w:sz w:val="20"/>
        </w:rPr>
        <w:t>)</w:t>
      </w:r>
    </w:p>
    <w:p w14:paraId="3243F1F5" w14:textId="77777777" w:rsidR="0095305D" w:rsidRDefault="0095305D" w:rsidP="0095305D">
      <w:pPr>
        <w:tabs>
          <w:tab w:val="clear" w:pos="2880"/>
          <w:tab w:val="clear" w:pos="9360"/>
        </w:tabs>
        <w:spacing w:before="0"/>
        <w:ind w:left="2835" w:hanging="2835"/>
        <w:rPr>
          <w:sz w:val="20"/>
        </w:rPr>
      </w:pPr>
    </w:p>
    <w:p w14:paraId="758B1336" w14:textId="1FB2846A" w:rsidR="0095305D" w:rsidRPr="00B067FB" w:rsidRDefault="00000000" w:rsidP="00C430DC">
      <w:pPr>
        <w:keepNext/>
        <w:tabs>
          <w:tab w:val="clear" w:pos="2880"/>
          <w:tab w:val="clear" w:pos="9360"/>
          <w:tab w:val="right" w:pos="9781"/>
        </w:tabs>
        <w:spacing w:after="120"/>
        <w:ind w:left="4950" w:hanging="495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B067FB">
        <w:rPr>
          <w:b/>
          <w:szCs w:val="24"/>
        </w:rPr>
        <w:tab/>
      </w:r>
    </w:p>
    <w:p w14:paraId="736D0170" w14:textId="295C9650" w:rsidR="0095305D" w:rsidRPr="00B067FB" w:rsidRDefault="0095305D" w:rsidP="0095305D">
      <w:pPr>
        <w:keepNext/>
        <w:tabs>
          <w:tab w:val="clear" w:pos="2880"/>
          <w:tab w:val="clear" w:pos="9360"/>
          <w:tab w:val="right" w:pos="9781"/>
        </w:tabs>
        <w:spacing w:after="120"/>
        <w:jc w:val="right"/>
        <w:rPr>
          <w:b/>
        </w:rPr>
      </w:pPr>
      <w:r w:rsidRPr="00B067F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37DD2B96" w14:textId="77777777" w:rsidR="0095305D" w:rsidRPr="00B067FB" w:rsidRDefault="0095305D" w:rsidP="0095305D">
      <w:pPr>
        <w:keepNext/>
        <w:tabs>
          <w:tab w:val="clear" w:pos="2880"/>
          <w:tab w:val="clear" w:pos="9360"/>
          <w:tab w:val="right" w:pos="9781"/>
        </w:tabs>
        <w:spacing w:after="120"/>
        <w:jc w:val="right"/>
        <w:rPr>
          <w:b/>
          <w:szCs w:val="24"/>
        </w:rPr>
      </w:pPr>
      <w:r w:rsidRPr="00B067FB">
        <w:rPr>
          <w:sz w:val="20"/>
        </w:rPr>
        <w:t>Derived from IPCC 2019, Eq. 11.9</w:t>
      </w:r>
    </w:p>
    <w:p w14:paraId="4CF831ED" w14:textId="728C3F4D" w:rsidR="0095305D" w:rsidRPr="00B067FB" w:rsidRDefault="0095305D" w:rsidP="0095305D">
      <w:pPr>
        <w:tabs>
          <w:tab w:val="clear" w:pos="2880"/>
          <w:tab w:val="clear" w:pos="9360"/>
        </w:tabs>
        <w:spacing w:before="0"/>
        <w:ind w:left="2835" w:hanging="2835"/>
        <w:rPr>
          <w:i/>
          <w:iCs/>
          <w:sz w:val="20"/>
          <w:szCs w:val="24"/>
        </w:rPr>
      </w:pPr>
      <w:r w:rsidRPr="00B067FB">
        <w:rPr>
          <w:i/>
          <w:sz w:val="20"/>
          <w:szCs w:val="24"/>
        </w:rPr>
        <w:t>N</w:t>
      </w:r>
      <w:r w:rsidRPr="00B067FB">
        <w:rPr>
          <w:i/>
          <w:sz w:val="20"/>
          <w:szCs w:val="24"/>
          <w:vertAlign w:val="subscript"/>
        </w:rPr>
        <w:t>2</w:t>
      </w:r>
      <w:r w:rsidRPr="00B067FB">
        <w:rPr>
          <w:i/>
          <w:sz w:val="20"/>
          <w:szCs w:val="24"/>
        </w:rPr>
        <w:t>O-N</w:t>
      </w:r>
      <w:r w:rsidRPr="00B067FB">
        <w:rPr>
          <w:i/>
          <w:sz w:val="20"/>
          <w:szCs w:val="24"/>
          <w:vertAlign w:val="subscript"/>
        </w:rPr>
        <w:t>manurevolatilization_</w:t>
      </w:r>
      <w:r w:rsidR="00EB0259" w:rsidRPr="00B067FB">
        <w:rPr>
          <w:i/>
          <w:sz w:val="20"/>
          <w:szCs w:val="24"/>
          <w:vertAlign w:val="subscript"/>
        </w:rPr>
        <w:t>imported</w:t>
      </w:r>
      <w:r w:rsidRPr="00B067FB">
        <w:rPr>
          <w:i/>
          <w:sz w:val="20"/>
          <w:szCs w:val="24"/>
          <w:vertAlign w:val="subscript"/>
        </w:rPr>
        <w:t>(</w:t>
      </w:r>
      <w:proofErr w:type="spellStart"/>
      <w:r w:rsidRPr="00B067FB">
        <w:rPr>
          <w:i/>
          <w:sz w:val="20"/>
          <w:szCs w:val="24"/>
          <w:vertAlign w:val="subscript"/>
        </w:rPr>
        <w:t>t,field</w:t>
      </w:r>
      <w:proofErr w:type="spellEnd"/>
      <w:r w:rsidRPr="00B067FB">
        <w:rPr>
          <w:i/>
          <w:sz w:val="20"/>
          <w:szCs w:val="24"/>
          <w:vertAlign w:val="subscript"/>
        </w:rPr>
        <w:t xml:space="preserve"> n)</w:t>
      </w:r>
      <w:r w:rsidRPr="00B067FB">
        <w:rPr>
          <w:i/>
          <w:sz w:val="20"/>
          <w:szCs w:val="24"/>
        </w:rPr>
        <w:t xml:space="preserve"> </w:t>
      </w:r>
      <w:r w:rsidRPr="00B067FB">
        <w:rPr>
          <w:i/>
          <w:sz w:val="20"/>
          <w:szCs w:val="24"/>
        </w:rPr>
        <w:tab/>
      </w:r>
      <w:r w:rsidRPr="00B067FB">
        <w:rPr>
          <w:sz w:val="20"/>
          <w:szCs w:val="24"/>
        </w:rPr>
        <w:t>Indirect N</w:t>
      </w:r>
      <w:r w:rsidRPr="00B067FB">
        <w:rPr>
          <w:sz w:val="20"/>
          <w:szCs w:val="24"/>
          <w:vertAlign w:val="subscript"/>
        </w:rPr>
        <w:t>2</w:t>
      </w:r>
      <w:r w:rsidRPr="00B067FB">
        <w:rPr>
          <w:sz w:val="20"/>
          <w:szCs w:val="24"/>
        </w:rPr>
        <w:t xml:space="preserve">O-N emissions via volatilization following land application of </w:t>
      </w:r>
      <w:r w:rsidR="00EB0259" w:rsidRPr="00B067FB">
        <w:rPr>
          <w:sz w:val="20"/>
          <w:szCs w:val="24"/>
        </w:rPr>
        <w:t>imported</w:t>
      </w:r>
      <w:r w:rsidRPr="00B067FB">
        <w:rPr>
          <w:sz w:val="20"/>
          <w:szCs w:val="24"/>
        </w:rPr>
        <w:t xml:space="preserve"> manure (</w:t>
      </w:r>
      <w:r w:rsidR="00B067FB" w:rsidRPr="00B067FB">
        <w:rPr>
          <w:sz w:val="20"/>
          <w:szCs w:val="24"/>
        </w:rPr>
        <w:t>k</w:t>
      </w:r>
      <w:r w:rsidRPr="00B067FB">
        <w:rPr>
          <w:sz w:val="20"/>
          <w:szCs w:val="24"/>
        </w:rPr>
        <w:t>g N</w:t>
      </w:r>
      <w:r w:rsidRPr="00B067FB">
        <w:rPr>
          <w:sz w:val="20"/>
          <w:szCs w:val="24"/>
          <w:vertAlign w:val="subscript"/>
        </w:rPr>
        <w:t>2</w:t>
      </w:r>
      <w:r w:rsidRPr="00B067FB">
        <w:rPr>
          <w:sz w:val="20"/>
          <w:szCs w:val="24"/>
        </w:rPr>
        <w:t xml:space="preserve">O-N) on field </w:t>
      </w:r>
      <w:r w:rsidRPr="00B067FB">
        <w:rPr>
          <w:i/>
          <w:iCs/>
          <w:sz w:val="20"/>
          <w:szCs w:val="24"/>
        </w:rPr>
        <w:t>n</w:t>
      </w:r>
      <w:r w:rsidRPr="00B067FB">
        <w:rPr>
          <w:sz w:val="20"/>
          <w:szCs w:val="24"/>
        </w:rPr>
        <w:t xml:space="preserve"> in year </w:t>
      </w:r>
      <w:r w:rsidRPr="00B067FB">
        <w:rPr>
          <w:i/>
          <w:iCs/>
          <w:sz w:val="20"/>
          <w:szCs w:val="24"/>
        </w:rPr>
        <w:t>t</w:t>
      </w:r>
    </w:p>
    <w:p w14:paraId="1A0F083D" w14:textId="6A7CF539" w:rsidR="0095305D" w:rsidRPr="00B067FB" w:rsidRDefault="0095305D" w:rsidP="00EB0259">
      <w:pPr>
        <w:tabs>
          <w:tab w:val="left" w:pos="3060"/>
          <w:tab w:val="right" w:pos="8640"/>
          <w:tab w:val="right" w:pos="8820"/>
        </w:tabs>
        <w:spacing w:before="0"/>
        <w:ind w:left="2790" w:hanging="2790"/>
        <w:rPr>
          <w:sz w:val="20"/>
        </w:rPr>
      </w:pPr>
      <w:r w:rsidRPr="00B067FB">
        <w:rPr>
          <w:i/>
          <w:sz w:val="20"/>
        </w:rPr>
        <w:t>NH</w:t>
      </w:r>
      <w:r w:rsidRPr="00B067FB">
        <w:rPr>
          <w:i/>
          <w:sz w:val="20"/>
          <w:vertAlign w:val="subscript"/>
        </w:rPr>
        <w:t>3</w:t>
      </w:r>
      <w:r w:rsidRPr="00B067FB">
        <w:rPr>
          <w:i/>
          <w:sz w:val="20"/>
        </w:rPr>
        <w:t>_N</w:t>
      </w:r>
      <w:r w:rsidR="00402640" w:rsidRPr="00B067FB">
        <w:rPr>
          <w:i/>
          <w:sz w:val="20"/>
          <w:vertAlign w:val="subscript"/>
        </w:rPr>
        <w:t>manure</w:t>
      </w:r>
      <w:r w:rsidRPr="00B067FB">
        <w:rPr>
          <w:i/>
          <w:sz w:val="20"/>
          <w:vertAlign w:val="subscript"/>
        </w:rPr>
        <w:t>_imported(</w:t>
      </w:r>
      <w:proofErr w:type="spellStart"/>
      <w:r w:rsidRPr="00B067FB">
        <w:rPr>
          <w:i/>
          <w:sz w:val="20"/>
          <w:vertAlign w:val="subscript"/>
        </w:rPr>
        <w:t>t,field</w:t>
      </w:r>
      <w:proofErr w:type="spellEnd"/>
      <w:r w:rsidRPr="00B067FB">
        <w:rPr>
          <w:i/>
          <w:sz w:val="20"/>
          <w:vertAlign w:val="subscript"/>
        </w:rPr>
        <w:t xml:space="preserve"> n)</w:t>
      </w:r>
      <w:r w:rsidRPr="00B067FB">
        <w:rPr>
          <w:i/>
          <w:sz w:val="20"/>
          <w:vertAlign w:val="subscript"/>
        </w:rPr>
        <w:tab/>
      </w:r>
      <w:r w:rsidR="00EB0259" w:rsidRPr="00B067FB">
        <w:rPr>
          <w:i/>
          <w:sz w:val="20"/>
          <w:vertAlign w:val="subscript"/>
        </w:rPr>
        <w:t xml:space="preserve"> </w:t>
      </w:r>
      <w:r w:rsidRPr="00B067FB">
        <w:rPr>
          <w:sz w:val="20"/>
        </w:rPr>
        <w:t>NH</w:t>
      </w:r>
      <w:r w:rsidRPr="00B067FB">
        <w:rPr>
          <w:sz w:val="20"/>
          <w:vertAlign w:val="subscript"/>
        </w:rPr>
        <w:t>3</w:t>
      </w:r>
      <w:r w:rsidRPr="00B067FB">
        <w:rPr>
          <w:sz w:val="20"/>
        </w:rPr>
        <w:t xml:space="preserve">-N emissions from imported manure </w:t>
      </w:r>
      <w:r w:rsidR="00EB0259" w:rsidRPr="00B067FB">
        <w:rPr>
          <w:sz w:val="20"/>
        </w:rPr>
        <w:t>(kg NH</w:t>
      </w:r>
      <w:r w:rsidR="00EB0259" w:rsidRPr="00B067FB">
        <w:rPr>
          <w:sz w:val="20"/>
          <w:vertAlign w:val="subscript"/>
        </w:rPr>
        <w:t>3</w:t>
      </w:r>
      <w:r w:rsidR="00EB0259" w:rsidRPr="00B067FB">
        <w:rPr>
          <w:sz w:val="20"/>
        </w:rPr>
        <w:t xml:space="preserve">-N) </w:t>
      </w:r>
      <w:r w:rsidRPr="00B067FB">
        <w:rPr>
          <w:sz w:val="20"/>
        </w:rPr>
        <w:t xml:space="preserve">applied to field </w:t>
      </w:r>
      <w:r w:rsidRPr="00B067FB">
        <w:rPr>
          <w:i/>
          <w:iCs/>
          <w:sz w:val="20"/>
        </w:rPr>
        <w:t>n</w:t>
      </w:r>
      <w:r w:rsidRPr="00B067FB">
        <w:rPr>
          <w:sz w:val="20"/>
        </w:rPr>
        <w:t xml:space="preserve"> in year </w:t>
      </w:r>
      <w:r w:rsidRPr="00B067FB">
        <w:rPr>
          <w:i/>
          <w:iCs/>
          <w:sz w:val="20"/>
        </w:rPr>
        <w:t>t</w:t>
      </w:r>
      <w:r w:rsidRPr="00B067FB">
        <w:rPr>
          <w:sz w:val="20"/>
        </w:rPr>
        <w:t xml:space="preserve"> </w:t>
      </w:r>
    </w:p>
    <w:p w14:paraId="7D27AA5C" w14:textId="13164A05" w:rsidR="0095305D" w:rsidRDefault="0095305D" w:rsidP="0095305D">
      <w:pPr>
        <w:tabs>
          <w:tab w:val="clear" w:pos="2880"/>
          <w:tab w:val="clear" w:pos="9360"/>
        </w:tabs>
        <w:spacing w:before="0"/>
        <w:ind w:left="2835" w:hanging="2835"/>
        <w:rPr>
          <w:sz w:val="20"/>
        </w:rPr>
      </w:pPr>
      <w:proofErr w:type="spellStart"/>
      <w:r w:rsidRPr="00B067FB">
        <w:rPr>
          <w:i/>
          <w:sz w:val="20"/>
        </w:rPr>
        <w:t>EF</w:t>
      </w:r>
      <w:r w:rsidRPr="00B067FB">
        <w:rPr>
          <w:i/>
          <w:sz w:val="20"/>
          <w:vertAlign w:val="subscript"/>
        </w:rPr>
        <w:t>volatilization</w:t>
      </w:r>
      <w:proofErr w:type="spellEnd"/>
      <w:r w:rsidRPr="00B067FB">
        <w:rPr>
          <w:sz w:val="20"/>
        </w:rPr>
        <w:tab/>
        <w:t>Emission factor for volatilization [kg N</w:t>
      </w:r>
      <w:r w:rsidRPr="00B067FB">
        <w:rPr>
          <w:sz w:val="20"/>
          <w:vertAlign w:val="subscript"/>
        </w:rPr>
        <w:t>2</w:t>
      </w:r>
      <w:r w:rsidRPr="00B067FB">
        <w:rPr>
          <w:sz w:val="20"/>
        </w:rPr>
        <w:t>O-N (kg N)</w:t>
      </w:r>
      <w:r w:rsidRPr="00B067FB">
        <w:rPr>
          <w:sz w:val="20"/>
          <w:vertAlign w:val="superscript"/>
        </w:rPr>
        <w:t>-1</w:t>
      </w:r>
      <w:r w:rsidRPr="00B067FB">
        <w:rPr>
          <w:sz w:val="20"/>
        </w:rPr>
        <w:t>] (</w:t>
      </w:r>
      <w:r w:rsidRPr="00B067FB">
        <w:rPr>
          <w:b/>
          <w:sz w:val="20"/>
        </w:rPr>
        <w:fldChar w:fldCharType="begin"/>
      </w:r>
      <w:r w:rsidRPr="00B067FB">
        <w:rPr>
          <w:b/>
          <w:sz w:val="20"/>
        </w:rPr>
        <w:instrText xml:space="preserve"> REF _Ref81928082 \h  \* MERGEFORMAT </w:instrText>
      </w:r>
      <w:r w:rsidRPr="00B067FB">
        <w:rPr>
          <w:b/>
          <w:sz w:val="20"/>
        </w:rPr>
      </w:r>
      <w:r w:rsidRPr="00B067FB">
        <w:rPr>
          <w:b/>
          <w:sz w:val="20"/>
        </w:rPr>
        <w:fldChar w:fldCharType="separate"/>
      </w:r>
      <w:r w:rsidR="0013336E" w:rsidRPr="00B067FB">
        <w:rPr>
          <w:b/>
          <w:sz w:val="20"/>
        </w:rPr>
        <w:t xml:space="preserve">Table </w:t>
      </w:r>
      <w:r w:rsidR="0013336E" w:rsidRPr="00B067FB">
        <w:rPr>
          <w:b/>
          <w:noProof/>
          <w:sz w:val="20"/>
        </w:rPr>
        <w:t>36</w:t>
      </w:r>
      <w:r w:rsidRPr="00B067FB">
        <w:rPr>
          <w:b/>
          <w:sz w:val="20"/>
        </w:rPr>
        <w:fldChar w:fldCharType="end"/>
      </w:r>
      <w:r w:rsidRPr="00B067FB">
        <w:rPr>
          <w:sz w:val="20"/>
        </w:rPr>
        <w:t>)</w:t>
      </w:r>
    </w:p>
    <w:p w14:paraId="48FA6FBB" w14:textId="6515EA23" w:rsidR="00636E66" w:rsidRPr="00721E98" w:rsidRDefault="00636E66" w:rsidP="00636E66">
      <w:pPr>
        <w:pStyle w:val="Heading4"/>
      </w:pPr>
      <w:r w:rsidRPr="00721E98">
        <w:t>Total indirect N</w:t>
      </w:r>
      <w:r w:rsidRPr="00721E98">
        <w:rPr>
          <w:vertAlign w:val="subscript"/>
        </w:rPr>
        <w:t>2</w:t>
      </w:r>
      <w:r w:rsidRPr="00721E98">
        <w:t>O emissions via volatilization from manure during land application</w:t>
      </w:r>
    </w:p>
    <w:p w14:paraId="447E8370" w14:textId="088395EC" w:rsidR="00D01402" w:rsidRPr="00721E98" w:rsidRDefault="00D01402" w:rsidP="00D01402">
      <w:pPr>
        <w:keepNext/>
        <w:tabs>
          <w:tab w:val="clear" w:pos="2880"/>
          <w:tab w:val="clear" w:pos="9360"/>
          <w:tab w:val="right" w:pos="9781"/>
        </w:tabs>
        <w:spacing w:after="120"/>
        <w:rPr>
          <w:b/>
          <w:szCs w:val="24"/>
        </w:rPr>
      </w:pPr>
      <w:r w:rsidRPr="00721E98">
        <w:rPr>
          <w:b/>
          <w:szCs w:val="24"/>
        </w:rPr>
        <w:lastRenderedPageBreak/>
        <w:t>To estimate total indirect N</w:t>
      </w:r>
      <w:r w:rsidRPr="00721E98">
        <w:rPr>
          <w:b/>
          <w:szCs w:val="24"/>
          <w:vertAlign w:val="subscript"/>
        </w:rPr>
        <w:t>2</w:t>
      </w:r>
      <w:r w:rsidRPr="00721E98">
        <w:rPr>
          <w:b/>
          <w:szCs w:val="24"/>
        </w:rPr>
        <w:t>O-N losses via volatilization from a specific field following manure application:</w:t>
      </w:r>
    </w:p>
    <w:p w14:paraId="44853974" w14:textId="7C485F24" w:rsidR="00D01402" w:rsidRPr="00721E98" w:rsidRDefault="00000000" w:rsidP="00C24084">
      <w:pPr>
        <w:keepNext/>
        <w:tabs>
          <w:tab w:val="clear" w:pos="2880"/>
          <w:tab w:val="clear" w:pos="9360"/>
          <w:tab w:val="right" w:pos="9781"/>
        </w:tabs>
        <w:spacing w:after="120"/>
        <w:ind w:left="4140" w:hanging="414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oMath>
      <w:r w:rsidR="00D01402" w:rsidRPr="00721E98">
        <w:rPr>
          <w:b/>
          <w:szCs w:val="24"/>
        </w:rPr>
        <w:t xml:space="preserve"> </w:t>
      </w:r>
      <w:r w:rsidR="00D01402" w:rsidRPr="00721E98">
        <w:rPr>
          <w:b/>
          <w:szCs w:val="24"/>
        </w:rPr>
        <w:tab/>
      </w:r>
      <w:bookmarkStart w:id="721" w:name="N2O_N_AllManureVolatilization_TFieldN_Eq"/>
      <w:r w:rsidR="00D01402" w:rsidRPr="00721E9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721"/>
    </w:p>
    <w:p w14:paraId="45F9E1D8" w14:textId="77777777" w:rsidR="00D01402" w:rsidRPr="00721E98" w:rsidRDefault="00D01402" w:rsidP="00D01402">
      <w:pPr>
        <w:tabs>
          <w:tab w:val="clear" w:pos="2880"/>
          <w:tab w:val="left" w:pos="2694"/>
        </w:tabs>
        <w:ind w:left="2694" w:hanging="2694"/>
        <w:rPr>
          <w:i/>
          <w:sz w:val="20"/>
        </w:rPr>
      </w:pPr>
      <w:r w:rsidRPr="00721E98">
        <w:rPr>
          <w:sz w:val="20"/>
        </w:rPr>
        <w:t>where</w:t>
      </w:r>
    </w:p>
    <w:p w14:paraId="1E59F8FB" w14:textId="6FF2CC51" w:rsidR="00D01402" w:rsidRPr="00721E98" w:rsidRDefault="00D01402"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allmanure</w:t>
      </w:r>
      <w:r w:rsidR="00E60DE5" w:rsidRPr="00721E98">
        <w:rPr>
          <w:i/>
          <w:sz w:val="20"/>
          <w:szCs w:val="24"/>
          <w:vertAlign w:val="subscript"/>
        </w:rPr>
        <w:t>volatilization</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Pr="00721E98">
        <w:rPr>
          <w:i/>
          <w:sz w:val="20"/>
          <w:szCs w:val="24"/>
        </w:rPr>
        <w:tab/>
      </w:r>
      <w:r w:rsidRPr="00721E98">
        <w:rPr>
          <w:sz w:val="20"/>
          <w:szCs w:val="24"/>
        </w:rPr>
        <w:t>Total N</w:t>
      </w:r>
      <w:r w:rsidRPr="00721E98">
        <w:rPr>
          <w:sz w:val="20"/>
          <w:szCs w:val="24"/>
          <w:vertAlign w:val="subscript"/>
        </w:rPr>
        <w:t>2</w:t>
      </w:r>
      <w:r w:rsidRPr="00721E98">
        <w:rPr>
          <w:sz w:val="20"/>
          <w:szCs w:val="24"/>
        </w:rPr>
        <w:t xml:space="preserve">O-N emissions from stored and imported </w:t>
      </w:r>
      <w:r w:rsidR="00086984" w:rsidRPr="00721E98">
        <w:rPr>
          <w:sz w:val="20"/>
          <w:szCs w:val="24"/>
        </w:rPr>
        <w:t>manure</w:t>
      </w:r>
      <w:r w:rsidRPr="00721E98">
        <w:rPr>
          <w:sz w:val="20"/>
          <w:szCs w:val="24"/>
        </w:rPr>
        <w:t xml:space="preserve"> (kg N</w:t>
      </w:r>
      <w:r w:rsidRPr="00721E98">
        <w:rPr>
          <w:sz w:val="20"/>
          <w:szCs w:val="24"/>
          <w:vertAlign w:val="subscript"/>
        </w:rPr>
        <w:t>2</w:t>
      </w:r>
      <w:r w:rsidRPr="00721E98">
        <w:rPr>
          <w:sz w:val="20"/>
          <w:szCs w:val="24"/>
        </w:rPr>
        <w:t xml:space="preserve">O-N), </w:t>
      </w:r>
      <w:r w:rsidR="00086984" w:rsidRPr="00721E98">
        <w:rPr>
          <w:sz w:val="20"/>
          <w:szCs w:val="24"/>
        </w:rPr>
        <w:t xml:space="preserve">applied to field </w:t>
      </w:r>
      <w:r w:rsidR="00086984" w:rsidRPr="00721E98">
        <w:rPr>
          <w:i/>
          <w:iCs/>
          <w:sz w:val="20"/>
          <w:szCs w:val="24"/>
        </w:rPr>
        <w:t>n</w:t>
      </w:r>
      <w:r w:rsidR="00086984" w:rsidRPr="00721E98">
        <w:rPr>
          <w:sz w:val="20"/>
          <w:szCs w:val="24"/>
        </w:rPr>
        <w:t xml:space="preserve"> </w:t>
      </w:r>
      <w:r w:rsidRPr="00721E98">
        <w:rPr>
          <w:sz w:val="20"/>
          <w:szCs w:val="24"/>
        </w:rPr>
        <w:t>in year</w:t>
      </w:r>
      <w:r w:rsidRPr="00721E98">
        <w:rPr>
          <w:i/>
          <w:iCs/>
          <w:sz w:val="20"/>
          <w:szCs w:val="24"/>
        </w:rPr>
        <w:t xml:space="preserve"> t</w:t>
      </w:r>
    </w:p>
    <w:p w14:paraId="7CB18308" w14:textId="4757F4EB"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_onfarm</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land-applied manure produced on-farm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applied to </w:t>
      </w:r>
      <w:r w:rsidR="00086984" w:rsidRPr="00721E98">
        <w:rPr>
          <w:sz w:val="20"/>
          <w:szCs w:val="24"/>
        </w:rPr>
        <w:t xml:space="preserve">field </w:t>
      </w:r>
      <w:r w:rsidR="00086984" w:rsidRPr="00721E98">
        <w:rPr>
          <w:i/>
          <w:iCs/>
          <w:sz w:val="20"/>
          <w:szCs w:val="24"/>
        </w:rPr>
        <w:t>n</w:t>
      </w:r>
      <w:r w:rsidR="00D01402" w:rsidRPr="00721E98">
        <w:rPr>
          <w:sz w:val="20"/>
          <w:szCs w:val="24"/>
        </w:rPr>
        <w:t xml:space="preserve"> in year </w:t>
      </w:r>
      <w:r w:rsidR="00D01402" w:rsidRPr="00721E98">
        <w:rPr>
          <w:i/>
          <w:iCs/>
          <w:sz w:val="20"/>
          <w:szCs w:val="24"/>
        </w:rPr>
        <w:t>t</w:t>
      </w:r>
    </w:p>
    <w:p w14:paraId="40FCBF8B" w14:textId="4DB07672"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_leftover</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emissions from farm</w:t>
      </w:r>
      <w:r w:rsidR="00086984" w:rsidRPr="00721E98">
        <w:rPr>
          <w:sz w:val="20"/>
          <w:szCs w:val="24"/>
        </w:rPr>
        <w:t>-</w:t>
      </w:r>
      <w:r w:rsidR="00D01402" w:rsidRPr="00721E98">
        <w:rPr>
          <w:sz w:val="20"/>
          <w:szCs w:val="24"/>
        </w:rPr>
        <w:t xml:space="preserve">produced leftover manure applied equally across all of the farm’s fields (except native rangeland)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3B4D183B" w14:textId="19165BCF" w:rsidR="00D01402" w:rsidRPr="00721E98" w:rsidRDefault="009E02F9" w:rsidP="00D01402">
      <w:pPr>
        <w:tabs>
          <w:tab w:val="clear" w:pos="2880"/>
          <w:tab w:val="clear" w:pos="9360"/>
        </w:tabs>
        <w:spacing w:before="0"/>
        <w:ind w:left="2835" w:hanging="2835"/>
        <w:rPr>
          <w:i/>
          <w:iCs/>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_imported</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vertAlign w:val="subscript"/>
        </w:rPr>
        <w:t>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imported land-applied manure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099BB558" w14:textId="76E8625B" w:rsidR="00D01402" w:rsidRPr="00587BAC" w:rsidRDefault="00D01402" w:rsidP="00D01402">
      <w:pPr>
        <w:keepNext/>
        <w:tabs>
          <w:tab w:val="clear" w:pos="2880"/>
          <w:tab w:val="clear" w:pos="9360"/>
          <w:tab w:val="right" w:pos="9781"/>
        </w:tabs>
        <w:spacing w:after="120"/>
        <w:rPr>
          <w:b/>
          <w:szCs w:val="24"/>
        </w:rPr>
      </w:pPr>
      <w:r w:rsidRPr="00587BAC">
        <w:rPr>
          <w:b/>
          <w:szCs w:val="24"/>
        </w:rPr>
        <w:t xml:space="preserve">To estimate total </w:t>
      </w:r>
      <w:r w:rsidR="00FB6A79" w:rsidRPr="00587BAC">
        <w:rPr>
          <w:b/>
          <w:szCs w:val="24"/>
        </w:rPr>
        <w:t xml:space="preserve">indirect </w:t>
      </w:r>
      <w:r w:rsidRPr="00587BAC">
        <w:rPr>
          <w:b/>
          <w:szCs w:val="24"/>
        </w:rPr>
        <w:t>N</w:t>
      </w:r>
      <w:r w:rsidR="00FB6A79" w:rsidRPr="00587BAC">
        <w:rPr>
          <w:b/>
          <w:szCs w:val="24"/>
          <w:vertAlign w:val="subscript"/>
        </w:rPr>
        <w:t>2</w:t>
      </w:r>
      <w:r w:rsidR="00FB6A79" w:rsidRPr="00587BAC">
        <w:rPr>
          <w:b/>
          <w:szCs w:val="24"/>
        </w:rPr>
        <w:t>O</w:t>
      </w:r>
      <w:r w:rsidRPr="00587BAC">
        <w:rPr>
          <w:b/>
          <w:szCs w:val="24"/>
        </w:rPr>
        <w:t xml:space="preserve">-N losses </w:t>
      </w:r>
      <w:r w:rsidR="00FB6A79" w:rsidRPr="00587BAC">
        <w:rPr>
          <w:b/>
          <w:szCs w:val="24"/>
        </w:rPr>
        <w:t xml:space="preserve">via volatilization </w:t>
      </w:r>
      <w:r w:rsidRPr="00587BAC">
        <w:rPr>
          <w:b/>
          <w:szCs w:val="24"/>
        </w:rPr>
        <w:t>from the farm, including emissions from exported manure (as if applied):</w:t>
      </w:r>
    </w:p>
    <w:p w14:paraId="0837CACF" w14:textId="3B597305" w:rsidR="00636E66" w:rsidRPr="00587BAC" w:rsidRDefault="00000000" w:rsidP="00C24084">
      <w:pPr>
        <w:keepNext/>
        <w:tabs>
          <w:tab w:val="clear" w:pos="2880"/>
          <w:tab w:val="clear" w:pos="9360"/>
          <w:tab w:val="right" w:pos="9781"/>
        </w:tabs>
        <w:spacing w:after="120"/>
        <w:ind w:left="3690" w:hanging="369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m:t>
            </m:r>
          </m:sub>
        </m:sSub>
      </m:oMath>
      <w:r w:rsidR="00636E66" w:rsidRPr="00587BAC">
        <w:rPr>
          <w:b/>
          <w:szCs w:val="24"/>
        </w:rPr>
        <w:tab/>
      </w:r>
    </w:p>
    <w:p w14:paraId="0B9AA8A4" w14:textId="29A71A13" w:rsidR="00636E66" w:rsidRPr="00587BAC" w:rsidRDefault="00636E66" w:rsidP="00636E66">
      <w:pPr>
        <w:keepNext/>
        <w:tabs>
          <w:tab w:val="clear" w:pos="2880"/>
          <w:tab w:val="clear" w:pos="9360"/>
          <w:tab w:val="right" w:pos="9781"/>
        </w:tabs>
        <w:spacing w:after="120"/>
        <w:ind w:left="3150" w:hanging="3150"/>
        <w:rPr>
          <w:b/>
          <w:szCs w:val="24"/>
        </w:rPr>
      </w:pPr>
      <w:r w:rsidRPr="00587BAC">
        <w:rPr>
          <w:b/>
        </w:rPr>
        <w:tab/>
      </w:r>
      <w:r w:rsidRPr="00587BAC">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47444936" w14:textId="77777777" w:rsidR="00636E66" w:rsidRPr="00587BAC" w:rsidRDefault="00636E66" w:rsidP="00636E66">
      <w:pPr>
        <w:tabs>
          <w:tab w:val="clear" w:pos="2880"/>
          <w:tab w:val="left" w:pos="2694"/>
        </w:tabs>
        <w:ind w:left="2694" w:hanging="2694"/>
        <w:rPr>
          <w:i/>
          <w:sz w:val="20"/>
        </w:rPr>
      </w:pPr>
      <w:r w:rsidRPr="00587BAC">
        <w:rPr>
          <w:sz w:val="20"/>
        </w:rPr>
        <w:t>where</w:t>
      </w:r>
    </w:p>
    <w:p w14:paraId="21B967D9" w14:textId="44EBF497" w:rsidR="00636E66" w:rsidRPr="00587BAC" w:rsidRDefault="00636E66" w:rsidP="00636E66">
      <w:pPr>
        <w:tabs>
          <w:tab w:val="clear" w:pos="2880"/>
          <w:tab w:val="clear" w:pos="9360"/>
        </w:tabs>
        <w:spacing w:before="0"/>
        <w:ind w:left="2835" w:hanging="2835"/>
        <w:rPr>
          <w:sz w:val="20"/>
          <w:szCs w:val="24"/>
        </w:rPr>
      </w:pPr>
      <w:r w:rsidRPr="00587BAC">
        <w:rPr>
          <w:i/>
          <w:sz w:val="20"/>
          <w:szCs w:val="24"/>
        </w:rPr>
        <w:t>N</w:t>
      </w:r>
      <w:r w:rsidR="00214A12" w:rsidRPr="00587BAC">
        <w:rPr>
          <w:i/>
          <w:sz w:val="20"/>
          <w:szCs w:val="24"/>
          <w:vertAlign w:val="subscript"/>
        </w:rPr>
        <w:t>2</w:t>
      </w:r>
      <w:r w:rsidR="00214A12" w:rsidRPr="00587BAC">
        <w:rPr>
          <w:i/>
          <w:sz w:val="20"/>
          <w:szCs w:val="24"/>
        </w:rPr>
        <w:t>O-N</w:t>
      </w:r>
      <w:r w:rsidR="002E2C41" w:rsidRPr="00587BAC">
        <w:rPr>
          <w:i/>
          <w:sz w:val="20"/>
          <w:szCs w:val="24"/>
          <w:vertAlign w:val="subscript"/>
        </w:rPr>
        <w:t>all</w:t>
      </w:r>
      <w:r w:rsidR="00214A12" w:rsidRPr="00587BAC">
        <w:rPr>
          <w:i/>
          <w:sz w:val="20"/>
          <w:szCs w:val="24"/>
          <w:vertAlign w:val="subscript"/>
        </w:rPr>
        <w:t>manure</w:t>
      </w:r>
      <w:r w:rsidR="00E60DE5" w:rsidRPr="00587BAC">
        <w:rPr>
          <w:i/>
          <w:sz w:val="20"/>
          <w:szCs w:val="24"/>
          <w:vertAlign w:val="subscript"/>
        </w:rPr>
        <w:t>volatilization</w:t>
      </w:r>
      <w:r w:rsidR="00214A12" w:rsidRPr="00587BAC">
        <w:rPr>
          <w:i/>
          <w:sz w:val="20"/>
          <w:szCs w:val="24"/>
          <w:vertAlign w:val="subscript"/>
        </w:rPr>
        <w:t>(t)</w:t>
      </w:r>
      <w:r w:rsidR="00214A12" w:rsidRPr="00587BAC">
        <w:rPr>
          <w:iCs/>
          <w:sz w:val="20"/>
          <w:szCs w:val="24"/>
        </w:rPr>
        <w:tab/>
        <w:t>T</w:t>
      </w:r>
      <w:r w:rsidRPr="00587BAC">
        <w:rPr>
          <w:sz w:val="20"/>
          <w:szCs w:val="24"/>
        </w:rPr>
        <w:t>otal N</w:t>
      </w:r>
      <w:r w:rsidR="00214A12" w:rsidRPr="00587BAC">
        <w:rPr>
          <w:sz w:val="20"/>
          <w:szCs w:val="24"/>
          <w:vertAlign w:val="subscript"/>
        </w:rPr>
        <w:t>2</w:t>
      </w:r>
      <w:r w:rsidR="00214A12" w:rsidRPr="00587BAC">
        <w:rPr>
          <w:sz w:val="20"/>
          <w:szCs w:val="24"/>
        </w:rPr>
        <w:t>O</w:t>
      </w:r>
      <w:r w:rsidRPr="00587BAC">
        <w:rPr>
          <w:sz w:val="20"/>
          <w:szCs w:val="24"/>
        </w:rPr>
        <w:t xml:space="preserve">-N emissions from farm-produced </w:t>
      </w:r>
      <w:r w:rsidR="002E2C41" w:rsidRPr="00587BAC">
        <w:rPr>
          <w:sz w:val="20"/>
          <w:szCs w:val="24"/>
        </w:rPr>
        <w:t xml:space="preserve">(incl. exports) </w:t>
      </w:r>
      <w:r w:rsidRPr="00587BAC">
        <w:rPr>
          <w:sz w:val="20"/>
          <w:szCs w:val="24"/>
        </w:rPr>
        <w:t xml:space="preserve">and imported land-applied manure (kg </w:t>
      </w:r>
      <w:r w:rsidR="002E2C41" w:rsidRPr="00587BAC">
        <w:rPr>
          <w:sz w:val="20"/>
          <w:szCs w:val="24"/>
        </w:rPr>
        <w:t>N</w:t>
      </w:r>
      <w:r w:rsidR="002E2C41" w:rsidRPr="00587BAC">
        <w:rPr>
          <w:sz w:val="20"/>
          <w:szCs w:val="24"/>
          <w:vertAlign w:val="subscript"/>
        </w:rPr>
        <w:t>2</w:t>
      </w:r>
      <w:r w:rsidR="002E2C41" w:rsidRPr="00587BAC">
        <w:rPr>
          <w:sz w:val="20"/>
          <w:szCs w:val="24"/>
        </w:rPr>
        <w:t>O-N</w:t>
      </w:r>
      <w:r w:rsidRPr="00587BAC">
        <w:rPr>
          <w:sz w:val="20"/>
          <w:szCs w:val="24"/>
        </w:rPr>
        <w:t>), in year</w:t>
      </w:r>
      <w:r w:rsidRPr="00587BAC">
        <w:rPr>
          <w:i/>
          <w:iCs/>
          <w:sz w:val="20"/>
          <w:szCs w:val="24"/>
        </w:rPr>
        <w:t xml:space="preserve"> t</w:t>
      </w:r>
    </w:p>
    <w:p w14:paraId="60D1B165" w14:textId="7625EC12" w:rsidR="00636E66" w:rsidRPr="00587BAC" w:rsidRDefault="00214A12"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manurevolatilization_onfarm(t)</w:t>
      </w:r>
      <w:r w:rsidR="00636E66" w:rsidRPr="00587BAC">
        <w:rPr>
          <w:i/>
          <w:sz w:val="20"/>
          <w:szCs w:val="24"/>
        </w:rPr>
        <w:tab/>
      </w:r>
      <w:r w:rsidR="002E2C41" w:rsidRPr="00587BAC">
        <w:rPr>
          <w:sz w:val="20"/>
          <w:szCs w:val="24"/>
        </w:rPr>
        <w:t>N</w:t>
      </w:r>
      <w:r w:rsidR="002E2C41" w:rsidRPr="00587BAC">
        <w:rPr>
          <w:sz w:val="20"/>
          <w:szCs w:val="24"/>
          <w:vertAlign w:val="subscript"/>
        </w:rPr>
        <w:t>2</w:t>
      </w:r>
      <w:r w:rsidR="002E2C41" w:rsidRPr="00587BAC">
        <w:rPr>
          <w:sz w:val="20"/>
          <w:szCs w:val="24"/>
        </w:rPr>
        <w:t xml:space="preserve">O-N </w:t>
      </w:r>
      <w:r w:rsidR="00636E66" w:rsidRPr="00587BAC">
        <w:rPr>
          <w:sz w:val="20"/>
          <w:szCs w:val="24"/>
        </w:rPr>
        <w:t xml:space="preserve">emissions from land-applied manure produced on-farm (kg </w:t>
      </w:r>
      <w:r w:rsidR="002E2C41" w:rsidRPr="00587BAC">
        <w:rPr>
          <w:sz w:val="20"/>
          <w:szCs w:val="24"/>
        </w:rPr>
        <w:t>N</w:t>
      </w:r>
      <w:r w:rsidR="002E2C41" w:rsidRPr="00587BAC">
        <w:rPr>
          <w:sz w:val="20"/>
          <w:szCs w:val="24"/>
          <w:vertAlign w:val="subscript"/>
        </w:rPr>
        <w:t>2</w:t>
      </w:r>
      <w:r w:rsidR="002E2C41" w:rsidRPr="00587BAC">
        <w:rPr>
          <w:sz w:val="20"/>
          <w:szCs w:val="24"/>
        </w:rPr>
        <w:t>O-N</w:t>
      </w:r>
      <w:r w:rsidR="00636E66" w:rsidRPr="00587BAC">
        <w:rPr>
          <w:sz w:val="20"/>
          <w:szCs w:val="24"/>
        </w:rPr>
        <w:t xml:space="preserve">), applied to specific fields in year </w:t>
      </w:r>
      <w:r w:rsidR="00636E66" w:rsidRPr="00587BAC">
        <w:rPr>
          <w:i/>
          <w:iCs/>
          <w:sz w:val="20"/>
          <w:szCs w:val="24"/>
        </w:rPr>
        <w:t>t</w:t>
      </w:r>
    </w:p>
    <w:p w14:paraId="678F470E" w14:textId="4402C281" w:rsidR="00636E66" w:rsidRPr="00587BAC" w:rsidRDefault="002E2C41"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manurevolatilization_leftover(t)</w:t>
      </w:r>
      <w:r w:rsidR="00636E66" w:rsidRPr="00587BAC">
        <w:rPr>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emissions from farm</w:t>
      </w:r>
      <w:r w:rsidR="007E4875" w:rsidRPr="00587BAC">
        <w:rPr>
          <w:sz w:val="20"/>
          <w:szCs w:val="24"/>
        </w:rPr>
        <w:t>-</w:t>
      </w:r>
      <w:r w:rsidR="00636E66" w:rsidRPr="00587BAC">
        <w:rPr>
          <w:sz w:val="20"/>
          <w:szCs w:val="24"/>
        </w:rPr>
        <w:t>produced leftover manure applied equally across all of the farm’s fields (except native rangeland) (kg NH</w:t>
      </w:r>
      <w:r w:rsidR="00636E66" w:rsidRPr="00587BAC">
        <w:rPr>
          <w:sz w:val="20"/>
          <w:szCs w:val="24"/>
          <w:vertAlign w:val="subscript"/>
        </w:rPr>
        <w:t>3</w:t>
      </w:r>
      <w:r w:rsidR="00636E66" w:rsidRPr="00587BAC">
        <w:rPr>
          <w:sz w:val="20"/>
          <w:szCs w:val="24"/>
        </w:rPr>
        <w:t xml:space="preserve">-N), in year </w:t>
      </w:r>
      <w:r w:rsidR="00636E66" w:rsidRPr="00587BAC">
        <w:rPr>
          <w:i/>
          <w:iCs/>
          <w:sz w:val="20"/>
          <w:szCs w:val="24"/>
        </w:rPr>
        <w:t>t</w:t>
      </w:r>
    </w:p>
    <w:p w14:paraId="760493A0" w14:textId="615C9C51" w:rsidR="00AE245C" w:rsidRPr="00587BAC" w:rsidRDefault="00AE245C" w:rsidP="00AE245C">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manurevolatilization_export(t)</w:t>
      </w:r>
      <w:r w:rsidRPr="00587BAC">
        <w:rPr>
          <w:sz w:val="20"/>
          <w:szCs w:val="24"/>
        </w:rPr>
        <w:tab/>
        <w:t>N</w:t>
      </w:r>
      <w:r w:rsidRPr="00587BAC">
        <w:rPr>
          <w:sz w:val="20"/>
          <w:szCs w:val="24"/>
          <w:vertAlign w:val="subscript"/>
        </w:rPr>
        <w:t>2</w:t>
      </w:r>
      <w:r w:rsidRPr="00587BAC">
        <w:rPr>
          <w:sz w:val="20"/>
          <w:szCs w:val="24"/>
        </w:rPr>
        <w:t>O-N emissions from farm-produced exported manure (as if applied) (kg N</w:t>
      </w:r>
      <w:r w:rsidRPr="00587BAC">
        <w:rPr>
          <w:sz w:val="20"/>
          <w:szCs w:val="24"/>
          <w:vertAlign w:val="subscript"/>
        </w:rPr>
        <w:t>2</w:t>
      </w:r>
      <w:r w:rsidRPr="00587BAC">
        <w:rPr>
          <w:sz w:val="20"/>
          <w:szCs w:val="24"/>
        </w:rPr>
        <w:t xml:space="preserve">O-N), in year </w:t>
      </w:r>
      <w:r w:rsidRPr="00587BAC">
        <w:rPr>
          <w:i/>
          <w:iCs/>
          <w:sz w:val="20"/>
          <w:szCs w:val="24"/>
        </w:rPr>
        <w:t>t</w:t>
      </w:r>
    </w:p>
    <w:p w14:paraId="17B6557E" w14:textId="7DB826B6" w:rsidR="00636E66" w:rsidRPr="00587BAC" w:rsidRDefault="002E2C41" w:rsidP="00086984">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manurevolatilization_imported(t)</w:t>
      </w:r>
      <w:r w:rsidR="00636E66" w:rsidRPr="00587BAC">
        <w:rPr>
          <w:i/>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 xml:space="preserve">emissions from imported land-applied manure (kg </w:t>
      </w:r>
      <w:r w:rsidRPr="00587BAC">
        <w:rPr>
          <w:sz w:val="20"/>
          <w:szCs w:val="24"/>
        </w:rPr>
        <w:t>N</w:t>
      </w:r>
      <w:r w:rsidRPr="00587BAC">
        <w:rPr>
          <w:sz w:val="20"/>
          <w:szCs w:val="24"/>
          <w:vertAlign w:val="subscript"/>
        </w:rPr>
        <w:t>2</w:t>
      </w:r>
      <w:r w:rsidRPr="00587BAC">
        <w:rPr>
          <w:sz w:val="20"/>
          <w:szCs w:val="24"/>
        </w:rPr>
        <w:t>O-N</w:t>
      </w:r>
      <w:r w:rsidR="00636E66" w:rsidRPr="00587BAC">
        <w:rPr>
          <w:sz w:val="20"/>
          <w:szCs w:val="24"/>
        </w:rPr>
        <w:t xml:space="preserve">), in year </w:t>
      </w:r>
      <w:r w:rsidR="00636E66" w:rsidRPr="00587BAC">
        <w:rPr>
          <w:i/>
          <w:iCs/>
          <w:sz w:val="20"/>
          <w:szCs w:val="24"/>
        </w:rPr>
        <w:t>t</w:t>
      </w:r>
    </w:p>
    <w:p w14:paraId="30E65F39" w14:textId="77777777" w:rsidR="004E2E7E" w:rsidRPr="00D5649B" w:rsidRDefault="004E2E7E" w:rsidP="004E2E7E">
      <w:pPr>
        <w:tabs>
          <w:tab w:val="left" w:pos="0"/>
          <w:tab w:val="right" w:pos="8640"/>
          <w:tab w:val="right" w:pos="8820"/>
        </w:tabs>
        <w:rPr>
          <w:b/>
        </w:rPr>
      </w:pPr>
      <w:r w:rsidRPr="00D5649B">
        <w:rPr>
          <w:b/>
        </w:rPr>
        <w:t>Indirect N</w:t>
      </w:r>
      <w:r w:rsidRPr="00D5649B">
        <w:rPr>
          <w:b/>
          <w:vertAlign w:val="subscript"/>
        </w:rPr>
        <w:t>2</w:t>
      </w:r>
      <w:r w:rsidRPr="00D5649B">
        <w:rPr>
          <w:b/>
        </w:rPr>
        <w:t>O emissions from land application of livestock manure are calculated on a daily basis.</w:t>
      </w:r>
    </w:p>
    <w:p w14:paraId="10DFE6F3" w14:textId="77777777" w:rsidR="004E2E7E" w:rsidRPr="00D5649B" w:rsidRDefault="004E2E7E" w:rsidP="004E2E7E">
      <w:pPr>
        <w:pStyle w:val="Heading4"/>
      </w:pPr>
      <w:r w:rsidRPr="00D5649B">
        <w:t>Adjustment of NH</w:t>
      </w:r>
      <w:r w:rsidRPr="00D5649B">
        <w:rPr>
          <w:vertAlign w:val="subscript"/>
        </w:rPr>
        <w:t>3</w:t>
      </w:r>
      <w:r w:rsidRPr="00D5649B">
        <w:t xml:space="preserve"> volatilization estimates from land application of manure following indirect N</w:t>
      </w:r>
      <w:r w:rsidRPr="00D5649B">
        <w:rPr>
          <w:vertAlign w:val="subscript"/>
        </w:rPr>
        <w:t>2</w:t>
      </w:r>
      <w:r w:rsidRPr="00D5649B">
        <w:t>O emissions</w:t>
      </w:r>
    </w:p>
    <w:p w14:paraId="78ABB890" w14:textId="0E6A2528" w:rsidR="004E2E7E" w:rsidRPr="00AC2AFB" w:rsidRDefault="004E2E7E" w:rsidP="004E2E7E">
      <w:r w:rsidRPr="00AC2AFB">
        <w:t>As for NH</w:t>
      </w:r>
      <w:r w:rsidRPr="00AC2AFB">
        <w:rPr>
          <w:vertAlign w:val="subscript"/>
        </w:rPr>
        <w:t>3</w:t>
      </w:r>
      <w:r w:rsidRPr="00AC2AFB">
        <w:t xml:space="preserve"> emissions from manure during the housing and manure storage stages, the NH</w:t>
      </w:r>
      <w:r w:rsidRPr="00AC2AFB">
        <w:rPr>
          <w:vertAlign w:val="subscript"/>
        </w:rPr>
        <w:t>3</w:t>
      </w:r>
      <w:r w:rsidRPr="00AC2AFB">
        <w:t xml:space="preserve"> emissions following land application of </w:t>
      </w:r>
      <w:r w:rsidR="000B2CE1" w:rsidRPr="00AC2AFB">
        <w:t xml:space="preserve">farm-produced and imported </w:t>
      </w:r>
      <w:r w:rsidRPr="00AC2AFB">
        <w:t>manure need to be adjusted to avoid double-counting of subsequent indirect N</w:t>
      </w:r>
      <w:r w:rsidRPr="00AC2AFB">
        <w:rPr>
          <w:vertAlign w:val="subscript"/>
        </w:rPr>
        <w:t>2</w:t>
      </w:r>
      <w:r w:rsidRPr="00AC2AFB">
        <w:t xml:space="preserve">O-N losses. </w:t>
      </w:r>
    </w:p>
    <w:p w14:paraId="65739FC9" w14:textId="3E9EB620" w:rsidR="004E2E7E" w:rsidRPr="00055C99" w:rsidRDefault="004E2E7E" w:rsidP="00CC31C9">
      <w:pPr>
        <w:keepNext/>
        <w:tabs>
          <w:tab w:val="clear" w:pos="2880"/>
          <w:tab w:val="clear" w:pos="9360"/>
          <w:tab w:val="right" w:pos="9781"/>
        </w:tabs>
        <w:spacing w:after="120"/>
        <w:ind w:left="3960" w:hanging="3960"/>
        <w:rPr>
          <w:b/>
          <w:i/>
          <w:szCs w:val="24"/>
        </w:rPr>
      </w:pPr>
      <w:bookmarkStart w:id="722" w:name="_Ref102389409"/>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manure__onfarm(t,field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oMath>
      <w:r w:rsidRPr="00055C99">
        <w:rPr>
          <w:b/>
          <w:szCs w:val="24"/>
        </w:rPr>
        <w:tab/>
      </w:r>
      <w:bookmarkStart w:id="723" w:name="NH3N_adju_dig_onfarm_tfieldn_Sheep_Eq"/>
      <w:r w:rsidRPr="00055C99">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bookmarkEnd w:id="722"/>
      <w:bookmarkEnd w:id="723"/>
    </w:p>
    <w:p w14:paraId="02EF5421" w14:textId="77777777" w:rsidR="004E2E7E" w:rsidRPr="00055C99" w:rsidRDefault="004E2E7E" w:rsidP="004E2E7E">
      <w:pPr>
        <w:tabs>
          <w:tab w:val="clear" w:pos="2880"/>
          <w:tab w:val="left" w:pos="2694"/>
        </w:tabs>
        <w:spacing w:before="0"/>
        <w:ind w:left="2693" w:hanging="2693"/>
        <w:rPr>
          <w:sz w:val="20"/>
        </w:rPr>
      </w:pPr>
      <w:r w:rsidRPr="00055C99">
        <w:rPr>
          <w:sz w:val="20"/>
        </w:rPr>
        <w:t>where</w:t>
      </w:r>
    </w:p>
    <w:p w14:paraId="3D048BCC" w14:textId="0BCAA0AC" w:rsidR="0008215A" w:rsidRPr="00055C99" w:rsidRDefault="004E2E7E" w:rsidP="0008215A">
      <w:pPr>
        <w:tabs>
          <w:tab w:val="clear" w:pos="2880"/>
          <w:tab w:val="clear" w:pos="9360"/>
        </w:tabs>
        <w:spacing w:before="0"/>
        <w:ind w:left="2835" w:hanging="2835"/>
        <w:rPr>
          <w:i/>
          <w:iCs/>
          <w:sz w:val="20"/>
          <w:szCs w:val="24"/>
        </w:rPr>
      </w:pPr>
      <w:r w:rsidRPr="00055C99">
        <w:rPr>
          <w:i/>
          <w:sz w:val="20"/>
          <w:szCs w:val="24"/>
        </w:rPr>
        <w:lastRenderedPageBreak/>
        <w:t>NH</w:t>
      </w:r>
      <w:r w:rsidRPr="00055C99">
        <w:rPr>
          <w:i/>
          <w:sz w:val="20"/>
          <w:szCs w:val="24"/>
          <w:vertAlign w:val="subscript"/>
        </w:rPr>
        <w:t>3</w:t>
      </w:r>
      <w:r w:rsidRPr="00055C99">
        <w:rPr>
          <w:i/>
          <w:sz w:val="20"/>
          <w:szCs w:val="24"/>
        </w:rPr>
        <w:t>_N</w:t>
      </w:r>
      <w:r w:rsidR="00CC31C9" w:rsidRPr="00055C99">
        <w:rPr>
          <w:i/>
          <w:sz w:val="20"/>
          <w:szCs w:val="24"/>
          <w:vertAlign w:val="subscript"/>
        </w:rPr>
        <w:t>manure</w:t>
      </w:r>
      <w:r w:rsidRPr="00055C99">
        <w:rPr>
          <w:i/>
          <w:sz w:val="20"/>
          <w:szCs w:val="24"/>
          <w:vertAlign w:val="subscript"/>
        </w:rPr>
        <w:t>_</w:t>
      </w:r>
      <w:r w:rsidR="0008215A" w:rsidRPr="00055C99">
        <w:rPr>
          <w:i/>
          <w:sz w:val="20"/>
          <w:szCs w:val="24"/>
          <w:vertAlign w:val="subscript"/>
        </w:rPr>
        <w:t>onfarm(</w:t>
      </w:r>
      <w:proofErr w:type="spellStart"/>
      <w:r w:rsidR="0008215A" w:rsidRPr="00055C99">
        <w:rPr>
          <w:i/>
          <w:sz w:val="20"/>
          <w:szCs w:val="24"/>
          <w:vertAlign w:val="subscript"/>
        </w:rPr>
        <w:t>t,field</w:t>
      </w:r>
      <w:proofErr w:type="spellEnd"/>
      <w:r w:rsidR="0008215A" w:rsidRPr="00055C99">
        <w:rPr>
          <w:i/>
          <w:sz w:val="20"/>
          <w:szCs w:val="24"/>
          <w:vertAlign w:val="subscript"/>
        </w:rPr>
        <w:t xml:space="preserve"> n)_</w:t>
      </w:r>
      <w:proofErr w:type="spellStart"/>
      <w:r w:rsidRPr="00055C99">
        <w:rPr>
          <w:i/>
          <w:sz w:val="20"/>
          <w:szCs w:val="24"/>
          <w:vertAlign w:val="subscript"/>
        </w:rPr>
        <w:t>adju</w:t>
      </w:r>
      <w:proofErr w:type="spellEnd"/>
      <w:r w:rsidRPr="00055C99">
        <w:rPr>
          <w:i/>
          <w:sz w:val="20"/>
          <w:szCs w:val="24"/>
        </w:rPr>
        <w:tab/>
      </w:r>
      <w:r w:rsidRPr="00055C99">
        <w:rPr>
          <w:sz w:val="20"/>
          <w:szCs w:val="24"/>
        </w:rPr>
        <w:t>Adjusted daily NH</w:t>
      </w:r>
      <w:r w:rsidRPr="00055C99">
        <w:rPr>
          <w:sz w:val="20"/>
          <w:szCs w:val="24"/>
          <w:vertAlign w:val="subscript"/>
        </w:rPr>
        <w:t>3</w:t>
      </w:r>
      <w:r w:rsidRPr="00055C99">
        <w:rPr>
          <w:sz w:val="20"/>
          <w:szCs w:val="24"/>
        </w:rPr>
        <w:t xml:space="preserve">-N emissions following land application of </w:t>
      </w:r>
      <w:r w:rsidR="000B2CE1" w:rsidRPr="00055C99">
        <w:rPr>
          <w:sz w:val="20"/>
          <w:szCs w:val="24"/>
        </w:rPr>
        <w:t xml:space="preserve">farm-produced </w:t>
      </w:r>
      <w:r w:rsidRPr="00055C99">
        <w:rPr>
          <w:sz w:val="20"/>
          <w:szCs w:val="24"/>
        </w:rPr>
        <w:t>manure (kg NH</w:t>
      </w:r>
      <w:r w:rsidRPr="00055C99">
        <w:rPr>
          <w:sz w:val="20"/>
          <w:szCs w:val="24"/>
          <w:vertAlign w:val="subscript"/>
        </w:rPr>
        <w:t>3</w:t>
      </w:r>
      <w:r w:rsidRPr="00055C99">
        <w:rPr>
          <w:sz w:val="20"/>
          <w:szCs w:val="24"/>
        </w:rPr>
        <w:t>-N)</w:t>
      </w:r>
      <w:r w:rsidR="0008215A" w:rsidRPr="00055C99">
        <w:rPr>
          <w:sz w:val="20"/>
          <w:szCs w:val="24"/>
        </w:rPr>
        <w:t xml:space="preserve"> on field </w:t>
      </w:r>
      <w:r w:rsidR="0008215A" w:rsidRPr="00055C99">
        <w:rPr>
          <w:i/>
          <w:iCs/>
          <w:sz w:val="20"/>
          <w:szCs w:val="24"/>
        </w:rPr>
        <w:t>n</w:t>
      </w:r>
      <w:r w:rsidR="0008215A" w:rsidRPr="00055C99">
        <w:rPr>
          <w:sz w:val="20"/>
          <w:szCs w:val="24"/>
        </w:rPr>
        <w:t xml:space="preserve"> in year </w:t>
      </w:r>
      <w:r w:rsidR="0008215A" w:rsidRPr="00055C99">
        <w:rPr>
          <w:i/>
          <w:iCs/>
          <w:sz w:val="20"/>
          <w:szCs w:val="24"/>
        </w:rPr>
        <w:t>t</w:t>
      </w:r>
    </w:p>
    <w:p w14:paraId="0C27528B" w14:textId="1DD04AAD" w:rsidR="00E66E2B" w:rsidRPr="001E1A91" w:rsidRDefault="00E66E2B" w:rsidP="00CC31C9">
      <w:pPr>
        <w:keepNext/>
        <w:tabs>
          <w:tab w:val="clear" w:pos="2880"/>
          <w:tab w:val="clear" w:pos="9360"/>
          <w:tab w:val="right" w:pos="9781"/>
        </w:tabs>
        <w:spacing w:after="120"/>
        <w:ind w:left="3960" w:hanging="396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manure__leftover(t,field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manurevolatilization_leftover(t,field n)</m:t>
            </m:r>
          </m:sub>
        </m:sSub>
      </m:oMath>
      <w:r w:rsidRPr="001E1A91">
        <w:rPr>
          <w:b/>
          <w:szCs w:val="24"/>
        </w:rPr>
        <w:tab/>
      </w:r>
      <w:bookmarkStart w:id="724" w:name="NH3N_adju_dig_leftover_tfieldn_Sheep_Eq"/>
      <w:r w:rsidRPr="001E1A91">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bookmarkEnd w:id="724"/>
    </w:p>
    <w:p w14:paraId="343A87F2" w14:textId="77777777" w:rsidR="00E66E2B" w:rsidRPr="001E1A91" w:rsidRDefault="00E66E2B" w:rsidP="00E66E2B">
      <w:pPr>
        <w:tabs>
          <w:tab w:val="clear" w:pos="2880"/>
          <w:tab w:val="left" w:pos="2694"/>
        </w:tabs>
        <w:spacing w:before="0"/>
        <w:ind w:left="2693" w:hanging="2693"/>
        <w:rPr>
          <w:sz w:val="20"/>
        </w:rPr>
      </w:pPr>
      <w:r w:rsidRPr="001E1A91">
        <w:rPr>
          <w:sz w:val="20"/>
        </w:rPr>
        <w:t>where</w:t>
      </w:r>
    </w:p>
    <w:p w14:paraId="447E1340" w14:textId="61158BCE" w:rsidR="00E66E2B" w:rsidRPr="00960C58" w:rsidRDefault="00E66E2B" w:rsidP="00E66E2B">
      <w:pPr>
        <w:tabs>
          <w:tab w:val="clear" w:pos="2880"/>
          <w:tab w:val="clear" w:pos="9360"/>
        </w:tabs>
        <w:spacing w:before="0"/>
        <w:ind w:left="2835" w:hanging="2835"/>
        <w:rPr>
          <w:i/>
          <w:iCs/>
          <w:sz w:val="20"/>
          <w:szCs w:val="24"/>
        </w:rPr>
      </w:pPr>
      <w:r w:rsidRPr="001E1A91">
        <w:rPr>
          <w:i/>
          <w:sz w:val="20"/>
          <w:szCs w:val="24"/>
        </w:rPr>
        <w:t>NH</w:t>
      </w:r>
      <w:r w:rsidRPr="001E1A91">
        <w:rPr>
          <w:i/>
          <w:sz w:val="20"/>
          <w:szCs w:val="24"/>
          <w:vertAlign w:val="subscript"/>
        </w:rPr>
        <w:t>3</w:t>
      </w:r>
      <w:r w:rsidRPr="001E1A91">
        <w:rPr>
          <w:i/>
          <w:sz w:val="20"/>
          <w:szCs w:val="24"/>
        </w:rPr>
        <w:t>_N</w:t>
      </w:r>
      <w:r w:rsidR="00CC31C9" w:rsidRPr="001E1A91">
        <w:rPr>
          <w:i/>
          <w:sz w:val="20"/>
          <w:szCs w:val="24"/>
          <w:vertAlign w:val="subscript"/>
        </w:rPr>
        <w:t>manure</w:t>
      </w:r>
      <w:r w:rsidRPr="001E1A91">
        <w:rPr>
          <w:i/>
          <w:sz w:val="20"/>
          <w:szCs w:val="24"/>
          <w:vertAlign w:val="subscript"/>
        </w:rPr>
        <w:t>_leftover(</w:t>
      </w:r>
      <w:proofErr w:type="spellStart"/>
      <w:r w:rsidRPr="001E1A91">
        <w:rPr>
          <w:i/>
          <w:sz w:val="20"/>
          <w:szCs w:val="24"/>
          <w:vertAlign w:val="subscript"/>
        </w:rPr>
        <w:t>t,field</w:t>
      </w:r>
      <w:proofErr w:type="spellEnd"/>
      <w:r w:rsidRPr="001E1A91">
        <w:rPr>
          <w:i/>
          <w:sz w:val="20"/>
          <w:szCs w:val="24"/>
          <w:vertAlign w:val="subscript"/>
        </w:rPr>
        <w:t xml:space="preserve"> n)_</w:t>
      </w:r>
      <w:proofErr w:type="spellStart"/>
      <w:r w:rsidRPr="001E1A91">
        <w:rPr>
          <w:i/>
          <w:sz w:val="20"/>
          <w:szCs w:val="24"/>
          <w:vertAlign w:val="subscript"/>
        </w:rPr>
        <w:t>adju</w:t>
      </w:r>
      <w:proofErr w:type="spellEnd"/>
      <w:r w:rsidRPr="001E1A91">
        <w:rPr>
          <w:i/>
          <w:sz w:val="20"/>
          <w:szCs w:val="24"/>
        </w:rPr>
        <w:tab/>
      </w:r>
      <w:r w:rsidRPr="001E1A91">
        <w:rPr>
          <w:sz w:val="20"/>
          <w:szCs w:val="24"/>
        </w:rPr>
        <w:t>Adjusted daily NH</w:t>
      </w:r>
      <w:r w:rsidRPr="001E1A91">
        <w:rPr>
          <w:sz w:val="20"/>
          <w:szCs w:val="24"/>
          <w:vertAlign w:val="subscript"/>
        </w:rPr>
        <w:t>3</w:t>
      </w:r>
      <w:r w:rsidRPr="001E1A91">
        <w:rPr>
          <w:sz w:val="20"/>
          <w:szCs w:val="24"/>
        </w:rPr>
        <w:t xml:space="preserve">-N emissions following land application of farm-produced manure (kg </w:t>
      </w:r>
      <w:r w:rsidRPr="00960C58">
        <w:rPr>
          <w:sz w:val="20"/>
          <w:szCs w:val="24"/>
        </w:rPr>
        <w:t>NH</w:t>
      </w:r>
      <w:r w:rsidRPr="00960C58">
        <w:rPr>
          <w:sz w:val="20"/>
          <w:szCs w:val="24"/>
          <w:vertAlign w:val="subscript"/>
        </w:rPr>
        <w:t>3</w:t>
      </w:r>
      <w:r w:rsidRPr="00960C58">
        <w:rPr>
          <w:sz w:val="20"/>
          <w:szCs w:val="24"/>
        </w:rPr>
        <w:t xml:space="preserve">-N) on field </w:t>
      </w:r>
      <w:r w:rsidRPr="00960C58">
        <w:rPr>
          <w:i/>
          <w:iCs/>
          <w:sz w:val="20"/>
          <w:szCs w:val="24"/>
        </w:rPr>
        <w:t>n</w:t>
      </w:r>
      <w:r w:rsidRPr="00960C58">
        <w:rPr>
          <w:sz w:val="20"/>
          <w:szCs w:val="24"/>
        </w:rPr>
        <w:t xml:space="preserve"> in year </w:t>
      </w:r>
      <w:r w:rsidRPr="00960C58">
        <w:rPr>
          <w:i/>
          <w:iCs/>
          <w:sz w:val="20"/>
          <w:szCs w:val="24"/>
        </w:rPr>
        <w:t>t</w:t>
      </w:r>
    </w:p>
    <w:p w14:paraId="6612E5B8" w14:textId="1128FF28" w:rsidR="00AE245C" w:rsidRPr="00960C58" w:rsidRDefault="00AE245C" w:rsidP="00240406">
      <w:pPr>
        <w:keepNext/>
        <w:tabs>
          <w:tab w:val="clear" w:pos="2880"/>
          <w:tab w:val="clear" w:pos="9360"/>
          <w:tab w:val="right" w:pos="9781"/>
        </w:tabs>
        <w:spacing w:after="120"/>
        <w:ind w:left="3690" w:hanging="369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manurevolatilization_export(t,farm)</m:t>
            </m:r>
          </m:sub>
        </m:sSub>
      </m:oMath>
      <w:r w:rsidRPr="00960C58">
        <w:rPr>
          <w:b/>
          <w:szCs w:val="24"/>
        </w:rPr>
        <w:tab/>
      </w:r>
      <w:bookmarkStart w:id="725" w:name="NH3_N_ManureExport_Adju_TFarm_Eq"/>
      <w:r w:rsidRPr="00960C58">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bookmarkEnd w:id="725"/>
    </w:p>
    <w:p w14:paraId="7E03B282" w14:textId="77777777" w:rsidR="00AE245C" w:rsidRPr="00960C58" w:rsidRDefault="00AE245C" w:rsidP="00AE245C">
      <w:pPr>
        <w:tabs>
          <w:tab w:val="clear" w:pos="2880"/>
          <w:tab w:val="left" w:pos="2694"/>
        </w:tabs>
        <w:spacing w:before="0"/>
        <w:ind w:left="2693" w:hanging="2693"/>
        <w:rPr>
          <w:sz w:val="20"/>
        </w:rPr>
      </w:pPr>
      <w:r w:rsidRPr="00960C58">
        <w:rPr>
          <w:sz w:val="20"/>
        </w:rPr>
        <w:t>where</w:t>
      </w:r>
    </w:p>
    <w:p w14:paraId="6EE4304A" w14:textId="6B2286C7" w:rsidR="00AE245C" w:rsidRPr="00960C58" w:rsidRDefault="00AE245C" w:rsidP="00AE245C">
      <w:pPr>
        <w:tabs>
          <w:tab w:val="clear" w:pos="2880"/>
          <w:tab w:val="clear" w:pos="9360"/>
        </w:tabs>
        <w:spacing w:before="0"/>
        <w:ind w:left="2835" w:hanging="2835"/>
        <w:rPr>
          <w:i/>
          <w:iCs/>
          <w:sz w:val="20"/>
          <w:szCs w:val="24"/>
        </w:rPr>
      </w:pPr>
      <w:r w:rsidRPr="00960C58">
        <w:rPr>
          <w:i/>
          <w:sz w:val="20"/>
          <w:szCs w:val="24"/>
        </w:rPr>
        <w:t>NH</w:t>
      </w:r>
      <w:r w:rsidRPr="00960C58">
        <w:rPr>
          <w:i/>
          <w:sz w:val="20"/>
          <w:szCs w:val="24"/>
          <w:vertAlign w:val="subscript"/>
        </w:rPr>
        <w:t>3</w:t>
      </w:r>
      <w:r w:rsidRPr="00960C58">
        <w:rPr>
          <w:i/>
          <w:sz w:val="20"/>
          <w:szCs w:val="24"/>
        </w:rPr>
        <w:t>_N</w:t>
      </w:r>
      <w:r w:rsidR="007E4875" w:rsidRPr="00960C58">
        <w:rPr>
          <w:i/>
          <w:sz w:val="20"/>
          <w:szCs w:val="24"/>
          <w:vertAlign w:val="subscript"/>
        </w:rPr>
        <w:t>m</w:t>
      </w:r>
      <w:r w:rsidRPr="00960C58">
        <w:rPr>
          <w:i/>
          <w:sz w:val="20"/>
          <w:szCs w:val="24"/>
          <w:vertAlign w:val="subscript"/>
        </w:rPr>
        <w:t>anure_export(</w:t>
      </w:r>
      <w:proofErr w:type="spellStart"/>
      <w:r w:rsidRPr="00960C58">
        <w:rPr>
          <w:i/>
          <w:sz w:val="20"/>
          <w:szCs w:val="24"/>
          <w:vertAlign w:val="subscript"/>
        </w:rPr>
        <w:t>t,farm</w:t>
      </w:r>
      <w:proofErr w:type="spellEnd"/>
      <w:r w:rsidRPr="00960C58">
        <w:rPr>
          <w:i/>
          <w:sz w:val="20"/>
          <w:szCs w:val="24"/>
          <w:vertAlign w:val="subscript"/>
        </w:rPr>
        <w:t>)_</w:t>
      </w:r>
      <w:proofErr w:type="spellStart"/>
      <w:r w:rsidRPr="00960C58">
        <w:rPr>
          <w:i/>
          <w:sz w:val="20"/>
          <w:szCs w:val="24"/>
          <w:vertAlign w:val="subscript"/>
        </w:rPr>
        <w:t>adju</w:t>
      </w:r>
      <w:proofErr w:type="spellEnd"/>
      <w:r w:rsidRPr="00960C58">
        <w:rPr>
          <w:i/>
          <w:sz w:val="20"/>
          <w:szCs w:val="24"/>
        </w:rPr>
        <w:tab/>
      </w:r>
      <w:r w:rsidRPr="00960C58">
        <w:rPr>
          <w:sz w:val="20"/>
          <w:szCs w:val="24"/>
        </w:rPr>
        <w:t>Adjusted daily NH</w:t>
      </w:r>
      <w:r w:rsidRPr="00960C58">
        <w:rPr>
          <w:sz w:val="20"/>
          <w:szCs w:val="24"/>
          <w:vertAlign w:val="subscript"/>
        </w:rPr>
        <w:t>3</w:t>
      </w:r>
      <w:r w:rsidRPr="00960C58">
        <w:rPr>
          <w:sz w:val="20"/>
          <w:szCs w:val="24"/>
        </w:rPr>
        <w:t>-N emissions (kg NH</w:t>
      </w:r>
      <w:r w:rsidRPr="00960C58">
        <w:rPr>
          <w:sz w:val="20"/>
          <w:szCs w:val="24"/>
          <w:vertAlign w:val="subscript"/>
        </w:rPr>
        <w:t>3</w:t>
      </w:r>
      <w:r w:rsidRPr="00960C58">
        <w:rPr>
          <w:sz w:val="20"/>
          <w:szCs w:val="24"/>
        </w:rPr>
        <w:t>-N) from</w:t>
      </w:r>
      <w:r w:rsidRPr="00960C58">
        <w:rPr>
          <w:sz w:val="20"/>
        </w:rPr>
        <w:t xml:space="preserve"> exported manure (as if applied) in year </w:t>
      </w:r>
      <w:r w:rsidRPr="00960C58">
        <w:rPr>
          <w:i/>
          <w:iCs/>
          <w:sz w:val="20"/>
        </w:rPr>
        <w:t>t</w:t>
      </w:r>
    </w:p>
    <w:p w14:paraId="5C54668B" w14:textId="1D9BA60E" w:rsidR="00E66E2B" w:rsidRPr="00C62B13" w:rsidRDefault="00E66E2B" w:rsidP="00240406">
      <w:pPr>
        <w:keepNext/>
        <w:tabs>
          <w:tab w:val="clear" w:pos="2880"/>
          <w:tab w:val="clear" w:pos="9360"/>
          <w:tab w:val="right" w:pos="9781"/>
        </w:tabs>
        <w:spacing w:after="120"/>
        <w:ind w:left="4140" w:hanging="414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manure__imported(t,field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manurevolatilization_imported(t,field n)</m:t>
            </m:r>
          </m:sub>
        </m:sSub>
      </m:oMath>
      <w:r w:rsidRPr="00C62B13">
        <w:rPr>
          <w:b/>
          <w:szCs w:val="24"/>
        </w:rPr>
        <w:tab/>
      </w:r>
      <w:r w:rsidRPr="00C62B1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5D5D252E" w14:textId="77777777" w:rsidR="00E66E2B" w:rsidRPr="00C62B13" w:rsidRDefault="00E66E2B" w:rsidP="00E66E2B">
      <w:pPr>
        <w:tabs>
          <w:tab w:val="clear" w:pos="2880"/>
          <w:tab w:val="left" w:pos="2694"/>
        </w:tabs>
        <w:spacing w:before="0"/>
        <w:ind w:left="2693" w:hanging="2693"/>
        <w:rPr>
          <w:sz w:val="20"/>
        </w:rPr>
      </w:pPr>
      <w:r w:rsidRPr="00C62B13">
        <w:rPr>
          <w:sz w:val="20"/>
        </w:rPr>
        <w:t>where</w:t>
      </w:r>
    </w:p>
    <w:p w14:paraId="59684401" w14:textId="181D44AB" w:rsidR="00E66E2B" w:rsidRPr="00C62B13" w:rsidRDefault="00E66E2B" w:rsidP="00E66E2B">
      <w:pPr>
        <w:tabs>
          <w:tab w:val="clear" w:pos="2880"/>
          <w:tab w:val="clear" w:pos="9360"/>
        </w:tabs>
        <w:spacing w:before="0"/>
        <w:ind w:left="2835" w:hanging="2835"/>
        <w:rPr>
          <w:i/>
          <w:iCs/>
          <w:sz w:val="20"/>
          <w:szCs w:val="24"/>
        </w:rPr>
      </w:pPr>
      <w:r w:rsidRPr="00C62B13">
        <w:rPr>
          <w:i/>
          <w:sz w:val="20"/>
          <w:szCs w:val="24"/>
        </w:rPr>
        <w:t>NH</w:t>
      </w:r>
      <w:r w:rsidRPr="00C62B13">
        <w:rPr>
          <w:i/>
          <w:sz w:val="20"/>
          <w:szCs w:val="24"/>
          <w:vertAlign w:val="subscript"/>
        </w:rPr>
        <w:t>3</w:t>
      </w:r>
      <w:r w:rsidRPr="00C62B13">
        <w:rPr>
          <w:i/>
          <w:sz w:val="20"/>
          <w:szCs w:val="24"/>
        </w:rPr>
        <w:t>_N</w:t>
      </w:r>
      <w:r w:rsidR="00CC31C9" w:rsidRPr="00C62B13">
        <w:rPr>
          <w:i/>
          <w:sz w:val="20"/>
          <w:szCs w:val="24"/>
          <w:vertAlign w:val="subscript"/>
        </w:rPr>
        <w:t>manure</w:t>
      </w:r>
      <w:r w:rsidRPr="00C62B13">
        <w:rPr>
          <w:i/>
          <w:sz w:val="20"/>
          <w:szCs w:val="24"/>
          <w:vertAlign w:val="subscript"/>
        </w:rPr>
        <w:t>_imported(</w:t>
      </w:r>
      <w:proofErr w:type="spellStart"/>
      <w:r w:rsidRPr="00C62B13">
        <w:rPr>
          <w:i/>
          <w:sz w:val="20"/>
          <w:szCs w:val="24"/>
          <w:vertAlign w:val="subscript"/>
        </w:rPr>
        <w:t>t,field</w:t>
      </w:r>
      <w:proofErr w:type="spellEnd"/>
      <w:r w:rsidRPr="00C62B13">
        <w:rPr>
          <w:i/>
          <w:sz w:val="20"/>
          <w:szCs w:val="24"/>
          <w:vertAlign w:val="subscript"/>
        </w:rPr>
        <w:t xml:space="preserve"> n)_</w:t>
      </w:r>
      <w:proofErr w:type="spellStart"/>
      <w:r w:rsidRPr="00C62B13">
        <w:rPr>
          <w:i/>
          <w:sz w:val="20"/>
          <w:szCs w:val="24"/>
          <w:vertAlign w:val="subscript"/>
        </w:rPr>
        <w:t>adju</w:t>
      </w:r>
      <w:proofErr w:type="spellEnd"/>
      <w:r w:rsidRPr="00C62B13">
        <w:rPr>
          <w:i/>
          <w:sz w:val="20"/>
          <w:szCs w:val="24"/>
        </w:rPr>
        <w:tab/>
      </w:r>
      <w:r w:rsidRPr="00C62B13">
        <w:rPr>
          <w:sz w:val="20"/>
          <w:szCs w:val="24"/>
        </w:rPr>
        <w:t>Adjusted daily NH</w:t>
      </w:r>
      <w:r w:rsidRPr="00C62B13">
        <w:rPr>
          <w:sz w:val="20"/>
          <w:szCs w:val="24"/>
          <w:vertAlign w:val="subscript"/>
        </w:rPr>
        <w:t>3</w:t>
      </w:r>
      <w:r w:rsidRPr="00C62B13">
        <w:rPr>
          <w:sz w:val="20"/>
          <w:szCs w:val="24"/>
        </w:rPr>
        <w:t>-N emissions following land application of imported manure (kg NH</w:t>
      </w:r>
      <w:r w:rsidRPr="00C62B13">
        <w:rPr>
          <w:sz w:val="20"/>
          <w:szCs w:val="24"/>
          <w:vertAlign w:val="subscript"/>
        </w:rPr>
        <w:t>3</w:t>
      </w:r>
      <w:r w:rsidRPr="00C62B13">
        <w:rPr>
          <w:sz w:val="20"/>
          <w:szCs w:val="24"/>
        </w:rPr>
        <w:t xml:space="preserve">-N) on field </w:t>
      </w:r>
      <w:r w:rsidRPr="00C62B13">
        <w:rPr>
          <w:i/>
          <w:iCs/>
          <w:sz w:val="20"/>
          <w:szCs w:val="24"/>
        </w:rPr>
        <w:t>n</w:t>
      </w:r>
      <w:r w:rsidRPr="00C62B13">
        <w:rPr>
          <w:sz w:val="20"/>
          <w:szCs w:val="24"/>
        </w:rPr>
        <w:t xml:space="preserve"> in year </w:t>
      </w:r>
      <w:r w:rsidRPr="00C62B13">
        <w:rPr>
          <w:i/>
          <w:iCs/>
          <w:sz w:val="20"/>
          <w:szCs w:val="24"/>
        </w:rPr>
        <w:t>t</w:t>
      </w:r>
    </w:p>
    <w:p w14:paraId="62B779A4" w14:textId="5F45BB14" w:rsidR="004E2E7E" w:rsidRDefault="00575DDD" w:rsidP="004E2E7E">
      <w:pPr>
        <w:rPr>
          <w:b/>
          <w:szCs w:val="24"/>
        </w:rPr>
      </w:pPr>
      <w:r>
        <w:rPr>
          <w:b/>
          <w:szCs w:val="24"/>
        </w:rPr>
        <w:t>A</w:t>
      </w:r>
      <w:r w:rsidR="004E2E7E" w:rsidRPr="00AC2AFB">
        <w:rPr>
          <w:b/>
          <w:szCs w:val="24"/>
        </w:rPr>
        <w:t>djusted ammonia emissions from land application of manure are calculated on a daily basis.</w:t>
      </w:r>
    </w:p>
    <w:p w14:paraId="2CB39E00" w14:textId="4520F0B5" w:rsidR="00F97C4A" w:rsidRPr="00AC2AFB" w:rsidRDefault="00F97C4A" w:rsidP="00F97C4A">
      <w:pPr>
        <w:pStyle w:val="Heading4"/>
      </w:pPr>
      <w:r w:rsidRPr="00AC2AFB">
        <w:t xml:space="preserve">Total </w:t>
      </w:r>
      <w:r>
        <w:t>adjusted NH</w:t>
      </w:r>
      <w:r w:rsidRPr="00636E66">
        <w:rPr>
          <w:vertAlign w:val="subscript"/>
        </w:rPr>
        <w:t>3</w:t>
      </w:r>
      <w:r w:rsidRPr="00AC2AFB">
        <w:t xml:space="preserve"> emissions during land application of farm-produced and imported manure</w:t>
      </w:r>
      <w:r>
        <w:t xml:space="preserve"> and from exported manure</w:t>
      </w:r>
    </w:p>
    <w:p w14:paraId="4D90B795" w14:textId="38FF5B28" w:rsidR="00086984" w:rsidRPr="0030673C" w:rsidRDefault="00086984" w:rsidP="00086984">
      <w:pPr>
        <w:keepNext/>
        <w:tabs>
          <w:tab w:val="clear" w:pos="2880"/>
          <w:tab w:val="clear" w:pos="9360"/>
          <w:tab w:val="right" w:pos="9781"/>
        </w:tabs>
        <w:spacing w:after="120"/>
        <w:ind w:left="2160" w:hanging="2160"/>
        <w:rPr>
          <w:b/>
          <w:szCs w:val="24"/>
        </w:rPr>
      </w:pPr>
      <w:r w:rsidRPr="0030673C">
        <w:rPr>
          <w:b/>
          <w:szCs w:val="24"/>
        </w:rPr>
        <w:t>To estimate total adjusted NH</w:t>
      </w:r>
      <w:r w:rsidRPr="0030673C">
        <w:rPr>
          <w:b/>
          <w:szCs w:val="24"/>
          <w:vertAlign w:val="subscript"/>
        </w:rPr>
        <w:t>3</w:t>
      </w:r>
      <w:r w:rsidRPr="0030673C">
        <w:rPr>
          <w:b/>
          <w:szCs w:val="24"/>
        </w:rPr>
        <w:t>-N losses from a specific field following manure application:</w:t>
      </w:r>
    </w:p>
    <w:p w14:paraId="6747E967" w14:textId="66A01FB2" w:rsidR="00086984" w:rsidRPr="0030673C" w:rsidRDefault="00086984" w:rsidP="008738A3">
      <w:pPr>
        <w:keepNext/>
        <w:tabs>
          <w:tab w:val="clear" w:pos="2880"/>
          <w:tab w:val="clear" w:pos="9360"/>
          <w:tab w:val="right" w:pos="9781"/>
        </w:tabs>
        <w:spacing w:after="120"/>
        <w:ind w:left="3420" w:hanging="34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n)_adju</m:t>
            </m:r>
          </m:sub>
        </m:sSub>
      </m:oMath>
      <w:r w:rsidRPr="0030673C">
        <w:rPr>
          <w:b/>
          <w:szCs w:val="24"/>
        </w:rPr>
        <w:t xml:space="preserve"> </w:t>
      </w:r>
      <w:r w:rsidRPr="0030673C">
        <w:rPr>
          <w:b/>
          <w:szCs w:val="24"/>
        </w:rPr>
        <w:tab/>
      </w:r>
    </w:p>
    <w:p w14:paraId="43DF9D47" w14:textId="02FEEF31" w:rsidR="00086984" w:rsidRPr="0030673C" w:rsidRDefault="00086984" w:rsidP="00086984">
      <w:pPr>
        <w:keepNext/>
        <w:tabs>
          <w:tab w:val="clear" w:pos="2880"/>
          <w:tab w:val="clear" w:pos="9360"/>
          <w:tab w:val="right" w:pos="9781"/>
        </w:tabs>
        <w:spacing w:after="120"/>
        <w:ind w:left="3060" w:hanging="3060"/>
        <w:rPr>
          <w:b/>
          <w:szCs w:val="24"/>
        </w:rPr>
      </w:pPr>
      <w:r w:rsidRPr="0030673C">
        <w:rPr>
          <w:b/>
        </w:rPr>
        <w:tab/>
      </w:r>
      <w:r w:rsidRPr="0030673C">
        <w:rPr>
          <w:b/>
        </w:rPr>
        <w:tab/>
      </w:r>
      <w:bookmarkStart w:id="726" w:name="NH3N_AllManureAdju_TFieldN_Eq"/>
      <w:r w:rsidRPr="0030673C">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11</w:t>
      </w:r>
      <w:r w:rsidR="001977CC">
        <w:rPr>
          <w:b/>
        </w:rPr>
        <w:fldChar w:fldCharType="end"/>
      </w:r>
      <w:bookmarkEnd w:id="726"/>
    </w:p>
    <w:p w14:paraId="74A197F0" w14:textId="77777777" w:rsidR="00086984" w:rsidRPr="0030673C" w:rsidRDefault="00086984" w:rsidP="00086984">
      <w:pPr>
        <w:tabs>
          <w:tab w:val="clear" w:pos="2880"/>
          <w:tab w:val="left" w:pos="2694"/>
        </w:tabs>
        <w:ind w:left="2694" w:hanging="2694"/>
        <w:rPr>
          <w:i/>
          <w:sz w:val="20"/>
        </w:rPr>
      </w:pPr>
      <w:r w:rsidRPr="0030673C">
        <w:rPr>
          <w:sz w:val="20"/>
        </w:rPr>
        <w:t>where</w:t>
      </w:r>
    </w:p>
    <w:p w14:paraId="764EC8A5" w14:textId="42E31338"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Pr="0030673C">
        <w:rPr>
          <w:i/>
          <w:sz w:val="20"/>
          <w:szCs w:val="24"/>
          <w:vertAlign w:val="subscript"/>
        </w:rPr>
        <w:t>allmanure(</w:t>
      </w:r>
      <w:proofErr w:type="spellStart"/>
      <w:r w:rsidRPr="0030673C">
        <w:rPr>
          <w:i/>
          <w:sz w:val="20"/>
          <w:szCs w:val="24"/>
          <w:vertAlign w:val="subscript"/>
        </w:rPr>
        <w:t>t,field</w:t>
      </w:r>
      <w:proofErr w:type="spellEnd"/>
      <w:r w:rsidRPr="0030673C">
        <w:rPr>
          <w:i/>
          <w:sz w:val="20"/>
          <w:szCs w:val="24"/>
          <w:vertAlign w:val="subscript"/>
        </w:rPr>
        <w:t xml:space="preserve"> n)_</w:t>
      </w:r>
      <w:proofErr w:type="spellStart"/>
      <w:r w:rsidRPr="0030673C">
        <w:rPr>
          <w:i/>
          <w:sz w:val="20"/>
          <w:szCs w:val="24"/>
          <w:vertAlign w:val="subscript"/>
        </w:rPr>
        <w:t>adju</w:t>
      </w:r>
      <w:proofErr w:type="spellEnd"/>
      <w:r w:rsidRPr="0030673C">
        <w:rPr>
          <w:i/>
          <w:sz w:val="20"/>
          <w:szCs w:val="24"/>
        </w:rPr>
        <w:tab/>
      </w:r>
      <w:r w:rsidRPr="0030673C">
        <w:rPr>
          <w:sz w:val="20"/>
          <w:szCs w:val="24"/>
        </w:rPr>
        <w:t>Total adjusted NH</w:t>
      </w:r>
      <w:r w:rsidRPr="0030673C">
        <w:rPr>
          <w:sz w:val="20"/>
          <w:szCs w:val="24"/>
          <w:vertAlign w:val="subscript"/>
        </w:rPr>
        <w:t>3</w:t>
      </w:r>
      <w:r w:rsidRPr="0030673C">
        <w:rPr>
          <w:sz w:val="20"/>
          <w:szCs w:val="24"/>
        </w:rPr>
        <w:t>-N emissions from farm-produced and imported land-applied manure (kg NH</w:t>
      </w:r>
      <w:r w:rsidRPr="0030673C">
        <w:rPr>
          <w:sz w:val="20"/>
          <w:szCs w:val="24"/>
          <w:vertAlign w:val="subscript"/>
        </w:rPr>
        <w:t>3</w:t>
      </w:r>
      <w:r w:rsidRPr="0030673C">
        <w:rPr>
          <w:sz w:val="20"/>
          <w:szCs w:val="24"/>
        </w:rPr>
        <w:t xml:space="preserve">-N), specific to field </w:t>
      </w:r>
      <w:r w:rsidRPr="0030673C">
        <w:rPr>
          <w:i/>
          <w:iCs/>
          <w:sz w:val="20"/>
          <w:szCs w:val="24"/>
        </w:rPr>
        <w:t>n</w:t>
      </w:r>
      <w:r w:rsidRPr="0030673C">
        <w:rPr>
          <w:sz w:val="20"/>
          <w:szCs w:val="24"/>
        </w:rPr>
        <w:t xml:space="preserve"> in year</w:t>
      </w:r>
      <w:r w:rsidRPr="0030673C">
        <w:rPr>
          <w:i/>
          <w:iCs/>
          <w:sz w:val="20"/>
          <w:szCs w:val="24"/>
        </w:rPr>
        <w:t xml:space="preserve"> t</w:t>
      </w:r>
    </w:p>
    <w:p w14:paraId="477468E3" w14:textId="2709B842"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_onfarm(</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E8AB8C" w14:textId="21DB188E"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_leftover(</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FB9AA76" w14:textId="588E0566" w:rsidR="00086984" w:rsidRPr="0030673C" w:rsidRDefault="00086984" w:rsidP="00086984">
      <w:pPr>
        <w:tabs>
          <w:tab w:val="clear" w:pos="2880"/>
          <w:tab w:val="clear" w:pos="9360"/>
        </w:tabs>
        <w:spacing w:before="0"/>
        <w:ind w:left="2835" w:hanging="2835"/>
        <w:rPr>
          <w:i/>
          <w:iCs/>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_imported(</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imported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70CD5951" w14:textId="4DA5BC7E" w:rsidR="00086984" w:rsidRPr="002B7775" w:rsidRDefault="00086984" w:rsidP="00086984">
      <w:pPr>
        <w:keepNext/>
        <w:tabs>
          <w:tab w:val="clear" w:pos="2880"/>
          <w:tab w:val="clear" w:pos="9360"/>
          <w:tab w:val="right" w:pos="9781"/>
        </w:tabs>
        <w:spacing w:after="120"/>
        <w:rPr>
          <w:b/>
          <w:szCs w:val="24"/>
        </w:rPr>
      </w:pPr>
      <w:r w:rsidRPr="002B7775">
        <w:rPr>
          <w:b/>
          <w:szCs w:val="24"/>
        </w:rPr>
        <w:t xml:space="preserve">To estimate total </w:t>
      </w:r>
      <w:r w:rsidR="00BF6EF6" w:rsidRPr="002B7775">
        <w:rPr>
          <w:b/>
          <w:szCs w:val="24"/>
        </w:rPr>
        <w:t xml:space="preserve">adjusted </w:t>
      </w:r>
      <w:r w:rsidRPr="002B7775">
        <w:rPr>
          <w:b/>
          <w:szCs w:val="24"/>
        </w:rPr>
        <w:t>NH</w:t>
      </w:r>
      <w:r w:rsidRPr="002B7775">
        <w:rPr>
          <w:b/>
          <w:szCs w:val="24"/>
          <w:vertAlign w:val="subscript"/>
        </w:rPr>
        <w:t>3</w:t>
      </w:r>
      <w:r w:rsidRPr="002B7775">
        <w:rPr>
          <w:b/>
          <w:szCs w:val="24"/>
        </w:rPr>
        <w:t>-N losses from the farm, including emissions from exported manure (as if applied):</w:t>
      </w:r>
    </w:p>
    <w:p w14:paraId="3CD97EBE" w14:textId="1F457804" w:rsidR="00086984" w:rsidRPr="002B7775" w:rsidRDefault="00086984" w:rsidP="008738A3">
      <w:pPr>
        <w:keepNext/>
        <w:tabs>
          <w:tab w:val="clear" w:pos="2880"/>
          <w:tab w:val="clear" w:pos="9360"/>
          <w:tab w:val="right" w:pos="9781"/>
        </w:tabs>
        <w:spacing w:after="120"/>
        <w:ind w:left="3510" w:hanging="351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manure_imported(t)_adju</m:t>
            </m:r>
          </m:sub>
        </m:sSub>
      </m:oMath>
      <w:r w:rsidRPr="002B7775">
        <w:rPr>
          <w:b/>
          <w:szCs w:val="24"/>
        </w:rPr>
        <w:t xml:space="preserve"> </w:t>
      </w:r>
      <w:r w:rsidRPr="002B7775">
        <w:rPr>
          <w:b/>
          <w:szCs w:val="24"/>
        </w:rPr>
        <w:tab/>
      </w:r>
      <w:r w:rsidRPr="002B7775">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12</w:t>
      </w:r>
      <w:r w:rsidR="001977CC">
        <w:rPr>
          <w:b/>
        </w:rPr>
        <w:fldChar w:fldCharType="end"/>
      </w:r>
    </w:p>
    <w:p w14:paraId="7EE0108B" w14:textId="77777777" w:rsidR="00086984" w:rsidRPr="002B7775" w:rsidRDefault="00086984" w:rsidP="00086984">
      <w:pPr>
        <w:tabs>
          <w:tab w:val="clear" w:pos="2880"/>
          <w:tab w:val="left" w:pos="2694"/>
        </w:tabs>
        <w:ind w:left="2694" w:hanging="2694"/>
        <w:rPr>
          <w:i/>
          <w:sz w:val="20"/>
        </w:rPr>
      </w:pPr>
      <w:r w:rsidRPr="002B7775">
        <w:rPr>
          <w:sz w:val="20"/>
        </w:rPr>
        <w:t>where</w:t>
      </w:r>
    </w:p>
    <w:p w14:paraId="74E7964F" w14:textId="2EA595C3"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allmanure(</w:t>
      </w:r>
      <w:proofErr w:type="spellStart"/>
      <w:r w:rsidRPr="002B7775">
        <w:rPr>
          <w:i/>
          <w:sz w:val="20"/>
          <w:szCs w:val="24"/>
          <w:vertAlign w:val="subscript"/>
        </w:rPr>
        <w:t>t,farm</w:t>
      </w:r>
      <w:proofErr w:type="spellEnd"/>
      <w:r w:rsidRPr="002B7775">
        <w:rPr>
          <w:i/>
          <w:sz w:val="20"/>
          <w:szCs w:val="24"/>
          <w:vertAlign w:val="subscript"/>
        </w:rPr>
        <w: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Pr="002B7775">
        <w:rPr>
          <w:sz w:val="20"/>
          <w:szCs w:val="24"/>
        </w:rPr>
        <w:t>Total</w:t>
      </w:r>
      <w:r w:rsidR="009808B1" w:rsidRPr="002B7775">
        <w:rPr>
          <w:sz w:val="20"/>
          <w:szCs w:val="24"/>
        </w:rPr>
        <w:t xml:space="preserve"> adjusted</w:t>
      </w:r>
      <w:r w:rsidRPr="002B7775">
        <w:rPr>
          <w:sz w:val="20"/>
          <w:szCs w:val="24"/>
        </w:rPr>
        <w:t xml:space="preserve"> NH</w:t>
      </w:r>
      <w:r w:rsidRPr="002B7775">
        <w:rPr>
          <w:sz w:val="20"/>
          <w:szCs w:val="24"/>
          <w:vertAlign w:val="subscript"/>
        </w:rPr>
        <w:t>3</w:t>
      </w:r>
      <w:r w:rsidRPr="002B7775">
        <w:rPr>
          <w:sz w:val="20"/>
          <w:szCs w:val="24"/>
        </w:rPr>
        <w:t>-N emissions from all farm-produced and imported land-applied manure sourced (kg NH</w:t>
      </w:r>
      <w:r w:rsidRPr="002B7775">
        <w:rPr>
          <w:sz w:val="20"/>
          <w:szCs w:val="24"/>
          <w:vertAlign w:val="subscript"/>
        </w:rPr>
        <w:t>3</w:t>
      </w:r>
      <w:r w:rsidRPr="002B7775">
        <w:rPr>
          <w:sz w:val="20"/>
          <w:szCs w:val="24"/>
        </w:rPr>
        <w:t>-N), in year</w:t>
      </w:r>
      <w:r w:rsidRPr="002B7775">
        <w:rPr>
          <w:i/>
          <w:iCs/>
          <w:sz w:val="20"/>
          <w:szCs w:val="24"/>
        </w:rPr>
        <w:t xml:space="preserve"> t</w:t>
      </w:r>
    </w:p>
    <w:p w14:paraId="737E519A" w14:textId="0512C9B5"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_onfarm(t)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land-applied manure produced on-farm (kg NH</w:t>
      </w:r>
      <w:r w:rsidRPr="002B7775">
        <w:rPr>
          <w:sz w:val="20"/>
          <w:szCs w:val="24"/>
          <w:vertAlign w:val="subscript"/>
        </w:rPr>
        <w:t>3</w:t>
      </w:r>
      <w:r w:rsidRPr="002B7775">
        <w:rPr>
          <w:sz w:val="20"/>
          <w:szCs w:val="24"/>
        </w:rPr>
        <w:t xml:space="preserve">-N), applied to specific fields in year </w:t>
      </w:r>
      <w:r w:rsidRPr="002B7775">
        <w:rPr>
          <w:i/>
          <w:iCs/>
          <w:sz w:val="20"/>
          <w:szCs w:val="24"/>
        </w:rPr>
        <w:t>t</w:t>
      </w:r>
    </w:p>
    <w:p w14:paraId="500D795B" w14:textId="5E69B162"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_leftover(t)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farm-produced leftover manure applied equally across all of the farm’s fields (except native rangeland) (kg NH</w:t>
      </w:r>
      <w:r w:rsidRPr="002B7775">
        <w:rPr>
          <w:sz w:val="20"/>
          <w:szCs w:val="24"/>
          <w:vertAlign w:val="subscript"/>
        </w:rPr>
        <w:t>3</w:t>
      </w:r>
      <w:r w:rsidRPr="002B7775">
        <w:rPr>
          <w:sz w:val="20"/>
          <w:szCs w:val="24"/>
        </w:rPr>
        <w:t xml:space="preserve">-N), in year </w:t>
      </w:r>
      <w:r w:rsidRPr="002B7775">
        <w:rPr>
          <w:i/>
          <w:iCs/>
          <w:sz w:val="20"/>
          <w:szCs w:val="24"/>
        </w:rPr>
        <w:t>t</w:t>
      </w:r>
    </w:p>
    <w:p w14:paraId="2FF56E01" w14:textId="752D23EA"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manure_export(t)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exported manure (as if applied) (kg NH</w:t>
      </w:r>
      <w:r w:rsidRPr="002B7775">
        <w:rPr>
          <w:sz w:val="20"/>
          <w:szCs w:val="24"/>
          <w:vertAlign w:val="subscript"/>
        </w:rPr>
        <w:t>3</w:t>
      </w:r>
      <w:r w:rsidRPr="002B7775">
        <w:rPr>
          <w:sz w:val="20"/>
          <w:szCs w:val="24"/>
        </w:rPr>
        <w:t xml:space="preserve">-N), in year </w:t>
      </w:r>
      <w:r w:rsidRPr="002B7775">
        <w:rPr>
          <w:i/>
          <w:iCs/>
          <w:sz w:val="20"/>
          <w:szCs w:val="24"/>
        </w:rPr>
        <w:t>t</w:t>
      </w:r>
    </w:p>
    <w:p w14:paraId="7589DCF3" w14:textId="7DC539DF"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_imported(t)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imported land-applied manure (kg NH</w:t>
      </w:r>
      <w:r w:rsidRPr="002B7775">
        <w:rPr>
          <w:sz w:val="20"/>
          <w:szCs w:val="24"/>
          <w:vertAlign w:val="subscript"/>
        </w:rPr>
        <w:t>3</w:t>
      </w:r>
      <w:r w:rsidRPr="002B7775">
        <w:rPr>
          <w:sz w:val="20"/>
          <w:szCs w:val="24"/>
        </w:rPr>
        <w:t xml:space="preserve">-N), in year </w:t>
      </w:r>
      <w:r w:rsidRPr="002B7775">
        <w:rPr>
          <w:i/>
          <w:iCs/>
          <w:sz w:val="20"/>
          <w:szCs w:val="24"/>
        </w:rPr>
        <w:t>t</w:t>
      </w:r>
    </w:p>
    <w:p w14:paraId="477F43EB" w14:textId="77777777" w:rsidR="004E2E7E" w:rsidRPr="00D5649B" w:rsidRDefault="004E2E7E" w:rsidP="008A7F5F">
      <w:pPr>
        <w:pStyle w:val="Heading3"/>
      </w:pPr>
      <w:bookmarkStart w:id="727" w:name="_Ref98840843"/>
      <w:bookmarkStart w:id="728" w:name="_Toc152758619"/>
      <w:r w:rsidRPr="00D5649B">
        <w:t>Indirect N losses from land-applied manure via leaching and runoff</w:t>
      </w:r>
      <w:bookmarkEnd w:id="727"/>
      <w:bookmarkEnd w:id="728"/>
    </w:p>
    <w:p w14:paraId="785D58C6" w14:textId="3AE3B625" w:rsidR="004E2E7E" w:rsidRDefault="004E2E7E" w:rsidP="004E2E7E">
      <w:pPr>
        <w:rPr>
          <w:b/>
        </w:rPr>
      </w:pPr>
      <w:r w:rsidRPr="00D5649B">
        <w:rPr>
          <w:b/>
        </w:rPr>
        <w:t xml:space="preserve">For all </w:t>
      </w:r>
      <w:r w:rsidR="00B71ED7">
        <w:rPr>
          <w:b/>
        </w:rPr>
        <w:t>livestock</w:t>
      </w:r>
      <w:r w:rsidRPr="00D5649B">
        <w:rPr>
          <w:b/>
        </w:rPr>
        <w:t xml:space="preserve"> </w:t>
      </w:r>
      <w:r w:rsidR="000C1C34">
        <w:rPr>
          <w:b/>
        </w:rPr>
        <w:t>types</w:t>
      </w:r>
      <w:r w:rsidRPr="00D5649B">
        <w:rPr>
          <w:b/>
        </w:rPr>
        <w:t>:</w:t>
      </w:r>
    </w:p>
    <w:bookmarkStart w:id="729" w:name="_Ref102384917"/>
    <w:p w14:paraId="6364C039" w14:textId="42358547" w:rsidR="0032556B" w:rsidRPr="004231A5" w:rsidRDefault="00000000" w:rsidP="0032556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32556B" w:rsidRPr="004231A5">
        <w:tab/>
      </w:r>
      <w:bookmarkStart w:id="730" w:name="N2O_N_ONleach_Eq"/>
      <w:r w:rsidR="0032556B" w:rsidRPr="004231A5">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729"/>
      <w:bookmarkEnd w:id="730"/>
    </w:p>
    <w:p w14:paraId="2B2F2C6A" w14:textId="77777777" w:rsidR="0032556B" w:rsidRPr="004231A5" w:rsidRDefault="0032556B" w:rsidP="0032556B">
      <w:pPr>
        <w:tabs>
          <w:tab w:val="clear" w:pos="2880"/>
          <w:tab w:val="clear" w:pos="9360"/>
          <w:tab w:val="left" w:pos="2694"/>
          <w:tab w:val="right" w:pos="9781"/>
        </w:tabs>
        <w:ind w:left="2694" w:hanging="2694"/>
        <w:jc w:val="right"/>
      </w:pPr>
      <w:r w:rsidRPr="004231A5">
        <w:tab/>
      </w:r>
      <w:r w:rsidRPr="004231A5">
        <w:tab/>
      </w:r>
      <w:r w:rsidRPr="004231A5">
        <w:rPr>
          <w:sz w:val="20"/>
        </w:rPr>
        <w:t>Derived from IPCC 2019</w:t>
      </w:r>
    </w:p>
    <w:p w14:paraId="4BC7B2F4" w14:textId="77777777" w:rsidR="0032556B" w:rsidRPr="004231A5" w:rsidRDefault="0032556B" w:rsidP="0032556B">
      <w:pPr>
        <w:rPr>
          <w:sz w:val="20"/>
        </w:rPr>
      </w:pPr>
      <w:r w:rsidRPr="004231A5">
        <w:rPr>
          <w:sz w:val="20"/>
        </w:rPr>
        <w:t>where</w:t>
      </w:r>
    </w:p>
    <w:p w14:paraId="5C4C3AD0" w14:textId="7E53050E" w:rsidR="0032556B" w:rsidRPr="004231A5" w:rsidRDefault="0032556B" w:rsidP="0032556B">
      <w:pPr>
        <w:tabs>
          <w:tab w:val="clear" w:pos="2880"/>
          <w:tab w:val="clear" w:pos="9360"/>
        </w:tabs>
        <w:spacing w:before="0"/>
        <w:ind w:left="2835" w:hanging="2835"/>
        <w:rPr>
          <w:sz w:val="20"/>
        </w:rPr>
      </w:pPr>
      <w:r w:rsidRPr="004231A5">
        <w:rPr>
          <w:i/>
          <w:sz w:val="20"/>
        </w:rPr>
        <w:t>N</w:t>
      </w:r>
      <w:r w:rsidRPr="004231A5">
        <w:rPr>
          <w:i/>
          <w:sz w:val="20"/>
          <w:vertAlign w:val="subscript"/>
        </w:rPr>
        <w:t>2</w:t>
      </w:r>
      <w:r w:rsidRPr="004231A5">
        <w:rPr>
          <w:i/>
          <w:sz w:val="20"/>
        </w:rPr>
        <w:t>O-N</w:t>
      </w:r>
      <w:r w:rsidR="007E4875" w:rsidRPr="004231A5">
        <w:rPr>
          <w:i/>
          <w:sz w:val="20"/>
          <w:vertAlign w:val="subscript"/>
        </w:rPr>
        <w:t>m</w:t>
      </w:r>
      <w:r w:rsidRPr="004231A5">
        <w:rPr>
          <w:i/>
          <w:sz w:val="20"/>
          <w:vertAlign w:val="subscript"/>
        </w:rPr>
        <w:t>anureleach(</w:t>
      </w:r>
      <w:proofErr w:type="spellStart"/>
      <w:r w:rsidRPr="004231A5">
        <w:rPr>
          <w:i/>
          <w:sz w:val="20"/>
          <w:vertAlign w:val="subscript"/>
        </w:rPr>
        <w:t>t,field</w:t>
      </w:r>
      <w:proofErr w:type="spellEnd"/>
      <w:r w:rsidRPr="004231A5">
        <w:rPr>
          <w:i/>
          <w:sz w:val="20"/>
          <w:vertAlign w:val="subscript"/>
        </w:rPr>
        <w:t xml:space="preserve"> n)</w:t>
      </w:r>
      <w:r w:rsidRPr="004231A5">
        <w:rPr>
          <w:i/>
          <w:sz w:val="20"/>
          <w:vertAlign w:val="subscript"/>
        </w:rPr>
        <w:tab/>
      </w:r>
      <w:r w:rsidR="00607530" w:rsidRPr="004231A5">
        <w:rPr>
          <w:iCs/>
          <w:sz w:val="20"/>
        </w:rPr>
        <w:t xml:space="preserve">Indirect </w:t>
      </w:r>
      <w:r w:rsidRPr="004231A5">
        <w:rPr>
          <w:sz w:val="20"/>
        </w:rPr>
        <w:t>N</w:t>
      </w:r>
      <w:r w:rsidRPr="004231A5">
        <w:rPr>
          <w:sz w:val="20"/>
          <w:vertAlign w:val="subscript"/>
        </w:rPr>
        <w:t>2</w:t>
      </w:r>
      <w:r w:rsidRPr="004231A5">
        <w:rPr>
          <w:sz w:val="20"/>
        </w:rPr>
        <w:t xml:space="preserve">O emissions </w:t>
      </w:r>
      <w:r w:rsidR="00607530" w:rsidRPr="004231A5">
        <w:rPr>
          <w:sz w:val="20"/>
        </w:rPr>
        <w:t>via</w:t>
      </w:r>
      <w:r w:rsidRPr="004231A5">
        <w:rPr>
          <w:sz w:val="20"/>
        </w:rPr>
        <w:t xml:space="preserve"> leaching and runoff from farm-produced and imported manure applied to land (kg N</w:t>
      </w:r>
      <w:r w:rsidRPr="004231A5">
        <w:rPr>
          <w:sz w:val="20"/>
          <w:vertAlign w:val="subscript"/>
        </w:rPr>
        <w:t>2</w:t>
      </w:r>
      <w:r w:rsidRPr="004231A5">
        <w:rPr>
          <w:sz w:val="20"/>
        </w:rPr>
        <w:t xml:space="preserve">O-N) on field </w:t>
      </w:r>
      <w:r w:rsidRPr="004231A5">
        <w:rPr>
          <w:i/>
          <w:iCs/>
          <w:sz w:val="20"/>
        </w:rPr>
        <w:t>n</w:t>
      </w:r>
      <w:r w:rsidRPr="004231A5">
        <w:rPr>
          <w:sz w:val="20"/>
        </w:rPr>
        <w:t xml:space="preserve"> in year </w:t>
      </w:r>
      <w:r w:rsidRPr="004231A5">
        <w:rPr>
          <w:i/>
          <w:iCs/>
          <w:sz w:val="20"/>
        </w:rPr>
        <w:t>t</w:t>
      </w:r>
    </w:p>
    <w:p w14:paraId="7514C5AF" w14:textId="59EDA99F" w:rsidR="0032556B" w:rsidRPr="004231A5" w:rsidRDefault="0032556B" w:rsidP="0032556B">
      <w:pPr>
        <w:keepNext/>
        <w:tabs>
          <w:tab w:val="clear" w:pos="9360"/>
          <w:tab w:val="left" w:pos="2790"/>
          <w:tab w:val="right" w:pos="9781"/>
        </w:tabs>
        <w:spacing w:before="0"/>
        <w:rPr>
          <w:b/>
          <w:i/>
        </w:rPr>
      </w:pPr>
      <w:proofErr w:type="spellStart"/>
      <w:r w:rsidRPr="004231A5">
        <w:rPr>
          <w:i/>
          <w:sz w:val="20"/>
        </w:rPr>
        <w:t>N</w:t>
      </w:r>
      <w:r w:rsidRPr="004231A5">
        <w:rPr>
          <w:i/>
          <w:sz w:val="20"/>
          <w:vertAlign w:val="subscript"/>
        </w:rPr>
        <w:t>m</w:t>
      </w:r>
      <w:r w:rsidR="00402640" w:rsidRPr="004231A5">
        <w:rPr>
          <w:i/>
          <w:sz w:val="20"/>
          <w:vertAlign w:val="subscript"/>
        </w:rPr>
        <w:t>anure</w:t>
      </w:r>
      <w:proofErr w:type="spellEnd"/>
      <w:r w:rsidRPr="004231A5">
        <w:rPr>
          <w:i/>
          <w:sz w:val="20"/>
          <w:vertAlign w:val="subscript"/>
        </w:rPr>
        <w:t>(t, field n)</w:t>
      </w:r>
      <w:r w:rsidRPr="004231A5">
        <w:rPr>
          <w:i/>
          <w:sz w:val="20"/>
        </w:rPr>
        <w:tab/>
        <w:t xml:space="preserve"> </w:t>
      </w:r>
      <w:r w:rsidRPr="004231A5">
        <w:rPr>
          <w:sz w:val="20"/>
        </w:rPr>
        <w:t xml:space="preserve">Total amount of farm-produced and imported manure N (kg) applied to field </w:t>
      </w:r>
      <w:r w:rsidRPr="004231A5">
        <w:rPr>
          <w:i/>
          <w:iCs/>
          <w:sz w:val="20"/>
        </w:rPr>
        <w:t>n</w:t>
      </w:r>
      <w:r w:rsidRPr="004231A5">
        <w:rPr>
          <w:sz w:val="20"/>
        </w:rPr>
        <w:t xml:space="preserve"> in year </w:t>
      </w:r>
      <w:r w:rsidRPr="004231A5">
        <w:rPr>
          <w:i/>
          <w:iCs/>
          <w:sz w:val="20"/>
        </w:rPr>
        <w:t>t</w:t>
      </w:r>
    </w:p>
    <w:p w14:paraId="08FDCEBE" w14:textId="3EABED87" w:rsidR="0032556B" w:rsidRPr="004231A5" w:rsidRDefault="0032556B" w:rsidP="0032556B">
      <w:pPr>
        <w:tabs>
          <w:tab w:val="clear" w:pos="2880"/>
          <w:tab w:val="clear" w:pos="9360"/>
          <w:tab w:val="left" w:pos="0"/>
        </w:tabs>
        <w:spacing w:before="0"/>
        <w:ind w:left="2837" w:hanging="2837"/>
        <w:rPr>
          <w:i/>
          <w:sz w:val="20"/>
        </w:rPr>
      </w:pPr>
      <w:proofErr w:type="spellStart"/>
      <w:r w:rsidRPr="004231A5">
        <w:rPr>
          <w:i/>
          <w:sz w:val="20"/>
        </w:rPr>
        <w:t>Frac</w:t>
      </w:r>
      <w:r w:rsidRPr="004231A5">
        <w:rPr>
          <w:i/>
          <w:sz w:val="20"/>
          <w:vertAlign w:val="subscript"/>
        </w:rPr>
        <w:t>leach</w:t>
      </w:r>
      <w:proofErr w:type="spellEnd"/>
      <w:r w:rsidRPr="004231A5">
        <w:rPr>
          <w:i/>
          <w:sz w:val="20"/>
          <w:vertAlign w:val="subscript"/>
        </w:rPr>
        <w:tab/>
      </w:r>
      <w:r w:rsidRPr="004231A5">
        <w:rPr>
          <w:sz w:val="20"/>
          <w:szCs w:val="24"/>
        </w:rPr>
        <w:t xml:space="preserve">Leaching </w:t>
      </w:r>
      <w:r w:rsidRPr="004231A5">
        <w:rPr>
          <w:sz w:val="20"/>
        </w:rPr>
        <w:t xml:space="preserve">fraction, calculated using </w:t>
      </w:r>
      <w:r w:rsidRPr="004231A5">
        <w:rPr>
          <w:sz w:val="20"/>
        </w:rPr>
        <w:fldChar w:fldCharType="begin"/>
      </w:r>
      <w:r w:rsidRPr="004231A5">
        <w:rPr>
          <w:sz w:val="20"/>
        </w:rPr>
        <w:instrText xml:space="preserve"> REF FracLeach_LandAppl_Eq \h  \* MERGEFORMAT </w:instrText>
      </w:r>
      <w:r w:rsidRPr="004231A5">
        <w:rPr>
          <w:sz w:val="20"/>
        </w:rPr>
      </w:r>
      <w:r w:rsidRPr="004231A5">
        <w:rPr>
          <w:sz w:val="20"/>
        </w:rPr>
        <w:fldChar w:fldCharType="separate"/>
      </w:r>
      <w:r w:rsidRPr="004231A5">
        <w:rPr>
          <w:b/>
          <w:sz w:val="20"/>
        </w:rPr>
        <w:t xml:space="preserve">Eq. </w:t>
      </w:r>
      <w:r w:rsidRPr="004231A5">
        <w:rPr>
          <w:b/>
          <w:noProof/>
          <w:sz w:val="20"/>
        </w:rPr>
        <w:t>2.6.6</w:t>
      </w:r>
      <w:r w:rsidRPr="004231A5">
        <w:rPr>
          <w:b/>
          <w:noProof/>
          <w:sz w:val="20"/>
        </w:rPr>
        <w:noBreakHyphen/>
        <w:t>1</w:t>
      </w:r>
      <w:r w:rsidRPr="004231A5">
        <w:rPr>
          <w:sz w:val="20"/>
        </w:rPr>
        <w:fldChar w:fldCharType="end"/>
      </w:r>
      <w:r w:rsidRPr="004231A5">
        <w:rPr>
          <w:sz w:val="20"/>
        </w:rPr>
        <w:t xml:space="preserve"> </w:t>
      </w:r>
      <w:r w:rsidRPr="004231A5">
        <w:rPr>
          <w:sz w:val="20"/>
        </w:rPr>
        <w:fldChar w:fldCharType="begin"/>
      </w:r>
      <w:r w:rsidRPr="004231A5">
        <w:rPr>
          <w:sz w:val="20"/>
        </w:rPr>
        <w:instrText xml:space="preserve"> REF _Ref73720038 \h  \* MERGEFORMAT </w:instrText>
      </w:r>
      <w:r w:rsidRPr="004231A5">
        <w:rPr>
          <w:sz w:val="20"/>
        </w:rPr>
      </w:r>
      <w:r w:rsidRPr="004231A5">
        <w:rPr>
          <w:sz w:val="20"/>
        </w:rPr>
        <w:fldChar w:fldCharType="end"/>
      </w:r>
    </w:p>
    <w:p w14:paraId="0BF10BCB" w14:textId="77777777" w:rsidR="0032556B" w:rsidRPr="00D5649B" w:rsidRDefault="0032556B" w:rsidP="0032556B">
      <w:pPr>
        <w:tabs>
          <w:tab w:val="clear" w:pos="2880"/>
          <w:tab w:val="clear" w:pos="9360"/>
        </w:tabs>
        <w:spacing w:before="0"/>
        <w:ind w:left="2835" w:hanging="2835"/>
        <w:rPr>
          <w:sz w:val="20"/>
          <w:szCs w:val="24"/>
        </w:rPr>
      </w:pPr>
      <w:proofErr w:type="spellStart"/>
      <w:r w:rsidRPr="004231A5">
        <w:rPr>
          <w:i/>
          <w:sz w:val="20"/>
        </w:rPr>
        <w:t>EF</w:t>
      </w:r>
      <w:r w:rsidRPr="004231A5">
        <w:rPr>
          <w:i/>
          <w:sz w:val="20"/>
          <w:vertAlign w:val="subscript"/>
        </w:rPr>
        <w:t>leach</w:t>
      </w:r>
      <w:proofErr w:type="spellEnd"/>
      <w:r w:rsidRPr="004231A5">
        <w:rPr>
          <w:i/>
          <w:sz w:val="20"/>
        </w:rPr>
        <w:tab/>
      </w:r>
      <w:r w:rsidRPr="004231A5">
        <w:rPr>
          <w:sz w:val="20"/>
        </w:rPr>
        <w:t>Emission factor for leaching [kg N</w:t>
      </w:r>
      <w:r w:rsidRPr="004231A5">
        <w:rPr>
          <w:sz w:val="20"/>
          <w:vertAlign w:val="subscript"/>
        </w:rPr>
        <w:t>2</w:t>
      </w:r>
      <w:r w:rsidRPr="004231A5">
        <w:rPr>
          <w:sz w:val="20"/>
        </w:rPr>
        <w:t>O-N (kg N)</w:t>
      </w:r>
      <w:r w:rsidRPr="004231A5">
        <w:rPr>
          <w:sz w:val="20"/>
          <w:vertAlign w:val="superscript"/>
        </w:rPr>
        <w:t>-1</w:t>
      </w:r>
      <w:r w:rsidRPr="004231A5">
        <w:rPr>
          <w:sz w:val="20"/>
        </w:rPr>
        <w:t>], see box below</w:t>
      </w:r>
    </w:p>
    <w:p w14:paraId="395E2A23" w14:textId="67A708A7" w:rsidR="0032556B" w:rsidRPr="00D5649B" w:rsidRDefault="00EE6923" w:rsidP="0032556B">
      <w:pPr>
        <w:tabs>
          <w:tab w:val="clear" w:pos="2880"/>
          <w:tab w:val="left" w:pos="2694"/>
        </w:tabs>
        <w:spacing w:before="0"/>
        <w:ind w:left="2693" w:hanging="2693"/>
        <w:rPr>
          <w:sz w:val="20"/>
          <w:szCs w:val="24"/>
        </w:rPr>
      </w:pPr>
      <w:r>
        <w:rPr>
          <w:noProof/>
        </w:rPr>
        <mc:AlternateContent>
          <mc:Choice Requires="wps">
            <w:drawing>
              <wp:anchor distT="0" distB="0" distL="114300" distR="114300" simplePos="0" relativeHeight="251688448" behindDoc="0" locked="0" layoutInCell="1" allowOverlap="1" wp14:anchorId="6D3153D9" wp14:editId="585C4A9B">
                <wp:simplePos x="0" y="0"/>
                <wp:positionH relativeFrom="margin">
                  <wp:posOffset>0</wp:posOffset>
                </wp:positionH>
                <wp:positionV relativeFrom="paragraph">
                  <wp:posOffset>154305</wp:posOffset>
                </wp:positionV>
                <wp:extent cx="5949950" cy="704850"/>
                <wp:effectExtent l="0" t="0" r="0" b="0"/>
                <wp:wrapTopAndBottom/>
                <wp:docPr id="5530488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3FD27" w14:textId="77777777" w:rsidR="0032556B" w:rsidRPr="008B2F82" w:rsidRDefault="0032556B" w:rsidP="0032556B">
                            <w:pPr>
                              <w:rPr>
                                <w:color w:val="000000" w:themeColor="text1"/>
                              </w:rPr>
                            </w:pPr>
                            <w:r w:rsidRPr="008B2F82">
                              <w:rPr>
                                <w:color w:val="000000" w:themeColor="text1"/>
                              </w:rPr>
                              <w:t>Holos V4 will use the following constant value:</w:t>
                            </w:r>
                          </w:p>
                          <w:p w14:paraId="45337D8F" w14:textId="77777777" w:rsidR="0032556B" w:rsidRPr="00A90743" w:rsidRDefault="0032556B" w:rsidP="0032556B">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53D9" id="Rectangle 11" o:spid="_x0000_s1070" style="position:absolute;left:0;text-align:left;margin-left:0;margin-top:12.15pt;width:468.5pt;height:5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" fillcolor="white [3212]" strokecolor="#243f60 [1604]" strokeweight="2pt">
                <v:path arrowok="t"/>
                <v:textbox>
                  <w:txbxContent>
                    <w:p w14:paraId="03A3FD27" w14:textId="77777777" w:rsidR="0032556B" w:rsidRPr="008B2F82" w:rsidRDefault="0032556B" w:rsidP="0032556B">
                      <w:pPr>
                        <w:rPr>
                          <w:color w:val="000000" w:themeColor="text1"/>
                        </w:rPr>
                      </w:pPr>
                      <w:r w:rsidRPr="008B2F82">
                        <w:rPr>
                          <w:color w:val="000000" w:themeColor="text1"/>
                        </w:rPr>
                        <w:t>Holos V4 will use the following constant value:</w:t>
                      </w:r>
                    </w:p>
                    <w:p w14:paraId="45337D8F" w14:textId="77777777" w:rsidR="0032556B" w:rsidRPr="00A90743" w:rsidRDefault="0032556B" w:rsidP="0032556B">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v:textbox>
                <w10:wrap type="topAndBottom" anchorx="margin"/>
              </v:rect>
            </w:pict>
          </mc:Fallback>
        </mc:AlternateContent>
      </w:r>
    </w:p>
    <w:p w14:paraId="71334355" w14:textId="43298303" w:rsidR="00575DDD" w:rsidRPr="006022AD" w:rsidRDefault="00575DDD" w:rsidP="00575DDD">
      <w:pPr>
        <w:keepNext/>
        <w:tabs>
          <w:tab w:val="left" w:pos="8647"/>
        </w:tabs>
        <w:rPr>
          <w:b/>
        </w:rPr>
      </w:pPr>
      <w:r w:rsidRPr="006022AD">
        <w:rPr>
          <w:b/>
          <w:i/>
        </w:rPr>
        <w:t xml:space="preserve">Any manure not applied to a specific field (‘leftover’ manure) is considered a further source of </w:t>
      </w:r>
      <w:r w:rsidR="00607530" w:rsidRPr="006022AD">
        <w:rPr>
          <w:b/>
          <w:i/>
        </w:rPr>
        <w:t xml:space="preserve">indirect </w:t>
      </w:r>
      <w:r w:rsidRPr="006022AD">
        <w:rPr>
          <w:b/>
          <w:i/>
        </w:rPr>
        <w:t>N</w:t>
      </w:r>
      <w:r w:rsidRPr="006022AD">
        <w:rPr>
          <w:b/>
          <w:i/>
          <w:vertAlign w:val="subscript"/>
        </w:rPr>
        <w:t>2</w:t>
      </w:r>
      <w:r w:rsidRPr="006022AD">
        <w:rPr>
          <w:b/>
          <w:i/>
        </w:rPr>
        <w:t>O emissions</w:t>
      </w:r>
      <w:r w:rsidR="00607530" w:rsidRPr="006022AD">
        <w:rPr>
          <w:b/>
          <w:i/>
        </w:rPr>
        <w:t xml:space="preserve"> via leaching/runoff</w:t>
      </w:r>
      <w:r w:rsidRPr="006022AD">
        <w:rPr>
          <w:b/>
          <w:i/>
        </w:rPr>
        <w:t xml:space="preserve">. For this </w:t>
      </w:r>
      <w:r w:rsidRPr="006022AD">
        <w:rPr>
          <w:b/>
          <w:iCs/>
        </w:rPr>
        <w:t>purpose</w:t>
      </w:r>
      <w:r w:rsidRPr="006022AD">
        <w:rPr>
          <w:b/>
          <w:i/>
        </w:rPr>
        <w:t>, it is assumed that the ‘leftover’ manure is spread equally across the farm’s fields (excl. native rangeland, if present)</w:t>
      </w:r>
      <w:r w:rsidRPr="006022AD">
        <w:rPr>
          <w:b/>
        </w:rPr>
        <w:t>.</w:t>
      </w:r>
    </w:p>
    <w:p w14:paraId="079AA013" w14:textId="62B104A0" w:rsidR="001318EB" w:rsidRPr="006022AD"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6022AD">
        <w:rPr>
          <w:b/>
        </w:rPr>
        <w:t xml:space="preserve"> </w:t>
      </w:r>
      <w:r w:rsidR="00575DDD" w:rsidRPr="006022AD">
        <w:rPr>
          <w:b/>
        </w:rPr>
        <w:tab/>
      </w:r>
    </w:p>
    <w:p w14:paraId="276E6342" w14:textId="003A79B9" w:rsidR="00575DDD" w:rsidRPr="006022AD" w:rsidRDefault="001318EB" w:rsidP="00575DDD">
      <w:pPr>
        <w:keepNext/>
        <w:tabs>
          <w:tab w:val="clear" w:pos="2880"/>
          <w:tab w:val="clear" w:pos="9360"/>
          <w:tab w:val="right" w:pos="9781"/>
        </w:tabs>
        <w:spacing w:after="120"/>
        <w:rPr>
          <w:b/>
        </w:rPr>
      </w:pPr>
      <w:r w:rsidRPr="006022AD">
        <w:rPr>
          <w:b/>
        </w:rPr>
        <w:tab/>
      </w:r>
      <w:bookmarkStart w:id="731" w:name="N2O_N_ONleach_leftovermanure_Eq"/>
      <w:r w:rsidR="00575DDD" w:rsidRPr="006022AD">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731"/>
    </w:p>
    <w:p w14:paraId="50E2A9F3" w14:textId="77777777" w:rsidR="00575DDD" w:rsidRPr="006022AD" w:rsidRDefault="00575DDD" w:rsidP="00575DDD">
      <w:pPr>
        <w:rPr>
          <w:sz w:val="20"/>
        </w:rPr>
      </w:pPr>
      <w:r w:rsidRPr="006022AD">
        <w:rPr>
          <w:sz w:val="20"/>
        </w:rPr>
        <w:t>where</w:t>
      </w:r>
    </w:p>
    <w:p w14:paraId="229EBA5A" w14:textId="3F1000C0" w:rsidR="00575DDD" w:rsidRPr="003C1A16" w:rsidRDefault="00575DDD" w:rsidP="00575DDD">
      <w:pPr>
        <w:tabs>
          <w:tab w:val="clear" w:pos="2880"/>
          <w:tab w:val="clear" w:pos="9360"/>
        </w:tabs>
        <w:spacing w:before="0"/>
        <w:ind w:left="2835" w:hanging="2835"/>
        <w:rPr>
          <w:sz w:val="20"/>
        </w:rPr>
      </w:pPr>
      <w:r w:rsidRPr="006022AD">
        <w:rPr>
          <w:i/>
          <w:sz w:val="20"/>
        </w:rPr>
        <w:t>N</w:t>
      </w:r>
      <w:r w:rsidRPr="006022AD">
        <w:rPr>
          <w:i/>
          <w:sz w:val="20"/>
          <w:vertAlign w:val="subscript"/>
        </w:rPr>
        <w:t>2</w:t>
      </w:r>
      <w:r w:rsidRPr="006022AD">
        <w:rPr>
          <w:i/>
          <w:sz w:val="20"/>
        </w:rPr>
        <w:t>O-N</w:t>
      </w:r>
      <w:r w:rsidR="007E4875" w:rsidRPr="006022AD">
        <w:rPr>
          <w:i/>
          <w:sz w:val="20"/>
          <w:vertAlign w:val="subscript"/>
        </w:rPr>
        <w:t>m</w:t>
      </w:r>
      <w:r w:rsidRPr="006022AD">
        <w:rPr>
          <w:i/>
          <w:sz w:val="20"/>
          <w:vertAlign w:val="subscript"/>
        </w:rPr>
        <w:t>anure</w:t>
      </w:r>
      <w:r w:rsidR="00607530" w:rsidRPr="006022AD">
        <w:rPr>
          <w:i/>
          <w:sz w:val="20"/>
          <w:vertAlign w:val="subscript"/>
        </w:rPr>
        <w:t>leach</w:t>
      </w:r>
      <w:r w:rsidRPr="006022AD">
        <w:rPr>
          <w:i/>
          <w:sz w:val="20"/>
          <w:vertAlign w:val="subscript"/>
        </w:rPr>
        <w:t>_leftover(</w:t>
      </w:r>
      <w:proofErr w:type="spellStart"/>
      <w:r w:rsidRPr="006022AD">
        <w:rPr>
          <w:i/>
          <w:sz w:val="20"/>
          <w:vertAlign w:val="subscript"/>
        </w:rPr>
        <w:t>t</w:t>
      </w:r>
      <w:r w:rsidR="008863F9" w:rsidRPr="006022AD">
        <w:rPr>
          <w:i/>
          <w:sz w:val="20"/>
          <w:vertAlign w:val="subscript"/>
        </w:rPr>
        <w:t>,field</w:t>
      </w:r>
      <w:proofErr w:type="spellEnd"/>
      <w:r w:rsidR="008863F9" w:rsidRPr="006022AD">
        <w:rPr>
          <w:i/>
          <w:sz w:val="20"/>
          <w:vertAlign w:val="subscript"/>
        </w:rPr>
        <w:t xml:space="preserve"> n</w:t>
      </w:r>
      <w:r w:rsidRPr="006022AD">
        <w:rPr>
          <w:i/>
          <w:sz w:val="20"/>
          <w:vertAlign w:val="subscript"/>
        </w:rPr>
        <w:t>)</w:t>
      </w:r>
      <w:r w:rsidRPr="006022AD">
        <w:rPr>
          <w:i/>
          <w:sz w:val="20"/>
        </w:rPr>
        <w:tab/>
      </w:r>
      <w:r w:rsidR="00607530" w:rsidRPr="006022AD">
        <w:rPr>
          <w:sz w:val="20"/>
        </w:rPr>
        <w:t>Indirect</w:t>
      </w:r>
      <w:r w:rsidRPr="006022AD">
        <w:rPr>
          <w:sz w:val="20"/>
        </w:rPr>
        <w:t xml:space="preserve"> N</w:t>
      </w:r>
      <w:r w:rsidRPr="006022AD">
        <w:rPr>
          <w:sz w:val="20"/>
          <w:vertAlign w:val="subscript"/>
        </w:rPr>
        <w:t>2</w:t>
      </w:r>
      <w:r w:rsidRPr="006022AD">
        <w:rPr>
          <w:sz w:val="20"/>
        </w:rPr>
        <w:t>O emissions</w:t>
      </w:r>
      <w:r w:rsidR="00607530" w:rsidRPr="006022AD">
        <w:rPr>
          <w:sz w:val="20"/>
        </w:rPr>
        <w:t xml:space="preserve"> via leaching and runoff</w:t>
      </w:r>
      <w:r w:rsidRPr="006022AD">
        <w:rPr>
          <w:sz w:val="20"/>
        </w:rPr>
        <w:t xml:space="preserve"> (kg N</w:t>
      </w:r>
      <w:r w:rsidRPr="006022AD">
        <w:rPr>
          <w:sz w:val="20"/>
          <w:vertAlign w:val="subscript"/>
        </w:rPr>
        <w:t>2</w:t>
      </w:r>
      <w:r w:rsidRPr="006022AD">
        <w:rPr>
          <w:sz w:val="20"/>
        </w:rPr>
        <w:t>O-N) from the application of ‘leftover’ stored manure to the farm’s fields (excl. native rangeland)</w:t>
      </w:r>
      <w:r w:rsidR="008863F9" w:rsidRPr="006022AD">
        <w:rPr>
          <w:sz w:val="20"/>
        </w:rPr>
        <w:t xml:space="preserve"> on field </w:t>
      </w:r>
      <w:r w:rsidR="008863F9" w:rsidRPr="006022AD">
        <w:rPr>
          <w:i/>
          <w:iCs/>
          <w:sz w:val="20"/>
        </w:rPr>
        <w:t>n</w:t>
      </w:r>
      <w:r w:rsidRPr="006022AD">
        <w:rPr>
          <w:sz w:val="20"/>
        </w:rPr>
        <w:t xml:space="preserve"> in year </w:t>
      </w:r>
      <w:r w:rsidRPr="006022AD">
        <w:rPr>
          <w:i/>
          <w:iCs/>
          <w:sz w:val="20"/>
        </w:rPr>
        <w:t>t</w:t>
      </w:r>
    </w:p>
    <w:p w14:paraId="775B5035" w14:textId="6EBB9DFE" w:rsidR="00575DDD" w:rsidRPr="004877FF"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4877FF">
        <w:rPr>
          <w:b/>
        </w:rPr>
        <w:t xml:space="preserve"> </w:t>
      </w:r>
      <w:r w:rsidR="00575DDD" w:rsidRPr="004877FF">
        <w:rPr>
          <w:b/>
        </w:rPr>
        <w:tab/>
      </w:r>
      <w:bookmarkStart w:id="732" w:name="N2ON_ManureLeach_Export_tfarm_Eq"/>
      <w:r w:rsidR="00575DDD" w:rsidRPr="004877FF">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bookmarkEnd w:id="732"/>
    </w:p>
    <w:p w14:paraId="0520EEBA" w14:textId="3383D1AC" w:rsidR="00575DDD" w:rsidRPr="001078FC" w:rsidRDefault="00575DDD" w:rsidP="00575DDD">
      <w:pPr>
        <w:tabs>
          <w:tab w:val="clear" w:pos="2880"/>
          <w:tab w:val="clear" w:pos="9360"/>
        </w:tabs>
        <w:spacing w:before="0"/>
        <w:ind w:left="2835" w:hanging="2835"/>
        <w:rPr>
          <w:i/>
          <w:iCs/>
          <w:sz w:val="20"/>
        </w:rPr>
      </w:pPr>
      <w:r w:rsidRPr="004877FF">
        <w:rPr>
          <w:i/>
          <w:sz w:val="20"/>
        </w:rPr>
        <w:t>N</w:t>
      </w:r>
      <w:r w:rsidRPr="004877FF">
        <w:rPr>
          <w:i/>
          <w:sz w:val="20"/>
          <w:vertAlign w:val="subscript"/>
        </w:rPr>
        <w:t>2</w:t>
      </w:r>
      <w:r w:rsidRPr="004877FF">
        <w:rPr>
          <w:i/>
          <w:sz w:val="20"/>
        </w:rPr>
        <w:t>O-N</w:t>
      </w:r>
      <w:r w:rsidR="007E4875" w:rsidRPr="004877FF">
        <w:rPr>
          <w:i/>
          <w:sz w:val="20"/>
          <w:vertAlign w:val="subscript"/>
        </w:rPr>
        <w:t>m</w:t>
      </w:r>
      <w:r w:rsidRPr="004877FF">
        <w:rPr>
          <w:i/>
          <w:sz w:val="20"/>
          <w:vertAlign w:val="subscript"/>
        </w:rPr>
        <w:t>anure</w:t>
      </w:r>
      <w:r w:rsidR="00607530" w:rsidRPr="004877FF">
        <w:rPr>
          <w:i/>
          <w:sz w:val="20"/>
          <w:vertAlign w:val="subscript"/>
        </w:rPr>
        <w:t>leach</w:t>
      </w:r>
      <w:r w:rsidRPr="004877FF">
        <w:rPr>
          <w:i/>
          <w:sz w:val="20"/>
          <w:vertAlign w:val="subscript"/>
        </w:rPr>
        <w:t>_export(</w:t>
      </w:r>
      <w:proofErr w:type="spellStart"/>
      <w:r w:rsidRPr="004877FF">
        <w:rPr>
          <w:i/>
          <w:sz w:val="20"/>
          <w:vertAlign w:val="subscript"/>
        </w:rPr>
        <w:t>t,farm</w:t>
      </w:r>
      <w:proofErr w:type="spellEnd"/>
      <w:r w:rsidRPr="004877FF">
        <w:rPr>
          <w:i/>
          <w:sz w:val="20"/>
          <w:vertAlign w:val="subscript"/>
        </w:rPr>
        <w:t>)</w:t>
      </w:r>
      <w:r w:rsidRPr="004877FF">
        <w:rPr>
          <w:i/>
          <w:sz w:val="20"/>
        </w:rPr>
        <w:tab/>
      </w:r>
      <w:r w:rsidR="00607530" w:rsidRPr="004877FF">
        <w:rPr>
          <w:sz w:val="20"/>
        </w:rPr>
        <w:t>Indirect</w:t>
      </w:r>
      <w:r w:rsidRPr="004877FF">
        <w:rPr>
          <w:sz w:val="20"/>
        </w:rPr>
        <w:t xml:space="preserve"> N</w:t>
      </w:r>
      <w:r w:rsidRPr="004877FF">
        <w:rPr>
          <w:sz w:val="20"/>
          <w:vertAlign w:val="subscript"/>
        </w:rPr>
        <w:t>2</w:t>
      </w:r>
      <w:r w:rsidRPr="004877FF">
        <w:rPr>
          <w:sz w:val="20"/>
        </w:rPr>
        <w:t>O emissions</w:t>
      </w:r>
      <w:r w:rsidR="00607530" w:rsidRPr="004877FF">
        <w:rPr>
          <w:sz w:val="20"/>
        </w:rPr>
        <w:t xml:space="preserve"> via leaching and runoff</w:t>
      </w:r>
      <w:r w:rsidRPr="004877FF">
        <w:rPr>
          <w:sz w:val="20"/>
        </w:rPr>
        <w:t xml:space="preserve"> (kg N</w:t>
      </w:r>
      <w:r w:rsidRPr="004877FF">
        <w:rPr>
          <w:sz w:val="20"/>
          <w:vertAlign w:val="subscript"/>
        </w:rPr>
        <w:t>2</w:t>
      </w:r>
      <w:r w:rsidRPr="004877FF">
        <w:rPr>
          <w:sz w:val="20"/>
        </w:rPr>
        <w:t xml:space="preserve">O-N) </w:t>
      </w:r>
      <w:r w:rsidR="007E4875" w:rsidRPr="004877FF">
        <w:rPr>
          <w:sz w:val="20"/>
        </w:rPr>
        <w:t>from</w:t>
      </w:r>
      <w:r w:rsidRPr="004877FF">
        <w:rPr>
          <w:sz w:val="20"/>
        </w:rPr>
        <w:t xml:space="preserve"> exported manure (as if </w:t>
      </w:r>
      <w:r w:rsidRPr="001078FC">
        <w:rPr>
          <w:sz w:val="20"/>
        </w:rPr>
        <w:t xml:space="preserve">applied) in year </w:t>
      </w:r>
      <w:r w:rsidRPr="001078FC">
        <w:rPr>
          <w:i/>
          <w:iCs/>
          <w:sz w:val="20"/>
        </w:rPr>
        <w:t>t</w:t>
      </w:r>
    </w:p>
    <w:p w14:paraId="1EEFCE6F" w14:textId="36702222" w:rsidR="00BF6EF6" w:rsidRPr="001078FC" w:rsidRDefault="00BF6EF6" w:rsidP="00BF6EF6">
      <w:pPr>
        <w:keepNext/>
        <w:tabs>
          <w:tab w:val="clear" w:pos="2880"/>
          <w:tab w:val="clear" w:pos="9360"/>
          <w:tab w:val="right" w:pos="9781"/>
        </w:tabs>
        <w:spacing w:after="120"/>
        <w:ind w:left="2160" w:hanging="2160"/>
        <w:rPr>
          <w:b/>
          <w:szCs w:val="24"/>
        </w:rPr>
      </w:pPr>
      <w:r w:rsidRPr="001078FC">
        <w:rPr>
          <w:b/>
          <w:szCs w:val="24"/>
        </w:rPr>
        <w:lastRenderedPageBreak/>
        <w:t>To estimate total N</w:t>
      </w:r>
      <w:r w:rsidRPr="001078FC">
        <w:rPr>
          <w:b/>
          <w:szCs w:val="24"/>
          <w:vertAlign w:val="subscript"/>
        </w:rPr>
        <w:t>2</w:t>
      </w:r>
      <w:r w:rsidRPr="001078FC">
        <w:rPr>
          <w:b/>
          <w:szCs w:val="24"/>
        </w:rPr>
        <w:t>O-N losses via leaching from a specific field following manure application:</w:t>
      </w:r>
    </w:p>
    <w:p w14:paraId="70CF323E" w14:textId="3A8A9067" w:rsidR="00BF6EF6" w:rsidRPr="001078FC" w:rsidRDefault="00000000" w:rsidP="00215312">
      <w:pPr>
        <w:keepNext/>
        <w:tabs>
          <w:tab w:val="clear" w:pos="2880"/>
          <w:tab w:val="clear" w:pos="9360"/>
          <w:tab w:val="right" w:pos="9781"/>
        </w:tabs>
        <w:spacing w:after="120"/>
        <w:ind w:left="3600" w:hanging="360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oMath>
      <w:r w:rsidR="00BF6EF6" w:rsidRPr="001078FC">
        <w:rPr>
          <w:b/>
          <w:szCs w:val="24"/>
        </w:rPr>
        <w:tab/>
      </w:r>
    </w:p>
    <w:p w14:paraId="57C75E05" w14:textId="16C342C3" w:rsidR="00BF6EF6" w:rsidRPr="001078FC" w:rsidRDefault="00BF6EF6" w:rsidP="00BF6EF6">
      <w:pPr>
        <w:keepNext/>
        <w:tabs>
          <w:tab w:val="clear" w:pos="2880"/>
          <w:tab w:val="clear" w:pos="9360"/>
          <w:tab w:val="right" w:pos="9781"/>
        </w:tabs>
        <w:spacing w:after="120"/>
        <w:ind w:left="3060" w:hanging="3060"/>
        <w:rPr>
          <w:b/>
          <w:szCs w:val="24"/>
        </w:rPr>
      </w:pPr>
      <w:r w:rsidRPr="001078FC">
        <w:rPr>
          <w:b/>
        </w:rPr>
        <w:tab/>
      </w:r>
      <w:r w:rsidRPr="001078FC">
        <w:rPr>
          <w:b/>
        </w:rPr>
        <w:tab/>
      </w:r>
      <w:bookmarkStart w:id="733" w:name="N2ON_AllManureLeach_TFieldN_Eq"/>
      <w:r w:rsidRPr="001078FC">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733"/>
    </w:p>
    <w:p w14:paraId="166EDC6E" w14:textId="77777777" w:rsidR="00BF6EF6" w:rsidRPr="001078FC" w:rsidRDefault="00BF6EF6" w:rsidP="00BF6EF6">
      <w:pPr>
        <w:tabs>
          <w:tab w:val="clear" w:pos="2880"/>
          <w:tab w:val="left" w:pos="2694"/>
        </w:tabs>
        <w:ind w:left="2694" w:hanging="2694"/>
        <w:rPr>
          <w:i/>
          <w:sz w:val="20"/>
        </w:rPr>
      </w:pPr>
      <w:r w:rsidRPr="001078FC">
        <w:rPr>
          <w:sz w:val="20"/>
        </w:rPr>
        <w:t>where</w:t>
      </w:r>
    </w:p>
    <w:p w14:paraId="360B300B" w14:textId="60416E36" w:rsidR="00BF6EF6" w:rsidRPr="001078FC" w:rsidRDefault="00BF6EF6" w:rsidP="00BF6EF6">
      <w:pPr>
        <w:tabs>
          <w:tab w:val="clear" w:pos="2880"/>
          <w:tab w:val="clear" w:pos="9360"/>
        </w:tabs>
        <w:spacing w:before="0"/>
        <w:ind w:left="2835" w:hanging="2835"/>
        <w:rPr>
          <w:sz w:val="20"/>
          <w:szCs w:val="24"/>
        </w:rPr>
      </w:pPr>
      <w:r w:rsidRPr="001078FC">
        <w:rPr>
          <w:i/>
          <w:sz w:val="20"/>
          <w:szCs w:val="24"/>
        </w:rPr>
        <w:t>N</w:t>
      </w:r>
      <w:r w:rsidRPr="001078FC">
        <w:rPr>
          <w:i/>
          <w:sz w:val="20"/>
          <w:szCs w:val="24"/>
          <w:vertAlign w:val="subscript"/>
        </w:rPr>
        <w:t>2</w:t>
      </w:r>
      <w:r w:rsidRPr="001078FC">
        <w:rPr>
          <w:i/>
          <w:sz w:val="20"/>
          <w:szCs w:val="24"/>
        </w:rPr>
        <w:t>O-N</w:t>
      </w:r>
      <w:r w:rsidRPr="001078FC">
        <w:rPr>
          <w:i/>
          <w:sz w:val="20"/>
          <w:szCs w:val="24"/>
          <w:vertAlign w:val="subscript"/>
        </w:rPr>
        <w:t>allmanure(</w:t>
      </w:r>
      <w:proofErr w:type="spellStart"/>
      <w:r w:rsidRPr="001078FC">
        <w:rPr>
          <w:i/>
          <w:sz w:val="20"/>
          <w:szCs w:val="24"/>
          <w:vertAlign w:val="subscript"/>
        </w:rPr>
        <w:t>t,field</w:t>
      </w:r>
      <w:proofErr w:type="spellEnd"/>
      <w:r w:rsidRPr="001078FC">
        <w:rPr>
          <w:i/>
          <w:sz w:val="20"/>
          <w:szCs w:val="24"/>
          <w:vertAlign w:val="subscript"/>
        </w:rPr>
        <w:t xml:space="preserve"> n)</w:t>
      </w:r>
      <w:r w:rsidRPr="001078FC">
        <w:rPr>
          <w:i/>
          <w:sz w:val="20"/>
          <w:szCs w:val="24"/>
        </w:rPr>
        <w:tab/>
      </w:r>
      <w:r w:rsidRPr="001078FC">
        <w:rPr>
          <w:sz w:val="20"/>
          <w:szCs w:val="24"/>
        </w:rPr>
        <w:t>Total N</w:t>
      </w:r>
      <w:r w:rsidRPr="001078FC">
        <w:rPr>
          <w:sz w:val="20"/>
          <w:szCs w:val="24"/>
          <w:vertAlign w:val="subscript"/>
        </w:rPr>
        <w:t>2</w:t>
      </w:r>
      <w:r w:rsidRPr="001078FC">
        <w:rPr>
          <w:sz w:val="20"/>
          <w:szCs w:val="24"/>
        </w:rPr>
        <w:t xml:space="preserve">O-N emissions via leaching and runoff from farm-produced and imported land-applied manure (kg </w:t>
      </w:r>
      <w:r w:rsidRPr="001078FC">
        <w:rPr>
          <w:sz w:val="20"/>
        </w:rPr>
        <w:t>N</w:t>
      </w:r>
      <w:r w:rsidRPr="001078FC">
        <w:rPr>
          <w:sz w:val="20"/>
          <w:vertAlign w:val="subscript"/>
        </w:rPr>
        <w:t>2</w:t>
      </w:r>
      <w:r w:rsidRPr="001078FC">
        <w:rPr>
          <w:sz w:val="20"/>
        </w:rPr>
        <w:t>O-N</w:t>
      </w:r>
      <w:r w:rsidRPr="001078FC">
        <w:rPr>
          <w:sz w:val="20"/>
          <w:szCs w:val="24"/>
        </w:rPr>
        <w:t xml:space="preserve">), specific to field </w:t>
      </w:r>
      <w:r w:rsidRPr="001078FC">
        <w:rPr>
          <w:i/>
          <w:iCs/>
          <w:sz w:val="20"/>
          <w:szCs w:val="24"/>
        </w:rPr>
        <w:t>n</w:t>
      </w:r>
      <w:r w:rsidRPr="001078FC">
        <w:rPr>
          <w:sz w:val="20"/>
          <w:szCs w:val="24"/>
        </w:rPr>
        <w:t xml:space="preserve"> in year</w:t>
      </w:r>
      <w:r w:rsidRPr="001078FC">
        <w:rPr>
          <w:i/>
          <w:iCs/>
          <w:sz w:val="20"/>
          <w:szCs w:val="24"/>
        </w:rPr>
        <w:t xml:space="preserve"> t</w:t>
      </w:r>
    </w:p>
    <w:p w14:paraId="71A4A3FE" w14:textId="77777777" w:rsidR="00BF6EF6" w:rsidRPr="001078FC" w:rsidRDefault="00BF6EF6" w:rsidP="00BF6EF6">
      <w:pPr>
        <w:tabs>
          <w:tab w:val="clear" w:pos="2880"/>
          <w:tab w:val="clear" w:pos="9360"/>
        </w:tabs>
        <w:spacing w:before="0"/>
        <w:ind w:left="2835" w:hanging="2835"/>
        <w:rPr>
          <w:i/>
          <w:iCs/>
          <w:sz w:val="20"/>
        </w:rPr>
      </w:pPr>
      <w:r w:rsidRPr="001078FC">
        <w:rPr>
          <w:i/>
          <w:sz w:val="20"/>
        </w:rPr>
        <w:t>N</w:t>
      </w:r>
      <w:r w:rsidRPr="001078FC">
        <w:rPr>
          <w:i/>
          <w:sz w:val="20"/>
          <w:vertAlign w:val="subscript"/>
        </w:rPr>
        <w:t>2</w:t>
      </w:r>
      <w:r w:rsidRPr="001078FC">
        <w:rPr>
          <w:i/>
          <w:sz w:val="20"/>
        </w:rPr>
        <w:t>O-N</w:t>
      </w:r>
      <w:r w:rsidRPr="001078FC">
        <w:rPr>
          <w:i/>
          <w:sz w:val="20"/>
          <w:vertAlign w:val="subscript"/>
        </w:rPr>
        <w:t>manureleach(</w:t>
      </w:r>
      <w:proofErr w:type="spellStart"/>
      <w:r w:rsidRPr="001078FC">
        <w:rPr>
          <w:i/>
          <w:sz w:val="20"/>
          <w:vertAlign w:val="subscript"/>
        </w:rPr>
        <w:t>t,field</w:t>
      </w:r>
      <w:proofErr w:type="spellEnd"/>
      <w:r w:rsidRPr="001078FC">
        <w:rPr>
          <w:i/>
          <w:sz w:val="20"/>
          <w:vertAlign w:val="subscript"/>
        </w:rPr>
        <w:t xml:space="preserve"> n)</w:t>
      </w:r>
      <w:r w:rsidRPr="001078FC">
        <w:rPr>
          <w:i/>
          <w:sz w:val="20"/>
          <w:vertAlign w:val="subscript"/>
        </w:rPr>
        <w:tab/>
      </w:r>
      <w:r w:rsidRPr="001078FC">
        <w:rPr>
          <w:iCs/>
          <w:sz w:val="20"/>
        </w:rPr>
        <w:t xml:space="preserve">Indirect </w:t>
      </w:r>
      <w:r w:rsidRPr="001078FC">
        <w:rPr>
          <w:sz w:val="20"/>
        </w:rPr>
        <w:t>N</w:t>
      </w:r>
      <w:r w:rsidRPr="001078FC">
        <w:rPr>
          <w:sz w:val="20"/>
          <w:vertAlign w:val="subscript"/>
        </w:rPr>
        <w:t>2</w:t>
      </w:r>
      <w:r w:rsidRPr="001078FC">
        <w:rPr>
          <w:sz w:val="20"/>
        </w:rPr>
        <w:t>O emissions via leaching and runoff from farm-produced and imported manure applied to land (kg N</w:t>
      </w:r>
      <w:r w:rsidRPr="001078FC">
        <w:rPr>
          <w:sz w:val="20"/>
          <w:vertAlign w:val="subscript"/>
        </w:rPr>
        <w:t>2</w:t>
      </w:r>
      <w:r w:rsidRPr="001078FC">
        <w:rPr>
          <w:sz w:val="20"/>
        </w:rPr>
        <w:t xml:space="preserve">O-N) on field </w:t>
      </w:r>
      <w:r w:rsidRPr="001078FC">
        <w:rPr>
          <w:i/>
          <w:iCs/>
          <w:sz w:val="20"/>
        </w:rPr>
        <w:t>n</w:t>
      </w:r>
      <w:r w:rsidRPr="001078FC">
        <w:rPr>
          <w:sz w:val="20"/>
        </w:rPr>
        <w:t xml:space="preserve"> in year </w:t>
      </w:r>
      <w:r w:rsidRPr="001078FC">
        <w:rPr>
          <w:i/>
          <w:iCs/>
          <w:sz w:val="20"/>
        </w:rPr>
        <w:t>t</w:t>
      </w:r>
    </w:p>
    <w:p w14:paraId="361DA084" w14:textId="77777777" w:rsidR="00BF6EF6" w:rsidRPr="003C1A16" w:rsidRDefault="00BF6EF6" w:rsidP="00BF6EF6">
      <w:pPr>
        <w:tabs>
          <w:tab w:val="clear" w:pos="2880"/>
          <w:tab w:val="clear" w:pos="9360"/>
        </w:tabs>
        <w:spacing w:before="0"/>
        <w:ind w:left="2835" w:hanging="2835"/>
        <w:rPr>
          <w:sz w:val="20"/>
        </w:rPr>
      </w:pPr>
      <w:r w:rsidRPr="00EB71AE">
        <w:rPr>
          <w:i/>
          <w:sz w:val="20"/>
        </w:rPr>
        <w:t>N</w:t>
      </w:r>
      <w:r w:rsidRPr="00EB71AE">
        <w:rPr>
          <w:i/>
          <w:sz w:val="20"/>
          <w:vertAlign w:val="subscript"/>
        </w:rPr>
        <w:t>2</w:t>
      </w:r>
      <w:r w:rsidRPr="00EB71AE">
        <w:rPr>
          <w:i/>
          <w:sz w:val="20"/>
        </w:rPr>
        <w:t>O-N</w:t>
      </w:r>
      <w:r w:rsidRPr="00EB71AE">
        <w:rPr>
          <w:i/>
          <w:sz w:val="20"/>
          <w:vertAlign w:val="subscript"/>
        </w:rPr>
        <w:t>manureleach_leftover(</w:t>
      </w:r>
      <w:proofErr w:type="spellStart"/>
      <w:r w:rsidRPr="00EB71AE">
        <w:rPr>
          <w:i/>
          <w:sz w:val="20"/>
          <w:vertAlign w:val="subscript"/>
        </w:rPr>
        <w:t>t,field</w:t>
      </w:r>
      <w:proofErr w:type="spellEnd"/>
      <w:r w:rsidRPr="00EB71AE">
        <w:rPr>
          <w:i/>
          <w:sz w:val="20"/>
          <w:vertAlign w:val="subscript"/>
        </w:rPr>
        <w:t xml:space="preserve"> n)</w:t>
      </w:r>
      <w:r w:rsidRPr="00EB71AE">
        <w:rPr>
          <w:i/>
          <w:sz w:val="20"/>
        </w:rPr>
        <w:tab/>
      </w:r>
      <w:r w:rsidRPr="00EB71AE">
        <w:rPr>
          <w:sz w:val="20"/>
        </w:rPr>
        <w:t>Indirect N</w:t>
      </w:r>
      <w:r w:rsidRPr="00EB71AE">
        <w:rPr>
          <w:sz w:val="20"/>
          <w:vertAlign w:val="subscript"/>
        </w:rPr>
        <w:t>2</w:t>
      </w:r>
      <w:r w:rsidRPr="00EB71AE">
        <w:rPr>
          <w:sz w:val="20"/>
        </w:rPr>
        <w:t>O emissions via leaching and runoff (kg N</w:t>
      </w:r>
      <w:r w:rsidRPr="00EB71AE">
        <w:rPr>
          <w:sz w:val="20"/>
          <w:vertAlign w:val="subscript"/>
        </w:rPr>
        <w:t>2</w:t>
      </w:r>
      <w:r w:rsidRPr="00EB71AE">
        <w:rPr>
          <w:sz w:val="20"/>
        </w:rPr>
        <w:t xml:space="preserve">O-N) from the application of ‘leftover’ stored manure to the farm’s fields (excl. native rangeland) on field </w:t>
      </w:r>
      <w:r w:rsidRPr="00EB71AE">
        <w:rPr>
          <w:i/>
          <w:iCs/>
          <w:sz w:val="20"/>
        </w:rPr>
        <w:t>n</w:t>
      </w:r>
      <w:r w:rsidRPr="00EB71AE">
        <w:rPr>
          <w:sz w:val="20"/>
        </w:rPr>
        <w:t xml:space="preserve"> in year </w:t>
      </w:r>
      <w:r w:rsidRPr="00EB71AE">
        <w:rPr>
          <w:i/>
          <w:iCs/>
          <w:sz w:val="20"/>
        </w:rPr>
        <w:t>t</w:t>
      </w:r>
    </w:p>
    <w:p w14:paraId="7C371F9B" w14:textId="25EBDD8B" w:rsidR="00BF6EF6" w:rsidRPr="00C23558" w:rsidRDefault="00BF6EF6" w:rsidP="00BF6EF6">
      <w:pPr>
        <w:keepNext/>
        <w:tabs>
          <w:tab w:val="clear" w:pos="2880"/>
          <w:tab w:val="clear" w:pos="9360"/>
          <w:tab w:val="right" w:pos="9781"/>
        </w:tabs>
        <w:spacing w:after="120"/>
        <w:rPr>
          <w:b/>
          <w:szCs w:val="24"/>
        </w:rPr>
      </w:pPr>
      <w:r w:rsidRPr="00C23558">
        <w:rPr>
          <w:b/>
          <w:szCs w:val="24"/>
        </w:rPr>
        <w:t>To estimate total N</w:t>
      </w:r>
      <w:r w:rsidRPr="00C23558">
        <w:rPr>
          <w:b/>
          <w:szCs w:val="24"/>
          <w:vertAlign w:val="subscript"/>
        </w:rPr>
        <w:t>2</w:t>
      </w:r>
      <w:r w:rsidRPr="00C23558">
        <w:rPr>
          <w:b/>
          <w:szCs w:val="24"/>
        </w:rPr>
        <w:t>O-N losses via leaching from the farm, including emissions from exported manure (as if applied):</w:t>
      </w:r>
    </w:p>
    <w:p w14:paraId="69C47B1C" w14:textId="5FCCB726" w:rsidR="00BF6EF6" w:rsidRPr="00C23558" w:rsidRDefault="00000000" w:rsidP="00BF6EF6">
      <w:pPr>
        <w:keepNext/>
        <w:tabs>
          <w:tab w:val="clear" w:pos="2880"/>
          <w:tab w:val="clear" w:pos="9360"/>
          <w:tab w:val="right" w:pos="9781"/>
        </w:tabs>
        <w:spacing w:after="120"/>
        <w:ind w:left="3510" w:hanging="351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t,farm</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 xml:space="preserve"> </m:t>
            </m:r>
          </m:e>
        </m:nary>
      </m:oMath>
      <w:r w:rsidR="00BF6EF6" w:rsidRPr="00C23558">
        <w:rPr>
          <w:b/>
          <w:szCs w:val="24"/>
        </w:rPr>
        <w:tab/>
      </w:r>
    </w:p>
    <w:p w14:paraId="31B3E07A" w14:textId="0FA1DC3C" w:rsidR="00BF6EF6" w:rsidRPr="00C23558" w:rsidRDefault="00BF6EF6" w:rsidP="00BF6EF6">
      <w:pPr>
        <w:keepNext/>
        <w:tabs>
          <w:tab w:val="clear" w:pos="2880"/>
          <w:tab w:val="clear" w:pos="9360"/>
          <w:tab w:val="right" w:pos="9781"/>
        </w:tabs>
        <w:spacing w:after="120"/>
        <w:ind w:left="3510" w:hanging="3510"/>
        <w:rPr>
          <w:b/>
          <w:szCs w:val="24"/>
        </w:rPr>
      </w:pPr>
      <w:r w:rsidRPr="00C23558">
        <w:rPr>
          <w:b/>
        </w:rPr>
        <w:tab/>
      </w:r>
      <w:r w:rsidRPr="00C23558">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5CB77319" w14:textId="77777777" w:rsidR="00BF6EF6" w:rsidRPr="00C23558" w:rsidRDefault="00BF6EF6" w:rsidP="00BF6EF6">
      <w:pPr>
        <w:tabs>
          <w:tab w:val="clear" w:pos="2880"/>
          <w:tab w:val="left" w:pos="2694"/>
        </w:tabs>
        <w:ind w:left="2694" w:hanging="2694"/>
        <w:rPr>
          <w:i/>
          <w:sz w:val="20"/>
        </w:rPr>
      </w:pPr>
      <w:r w:rsidRPr="00C23558">
        <w:rPr>
          <w:sz w:val="20"/>
        </w:rPr>
        <w:t>where</w:t>
      </w:r>
    </w:p>
    <w:p w14:paraId="1EFD7B05" w14:textId="00004EE9" w:rsidR="00BF6EF6" w:rsidRPr="00C23558" w:rsidRDefault="00BF6EF6" w:rsidP="00BF6EF6">
      <w:pPr>
        <w:tabs>
          <w:tab w:val="clear" w:pos="2880"/>
          <w:tab w:val="clear" w:pos="9360"/>
        </w:tabs>
        <w:spacing w:before="0"/>
        <w:ind w:left="2835" w:hanging="2835"/>
        <w:rPr>
          <w:sz w:val="20"/>
          <w:szCs w:val="24"/>
        </w:rPr>
      </w:pPr>
      <w:r w:rsidRPr="00C23558">
        <w:rPr>
          <w:i/>
          <w:sz w:val="20"/>
          <w:szCs w:val="24"/>
        </w:rPr>
        <w:t>N</w:t>
      </w:r>
      <w:r w:rsidRPr="00C23558">
        <w:rPr>
          <w:i/>
          <w:sz w:val="20"/>
          <w:szCs w:val="24"/>
          <w:vertAlign w:val="subscript"/>
        </w:rPr>
        <w:t>2</w:t>
      </w:r>
      <w:r w:rsidRPr="00C23558">
        <w:rPr>
          <w:i/>
          <w:sz w:val="20"/>
          <w:szCs w:val="24"/>
        </w:rPr>
        <w:t>O-N</w:t>
      </w:r>
      <w:r w:rsidRPr="00C23558">
        <w:rPr>
          <w:i/>
          <w:sz w:val="20"/>
          <w:szCs w:val="24"/>
          <w:vertAlign w:val="subscript"/>
        </w:rPr>
        <w:t>allmanure(</w:t>
      </w:r>
      <w:proofErr w:type="spellStart"/>
      <w:r w:rsidRPr="00C23558">
        <w:rPr>
          <w:i/>
          <w:sz w:val="20"/>
          <w:szCs w:val="24"/>
          <w:vertAlign w:val="subscript"/>
        </w:rPr>
        <w:t>t,farm</w:t>
      </w:r>
      <w:proofErr w:type="spellEnd"/>
      <w:r w:rsidRPr="00C23558">
        <w:rPr>
          <w:i/>
          <w:sz w:val="20"/>
          <w:szCs w:val="24"/>
          <w:vertAlign w:val="subscript"/>
        </w:rPr>
        <w:t>)</w:t>
      </w:r>
      <w:r w:rsidRPr="00C23558">
        <w:rPr>
          <w:i/>
          <w:sz w:val="20"/>
          <w:szCs w:val="24"/>
        </w:rPr>
        <w:tab/>
      </w:r>
      <w:r w:rsidRPr="00C23558">
        <w:rPr>
          <w:sz w:val="20"/>
          <w:szCs w:val="24"/>
        </w:rPr>
        <w:t>Total N</w:t>
      </w:r>
      <w:r w:rsidRPr="00C23558">
        <w:rPr>
          <w:sz w:val="20"/>
          <w:szCs w:val="24"/>
          <w:vertAlign w:val="subscript"/>
        </w:rPr>
        <w:t>2</w:t>
      </w:r>
      <w:r w:rsidRPr="00C23558">
        <w:rPr>
          <w:sz w:val="20"/>
          <w:szCs w:val="24"/>
        </w:rPr>
        <w:t xml:space="preserve">O-N emissions via leaching and runoff from farm-produced (incl. exported) and imported land-applied manure (kg </w:t>
      </w:r>
      <w:r w:rsidRPr="00C23558">
        <w:rPr>
          <w:sz w:val="20"/>
        </w:rPr>
        <w:t>N</w:t>
      </w:r>
      <w:r w:rsidRPr="00C23558">
        <w:rPr>
          <w:sz w:val="20"/>
          <w:vertAlign w:val="subscript"/>
        </w:rPr>
        <w:t>2</w:t>
      </w:r>
      <w:r w:rsidRPr="00C23558">
        <w:rPr>
          <w:sz w:val="20"/>
        </w:rPr>
        <w:t>O-N</w:t>
      </w:r>
      <w:r w:rsidRPr="00C23558">
        <w:rPr>
          <w:sz w:val="20"/>
          <w:szCs w:val="24"/>
        </w:rPr>
        <w:t>), in year</w:t>
      </w:r>
      <w:r w:rsidRPr="00C23558">
        <w:rPr>
          <w:i/>
          <w:iCs/>
          <w:sz w:val="20"/>
          <w:szCs w:val="24"/>
        </w:rPr>
        <w:t xml:space="preserve"> t</w:t>
      </w:r>
    </w:p>
    <w:p w14:paraId="7D653D1D" w14:textId="52F796EE"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manureleach(t)</w:t>
      </w:r>
      <w:r w:rsidRPr="00C23558">
        <w:rPr>
          <w:i/>
          <w:sz w:val="20"/>
          <w:vertAlign w:val="subscript"/>
        </w:rPr>
        <w:tab/>
      </w:r>
      <w:r w:rsidRPr="00C23558">
        <w:rPr>
          <w:iCs/>
          <w:sz w:val="20"/>
        </w:rPr>
        <w:t xml:space="preserve">Indirect </w:t>
      </w:r>
      <w:r w:rsidRPr="00C23558">
        <w:rPr>
          <w:sz w:val="20"/>
        </w:rPr>
        <w:t>N</w:t>
      </w:r>
      <w:r w:rsidRPr="00C23558">
        <w:rPr>
          <w:sz w:val="20"/>
          <w:vertAlign w:val="subscript"/>
        </w:rPr>
        <w:t>2</w:t>
      </w:r>
      <w:r w:rsidRPr="00C23558">
        <w:rPr>
          <w:sz w:val="20"/>
        </w:rPr>
        <w:t>O emissions via leaching and runoff from farm-produced and imported manure applied to land (kg N</w:t>
      </w:r>
      <w:r w:rsidRPr="00C23558">
        <w:rPr>
          <w:sz w:val="20"/>
          <w:vertAlign w:val="subscript"/>
        </w:rPr>
        <w:t>2</w:t>
      </w:r>
      <w:r w:rsidRPr="00C23558">
        <w:rPr>
          <w:sz w:val="20"/>
        </w:rPr>
        <w:t xml:space="preserve">O-N) in year </w:t>
      </w:r>
      <w:r w:rsidRPr="00C23558">
        <w:rPr>
          <w:i/>
          <w:iCs/>
          <w:sz w:val="20"/>
        </w:rPr>
        <w:t>t</w:t>
      </w:r>
    </w:p>
    <w:p w14:paraId="2FE67A9F" w14:textId="24419C03"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manureleach_leftover(t)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the application of ‘leftover’ stored manure to the farm’s fields (excl. native rangeland) in year </w:t>
      </w:r>
      <w:r w:rsidRPr="00C23558">
        <w:rPr>
          <w:i/>
          <w:iCs/>
          <w:sz w:val="20"/>
        </w:rPr>
        <w:t>t</w:t>
      </w:r>
    </w:p>
    <w:p w14:paraId="5F5C0039" w14:textId="44F28D51"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manureleach_export(t)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exported manure (as if applied) in year </w:t>
      </w:r>
      <w:r w:rsidRPr="00C23558">
        <w:rPr>
          <w:i/>
          <w:iCs/>
          <w:sz w:val="20"/>
        </w:rPr>
        <w:t>t</w:t>
      </w:r>
    </w:p>
    <w:p w14:paraId="61FFBA29" w14:textId="4ED83F3E" w:rsidR="005E584A" w:rsidRDefault="005E584A" w:rsidP="00F03398">
      <w:pPr>
        <w:rPr>
          <w:b/>
        </w:rPr>
      </w:pPr>
      <w:r w:rsidRPr="00D5649B">
        <w:rPr>
          <w:b/>
        </w:rPr>
        <w:t>To calculate the actual amount of N leached:</w:t>
      </w:r>
    </w:p>
    <w:p w14:paraId="0C82E81E" w14:textId="2EA86851" w:rsidR="00B71ED7" w:rsidRPr="007D177B" w:rsidRDefault="00000000" w:rsidP="00B71ED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B71ED7" w:rsidRPr="007D177B">
        <w:tab/>
      </w:r>
      <w:bookmarkStart w:id="734" w:name="NO3_N_ManureLeach_TFieldN_Eq"/>
      <w:r w:rsidR="00B71ED7" w:rsidRPr="007D177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734"/>
    </w:p>
    <w:p w14:paraId="150F8132" w14:textId="77777777" w:rsidR="00B71ED7" w:rsidRPr="007D177B" w:rsidRDefault="00B71ED7" w:rsidP="00B71ED7">
      <w:pPr>
        <w:tabs>
          <w:tab w:val="clear" w:pos="2880"/>
          <w:tab w:val="clear" w:pos="9360"/>
          <w:tab w:val="left" w:pos="2694"/>
          <w:tab w:val="right" w:pos="9781"/>
        </w:tabs>
        <w:ind w:left="2694" w:hanging="2694"/>
        <w:jc w:val="right"/>
      </w:pPr>
      <w:r w:rsidRPr="007D177B">
        <w:tab/>
      </w:r>
      <w:r w:rsidRPr="007D177B">
        <w:tab/>
      </w:r>
      <w:r w:rsidRPr="007D177B">
        <w:rPr>
          <w:sz w:val="20"/>
        </w:rPr>
        <w:t>Derived from IPCC 2019</w:t>
      </w:r>
    </w:p>
    <w:p w14:paraId="0EDC1AC8" w14:textId="77777777" w:rsidR="00B71ED7" w:rsidRPr="007D177B" w:rsidRDefault="00B71ED7" w:rsidP="00B71ED7">
      <w:pPr>
        <w:rPr>
          <w:sz w:val="20"/>
        </w:rPr>
      </w:pPr>
      <w:r w:rsidRPr="007D177B">
        <w:rPr>
          <w:sz w:val="20"/>
        </w:rPr>
        <w:t>where</w:t>
      </w:r>
    </w:p>
    <w:p w14:paraId="2CFC264D" w14:textId="7A6303D0" w:rsidR="00B71ED7" w:rsidRPr="007D177B" w:rsidRDefault="00B71ED7" w:rsidP="00B71ED7">
      <w:pPr>
        <w:tabs>
          <w:tab w:val="clear" w:pos="2880"/>
          <w:tab w:val="clear" w:pos="9360"/>
        </w:tabs>
        <w:spacing w:before="0"/>
        <w:ind w:left="2835" w:hanging="2835"/>
        <w:rPr>
          <w:sz w:val="20"/>
        </w:rPr>
      </w:pPr>
      <w:r w:rsidRPr="007D177B">
        <w:rPr>
          <w:i/>
          <w:sz w:val="20"/>
        </w:rPr>
        <w:t>NO</w:t>
      </w:r>
      <w:r w:rsidRPr="007D177B">
        <w:rPr>
          <w:i/>
          <w:sz w:val="20"/>
          <w:vertAlign w:val="subscript"/>
        </w:rPr>
        <w:t>3</w:t>
      </w:r>
      <w:r w:rsidRPr="007D177B">
        <w:rPr>
          <w:i/>
          <w:sz w:val="20"/>
        </w:rPr>
        <w:t>-N</w:t>
      </w:r>
      <w:r w:rsidRPr="007D177B">
        <w:rPr>
          <w:i/>
          <w:sz w:val="20"/>
          <w:vertAlign w:val="subscript"/>
        </w:rPr>
        <w:t>manureleach(</w:t>
      </w:r>
      <w:proofErr w:type="spellStart"/>
      <w:r w:rsidRPr="007D177B">
        <w:rPr>
          <w:i/>
          <w:sz w:val="20"/>
          <w:vertAlign w:val="subscript"/>
        </w:rPr>
        <w:t>t,field</w:t>
      </w:r>
      <w:proofErr w:type="spellEnd"/>
      <w:r w:rsidRPr="007D177B">
        <w:rPr>
          <w:i/>
          <w:sz w:val="20"/>
          <w:vertAlign w:val="subscript"/>
        </w:rPr>
        <w:t xml:space="preserve"> n)</w:t>
      </w:r>
      <w:r w:rsidRPr="007D177B">
        <w:rPr>
          <w:i/>
          <w:sz w:val="20"/>
          <w:vertAlign w:val="subscript"/>
        </w:rPr>
        <w:tab/>
      </w:r>
      <w:r w:rsidRPr="007D177B">
        <w:rPr>
          <w:sz w:val="20"/>
        </w:rPr>
        <w:t>NO</w:t>
      </w:r>
      <w:r w:rsidRPr="007D177B">
        <w:rPr>
          <w:sz w:val="20"/>
          <w:vertAlign w:val="subscript"/>
        </w:rPr>
        <w:t>3</w:t>
      </w:r>
      <w:r w:rsidRPr="007D177B">
        <w:rPr>
          <w:sz w:val="20"/>
        </w:rPr>
        <w:t xml:space="preserve"> emissions via leaching and runoff from farm-produced and imported manure applied to land (kg NO</w:t>
      </w:r>
      <w:r w:rsidRPr="007D177B">
        <w:rPr>
          <w:sz w:val="20"/>
          <w:vertAlign w:val="subscript"/>
        </w:rPr>
        <w:t>3</w:t>
      </w:r>
      <w:r w:rsidRPr="007D177B">
        <w:rPr>
          <w:sz w:val="20"/>
        </w:rPr>
        <w:t xml:space="preserve">-N) on field </w:t>
      </w:r>
      <w:r w:rsidRPr="007D177B">
        <w:rPr>
          <w:i/>
          <w:iCs/>
          <w:sz w:val="20"/>
        </w:rPr>
        <w:t>n</w:t>
      </w:r>
      <w:r w:rsidRPr="007D177B">
        <w:rPr>
          <w:sz w:val="20"/>
        </w:rPr>
        <w:t xml:space="preserve"> in year </w:t>
      </w:r>
      <w:r w:rsidRPr="007D177B">
        <w:rPr>
          <w:i/>
          <w:iCs/>
          <w:sz w:val="20"/>
        </w:rPr>
        <w:t>t</w:t>
      </w:r>
    </w:p>
    <w:p w14:paraId="605621ED" w14:textId="4439B2B3" w:rsidR="00B71ED7" w:rsidRPr="007D177B" w:rsidRDefault="00B71ED7" w:rsidP="00B71ED7">
      <w:pPr>
        <w:keepNext/>
        <w:tabs>
          <w:tab w:val="clear" w:pos="9360"/>
          <w:tab w:val="left" w:pos="2790"/>
          <w:tab w:val="right" w:pos="9781"/>
        </w:tabs>
        <w:spacing w:before="0"/>
        <w:rPr>
          <w:b/>
          <w:i/>
        </w:rPr>
      </w:pPr>
      <w:proofErr w:type="spellStart"/>
      <w:r w:rsidRPr="007D177B">
        <w:rPr>
          <w:i/>
          <w:sz w:val="20"/>
        </w:rPr>
        <w:t>N</w:t>
      </w:r>
      <w:r w:rsidRPr="007D177B">
        <w:rPr>
          <w:i/>
          <w:sz w:val="20"/>
          <w:vertAlign w:val="subscript"/>
        </w:rPr>
        <w:t>m</w:t>
      </w:r>
      <w:r w:rsidR="00402640" w:rsidRPr="007D177B">
        <w:rPr>
          <w:i/>
          <w:sz w:val="20"/>
          <w:vertAlign w:val="subscript"/>
        </w:rPr>
        <w:t>anure</w:t>
      </w:r>
      <w:proofErr w:type="spellEnd"/>
      <w:r w:rsidRPr="007D177B">
        <w:rPr>
          <w:i/>
          <w:sz w:val="20"/>
          <w:vertAlign w:val="subscript"/>
        </w:rPr>
        <w:t>(t, field n)</w:t>
      </w:r>
      <w:r w:rsidRPr="007D177B">
        <w:rPr>
          <w:i/>
          <w:sz w:val="20"/>
        </w:rPr>
        <w:tab/>
        <w:t xml:space="preserve"> </w:t>
      </w:r>
      <w:r w:rsidRPr="007D177B">
        <w:rPr>
          <w:sz w:val="20"/>
        </w:rPr>
        <w:t xml:space="preserve">Total amount of farm-produced and imported manure N (kg) applied to field </w:t>
      </w:r>
      <w:r w:rsidRPr="007D177B">
        <w:rPr>
          <w:i/>
          <w:iCs/>
          <w:sz w:val="20"/>
        </w:rPr>
        <w:t>n</w:t>
      </w:r>
      <w:r w:rsidRPr="007D177B">
        <w:rPr>
          <w:sz w:val="20"/>
        </w:rPr>
        <w:t xml:space="preserve"> in year </w:t>
      </w:r>
      <w:r w:rsidRPr="007D177B">
        <w:rPr>
          <w:i/>
          <w:iCs/>
          <w:sz w:val="20"/>
        </w:rPr>
        <w:t>t</w:t>
      </w:r>
    </w:p>
    <w:p w14:paraId="636065A6" w14:textId="77777777" w:rsidR="00B71ED7" w:rsidRPr="007D177B" w:rsidRDefault="00B71ED7" w:rsidP="00B71ED7">
      <w:pPr>
        <w:tabs>
          <w:tab w:val="clear" w:pos="2880"/>
          <w:tab w:val="clear" w:pos="9360"/>
          <w:tab w:val="left" w:pos="0"/>
        </w:tabs>
        <w:spacing w:before="0"/>
        <w:ind w:left="2837" w:hanging="2837"/>
        <w:rPr>
          <w:i/>
          <w:sz w:val="20"/>
        </w:rPr>
      </w:pPr>
      <w:proofErr w:type="spellStart"/>
      <w:r w:rsidRPr="007D177B">
        <w:rPr>
          <w:i/>
          <w:sz w:val="20"/>
        </w:rPr>
        <w:t>Frac</w:t>
      </w:r>
      <w:r w:rsidRPr="007D177B">
        <w:rPr>
          <w:i/>
          <w:sz w:val="20"/>
          <w:vertAlign w:val="subscript"/>
        </w:rPr>
        <w:t>leach</w:t>
      </w:r>
      <w:proofErr w:type="spellEnd"/>
      <w:r w:rsidRPr="007D177B">
        <w:rPr>
          <w:i/>
          <w:sz w:val="20"/>
          <w:vertAlign w:val="subscript"/>
        </w:rPr>
        <w:tab/>
      </w:r>
      <w:r w:rsidRPr="007D177B">
        <w:rPr>
          <w:sz w:val="20"/>
          <w:szCs w:val="24"/>
        </w:rPr>
        <w:t xml:space="preserve">Leaching </w:t>
      </w:r>
      <w:r w:rsidRPr="007D177B">
        <w:rPr>
          <w:sz w:val="20"/>
        </w:rPr>
        <w:t xml:space="preserve">fraction, calculated using </w:t>
      </w:r>
      <w:r w:rsidRPr="007D177B">
        <w:rPr>
          <w:sz w:val="20"/>
        </w:rPr>
        <w:fldChar w:fldCharType="begin"/>
      </w:r>
      <w:r w:rsidRPr="007D177B">
        <w:rPr>
          <w:sz w:val="20"/>
        </w:rPr>
        <w:instrText xml:space="preserve"> REF FracLeach_LandAppl_Eq \h  \* MERGEFORMAT </w:instrText>
      </w:r>
      <w:r w:rsidRPr="007D177B">
        <w:rPr>
          <w:sz w:val="20"/>
        </w:rPr>
      </w:r>
      <w:r w:rsidRPr="007D177B">
        <w:rPr>
          <w:sz w:val="20"/>
        </w:rPr>
        <w:fldChar w:fldCharType="separate"/>
      </w:r>
      <w:r w:rsidRPr="007D177B">
        <w:rPr>
          <w:b/>
          <w:sz w:val="20"/>
        </w:rPr>
        <w:t xml:space="preserve">Eq. </w:t>
      </w:r>
      <w:r w:rsidRPr="007D177B">
        <w:rPr>
          <w:b/>
          <w:noProof/>
          <w:sz w:val="20"/>
        </w:rPr>
        <w:t>2.6.6</w:t>
      </w:r>
      <w:r w:rsidRPr="007D177B">
        <w:rPr>
          <w:b/>
          <w:noProof/>
          <w:sz w:val="20"/>
        </w:rPr>
        <w:noBreakHyphen/>
        <w:t>1</w:t>
      </w:r>
      <w:r w:rsidRPr="007D177B">
        <w:rPr>
          <w:sz w:val="20"/>
        </w:rPr>
        <w:fldChar w:fldCharType="end"/>
      </w:r>
      <w:r w:rsidRPr="007D177B">
        <w:rPr>
          <w:sz w:val="20"/>
        </w:rPr>
        <w:t xml:space="preserve"> </w:t>
      </w:r>
      <w:r w:rsidRPr="007D177B">
        <w:rPr>
          <w:sz w:val="20"/>
        </w:rPr>
        <w:fldChar w:fldCharType="begin"/>
      </w:r>
      <w:r w:rsidRPr="007D177B">
        <w:rPr>
          <w:sz w:val="20"/>
        </w:rPr>
        <w:instrText xml:space="preserve"> REF _Ref73720038 \h  \* MERGEFORMAT </w:instrText>
      </w:r>
      <w:r w:rsidRPr="007D177B">
        <w:rPr>
          <w:sz w:val="20"/>
        </w:rPr>
      </w:r>
      <w:r w:rsidRPr="007D177B">
        <w:rPr>
          <w:sz w:val="20"/>
        </w:rPr>
        <w:fldChar w:fldCharType="end"/>
      </w:r>
    </w:p>
    <w:p w14:paraId="0428885F" w14:textId="77777777" w:rsidR="00B71ED7" w:rsidRPr="00D5649B" w:rsidRDefault="00B71ED7" w:rsidP="00B71ED7">
      <w:pPr>
        <w:tabs>
          <w:tab w:val="clear" w:pos="2880"/>
          <w:tab w:val="clear" w:pos="9360"/>
        </w:tabs>
        <w:spacing w:before="0"/>
        <w:ind w:left="2835" w:hanging="2835"/>
        <w:rPr>
          <w:sz w:val="20"/>
          <w:szCs w:val="24"/>
        </w:rPr>
      </w:pPr>
      <w:proofErr w:type="spellStart"/>
      <w:r w:rsidRPr="007D177B">
        <w:rPr>
          <w:i/>
          <w:sz w:val="20"/>
        </w:rPr>
        <w:t>EF</w:t>
      </w:r>
      <w:r w:rsidRPr="007D177B">
        <w:rPr>
          <w:i/>
          <w:sz w:val="20"/>
          <w:vertAlign w:val="subscript"/>
        </w:rPr>
        <w:t>leach</w:t>
      </w:r>
      <w:proofErr w:type="spellEnd"/>
      <w:r w:rsidRPr="007D177B">
        <w:rPr>
          <w:i/>
          <w:sz w:val="20"/>
        </w:rPr>
        <w:tab/>
      </w:r>
      <w:r w:rsidRPr="007D177B">
        <w:rPr>
          <w:sz w:val="20"/>
        </w:rPr>
        <w:t>Emission factor for leaching [kg N</w:t>
      </w:r>
      <w:r w:rsidRPr="007D177B">
        <w:rPr>
          <w:sz w:val="20"/>
          <w:vertAlign w:val="subscript"/>
        </w:rPr>
        <w:t>2</w:t>
      </w:r>
      <w:r w:rsidRPr="007D177B">
        <w:rPr>
          <w:sz w:val="20"/>
        </w:rPr>
        <w:t>O-N (kg N)</w:t>
      </w:r>
      <w:r w:rsidRPr="007D177B">
        <w:rPr>
          <w:sz w:val="20"/>
          <w:vertAlign w:val="superscript"/>
        </w:rPr>
        <w:t>-1</w:t>
      </w:r>
      <w:r w:rsidRPr="007D177B">
        <w:rPr>
          <w:sz w:val="20"/>
        </w:rPr>
        <w:t>], see box below</w:t>
      </w:r>
    </w:p>
    <w:p w14:paraId="198B4F49" w14:textId="77777777" w:rsidR="00B71ED7" w:rsidRPr="00F317E6" w:rsidRDefault="00B71ED7" w:rsidP="00B71ED7">
      <w:pPr>
        <w:keepNext/>
        <w:tabs>
          <w:tab w:val="left" w:pos="8647"/>
        </w:tabs>
        <w:rPr>
          <w:b/>
        </w:rPr>
      </w:pPr>
      <w:r w:rsidRPr="00F317E6">
        <w:rPr>
          <w:b/>
          <w:i/>
        </w:rPr>
        <w:lastRenderedPageBreak/>
        <w:t>Any manure not applied to a specific field (‘leftover’ manure) is considered a further source of indirect N</w:t>
      </w:r>
      <w:r w:rsidRPr="00F317E6">
        <w:rPr>
          <w:b/>
          <w:i/>
          <w:vertAlign w:val="subscript"/>
        </w:rPr>
        <w:t>2</w:t>
      </w:r>
      <w:r w:rsidRPr="00F317E6">
        <w:rPr>
          <w:b/>
          <w:i/>
        </w:rPr>
        <w:t xml:space="preserve">O emissions via leaching/runoff. For this </w:t>
      </w:r>
      <w:r w:rsidRPr="00F317E6">
        <w:rPr>
          <w:b/>
          <w:iCs/>
        </w:rPr>
        <w:t>purpose</w:t>
      </w:r>
      <w:r w:rsidRPr="00F317E6">
        <w:rPr>
          <w:b/>
          <w:i/>
        </w:rPr>
        <w:t>, it is assumed that the ‘leftover’ manure is spread equally across the farm’s fields (excl. native rangeland, if present)</w:t>
      </w:r>
      <w:r w:rsidRPr="00F317E6">
        <w:rPr>
          <w:b/>
        </w:rPr>
        <w:t>.</w:t>
      </w:r>
    </w:p>
    <w:p w14:paraId="106D6A68" w14:textId="795618BE" w:rsidR="00B71ED7" w:rsidRPr="00F317E6"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F317E6">
        <w:rPr>
          <w:b/>
        </w:rPr>
        <w:t xml:space="preserve"> </w:t>
      </w:r>
      <w:r w:rsidR="00B71ED7" w:rsidRPr="00F317E6">
        <w:rPr>
          <w:b/>
        </w:rPr>
        <w:tab/>
      </w:r>
    </w:p>
    <w:p w14:paraId="5097C4D0" w14:textId="5E32E1C0" w:rsidR="00B71ED7" w:rsidRPr="00F317E6" w:rsidRDefault="00B71ED7" w:rsidP="00B71ED7">
      <w:pPr>
        <w:keepNext/>
        <w:tabs>
          <w:tab w:val="clear" w:pos="2880"/>
          <w:tab w:val="clear" w:pos="9360"/>
          <w:tab w:val="right" w:pos="9781"/>
        </w:tabs>
        <w:spacing w:after="120"/>
        <w:rPr>
          <w:b/>
        </w:rPr>
      </w:pPr>
      <w:r w:rsidRPr="00F317E6">
        <w:rPr>
          <w:b/>
        </w:rPr>
        <w:tab/>
      </w:r>
      <w:bookmarkStart w:id="735" w:name="NO3_N_ManureLeach_Leftover_TFieldN_Eq"/>
      <w:r w:rsidRPr="00F317E6">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bookmarkEnd w:id="735"/>
    </w:p>
    <w:p w14:paraId="69663FC5" w14:textId="77777777" w:rsidR="00B71ED7" w:rsidRPr="00661C67" w:rsidRDefault="00B71ED7" w:rsidP="00B71ED7">
      <w:pPr>
        <w:rPr>
          <w:sz w:val="20"/>
        </w:rPr>
      </w:pPr>
      <w:r w:rsidRPr="00661C67">
        <w:rPr>
          <w:sz w:val="20"/>
        </w:rPr>
        <w:t>where</w:t>
      </w:r>
    </w:p>
    <w:p w14:paraId="12A94B1A" w14:textId="439638CD" w:rsidR="00B71ED7" w:rsidRPr="00661C67" w:rsidRDefault="00B71ED7" w:rsidP="00B71ED7">
      <w:pPr>
        <w:tabs>
          <w:tab w:val="clear" w:pos="2880"/>
          <w:tab w:val="clear" w:pos="9360"/>
        </w:tabs>
        <w:spacing w:before="0"/>
        <w:ind w:left="2835" w:hanging="2835"/>
        <w:rPr>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manureleach_leftover(</w:t>
      </w:r>
      <w:proofErr w:type="spellStart"/>
      <w:r w:rsidRPr="00661C67">
        <w:rPr>
          <w:i/>
          <w:sz w:val="20"/>
          <w:vertAlign w:val="subscript"/>
        </w:rPr>
        <w:t>t,field</w:t>
      </w:r>
      <w:proofErr w:type="spellEnd"/>
      <w:r w:rsidRPr="00661C67">
        <w:rPr>
          <w:i/>
          <w:sz w:val="20"/>
          <w:vertAlign w:val="subscript"/>
        </w:rPr>
        <w:t xml:space="preserve"> n)</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the application of ‘leftover’ stored manure to the farm’s fields (excl. native rangeland) on field </w:t>
      </w:r>
      <w:r w:rsidRPr="00661C67">
        <w:rPr>
          <w:i/>
          <w:iCs/>
          <w:sz w:val="20"/>
        </w:rPr>
        <w:t>n</w:t>
      </w:r>
      <w:r w:rsidRPr="00661C67">
        <w:rPr>
          <w:sz w:val="20"/>
        </w:rPr>
        <w:t xml:space="preserve"> in year </w:t>
      </w:r>
      <w:r w:rsidRPr="00661C67">
        <w:rPr>
          <w:i/>
          <w:iCs/>
          <w:sz w:val="20"/>
        </w:rPr>
        <w:t>t</w:t>
      </w:r>
    </w:p>
    <w:p w14:paraId="1B746E6B" w14:textId="712841A2" w:rsidR="00C80239" w:rsidRPr="00661C67"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661C67">
        <w:rPr>
          <w:b/>
        </w:rPr>
        <w:t xml:space="preserve"> </w:t>
      </w:r>
      <w:r w:rsidR="00B71ED7" w:rsidRPr="00661C67">
        <w:rPr>
          <w:b/>
        </w:rPr>
        <w:tab/>
      </w:r>
    </w:p>
    <w:p w14:paraId="03B2D275" w14:textId="061E7BDC" w:rsidR="00B71ED7" w:rsidRPr="00661C67" w:rsidRDefault="00C80239" w:rsidP="00B71ED7">
      <w:pPr>
        <w:keepNext/>
        <w:tabs>
          <w:tab w:val="clear" w:pos="2880"/>
          <w:tab w:val="clear" w:pos="9360"/>
          <w:tab w:val="right" w:pos="9781"/>
        </w:tabs>
        <w:spacing w:after="120"/>
        <w:rPr>
          <w:b/>
        </w:rPr>
      </w:pPr>
      <w:r w:rsidRPr="00661C67">
        <w:rPr>
          <w:b/>
        </w:rPr>
        <w:tab/>
      </w:r>
      <w:bookmarkStart w:id="736" w:name="NO3_N_ManureLeach_Export_TFarm_Eq"/>
      <w:r w:rsidR="00B71ED7" w:rsidRPr="00661C67">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bookmarkEnd w:id="736"/>
    </w:p>
    <w:p w14:paraId="7E4073D8" w14:textId="2AFEA4CC" w:rsidR="00B71ED7" w:rsidRPr="00661C67" w:rsidRDefault="00B71ED7" w:rsidP="00B71ED7">
      <w:pPr>
        <w:tabs>
          <w:tab w:val="clear" w:pos="2880"/>
          <w:tab w:val="clear" w:pos="9360"/>
        </w:tabs>
        <w:spacing w:before="0"/>
        <w:ind w:left="2835" w:hanging="2835"/>
        <w:rPr>
          <w:i/>
          <w:iCs/>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manureleach_export(</w:t>
      </w:r>
      <w:proofErr w:type="spellStart"/>
      <w:r w:rsidRPr="00661C67">
        <w:rPr>
          <w:i/>
          <w:sz w:val="20"/>
          <w:vertAlign w:val="subscript"/>
        </w:rPr>
        <w:t>t,farm</w:t>
      </w:r>
      <w:proofErr w:type="spellEnd"/>
      <w:r w:rsidRPr="00661C67">
        <w:rPr>
          <w:i/>
          <w:sz w:val="20"/>
          <w:vertAlign w:val="subscript"/>
        </w:rPr>
        <w:t>)</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exported manure (as if applied) in year </w:t>
      </w:r>
      <w:r w:rsidRPr="00661C67">
        <w:rPr>
          <w:i/>
          <w:iCs/>
          <w:sz w:val="20"/>
        </w:rPr>
        <w:t>t</w:t>
      </w:r>
    </w:p>
    <w:p w14:paraId="2E75034E" w14:textId="6383E91E" w:rsidR="00BF6EF6" w:rsidRPr="008303EA" w:rsidRDefault="00BF6EF6" w:rsidP="00BF6EF6">
      <w:pPr>
        <w:keepNext/>
        <w:tabs>
          <w:tab w:val="clear" w:pos="2880"/>
          <w:tab w:val="clear" w:pos="9360"/>
          <w:tab w:val="right" w:pos="9781"/>
        </w:tabs>
        <w:spacing w:after="120"/>
        <w:ind w:left="2160" w:hanging="2160"/>
        <w:rPr>
          <w:b/>
          <w:szCs w:val="24"/>
        </w:rPr>
      </w:pPr>
      <w:r w:rsidRPr="008303EA">
        <w:rPr>
          <w:b/>
          <w:szCs w:val="24"/>
        </w:rPr>
        <w:t>To estimate total NO</w:t>
      </w:r>
      <w:r w:rsidRPr="008303EA">
        <w:rPr>
          <w:b/>
          <w:szCs w:val="24"/>
          <w:vertAlign w:val="subscript"/>
        </w:rPr>
        <w:t>3</w:t>
      </w:r>
      <w:r w:rsidRPr="008303EA">
        <w:rPr>
          <w:b/>
          <w:szCs w:val="24"/>
        </w:rPr>
        <w:t>-N losses via leaching from a specific field following manure application:</w:t>
      </w:r>
    </w:p>
    <w:p w14:paraId="5A0C860D" w14:textId="5DF38B06" w:rsidR="00BF6EF6" w:rsidRPr="008303EA" w:rsidRDefault="00000000" w:rsidP="00215312">
      <w:pPr>
        <w:keepNext/>
        <w:tabs>
          <w:tab w:val="clear" w:pos="2880"/>
          <w:tab w:val="clear" w:pos="9360"/>
          <w:tab w:val="left" w:pos="3510"/>
          <w:tab w:val="right" w:pos="9781"/>
        </w:tabs>
        <w:spacing w:after="120"/>
        <w:ind w:left="3510" w:hanging="351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oMath>
      <w:r w:rsidR="00BF6EF6" w:rsidRPr="008303EA">
        <w:rPr>
          <w:b/>
          <w:szCs w:val="24"/>
        </w:rPr>
        <w:tab/>
      </w:r>
    </w:p>
    <w:p w14:paraId="2D7F7BD6" w14:textId="71079BFD" w:rsidR="00BF6EF6" w:rsidRPr="008303EA" w:rsidRDefault="00BF6EF6" w:rsidP="00BF6EF6">
      <w:pPr>
        <w:keepNext/>
        <w:tabs>
          <w:tab w:val="clear" w:pos="2880"/>
          <w:tab w:val="clear" w:pos="9360"/>
          <w:tab w:val="right" w:pos="9781"/>
        </w:tabs>
        <w:spacing w:after="120"/>
        <w:ind w:left="3060" w:hanging="3060"/>
        <w:rPr>
          <w:b/>
          <w:szCs w:val="24"/>
        </w:rPr>
      </w:pPr>
      <w:r w:rsidRPr="008303EA">
        <w:rPr>
          <w:b/>
        </w:rPr>
        <w:tab/>
      </w:r>
      <w:r w:rsidRPr="008303EA">
        <w:rPr>
          <w:b/>
        </w:rPr>
        <w:tab/>
      </w:r>
      <w:bookmarkStart w:id="737" w:name="NO3N_AllManureLeach_TFieldN_Eq"/>
      <w:r w:rsidRPr="008303EA">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9</w:t>
      </w:r>
      <w:r w:rsidR="001977CC">
        <w:rPr>
          <w:b/>
        </w:rPr>
        <w:fldChar w:fldCharType="end"/>
      </w:r>
      <w:bookmarkEnd w:id="737"/>
    </w:p>
    <w:p w14:paraId="0EBE95CA" w14:textId="77777777" w:rsidR="00BF6EF6" w:rsidRPr="008303EA" w:rsidRDefault="00BF6EF6" w:rsidP="00BF6EF6">
      <w:pPr>
        <w:tabs>
          <w:tab w:val="clear" w:pos="2880"/>
          <w:tab w:val="left" w:pos="2694"/>
        </w:tabs>
        <w:ind w:left="2694" w:hanging="2694"/>
        <w:rPr>
          <w:i/>
          <w:sz w:val="20"/>
        </w:rPr>
      </w:pPr>
      <w:r w:rsidRPr="008303EA">
        <w:rPr>
          <w:sz w:val="20"/>
        </w:rPr>
        <w:t>where</w:t>
      </w:r>
    </w:p>
    <w:p w14:paraId="64AB23DD" w14:textId="77777777"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t,field</w:t>
      </w:r>
      <w:proofErr w:type="spellEnd"/>
      <w:r w:rsidRPr="008303EA">
        <w:rPr>
          <w:i/>
          <w:sz w:val="20"/>
          <w:vertAlign w:val="subscript"/>
        </w:rPr>
        <w:t xml:space="preserve"> n)</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4F17A14B" w14:textId="77777777" w:rsidR="00BF6EF6" w:rsidRPr="003C1A16"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manureleach_leftover(</w:t>
      </w:r>
      <w:proofErr w:type="spellStart"/>
      <w:r w:rsidRPr="008303EA">
        <w:rPr>
          <w:i/>
          <w:sz w:val="20"/>
          <w:vertAlign w:val="subscript"/>
        </w:rPr>
        <w:t>t,field</w:t>
      </w:r>
      <w:proofErr w:type="spellEnd"/>
      <w:r w:rsidRPr="008303EA">
        <w:rPr>
          <w:i/>
          <w:sz w:val="20"/>
          <w:vertAlign w:val="subscript"/>
        </w:rPr>
        <w:t xml:space="preserve"> n)</w:t>
      </w:r>
      <w:r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on field </w:t>
      </w:r>
      <w:r w:rsidRPr="008303EA">
        <w:rPr>
          <w:i/>
          <w:iCs/>
          <w:sz w:val="20"/>
        </w:rPr>
        <w:t>n</w:t>
      </w:r>
      <w:r w:rsidRPr="008303EA">
        <w:rPr>
          <w:sz w:val="20"/>
        </w:rPr>
        <w:t xml:space="preserve"> in year </w:t>
      </w:r>
      <w:r w:rsidRPr="008303EA">
        <w:rPr>
          <w:i/>
          <w:iCs/>
          <w:sz w:val="20"/>
        </w:rPr>
        <w:t>t</w:t>
      </w:r>
    </w:p>
    <w:p w14:paraId="470C9DBA" w14:textId="66D270F3" w:rsidR="00BF6EF6" w:rsidRPr="008303EA" w:rsidRDefault="00BF6EF6" w:rsidP="00BF6EF6">
      <w:pPr>
        <w:keepNext/>
        <w:tabs>
          <w:tab w:val="clear" w:pos="2880"/>
          <w:tab w:val="clear" w:pos="9360"/>
          <w:tab w:val="right" w:pos="9781"/>
        </w:tabs>
        <w:spacing w:after="120"/>
        <w:rPr>
          <w:b/>
          <w:szCs w:val="24"/>
        </w:rPr>
      </w:pPr>
      <w:r w:rsidRPr="008303EA">
        <w:rPr>
          <w:b/>
          <w:szCs w:val="24"/>
        </w:rPr>
        <w:t>To estimate total NO</w:t>
      </w:r>
      <w:r w:rsidRPr="008303EA">
        <w:rPr>
          <w:b/>
          <w:szCs w:val="24"/>
          <w:vertAlign w:val="subscript"/>
        </w:rPr>
        <w:t>3</w:t>
      </w:r>
      <w:r w:rsidRPr="008303EA">
        <w:rPr>
          <w:b/>
          <w:szCs w:val="24"/>
        </w:rPr>
        <w:t>-N losses via leaching from the farm, including emissions from exported manure (as if applied):</w:t>
      </w:r>
    </w:p>
    <w:p w14:paraId="4A0BC2EF" w14:textId="0353F4B9" w:rsidR="00BF6EF6" w:rsidRPr="008303EA" w:rsidRDefault="00000000" w:rsidP="00215312">
      <w:pPr>
        <w:keepNext/>
        <w:tabs>
          <w:tab w:val="clear" w:pos="2880"/>
          <w:tab w:val="clear" w:pos="9360"/>
          <w:tab w:val="right" w:pos="9781"/>
        </w:tabs>
        <w:spacing w:after="120"/>
        <w:ind w:left="3420" w:hanging="34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m:t>
                </m:r>
              </m:sub>
            </m:sSub>
          </m:e>
        </m:nary>
      </m:oMath>
      <w:r w:rsidR="00BF6EF6" w:rsidRPr="008303EA">
        <w:rPr>
          <w:b/>
          <w:szCs w:val="24"/>
        </w:rPr>
        <w:tab/>
      </w:r>
    </w:p>
    <w:p w14:paraId="404226E9" w14:textId="5BB98681" w:rsidR="00BF6EF6" w:rsidRPr="008303EA" w:rsidRDefault="00BF6EF6" w:rsidP="00BF6EF6">
      <w:pPr>
        <w:keepNext/>
        <w:tabs>
          <w:tab w:val="clear" w:pos="2880"/>
          <w:tab w:val="clear" w:pos="9360"/>
          <w:tab w:val="right" w:pos="9781"/>
        </w:tabs>
        <w:spacing w:after="120"/>
        <w:ind w:left="3510" w:hanging="3510"/>
        <w:rPr>
          <w:b/>
          <w:szCs w:val="24"/>
        </w:rPr>
      </w:pPr>
      <w:r w:rsidRPr="008303EA">
        <w:rPr>
          <w:b/>
        </w:rPr>
        <w:tab/>
      </w:r>
      <w:r w:rsidRPr="008303EA">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10</w:t>
      </w:r>
      <w:r w:rsidR="001977CC">
        <w:rPr>
          <w:b/>
        </w:rPr>
        <w:fldChar w:fldCharType="end"/>
      </w:r>
    </w:p>
    <w:p w14:paraId="44DB9B8D" w14:textId="77777777" w:rsidR="00BF6EF6" w:rsidRPr="008303EA" w:rsidRDefault="00BF6EF6" w:rsidP="00BF6EF6">
      <w:pPr>
        <w:tabs>
          <w:tab w:val="clear" w:pos="2880"/>
          <w:tab w:val="left" w:pos="2694"/>
        </w:tabs>
        <w:ind w:left="2694" w:hanging="2694"/>
        <w:rPr>
          <w:i/>
          <w:sz w:val="20"/>
        </w:rPr>
      </w:pPr>
      <w:r w:rsidRPr="008303EA">
        <w:rPr>
          <w:sz w:val="20"/>
        </w:rPr>
        <w:t>where</w:t>
      </w:r>
    </w:p>
    <w:p w14:paraId="6165ADA1" w14:textId="53B750B1"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t,farm</w:t>
      </w:r>
      <w:proofErr w:type="spellEnd"/>
      <w:r w:rsidRPr="008303EA">
        <w:rPr>
          <w:i/>
          <w:sz w:val="20"/>
          <w:vertAlign w:val="subscript"/>
        </w:rPr>
        <w:t>)</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2FFD5487" w14:textId="5980CFD0"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manureleach(t)</w:t>
      </w:r>
      <w:r w:rsidR="00BF6EF6"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in year </w:t>
      </w:r>
      <w:r w:rsidRPr="008303EA">
        <w:rPr>
          <w:i/>
          <w:iCs/>
          <w:sz w:val="20"/>
        </w:rPr>
        <w:t>t</w:t>
      </w:r>
    </w:p>
    <w:p w14:paraId="1913D8D7" w14:textId="55687B16"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manureleach_leftover(t)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in year </w:t>
      </w:r>
      <w:r w:rsidRPr="008303EA">
        <w:rPr>
          <w:i/>
          <w:iCs/>
          <w:sz w:val="20"/>
        </w:rPr>
        <w:t>t</w:t>
      </w:r>
    </w:p>
    <w:p w14:paraId="7F0C9594" w14:textId="01E10140" w:rsidR="00BF6EF6" w:rsidRPr="008303EA" w:rsidRDefault="00A56FB7" w:rsidP="00BF6EF6">
      <w:pPr>
        <w:tabs>
          <w:tab w:val="clear" w:pos="2880"/>
          <w:tab w:val="clear" w:pos="9360"/>
        </w:tabs>
        <w:spacing w:before="0"/>
        <w:ind w:left="2835" w:hanging="2835"/>
        <w:rPr>
          <w:i/>
          <w:iCs/>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manureleach_export(t)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w:t>
      </w:r>
      <w:r w:rsidR="00BF6EF6" w:rsidRPr="008303EA">
        <w:rPr>
          <w:sz w:val="20"/>
        </w:rPr>
        <w:t xml:space="preserve">from exported manure (as if applied) in year </w:t>
      </w:r>
      <w:r w:rsidR="00BF6EF6" w:rsidRPr="008303EA">
        <w:rPr>
          <w:i/>
          <w:iCs/>
          <w:sz w:val="20"/>
        </w:rPr>
        <w:t>t</w:t>
      </w:r>
    </w:p>
    <w:p w14:paraId="5D1DEFED" w14:textId="5DDBDF44" w:rsidR="004E2E7E" w:rsidRPr="00D5649B" w:rsidRDefault="004E2E7E" w:rsidP="008A7F5F">
      <w:pPr>
        <w:pStyle w:val="Heading3"/>
      </w:pPr>
      <w:bookmarkStart w:id="738" w:name="_Toc152758620"/>
      <w:r w:rsidRPr="00D5649B">
        <w:t>Total indirect N</w:t>
      </w:r>
      <w:r w:rsidRPr="00D5649B">
        <w:rPr>
          <w:vertAlign w:val="subscript"/>
        </w:rPr>
        <w:t>2</w:t>
      </w:r>
      <w:r w:rsidRPr="00D5649B">
        <w:t>O emissions from land-applied manure</w:t>
      </w:r>
      <w:bookmarkEnd w:id="738"/>
    </w:p>
    <w:p w14:paraId="3510647C" w14:textId="0AB56D5A" w:rsidR="004E2E7E" w:rsidRPr="00CA423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manureleach</m:t>
            </m:r>
          </m:sub>
        </m:sSub>
      </m:oMath>
      <w:r w:rsidR="004E2E7E" w:rsidRPr="00CA423B">
        <w:rPr>
          <w:b/>
          <w:szCs w:val="24"/>
        </w:rPr>
        <w:t xml:space="preserve"> </w:t>
      </w:r>
      <w:r w:rsidR="004E2E7E" w:rsidRPr="00CA423B">
        <w:rPr>
          <w:b/>
          <w:szCs w:val="24"/>
        </w:rPr>
        <w:tab/>
      </w:r>
      <w:bookmarkStart w:id="739" w:name="N2O_N_ONindirect_Eq"/>
      <w:r w:rsidR="004E2E7E" w:rsidRPr="00CA423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739"/>
    </w:p>
    <w:p w14:paraId="7CA69268" w14:textId="77777777" w:rsidR="004E2E7E" w:rsidRPr="00CA423B" w:rsidRDefault="004E2E7E" w:rsidP="00004DEA">
      <w:pPr>
        <w:tabs>
          <w:tab w:val="left" w:pos="2160"/>
          <w:tab w:val="right" w:pos="8640"/>
          <w:tab w:val="right" w:pos="8820"/>
        </w:tabs>
        <w:rPr>
          <w:sz w:val="20"/>
        </w:rPr>
      </w:pPr>
      <w:r w:rsidRPr="00CA423B">
        <w:rPr>
          <w:sz w:val="20"/>
        </w:rPr>
        <w:t>where</w:t>
      </w:r>
    </w:p>
    <w:p w14:paraId="1D4B8B15" w14:textId="0C4688EE" w:rsidR="004E2E7E" w:rsidRDefault="004E2E7E" w:rsidP="00004DEA">
      <w:pPr>
        <w:tabs>
          <w:tab w:val="clear" w:pos="2880"/>
          <w:tab w:val="clear" w:pos="9360"/>
        </w:tabs>
        <w:spacing w:before="0"/>
        <w:ind w:left="2835" w:hanging="2835"/>
        <w:rPr>
          <w:sz w:val="20"/>
        </w:rPr>
      </w:pPr>
      <w:r w:rsidRPr="00CA423B">
        <w:rPr>
          <w:i/>
          <w:sz w:val="20"/>
        </w:rPr>
        <w:t>N</w:t>
      </w:r>
      <w:r w:rsidRPr="00CA423B">
        <w:rPr>
          <w:i/>
          <w:sz w:val="20"/>
          <w:vertAlign w:val="subscript"/>
        </w:rPr>
        <w:t>2</w:t>
      </w:r>
      <w:r w:rsidRPr="00CA423B">
        <w:rPr>
          <w:i/>
          <w:sz w:val="20"/>
        </w:rPr>
        <w:t>O</w:t>
      </w:r>
      <w:r w:rsidR="00F8500F" w:rsidRPr="00CA423B">
        <w:rPr>
          <w:i/>
          <w:sz w:val="20"/>
          <w:vertAlign w:val="subscript"/>
        </w:rPr>
        <w:t>m</w:t>
      </w:r>
      <w:r w:rsidR="004E6E1A" w:rsidRPr="00CA423B">
        <w:rPr>
          <w:i/>
          <w:sz w:val="20"/>
          <w:vertAlign w:val="subscript"/>
        </w:rPr>
        <w:t>anure</w:t>
      </w:r>
      <w:r w:rsidRPr="00CA423B">
        <w:rPr>
          <w:i/>
          <w:sz w:val="20"/>
          <w:vertAlign w:val="subscript"/>
        </w:rPr>
        <w:t>manure</w:t>
      </w:r>
      <w:r w:rsidRPr="00CA423B">
        <w:rPr>
          <w:i/>
          <w:sz w:val="20"/>
        </w:rPr>
        <w:tab/>
      </w:r>
      <w:r w:rsidRPr="00CA423B">
        <w:rPr>
          <w:sz w:val="20"/>
        </w:rPr>
        <w:t>Total indirect N</w:t>
      </w:r>
      <w:r w:rsidRPr="00CA423B">
        <w:rPr>
          <w:sz w:val="20"/>
          <w:vertAlign w:val="subscript"/>
        </w:rPr>
        <w:t>2</w:t>
      </w:r>
      <w:r w:rsidRPr="00CA423B">
        <w:rPr>
          <w:sz w:val="20"/>
        </w:rPr>
        <w:t xml:space="preserve">O emissions from </w:t>
      </w:r>
      <w:r w:rsidR="00B2216B" w:rsidRPr="00CA423B">
        <w:rPr>
          <w:sz w:val="20"/>
        </w:rPr>
        <w:t xml:space="preserve">farm-produced </w:t>
      </w:r>
      <w:r w:rsidR="00F8500F" w:rsidRPr="00CA423B">
        <w:rPr>
          <w:sz w:val="20"/>
        </w:rPr>
        <w:t xml:space="preserve">(incl. exported) </w:t>
      </w:r>
      <w:r w:rsidR="00B2216B" w:rsidRPr="00CA423B">
        <w:rPr>
          <w:sz w:val="20"/>
        </w:rPr>
        <w:t xml:space="preserve">and imported </w:t>
      </w:r>
      <w:r w:rsidRPr="00CA423B">
        <w:rPr>
          <w:sz w:val="20"/>
        </w:rPr>
        <w:t>livestock manure</w:t>
      </w:r>
      <w:r w:rsidR="00B2216B" w:rsidRPr="00CA423B">
        <w:rPr>
          <w:sz w:val="20"/>
        </w:rPr>
        <w:t xml:space="preserve"> applied to land</w:t>
      </w:r>
      <w:r w:rsidR="00F8500F" w:rsidRPr="00CA423B">
        <w:rPr>
          <w:sz w:val="20"/>
        </w:rPr>
        <w:t xml:space="preserve"> (kg N</w:t>
      </w:r>
      <w:r w:rsidR="00F8500F" w:rsidRPr="00CA423B">
        <w:rPr>
          <w:sz w:val="20"/>
          <w:vertAlign w:val="subscript"/>
        </w:rPr>
        <w:t>2</w:t>
      </w:r>
      <w:r w:rsidR="00F8500F" w:rsidRPr="00CA423B">
        <w:rPr>
          <w:sz w:val="20"/>
        </w:rPr>
        <w:t>O-N)</w:t>
      </w:r>
    </w:p>
    <w:p w14:paraId="30AF4A45" w14:textId="77777777" w:rsidR="004E2E7E" w:rsidRPr="00D5649B" w:rsidRDefault="004E2E7E" w:rsidP="008A7F5F">
      <w:pPr>
        <w:pStyle w:val="Heading3"/>
      </w:pPr>
      <w:bookmarkStart w:id="740" w:name="_Toc152758621"/>
      <w:r w:rsidRPr="00D5649B">
        <w:t>Total N</w:t>
      </w:r>
      <w:r w:rsidRPr="00D5649B">
        <w:rPr>
          <w:vertAlign w:val="subscript"/>
        </w:rPr>
        <w:t>2</w:t>
      </w:r>
      <w:r w:rsidRPr="00D5649B">
        <w:t>O emissions from land-applied manure</w:t>
      </w:r>
      <w:bookmarkEnd w:id="740"/>
    </w:p>
    <w:p w14:paraId="3D7ABA64" w14:textId="142E6669" w:rsidR="004E2E7E" w:rsidRPr="006936CE"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manure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indirect</m:t>
            </m:r>
          </m:sub>
        </m:sSub>
      </m:oMath>
      <w:r w:rsidR="004E2E7E" w:rsidRPr="006936CE">
        <w:rPr>
          <w:b/>
        </w:rPr>
        <w:t xml:space="preserve"> </w:t>
      </w:r>
      <w:r w:rsidR="004E2E7E" w:rsidRPr="006936CE">
        <w:rPr>
          <w:b/>
        </w:rPr>
        <w:tab/>
      </w:r>
      <w:bookmarkStart w:id="741" w:name="N2O_N_ONsoils_Eq"/>
      <w:r w:rsidR="004E2E7E" w:rsidRPr="006936C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4.6.6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741"/>
    </w:p>
    <w:p w14:paraId="284D7655" w14:textId="77777777" w:rsidR="004E2E7E" w:rsidRPr="006936CE" w:rsidRDefault="004E2E7E" w:rsidP="00004DEA">
      <w:pPr>
        <w:rPr>
          <w:sz w:val="20"/>
        </w:rPr>
      </w:pPr>
      <w:r w:rsidRPr="006936CE">
        <w:rPr>
          <w:sz w:val="20"/>
        </w:rPr>
        <w:t>where</w:t>
      </w:r>
    </w:p>
    <w:p w14:paraId="3EC152DA" w14:textId="6F59977B" w:rsidR="004E2E7E" w:rsidRPr="00FB76DB" w:rsidRDefault="004E2E7E" w:rsidP="00004DEA">
      <w:pPr>
        <w:tabs>
          <w:tab w:val="clear" w:pos="2880"/>
          <w:tab w:val="clear" w:pos="9360"/>
        </w:tabs>
        <w:spacing w:before="0"/>
        <w:ind w:left="2835" w:hanging="2835"/>
        <w:rPr>
          <w:sz w:val="20"/>
        </w:rPr>
      </w:pPr>
      <w:r w:rsidRPr="006936CE">
        <w:rPr>
          <w:i/>
          <w:sz w:val="20"/>
        </w:rPr>
        <w:t>N</w:t>
      </w:r>
      <w:r w:rsidRPr="006936CE">
        <w:rPr>
          <w:i/>
          <w:sz w:val="20"/>
          <w:vertAlign w:val="subscript"/>
        </w:rPr>
        <w:t>2</w:t>
      </w:r>
      <w:r w:rsidRPr="006936CE">
        <w:rPr>
          <w:i/>
          <w:sz w:val="20"/>
        </w:rPr>
        <w:t>O-N</w:t>
      </w:r>
      <w:r w:rsidR="00F8500F" w:rsidRPr="006936CE">
        <w:rPr>
          <w:i/>
          <w:sz w:val="20"/>
          <w:vertAlign w:val="subscript"/>
        </w:rPr>
        <w:t>m</w:t>
      </w:r>
      <w:r w:rsidR="004E6E1A" w:rsidRPr="006936CE">
        <w:rPr>
          <w:i/>
          <w:sz w:val="20"/>
          <w:vertAlign w:val="subscript"/>
        </w:rPr>
        <w:t>anure</w:t>
      </w:r>
      <w:r w:rsidRPr="006936CE">
        <w:rPr>
          <w:i/>
          <w:sz w:val="20"/>
          <w:vertAlign w:val="subscript"/>
        </w:rPr>
        <w:t>soils</w:t>
      </w:r>
      <w:r w:rsidRPr="006936CE">
        <w:rPr>
          <w:i/>
          <w:sz w:val="20"/>
          <w:vertAlign w:val="subscript"/>
        </w:rPr>
        <w:tab/>
      </w:r>
      <w:r w:rsidRPr="006936CE">
        <w:rPr>
          <w:sz w:val="20"/>
        </w:rPr>
        <w:t>Total direct and indirect N</w:t>
      </w:r>
      <w:r w:rsidRPr="006936CE">
        <w:rPr>
          <w:sz w:val="20"/>
          <w:vertAlign w:val="subscript"/>
        </w:rPr>
        <w:t>2</w:t>
      </w:r>
      <w:r w:rsidRPr="006936CE">
        <w:rPr>
          <w:sz w:val="20"/>
        </w:rPr>
        <w:t xml:space="preserve">O-N emissions from land application of </w:t>
      </w:r>
      <w:r w:rsidR="00B2216B" w:rsidRPr="006936CE">
        <w:rPr>
          <w:sz w:val="20"/>
        </w:rPr>
        <w:t>farm-produced</w:t>
      </w:r>
      <w:r w:rsidR="00F8500F" w:rsidRPr="006936CE">
        <w:rPr>
          <w:sz w:val="20"/>
        </w:rPr>
        <w:t xml:space="preserve"> (incl. exported)</w:t>
      </w:r>
      <w:r w:rsidR="00B2216B" w:rsidRPr="006936CE">
        <w:rPr>
          <w:sz w:val="20"/>
        </w:rPr>
        <w:t xml:space="preserve"> and imported </w:t>
      </w:r>
      <w:r w:rsidRPr="00FB76DB">
        <w:rPr>
          <w:sz w:val="20"/>
        </w:rPr>
        <w:t>manure (kg N</w:t>
      </w:r>
      <w:r w:rsidRPr="00FB76DB">
        <w:rPr>
          <w:sz w:val="20"/>
          <w:vertAlign w:val="subscript"/>
        </w:rPr>
        <w:t>2</w:t>
      </w:r>
      <w:r w:rsidRPr="00FB76DB">
        <w:rPr>
          <w:sz w:val="20"/>
        </w:rPr>
        <w:t>O-N)</w:t>
      </w:r>
    </w:p>
    <w:p w14:paraId="0014071C" w14:textId="7262D57C" w:rsidR="004F1257" w:rsidRPr="00FB76DB" w:rsidRDefault="004F1257" w:rsidP="004F1257">
      <w:pPr>
        <w:pStyle w:val="Heading2"/>
      </w:pPr>
      <w:bookmarkStart w:id="742" w:name="_Ref97638669"/>
      <w:bookmarkStart w:id="743" w:name="_Toc152758622"/>
      <w:r w:rsidRPr="00FB76DB">
        <w:t>Manure</w:t>
      </w:r>
      <w:r w:rsidRPr="00FB76DB">
        <w:rPr>
          <w:rStyle w:val="Heading3Char"/>
          <w:b/>
        </w:rPr>
        <w:t xml:space="preserve"> C</w:t>
      </w:r>
      <w:r w:rsidR="00F8500F" w:rsidRPr="00FB76DB">
        <w:rPr>
          <w:rStyle w:val="Heading3Char"/>
          <w:b/>
        </w:rPr>
        <w:t xml:space="preserve"> </w:t>
      </w:r>
      <w:r w:rsidR="008B2F82" w:rsidRPr="00FB76DB">
        <w:rPr>
          <w:rStyle w:val="Heading3Char"/>
          <w:b/>
        </w:rPr>
        <w:t xml:space="preserve">and </w:t>
      </w:r>
      <w:r w:rsidRPr="00FB76DB">
        <w:rPr>
          <w:rStyle w:val="Heading3Char"/>
          <w:b/>
        </w:rPr>
        <w:t xml:space="preserve">N for </w:t>
      </w:r>
      <w:r w:rsidR="00A54B7B" w:rsidRPr="00FB76DB">
        <w:rPr>
          <w:rStyle w:val="Heading3Char"/>
          <w:b/>
        </w:rPr>
        <w:t>the</w:t>
      </w:r>
      <w:r w:rsidR="00A54B7B" w:rsidRPr="00FB76DB">
        <w:rPr>
          <w:rStyle w:val="Heading3Char"/>
        </w:rPr>
        <w:t xml:space="preserve"> </w:t>
      </w:r>
      <w:r w:rsidR="00F8500F" w:rsidRPr="00FB76DB">
        <w:t>ICBM</w:t>
      </w:r>
      <w:r w:rsidR="00270D91" w:rsidRPr="00FB76DB">
        <w:t>/</w:t>
      </w:r>
      <w:r w:rsidR="00F8500F" w:rsidRPr="00FB76DB">
        <w:t>IPCC Tier 2</w:t>
      </w:r>
      <w:r w:rsidRPr="00FB76DB">
        <w:t xml:space="preserve"> </w:t>
      </w:r>
      <w:r w:rsidR="00270D91" w:rsidRPr="00FB76DB">
        <w:t>and soil N</w:t>
      </w:r>
      <w:r w:rsidR="00270D91" w:rsidRPr="00FB76DB">
        <w:rPr>
          <w:vertAlign w:val="subscript"/>
        </w:rPr>
        <w:t>2</w:t>
      </w:r>
      <w:r w:rsidR="00270D91" w:rsidRPr="00FB76DB">
        <w:t xml:space="preserve">O </w:t>
      </w:r>
      <w:r w:rsidRPr="00FB76DB">
        <w:t>model</w:t>
      </w:r>
      <w:bookmarkEnd w:id="742"/>
      <w:r w:rsidR="007B7601" w:rsidRPr="00FB76DB">
        <w:t>s</w:t>
      </w:r>
      <w:bookmarkEnd w:id="743"/>
      <w:r w:rsidRPr="00FB76DB">
        <w:t xml:space="preserve"> </w:t>
      </w:r>
    </w:p>
    <w:p w14:paraId="32E1FA95" w14:textId="15F07B5B" w:rsidR="00C568D9" w:rsidRPr="00D5649B" w:rsidRDefault="00C568D9" w:rsidP="00C568D9">
      <w:pPr>
        <w:pStyle w:val="Caption"/>
        <w:spacing w:after="120"/>
      </w:pPr>
      <w:r w:rsidRPr="00FB76DB">
        <w:t>(by S.J. Pogue)</w:t>
      </w:r>
    </w:p>
    <w:p w14:paraId="068967D7" w14:textId="4810A1E8" w:rsidR="004F1257" w:rsidRPr="00D5649B" w:rsidRDefault="004F1257" w:rsidP="006A0AB2">
      <w:r w:rsidRPr="00D5649B">
        <w:t xml:space="preserve">This section describes the calculations used to estimate the amount of C </w:t>
      </w:r>
      <w:r w:rsidR="008B2F82" w:rsidRPr="00D5649B">
        <w:t xml:space="preserve">and </w:t>
      </w:r>
      <w:r w:rsidRPr="00D5649B">
        <w:t xml:space="preserve">N </w:t>
      </w:r>
      <w:r w:rsidR="00296D53" w:rsidRPr="00D5649B">
        <w:t>added to the soil</w:t>
      </w:r>
      <w:r w:rsidR="00F43CE7">
        <w:t xml:space="preserve"> in land-</w:t>
      </w:r>
      <w:r w:rsidR="00F43CE7" w:rsidRPr="008B6CC6">
        <w:t>applied manure</w:t>
      </w:r>
      <w:r w:rsidR="00A54B7B" w:rsidRPr="008B6CC6">
        <w:t>, as well as the amount of water available in land-applied manure</w:t>
      </w:r>
      <w:r w:rsidRPr="008B6CC6">
        <w:t>.</w:t>
      </w:r>
      <w:r w:rsidR="00296D53" w:rsidRPr="008B6CC6">
        <w:t xml:space="preserve"> The amount of C entering the soil C pool serves as input to the </w:t>
      </w:r>
      <w:r w:rsidR="00F43CE7" w:rsidRPr="008B6CC6">
        <w:t>IPCC Tier 2 soil C model and the ICBM</w:t>
      </w:r>
      <w:r w:rsidR="00296D53" w:rsidRPr="008B6CC6">
        <w:t xml:space="preserve"> in </w:t>
      </w:r>
      <w:proofErr w:type="spellStart"/>
      <w:r w:rsidR="00296D53" w:rsidRPr="008B6CC6">
        <w:t>Holos</w:t>
      </w:r>
      <w:proofErr w:type="spellEnd"/>
      <w:r w:rsidR="00270D91" w:rsidRPr="008B6CC6">
        <w:t>; the amount of N entering the soil N pool serves as input to the model (adapted from Liang et al. 2020) used for the multi-year estimation of soil N</w:t>
      </w:r>
      <w:r w:rsidR="00270D91" w:rsidRPr="008B6CC6">
        <w:rPr>
          <w:vertAlign w:val="subscript"/>
        </w:rPr>
        <w:t>2</w:t>
      </w:r>
      <w:r w:rsidR="00270D91" w:rsidRPr="008B6CC6">
        <w:t>O emissions</w:t>
      </w:r>
      <w:r w:rsidR="00296D53" w:rsidRPr="008B6CC6">
        <w:t>.</w:t>
      </w:r>
      <w:r w:rsidR="00270D91" w:rsidRPr="008B6CC6">
        <w:t xml:space="preserve"> The amount of C and N added to the relevant soil pools account for any land application losses.</w:t>
      </w:r>
    </w:p>
    <w:p w14:paraId="1B617512" w14:textId="77777777" w:rsidR="004F1257" w:rsidRPr="00D5649B" w:rsidRDefault="004F1257" w:rsidP="008A7F5F">
      <w:pPr>
        <w:pStyle w:val="Heading3"/>
      </w:pPr>
      <w:bookmarkStart w:id="744" w:name="_Toc152758623"/>
      <w:r w:rsidRPr="00D5649B">
        <w:t>Carbon</w:t>
      </w:r>
      <w:bookmarkEnd w:id="744"/>
      <w:r w:rsidRPr="00D5649B">
        <w:t xml:space="preserve"> </w:t>
      </w:r>
    </w:p>
    <w:p w14:paraId="12CD8695" w14:textId="2AB74DE6" w:rsidR="007419CD" w:rsidRPr="001E3870" w:rsidRDefault="007419CD" w:rsidP="007419CD">
      <w:pPr>
        <w:tabs>
          <w:tab w:val="left" w:pos="2694"/>
        </w:tabs>
        <w:spacing w:before="0"/>
        <w:ind w:left="2694" w:hanging="2694"/>
        <w:rPr>
          <w:szCs w:val="24"/>
        </w:rPr>
      </w:pPr>
      <w:r w:rsidRPr="001E3870">
        <w:rPr>
          <w:szCs w:val="24"/>
        </w:rPr>
        <w:t>To estimate manure C applied to soil</w:t>
      </w:r>
      <w:r w:rsidR="00F8776A" w:rsidRPr="001E3870">
        <w:rPr>
          <w:szCs w:val="24"/>
        </w:rPr>
        <w:t xml:space="preserve"> in field </w:t>
      </w:r>
      <w:r w:rsidR="00F8776A" w:rsidRPr="001E3870">
        <w:rPr>
          <w:i/>
          <w:iCs/>
          <w:szCs w:val="24"/>
        </w:rPr>
        <w:t>n</w:t>
      </w:r>
      <w:r w:rsidRPr="001E3870">
        <w:rPr>
          <w:szCs w:val="24"/>
        </w:rPr>
        <w:t>:</w:t>
      </w:r>
    </w:p>
    <w:bookmarkStart w:id="745" w:name="_Ref102974825"/>
    <w:p w14:paraId="053E9FC1" w14:textId="77777777" w:rsidR="00876041" w:rsidRPr="001E3870"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model_manuretype(t,field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imported(t,field n)</m:t>
            </m:r>
          </m:sub>
        </m:sSub>
      </m:oMath>
      <w:r w:rsidR="004F1257" w:rsidRPr="001E3870">
        <w:rPr>
          <w:b/>
          <w:szCs w:val="24"/>
        </w:rPr>
        <w:t xml:space="preserve"> </w:t>
      </w:r>
      <w:r w:rsidR="004F1257" w:rsidRPr="001E3870">
        <w:rPr>
          <w:b/>
          <w:szCs w:val="24"/>
        </w:rPr>
        <w:tab/>
      </w:r>
    </w:p>
    <w:p w14:paraId="6489C344" w14:textId="7D88D755" w:rsidR="004F1257" w:rsidRPr="001E3870" w:rsidRDefault="00876041" w:rsidP="00ED58F9">
      <w:pPr>
        <w:keepNext/>
        <w:tabs>
          <w:tab w:val="clear" w:pos="2880"/>
          <w:tab w:val="clear" w:pos="9360"/>
          <w:tab w:val="right" w:pos="9781"/>
        </w:tabs>
        <w:spacing w:after="120"/>
        <w:rPr>
          <w:b/>
          <w:color w:val="005BBF"/>
          <w:sz w:val="32"/>
          <w:szCs w:val="32"/>
        </w:rPr>
      </w:pPr>
      <w:r w:rsidRPr="001E3870">
        <w:rPr>
          <w:b/>
          <w:szCs w:val="24"/>
        </w:rPr>
        <w:tab/>
      </w:r>
      <w:r w:rsidR="004F1257" w:rsidRPr="001E3870">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4.7.1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745"/>
    </w:p>
    <w:p w14:paraId="21018CBA" w14:textId="68813EBD" w:rsidR="00D34D4D" w:rsidRPr="001E3870" w:rsidRDefault="00D34D4D" w:rsidP="00D34D4D">
      <w:pPr>
        <w:tabs>
          <w:tab w:val="clear" w:pos="2880"/>
          <w:tab w:val="clear" w:pos="9360"/>
        </w:tabs>
        <w:spacing w:before="0"/>
        <w:rPr>
          <w:iCs/>
          <w:sz w:val="20"/>
          <w:szCs w:val="24"/>
        </w:rPr>
      </w:pPr>
      <w:r w:rsidRPr="001E3870">
        <w:rPr>
          <w:iCs/>
          <w:sz w:val="20"/>
          <w:szCs w:val="24"/>
        </w:rPr>
        <w:t>where</w:t>
      </w:r>
    </w:p>
    <w:p w14:paraId="4DD335C1" w14:textId="0155CF34" w:rsidR="00261B55" w:rsidRPr="001E3870" w:rsidRDefault="00D34D4D" w:rsidP="005B6ACE">
      <w:pPr>
        <w:tabs>
          <w:tab w:val="clear" w:pos="2880"/>
          <w:tab w:val="clear" w:pos="9360"/>
        </w:tabs>
        <w:spacing w:before="0"/>
        <w:ind w:left="2837" w:hanging="2837"/>
        <w:rPr>
          <w:iCs/>
          <w:sz w:val="20"/>
          <w:szCs w:val="24"/>
        </w:rPr>
      </w:pPr>
      <w:proofErr w:type="spellStart"/>
      <w:r w:rsidRPr="001E3870">
        <w:rPr>
          <w:i/>
          <w:sz w:val="20"/>
          <w:szCs w:val="24"/>
        </w:rPr>
        <w:t>C</w:t>
      </w:r>
      <w:r w:rsidR="00A7084B" w:rsidRPr="001E3870">
        <w:rPr>
          <w:i/>
          <w:sz w:val="20"/>
          <w:szCs w:val="24"/>
          <w:vertAlign w:val="subscript"/>
        </w:rPr>
        <w:t>model_</w:t>
      </w:r>
      <w:r w:rsidR="00261B55" w:rsidRPr="001E3870">
        <w:rPr>
          <w:i/>
          <w:sz w:val="20"/>
          <w:szCs w:val="24"/>
          <w:vertAlign w:val="subscript"/>
        </w:rPr>
        <w:t>manuretype</w:t>
      </w:r>
      <w:proofErr w:type="spellEnd"/>
      <w:r w:rsidR="00D36DE3" w:rsidRPr="001E3870">
        <w:rPr>
          <w:i/>
          <w:sz w:val="20"/>
          <w:szCs w:val="24"/>
          <w:vertAlign w:val="subscript"/>
        </w:rPr>
        <w:t>(</w:t>
      </w:r>
      <w:proofErr w:type="spellStart"/>
      <w:r w:rsidR="00D36DE3" w:rsidRPr="001E3870">
        <w:rPr>
          <w:i/>
          <w:sz w:val="20"/>
          <w:szCs w:val="24"/>
          <w:vertAlign w:val="subscript"/>
        </w:rPr>
        <w:t>t,field</w:t>
      </w:r>
      <w:proofErr w:type="spellEnd"/>
      <w:r w:rsidR="008F6496" w:rsidRPr="001E3870">
        <w:rPr>
          <w:i/>
          <w:sz w:val="20"/>
          <w:szCs w:val="24"/>
          <w:vertAlign w:val="subscript"/>
        </w:rPr>
        <w:t xml:space="preserve"> n</w:t>
      </w:r>
      <w:r w:rsidR="00D36DE3" w:rsidRPr="001E3870">
        <w:rPr>
          <w:i/>
          <w:sz w:val="20"/>
          <w:szCs w:val="24"/>
          <w:vertAlign w:val="subscript"/>
        </w:rPr>
        <w:t>)</w:t>
      </w:r>
      <w:r w:rsidRPr="001E3870">
        <w:rPr>
          <w:i/>
          <w:sz w:val="20"/>
          <w:szCs w:val="24"/>
        </w:rPr>
        <w:tab/>
      </w:r>
      <w:r w:rsidRPr="001E3870">
        <w:rPr>
          <w:iCs/>
          <w:sz w:val="20"/>
          <w:szCs w:val="24"/>
        </w:rPr>
        <w:t xml:space="preserve">Amount of C </w:t>
      </w:r>
      <w:r w:rsidR="005B6ACE" w:rsidRPr="001E3870">
        <w:rPr>
          <w:iCs/>
          <w:sz w:val="20"/>
          <w:szCs w:val="24"/>
        </w:rPr>
        <w:t>added to the soil in farm-produced manure</w:t>
      </w:r>
      <w:r w:rsidRPr="001E3870">
        <w:rPr>
          <w:iCs/>
          <w:sz w:val="20"/>
          <w:szCs w:val="24"/>
        </w:rPr>
        <w:t xml:space="preserve"> (kg C)</w:t>
      </w:r>
      <w:r w:rsidR="00D36DE3" w:rsidRPr="001E3870">
        <w:rPr>
          <w:iCs/>
          <w:sz w:val="20"/>
          <w:szCs w:val="24"/>
        </w:rPr>
        <w:t xml:space="preserve"> </w:t>
      </w:r>
      <w:r w:rsidR="008F6496" w:rsidRPr="001E3870">
        <w:rPr>
          <w:iCs/>
          <w:sz w:val="20"/>
          <w:szCs w:val="24"/>
        </w:rPr>
        <w:t xml:space="preserve">applied to </w:t>
      </w:r>
      <w:r w:rsidR="00D36DE3" w:rsidRPr="001E3870">
        <w:rPr>
          <w:iCs/>
          <w:sz w:val="20"/>
          <w:szCs w:val="24"/>
        </w:rPr>
        <w:t xml:space="preserve">field </w:t>
      </w:r>
      <w:r w:rsidR="00D36DE3" w:rsidRPr="001E3870">
        <w:rPr>
          <w:i/>
          <w:sz w:val="20"/>
          <w:szCs w:val="24"/>
        </w:rPr>
        <w:t>n</w:t>
      </w:r>
      <w:r w:rsidR="00D36DE3" w:rsidRPr="001E3870">
        <w:rPr>
          <w:iCs/>
          <w:sz w:val="20"/>
          <w:szCs w:val="24"/>
        </w:rPr>
        <w:t xml:space="preserve"> in year </w:t>
      </w:r>
      <w:r w:rsidR="00D36DE3" w:rsidRPr="001E3870">
        <w:rPr>
          <w:i/>
          <w:sz w:val="20"/>
          <w:szCs w:val="24"/>
        </w:rPr>
        <w:t>t</w:t>
      </w:r>
      <w:r w:rsidR="00261B55" w:rsidRPr="001E3870">
        <w:rPr>
          <w:iCs/>
          <w:sz w:val="20"/>
          <w:szCs w:val="24"/>
        </w:rPr>
        <w:t>, by livestock type and manure management system</w:t>
      </w:r>
    </w:p>
    <w:p w14:paraId="69EA4C89" w14:textId="559C3A4E" w:rsidR="00261B55" w:rsidRPr="00C654E9" w:rsidRDefault="00D34D4D" w:rsidP="00261B55">
      <w:pPr>
        <w:spacing w:before="0"/>
        <w:ind w:left="2835" w:hanging="2835"/>
        <w:rPr>
          <w:sz w:val="20"/>
        </w:rPr>
      </w:pPr>
      <w:proofErr w:type="spellStart"/>
      <w:r w:rsidRPr="001E3870">
        <w:rPr>
          <w:i/>
          <w:sz w:val="20"/>
          <w:szCs w:val="24"/>
        </w:rPr>
        <w:t>f</w:t>
      </w:r>
      <w:r w:rsidRPr="001E3870">
        <w:rPr>
          <w:i/>
          <w:sz w:val="20"/>
          <w:szCs w:val="24"/>
          <w:vertAlign w:val="subscript"/>
        </w:rPr>
        <w:t>manure</w:t>
      </w:r>
      <w:r w:rsidR="00261B55" w:rsidRPr="001E3870">
        <w:rPr>
          <w:i/>
          <w:sz w:val="20"/>
          <w:szCs w:val="24"/>
          <w:vertAlign w:val="subscript"/>
        </w:rPr>
        <w:t>type</w:t>
      </w:r>
      <w:proofErr w:type="spellEnd"/>
      <w:r w:rsidR="00D36DE3" w:rsidRPr="001E3870">
        <w:rPr>
          <w:i/>
          <w:sz w:val="20"/>
          <w:szCs w:val="24"/>
          <w:vertAlign w:val="subscript"/>
        </w:rPr>
        <w:t>(</w:t>
      </w:r>
      <w:proofErr w:type="spellStart"/>
      <w:r w:rsidR="00D36DE3" w:rsidRPr="001E3870">
        <w:rPr>
          <w:i/>
          <w:sz w:val="20"/>
          <w:szCs w:val="24"/>
          <w:vertAlign w:val="subscript"/>
        </w:rPr>
        <w:t>t,field</w:t>
      </w:r>
      <w:proofErr w:type="spellEnd"/>
      <w:r w:rsidR="008F6496" w:rsidRPr="001E3870">
        <w:rPr>
          <w:i/>
          <w:sz w:val="20"/>
          <w:szCs w:val="24"/>
          <w:vertAlign w:val="subscript"/>
        </w:rPr>
        <w:t xml:space="preserve"> </w:t>
      </w:r>
      <w:r w:rsidR="00D36DE3" w:rsidRPr="001E3870">
        <w:rPr>
          <w:i/>
          <w:sz w:val="20"/>
          <w:szCs w:val="24"/>
          <w:vertAlign w:val="subscript"/>
        </w:rPr>
        <w:t>n)</w:t>
      </w:r>
      <w:r w:rsidRPr="001E3870">
        <w:rPr>
          <w:iCs/>
          <w:sz w:val="20"/>
          <w:szCs w:val="24"/>
        </w:rPr>
        <w:tab/>
      </w:r>
      <w:r w:rsidR="00261B55" w:rsidRPr="001E3870">
        <w:rPr>
          <w:sz w:val="20"/>
          <w:szCs w:val="24"/>
        </w:rPr>
        <w:t>Fraction of farm-produced manure available for land application</w:t>
      </w:r>
      <w:r w:rsidR="00A7084B" w:rsidRPr="001E3870">
        <w:rPr>
          <w:sz w:val="20"/>
          <w:szCs w:val="24"/>
        </w:rPr>
        <w:t xml:space="preserve"> that is</w:t>
      </w:r>
      <w:r w:rsidR="00261B55" w:rsidRPr="001E3870">
        <w:rPr>
          <w:sz w:val="20"/>
          <w:szCs w:val="24"/>
        </w:rPr>
        <w:t xml:space="preserve"> applied to field </w:t>
      </w:r>
      <w:r w:rsidR="00261B55" w:rsidRPr="001E3870">
        <w:rPr>
          <w:i/>
          <w:iCs/>
          <w:sz w:val="20"/>
          <w:szCs w:val="24"/>
        </w:rPr>
        <w:t>n</w:t>
      </w:r>
      <w:r w:rsidR="00261B55" w:rsidRPr="001E3870">
        <w:rPr>
          <w:sz w:val="20"/>
          <w:szCs w:val="24"/>
        </w:rPr>
        <w:t xml:space="preserve"> in year </w:t>
      </w:r>
      <w:r w:rsidR="00261B55" w:rsidRPr="001E3870">
        <w:rPr>
          <w:i/>
          <w:iCs/>
          <w:sz w:val="20"/>
          <w:szCs w:val="24"/>
        </w:rPr>
        <w:t>t</w:t>
      </w:r>
      <w:r w:rsidR="00261B55" w:rsidRPr="001E3870">
        <w:rPr>
          <w:sz w:val="20"/>
          <w:szCs w:val="24"/>
        </w:rPr>
        <w:t xml:space="preserve">. This is applied to tilled or untilled land during the specified day of application (dimensionless), and is specific to the type of manure applied and the field. </w:t>
      </w:r>
      <w:proofErr w:type="spellStart"/>
      <w:r w:rsidR="00261B55" w:rsidRPr="001E3870">
        <w:rPr>
          <w:i/>
          <w:iCs/>
          <w:sz w:val="20"/>
          <w:szCs w:val="24"/>
        </w:rPr>
        <w:t>f</w:t>
      </w:r>
      <w:r w:rsidR="00261B55" w:rsidRPr="001E3870">
        <w:rPr>
          <w:i/>
          <w:iCs/>
          <w:sz w:val="20"/>
          <w:szCs w:val="24"/>
          <w:vertAlign w:val="subscript"/>
        </w:rPr>
        <w:t>manuretype</w:t>
      </w:r>
      <w:proofErr w:type="spellEnd"/>
      <w:r w:rsidR="00261B55" w:rsidRPr="001E3870">
        <w:rPr>
          <w:i/>
          <w:iCs/>
          <w:sz w:val="20"/>
          <w:szCs w:val="24"/>
          <w:vertAlign w:val="subscript"/>
        </w:rPr>
        <w:t>(</w:t>
      </w:r>
      <w:proofErr w:type="spellStart"/>
      <w:r w:rsidR="00261B55" w:rsidRPr="001E3870">
        <w:rPr>
          <w:i/>
          <w:iCs/>
          <w:sz w:val="20"/>
          <w:szCs w:val="24"/>
          <w:vertAlign w:val="subscript"/>
        </w:rPr>
        <w:t>t,field</w:t>
      </w:r>
      <w:proofErr w:type="spellEnd"/>
      <w:r w:rsidR="00261B55" w:rsidRPr="001E3870">
        <w:rPr>
          <w:i/>
          <w:iCs/>
          <w:sz w:val="20"/>
          <w:szCs w:val="24"/>
          <w:vertAlign w:val="subscript"/>
        </w:rPr>
        <w:t xml:space="preserve"> n)</w:t>
      </w:r>
      <w:r w:rsidR="00261B55" w:rsidRPr="001E3870">
        <w:rPr>
          <w:sz w:val="20"/>
          <w:szCs w:val="24"/>
        </w:rPr>
        <w:t xml:space="preserve"> is calculated as: </w:t>
      </w:r>
      <w:proofErr w:type="spellStart"/>
      <w:r w:rsidR="00261B55" w:rsidRPr="001E3870">
        <w:rPr>
          <w:i/>
          <w:iCs/>
          <w:sz w:val="20"/>
          <w:szCs w:val="24"/>
        </w:rPr>
        <w:t>Volume</w:t>
      </w:r>
      <w:r w:rsidR="00261B55" w:rsidRPr="001E3870">
        <w:rPr>
          <w:i/>
          <w:iCs/>
          <w:sz w:val="20"/>
          <w:szCs w:val="24"/>
          <w:vertAlign w:val="subscript"/>
        </w:rPr>
        <w:t>manurerem</w:t>
      </w:r>
      <w:r w:rsidR="00261B55" w:rsidRPr="00C654E9">
        <w:rPr>
          <w:i/>
          <w:iCs/>
          <w:sz w:val="20"/>
          <w:szCs w:val="24"/>
          <w:vertAlign w:val="subscript"/>
        </w:rPr>
        <w:t>oved</w:t>
      </w:r>
      <w:proofErr w:type="spellEnd"/>
      <w:r w:rsidR="00261B55" w:rsidRPr="00C654E9">
        <w:rPr>
          <w:i/>
          <w:iCs/>
          <w:sz w:val="20"/>
          <w:szCs w:val="24"/>
        </w:rPr>
        <w:t xml:space="preserve"> /</w:t>
      </w:r>
      <w:r w:rsidR="00261B55" w:rsidRPr="00C654E9">
        <w:rPr>
          <w:rFonts w:hint="eastAsia"/>
          <w:i/>
          <w:iCs/>
          <w:sz w:val="20"/>
          <w:szCs w:val="24"/>
        </w:rPr>
        <w:t xml:space="preserve"> </w:t>
      </w:r>
      <w:r w:rsidR="00261B55" w:rsidRPr="00C654E9">
        <w:rPr>
          <w:i/>
          <w:iCs/>
          <w:sz w:val="20"/>
          <w:szCs w:val="24"/>
        </w:rPr>
        <w:t>(</w:t>
      </w:r>
      <w:proofErr w:type="spellStart"/>
      <w:r w:rsidR="00261B55" w:rsidRPr="00C654E9">
        <w:rPr>
          <w:i/>
          <w:iCs/>
          <w:sz w:val="20"/>
          <w:szCs w:val="24"/>
        </w:rPr>
        <w:t>Total_Volume</w:t>
      </w:r>
      <w:r w:rsidR="00261B55" w:rsidRPr="00C654E9">
        <w:rPr>
          <w:i/>
          <w:iCs/>
          <w:sz w:val="20"/>
          <w:szCs w:val="24"/>
          <w:vertAlign w:val="subscript"/>
        </w:rPr>
        <w:t>landmanure</w:t>
      </w:r>
      <w:proofErr w:type="spellEnd"/>
      <w:r w:rsidR="007E0CDF" w:rsidRPr="00C654E9">
        <w:rPr>
          <w:sz w:val="20"/>
          <w:szCs w:val="24"/>
        </w:rPr>
        <w:t>*</w:t>
      </w:r>
      <w:r w:rsidR="00261B55" w:rsidRPr="00C654E9">
        <w:rPr>
          <w:sz w:val="20"/>
          <w:szCs w:val="24"/>
        </w:rPr>
        <w:t xml:space="preserve">1000), where: </w:t>
      </w:r>
      <w:proofErr w:type="spellStart"/>
      <w:r w:rsidR="00261B55" w:rsidRPr="00C654E9">
        <w:rPr>
          <w:i/>
          <w:iCs/>
          <w:sz w:val="20"/>
          <w:szCs w:val="24"/>
        </w:rPr>
        <w:t>Volume</w:t>
      </w:r>
      <w:r w:rsidR="00261B55" w:rsidRPr="00C654E9">
        <w:rPr>
          <w:i/>
          <w:iCs/>
          <w:sz w:val="20"/>
          <w:szCs w:val="24"/>
          <w:vertAlign w:val="subscript"/>
        </w:rPr>
        <w:t>manureremoved</w:t>
      </w:r>
      <w:proofErr w:type="spellEnd"/>
      <w:r w:rsidR="00261B55" w:rsidRPr="00C654E9">
        <w:rPr>
          <w:sz w:val="20"/>
          <w:szCs w:val="24"/>
        </w:rPr>
        <w:t xml:space="preserve"> = volume of manure removed from storage for application to field </w:t>
      </w:r>
      <w:r w:rsidR="00261B55" w:rsidRPr="00C654E9">
        <w:rPr>
          <w:i/>
          <w:iCs/>
          <w:sz w:val="20"/>
          <w:szCs w:val="24"/>
        </w:rPr>
        <w:t xml:space="preserve">n </w:t>
      </w:r>
      <w:r w:rsidR="00261B55" w:rsidRPr="00C654E9">
        <w:rPr>
          <w:sz w:val="20"/>
          <w:szCs w:val="24"/>
        </w:rPr>
        <w:t>on the day of removal</w:t>
      </w:r>
      <w:r w:rsidR="00261B55" w:rsidRPr="00C654E9">
        <w:rPr>
          <w:sz w:val="20"/>
        </w:rPr>
        <w:t xml:space="preserve"> (kg), by manure type, calculated as: manure application rate (kg ha</w:t>
      </w:r>
      <w:r w:rsidR="00261B55" w:rsidRPr="00C654E9">
        <w:rPr>
          <w:sz w:val="20"/>
          <w:vertAlign w:val="superscript"/>
        </w:rPr>
        <w:t>-1</w:t>
      </w:r>
      <w:r w:rsidR="00261B55" w:rsidRPr="00C654E9">
        <w:rPr>
          <w:sz w:val="20"/>
        </w:rPr>
        <w:t xml:space="preserve">, specified by user) * area of land receiving manure (ha, specified by user); </w:t>
      </w:r>
      <w:proofErr w:type="spellStart"/>
      <w:r w:rsidR="00261B55" w:rsidRPr="00C654E9">
        <w:rPr>
          <w:i/>
          <w:iCs/>
          <w:sz w:val="20"/>
        </w:rPr>
        <w:t>Total_Volume</w:t>
      </w:r>
      <w:r w:rsidR="00261B55" w:rsidRPr="00C654E9">
        <w:rPr>
          <w:i/>
          <w:iCs/>
          <w:sz w:val="20"/>
          <w:vertAlign w:val="subscript"/>
        </w:rPr>
        <w:t>landmanure</w:t>
      </w:r>
      <w:proofErr w:type="spellEnd"/>
      <w:r w:rsidR="00261B55" w:rsidRPr="00C654E9">
        <w:rPr>
          <w:iCs/>
          <w:sz w:val="20"/>
          <w:vertAlign w:val="subscript"/>
        </w:rPr>
        <w:t xml:space="preserve"> </w:t>
      </w:r>
      <w:r w:rsidR="00261B55" w:rsidRPr="00C654E9">
        <w:rPr>
          <w:iCs/>
          <w:sz w:val="20"/>
        </w:rPr>
        <w:t>= a</w:t>
      </w:r>
      <w:r w:rsidR="00261B55" w:rsidRPr="00C654E9">
        <w:rPr>
          <w:sz w:val="20"/>
        </w:rPr>
        <w:t>mount of manure available on the day of removal (prior to removal) (</w:t>
      </w:r>
      <w:r w:rsidR="00261B55" w:rsidRPr="00C654E9">
        <w:rPr>
          <w:sz w:val="20"/>
          <w:szCs w:val="24"/>
        </w:rPr>
        <w:t>1000 kg wet weight for solid manure and 1000 L for liquid manure day</w:t>
      </w:r>
      <w:r w:rsidR="00261B55" w:rsidRPr="00C654E9">
        <w:rPr>
          <w:sz w:val="20"/>
          <w:szCs w:val="24"/>
          <w:vertAlign w:val="superscript"/>
        </w:rPr>
        <w:t>-1</w:t>
      </w:r>
      <w:r w:rsidR="00261B55" w:rsidRPr="00C654E9">
        <w:rPr>
          <w:sz w:val="20"/>
          <w:szCs w:val="24"/>
        </w:rPr>
        <w:t xml:space="preserve"> – we assume that 1 kg of liquid manure = 1 L of liquid manure), by manure type</w:t>
      </w:r>
      <w:r w:rsidR="00261B55" w:rsidRPr="00C654E9">
        <w:rPr>
          <w:sz w:val="20"/>
        </w:rPr>
        <w:t xml:space="preserve"> </w:t>
      </w:r>
    </w:p>
    <w:p w14:paraId="5C4E60A9" w14:textId="01880A69" w:rsidR="004F1257" w:rsidRPr="00C654E9" w:rsidRDefault="00D34D4D" w:rsidP="00273D42">
      <w:pPr>
        <w:tabs>
          <w:tab w:val="clear" w:pos="2880"/>
          <w:tab w:val="clear" w:pos="9360"/>
        </w:tabs>
        <w:spacing w:before="0"/>
        <w:ind w:left="2837" w:hanging="2837"/>
        <w:rPr>
          <w:iCs/>
          <w:sz w:val="20"/>
        </w:rPr>
      </w:pPr>
      <w:proofErr w:type="spellStart"/>
      <w:r w:rsidRPr="00C654E9">
        <w:rPr>
          <w:i/>
          <w:sz w:val="20"/>
          <w:szCs w:val="24"/>
        </w:rPr>
        <w:t>Total_C</w:t>
      </w:r>
      <w:r w:rsidRPr="00C654E9">
        <w:rPr>
          <w:i/>
          <w:sz w:val="20"/>
          <w:szCs w:val="24"/>
          <w:vertAlign w:val="subscript"/>
        </w:rPr>
        <w:t>storage</w:t>
      </w:r>
      <w:proofErr w:type="spellEnd"/>
      <w:r w:rsidR="00261B55" w:rsidRPr="00C654E9">
        <w:rPr>
          <w:i/>
          <w:sz w:val="20"/>
          <w:szCs w:val="24"/>
          <w:vertAlign w:val="subscript"/>
        </w:rPr>
        <w:t>(t)</w:t>
      </w:r>
      <w:r w:rsidRPr="00C654E9">
        <w:rPr>
          <w:i/>
          <w:sz w:val="20"/>
          <w:szCs w:val="24"/>
        </w:rPr>
        <w:tab/>
      </w:r>
      <w:r w:rsidRPr="00C654E9">
        <w:rPr>
          <w:iCs/>
          <w:sz w:val="20"/>
          <w:szCs w:val="24"/>
        </w:rPr>
        <w:t xml:space="preserve">Total C </w:t>
      </w:r>
      <w:r w:rsidR="00261B55" w:rsidRPr="00C654E9">
        <w:rPr>
          <w:iCs/>
          <w:sz w:val="20"/>
          <w:szCs w:val="24"/>
        </w:rPr>
        <w:t xml:space="preserve">available </w:t>
      </w:r>
      <w:r w:rsidRPr="00C654E9">
        <w:rPr>
          <w:iCs/>
          <w:sz w:val="20"/>
          <w:szCs w:val="24"/>
        </w:rPr>
        <w:t xml:space="preserve">in stored manure (kg C), </w:t>
      </w:r>
      <w:r w:rsidR="00261B55" w:rsidRPr="00C654E9">
        <w:rPr>
          <w:iCs/>
          <w:sz w:val="20"/>
          <w:szCs w:val="24"/>
        </w:rPr>
        <w:t xml:space="preserve">by livestock type and manure management system, in year </w:t>
      </w:r>
      <w:r w:rsidR="00261B55" w:rsidRPr="00C654E9">
        <w:rPr>
          <w:i/>
          <w:sz w:val="20"/>
          <w:szCs w:val="24"/>
        </w:rPr>
        <w:t>t</w:t>
      </w:r>
      <w:r w:rsidR="00261B55" w:rsidRPr="00C654E9">
        <w:rPr>
          <w:iCs/>
          <w:sz w:val="20"/>
          <w:szCs w:val="24"/>
        </w:rPr>
        <w:t xml:space="preserve">, </w:t>
      </w:r>
      <w:r w:rsidRPr="00C654E9">
        <w:rPr>
          <w:iCs/>
          <w:sz w:val="20"/>
          <w:szCs w:val="24"/>
        </w:rPr>
        <w:t>calculated usin</w:t>
      </w:r>
      <w:r w:rsidRPr="00C654E9">
        <w:rPr>
          <w:iCs/>
          <w:sz w:val="20"/>
        </w:rPr>
        <w:t xml:space="preserve">g </w:t>
      </w:r>
      <w:r w:rsidRPr="00C654E9">
        <w:rPr>
          <w:iCs/>
          <w:sz w:val="20"/>
        </w:rPr>
        <w:fldChar w:fldCharType="begin"/>
      </w:r>
      <w:r w:rsidRPr="00C654E9">
        <w:rPr>
          <w:iCs/>
          <w:sz w:val="20"/>
        </w:rPr>
        <w:instrText xml:space="preserve"> REF Total_Cmanurestorage_AllLivestock_Eq \h  \* MERGEFORMAT </w:instrText>
      </w:r>
      <w:r w:rsidRPr="00C654E9">
        <w:rPr>
          <w:iCs/>
          <w:sz w:val="20"/>
        </w:rPr>
      </w:r>
      <w:r w:rsidRPr="00C654E9">
        <w:rPr>
          <w:iCs/>
          <w:sz w:val="20"/>
        </w:rPr>
        <w:fldChar w:fldCharType="separate"/>
      </w:r>
      <w:r w:rsidR="005D6C8D" w:rsidRPr="00C654E9">
        <w:rPr>
          <w:b/>
          <w:sz w:val="20"/>
        </w:rPr>
        <w:t xml:space="preserve">Eq. </w:t>
      </w:r>
      <w:r w:rsidR="005D6C8D" w:rsidRPr="00C654E9">
        <w:rPr>
          <w:b/>
          <w:noProof/>
          <w:sz w:val="20"/>
        </w:rPr>
        <w:t>4.1.3</w:t>
      </w:r>
      <w:r w:rsidR="005D6C8D" w:rsidRPr="00C654E9">
        <w:rPr>
          <w:b/>
          <w:noProof/>
          <w:sz w:val="20"/>
        </w:rPr>
        <w:noBreakHyphen/>
        <w:t>16</w:t>
      </w:r>
      <w:r w:rsidRPr="00C654E9">
        <w:rPr>
          <w:iCs/>
          <w:sz w:val="20"/>
        </w:rPr>
        <w:fldChar w:fldCharType="end"/>
      </w:r>
    </w:p>
    <w:p w14:paraId="4D799CE6" w14:textId="1A46A493" w:rsidR="00401FCF" w:rsidRPr="00C654E9" w:rsidRDefault="00401FCF" w:rsidP="008F6496">
      <w:pPr>
        <w:tabs>
          <w:tab w:val="clear" w:pos="2880"/>
          <w:tab w:val="clear" w:pos="9360"/>
        </w:tabs>
        <w:spacing w:before="0" w:after="120"/>
        <w:ind w:left="2837" w:hanging="2837"/>
        <w:rPr>
          <w:iCs/>
          <w:sz w:val="20"/>
        </w:rPr>
      </w:pPr>
      <w:proofErr w:type="spellStart"/>
      <w:r w:rsidRPr="00C654E9">
        <w:rPr>
          <w:i/>
          <w:sz w:val="20"/>
          <w:szCs w:val="24"/>
        </w:rPr>
        <w:t>C</w:t>
      </w:r>
      <w:r w:rsidRPr="00C654E9">
        <w:rPr>
          <w:i/>
          <w:sz w:val="20"/>
          <w:szCs w:val="24"/>
          <w:vertAlign w:val="subscript"/>
        </w:rPr>
        <w:t>imported</w:t>
      </w:r>
      <w:proofErr w:type="spellEnd"/>
      <w:r w:rsidRPr="00C654E9">
        <w:rPr>
          <w:i/>
          <w:sz w:val="20"/>
          <w:szCs w:val="24"/>
          <w:vertAlign w:val="subscript"/>
        </w:rPr>
        <w:t>(</w:t>
      </w:r>
      <w:proofErr w:type="spellStart"/>
      <w:r w:rsidRPr="00C654E9">
        <w:rPr>
          <w:i/>
          <w:sz w:val="20"/>
          <w:szCs w:val="24"/>
          <w:vertAlign w:val="subscript"/>
        </w:rPr>
        <w:t>t</w:t>
      </w:r>
      <w:r w:rsidR="00876041" w:rsidRPr="00C654E9">
        <w:rPr>
          <w:i/>
          <w:sz w:val="20"/>
          <w:szCs w:val="24"/>
          <w:vertAlign w:val="subscript"/>
        </w:rPr>
        <w:t>,field</w:t>
      </w:r>
      <w:proofErr w:type="spellEnd"/>
      <w:r w:rsidR="00876041" w:rsidRPr="00C654E9">
        <w:rPr>
          <w:i/>
          <w:sz w:val="20"/>
          <w:szCs w:val="24"/>
          <w:vertAlign w:val="subscript"/>
        </w:rPr>
        <w:t xml:space="preserve"> n</w:t>
      </w:r>
      <w:r w:rsidRPr="00C654E9">
        <w:rPr>
          <w:i/>
          <w:sz w:val="20"/>
          <w:szCs w:val="24"/>
          <w:vertAlign w:val="subscript"/>
        </w:rPr>
        <w:t>)</w:t>
      </w:r>
      <w:r w:rsidRPr="00C654E9">
        <w:rPr>
          <w:i/>
          <w:sz w:val="20"/>
          <w:szCs w:val="24"/>
          <w:vertAlign w:val="subscript"/>
        </w:rPr>
        <w:tab/>
      </w:r>
      <w:r w:rsidRPr="00C654E9">
        <w:rPr>
          <w:iCs/>
          <w:sz w:val="20"/>
          <w:szCs w:val="24"/>
        </w:rPr>
        <w:t xml:space="preserve">C </w:t>
      </w:r>
      <w:r w:rsidR="00876041" w:rsidRPr="00C654E9">
        <w:rPr>
          <w:iCs/>
          <w:sz w:val="20"/>
          <w:szCs w:val="24"/>
        </w:rPr>
        <w:t>added to the soil C pool</w:t>
      </w:r>
      <w:r w:rsidRPr="00C654E9">
        <w:rPr>
          <w:iCs/>
          <w:sz w:val="20"/>
          <w:szCs w:val="24"/>
        </w:rPr>
        <w:t xml:space="preserve"> in imported manure </w:t>
      </w:r>
      <w:r w:rsidR="00876041" w:rsidRPr="00C654E9">
        <w:rPr>
          <w:iCs/>
          <w:sz w:val="20"/>
          <w:szCs w:val="24"/>
        </w:rPr>
        <w:t xml:space="preserve">(kg C), </w:t>
      </w:r>
      <w:r w:rsidR="009E2A26" w:rsidRPr="00C654E9">
        <w:rPr>
          <w:iCs/>
          <w:sz w:val="20"/>
          <w:szCs w:val="24"/>
        </w:rPr>
        <w:t xml:space="preserve">by manure type and </w:t>
      </w:r>
      <w:r w:rsidR="00876041" w:rsidRPr="00C654E9">
        <w:rPr>
          <w:iCs/>
          <w:sz w:val="20"/>
          <w:szCs w:val="24"/>
        </w:rPr>
        <w:t xml:space="preserve">specific to field </w:t>
      </w:r>
      <w:r w:rsidR="00876041" w:rsidRPr="00C654E9">
        <w:rPr>
          <w:i/>
          <w:sz w:val="20"/>
          <w:szCs w:val="24"/>
        </w:rPr>
        <w:t>n</w:t>
      </w:r>
      <w:r w:rsidR="00876041" w:rsidRPr="00C654E9">
        <w:rPr>
          <w:iCs/>
          <w:sz w:val="20"/>
          <w:szCs w:val="24"/>
        </w:rPr>
        <w:t xml:space="preserve"> in year </w:t>
      </w:r>
      <w:r w:rsidR="00876041" w:rsidRPr="00C654E9">
        <w:rPr>
          <w:i/>
          <w:sz w:val="20"/>
          <w:szCs w:val="24"/>
        </w:rPr>
        <w:t>t</w:t>
      </w:r>
    </w:p>
    <w:p w14:paraId="0AD3C1D5" w14:textId="73BE7AAD" w:rsidR="009457CD" w:rsidRPr="00C654E9" w:rsidRDefault="00000000" w:rsidP="009457CD">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manuretype(t,field n)</m:t>
                    </m:r>
                  </m:sub>
                </m:sSub>
              </m:e>
            </m:d>
          </m:e>
        </m:nary>
      </m:oMath>
      <w:r w:rsidR="009457CD" w:rsidRPr="00C654E9">
        <w:rPr>
          <w:b/>
        </w:rPr>
        <w:t xml:space="preserve"> </w:t>
      </w:r>
      <w:r w:rsidR="009457CD"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4.7.1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p>
    <w:p w14:paraId="78BFD181" w14:textId="77777777" w:rsidR="009457CD" w:rsidRPr="00C654E9" w:rsidRDefault="009457CD" w:rsidP="003D01D8">
      <w:pPr>
        <w:keepNext/>
        <w:tabs>
          <w:tab w:val="clear" w:pos="2880"/>
          <w:tab w:val="clear" w:pos="9360"/>
          <w:tab w:val="right" w:pos="9781"/>
        </w:tabs>
        <w:spacing w:before="0"/>
        <w:rPr>
          <w:bCs/>
          <w:sz w:val="20"/>
        </w:rPr>
      </w:pPr>
      <w:r w:rsidRPr="00C654E9">
        <w:rPr>
          <w:bCs/>
          <w:sz w:val="20"/>
        </w:rPr>
        <w:t>where</w:t>
      </w:r>
    </w:p>
    <w:p w14:paraId="71D54CDA" w14:textId="057BD27A" w:rsidR="009457CD" w:rsidRPr="00C654E9" w:rsidRDefault="002D0FC4" w:rsidP="003D01D8">
      <w:pPr>
        <w:keepNext/>
        <w:tabs>
          <w:tab w:val="clear" w:pos="2880"/>
          <w:tab w:val="clear" w:pos="9360"/>
          <w:tab w:val="right" w:pos="9781"/>
        </w:tabs>
        <w:spacing w:before="0"/>
        <w:ind w:left="2837" w:hanging="2837"/>
        <w:rPr>
          <w:i/>
          <w:iCs/>
          <w:sz w:val="20"/>
        </w:rPr>
      </w:pPr>
      <w:proofErr w:type="spellStart"/>
      <w:r w:rsidRPr="00C654E9">
        <w:rPr>
          <w:i/>
          <w:sz w:val="20"/>
        </w:rPr>
        <w:t>C</w:t>
      </w:r>
      <w:r w:rsidR="009457CD" w:rsidRPr="00C654E9">
        <w:rPr>
          <w:i/>
          <w:sz w:val="20"/>
          <w:vertAlign w:val="subscript"/>
        </w:rPr>
        <w:t>m</w:t>
      </w:r>
      <w:r w:rsidRPr="00C654E9">
        <w:rPr>
          <w:i/>
          <w:sz w:val="20"/>
          <w:vertAlign w:val="subscript"/>
        </w:rPr>
        <w:t>odel</w:t>
      </w:r>
      <w:r w:rsidR="00A7084B" w:rsidRPr="00C654E9">
        <w:rPr>
          <w:i/>
          <w:sz w:val="20"/>
          <w:vertAlign w:val="subscript"/>
        </w:rPr>
        <w:t>_manure</w:t>
      </w:r>
      <w:proofErr w:type="spellEnd"/>
      <w:r w:rsidR="009457CD" w:rsidRPr="00C654E9">
        <w:rPr>
          <w:i/>
          <w:sz w:val="20"/>
          <w:vertAlign w:val="subscript"/>
        </w:rPr>
        <w:t>(</w:t>
      </w:r>
      <w:proofErr w:type="spellStart"/>
      <w:r w:rsidR="009457CD" w:rsidRPr="00C654E9">
        <w:rPr>
          <w:i/>
          <w:sz w:val="20"/>
          <w:vertAlign w:val="subscript"/>
        </w:rPr>
        <w:t>t,field</w:t>
      </w:r>
      <w:proofErr w:type="spellEnd"/>
      <w:r w:rsidR="009457CD" w:rsidRPr="00C654E9">
        <w:rPr>
          <w:i/>
          <w:sz w:val="20"/>
          <w:vertAlign w:val="subscript"/>
        </w:rPr>
        <w:t xml:space="preserve"> n)</w:t>
      </w:r>
      <w:r w:rsidR="009457CD" w:rsidRPr="00C654E9">
        <w:rPr>
          <w:i/>
          <w:sz w:val="20"/>
        </w:rPr>
        <w:tab/>
      </w:r>
      <w:r w:rsidR="009457CD" w:rsidRPr="00C654E9">
        <w:rPr>
          <w:sz w:val="20"/>
        </w:rPr>
        <w:t xml:space="preserve">Total amount of </w:t>
      </w:r>
      <w:r w:rsidRPr="00C654E9">
        <w:rPr>
          <w:sz w:val="20"/>
        </w:rPr>
        <w:t>C added to the soil C pool</w:t>
      </w:r>
      <w:r w:rsidR="009457CD" w:rsidRPr="00C654E9">
        <w:rPr>
          <w:sz w:val="20"/>
        </w:rPr>
        <w:t xml:space="preserve"> (kg</w:t>
      </w:r>
      <w:r w:rsidRPr="00C654E9">
        <w:rPr>
          <w:sz w:val="20"/>
        </w:rPr>
        <w:t xml:space="preserve"> C</w:t>
      </w:r>
      <w:r w:rsidR="009457CD" w:rsidRPr="00C654E9">
        <w:rPr>
          <w:sz w:val="20"/>
        </w:rPr>
        <w:t>)</w:t>
      </w:r>
      <w:r w:rsidR="00273D42" w:rsidRPr="00C654E9">
        <w:rPr>
          <w:sz w:val="20"/>
        </w:rPr>
        <w:t xml:space="preserve"> in stored and imported manure</w:t>
      </w:r>
      <w:r w:rsidRPr="00C654E9">
        <w:rPr>
          <w:sz w:val="20"/>
        </w:rPr>
        <w:t xml:space="preserve">, specific to </w:t>
      </w:r>
      <w:r w:rsidR="009457CD" w:rsidRPr="00C654E9">
        <w:rPr>
          <w:sz w:val="20"/>
        </w:rPr>
        <w:t xml:space="preserve">field </w:t>
      </w:r>
      <w:r w:rsidR="009457CD" w:rsidRPr="00C654E9">
        <w:rPr>
          <w:i/>
          <w:iCs/>
          <w:sz w:val="20"/>
        </w:rPr>
        <w:t>n</w:t>
      </w:r>
      <w:r w:rsidR="009457CD" w:rsidRPr="00C654E9">
        <w:rPr>
          <w:sz w:val="20"/>
        </w:rPr>
        <w:t xml:space="preserve"> in year </w:t>
      </w:r>
      <w:r w:rsidR="009457CD" w:rsidRPr="00C654E9">
        <w:rPr>
          <w:i/>
          <w:iCs/>
          <w:sz w:val="20"/>
        </w:rPr>
        <w:t>t</w:t>
      </w:r>
    </w:p>
    <w:p w14:paraId="73855549" w14:textId="1AA741AF" w:rsidR="002D0FC4" w:rsidRPr="00C654E9" w:rsidRDefault="002D0FC4" w:rsidP="002D0FC4">
      <w:pPr>
        <w:tabs>
          <w:tab w:val="clear" w:pos="2880"/>
          <w:tab w:val="clear" w:pos="9360"/>
        </w:tabs>
        <w:spacing w:before="0" w:after="120"/>
        <w:ind w:left="2837" w:hanging="2837"/>
        <w:rPr>
          <w:i/>
          <w:iCs/>
          <w:sz w:val="20"/>
          <w:vertAlign w:val="subscript"/>
        </w:rPr>
      </w:pPr>
      <w:proofErr w:type="spellStart"/>
      <w:r w:rsidRPr="00C654E9">
        <w:rPr>
          <w:i/>
          <w:iCs/>
          <w:sz w:val="20"/>
        </w:rPr>
        <w:t>Total_C</w:t>
      </w:r>
      <w:r w:rsidRPr="00C654E9">
        <w:rPr>
          <w:i/>
          <w:iCs/>
          <w:sz w:val="20"/>
          <w:vertAlign w:val="subscript"/>
        </w:rPr>
        <w:t>manuretype</w:t>
      </w:r>
      <w:proofErr w:type="spellEnd"/>
      <w:r w:rsidRPr="00C654E9">
        <w:rPr>
          <w:i/>
          <w:iCs/>
          <w:sz w:val="20"/>
          <w:vertAlign w:val="subscript"/>
        </w:rPr>
        <w:t>(</w:t>
      </w:r>
      <w:proofErr w:type="spellStart"/>
      <w:r w:rsidRPr="00C654E9">
        <w:rPr>
          <w:i/>
          <w:iCs/>
          <w:sz w:val="20"/>
          <w:vertAlign w:val="subscript"/>
        </w:rPr>
        <w:t>t,field</w:t>
      </w:r>
      <w:proofErr w:type="spellEnd"/>
      <w:r w:rsidRPr="00C654E9">
        <w:rPr>
          <w:i/>
          <w:iCs/>
          <w:sz w:val="20"/>
          <w:vertAlign w:val="subscript"/>
        </w:rPr>
        <w:t xml:space="preserve"> n)</w:t>
      </w:r>
      <w:r w:rsidRPr="00C654E9">
        <w:rPr>
          <w:i/>
          <w:iCs/>
          <w:sz w:val="20"/>
        </w:rPr>
        <w:tab/>
      </w:r>
      <w:r w:rsidRPr="00C654E9">
        <w:rPr>
          <w:sz w:val="20"/>
        </w:rPr>
        <w:t>Amount of C added to the soil C pool (kg C)</w:t>
      </w:r>
      <w:r w:rsidR="00273D42" w:rsidRPr="00C654E9">
        <w:rPr>
          <w:sz w:val="20"/>
        </w:rPr>
        <w:t xml:space="preserve"> in stored and imported manure</w:t>
      </w:r>
      <w:r w:rsidRPr="00C654E9">
        <w:rPr>
          <w:sz w:val="20"/>
        </w:rPr>
        <w:t xml:space="preserve">, by manure type and specific to field </w:t>
      </w:r>
      <w:r w:rsidRPr="00C654E9">
        <w:rPr>
          <w:i/>
          <w:iCs/>
          <w:sz w:val="20"/>
        </w:rPr>
        <w:t>n</w:t>
      </w:r>
      <w:r w:rsidRPr="00C654E9">
        <w:rPr>
          <w:sz w:val="20"/>
        </w:rPr>
        <w:t xml:space="preserve"> in year </w:t>
      </w:r>
      <w:r w:rsidRPr="00C654E9">
        <w:rPr>
          <w:i/>
          <w:iCs/>
          <w:sz w:val="20"/>
        </w:rPr>
        <w:t>t</w:t>
      </w:r>
      <w:r w:rsidRPr="00C654E9">
        <w:rPr>
          <w:sz w:val="20"/>
        </w:rPr>
        <w:t xml:space="preserve">, calculated as: </w:t>
      </w:r>
      <w:proofErr w:type="spellStart"/>
      <w:r w:rsidRPr="00C654E9">
        <w:rPr>
          <w:i/>
          <w:iCs/>
          <w:sz w:val="20"/>
        </w:rPr>
        <w:t>f</w:t>
      </w:r>
      <w:r w:rsidRPr="00C654E9">
        <w:rPr>
          <w:i/>
          <w:iCs/>
          <w:sz w:val="20"/>
          <w:vertAlign w:val="subscript"/>
        </w:rPr>
        <w:t>manuretype</w:t>
      </w:r>
      <w:proofErr w:type="spellEnd"/>
      <w:r w:rsidRPr="00C654E9">
        <w:rPr>
          <w:i/>
          <w:iCs/>
          <w:sz w:val="20"/>
          <w:vertAlign w:val="subscript"/>
        </w:rPr>
        <w:t>(</w:t>
      </w:r>
      <w:proofErr w:type="spellStart"/>
      <w:r w:rsidRPr="00C654E9">
        <w:rPr>
          <w:i/>
          <w:iCs/>
          <w:sz w:val="20"/>
          <w:vertAlign w:val="subscript"/>
        </w:rPr>
        <w:t>t,field</w:t>
      </w:r>
      <w:proofErr w:type="spellEnd"/>
      <w:r w:rsidRPr="00C654E9">
        <w:rPr>
          <w:i/>
          <w:iCs/>
          <w:sz w:val="20"/>
          <w:vertAlign w:val="subscript"/>
        </w:rPr>
        <w:t xml:space="preserve"> n)</w:t>
      </w:r>
      <w:r w:rsidRPr="00C654E9">
        <w:rPr>
          <w:i/>
          <w:iCs/>
          <w:sz w:val="20"/>
        </w:rPr>
        <w:t xml:space="preserve"> * </w:t>
      </w:r>
      <w:proofErr w:type="spellStart"/>
      <w:r w:rsidRPr="00C654E9">
        <w:rPr>
          <w:i/>
          <w:iCs/>
          <w:sz w:val="20"/>
        </w:rPr>
        <w:t>Total_C</w:t>
      </w:r>
      <w:r w:rsidRPr="00C654E9">
        <w:rPr>
          <w:i/>
          <w:iCs/>
          <w:sz w:val="20"/>
          <w:vertAlign w:val="subscript"/>
        </w:rPr>
        <w:t>storage</w:t>
      </w:r>
      <w:proofErr w:type="spellEnd"/>
    </w:p>
    <w:p w14:paraId="50B08DF9" w14:textId="77777777" w:rsidR="003D01D8" w:rsidRPr="00C654E9" w:rsidRDefault="003D01D8" w:rsidP="003D01D8">
      <w:pPr>
        <w:tabs>
          <w:tab w:val="clear" w:pos="2880"/>
          <w:tab w:val="clear" w:pos="9360"/>
        </w:tabs>
        <w:spacing w:before="0"/>
        <w:rPr>
          <w:iCs/>
          <w:sz w:val="20"/>
        </w:rPr>
      </w:pPr>
      <w:r w:rsidRPr="00C654E9">
        <w:rPr>
          <w:b/>
          <w:i/>
        </w:rPr>
        <w:t>Any manure not applied to a specific field (‘leftover’ manure) is spread equally across all of the farm’s fields (excl. native rangeland, if present)</w:t>
      </w:r>
      <w:r w:rsidRPr="00C654E9">
        <w:rPr>
          <w:b/>
          <w:iCs/>
        </w:rPr>
        <w:t>.</w:t>
      </w:r>
    </w:p>
    <w:p w14:paraId="4B70EABA" w14:textId="2D820DB0" w:rsidR="003D01D8" w:rsidRPr="00C654E9" w:rsidRDefault="00000000" w:rsidP="00D07F85">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storage(t)</m:t>
                </m:r>
              </m:sub>
            </m:sSub>
          </m:e>
        </m:nary>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imported(t)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model,allfields(t)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export(t)</m:t>
            </m:r>
          </m:sub>
        </m:sSub>
      </m:oMath>
      <w:r w:rsidR="003D01D8" w:rsidRPr="00C654E9">
        <w:rPr>
          <w:i/>
          <w:iCs/>
          <w:sz w:val="20"/>
          <w:vertAlign w:val="subscript"/>
        </w:rPr>
        <w:t xml:space="preserve"> </w:t>
      </w:r>
      <w:r w:rsidR="003D01D8" w:rsidRPr="00C654E9">
        <w:rPr>
          <w:i/>
          <w:iCs/>
          <w:sz w:val="20"/>
          <w:vertAlign w:val="subscript"/>
        </w:rPr>
        <w:tab/>
      </w:r>
      <w:r w:rsidR="003D01D8"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4.7.1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3</w:t>
      </w:r>
      <w:r w:rsidR="001977CC" w:rsidRPr="00C654E9">
        <w:rPr>
          <w:b/>
        </w:rPr>
        <w:fldChar w:fldCharType="end"/>
      </w:r>
    </w:p>
    <w:p w14:paraId="37810DE4" w14:textId="77777777" w:rsidR="003D01D8" w:rsidRPr="00C654E9" w:rsidRDefault="003D01D8" w:rsidP="003D01D8">
      <w:pPr>
        <w:keepNext/>
        <w:tabs>
          <w:tab w:val="clear" w:pos="2880"/>
          <w:tab w:val="clear" w:pos="9360"/>
          <w:tab w:val="right" w:pos="9781"/>
        </w:tabs>
        <w:spacing w:before="0"/>
        <w:rPr>
          <w:bCs/>
          <w:sz w:val="20"/>
        </w:rPr>
      </w:pPr>
      <w:r w:rsidRPr="00C654E9">
        <w:rPr>
          <w:bCs/>
          <w:sz w:val="20"/>
        </w:rPr>
        <w:t>where</w:t>
      </w:r>
    </w:p>
    <w:p w14:paraId="6FAF896C" w14:textId="6D8F1F9D" w:rsidR="003D01D8" w:rsidRPr="00C654E9" w:rsidRDefault="003D01D8" w:rsidP="003D01D8">
      <w:pPr>
        <w:keepNext/>
        <w:tabs>
          <w:tab w:val="clear" w:pos="2880"/>
          <w:tab w:val="clear" w:pos="9360"/>
        </w:tabs>
        <w:spacing w:before="0"/>
        <w:ind w:left="2835" w:hanging="2835"/>
        <w:rPr>
          <w:sz w:val="20"/>
        </w:rPr>
      </w:pPr>
      <w:proofErr w:type="spellStart"/>
      <w:r w:rsidRPr="00C654E9">
        <w:rPr>
          <w:i/>
          <w:sz w:val="20"/>
        </w:rPr>
        <w:t>C</w:t>
      </w:r>
      <w:r w:rsidRPr="00C654E9">
        <w:rPr>
          <w:i/>
          <w:sz w:val="20"/>
          <w:vertAlign w:val="subscript"/>
        </w:rPr>
        <w:t>model_landmanureremaining</w:t>
      </w:r>
      <w:proofErr w:type="spellEnd"/>
      <w:r w:rsidRPr="00C654E9">
        <w:rPr>
          <w:i/>
          <w:sz w:val="20"/>
          <w:vertAlign w:val="subscript"/>
        </w:rPr>
        <w:t>(t)</w:t>
      </w:r>
      <w:r w:rsidRPr="00C654E9">
        <w:rPr>
          <w:i/>
          <w:sz w:val="20"/>
        </w:rPr>
        <w:tab/>
      </w:r>
      <w:r w:rsidRPr="00C654E9">
        <w:rPr>
          <w:sz w:val="20"/>
        </w:rPr>
        <w:t xml:space="preserve">Remaining manure C available for addition to the soil C pool minus manure C applied to specific fields or exported (kg </w:t>
      </w:r>
      <w:r w:rsidR="00F42C77" w:rsidRPr="00C654E9">
        <w:rPr>
          <w:sz w:val="20"/>
        </w:rPr>
        <w:t>C</w:t>
      </w:r>
      <w:r w:rsidRPr="00C654E9">
        <w:rPr>
          <w:sz w:val="20"/>
        </w:rPr>
        <w:t xml:space="preserve">) in year </w:t>
      </w:r>
      <w:r w:rsidRPr="00C654E9">
        <w:rPr>
          <w:i/>
          <w:iCs/>
          <w:sz w:val="20"/>
        </w:rPr>
        <w:t>t</w:t>
      </w:r>
    </w:p>
    <w:p w14:paraId="2726D221" w14:textId="6AB5B10E" w:rsidR="00273D42" w:rsidRPr="00C654E9" w:rsidRDefault="00A5321F" w:rsidP="00273D42">
      <w:pPr>
        <w:tabs>
          <w:tab w:val="clear" w:pos="2880"/>
          <w:tab w:val="clear" w:pos="9360"/>
        </w:tabs>
        <w:spacing w:before="0"/>
        <w:ind w:left="2835" w:hanging="2835"/>
        <w:rPr>
          <w:i/>
          <w:iCs/>
          <w:sz w:val="20"/>
        </w:rPr>
      </w:pPr>
      <w:proofErr w:type="spellStart"/>
      <w:r w:rsidRPr="00C654E9">
        <w:rPr>
          <w:i/>
          <w:iCs/>
          <w:sz w:val="20"/>
        </w:rPr>
        <w:t>C</w:t>
      </w:r>
      <w:r w:rsidRPr="00C654E9">
        <w:rPr>
          <w:i/>
          <w:iCs/>
          <w:sz w:val="20"/>
          <w:vertAlign w:val="subscript"/>
        </w:rPr>
        <w:t>model,allfields</w:t>
      </w:r>
      <w:proofErr w:type="spellEnd"/>
      <w:r w:rsidRPr="00C654E9">
        <w:rPr>
          <w:i/>
          <w:iCs/>
          <w:sz w:val="20"/>
          <w:vertAlign w:val="subscript"/>
        </w:rPr>
        <w:t>(t)</w:t>
      </w:r>
      <w:r w:rsidRPr="00C654E9">
        <w:rPr>
          <w:i/>
          <w:iCs/>
          <w:sz w:val="20"/>
        </w:rPr>
        <w:tab/>
      </w:r>
      <w:r w:rsidR="00273D42" w:rsidRPr="00C654E9">
        <w:rPr>
          <w:sz w:val="20"/>
        </w:rPr>
        <w:t xml:space="preserve">Total amount of C in stored manure (kg C) applied to specific fields in year </w:t>
      </w:r>
      <w:r w:rsidR="00273D42" w:rsidRPr="00C654E9">
        <w:rPr>
          <w:i/>
          <w:iCs/>
          <w:sz w:val="20"/>
        </w:rPr>
        <w:t>t</w:t>
      </w:r>
    </w:p>
    <w:p w14:paraId="257FDA82" w14:textId="0C7A6C1E" w:rsidR="00273D42" w:rsidRPr="00C654E9" w:rsidRDefault="007E3141" w:rsidP="00273D42">
      <w:pPr>
        <w:tabs>
          <w:tab w:val="clear" w:pos="2880"/>
          <w:tab w:val="clear" w:pos="9360"/>
        </w:tabs>
        <w:spacing w:before="0"/>
        <w:ind w:left="2835" w:hanging="2835"/>
        <w:rPr>
          <w:i/>
          <w:iCs/>
          <w:sz w:val="20"/>
        </w:rPr>
      </w:pPr>
      <w:proofErr w:type="spellStart"/>
      <w:r w:rsidRPr="00C654E9">
        <w:rPr>
          <w:i/>
          <w:iCs/>
          <w:sz w:val="20"/>
        </w:rPr>
        <w:t>Total_</w:t>
      </w:r>
      <w:r w:rsidR="00273D42" w:rsidRPr="00C654E9">
        <w:rPr>
          <w:i/>
          <w:iCs/>
          <w:sz w:val="20"/>
        </w:rPr>
        <w:t>C</w:t>
      </w:r>
      <w:r w:rsidR="00273D42" w:rsidRPr="00C654E9">
        <w:rPr>
          <w:i/>
          <w:iCs/>
          <w:sz w:val="20"/>
          <w:vertAlign w:val="subscript"/>
        </w:rPr>
        <w:t>export</w:t>
      </w:r>
      <w:proofErr w:type="spellEnd"/>
      <w:r w:rsidR="00273D42" w:rsidRPr="00C654E9">
        <w:rPr>
          <w:i/>
          <w:iCs/>
          <w:sz w:val="20"/>
          <w:vertAlign w:val="subscript"/>
        </w:rPr>
        <w:t>(t)</w:t>
      </w:r>
      <w:r w:rsidR="00273D42" w:rsidRPr="00C654E9">
        <w:rPr>
          <w:sz w:val="20"/>
        </w:rPr>
        <w:tab/>
        <w:t xml:space="preserve">Total amount of C in exported manure (kg C) in year </w:t>
      </w:r>
      <w:r w:rsidR="00273D42" w:rsidRPr="00C654E9">
        <w:rPr>
          <w:i/>
          <w:iCs/>
          <w:sz w:val="20"/>
        </w:rPr>
        <w:t>t</w:t>
      </w:r>
    </w:p>
    <w:p w14:paraId="50F4DF7F" w14:textId="77777777" w:rsidR="00F42C77" w:rsidRPr="00C654E9" w:rsidRDefault="00000000" w:rsidP="00F42C77">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F42C77" w:rsidRPr="00C654E9">
        <w:rPr>
          <w:i/>
          <w:iCs/>
          <w:sz w:val="20"/>
          <w:vertAlign w:val="subscript"/>
        </w:rPr>
        <w:tab/>
      </w:r>
    </w:p>
    <w:p w14:paraId="403FEE38" w14:textId="7A726CF6" w:rsidR="00F42C77" w:rsidRPr="00C654E9" w:rsidRDefault="00F42C77" w:rsidP="00F42C77">
      <w:pPr>
        <w:keepNext/>
        <w:tabs>
          <w:tab w:val="clear" w:pos="2880"/>
          <w:tab w:val="clear" w:pos="9360"/>
          <w:tab w:val="right" w:pos="9781"/>
        </w:tabs>
        <w:spacing w:after="120"/>
        <w:rPr>
          <w:i/>
          <w:iCs/>
          <w:sz w:val="20"/>
          <w:vertAlign w:val="subscript"/>
        </w:rPr>
      </w:pPr>
      <w:r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4.7.1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4</w:t>
      </w:r>
      <w:r w:rsidR="001977CC" w:rsidRPr="00C654E9">
        <w:rPr>
          <w:b/>
        </w:rPr>
        <w:fldChar w:fldCharType="end"/>
      </w:r>
    </w:p>
    <w:p w14:paraId="6FA2A3D9" w14:textId="77777777" w:rsidR="00F42C77" w:rsidRPr="00C654E9" w:rsidRDefault="00F42C77" w:rsidP="00F42C77">
      <w:pPr>
        <w:keepNext/>
        <w:tabs>
          <w:tab w:val="clear" w:pos="2880"/>
          <w:tab w:val="clear" w:pos="9360"/>
          <w:tab w:val="right" w:pos="9781"/>
        </w:tabs>
        <w:spacing w:before="0"/>
        <w:rPr>
          <w:bCs/>
          <w:sz w:val="20"/>
        </w:rPr>
      </w:pPr>
      <w:r w:rsidRPr="00C654E9">
        <w:rPr>
          <w:bCs/>
          <w:sz w:val="20"/>
        </w:rPr>
        <w:t>where</w:t>
      </w:r>
    </w:p>
    <w:p w14:paraId="4D749CF0" w14:textId="0ADD95D2" w:rsidR="00F42C77" w:rsidRPr="00C654E9" w:rsidRDefault="00F42C77" w:rsidP="00F42C77">
      <w:pPr>
        <w:keepNext/>
        <w:tabs>
          <w:tab w:val="clear" w:pos="2880"/>
          <w:tab w:val="clear" w:pos="9360"/>
        </w:tabs>
        <w:spacing w:before="0"/>
        <w:ind w:left="2835" w:hanging="2835"/>
        <w:rPr>
          <w:sz w:val="20"/>
        </w:rPr>
      </w:pPr>
      <w:proofErr w:type="spellStart"/>
      <w:r w:rsidRPr="00C654E9">
        <w:rPr>
          <w:i/>
          <w:sz w:val="20"/>
        </w:rPr>
        <w:t>C</w:t>
      </w:r>
      <w:r w:rsidRPr="00C654E9">
        <w:rPr>
          <w:i/>
          <w:sz w:val="20"/>
          <w:vertAlign w:val="subscript"/>
        </w:rPr>
        <w:t>model_landmanureremaining</w:t>
      </w:r>
      <w:proofErr w:type="spellEnd"/>
      <w:r w:rsidRPr="00C654E9">
        <w:rPr>
          <w:i/>
          <w:sz w:val="20"/>
          <w:vertAlign w:val="subscript"/>
        </w:rPr>
        <w: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 xml:space="preserve">Remaining manure C added to the soil C pool (kg C), specific to field </w:t>
      </w:r>
      <w:r w:rsidRPr="00C654E9">
        <w:rPr>
          <w:i/>
          <w:iCs/>
          <w:sz w:val="20"/>
        </w:rPr>
        <w:t>n</w:t>
      </w:r>
      <w:r w:rsidRPr="00C654E9">
        <w:rPr>
          <w:sz w:val="20"/>
        </w:rPr>
        <w:t xml:space="preserve"> in year </w:t>
      </w:r>
      <w:r w:rsidRPr="00C654E9">
        <w:rPr>
          <w:i/>
          <w:iCs/>
          <w:sz w:val="20"/>
        </w:rPr>
        <w:t>t</w:t>
      </w:r>
    </w:p>
    <w:p w14:paraId="026D3092" w14:textId="6C5137E1" w:rsidR="00273D42" w:rsidRPr="00C654E9" w:rsidRDefault="00000000" w:rsidP="007E0CDF">
      <w:pPr>
        <w:keepNext/>
        <w:tabs>
          <w:tab w:val="clear" w:pos="2880"/>
          <w:tab w:val="clear" w:pos="9360"/>
          <w:tab w:val="left" w:pos="5057"/>
          <w:tab w:val="right" w:pos="9781"/>
        </w:tabs>
        <w:spacing w:after="120"/>
        <w:ind w:left="2610" w:hanging="261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m:t>
                </m:r>
              </m:sub>
            </m:sSub>
            <m:r>
              <m:rPr>
                <m:sty m:val="bi"/>
              </m:rPr>
              <w:rPr>
                <w:rFonts w:ascii="Cambria Math" w:hAnsi="Cambria Math"/>
                <w:szCs w:val="24"/>
              </w:rPr>
              <m:t>×1000</m:t>
            </m:r>
          </m:e>
        </m:d>
      </m:oMath>
      <w:r w:rsidR="00273D42" w:rsidRPr="00C654E9">
        <w:rPr>
          <w:b/>
        </w:rPr>
        <w:tab/>
      </w:r>
      <w:r w:rsidR="00273D42" w:rsidRPr="00C654E9">
        <w:rPr>
          <w:b/>
        </w:rPr>
        <w:tab/>
      </w:r>
    </w:p>
    <w:p w14:paraId="31ECF934" w14:textId="2742E2B0" w:rsidR="00273D42" w:rsidRPr="00C654E9" w:rsidRDefault="00273D42" w:rsidP="00273D42">
      <w:pPr>
        <w:keepNext/>
        <w:tabs>
          <w:tab w:val="clear" w:pos="2880"/>
          <w:tab w:val="clear" w:pos="9360"/>
          <w:tab w:val="right" w:pos="9781"/>
        </w:tabs>
        <w:spacing w:after="120"/>
        <w:rPr>
          <w:b/>
        </w:rPr>
      </w:pPr>
      <w:r w:rsidRPr="00C654E9">
        <w:rPr>
          <w:b/>
          <w:lang w:val="en-US"/>
        </w:rPr>
        <w:tab/>
        <w:t xml:space="preserve">Eq. </w:t>
      </w:r>
      <w:r w:rsidR="001977CC" w:rsidRPr="00C654E9">
        <w:rPr>
          <w:b/>
          <w:lang w:val="en-US"/>
        </w:rPr>
        <w:fldChar w:fldCharType="begin"/>
      </w:r>
      <w:r w:rsidR="001977CC" w:rsidRPr="00C654E9">
        <w:rPr>
          <w:b/>
          <w:lang w:val="en-US"/>
        </w:rPr>
        <w:instrText xml:space="preserve"> STYLEREF 3 \s </w:instrText>
      </w:r>
      <w:r w:rsidR="001977CC" w:rsidRPr="00C654E9">
        <w:rPr>
          <w:b/>
          <w:lang w:val="en-US"/>
        </w:rPr>
        <w:fldChar w:fldCharType="separate"/>
      </w:r>
      <w:r w:rsidR="001977CC" w:rsidRPr="00C654E9">
        <w:rPr>
          <w:b/>
          <w:noProof/>
          <w:lang w:val="en-US"/>
        </w:rPr>
        <w:t>4.7.1</w:t>
      </w:r>
      <w:r w:rsidR="001977CC" w:rsidRPr="00C654E9">
        <w:rPr>
          <w:b/>
          <w:lang w:val="en-US"/>
        </w:rPr>
        <w:fldChar w:fldCharType="end"/>
      </w:r>
      <w:r w:rsidR="001977CC" w:rsidRPr="00C654E9">
        <w:rPr>
          <w:b/>
          <w:lang w:val="en-US"/>
        </w:rPr>
        <w:noBreakHyphen/>
      </w:r>
      <w:r w:rsidR="001977CC" w:rsidRPr="00C654E9">
        <w:rPr>
          <w:b/>
          <w:lang w:val="en-US"/>
        </w:rPr>
        <w:fldChar w:fldCharType="begin"/>
      </w:r>
      <w:r w:rsidR="001977CC" w:rsidRPr="00C654E9">
        <w:rPr>
          <w:b/>
          <w:lang w:val="en-US"/>
        </w:rPr>
        <w:instrText xml:space="preserve"> SEQ Eq. \* ARABIC \s 3 </w:instrText>
      </w:r>
      <w:r w:rsidR="001977CC" w:rsidRPr="00C654E9">
        <w:rPr>
          <w:b/>
          <w:lang w:val="en-US"/>
        </w:rPr>
        <w:fldChar w:fldCharType="separate"/>
      </w:r>
      <w:r w:rsidR="001977CC" w:rsidRPr="00C654E9">
        <w:rPr>
          <w:b/>
          <w:noProof/>
          <w:lang w:val="en-US"/>
        </w:rPr>
        <w:t>5</w:t>
      </w:r>
      <w:r w:rsidR="001977CC" w:rsidRPr="00C654E9">
        <w:rPr>
          <w:b/>
          <w:lang w:val="en-US"/>
        </w:rPr>
        <w:fldChar w:fldCharType="end"/>
      </w:r>
    </w:p>
    <w:p w14:paraId="2D4DCA98" w14:textId="77777777" w:rsidR="00841D74" w:rsidRPr="00C654E9" w:rsidRDefault="00841D74" w:rsidP="00273D42">
      <w:pPr>
        <w:tabs>
          <w:tab w:val="clear" w:pos="2880"/>
          <w:tab w:val="clear" w:pos="9360"/>
        </w:tabs>
        <w:spacing w:before="0"/>
        <w:ind w:left="2835" w:hanging="2835"/>
        <w:rPr>
          <w:sz w:val="20"/>
        </w:rPr>
      </w:pPr>
      <w:r w:rsidRPr="00C654E9">
        <w:rPr>
          <w:sz w:val="20"/>
        </w:rPr>
        <w:t>where</w:t>
      </w:r>
    </w:p>
    <w:p w14:paraId="6B210127" w14:textId="2901E1DB" w:rsidR="00273D42" w:rsidRPr="00C654E9" w:rsidRDefault="00273D42" w:rsidP="00273D42">
      <w:pPr>
        <w:tabs>
          <w:tab w:val="clear" w:pos="2880"/>
          <w:tab w:val="clear" w:pos="9360"/>
        </w:tabs>
        <w:spacing w:before="0"/>
        <w:ind w:left="2835" w:hanging="2835"/>
        <w:rPr>
          <w:sz w:val="20"/>
        </w:rPr>
      </w:pPr>
      <w:proofErr w:type="spellStart"/>
      <w:r w:rsidRPr="00C654E9">
        <w:rPr>
          <w:i/>
          <w:iCs/>
          <w:sz w:val="20"/>
        </w:rPr>
        <w:t>C</w:t>
      </w:r>
      <w:r w:rsidRPr="00C654E9">
        <w:rPr>
          <w:i/>
          <w:iCs/>
          <w:sz w:val="20"/>
          <w:vertAlign w:val="subscript"/>
        </w:rPr>
        <w:t>manuretype_export</w:t>
      </w:r>
      <w:proofErr w:type="spellEnd"/>
      <w:r w:rsidRPr="00C654E9">
        <w:rPr>
          <w:i/>
          <w:iCs/>
          <w:sz w:val="20"/>
          <w:vertAlign w:val="subscript"/>
        </w:rPr>
        <w:t>(t)</w:t>
      </w:r>
      <w:r w:rsidRPr="00C654E9">
        <w:rPr>
          <w:i/>
          <w:iCs/>
          <w:sz w:val="20"/>
        </w:rPr>
        <w:tab/>
      </w:r>
      <w:r w:rsidRPr="00C654E9">
        <w:rPr>
          <w:sz w:val="20"/>
        </w:rPr>
        <w:t xml:space="preserve">Total amount of C exported from the farm in </w:t>
      </w:r>
      <w:r w:rsidR="008C192D" w:rsidRPr="00C654E9">
        <w:rPr>
          <w:sz w:val="20"/>
        </w:rPr>
        <w:t>stored</w:t>
      </w:r>
      <w:r w:rsidRPr="00C654E9">
        <w:rPr>
          <w:sz w:val="20"/>
        </w:rPr>
        <w:t xml:space="preserve"> manure (kg N) in year </w:t>
      </w:r>
      <w:r w:rsidRPr="00C654E9">
        <w:rPr>
          <w:i/>
          <w:iCs/>
          <w:sz w:val="20"/>
        </w:rPr>
        <w:t>t</w:t>
      </w:r>
      <w:r w:rsidRPr="00C654E9">
        <w:rPr>
          <w:sz w:val="20"/>
        </w:rPr>
        <w:t>, specific to the manure type</w:t>
      </w:r>
    </w:p>
    <w:p w14:paraId="097D81C4" w14:textId="4E339FF0" w:rsidR="00BE0C71" w:rsidRPr="00C654E9" w:rsidRDefault="00BE0C71" w:rsidP="00BE0C71">
      <w:pPr>
        <w:tabs>
          <w:tab w:val="clear" w:pos="2880"/>
          <w:tab w:val="clear" w:pos="9360"/>
        </w:tabs>
        <w:spacing w:before="0"/>
        <w:ind w:left="2837" w:hanging="2837"/>
        <w:rPr>
          <w:iCs/>
          <w:sz w:val="20"/>
        </w:rPr>
      </w:pPr>
      <w:proofErr w:type="spellStart"/>
      <w:r w:rsidRPr="00C654E9">
        <w:rPr>
          <w:i/>
          <w:iCs/>
          <w:sz w:val="20"/>
        </w:rPr>
        <w:t>Total_C</w:t>
      </w:r>
      <w:r w:rsidRPr="00C654E9">
        <w:rPr>
          <w:i/>
          <w:iCs/>
          <w:sz w:val="20"/>
          <w:vertAlign w:val="subscript"/>
        </w:rPr>
        <w:t>storage</w:t>
      </w:r>
      <w:proofErr w:type="spellEnd"/>
      <w:r w:rsidRPr="00C654E9">
        <w:rPr>
          <w:i/>
          <w:iCs/>
          <w:sz w:val="20"/>
          <w:vertAlign w:val="subscript"/>
        </w:rPr>
        <w:t>(t)</w:t>
      </w:r>
      <w:r w:rsidRPr="00C654E9">
        <w:rPr>
          <w:i/>
          <w:iCs/>
          <w:sz w:val="20"/>
        </w:rPr>
        <w:tab/>
      </w:r>
      <w:r w:rsidRPr="00C654E9">
        <w:rPr>
          <w:iCs/>
          <w:sz w:val="20"/>
          <w:szCs w:val="24"/>
        </w:rPr>
        <w:t xml:space="preserve">Total C available in stored manure (kg C), by livestock type and manure management system, in year </w:t>
      </w:r>
      <w:r w:rsidRPr="00C654E9">
        <w:rPr>
          <w:i/>
          <w:sz w:val="20"/>
          <w:szCs w:val="24"/>
        </w:rPr>
        <w:t>t</w:t>
      </w:r>
      <w:r w:rsidRPr="00C654E9">
        <w:rPr>
          <w:iCs/>
          <w:sz w:val="20"/>
          <w:szCs w:val="24"/>
        </w:rPr>
        <w:t>, calculated usin</w:t>
      </w:r>
      <w:r w:rsidRPr="00C654E9">
        <w:rPr>
          <w:iCs/>
          <w:sz w:val="20"/>
        </w:rPr>
        <w:t xml:space="preserve">g </w:t>
      </w:r>
      <w:r w:rsidRPr="00C654E9">
        <w:rPr>
          <w:iCs/>
          <w:sz w:val="20"/>
        </w:rPr>
        <w:fldChar w:fldCharType="begin"/>
      </w:r>
      <w:r w:rsidRPr="00C654E9">
        <w:rPr>
          <w:iCs/>
          <w:sz w:val="20"/>
        </w:rPr>
        <w:instrText xml:space="preserve"> REF Total_Cmanurestorage_AllLivestock_Eq \h  \* MERGEFORMAT </w:instrText>
      </w:r>
      <w:r w:rsidRPr="00C654E9">
        <w:rPr>
          <w:iCs/>
          <w:sz w:val="20"/>
        </w:rPr>
      </w:r>
      <w:r w:rsidRPr="00C654E9">
        <w:rPr>
          <w:iCs/>
          <w:sz w:val="20"/>
        </w:rPr>
        <w:fldChar w:fldCharType="separate"/>
      </w:r>
      <w:r w:rsidR="005D6C8D" w:rsidRPr="00C654E9">
        <w:rPr>
          <w:b/>
          <w:sz w:val="20"/>
        </w:rPr>
        <w:t xml:space="preserve">Eq. </w:t>
      </w:r>
      <w:r w:rsidR="005D6C8D" w:rsidRPr="00C654E9">
        <w:rPr>
          <w:b/>
          <w:noProof/>
          <w:sz w:val="20"/>
        </w:rPr>
        <w:t>4.1.3</w:t>
      </w:r>
      <w:r w:rsidR="005D6C8D" w:rsidRPr="00C654E9">
        <w:rPr>
          <w:b/>
          <w:noProof/>
          <w:sz w:val="20"/>
        </w:rPr>
        <w:noBreakHyphen/>
        <w:t>16</w:t>
      </w:r>
      <w:r w:rsidRPr="00C654E9">
        <w:rPr>
          <w:iCs/>
          <w:sz w:val="20"/>
        </w:rPr>
        <w:fldChar w:fldCharType="end"/>
      </w:r>
    </w:p>
    <w:p w14:paraId="6AF14CEB" w14:textId="77777777" w:rsidR="008C192D" w:rsidRPr="00C654E9" w:rsidRDefault="008C192D" w:rsidP="008C192D">
      <w:pPr>
        <w:spacing w:before="0"/>
        <w:ind w:left="2835" w:hanging="2835"/>
        <w:rPr>
          <w:sz w:val="20"/>
        </w:rPr>
      </w:pPr>
      <w:proofErr w:type="spellStart"/>
      <w:r w:rsidRPr="00C654E9">
        <w:rPr>
          <w:i/>
          <w:sz w:val="20"/>
        </w:rPr>
        <w:t>Volume</w:t>
      </w:r>
      <w:r w:rsidRPr="00C654E9">
        <w:rPr>
          <w:i/>
          <w:sz w:val="20"/>
          <w:vertAlign w:val="subscript"/>
        </w:rPr>
        <w:t>manureremoved</w:t>
      </w:r>
      <w:proofErr w:type="spellEnd"/>
      <w:r w:rsidRPr="00C654E9">
        <w:rPr>
          <w:i/>
          <w:sz w:val="20"/>
          <w:vertAlign w:val="subscript"/>
        </w:rPr>
        <w:t>(t)</w:t>
      </w:r>
      <w:r w:rsidRPr="00C654E9">
        <w:rPr>
          <w:i/>
          <w:sz w:val="20"/>
        </w:rPr>
        <w:tab/>
      </w:r>
      <w:r w:rsidRPr="00C654E9">
        <w:rPr>
          <w:sz w:val="20"/>
        </w:rPr>
        <w:t>Volume of each type of manure removed from storage on the day of removal (kg), calculated as: manure application rate (kg ha</w:t>
      </w:r>
      <w:r w:rsidRPr="00C654E9">
        <w:rPr>
          <w:sz w:val="20"/>
          <w:vertAlign w:val="superscript"/>
        </w:rPr>
        <w:t>-1</w:t>
      </w:r>
      <w:r w:rsidRPr="00C654E9">
        <w:rPr>
          <w:sz w:val="20"/>
        </w:rPr>
        <w:t>, specified by user) * area of land receiving manure (ha, specified by user), specific to the manure type</w:t>
      </w:r>
    </w:p>
    <w:p w14:paraId="4620D2E6" w14:textId="388C7C37" w:rsidR="008C192D" w:rsidRPr="00C654E9" w:rsidRDefault="008C192D" w:rsidP="008C192D">
      <w:pPr>
        <w:spacing w:before="0"/>
        <w:ind w:left="2835" w:hanging="2835"/>
        <w:rPr>
          <w:sz w:val="20"/>
        </w:rPr>
      </w:pPr>
      <w:proofErr w:type="spellStart"/>
      <w:r w:rsidRPr="00C654E9">
        <w:rPr>
          <w:i/>
          <w:sz w:val="20"/>
        </w:rPr>
        <w:t>Total_Volume</w:t>
      </w:r>
      <w:r w:rsidRPr="00C654E9">
        <w:rPr>
          <w:i/>
          <w:sz w:val="20"/>
          <w:vertAlign w:val="subscript"/>
        </w:rPr>
        <w:t>landmanure</w:t>
      </w:r>
      <w:proofErr w:type="spellEnd"/>
      <w:r w:rsidRPr="00C654E9">
        <w:rPr>
          <w:i/>
          <w:sz w:val="20"/>
          <w:vertAlign w:val="subscript"/>
        </w:rPr>
        <w:t>(t)</w:t>
      </w:r>
      <w:r w:rsidRPr="00C654E9">
        <w:rPr>
          <w:i/>
          <w:sz w:val="20"/>
        </w:rPr>
        <w:tab/>
      </w:r>
      <w:r w:rsidRPr="00C654E9">
        <w:rPr>
          <w:sz w:val="20"/>
        </w:rPr>
        <w:t>Amount of each type of manure available on the day of removal (prior to removal) (</w:t>
      </w:r>
      <w:r w:rsidRPr="00C654E9">
        <w:rPr>
          <w:sz w:val="20"/>
          <w:szCs w:val="24"/>
        </w:rPr>
        <w:t>1000 kg wet weight for solid manure and 1000 L for liquid manure day</w:t>
      </w:r>
      <w:r w:rsidRPr="00C654E9">
        <w:rPr>
          <w:sz w:val="20"/>
          <w:szCs w:val="24"/>
          <w:vertAlign w:val="superscript"/>
        </w:rPr>
        <w:t>-1</w:t>
      </w:r>
      <w:r w:rsidRPr="00C654E9">
        <w:rPr>
          <w:sz w:val="20"/>
          <w:szCs w:val="24"/>
        </w:rPr>
        <w:t xml:space="preserve"> – we assume that 1 kg of liquid manure = 1 L of liquid manure), by livestock type and manure management system, calculated using </w:t>
      </w:r>
      <w:r w:rsidRPr="00C654E9">
        <w:rPr>
          <w:sz w:val="20"/>
        </w:rPr>
        <w:fldChar w:fldCharType="begin"/>
      </w:r>
      <w:r w:rsidRPr="00C654E9">
        <w:rPr>
          <w:sz w:val="20"/>
        </w:rPr>
        <w:instrText xml:space="preserve"> REF TotalVolumeManureEq \h  \* MERGEFORMAT </w:instrText>
      </w:r>
      <w:r w:rsidRPr="00C654E9">
        <w:rPr>
          <w:sz w:val="20"/>
        </w:rPr>
      </w:r>
      <w:r w:rsidRPr="00C654E9">
        <w:rPr>
          <w:sz w:val="20"/>
        </w:rPr>
        <w:fldChar w:fldCharType="separate"/>
      </w:r>
      <w:r w:rsidR="005D6C8D" w:rsidRPr="00C654E9">
        <w:rPr>
          <w:b/>
          <w:sz w:val="20"/>
        </w:rPr>
        <w:t xml:space="preserve">Eq. </w:t>
      </w:r>
      <w:r w:rsidR="005D6C8D" w:rsidRPr="00C654E9">
        <w:rPr>
          <w:b/>
          <w:noProof/>
          <w:sz w:val="20"/>
        </w:rPr>
        <w:t>4.5.3</w:t>
      </w:r>
      <w:r w:rsidR="005D6C8D" w:rsidRPr="00C654E9">
        <w:rPr>
          <w:b/>
          <w:noProof/>
          <w:sz w:val="20"/>
        </w:rPr>
        <w:noBreakHyphen/>
        <w:t>3</w:t>
      </w:r>
      <w:r w:rsidRPr="00C654E9">
        <w:rPr>
          <w:sz w:val="20"/>
        </w:rPr>
        <w:fldChar w:fldCharType="end"/>
      </w:r>
    </w:p>
    <w:p w14:paraId="1DC79EA6" w14:textId="77777777" w:rsidR="00A7084B" w:rsidRPr="007C58CE" w:rsidRDefault="00000000" w:rsidP="00841D74">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+C</m:t>
            </m:r>
          </m:e>
          <m:sub>
            <m:r>
              <m:rPr>
                <m:sty m:val="bi"/>
              </m:rPr>
              <w:rPr>
                <w:rFonts w:ascii="Cambria Math" w:hAnsi="Cambria Math"/>
              </w:rPr>
              <m:t>model_landmanureremaining(t,field n)</m:t>
            </m:r>
          </m:sub>
        </m:sSub>
      </m:oMath>
      <w:r w:rsidR="00841D74" w:rsidRPr="007C58CE">
        <w:rPr>
          <w:i/>
          <w:iCs/>
          <w:sz w:val="20"/>
          <w:vertAlign w:val="subscript"/>
        </w:rPr>
        <w:tab/>
      </w:r>
      <w:bookmarkStart w:id="746" w:name="TotalCModel_TFieldN_Eq"/>
    </w:p>
    <w:p w14:paraId="7F64A1BC" w14:textId="4CA6BF9F" w:rsidR="00841D74" w:rsidRPr="007C58CE" w:rsidRDefault="00A7084B" w:rsidP="00841D74">
      <w:pPr>
        <w:keepNext/>
        <w:tabs>
          <w:tab w:val="clear" w:pos="2880"/>
          <w:tab w:val="clear" w:pos="9360"/>
          <w:tab w:val="right" w:pos="9781"/>
        </w:tabs>
        <w:spacing w:after="120"/>
        <w:ind w:left="3330" w:hanging="3330"/>
        <w:rPr>
          <w:i/>
          <w:iCs/>
          <w:sz w:val="20"/>
          <w:vertAlign w:val="subscript"/>
        </w:rPr>
      </w:pPr>
      <w:r w:rsidRPr="007C58CE">
        <w:rPr>
          <w:b/>
        </w:rPr>
        <w:tab/>
      </w:r>
      <w:r w:rsidRPr="007C58CE">
        <w:rPr>
          <w:b/>
        </w:rPr>
        <w:tab/>
      </w:r>
      <w:r w:rsidR="00841D74" w:rsidRPr="007C58CE">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4.7.1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746"/>
    </w:p>
    <w:p w14:paraId="77042CCA" w14:textId="77777777" w:rsidR="00841D74" w:rsidRPr="007C58CE" w:rsidRDefault="00841D74" w:rsidP="00841D74">
      <w:pPr>
        <w:tabs>
          <w:tab w:val="clear" w:pos="2880"/>
          <w:tab w:val="clear" w:pos="9360"/>
        </w:tabs>
        <w:spacing w:before="0"/>
        <w:ind w:left="2835" w:hanging="2835"/>
        <w:rPr>
          <w:sz w:val="20"/>
        </w:rPr>
      </w:pPr>
      <w:r w:rsidRPr="007C58CE">
        <w:rPr>
          <w:sz w:val="20"/>
        </w:rPr>
        <w:t>where</w:t>
      </w:r>
    </w:p>
    <w:p w14:paraId="37D8D9CE" w14:textId="64F0F2B4" w:rsidR="00841D74" w:rsidRDefault="00841D74" w:rsidP="00841D74">
      <w:pPr>
        <w:tabs>
          <w:tab w:val="clear" w:pos="2880"/>
          <w:tab w:val="clear" w:pos="9360"/>
        </w:tabs>
        <w:spacing w:before="0"/>
        <w:ind w:left="2835" w:hanging="2835"/>
        <w:rPr>
          <w:sz w:val="20"/>
        </w:rPr>
      </w:pPr>
      <w:proofErr w:type="spellStart"/>
      <w:r w:rsidRPr="007C58CE">
        <w:rPr>
          <w:i/>
          <w:iCs/>
          <w:sz w:val="20"/>
        </w:rPr>
        <w:t>Total_C</w:t>
      </w:r>
      <w:r w:rsidR="004E6E9A" w:rsidRPr="007C58CE">
        <w:rPr>
          <w:i/>
          <w:iCs/>
          <w:sz w:val="20"/>
          <w:vertAlign w:val="subscript"/>
        </w:rPr>
        <w:t>model_manure</w:t>
      </w:r>
      <w:proofErr w:type="spellEnd"/>
      <w:r w:rsidRPr="007C58CE">
        <w:rPr>
          <w:i/>
          <w:iCs/>
          <w:sz w:val="20"/>
          <w:vertAlign w:val="subscript"/>
        </w:rPr>
        <w:t>(</w:t>
      </w:r>
      <w:proofErr w:type="spellStart"/>
      <w:r w:rsidRPr="007C58CE">
        <w:rPr>
          <w:i/>
          <w:iCs/>
          <w:sz w:val="20"/>
          <w:vertAlign w:val="subscript"/>
        </w:rPr>
        <w:t>t,field</w:t>
      </w:r>
      <w:proofErr w:type="spellEnd"/>
      <w:r w:rsidRPr="007C58CE">
        <w:rPr>
          <w:i/>
          <w:iCs/>
          <w:sz w:val="20"/>
          <w:vertAlign w:val="subscript"/>
        </w:rPr>
        <w:t xml:space="preserve"> n)</w:t>
      </w:r>
      <w:r w:rsidRPr="007C58CE">
        <w:rPr>
          <w:i/>
          <w:iCs/>
          <w:sz w:val="20"/>
        </w:rPr>
        <w:tab/>
      </w:r>
      <w:r w:rsidRPr="007C58CE">
        <w:rPr>
          <w:sz w:val="20"/>
        </w:rPr>
        <w:t xml:space="preserve">Total amount of C added to the soil C pool (kg C) in all field-applied manure, specific to field </w:t>
      </w:r>
      <w:r w:rsidRPr="007C58CE">
        <w:rPr>
          <w:i/>
          <w:iCs/>
          <w:sz w:val="20"/>
        </w:rPr>
        <w:t>n</w:t>
      </w:r>
      <w:r w:rsidRPr="007C58CE">
        <w:rPr>
          <w:sz w:val="20"/>
        </w:rPr>
        <w:t xml:space="preserve"> in year </w:t>
      </w:r>
      <w:r w:rsidRPr="007C58CE">
        <w:rPr>
          <w:i/>
          <w:iCs/>
          <w:sz w:val="20"/>
        </w:rPr>
        <w:t>t</w:t>
      </w:r>
    </w:p>
    <w:p w14:paraId="780DB3A4" w14:textId="77777777" w:rsidR="004F1257" w:rsidRPr="00D5649B" w:rsidRDefault="004F1257" w:rsidP="008A7F5F">
      <w:pPr>
        <w:pStyle w:val="Heading3"/>
      </w:pPr>
      <w:bookmarkStart w:id="747" w:name="_Ref145081245"/>
      <w:bookmarkStart w:id="748" w:name="_Toc152758624"/>
      <w:r w:rsidRPr="00D5649B">
        <w:t>Nitrogen</w:t>
      </w:r>
      <w:bookmarkEnd w:id="747"/>
      <w:bookmarkEnd w:id="748"/>
      <w:r w:rsidRPr="00D5649B">
        <w:t xml:space="preserve"> </w:t>
      </w:r>
    </w:p>
    <w:p w14:paraId="77E7E3D9" w14:textId="1AE8C451" w:rsidR="004F1257" w:rsidRPr="00C654E9" w:rsidRDefault="007419CD" w:rsidP="004F1257">
      <w:pPr>
        <w:tabs>
          <w:tab w:val="left" w:pos="2694"/>
        </w:tabs>
        <w:spacing w:before="0"/>
        <w:ind w:left="2694" w:hanging="2694"/>
        <w:rPr>
          <w:szCs w:val="24"/>
        </w:rPr>
      </w:pPr>
      <w:r w:rsidRPr="00C654E9">
        <w:rPr>
          <w:szCs w:val="24"/>
        </w:rPr>
        <w:lastRenderedPageBreak/>
        <w:t xml:space="preserve">To estimate manure </w:t>
      </w:r>
      <w:r w:rsidR="004F1257" w:rsidRPr="00C654E9">
        <w:rPr>
          <w:szCs w:val="24"/>
        </w:rPr>
        <w:t>N applied to soil</w:t>
      </w:r>
      <w:r w:rsidR="005D05D1" w:rsidRPr="00C654E9">
        <w:rPr>
          <w:szCs w:val="24"/>
        </w:rPr>
        <w:t xml:space="preserve"> (</w:t>
      </w:r>
      <w:r w:rsidR="0078700E" w:rsidRPr="00C654E9">
        <w:rPr>
          <w:szCs w:val="24"/>
        </w:rPr>
        <w:t>after</w:t>
      </w:r>
      <w:r w:rsidR="005D05D1" w:rsidRPr="00C654E9">
        <w:rPr>
          <w:szCs w:val="24"/>
        </w:rPr>
        <w:t xml:space="preserve"> </w:t>
      </w:r>
      <w:r w:rsidRPr="00C654E9">
        <w:rPr>
          <w:szCs w:val="24"/>
        </w:rPr>
        <w:t xml:space="preserve">all </w:t>
      </w:r>
      <w:r w:rsidR="005D05D1" w:rsidRPr="00C654E9">
        <w:rPr>
          <w:szCs w:val="24"/>
        </w:rPr>
        <w:t>land application</w:t>
      </w:r>
      <w:r w:rsidR="0078700E" w:rsidRPr="00C654E9">
        <w:rPr>
          <w:szCs w:val="24"/>
        </w:rPr>
        <w:t xml:space="preserve"> N</w:t>
      </w:r>
      <w:r w:rsidR="005D05D1" w:rsidRPr="00C654E9">
        <w:rPr>
          <w:szCs w:val="24"/>
        </w:rPr>
        <w:t xml:space="preserve"> losses)</w:t>
      </w:r>
      <w:r w:rsidR="007052A4" w:rsidRPr="00C654E9">
        <w:rPr>
          <w:szCs w:val="24"/>
        </w:rPr>
        <w:t xml:space="preserve"> </w:t>
      </w:r>
      <w:r w:rsidR="00F8776A" w:rsidRPr="00C654E9">
        <w:rPr>
          <w:szCs w:val="24"/>
        </w:rPr>
        <w:t xml:space="preserve">in field </w:t>
      </w:r>
      <w:r w:rsidR="00F8776A" w:rsidRPr="00C654E9">
        <w:rPr>
          <w:i/>
          <w:iCs/>
          <w:szCs w:val="24"/>
        </w:rPr>
        <w:t>n</w:t>
      </w:r>
      <w:r w:rsidR="004F1257" w:rsidRPr="00C654E9">
        <w:rPr>
          <w:szCs w:val="24"/>
        </w:rPr>
        <w:t>:</w:t>
      </w:r>
    </w:p>
    <w:bookmarkStart w:id="749" w:name="_Ref102742588"/>
    <w:p w14:paraId="6DF879E1" w14:textId="5B4F308C" w:rsidR="004F1257" w:rsidRPr="00C654E9" w:rsidRDefault="00000000" w:rsidP="00215312">
      <w:pPr>
        <w:keepNext/>
        <w:tabs>
          <w:tab w:val="clear" w:pos="2880"/>
          <w:tab w:val="clear" w:pos="9360"/>
          <w:tab w:val="right" w:pos="9781"/>
        </w:tabs>
        <w:spacing w:after="120"/>
        <w:ind w:left="3330" w:hanging="333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model_manure(t,field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landmanureremaining(t,field n)</m:t>
            </m:r>
          </m:sub>
        </m:sSub>
        <m:r>
          <m:rPr>
            <m:sty m:val="bi"/>
          </m:rPr>
          <w:rPr>
            <w:rFonts w:ascii="Cambria Math" w:hAnsi="Cambria Math"/>
            <w:szCs w:val="24"/>
          </w:rPr>
          <m:t xml:space="preserve">- </m:t>
        </m:r>
        <m:d>
          <m:dPr>
            <m:ctrlPr>
              <w:rPr>
                <w:rFonts w:ascii="Cambria Math" w:hAnsi="Cambria Math"/>
                <w:b/>
                <w:i/>
                <w:szCs w:val="24"/>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allmanureleach(t,field n)</m:t>
                </m:r>
              </m:sub>
            </m:sSub>
          </m:e>
        </m:d>
        <m:r>
          <m:rPr>
            <m:sty m:val="bi"/>
          </m:rPr>
          <w:rPr>
            <w:rFonts w:ascii="Cambria Math" w:hAnsi="Cambria Math"/>
            <w:szCs w:val="24"/>
          </w:rPr>
          <m:t xml:space="preserve"> </m:t>
        </m:r>
      </m:oMath>
      <w:r w:rsidR="004F1257" w:rsidRPr="00C654E9">
        <w:rPr>
          <w:b/>
          <w:szCs w:val="24"/>
        </w:rPr>
        <w:t xml:space="preserve"> </w:t>
      </w:r>
      <w:r w:rsidR="004F1257" w:rsidRPr="00C654E9">
        <w:rPr>
          <w:b/>
          <w:szCs w:val="24"/>
        </w:rPr>
        <w:tab/>
      </w:r>
      <w:r w:rsidR="005E03B9" w:rsidRPr="00C654E9">
        <w:rPr>
          <w:b/>
          <w:szCs w:val="24"/>
        </w:rPr>
        <w:tab/>
      </w:r>
      <w:bookmarkStart w:id="750" w:name="TotalNModel_TFieldN_Eq"/>
      <w:r w:rsidR="004F1257"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4.7.2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w:t>
      </w:r>
      <w:r w:rsidR="001977CC" w:rsidRPr="00C654E9">
        <w:rPr>
          <w:b/>
        </w:rPr>
        <w:fldChar w:fldCharType="end"/>
      </w:r>
      <w:bookmarkEnd w:id="749"/>
      <w:bookmarkEnd w:id="750"/>
    </w:p>
    <w:p w14:paraId="766CBD29" w14:textId="77777777" w:rsidR="004F1257" w:rsidRPr="00C654E9" w:rsidRDefault="004F1257" w:rsidP="004F1257">
      <w:pPr>
        <w:tabs>
          <w:tab w:val="clear" w:pos="2880"/>
          <w:tab w:val="left" w:pos="2694"/>
        </w:tabs>
        <w:ind w:left="2694" w:hanging="2694"/>
        <w:rPr>
          <w:i/>
          <w:sz w:val="20"/>
        </w:rPr>
      </w:pPr>
      <w:r w:rsidRPr="00C654E9">
        <w:rPr>
          <w:sz w:val="20"/>
        </w:rPr>
        <w:t>where</w:t>
      </w:r>
    </w:p>
    <w:p w14:paraId="72ED34D9" w14:textId="3FCBC41A" w:rsidR="00D34D4D" w:rsidRPr="00C654E9" w:rsidRDefault="00292F66" w:rsidP="005D6C8D">
      <w:pPr>
        <w:tabs>
          <w:tab w:val="clear" w:pos="2880"/>
          <w:tab w:val="clear" w:pos="9360"/>
        </w:tabs>
        <w:spacing w:before="0"/>
        <w:ind w:left="2837" w:hanging="2837"/>
        <w:rPr>
          <w:sz w:val="20"/>
          <w:szCs w:val="24"/>
        </w:rPr>
      </w:pPr>
      <w:proofErr w:type="spellStart"/>
      <w:r w:rsidRPr="00C654E9">
        <w:rPr>
          <w:i/>
          <w:sz w:val="20"/>
          <w:szCs w:val="24"/>
        </w:rPr>
        <w:t>Total_</w:t>
      </w:r>
      <w:r w:rsidR="004F1257" w:rsidRPr="00C654E9">
        <w:rPr>
          <w:i/>
          <w:sz w:val="20"/>
          <w:szCs w:val="24"/>
        </w:rPr>
        <w:t>N</w:t>
      </w:r>
      <w:r w:rsidR="00D36DE3" w:rsidRPr="00C654E9">
        <w:rPr>
          <w:i/>
          <w:sz w:val="20"/>
          <w:szCs w:val="24"/>
          <w:vertAlign w:val="subscript"/>
        </w:rPr>
        <w:t>m</w:t>
      </w:r>
      <w:r w:rsidR="00362FDA" w:rsidRPr="00C654E9">
        <w:rPr>
          <w:i/>
          <w:sz w:val="20"/>
          <w:szCs w:val="24"/>
          <w:vertAlign w:val="subscript"/>
        </w:rPr>
        <w:t>odel</w:t>
      </w:r>
      <w:r w:rsidR="004E6E9A" w:rsidRPr="00C654E9">
        <w:rPr>
          <w:i/>
          <w:sz w:val="20"/>
          <w:szCs w:val="24"/>
          <w:vertAlign w:val="subscript"/>
        </w:rPr>
        <w:t>_manure</w:t>
      </w:r>
      <w:proofErr w:type="spellEnd"/>
      <w:r w:rsidR="00A21EBA" w:rsidRPr="00C654E9">
        <w:rPr>
          <w:i/>
          <w:sz w:val="20"/>
          <w:szCs w:val="24"/>
          <w:vertAlign w:val="subscript"/>
        </w:rPr>
        <w:t>(</w:t>
      </w:r>
      <w:proofErr w:type="spellStart"/>
      <w:r w:rsidR="00A21EBA" w:rsidRPr="00C654E9">
        <w:rPr>
          <w:i/>
          <w:sz w:val="20"/>
          <w:szCs w:val="24"/>
          <w:vertAlign w:val="subscript"/>
        </w:rPr>
        <w:t>t,field</w:t>
      </w:r>
      <w:proofErr w:type="spellEnd"/>
      <w:r w:rsidR="004E6E9A" w:rsidRPr="00C654E9">
        <w:rPr>
          <w:i/>
          <w:sz w:val="20"/>
          <w:szCs w:val="24"/>
          <w:vertAlign w:val="subscript"/>
        </w:rPr>
        <w:t xml:space="preserve"> </w:t>
      </w:r>
      <w:r w:rsidR="00A21EBA" w:rsidRPr="00C654E9">
        <w:rPr>
          <w:i/>
          <w:sz w:val="20"/>
          <w:szCs w:val="24"/>
          <w:vertAlign w:val="subscript"/>
        </w:rPr>
        <w:t>n</w:t>
      </w:r>
      <w:r w:rsidR="00A21EBA" w:rsidRPr="00C654E9">
        <w:rPr>
          <w:iCs/>
          <w:sz w:val="20"/>
          <w:szCs w:val="24"/>
          <w:vertAlign w:val="subscript"/>
        </w:rPr>
        <w:t>)</w:t>
      </w:r>
      <w:r w:rsidR="004F1257" w:rsidRPr="00C654E9">
        <w:rPr>
          <w:iCs/>
          <w:sz w:val="20"/>
          <w:szCs w:val="24"/>
        </w:rPr>
        <w:tab/>
      </w:r>
      <w:r w:rsidR="005D6C8D" w:rsidRPr="00C654E9">
        <w:rPr>
          <w:sz w:val="20"/>
        </w:rPr>
        <w:t xml:space="preserve">Total amount of N added to the soil N pool (kg N) in all field-applied manure, specific to field </w:t>
      </w:r>
      <w:r w:rsidR="005D6C8D" w:rsidRPr="00C654E9">
        <w:rPr>
          <w:i/>
          <w:iCs/>
          <w:sz w:val="20"/>
        </w:rPr>
        <w:t>n</w:t>
      </w:r>
      <w:r w:rsidR="005D6C8D" w:rsidRPr="00C654E9">
        <w:rPr>
          <w:sz w:val="20"/>
        </w:rPr>
        <w:t xml:space="preserve"> in year </w:t>
      </w:r>
      <w:r w:rsidR="005D6C8D" w:rsidRPr="00C654E9">
        <w:rPr>
          <w:i/>
          <w:iCs/>
          <w:sz w:val="20"/>
        </w:rPr>
        <w:t>t</w:t>
      </w:r>
    </w:p>
    <w:p w14:paraId="21956806" w14:textId="4331A2BB" w:rsidR="00972194" w:rsidRPr="00C654E9" w:rsidRDefault="005D6C8D" w:rsidP="005D6C8D">
      <w:pPr>
        <w:keepNext/>
        <w:tabs>
          <w:tab w:val="clear" w:pos="2880"/>
          <w:tab w:val="clear" w:pos="9360"/>
          <w:tab w:val="right" w:pos="9781"/>
        </w:tabs>
        <w:spacing w:before="0"/>
        <w:ind w:left="2837" w:hanging="2837"/>
        <w:rPr>
          <w:sz w:val="20"/>
        </w:rPr>
      </w:pPr>
      <w:proofErr w:type="spellStart"/>
      <w:r w:rsidRPr="00C654E9">
        <w:rPr>
          <w:i/>
          <w:sz w:val="20"/>
        </w:rPr>
        <w:t>N</w:t>
      </w:r>
      <w:r w:rsidRPr="00C654E9">
        <w:rPr>
          <w:i/>
          <w:sz w:val="20"/>
          <w:vertAlign w:val="subscript"/>
        </w:rPr>
        <w:t>m</w:t>
      </w:r>
      <w:r w:rsidR="00402640" w:rsidRPr="00C654E9">
        <w:rPr>
          <w:i/>
          <w:sz w:val="20"/>
          <w:vertAlign w:val="subscript"/>
        </w:rPr>
        <w:t>anure</w:t>
      </w:r>
      <w:proofErr w:type="spellEnd"/>
      <w:r w:rsidRPr="00C654E9">
        <w:rPr>
          <w:i/>
          <w:sz w:val="20"/>
          <w:vertAlign w:val="subscript"/>
        </w:rPr>
        <w: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 xml:space="preserve">Total amount of farm-produced and imported manure N (kg) applied to field </w:t>
      </w:r>
      <w:r w:rsidRPr="00C654E9">
        <w:rPr>
          <w:i/>
          <w:iCs/>
          <w:sz w:val="20"/>
        </w:rPr>
        <w:t>n</w:t>
      </w:r>
      <w:r w:rsidRPr="00C654E9">
        <w:rPr>
          <w:sz w:val="20"/>
        </w:rPr>
        <w:t xml:space="preserve"> in year </w:t>
      </w:r>
      <w:r w:rsidRPr="00C654E9">
        <w:rPr>
          <w:i/>
          <w:iCs/>
          <w:sz w:val="20"/>
        </w:rPr>
        <w:t>t</w:t>
      </w:r>
      <w:r w:rsidRPr="00C654E9">
        <w:rPr>
          <w:b/>
          <w:i/>
        </w:rPr>
        <w:t xml:space="preserve">, </w:t>
      </w:r>
      <w:r w:rsidR="002F7DB8" w:rsidRPr="00C654E9">
        <w:rPr>
          <w:sz w:val="20"/>
        </w:rPr>
        <w:t xml:space="preserve">calculated using </w:t>
      </w:r>
      <w:r w:rsidR="002F7DB8" w:rsidRPr="00C654E9">
        <w:rPr>
          <w:sz w:val="20"/>
        </w:rPr>
        <w:fldChar w:fldCharType="begin"/>
      </w:r>
      <w:r w:rsidR="002F7DB8" w:rsidRPr="00C654E9">
        <w:rPr>
          <w:sz w:val="20"/>
        </w:rPr>
        <w:instrText xml:space="preserve"> REF Nm_tfieldn_Eq \h  \* MERGEFORMAT </w:instrText>
      </w:r>
      <w:r w:rsidR="002F7DB8" w:rsidRPr="00C654E9">
        <w:rPr>
          <w:sz w:val="20"/>
        </w:rPr>
      </w:r>
      <w:r w:rsidR="002F7DB8" w:rsidRPr="00C654E9">
        <w:rPr>
          <w:sz w:val="20"/>
        </w:rPr>
        <w:fldChar w:fldCharType="separate"/>
      </w:r>
      <w:r w:rsidR="002F7DB8" w:rsidRPr="00C654E9">
        <w:rPr>
          <w:b/>
          <w:sz w:val="20"/>
        </w:rPr>
        <w:t xml:space="preserve">Eq. </w:t>
      </w:r>
      <w:r w:rsidR="002F7DB8" w:rsidRPr="00C654E9">
        <w:rPr>
          <w:b/>
          <w:noProof/>
          <w:sz w:val="20"/>
        </w:rPr>
        <w:t>4.6.1</w:t>
      </w:r>
      <w:r w:rsidR="002F7DB8" w:rsidRPr="00C654E9">
        <w:rPr>
          <w:b/>
          <w:sz w:val="20"/>
        </w:rPr>
        <w:noBreakHyphen/>
      </w:r>
      <w:r w:rsidR="002F7DB8" w:rsidRPr="00C654E9">
        <w:rPr>
          <w:b/>
          <w:noProof/>
          <w:sz w:val="20"/>
        </w:rPr>
        <w:t>2</w:t>
      </w:r>
      <w:r w:rsidR="002F7DB8" w:rsidRPr="00C654E9">
        <w:rPr>
          <w:sz w:val="20"/>
        </w:rPr>
        <w:fldChar w:fldCharType="end"/>
      </w:r>
    </w:p>
    <w:p w14:paraId="1B9E19E5" w14:textId="12D02971" w:rsidR="00402640" w:rsidRPr="00C654E9" w:rsidRDefault="00402640" w:rsidP="00402640">
      <w:pPr>
        <w:keepNext/>
        <w:tabs>
          <w:tab w:val="clear" w:pos="2880"/>
          <w:tab w:val="clear" w:pos="9360"/>
          <w:tab w:val="right" w:pos="9781"/>
        </w:tabs>
        <w:spacing w:before="0"/>
        <w:ind w:left="2837" w:hanging="2837"/>
        <w:rPr>
          <w:sz w:val="20"/>
        </w:rPr>
      </w:pPr>
      <w:proofErr w:type="spellStart"/>
      <w:r w:rsidRPr="00C654E9">
        <w:rPr>
          <w:i/>
          <w:sz w:val="20"/>
        </w:rPr>
        <w:t>N</w:t>
      </w:r>
      <w:r w:rsidRPr="00C654E9">
        <w:rPr>
          <w:i/>
          <w:sz w:val="20"/>
          <w:vertAlign w:val="subscript"/>
        </w:rPr>
        <w:t>landmanureremaining</w:t>
      </w:r>
      <w:proofErr w:type="spellEnd"/>
      <w:r w:rsidRPr="00C654E9">
        <w:rPr>
          <w:i/>
          <w:sz w:val="20"/>
          <w:vertAlign w:val="subscript"/>
        </w:rPr>
        <w: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 xml:space="preserve">Total amount of leftover manure N (kg) applied to field </w:t>
      </w:r>
      <w:r w:rsidRPr="00C654E9">
        <w:rPr>
          <w:i/>
          <w:iCs/>
          <w:sz w:val="20"/>
        </w:rPr>
        <w:t>n</w:t>
      </w:r>
      <w:r w:rsidRPr="00C654E9">
        <w:rPr>
          <w:sz w:val="20"/>
        </w:rPr>
        <w:t xml:space="preserve"> in year </w:t>
      </w:r>
      <w:r w:rsidRPr="00C654E9">
        <w:rPr>
          <w:i/>
          <w:iCs/>
          <w:sz w:val="20"/>
        </w:rPr>
        <w:t>t</w:t>
      </w:r>
      <w:r w:rsidRPr="00C654E9">
        <w:rPr>
          <w:sz w:val="20"/>
        </w:rPr>
        <w:fldChar w:fldCharType="begin"/>
      </w:r>
      <w:r w:rsidRPr="00C654E9">
        <w:rPr>
          <w:sz w:val="20"/>
        </w:rPr>
        <w:instrText xml:space="preserve"> REF Nm_tfieldn_Eq \h  \* MERGEFORMAT </w:instrText>
      </w:r>
      <w:r w:rsidRPr="00C654E9">
        <w:rPr>
          <w:sz w:val="20"/>
        </w:rPr>
      </w:r>
      <w:r w:rsidR="00000000" w:rsidRPr="00C654E9">
        <w:rPr>
          <w:sz w:val="20"/>
        </w:rPr>
        <w:fldChar w:fldCharType="separate"/>
      </w:r>
      <w:r w:rsidRPr="00C654E9">
        <w:rPr>
          <w:sz w:val="20"/>
        </w:rPr>
        <w:fldChar w:fldCharType="end"/>
      </w:r>
    </w:p>
    <w:p w14:paraId="38F62867" w14:textId="31E8B633" w:rsidR="005D6C8D" w:rsidRPr="00C654E9" w:rsidRDefault="005D6C8D" w:rsidP="005D6C8D">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Pr="00C654E9">
        <w:rPr>
          <w:i/>
          <w:sz w:val="20"/>
          <w:vertAlign w:val="subscript"/>
        </w:rPr>
        <w:t>allmanuredirect(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iCs/>
          <w:sz w:val="20"/>
        </w:rPr>
        <w:t>T</w:t>
      </w:r>
      <w:r w:rsidRPr="00C654E9">
        <w:rPr>
          <w:sz w:val="20"/>
        </w:rPr>
        <w:t>otal direct N</w:t>
      </w:r>
      <w:r w:rsidRPr="00C654E9">
        <w:rPr>
          <w:sz w:val="20"/>
          <w:vertAlign w:val="subscript"/>
        </w:rPr>
        <w:t>2</w:t>
      </w:r>
      <w:r w:rsidRPr="00C654E9">
        <w:rPr>
          <w:sz w:val="20"/>
        </w:rPr>
        <w:t>O emissions (kg N</w:t>
      </w:r>
      <w:r w:rsidRPr="00C654E9">
        <w:rPr>
          <w:sz w:val="20"/>
          <w:vertAlign w:val="subscript"/>
        </w:rPr>
        <w:t>2</w:t>
      </w:r>
      <w:r w:rsidRPr="00C654E9">
        <w:rPr>
          <w:sz w:val="20"/>
        </w:rPr>
        <w:t xml:space="preserve">O-N) from the application of all stored and imported manure on field </w:t>
      </w:r>
      <w:r w:rsidRPr="00C654E9">
        <w:rPr>
          <w:i/>
          <w:iCs/>
          <w:sz w:val="20"/>
        </w:rPr>
        <w:t>n</w:t>
      </w:r>
      <w:r w:rsidRPr="00C654E9">
        <w:rPr>
          <w:sz w:val="20"/>
        </w:rPr>
        <w:t xml:space="preserve"> in year </w:t>
      </w:r>
      <w:r w:rsidRPr="00C654E9">
        <w:rPr>
          <w:i/>
          <w:iCs/>
          <w:sz w:val="20"/>
        </w:rPr>
        <w:t>t</w:t>
      </w:r>
      <w:r w:rsidRPr="00C654E9">
        <w:rPr>
          <w:sz w:val="20"/>
        </w:rPr>
        <w:t xml:space="preserve">, calculated using </w:t>
      </w:r>
      <w:r w:rsidRPr="00C654E9">
        <w:rPr>
          <w:sz w:val="20"/>
        </w:rPr>
        <w:fldChar w:fldCharType="begin"/>
      </w:r>
      <w:r w:rsidRPr="00C654E9">
        <w:rPr>
          <w:sz w:val="20"/>
        </w:rPr>
        <w:instrText xml:space="preserve"> REF N2ON_AllManureDirect_TFieldN_Eq \h  \* MERGEFORMAT </w:instrText>
      </w:r>
      <w:r w:rsidRPr="00C654E9">
        <w:rPr>
          <w:sz w:val="20"/>
        </w:rPr>
      </w:r>
      <w:r w:rsidRPr="00C654E9">
        <w:rPr>
          <w:sz w:val="20"/>
        </w:rPr>
        <w:fldChar w:fldCharType="separate"/>
      </w:r>
      <w:r w:rsidRPr="00C654E9">
        <w:rPr>
          <w:b/>
          <w:sz w:val="20"/>
        </w:rPr>
        <w:t xml:space="preserve">Eq. </w:t>
      </w:r>
      <w:r w:rsidRPr="00C654E9">
        <w:rPr>
          <w:b/>
          <w:noProof/>
          <w:sz w:val="20"/>
        </w:rPr>
        <w:t>4.6.1</w:t>
      </w:r>
      <w:r w:rsidRPr="00C654E9">
        <w:rPr>
          <w:b/>
          <w:sz w:val="20"/>
        </w:rPr>
        <w:noBreakHyphen/>
      </w:r>
      <w:r w:rsidRPr="00C654E9">
        <w:rPr>
          <w:b/>
          <w:noProof/>
          <w:sz w:val="20"/>
        </w:rPr>
        <w:t>10</w:t>
      </w:r>
      <w:r w:rsidRPr="00C654E9">
        <w:rPr>
          <w:sz w:val="20"/>
        </w:rPr>
        <w:fldChar w:fldCharType="end"/>
      </w:r>
    </w:p>
    <w:p w14:paraId="15428035" w14:textId="07C2E047" w:rsidR="005D6C8D" w:rsidRPr="00C654E9" w:rsidRDefault="005D6C8D" w:rsidP="005D6C8D">
      <w:pPr>
        <w:tabs>
          <w:tab w:val="clear" w:pos="2880"/>
          <w:tab w:val="clear" w:pos="9360"/>
        </w:tabs>
        <w:spacing w:before="0"/>
        <w:ind w:left="2835" w:hanging="2835"/>
        <w:rPr>
          <w:sz w:val="20"/>
        </w:rPr>
      </w:pPr>
      <w:r w:rsidRPr="00C654E9">
        <w:rPr>
          <w:i/>
          <w:sz w:val="20"/>
          <w:szCs w:val="24"/>
        </w:rPr>
        <w:t>NH</w:t>
      </w:r>
      <w:r w:rsidRPr="00C654E9">
        <w:rPr>
          <w:i/>
          <w:sz w:val="20"/>
          <w:szCs w:val="24"/>
          <w:vertAlign w:val="subscript"/>
        </w:rPr>
        <w:t>3</w:t>
      </w:r>
      <w:r w:rsidRPr="00C654E9">
        <w:rPr>
          <w:i/>
          <w:sz w:val="20"/>
          <w:szCs w:val="24"/>
        </w:rPr>
        <w:t>_N</w:t>
      </w:r>
      <w:r w:rsidRPr="00C654E9">
        <w:rPr>
          <w:i/>
          <w:sz w:val="20"/>
          <w:szCs w:val="24"/>
          <w:vertAlign w:val="subscript"/>
        </w:rPr>
        <w:t>allmanure(</w:t>
      </w:r>
      <w:proofErr w:type="spellStart"/>
      <w:r w:rsidRPr="00C654E9">
        <w:rPr>
          <w:i/>
          <w:sz w:val="20"/>
          <w:szCs w:val="24"/>
          <w:vertAlign w:val="subscript"/>
        </w:rPr>
        <w:t>t,field</w:t>
      </w:r>
      <w:proofErr w:type="spellEnd"/>
      <w:r w:rsidRPr="00C654E9">
        <w:rPr>
          <w:i/>
          <w:sz w:val="20"/>
          <w:szCs w:val="24"/>
          <w:vertAlign w:val="subscript"/>
        </w:rPr>
        <w:t xml:space="preserve"> n)</w:t>
      </w:r>
      <w:r w:rsidRPr="00C654E9">
        <w:rPr>
          <w:i/>
          <w:sz w:val="20"/>
          <w:szCs w:val="24"/>
        </w:rPr>
        <w:tab/>
      </w:r>
      <w:r w:rsidRPr="00C654E9">
        <w:rPr>
          <w:sz w:val="20"/>
          <w:szCs w:val="24"/>
        </w:rPr>
        <w:t>Total NH</w:t>
      </w:r>
      <w:r w:rsidRPr="00C654E9">
        <w:rPr>
          <w:sz w:val="20"/>
          <w:szCs w:val="24"/>
          <w:vertAlign w:val="subscript"/>
        </w:rPr>
        <w:t>3</w:t>
      </w:r>
      <w:r w:rsidRPr="00C654E9">
        <w:rPr>
          <w:sz w:val="20"/>
          <w:szCs w:val="24"/>
        </w:rPr>
        <w:t>-N emissions from farm-produced and imported land-applied manure (kg NH</w:t>
      </w:r>
      <w:r w:rsidRPr="00C654E9">
        <w:rPr>
          <w:sz w:val="20"/>
          <w:szCs w:val="24"/>
          <w:vertAlign w:val="subscript"/>
        </w:rPr>
        <w:t>3</w:t>
      </w:r>
      <w:r w:rsidRPr="00C654E9">
        <w:rPr>
          <w:sz w:val="20"/>
          <w:szCs w:val="24"/>
        </w:rPr>
        <w:t xml:space="preserve">-N), specific to field </w:t>
      </w:r>
      <w:r w:rsidRPr="00C654E9">
        <w:rPr>
          <w:i/>
          <w:iCs/>
          <w:sz w:val="20"/>
          <w:szCs w:val="24"/>
        </w:rPr>
        <w:t>n</w:t>
      </w:r>
      <w:r w:rsidRPr="00C654E9">
        <w:rPr>
          <w:sz w:val="20"/>
          <w:szCs w:val="24"/>
        </w:rPr>
        <w:t xml:space="preserve"> in year</w:t>
      </w:r>
      <w:r w:rsidRPr="00C654E9">
        <w:rPr>
          <w:i/>
          <w:iCs/>
          <w:sz w:val="20"/>
          <w:szCs w:val="24"/>
        </w:rPr>
        <w:t xml:space="preserve"> t</w:t>
      </w:r>
      <w:r w:rsidRPr="00C654E9">
        <w:rPr>
          <w:sz w:val="20"/>
          <w:szCs w:val="24"/>
        </w:rPr>
        <w:t xml:space="preserve">, calculated using </w:t>
      </w:r>
      <w:r w:rsidRPr="00C654E9">
        <w:rPr>
          <w:sz w:val="20"/>
        </w:rPr>
        <w:fldChar w:fldCharType="begin"/>
      </w:r>
      <w:r w:rsidRPr="00C654E9">
        <w:rPr>
          <w:sz w:val="20"/>
        </w:rPr>
        <w:instrText xml:space="preserve"> REF NH3N_AllManure_Eq \h  \* MERGEFORMAT </w:instrText>
      </w:r>
      <w:r w:rsidRPr="00C654E9">
        <w:rPr>
          <w:sz w:val="20"/>
        </w:rPr>
      </w:r>
      <w:r w:rsidRPr="00C654E9">
        <w:rPr>
          <w:sz w:val="20"/>
        </w:rPr>
        <w:fldChar w:fldCharType="separate"/>
      </w:r>
      <w:r w:rsidRPr="00C654E9">
        <w:rPr>
          <w:b/>
          <w:sz w:val="20"/>
        </w:rPr>
        <w:t xml:space="preserve">Eq. </w:t>
      </w:r>
      <w:r w:rsidRPr="00C654E9">
        <w:rPr>
          <w:b/>
          <w:noProof/>
          <w:sz w:val="20"/>
        </w:rPr>
        <w:t>4.6.2</w:t>
      </w:r>
      <w:r w:rsidRPr="00C654E9">
        <w:rPr>
          <w:b/>
          <w:sz w:val="20"/>
        </w:rPr>
        <w:noBreakHyphen/>
      </w:r>
      <w:r w:rsidRPr="00C654E9">
        <w:rPr>
          <w:b/>
          <w:noProof/>
          <w:sz w:val="20"/>
        </w:rPr>
        <w:t>21</w:t>
      </w:r>
      <w:r w:rsidRPr="00C654E9">
        <w:rPr>
          <w:sz w:val="20"/>
        </w:rPr>
        <w:fldChar w:fldCharType="end"/>
      </w:r>
    </w:p>
    <w:p w14:paraId="08F5579A" w14:textId="213FAD88" w:rsidR="005D6C8D" w:rsidRPr="00C654E9" w:rsidRDefault="005D6C8D" w:rsidP="005D6C8D">
      <w:pPr>
        <w:tabs>
          <w:tab w:val="clear" w:pos="2880"/>
          <w:tab w:val="clear" w:pos="9360"/>
        </w:tabs>
        <w:spacing w:before="0"/>
        <w:ind w:left="2835" w:hanging="2835"/>
        <w:rPr>
          <w:sz w:val="20"/>
        </w:rPr>
      </w:pPr>
      <w:r w:rsidRPr="00C654E9">
        <w:rPr>
          <w:i/>
          <w:sz w:val="20"/>
          <w:szCs w:val="24"/>
        </w:rPr>
        <w:t>N</w:t>
      </w:r>
      <w:r w:rsidRPr="00C654E9">
        <w:rPr>
          <w:i/>
          <w:sz w:val="20"/>
          <w:szCs w:val="24"/>
          <w:vertAlign w:val="subscript"/>
        </w:rPr>
        <w:t>2</w:t>
      </w:r>
      <w:r w:rsidRPr="00C654E9">
        <w:rPr>
          <w:i/>
          <w:sz w:val="20"/>
          <w:szCs w:val="24"/>
        </w:rPr>
        <w:t>O-N</w:t>
      </w:r>
      <w:r w:rsidRPr="00C654E9">
        <w:rPr>
          <w:i/>
          <w:sz w:val="20"/>
          <w:szCs w:val="24"/>
          <w:vertAlign w:val="subscript"/>
        </w:rPr>
        <w:t>allmanure</w:t>
      </w:r>
      <w:r w:rsidR="008317DF" w:rsidRPr="00C654E9">
        <w:rPr>
          <w:i/>
          <w:sz w:val="20"/>
          <w:szCs w:val="24"/>
          <w:vertAlign w:val="subscript"/>
        </w:rPr>
        <w:t>leach</w:t>
      </w:r>
      <w:r w:rsidRPr="00C654E9">
        <w:rPr>
          <w:i/>
          <w:sz w:val="20"/>
          <w:szCs w:val="24"/>
          <w:vertAlign w:val="subscript"/>
        </w:rPr>
        <w:t>(</w:t>
      </w:r>
      <w:proofErr w:type="spellStart"/>
      <w:r w:rsidRPr="00C654E9">
        <w:rPr>
          <w:i/>
          <w:sz w:val="20"/>
          <w:szCs w:val="24"/>
          <w:vertAlign w:val="subscript"/>
        </w:rPr>
        <w:t>t,field</w:t>
      </w:r>
      <w:proofErr w:type="spellEnd"/>
      <w:r w:rsidRPr="00C654E9">
        <w:rPr>
          <w:i/>
          <w:sz w:val="20"/>
          <w:szCs w:val="24"/>
          <w:vertAlign w:val="subscript"/>
        </w:rPr>
        <w:t xml:space="preserve"> n)</w:t>
      </w:r>
      <w:r w:rsidRPr="00C654E9">
        <w:rPr>
          <w:i/>
          <w:sz w:val="20"/>
          <w:szCs w:val="24"/>
        </w:rPr>
        <w:tab/>
      </w:r>
      <w:r w:rsidRPr="00C654E9">
        <w:rPr>
          <w:sz w:val="20"/>
          <w:szCs w:val="24"/>
        </w:rPr>
        <w:t>Total N</w:t>
      </w:r>
      <w:r w:rsidRPr="00C654E9">
        <w:rPr>
          <w:sz w:val="20"/>
          <w:szCs w:val="24"/>
          <w:vertAlign w:val="subscript"/>
        </w:rPr>
        <w:t>2</w:t>
      </w:r>
      <w:r w:rsidRPr="00C654E9">
        <w:rPr>
          <w:sz w:val="20"/>
          <w:szCs w:val="24"/>
        </w:rPr>
        <w:t xml:space="preserve">O-N emissions via leaching and runoff from farm-produced and imported land-applied manure (kg </w:t>
      </w:r>
      <w:r w:rsidRPr="00C654E9">
        <w:rPr>
          <w:sz w:val="20"/>
        </w:rPr>
        <w:t>N</w:t>
      </w:r>
      <w:r w:rsidRPr="00C654E9">
        <w:rPr>
          <w:sz w:val="20"/>
          <w:vertAlign w:val="subscript"/>
        </w:rPr>
        <w:t>2</w:t>
      </w:r>
      <w:r w:rsidRPr="00C654E9">
        <w:rPr>
          <w:sz w:val="20"/>
        </w:rPr>
        <w:t>O-N</w:t>
      </w:r>
      <w:r w:rsidRPr="00C654E9">
        <w:rPr>
          <w:sz w:val="20"/>
          <w:szCs w:val="24"/>
        </w:rPr>
        <w:t xml:space="preserve">), specific to field </w:t>
      </w:r>
      <w:r w:rsidRPr="00C654E9">
        <w:rPr>
          <w:i/>
          <w:iCs/>
          <w:sz w:val="20"/>
          <w:szCs w:val="24"/>
        </w:rPr>
        <w:t>n</w:t>
      </w:r>
      <w:r w:rsidRPr="00C654E9">
        <w:rPr>
          <w:sz w:val="20"/>
          <w:szCs w:val="24"/>
        </w:rPr>
        <w:t xml:space="preserve"> in year</w:t>
      </w:r>
      <w:r w:rsidRPr="00C654E9">
        <w:rPr>
          <w:i/>
          <w:iCs/>
          <w:sz w:val="20"/>
          <w:szCs w:val="24"/>
        </w:rPr>
        <w:t xml:space="preserve"> t</w:t>
      </w:r>
      <w:r w:rsidRPr="00C654E9">
        <w:rPr>
          <w:sz w:val="20"/>
          <w:szCs w:val="24"/>
        </w:rPr>
        <w:t xml:space="preserve">, calculated using </w:t>
      </w:r>
      <w:r w:rsidRPr="00C654E9">
        <w:rPr>
          <w:sz w:val="20"/>
        </w:rPr>
        <w:fldChar w:fldCharType="begin"/>
      </w:r>
      <w:r w:rsidRPr="00C654E9">
        <w:rPr>
          <w:sz w:val="20"/>
        </w:rPr>
        <w:instrText xml:space="preserve"> REF N2ON_AllManureLeach_TFieldN_Eq \h  \* MERGEFORMAT </w:instrText>
      </w:r>
      <w:r w:rsidRPr="00C654E9">
        <w:rPr>
          <w:sz w:val="20"/>
        </w:rPr>
      </w:r>
      <w:r w:rsidRPr="00C654E9">
        <w:rPr>
          <w:sz w:val="20"/>
        </w:rPr>
        <w:fldChar w:fldCharType="separate"/>
      </w:r>
      <w:r w:rsidRPr="00C654E9">
        <w:rPr>
          <w:b/>
          <w:sz w:val="20"/>
        </w:rPr>
        <w:t xml:space="preserve">Eq. </w:t>
      </w:r>
      <w:r w:rsidRPr="00C654E9">
        <w:rPr>
          <w:b/>
          <w:noProof/>
          <w:sz w:val="20"/>
        </w:rPr>
        <w:t>4.6.4</w:t>
      </w:r>
      <w:r w:rsidRPr="00C654E9">
        <w:rPr>
          <w:b/>
          <w:sz w:val="20"/>
        </w:rPr>
        <w:noBreakHyphen/>
      </w:r>
      <w:r w:rsidRPr="00C654E9">
        <w:rPr>
          <w:b/>
          <w:noProof/>
          <w:sz w:val="20"/>
        </w:rPr>
        <w:t>4</w:t>
      </w:r>
      <w:r w:rsidRPr="00C654E9">
        <w:rPr>
          <w:sz w:val="20"/>
        </w:rPr>
        <w:fldChar w:fldCharType="end"/>
      </w:r>
    </w:p>
    <w:p w14:paraId="72920498" w14:textId="00000A5D" w:rsidR="005D6C8D" w:rsidRPr="00C654E9" w:rsidRDefault="005D6C8D" w:rsidP="005D6C8D">
      <w:pPr>
        <w:tabs>
          <w:tab w:val="clear" w:pos="2880"/>
          <w:tab w:val="clear" w:pos="9360"/>
        </w:tabs>
        <w:spacing w:before="0"/>
        <w:ind w:left="2835" w:hanging="2835"/>
        <w:rPr>
          <w:sz w:val="20"/>
        </w:rPr>
      </w:pPr>
      <w:r w:rsidRPr="00C654E9">
        <w:rPr>
          <w:i/>
          <w:sz w:val="20"/>
        </w:rPr>
        <w:t>NO</w:t>
      </w:r>
      <w:r w:rsidRPr="00C654E9">
        <w:rPr>
          <w:i/>
          <w:sz w:val="20"/>
          <w:vertAlign w:val="subscript"/>
        </w:rPr>
        <w:t>3</w:t>
      </w:r>
      <w:r w:rsidRPr="00C654E9">
        <w:rPr>
          <w:i/>
          <w:sz w:val="20"/>
        </w:rPr>
        <w:t>-N</w:t>
      </w:r>
      <w:r w:rsidR="008317DF" w:rsidRPr="00C654E9">
        <w:rPr>
          <w:i/>
          <w:sz w:val="20"/>
          <w:vertAlign w:val="subscript"/>
        </w:rPr>
        <w:t>all</w:t>
      </w:r>
      <w:r w:rsidRPr="00C654E9">
        <w:rPr>
          <w:i/>
          <w:sz w:val="20"/>
          <w:vertAlign w:val="subscript"/>
        </w:rPr>
        <w:t>manureleach(</w:t>
      </w:r>
      <w:proofErr w:type="spellStart"/>
      <w:r w:rsidRPr="00C654E9">
        <w:rPr>
          <w:i/>
          <w:sz w:val="20"/>
          <w:vertAlign w:val="subscript"/>
        </w:rPr>
        <w:t>t,field</w:t>
      </w:r>
      <w:proofErr w:type="spellEnd"/>
      <w:r w:rsidRPr="00C654E9">
        <w:rPr>
          <w:i/>
          <w:sz w:val="20"/>
          <w:vertAlign w:val="subscript"/>
        </w:rPr>
        <w:t xml:space="preserve"> n)</w:t>
      </w:r>
      <w:r w:rsidRPr="00C654E9">
        <w:rPr>
          <w:i/>
          <w:sz w:val="20"/>
          <w:vertAlign w:val="subscript"/>
        </w:rPr>
        <w:tab/>
      </w:r>
      <w:r w:rsidRPr="00C654E9">
        <w:rPr>
          <w:sz w:val="20"/>
        </w:rPr>
        <w:t>NO</w:t>
      </w:r>
      <w:r w:rsidRPr="00C654E9">
        <w:rPr>
          <w:sz w:val="20"/>
          <w:vertAlign w:val="subscript"/>
        </w:rPr>
        <w:t>3</w:t>
      </w:r>
      <w:r w:rsidRPr="00C654E9">
        <w:rPr>
          <w:sz w:val="20"/>
        </w:rPr>
        <w:t xml:space="preserve"> emissions via leaching and runoff from farm-produced and imported manure applied to land (kg NO</w:t>
      </w:r>
      <w:r w:rsidRPr="00C654E9">
        <w:rPr>
          <w:sz w:val="20"/>
          <w:vertAlign w:val="subscript"/>
        </w:rPr>
        <w:t>3</w:t>
      </w:r>
      <w:r w:rsidRPr="00C654E9">
        <w:rPr>
          <w:sz w:val="20"/>
        </w:rPr>
        <w:t xml:space="preserve">-N) on field </w:t>
      </w:r>
      <w:r w:rsidRPr="00C654E9">
        <w:rPr>
          <w:i/>
          <w:iCs/>
          <w:sz w:val="20"/>
        </w:rPr>
        <w:t>n</w:t>
      </w:r>
      <w:r w:rsidRPr="00C654E9">
        <w:rPr>
          <w:sz w:val="20"/>
        </w:rPr>
        <w:t xml:space="preserve"> in year </w:t>
      </w:r>
      <w:r w:rsidRPr="00C654E9">
        <w:rPr>
          <w:i/>
          <w:iCs/>
          <w:sz w:val="20"/>
        </w:rPr>
        <w:t>t</w:t>
      </w:r>
      <w:r w:rsidRPr="00C654E9">
        <w:rPr>
          <w:sz w:val="20"/>
        </w:rPr>
        <w:t xml:space="preserve">, calculated using </w:t>
      </w:r>
      <w:r w:rsidRPr="00C654E9">
        <w:rPr>
          <w:sz w:val="20"/>
        </w:rPr>
        <w:fldChar w:fldCharType="begin"/>
      </w:r>
      <w:r w:rsidRPr="00C654E9">
        <w:rPr>
          <w:sz w:val="20"/>
        </w:rPr>
        <w:instrText xml:space="preserve"> REF NO3N_AllManureLeach_TFieldN_Eq \h  \* MERGEFORMAT </w:instrText>
      </w:r>
      <w:r w:rsidRPr="00C654E9">
        <w:rPr>
          <w:sz w:val="20"/>
        </w:rPr>
      </w:r>
      <w:r w:rsidRPr="00C654E9">
        <w:rPr>
          <w:sz w:val="20"/>
        </w:rPr>
        <w:fldChar w:fldCharType="separate"/>
      </w:r>
      <w:r w:rsidRPr="00C654E9">
        <w:rPr>
          <w:b/>
          <w:sz w:val="20"/>
        </w:rPr>
        <w:t xml:space="preserve">Eq. </w:t>
      </w:r>
      <w:r w:rsidRPr="00C654E9">
        <w:rPr>
          <w:b/>
          <w:noProof/>
          <w:sz w:val="20"/>
        </w:rPr>
        <w:t>4.6.4</w:t>
      </w:r>
      <w:r w:rsidRPr="00C654E9">
        <w:rPr>
          <w:b/>
          <w:sz w:val="20"/>
        </w:rPr>
        <w:noBreakHyphen/>
      </w:r>
      <w:r w:rsidRPr="00C654E9">
        <w:rPr>
          <w:b/>
          <w:noProof/>
          <w:sz w:val="20"/>
        </w:rPr>
        <w:t>9</w:t>
      </w:r>
      <w:r w:rsidRPr="00C654E9">
        <w:rPr>
          <w:sz w:val="20"/>
        </w:rPr>
        <w:fldChar w:fldCharType="end"/>
      </w:r>
    </w:p>
    <w:p w14:paraId="4E63ADDD" w14:textId="0FC3528A" w:rsidR="00A54B7B" w:rsidRPr="00C654E9" w:rsidRDefault="00A54B7B" w:rsidP="008A7F5F">
      <w:pPr>
        <w:pStyle w:val="Heading3"/>
      </w:pPr>
      <w:bookmarkStart w:id="751" w:name="_Toc152758625"/>
      <w:r w:rsidRPr="00C654E9">
        <w:t>Water</w:t>
      </w:r>
      <w:bookmarkEnd w:id="751"/>
    </w:p>
    <w:p w14:paraId="62764945" w14:textId="55B1927F" w:rsidR="00A54B7B" w:rsidRPr="00C654E9" w:rsidRDefault="00000000" w:rsidP="00ED58F9">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manuretype(t,field n)</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Manure</m:t>
                </m:r>
              </m:e>
              <m:sub>
                <m:r>
                  <m:rPr>
                    <m:sty m:val="bi"/>
                  </m:rPr>
                  <w:rPr>
                    <w:rFonts w:ascii="Cambria Math" w:hAnsi="Cambria Math" w:cstheme="minorHAnsi"/>
                  </w:rPr>
                  <m:t>amount(t,field n)</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10000</m:t>
            </m:r>
          </m:den>
        </m:f>
      </m:oMath>
      <w:r w:rsidR="00A54B7B" w:rsidRPr="00C654E9">
        <w:rPr>
          <w:rFonts w:cstheme="minorHAnsi"/>
          <w:b/>
        </w:rPr>
        <w:t xml:space="preserve"> </w:t>
      </w:r>
      <w:r w:rsidR="00A54B7B" w:rsidRPr="00C654E9">
        <w:rPr>
          <w:rFonts w:cstheme="minorHAnsi"/>
          <w:b/>
        </w:rPr>
        <w:tab/>
        <w:t xml:space="preserve">Eq. </w:t>
      </w:r>
      <w:r w:rsidR="001977CC" w:rsidRPr="00C654E9">
        <w:rPr>
          <w:rFonts w:cstheme="minorHAnsi"/>
          <w:b/>
        </w:rPr>
        <w:fldChar w:fldCharType="begin"/>
      </w:r>
      <w:r w:rsidR="001977CC" w:rsidRPr="00C654E9">
        <w:rPr>
          <w:rFonts w:cstheme="minorHAnsi"/>
          <w:b/>
        </w:rPr>
        <w:instrText xml:space="preserve"> STYLEREF 3 \s </w:instrText>
      </w:r>
      <w:r w:rsidR="001977CC" w:rsidRPr="00C654E9">
        <w:rPr>
          <w:rFonts w:cstheme="minorHAnsi"/>
          <w:b/>
        </w:rPr>
        <w:fldChar w:fldCharType="separate"/>
      </w:r>
      <w:r w:rsidR="001977CC" w:rsidRPr="00C654E9">
        <w:rPr>
          <w:rFonts w:cstheme="minorHAnsi"/>
          <w:b/>
          <w:noProof/>
        </w:rPr>
        <w:t>4.7.3</w:t>
      </w:r>
      <w:r w:rsidR="001977CC" w:rsidRPr="00C654E9">
        <w:rPr>
          <w:rFonts w:cstheme="minorHAnsi"/>
          <w:b/>
        </w:rPr>
        <w:fldChar w:fldCharType="end"/>
      </w:r>
      <w:r w:rsidR="001977CC" w:rsidRPr="00C654E9">
        <w:rPr>
          <w:rFonts w:cstheme="minorHAnsi"/>
          <w:b/>
        </w:rPr>
        <w:noBreakHyphen/>
      </w:r>
      <w:r w:rsidR="001977CC" w:rsidRPr="00C654E9">
        <w:rPr>
          <w:rFonts w:cstheme="minorHAnsi"/>
          <w:b/>
        </w:rPr>
        <w:fldChar w:fldCharType="begin"/>
      </w:r>
      <w:r w:rsidR="001977CC" w:rsidRPr="00C654E9">
        <w:rPr>
          <w:rFonts w:cstheme="minorHAnsi"/>
          <w:b/>
        </w:rPr>
        <w:instrText xml:space="preserve"> SEQ Eq. \* ARABIC \s 3 </w:instrText>
      </w:r>
      <w:r w:rsidR="001977CC" w:rsidRPr="00C654E9">
        <w:rPr>
          <w:rFonts w:cstheme="minorHAnsi"/>
          <w:b/>
        </w:rPr>
        <w:fldChar w:fldCharType="separate"/>
      </w:r>
      <w:r w:rsidR="001977CC" w:rsidRPr="00C654E9">
        <w:rPr>
          <w:rFonts w:cstheme="minorHAnsi"/>
          <w:b/>
          <w:noProof/>
        </w:rPr>
        <w:t>1</w:t>
      </w:r>
      <w:r w:rsidR="001977CC" w:rsidRPr="00C654E9">
        <w:rPr>
          <w:rFonts w:cstheme="minorHAnsi"/>
          <w:b/>
        </w:rPr>
        <w:fldChar w:fldCharType="end"/>
      </w:r>
    </w:p>
    <w:p w14:paraId="6EE5C3C4" w14:textId="036765D2" w:rsidR="00A54B7B" w:rsidRPr="00C654E9" w:rsidRDefault="00A54B7B" w:rsidP="00653BAF">
      <w:pPr>
        <w:tabs>
          <w:tab w:val="clear" w:pos="2880"/>
          <w:tab w:val="left" w:pos="2694"/>
        </w:tabs>
        <w:rPr>
          <w:rFonts w:cstheme="minorHAnsi"/>
          <w:sz w:val="20"/>
        </w:rPr>
      </w:pPr>
      <w:r w:rsidRPr="00C654E9">
        <w:rPr>
          <w:rFonts w:cstheme="minorHAnsi"/>
          <w:sz w:val="20"/>
        </w:rPr>
        <w:t>where</w:t>
      </w:r>
    </w:p>
    <w:p w14:paraId="7F941F06" w14:textId="06838A85" w:rsidR="00A54B7B" w:rsidRPr="00C654E9" w:rsidRDefault="00A54B7B" w:rsidP="00653BAF">
      <w:pPr>
        <w:tabs>
          <w:tab w:val="clear" w:pos="2880"/>
          <w:tab w:val="clear" w:pos="9360"/>
        </w:tabs>
        <w:spacing w:before="0"/>
        <w:ind w:left="2835" w:hanging="2835"/>
        <w:rPr>
          <w:rFonts w:cstheme="minorHAnsi"/>
          <w:sz w:val="20"/>
        </w:rPr>
      </w:pPr>
      <w:proofErr w:type="spellStart"/>
      <w:r w:rsidRPr="00C654E9">
        <w:rPr>
          <w:rFonts w:cstheme="minorHAnsi"/>
          <w:i/>
          <w:sz w:val="20"/>
        </w:rPr>
        <w:t>Water</w:t>
      </w:r>
      <w:r w:rsidRPr="00C654E9">
        <w:rPr>
          <w:rFonts w:cstheme="minorHAnsi"/>
          <w:i/>
          <w:sz w:val="20"/>
          <w:vertAlign w:val="subscript"/>
        </w:rPr>
        <w:t>m</w:t>
      </w:r>
      <w:r w:rsidR="00362FDA" w:rsidRPr="00C654E9">
        <w:rPr>
          <w:rFonts w:cstheme="minorHAnsi"/>
          <w:i/>
          <w:sz w:val="20"/>
          <w:vertAlign w:val="subscript"/>
        </w:rPr>
        <w:t>anure</w:t>
      </w:r>
      <w:r w:rsidR="00A110C7" w:rsidRPr="00C654E9">
        <w:rPr>
          <w:rFonts w:cstheme="minorHAnsi"/>
          <w:i/>
          <w:sz w:val="20"/>
          <w:vertAlign w:val="subscript"/>
        </w:rPr>
        <w:t>type</w:t>
      </w:r>
      <w:proofErr w:type="spellEnd"/>
      <w:r w:rsidR="00990554" w:rsidRPr="00C654E9">
        <w:rPr>
          <w:rFonts w:cstheme="minorHAnsi"/>
          <w:i/>
          <w:sz w:val="20"/>
          <w:vertAlign w:val="subscript"/>
        </w:rPr>
        <w:t>(</w:t>
      </w:r>
      <w:proofErr w:type="spellStart"/>
      <w:r w:rsidR="00990554" w:rsidRPr="00C654E9">
        <w:rPr>
          <w:rFonts w:cstheme="minorHAnsi"/>
          <w:i/>
          <w:sz w:val="20"/>
          <w:vertAlign w:val="subscript"/>
        </w:rPr>
        <w:t>t,field</w:t>
      </w:r>
      <w:proofErr w:type="spellEnd"/>
      <w:r w:rsidR="00A110C7" w:rsidRPr="00C654E9">
        <w:rPr>
          <w:rFonts w:cstheme="minorHAnsi"/>
          <w:i/>
          <w:sz w:val="20"/>
          <w:vertAlign w:val="subscript"/>
        </w:rPr>
        <w:t xml:space="preserve"> </w:t>
      </w:r>
      <w:r w:rsidR="00990554" w:rsidRPr="00C654E9">
        <w:rPr>
          <w:rFonts w:cstheme="minorHAnsi"/>
          <w:i/>
          <w:sz w:val="20"/>
          <w:vertAlign w:val="subscript"/>
        </w:rPr>
        <w:t>n)</w:t>
      </w:r>
      <w:r w:rsidRPr="00C654E9">
        <w:rPr>
          <w:rFonts w:cstheme="minorHAnsi"/>
          <w:i/>
          <w:sz w:val="20"/>
        </w:rPr>
        <w:t xml:space="preserve"> </w:t>
      </w:r>
      <w:r w:rsidRPr="00C654E9">
        <w:rPr>
          <w:rFonts w:cstheme="minorHAnsi"/>
          <w:i/>
          <w:sz w:val="20"/>
        </w:rPr>
        <w:tab/>
      </w:r>
      <w:r w:rsidRPr="00C654E9">
        <w:rPr>
          <w:rFonts w:cstheme="minorHAnsi"/>
          <w:sz w:val="20"/>
        </w:rPr>
        <w:t xml:space="preserve">Amount of water </w:t>
      </w:r>
      <w:r w:rsidR="00395CFC" w:rsidRPr="00C654E9">
        <w:rPr>
          <w:rFonts w:cstheme="minorHAnsi"/>
          <w:sz w:val="20"/>
        </w:rPr>
        <w:t xml:space="preserve">in land-applied manure </w:t>
      </w:r>
      <w:r w:rsidRPr="00C654E9">
        <w:rPr>
          <w:rFonts w:cstheme="minorHAnsi"/>
          <w:sz w:val="20"/>
        </w:rPr>
        <w:t>(mm</w:t>
      </w:r>
      <w:r w:rsidR="005F5B1A" w:rsidRPr="00C654E9">
        <w:rPr>
          <w:rFonts w:cstheme="minorHAnsi"/>
          <w:sz w:val="20"/>
        </w:rPr>
        <w:t xml:space="preserve"> ha</w:t>
      </w:r>
      <w:r w:rsidR="005F5B1A" w:rsidRPr="00C654E9">
        <w:rPr>
          <w:rFonts w:cstheme="minorHAnsi"/>
          <w:sz w:val="20"/>
          <w:vertAlign w:val="superscript"/>
        </w:rPr>
        <w:t>-1</w:t>
      </w:r>
      <w:r w:rsidRPr="00C654E9">
        <w:rPr>
          <w:rFonts w:cstheme="minorHAnsi"/>
          <w:sz w:val="20"/>
        </w:rPr>
        <w:t>)</w:t>
      </w:r>
      <w:r w:rsidR="00395CFC" w:rsidRPr="00C654E9">
        <w:rPr>
          <w:rFonts w:cstheme="minorHAnsi"/>
          <w:sz w:val="20"/>
        </w:rPr>
        <w:t xml:space="preserve">, specific to </w:t>
      </w:r>
      <w:r w:rsidR="00362FDA" w:rsidRPr="00C654E9">
        <w:rPr>
          <w:rFonts w:cstheme="minorHAnsi"/>
          <w:sz w:val="20"/>
        </w:rPr>
        <w:t xml:space="preserve">field </w:t>
      </w:r>
      <w:r w:rsidR="00990554" w:rsidRPr="00C654E9">
        <w:rPr>
          <w:rFonts w:cstheme="minorHAnsi"/>
          <w:i/>
          <w:iCs/>
          <w:sz w:val="20"/>
        </w:rPr>
        <w:t>n</w:t>
      </w:r>
      <w:r w:rsidR="00990554" w:rsidRPr="00C654E9">
        <w:rPr>
          <w:rFonts w:cstheme="minorHAnsi"/>
          <w:sz w:val="20"/>
        </w:rPr>
        <w:t xml:space="preserve"> in year </w:t>
      </w:r>
      <w:r w:rsidR="00990554" w:rsidRPr="00C654E9">
        <w:rPr>
          <w:rFonts w:cstheme="minorHAnsi"/>
          <w:i/>
          <w:iCs/>
          <w:sz w:val="20"/>
        </w:rPr>
        <w:t>t</w:t>
      </w:r>
    </w:p>
    <w:p w14:paraId="4B7DE70E" w14:textId="60C70D26" w:rsidR="009407A2" w:rsidRPr="00C654E9" w:rsidRDefault="00A54B7B" w:rsidP="009407A2">
      <w:pPr>
        <w:spacing w:before="0"/>
        <w:ind w:left="2835" w:hanging="2835"/>
        <w:rPr>
          <w:sz w:val="20"/>
        </w:rPr>
      </w:pPr>
      <w:proofErr w:type="spellStart"/>
      <w:r w:rsidRPr="00C654E9">
        <w:rPr>
          <w:rFonts w:cstheme="minorHAnsi"/>
          <w:i/>
          <w:sz w:val="20"/>
        </w:rPr>
        <w:t>Manure</w:t>
      </w:r>
      <w:r w:rsidRPr="00C654E9">
        <w:rPr>
          <w:rFonts w:cstheme="minorHAnsi"/>
          <w:i/>
          <w:sz w:val="20"/>
          <w:vertAlign w:val="subscript"/>
        </w:rPr>
        <w:t>amount</w:t>
      </w:r>
      <w:proofErr w:type="spellEnd"/>
      <w:r w:rsidR="009407A2" w:rsidRPr="00C654E9">
        <w:rPr>
          <w:rFonts w:cstheme="minorHAnsi"/>
          <w:i/>
          <w:sz w:val="20"/>
          <w:vertAlign w:val="subscript"/>
        </w:rPr>
        <w:t>(</w:t>
      </w:r>
      <w:proofErr w:type="spellStart"/>
      <w:r w:rsidR="009407A2" w:rsidRPr="00C654E9">
        <w:rPr>
          <w:rFonts w:cstheme="minorHAnsi"/>
          <w:i/>
          <w:sz w:val="20"/>
          <w:vertAlign w:val="subscript"/>
        </w:rPr>
        <w:t>t,field</w:t>
      </w:r>
      <w:proofErr w:type="spellEnd"/>
      <w:r w:rsidR="009407A2" w:rsidRPr="00C654E9">
        <w:rPr>
          <w:rFonts w:cstheme="minorHAnsi"/>
          <w:i/>
          <w:sz w:val="20"/>
          <w:vertAlign w:val="subscript"/>
        </w:rPr>
        <w:t xml:space="preserve"> n)</w:t>
      </w:r>
      <w:r w:rsidRPr="00C654E9">
        <w:rPr>
          <w:rFonts w:cstheme="minorHAnsi"/>
          <w:sz w:val="20"/>
        </w:rPr>
        <w:tab/>
      </w:r>
      <w:r w:rsidR="009407A2" w:rsidRPr="00C654E9">
        <w:rPr>
          <w:sz w:val="20"/>
        </w:rPr>
        <w:t xml:space="preserve">Amount of manure applied to field </w:t>
      </w:r>
      <w:r w:rsidR="009407A2" w:rsidRPr="00C654E9">
        <w:rPr>
          <w:i/>
          <w:iCs/>
          <w:sz w:val="20"/>
        </w:rPr>
        <w:t>n</w:t>
      </w:r>
      <w:r w:rsidR="009407A2" w:rsidRPr="00C654E9">
        <w:rPr>
          <w:sz w:val="20"/>
        </w:rPr>
        <w:t xml:space="preserve"> in year </w:t>
      </w:r>
      <w:r w:rsidR="009407A2" w:rsidRPr="00C654E9">
        <w:rPr>
          <w:i/>
          <w:iCs/>
          <w:sz w:val="20"/>
        </w:rPr>
        <w:t>t</w:t>
      </w:r>
      <w:r w:rsidR="009407A2" w:rsidRPr="00C654E9">
        <w:rPr>
          <w:sz w:val="20"/>
        </w:rPr>
        <w:t xml:space="preserve"> (kg</w:t>
      </w:r>
      <w:r w:rsidR="005F5B1A" w:rsidRPr="00C654E9">
        <w:rPr>
          <w:sz w:val="20"/>
        </w:rPr>
        <w:t xml:space="preserve"> ha</w:t>
      </w:r>
      <w:r w:rsidR="005F5B1A" w:rsidRPr="00C654E9">
        <w:rPr>
          <w:sz w:val="20"/>
          <w:vertAlign w:val="superscript"/>
        </w:rPr>
        <w:t>-1</w:t>
      </w:r>
      <w:r w:rsidR="009407A2" w:rsidRPr="00C654E9">
        <w:rPr>
          <w:sz w:val="20"/>
        </w:rPr>
        <w:t>), specified by user, specific to the manure type</w:t>
      </w:r>
    </w:p>
    <w:p w14:paraId="17A35AE6" w14:textId="19FA446B" w:rsidR="00A54B7B" w:rsidRPr="00C654E9" w:rsidRDefault="00A54B7B" w:rsidP="00653BAF">
      <w:pPr>
        <w:tabs>
          <w:tab w:val="clear" w:pos="2880"/>
          <w:tab w:val="clear" w:pos="9360"/>
        </w:tabs>
        <w:spacing w:before="0"/>
        <w:ind w:left="2835" w:hanging="2835"/>
        <w:rPr>
          <w:rFonts w:cstheme="minorHAnsi"/>
          <w:sz w:val="20"/>
        </w:rPr>
      </w:pPr>
      <w:proofErr w:type="spellStart"/>
      <w:r w:rsidRPr="00C654E9">
        <w:rPr>
          <w:rFonts w:cstheme="minorHAnsi"/>
          <w:i/>
          <w:sz w:val="20"/>
        </w:rPr>
        <w:t>moisture</w:t>
      </w:r>
      <w:r w:rsidRPr="00C654E9">
        <w:rPr>
          <w:rFonts w:cstheme="minorHAnsi"/>
          <w:i/>
          <w:sz w:val="20"/>
          <w:vertAlign w:val="subscript"/>
        </w:rPr>
        <w:t>content</w:t>
      </w:r>
      <w:proofErr w:type="spellEnd"/>
      <w:r w:rsidRPr="00C654E9">
        <w:rPr>
          <w:rFonts w:cstheme="minorHAnsi"/>
          <w:i/>
          <w:sz w:val="20"/>
        </w:rPr>
        <w:t xml:space="preserve"> </w:t>
      </w:r>
      <w:r w:rsidRPr="00C654E9">
        <w:rPr>
          <w:rFonts w:cstheme="minorHAnsi"/>
          <w:sz w:val="20"/>
        </w:rPr>
        <w:tab/>
        <w:t>Moisture content of the applied manure</w:t>
      </w:r>
      <w:r w:rsidR="00990554" w:rsidRPr="00C654E9">
        <w:rPr>
          <w:rFonts w:cstheme="minorHAnsi"/>
          <w:sz w:val="20"/>
        </w:rPr>
        <w:t xml:space="preserve"> (%)</w:t>
      </w:r>
      <w:r w:rsidRPr="00C654E9">
        <w:rPr>
          <w:rFonts w:cstheme="minorHAnsi"/>
          <w:sz w:val="20"/>
        </w:rPr>
        <w:t xml:space="preserve"> (</w:t>
      </w:r>
      <w:r w:rsidRPr="00C654E9">
        <w:rPr>
          <w:rFonts w:cstheme="minorHAnsi"/>
          <w:b/>
          <w:sz w:val="20"/>
        </w:rPr>
        <w:fldChar w:fldCharType="begin"/>
      </w:r>
      <w:r w:rsidRPr="00C654E9">
        <w:rPr>
          <w:rFonts w:cstheme="minorHAnsi"/>
          <w:b/>
          <w:sz w:val="20"/>
        </w:rPr>
        <w:instrText xml:space="preserve"> REF _Ref62838004 \h  \* MERGEFORMAT </w:instrText>
      </w:r>
      <w:r w:rsidRPr="00C654E9">
        <w:rPr>
          <w:rFonts w:cstheme="minorHAnsi"/>
          <w:b/>
          <w:sz w:val="20"/>
        </w:rPr>
      </w:r>
      <w:r w:rsidRPr="00C654E9">
        <w:rPr>
          <w:rFonts w:cstheme="minorHAnsi"/>
          <w:b/>
          <w:sz w:val="20"/>
        </w:rPr>
        <w:fldChar w:fldCharType="separate"/>
      </w:r>
      <w:r w:rsidR="005F33BE" w:rsidRPr="00C654E9">
        <w:rPr>
          <w:rFonts w:cstheme="minorHAnsi"/>
          <w:b/>
          <w:sz w:val="20"/>
        </w:rPr>
        <w:t>Table 6</w:t>
      </w:r>
      <w:r w:rsidRPr="00C654E9">
        <w:rPr>
          <w:rFonts w:cstheme="minorHAnsi"/>
          <w:b/>
          <w:sz w:val="20"/>
        </w:rPr>
        <w:fldChar w:fldCharType="end"/>
      </w:r>
      <w:r w:rsidRPr="00C654E9">
        <w:rPr>
          <w:rFonts w:cstheme="minorHAnsi"/>
          <w:sz w:val="20"/>
        </w:rPr>
        <w:t>)</w:t>
      </w:r>
    </w:p>
    <w:p w14:paraId="0CBFAA87" w14:textId="0DDB0A40" w:rsidR="00A110C7" w:rsidRPr="00C654E9" w:rsidRDefault="00000000" w:rsidP="00A110C7">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manure(t,field n)</m:t>
            </m:r>
          </m:sub>
        </m:sSub>
        <m:r>
          <m:rPr>
            <m:sty m:val="bi"/>
          </m:rPr>
          <w:rPr>
            <w:rFonts w:ascii="Cambria Math" w:hAnsi="Cambria Math" w:cstheme="minorHAnsi"/>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Water</m:t>
                    </m:r>
                  </m:e>
                  <m:sub>
                    <m:r>
                      <m:rPr>
                        <m:sty m:val="bi"/>
                      </m:rPr>
                      <w:rPr>
                        <w:rFonts w:ascii="Cambria Math" w:hAnsi="Cambria Math"/>
                      </w:rPr>
                      <m:t>manuretype(t,field n)</m:t>
                    </m:r>
                  </m:sub>
                </m:sSub>
              </m:e>
            </m:d>
          </m:e>
        </m:nary>
      </m:oMath>
      <w:r w:rsidR="00A110C7" w:rsidRPr="00C654E9">
        <w:rPr>
          <w:rFonts w:cstheme="minorHAnsi"/>
          <w:b/>
        </w:rPr>
        <w:t xml:space="preserve"> </w:t>
      </w:r>
      <w:r w:rsidR="00A110C7" w:rsidRPr="00C654E9">
        <w:rPr>
          <w:rFonts w:cstheme="minorHAnsi"/>
          <w:b/>
        </w:rPr>
        <w:tab/>
      </w:r>
      <w:bookmarkStart w:id="752" w:name="TotalWaterModel_TFieldN_Eq"/>
      <w:r w:rsidR="00A110C7" w:rsidRPr="00C654E9">
        <w:rPr>
          <w:rFonts w:cstheme="minorHAnsi"/>
          <w:b/>
        </w:rPr>
        <w:t xml:space="preserve">Eq. </w:t>
      </w:r>
      <w:r w:rsidR="001977CC" w:rsidRPr="00C654E9">
        <w:rPr>
          <w:rFonts w:cstheme="minorHAnsi"/>
          <w:b/>
        </w:rPr>
        <w:fldChar w:fldCharType="begin"/>
      </w:r>
      <w:r w:rsidR="001977CC" w:rsidRPr="00C654E9">
        <w:rPr>
          <w:rFonts w:cstheme="minorHAnsi"/>
          <w:b/>
        </w:rPr>
        <w:instrText xml:space="preserve"> STYLEREF 3 \s </w:instrText>
      </w:r>
      <w:r w:rsidR="001977CC" w:rsidRPr="00C654E9">
        <w:rPr>
          <w:rFonts w:cstheme="minorHAnsi"/>
          <w:b/>
        </w:rPr>
        <w:fldChar w:fldCharType="separate"/>
      </w:r>
      <w:r w:rsidR="001977CC" w:rsidRPr="00C654E9">
        <w:rPr>
          <w:rFonts w:cstheme="minorHAnsi"/>
          <w:b/>
          <w:noProof/>
        </w:rPr>
        <w:t>4.7.3</w:t>
      </w:r>
      <w:r w:rsidR="001977CC" w:rsidRPr="00C654E9">
        <w:rPr>
          <w:rFonts w:cstheme="minorHAnsi"/>
          <w:b/>
        </w:rPr>
        <w:fldChar w:fldCharType="end"/>
      </w:r>
      <w:r w:rsidR="001977CC" w:rsidRPr="00C654E9">
        <w:rPr>
          <w:rFonts w:cstheme="minorHAnsi"/>
          <w:b/>
        </w:rPr>
        <w:noBreakHyphen/>
      </w:r>
      <w:r w:rsidR="001977CC" w:rsidRPr="00C654E9">
        <w:rPr>
          <w:rFonts w:cstheme="minorHAnsi"/>
          <w:b/>
        </w:rPr>
        <w:fldChar w:fldCharType="begin"/>
      </w:r>
      <w:r w:rsidR="001977CC" w:rsidRPr="00C654E9">
        <w:rPr>
          <w:rFonts w:cstheme="minorHAnsi"/>
          <w:b/>
        </w:rPr>
        <w:instrText xml:space="preserve"> SEQ Eq. \* ARABIC \s 3 </w:instrText>
      </w:r>
      <w:r w:rsidR="001977CC" w:rsidRPr="00C654E9">
        <w:rPr>
          <w:rFonts w:cstheme="minorHAnsi"/>
          <w:b/>
        </w:rPr>
        <w:fldChar w:fldCharType="separate"/>
      </w:r>
      <w:r w:rsidR="001977CC" w:rsidRPr="00C654E9">
        <w:rPr>
          <w:rFonts w:cstheme="minorHAnsi"/>
          <w:b/>
          <w:noProof/>
        </w:rPr>
        <w:t>2</w:t>
      </w:r>
      <w:r w:rsidR="001977CC" w:rsidRPr="00C654E9">
        <w:rPr>
          <w:rFonts w:cstheme="minorHAnsi"/>
          <w:b/>
        </w:rPr>
        <w:fldChar w:fldCharType="end"/>
      </w:r>
      <w:bookmarkEnd w:id="752"/>
    </w:p>
    <w:p w14:paraId="2FFDC6A0" w14:textId="77777777" w:rsidR="00A110C7" w:rsidRPr="00C654E9" w:rsidRDefault="00A110C7" w:rsidP="00A110C7">
      <w:pPr>
        <w:tabs>
          <w:tab w:val="clear" w:pos="2880"/>
          <w:tab w:val="left" w:pos="2694"/>
        </w:tabs>
        <w:rPr>
          <w:rFonts w:cstheme="minorHAnsi"/>
          <w:sz w:val="20"/>
        </w:rPr>
      </w:pPr>
      <w:r w:rsidRPr="00C654E9">
        <w:rPr>
          <w:rFonts w:cstheme="minorHAnsi"/>
          <w:sz w:val="20"/>
        </w:rPr>
        <w:t>where</w:t>
      </w:r>
    </w:p>
    <w:p w14:paraId="0363B025" w14:textId="2CDA9BC3" w:rsidR="00A110C7" w:rsidRPr="00C654E9" w:rsidRDefault="00A110C7" w:rsidP="00653BAF">
      <w:pPr>
        <w:tabs>
          <w:tab w:val="clear" w:pos="2880"/>
          <w:tab w:val="clear" w:pos="9360"/>
        </w:tabs>
        <w:spacing w:before="0"/>
        <w:ind w:left="2835" w:hanging="2835"/>
        <w:rPr>
          <w:rFonts w:cstheme="minorHAnsi"/>
          <w:sz w:val="20"/>
        </w:rPr>
      </w:pPr>
      <w:proofErr w:type="spellStart"/>
      <w:r w:rsidRPr="00C654E9">
        <w:rPr>
          <w:rFonts w:cstheme="minorHAnsi"/>
          <w:i/>
          <w:sz w:val="20"/>
        </w:rPr>
        <w:t>Water</w:t>
      </w:r>
      <w:r w:rsidRPr="00C654E9">
        <w:rPr>
          <w:rFonts w:cstheme="minorHAnsi"/>
          <w:i/>
          <w:sz w:val="20"/>
          <w:vertAlign w:val="subscript"/>
        </w:rPr>
        <w:t>manure</w:t>
      </w:r>
      <w:proofErr w:type="spellEnd"/>
      <w:r w:rsidRPr="00C654E9">
        <w:rPr>
          <w:rFonts w:cstheme="minorHAnsi"/>
          <w:i/>
          <w:sz w:val="20"/>
          <w:vertAlign w:val="subscript"/>
        </w:rPr>
        <w:t>(</w:t>
      </w:r>
      <w:proofErr w:type="spellStart"/>
      <w:r w:rsidRPr="00C654E9">
        <w:rPr>
          <w:rFonts w:cstheme="minorHAnsi"/>
          <w:i/>
          <w:sz w:val="20"/>
          <w:vertAlign w:val="subscript"/>
        </w:rPr>
        <w:t>t,field</w:t>
      </w:r>
      <w:proofErr w:type="spellEnd"/>
      <w:r w:rsidRPr="00C654E9">
        <w:rPr>
          <w:rFonts w:cstheme="minorHAnsi"/>
          <w:i/>
          <w:sz w:val="20"/>
          <w:vertAlign w:val="subscript"/>
        </w:rPr>
        <w:t xml:space="preserve"> n)</w:t>
      </w:r>
      <w:r w:rsidRPr="00C654E9">
        <w:rPr>
          <w:rFonts w:cstheme="minorHAnsi"/>
          <w:i/>
          <w:sz w:val="20"/>
        </w:rPr>
        <w:t xml:space="preserve"> </w:t>
      </w:r>
      <w:r w:rsidRPr="00C654E9">
        <w:rPr>
          <w:rFonts w:cstheme="minorHAnsi"/>
          <w:i/>
          <w:sz w:val="20"/>
        </w:rPr>
        <w:tab/>
      </w:r>
      <w:r w:rsidRPr="00C654E9">
        <w:rPr>
          <w:rFonts w:cstheme="minorHAnsi"/>
          <w:sz w:val="20"/>
        </w:rPr>
        <w:t xml:space="preserve">Total amount of water in land-applied manure (mm), specific to field </w:t>
      </w:r>
      <w:r w:rsidRPr="00C654E9">
        <w:rPr>
          <w:rFonts w:cstheme="minorHAnsi"/>
          <w:i/>
          <w:iCs/>
          <w:sz w:val="20"/>
        </w:rPr>
        <w:t>n</w:t>
      </w:r>
      <w:r w:rsidRPr="00C654E9">
        <w:rPr>
          <w:rFonts w:cstheme="minorHAnsi"/>
          <w:sz w:val="20"/>
        </w:rPr>
        <w:t xml:space="preserve"> in year </w:t>
      </w:r>
      <w:r w:rsidRPr="00C654E9">
        <w:rPr>
          <w:rFonts w:cstheme="minorHAnsi"/>
          <w:i/>
          <w:iCs/>
          <w:sz w:val="20"/>
        </w:rPr>
        <w:t>t</w:t>
      </w:r>
    </w:p>
    <w:p w14:paraId="18FBCB19" w14:textId="23D35A94" w:rsidR="00232F33" w:rsidRPr="00C654E9" w:rsidRDefault="00232F33" w:rsidP="00232F33">
      <w:pPr>
        <w:pStyle w:val="Heading2"/>
      </w:pPr>
      <w:bookmarkStart w:id="753" w:name="_Toc152758626"/>
      <w:r w:rsidRPr="00C654E9">
        <w:t>Anaerobic digestion of livestock manure</w:t>
      </w:r>
      <w:r w:rsidR="00A01174" w:rsidRPr="00C654E9">
        <w:t xml:space="preserve"> and crop residues</w:t>
      </w:r>
      <w:bookmarkEnd w:id="753"/>
    </w:p>
    <w:p w14:paraId="194985E0" w14:textId="0134A4E7" w:rsidR="00CD5CED" w:rsidRPr="00D5649B" w:rsidRDefault="00CD5CED" w:rsidP="00CD5CED">
      <w:pPr>
        <w:pStyle w:val="Caption"/>
        <w:spacing w:after="120"/>
      </w:pPr>
      <w:r w:rsidRPr="00B4649E">
        <w:t>(</w:t>
      </w:r>
      <w:bookmarkStart w:id="754" w:name="_Hlk148611635"/>
      <w:r w:rsidRPr="00B4649E">
        <w:t xml:space="preserve">by C. </w:t>
      </w:r>
      <w:proofErr w:type="spellStart"/>
      <w:r w:rsidRPr="00B4649E">
        <w:t>Vaneeckhaut</w:t>
      </w:r>
      <w:proofErr w:type="spellEnd"/>
      <w:r w:rsidRPr="00B4649E">
        <w:t xml:space="preserve"> and S.J. Pogue</w:t>
      </w:r>
      <w:bookmarkEnd w:id="754"/>
      <w:r w:rsidRPr="00B4649E">
        <w:t>)</w:t>
      </w:r>
    </w:p>
    <w:p w14:paraId="0EAB4963" w14:textId="7F307FA8" w:rsidR="00232F33" w:rsidRPr="00D5649B" w:rsidRDefault="00232F33" w:rsidP="00232F33">
      <w:r w:rsidRPr="00D5649B">
        <w:t xml:space="preserve">The anaerobic digestion </w:t>
      </w:r>
      <w:r w:rsidR="00417D5F">
        <w:t xml:space="preserve">(AD) </w:t>
      </w:r>
      <w:r w:rsidRPr="00D5649B">
        <w:t xml:space="preserve">component in </w:t>
      </w:r>
      <w:proofErr w:type="spellStart"/>
      <w:r w:rsidRPr="00D5649B">
        <w:t>Holos</w:t>
      </w:r>
      <w:proofErr w:type="spellEnd"/>
      <w:r w:rsidRPr="00D5649B">
        <w:t xml:space="preserve"> has the following assumptions:</w:t>
      </w:r>
    </w:p>
    <w:p w14:paraId="5C2B237E"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system is a wet anaerobic continuously stirred tank reactor (CSTR)</w:t>
      </w:r>
    </w:p>
    <w:p w14:paraId="7DFD9261"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primary feedstock is livestock manure with an optional co-feedstock of crop residues</w:t>
      </w:r>
    </w:p>
    <w:p w14:paraId="03E58BE0"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Biogas valorisation: combined heat and power (CHP) or direct injection to the gas grid</w:t>
      </w:r>
    </w:p>
    <w:p w14:paraId="1833D4F0" w14:textId="62039D95" w:rsidR="00232F33" w:rsidRPr="00D5649B" w:rsidRDefault="00232F33" w:rsidP="00232F33">
      <w:pPr>
        <w:numPr>
          <w:ilvl w:val="0"/>
          <w:numId w:val="7"/>
        </w:numPr>
        <w:tabs>
          <w:tab w:val="clear" w:pos="2880"/>
          <w:tab w:val="clear" w:pos="9360"/>
          <w:tab w:val="left" w:pos="0"/>
        </w:tabs>
        <w:rPr>
          <w:szCs w:val="24"/>
        </w:rPr>
      </w:pPr>
      <w:r w:rsidRPr="00D5649B">
        <w:rPr>
          <w:szCs w:val="24"/>
        </w:rPr>
        <w:t>Digestate treat</w:t>
      </w:r>
      <w:r w:rsidR="00230EF7" w:rsidRPr="00D5649B">
        <w:rPr>
          <w:szCs w:val="24"/>
        </w:rPr>
        <w:t>ment: s</w:t>
      </w:r>
      <w:r w:rsidRPr="00D5649B">
        <w:rPr>
          <w:szCs w:val="24"/>
        </w:rPr>
        <w:t xml:space="preserve">olid-liquid separation </w:t>
      </w:r>
    </w:p>
    <w:p w14:paraId="266D941C" w14:textId="01650F39" w:rsidR="00232F33" w:rsidRPr="00D5649B" w:rsidRDefault="00232F33" w:rsidP="00232F33">
      <w:r w:rsidRPr="00D5649B">
        <w:t>The overall structure of the AD component is presented in</w:t>
      </w:r>
      <w:r w:rsidR="001577C3">
        <w:t xml:space="preserve"> </w:t>
      </w:r>
      <w:r w:rsidR="001577C3" w:rsidRPr="00C95534">
        <w:rPr>
          <w:b/>
          <w:bCs/>
        </w:rPr>
        <w:fldChar w:fldCharType="begin"/>
      </w:r>
      <w:r w:rsidR="001577C3" w:rsidRPr="00C95534">
        <w:rPr>
          <w:b/>
          <w:bCs/>
        </w:rPr>
        <w:instrText xml:space="preserve"> REF _Ref133927904 \h </w:instrText>
      </w:r>
      <w:r w:rsidR="00C95534">
        <w:rPr>
          <w:b/>
          <w:bCs/>
        </w:rPr>
        <w:instrText xml:space="preserve"> \* MERGEFORMAT </w:instrText>
      </w:r>
      <w:r w:rsidR="001577C3" w:rsidRPr="00C95534">
        <w:rPr>
          <w:b/>
          <w:bCs/>
        </w:rPr>
      </w:r>
      <w:r w:rsidR="001577C3" w:rsidRPr="00C95534">
        <w:rPr>
          <w:b/>
          <w:bCs/>
        </w:rPr>
        <w:fldChar w:fldCharType="separate"/>
      </w:r>
      <w:r w:rsidR="001577C3" w:rsidRPr="00C95534">
        <w:rPr>
          <w:b/>
          <w:bCs/>
        </w:rPr>
        <w:t xml:space="preserve">Figure </w:t>
      </w:r>
      <w:r w:rsidR="001577C3" w:rsidRPr="00C95534">
        <w:rPr>
          <w:b/>
          <w:bCs/>
          <w:noProof/>
        </w:rPr>
        <w:t>4</w:t>
      </w:r>
      <w:r w:rsidR="001577C3" w:rsidRPr="00C95534">
        <w:rPr>
          <w:b/>
          <w:bCs/>
        </w:rPr>
        <w:fldChar w:fldCharType="end"/>
      </w:r>
      <w:r w:rsidRPr="00D5649B">
        <w:t>.</w:t>
      </w:r>
    </w:p>
    <w:p w14:paraId="54D7CD16" w14:textId="0FA060DA" w:rsidR="00232F33" w:rsidRPr="00D5649B" w:rsidRDefault="00417D5F" w:rsidP="001577C3">
      <w:pPr>
        <w:keepNext/>
        <w:keepLines/>
        <w:spacing w:after="160" w:line="259" w:lineRule="auto"/>
        <w:jc w:val="center"/>
        <w:rPr>
          <w:rFonts w:ascii="Calibri" w:eastAsia="Calibri" w:hAnsi="Calibri" w:cs="Times New Roman"/>
          <w:sz w:val="22"/>
          <w:szCs w:val="22"/>
        </w:rPr>
      </w:pPr>
      <w:r>
        <w:rPr>
          <w:rFonts w:ascii="Calibri" w:eastAsia="Calibri" w:hAnsi="Calibri" w:cs="Times New Roman"/>
          <w:noProof/>
          <w:sz w:val="22"/>
          <w:szCs w:val="22"/>
        </w:rPr>
        <w:lastRenderedPageBreak/>
        <w:drawing>
          <wp:inline distT="0" distB="0" distL="0" distR="0" wp14:anchorId="47978AE3" wp14:editId="432268DA">
            <wp:extent cx="6400800" cy="2998581"/>
            <wp:effectExtent l="0" t="0" r="0" b="0"/>
            <wp:docPr id="1491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400800" cy="2998581"/>
                    </a:xfrm>
                    <a:prstGeom prst="rect">
                      <a:avLst/>
                    </a:prstGeom>
                    <a:noFill/>
                  </pic:spPr>
                </pic:pic>
              </a:graphicData>
            </a:graphic>
          </wp:inline>
        </w:drawing>
      </w:r>
    </w:p>
    <w:p w14:paraId="75E3B9CD" w14:textId="7403963F" w:rsidR="00232F33" w:rsidRPr="00D5649B" w:rsidRDefault="00232F33" w:rsidP="001577C3">
      <w:pPr>
        <w:keepNext/>
        <w:keepLines/>
        <w:jc w:val="center"/>
        <w:rPr>
          <w:rFonts w:ascii="Calibri" w:eastAsia="Calibri" w:hAnsi="Calibri" w:cs="Times New Roman"/>
          <w:color w:val="2E74B5"/>
        </w:rPr>
      </w:pPr>
      <w:bookmarkStart w:id="755" w:name="_Ref133927904"/>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931061" w:rsidRPr="00C11D71">
        <w:rPr>
          <w:b/>
          <w:bCs/>
          <w:noProof/>
        </w:rPr>
        <w:t>4</w:t>
      </w:r>
      <w:r w:rsidR="009472C5" w:rsidRPr="00C11D71">
        <w:rPr>
          <w:b/>
          <w:bCs/>
          <w:noProof/>
        </w:rPr>
        <w:fldChar w:fldCharType="end"/>
      </w:r>
      <w:bookmarkEnd w:id="755"/>
      <w:r w:rsidRPr="00C11D71">
        <w:rPr>
          <w:b/>
          <w:bCs/>
        </w:rPr>
        <w:t>.</w:t>
      </w:r>
      <w:r w:rsidRPr="00D5649B">
        <w:t xml:space="preserve"> </w:t>
      </w:r>
      <w:r w:rsidRPr="00D5649B">
        <w:rPr>
          <w:bCs/>
          <w:szCs w:val="32"/>
        </w:rPr>
        <w:t xml:space="preserve">Flow diagram representing the structure of the anaerobic digestion component in </w:t>
      </w:r>
      <w:proofErr w:type="spellStart"/>
      <w:r w:rsidRPr="00D5649B">
        <w:rPr>
          <w:bCs/>
          <w:szCs w:val="32"/>
        </w:rPr>
        <w:t>Holos</w:t>
      </w:r>
      <w:proofErr w:type="spellEnd"/>
      <w:r w:rsidRPr="00D5649B">
        <w:rPr>
          <w:bCs/>
          <w:szCs w:val="32"/>
        </w:rPr>
        <w:t xml:space="preserve">. Blue boxes represent unit processes; green pools represent </w:t>
      </w:r>
      <w:proofErr w:type="spellStart"/>
      <w:r w:rsidRPr="00D5649B">
        <w:rPr>
          <w:bCs/>
          <w:szCs w:val="32"/>
        </w:rPr>
        <w:t>valorisable</w:t>
      </w:r>
      <w:proofErr w:type="spellEnd"/>
      <w:r w:rsidRPr="00D5649B">
        <w:rPr>
          <w:bCs/>
          <w:szCs w:val="32"/>
        </w:rPr>
        <w:t xml:space="preserve"> substrates and products; arrows represent nutrient and </w:t>
      </w:r>
      <w:r w:rsidR="00E57A76">
        <w:rPr>
          <w:bCs/>
          <w:szCs w:val="32"/>
        </w:rPr>
        <w:t>C</w:t>
      </w:r>
      <w:r w:rsidR="00E57A76" w:rsidRPr="00D5649B">
        <w:rPr>
          <w:bCs/>
          <w:szCs w:val="32"/>
        </w:rPr>
        <w:t xml:space="preserve"> </w:t>
      </w:r>
      <w:r w:rsidRPr="00D5649B">
        <w:rPr>
          <w:bCs/>
          <w:szCs w:val="32"/>
        </w:rPr>
        <w:t>flows.</w:t>
      </w:r>
    </w:p>
    <w:p w14:paraId="3C5BF47E" w14:textId="75399ECA" w:rsidR="00232F33" w:rsidRPr="00D5649B" w:rsidRDefault="00232F33" w:rsidP="00232F33">
      <w:r w:rsidRPr="00D5649B">
        <w:t>Emissions of CH</w:t>
      </w:r>
      <w:r w:rsidRPr="00D5649B">
        <w:rPr>
          <w:vertAlign w:val="subscript"/>
        </w:rPr>
        <w:t>4</w:t>
      </w:r>
      <w:r w:rsidRPr="00D5649B">
        <w:t xml:space="preserve"> and CO</w:t>
      </w:r>
      <w:r w:rsidRPr="00D5649B">
        <w:rPr>
          <w:vertAlign w:val="subscript"/>
        </w:rPr>
        <w:t>2</w:t>
      </w:r>
      <w:r w:rsidRPr="00D5649B">
        <w:t xml:space="preserve"> from the </w:t>
      </w:r>
      <w:r w:rsidR="00BF0B3A" w:rsidRPr="00D5649B">
        <w:t xml:space="preserve">AD </w:t>
      </w:r>
      <w:r w:rsidRPr="00D5649B">
        <w:t>process are estimated based on mass balance principles and first order kinetics. The substrate entering the anaerobic digester can be livestock manure</w:t>
      </w:r>
      <w:r w:rsidR="00402551" w:rsidRPr="00D5649B">
        <w:t>, crop residues,</w:t>
      </w:r>
      <w:r w:rsidRPr="00D5649B">
        <w:t xml:space="preserve"> or a combination of livestock manure and crop residues. </w:t>
      </w:r>
    </w:p>
    <w:p w14:paraId="5A6E49F1" w14:textId="31CC0C98" w:rsidR="00402551" w:rsidRPr="00C654E9" w:rsidRDefault="00232F33" w:rsidP="00232F33">
      <w:pPr>
        <w:pStyle w:val="Caption"/>
        <w:spacing w:line="240" w:lineRule="auto"/>
        <w:rPr>
          <w:bCs w:val="0"/>
          <w:szCs w:val="20"/>
        </w:rPr>
      </w:pPr>
      <w:r w:rsidRPr="00D5649B">
        <w:rPr>
          <w:bCs w:val="0"/>
          <w:szCs w:val="20"/>
        </w:rPr>
        <w:t>The flow of VS, total N (TN), TAN, ON and total C (TC) entering the AD system depends on the amount of substrate entering the system, its VS, TN, TAN, ON and TC content, and the amount of time the manure is stored before entering the digester</w:t>
      </w:r>
      <w:r w:rsidR="00D22E7A">
        <w:rPr>
          <w:bCs w:val="0"/>
          <w:szCs w:val="20"/>
        </w:rPr>
        <w:t>, where applicable</w:t>
      </w:r>
      <w:r w:rsidRPr="00D5649B">
        <w:rPr>
          <w:bCs w:val="0"/>
          <w:szCs w:val="20"/>
        </w:rPr>
        <w:t xml:space="preserve">. For raw/fresh manure that is added to the digester on the day it is produced (excreted), we assume that the concentrations of VS, nutrients and C are equal to the </w:t>
      </w:r>
      <w:r w:rsidRPr="00C654E9">
        <w:rPr>
          <w:bCs w:val="0"/>
          <w:szCs w:val="20"/>
        </w:rPr>
        <w:t xml:space="preserve">concentrations excreted by the animal </w:t>
      </w:r>
      <w:r w:rsidR="008133E2" w:rsidRPr="00C654E9">
        <w:rPr>
          <w:bCs w:val="0"/>
          <w:szCs w:val="20"/>
        </w:rPr>
        <w:t>minus any housing losses</w:t>
      </w:r>
      <w:r w:rsidRPr="00C654E9">
        <w:rPr>
          <w:bCs w:val="0"/>
          <w:szCs w:val="20"/>
        </w:rPr>
        <w:t xml:space="preserve">. </w:t>
      </w:r>
      <w:r w:rsidR="00B21B7E" w:rsidRPr="00C654E9">
        <w:rPr>
          <w:bCs w:val="0"/>
          <w:szCs w:val="20"/>
        </w:rPr>
        <w:t xml:space="preserve">For raw/fresh manure, the user specifies the percentage of manure produced daily that is added to the AD system, after housing C and N losses but before the manure enters storage. </w:t>
      </w:r>
      <w:r w:rsidR="00402551" w:rsidRPr="00C654E9">
        <w:rPr>
          <w:bCs w:val="0"/>
          <w:szCs w:val="20"/>
        </w:rPr>
        <w:t xml:space="preserve">All calculations should be completed for each animal group </w:t>
      </w:r>
      <w:r w:rsidR="008133E2" w:rsidRPr="00C654E9">
        <w:rPr>
          <w:bCs w:val="0"/>
          <w:szCs w:val="20"/>
        </w:rPr>
        <w:t>and manure management system</w:t>
      </w:r>
      <w:r w:rsidR="00402551" w:rsidRPr="00C654E9">
        <w:rPr>
          <w:bCs w:val="0"/>
          <w:szCs w:val="20"/>
        </w:rPr>
        <w:t>.</w:t>
      </w:r>
    </w:p>
    <w:p w14:paraId="7DBC6A47" w14:textId="0A9EB6B6" w:rsidR="00402551" w:rsidRPr="00D5649B" w:rsidRDefault="00232F33" w:rsidP="00232F33">
      <w:pPr>
        <w:pStyle w:val="Caption"/>
        <w:spacing w:line="240" w:lineRule="auto"/>
        <w:rPr>
          <w:bCs w:val="0"/>
          <w:szCs w:val="20"/>
        </w:rPr>
      </w:pPr>
      <w:r w:rsidRPr="00C654E9">
        <w:rPr>
          <w:bCs w:val="0"/>
          <w:szCs w:val="20"/>
        </w:rPr>
        <w:t xml:space="preserve">For </w:t>
      </w:r>
      <w:r w:rsidR="00A13051" w:rsidRPr="00C654E9">
        <w:rPr>
          <w:bCs w:val="0"/>
          <w:szCs w:val="20"/>
        </w:rPr>
        <w:t xml:space="preserve">liquid </w:t>
      </w:r>
      <w:r w:rsidRPr="00C654E9">
        <w:rPr>
          <w:bCs w:val="0"/>
          <w:szCs w:val="20"/>
        </w:rPr>
        <w:t xml:space="preserve">manure that is stored for a period of time prior to entering the digester, </w:t>
      </w:r>
      <w:r w:rsidR="00A13051" w:rsidRPr="00C654E9">
        <w:rPr>
          <w:bCs w:val="0"/>
          <w:szCs w:val="20"/>
        </w:rPr>
        <w:t xml:space="preserve">the amount of VS consumed during the pre-digester storage period is estimated using the approach described in </w:t>
      </w:r>
      <w:r w:rsidR="00A13051" w:rsidRPr="00C654E9">
        <w:rPr>
          <w:b/>
          <w:bCs w:val="0"/>
          <w:szCs w:val="20"/>
        </w:rPr>
        <w:t xml:space="preserve">section </w:t>
      </w:r>
      <w:r w:rsidR="00DD10DA" w:rsidRPr="00C654E9">
        <w:rPr>
          <w:b/>
          <w:bCs w:val="0"/>
          <w:szCs w:val="20"/>
        </w:rPr>
        <w:fldChar w:fldCharType="begin"/>
      </w:r>
      <w:r w:rsidR="00DD10DA" w:rsidRPr="00C654E9">
        <w:rPr>
          <w:b/>
          <w:bCs w:val="0"/>
          <w:szCs w:val="20"/>
        </w:rPr>
        <w:instrText xml:space="preserve"> REF _Ref94189699 \r \h </w:instrText>
      </w:r>
      <w:r w:rsidR="00FF787B" w:rsidRPr="00C654E9">
        <w:rPr>
          <w:b/>
          <w:bCs w:val="0"/>
          <w:szCs w:val="20"/>
        </w:rPr>
        <w:instrText xml:space="preserve"> \* MERGEFORMAT </w:instrText>
      </w:r>
      <w:r w:rsidR="00DD10DA" w:rsidRPr="00C654E9">
        <w:rPr>
          <w:b/>
          <w:bCs w:val="0"/>
          <w:szCs w:val="20"/>
        </w:rPr>
      </w:r>
      <w:r w:rsidR="00DD10DA" w:rsidRPr="00C654E9">
        <w:rPr>
          <w:b/>
          <w:bCs w:val="0"/>
          <w:szCs w:val="20"/>
        </w:rPr>
        <w:fldChar w:fldCharType="separate"/>
      </w:r>
      <w:r w:rsidR="005F33BE" w:rsidRPr="00C654E9">
        <w:rPr>
          <w:b/>
          <w:bCs w:val="0"/>
          <w:szCs w:val="20"/>
        </w:rPr>
        <w:t>4.1.3</w:t>
      </w:r>
      <w:r w:rsidR="00DD10DA" w:rsidRPr="00C654E9">
        <w:rPr>
          <w:b/>
          <w:bCs w:val="0"/>
          <w:szCs w:val="20"/>
        </w:rPr>
        <w:fldChar w:fldCharType="end"/>
      </w:r>
      <w:r w:rsidR="00DD10DA" w:rsidRPr="00C654E9">
        <w:rPr>
          <w:bCs w:val="0"/>
          <w:szCs w:val="20"/>
        </w:rPr>
        <w:t xml:space="preserve">. For solid manure, </w:t>
      </w:r>
      <w:r w:rsidR="009B057A" w:rsidRPr="00C654E9">
        <w:rPr>
          <w:bCs w:val="0"/>
          <w:szCs w:val="20"/>
        </w:rPr>
        <w:t xml:space="preserve">a fixed </w:t>
      </w:r>
      <w:r w:rsidR="00A13051" w:rsidRPr="00C654E9">
        <w:rPr>
          <w:bCs w:val="0"/>
          <w:szCs w:val="20"/>
        </w:rPr>
        <w:t xml:space="preserve">reduction </w:t>
      </w:r>
      <w:r w:rsidR="009B057A" w:rsidRPr="00C654E9">
        <w:rPr>
          <w:bCs w:val="0"/>
          <w:szCs w:val="20"/>
        </w:rPr>
        <w:t xml:space="preserve">factor is applied to </w:t>
      </w:r>
      <w:r w:rsidR="00A13051" w:rsidRPr="00C654E9">
        <w:rPr>
          <w:bCs w:val="0"/>
          <w:szCs w:val="20"/>
        </w:rPr>
        <w:t>excreted VS, based on reported reductions in</w:t>
      </w:r>
      <w:r w:rsidR="00D22E7A" w:rsidRPr="00C654E9">
        <w:rPr>
          <w:bCs w:val="0"/>
          <w:szCs w:val="20"/>
        </w:rPr>
        <w:t xml:space="preserve"> biomethane potential</w:t>
      </w:r>
      <w:r w:rsidR="00A13051" w:rsidRPr="00C654E9">
        <w:rPr>
          <w:bCs w:val="0"/>
          <w:szCs w:val="20"/>
        </w:rPr>
        <w:t xml:space="preserve"> </w:t>
      </w:r>
      <w:r w:rsidR="00D22E7A" w:rsidRPr="00C654E9">
        <w:rPr>
          <w:bCs w:val="0"/>
          <w:szCs w:val="20"/>
        </w:rPr>
        <w:t>(</w:t>
      </w:r>
      <w:r w:rsidR="00A13051" w:rsidRPr="00C654E9">
        <w:rPr>
          <w:bCs w:val="0"/>
          <w:szCs w:val="20"/>
        </w:rPr>
        <w:t>BMP</w:t>
      </w:r>
      <w:r w:rsidR="00D22E7A" w:rsidRPr="00C654E9">
        <w:rPr>
          <w:bCs w:val="0"/>
          <w:szCs w:val="20"/>
        </w:rPr>
        <w:t>)</w:t>
      </w:r>
      <w:r w:rsidR="00A13051" w:rsidRPr="00C654E9">
        <w:rPr>
          <w:bCs w:val="0"/>
          <w:szCs w:val="20"/>
        </w:rPr>
        <w:t xml:space="preserve"> </w:t>
      </w:r>
      <w:r w:rsidR="00D22E7A" w:rsidRPr="00C654E9">
        <w:rPr>
          <w:bCs w:val="0"/>
          <w:szCs w:val="20"/>
        </w:rPr>
        <w:t>during</w:t>
      </w:r>
      <w:r w:rsidR="00A13051" w:rsidRPr="00C654E9">
        <w:rPr>
          <w:bCs w:val="0"/>
          <w:szCs w:val="20"/>
        </w:rPr>
        <w:t xml:space="preserve"> different solid manure storage methods</w:t>
      </w:r>
      <w:r w:rsidR="00DD10DA" w:rsidRPr="00C654E9">
        <w:rPr>
          <w:bCs w:val="0"/>
          <w:szCs w:val="20"/>
        </w:rPr>
        <w:t xml:space="preserve"> (see </w:t>
      </w:r>
      <w:r w:rsidR="00C1299A" w:rsidRPr="00C654E9">
        <w:rPr>
          <w:b/>
          <w:bCs w:val="0"/>
          <w:szCs w:val="20"/>
        </w:rPr>
        <w:fldChar w:fldCharType="begin"/>
      </w:r>
      <w:r w:rsidR="00C1299A" w:rsidRPr="00C654E9">
        <w:rPr>
          <w:b/>
          <w:bCs w:val="0"/>
          <w:szCs w:val="20"/>
        </w:rPr>
        <w:instrText xml:space="preserve"> REF _Ref94191294 \h </w:instrText>
      </w:r>
      <w:r w:rsidR="00FF787B" w:rsidRPr="00C654E9">
        <w:rPr>
          <w:b/>
          <w:bCs w:val="0"/>
          <w:szCs w:val="20"/>
        </w:rPr>
        <w:instrText xml:space="preserve"> \* MERGEFORMAT </w:instrText>
      </w:r>
      <w:r w:rsidR="00C1299A" w:rsidRPr="00C654E9">
        <w:rPr>
          <w:b/>
          <w:bCs w:val="0"/>
          <w:szCs w:val="20"/>
        </w:rPr>
      </w:r>
      <w:r w:rsidR="00C1299A" w:rsidRPr="00C654E9">
        <w:rPr>
          <w:b/>
          <w:bCs w:val="0"/>
          <w:szCs w:val="20"/>
        </w:rPr>
        <w:fldChar w:fldCharType="separate"/>
      </w:r>
      <w:r w:rsidR="005F33BE" w:rsidRPr="00C654E9">
        <w:rPr>
          <w:b/>
        </w:rPr>
        <w:t xml:space="preserve">Table </w:t>
      </w:r>
      <w:r w:rsidR="005F33BE" w:rsidRPr="00C654E9">
        <w:rPr>
          <w:b/>
          <w:noProof/>
        </w:rPr>
        <w:t>45</w:t>
      </w:r>
      <w:r w:rsidR="00C1299A" w:rsidRPr="00C654E9">
        <w:rPr>
          <w:b/>
          <w:bCs w:val="0"/>
          <w:szCs w:val="20"/>
        </w:rPr>
        <w:fldChar w:fldCharType="end"/>
      </w:r>
      <w:r w:rsidR="00DD10DA" w:rsidRPr="00C654E9">
        <w:rPr>
          <w:bCs w:val="0"/>
          <w:szCs w:val="20"/>
        </w:rPr>
        <w:t xml:space="preserve">). </w:t>
      </w:r>
      <w:r w:rsidR="00A508A7" w:rsidRPr="00C654E9">
        <w:rPr>
          <w:bCs w:val="0"/>
          <w:szCs w:val="20"/>
        </w:rPr>
        <w:t>The kinetic rate of degradation of manure (</w:t>
      </w:r>
      <w:proofErr w:type="spellStart"/>
      <w:r w:rsidR="00A508A7" w:rsidRPr="00C654E9">
        <w:rPr>
          <w:bCs w:val="0"/>
          <w:i/>
          <w:szCs w:val="20"/>
        </w:rPr>
        <w:t>k</w:t>
      </w:r>
      <w:r w:rsidR="00A508A7" w:rsidRPr="00C654E9">
        <w:rPr>
          <w:bCs w:val="0"/>
          <w:i/>
          <w:szCs w:val="20"/>
          <w:vertAlign w:val="subscript"/>
        </w:rPr>
        <w:t>hydr,i</w:t>
      </w:r>
      <w:proofErr w:type="spellEnd"/>
      <w:r w:rsidR="00A508A7" w:rsidRPr="00C654E9">
        <w:rPr>
          <w:bCs w:val="0"/>
          <w:szCs w:val="20"/>
        </w:rPr>
        <w:t>) also significantly reduces with age. T</w:t>
      </w:r>
      <w:r w:rsidRPr="00C654E9">
        <w:rPr>
          <w:bCs w:val="0"/>
          <w:szCs w:val="20"/>
        </w:rPr>
        <w:t xml:space="preserve">he concentration of </w:t>
      </w:r>
      <w:r w:rsidR="00A508A7" w:rsidRPr="00C654E9">
        <w:rPr>
          <w:bCs w:val="0"/>
          <w:szCs w:val="20"/>
        </w:rPr>
        <w:t>N</w:t>
      </w:r>
      <w:r w:rsidRPr="00C654E9">
        <w:rPr>
          <w:bCs w:val="0"/>
          <w:szCs w:val="20"/>
        </w:rPr>
        <w:t xml:space="preserve"> and C at the end of this initial </w:t>
      </w:r>
      <w:r w:rsidR="00A508A7" w:rsidRPr="00C654E9">
        <w:rPr>
          <w:bCs w:val="0"/>
          <w:szCs w:val="20"/>
        </w:rPr>
        <w:t xml:space="preserve">pre-digester </w:t>
      </w:r>
      <w:r w:rsidRPr="00C654E9">
        <w:rPr>
          <w:bCs w:val="0"/>
          <w:szCs w:val="20"/>
        </w:rPr>
        <w:t>storage period is estimated based on initial amounts in raw manure minus any housing and storage losses</w:t>
      </w:r>
      <w:r w:rsidR="00DD10DA" w:rsidRPr="00C654E9">
        <w:rPr>
          <w:bCs w:val="0"/>
          <w:szCs w:val="20"/>
        </w:rPr>
        <w:t xml:space="preserve"> for both solid and liquid manure</w:t>
      </w:r>
      <w:r w:rsidRPr="00C654E9">
        <w:rPr>
          <w:bCs w:val="0"/>
          <w:szCs w:val="20"/>
        </w:rPr>
        <w:t xml:space="preserve">. </w:t>
      </w:r>
      <w:r w:rsidR="00B21B7E" w:rsidRPr="00C654E9">
        <w:rPr>
          <w:bCs w:val="0"/>
          <w:szCs w:val="20"/>
        </w:rPr>
        <w:t>For manure that is stored prior to being added to the AD system, the user specifies the percentage of manure that is available in storage that is added to the digester, i.e., the percentage of the stored manure ‘stock’ that is removed from storage and added to the AD system, by animal group and manure management system.</w:t>
      </w:r>
    </w:p>
    <w:p w14:paraId="2EBF6BE7" w14:textId="3E8DBAF7" w:rsidR="00232F33" w:rsidRPr="00D5649B" w:rsidRDefault="00232F33" w:rsidP="00232F33">
      <w:pPr>
        <w:pStyle w:val="Caption"/>
        <w:spacing w:line="240" w:lineRule="auto"/>
        <w:rPr>
          <w:bCs w:val="0"/>
          <w:szCs w:val="20"/>
        </w:rPr>
      </w:pPr>
      <w:r w:rsidRPr="00D5649B">
        <w:rPr>
          <w:bCs w:val="0"/>
          <w:szCs w:val="20"/>
        </w:rPr>
        <w:lastRenderedPageBreak/>
        <w:t>For crop residues, default values for VS, nutrient and C concentrations are estimated based on data for total solid (TS) content (%) and VS content (% of TS) derived from the literature (</w:t>
      </w:r>
      <w:r w:rsidR="00402551" w:rsidRPr="00653BAF">
        <w:rPr>
          <w:b/>
          <w:bCs w:val="0"/>
          <w:szCs w:val="20"/>
        </w:rPr>
        <w:fldChar w:fldCharType="begin"/>
      </w:r>
      <w:r w:rsidR="00402551" w:rsidRPr="00653BAF">
        <w:rPr>
          <w:b/>
          <w:bCs w:val="0"/>
          <w:szCs w:val="20"/>
        </w:rPr>
        <w:instrText xml:space="preserve"> REF _Ref90923370 \h  \* MERGEFORMAT </w:instrText>
      </w:r>
      <w:r w:rsidR="00402551" w:rsidRPr="00653BAF">
        <w:rPr>
          <w:b/>
          <w:bCs w:val="0"/>
          <w:szCs w:val="20"/>
        </w:rPr>
      </w:r>
      <w:r w:rsidR="00402551" w:rsidRPr="00653BAF">
        <w:rPr>
          <w:b/>
          <w:bCs w:val="0"/>
          <w:szCs w:val="20"/>
        </w:rPr>
        <w:fldChar w:fldCharType="separate"/>
      </w:r>
      <w:r w:rsidR="005F33BE" w:rsidRPr="00D25BCC">
        <w:rPr>
          <w:b/>
        </w:rPr>
        <w:t xml:space="preserve">Table </w:t>
      </w:r>
      <w:r w:rsidR="005F33BE">
        <w:rPr>
          <w:b/>
          <w:noProof/>
        </w:rPr>
        <w:t>46</w:t>
      </w:r>
      <w:r w:rsidR="00402551" w:rsidRPr="00653BAF">
        <w:rPr>
          <w:b/>
          <w:bCs w:val="0"/>
          <w:szCs w:val="20"/>
        </w:rPr>
        <w:fldChar w:fldCharType="end"/>
      </w:r>
      <w:r w:rsidRPr="00D5649B">
        <w:rPr>
          <w:bCs w:val="0"/>
          <w:szCs w:val="20"/>
        </w:rPr>
        <w:t>).</w:t>
      </w:r>
    </w:p>
    <w:p w14:paraId="009B4680" w14:textId="77777777" w:rsidR="00232F33" w:rsidRPr="00D5649B" w:rsidRDefault="00232F33" w:rsidP="008A7F5F">
      <w:pPr>
        <w:pStyle w:val="Heading3"/>
      </w:pPr>
      <w:bookmarkStart w:id="756" w:name="_Toc152758627"/>
      <w:r w:rsidRPr="00D5649B">
        <w:t>Flow of substrate, VS, N and C into the digester</w:t>
      </w:r>
      <w:bookmarkEnd w:id="756"/>
    </w:p>
    <w:p w14:paraId="5FEC5E36" w14:textId="12703588" w:rsidR="00232F33" w:rsidRPr="00C654E9" w:rsidRDefault="00232F33" w:rsidP="00232F33">
      <w:pPr>
        <w:pStyle w:val="Heading4"/>
      </w:pPr>
      <w:r w:rsidRPr="00C654E9">
        <w:t>For fresh/raw livestock manure entering the digester</w:t>
      </w:r>
    </w:p>
    <w:p w14:paraId="4E718467" w14:textId="013A0E40" w:rsidR="00275E96" w:rsidRPr="00C654E9" w:rsidRDefault="00275E96" w:rsidP="00275E96">
      <w:r w:rsidRPr="00C654E9">
        <w:t>The model user has the option to add ‘fresh’ or ‘raw’ manure to the AD system – this includes both solid and liquid manure types. This type of manure or AD substrate refers to faeces</w:t>
      </w:r>
      <w:r w:rsidR="00740B1B" w:rsidRPr="00C654E9">
        <w:t xml:space="preserve"> and </w:t>
      </w:r>
      <w:r w:rsidRPr="00C654E9">
        <w:t xml:space="preserve">urine excreted by the animal + bedding that is removed from the housing system and added to the digester before the material enters a manure storage system. Losses of C and N that occur during the housing stage are subtracted from this substrate before it enters the digester. Currently, in </w:t>
      </w:r>
      <w:proofErr w:type="spellStart"/>
      <w:r w:rsidRPr="00C654E9">
        <w:t>Holos</w:t>
      </w:r>
      <w:proofErr w:type="spellEnd"/>
      <w:r w:rsidRPr="00C654E9">
        <w:t xml:space="preserve"> V4, the option to add fresh/raw manure to an AD system is possible only for beef cattle, dairy cattle, as the model does not currently estimate C and N losses for the housing and storage stages separately for </w:t>
      </w:r>
      <w:r w:rsidR="00163746" w:rsidRPr="00C654E9">
        <w:t>most</w:t>
      </w:r>
      <w:r w:rsidRPr="00C654E9">
        <w:t xml:space="preserve"> other livestock groups (e.g., sheep, swine, etc.).</w:t>
      </w:r>
      <w:r w:rsidR="006A7AD8" w:rsidRPr="00C654E9">
        <w:t xml:space="preserve"> </w:t>
      </w:r>
    </w:p>
    <w:p w14:paraId="233E4C9D" w14:textId="77777777" w:rsidR="008931D4" w:rsidRPr="00D5649B" w:rsidRDefault="008931D4" w:rsidP="008931D4">
      <w:pPr>
        <w:rPr>
          <w:b/>
          <w:i/>
        </w:rPr>
      </w:pPr>
      <w:r w:rsidRPr="00D5649B">
        <w:rPr>
          <w:b/>
          <w:i/>
        </w:rPr>
        <w:t>Flow of total mass of substrate entering the digester</w:t>
      </w:r>
    </w:p>
    <w:p w14:paraId="280DF7C8" w14:textId="7BA6E055" w:rsidR="008931D4"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flow_substrate,fm,i</m:t>
                </m:r>
              </m:sub>
            </m:sSub>
          </m:e>
        </m:nary>
        <m:r>
          <m:rPr>
            <m:sty m:val="bi"/>
          </m:rPr>
          <w:rPr>
            <w:rFonts w:ascii="Cambria Math" w:eastAsia="Times New Roman" w:hAnsi="Cambria Math" w:cstheme="minorHAnsi"/>
            <w:szCs w:val="24"/>
          </w:rPr>
          <m:t xml:space="preserve"> </m:t>
        </m:r>
      </m:oMath>
      <w:r w:rsidR="008931D4" w:rsidRPr="00D5649B">
        <w:rPr>
          <w:rFonts w:eastAsia="Times New Roman" w:cstheme="minorHAnsi"/>
          <w:b/>
          <w:i/>
          <w:szCs w:val="24"/>
        </w:rPr>
        <w:tab/>
      </w:r>
      <w:bookmarkStart w:id="757" w:name="Fflowsubstrate_fm_Eq"/>
      <w:r w:rsidR="008931D4"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757"/>
    </w:p>
    <w:p w14:paraId="3AE777D7" w14:textId="77777777" w:rsidR="008931D4" w:rsidRPr="00D5649B" w:rsidRDefault="008931D4"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5CED582F" w14:textId="54F12455" w:rsidR="008931D4" w:rsidRPr="00E21988" w:rsidRDefault="008931D4" w:rsidP="00C92A22">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flow_substrate,</w:t>
      </w:r>
      <w:r w:rsidR="00C1299A" w:rsidRPr="00D5649B">
        <w:rPr>
          <w:i/>
          <w:sz w:val="20"/>
          <w:vertAlign w:val="subscript"/>
        </w:rPr>
        <w:t>fm</w:t>
      </w:r>
      <w:proofErr w:type="spellEnd"/>
      <w:r w:rsidRPr="00D5649B">
        <w:rPr>
          <w:i/>
          <w:sz w:val="20"/>
        </w:rPr>
        <w:tab/>
      </w:r>
      <w:r w:rsidRPr="00E21988">
        <w:rPr>
          <w:sz w:val="20"/>
        </w:rPr>
        <w:t>Flow rate of fresh manure entering the digester (kg</w:t>
      </w:r>
      <w:r w:rsidR="00C1299A" w:rsidRPr="00E21988">
        <w:rPr>
          <w:sz w:val="20"/>
        </w:rPr>
        <w:t xml:space="preserve"> or L</w:t>
      </w:r>
      <w:r w:rsidRPr="00E21988">
        <w:rPr>
          <w:sz w:val="20"/>
        </w:rPr>
        <w:t xml:space="preserve"> day</w:t>
      </w:r>
      <w:r w:rsidRPr="00E21988">
        <w:rPr>
          <w:sz w:val="20"/>
          <w:vertAlign w:val="superscript"/>
        </w:rPr>
        <w:t>-1</w:t>
      </w:r>
      <w:r w:rsidR="00226592" w:rsidRPr="00E21988">
        <w:rPr>
          <w:sz w:val="20"/>
        </w:rPr>
        <w:t xml:space="preserve"> – we assume that 1kg of liquid manure = 1 L of liquid manure</w:t>
      </w:r>
      <w:r w:rsidRPr="00E21988">
        <w:rPr>
          <w:sz w:val="20"/>
        </w:rPr>
        <w:t>)</w:t>
      </w:r>
    </w:p>
    <w:p w14:paraId="185CDE31" w14:textId="1348989B" w:rsidR="008931D4" w:rsidRPr="00D5649B" w:rsidRDefault="008931D4" w:rsidP="00C92A22">
      <w:pPr>
        <w:tabs>
          <w:tab w:val="clear" w:pos="2880"/>
          <w:tab w:val="clear" w:pos="9360"/>
        </w:tabs>
        <w:spacing w:before="0"/>
        <w:ind w:left="2835" w:hanging="2835"/>
        <w:rPr>
          <w:sz w:val="20"/>
        </w:rPr>
      </w:pPr>
      <w:proofErr w:type="spellStart"/>
      <w:r w:rsidRPr="00E21988">
        <w:rPr>
          <w:i/>
          <w:sz w:val="20"/>
        </w:rPr>
        <w:t>F</w:t>
      </w:r>
      <w:r w:rsidRPr="00E21988">
        <w:rPr>
          <w:i/>
          <w:sz w:val="20"/>
          <w:vertAlign w:val="subscript"/>
        </w:rPr>
        <w:t>flow_substrate,</w:t>
      </w:r>
      <w:r w:rsidR="00C1299A" w:rsidRPr="00E21988">
        <w:rPr>
          <w:i/>
          <w:sz w:val="20"/>
          <w:vertAlign w:val="subscript"/>
        </w:rPr>
        <w:t>fm</w:t>
      </w:r>
      <w:r w:rsidRPr="00E21988">
        <w:rPr>
          <w:i/>
          <w:sz w:val="20"/>
          <w:vertAlign w:val="subscript"/>
        </w:rPr>
        <w:t>,i</w:t>
      </w:r>
      <w:proofErr w:type="spellEnd"/>
      <w:r w:rsidRPr="00E21988">
        <w:rPr>
          <w:i/>
          <w:sz w:val="20"/>
        </w:rPr>
        <w:tab/>
      </w:r>
      <w:r w:rsidRPr="00E21988">
        <w:rPr>
          <w:sz w:val="20"/>
        </w:rPr>
        <w:t>Flow rate of fresh manure</w:t>
      </w:r>
      <w:r w:rsidR="0079406D" w:rsidRPr="00E21988">
        <w:rPr>
          <w:sz w:val="20"/>
        </w:rPr>
        <w:t xml:space="preserve"> type</w:t>
      </w:r>
      <w:r w:rsidRPr="00E21988">
        <w:rPr>
          <w:sz w:val="20"/>
        </w:rPr>
        <w:t xml:space="preserve"> </w:t>
      </w:r>
      <w:proofErr w:type="spellStart"/>
      <w:r w:rsidRPr="00E21988">
        <w:rPr>
          <w:i/>
          <w:sz w:val="20"/>
        </w:rPr>
        <w:t>i</w:t>
      </w:r>
      <w:proofErr w:type="spellEnd"/>
      <w:r w:rsidRPr="00E21988">
        <w:rPr>
          <w:sz w:val="20"/>
        </w:rPr>
        <w:t xml:space="preserve"> entering the digester (kg</w:t>
      </w:r>
      <w:r w:rsidR="00C1299A" w:rsidRPr="00E21988">
        <w:rPr>
          <w:sz w:val="20"/>
        </w:rPr>
        <w:t xml:space="preserve"> or L</w:t>
      </w:r>
      <w:r w:rsidRPr="00E21988">
        <w:rPr>
          <w:sz w:val="20"/>
        </w:rPr>
        <w:t xml:space="preserve"> day</w:t>
      </w:r>
      <w:r w:rsidRPr="00E21988">
        <w:rPr>
          <w:sz w:val="20"/>
          <w:vertAlign w:val="superscript"/>
        </w:rPr>
        <w:t>-1</w:t>
      </w:r>
      <w:r w:rsidRPr="00E21988">
        <w:rPr>
          <w:sz w:val="20"/>
        </w:rPr>
        <w:t>)</w:t>
      </w:r>
      <w:r w:rsidR="00037B7D" w:rsidRPr="00E21988">
        <w:rPr>
          <w:sz w:val="20"/>
        </w:rPr>
        <w:t xml:space="preserve"> – this includes excreted faeces</w:t>
      </w:r>
      <w:r w:rsidR="00740B1B" w:rsidRPr="00E21988">
        <w:rPr>
          <w:sz w:val="20"/>
        </w:rPr>
        <w:t xml:space="preserve"> and </w:t>
      </w:r>
      <w:r w:rsidR="00037B7D" w:rsidRPr="00E21988">
        <w:rPr>
          <w:sz w:val="20"/>
        </w:rPr>
        <w:t>urine + bedding</w:t>
      </w:r>
    </w:p>
    <w:p w14:paraId="0EC55FEA" w14:textId="692ABF12" w:rsidR="00CE6609" w:rsidRPr="00D5649B" w:rsidRDefault="00CE6609" w:rsidP="008931D4">
      <w:pPr>
        <w:spacing w:before="0"/>
        <w:ind w:left="2880" w:hanging="2880"/>
        <w:rPr>
          <w:sz w:val="20"/>
        </w:rPr>
      </w:pPr>
    </w:p>
    <w:p w14:paraId="4E26A783" w14:textId="214D78FE" w:rsidR="00CE6609" w:rsidRPr="008965EA" w:rsidRDefault="00000000" w:rsidP="003F784D">
      <w:pPr>
        <w:pStyle w:val="Caption"/>
        <w:tabs>
          <w:tab w:val="clear" w:pos="2880"/>
          <w:tab w:val="clear" w:pos="9360"/>
          <w:tab w:val="right" w:pos="9781"/>
        </w:tabs>
        <w:spacing w:after="120"/>
        <w:ind w:left="2430" w:hanging="24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content,fm,i</m:t>
                        </m:r>
                      </m:sub>
                    </m:sSub>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Bedding</m:t>
                    </m:r>
                  </m:e>
                  <m:sub>
                    <m:r>
                      <m:rPr>
                        <m:sty m:val="bi"/>
                      </m:rPr>
                      <w:rPr>
                        <w:rFonts w:ascii="Cambria Math" w:eastAsia="Times New Roman" w:hAnsi="Cambria Math" w:cstheme="minorHAnsi"/>
                        <w:szCs w:val="24"/>
                      </w:rPr>
                      <m:t>appl</m:t>
                    </m:r>
                  </m:sub>
                </m:sSub>
                <m:r>
                  <m:rPr>
                    <m:sty m:val="bi"/>
                  </m:rPr>
                  <w:rPr>
                    <w:rFonts w:ascii="Cambria Math" w:eastAsia="Times New Roman" w:hAnsi="Cambria Math" w:cstheme="minorHAnsi"/>
                    <w:szCs w:val="24"/>
                  </w:rPr>
                  <m:t>_rate×#animals</m:t>
                </m:r>
              </m:e>
            </m:d>
          </m:e>
        </m:d>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CE6609" w:rsidRPr="008965EA">
        <w:rPr>
          <w:rFonts w:eastAsia="Times New Roman" w:cstheme="minorHAnsi"/>
          <w:b/>
          <w:i/>
          <w:szCs w:val="24"/>
        </w:rPr>
        <w:tab/>
      </w:r>
      <w:r w:rsidR="00CE6609" w:rsidRPr="008965EA">
        <w:rPr>
          <w:b/>
          <w:szCs w:val="24"/>
        </w:rPr>
        <w:t xml:space="preserve">Eq. </w:t>
      </w:r>
      <w:r w:rsidR="001977CC" w:rsidRPr="008965EA">
        <w:rPr>
          <w:b/>
          <w:szCs w:val="24"/>
        </w:rPr>
        <w:fldChar w:fldCharType="begin"/>
      </w:r>
      <w:r w:rsidR="001977CC" w:rsidRPr="008965EA">
        <w:rPr>
          <w:b/>
          <w:szCs w:val="24"/>
        </w:rPr>
        <w:instrText xml:space="preserve"> STYLEREF 3 \s </w:instrText>
      </w:r>
      <w:r w:rsidR="001977CC" w:rsidRPr="008965EA">
        <w:rPr>
          <w:b/>
          <w:szCs w:val="24"/>
        </w:rPr>
        <w:fldChar w:fldCharType="separate"/>
      </w:r>
      <w:r w:rsidR="001977CC" w:rsidRPr="008965EA">
        <w:rPr>
          <w:b/>
          <w:noProof/>
          <w:szCs w:val="24"/>
        </w:rPr>
        <w:t>4.8.1</w:t>
      </w:r>
      <w:r w:rsidR="001977CC" w:rsidRPr="008965EA">
        <w:rPr>
          <w:b/>
          <w:szCs w:val="24"/>
        </w:rPr>
        <w:fldChar w:fldCharType="end"/>
      </w:r>
      <w:r w:rsidR="001977CC" w:rsidRPr="008965EA">
        <w:rPr>
          <w:b/>
          <w:szCs w:val="24"/>
        </w:rPr>
        <w:noBreakHyphen/>
      </w:r>
      <w:r w:rsidR="001977CC" w:rsidRPr="008965EA">
        <w:rPr>
          <w:b/>
          <w:szCs w:val="24"/>
        </w:rPr>
        <w:fldChar w:fldCharType="begin"/>
      </w:r>
      <w:r w:rsidR="001977CC" w:rsidRPr="008965EA">
        <w:rPr>
          <w:b/>
          <w:szCs w:val="24"/>
        </w:rPr>
        <w:instrText xml:space="preserve"> SEQ Eq. \* ARABIC \s 3 </w:instrText>
      </w:r>
      <w:r w:rsidR="001977CC" w:rsidRPr="008965EA">
        <w:rPr>
          <w:b/>
          <w:szCs w:val="24"/>
        </w:rPr>
        <w:fldChar w:fldCharType="separate"/>
      </w:r>
      <w:r w:rsidR="001977CC" w:rsidRPr="008965EA">
        <w:rPr>
          <w:b/>
          <w:noProof/>
          <w:szCs w:val="24"/>
        </w:rPr>
        <w:t>2</w:t>
      </w:r>
      <w:r w:rsidR="001977CC" w:rsidRPr="008965EA">
        <w:rPr>
          <w:b/>
          <w:szCs w:val="24"/>
        </w:rPr>
        <w:fldChar w:fldCharType="end"/>
      </w:r>
    </w:p>
    <w:p w14:paraId="3BF533C4" w14:textId="77777777" w:rsidR="00CE6609" w:rsidRPr="008965EA" w:rsidRDefault="00CE6609" w:rsidP="00CE076E">
      <w:pPr>
        <w:pStyle w:val="Caption"/>
        <w:spacing w:line="240" w:lineRule="auto"/>
        <w:rPr>
          <w:sz w:val="20"/>
          <w:szCs w:val="24"/>
        </w:rPr>
      </w:pPr>
      <w:r w:rsidRPr="008965EA">
        <w:rPr>
          <w:sz w:val="20"/>
          <w:szCs w:val="24"/>
        </w:rPr>
        <w:t>where</w:t>
      </w:r>
      <w:r w:rsidRPr="008965EA">
        <w:rPr>
          <w:sz w:val="20"/>
          <w:szCs w:val="24"/>
        </w:rPr>
        <w:tab/>
      </w:r>
      <w:r w:rsidRPr="008965EA">
        <w:rPr>
          <w:sz w:val="20"/>
          <w:szCs w:val="24"/>
        </w:rPr>
        <w:tab/>
      </w:r>
    </w:p>
    <w:p w14:paraId="3B601B7E" w14:textId="6987B5ED" w:rsidR="003F784D" w:rsidRPr="008965EA" w:rsidRDefault="003F784D" w:rsidP="00C92A22">
      <w:pPr>
        <w:tabs>
          <w:tab w:val="clear" w:pos="2880"/>
          <w:tab w:val="clear" w:pos="9360"/>
        </w:tabs>
        <w:spacing w:before="0"/>
        <w:ind w:left="2835" w:hanging="2835"/>
        <w:rPr>
          <w:iCs/>
          <w:sz w:val="20"/>
          <w:szCs w:val="24"/>
        </w:rPr>
      </w:pPr>
      <w:proofErr w:type="spellStart"/>
      <w:r w:rsidRPr="008965EA">
        <w:rPr>
          <w:i/>
          <w:sz w:val="20"/>
          <w:szCs w:val="24"/>
        </w:rPr>
        <w:t>N</w:t>
      </w:r>
      <w:r w:rsidRPr="008965EA">
        <w:rPr>
          <w:i/>
          <w:sz w:val="20"/>
          <w:szCs w:val="24"/>
          <w:vertAlign w:val="subscript"/>
        </w:rPr>
        <w:t>excretion</w:t>
      </w:r>
      <w:r w:rsidRPr="008965EA">
        <w:rPr>
          <w:i/>
          <w:sz w:val="20"/>
          <w:szCs w:val="24"/>
        </w:rPr>
        <w:t>,</w:t>
      </w:r>
      <w:r w:rsidR="00AD2E1A" w:rsidRPr="008965EA">
        <w:rPr>
          <w:i/>
          <w:sz w:val="20"/>
          <w:szCs w:val="24"/>
          <w:vertAlign w:val="subscript"/>
        </w:rPr>
        <w:t>fm,i</w:t>
      </w:r>
      <w:proofErr w:type="spellEnd"/>
      <w:r w:rsidR="00CE6609" w:rsidRPr="008965EA">
        <w:rPr>
          <w:i/>
          <w:sz w:val="20"/>
          <w:szCs w:val="24"/>
        </w:rPr>
        <w:tab/>
      </w:r>
      <w:r w:rsidR="004733DC" w:rsidRPr="008965EA">
        <w:rPr>
          <w:iCs/>
          <w:sz w:val="20"/>
          <w:szCs w:val="24"/>
        </w:rPr>
        <w:t>N excreted (kg N day</w:t>
      </w:r>
      <w:r w:rsidR="004733DC" w:rsidRPr="008965EA">
        <w:rPr>
          <w:iCs/>
          <w:sz w:val="20"/>
          <w:szCs w:val="24"/>
          <w:vertAlign w:val="superscript"/>
        </w:rPr>
        <w:t>-1</w:t>
      </w:r>
      <w:r w:rsidR="004733DC" w:rsidRPr="008965EA">
        <w:rPr>
          <w:iCs/>
          <w:sz w:val="20"/>
          <w:szCs w:val="24"/>
        </w:rPr>
        <w:t>), by animal group, calculated using</w:t>
      </w:r>
      <w:r w:rsidR="004733DC" w:rsidRPr="008965EA">
        <w:rPr>
          <w:iCs/>
          <w:sz w:val="20"/>
        </w:rPr>
        <w:t xml:space="preserve"> </w:t>
      </w:r>
      <w:r w:rsidR="004733DC" w:rsidRPr="008965EA">
        <w:rPr>
          <w:iCs/>
          <w:sz w:val="20"/>
        </w:rPr>
        <w:fldChar w:fldCharType="begin"/>
      </w:r>
      <w:r w:rsidR="004733DC" w:rsidRPr="008965EA">
        <w:rPr>
          <w:iCs/>
          <w:sz w:val="20"/>
        </w:rPr>
        <w:instrText xml:space="preserve"> REF NExcretion_AllLivestockGroupsEq \h  \* MERGEFORMAT </w:instrText>
      </w:r>
      <w:r w:rsidR="004733DC" w:rsidRPr="008965EA">
        <w:rPr>
          <w:iCs/>
          <w:sz w:val="20"/>
        </w:rPr>
      </w:r>
      <w:r w:rsidR="004733DC" w:rsidRPr="008965EA">
        <w:rPr>
          <w:iCs/>
          <w:sz w:val="20"/>
        </w:rPr>
        <w:fldChar w:fldCharType="separate"/>
      </w:r>
      <w:r w:rsidR="004733DC" w:rsidRPr="008965EA">
        <w:rPr>
          <w:b/>
          <w:sz w:val="20"/>
        </w:rPr>
        <w:t xml:space="preserve">Eq. </w:t>
      </w:r>
      <w:r w:rsidR="004733DC" w:rsidRPr="008965EA">
        <w:rPr>
          <w:b/>
          <w:noProof/>
          <w:sz w:val="20"/>
        </w:rPr>
        <w:t>4.2.1</w:t>
      </w:r>
      <w:r w:rsidR="004733DC" w:rsidRPr="008965EA">
        <w:rPr>
          <w:b/>
          <w:sz w:val="20"/>
        </w:rPr>
        <w:noBreakHyphen/>
      </w:r>
      <w:r w:rsidR="004733DC" w:rsidRPr="008965EA">
        <w:rPr>
          <w:b/>
          <w:noProof/>
          <w:sz w:val="20"/>
        </w:rPr>
        <w:t>29</w:t>
      </w:r>
      <w:r w:rsidR="004733DC" w:rsidRPr="008965EA">
        <w:rPr>
          <w:iCs/>
          <w:sz w:val="20"/>
        </w:rPr>
        <w:fldChar w:fldCharType="end"/>
      </w:r>
    </w:p>
    <w:p w14:paraId="5CB24D0F" w14:textId="61953EF2" w:rsidR="003F784D" w:rsidRPr="008965EA" w:rsidRDefault="003F784D" w:rsidP="003F784D">
      <w:pPr>
        <w:tabs>
          <w:tab w:val="clear" w:pos="2880"/>
          <w:tab w:val="clear" w:pos="9360"/>
        </w:tabs>
        <w:spacing w:before="0"/>
        <w:ind w:left="2835" w:hanging="2835"/>
        <w:rPr>
          <w:iCs/>
          <w:sz w:val="20"/>
        </w:rPr>
      </w:pPr>
      <w:proofErr w:type="spellStart"/>
      <w:r w:rsidRPr="008965EA">
        <w:rPr>
          <w:rFonts w:cstheme="minorHAnsi"/>
          <w:i/>
          <w:sz w:val="20"/>
        </w:rPr>
        <w:t>N</w:t>
      </w:r>
      <w:r w:rsidRPr="008965EA">
        <w:rPr>
          <w:rFonts w:cstheme="minorHAnsi"/>
          <w:i/>
          <w:sz w:val="20"/>
          <w:vertAlign w:val="subscript"/>
        </w:rPr>
        <w:t>content</w:t>
      </w:r>
      <w:r w:rsidR="004733DC" w:rsidRPr="008965EA">
        <w:rPr>
          <w:rFonts w:cstheme="minorHAnsi"/>
          <w:i/>
          <w:sz w:val="20"/>
          <w:vertAlign w:val="subscript"/>
        </w:rPr>
        <w:t>,fm,i</w:t>
      </w:r>
      <w:proofErr w:type="spellEnd"/>
      <w:r w:rsidRPr="008965EA">
        <w:rPr>
          <w:i/>
          <w:sz w:val="20"/>
          <w:szCs w:val="24"/>
          <w:vertAlign w:val="subscript"/>
        </w:rPr>
        <w:tab/>
      </w:r>
      <w:r w:rsidRPr="008965EA">
        <w:rPr>
          <w:sz w:val="20"/>
          <w:szCs w:val="24"/>
        </w:rPr>
        <w:t>N content of excreta (urine + faeces; % wet weight) (</w:t>
      </w:r>
      <w:r w:rsidRPr="008965EA">
        <w:rPr>
          <w:b/>
          <w:sz w:val="20"/>
          <w:szCs w:val="24"/>
        </w:rPr>
        <w:fldChar w:fldCharType="begin"/>
      </w:r>
      <w:r w:rsidRPr="008965EA">
        <w:rPr>
          <w:b/>
          <w:sz w:val="20"/>
          <w:szCs w:val="24"/>
        </w:rPr>
        <w:instrText xml:space="preserve"> REF _Ref62838004 \h  \* MERGEFORMAT </w:instrText>
      </w:r>
      <w:r w:rsidRPr="008965EA">
        <w:rPr>
          <w:b/>
          <w:sz w:val="20"/>
          <w:szCs w:val="24"/>
        </w:rPr>
      </w:r>
      <w:r w:rsidRPr="008965EA">
        <w:rPr>
          <w:b/>
          <w:sz w:val="20"/>
          <w:szCs w:val="24"/>
        </w:rPr>
        <w:fldChar w:fldCharType="separate"/>
      </w:r>
      <w:r w:rsidRPr="008965EA">
        <w:rPr>
          <w:b/>
          <w:sz w:val="20"/>
          <w:szCs w:val="24"/>
        </w:rPr>
        <w:t>Table 6</w:t>
      </w:r>
      <w:r w:rsidRPr="008965EA">
        <w:rPr>
          <w:b/>
          <w:sz w:val="20"/>
          <w:szCs w:val="24"/>
        </w:rPr>
        <w:fldChar w:fldCharType="end"/>
      </w:r>
      <w:r w:rsidRPr="008965EA">
        <w:rPr>
          <w:sz w:val="20"/>
          <w:szCs w:val="24"/>
        </w:rPr>
        <w:t xml:space="preserve">) – for fresh manure entering the AD system, the </w:t>
      </w:r>
      <w:proofErr w:type="spellStart"/>
      <w:r w:rsidRPr="008965EA">
        <w:rPr>
          <w:i/>
          <w:iCs/>
          <w:sz w:val="20"/>
          <w:szCs w:val="24"/>
        </w:rPr>
        <w:t>N</w:t>
      </w:r>
      <w:r w:rsidRPr="008965EA">
        <w:rPr>
          <w:i/>
          <w:iCs/>
          <w:sz w:val="20"/>
          <w:szCs w:val="24"/>
          <w:vertAlign w:val="subscript"/>
        </w:rPr>
        <w:t>content</w:t>
      </w:r>
      <w:proofErr w:type="spellEnd"/>
      <w:r w:rsidRPr="008965EA">
        <w:rPr>
          <w:sz w:val="20"/>
          <w:szCs w:val="24"/>
        </w:rPr>
        <w:t xml:space="preserve"> values for ‘Manure (urine + feces) deposited on pasture’ are used for beef and dairy cattle manure</w:t>
      </w:r>
    </w:p>
    <w:p w14:paraId="0480E415" w14:textId="37E97374" w:rsidR="003F784D" w:rsidRPr="008965EA" w:rsidRDefault="004733DC" w:rsidP="00C92A22">
      <w:pPr>
        <w:tabs>
          <w:tab w:val="clear" w:pos="2880"/>
          <w:tab w:val="clear" w:pos="9360"/>
        </w:tabs>
        <w:spacing w:before="0"/>
        <w:ind w:left="2835" w:hanging="2835"/>
        <w:rPr>
          <w:sz w:val="20"/>
          <w:szCs w:val="24"/>
        </w:rPr>
      </w:pPr>
      <w:proofErr w:type="spellStart"/>
      <w:r w:rsidRPr="008965EA">
        <w:rPr>
          <w:i/>
          <w:iCs/>
          <w:sz w:val="20"/>
          <w:szCs w:val="24"/>
        </w:rPr>
        <w:t>Bedding</w:t>
      </w:r>
      <w:r w:rsidRPr="008965EA">
        <w:rPr>
          <w:i/>
          <w:iCs/>
          <w:sz w:val="20"/>
          <w:szCs w:val="24"/>
          <w:vertAlign w:val="subscript"/>
        </w:rPr>
        <w:t>appl</w:t>
      </w:r>
      <w:r w:rsidRPr="008965EA">
        <w:rPr>
          <w:i/>
          <w:iCs/>
          <w:sz w:val="20"/>
          <w:szCs w:val="24"/>
        </w:rPr>
        <w:t>_rate</w:t>
      </w:r>
      <w:proofErr w:type="spellEnd"/>
      <w:r w:rsidRPr="008965EA">
        <w:rPr>
          <w:sz w:val="20"/>
          <w:szCs w:val="24"/>
          <w:vertAlign w:val="subscript"/>
        </w:rPr>
        <w:tab/>
      </w:r>
      <w:r w:rsidRPr="008965EA">
        <w:rPr>
          <w:sz w:val="20"/>
          <w:szCs w:val="24"/>
        </w:rPr>
        <w:t>Bedding application rate (kg head</w:t>
      </w:r>
      <w:r w:rsidRPr="008965EA">
        <w:rPr>
          <w:sz w:val="20"/>
          <w:szCs w:val="24"/>
          <w:vertAlign w:val="superscript"/>
        </w:rPr>
        <w:t>-1</w:t>
      </w:r>
      <w:r w:rsidRPr="008965EA">
        <w:rPr>
          <w:sz w:val="20"/>
          <w:szCs w:val="24"/>
        </w:rPr>
        <w:t xml:space="preserve"> day</w:t>
      </w:r>
      <w:r w:rsidRPr="008965EA">
        <w:rPr>
          <w:sz w:val="20"/>
          <w:szCs w:val="24"/>
          <w:vertAlign w:val="superscript"/>
        </w:rPr>
        <w:t>-1</w:t>
      </w:r>
      <w:r w:rsidR="005B1701" w:rsidRPr="008965EA">
        <w:rPr>
          <w:sz w:val="20"/>
          <w:szCs w:val="24"/>
        </w:rPr>
        <w:t>)</w:t>
      </w:r>
      <w:r w:rsidRPr="008965EA">
        <w:rPr>
          <w:sz w:val="20"/>
          <w:szCs w:val="24"/>
        </w:rPr>
        <w:t xml:space="preserve">, </w:t>
      </w:r>
      <w:r w:rsidR="00163237" w:rsidRPr="008965EA">
        <w:rPr>
          <w:sz w:val="20"/>
          <w:szCs w:val="24"/>
        </w:rPr>
        <w:t>by animal group (</w:t>
      </w:r>
      <w:r w:rsidRPr="008965EA">
        <w:rPr>
          <w:sz w:val="20"/>
          <w:szCs w:val="24"/>
        </w:rPr>
        <w:t>user specified or calculated using the Bedding Application Calculator</w:t>
      </w:r>
      <w:r w:rsidR="00163237" w:rsidRPr="008965EA">
        <w:rPr>
          <w:sz w:val="20"/>
          <w:szCs w:val="24"/>
        </w:rPr>
        <w:t>)</w:t>
      </w:r>
    </w:p>
    <w:p w14:paraId="2E0468ED" w14:textId="4AA42646" w:rsidR="004733DC" w:rsidRPr="008965EA" w:rsidRDefault="004733DC" w:rsidP="00C92A22">
      <w:pPr>
        <w:tabs>
          <w:tab w:val="clear" w:pos="2880"/>
          <w:tab w:val="clear" w:pos="9360"/>
        </w:tabs>
        <w:spacing w:before="0"/>
        <w:ind w:left="2835" w:hanging="2835"/>
        <w:rPr>
          <w:sz w:val="20"/>
          <w:szCs w:val="24"/>
        </w:rPr>
      </w:pPr>
      <w:r w:rsidRPr="008965EA">
        <w:rPr>
          <w:i/>
          <w:iCs/>
          <w:sz w:val="20"/>
          <w:szCs w:val="24"/>
        </w:rPr>
        <w:t>#animals</w:t>
      </w:r>
      <w:r w:rsidRPr="008965EA">
        <w:rPr>
          <w:i/>
          <w:iCs/>
          <w:sz w:val="20"/>
          <w:szCs w:val="24"/>
        </w:rPr>
        <w:tab/>
      </w:r>
      <w:r w:rsidRPr="008965EA">
        <w:rPr>
          <w:sz w:val="20"/>
          <w:szCs w:val="24"/>
        </w:rPr>
        <w:t>Number of animals, by animal group</w:t>
      </w:r>
    </w:p>
    <w:p w14:paraId="23A6F3F6" w14:textId="387DBC0E" w:rsidR="00C1299A" w:rsidRPr="00D5649B" w:rsidRDefault="00C1299A" w:rsidP="00C92A22">
      <w:pPr>
        <w:tabs>
          <w:tab w:val="clear" w:pos="2880"/>
          <w:tab w:val="clear" w:pos="9360"/>
        </w:tabs>
        <w:spacing w:before="0"/>
        <w:ind w:left="2835" w:hanging="2835"/>
        <w:rPr>
          <w:sz w:val="20"/>
        </w:rPr>
      </w:pPr>
      <w:proofErr w:type="spellStart"/>
      <w:r w:rsidRPr="008965EA">
        <w:rPr>
          <w:i/>
          <w:sz w:val="20"/>
        </w:rPr>
        <w:t>Manure</w:t>
      </w:r>
      <w:r w:rsidRPr="008965EA">
        <w:rPr>
          <w:i/>
          <w:sz w:val="20"/>
          <w:vertAlign w:val="subscript"/>
        </w:rPr>
        <w:t>ADproportion</w:t>
      </w:r>
      <w:r w:rsidR="00A31A8C" w:rsidRPr="008965EA">
        <w:rPr>
          <w:i/>
          <w:sz w:val="20"/>
          <w:vertAlign w:val="subscript"/>
        </w:rPr>
        <w:t>,fm,i</w:t>
      </w:r>
      <w:proofErr w:type="spellEnd"/>
      <w:r w:rsidRPr="008965EA">
        <w:rPr>
          <w:sz w:val="20"/>
        </w:rPr>
        <w:tab/>
        <w:t>Proportion of</w:t>
      </w:r>
      <w:r w:rsidR="008133E2" w:rsidRPr="008965EA">
        <w:rPr>
          <w:sz w:val="20"/>
        </w:rPr>
        <w:t xml:space="preserve"> </w:t>
      </w:r>
      <w:r w:rsidRPr="008965EA">
        <w:rPr>
          <w:sz w:val="20"/>
        </w:rPr>
        <w:t xml:space="preserve">total manure </w:t>
      </w:r>
      <w:r w:rsidR="008133E2" w:rsidRPr="008965EA">
        <w:rPr>
          <w:sz w:val="20"/>
        </w:rPr>
        <w:t xml:space="preserve">produced daily </w:t>
      </w:r>
      <w:r w:rsidRPr="008965EA">
        <w:rPr>
          <w:sz w:val="20"/>
        </w:rPr>
        <w:t xml:space="preserve">added </w:t>
      </w:r>
      <w:r w:rsidR="008133E2" w:rsidRPr="008965EA">
        <w:rPr>
          <w:sz w:val="20"/>
        </w:rPr>
        <w:t xml:space="preserve">from the housing system </w:t>
      </w:r>
      <w:r w:rsidRPr="008965EA">
        <w:rPr>
          <w:sz w:val="20"/>
        </w:rPr>
        <w:t>to the AD system</w:t>
      </w:r>
      <w:r w:rsidR="00AD0C45" w:rsidRPr="008965EA">
        <w:rPr>
          <w:sz w:val="20"/>
        </w:rPr>
        <w:t xml:space="preserve">, calculated as: Daily </w:t>
      </w:r>
      <w:r w:rsidR="00D820CB" w:rsidRPr="008965EA">
        <w:rPr>
          <w:sz w:val="20"/>
        </w:rPr>
        <w:t>percentage</w:t>
      </w:r>
      <w:r w:rsidR="00AD0C45" w:rsidRPr="008965EA">
        <w:rPr>
          <w:sz w:val="20"/>
        </w:rPr>
        <w:t xml:space="preserve"> of manure added (%, user-defined) / 100</w:t>
      </w:r>
      <w:r w:rsidR="008133E2" w:rsidRPr="008965EA">
        <w:rPr>
          <w:sz w:val="20"/>
        </w:rPr>
        <w:t>, by animal group and manure management system</w:t>
      </w:r>
      <w:r w:rsidR="003F784D" w:rsidRPr="008965EA">
        <w:rPr>
          <w:sz w:val="20"/>
        </w:rPr>
        <w:t>; this includes faeces/urine excreted + bedding</w:t>
      </w:r>
    </w:p>
    <w:p w14:paraId="27F114FE" w14:textId="0EA53C22" w:rsidR="00CE6609" w:rsidRDefault="00CE6609" w:rsidP="00C92A22">
      <w:pPr>
        <w:ind w:left="2880" w:hanging="2880"/>
        <w:rPr>
          <w:b/>
          <w:i/>
        </w:rPr>
      </w:pPr>
      <w:r w:rsidRPr="00D5649B">
        <w:rPr>
          <w:b/>
          <w:i/>
        </w:rPr>
        <w:t>Flow of TS entering the digester</w:t>
      </w:r>
      <w:r w:rsidR="00F20190">
        <w:rPr>
          <w:b/>
          <w:i/>
        </w:rPr>
        <w:t xml:space="preserve"> </w:t>
      </w:r>
    </w:p>
    <w:p w14:paraId="578AFDA4" w14:textId="201ED40C" w:rsidR="00F20190" w:rsidRPr="00F20190" w:rsidRDefault="00F20190" w:rsidP="00F20190">
      <w:pPr>
        <w:tabs>
          <w:tab w:val="clear" w:pos="2880"/>
          <w:tab w:val="left" w:pos="0"/>
        </w:tabs>
        <w:rPr>
          <w:bCs/>
          <w:iCs/>
        </w:rPr>
      </w:pPr>
      <w:r w:rsidRPr="00E21988">
        <w:rPr>
          <w:b/>
          <w:iCs/>
        </w:rPr>
        <w:t>Please note:</w:t>
      </w:r>
      <w:r w:rsidRPr="00E21988">
        <w:rPr>
          <w:bCs/>
          <w:iCs/>
        </w:rPr>
        <w:t xml:space="preserve"> for all manure substrate types (fresh and stored) entering the digester, it is not necessary to estimate the TS flow as this is not used in any subsequent equations. Therefore, in</w:t>
      </w:r>
      <w:r w:rsidR="00E45872" w:rsidRPr="00E21988">
        <w:rPr>
          <w:bCs/>
          <w:iCs/>
        </w:rPr>
        <w:t xml:space="preserve"> </w:t>
      </w:r>
      <w:r w:rsidR="00E45872" w:rsidRPr="00E21988">
        <w:rPr>
          <w:bCs/>
          <w:iCs/>
        </w:rPr>
        <w:fldChar w:fldCharType="begin"/>
      </w:r>
      <w:r w:rsidR="00E45872" w:rsidRPr="00E21988">
        <w:rPr>
          <w:bCs/>
          <w:iCs/>
        </w:rPr>
        <w:instrText xml:space="preserve"> REF _Ref90923370 \h  \* MERGEFORMAT </w:instrText>
      </w:r>
      <w:r w:rsidR="00E45872" w:rsidRPr="00E21988">
        <w:rPr>
          <w:bCs/>
          <w:iCs/>
        </w:rPr>
      </w:r>
      <w:r w:rsidR="00E45872" w:rsidRPr="00E21988">
        <w:rPr>
          <w:bCs/>
          <w:iCs/>
        </w:rPr>
        <w:fldChar w:fldCharType="separate"/>
      </w:r>
      <w:r w:rsidR="00E45872" w:rsidRPr="00E21988">
        <w:rPr>
          <w:b/>
        </w:rPr>
        <w:t xml:space="preserve">Table </w:t>
      </w:r>
      <w:r w:rsidR="00E45872" w:rsidRPr="00E21988">
        <w:rPr>
          <w:b/>
          <w:noProof/>
        </w:rPr>
        <w:t>46</w:t>
      </w:r>
      <w:r w:rsidR="00E45872" w:rsidRPr="00E21988">
        <w:rPr>
          <w:bCs/>
          <w:iCs/>
        </w:rPr>
        <w:fldChar w:fldCharType="end"/>
      </w:r>
      <w:r w:rsidRPr="00E21988">
        <w:rPr>
          <w:bCs/>
          <w:iCs/>
        </w:rPr>
        <w:t>, the TS value for all manure types is zero.</w:t>
      </w:r>
    </w:p>
    <w:p w14:paraId="2A24ED39" w14:textId="35EB844F" w:rsidR="00CE6609"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substrate,fm,i</m:t>
                </m:r>
              </m:sub>
            </m:sSub>
            <m:r>
              <m:rPr>
                <m:sty m:val="bi"/>
              </m:rPr>
              <w:rPr>
                <w:rFonts w:ascii="Cambria Math" w:eastAsia="Times New Roman" w:hAnsi="Cambria Math" w:cstheme="minorHAnsi"/>
                <w:szCs w:val="24"/>
              </w:rPr>
              <m:t>)</m:t>
            </m:r>
          </m:e>
        </m:nary>
      </m:oMath>
      <w:r w:rsidR="00CE6609" w:rsidRPr="00D5649B">
        <w:rPr>
          <w:rFonts w:eastAsia="Times New Roman" w:cstheme="minorHAnsi"/>
          <w:b/>
          <w:i/>
          <w:szCs w:val="24"/>
        </w:rPr>
        <w:tab/>
      </w:r>
      <w:r w:rsidR="00CE6609"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4A09E8CD" w14:textId="77777777" w:rsidR="00CE6609" w:rsidRPr="00D5649B" w:rsidRDefault="00CE6609"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7934DA15" w14:textId="5D844008" w:rsidR="00CE6609" w:rsidRPr="00D5649B" w:rsidRDefault="00CE6609" w:rsidP="00C92A22">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flow_substrate,fm</w:t>
      </w:r>
      <w:proofErr w:type="spellEnd"/>
      <w:r w:rsidRPr="00D5649B">
        <w:rPr>
          <w:sz w:val="20"/>
        </w:rPr>
        <w:tab/>
        <w:t xml:space="preserve">Flow rate of </w:t>
      </w:r>
      <w:r w:rsidR="00031D18">
        <w:rPr>
          <w:sz w:val="20"/>
        </w:rPr>
        <w:t>TS</w:t>
      </w:r>
      <w:r w:rsidRPr="00D5649B">
        <w:rPr>
          <w:sz w:val="20"/>
        </w:rPr>
        <w:t xml:space="preserve"> in substrate entering the digester from fresh manure (kg day</w:t>
      </w:r>
      <w:r w:rsidRPr="00D5649B">
        <w:rPr>
          <w:sz w:val="20"/>
          <w:vertAlign w:val="superscript"/>
        </w:rPr>
        <w:t>-1</w:t>
      </w:r>
      <w:r w:rsidRPr="00D5649B">
        <w:rPr>
          <w:sz w:val="20"/>
        </w:rPr>
        <w:t>)</w:t>
      </w:r>
    </w:p>
    <w:p w14:paraId="7B9F611E" w14:textId="607149FB" w:rsidR="00CE6609" w:rsidRPr="00D5649B" w:rsidRDefault="00CE6609" w:rsidP="00C92A22">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substrate,fm,i</w:t>
      </w:r>
      <w:proofErr w:type="spellEnd"/>
      <w:r w:rsidRPr="00D5649B">
        <w:rPr>
          <w:sz w:val="20"/>
        </w:rPr>
        <w:tab/>
        <w:t xml:space="preserve">Total solids concentration of substrate </w:t>
      </w:r>
      <w:proofErr w:type="spellStart"/>
      <w:r w:rsidRPr="00422D1E">
        <w:rPr>
          <w:i/>
          <w:iCs/>
          <w:sz w:val="20"/>
        </w:rPr>
        <w:t>i</w:t>
      </w:r>
      <w:proofErr w:type="spellEnd"/>
      <w:r w:rsidRPr="00D5649B">
        <w:rPr>
          <w:sz w:val="20"/>
        </w:rPr>
        <w:t xml:space="preserve"> (kg t</w:t>
      </w:r>
      <w:r w:rsidRPr="00D5649B">
        <w:rPr>
          <w:sz w:val="20"/>
          <w:vertAlign w:val="superscript"/>
        </w:rPr>
        <w:t>-1</w:t>
      </w:r>
      <w:r w:rsidRPr="00D5649B">
        <w:rPr>
          <w:sz w:val="20"/>
        </w:rPr>
        <w:t>) (</w:t>
      </w:r>
      <w:r w:rsidRPr="00C92A22">
        <w:rPr>
          <w:b/>
          <w:sz w:val="20"/>
        </w:rPr>
        <w:fldChar w:fldCharType="begin"/>
      </w:r>
      <w:r w:rsidRPr="00C92A22">
        <w:rPr>
          <w:b/>
          <w:sz w:val="20"/>
        </w:rPr>
        <w:instrText xml:space="preserve"> REF _Ref90923370 \h  \* MERGEFORMAT </w:instrText>
      </w:r>
      <w:r w:rsidRPr="00C92A22">
        <w:rPr>
          <w:b/>
          <w:sz w:val="20"/>
        </w:rPr>
      </w:r>
      <w:r w:rsidRPr="00C92A22">
        <w:rPr>
          <w:b/>
          <w:sz w:val="20"/>
        </w:rPr>
        <w:fldChar w:fldCharType="separate"/>
      </w:r>
      <w:r w:rsidR="005F33BE" w:rsidRPr="005F33BE">
        <w:rPr>
          <w:b/>
          <w:sz w:val="20"/>
        </w:rPr>
        <w:t xml:space="preserve">Table </w:t>
      </w:r>
      <w:r w:rsidR="005F33BE" w:rsidRPr="005F33BE">
        <w:rPr>
          <w:b/>
          <w:noProof/>
          <w:sz w:val="20"/>
        </w:rPr>
        <w:t>46</w:t>
      </w:r>
      <w:r w:rsidRPr="00C92A22">
        <w:rPr>
          <w:b/>
          <w:sz w:val="20"/>
        </w:rPr>
        <w:fldChar w:fldCharType="end"/>
      </w:r>
      <w:r w:rsidRPr="00D5649B">
        <w:rPr>
          <w:sz w:val="20"/>
        </w:rPr>
        <w:t>)</w:t>
      </w:r>
    </w:p>
    <w:p w14:paraId="09E722ED" w14:textId="6B4D4EBB" w:rsidR="00232F33" w:rsidRPr="00D5649B" w:rsidRDefault="00232F33" w:rsidP="00232F33">
      <w:pPr>
        <w:rPr>
          <w:b/>
          <w:i/>
        </w:rPr>
      </w:pPr>
      <w:r w:rsidRPr="00D5649B">
        <w:rPr>
          <w:b/>
          <w:i/>
        </w:rPr>
        <w:t>Flow of VS entering the digester</w:t>
      </w:r>
    </w:p>
    <w:p w14:paraId="03338CDB" w14:textId="3FF51B44" w:rsidR="00232F33" w:rsidRPr="00E21988"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 fm,i</m:t>
            </m:r>
          </m:sub>
        </m:sSub>
        <m:r>
          <m:rPr>
            <m:sty m:val="bi"/>
          </m:rPr>
          <w:rPr>
            <w:rFonts w:ascii="Cambria Math" w:eastAsia="Times New Roman" w:hAnsi="Cambria Math" w:cstheme="minorHAnsi"/>
            <w:szCs w:val="24"/>
          </w:rPr>
          <m:t>= VS×#animals×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E21988">
        <w:rPr>
          <w:rFonts w:eastAsia="Times New Roman" w:cstheme="minorHAnsi"/>
          <w:b/>
          <w:i/>
          <w:szCs w:val="24"/>
        </w:rPr>
        <w:tab/>
      </w:r>
      <w:bookmarkStart w:id="758" w:name="VSflowsubstrate_fm_i_Eq"/>
      <w:r w:rsidR="00232F33" w:rsidRPr="00E21988">
        <w:rPr>
          <w:b/>
          <w:szCs w:val="24"/>
        </w:rPr>
        <w:t xml:space="preserve">Eq. </w:t>
      </w:r>
      <w:r w:rsidR="001977CC" w:rsidRPr="00E21988">
        <w:rPr>
          <w:b/>
          <w:szCs w:val="24"/>
        </w:rPr>
        <w:fldChar w:fldCharType="begin"/>
      </w:r>
      <w:r w:rsidR="001977CC" w:rsidRPr="00E21988">
        <w:rPr>
          <w:b/>
          <w:szCs w:val="24"/>
        </w:rPr>
        <w:instrText xml:space="preserve"> STYLEREF 3 \s </w:instrText>
      </w:r>
      <w:r w:rsidR="001977CC" w:rsidRPr="00E21988">
        <w:rPr>
          <w:b/>
          <w:szCs w:val="24"/>
        </w:rPr>
        <w:fldChar w:fldCharType="separate"/>
      </w:r>
      <w:r w:rsidR="001977CC" w:rsidRPr="00E21988">
        <w:rPr>
          <w:b/>
          <w:noProof/>
          <w:szCs w:val="24"/>
        </w:rPr>
        <w:t>4.8.1</w:t>
      </w:r>
      <w:r w:rsidR="001977CC" w:rsidRPr="00E21988">
        <w:rPr>
          <w:b/>
          <w:szCs w:val="24"/>
        </w:rPr>
        <w:fldChar w:fldCharType="end"/>
      </w:r>
      <w:r w:rsidR="001977CC" w:rsidRPr="00E21988">
        <w:rPr>
          <w:b/>
          <w:szCs w:val="24"/>
        </w:rPr>
        <w:noBreakHyphen/>
      </w:r>
      <w:r w:rsidR="001977CC" w:rsidRPr="00E21988">
        <w:rPr>
          <w:b/>
          <w:szCs w:val="24"/>
        </w:rPr>
        <w:fldChar w:fldCharType="begin"/>
      </w:r>
      <w:r w:rsidR="001977CC" w:rsidRPr="00E21988">
        <w:rPr>
          <w:b/>
          <w:szCs w:val="24"/>
        </w:rPr>
        <w:instrText xml:space="preserve"> SEQ Eq. \* ARABIC \s 3 </w:instrText>
      </w:r>
      <w:r w:rsidR="001977CC" w:rsidRPr="00E21988">
        <w:rPr>
          <w:b/>
          <w:szCs w:val="24"/>
        </w:rPr>
        <w:fldChar w:fldCharType="separate"/>
      </w:r>
      <w:r w:rsidR="001977CC" w:rsidRPr="00E21988">
        <w:rPr>
          <w:b/>
          <w:noProof/>
          <w:szCs w:val="24"/>
        </w:rPr>
        <w:t>4</w:t>
      </w:r>
      <w:r w:rsidR="001977CC" w:rsidRPr="00E21988">
        <w:rPr>
          <w:b/>
          <w:szCs w:val="24"/>
        </w:rPr>
        <w:fldChar w:fldCharType="end"/>
      </w:r>
      <w:bookmarkEnd w:id="758"/>
    </w:p>
    <w:p w14:paraId="4424512F" w14:textId="77777777" w:rsidR="00232F33" w:rsidRPr="00E21988" w:rsidRDefault="00232F33" w:rsidP="00CE076E">
      <w:pPr>
        <w:pStyle w:val="Caption"/>
        <w:spacing w:line="240" w:lineRule="auto"/>
        <w:rPr>
          <w:sz w:val="20"/>
          <w:szCs w:val="24"/>
        </w:rPr>
      </w:pPr>
      <w:r w:rsidRPr="00E21988">
        <w:rPr>
          <w:sz w:val="20"/>
          <w:szCs w:val="24"/>
        </w:rPr>
        <w:t>where</w:t>
      </w:r>
      <w:r w:rsidRPr="00E21988">
        <w:rPr>
          <w:sz w:val="20"/>
          <w:szCs w:val="24"/>
        </w:rPr>
        <w:tab/>
      </w:r>
      <w:r w:rsidRPr="00E21988">
        <w:rPr>
          <w:sz w:val="20"/>
          <w:szCs w:val="24"/>
        </w:rPr>
        <w:tab/>
      </w:r>
    </w:p>
    <w:p w14:paraId="404B45C6" w14:textId="7AFE2F7F" w:rsidR="00232F33" w:rsidRPr="00E21988" w:rsidRDefault="00232F33" w:rsidP="00C92A22">
      <w:pPr>
        <w:tabs>
          <w:tab w:val="clear" w:pos="2880"/>
          <w:tab w:val="clear" w:pos="9360"/>
        </w:tabs>
        <w:spacing w:before="0"/>
        <w:ind w:left="2835" w:hanging="2835"/>
        <w:rPr>
          <w:sz w:val="20"/>
        </w:rPr>
      </w:pPr>
      <w:proofErr w:type="spellStart"/>
      <w:r w:rsidRPr="00E21988">
        <w:rPr>
          <w:i/>
          <w:sz w:val="20"/>
        </w:rPr>
        <w:t>VS</w:t>
      </w:r>
      <w:r w:rsidRPr="00E21988">
        <w:rPr>
          <w:i/>
          <w:sz w:val="20"/>
          <w:vertAlign w:val="subscript"/>
        </w:rPr>
        <w:t>flow_substrate</w:t>
      </w:r>
      <w:r w:rsidR="00ED1B71" w:rsidRPr="00E21988">
        <w:rPr>
          <w:i/>
          <w:sz w:val="20"/>
          <w:vertAlign w:val="subscript"/>
        </w:rPr>
        <w:t>,fm</w:t>
      </w:r>
      <w:r w:rsidR="00E86766" w:rsidRPr="00E21988">
        <w:rPr>
          <w:i/>
          <w:sz w:val="20"/>
          <w:vertAlign w:val="subscript"/>
        </w:rPr>
        <w:t>,i</w:t>
      </w:r>
      <w:proofErr w:type="spellEnd"/>
      <w:r w:rsidRPr="00E21988">
        <w:rPr>
          <w:sz w:val="20"/>
        </w:rPr>
        <w:tab/>
        <w:t xml:space="preserve">Flow rate of </w:t>
      </w:r>
      <w:r w:rsidR="00422D1E" w:rsidRPr="00E21988">
        <w:rPr>
          <w:sz w:val="20"/>
        </w:rPr>
        <w:t>VS</w:t>
      </w:r>
      <w:r w:rsidRPr="00E21988">
        <w:rPr>
          <w:sz w:val="20"/>
        </w:rPr>
        <w:t xml:space="preserve"> entering the digester </w:t>
      </w:r>
      <w:r w:rsidR="005B1701" w:rsidRPr="00E21988">
        <w:rPr>
          <w:sz w:val="20"/>
        </w:rPr>
        <w:t>in</w:t>
      </w:r>
      <w:r w:rsidR="00ED1B71" w:rsidRPr="00E21988">
        <w:rPr>
          <w:sz w:val="20"/>
        </w:rPr>
        <w:t xml:space="preserve"> fresh manure </w:t>
      </w:r>
      <w:r w:rsidRPr="00E21988">
        <w:rPr>
          <w:sz w:val="20"/>
        </w:rPr>
        <w:t>(kg day</w:t>
      </w:r>
      <w:r w:rsidRPr="00E21988">
        <w:rPr>
          <w:sz w:val="20"/>
          <w:vertAlign w:val="superscript"/>
        </w:rPr>
        <w:t>-1</w:t>
      </w:r>
      <w:r w:rsidRPr="00E21988">
        <w:rPr>
          <w:sz w:val="20"/>
        </w:rPr>
        <w:t>)</w:t>
      </w:r>
      <w:r w:rsidR="0026149B" w:rsidRPr="00E21988">
        <w:rPr>
          <w:sz w:val="20"/>
        </w:rPr>
        <w:t>, by animal group and housing/manure management system</w:t>
      </w:r>
    </w:p>
    <w:p w14:paraId="22C0A4A2" w14:textId="1DF92FD3" w:rsidR="00232F33" w:rsidRPr="00E21988" w:rsidRDefault="00232F33" w:rsidP="00C92A22">
      <w:pPr>
        <w:tabs>
          <w:tab w:val="clear" w:pos="2880"/>
          <w:tab w:val="clear" w:pos="9360"/>
        </w:tabs>
        <w:spacing w:before="0"/>
        <w:ind w:left="2835" w:hanging="2835"/>
        <w:rPr>
          <w:sz w:val="20"/>
        </w:rPr>
      </w:pPr>
      <w:r w:rsidRPr="00E21988">
        <w:rPr>
          <w:i/>
          <w:sz w:val="20"/>
        </w:rPr>
        <w:t>VS</w:t>
      </w:r>
      <w:r w:rsidRPr="00E21988">
        <w:rPr>
          <w:sz w:val="20"/>
        </w:rPr>
        <w:tab/>
        <w:t xml:space="preserve">Volatile solids </w:t>
      </w:r>
      <w:r w:rsidR="005B1701" w:rsidRPr="00E21988">
        <w:rPr>
          <w:sz w:val="20"/>
        </w:rPr>
        <w:t xml:space="preserve">excreted </w:t>
      </w:r>
      <w:r w:rsidRPr="00E21988">
        <w:rPr>
          <w:sz w:val="20"/>
        </w:rPr>
        <w:t>(kg head</w:t>
      </w:r>
      <w:r w:rsidRPr="00E21988">
        <w:rPr>
          <w:sz w:val="20"/>
          <w:vertAlign w:val="superscript"/>
        </w:rPr>
        <w:t>-1</w:t>
      </w:r>
      <w:r w:rsidRPr="00E21988">
        <w:rPr>
          <w:sz w:val="20"/>
        </w:rPr>
        <w:t xml:space="preserve"> day</w:t>
      </w:r>
      <w:r w:rsidRPr="00E21988">
        <w:rPr>
          <w:sz w:val="20"/>
          <w:vertAlign w:val="superscript"/>
        </w:rPr>
        <w:t>-1</w:t>
      </w:r>
      <w:r w:rsidRPr="00E21988">
        <w:rPr>
          <w:sz w:val="20"/>
        </w:rPr>
        <w:t>)</w:t>
      </w:r>
      <w:r w:rsidR="00CC4D16" w:rsidRPr="00E21988">
        <w:rPr>
          <w:sz w:val="20"/>
        </w:rPr>
        <w:t xml:space="preserve">, </w:t>
      </w:r>
      <w:r w:rsidR="005B1701" w:rsidRPr="00E21988">
        <w:rPr>
          <w:sz w:val="20"/>
        </w:rPr>
        <w:t xml:space="preserve">by animal group for beef and dairy cattle, </w:t>
      </w:r>
      <w:r w:rsidR="00CC4D16" w:rsidRPr="00E21988">
        <w:rPr>
          <w:sz w:val="20"/>
        </w:rPr>
        <w:t xml:space="preserve">calculated using </w:t>
      </w:r>
      <w:r w:rsidRPr="00E21988">
        <w:rPr>
          <w:sz w:val="20"/>
        </w:rPr>
        <w:fldChar w:fldCharType="begin"/>
      </w:r>
      <w:r w:rsidRPr="00E21988">
        <w:rPr>
          <w:sz w:val="20"/>
        </w:rPr>
        <w:instrText xml:space="preserve"> REF VSProduced_CattleAndSheepEq \h  \* MERGEFORMAT </w:instrText>
      </w:r>
      <w:r w:rsidRPr="00E21988">
        <w:rPr>
          <w:sz w:val="20"/>
        </w:rPr>
      </w:r>
      <w:r w:rsidRPr="00E21988">
        <w:rPr>
          <w:sz w:val="20"/>
        </w:rPr>
        <w:fldChar w:fldCharType="separate"/>
      </w:r>
      <w:r w:rsidR="00C92A22" w:rsidRPr="00E21988">
        <w:rPr>
          <w:rFonts w:cstheme="minorHAnsi"/>
          <w:b/>
          <w:sz w:val="20"/>
        </w:rPr>
        <w:t xml:space="preserve">Eq. </w:t>
      </w:r>
      <w:r w:rsidR="00C92A22" w:rsidRPr="00E21988">
        <w:rPr>
          <w:rFonts w:cstheme="minorHAnsi"/>
          <w:b/>
          <w:noProof/>
          <w:sz w:val="20"/>
        </w:rPr>
        <w:t>4.1.2</w:t>
      </w:r>
      <w:r w:rsidR="00C92A22" w:rsidRPr="00E21988">
        <w:rPr>
          <w:rFonts w:cstheme="minorHAnsi"/>
          <w:b/>
          <w:noProof/>
          <w:sz w:val="20"/>
        </w:rPr>
        <w:noBreakHyphen/>
        <w:t>1</w:t>
      </w:r>
      <w:r w:rsidRPr="00E21988">
        <w:rPr>
          <w:sz w:val="20"/>
        </w:rPr>
        <w:fldChar w:fldCharType="end"/>
      </w:r>
    </w:p>
    <w:p w14:paraId="53789D50" w14:textId="7BFE4879" w:rsidR="00232F33" w:rsidRPr="00D5649B" w:rsidRDefault="00232F33" w:rsidP="00C92A22">
      <w:pPr>
        <w:tabs>
          <w:tab w:val="clear" w:pos="2880"/>
          <w:tab w:val="clear" w:pos="9360"/>
        </w:tabs>
        <w:spacing w:before="0"/>
        <w:ind w:left="2835" w:hanging="2835"/>
        <w:rPr>
          <w:sz w:val="20"/>
        </w:rPr>
      </w:pPr>
      <w:r w:rsidRPr="00E21988">
        <w:rPr>
          <w:i/>
          <w:sz w:val="20"/>
        </w:rPr>
        <w:t>#animals</w:t>
      </w:r>
      <w:r w:rsidRPr="00E21988">
        <w:rPr>
          <w:sz w:val="20"/>
        </w:rPr>
        <w:tab/>
        <w:t>Number of animals</w:t>
      </w:r>
      <w:r w:rsidR="00A46592" w:rsidRPr="00E21988">
        <w:rPr>
          <w:sz w:val="20"/>
        </w:rPr>
        <w:t>, by animal group</w:t>
      </w:r>
    </w:p>
    <w:p w14:paraId="79944BCA" w14:textId="1BEF52FA" w:rsidR="00232F33" w:rsidRPr="00D5649B" w:rsidRDefault="00232F33" w:rsidP="00232F33">
      <w:pPr>
        <w:rPr>
          <w:b/>
          <w:i/>
        </w:rPr>
      </w:pPr>
      <w:r w:rsidRPr="00D5649B">
        <w:rPr>
          <w:b/>
          <w:i/>
        </w:rPr>
        <w:t>Flow of total N entering the digester</w:t>
      </w:r>
    </w:p>
    <w:p w14:paraId="492C8F13" w14:textId="51D325E1" w:rsidR="00232F33" w:rsidRPr="00E21988" w:rsidRDefault="00000000" w:rsidP="00E86766">
      <w:pPr>
        <w:pStyle w:val="Caption"/>
        <w:tabs>
          <w:tab w:val="clear" w:pos="2880"/>
          <w:tab w:val="clear" w:pos="9360"/>
          <w:tab w:val="right" w:pos="9781"/>
        </w:tabs>
        <w:spacing w:after="120"/>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bedding,fm,i</m:t>
                    </m:r>
                  </m:sub>
                </m:sSub>
              </m:e>
            </m:d>
            <m:r>
              <m:rPr>
                <m:sty m:val="bi"/>
              </m:rPr>
              <w:rPr>
                <w:rFonts w:ascii="Cambria Math" w:eastAsia="Times New Roman" w:hAnsi="Cambria Math" w:cstheme="minorHAnsi"/>
                <w:szCs w:val="24"/>
              </w:rPr>
              <m:t>-</m:t>
            </m:r>
            <m:d>
              <m:dPr>
                <m:ctrlPr>
                  <w:rPr>
                    <w:rFonts w:ascii="Cambria Math" w:hAnsi="Cambria Math" w:cstheme="minorHAnsi"/>
                    <w:b/>
                    <w:i/>
                    <w:szCs w:val="24"/>
                  </w:rPr>
                </m:ctrlPr>
              </m:d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NH</m:t>
                    </m:r>
                  </m:e>
                  <m:sub>
                    <m:r>
                      <m:rPr>
                        <m:sty m:val="bi"/>
                      </m:rPr>
                      <w:rPr>
                        <w:rFonts w:ascii="Cambria Math" w:hAnsi="Cambria Math" w:cstheme="minorHAnsi"/>
                        <w:szCs w:val="24"/>
                      </w:rPr>
                      <m:t>3</m:t>
                    </m:r>
                  </m:sub>
                </m:sSub>
                <m:r>
                  <m:rPr>
                    <m:sty m:val="bi"/>
                  </m:rPr>
                  <w:rPr>
                    <w:rFonts w:ascii="Cambria Math" w:hAnsi="Cambria Math" w:cstheme="minorHAnsi"/>
                    <w:szCs w:val="24"/>
                  </w:rPr>
                  <m:t>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housing,fm,i</m:t>
                    </m:r>
                  </m:sub>
                </m:sSub>
              </m:e>
            </m:d>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E21988">
        <w:rPr>
          <w:rFonts w:eastAsia="Times New Roman" w:cstheme="minorHAnsi"/>
          <w:b/>
          <w:i/>
          <w:szCs w:val="24"/>
        </w:rPr>
        <w:tab/>
      </w:r>
      <w:r w:rsidR="00232F33" w:rsidRPr="00E21988">
        <w:rPr>
          <w:b/>
          <w:szCs w:val="24"/>
        </w:rPr>
        <w:t xml:space="preserve">Eq. </w:t>
      </w:r>
      <w:r w:rsidR="001977CC" w:rsidRPr="00E21988">
        <w:rPr>
          <w:b/>
          <w:szCs w:val="24"/>
        </w:rPr>
        <w:fldChar w:fldCharType="begin"/>
      </w:r>
      <w:r w:rsidR="001977CC" w:rsidRPr="00E21988">
        <w:rPr>
          <w:b/>
          <w:szCs w:val="24"/>
        </w:rPr>
        <w:instrText xml:space="preserve"> STYLEREF 3 \s </w:instrText>
      </w:r>
      <w:r w:rsidR="001977CC" w:rsidRPr="00E21988">
        <w:rPr>
          <w:b/>
          <w:szCs w:val="24"/>
        </w:rPr>
        <w:fldChar w:fldCharType="separate"/>
      </w:r>
      <w:r w:rsidR="001977CC" w:rsidRPr="00E21988">
        <w:rPr>
          <w:b/>
          <w:noProof/>
          <w:szCs w:val="24"/>
        </w:rPr>
        <w:t>4.8.1</w:t>
      </w:r>
      <w:r w:rsidR="001977CC" w:rsidRPr="00E21988">
        <w:rPr>
          <w:b/>
          <w:szCs w:val="24"/>
        </w:rPr>
        <w:fldChar w:fldCharType="end"/>
      </w:r>
      <w:r w:rsidR="001977CC" w:rsidRPr="00E21988">
        <w:rPr>
          <w:b/>
          <w:szCs w:val="24"/>
        </w:rPr>
        <w:noBreakHyphen/>
      </w:r>
      <w:r w:rsidR="001977CC" w:rsidRPr="00E21988">
        <w:rPr>
          <w:b/>
          <w:szCs w:val="24"/>
        </w:rPr>
        <w:fldChar w:fldCharType="begin"/>
      </w:r>
      <w:r w:rsidR="001977CC" w:rsidRPr="00E21988">
        <w:rPr>
          <w:b/>
          <w:szCs w:val="24"/>
        </w:rPr>
        <w:instrText xml:space="preserve"> SEQ Eq. \* ARABIC \s 3 </w:instrText>
      </w:r>
      <w:r w:rsidR="001977CC" w:rsidRPr="00E21988">
        <w:rPr>
          <w:b/>
          <w:szCs w:val="24"/>
        </w:rPr>
        <w:fldChar w:fldCharType="separate"/>
      </w:r>
      <w:r w:rsidR="001977CC" w:rsidRPr="00E21988">
        <w:rPr>
          <w:b/>
          <w:noProof/>
          <w:szCs w:val="24"/>
        </w:rPr>
        <w:t>5</w:t>
      </w:r>
      <w:r w:rsidR="001977CC" w:rsidRPr="00E21988">
        <w:rPr>
          <w:b/>
          <w:szCs w:val="24"/>
        </w:rPr>
        <w:fldChar w:fldCharType="end"/>
      </w:r>
    </w:p>
    <w:p w14:paraId="4D79AE22" w14:textId="77777777" w:rsidR="00232F33" w:rsidRPr="00E21988" w:rsidRDefault="00232F33" w:rsidP="00CE076E">
      <w:pPr>
        <w:pStyle w:val="Caption"/>
        <w:spacing w:line="240" w:lineRule="auto"/>
        <w:rPr>
          <w:sz w:val="20"/>
          <w:szCs w:val="24"/>
        </w:rPr>
      </w:pPr>
      <w:r w:rsidRPr="00E21988">
        <w:rPr>
          <w:sz w:val="20"/>
          <w:szCs w:val="24"/>
        </w:rPr>
        <w:t>where</w:t>
      </w:r>
      <w:r w:rsidRPr="00E21988">
        <w:rPr>
          <w:sz w:val="20"/>
          <w:szCs w:val="24"/>
        </w:rPr>
        <w:tab/>
      </w:r>
      <w:r w:rsidRPr="00E21988">
        <w:rPr>
          <w:sz w:val="20"/>
          <w:szCs w:val="24"/>
        </w:rPr>
        <w:tab/>
      </w:r>
    </w:p>
    <w:p w14:paraId="501A2D36" w14:textId="05DBE7C2"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flow_substrate</w:t>
      </w:r>
      <w:r w:rsidR="00ED1B71" w:rsidRPr="00E21988">
        <w:rPr>
          <w:i/>
          <w:sz w:val="20"/>
          <w:vertAlign w:val="subscript"/>
        </w:rPr>
        <w:t>,fm</w:t>
      </w:r>
      <w:r w:rsidR="00E86766" w:rsidRPr="00E21988">
        <w:rPr>
          <w:i/>
          <w:sz w:val="20"/>
          <w:vertAlign w:val="subscript"/>
        </w:rPr>
        <w:t>,i</w:t>
      </w:r>
      <w:proofErr w:type="spellEnd"/>
      <w:r w:rsidRPr="00E21988">
        <w:rPr>
          <w:i/>
          <w:sz w:val="20"/>
        </w:rPr>
        <w:tab/>
      </w:r>
      <w:r w:rsidRPr="00E21988">
        <w:rPr>
          <w:sz w:val="20"/>
        </w:rPr>
        <w:t xml:space="preserve">Flow rate of total N in </w:t>
      </w:r>
      <w:r w:rsidR="00ED1B71" w:rsidRPr="00E21988">
        <w:rPr>
          <w:sz w:val="20"/>
        </w:rPr>
        <w:t xml:space="preserve">fresh manure </w:t>
      </w:r>
      <w:r w:rsidR="005B1701" w:rsidRPr="00E21988">
        <w:rPr>
          <w:sz w:val="20"/>
        </w:rPr>
        <w:t xml:space="preserve">(incl. bedding) </w:t>
      </w:r>
      <w:r w:rsidRPr="00E21988">
        <w:rPr>
          <w:sz w:val="20"/>
        </w:rPr>
        <w:t xml:space="preserve">entering the digester (kg </w:t>
      </w:r>
      <w:r w:rsidR="00FB504B" w:rsidRPr="00E21988">
        <w:rPr>
          <w:sz w:val="20"/>
        </w:rPr>
        <w:t xml:space="preserve">N </w:t>
      </w:r>
      <w:r w:rsidRPr="00E21988">
        <w:rPr>
          <w:sz w:val="20"/>
        </w:rPr>
        <w:t>day</w:t>
      </w:r>
      <w:r w:rsidRPr="00E21988">
        <w:rPr>
          <w:sz w:val="20"/>
          <w:vertAlign w:val="superscript"/>
        </w:rPr>
        <w:t>-1</w:t>
      </w:r>
      <w:r w:rsidRPr="00E21988">
        <w:rPr>
          <w:sz w:val="20"/>
        </w:rPr>
        <w:t>)</w:t>
      </w:r>
      <w:r w:rsidR="00CC4D16" w:rsidRPr="00E21988">
        <w:rPr>
          <w:sz w:val="20"/>
        </w:rPr>
        <w:t>, by animal group and housing/manure management system</w:t>
      </w:r>
    </w:p>
    <w:p w14:paraId="174548D0" w14:textId="6F363E86"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excretion</w:t>
      </w:r>
      <w:r w:rsidR="00E86766" w:rsidRPr="00E21988">
        <w:rPr>
          <w:i/>
          <w:sz w:val="20"/>
          <w:vertAlign w:val="subscript"/>
        </w:rPr>
        <w:t>,fm,i</w:t>
      </w:r>
      <w:proofErr w:type="spellEnd"/>
      <w:r w:rsidRPr="00E21988">
        <w:rPr>
          <w:sz w:val="20"/>
        </w:rPr>
        <w:tab/>
        <w:t>Total amount of N excreted (kg N day</w:t>
      </w:r>
      <w:r w:rsidRPr="00E21988">
        <w:rPr>
          <w:sz w:val="20"/>
          <w:vertAlign w:val="superscript"/>
        </w:rPr>
        <w:t>-1</w:t>
      </w:r>
      <w:r w:rsidRPr="00E21988">
        <w:rPr>
          <w:sz w:val="20"/>
        </w:rPr>
        <w:t xml:space="preserve">), </w:t>
      </w:r>
      <w:r w:rsidR="005D05FA" w:rsidRPr="00E21988">
        <w:rPr>
          <w:sz w:val="20"/>
        </w:rPr>
        <w:t>by animal group</w:t>
      </w:r>
      <w:r w:rsidR="00E86766" w:rsidRPr="00E21988">
        <w:rPr>
          <w:sz w:val="20"/>
        </w:rPr>
        <w:t xml:space="preserve"> and housing/manure management system</w:t>
      </w:r>
      <w:r w:rsidR="005D05FA" w:rsidRPr="00E21988">
        <w:rPr>
          <w:sz w:val="20"/>
        </w:rPr>
        <w:t xml:space="preserve">, </w:t>
      </w:r>
      <w:r w:rsidRPr="00E21988">
        <w:rPr>
          <w:sz w:val="20"/>
        </w:rPr>
        <w:t xml:space="preserve">calculated using </w:t>
      </w:r>
      <w:r w:rsidRPr="00E21988">
        <w:rPr>
          <w:sz w:val="20"/>
        </w:rPr>
        <w:fldChar w:fldCharType="begin"/>
      </w:r>
      <w:r w:rsidRPr="00E21988">
        <w:rPr>
          <w:sz w:val="20"/>
        </w:rPr>
        <w:instrText xml:space="preserve"> REF NExcretion_AllLivestockGroupsEq \h  \* MERGEFORMAT </w:instrText>
      </w:r>
      <w:r w:rsidRPr="00E21988">
        <w:rPr>
          <w:sz w:val="20"/>
        </w:rPr>
      </w:r>
      <w:r w:rsidRPr="00E21988">
        <w:rPr>
          <w:sz w:val="20"/>
        </w:rPr>
        <w:fldChar w:fldCharType="separate"/>
      </w:r>
      <w:r w:rsidRPr="00E21988">
        <w:rPr>
          <w:b/>
          <w:sz w:val="20"/>
        </w:rPr>
        <w:t xml:space="preserve">Eq. </w:t>
      </w:r>
      <w:r w:rsidRPr="00E21988">
        <w:rPr>
          <w:b/>
          <w:noProof/>
          <w:sz w:val="20"/>
        </w:rPr>
        <w:t>4.2.1</w:t>
      </w:r>
      <w:r w:rsidRPr="00E21988">
        <w:rPr>
          <w:b/>
          <w:noProof/>
          <w:sz w:val="20"/>
        </w:rPr>
        <w:noBreakHyphen/>
        <w:t>29</w:t>
      </w:r>
      <w:r w:rsidRPr="00E21988">
        <w:rPr>
          <w:sz w:val="20"/>
        </w:rPr>
        <w:fldChar w:fldCharType="end"/>
      </w:r>
    </w:p>
    <w:p w14:paraId="5806FF05" w14:textId="05D6A27B"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bedding</w:t>
      </w:r>
      <w:r w:rsidR="00E86766" w:rsidRPr="00E21988">
        <w:rPr>
          <w:i/>
          <w:sz w:val="20"/>
          <w:vertAlign w:val="subscript"/>
        </w:rPr>
        <w:t>,fm,i</w:t>
      </w:r>
      <w:proofErr w:type="spellEnd"/>
      <w:r w:rsidRPr="00E21988">
        <w:rPr>
          <w:sz w:val="20"/>
        </w:rPr>
        <w:tab/>
        <w:t>Total amount of N added from bedding materials (kg N day</w:t>
      </w:r>
      <w:r w:rsidRPr="00E21988">
        <w:rPr>
          <w:sz w:val="20"/>
          <w:vertAlign w:val="superscript"/>
        </w:rPr>
        <w:t>-1</w:t>
      </w:r>
      <w:r w:rsidRPr="00E21988">
        <w:rPr>
          <w:sz w:val="20"/>
        </w:rPr>
        <w:t>),</w:t>
      </w:r>
      <w:r w:rsidR="005D05FA" w:rsidRPr="00E21988">
        <w:rPr>
          <w:sz w:val="20"/>
        </w:rPr>
        <w:t xml:space="preserve"> by animal group</w:t>
      </w:r>
      <w:r w:rsidR="00E86766" w:rsidRPr="00E21988">
        <w:rPr>
          <w:sz w:val="20"/>
        </w:rPr>
        <w:t xml:space="preserve"> and housing/manure management system</w:t>
      </w:r>
      <w:r w:rsidR="005D05FA" w:rsidRPr="00E21988">
        <w:rPr>
          <w:sz w:val="20"/>
        </w:rPr>
        <w:t>,</w:t>
      </w:r>
      <w:r w:rsidRPr="00E21988">
        <w:rPr>
          <w:sz w:val="20"/>
        </w:rPr>
        <w:t xml:space="preserve"> calculated using </w:t>
      </w:r>
      <w:r w:rsidRPr="00E21988">
        <w:rPr>
          <w:sz w:val="20"/>
        </w:rPr>
        <w:fldChar w:fldCharType="begin"/>
      </w:r>
      <w:r w:rsidRPr="00E21988">
        <w:rPr>
          <w:sz w:val="20"/>
        </w:rPr>
        <w:instrText xml:space="preserve"> REF NBeddingEq \h  \* MERGEFORMAT </w:instrText>
      </w:r>
      <w:r w:rsidRPr="00E21988">
        <w:rPr>
          <w:sz w:val="20"/>
        </w:rPr>
      </w:r>
      <w:r w:rsidRPr="00E21988">
        <w:rPr>
          <w:sz w:val="20"/>
        </w:rPr>
        <w:fldChar w:fldCharType="separate"/>
      </w:r>
      <w:r w:rsidR="005D05FA" w:rsidRPr="00E21988">
        <w:rPr>
          <w:b/>
          <w:sz w:val="20"/>
        </w:rPr>
        <w:t xml:space="preserve">Eq. </w:t>
      </w:r>
      <w:r w:rsidR="005D05FA" w:rsidRPr="00E21988">
        <w:rPr>
          <w:b/>
          <w:noProof/>
          <w:sz w:val="20"/>
        </w:rPr>
        <w:t>4.2.1</w:t>
      </w:r>
      <w:r w:rsidR="005D05FA" w:rsidRPr="00E21988">
        <w:rPr>
          <w:b/>
          <w:noProof/>
          <w:sz w:val="20"/>
        </w:rPr>
        <w:noBreakHyphen/>
        <w:t>32</w:t>
      </w:r>
      <w:r w:rsidRPr="00E21988">
        <w:rPr>
          <w:sz w:val="20"/>
        </w:rPr>
        <w:fldChar w:fldCharType="end"/>
      </w:r>
    </w:p>
    <w:p w14:paraId="0E370E52" w14:textId="13C552CB" w:rsidR="00E86766" w:rsidRPr="00E21988" w:rsidRDefault="00E86766" w:rsidP="00C92A22">
      <w:pPr>
        <w:tabs>
          <w:tab w:val="clear" w:pos="2880"/>
          <w:tab w:val="clear" w:pos="9360"/>
        </w:tabs>
        <w:spacing w:before="0"/>
        <w:ind w:left="2835" w:hanging="2835"/>
        <w:rPr>
          <w:iCs/>
          <w:sz w:val="20"/>
        </w:rPr>
      </w:pPr>
      <w:r w:rsidRPr="00E21988">
        <w:rPr>
          <w:i/>
          <w:sz w:val="20"/>
        </w:rPr>
        <w:t>N</w:t>
      </w:r>
      <w:r w:rsidRPr="00E21988">
        <w:rPr>
          <w:i/>
          <w:sz w:val="20"/>
          <w:vertAlign w:val="subscript"/>
        </w:rPr>
        <w:t>2</w:t>
      </w:r>
      <w:r w:rsidRPr="00E21988">
        <w:rPr>
          <w:i/>
          <w:sz w:val="20"/>
        </w:rPr>
        <w:t>O-N</w:t>
      </w:r>
      <w:r w:rsidRPr="00E21988">
        <w:rPr>
          <w:i/>
          <w:sz w:val="20"/>
          <w:vertAlign w:val="subscript"/>
        </w:rPr>
        <w:t>directmanure,fm,i</w:t>
      </w:r>
      <w:r w:rsidRPr="00E21988">
        <w:rPr>
          <w:i/>
          <w:sz w:val="20"/>
        </w:rPr>
        <w:tab/>
      </w:r>
      <w:r w:rsidRPr="00E21988">
        <w:rPr>
          <w:iCs/>
          <w:sz w:val="20"/>
        </w:rPr>
        <w:t>Direct N</w:t>
      </w:r>
      <w:r w:rsidRPr="00E21988">
        <w:rPr>
          <w:iCs/>
          <w:sz w:val="20"/>
          <w:vertAlign w:val="subscript"/>
        </w:rPr>
        <w:t>2</w:t>
      </w:r>
      <w:r w:rsidRPr="00E21988">
        <w:rPr>
          <w:iCs/>
          <w:sz w:val="20"/>
        </w:rPr>
        <w:t>O emissions (kg N</w:t>
      </w:r>
      <w:r w:rsidRPr="00E21988">
        <w:rPr>
          <w:iCs/>
          <w:sz w:val="20"/>
          <w:vertAlign w:val="subscript"/>
        </w:rPr>
        <w:t>2</w:t>
      </w:r>
      <w:r w:rsidRPr="00E21988">
        <w:rPr>
          <w:iCs/>
          <w:sz w:val="20"/>
        </w:rPr>
        <w:t>O-N day</w:t>
      </w:r>
      <w:r w:rsidRPr="00E21988">
        <w:rPr>
          <w:iCs/>
          <w:sz w:val="20"/>
          <w:vertAlign w:val="superscript"/>
        </w:rPr>
        <w:t>-1</w:t>
      </w:r>
      <w:r w:rsidRPr="00E21988">
        <w:rPr>
          <w:iCs/>
          <w:sz w:val="20"/>
        </w:rPr>
        <w:t xml:space="preserve">) from manure during the housing stage, by animal group and housing/manure management system, calculated using </w:t>
      </w:r>
      <w:r w:rsidRPr="00E21988">
        <w:rPr>
          <w:iCs/>
          <w:sz w:val="20"/>
        </w:rPr>
        <w:fldChar w:fldCharType="begin"/>
      </w:r>
      <w:r w:rsidRPr="00E21988">
        <w:rPr>
          <w:iCs/>
          <w:sz w:val="20"/>
        </w:rPr>
        <w:instrText xml:space="preserve"> REF N2ONDirectManureEq \h  \* MERGEFORMAT </w:instrText>
      </w:r>
      <w:r w:rsidRPr="00E21988">
        <w:rPr>
          <w:iCs/>
          <w:sz w:val="20"/>
        </w:rPr>
      </w:r>
      <w:r w:rsidRPr="00E21988">
        <w:rPr>
          <w:iCs/>
          <w:sz w:val="20"/>
        </w:rPr>
        <w:fldChar w:fldCharType="separate"/>
      </w:r>
      <w:r w:rsidRPr="00E21988">
        <w:rPr>
          <w:b/>
          <w:sz w:val="20"/>
        </w:rPr>
        <w:t xml:space="preserve">Eq. </w:t>
      </w:r>
      <w:r w:rsidRPr="00E21988">
        <w:rPr>
          <w:b/>
          <w:noProof/>
          <w:sz w:val="20"/>
        </w:rPr>
        <w:t>4.2.2</w:t>
      </w:r>
      <w:r w:rsidRPr="00E21988">
        <w:rPr>
          <w:b/>
          <w:sz w:val="20"/>
        </w:rPr>
        <w:noBreakHyphen/>
      </w:r>
      <w:r w:rsidRPr="00E21988">
        <w:rPr>
          <w:b/>
          <w:noProof/>
          <w:sz w:val="20"/>
        </w:rPr>
        <w:t>2</w:t>
      </w:r>
      <w:r w:rsidRPr="00E21988">
        <w:rPr>
          <w:iCs/>
          <w:sz w:val="20"/>
        </w:rPr>
        <w:fldChar w:fldCharType="end"/>
      </w:r>
    </w:p>
    <w:p w14:paraId="5C1EF082" w14:textId="076E7092" w:rsidR="00E86766" w:rsidRPr="00E86766" w:rsidRDefault="00E86766" w:rsidP="00C92A22">
      <w:pPr>
        <w:tabs>
          <w:tab w:val="clear" w:pos="2880"/>
          <w:tab w:val="clear" w:pos="9360"/>
        </w:tabs>
        <w:spacing w:before="0"/>
        <w:ind w:left="2835" w:hanging="2835"/>
        <w:rPr>
          <w:iCs/>
          <w:sz w:val="20"/>
        </w:rPr>
      </w:pPr>
      <w:r w:rsidRPr="00E21988">
        <w:rPr>
          <w:i/>
          <w:sz w:val="20"/>
        </w:rPr>
        <w:t>NH</w:t>
      </w:r>
      <w:r w:rsidRPr="00E21988">
        <w:rPr>
          <w:i/>
          <w:sz w:val="20"/>
          <w:vertAlign w:val="subscript"/>
        </w:rPr>
        <w:t>3</w:t>
      </w:r>
      <w:r w:rsidRPr="00E21988">
        <w:rPr>
          <w:i/>
          <w:sz w:val="20"/>
        </w:rPr>
        <w:t>_N</w:t>
      </w:r>
      <w:r w:rsidRPr="00E21988">
        <w:rPr>
          <w:i/>
          <w:sz w:val="20"/>
          <w:vertAlign w:val="subscript"/>
        </w:rPr>
        <w:t>housing,fm,i</w:t>
      </w:r>
      <w:r w:rsidRPr="00E21988">
        <w:rPr>
          <w:i/>
          <w:sz w:val="20"/>
        </w:rPr>
        <w:tab/>
      </w:r>
      <w:r w:rsidRPr="00E21988">
        <w:rPr>
          <w:sz w:val="20"/>
        </w:rPr>
        <w:t>Daily NH</w:t>
      </w:r>
      <w:r w:rsidRPr="00E21988">
        <w:rPr>
          <w:sz w:val="20"/>
          <w:vertAlign w:val="subscript"/>
        </w:rPr>
        <w:t>3</w:t>
      </w:r>
      <w:r w:rsidRPr="00E21988">
        <w:rPr>
          <w:sz w:val="20"/>
        </w:rPr>
        <w:t>-N (kg NH</w:t>
      </w:r>
      <w:r w:rsidRPr="00E21988">
        <w:rPr>
          <w:sz w:val="20"/>
          <w:vertAlign w:val="subscript"/>
        </w:rPr>
        <w:t>3</w:t>
      </w:r>
      <w:r w:rsidRPr="00E21988">
        <w:rPr>
          <w:sz w:val="20"/>
        </w:rPr>
        <w:t>-N day</w:t>
      </w:r>
      <w:r w:rsidRPr="00E21988">
        <w:rPr>
          <w:sz w:val="20"/>
          <w:vertAlign w:val="superscript"/>
        </w:rPr>
        <w:t>-1</w:t>
      </w:r>
      <w:r w:rsidRPr="00E21988">
        <w:rPr>
          <w:sz w:val="20"/>
        </w:rPr>
        <w:t>) emissions from housing, by animal group and housing/manure management system</w:t>
      </w:r>
      <w:r w:rsidR="00A46592" w:rsidRPr="00E21988">
        <w:rPr>
          <w:sz w:val="20"/>
        </w:rPr>
        <w:t xml:space="preserve">; calculated using </w:t>
      </w:r>
      <w:r w:rsidR="00925D3B" w:rsidRPr="00E21988">
        <w:rPr>
          <w:sz w:val="20"/>
        </w:rPr>
        <w:fldChar w:fldCharType="begin"/>
      </w:r>
      <w:r w:rsidR="00925D3B" w:rsidRPr="00E21988">
        <w:rPr>
          <w:sz w:val="20"/>
        </w:rPr>
        <w:instrText xml:space="preserve"> REF NH3NConfinedNoBarn_CattleEq \h  \* MERGEFORMAT </w:instrText>
      </w:r>
      <w:r w:rsidR="00925D3B" w:rsidRPr="00E21988">
        <w:rPr>
          <w:sz w:val="20"/>
        </w:rPr>
      </w:r>
      <w:r w:rsidR="00925D3B" w:rsidRPr="00E21988">
        <w:rPr>
          <w:sz w:val="20"/>
        </w:rPr>
        <w:fldChar w:fldCharType="separate"/>
      </w:r>
      <w:r w:rsidR="00925D3B" w:rsidRPr="00E21988">
        <w:rPr>
          <w:b/>
          <w:sz w:val="20"/>
        </w:rPr>
        <w:t xml:space="preserve">Eq. </w:t>
      </w:r>
      <w:r w:rsidR="00925D3B" w:rsidRPr="00E21988">
        <w:rPr>
          <w:b/>
          <w:noProof/>
          <w:sz w:val="20"/>
        </w:rPr>
        <w:t>4.3.1</w:t>
      </w:r>
      <w:r w:rsidR="00925D3B" w:rsidRPr="00E21988">
        <w:rPr>
          <w:b/>
          <w:sz w:val="20"/>
        </w:rPr>
        <w:noBreakHyphen/>
      </w:r>
      <w:r w:rsidR="00925D3B" w:rsidRPr="00E21988">
        <w:rPr>
          <w:b/>
          <w:noProof/>
          <w:sz w:val="20"/>
        </w:rPr>
        <w:t>11</w:t>
      </w:r>
      <w:r w:rsidR="00925D3B" w:rsidRPr="00E21988">
        <w:rPr>
          <w:sz w:val="20"/>
        </w:rPr>
        <w:fldChar w:fldCharType="end"/>
      </w:r>
      <w:r w:rsidR="00925D3B" w:rsidRPr="00E21988">
        <w:rPr>
          <w:sz w:val="20"/>
        </w:rPr>
        <w:t xml:space="preserve"> (confined no barn housing for beef and dairy cattle) and </w:t>
      </w:r>
      <w:r w:rsidR="00925D3B" w:rsidRPr="00E21988">
        <w:rPr>
          <w:sz w:val="20"/>
        </w:rPr>
        <w:fldChar w:fldCharType="begin"/>
      </w:r>
      <w:r w:rsidR="00925D3B" w:rsidRPr="00E21988">
        <w:rPr>
          <w:sz w:val="20"/>
        </w:rPr>
        <w:instrText xml:space="preserve"> REF NH3NBarn_CattleEq \h  \* MERGEFORMAT </w:instrText>
      </w:r>
      <w:r w:rsidR="00925D3B" w:rsidRPr="00E21988">
        <w:rPr>
          <w:sz w:val="20"/>
        </w:rPr>
      </w:r>
      <w:r w:rsidR="00925D3B" w:rsidRPr="00E21988">
        <w:rPr>
          <w:sz w:val="20"/>
        </w:rPr>
        <w:fldChar w:fldCharType="separate"/>
      </w:r>
      <w:r w:rsidR="00925D3B" w:rsidRPr="00E21988">
        <w:rPr>
          <w:b/>
          <w:sz w:val="20"/>
        </w:rPr>
        <w:t xml:space="preserve">Eq. </w:t>
      </w:r>
      <w:r w:rsidR="00925D3B" w:rsidRPr="00E21988">
        <w:rPr>
          <w:b/>
          <w:noProof/>
          <w:sz w:val="20"/>
        </w:rPr>
        <w:t>4.3.1</w:t>
      </w:r>
      <w:r w:rsidR="00925D3B" w:rsidRPr="00E21988">
        <w:rPr>
          <w:b/>
          <w:sz w:val="20"/>
        </w:rPr>
        <w:noBreakHyphen/>
      </w:r>
      <w:r w:rsidR="00925D3B" w:rsidRPr="00E21988">
        <w:rPr>
          <w:b/>
          <w:noProof/>
          <w:sz w:val="20"/>
        </w:rPr>
        <w:t>15</w:t>
      </w:r>
      <w:r w:rsidR="00925D3B" w:rsidRPr="00E21988">
        <w:rPr>
          <w:sz w:val="20"/>
        </w:rPr>
        <w:fldChar w:fldCharType="end"/>
      </w:r>
      <w:r w:rsidR="00925D3B" w:rsidRPr="00E21988">
        <w:rPr>
          <w:sz w:val="20"/>
        </w:rPr>
        <w:t xml:space="preserve"> (barn housing for beef cattle)</w:t>
      </w:r>
    </w:p>
    <w:p w14:paraId="7E93336C" w14:textId="6F941839" w:rsidR="00232F33" w:rsidRPr="00D5649B" w:rsidRDefault="00232F33" w:rsidP="00232F33">
      <w:pPr>
        <w:rPr>
          <w:b/>
          <w:i/>
        </w:rPr>
      </w:pPr>
      <w:r w:rsidRPr="00D5649B">
        <w:rPr>
          <w:b/>
          <w:i/>
        </w:rPr>
        <w:t>Flow of organic N entering the digester</w:t>
      </w:r>
      <w:r w:rsidR="00402551" w:rsidRPr="00D5649B">
        <w:rPr>
          <w:b/>
          <w:i/>
        </w:rPr>
        <w:t xml:space="preserve"> </w:t>
      </w:r>
    </w:p>
    <w:p w14:paraId="7028A919" w14:textId="119A3F4E" w:rsidR="00232F33" w:rsidRPr="00242EA9" w:rsidRDefault="00232F33" w:rsidP="00232F33">
      <w:pPr>
        <w:rPr>
          <w:b/>
        </w:rPr>
      </w:pPr>
      <w:r w:rsidRPr="00242EA9">
        <w:rPr>
          <w:b/>
        </w:rPr>
        <w:t>For beef</w:t>
      </w:r>
      <w:r w:rsidR="00DF6331" w:rsidRPr="00242EA9">
        <w:rPr>
          <w:b/>
        </w:rPr>
        <w:t xml:space="preserve"> </w:t>
      </w:r>
      <w:r w:rsidR="00A31A8C" w:rsidRPr="00242EA9">
        <w:rPr>
          <w:b/>
        </w:rPr>
        <w:t>and dairy cattle</w:t>
      </w:r>
      <w:r w:rsidRPr="00242EA9">
        <w:rPr>
          <w:b/>
        </w:rPr>
        <w:t>:</w:t>
      </w:r>
    </w:p>
    <w:p w14:paraId="62EC0F74" w14:textId="5A86FB3F" w:rsidR="00232F33" w:rsidRPr="00242EA9" w:rsidRDefault="00000000" w:rsidP="00CC4D16">
      <w:pPr>
        <w:pStyle w:val="Caption"/>
        <w:tabs>
          <w:tab w:val="clear" w:pos="2880"/>
          <w:tab w:val="clear" w:pos="9360"/>
          <w:tab w:val="right" w:pos="9781"/>
        </w:tabs>
        <w:spacing w:after="120"/>
        <w:ind w:left="3330" w:hanging="33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manure,fm,i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242EA9">
        <w:rPr>
          <w:rFonts w:eastAsia="Times New Roman" w:cstheme="minorHAnsi"/>
          <w:b/>
          <w:i/>
          <w:szCs w:val="24"/>
        </w:rPr>
        <w:tab/>
      </w:r>
      <w:r w:rsidR="00232F33" w:rsidRPr="00242EA9">
        <w:rPr>
          <w:b/>
          <w:szCs w:val="24"/>
        </w:rPr>
        <w:t xml:space="preserve">Eq. </w:t>
      </w:r>
      <w:r w:rsidR="001977CC" w:rsidRPr="00242EA9">
        <w:rPr>
          <w:b/>
          <w:szCs w:val="24"/>
        </w:rPr>
        <w:fldChar w:fldCharType="begin"/>
      </w:r>
      <w:r w:rsidR="001977CC" w:rsidRPr="00242EA9">
        <w:rPr>
          <w:b/>
          <w:szCs w:val="24"/>
        </w:rPr>
        <w:instrText xml:space="preserve"> STYLEREF 3 \s </w:instrText>
      </w:r>
      <w:r w:rsidR="001977CC" w:rsidRPr="00242EA9">
        <w:rPr>
          <w:b/>
          <w:szCs w:val="24"/>
        </w:rPr>
        <w:fldChar w:fldCharType="separate"/>
      </w:r>
      <w:r w:rsidR="001977CC" w:rsidRPr="00242EA9">
        <w:rPr>
          <w:b/>
          <w:noProof/>
          <w:szCs w:val="24"/>
        </w:rPr>
        <w:t>4.8.1</w:t>
      </w:r>
      <w:r w:rsidR="001977CC" w:rsidRPr="00242EA9">
        <w:rPr>
          <w:b/>
          <w:szCs w:val="24"/>
        </w:rPr>
        <w:fldChar w:fldCharType="end"/>
      </w:r>
      <w:r w:rsidR="001977CC" w:rsidRPr="00242EA9">
        <w:rPr>
          <w:b/>
          <w:szCs w:val="24"/>
        </w:rPr>
        <w:noBreakHyphen/>
      </w:r>
      <w:r w:rsidR="001977CC" w:rsidRPr="00242EA9">
        <w:rPr>
          <w:b/>
          <w:szCs w:val="24"/>
        </w:rPr>
        <w:fldChar w:fldCharType="begin"/>
      </w:r>
      <w:r w:rsidR="001977CC" w:rsidRPr="00242EA9">
        <w:rPr>
          <w:b/>
          <w:szCs w:val="24"/>
        </w:rPr>
        <w:instrText xml:space="preserve"> SEQ Eq. \* ARABIC \s 3 </w:instrText>
      </w:r>
      <w:r w:rsidR="001977CC" w:rsidRPr="00242EA9">
        <w:rPr>
          <w:b/>
          <w:szCs w:val="24"/>
        </w:rPr>
        <w:fldChar w:fldCharType="separate"/>
      </w:r>
      <w:r w:rsidR="001977CC" w:rsidRPr="00242EA9">
        <w:rPr>
          <w:b/>
          <w:noProof/>
          <w:szCs w:val="24"/>
        </w:rPr>
        <w:t>6</w:t>
      </w:r>
      <w:r w:rsidR="001977CC" w:rsidRPr="00242EA9">
        <w:rPr>
          <w:b/>
          <w:szCs w:val="24"/>
        </w:rPr>
        <w:fldChar w:fldCharType="end"/>
      </w:r>
    </w:p>
    <w:p w14:paraId="1519BA39" w14:textId="77777777" w:rsidR="00232F33" w:rsidRPr="00242EA9" w:rsidRDefault="00232F33" w:rsidP="00CE076E">
      <w:pPr>
        <w:pStyle w:val="Caption"/>
        <w:spacing w:line="240" w:lineRule="auto"/>
        <w:rPr>
          <w:sz w:val="20"/>
          <w:szCs w:val="24"/>
        </w:rPr>
      </w:pPr>
      <w:r w:rsidRPr="00242EA9">
        <w:rPr>
          <w:sz w:val="20"/>
          <w:szCs w:val="24"/>
        </w:rPr>
        <w:t>where</w:t>
      </w:r>
      <w:r w:rsidRPr="00242EA9">
        <w:rPr>
          <w:sz w:val="20"/>
          <w:szCs w:val="24"/>
        </w:rPr>
        <w:tab/>
      </w:r>
      <w:r w:rsidRPr="00242EA9">
        <w:rPr>
          <w:sz w:val="20"/>
          <w:szCs w:val="24"/>
        </w:rPr>
        <w:tab/>
      </w:r>
    </w:p>
    <w:p w14:paraId="1709D176" w14:textId="03386299" w:rsidR="00232F33" w:rsidRPr="00242EA9" w:rsidRDefault="00232F33" w:rsidP="00C92A22">
      <w:pPr>
        <w:tabs>
          <w:tab w:val="clear" w:pos="2880"/>
          <w:tab w:val="clear" w:pos="9360"/>
        </w:tabs>
        <w:spacing w:before="0"/>
        <w:ind w:left="2835" w:hanging="2835"/>
        <w:rPr>
          <w:sz w:val="20"/>
        </w:rPr>
      </w:pPr>
      <w:proofErr w:type="spellStart"/>
      <w:r w:rsidRPr="00242EA9">
        <w:rPr>
          <w:i/>
          <w:sz w:val="20"/>
        </w:rPr>
        <w:t>OrganicN</w:t>
      </w:r>
      <w:r w:rsidRPr="00242EA9">
        <w:rPr>
          <w:i/>
          <w:sz w:val="20"/>
          <w:vertAlign w:val="subscript"/>
        </w:rPr>
        <w:t>flow_substrate</w:t>
      </w:r>
      <w:r w:rsidR="00ED1B71" w:rsidRPr="00242EA9">
        <w:rPr>
          <w:i/>
          <w:sz w:val="20"/>
          <w:vertAlign w:val="subscript"/>
        </w:rPr>
        <w:t>,fm</w:t>
      </w:r>
      <w:r w:rsidR="00A31A8C" w:rsidRPr="00242EA9">
        <w:rPr>
          <w:i/>
          <w:sz w:val="20"/>
          <w:vertAlign w:val="subscript"/>
        </w:rPr>
        <w:t>,i</w:t>
      </w:r>
      <w:proofErr w:type="spellEnd"/>
      <w:r w:rsidRPr="00242EA9">
        <w:rPr>
          <w:i/>
          <w:sz w:val="20"/>
        </w:rPr>
        <w:tab/>
      </w:r>
      <w:r w:rsidRPr="00242EA9">
        <w:rPr>
          <w:sz w:val="20"/>
        </w:rPr>
        <w:t xml:space="preserve">Flow rate of organic N </w:t>
      </w:r>
      <w:r w:rsidR="00CC4D16" w:rsidRPr="00242EA9">
        <w:rPr>
          <w:sz w:val="20"/>
        </w:rPr>
        <w:t>(kg N day</w:t>
      </w:r>
      <w:r w:rsidR="00CC4D16" w:rsidRPr="00242EA9">
        <w:rPr>
          <w:sz w:val="20"/>
          <w:vertAlign w:val="superscript"/>
        </w:rPr>
        <w:t xml:space="preserve">-1 </w:t>
      </w:r>
      <w:r w:rsidR="00CC4D16" w:rsidRPr="00242EA9">
        <w:rPr>
          <w:sz w:val="20"/>
        </w:rPr>
        <w:t>)</w:t>
      </w:r>
      <w:r w:rsidR="00163746" w:rsidRPr="00242EA9">
        <w:rPr>
          <w:sz w:val="20"/>
        </w:rPr>
        <w:t xml:space="preserve"> </w:t>
      </w:r>
      <w:r w:rsidRPr="00242EA9">
        <w:rPr>
          <w:sz w:val="20"/>
        </w:rPr>
        <w:t xml:space="preserve">in </w:t>
      </w:r>
      <w:r w:rsidR="00ED1B71" w:rsidRPr="00242EA9">
        <w:rPr>
          <w:sz w:val="20"/>
        </w:rPr>
        <w:t xml:space="preserve">fresh manure </w:t>
      </w:r>
      <w:r w:rsidR="00FB504B" w:rsidRPr="00242EA9">
        <w:rPr>
          <w:sz w:val="20"/>
        </w:rPr>
        <w:t xml:space="preserve">(incl. bedding) </w:t>
      </w:r>
      <w:r w:rsidRPr="00242EA9">
        <w:rPr>
          <w:sz w:val="20"/>
        </w:rPr>
        <w:t>entering the digester</w:t>
      </w:r>
      <w:r w:rsidR="00CC4D16" w:rsidRPr="00242EA9">
        <w:rPr>
          <w:sz w:val="20"/>
        </w:rPr>
        <w:t>, by animal group and housing/manure management system</w:t>
      </w:r>
    </w:p>
    <w:p w14:paraId="4AB0CF78" w14:textId="7C140ECC" w:rsidR="00CC4D16" w:rsidRPr="00242EA9" w:rsidRDefault="00232F33" w:rsidP="00CC4D16">
      <w:pPr>
        <w:tabs>
          <w:tab w:val="clear" w:pos="2880"/>
          <w:tab w:val="clear" w:pos="9360"/>
        </w:tabs>
        <w:spacing w:before="0"/>
        <w:ind w:left="2835" w:hanging="2835"/>
        <w:rPr>
          <w:sz w:val="20"/>
        </w:rPr>
      </w:pPr>
      <w:proofErr w:type="spellStart"/>
      <w:r w:rsidRPr="00242EA9">
        <w:rPr>
          <w:i/>
          <w:sz w:val="20"/>
          <w:szCs w:val="32"/>
        </w:rPr>
        <w:t>OrganicN</w:t>
      </w:r>
      <w:r w:rsidRPr="00242EA9">
        <w:rPr>
          <w:i/>
          <w:sz w:val="20"/>
          <w:szCs w:val="32"/>
          <w:vertAlign w:val="subscript"/>
        </w:rPr>
        <w:t>manure</w:t>
      </w:r>
      <w:r w:rsidR="00A31A8C" w:rsidRPr="00242EA9">
        <w:rPr>
          <w:i/>
          <w:sz w:val="20"/>
          <w:szCs w:val="32"/>
          <w:vertAlign w:val="subscript"/>
        </w:rPr>
        <w:t>,fm,i</w:t>
      </w:r>
      <w:proofErr w:type="spellEnd"/>
      <w:r w:rsidRPr="00242EA9">
        <w:rPr>
          <w:i/>
          <w:sz w:val="20"/>
          <w:szCs w:val="32"/>
        </w:rPr>
        <w:t xml:space="preserve"> </w:t>
      </w:r>
      <w:r w:rsidRPr="00242EA9">
        <w:rPr>
          <w:i/>
          <w:sz w:val="20"/>
          <w:szCs w:val="32"/>
        </w:rPr>
        <w:tab/>
      </w:r>
      <w:r w:rsidRPr="00242EA9">
        <w:rPr>
          <w:sz w:val="20"/>
          <w:szCs w:val="32"/>
        </w:rPr>
        <w:t xml:space="preserve">Daily organic N in </w:t>
      </w:r>
      <w:r w:rsidR="00332B8A" w:rsidRPr="00242EA9">
        <w:rPr>
          <w:sz w:val="20"/>
          <w:szCs w:val="32"/>
        </w:rPr>
        <w:t xml:space="preserve">fresh </w:t>
      </w:r>
      <w:r w:rsidRPr="00242EA9">
        <w:rPr>
          <w:sz w:val="20"/>
          <w:szCs w:val="32"/>
        </w:rPr>
        <w:t>manure (kg N day</w:t>
      </w:r>
      <w:r w:rsidRPr="00242EA9">
        <w:rPr>
          <w:sz w:val="20"/>
          <w:szCs w:val="32"/>
          <w:vertAlign w:val="superscript"/>
        </w:rPr>
        <w:t>-1</w:t>
      </w:r>
      <w:r w:rsidRPr="00242EA9">
        <w:rPr>
          <w:sz w:val="20"/>
          <w:szCs w:val="32"/>
        </w:rPr>
        <w:t xml:space="preserve">), </w:t>
      </w:r>
      <w:r w:rsidR="005D05FA" w:rsidRPr="00242EA9">
        <w:rPr>
          <w:sz w:val="20"/>
          <w:szCs w:val="32"/>
        </w:rPr>
        <w:t>by animal group</w:t>
      </w:r>
      <w:r w:rsidR="00CC4D16" w:rsidRPr="00242EA9">
        <w:rPr>
          <w:sz w:val="20"/>
          <w:szCs w:val="32"/>
        </w:rPr>
        <w:t xml:space="preserve"> and housing/manure management system</w:t>
      </w:r>
      <w:r w:rsidR="005D05FA" w:rsidRPr="00242EA9">
        <w:rPr>
          <w:sz w:val="20"/>
          <w:szCs w:val="32"/>
        </w:rPr>
        <w:t xml:space="preserve">, </w:t>
      </w:r>
      <w:r w:rsidRPr="00242EA9">
        <w:rPr>
          <w:sz w:val="20"/>
          <w:szCs w:val="32"/>
        </w:rPr>
        <w:t xml:space="preserve">calculated using </w:t>
      </w:r>
      <w:r w:rsidRPr="00242EA9">
        <w:rPr>
          <w:sz w:val="20"/>
        </w:rPr>
        <w:fldChar w:fldCharType="begin"/>
      </w:r>
      <w:r w:rsidRPr="00242EA9">
        <w:rPr>
          <w:sz w:val="20"/>
        </w:rPr>
        <w:instrText xml:space="preserve"> REF OrganicNManure_CattleEq \h  \* MERGEFORMAT </w:instrText>
      </w:r>
      <w:r w:rsidRPr="00242EA9">
        <w:rPr>
          <w:sz w:val="20"/>
        </w:rPr>
      </w:r>
      <w:r w:rsidRPr="00242EA9">
        <w:rPr>
          <w:sz w:val="20"/>
        </w:rPr>
        <w:fldChar w:fldCharType="separate"/>
      </w:r>
      <w:r w:rsidRPr="00242EA9">
        <w:rPr>
          <w:b/>
          <w:sz w:val="20"/>
        </w:rPr>
        <w:t xml:space="preserve">Eq. </w:t>
      </w:r>
      <w:r w:rsidRPr="00242EA9">
        <w:rPr>
          <w:b/>
          <w:noProof/>
          <w:sz w:val="20"/>
        </w:rPr>
        <w:t>4.3.1</w:t>
      </w:r>
      <w:r w:rsidRPr="00242EA9">
        <w:rPr>
          <w:b/>
          <w:noProof/>
          <w:sz w:val="20"/>
        </w:rPr>
        <w:noBreakHyphen/>
        <w:t>7</w:t>
      </w:r>
      <w:r w:rsidRPr="00242EA9">
        <w:rPr>
          <w:sz w:val="20"/>
        </w:rPr>
        <w:fldChar w:fldCharType="end"/>
      </w:r>
      <w:r w:rsidR="00DF6331" w:rsidRPr="00242EA9">
        <w:rPr>
          <w:sz w:val="20"/>
        </w:rPr>
        <w:t xml:space="preserve"> for beef and dairy cattle</w:t>
      </w:r>
    </w:p>
    <w:p w14:paraId="302B9A1D" w14:textId="0F588C88" w:rsidR="00163746" w:rsidRPr="00163746" w:rsidRDefault="00163746" w:rsidP="00232F33">
      <w:pPr>
        <w:rPr>
          <w:b/>
          <w:szCs w:val="24"/>
        </w:rPr>
      </w:pPr>
      <w:r w:rsidRPr="00242EA9">
        <w:rPr>
          <w:b/>
          <w:szCs w:val="24"/>
          <w:u w:val="single"/>
        </w:rPr>
        <w:t>Please note:</w:t>
      </w:r>
      <w:r w:rsidRPr="00242EA9">
        <w:rPr>
          <w:b/>
          <w:szCs w:val="24"/>
        </w:rPr>
        <w:t xml:space="preserve"> </w:t>
      </w:r>
      <w:r w:rsidRPr="00242EA9">
        <w:rPr>
          <w:bCs/>
          <w:szCs w:val="24"/>
        </w:rPr>
        <w:t xml:space="preserve">equations relating to the estimation of C and N flows for broilers, layers and turkeys are included in this section, although these are not currently incorporated into the </w:t>
      </w:r>
      <w:proofErr w:type="spellStart"/>
      <w:r w:rsidRPr="00242EA9">
        <w:rPr>
          <w:bCs/>
          <w:szCs w:val="24"/>
        </w:rPr>
        <w:t>Holos</w:t>
      </w:r>
      <w:proofErr w:type="spellEnd"/>
      <w:r w:rsidRPr="00242EA9">
        <w:rPr>
          <w:bCs/>
          <w:szCs w:val="24"/>
        </w:rPr>
        <w:t xml:space="preserve"> model calculations due to a lack of necessary data. Thus it is not currently possible to add fresh/raw manure </w:t>
      </w:r>
      <w:r w:rsidRPr="00242EA9">
        <w:rPr>
          <w:bCs/>
          <w:szCs w:val="24"/>
        </w:rPr>
        <w:lastRenderedPageBreak/>
        <w:t xml:space="preserve">for these poultry groups to an AD system in the model interface. This option </w:t>
      </w:r>
      <w:r w:rsidR="00BA1B1B" w:rsidRPr="00242EA9">
        <w:rPr>
          <w:bCs/>
          <w:szCs w:val="24"/>
        </w:rPr>
        <w:t>could</w:t>
      </w:r>
      <w:r w:rsidRPr="00242EA9">
        <w:rPr>
          <w:bCs/>
          <w:szCs w:val="24"/>
        </w:rPr>
        <w:t xml:space="preserve"> be available in future versions of </w:t>
      </w:r>
      <w:proofErr w:type="spellStart"/>
      <w:r w:rsidRPr="00242EA9">
        <w:rPr>
          <w:bCs/>
          <w:szCs w:val="24"/>
        </w:rPr>
        <w:t>Holos</w:t>
      </w:r>
      <w:proofErr w:type="spellEnd"/>
      <w:r w:rsidRPr="00242EA9">
        <w:rPr>
          <w:bCs/>
          <w:szCs w:val="24"/>
        </w:rPr>
        <w:t>.</w:t>
      </w:r>
    </w:p>
    <w:p w14:paraId="76D1581D" w14:textId="6F6927DF" w:rsidR="00232F33" w:rsidRPr="00163746" w:rsidRDefault="00232F33" w:rsidP="00232F33">
      <w:pPr>
        <w:rPr>
          <w:b/>
          <w:strike/>
          <w:szCs w:val="24"/>
        </w:rPr>
      </w:pPr>
      <w:r w:rsidRPr="00163746">
        <w:rPr>
          <w:b/>
          <w:strike/>
          <w:szCs w:val="24"/>
        </w:rPr>
        <w:t>For broilers, layers and turkeys:</w:t>
      </w:r>
    </w:p>
    <w:p w14:paraId="68FCCCF2" w14:textId="77777777" w:rsidR="00075028" w:rsidRPr="00163746" w:rsidRDefault="00000000" w:rsidP="005D05FA">
      <w:pPr>
        <w:pStyle w:val="Caption"/>
        <w:tabs>
          <w:tab w:val="clear" w:pos="2880"/>
          <w:tab w:val="clear" w:pos="9360"/>
          <w:tab w:val="right" w:pos="9781"/>
        </w:tabs>
        <w:spacing w:after="120"/>
        <w:ind w:left="3240" w:hanging="3219"/>
        <w:rPr>
          <w:rFonts w:eastAsia="Times New Roman" w:cstheme="minorHAnsi"/>
          <w:b/>
          <w:i/>
          <w:strike/>
          <w:szCs w:val="24"/>
        </w:rPr>
      </w:pPr>
      <m:oMath>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OrganicN</m:t>
            </m:r>
          </m:e>
          <m:sub>
            <m:r>
              <m:rPr>
                <m:sty m:val="bi"/>
              </m:rPr>
              <w:rPr>
                <w:rFonts w:ascii="Cambria Math" w:eastAsia="Times New Roman" w:hAnsi="Cambria Math" w:cstheme="minorHAnsi"/>
                <w:strike/>
                <w:szCs w:val="24"/>
              </w:rPr>
              <m:t>flow,substrate,fm,i</m:t>
            </m:r>
          </m:sub>
        </m:sSub>
        <m:r>
          <m:rPr>
            <m:sty m:val="bi"/>
          </m:rPr>
          <w:rPr>
            <w:rFonts w:ascii="Cambria Math" w:eastAsia="Times New Roman" w:hAnsi="Cambria Math" w:cstheme="minorHAnsi"/>
            <w:strike/>
            <w:szCs w:val="24"/>
          </w:rPr>
          <m:t xml:space="preserve">= </m:t>
        </m:r>
        <m:d>
          <m:dPr>
            <m:ctrlPr>
              <w:rPr>
                <w:rFonts w:ascii="Cambria Math" w:eastAsia="Times New Roman" w:hAnsi="Cambria Math" w:cstheme="minorHAnsi"/>
                <w:b/>
                <w:i/>
                <w:strike/>
                <w:szCs w:val="24"/>
              </w:rPr>
            </m:ctrlPr>
          </m:dPr>
          <m:e>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N</m:t>
                </m:r>
              </m:e>
              <m:sub>
                <m:r>
                  <m:rPr>
                    <m:sty m:val="bi"/>
                  </m:rPr>
                  <w:rPr>
                    <w:rFonts w:ascii="Cambria Math" w:eastAsia="Times New Roman" w:hAnsi="Cambria Math" w:cstheme="minorHAnsi"/>
                    <w:strike/>
                    <w:szCs w:val="24"/>
                  </w:rPr>
                  <m:t>excretion,fm,i</m:t>
                </m:r>
              </m:sub>
            </m:sSub>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excretion,fm,i</m:t>
                </m:r>
              </m:sub>
            </m:sSub>
          </m:e>
        </m:d>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Manure</m:t>
            </m:r>
          </m:e>
          <m:sub>
            <m:r>
              <m:rPr>
                <m:sty m:val="bi"/>
              </m:rPr>
              <w:rPr>
                <w:rFonts w:ascii="Cambria Math" w:eastAsia="Times New Roman" w:hAnsi="Cambria Math" w:cstheme="minorHAnsi"/>
                <w:strike/>
                <w:szCs w:val="24"/>
              </w:rPr>
              <m:t>ADproportion</m:t>
            </m:r>
          </m:sub>
        </m:sSub>
        <m:r>
          <m:rPr>
            <m:sty m:val="bi"/>
          </m:rPr>
          <w:rPr>
            <w:rFonts w:ascii="Cambria Math" w:eastAsia="Times New Roman" w:hAnsi="Cambria Math" w:cstheme="minorHAnsi"/>
            <w:strike/>
            <w:szCs w:val="24"/>
          </w:rPr>
          <m:t xml:space="preserve"> </m:t>
        </m:r>
      </m:oMath>
      <w:r w:rsidR="00232F33" w:rsidRPr="00163746">
        <w:rPr>
          <w:rFonts w:eastAsia="Times New Roman" w:cstheme="minorHAnsi"/>
          <w:b/>
          <w:i/>
          <w:strike/>
          <w:szCs w:val="24"/>
        </w:rPr>
        <w:tab/>
      </w:r>
    </w:p>
    <w:p w14:paraId="582E3B15" w14:textId="65533BE3" w:rsidR="00232F33" w:rsidRPr="00163746" w:rsidRDefault="00075028" w:rsidP="005D05FA">
      <w:pPr>
        <w:pStyle w:val="Caption"/>
        <w:tabs>
          <w:tab w:val="clear" w:pos="2880"/>
          <w:tab w:val="clear" w:pos="9360"/>
          <w:tab w:val="right" w:pos="9781"/>
        </w:tabs>
        <w:spacing w:after="120"/>
        <w:ind w:left="3240" w:hanging="3219"/>
        <w:rPr>
          <w:rFonts w:eastAsia="Times New Roman" w:cstheme="minorHAnsi"/>
          <w:b/>
          <w:i/>
          <w:strike/>
          <w:position w:val="-14"/>
          <w:szCs w:val="24"/>
        </w:rPr>
      </w:pPr>
      <w:r w:rsidRPr="00163746">
        <w:rPr>
          <w:b/>
          <w:strike/>
          <w:szCs w:val="24"/>
        </w:rPr>
        <w:tab/>
      </w:r>
      <w:r w:rsidRPr="00163746">
        <w:rPr>
          <w:b/>
          <w:strike/>
          <w:szCs w:val="24"/>
        </w:rPr>
        <w:tab/>
      </w:r>
      <w:r w:rsidR="00232F33" w:rsidRPr="00163746">
        <w:rPr>
          <w:b/>
          <w:strike/>
          <w:szCs w:val="24"/>
        </w:rPr>
        <w:t xml:space="preserve">Eq. </w:t>
      </w:r>
      <w:r w:rsidR="001977CC">
        <w:rPr>
          <w:b/>
          <w:strike/>
          <w:szCs w:val="24"/>
        </w:rPr>
        <w:fldChar w:fldCharType="begin"/>
      </w:r>
      <w:r w:rsidR="001977CC">
        <w:rPr>
          <w:b/>
          <w:strike/>
          <w:szCs w:val="24"/>
        </w:rPr>
        <w:instrText xml:space="preserve"> STYLEREF 3 \s </w:instrText>
      </w:r>
      <w:r w:rsidR="001977CC">
        <w:rPr>
          <w:b/>
          <w:strike/>
          <w:szCs w:val="24"/>
        </w:rPr>
        <w:fldChar w:fldCharType="separate"/>
      </w:r>
      <w:r w:rsidR="001977CC">
        <w:rPr>
          <w:b/>
          <w:strike/>
          <w:noProof/>
          <w:szCs w:val="24"/>
        </w:rPr>
        <w:t>4.8.1</w:t>
      </w:r>
      <w:r w:rsidR="001977CC">
        <w:rPr>
          <w:b/>
          <w:strike/>
          <w:szCs w:val="24"/>
        </w:rPr>
        <w:fldChar w:fldCharType="end"/>
      </w:r>
      <w:r w:rsidR="001977CC">
        <w:rPr>
          <w:b/>
          <w:strike/>
          <w:szCs w:val="24"/>
        </w:rPr>
        <w:noBreakHyphen/>
      </w:r>
      <w:r w:rsidR="001977CC">
        <w:rPr>
          <w:b/>
          <w:strike/>
          <w:szCs w:val="24"/>
        </w:rPr>
        <w:fldChar w:fldCharType="begin"/>
      </w:r>
      <w:r w:rsidR="001977CC">
        <w:rPr>
          <w:b/>
          <w:strike/>
          <w:szCs w:val="24"/>
        </w:rPr>
        <w:instrText xml:space="preserve"> SEQ Eq. \* ARABIC \s 3 </w:instrText>
      </w:r>
      <w:r w:rsidR="001977CC">
        <w:rPr>
          <w:b/>
          <w:strike/>
          <w:szCs w:val="24"/>
        </w:rPr>
        <w:fldChar w:fldCharType="separate"/>
      </w:r>
      <w:r w:rsidR="001977CC">
        <w:rPr>
          <w:b/>
          <w:strike/>
          <w:noProof/>
          <w:szCs w:val="24"/>
        </w:rPr>
        <w:t>7</w:t>
      </w:r>
      <w:r w:rsidR="001977CC">
        <w:rPr>
          <w:b/>
          <w:strike/>
          <w:szCs w:val="24"/>
        </w:rPr>
        <w:fldChar w:fldCharType="end"/>
      </w:r>
    </w:p>
    <w:p w14:paraId="009D79DC" w14:textId="77777777" w:rsidR="00232F33" w:rsidRPr="00163746" w:rsidRDefault="00232F33" w:rsidP="00CE076E">
      <w:pPr>
        <w:pStyle w:val="Caption"/>
        <w:spacing w:line="240" w:lineRule="auto"/>
        <w:rPr>
          <w:strike/>
          <w:sz w:val="20"/>
          <w:szCs w:val="24"/>
        </w:rPr>
      </w:pPr>
      <w:r w:rsidRPr="00163746">
        <w:rPr>
          <w:strike/>
          <w:sz w:val="20"/>
          <w:szCs w:val="24"/>
        </w:rPr>
        <w:t>where</w:t>
      </w:r>
      <w:r w:rsidRPr="00163746">
        <w:rPr>
          <w:strike/>
          <w:sz w:val="20"/>
          <w:szCs w:val="24"/>
        </w:rPr>
        <w:tab/>
      </w:r>
      <w:r w:rsidRPr="00163746">
        <w:rPr>
          <w:strike/>
          <w:sz w:val="20"/>
          <w:szCs w:val="24"/>
        </w:rPr>
        <w:tab/>
      </w:r>
    </w:p>
    <w:p w14:paraId="52A6B2CE" w14:textId="60267435" w:rsidR="00163746" w:rsidRPr="00163746" w:rsidRDefault="00163746" w:rsidP="00163746">
      <w:pPr>
        <w:tabs>
          <w:tab w:val="clear" w:pos="2880"/>
          <w:tab w:val="clear" w:pos="9360"/>
        </w:tabs>
        <w:spacing w:before="0"/>
        <w:ind w:left="2835" w:hanging="2835"/>
        <w:rPr>
          <w:strike/>
          <w:sz w:val="20"/>
        </w:rPr>
      </w:pPr>
      <w:proofErr w:type="spellStart"/>
      <w:r w:rsidRPr="00163746">
        <w:rPr>
          <w:i/>
          <w:strike/>
          <w:sz w:val="20"/>
        </w:rPr>
        <w:t>OrganicN</w:t>
      </w:r>
      <w:r w:rsidRPr="00163746">
        <w:rPr>
          <w:i/>
          <w:strike/>
          <w:sz w:val="20"/>
          <w:vertAlign w:val="subscript"/>
        </w:rPr>
        <w:t>flow_substrate,fm,i</w:t>
      </w:r>
      <w:proofErr w:type="spellEnd"/>
      <w:r w:rsidRPr="00163746">
        <w:rPr>
          <w:i/>
          <w:strike/>
          <w:sz w:val="20"/>
        </w:rPr>
        <w:tab/>
      </w:r>
      <w:r w:rsidRPr="00163746">
        <w:rPr>
          <w:strike/>
          <w:sz w:val="20"/>
        </w:rPr>
        <w:t>Flow rate of organic N (kg N day</w:t>
      </w:r>
      <w:r w:rsidRPr="00163746">
        <w:rPr>
          <w:strike/>
          <w:sz w:val="20"/>
          <w:vertAlign w:val="superscript"/>
        </w:rPr>
        <w:t xml:space="preserve">-1 </w:t>
      </w:r>
      <w:r w:rsidRPr="00163746">
        <w:rPr>
          <w:strike/>
          <w:sz w:val="20"/>
        </w:rPr>
        <w:t>) in fresh manure entering the digester, by animal group and housing/manure management system</w:t>
      </w:r>
    </w:p>
    <w:p w14:paraId="3458AF9C" w14:textId="7862BBF3" w:rsidR="00232F33" w:rsidRPr="00163746" w:rsidRDefault="00232F33" w:rsidP="0021390F">
      <w:pPr>
        <w:tabs>
          <w:tab w:val="clear" w:pos="2880"/>
          <w:tab w:val="clear" w:pos="9360"/>
        </w:tabs>
        <w:spacing w:before="0"/>
        <w:ind w:left="2835" w:hanging="2835"/>
        <w:rPr>
          <w:strike/>
          <w:sz w:val="20"/>
        </w:rPr>
      </w:pPr>
      <w:proofErr w:type="spellStart"/>
      <w:r w:rsidRPr="00163746">
        <w:rPr>
          <w:i/>
          <w:strike/>
          <w:sz w:val="20"/>
        </w:rPr>
        <w:t>N</w:t>
      </w:r>
      <w:r w:rsidRPr="00163746">
        <w:rPr>
          <w:i/>
          <w:strike/>
          <w:sz w:val="20"/>
          <w:vertAlign w:val="subscript"/>
        </w:rPr>
        <w:t>excretion</w:t>
      </w:r>
      <w:r w:rsidR="00075028" w:rsidRPr="00163746">
        <w:rPr>
          <w:i/>
          <w:strike/>
          <w:sz w:val="20"/>
          <w:vertAlign w:val="subscript"/>
        </w:rPr>
        <w:t>,fm,i</w:t>
      </w:r>
      <w:proofErr w:type="spellEnd"/>
      <w:r w:rsidRPr="00163746">
        <w:rPr>
          <w:strike/>
          <w:sz w:val="20"/>
        </w:rPr>
        <w:tab/>
        <w:t>Total amount of N excreted (kg N day</w:t>
      </w:r>
      <w:r w:rsidRPr="00163746">
        <w:rPr>
          <w:strike/>
          <w:sz w:val="20"/>
          <w:vertAlign w:val="superscript"/>
        </w:rPr>
        <w:t>-1</w:t>
      </w:r>
      <w:r w:rsidRPr="00163746">
        <w:rPr>
          <w:strike/>
          <w:sz w:val="20"/>
        </w:rPr>
        <w:t xml:space="preserve">), </w:t>
      </w:r>
      <w:r w:rsidR="005D05FA" w:rsidRPr="00163746">
        <w:rPr>
          <w:strike/>
          <w:sz w:val="20"/>
        </w:rPr>
        <w:t>by animal group</w:t>
      </w:r>
      <w:r w:rsidR="00075028" w:rsidRPr="00163746">
        <w:rPr>
          <w:strike/>
          <w:sz w:val="20"/>
        </w:rPr>
        <w:t xml:space="preserve"> and housing/manure management system</w:t>
      </w:r>
      <w:r w:rsidR="005D05FA" w:rsidRPr="00163746">
        <w:rPr>
          <w:strike/>
          <w:sz w:val="20"/>
        </w:rPr>
        <w:t xml:space="preserve">, </w:t>
      </w:r>
      <w:r w:rsidRPr="00163746">
        <w:rPr>
          <w:strike/>
          <w:sz w:val="20"/>
        </w:rPr>
        <w:t xml:space="preserve">calculated using </w:t>
      </w:r>
      <w:r w:rsidRPr="00163746">
        <w:rPr>
          <w:strike/>
          <w:sz w:val="20"/>
        </w:rPr>
        <w:fldChar w:fldCharType="begin"/>
      </w:r>
      <w:r w:rsidRPr="00163746">
        <w:rPr>
          <w:strike/>
          <w:sz w:val="20"/>
        </w:rPr>
        <w:instrText xml:space="preserve"> REF NExcretion_AllLivestockGroupsEq \h  \* MERGEFORMAT </w:instrText>
      </w:r>
      <w:r w:rsidRPr="00163746">
        <w:rPr>
          <w:strike/>
          <w:sz w:val="20"/>
        </w:rPr>
      </w:r>
      <w:r w:rsidRPr="00163746">
        <w:rPr>
          <w:strike/>
          <w:sz w:val="20"/>
        </w:rPr>
        <w:fldChar w:fldCharType="separate"/>
      </w:r>
      <w:r w:rsidR="00075028" w:rsidRPr="00163746">
        <w:rPr>
          <w:b/>
          <w:strike/>
          <w:sz w:val="20"/>
        </w:rPr>
        <w:t xml:space="preserve">Eq. </w:t>
      </w:r>
      <w:r w:rsidR="00075028" w:rsidRPr="00163746">
        <w:rPr>
          <w:b/>
          <w:strike/>
          <w:noProof/>
          <w:sz w:val="20"/>
        </w:rPr>
        <w:t>4.2.1</w:t>
      </w:r>
      <w:r w:rsidR="00075028" w:rsidRPr="00163746">
        <w:rPr>
          <w:b/>
          <w:strike/>
          <w:noProof/>
          <w:sz w:val="20"/>
        </w:rPr>
        <w:noBreakHyphen/>
        <w:t>29</w:t>
      </w:r>
      <w:r w:rsidRPr="00163746">
        <w:rPr>
          <w:strike/>
          <w:sz w:val="20"/>
        </w:rPr>
        <w:fldChar w:fldCharType="end"/>
      </w:r>
    </w:p>
    <w:p w14:paraId="4955C079" w14:textId="375BACEA" w:rsidR="00232F33" w:rsidRPr="00163746" w:rsidRDefault="00232F33" w:rsidP="0021390F">
      <w:pPr>
        <w:tabs>
          <w:tab w:val="clear" w:pos="2880"/>
          <w:tab w:val="clear" w:pos="9360"/>
        </w:tabs>
        <w:spacing w:before="0"/>
        <w:ind w:left="2835" w:hanging="2835"/>
        <w:rPr>
          <w:strike/>
          <w:sz w:val="20"/>
        </w:rPr>
      </w:pPr>
      <w:proofErr w:type="spellStart"/>
      <w:r w:rsidRPr="00163746">
        <w:rPr>
          <w:i/>
          <w:strike/>
          <w:sz w:val="20"/>
        </w:rPr>
        <w:t>TAN</w:t>
      </w:r>
      <w:r w:rsidRPr="00163746">
        <w:rPr>
          <w:i/>
          <w:strike/>
          <w:sz w:val="20"/>
          <w:vertAlign w:val="subscript"/>
        </w:rPr>
        <w:t>excretion</w:t>
      </w:r>
      <w:r w:rsidR="00075028" w:rsidRPr="00163746">
        <w:rPr>
          <w:i/>
          <w:strike/>
          <w:sz w:val="20"/>
          <w:vertAlign w:val="subscript"/>
        </w:rPr>
        <w:t>,fm,i</w:t>
      </w:r>
      <w:proofErr w:type="spellEnd"/>
      <w:r w:rsidRPr="00163746">
        <w:rPr>
          <w:i/>
          <w:strike/>
          <w:sz w:val="20"/>
        </w:rPr>
        <w:tab/>
      </w:r>
      <w:r w:rsidRPr="00163746">
        <w:rPr>
          <w:strike/>
          <w:sz w:val="20"/>
        </w:rPr>
        <w:t xml:space="preserve">Total </w:t>
      </w:r>
      <w:proofErr w:type="spellStart"/>
      <w:r w:rsidRPr="00163746">
        <w:rPr>
          <w:strike/>
          <w:sz w:val="20"/>
        </w:rPr>
        <w:t>ammonical</w:t>
      </w:r>
      <w:proofErr w:type="spellEnd"/>
      <w:r w:rsidRPr="00163746">
        <w:rPr>
          <w:strike/>
          <w:sz w:val="20"/>
        </w:rPr>
        <w:t xml:space="preserve"> N (TAN) excretion rate (kg TAN head</w:t>
      </w:r>
      <w:r w:rsidRPr="00163746">
        <w:rPr>
          <w:strike/>
          <w:sz w:val="20"/>
          <w:vertAlign w:val="superscript"/>
        </w:rPr>
        <w:t>-1</w:t>
      </w:r>
      <w:r w:rsidRPr="00163746">
        <w:rPr>
          <w:strike/>
          <w:sz w:val="20"/>
        </w:rPr>
        <w:t xml:space="preserve"> day</w:t>
      </w:r>
      <w:r w:rsidRPr="00163746">
        <w:rPr>
          <w:strike/>
          <w:sz w:val="20"/>
          <w:vertAlign w:val="superscript"/>
        </w:rPr>
        <w:t>-1</w:t>
      </w:r>
      <w:r w:rsidRPr="00163746">
        <w:rPr>
          <w:strike/>
          <w:sz w:val="20"/>
        </w:rPr>
        <w:t>).</w:t>
      </w:r>
      <w:r w:rsidRPr="00163746">
        <w:rPr>
          <w:i/>
          <w:strike/>
          <w:sz w:val="20"/>
        </w:rPr>
        <w:t xml:space="preserve"> </w:t>
      </w:r>
      <w:r w:rsidRPr="00163746">
        <w:rPr>
          <w:strike/>
          <w:sz w:val="20"/>
        </w:rPr>
        <w:t xml:space="preserve">For broilers, layers and turkeys, default </w:t>
      </w:r>
      <w:proofErr w:type="spellStart"/>
      <w:r w:rsidRPr="00163746">
        <w:rPr>
          <w:i/>
          <w:iCs/>
          <w:strike/>
          <w:sz w:val="20"/>
        </w:rPr>
        <w:t>TAN</w:t>
      </w:r>
      <w:r w:rsidRPr="00163746">
        <w:rPr>
          <w:i/>
          <w:iCs/>
          <w:strike/>
          <w:sz w:val="20"/>
          <w:vertAlign w:val="subscript"/>
        </w:rPr>
        <w:t>excretion</w:t>
      </w:r>
      <w:r w:rsidRPr="00163746">
        <w:rPr>
          <w:i/>
          <w:iCs/>
          <w:strike/>
          <w:sz w:val="20"/>
        </w:rPr>
        <w:t>_rate</w:t>
      </w:r>
      <w:proofErr w:type="spellEnd"/>
      <w:r w:rsidRPr="00163746">
        <w:rPr>
          <w:strike/>
          <w:sz w:val="20"/>
        </w:rPr>
        <w:t xml:space="preserve"> values are used (see Box associated with </w:t>
      </w:r>
      <w:r w:rsidRPr="00163746">
        <w:rPr>
          <w:strike/>
          <w:sz w:val="20"/>
        </w:rPr>
        <w:fldChar w:fldCharType="begin"/>
      </w:r>
      <w:r w:rsidRPr="00163746">
        <w:rPr>
          <w:strike/>
          <w:sz w:val="20"/>
        </w:rPr>
        <w:instrText xml:space="preserve"> REF NH3_NHousing_PoultryEq \h  \* MERGEFORMAT </w:instrText>
      </w:r>
      <w:r w:rsidRPr="00163746">
        <w:rPr>
          <w:strike/>
          <w:sz w:val="20"/>
        </w:rPr>
      </w:r>
      <w:r w:rsidRPr="00163746">
        <w:rPr>
          <w:strike/>
          <w:sz w:val="20"/>
        </w:rPr>
        <w:fldChar w:fldCharType="separate"/>
      </w:r>
      <w:r w:rsidR="005D05FA" w:rsidRPr="00163746">
        <w:rPr>
          <w:b/>
          <w:strike/>
          <w:sz w:val="20"/>
        </w:rPr>
        <w:t xml:space="preserve">Eq. </w:t>
      </w:r>
      <w:r w:rsidR="005D05FA" w:rsidRPr="00163746">
        <w:rPr>
          <w:b/>
          <w:strike/>
          <w:noProof/>
          <w:sz w:val="20"/>
        </w:rPr>
        <w:t>4.3.3</w:t>
      </w:r>
      <w:r w:rsidR="005D05FA" w:rsidRPr="00163746">
        <w:rPr>
          <w:b/>
          <w:strike/>
          <w:noProof/>
          <w:sz w:val="20"/>
        </w:rPr>
        <w:noBreakHyphen/>
        <w:t>5</w:t>
      </w:r>
      <w:r w:rsidRPr="00163746">
        <w:rPr>
          <w:strike/>
          <w:sz w:val="20"/>
        </w:rPr>
        <w:fldChar w:fldCharType="end"/>
      </w:r>
      <w:r w:rsidR="005F33BE" w:rsidRPr="00163746">
        <w:rPr>
          <w:strike/>
          <w:sz w:val="20"/>
        </w:rPr>
        <w:t>)</w:t>
      </w:r>
    </w:p>
    <w:p w14:paraId="79C5CE43" w14:textId="77777777" w:rsidR="00232F33" w:rsidRPr="00163746" w:rsidRDefault="00232F33" w:rsidP="0021390F">
      <w:pPr>
        <w:tabs>
          <w:tab w:val="clear" w:pos="2880"/>
          <w:tab w:val="clear" w:pos="9360"/>
        </w:tabs>
        <w:spacing w:before="0"/>
        <w:ind w:left="2835" w:hanging="2835"/>
        <w:rPr>
          <w:strike/>
          <w:sz w:val="20"/>
        </w:rPr>
      </w:pPr>
      <w:r w:rsidRPr="00163746">
        <w:rPr>
          <w:i/>
          <w:strike/>
          <w:sz w:val="20"/>
        </w:rPr>
        <w:t>#animals</w:t>
      </w:r>
      <w:r w:rsidRPr="00163746">
        <w:rPr>
          <w:strike/>
          <w:sz w:val="20"/>
        </w:rPr>
        <w:tab/>
        <w:t>Number of animals (broilers, layers or turkeys)</w:t>
      </w:r>
    </w:p>
    <w:p w14:paraId="35BA224F" w14:textId="69B12BE3" w:rsidR="00232F33" w:rsidRPr="00D5649B" w:rsidRDefault="00232F33" w:rsidP="00232F33">
      <w:pPr>
        <w:rPr>
          <w:b/>
          <w:i/>
        </w:rPr>
      </w:pPr>
      <w:r w:rsidRPr="00D5649B">
        <w:rPr>
          <w:b/>
          <w:i/>
          <w:szCs w:val="24"/>
        </w:rPr>
        <w:t>Flow of TAN entering the digester</w:t>
      </w:r>
    </w:p>
    <w:p w14:paraId="41470796" w14:textId="4208F5A7" w:rsidR="00625539" w:rsidRPr="00617B98" w:rsidRDefault="00000000"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oMath>
      <w:r w:rsidR="00232F33" w:rsidRPr="00617B98">
        <w:rPr>
          <w:rFonts w:eastAsia="Times New Roman" w:cstheme="minorHAnsi"/>
          <w:b/>
          <w:i/>
          <w:szCs w:val="24"/>
        </w:rPr>
        <w:tab/>
      </w:r>
    </w:p>
    <w:p w14:paraId="40C30B5D" w14:textId="7AA86F00" w:rsidR="00232F33" w:rsidRPr="00617B98" w:rsidRDefault="00625539" w:rsidP="00ED58F9">
      <w:pPr>
        <w:pStyle w:val="Caption"/>
        <w:tabs>
          <w:tab w:val="clear" w:pos="2880"/>
          <w:tab w:val="clear" w:pos="9360"/>
          <w:tab w:val="right" w:pos="9781"/>
        </w:tabs>
        <w:spacing w:after="120"/>
        <w:rPr>
          <w:rFonts w:eastAsia="Times New Roman" w:cstheme="minorHAnsi"/>
          <w:b/>
          <w:i/>
          <w:position w:val="-14"/>
          <w:szCs w:val="24"/>
        </w:rPr>
      </w:pPr>
      <w:r w:rsidRPr="00617B98">
        <w:rPr>
          <w:rFonts w:eastAsia="Times New Roman" w:cstheme="minorHAnsi"/>
          <w:b/>
          <w:i/>
          <w:szCs w:val="24"/>
        </w:rPr>
        <w:tab/>
      </w:r>
      <w:r w:rsidR="00232F33" w:rsidRPr="00617B98">
        <w:rPr>
          <w:b/>
          <w:szCs w:val="24"/>
        </w:rPr>
        <w:t xml:space="preserve">Eq. </w:t>
      </w:r>
      <w:r w:rsidR="001977CC" w:rsidRPr="00617B98">
        <w:rPr>
          <w:b/>
          <w:szCs w:val="24"/>
        </w:rPr>
        <w:fldChar w:fldCharType="begin"/>
      </w:r>
      <w:r w:rsidR="001977CC" w:rsidRPr="00617B98">
        <w:rPr>
          <w:b/>
          <w:szCs w:val="24"/>
        </w:rPr>
        <w:instrText xml:space="preserve"> STYLEREF 3 \s </w:instrText>
      </w:r>
      <w:r w:rsidR="001977CC" w:rsidRPr="00617B98">
        <w:rPr>
          <w:b/>
          <w:szCs w:val="24"/>
        </w:rPr>
        <w:fldChar w:fldCharType="separate"/>
      </w:r>
      <w:r w:rsidR="001977CC" w:rsidRPr="00617B98">
        <w:rPr>
          <w:b/>
          <w:noProof/>
          <w:szCs w:val="24"/>
        </w:rPr>
        <w:t>4.8.1</w:t>
      </w:r>
      <w:r w:rsidR="001977CC" w:rsidRPr="00617B98">
        <w:rPr>
          <w:b/>
          <w:szCs w:val="24"/>
        </w:rPr>
        <w:fldChar w:fldCharType="end"/>
      </w:r>
      <w:r w:rsidR="001977CC" w:rsidRPr="00617B98">
        <w:rPr>
          <w:b/>
          <w:szCs w:val="24"/>
        </w:rPr>
        <w:noBreakHyphen/>
      </w:r>
      <w:r w:rsidR="001977CC" w:rsidRPr="00617B98">
        <w:rPr>
          <w:b/>
          <w:szCs w:val="24"/>
        </w:rPr>
        <w:fldChar w:fldCharType="begin"/>
      </w:r>
      <w:r w:rsidR="001977CC" w:rsidRPr="00617B98">
        <w:rPr>
          <w:b/>
          <w:szCs w:val="24"/>
        </w:rPr>
        <w:instrText xml:space="preserve"> SEQ Eq. \* ARABIC \s 3 </w:instrText>
      </w:r>
      <w:r w:rsidR="001977CC" w:rsidRPr="00617B98">
        <w:rPr>
          <w:b/>
          <w:szCs w:val="24"/>
        </w:rPr>
        <w:fldChar w:fldCharType="separate"/>
      </w:r>
      <w:r w:rsidR="001977CC" w:rsidRPr="00617B98">
        <w:rPr>
          <w:b/>
          <w:noProof/>
          <w:szCs w:val="24"/>
        </w:rPr>
        <w:t>8</w:t>
      </w:r>
      <w:r w:rsidR="001977CC" w:rsidRPr="00617B98">
        <w:rPr>
          <w:b/>
          <w:szCs w:val="24"/>
        </w:rPr>
        <w:fldChar w:fldCharType="end"/>
      </w:r>
    </w:p>
    <w:p w14:paraId="1597C063" w14:textId="77777777" w:rsidR="00232F33" w:rsidRPr="00617B98" w:rsidRDefault="00232F33" w:rsidP="00CE076E">
      <w:pPr>
        <w:pStyle w:val="Caption"/>
        <w:spacing w:line="240" w:lineRule="auto"/>
        <w:rPr>
          <w:sz w:val="20"/>
          <w:szCs w:val="24"/>
        </w:rPr>
      </w:pPr>
      <w:r w:rsidRPr="00617B98">
        <w:rPr>
          <w:sz w:val="20"/>
          <w:szCs w:val="24"/>
        </w:rPr>
        <w:t>where</w:t>
      </w:r>
      <w:r w:rsidRPr="00617B98">
        <w:rPr>
          <w:sz w:val="20"/>
          <w:szCs w:val="24"/>
        </w:rPr>
        <w:tab/>
      </w:r>
      <w:r w:rsidRPr="00617B98">
        <w:rPr>
          <w:sz w:val="20"/>
          <w:szCs w:val="24"/>
        </w:rPr>
        <w:tab/>
      </w:r>
    </w:p>
    <w:p w14:paraId="79BC4205" w14:textId="190CDA9F" w:rsidR="00232F33" w:rsidRPr="00617B98" w:rsidRDefault="00232F33" w:rsidP="0021390F">
      <w:pPr>
        <w:tabs>
          <w:tab w:val="clear" w:pos="2880"/>
          <w:tab w:val="clear" w:pos="9360"/>
        </w:tabs>
        <w:spacing w:before="0"/>
        <w:ind w:left="2835" w:hanging="2835"/>
        <w:rPr>
          <w:sz w:val="20"/>
        </w:rPr>
      </w:pPr>
      <w:proofErr w:type="spellStart"/>
      <w:r w:rsidRPr="00617B98">
        <w:rPr>
          <w:i/>
          <w:sz w:val="20"/>
        </w:rPr>
        <w:t>TAN</w:t>
      </w:r>
      <w:r w:rsidRPr="00617B98">
        <w:rPr>
          <w:i/>
          <w:sz w:val="20"/>
          <w:vertAlign w:val="subscript"/>
        </w:rPr>
        <w:t>flow_substrate</w:t>
      </w:r>
      <w:r w:rsidR="00ED1B71" w:rsidRPr="00617B98">
        <w:rPr>
          <w:i/>
          <w:sz w:val="20"/>
          <w:vertAlign w:val="subscript"/>
        </w:rPr>
        <w:t>,fm</w:t>
      </w:r>
      <w:r w:rsidR="00625539" w:rsidRPr="00617B98">
        <w:rPr>
          <w:i/>
          <w:sz w:val="20"/>
          <w:vertAlign w:val="subscript"/>
        </w:rPr>
        <w:t>,i</w:t>
      </w:r>
      <w:proofErr w:type="spellEnd"/>
      <w:r w:rsidRPr="00617B98">
        <w:rPr>
          <w:i/>
          <w:sz w:val="20"/>
        </w:rPr>
        <w:tab/>
      </w:r>
      <w:r w:rsidRPr="00617B98">
        <w:rPr>
          <w:sz w:val="20"/>
        </w:rPr>
        <w:t xml:space="preserve">Flow rate of TAN in </w:t>
      </w:r>
      <w:r w:rsidR="00ED1B71" w:rsidRPr="00617B98">
        <w:rPr>
          <w:sz w:val="20"/>
        </w:rPr>
        <w:t xml:space="preserve">fresh manure </w:t>
      </w:r>
      <w:r w:rsidR="00FB504B" w:rsidRPr="00617B98">
        <w:rPr>
          <w:sz w:val="20"/>
        </w:rPr>
        <w:t xml:space="preserve">(incl. bedding) </w:t>
      </w:r>
      <w:r w:rsidRPr="00617B98">
        <w:rPr>
          <w:sz w:val="20"/>
        </w:rPr>
        <w:t xml:space="preserve">entering the digester (kg </w:t>
      </w:r>
      <w:r w:rsidR="00FB504B" w:rsidRPr="00617B98">
        <w:rPr>
          <w:sz w:val="20"/>
        </w:rPr>
        <w:t xml:space="preserve">N </w:t>
      </w:r>
      <w:r w:rsidRPr="00617B98">
        <w:rPr>
          <w:sz w:val="20"/>
        </w:rPr>
        <w:t>day</w:t>
      </w:r>
      <w:r w:rsidRPr="00617B98">
        <w:rPr>
          <w:sz w:val="20"/>
          <w:vertAlign w:val="superscript"/>
        </w:rPr>
        <w:t>-1</w:t>
      </w:r>
      <w:r w:rsidRPr="00617B98">
        <w:rPr>
          <w:sz w:val="20"/>
        </w:rPr>
        <w:t>)</w:t>
      </w:r>
      <w:r w:rsidR="00163746" w:rsidRPr="00617B98">
        <w:rPr>
          <w:sz w:val="20"/>
        </w:rPr>
        <w:t>, by animal group and housing/manure management system</w:t>
      </w:r>
    </w:p>
    <w:p w14:paraId="47F6B07F" w14:textId="2056285E" w:rsidR="00232F33" w:rsidRPr="00D5649B" w:rsidRDefault="00232F33" w:rsidP="0021390F">
      <w:pPr>
        <w:tabs>
          <w:tab w:val="clear" w:pos="2880"/>
          <w:tab w:val="clear" w:pos="9360"/>
        </w:tabs>
        <w:spacing w:before="0"/>
        <w:ind w:left="2835" w:hanging="2835"/>
        <w:rPr>
          <w:sz w:val="20"/>
        </w:rPr>
      </w:pPr>
      <w:proofErr w:type="spellStart"/>
      <w:r w:rsidRPr="00617B98">
        <w:rPr>
          <w:i/>
          <w:sz w:val="20"/>
        </w:rPr>
        <w:t>TAN</w:t>
      </w:r>
      <w:r w:rsidR="007957F8" w:rsidRPr="00617B98">
        <w:rPr>
          <w:i/>
          <w:sz w:val="20"/>
          <w:vertAlign w:val="subscript"/>
        </w:rPr>
        <w:t>flowstorage</w:t>
      </w:r>
      <w:r w:rsidR="00625539" w:rsidRPr="00617B98">
        <w:rPr>
          <w:i/>
          <w:sz w:val="20"/>
          <w:vertAlign w:val="subscript"/>
        </w:rPr>
        <w:t>,fm,i</w:t>
      </w:r>
      <w:proofErr w:type="spellEnd"/>
      <w:r w:rsidRPr="00617B98">
        <w:rPr>
          <w:i/>
          <w:sz w:val="20"/>
        </w:rPr>
        <w:tab/>
      </w:r>
      <w:r w:rsidRPr="00617B98">
        <w:rPr>
          <w:sz w:val="20"/>
        </w:rPr>
        <w:t xml:space="preserve">TAN </w:t>
      </w:r>
      <w:r w:rsidR="007957F8" w:rsidRPr="00617B98">
        <w:rPr>
          <w:sz w:val="20"/>
        </w:rPr>
        <w:t>flowing from housing to storage, i.e., TAN excreted minus housing NH</w:t>
      </w:r>
      <w:r w:rsidR="007957F8" w:rsidRPr="00617B98">
        <w:rPr>
          <w:sz w:val="20"/>
          <w:vertAlign w:val="subscript"/>
        </w:rPr>
        <w:t>3</w:t>
      </w:r>
      <w:r w:rsidR="007957F8" w:rsidRPr="00617B98">
        <w:rPr>
          <w:sz w:val="20"/>
        </w:rPr>
        <w:t>-N losses</w:t>
      </w:r>
      <w:r w:rsidR="00625539" w:rsidRPr="00617B98">
        <w:rPr>
          <w:sz w:val="20"/>
        </w:rPr>
        <w:t xml:space="preserve">, by animal group and housing/manure management system, calculated using </w:t>
      </w:r>
      <w:r w:rsidR="007957F8" w:rsidRPr="00617B98">
        <w:rPr>
          <w:sz w:val="20"/>
        </w:rPr>
        <w:fldChar w:fldCharType="begin"/>
      </w:r>
      <w:r w:rsidR="007957F8" w:rsidRPr="00617B98">
        <w:rPr>
          <w:sz w:val="20"/>
        </w:rPr>
        <w:instrText xml:space="preserve"> REF TANflowstorage_Cattle_Eq \h  \* MERGEFORMAT </w:instrText>
      </w:r>
      <w:r w:rsidR="007957F8" w:rsidRPr="00617B98">
        <w:rPr>
          <w:sz w:val="20"/>
        </w:rPr>
      </w:r>
      <w:r w:rsidR="007957F8" w:rsidRPr="00617B98">
        <w:rPr>
          <w:sz w:val="20"/>
        </w:rPr>
        <w:fldChar w:fldCharType="separate"/>
      </w:r>
      <w:r w:rsidR="007957F8" w:rsidRPr="00617B98">
        <w:rPr>
          <w:b/>
          <w:sz w:val="20"/>
        </w:rPr>
        <w:t xml:space="preserve">Eq. </w:t>
      </w:r>
      <w:r w:rsidR="007957F8" w:rsidRPr="00617B98">
        <w:rPr>
          <w:b/>
          <w:noProof/>
          <w:sz w:val="20"/>
        </w:rPr>
        <w:t>4.3.2</w:t>
      </w:r>
      <w:r w:rsidR="007957F8" w:rsidRPr="00617B98">
        <w:rPr>
          <w:b/>
          <w:sz w:val="20"/>
        </w:rPr>
        <w:noBreakHyphen/>
      </w:r>
      <w:r w:rsidR="007957F8" w:rsidRPr="00617B98">
        <w:rPr>
          <w:b/>
          <w:noProof/>
          <w:sz w:val="20"/>
        </w:rPr>
        <w:t>1</w:t>
      </w:r>
      <w:r w:rsidR="007957F8" w:rsidRPr="00617B98">
        <w:rPr>
          <w:sz w:val="20"/>
        </w:rPr>
        <w:fldChar w:fldCharType="end"/>
      </w:r>
      <w:r w:rsidR="007957F8" w:rsidRPr="00617B98">
        <w:rPr>
          <w:sz w:val="20"/>
        </w:rPr>
        <w:t xml:space="preserve"> </w:t>
      </w:r>
      <w:r w:rsidR="00683D93" w:rsidRPr="00617B98">
        <w:rPr>
          <w:sz w:val="20"/>
        </w:rPr>
        <w:t>for beef and dairy cattle</w:t>
      </w:r>
    </w:p>
    <w:p w14:paraId="214BDB50" w14:textId="4715A3FF" w:rsidR="00232F33" w:rsidRPr="00A540CE" w:rsidRDefault="00232F33" w:rsidP="00232F33">
      <w:pPr>
        <w:rPr>
          <w:b/>
          <w:i/>
        </w:rPr>
      </w:pPr>
      <w:r w:rsidRPr="00A540CE">
        <w:rPr>
          <w:b/>
          <w:i/>
        </w:rPr>
        <w:t xml:space="preserve">Flow of total C entering the digester </w:t>
      </w:r>
    </w:p>
    <w:p w14:paraId="76295F14" w14:textId="3C78B52F" w:rsidR="00232F33" w:rsidRPr="00A540CE"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A540CE">
        <w:rPr>
          <w:rFonts w:eastAsia="Times New Roman" w:cstheme="minorHAnsi"/>
          <w:b/>
          <w:i/>
          <w:szCs w:val="24"/>
        </w:rPr>
        <w:tab/>
      </w:r>
      <w:r w:rsidR="00232F33" w:rsidRPr="00A540CE">
        <w:rPr>
          <w:b/>
          <w:szCs w:val="24"/>
        </w:rPr>
        <w:t xml:space="preserve">Eq. </w:t>
      </w:r>
      <w:r w:rsidR="001977CC" w:rsidRPr="00A540CE">
        <w:rPr>
          <w:b/>
          <w:szCs w:val="24"/>
        </w:rPr>
        <w:fldChar w:fldCharType="begin"/>
      </w:r>
      <w:r w:rsidR="001977CC" w:rsidRPr="00A540CE">
        <w:rPr>
          <w:b/>
          <w:szCs w:val="24"/>
        </w:rPr>
        <w:instrText xml:space="preserve"> STYLEREF 3 \s </w:instrText>
      </w:r>
      <w:r w:rsidR="001977CC" w:rsidRPr="00A540CE">
        <w:rPr>
          <w:b/>
          <w:szCs w:val="24"/>
        </w:rPr>
        <w:fldChar w:fldCharType="separate"/>
      </w:r>
      <w:r w:rsidR="001977CC" w:rsidRPr="00A540CE">
        <w:rPr>
          <w:b/>
          <w:noProof/>
          <w:szCs w:val="24"/>
        </w:rPr>
        <w:t>4.8.1</w:t>
      </w:r>
      <w:r w:rsidR="001977CC" w:rsidRPr="00A540CE">
        <w:rPr>
          <w:b/>
          <w:szCs w:val="24"/>
        </w:rPr>
        <w:fldChar w:fldCharType="end"/>
      </w:r>
      <w:r w:rsidR="001977CC" w:rsidRPr="00A540CE">
        <w:rPr>
          <w:b/>
          <w:szCs w:val="24"/>
        </w:rPr>
        <w:noBreakHyphen/>
      </w:r>
      <w:r w:rsidR="001977CC" w:rsidRPr="00A540CE">
        <w:rPr>
          <w:b/>
          <w:szCs w:val="24"/>
        </w:rPr>
        <w:fldChar w:fldCharType="begin"/>
      </w:r>
      <w:r w:rsidR="001977CC" w:rsidRPr="00A540CE">
        <w:rPr>
          <w:b/>
          <w:szCs w:val="24"/>
        </w:rPr>
        <w:instrText xml:space="preserve"> SEQ Eq. \* ARABIC \s 3 </w:instrText>
      </w:r>
      <w:r w:rsidR="001977CC" w:rsidRPr="00A540CE">
        <w:rPr>
          <w:b/>
          <w:szCs w:val="24"/>
        </w:rPr>
        <w:fldChar w:fldCharType="separate"/>
      </w:r>
      <w:r w:rsidR="001977CC" w:rsidRPr="00A540CE">
        <w:rPr>
          <w:b/>
          <w:noProof/>
          <w:szCs w:val="24"/>
        </w:rPr>
        <w:t>9</w:t>
      </w:r>
      <w:r w:rsidR="001977CC" w:rsidRPr="00A540CE">
        <w:rPr>
          <w:b/>
          <w:szCs w:val="24"/>
        </w:rPr>
        <w:fldChar w:fldCharType="end"/>
      </w:r>
    </w:p>
    <w:p w14:paraId="2C318C5C" w14:textId="77777777" w:rsidR="00232F33" w:rsidRPr="00A540CE" w:rsidRDefault="00232F33" w:rsidP="00CE076E">
      <w:pPr>
        <w:pStyle w:val="Caption"/>
        <w:spacing w:line="240" w:lineRule="auto"/>
        <w:rPr>
          <w:sz w:val="20"/>
          <w:szCs w:val="24"/>
        </w:rPr>
      </w:pPr>
      <w:r w:rsidRPr="00A540CE">
        <w:rPr>
          <w:sz w:val="20"/>
          <w:szCs w:val="24"/>
        </w:rPr>
        <w:t>where</w:t>
      </w:r>
      <w:r w:rsidRPr="00A540CE">
        <w:rPr>
          <w:sz w:val="20"/>
          <w:szCs w:val="24"/>
        </w:rPr>
        <w:tab/>
      </w:r>
      <w:r w:rsidRPr="00A540CE">
        <w:rPr>
          <w:sz w:val="20"/>
          <w:szCs w:val="24"/>
        </w:rPr>
        <w:tab/>
      </w:r>
    </w:p>
    <w:p w14:paraId="03E27646" w14:textId="0E5E9F31" w:rsidR="00232F33" w:rsidRPr="00A540CE" w:rsidRDefault="00232F33" w:rsidP="0021390F">
      <w:pPr>
        <w:tabs>
          <w:tab w:val="clear" w:pos="2880"/>
          <w:tab w:val="clear" w:pos="9360"/>
        </w:tabs>
        <w:spacing w:before="0"/>
        <w:ind w:left="2835" w:hanging="2835"/>
        <w:rPr>
          <w:sz w:val="20"/>
        </w:rPr>
      </w:pPr>
      <w:proofErr w:type="spellStart"/>
      <w:r w:rsidRPr="00A540CE">
        <w:rPr>
          <w:i/>
          <w:sz w:val="20"/>
        </w:rPr>
        <w:t>C</w:t>
      </w:r>
      <w:r w:rsidRPr="00A540CE">
        <w:rPr>
          <w:i/>
          <w:sz w:val="20"/>
          <w:vertAlign w:val="subscript"/>
        </w:rPr>
        <w:t>flow_substrate</w:t>
      </w:r>
      <w:r w:rsidR="00ED1B71" w:rsidRPr="00A540CE">
        <w:rPr>
          <w:i/>
          <w:sz w:val="20"/>
          <w:vertAlign w:val="subscript"/>
        </w:rPr>
        <w:t>,fm</w:t>
      </w:r>
      <w:r w:rsidR="00683D93" w:rsidRPr="00A540CE">
        <w:rPr>
          <w:i/>
          <w:sz w:val="20"/>
          <w:vertAlign w:val="subscript"/>
        </w:rPr>
        <w:t>,i</w:t>
      </w:r>
      <w:proofErr w:type="spellEnd"/>
      <w:r w:rsidRPr="00A540CE">
        <w:rPr>
          <w:i/>
          <w:sz w:val="20"/>
        </w:rPr>
        <w:tab/>
      </w:r>
      <w:r w:rsidRPr="00A540CE">
        <w:rPr>
          <w:sz w:val="20"/>
        </w:rPr>
        <w:t xml:space="preserve">Flow rate of total C in </w:t>
      </w:r>
      <w:r w:rsidR="00ED1B71" w:rsidRPr="00A540CE">
        <w:rPr>
          <w:sz w:val="20"/>
        </w:rPr>
        <w:t xml:space="preserve">fresh manure </w:t>
      </w:r>
      <w:r w:rsidR="00FB504B" w:rsidRPr="00A540CE">
        <w:rPr>
          <w:sz w:val="20"/>
        </w:rPr>
        <w:t xml:space="preserve">(incl. bedding) </w:t>
      </w:r>
      <w:r w:rsidRPr="00A540CE">
        <w:rPr>
          <w:sz w:val="20"/>
        </w:rPr>
        <w:t>entering the digester (kg day</w:t>
      </w:r>
      <w:r w:rsidRPr="00A540CE">
        <w:rPr>
          <w:sz w:val="20"/>
          <w:vertAlign w:val="superscript"/>
        </w:rPr>
        <w:t>-1</w:t>
      </w:r>
      <w:r w:rsidRPr="00A540CE">
        <w:rPr>
          <w:sz w:val="20"/>
        </w:rPr>
        <w:t>)</w:t>
      </w:r>
      <w:r w:rsidR="0093081C" w:rsidRPr="00A540CE">
        <w:rPr>
          <w:sz w:val="20"/>
        </w:rPr>
        <w:t>, by animal group and housing/manure management system</w:t>
      </w:r>
    </w:p>
    <w:p w14:paraId="21E00E88" w14:textId="1FA20893" w:rsidR="00232F33" w:rsidRPr="00D5649B" w:rsidRDefault="00232F33" w:rsidP="0093081C">
      <w:pPr>
        <w:tabs>
          <w:tab w:val="clear" w:pos="2880"/>
          <w:tab w:val="clear" w:pos="9360"/>
        </w:tabs>
        <w:spacing w:before="0" w:after="120"/>
        <w:ind w:left="2835" w:hanging="2835"/>
        <w:rPr>
          <w:sz w:val="20"/>
        </w:rPr>
      </w:pPr>
      <w:proofErr w:type="spellStart"/>
      <w:r w:rsidRPr="00A540CE">
        <w:rPr>
          <w:i/>
          <w:sz w:val="20"/>
        </w:rPr>
        <w:t>C</w:t>
      </w:r>
      <w:r w:rsidR="0093081C" w:rsidRPr="00A540CE">
        <w:rPr>
          <w:i/>
          <w:sz w:val="20"/>
          <w:vertAlign w:val="subscript"/>
        </w:rPr>
        <w:t>flowstorage</w:t>
      </w:r>
      <w:r w:rsidR="00683D93" w:rsidRPr="00A540CE">
        <w:rPr>
          <w:i/>
          <w:sz w:val="20"/>
          <w:vertAlign w:val="subscript"/>
        </w:rPr>
        <w:t>,fm,i</w:t>
      </w:r>
      <w:proofErr w:type="spellEnd"/>
      <w:r w:rsidRPr="00A540CE">
        <w:rPr>
          <w:sz w:val="20"/>
        </w:rPr>
        <w:tab/>
      </w:r>
      <w:r w:rsidR="0093081C" w:rsidRPr="00A540CE">
        <w:rPr>
          <w:sz w:val="20"/>
        </w:rPr>
        <w:t>Total amount of C flowing into storage each day (minus housing CH</w:t>
      </w:r>
      <w:r w:rsidR="0093081C" w:rsidRPr="00A540CE">
        <w:rPr>
          <w:sz w:val="20"/>
          <w:vertAlign w:val="subscript"/>
        </w:rPr>
        <w:t>4</w:t>
      </w:r>
      <w:r w:rsidR="0093081C" w:rsidRPr="00A540CE">
        <w:rPr>
          <w:sz w:val="20"/>
        </w:rPr>
        <w:t>-C emissions), by</w:t>
      </w:r>
      <w:r w:rsidR="0093081C" w:rsidRPr="00A540CE">
        <w:rPr>
          <w:sz w:val="20"/>
          <w:szCs w:val="24"/>
        </w:rPr>
        <w:t xml:space="preserve"> animal </w:t>
      </w:r>
      <w:r w:rsidR="0093081C" w:rsidRPr="00A540CE">
        <w:rPr>
          <w:sz w:val="20"/>
        </w:rPr>
        <w:t>group and housing/manure management system</w:t>
      </w:r>
      <w:r w:rsidR="005D05FA" w:rsidRPr="00A540CE">
        <w:rPr>
          <w:sz w:val="20"/>
        </w:rPr>
        <w:t xml:space="preserve">, </w:t>
      </w:r>
      <w:r w:rsidRPr="00A540CE">
        <w:rPr>
          <w:sz w:val="20"/>
        </w:rPr>
        <w:t xml:space="preserve">calculated using </w:t>
      </w:r>
      <w:r w:rsidR="0093081C" w:rsidRPr="00A540CE">
        <w:rPr>
          <w:sz w:val="20"/>
        </w:rPr>
        <w:fldChar w:fldCharType="begin"/>
      </w:r>
      <w:r w:rsidR="0093081C" w:rsidRPr="00A540CE">
        <w:rPr>
          <w:sz w:val="20"/>
        </w:rPr>
        <w:instrText xml:space="preserve"> REF Cflowstorage_Eq \h  \* MERGEFORMAT </w:instrText>
      </w:r>
      <w:r w:rsidR="0093081C" w:rsidRPr="00A540CE">
        <w:rPr>
          <w:sz w:val="20"/>
        </w:rPr>
      </w:r>
      <w:r w:rsidR="0093081C" w:rsidRPr="00A540CE">
        <w:rPr>
          <w:sz w:val="20"/>
        </w:rPr>
        <w:fldChar w:fldCharType="separate"/>
      </w:r>
      <w:r w:rsidR="0093081C" w:rsidRPr="00A540CE">
        <w:rPr>
          <w:b/>
          <w:sz w:val="20"/>
        </w:rPr>
        <w:t xml:space="preserve">Eq. </w:t>
      </w:r>
      <w:r w:rsidR="0093081C" w:rsidRPr="00A540CE">
        <w:rPr>
          <w:b/>
          <w:noProof/>
          <w:sz w:val="20"/>
        </w:rPr>
        <w:t>4.1.3</w:t>
      </w:r>
      <w:r w:rsidR="0093081C" w:rsidRPr="00A540CE">
        <w:rPr>
          <w:b/>
          <w:sz w:val="20"/>
        </w:rPr>
        <w:noBreakHyphen/>
      </w:r>
      <w:r w:rsidR="0093081C" w:rsidRPr="00A540CE">
        <w:rPr>
          <w:b/>
          <w:noProof/>
          <w:sz w:val="20"/>
        </w:rPr>
        <w:t>14</w:t>
      </w:r>
      <w:r w:rsidR="0093081C" w:rsidRPr="00A540CE">
        <w:rPr>
          <w:sz w:val="20"/>
        </w:rPr>
        <w:fldChar w:fldCharType="end"/>
      </w:r>
    </w:p>
    <w:p w14:paraId="59797793" w14:textId="068BC741" w:rsidR="00232F33" w:rsidRPr="00D5649B" w:rsidRDefault="00232F33" w:rsidP="00232F33">
      <w:pPr>
        <w:pStyle w:val="Heading4"/>
      </w:pPr>
      <w:r w:rsidRPr="00D5649B">
        <w:t>For crop residues</w:t>
      </w:r>
      <w:r w:rsidR="003A3A3B" w:rsidRPr="00D5649B">
        <w:t>, municipal sewage sludge, food waste and used vegetable oil</w:t>
      </w:r>
      <w:r w:rsidRPr="00D5649B">
        <w:t xml:space="preserve"> entering the digester</w:t>
      </w:r>
    </w:p>
    <w:p w14:paraId="23ED351F" w14:textId="77777777" w:rsidR="00232F33" w:rsidRPr="00D5649B" w:rsidRDefault="00232F33" w:rsidP="00232F33">
      <w:pPr>
        <w:rPr>
          <w:b/>
          <w:i/>
        </w:rPr>
      </w:pPr>
      <w:r w:rsidRPr="00D5649B">
        <w:rPr>
          <w:b/>
          <w:i/>
        </w:rPr>
        <w:t>Flow of total mass of substrate entering the digester</w:t>
      </w:r>
    </w:p>
    <w:p w14:paraId="5E1B9D42" w14:textId="61F68A36" w:rsidR="00232F33"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e>
        </m:nary>
      </m:oMath>
      <w:r w:rsidR="00232F33" w:rsidRPr="00D5649B">
        <w:rPr>
          <w:rFonts w:eastAsia="Times New Roman" w:cstheme="minorHAnsi"/>
          <w:b/>
          <w:i/>
          <w:szCs w:val="24"/>
        </w:rPr>
        <w:tab/>
      </w:r>
      <w:bookmarkStart w:id="759" w:name="Fflowsubstrate_cr_Eq"/>
      <w:r w:rsidR="00232F3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bookmarkEnd w:id="759"/>
    </w:p>
    <w:p w14:paraId="646CD340"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DF13C21" w14:textId="453610A3" w:rsidR="00232F33" w:rsidRPr="00D5649B" w:rsidRDefault="00232F33"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flow_substrate</w:t>
      </w:r>
      <w:r w:rsidR="00ED1B71" w:rsidRPr="00D5649B">
        <w:rPr>
          <w:i/>
          <w:sz w:val="20"/>
          <w:vertAlign w:val="subscript"/>
        </w:rPr>
        <w:t>,cr</w:t>
      </w:r>
      <w:proofErr w:type="spellEnd"/>
      <w:r w:rsidRPr="00D5649B">
        <w:rPr>
          <w:i/>
          <w:sz w:val="20"/>
        </w:rPr>
        <w:tab/>
      </w:r>
      <w:r w:rsidRPr="00D5649B">
        <w:rPr>
          <w:sz w:val="20"/>
        </w:rPr>
        <w:t xml:space="preserve">Flow rate of </w:t>
      </w:r>
      <w:r w:rsidR="00ED1B71" w:rsidRPr="00D5649B">
        <w:rPr>
          <w:sz w:val="20"/>
        </w:rPr>
        <w:t>crop residues</w:t>
      </w:r>
      <w:r w:rsidR="003A3A3B" w:rsidRPr="00D5649B">
        <w:rPr>
          <w:sz w:val="20"/>
        </w:rPr>
        <w:t>, municipal sewage sludge, food waste or used vegetable oil</w:t>
      </w:r>
      <w:r w:rsidR="00ED1B71" w:rsidRPr="00D5649B">
        <w:rPr>
          <w:sz w:val="20"/>
        </w:rPr>
        <w:t xml:space="preserve"> </w:t>
      </w:r>
      <w:r w:rsidRPr="00D5649B">
        <w:rPr>
          <w:sz w:val="20"/>
        </w:rPr>
        <w:t>entering the digester (kg day</w:t>
      </w:r>
      <w:r w:rsidRPr="00D5649B">
        <w:rPr>
          <w:sz w:val="20"/>
          <w:vertAlign w:val="superscript"/>
        </w:rPr>
        <w:t>-1</w:t>
      </w:r>
      <w:r w:rsidRPr="00D5649B">
        <w:rPr>
          <w:sz w:val="20"/>
        </w:rPr>
        <w:t>)</w:t>
      </w:r>
    </w:p>
    <w:p w14:paraId="6A9C9DD2" w14:textId="7EA20F88" w:rsidR="00232F33" w:rsidRPr="00D5649B" w:rsidRDefault="00232F33" w:rsidP="0021390F">
      <w:pPr>
        <w:tabs>
          <w:tab w:val="clear" w:pos="2880"/>
          <w:tab w:val="clear" w:pos="9360"/>
        </w:tabs>
        <w:spacing w:before="0"/>
        <w:ind w:left="2835" w:hanging="2835"/>
        <w:rPr>
          <w:sz w:val="20"/>
        </w:rPr>
      </w:pPr>
      <w:proofErr w:type="spellStart"/>
      <w:r w:rsidRPr="00D5649B">
        <w:rPr>
          <w:i/>
          <w:sz w:val="20"/>
        </w:rPr>
        <w:lastRenderedPageBreak/>
        <w:t>F</w:t>
      </w:r>
      <w:r w:rsidRPr="00D5649B">
        <w:rPr>
          <w:i/>
          <w:sz w:val="20"/>
          <w:vertAlign w:val="subscript"/>
        </w:rPr>
        <w:t>flow_substrate,</w:t>
      </w:r>
      <w:r w:rsidR="00ED1B71" w:rsidRPr="00D5649B">
        <w:rPr>
          <w:i/>
          <w:sz w:val="20"/>
          <w:vertAlign w:val="subscript"/>
        </w:rPr>
        <w:t>cr,</w:t>
      </w:r>
      <w:r w:rsidRPr="00D5649B">
        <w:rPr>
          <w:i/>
          <w:sz w:val="20"/>
          <w:vertAlign w:val="subscript"/>
        </w:rPr>
        <w:t>i</w:t>
      </w:r>
      <w:proofErr w:type="spellEnd"/>
      <w:r w:rsidRPr="00D5649B">
        <w:rPr>
          <w:i/>
          <w:sz w:val="20"/>
        </w:rPr>
        <w:tab/>
      </w:r>
      <w:r w:rsidRPr="00D5649B">
        <w:rPr>
          <w:sz w:val="20"/>
        </w:rPr>
        <w:t xml:space="preserve">Flow rate of </w:t>
      </w:r>
      <w:r w:rsidR="00ED1B71" w:rsidRPr="00D5649B">
        <w:rPr>
          <w:sz w:val="20"/>
        </w:rPr>
        <w:t>crop residue</w:t>
      </w:r>
      <w:r w:rsidR="003A3A3B" w:rsidRPr="00D5649B">
        <w:rPr>
          <w:sz w:val="20"/>
        </w:rPr>
        <w:t>, municipal sewage sludge, food waste or used vegetable oil</w:t>
      </w:r>
      <w:r w:rsidR="00ED1B71" w:rsidRPr="00D5649B">
        <w:rPr>
          <w:sz w:val="20"/>
        </w:rPr>
        <w:t xml:space="preserve"> </w:t>
      </w:r>
      <w:proofErr w:type="spellStart"/>
      <w:r w:rsidRPr="00D5649B">
        <w:rPr>
          <w:i/>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080C5D95" w14:textId="2F628CD2" w:rsidR="00232F33" w:rsidRDefault="00232F33" w:rsidP="00232F33">
      <w:pPr>
        <w:rPr>
          <w:b/>
          <w:i/>
        </w:rPr>
      </w:pPr>
      <w:r w:rsidRPr="00D5649B">
        <w:rPr>
          <w:b/>
          <w:i/>
        </w:rPr>
        <w:t xml:space="preserve">Flow of </w:t>
      </w:r>
      <w:r w:rsidR="00F838B6">
        <w:rPr>
          <w:b/>
          <w:i/>
        </w:rPr>
        <w:t>TS</w:t>
      </w:r>
      <w:r w:rsidRPr="00D5649B">
        <w:rPr>
          <w:b/>
          <w:i/>
        </w:rPr>
        <w:t xml:space="preserve"> entering the digester</w:t>
      </w:r>
    </w:p>
    <w:p w14:paraId="5D6EE2F6" w14:textId="4F80BF05" w:rsidR="00232F33" w:rsidRPr="00696780"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232F33" w:rsidRPr="00696780">
        <w:rPr>
          <w:rFonts w:eastAsia="Times New Roman" w:cstheme="minorHAnsi"/>
          <w:b/>
          <w:i/>
          <w:szCs w:val="24"/>
        </w:rPr>
        <w:tab/>
      </w:r>
      <w:r w:rsidR="00232F33" w:rsidRPr="00696780">
        <w:rPr>
          <w:b/>
          <w:szCs w:val="24"/>
        </w:rPr>
        <w:t xml:space="preserve">Eq. </w:t>
      </w:r>
      <w:r w:rsidR="001977CC" w:rsidRPr="00696780">
        <w:rPr>
          <w:b/>
          <w:szCs w:val="24"/>
        </w:rPr>
        <w:fldChar w:fldCharType="begin"/>
      </w:r>
      <w:r w:rsidR="001977CC" w:rsidRPr="00696780">
        <w:rPr>
          <w:b/>
          <w:szCs w:val="24"/>
        </w:rPr>
        <w:instrText xml:space="preserve"> STYLEREF 3 \s </w:instrText>
      </w:r>
      <w:r w:rsidR="001977CC" w:rsidRPr="00696780">
        <w:rPr>
          <w:b/>
          <w:szCs w:val="24"/>
        </w:rPr>
        <w:fldChar w:fldCharType="separate"/>
      </w:r>
      <w:r w:rsidR="001977CC" w:rsidRPr="00696780">
        <w:rPr>
          <w:b/>
          <w:noProof/>
          <w:szCs w:val="24"/>
        </w:rPr>
        <w:t>4.8.1</w:t>
      </w:r>
      <w:r w:rsidR="001977CC" w:rsidRPr="00696780">
        <w:rPr>
          <w:b/>
          <w:szCs w:val="24"/>
        </w:rPr>
        <w:fldChar w:fldCharType="end"/>
      </w:r>
      <w:r w:rsidR="001977CC" w:rsidRPr="00696780">
        <w:rPr>
          <w:b/>
          <w:szCs w:val="24"/>
        </w:rPr>
        <w:noBreakHyphen/>
      </w:r>
      <w:r w:rsidR="001977CC" w:rsidRPr="00696780">
        <w:rPr>
          <w:b/>
          <w:szCs w:val="24"/>
        </w:rPr>
        <w:fldChar w:fldCharType="begin"/>
      </w:r>
      <w:r w:rsidR="001977CC" w:rsidRPr="00696780">
        <w:rPr>
          <w:b/>
          <w:szCs w:val="24"/>
        </w:rPr>
        <w:instrText xml:space="preserve"> SEQ Eq. \* ARABIC \s 3 </w:instrText>
      </w:r>
      <w:r w:rsidR="001977CC" w:rsidRPr="00696780">
        <w:rPr>
          <w:b/>
          <w:szCs w:val="24"/>
        </w:rPr>
        <w:fldChar w:fldCharType="separate"/>
      </w:r>
      <w:r w:rsidR="001977CC" w:rsidRPr="00696780">
        <w:rPr>
          <w:b/>
          <w:noProof/>
          <w:szCs w:val="24"/>
        </w:rPr>
        <w:t>11</w:t>
      </w:r>
      <w:r w:rsidR="001977CC" w:rsidRPr="00696780">
        <w:rPr>
          <w:b/>
          <w:szCs w:val="24"/>
        </w:rPr>
        <w:fldChar w:fldCharType="end"/>
      </w:r>
    </w:p>
    <w:p w14:paraId="0205DC4D"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35E11CC9" w14:textId="0D4DCC4D" w:rsidR="00232F33" w:rsidRPr="00696780" w:rsidRDefault="00232F33" w:rsidP="0021390F">
      <w:pPr>
        <w:tabs>
          <w:tab w:val="clear" w:pos="2880"/>
          <w:tab w:val="clear" w:pos="9360"/>
        </w:tabs>
        <w:spacing w:before="0"/>
        <w:ind w:left="2835" w:hanging="2835"/>
        <w:rPr>
          <w:sz w:val="20"/>
        </w:rPr>
      </w:pPr>
      <w:proofErr w:type="spellStart"/>
      <w:r w:rsidRPr="00696780">
        <w:rPr>
          <w:i/>
          <w:sz w:val="20"/>
        </w:rPr>
        <w:t>TS</w:t>
      </w:r>
      <w:r w:rsidRPr="00696780">
        <w:rPr>
          <w:i/>
          <w:sz w:val="20"/>
          <w:vertAlign w:val="subscript"/>
        </w:rPr>
        <w:t>flow_substrate</w:t>
      </w:r>
      <w:r w:rsidR="00ED1B71" w:rsidRPr="00696780">
        <w:rPr>
          <w:i/>
          <w:sz w:val="20"/>
          <w:vertAlign w:val="subscript"/>
        </w:rPr>
        <w:t>,cr</w:t>
      </w:r>
      <w:proofErr w:type="spellEnd"/>
      <w:r w:rsidRPr="00696780">
        <w:rPr>
          <w:i/>
          <w:sz w:val="20"/>
        </w:rPr>
        <w:tab/>
      </w:r>
      <w:r w:rsidRPr="00696780">
        <w:rPr>
          <w:sz w:val="20"/>
        </w:rPr>
        <w:t xml:space="preserve">Flow rate of total solids </w:t>
      </w:r>
      <w:r w:rsidR="00ED1B71" w:rsidRPr="00696780">
        <w:rPr>
          <w:sz w:val="20"/>
        </w:rPr>
        <w:t>in crop residues</w:t>
      </w:r>
      <w:r w:rsidR="003A3A3B" w:rsidRPr="00696780">
        <w:rPr>
          <w:sz w:val="20"/>
        </w:rPr>
        <w:t>, municipal sewage sludge, food waste or used vegetable oil</w:t>
      </w:r>
      <w:r w:rsidR="00ED1B71" w:rsidRPr="00696780">
        <w:rPr>
          <w:sz w:val="20"/>
        </w:rPr>
        <w:t xml:space="preserve"> </w:t>
      </w:r>
      <w:r w:rsidRPr="00696780">
        <w:rPr>
          <w:sz w:val="20"/>
        </w:rPr>
        <w:t>entering the digester (kg day</w:t>
      </w:r>
      <w:r w:rsidRPr="00696780">
        <w:rPr>
          <w:sz w:val="20"/>
          <w:vertAlign w:val="superscript"/>
        </w:rPr>
        <w:t>-1</w:t>
      </w:r>
      <w:r w:rsidRPr="00696780">
        <w:rPr>
          <w:sz w:val="20"/>
        </w:rPr>
        <w:t>)</w:t>
      </w:r>
    </w:p>
    <w:p w14:paraId="181A284F" w14:textId="703E263A" w:rsidR="00232F33" w:rsidRPr="00D5649B" w:rsidRDefault="00232F33" w:rsidP="0021390F">
      <w:pPr>
        <w:tabs>
          <w:tab w:val="clear" w:pos="2880"/>
          <w:tab w:val="clear" w:pos="9360"/>
        </w:tabs>
        <w:spacing w:before="0"/>
        <w:ind w:left="2835" w:hanging="2835"/>
        <w:rPr>
          <w:sz w:val="20"/>
        </w:rPr>
      </w:pPr>
      <w:proofErr w:type="spellStart"/>
      <w:r w:rsidRPr="00696780">
        <w:rPr>
          <w:i/>
          <w:sz w:val="20"/>
        </w:rPr>
        <w:t>TS</w:t>
      </w:r>
      <w:r w:rsidRPr="00696780">
        <w:rPr>
          <w:i/>
          <w:sz w:val="20"/>
          <w:vertAlign w:val="subscript"/>
        </w:rPr>
        <w:t>substrate,</w:t>
      </w:r>
      <w:r w:rsidR="00ED1B71" w:rsidRPr="00696780">
        <w:rPr>
          <w:i/>
          <w:sz w:val="20"/>
          <w:vertAlign w:val="subscript"/>
        </w:rPr>
        <w:t>cr,</w:t>
      </w:r>
      <w:r w:rsidRPr="00696780">
        <w:rPr>
          <w:i/>
          <w:sz w:val="20"/>
          <w:vertAlign w:val="subscript"/>
        </w:rPr>
        <w:t>I</w:t>
      </w:r>
      <w:proofErr w:type="spellEnd"/>
      <w:r w:rsidRPr="00696780">
        <w:rPr>
          <w:i/>
          <w:sz w:val="20"/>
        </w:rPr>
        <w:tab/>
      </w:r>
      <w:r w:rsidRPr="00696780">
        <w:rPr>
          <w:sz w:val="20"/>
        </w:rPr>
        <w:t xml:space="preserve">Total solids concentration of </w:t>
      </w:r>
      <w:r w:rsidR="00ED1B71" w:rsidRPr="00696780">
        <w:rPr>
          <w:sz w:val="20"/>
        </w:rPr>
        <w:t>crop residue</w:t>
      </w:r>
      <w:r w:rsidR="003A3A3B" w:rsidRPr="00696780">
        <w:rPr>
          <w:sz w:val="20"/>
        </w:rPr>
        <w:t>, municipal sewage sludge, food waste or used vegetable oil</w:t>
      </w:r>
      <w:r w:rsidR="00ED1B71" w:rsidRPr="00696780">
        <w:rPr>
          <w:sz w:val="20"/>
        </w:rPr>
        <w:t xml:space="preserve"> </w:t>
      </w:r>
      <w:proofErr w:type="spellStart"/>
      <w:r w:rsidR="00911729" w:rsidRPr="00696780">
        <w:rPr>
          <w:i/>
          <w:sz w:val="20"/>
        </w:rPr>
        <w:t>i</w:t>
      </w:r>
      <w:proofErr w:type="spellEnd"/>
      <w:r w:rsidRPr="00696780">
        <w:rPr>
          <w:sz w:val="20"/>
        </w:rPr>
        <w:t xml:space="preserve"> (kg </w:t>
      </w:r>
      <w:r w:rsidR="0007301E" w:rsidRPr="00696780">
        <w:rPr>
          <w:sz w:val="20"/>
        </w:rPr>
        <w:t>t</w:t>
      </w:r>
      <w:r w:rsidRPr="00696780">
        <w:rPr>
          <w:sz w:val="20"/>
          <w:vertAlign w:val="superscript"/>
        </w:rPr>
        <w:t>-1</w:t>
      </w:r>
      <w:r w:rsidRPr="00696780">
        <w:rPr>
          <w:sz w:val="20"/>
        </w:rPr>
        <w:t>) (</w:t>
      </w:r>
      <w:r w:rsidR="00F67EE0" w:rsidRPr="00696780">
        <w:rPr>
          <w:b/>
          <w:sz w:val="20"/>
        </w:rPr>
        <w:fldChar w:fldCharType="begin"/>
      </w:r>
      <w:r w:rsidR="00F67EE0" w:rsidRPr="00696780">
        <w:rPr>
          <w:b/>
          <w:sz w:val="20"/>
        </w:rPr>
        <w:instrText xml:space="preserve"> REF _Ref90923370 \h  \* MERGEFORMAT </w:instrText>
      </w:r>
      <w:r w:rsidR="00F67EE0" w:rsidRPr="00696780">
        <w:rPr>
          <w:b/>
          <w:sz w:val="20"/>
        </w:rPr>
      </w:r>
      <w:r w:rsidR="00F67EE0" w:rsidRPr="00696780">
        <w:rPr>
          <w:b/>
          <w:sz w:val="20"/>
        </w:rPr>
        <w:fldChar w:fldCharType="separate"/>
      </w:r>
      <w:r w:rsidR="00E40606" w:rsidRPr="00696780">
        <w:rPr>
          <w:b/>
          <w:sz w:val="20"/>
        </w:rPr>
        <w:t xml:space="preserve">Table </w:t>
      </w:r>
      <w:r w:rsidR="00E40606" w:rsidRPr="00696780">
        <w:rPr>
          <w:b/>
          <w:noProof/>
          <w:sz w:val="20"/>
        </w:rPr>
        <w:t>46</w:t>
      </w:r>
      <w:r w:rsidR="00F67EE0" w:rsidRPr="00696780">
        <w:rPr>
          <w:b/>
          <w:sz w:val="20"/>
        </w:rPr>
        <w:fldChar w:fldCharType="end"/>
      </w:r>
      <w:r w:rsidRPr="00696780">
        <w:rPr>
          <w:sz w:val="20"/>
        </w:rPr>
        <w:t>)</w:t>
      </w:r>
    </w:p>
    <w:p w14:paraId="2FCF68E1" w14:textId="77777777" w:rsidR="00232F33" w:rsidRPr="00D5649B" w:rsidRDefault="00232F33" w:rsidP="00232F33">
      <w:pPr>
        <w:rPr>
          <w:b/>
          <w:i/>
        </w:rPr>
      </w:pPr>
      <w:r w:rsidRPr="00D5649B">
        <w:rPr>
          <w:b/>
          <w:i/>
        </w:rPr>
        <w:t>Flow of VS entering the digester</w:t>
      </w:r>
    </w:p>
    <w:p w14:paraId="42F739A8" w14:textId="31F3A671" w:rsidR="00232F33"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highlight w:val="green"/>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D5649B">
        <w:rPr>
          <w:rFonts w:eastAsia="Times New Roman" w:cstheme="minorHAnsi"/>
          <w:b/>
          <w:i/>
          <w:szCs w:val="24"/>
        </w:rPr>
        <w:tab/>
      </w:r>
      <w:bookmarkStart w:id="760" w:name="VSflowsubstrate_cr_Eq"/>
      <w:r w:rsidR="00232F3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bookmarkEnd w:id="760"/>
    </w:p>
    <w:p w14:paraId="216BCB88"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F6BF0A8" w14:textId="0484E323" w:rsidR="00232F33" w:rsidRPr="00C654E9" w:rsidRDefault="00232F33" w:rsidP="0021390F">
      <w:pPr>
        <w:tabs>
          <w:tab w:val="clear" w:pos="2880"/>
          <w:tab w:val="clear" w:pos="9360"/>
        </w:tabs>
        <w:spacing w:before="0"/>
        <w:ind w:left="2835" w:hanging="2835"/>
        <w:rPr>
          <w:sz w:val="20"/>
        </w:rPr>
      </w:pPr>
      <w:proofErr w:type="spellStart"/>
      <w:r w:rsidRPr="00C654E9">
        <w:rPr>
          <w:i/>
          <w:sz w:val="20"/>
        </w:rPr>
        <w:t>VS</w:t>
      </w:r>
      <w:r w:rsidRPr="00C654E9">
        <w:rPr>
          <w:i/>
          <w:sz w:val="20"/>
          <w:vertAlign w:val="subscript"/>
        </w:rPr>
        <w:t>flow_substrate</w:t>
      </w:r>
      <w:r w:rsidR="00ED1B71" w:rsidRPr="00C654E9">
        <w:rPr>
          <w:i/>
          <w:sz w:val="20"/>
          <w:vertAlign w:val="subscript"/>
        </w:rPr>
        <w:t>,cr</w:t>
      </w:r>
      <w:proofErr w:type="spellEnd"/>
      <w:r w:rsidRPr="00C654E9">
        <w:rPr>
          <w:sz w:val="20"/>
        </w:rPr>
        <w:tab/>
        <w:t xml:space="preserve">Flow rate of </w:t>
      </w:r>
      <w:r w:rsidR="00210073" w:rsidRPr="00C654E9">
        <w:rPr>
          <w:sz w:val="20"/>
        </w:rPr>
        <w:t>VS</w:t>
      </w:r>
      <w:r w:rsidR="003A3A3B" w:rsidRPr="00C654E9">
        <w:rPr>
          <w:sz w:val="20"/>
        </w:rPr>
        <w:t xml:space="preserve"> </w:t>
      </w:r>
      <w:r w:rsidRPr="00C654E9">
        <w:rPr>
          <w:sz w:val="20"/>
        </w:rPr>
        <w:t xml:space="preserve">in </w:t>
      </w:r>
      <w:r w:rsidR="00ED1B71" w:rsidRPr="00C654E9">
        <w:rPr>
          <w:sz w:val="20"/>
        </w:rPr>
        <w:t>crop residues</w:t>
      </w:r>
      <w:r w:rsidR="003A3A3B" w:rsidRPr="00C654E9">
        <w:rPr>
          <w:sz w:val="20"/>
        </w:rPr>
        <w:t>, municipal sewage sludge, food waste or used vegetable oil</w:t>
      </w:r>
      <w:r w:rsidR="00ED1B71" w:rsidRPr="00C654E9">
        <w:rPr>
          <w:sz w:val="20"/>
        </w:rPr>
        <w:t xml:space="preserve"> </w:t>
      </w:r>
      <w:r w:rsidRPr="00C654E9">
        <w:rPr>
          <w:sz w:val="20"/>
        </w:rPr>
        <w:t>entering the digester (kg day</w:t>
      </w:r>
      <w:r w:rsidRPr="00C654E9">
        <w:rPr>
          <w:sz w:val="20"/>
          <w:vertAlign w:val="superscript"/>
        </w:rPr>
        <w:t>-1</w:t>
      </w:r>
      <w:r w:rsidRPr="00C654E9">
        <w:rPr>
          <w:sz w:val="20"/>
        </w:rPr>
        <w:t>)</w:t>
      </w:r>
    </w:p>
    <w:p w14:paraId="4258A7F0" w14:textId="009A0422" w:rsidR="009442D2" w:rsidRPr="00C654E9" w:rsidRDefault="0007301E" w:rsidP="009442D2">
      <w:pPr>
        <w:tabs>
          <w:tab w:val="clear" w:pos="2880"/>
          <w:tab w:val="clear" w:pos="9360"/>
        </w:tabs>
        <w:spacing w:before="0"/>
        <w:ind w:left="2835" w:hanging="2835"/>
        <w:rPr>
          <w:sz w:val="20"/>
        </w:rPr>
      </w:pPr>
      <w:proofErr w:type="spellStart"/>
      <w:r w:rsidRPr="00C654E9">
        <w:rPr>
          <w:i/>
          <w:sz w:val="20"/>
        </w:rPr>
        <w:t>TS</w:t>
      </w:r>
      <w:r w:rsidR="009442D2" w:rsidRPr="00C654E9">
        <w:rPr>
          <w:i/>
          <w:sz w:val="20"/>
          <w:vertAlign w:val="subscript"/>
        </w:rPr>
        <w:t>flow</w:t>
      </w:r>
      <w:r w:rsidR="009442D2" w:rsidRPr="00C654E9">
        <w:rPr>
          <w:i/>
          <w:sz w:val="20"/>
        </w:rPr>
        <w:t>,</w:t>
      </w:r>
      <w:r w:rsidRPr="00C654E9">
        <w:rPr>
          <w:i/>
          <w:sz w:val="20"/>
          <w:vertAlign w:val="subscript"/>
        </w:rPr>
        <w:t>substrate,cr,i</w:t>
      </w:r>
      <w:proofErr w:type="spellEnd"/>
      <w:r w:rsidRPr="00C654E9">
        <w:rPr>
          <w:i/>
          <w:sz w:val="20"/>
          <w:vertAlign w:val="subscript"/>
        </w:rPr>
        <w:tab/>
      </w:r>
      <w:r w:rsidR="009442D2" w:rsidRPr="00C654E9">
        <w:rPr>
          <w:sz w:val="20"/>
        </w:rPr>
        <w:t xml:space="preserve">Flow rate of </w:t>
      </w:r>
      <w:r w:rsidR="00FA5D23" w:rsidRPr="00C654E9">
        <w:rPr>
          <w:sz w:val="20"/>
        </w:rPr>
        <w:t>TS</w:t>
      </w:r>
      <w:r w:rsidR="009442D2" w:rsidRPr="00C654E9">
        <w:rPr>
          <w:sz w:val="20"/>
        </w:rPr>
        <w:t xml:space="preserve"> in crop residue, municipal sewage sludge, food waste or used vegetable oil </w:t>
      </w:r>
      <w:proofErr w:type="spellStart"/>
      <w:r w:rsidR="009442D2" w:rsidRPr="00C654E9">
        <w:rPr>
          <w:i/>
          <w:iCs/>
          <w:sz w:val="20"/>
        </w:rPr>
        <w:t>i</w:t>
      </w:r>
      <w:proofErr w:type="spellEnd"/>
      <w:r w:rsidR="009442D2" w:rsidRPr="00C654E9">
        <w:rPr>
          <w:sz w:val="20"/>
        </w:rPr>
        <w:t xml:space="preserve"> entering the digester (kg day</w:t>
      </w:r>
      <w:r w:rsidR="009442D2" w:rsidRPr="00C654E9">
        <w:rPr>
          <w:sz w:val="20"/>
          <w:vertAlign w:val="superscript"/>
        </w:rPr>
        <w:t>-1</w:t>
      </w:r>
      <w:r w:rsidR="009442D2" w:rsidRPr="00C654E9">
        <w:rPr>
          <w:sz w:val="20"/>
        </w:rPr>
        <w:t>)</w:t>
      </w:r>
    </w:p>
    <w:p w14:paraId="2AFC251D" w14:textId="5E2F8983" w:rsidR="00232F33" w:rsidRPr="00C654E9" w:rsidRDefault="00232F33" w:rsidP="0021390F">
      <w:pPr>
        <w:tabs>
          <w:tab w:val="clear" w:pos="2880"/>
          <w:tab w:val="clear" w:pos="9360"/>
        </w:tabs>
        <w:spacing w:before="0"/>
        <w:ind w:left="2835" w:hanging="2835"/>
        <w:rPr>
          <w:sz w:val="20"/>
        </w:rPr>
      </w:pPr>
      <w:proofErr w:type="spellStart"/>
      <w:r w:rsidRPr="00C654E9">
        <w:rPr>
          <w:i/>
          <w:sz w:val="20"/>
        </w:rPr>
        <w:t>VS</w:t>
      </w:r>
      <w:r w:rsidRPr="00C654E9">
        <w:rPr>
          <w:i/>
          <w:sz w:val="20"/>
          <w:vertAlign w:val="subscript"/>
        </w:rPr>
        <w:t>substrate,</w:t>
      </w:r>
      <w:r w:rsidR="00ED1B71" w:rsidRPr="00C654E9">
        <w:rPr>
          <w:i/>
          <w:sz w:val="20"/>
          <w:vertAlign w:val="subscript"/>
        </w:rPr>
        <w:t>cr,</w:t>
      </w:r>
      <w:r w:rsidRPr="00C654E9">
        <w:rPr>
          <w:i/>
          <w:sz w:val="20"/>
          <w:vertAlign w:val="subscript"/>
        </w:rPr>
        <w:t>i</w:t>
      </w:r>
      <w:proofErr w:type="spellEnd"/>
      <w:r w:rsidRPr="00C654E9">
        <w:rPr>
          <w:i/>
          <w:sz w:val="20"/>
        </w:rPr>
        <w:tab/>
      </w:r>
      <w:r w:rsidRPr="00C654E9">
        <w:rPr>
          <w:sz w:val="20"/>
        </w:rPr>
        <w:t xml:space="preserve">VS concentration of </w:t>
      </w:r>
      <w:r w:rsidR="00ED1B71" w:rsidRPr="00C654E9">
        <w:rPr>
          <w:sz w:val="20"/>
        </w:rPr>
        <w:t>crop residue</w:t>
      </w:r>
      <w:r w:rsidR="003A3A3B" w:rsidRPr="00C654E9">
        <w:rPr>
          <w:sz w:val="20"/>
        </w:rPr>
        <w:t>, municipal sewage sludge, food waste or used vegetable oil</w:t>
      </w:r>
      <w:r w:rsidR="00ED1B71" w:rsidRPr="00C654E9">
        <w:rPr>
          <w:sz w:val="20"/>
        </w:rPr>
        <w:t xml:space="preserve"> </w:t>
      </w:r>
      <w:proofErr w:type="spellStart"/>
      <w:r w:rsidRPr="00C654E9">
        <w:rPr>
          <w:i/>
          <w:sz w:val="20"/>
        </w:rPr>
        <w:t>i</w:t>
      </w:r>
      <w:proofErr w:type="spellEnd"/>
      <w:r w:rsidRPr="00C654E9">
        <w:rPr>
          <w:sz w:val="20"/>
        </w:rPr>
        <w:t xml:space="preserve"> (</w:t>
      </w:r>
      <w:r w:rsidR="009442D2" w:rsidRPr="00C654E9">
        <w:rPr>
          <w:sz w:val="20"/>
        </w:rPr>
        <w:t>% TS</w:t>
      </w:r>
      <w:r w:rsidRPr="00C654E9">
        <w:rPr>
          <w:sz w:val="20"/>
        </w:rPr>
        <w:t>) (</w:t>
      </w:r>
      <w:r w:rsidR="00F67EE0" w:rsidRPr="00C654E9">
        <w:rPr>
          <w:b/>
          <w:sz w:val="20"/>
        </w:rPr>
        <w:fldChar w:fldCharType="begin"/>
      </w:r>
      <w:r w:rsidR="00F67EE0" w:rsidRPr="00C654E9">
        <w:rPr>
          <w:b/>
          <w:sz w:val="20"/>
        </w:rPr>
        <w:instrText xml:space="preserve"> REF _Ref90923370 \h  \* MERGEFORMAT </w:instrText>
      </w:r>
      <w:r w:rsidR="00F67EE0" w:rsidRPr="00C654E9">
        <w:rPr>
          <w:b/>
          <w:sz w:val="20"/>
        </w:rPr>
      </w:r>
      <w:r w:rsidR="00F67EE0" w:rsidRPr="00C654E9">
        <w:rPr>
          <w:b/>
          <w:sz w:val="20"/>
        </w:rPr>
        <w:fldChar w:fldCharType="separate"/>
      </w:r>
      <w:r w:rsidR="00B821F5" w:rsidRPr="00C654E9">
        <w:rPr>
          <w:b/>
          <w:sz w:val="20"/>
        </w:rPr>
        <w:t xml:space="preserve">Table </w:t>
      </w:r>
      <w:r w:rsidR="00B821F5" w:rsidRPr="00C654E9">
        <w:rPr>
          <w:b/>
          <w:noProof/>
          <w:sz w:val="20"/>
        </w:rPr>
        <w:t>46</w:t>
      </w:r>
      <w:r w:rsidR="00F67EE0" w:rsidRPr="00C654E9">
        <w:rPr>
          <w:b/>
          <w:sz w:val="20"/>
        </w:rPr>
        <w:fldChar w:fldCharType="end"/>
      </w:r>
      <w:r w:rsidR="00F67EE0" w:rsidRPr="00C654E9">
        <w:rPr>
          <w:sz w:val="20"/>
        </w:rPr>
        <w:t>)</w:t>
      </w:r>
    </w:p>
    <w:p w14:paraId="7E8F3CDF" w14:textId="7EEE272A" w:rsidR="00232F33" w:rsidRPr="00C654E9" w:rsidRDefault="00232F33" w:rsidP="00232F33">
      <w:pPr>
        <w:rPr>
          <w:b/>
          <w:i/>
        </w:rPr>
      </w:pPr>
      <w:r w:rsidRPr="00C654E9">
        <w:rPr>
          <w:b/>
          <w:i/>
        </w:rPr>
        <w:t>Flow of total N entering the digester</w:t>
      </w:r>
    </w:p>
    <w:p w14:paraId="581F45E6" w14:textId="3B9A3A37" w:rsidR="00232F33" w:rsidRPr="00696780"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696780">
        <w:rPr>
          <w:rFonts w:eastAsia="Times New Roman" w:cstheme="minorHAnsi"/>
          <w:b/>
          <w:i/>
          <w:szCs w:val="24"/>
        </w:rPr>
        <w:tab/>
      </w:r>
      <w:r w:rsidR="00232F33" w:rsidRPr="00696780">
        <w:rPr>
          <w:b/>
          <w:szCs w:val="24"/>
        </w:rPr>
        <w:t xml:space="preserve">Eq. </w:t>
      </w:r>
      <w:r w:rsidR="001977CC" w:rsidRPr="00696780">
        <w:rPr>
          <w:b/>
          <w:szCs w:val="24"/>
        </w:rPr>
        <w:fldChar w:fldCharType="begin"/>
      </w:r>
      <w:r w:rsidR="001977CC" w:rsidRPr="00696780">
        <w:rPr>
          <w:b/>
          <w:szCs w:val="24"/>
        </w:rPr>
        <w:instrText xml:space="preserve"> STYLEREF 3 \s </w:instrText>
      </w:r>
      <w:r w:rsidR="001977CC" w:rsidRPr="00696780">
        <w:rPr>
          <w:b/>
          <w:szCs w:val="24"/>
        </w:rPr>
        <w:fldChar w:fldCharType="separate"/>
      </w:r>
      <w:r w:rsidR="001977CC" w:rsidRPr="00696780">
        <w:rPr>
          <w:b/>
          <w:noProof/>
          <w:szCs w:val="24"/>
        </w:rPr>
        <w:t>4.8.1</w:t>
      </w:r>
      <w:r w:rsidR="001977CC" w:rsidRPr="00696780">
        <w:rPr>
          <w:b/>
          <w:szCs w:val="24"/>
        </w:rPr>
        <w:fldChar w:fldCharType="end"/>
      </w:r>
      <w:r w:rsidR="001977CC" w:rsidRPr="00696780">
        <w:rPr>
          <w:b/>
          <w:szCs w:val="24"/>
        </w:rPr>
        <w:noBreakHyphen/>
      </w:r>
      <w:r w:rsidR="001977CC" w:rsidRPr="00696780">
        <w:rPr>
          <w:b/>
          <w:szCs w:val="24"/>
        </w:rPr>
        <w:fldChar w:fldCharType="begin"/>
      </w:r>
      <w:r w:rsidR="001977CC" w:rsidRPr="00696780">
        <w:rPr>
          <w:b/>
          <w:szCs w:val="24"/>
        </w:rPr>
        <w:instrText xml:space="preserve"> SEQ Eq. \* ARABIC \s 3 </w:instrText>
      </w:r>
      <w:r w:rsidR="001977CC" w:rsidRPr="00696780">
        <w:rPr>
          <w:b/>
          <w:szCs w:val="24"/>
        </w:rPr>
        <w:fldChar w:fldCharType="separate"/>
      </w:r>
      <w:r w:rsidR="001977CC" w:rsidRPr="00696780">
        <w:rPr>
          <w:b/>
          <w:noProof/>
          <w:szCs w:val="24"/>
        </w:rPr>
        <w:t>13</w:t>
      </w:r>
      <w:r w:rsidR="001977CC" w:rsidRPr="00696780">
        <w:rPr>
          <w:b/>
          <w:szCs w:val="24"/>
        </w:rPr>
        <w:fldChar w:fldCharType="end"/>
      </w:r>
    </w:p>
    <w:p w14:paraId="42C97161"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23174B3E" w14:textId="00FA7AC9" w:rsidR="0033019C" w:rsidRPr="00696780" w:rsidRDefault="0033019C" w:rsidP="0033019C">
      <w:pPr>
        <w:tabs>
          <w:tab w:val="clear" w:pos="2880"/>
          <w:tab w:val="clear" w:pos="9360"/>
        </w:tabs>
        <w:spacing w:before="0"/>
        <w:ind w:left="2837" w:hanging="2837"/>
        <w:rPr>
          <w:sz w:val="20"/>
        </w:rPr>
      </w:pPr>
      <w:proofErr w:type="spellStart"/>
      <w:r w:rsidRPr="00696780">
        <w:rPr>
          <w:i/>
          <w:sz w:val="20"/>
        </w:rPr>
        <w:t>N</w:t>
      </w:r>
      <w:r w:rsidRPr="00696780">
        <w:rPr>
          <w:i/>
          <w:sz w:val="20"/>
          <w:vertAlign w:val="subscript"/>
        </w:rPr>
        <w:t>flow_substrate,cr</w:t>
      </w:r>
      <w:proofErr w:type="spellEnd"/>
      <w:r w:rsidRPr="00696780">
        <w:rPr>
          <w:i/>
          <w:sz w:val="20"/>
        </w:rPr>
        <w:tab/>
      </w:r>
      <w:r w:rsidRPr="00696780">
        <w:rPr>
          <w:sz w:val="20"/>
        </w:rPr>
        <w:t>Flow rate of total N in crop residues, municipal sewage sludge, food waste or used vegetable oil entering the digester (kg day</w:t>
      </w:r>
      <w:r w:rsidRPr="00696780">
        <w:rPr>
          <w:sz w:val="20"/>
          <w:vertAlign w:val="superscript"/>
        </w:rPr>
        <w:t>-1</w:t>
      </w:r>
      <w:r w:rsidRPr="00696780">
        <w:rPr>
          <w:sz w:val="20"/>
        </w:rPr>
        <w:t>)</w:t>
      </w:r>
    </w:p>
    <w:p w14:paraId="4BA29E20" w14:textId="55C76C30" w:rsidR="006B34E1" w:rsidRPr="00D5649B" w:rsidRDefault="00232F33" w:rsidP="0033019C">
      <w:pPr>
        <w:tabs>
          <w:tab w:val="clear" w:pos="2880"/>
          <w:tab w:val="clear" w:pos="9360"/>
        </w:tabs>
        <w:spacing w:before="0"/>
        <w:ind w:left="2835" w:hanging="2835"/>
        <w:rPr>
          <w:sz w:val="20"/>
        </w:rPr>
      </w:pPr>
      <w:proofErr w:type="spellStart"/>
      <w:r w:rsidRPr="00696780">
        <w:rPr>
          <w:i/>
          <w:sz w:val="20"/>
        </w:rPr>
        <w:t>N</w:t>
      </w:r>
      <w:r w:rsidRPr="00696780">
        <w:rPr>
          <w:i/>
          <w:sz w:val="20"/>
          <w:vertAlign w:val="subscript"/>
        </w:rPr>
        <w:t>substrate</w:t>
      </w:r>
      <w:r w:rsidR="00ED1B71" w:rsidRPr="00696780">
        <w:rPr>
          <w:i/>
          <w:sz w:val="20"/>
          <w:vertAlign w:val="subscript"/>
        </w:rPr>
        <w:t>,cr</w:t>
      </w:r>
      <w:r w:rsidR="000A7394" w:rsidRPr="00696780">
        <w:rPr>
          <w:i/>
          <w:sz w:val="20"/>
          <w:vertAlign w:val="subscript"/>
        </w:rPr>
        <w:t>,i</w:t>
      </w:r>
      <w:proofErr w:type="spellEnd"/>
      <w:r w:rsidRPr="00696780">
        <w:rPr>
          <w:i/>
          <w:sz w:val="20"/>
        </w:rPr>
        <w:tab/>
      </w:r>
      <w:r w:rsidRPr="00696780">
        <w:rPr>
          <w:sz w:val="20"/>
        </w:rPr>
        <w:t xml:space="preserve">N concentration of </w:t>
      </w:r>
      <w:r w:rsidR="00ED1B71" w:rsidRPr="00696780">
        <w:rPr>
          <w:sz w:val="20"/>
        </w:rPr>
        <w:t>crop residue</w:t>
      </w:r>
      <w:r w:rsidR="00BA779C" w:rsidRPr="00696780">
        <w:rPr>
          <w:sz w:val="20"/>
        </w:rPr>
        <w:t>, municipal sewage sludge, food waste or used vegetable oil</w:t>
      </w:r>
      <w:r w:rsidR="00ED1B71" w:rsidRPr="00696780">
        <w:rPr>
          <w:sz w:val="20"/>
        </w:rPr>
        <w:t xml:space="preserve"> </w:t>
      </w:r>
      <w:proofErr w:type="spellStart"/>
      <w:r w:rsidRPr="00696780">
        <w:rPr>
          <w:i/>
          <w:sz w:val="20"/>
        </w:rPr>
        <w:t>i</w:t>
      </w:r>
      <w:proofErr w:type="spellEnd"/>
      <w:r w:rsidRPr="00696780">
        <w:rPr>
          <w:sz w:val="20"/>
        </w:rPr>
        <w:t xml:space="preserve"> (kg </w:t>
      </w:r>
      <w:r w:rsidR="009442D2" w:rsidRPr="00696780">
        <w:rPr>
          <w:sz w:val="20"/>
        </w:rPr>
        <w:t>t</w:t>
      </w:r>
      <w:r w:rsidRPr="00696780">
        <w:rPr>
          <w:sz w:val="20"/>
          <w:vertAlign w:val="superscript"/>
        </w:rPr>
        <w:t>-1</w:t>
      </w:r>
      <w:r w:rsidRPr="00696780">
        <w:rPr>
          <w:sz w:val="20"/>
        </w:rPr>
        <w:t xml:space="preserve">) </w:t>
      </w:r>
      <w:r w:rsidR="007E5368" w:rsidRPr="00696780">
        <w:rPr>
          <w:sz w:val="20"/>
        </w:rPr>
        <w:t>(</w:t>
      </w:r>
      <w:r w:rsidR="007E5368" w:rsidRPr="00696780">
        <w:rPr>
          <w:b/>
          <w:sz w:val="20"/>
        </w:rPr>
        <w:fldChar w:fldCharType="begin"/>
      </w:r>
      <w:r w:rsidR="007E5368" w:rsidRPr="00696780">
        <w:rPr>
          <w:b/>
          <w:sz w:val="20"/>
        </w:rPr>
        <w:instrText xml:space="preserve"> REF _Ref90923370 \h  \* MERGEFORMAT </w:instrText>
      </w:r>
      <w:r w:rsidR="007E5368" w:rsidRPr="00696780">
        <w:rPr>
          <w:b/>
          <w:sz w:val="20"/>
        </w:rPr>
      </w:r>
      <w:r w:rsidR="007E5368" w:rsidRPr="00696780">
        <w:rPr>
          <w:b/>
          <w:sz w:val="20"/>
        </w:rPr>
        <w:fldChar w:fldCharType="separate"/>
      </w:r>
      <w:r w:rsidR="00E40606" w:rsidRPr="00696780">
        <w:rPr>
          <w:b/>
          <w:sz w:val="20"/>
        </w:rPr>
        <w:t xml:space="preserve">Table </w:t>
      </w:r>
      <w:r w:rsidR="00E40606" w:rsidRPr="00696780">
        <w:rPr>
          <w:b/>
          <w:noProof/>
          <w:sz w:val="20"/>
        </w:rPr>
        <w:t>46</w:t>
      </w:r>
      <w:r w:rsidR="007E5368" w:rsidRPr="00696780">
        <w:rPr>
          <w:b/>
          <w:sz w:val="20"/>
        </w:rPr>
        <w:fldChar w:fldCharType="end"/>
      </w:r>
      <w:r w:rsidR="007E5368" w:rsidRPr="00696780">
        <w:rPr>
          <w:sz w:val="20"/>
        </w:rPr>
        <w:t>)</w:t>
      </w:r>
    </w:p>
    <w:p w14:paraId="4FB7E9B5" w14:textId="6976645B" w:rsidR="00232F33" w:rsidRPr="00D5649B" w:rsidRDefault="00232F33" w:rsidP="00232F33">
      <w:pPr>
        <w:rPr>
          <w:b/>
          <w:i/>
        </w:rPr>
      </w:pPr>
      <w:r w:rsidRPr="00D5649B">
        <w:rPr>
          <w:b/>
          <w:i/>
        </w:rPr>
        <w:t>Flow of total C entering the digester</w:t>
      </w:r>
    </w:p>
    <w:p w14:paraId="5D8DA57C" w14:textId="3D0DD980" w:rsidR="00232F33"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substrate,cr,i</m:t>
                </m:r>
              </m:sub>
            </m:sSub>
            <m:r>
              <m:rPr>
                <m:sty m:val="bi"/>
              </m:rPr>
              <w:rPr>
                <w:rFonts w:ascii="Cambria Math" w:eastAsia="Times New Roman" w:hAnsi="Cambria Math" w:cstheme="minorHAnsi"/>
                <w:szCs w:val="24"/>
              </w:rPr>
              <m:t>)</m:t>
            </m:r>
          </m:e>
        </m:nary>
      </m:oMath>
      <w:r w:rsidR="00232F33" w:rsidRPr="00D5649B">
        <w:rPr>
          <w:rFonts w:eastAsia="Times New Roman" w:cstheme="minorHAnsi"/>
          <w:b/>
          <w:i/>
          <w:szCs w:val="24"/>
        </w:rPr>
        <w:tab/>
      </w:r>
      <w:r w:rsidR="00232F3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p>
    <w:p w14:paraId="1E1272FF"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5E5C2AC0" w14:textId="0A761036" w:rsidR="003A3A3B" w:rsidRPr="00D5649B" w:rsidRDefault="003A3A3B" w:rsidP="0033019C">
      <w:pPr>
        <w:tabs>
          <w:tab w:val="clear" w:pos="2880"/>
          <w:tab w:val="clear" w:pos="9360"/>
        </w:tabs>
        <w:spacing w:before="0"/>
        <w:ind w:left="2837" w:hanging="2837"/>
        <w:rPr>
          <w:sz w:val="20"/>
        </w:rPr>
      </w:pPr>
      <w:proofErr w:type="spellStart"/>
      <w:r w:rsidRPr="00D5649B">
        <w:rPr>
          <w:i/>
          <w:sz w:val="20"/>
        </w:rPr>
        <w:t>C</w:t>
      </w:r>
      <w:r w:rsidRPr="00D5649B">
        <w:rPr>
          <w:i/>
          <w:sz w:val="20"/>
          <w:vertAlign w:val="subscript"/>
        </w:rPr>
        <w:t>flow_substrate,cr</w:t>
      </w:r>
      <w:proofErr w:type="spellEnd"/>
      <w:r w:rsidRPr="00D5649B">
        <w:rPr>
          <w:i/>
          <w:sz w:val="20"/>
        </w:rPr>
        <w:tab/>
      </w:r>
      <w:r w:rsidRPr="00D5649B">
        <w:rPr>
          <w:sz w:val="20"/>
        </w:rPr>
        <w:t>Flow rate of total C in crop residues, municipal sewage sludge, food waste or used vegetable oil entering the digester (kg day</w:t>
      </w:r>
      <w:r w:rsidRPr="00D5649B">
        <w:rPr>
          <w:sz w:val="20"/>
          <w:vertAlign w:val="superscript"/>
        </w:rPr>
        <w:t>-1</w:t>
      </w:r>
      <w:r w:rsidRPr="00D5649B">
        <w:rPr>
          <w:sz w:val="20"/>
        </w:rPr>
        <w:t>)</w:t>
      </w:r>
    </w:p>
    <w:p w14:paraId="44D25829" w14:textId="748A0265" w:rsidR="00232F33" w:rsidRPr="00D5649B" w:rsidRDefault="00232F33" w:rsidP="0033019C">
      <w:pPr>
        <w:tabs>
          <w:tab w:val="clear" w:pos="2880"/>
          <w:tab w:val="clear" w:pos="9360"/>
        </w:tabs>
        <w:spacing w:before="0"/>
        <w:ind w:left="2837" w:hanging="2837"/>
        <w:rPr>
          <w:sz w:val="20"/>
        </w:rPr>
      </w:pPr>
      <w:proofErr w:type="spellStart"/>
      <w:r w:rsidRPr="00D5649B">
        <w:rPr>
          <w:i/>
          <w:sz w:val="20"/>
        </w:rPr>
        <w:t>C</w:t>
      </w:r>
      <w:r w:rsidRPr="00D5649B">
        <w:rPr>
          <w:i/>
          <w:sz w:val="20"/>
          <w:vertAlign w:val="subscript"/>
        </w:rPr>
        <w:t>substrate,</w:t>
      </w:r>
      <w:r w:rsidR="00ED1B71" w:rsidRPr="00D5649B">
        <w:rPr>
          <w:i/>
          <w:sz w:val="20"/>
          <w:vertAlign w:val="subscript"/>
        </w:rPr>
        <w:t>cr,</w:t>
      </w:r>
      <w:r w:rsidRPr="00D5649B">
        <w:rPr>
          <w:i/>
          <w:sz w:val="20"/>
          <w:vertAlign w:val="subscript"/>
        </w:rPr>
        <w:t>i</w:t>
      </w:r>
      <w:proofErr w:type="spellEnd"/>
      <w:r w:rsidRPr="00D5649B">
        <w:rPr>
          <w:i/>
          <w:sz w:val="20"/>
        </w:rPr>
        <w:tab/>
      </w:r>
      <w:r w:rsidRPr="00D5649B">
        <w:rPr>
          <w:sz w:val="20"/>
        </w:rPr>
        <w:t xml:space="preserve">C concentration of </w:t>
      </w:r>
      <w:r w:rsidR="00ED1B71" w:rsidRPr="00D5649B">
        <w:rPr>
          <w:sz w:val="20"/>
        </w:rPr>
        <w:t>crop residue</w:t>
      </w:r>
      <w:r w:rsidR="003A3A3B" w:rsidRPr="00D5649B">
        <w:rPr>
          <w:sz w:val="20"/>
        </w:rPr>
        <w:t>s, municipal se</w:t>
      </w:r>
      <w:r w:rsidR="00F838B6">
        <w:rPr>
          <w:sz w:val="20"/>
        </w:rPr>
        <w:t>w</w:t>
      </w:r>
      <w:r w:rsidR="003A3A3B" w:rsidRPr="00D5649B">
        <w:rPr>
          <w:sz w:val="20"/>
        </w:rPr>
        <w:t>age sludge, food waste or used vegetable oil</w:t>
      </w:r>
      <w:r w:rsidR="00ED1B71" w:rsidRPr="00D5649B">
        <w:rPr>
          <w:sz w:val="20"/>
        </w:rPr>
        <w:t xml:space="preserve"> </w:t>
      </w:r>
      <w:proofErr w:type="spellStart"/>
      <w:r w:rsidRPr="00D5649B">
        <w:rPr>
          <w:i/>
          <w:sz w:val="20"/>
        </w:rPr>
        <w:t>i</w:t>
      </w:r>
      <w:proofErr w:type="spellEnd"/>
      <w:r w:rsidRPr="00D5649B">
        <w:rPr>
          <w:sz w:val="20"/>
        </w:rPr>
        <w:t xml:space="preserve"> (kg kg</w:t>
      </w:r>
      <w:r w:rsidRPr="00D5649B">
        <w:rPr>
          <w:sz w:val="20"/>
          <w:vertAlign w:val="superscript"/>
        </w:rPr>
        <w:t>-1</w:t>
      </w:r>
      <w:r w:rsidRPr="00D5649B">
        <w:rPr>
          <w:sz w:val="20"/>
        </w:rPr>
        <w:t>)</w:t>
      </w:r>
      <w:r w:rsidR="00F67EE0" w:rsidRPr="00D5649B">
        <w:rPr>
          <w:sz w:val="20"/>
        </w:rPr>
        <w:t>. A default value of 0.45 kg kg</w:t>
      </w:r>
      <w:r w:rsidR="00F67EE0" w:rsidRPr="00D5649B">
        <w:rPr>
          <w:sz w:val="20"/>
          <w:vertAlign w:val="superscript"/>
        </w:rPr>
        <w:t>-1</w:t>
      </w:r>
      <w:r w:rsidR="00F67EE0" w:rsidRPr="00D5649B">
        <w:rPr>
          <w:sz w:val="20"/>
        </w:rPr>
        <w:t xml:space="preserve"> is us</w:t>
      </w:r>
      <w:r w:rsidR="00383ADD" w:rsidRPr="00D5649B">
        <w:rPr>
          <w:sz w:val="20"/>
        </w:rPr>
        <w:t xml:space="preserve">ed for all crop residues; default values of </w:t>
      </w:r>
      <w:r w:rsidR="006B34E1" w:rsidRPr="00D5649B">
        <w:rPr>
          <w:sz w:val="20"/>
        </w:rPr>
        <w:t>0.091 kg kg</w:t>
      </w:r>
      <w:r w:rsidR="006B34E1" w:rsidRPr="00D5649B">
        <w:rPr>
          <w:sz w:val="20"/>
          <w:vertAlign w:val="superscript"/>
        </w:rPr>
        <w:t>-1</w:t>
      </w:r>
      <w:r w:rsidR="006B34E1" w:rsidRPr="00D5649B">
        <w:rPr>
          <w:sz w:val="20"/>
        </w:rPr>
        <w:t xml:space="preserve"> </w:t>
      </w:r>
      <w:r w:rsidR="00A16E05" w:rsidRPr="00D5649B">
        <w:rPr>
          <w:sz w:val="20"/>
        </w:rPr>
        <w:t xml:space="preserve">(for ‘fresh’ sludge on a wet basis, average of values from </w:t>
      </w:r>
      <w:proofErr w:type="spellStart"/>
      <w:r w:rsidR="00A16E05" w:rsidRPr="00D5649B">
        <w:rPr>
          <w:sz w:val="20"/>
        </w:rPr>
        <w:t>Odirile</w:t>
      </w:r>
      <w:proofErr w:type="spellEnd"/>
      <w:r w:rsidR="00A16E05" w:rsidRPr="00D5649B">
        <w:rPr>
          <w:sz w:val="20"/>
        </w:rPr>
        <w:t xml:space="preserve"> et al. (2021) for primary clarifier and </w:t>
      </w:r>
      <w:proofErr w:type="spellStart"/>
      <w:r w:rsidR="00A16E05" w:rsidRPr="00D5649B">
        <w:rPr>
          <w:sz w:val="20"/>
        </w:rPr>
        <w:t>microsieve</w:t>
      </w:r>
      <w:proofErr w:type="spellEnd"/>
      <w:r w:rsidR="00A16E05" w:rsidRPr="00D5649B">
        <w:rPr>
          <w:sz w:val="20"/>
        </w:rPr>
        <w:t xml:space="preserve"> treatments and from Serbanescu </w:t>
      </w:r>
      <w:r w:rsidR="00A16E05" w:rsidRPr="00D5649B">
        <w:rPr>
          <w:sz w:val="20"/>
        </w:rPr>
        <w:lastRenderedPageBreak/>
        <w:t>et al. (2017))</w:t>
      </w:r>
      <w:r w:rsidR="003A3A3B" w:rsidRPr="00D5649B">
        <w:rPr>
          <w:rStyle w:val="FootnoteReference"/>
          <w:sz w:val="20"/>
        </w:rPr>
        <w:footnoteReference w:id="13"/>
      </w:r>
      <w:r w:rsidR="00383ADD" w:rsidRPr="00D5649B">
        <w:rPr>
          <w:sz w:val="20"/>
        </w:rPr>
        <w:t xml:space="preserve">, </w:t>
      </w:r>
      <w:r w:rsidR="006B34E1" w:rsidRPr="00D5649B">
        <w:rPr>
          <w:sz w:val="20"/>
        </w:rPr>
        <w:t>0.12 kg kg</w:t>
      </w:r>
      <w:r w:rsidR="006B34E1" w:rsidRPr="00D5649B">
        <w:rPr>
          <w:sz w:val="20"/>
          <w:vertAlign w:val="superscript"/>
        </w:rPr>
        <w:t>-1</w:t>
      </w:r>
      <w:r w:rsidR="00A16E05" w:rsidRPr="00D5649B">
        <w:rPr>
          <w:sz w:val="20"/>
        </w:rPr>
        <w:t xml:space="preserve"> (wet basis, Esteves and Devlin (2010) – cited in </w:t>
      </w:r>
      <w:proofErr w:type="spellStart"/>
      <w:r w:rsidR="00A16E05" w:rsidRPr="00D5649B">
        <w:rPr>
          <w:sz w:val="20"/>
        </w:rPr>
        <w:t>Slorach</w:t>
      </w:r>
      <w:proofErr w:type="spellEnd"/>
      <w:r w:rsidR="00A16E05" w:rsidRPr="00D5649B">
        <w:rPr>
          <w:sz w:val="20"/>
        </w:rPr>
        <w:t xml:space="preserve"> et al. (2019))</w:t>
      </w:r>
      <w:r w:rsidR="00EF373F" w:rsidRPr="00D5649B">
        <w:rPr>
          <w:rStyle w:val="FootnoteReference"/>
          <w:sz w:val="20"/>
        </w:rPr>
        <w:footnoteReference w:id="14"/>
      </w:r>
      <w:r w:rsidR="00BC47A2" w:rsidRPr="00D5649B">
        <w:rPr>
          <w:sz w:val="20"/>
        </w:rPr>
        <w:t>;</w:t>
      </w:r>
      <w:r w:rsidR="00383ADD" w:rsidRPr="00D5649B">
        <w:rPr>
          <w:sz w:val="20"/>
        </w:rPr>
        <w:t xml:space="preserve"> and </w:t>
      </w:r>
      <w:r w:rsidR="006B34E1" w:rsidRPr="00D5649B">
        <w:rPr>
          <w:sz w:val="20"/>
        </w:rPr>
        <w:t>0.0</w:t>
      </w:r>
      <w:r w:rsidR="00EF3DFF" w:rsidRPr="00D5649B">
        <w:rPr>
          <w:sz w:val="20"/>
        </w:rPr>
        <w:t>001</w:t>
      </w:r>
      <w:r w:rsidR="006B34E1" w:rsidRPr="00D5649B">
        <w:rPr>
          <w:sz w:val="20"/>
        </w:rPr>
        <w:t xml:space="preserve"> kg kg</w:t>
      </w:r>
      <w:r w:rsidR="006B34E1" w:rsidRPr="00D5649B">
        <w:rPr>
          <w:sz w:val="20"/>
          <w:vertAlign w:val="superscript"/>
        </w:rPr>
        <w:t>-1</w:t>
      </w:r>
      <w:r w:rsidR="00EF3DFF" w:rsidRPr="00D5649B">
        <w:rPr>
          <w:sz w:val="20"/>
        </w:rPr>
        <w:t xml:space="preserve"> (</w:t>
      </w:r>
      <w:r w:rsidR="006B34E1" w:rsidRPr="00D5649B">
        <w:rPr>
          <w:sz w:val="20"/>
        </w:rPr>
        <w:t xml:space="preserve">based on </w:t>
      </w:r>
      <w:r w:rsidR="00EF3DFF" w:rsidRPr="00D5649B">
        <w:rPr>
          <w:sz w:val="20"/>
        </w:rPr>
        <w:t xml:space="preserve">initial C concentration </w:t>
      </w:r>
      <w:r w:rsidR="006B34E1" w:rsidRPr="00D5649B">
        <w:rPr>
          <w:sz w:val="20"/>
        </w:rPr>
        <w:t xml:space="preserve">of 0.01% </w:t>
      </w:r>
      <w:r w:rsidR="00EF3DFF" w:rsidRPr="00D5649B">
        <w:rPr>
          <w:sz w:val="20"/>
        </w:rPr>
        <w:t xml:space="preserve">(w/v %) for raw linseed oil, stand linseed oil and olive oil (van </w:t>
      </w:r>
      <w:proofErr w:type="spellStart"/>
      <w:r w:rsidR="00EF3DFF" w:rsidRPr="00D5649B">
        <w:rPr>
          <w:sz w:val="20"/>
        </w:rPr>
        <w:t>Nieuwenhuijzen</w:t>
      </w:r>
      <w:proofErr w:type="spellEnd"/>
      <w:r w:rsidR="00EF3DFF" w:rsidRPr="00D5649B">
        <w:rPr>
          <w:sz w:val="20"/>
        </w:rPr>
        <w:t xml:space="preserve"> et al., 2019)) </w:t>
      </w:r>
      <w:r w:rsidR="00383ADD" w:rsidRPr="00D5649B">
        <w:rPr>
          <w:sz w:val="20"/>
        </w:rPr>
        <w:t>are used for municipal sewage sludge, food waste and used vegetable oil, respectively</w:t>
      </w:r>
    </w:p>
    <w:p w14:paraId="3C8F56BD" w14:textId="3B67BFB0" w:rsidR="00232F33" w:rsidRPr="00D5649B" w:rsidRDefault="00232F33" w:rsidP="00232F33">
      <w:pPr>
        <w:pStyle w:val="Heading4"/>
      </w:pPr>
      <w:r w:rsidRPr="00D5649B">
        <w:t>For livestock manure stored for a period of time prior to entering the digester</w:t>
      </w:r>
    </w:p>
    <w:p w14:paraId="149FEE7F" w14:textId="101BD8AA" w:rsidR="00CE6609" w:rsidRPr="00D5649B" w:rsidRDefault="00CE6609" w:rsidP="00CE6609">
      <w:pPr>
        <w:rPr>
          <w:b/>
          <w:i/>
        </w:rPr>
      </w:pPr>
      <w:r w:rsidRPr="00D5649B">
        <w:rPr>
          <w:b/>
          <w:i/>
        </w:rPr>
        <w:t xml:space="preserve">Flow of total mass of substrate entering the digester from liquid and solid manure storage systems </w:t>
      </w:r>
    </w:p>
    <w:p w14:paraId="568D446B" w14:textId="6055717A" w:rsidR="00CE6609"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flow_substrate,sm,i</m:t>
                </m:r>
              </m:sub>
            </m:sSub>
          </m:e>
        </m:nary>
        <m:r>
          <m:rPr>
            <m:sty m:val="bi"/>
          </m:rPr>
          <w:rPr>
            <w:rFonts w:ascii="Cambria Math" w:eastAsia="Times New Roman" w:hAnsi="Cambria Math" w:cstheme="minorHAnsi"/>
            <w:szCs w:val="24"/>
          </w:rPr>
          <m:t xml:space="preserve"> </m:t>
        </m:r>
      </m:oMath>
      <w:r w:rsidR="00CE6609" w:rsidRPr="00D5649B">
        <w:rPr>
          <w:rFonts w:eastAsia="Times New Roman" w:cstheme="minorHAnsi"/>
          <w:b/>
          <w:i/>
          <w:szCs w:val="24"/>
        </w:rPr>
        <w:tab/>
      </w:r>
      <w:bookmarkStart w:id="761" w:name="Fflowsubstrate_sm_Eq"/>
      <w:r w:rsidR="00CE6609"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bookmarkEnd w:id="761"/>
    </w:p>
    <w:p w14:paraId="0486A540" w14:textId="77777777" w:rsidR="00CE6609" w:rsidRPr="00D5649B" w:rsidRDefault="00CE6609" w:rsidP="0021390F">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C7E3CB3" w14:textId="4186BD8E" w:rsidR="00CE6609" w:rsidRPr="00A05215" w:rsidRDefault="00CE6609"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flow_substrate,sm</w:t>
      </w:r>
      <w:proofErr w:type="spellEnd"/>
      <w:r w:rsidRPr="00D5649B">
        <w:rPr>
          <w:i/>
          <w:sz w:val="20"/>
        </w:rPr>
        <w:tab/>
      </w:r>
      <w:r w:rsidRPr="00D5649B">
        <w:rPr>
          <w:sz w:val="20"/>
        </w:rPr>
        <w:t xml:space="preserve">Flow rate of fresh manure entering the digester from a liquid or solid manure storage </w:t>
      </w:r>
      <w:r w:rsidRPr="00A05215">
        <w:rPr>
          <w:sz w:val="20"/>
        </w:rPr>
        <w:t>system (kg or L day</w:t>
      </w:r>
      <w:r w:rsidRPr="00A05215">
        <w:rPr>
          <w:sz w:val="20"/>
          <w:vertAlign w:val="superscript"/>
        </w:rPr>
        <w:t>-1</w:t>
      </w:r>
      <w:r w:rsidRPr="00A05215">
        <w:rPr>
          <w:sz w:val="20"/>
        </w:rPr>
        <w:t>)</w:t>
      </w:r>
    </w:p>
    <w:p w14:paraId="51EB7E8F" w14:textId="4C7074FB" w:rsidR="00CE6609" w:rsidRPr="00A05215" w:rsidRDefault="00CE6609" w:rsidP="0021390F">
      <w:pPr>
        <w:tabs>
          <w:tab w:val="clear" w:pos="2880"/>
          <w:tab w:val="clear" w:pos="9360"/>
        </w:tabs>
        <w:spacing w:before="0"/>
        <w:ind w:left="2835" w:hanging="2835"/>
        <w:rPr>
          <w:sz w:val="20"/>
        </w:rPr>
      </w:pPr>
      <w:proofErr w:type="spellStart"/>
      <w:r w:rsidRPr="00A05215">
        <w:rPr>
          <w:i/>
          <w:sz w:val="20"/>
        </w:rPr>
        <w:t>F</w:t>
      </w:r>
      <w:r w:rsidRPr="00A05215">
        <w:rPr>
          <w:i/>
          <w:sz w:val="20"/>
          <w:vertAlign w:val="subscript"/>
        </w:rPr>
        <w:t>flow_substrate,sm,i</w:t>
      </w:r>
      <w:proofErr w:type="spellEnd"/>
      <w:r w:rsidRPr="00A05215">
        <w:rPr>
          <w:i/>
          <w:sz w:val="20"/>
        </w:rPr>
        <w:tab/>
      </w:r>
      <w:r w:rsidRPr="00A05215">
        <w:rPr>
          <w:sz w:val="20"/>
        </w:rPr>
        <w:t xml:space="preserve">Flow rate of stored manure type </w:t>
      </w:r>
      <w:proofErr w:type="spellStart"/>
      <w:r w:rsidRPr="00A05215">
        <w:rPr>
          <w:i/>
          <w:sz w:val="20"/>
        </w:rPr>
        <w:t>i</w:t>
      </w:r>
      <w:proofErr w:type="spellEnd"/>
      <w:r w:rsidRPr="00A05215">
        <w:rPr>
          <w:sz w:val="20"/>
        </w:rPr>
        <w:t xml:space="preserve"> entering the digester (kg or L day</w:t>
      </w:r>
      <w:r w:rsidRPr="00A05215">
        <w:rPr>
          <w:sz w:val="20"/>
          <w:vertAlign w:val="superscript"/>
        </w:rPr>
        <w:t>-1</w:t>
      </w:r>
      <w:r w:rsidRPr="00A05215">
        <w:rPr>
          <w:sz w:val="20"/>
        </w:rPr>
        <w:t>)</w:t>
      </w:r>
      <w:r w:rsidR="00F838B6" w:rsidRPr="00A05215">
        <w:rPr>
          <w:sz w:val="20"/>
        </w:rPr>
        <w:t>, by animal group and manure management system</w:t>
      </w:r>
    </w:p>
    <w:p w14:paraId="407BC8DF" w14:textId="215FF1A6" w:rsidR="00CE6609" w:rsidRPr="00A05215"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CE6609" w:rsidRPr="00A05215">
        <w:rPr>
          <w:rFonts w:eastAsia="Times New Roman" w:cstheme="minorHAnsi"/>
          <w:b/>
          <w:i/>
          <w:szCs w:val="24"/>
        </w:rPr>
        <w:tab/>
      </w:r>
      <w:r w:rsidR="00CE6609" w:rsidRPr="00A05215">
        <w:rPr>
          <w:b/>
          <w:szCs w:val="24"/>
        </w:rPr>
        <w:t xml:space="preserve">Eq. </w:t>
      </w:r>
      <w:r w:rsidR="001977CC" w:rsidRPr="00A05215">
        <w:rPr>
          <w:b/>
          <w:szCs w:val="24"/>
        </w:rPr>
        <w:fldChar w:fldCharType="begin"/>
      </w:r>
      <w:r w:rsidR="001977CC" w:rsidRPr="00A05215">
        <w:rPr>
          <w:b/>
          <w:szCs w:val="24"/>
        </w:rPr>
        <w:instrText xml:space="preserve"> STYLEREF 3 \s </w:instrText>
      </w:r>
      <w:r w:rsidR="001977CC" w:rsidRPr="00A05215">
        <w:rPr>
          <w:b/>
          <w:szCs w:val="24"/>
        </w:rPr>
        <w:fldChar w:fldCharType="separate"/>
      </w:r>
      <w:r w:rsidR="001977CC" w:rsidRPr="00A05215">
        <w:rPr>
          <w:b/>
          <w:noProof/>
          <w:szCs w:val="24"/>
        </w:rPr>
        <w:t>4.8.1</w:t>
      </w:r>
      <w:r w:rsidR="001977CC" w:rsidRPr="00A05215">
        <w:rPr>
          <w:b/>
          <w:szCs w:val="24"/>
        </w:rPr>
        <w:fldChar w:fldCharType="end"/>
      </w:r>
      <w:r w:rsidR="001977CC" w:rsidRPr="00A05215">
        <w:rPr>
          <w:b/>
          <w:szCs w:val="24"/>
        </w:rPr>
        <w:noBreakHyphen/>
      </w:r>
      <w:r w:rsidR="001977CC" w:rsidRPr="00A05215">
        <w:rPr>
          <w:b/>
          <w:szCs w:val="24"/>
        </w:rPr>
        <w:fldChar w:fldCharType="begin"/>
      </w:r>
      <w:r w:rsidR="001977CC" w:rsidRPr="00A05215">
        <w:rPr>
          <w:b/>
          <w:szCs w:val="24"/>
        </w:rPr>
        <w:instrText xml:space="preserve"> SEQ Eq. \* ARABIC \s 3 </w:instrText>
      </w:r>
      <w:r w:rsidR="001977CC" w:rsidRPr="00A05215">
        <w:rPr>
          <w:b/>
          <w:szCs w:val="24"/>
        </w:rPr>
        <w:fldChar w:fldCharType="separate"/>
      </w:r>
      <w:r w:rsidR="001977CC" w:rsidRPr="00A05215">
        <w:rPr>
          <w:b/>
          <w:noProof/>
          <w:szCs w:val="24"/>
        </w:rPr>
        <w:t>16</w:t>
      </w:r>
      <w:r w:rsidR="001977CC" w:rsidRPr="00A05215">
        <w:rPr>
          <w:b/>
          <w:szCs w:val="24"/>
        </w:rPr>
        <w:fldChar w:fldCharType="end"/>
      </w:r>
    </w:p>
    <w:p w14:paraId="67D5D758" w14:textId="77777777" w:rsidR="00CE6609" w:rsidRPr="00A05215" w:rsidRDefault="00CE6609" w:rsidP="0021390F">
      <w:pPr>
        <w:pStyle w:val="Caption"/>
        <w:spacing w:line="240" w:lineRule="auto"/>
        <w:rPr>
          <w:sz w:val="20"/>
          <w:szCs w:val="24"/>
        </w:rPr>
      </w:pPr>
      <w:r w:rsidRPr="00A05215">
        <w:rPr>
          <w:sz w:val="20"/>
          <w:szCs w:val="24"/>
        </w:rPr>
        <w:t>where</w:t>
      </w:r>
      <w:r w:rsidRPr="00A05215">
        <w:rPr>
          <w:sz w:val="20"/>
          <w:szCs w:val="24"/>
        </w:rPr>
        <w:tab/>
      </w:r>
      <w:r w:rsidRPr="00A05215">
        <w:rPr>
          <w:sz w:val="20"/>
          <w:szCs w:val="24"/>
        </w:rPr>
        <w:tab/>
      </w:r>
    </w:p>
    <w:p w14:paraId="11B33DFD" w14:textId="5979195A" w:rsidR="00CE6609" w:rsidRPr="00A05215" w:rsidRDefault="00CE6609" w:rsidP="0021390F">
      <w:pPr>
        <w:tabs>
          <w:tab w:val="clear" w:pos="2880"/>
          <w:tab w:val="clear" w:pos="9360"/>
        </w:tabs>
        <w:spacing w:before="0"/>
        <w:ind w:left="2835" w:hanging="2835"/>
        <w:rPr>
          <w:sz w:val="20"/>
        </w:rPr>
      </w:pPr>
      <w:proofErr w:type="spellStart"/>
      <w:r w:rsidRPr="00A05215">
        <w:rPr>
          <w:i/>
          <w:sz w:val="20"/>
          <w:szCs w:val="24"/>
        </w:rPr>
        <w:t>Volume</w:t>
      </w:r>
      <w:r w:rsidRPr="00A05215">
        <w:rPr>
          <w:i/>
          <w:sz w:val="20"/>
          <w:szCs w:val="24"/>
          <w:vertAlign w:val="subscript"/>
        </w:rPr>
        <w:t>landmanur</w:t>
      </w:r>
      <w:r w:rsidR="004C1C7A" w:rsidRPr="00A05215">
        <w:rPr>
          <w:i/>
          <w:sz w:val="20"/>
          <w:szCs w:val="24"/>
          <w:vertAlign w:val="subscript"/>
        </w:rPr>
        <w:t>e,sm,i</w:t>
      </w:r>
      <w:proofErr w:type="spellEnd"/>
      <w:r w:rsidRPr="00A05215">
        <w:rPr>
          <w:i/>
          <w:sz w:val="20"/>
          <w:szCs w:val="24"/>
        </w:rPr>
        <w:tab/>
      </w:r>
      <w:r w:rsidRPr="00A05215">
        <w:rPr>
          <w:sz w:val="20"/>
          <w:szCs w:val="24"/>
        </w:rPr>
        <w:t xml:space="preserve">Total volume of manure </w:t>
      </w:r>
      <w:r w:rsidR="001B386E" w:rsidRPr="00A05215">
        <w:rPr>
          <w:sz w:val="20"/>
        </w:rPr>
        <w:t>available for land application or addition to digester</w:t>
      </w:r>
      <w:r w:rsidR="001B386E" w:rsidRPr="00A05215">
        <w:rPr>
          <w:sz w:val="20"/>
          <w:szCs w:val="24"/>
        </w:rPr>
        <w:t xml:space="preserve"> </w:t>
      </w:r>
      <w:r w:rsidR="00D7646D" w:rsidRPr="00A05215">
        <w:rPr>
          <w:sz w:val="20"/>
          <w:szCs w:val="24"/>
        </w:rPr>
        <w:t xml:space="preserve">on a given day </w:t>
      </w:r>
      <w:r w:rsidRPr="00A05215">
        <w:rPr>
          <w:sz w:val="20"/>
          <w:szCs w:val="24"/>
        </w:rPr>
        <w:t xml:space="preserve">(1000 kg wet weight for solid manure and </w:t>
      </w:r>
      <w:r w:rsidRPr="00A05215">
        <w:rPr>
          <w:sz w:val="20"/>
        </w:rPr>
        <w:t>1000 litres for liquid manure</w:t>
      </w:r>
      <w:r w:rsidR="007E54FE" w:rsidRPr="00A05215">
        <w:rPr>
          <w:sz w:val="20"/>
        </w:rPr>
        <w:t xml:space="preserve"> – </w:t>
      </w:r>
      <w:r w:rsidR="007E54FE" w:rsidRPr="00A05215">
        <w:rPr>
          <w:b/>
          <w:bCs/>
          <w:sz w:val="20"/>
          <w:u w:val="single"/>
        </w:rPr>
        <w:t>please note:</w:t>
      </w:r>
      <w:r w:rsidR="007E54FE" w:rsidRPr="00A05215">
        <w:rPr>
          <w:sz w:val="20"/>
        </w:rPr>
        <w:t xml:space="preserve"> this is converted to a kg or L basis in the model code for use in this equation</w:t>
      </w:r>
      <w:r w:rsidRPr="00A05215">
        <w:rPr>
          <w:sz w:val="20"/>
        </w:rPr>
        <w:t>)</w:t>
      </w:r>
      <w:r w:rsidR="001B386E" w:rsidRPr="00A05215">
        <w:rPr>
          <w:sz w:val="20"/>
        </w:rPr>
        <w:t xml:space="preserve">, by </w:t>
      </w:r>
      <w:r w:rsidR="004C1C7A" w:rsidRPr="00A05215">
        <w:rPr>
          <w:sz w:val="20"/>
        </w:rPr>
        <w:t>animal group</w:t>
      </w:r>
      <w:r w:rsidR="001B386E" w:rsidRPr="00A05215">
        <w:rPr>
          <w:sz w:val="20"/>
        </w:rPr>
        <w:t xml:space="preserve"> and manure management system</w:t>
      </w:r>
      <w:r w:rsidRPr="00A05215">
        <w:rPr>
          <w:sz w:val="20"/>
        </w:rPr>
        <w:t xml:space="preserve">, calculated using </w:t>
      </w:r>
      <w:r w:rsidR="004C1C7A" w:rsidRPr="00A05215">
        <w:rPr>
          <w:sz w:val="20"/>
        </w:rPr>
        <w:fldChar w:fldCharType="begin"/>
      </w:r>
      <w:r w:rsidR="004C1C7A" w:rsidRPr="00A05215">
        <w:rPr>
          <w:sz w:val="20"/>
        </w:rPr>
        <w:instrText xml:space="preserve"> REF VolumeLandManure_Eq \h  \* MERGEFORMAT </w:instrText>
      </w:r>
      <w:r w:rsidR="004C1C7A" w:rsidRPr="00A05215">
        <w:rPr>
          <w:sz w:val="20"/>
        </w:rPr>
      </w:r>
      <w:r w:rsidR="004C1C7A" w:rsidRPr="00A05215">
        <w:rPr>
          <w:sz w:val="20"/>
        </w:rPr>
        <w:fldChar w:fldCharType="separate"/>
      </w:r>
      <w:r w:rsidR="004C1C7A" w:rsidRPr="00A05215">
        <w:rPr>
          <w:b/>
          <w:sz w:val="20"/>
        </w:rPr>
        <w:t xml:space="preserve">Eq. </w:t>
      </w:r>
      <w:r w:rsidR="004C1C7A" w:rsidRPr="00A05215">
        <w:rPr>
          <w:b/>
          <w:noProof/>
          <w:sz w:val="20"/>
        </w:rPr>
        <w:t>4.5.3</w:t>
      </w:r>
      <w:r w:rsidR="004C1C7A" w:rsidRPr="00A05215">
        <w:rPr>
          <w:b/>
          <w:sz w:val="20"/>
        </w:rPr>
        <w:noBreakHyphen/>
      </w:r>
      <w:r w:rsidR="004C1C7A" w:rsidRPr="00A05215">
        <w:rPr>
          <w:b/>
          <w:noProof/>
          <w:sz w:val="20"/>
        </w:rPr>
        <w:t>2</w:t>
      </w:r>
      <w:r w:rsidR="004C1C7A" w:rsidRPr="00A05215">
        <w:rPr>
          <w:sz w:val="20"/>
        </w:rPr>
        <w:fldChar w:fldCharType="end"/>
      </w:r>
    </w:p>
    <w:p w14:paraId="34ECA267" w14:textId="568B685E" w:rsidR="008133E2" w:rsidRPr="00D5649B" w:rsidRDefault="008133E2" w:rsidP="008133E2">
      <w:pPr>
        <w:tabs>
          <w:tab w:val="clear" w:pos="2880"/>
          <w:tab w:val="clear" w:pos="9360"/>
        </w:tabs>
        <w:spacing w:before="0"/>
        <w:ind w:left="2835" w:hanging="2835"/>
        <w:rPr>
          <w:sz w:val="20"/>
        </w:rPr>
      </w:pPr>
      <w:proofErr w:type="spellStart"/>
      <w:r w:rsidRPr="00A05215">
        <w:rPr>
          <w:i/>
          <w:sz w:val="20"/>
        </w:rPr>
        <w:t>Manure</w:t>
      </w:r>
      <w:r w:rsidRPr="00A05215">
        <w:rPr>
          <w:i/>
          <w:sz w:val="20"/>
          <w:vertAlign w:val="subscript"/>
        </w:rPr>
        <w:t>ADproportion</w:t>
      </w:r>
      <w:r w:rsidR="004C1C7A" w:rsidRPr="00A05215">
        <w:rPr>
          <w:i/>
          <w:sz w:val="20"/>
          <w:vertAlign w:val="subscript"/>
        </w:rPr>
        <w:t>,sm,i</w:t>
      </w:r>
      <w:proofErr w:type="spellEnd"/>
      <w:r w:rsidRPr="00A05215">
        <w:rPr>
          <w:sz w:val="20"/>
        </w:rPr>
        <w:tab/>
        <w:t xml:space="preserve">Proportion of total manure available in storage added to the AD system, calculated as: Daily </w:t>
      </w:r>
      <w:r w:rsidR="00D820CB" w:rsidRPr="00A05215">
        <w:rPr>
          <w:sz w:val="20"/>
        </w:rPr>
        <w:t>percentage</w:t>
      </w:r>
      <w:r w:rsidRPr="00A05215">
        <w:rPr>
          <w:sz w:val="20"/>
        </w:rPr>
        <w:t xml:space="preserve"> of manure added (%, user-defined) / 100, by animal group and manure management system</w:t>
      </w:r>
    </w:p>
    <w:p w14:paraId="0234EFC7" w14:textId="77777777" w:rsidR="00CE6609" w:rsidRDefault="00CE6609" w:rsidP="0021390F">
      <w:pPr>
        <w:ind w:left="2880" w:hanging="2880"/>
        <w:rPr>
          <w:b/>
          <w:i/>
        </w:rPr>
      </w:pPr>
      <w:r w:rsidRPr="00D5649B">
        <w:rPr>
          <w:b/>
          <w:i/>
        </w:rPr>
        <w:t>Flow of TS entering the digester</w:t>
      </w:r>
    </w:p>
    <w:p w14:paraId="3C9A873E" w14:textId="77777777" w:rsidR="00F838B6" w:rsidRPr="00A05215" w:rsidRDefault="00F838B6" w:rsidP="00F838B6">
      <w:pPr>
        <w:tabs>
          <w:tab w:val="clear" w:pos="2880"/>
          <w:tab w:val="left" w:pos="0"/>
        </w:tabs>
        <w:rPr>
          <w:bCs/>
          <w:iCs/>
        </w:rPr>
      </w:pPr>
      <w:r w:rsidRPr="00A05215">
        <w:rPr>
          <w:b/>
          <w:iCs/>
        </w:rPr>
        <w:t>Please note:</w:t>
      </w:r>
      <w:r w:rsidRPr="00A05215">
        <w:rPr>
          <w:bCs/>
          <w:iCs/>
        </w:rPr>
        <w:t xml:space="preserve"> for all manure substrate types (fresh and stored) entering the digester, it is not necessary to estimate the TS flow as this is not used in any subsequent equations. Therefore, in </w:t>
      </w:r>
      <w:r w:rsidRPr="00A05215">
        <w:rPr>
          <w:bCs/>
          <w:iCs/>
        </w:rPr>
        <w:fldChar w:fldCharType="begin"/>
      </w:r>
      <w:r w:rsidRPr="00A05215">
        <w:rPr>
          <w:bCs/>
          <w:iCs/>
        </w:rPr>
        <w:instrText xml:space="preserve"> REF _Ref90923370 \h  \* MERGEFORMAT </w:instrText>
      </w:r>
      <w:r w:rsidRPr="00A05215">
        <w:rPr>
          <w:bCs/>
          <w:iCs/>
        </w:rPr>
      </w:r>
      <w:r w:rsidRPr="00A05215">
        <w:rPr>
          <w:bCs/>
          <w:iCs/>
        </w:rPr>
        <w:fldChar w:fldCharType="separate"/>
      </w:r>
      <w:r w:rsidRPr="00A05215">
        <w:rPr>
          <w:b/>
        </w:rPr>
        <w:t xml:space="preserve">Table </w:t>
      </w:r>
      <w:r w:rsidRPr="00A05215">
        <w:rPr>
          <w:b/>
          <w:noProof/>
        </w:rPr>
        <w:t>46</w:t>
      </w:r>
      <w:r w:rsidRPr="00A05215">
        <w:rPr>
          <w:bCs/>
          <w:iCs/>
        </w:rPr>
        <w:fldChar w:fldCharType="end"/>
      </w:r>
      <w:r w:rsidRPr="00A05215">
        <w:rPr>
          <w:bCs/>
          <w:iCs/>
        </w:rPr>
        <w:t>, the TS value for all manure types is zero.</w:t>
      </w:r>
    </w:p>
    <w:p w14:paraId="43DF50AD" w14:textId="6AF7EFF7" w:rsidR="00CE6609"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flow_substrate,sm,i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substrate,sm,i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CE6609" w:rsidRPr="00D5649B">
        <w:rPr>
          <w:rFonts w:eastAsia="Times New Roman" w:cstheme="minorHAnsi"/>
          <w:b/>
          <w:i/>
          <w:szCs w:val="24"/>
        </w:rPr>
        <w:tab/>
      </w:r>
      <w:r w:rsidR="00CE6609"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17</w:t>
      </w:r>
      <w:r w:rsidR="001977CC">
        <w:rPr>
          <w:b/>
          <w:szCs w:val="24"/>
        </w:rPr>
        <w:fldChar w:fldCharType="end"/>
      </w:r>
    </w:p>
    <w:p w14:paraId="13011B5D" w14:textId="77777777" w:rsidR="00CE6609" w:rsidRPr="00D5649B" w:rsidRDefault="00CE6609" w:rsidP="0021390F">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2C8381D9" w14:textId="78234DBE" w:rsidR="00CE6609" w:rsidRPr="00D5649B" w:rsidRDefault="00CE6609" w:rsidP="0021390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flow_substrate,</w:t>
      </w:r>
      <w:r w:rsidR="00C1299A" w:rsidRPr="00D5649B">
        <w:rPr>
          <w:i/>
          <w:sz w:val="20"/>
          <w:vertAlign w:val="subscript"/>
        </w:rPr>
        <w:t>s</w:t>
      </w:r>
      <w:r w:rsidRPr="00D5649B">
        <w:rPr>
          <w:i/>
          <w:sz w:val="20"/>
          <w:vertAlign w:val="subscript"/>
        </w:rPr>
        <w:t>m</w:t>
      </w:r>
      <w:proofErr w:type="spellEnd"/>
      <w:r w:rsidRPr="00D5649B">
        <w:rPr>
          <w:sz w:val="20"/>
        </w:rPr>
        <w:tab/>
        <w:t xml:space="preserve">Flow rate of total solids in substrate entering the digester from </w:t>
      </w:r>
      <w:r w:rsidR="00C1299A" w:rsidRPr="00D5649B">
        <w:rPr>
          <w:sz w:val="20"/>
        </w:rPr>
        <w:t xml:space="preserve">stored liquid or solid </w:t>
      </w:r>
      <w:r w:rsidRPr="00D5649B">
        <w:rPr>
          <w:sz w:val="20"/>
        </w:rPr>
        <w:t>manure (kg day</w:t>
      </w:r>
      <w:r w:rsidRPr="00D5649B">
        <w:rPr>
          <w:sz w:val="20"/>
          <w:vertAlign w:val="superscript"/>
        </w:rPr>
        <w:t>-1</w:t>
      </w:r>
      <w:r w:rsidRPr="00D5649B">
        <w:rPr>
          <w:sz w:val="20"/>
        </w:rPr>
        <w:t>)</w:t>
      </w:r>
    </w:p>
    <w:p w14:paraId="4C192B1D" w14:textId="50663FBF" w:rsidR="00CE6609" w:rsidRPr="00D5649B" w:rsidRDefault="00CE6609" w:rsidP="0021390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substrate,</w:t>
      </w:r>
      <w:r w:rsidR="00C1299A" w:rsidRPr="00D5649B">
        <w:rPr>
          <w:i/>
          <w:sz w:val="20"/>
          <w:vertAlign w:val="subscript"/>
        </w:rPr>
        <w:t>s</w:t>
      </w:r>
      <w:r w:rsidRPr="00D5649B">
        <w:rPr>
          <w:i/>
          <w:sz w:val="20"/>
          <w:vertAlign w:val="subscript"/>
        </w:rPr>
        <w:t>m,i</w:t>
      </w:r>
      <w:proofErr w:type="spellEnd"/>
      <w:r w:rsidRPr="00D5649B">
        <w:rPr>
          <w:sz w:val="20"/>
        </w:rPr>
        <w:tab/>
        <w:t xml:space="preserve">Total solids concentration of substrate </w:t>
      </w:r>
      <w:proofErr w:type="spellStart"/>
      <w:r w:rsidRPr="00F838B6">
        <w:rPr>
          <w:i/>
          <w:iCs/>
          <w:sz w:val="20"/>
        </w:rPr>
        <w:t>i</w:t>
      </w:r>
      <w:proofErr w:type="spellEnd"/>
      <w:r w:rsidRPr="00D5649B">
        <w:rPr>
          <w:sz w:val="20"/>
        </w:rPr>
        <w:t xml:space="preserve"> (kg t</w:t>
      </w:r>
      <w:r w:rsidRPr="00D5649B">
        <w:rPr>
          <w:sz w:val="20"/>
          <w:vertAlign w:val="superscript"/>
        </w:rPr>
        <w:t>-1</w:t>
      </w:r>
      <w:r w:rsidRPr="00D5649B">
        <w:rPr>
          <w:sz w:val="20"/>
        </w:rPr>
        <w:t>) (</w:t>
      </w:r>
      <w:r w:rsidRPr="0021390F">
        <w:rPr>
          <w:b/>
          <w:sz w:val="20"/>
        </w:rPr>
        <w:fldChar w:fldCharType="begin"/>
      </w:r>
      <w:r w:rsidRPr="0021390F">
        <w:rPr>
          <w:b/>
          <w:sz w:val="20"/>
        </w:rPr>
        <w:instrText xml:space="preserve"> REF _Ref90923370 \h  \* MERGEFORMAT </w:instrText>
      </w:r>
      <w:r w:rsidRPr="0021390F">
        <w:rPr>
          <w:b/>
          <w:sz w:val="20"/>
        </w:rPr>
      </w:r>
      <w:r w:rsidRPr="0021390F">
        <w:rPr>
          <w:b/>
          <w:sz w:val="20"/>
        </w:rPr>
        <w:fldChar w:fldCharType="separate"/>
      </w:r>
      <w:r w:rsidR="00E40606" w:rsidRPr="00E40606">
        <w:rPr>
          <w:b/>
          <w:sz w:val="20"/>
        </w:rPr>
        <w:t xml:space="preserve">Table </w:t>
      </w:r>
      <w:r w:rsidR="00E40606" w:rsidRPr="00E40606">
        <w:rPr>
          <w:b/>
          <w:noProof/>
          <w:sz w:val="20"/>
        </w:rPr>
        <w:t>46</w:t>
      </w:r>
      <w:r w:rsidRPr="0021390F">
        <w:rPr>
          <w:b/>
          <w:sz w:val="20"/>
        </w:rPr>
        <w:fldChar w:fldCharType="end"/>
      </w:r>
      <w:r w:rsidRPr="00D5649B">
        <w:rPr>
          <w:sz w:val="20"/>
        </w:rPr>
        <w:t>)</w:t>
      </w:r>
    </w:p>
    <w:p w14:paraId="05894769" w14:textId="77777777" w:rsidR="00AC5AF4" w:rsidRDefault="00232F33" w:rsidP="00232F33">
      <w:pPr>
        <w:rPr>
          <w:highlight w:val="yellow"/>
        </w:rPr>
      </w:pPr>
      <w:r w:rsidRPr="00D5649B">
        <w:rPr>
          <w:b/>
          <w:i/>
        </w:rPr>
        <w:t>Flow of VS entering the digester from liquid manure storage systems (</w:t>
      </w:r>
      <w:r w:rsidR="000A7394">
        <w:rPr>
          <w:b/>
          <w:i/>
        </w:rPr>
        <w:t>dairy cattle</w:t>
      </w:r>
      <w:r w:rsidRPr="00D5649B">
        <w:rPr>
          <w:b/>
          <w:i/>
        </w:rPr>
        <w:t>)</w:t>
      </w:r>
      <w:r w:rsidR="00AC5AF4" w:rsidRPr="00AC5AF4">
        <w:rPr>
          <w:highlight w:val="yellow"/>
        </w:rPr>
        <w:t xml:space="preserve"> </w:t>
      </w:r>
    </w:p>
    <w:p w14:paraId="61FF731D" w14:textId="61C1E06A" w:rsidR="00232F33" w:rsidRDefault="00AC5AF4" w:rsidP="00232F33">
      <w:pPr>
        <w:rPr>
          <w:b/>
          <w:i/>
        </w:rPr>
      </w:pPr>
      <w:r w:rsidRPr="00BB20A8">
        <w:lastRenderedPageBreak/>
        <w:t xml:space="preserve">When the manure entering the digester has been stored for a period of time prior to being added to the system, the biomethane potential of this manure decreases significantly. This is accounted for </w:t>
      </w:r>
      <w:r w:rsidR="00BB20A8" w:rsidRPr="00BB20A8">
        <w:t xml:space="preserve">by considering </w:t>
      </w:r>
      <w:r w:rsidRPr="00BB20A8">
        <w:t>the VS consumed during the pre-digester storage period</w:t>
      </w:r>
      <w:r w:rsidR="00BB20A8">
        <w:t>.</w:t>
      </w:r>
    </w:p>
    <w:p w14:paraId="3C43C8D3" w14:textId="1CA2AD13" w:rsidR="00EC686D" w:rsidRPr="00DE5B1E" w:rsidRDefault="00000000"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flow,substrate,slm,i</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loaded,slm,i</m:t>
                    </m:r>
                  </m:sub>
                </m:sSub>
              </m:e>
            </m:nary>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consumed,slm.i</m:t>
                    </m:r>
                  </m:sub>
                </m:sSub>
              </m:e>
            </m:nary>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ADproportion,slm,i</m:t>
            </m:r>
          </m:sub>
        </m:sSub>
        <m:r>
          <m:rPr>
            <m:sty m:val="bi"/>
          </m:rPr>
          <w:rPr>
            <w:rFonts w:ascii="Cambria Math" w:eastAsia="Times New Roman" w:hAnsi="Cambria Math" w:cstheme="minorHAnsi"/>
            <w:szCs w:val="24"/>
          </w:rPr>
          <m:t xml:space="preserve"> </m:t>
        </m:r>
      </m:oMath>
      <w:r w:rsidR="00232F33" w:rsidRPr="00DE5B1E">
        <w:rPr>
          <w:rFonts w:eastAsia="Times New Roman" w:cstheme="minorHAnsi"/>
          <w:b/>
          <w:i/>
          <w:szCs w:val="24"/>
        </w:rPr>
        <w:tab/>
      </w:r>
    </w:p>
    <w:p w14:paraId="1FF0134D" w14:textId="50D1E14F" w:rsidR="00232F33" w:rsidRPr="00DE5B1E" w:rsidRDefault="00EC686D" w:rsidP="00ED58F9">
      <w:pPr>
        <w:pStyle w:val="Caption"/>
        <w:tabs>
          <w:tab w:val="clear" w:pos="2880"/>
          <w:tab w:val="clear" w:pos="9360"/>
          <w:tab w:val="right" w:pos="9781"/>
        </w:tabs>
        <w:spacing w:after="120"/>
        <w:rPr>
          <w:rFonts w:eastAsia="Times New Roman" w:cstheme="minorHAnsi"/>
          <w:b/>
          <w:i/>
          <w:position w:val="-14"/>
          <w:szCs w:val="24"/>
        </w:rPr>
      </w:pPr>
      <w:r w:rsidRPr="00DE5B1E">
        <w:rPr>
          <w:rFonts w:eastAsia="Times New Roman" w:cstheme="minorHAnsi"/>
          <w:b/>
          <w:i/>
          <w:szCs w:val="24"/>
        </w:rPr>
        <w:tab/>
      </w:r>
      <w:bookmarkStart w:id="762" w:name="VSflowsubstrate_slm_i_Eq"/>
      <w:r w:rsidR="00232F33" w:rsidRPr="00DE5B1E">
        <w:rPr>
          <w:b/>
          <w:szCs w:val="24"/>
        </w:rPr>
        <w:t xml:space="preserve">Eq. </w:t>
      </w:r>
      <w:r w:rsidR="001977CC" w:rsidRPr="00DE5B1E">
        <w:rPr>
          <w:b/>
          <w:szCs w:val="24"/>
        </w:rPr>
        <w:fldChar w:fldCharType="begin"/>
      </w:r>
      <w:r w:rsidR="001977CC" w:rsidRPr="00DE5B1E">
        <w:rPr>
          <w:b/>
          <w:szCs w:val="24"/>
        </w:rPr>
        <w:instrText xml:space="preserve"> STYLEREF 3 \s </w:instrText>
      </w:r>
      <w:r w:rsidR="001977CC" w:rsidRPr="00DE5B1E">
        <w:rPr>
          <w:b/>
          <w:szCs w:val="24"/>
        </w:rPr>
        <w:fldChar w:fldCharType="separate"/>
      </w:r>
      <w:r w:rsidR="001977CC" w:rsidRPr="00DE5B1E">
        <w:rPr>
          <w:b/>
          <w:noProof/>
          <w:szCs w:val="24"/>
        </w:rPr>
        <w:t>4.8.1</w:t>
      </w:r>
      <w:r w:rsidR="001977CC" w:rsidRPr="00DE5B1E">
        <w:rPr>
          <w:b/>
          <w:szCs w:val="24"/>
        </w:rPr>
        <w:fldChar w:fldCharType="end"/>
      </w:r>
      <w:r w:rsidR="001977CC" w:rsidRPr="00DE5B1E">
        <w:rPr>
          <w:b/>
          <w:szCs w:val="24"/>
        </w:rPr>
        <w:noBreakHyphen/>
      </w:r>
      <w:r w:rsidR="001977CC" w:rsidRPr="00DE5B1E">
        <w:rPr>
          <w:b/>
          <w:szCs w:val="24"/>
        </w:rPr>
        <w:fldChar w:fldCharType="begin"/>
      </w:r>
      <w:r w:rsidR="001977CC" w:rsidRPr="00DE5B1E">
        <w:rPr>
          <w:b/>
          <w:szCs w:val="24"/>
        </w:rPr>
        <w:instrText xml:space="preserve"> SEQ Eq. \* ARABIC \s 3 </w:instrText>
      </w:r>
      <w:r w:rsidR="001977CC" w:rsidRPr="00DE5B1E">
        <w:rPr>
          <w:b/>
          <w:szCs w:val="24"/>
        </w:rPr>
        <w:fldChar w:fldCharType="separate"/>
      </w:r>
      <w:r w:rsidR="001977CC" w:rsidRPr="00DE5B1E">
        <w:rPr>
          <w:b/>
          <w:noProof/>
          <w:szCs w:val="24"/>
        </w:rPr>
        <w:t>18</w:t>
      </w:r>
      <w:r w:rsidR="001977CC" w:rsidRPr="00DE5B1E">
        <w:rPr>
          <w:b/>
          <w:szCs w:val="24"/>
        </w:rPr>
        <w:fldChar w:fldCharType="end"/>
      </w:r>
      <w:bookmarkEnd w:id="762"/>
    </w:p>
    <w:p w14:paraId="0E26576C" w14:textId="77777777" w:rsidR="00232F33" w:rsidRPr="00DE5B1E" w:rsidRDefault="00232F33" w:rsidP="0021390F">
      <w:pPr>
        <w:pStyle w:val="Caption"/>
        <w:spacing w:line="240" w:lineRule="auto"/>
        <w:rPr>
          <w:sz w:val="20"/>
          <w:szCs w:val="24"/>
        </w:rPr>
      </w:pPr>
      <w:r w:rsidRPr="00DE5B1E">
        <w:rPr>
          <w:sz w:val="20"/>
          <w:szCs w:val="24"/>
        </w:rPr>
        <w:t>where</w:t>
      </w:r>
      <w:r w:rsidRPr="00DE5B1E">
        <w:rPr>
          <w:sz w:val="20"/>
          <w:szCs w:val="24"/>
        </w:rPr>
        <w:tab/>
      </w:r>
      <w:r w:rsidRPr="00DE5B1E">
        <w:rPr>
          <w:sz w:val="20"/>
          <w:szCs w:val="24"/>
        </w:rPr>
        <w:tab/>
      </w:r>
    </w:p>
    <w:p w14:paraId="6FF480A1" w14:textId="6B48FA60" w:rsidR="00232F33" w:rsidRPr="00DE5B1E" w:rsidRDefault="00232F33" w:rsidP="0021390F">
      <w:pPr>
        <w:tabs>
          <w:tab w:val="clear" w:pos="2880"/>
          <w:tab w:val="clear" w:pos="9360"/>
        </w:tabs>
        <w:spacing w:before="0"/>
        <w:ind w:left="2835" w:hanging="2835"/>
        <w:rPr>
          <w:sz w:val="20"/>
        </w:rPr>
      </w:pPr>
      <w:proofErr w:type="spellStart"/>
      <w:r w:rsidRPr="00DE5B1E">
        <w:rPr>
          <w:i/>
          <w:sz w:val="20"/>
        </w:rPr>
        <w:t>VS</w:t>
      </w:r>
      <w:r w:rsidRPr="00DE5B1E">
        <w:rPr>
          <w:i/>
          <w:sz w:val="20"/>
          <w:vertAlign w:val="subscript"/>
        </w:rPr>
        <w:t>flow_substrate</w:t>
      </w:r>
      <w:r w:rsidR="001E33BF" w:rsidRPr="00DE5B1E">
        <w:rPr>
          <w:i/>
          <w:sz w:val="20"/>
          <w:vertAlign w:val="subscript"/>
        </w:rPr>
        <w:t>,slm</w:t>
      </w:r>
      <w:r w:rsidR="007C0550" w:rsidRPr="00DE5B1E">
        <w:rPr>
          <w:i/>
          <w:sz w:val="20"/>
          <w:vertAlign w:val="subscript"/>
        </w:rPr>
        <w:t>,i</w:t>
      </w:r>
      <w:proofErr w:type="spellEnd"/>
      <w:r w:rsidRPr="00DE5B1E">
        <w:rPr>
          <w:sz w:val="20"/>
        </w:rPr>
        <w:tab/>
        <w:t xml:space="preserve">Flow rate of </w:t>
      </w:r>
      <w:r w:rsidR="00C23221" w:rsidRPr="00DE5B1E">
        <w:rPr>
          <w:sz w:val="20"/>
        </w:rPr>
        <w:t>VS</w:t>
      </w:r>
      <w:r w:rsidRPr="00DE5B1E">
        <w:rPr>
          <w:sz w:val="20"/>
        </w:rPr>
        <w:t xml:space="preserve"> in </w:t>
      </w:r>
      <w:r w:rsidR="001E33BF" w:rsidRPr="00DE5B1E">
        <w:rPr>
          <w:sz w:val="20"/>
        </w:rPr>
        <w:t xml:space="preserve">stored liquid manure </w:t>
      </w:r>
      <w:r w:rsidRPr="00DE5B1E">
        <w:rPr>
          <w:sz w:val="20"/>
        </w:rPr>
        <w:t>entering the digester (kg day</w:t>
      </w:r>
      <w:r w:rsidRPr="00DE5B1E">
        <w:rPr>
          <w:sz w:val="20"/>
          <w:vertAlign w:val="superscript"/>
        </w:rPr>
        <w:t>-1</w:t>
      </w:r>
      <w:r w:rsidRPr="00DE5B1E">
        <w:rPr>
          <w:sz w:val="20"/>
        </w:rPr>
        <w:t>)</w:t>
      </w:r>
      <w:r w:rsidR="009472C5" w:rsidRPr="00DE5B1E">
        <w:rPr>
          <w:sz w:val="20"/>
        </w:rPr>
        <w:t>, by animal group and manure management system</w:t>
      </w:r>
    </w:p>
    <w:p w14:paraId="11F79BC0" w14:textId="4F483735" w:rsidR="00232F33" w:rsidRPr="00DE5B1E" w:rsidRDefault="00232F33" w:rsidP="0021390F">
      <w:pPr>
        <w:tabs>
          <w:tab w:val="clear" w:pos="2880"/>
          <w:tab w:val="clear" w:pos="9360"/>
        </w:tabs>
        <w:spacing w:before="0"/>
        <w:ind w:left="2835" w:hanging="2835"/>
        <w:rPr>
          <w:sz w:val="20"/>
        </w:rPr>
      </w:pPr>
      <w:r w:rsidRPr="00DE5B1E">
        <w:rPr>
          <w:rFonts w:cstheme="minorHAnsi"/>
          <w:i/>
          <w:sz w:val="20"/>
        </w:rPr>
        <w:t>∑</w:t>
      </w:r>
      <w:proofErr w:type="spellStart"/>
      <w:r w:rsidRPr="00DE5B1E">
        <w:rPr>
          <w:i/>
          <w:sz w:val="20"/>
        </w:rPr>
        <w:t>VS</w:t>
      </w:r>
      <w:r w:rsidRPr="00DE5B1E">
        <w:rPr>
          <w:i/>
          <w:sz w:val="20"/>
          <w:vertAlign w:val="subscript"/>
        </w:rPr>
        <w:t>loaded</w:t>
      </w:r>
      <w:r w:rsidR="007C0550" w:rsidRPr="00DE5B1E">
        <w:rPr>
          <w:i/>
          <w:sz w:val="20"/>
          <w:vertAlign w:val="subscript"/>
        </w:rPr>
        <w:t>,slm,i</w:t>
      </w:r>
      <w:proofErr w:type="spellEnd"/>
      <w:r w:rsidRPr="00DE5B1E">
        <w:rPr>
          <w:sz w:val="20"/>
        </w:rPr>
        <w:tab/>
        <w:t xml:space="preserve">Sum of </w:t>
      </w:r>
      <w:r w:rsidR="00C23221" w:rsidRPr="00DE5B1E">
        <w:rPr>
          <w:sz w:val="20"/>
        </w:rPr>
        <w:t>VS</w:t>
      </w:r>
      <w:r w:rsidRPr="00DE5B1E">
        <w:rPr>
          <w:sz w:val="20"/>
        </w:rPr>
        <w:t xml:space="preserve"> (kg) </w:t>
      </w:r>
      <w:r w:rsidR="00D834AD" w:rsidRPr="00DE5B1E">
        <w:rPr>
          <w:sz w:val="20"/>
        </w:rPr>
        <w:t>entering the manure</w:t>
      </w:r>
      <w:r w:rsidRPr="00DE5B1E">
        <w:rPr>
          <w:sz w:val="20"/>
        </w:rPr>
        <w:t xml:space="preserve"> storage system across all days of</w:t>
      </w:r>
      <w:r w:rsidR="00511F0A" w:rsidRPr="00DE5B1E">
        <w:rPr>
          <w:sz w:val="20"/>
        </w:rPr>
        <w:t xml:space="preserve"> the</w:t>
      </w:r>
      <w:r w:rsidRPr="00DE5B1E">
        <w:rPr>
          <w:sz w:val="20"/>
        </w:rPr>
        <w:t xml:space="preserve"> pre-digester storage period</w:t>
      </w:r>
      <w:r w:rsidR="00511F0A" w:rsidRPr="00DE5B1E">
        <w:rPr>
          <w:sz w:val="20"/>
        </w:rPr>
        <w:t>; d</w:t>
      </w:r>
      <w:r w:rsidRPr="00DE5B1E">
        <w:rPr>
          <w:sz w:val="20"/>
        </w:rPr>
        <w:t xml:space="preserve">aily </w:t>
      </w:r>
      <w:proofErr w:type="spellStart"/>
      <w:r w:rsidRPr="00DE5B1E">
        <w:rPr>
          <w:i/>
          <w:sz w:val="20"/>
        </w:rPr>
        <w:t>VS</w:t>
      </w:r>
      <w:r w:rsidRPr="00DE5B1E">
        <w:rPr>
          <w:i/>
          <w:sz w:val="20"/>
          <w:vertAlign w:val="subscript"/>
        </w:rPr>
        <w:t>loaded</w:t>
      </w:r>
      <w:proofErr w:type="spellEnd"/>
      <w:r w:rsidRPr="00DE5B1E">
        <w:rPr>
          <w:sz w:val="20"/>
        </w:rPr>
        <w:t xml:space="preserve"> for liquid manure is calculated using</w:t>
      </w:r>
      <w:r w:rsidRPr="00DE5B1E">
        <w:rPr>
          <w:sz w:val="20"/>
        </w:rPr>
        <w:fldChar w:fldCharType="begin"/>
      </w:r>
      <w:r w:rsidRPr="00DE5B1E">
        <w:rPr>
          <w:sz w:val="20"/>
        </w:rPr>
        <w:instrText xml:space="preserve"> REF VSLoadedDaily_LiquidManure_DairySwine \h  \* MERGEFORMAT </w:instrText>
      </w:r>
      <w:r w:rsidRPr="00DE5B1E">
        <w:rPr>
          <w:sz w:val="20"/>
        </w:rPr>
      </w:r>
      <w:r w:rsidRPr="00DE5B1E">
        <w:rPr>
          <w:sz w:val="20"/>
        </w:rPr>
        <w:fldChar w:fldCharType="separate"/>
      </w:r>
      <w:r w:rsidR="002E7604" w:rsidRPr="00DE5B1E">
        <w:rPr>
          <w:b/>
          <w:sz w:val="20"/>
        </w:rPr>
        <w:t xml:space="preserve"> </w:t>
      </w:r>
      <w:r w:rsidRPr="00DE5B1E">
        <w:rPr>
          <w:b/>
          <w:noProof/>
          <w:sz w:val="20"/>
        </w:rPr>
        <w:t>Eq. 4.1.3</w:t>
      </w:r>
      <w:r w:rsidRPr="00DE5B1E">
        <w:rPr>
          <w:b/>
          <w:noProof/>
          <w:sz w:val="20"/>
        </w:rPr>
        <w:noBreakHyphen/>
        <w:t>4</w:t>
      </w:r>
      <w:r w:rsidRPr="00DE5B1E">
        <w:rPr>
          <w:sz w:val="20"/>
        </w:rPr>
        <w:fldChar w:fldCharType="end"/>
      </w:r>
      <w:r w:rsidR="007C0550" w:rsidRPr="00DE5B1E">
        <w:rPr>
          <w:sz w:val="20"/>
        </w:rPr>
        <w:t>, by animal group and manure management system</w:t>
      </w:r>
    </w:p>
    <w:p w14:paraId="631EC095" w14:textId="76C24001" w:rsidR="00232F33" w:rsidRPr="00DE5B1E" w:rsidRDefault="00232F33" w:rsidP="0021390F">
      <w:pPr>
        <w:tabs>
          <w:tab w:val="clear" w:pos="2880"/>
          <w:tab w:val="clear" w:pos="9360"/>
        </w:tabs>
        <w:spacing w:before="0"/>
        <w:ind w:left="2835" w:hanging="2835"/>
        <w:rPr>
          <w:sz w:val="20"/>
        </w:rPr>
      </w:pPr>
      <w:r w:rsidRPr="00DE5B1E">
        <w:rPr>
          <w:rFonts w:cstheme="minorHAnsi"/>
          <w:i/>
          <w:sz w:val="20"/>
        </w:rPr>
        <w:t>∑</w:t>
      </w:r>
      <w:proofErr w:type="spellStart"/>
      <w:r w:rsidRPr="00DE5B1E">
        <w:rPr>
          <w:i/>
          <w:sz w:val="20"/>
        </w:rPr>
        <w:t>VS</w:t>
      </w:r>
      <w:r w:rsidRPr="00DE5B1E">
        <w:rPr>
          <w:i/>
          <w:sz w:val="20"/>
          <w:vertAlign w:val="subscript"/>
        </w:rPr>
        <w:t>consumed</w:t>
      </w:r>
      <w:r w:rsidR="007C0550" w:rsidRPr="00DE5B1E">
        <w:rPr>
          <w:i/>
          <w:sz w:val="20"/>
          <w:vertAlign w:val="subscript"/>
        </w:rPr>
        <w:t>,slm,i</w:t>
      </w:r>
      <w:proofErr w:type="spellEnd"/>
      <w:r w:rsidRPr="00DE5B1E">
        <w:rPr>
          <w:i/>
          <w:sz w:val="20"/>
          <w:vertAlign w:val="subscript"/>
        </w:rPr>
        <w:tab/>
      </w:r>
      <w:r w:rsidRPr="00DE5B1E">
        <w:rPr>
          <w:sz w:val="20"/>
        </w:rPr>
        <w:t xml:space="preserve">Sum of </w:t>
      </w:r>
      <w:r w:rsidR="00C23221" w:rsidRPr="00DE5B1E">
        <w:rPr>
          <w:sz w:val="20"/>
        </w:rPr>
        <w:t>VS</w:t>
      </w:r>
      <w:r w:rsidRPr="00DE5B1E">
        <w:rPr>
          <w:sz w:val="20"/>
        </w:rPr>
        <w:t xml:space="preserve"> (kg) consumed across all days of</w:t>
      </w:r>
      <w:r w:rsidR="00511F0A" w:rsidRPr="00DE5B1E">
        <w:rPr>
          <w:sz w:val="20"/>
        </w:rPr>
        <w:t xml:space="preserve"> the</w:t>
      </w:r>
      <w:r w:rsidRPr="00DE5B1E">
        <w:rPr>
          <w:sz w:val="20"/>
        </w:rPr>
        <w:t xml:space="preserve"> pre-digester storage period</w:t>
      </w:r>
      <w:r w:rsidR="00511F0A" w:rsidRPr="00DE5B1E">
        <w:rPr>
          <w:sz w:val="20"/>
        </w:rPr>
        <w:t>; d</w:t>
      </w:r>
      <w:r w:rsidRPr="00DE5B1E">
        <w:rPr>
          <w:sz w:val="20"/>
        </w:rPr>
        <w:t xml:space="preserve">aily </w:t>
      </w:r>
      <w:proofErr w:type="spellStart"/>
      <w:r w:rsidRPr="00DE5B1E">
        <w:rPr>
          <w:i/>
          <w:iCs/>
          <w:sz w:val="20"/>
        </w:rPr>
        <w:t>VS</w:t>
      </w:r>
      <w:r w:rsidRPr="00DE5B1E">
        <w:rPr>
          <w:i/>
          <w:iCs/>
          <w:sz w:val="20"/>
          <w:vertAlign w:val="subscript"/>
        </w:rPr>
        <w:t>consumed</w:t>
      </w:r>
      <w:proofErr w:type="spellEnd"/>
      <w:r w:rsidRPr="00DE5B1E">
        <w:rPr>
          <w:i/>
          <w:iCs/>
          <w:sz w:val="20"/>
        </w:rPr>
        <w:t xml:space="preserve"> </w:t>
      </w:r>
      <w:r w:rsidRPr="00DE5B1E">
        <w:rPr>
          <w:sz w:val="20"/>
        </w:rPr>
        <w:t xml:space="preserve">for liquid manure is calculated using </w:t>
      </w:r>
      <w:r w:rsidRPr="00DE5B1E">
        <w:rPr>
          <w:sz w:val="20"/>
        </w:rPr>
        <w:fldChar w:fldCharType="begin"/>
      </w:r>
      <w:r w:rsidRPr="00DE5B1E">
        <w:rPr>
          <w:sz w:val="20"/>
        </w:rPr>
        <w:instrText xml:space="preserve"> REF VSConsumed_LiquidManure \h  \* MERGEFORMAT </w:instrText>
      </w:r>
      <w:r w:rsidRPr="00DE5B1E">
        <w:rPr>
          <w:sz w:val="20"/>
        </w:rPr>
      </w:r>
      <w:r w:rsidRPr="00DE5B1E">
        <w:rPr>
          <w:sz w:val="20"/>
        </w:rPr>
        <w:fldChar w:fldCharType="separate"/>
      </w:r>
      <w:r w:rsidRPr="00DE5B1E">
        <w:rPr>
          <w:b/>
          <w:sz w:val="20"/>
        </w:rPr>
        <w:t xml:space="preserve">Eq. </w:t>
      </w:r>
      <w:r w:rsidRPr="00DE5B1E">
        <w:rPr>
          <w:b/>
          <w:noProof/>
          <w:sz w:val="20"/>
        </w:rPr>
        <w:t>4.1.3</w:t>
      </w:r>
      <w:r w:rsidRPr="00DE5B1E">
        <w:rPr>
          <w:b/>
          <w:noProof/>
          <w:sz w:val="20"/>
        </w:rPr>
        <w:noBreakHyphen/>
        <w:t>7</w:t>
      </w:r>
      <w:r w:rsidRPr="00DE5B1E">
        <w:rPr>
          <w:sz w:val="20"/>
        </w:rPr>
        <w:fldChar w:fldCharType="end"/>
      </w:r>
      <w:r w:rsidR="007C0550" w:rsidRPr="00DE5B1E">
        <w:rPr>
          <w:sz w:val="20"/>
        </w:rPr>
        <w:t>, by animal group and manure management system</w:t>
      </w:r>
    </w:p>
    <w:p w14:paraId="2DCEF7EF" w14:textId="39058131" w:rsidR="00232F33" w:rsidRPr="00DE5B1E" w:rsidRDefault="00232F33" w:rsidP="00232F33">
      <w:pPr>
        <w:rPr>
          <w:b/>
          <w:i/>
        </w:rPr>
      </w:pPr>
      <w:r w:rsidRPr="00DE5B1E">
        <w:rPr>
          <w:b/>
          <w:i/>
        </w:rPr>
        <w:t>Flow of VS entering the digester from solid manure storage systems</w:t>
      </w:r>
    </w:p>
    <w:p w14:paraId="6E0916FD" w14:textId="48C6F17C" w:rsidR="00BF0B3A" w:rsidRPr="00DE5B1E" w:rsidRDefault="00BF0B3A" w:rsidP="00232F33">
      <w:r w:rsidRPr="00DE5B1E">
        <w:t xml:space="preserve">For solid manure systems, </w:t>
      </w:r>
      <w:proofErr w:type="spellStart"/>
      <w:r w:rsidRPr="00DE5B1E">
        <w:t>Holos</w:t>
      </w:r>
      <w:proofErr w:type="spellEnd"/>
      <w:r w:rsidRPr="00DE5B1E">
        <w:t xml:space="preserve"> assumes a fixed reduction in the </w:t>
      </w:r>
      <w:r w:rsidR="00DD10DA" w:rsidRPr="00DE5B1E">
        <w:t>amount of VS entering the system</w:t>
      </w:r>
      <w:r w:rsidR="00DA6586" w:rsidRPr="00DE5B1E">
        <w:t xml:space="preserve"> depending on the pre-AD storage method</w:t>
      </w:r>
      <w:r w:rsidR="00DD10DA" w:rsidRPr="00DE5B1E">
        <w:t xml:space="preserve">, to account for VS consumed during the pre-digester storage stage; </w:t>
      </w:r>
      <w:proofErr w:type="spellStart"/>
      <w:r w:rsidR="00DD10DA" w:rsidRPr="00DE5B1E">
        <w:rPr>
          <w:i/>
        </w:rPr>
        <w:t>k</w:t>
      </w:r>
      <w:r w:rsidRPr="00DE5B1E">
        <w:rPr>
          <w:i/>
          <w:vertAlign w:val="subscript"/>
        </w:rPr>
        <w:t>hydr,i</w:t>
      </w:r>
      <w:proofErr w:type="spellEnd"/>
      <w:r w:rsidRPr="00DE5B1E">
        <w:t xml:space="preserve"> (</w:t>
      </w:r>
      <w:r w:rsidR="00DD10DA" w:rsidRPr="00DE5B1E">
        <w:t xml:space="preserve">the </w:t>
      </w:r>
      <w:r w:rsidRPr="00DE5B1E">
        <w:t>kinetic rate of degradation of manure)</w:t>
      </w:r>
      <w:r w:rsidR="00DD10DA" w:rsidRPr="00DE5B1E">
        <w:t xml:space="preserve"> also significantly declines with manure age and storage duration, and is reduced accordingly</w:t>
      </w:r>
      <w:r w:rsidR="00F42720" w:rsidRPr="00DE5B1E">
        <w:t xml:space="preserve"> (</w:t>
      </w:r>
      <w:r w:rsidR="00796BF1" w:rsidRPr="00DE5B1E">
        <w:fldChar w:fldCharType="begin"/>
      </w:r>
      <w:r w:rsidR="00796BF1" w:rsidRPr="00DE5B1E">
        <w:instrText xml:space="preserve"> REF VSFlowDegraded_i_Eq \h </w:instrText>
      </w:r>
      <w:r w:rsidR="008F3CC8" w:rsidRPr="00DE5B1E">
        <w:instrText xml:space="preserve"> \* MERGEFORMAT </w:instrText>
      </w:r>
      <w:r w:rsidR="00796BF1" w:rsidRPr="00DE5B1E">
        <w:fldChar w:fldCharType="separate"/>
      </w:r>
      <w:r w:rsidR="00796BF1" w:rsidRPr="00DE5B1E">
        <w:rPr>
          <w:b/>
          <w:szCs w:val="24"/>
        </w:rPr>
        <w:t xml:space="preserve">Eq. </w:t>
      </w:r>
      <w:r w:rsidR="00796BF1" w:rsidRPr="00DE5B1E">
        <w:rPr>
          <w:b/>
          <w:noProof/>
          <w:szCs w:val="24"/>
        </w:rPr>
        <w:t>4.8.2</w:t>
      </w:r>
      <w:r w:rsidR="00796BF1" w:rsidRPr="00DE5B1E">
        <w:rPr>
          <w:b/>
          <w:szCs w:val="24"/>
        </w:rPr>
        <w:noBreakHyphen/>
      </w:r>
      <w:r w:rsidR="00796BF1" w:rsidRPr="00DE5B1E">
        <w:rPr>
          <w:b/>
          <w:noProof/>
          <w:szCs w:val="24"/>
        </w:rPr>
        <w:t>3</w:t>
      </w:r>
      <w:r w:rsidR="00796BF1" w:rsidRPr="00DE5B1E">
        <w:fldChar w:fldCharType="end"/>
      </w:r>
      <w:r w:rsidR="00F42720" w:rsidRPr="00DE5B1E">
        <w:t>).</w:t>
      </w:r>
    </w:p>
    <w:p w14:paraId="1BCC94AE" w14:textId="763F0BB2" w:rsidR="00DA6586" w:rsidRPr="00D5649B" w:rsidRDefault="00000000" w:rsidP="00BF723D">
      <w:pPr>
        <w:pStyle w:val="Caption"/>
        <w:tabs>
          <w:tab w:val="clear" w:pos="2880"/>
          <w:tab w:val="clear" w:pos="9360"/>
          <w:tab w:val="right" w:pos="9781"/>
        </w:tabs>
        <w:spacing w:after="120"/>
        <w:ind w:left="2430" w:hanging="24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ssm,i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reductionfactor,ssm,i</m:t>
                </m:r>
              </m:sub>
            </m:sSub>
          </m:e>
        </m:d>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ADproportion,ssm,i</m:t>
            </m:r>
          </m:sub>
        </m:sSub>
        <m:r>
          <m:rPr>
            <m:sty m:val="bi"/>
          </m:rPr>
          <w:rPr>
            <w:rFonts w:ascii="Cambria Math" w:eastAsia="Times New Roman" w:hAnsi="Cambria Math" w:cstheme="minorHAnsi"/>
            <w:szCs w:val="24"/>
          </w:rPr>
          <m:t xml:space="preserve"> </m:t>
        </m:r>
      </m:oMath>
      <w:r w:rsidR="00DA6586" w:rsidRPr="00D5649B">
        <w:rPr>
          <w:rFonts w:eastAsia="Times New Roman" w:cstheme="minorHAnsi"/>
          <w:b/>
          <w:i/>
          <w:szCs w:val="24"/>
        </w:rPr>
        <w:tab/>
      </w:r>
      <w:r w:rsidR="00DA6586" w:rsidRPr="00D5649B">
        <w:rPr>
          <w:rFonts w:eastAsia="Times New Roman" w:cstheme="minorHAnsi"/>
          <w:b/>
          <w:i/>
          <w:szCs w:val="24"/>
        </w:rPr>
        <w:tab/>
      </w:r>
      <w:r w:rsidR="001E33BF" w:rsidRPr="00D5649B">
        <w:rPr>
          <w:rFonts w:eastAsia="Times New Roman" w:cstheme="minorHAnsi"/>
          <w:b/>
          <w:i/>
          <w:szCs w:val="24"/>
        </w:rPr>
        <w:tab/>
      </w:r>
      <w:bookmarkStart w:id="763" w:name="VSflowsubstrate_ssm_i_Eq"/>
      <w:r w:rsidR="00DA6586"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19</w:t>
      </w:r>
      <w:r w:rsidR="001977CC">
        <w:rPr>
          <w:b/>
          <w:szCs w:val="24"/>
        </w:rPr>
        <w:fldChar w:fldCharType="end"/>
      </w:r>
      <w:bookmarkEnd w:id="763"/>
    </w:p>
    <w:p w14:paraId="03E403D6" w14:textId="77777777" w:rsidR="00DA6586" w:rsidRPr="009F16A4" w:rsidRDefault="00DA6586" w:rsidP="0021390F">
      <w:pPr>
        <w:pStyle w:val="Caption"/>
        <w:spacing w:line="240" w:lineRule="auto"/>
        <w:rPr>
          <w:sz w:val="20"/>
          <w:szCs w:val="24"/>
        </w:rPr>
      </w:pPr>
      <w:r w:rsidRPr="009F16A4">
        <w:rPr>
          <w:sz w:val="20"/>
          <w:szCs w:val="24"/>
        </w:rPr>
        <w:t>where</w:t>
      </w:r>
      <w:r w:rsidRPr="009F16A4">
        <w:rPr>
          <w:sz w:val="20"/>
          <w:szCs w:val="24"/>
        </w:rPr>
        <w:tab/>
      </w:r>
      <w:r w:rsidRPr="009F16A4">
        <w:rPr>
          <w:sz w:val="20"/>
          <w:szCs w:val="24"/>
        </w:rPr>
        <w:tab/>
      </w:r>
    </w:p>
    <w:p w14:paraId="5D73D7B9" w14:textId="6C2CDF3A"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flow_substrate</w:t>
      </w:r>
      <w:r w:rsidR="001E33BF" w:rsidRPr="009F16A4">
        <w:rPr>
          <w:i/>
          <w:sz w:val="20"/>
          <w:vertAlign w:val="subscript"/>
        </w:rPr>
        <w:t>,ssm</w:t>
      </w:r>
      <w:r w:rsidR="007C0550" w:rsidRPr="009F16A4">
        <w:rPr>
          <w:i/>
          <w:sz w:val="20"/>
          <w:vertAlign w:val="subscript"/>
        </w:rPr>
        <w:t>,i</w:t>
      </w:r>
      <w:proofErr w:type="spellEnd"/>
      <w:r w:rsidRPr="009F16A4">
        <w:rPr>
          <w:sz w:val="20"/>
        </w:rPr>
        <w:tab/>
        <w:t xml:space="preserve">Flow rate of </w:t>
      </w:r>
      <w:r w:rsidR="007C0550" w:rsidRPr="009F16A4">
        <w:rPr>
          <w:sz w:val="20"/>
        </w:rPr>
        <w:t>VS</w:t>
      </w:r>
      <w:r w:rsidRPr="009F16A4">
        <w:rPr>
          <w:sz w:val="20"/>
        </w:rPr>
        <w:t xml:space="preserve"> in </w:t>
      </w:r>
      <w:r w:rsidR="001E33BF" w:rsidRPr="009F16A4">
        <w:rPr>
          <w:sz w:val="20"/>
        </w:rPr>
        <w:t xml:space="preserve">stored solid manure </w:t>
      </w:r>
      <w:r w:rsidRPr="009F16A4">
        <w:rPr>
          <w:sz w:val="20"/>
        </w:rPr>
        <w:t xml:space="preserve">entering the digester </w:t>
      </w:r>
      <w:r w:rsidR="002F6451" w:rsidRPr="009F16A4">
        <w:rPr>
          <w:sz w:val="20"/>
        </w:rPr>
        <w:t xml:space="preserve">from previously stored solid manure </w:t>
      </w:r>
      <w:r w:rsidRPr="009F16A4">
        <w:rPr>
          <w:sz w:val="20"/>
        </w:rPr>
        <w:t>(kg day</w:t>
      </w:r>
      <w:r w:rsidRPr="009F16A4">
        <w:rPr>
          <w:sz w:val="20"/>
          <w:vertAlign w:val="superscript"/>
        </w:rPr>
        <w:t>-1</w:t>
      </w:r>
      <w:r w:rsidRPr="009F16A4">
        <w:rPr>
          <w:sz w:val="20"/>
        </w:rPr>
        <w:t>)</w:t>
      </w:r>
      <w:r w:rsidR="009472C5" w:rsidRPr="009F16A4">
        <w:rPr>
          <w:sz w:val="20"/>
        </w:rPr>
        <w:t>, by animal group and manure management system</w:t>
      </w:r>
    </w:p>
    <w:p w14:paraId="4027A9C7" w14:textId="7E137D9E"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w:t>
      </w:r>
      <w:r w:rsidR="006709E2" w:rsidRPr="009F16A4">
        <w:rPr>
          <w:i/>
          <w:sz w:val="20"/>
          <w:vertAlign w:val="subscript"/>
        </w:rPr>
        <w:t>ssm,i</w:t>
      </w:r>
      <w:proofErr w:type="spellEnd"/>
      <w:r w:rsidRPr="009F16A4">
        <w:rPr>
          <w:sz w:val="20"/>
        </w:rPr>
        <w:tab/>
      </w:r>
      <w:r w:rsidR="007C0550" w:rsidRPr="009F16A4">
        <w:rPr>
          <w:sz w:val="20"/>
        </w:rPr>
        <w:t>VS</w:t>
      </w:r>
      <w:r w:rsidRPr="009F16A4">
        <w:rPr>
          <w:sz w:val="20"/>
        </w:rPr>
        <w:t xml:space="preserve"> </w:t>
      </w:r>
      <w:r w:rsidR="002F6451" w:rsidRPr="009F16A4">
        <w:rPr>
          <w:sz w:val="20"/>
        </w:rPr>
        <w:t xml:space="preserve">excreted </w:t>
      </w:r>
      <w:r w:rsidRPr="009F16A4">
        <w:rPr>
          <w:sz w:val="20"/>
        </w:rPr>
        <w:t>(kg head</w:t>
      </w:r>
      <w:r w:rsidRPr="009F16A4">
        <w:rPr>
          <w:sz w:val="20"/>
          <w:vertAlign w:val="superscript"/>
        </w:rPr>
        <w:t>-1</w:t>
      </w:r>
      <w:r w:rsidRPr="009F16A4">
        <w:rPr>
          <w:sz w:val="20"/>
        </w:rPr>
        <w:t xml:space="preserve"> day</w:t>
      </w:r>
      <w:r w:rsidRPr="009F16A4">
        <w:rPr>
          <w:sz w:val="20"/>
          <w:vertAlign w:val="superscript"/>
        </w:rPr>
        <w:t>-1</w:t>
      </w:r>
      <w:r w:rsidRPr="009F16A4">
        <w:rPr>
          <w:sz w:val="20"/>
        </w:rPr>
        <w:t>)</w:t>
      </w:r>
      <w:r w:rsidR="009472C5" w:rsidRPr="009F16A4">
        <w:rPr>
          <w:sz w:val="20"/>
        </w:rPr>
        <w:t xml:space="preserve">, calculated using </w:t>
      </w:r>
      <w:r w:rsidR="009472C5" w:rsidRPr="009F16A4">
        <w:rPr>
          <w:sz w:val="20"/>
        </w:rPr>
        <w:fldChar w:fldCharType="begin"/>
      </w:r>
      <w:r w:rsidR="009472C5" w:rsidRPr="009F16A4">
        <w:rPr>
          <w:sz w:val="20"/>
        </w:rPr>
        <w:instrText xml:space="preserve"> REF VSProduced_CattleAndSheepEq \h  \* MERGEFORMAT </w:instrText>
      </w:r>
      <w:r w:rsidR="009472C5" w:rsidRPr="009F16A4">
        <w:rPr>
          <w:sz w:val="20"/>
        </w:rPr>
      </w:r>
      <w:r w:rsidR="009472C5" w:rsidRPr="009F16A4">
        <w:rPr>
          <w:sz w:val="20"/>
        </w:rPr>
        <w:fldChar w:fldCharType="separate"/>
      </w:r>
      <w:r w:rsidR="009472C5" w:rsidRPr="009F16A4">
        <w:rPr>
          <w:rFonts w:cstheme="minorHAnsi"/>
          <w:b/>
          <w:sz w:val="20"/>
        </w:rPr>
        <w:t xml:space="preserve">Eq. </w:t>
      </w:r>
      <w:r w:rsidR="009472C5" w:rsidRPr="009F16A4">
        <w:rPr>
          <w:rFonts w:cstheme="minorHAnsi"/>
          <w:b/>
          <w:noProof/>
          <w:sz w:val="20"/>
        </w:rPr>
        <w:t>4.1.2</w:t>
      </w:r>
      <w:r w:rsidR="009472C5" w:rsidRPr="009F16A4">
        <w:rPr>
          <w:rFonts w:cstheme="minorHAnsi"/>
          <w:b/>
          <w:noProof/>
          <w:sz w:val="20"/>
        </w:rPr>
        <w:noBreakHyphen/>
        <w:t>1</w:t>
      </w:r>
      <w:r w:rsidR="009472C5" w:rsidRPr="009F16A4">
        <w:rPr>
          <w:sz w:val="20"/>
        </w:rPr>
        <w:fldChar w:fldCharType="end"/>
      </w:r>
      <w:r w:rsidRPr="009F16A4">
        <w:rPr>
          <w:sz w:val="20"/>
        </w:rPr>
        <w:t xml:space="preserve"> </w:t>
      </w:r>
      <w:r w:rsidR="009472C5" w:rsidRPr="009F16A4">
        <w:rPr>
          <w:sz w:val="20"/>
        </w:rPr>
        <w:t>for beef and dairy cattle</w:t>
      </w:r>
    </w:p>
    <w:p w14:paraId="671BD9D0" w14:textId="0A25C171"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reductionfactor</w:t>
      </w:r>
      <w:r w:rsidR="001E33BF" w:rsidRPr="009F16A4">
        <w:rPr>
          <w:i/>
          <w:sz w:val="20"/>
          <w:vertAlign w:val="subscript"/>
        </w:rPr>
        <w:t>,ssm</w:t>
      </w:r>
      <w:r w:rsidR="007C0550" w:rsidRPr="009F16A4">
        <w:rPr>
          <w:i/>
          <w:sz w:val="20"/>
          <w:vertAlign w:val="subscript"/>
        </w:rPr>
        <w:t>,i</w:t>
      </w:r>
      <w:proofErr w:type="spellEnd"/>
      <w:r w:rsidRPr="009F16A4">
        <w:rPr>
          <w:i/>
          <w:sz w:val="20"/>
          <w:vertAlign w:val="subscript"/>
        </w:rPr>
        <w:tab/>
      </w:r>
      <w:r w:rsidRPr="009F16A4">
        <w:rPr>
          <w:sz w:val="20"/>
        </w:rPr>
        <w:t xml:space="preserve">Fixed reduction in VS </w:t>
      </w:r>
      <w:r w:rsidR="001E33BF" w:rsidRPr="009F16A4">
        <w:rPr>
          <w:sz w:val="20"/>
        </w:rPr>
        <w:t xml:space="preserve">in stored solid manure </w:t>
      </w:r>
      <w:r w:rsidRPr="009F16A4">
        <w:rPr>
          <w:sz w:val="20"/>
        </w:rPr>
        <w:t>entering the digester following a pre-digester storage period (</w:t>
      </w:r>
      <w:r w:rsidR="002F6451" w:rsidRPr="009F16A4">
        <w:rPr>
          <w:b/>
          <w:sz w:val="20"/>
        </w:rPr>
        <w:fldChar w:fldCharType="begin"/>
      </w:r>
      <w:r w:rsidR="002F6451" w:rsidRPr="009F16A4">
        <w:rPr>
          <w:b/>
          <w:sz w:val="20"/>
        </w:rPr>
        <w:instrText xml:space="preserve"> REF _Ref94191294 \h  \* MERGEFORMAT </w:instrText>
      </w:r>
      <w:r w:rsidR="002F6451" w:rsidRPr="009F16A4">
        <w:rPr>
          <w:b/>
          <w:sz w:val="20"/>
        </w:rPr>
      </w:r>
      <w:r w:rsidR="002F6451" w:rsidRPr="009F16A4">
        <w:rPr>
          <w:b/>
          <w:sz w:val="20"/>
        </w:rPr>
        <w:fldChar w:fldCharType="separate"/>
      </w:r>
      <w:r w:rsidR="00E40606" w:rsidRPr="009F16A4">
        <w:rPr>
          <w:b/>
          <w:sz w:val="20"/>
        </w:rPr>
        <w:t xml:space="preserve">Table </w:t>
      </w:r>
      <w:r w:rsidR="00E40606" w:rsidRPr="009F16A4">
        <w:rPr>
          <w:b/>
          <w:noProof/>
          <w:sz w:val="20"/>
        </w:rPr>
        <w:t>45</w:t>
      </w:r>
      <w:r w:rsidR="002F6451" w:rsidRPr="009F16A4">
        <w:rPr>
          <w:b/>
          <w:sz w:val="20"/>
        </w:rPr>
        <w:fldChar w:fldCharType="end"/>
      </w:r>
      <w:r w:rsidRPr="009F16A4">
        <w:rPr>
          <w:sz w:val="20"/>
        </w:rPr>
        <w:t>)</w:t>
      </w:r>
      <w:r w:rsidR="002F6451" w:rsidRPr="009F16A4">
        <w:rPr>
          <w:sz w:val="20"/>
        </w:rPr>
        <w:t>. This reduction depends on the storage method and is applied to all animal groups</w:t>
      </w:r>
    </w:p>
    <w:p w14:paraId="4CA8FB67" w14:textId="2B9B70E1" w:rsidR="00DA6586" w:rsidRPr="009F16A4" w:rsidRDefault="00DA6586" w:rsidP="0021390F">
      <w:pPr>
        <w:tabs>
          <w:tab w:val="clear" w:pos="2880"/>
          <w:tab w:val="clear" w:pos="9360"/>
        </w:tabs>
        <w:spacing w:before="0"/>
        <w:ind w:left="2835" w:hanging="2835"/>
        <w:rPr>
          <w:sz w:val="20"/>
        </w:rPr>
      </w:pPr>
      <w:r w:rsidRPr="009F16A4">
        <w:rPr>
          <w:i/>
          <w:sz w:val="20"/>
        </w:rPr>
        <w:t>#animals</w:t>
      </w:r>
      <w:r w:rsidRPr="009F16A4">
        <w:rPr>
          <w:sz w:val="20"/>
        </w:rPr>
        <w:tab/>
        <w:t>Number of animals</w:t>
      </w:r>
      <w:r w:rsidR="006709E2" w:rsidRPr="009F16A4">
        <w:rPr>
          <w:sz w:val="20"/>
        </w:rPr>
        <w:t>, by animal group</w:t>
      </w:r>
    </w:p>
    <w:p w14:paraId="673115E1" w14:textId="1CB6049D" w:rsidR="00D820CB" w:rsidRPr="009F16A4" w:rsidRDefault="00D820CB" w:rsidP="00D820CB">
      <w:pPr>
        <w:tabs>
          <w:tab w:val="clear" w:pos="2880"/>
          <w:tab w:val="clear" w:pos="9360"/>
        </w:tabs>
        <w:spacing w:before="0"/>
        <w:ind w:left="2835" w:hanging="2835"/>
        <w:rPr>
          <w:sz w:val="20"/>
        </w:rPr>
      </w:pPr>
      <w:proofErr w:type="spellStart"/>
      <w:r w:rsidRPr="009F16A4">
        <w:rPr>
          <w:i/>
          <w:sz w:val="20"/>
        </w:rPr>
        <w:t>Manure</w:t>
      </w:r>
      <w:r w:rsidRPr="009F16A4">
        <w:rPr>
          <w:i/>
          <w:sz w:val="20"/>
          <w:vertAlign w:val="subscript"/>
        </w:rPr>
        <w:t>ADproportion</w:t>
      </w:r>
      <w:r w:rsidR="007C0550" w:rsidRPr="009F16A4">
        <w:rPr>
          <w:i/>
          <w:sz w:val="20"/>
          <w:vertAlign w:val="subscript"/>
        </w:rPr>
        <w:t>,ssm,i</w:t>
      </w:r>
      <w:proofErr w:type="spellEnd"/>
      <w:r w:rsidRPr="009F16A4">
        <w:rPr>
          <w:sz w:val="20"/>
        </w:rPr>
        <w:tab/>
        <w:t>Proportion of total manure available in storage added to the AD system, calculated as: Daily percentage of manure added (%, user-defined) / 100, by animal group and manure management system</w:t>
      </w:r>
    </w:p>
    <w:p w14:paraId="523F9651" w14:textId="48B131D9" w:rsidR="00232F33" w:rsidRPr="00D5649B" w:rsidRDefault="00232F33" w:rsidP="00232F33">
      <w:pPr>
        <w:rPr>
          <w:b/>
          <w:i/>
        </w:rPr>
      </w:pPr>
      <w:r w:rsidRPr="009F16A4">
        <w:rPr>
          <w:b/>
          <w:i/>
        </w:rPr>
        <w:t>Flow of total N entering the digester</w:t>
      </w:r>
    </w:p>
    <w:p w14:paraId="6C768DC5" w14:textId="6AE002D4" w:rsidR="00232F33" w:rsidRPr="00D5649B" w:rsidRDefault="00232F33" w:rsidP="00232F33">
      <w:r w:rsidRPr="00D5649B">
        <w:t xml:space="preserve">The flow of total N into the digester </w:t>
      </w:r>
      <w:r w:rsidR="001E33BF" w:rsidRPr="00D5649B">
        <w:t xml:space="preserve">in stored liquid or solid manure </w:t>
      </w:r>
      <w:r w:rsidRPr="00D5649B">
        <w:t>is calculated as the total amount of N excreted by the livestock plus N in bedding minus N losses via direct N</w:t>
      </w:r>
      <w:r w:rsidRPr="00D5649B">
        <w:rPr>
          <w:vertAlign w:val="subscript"/>
        </w:rPr>
        <w:t>2</w:t>
      </w:r>
      <w:r w:rsidRPr="00D5649B">
        <w:t>O emissions during the housing stage and indirect N</w:t>
      </w:r>
      <w:r w:rsidRPr="00D5649B">
        <w:rPr>
          <w:vertAlign w:val="subscript"/>
        </w:rPr>
        <w:t>2</w:t>
      </w:r>
      <w:r w:rsidRPr="00D5649B">
        <w:t>O losses via NH</w:t>
      </w:r>
      <w:r w:rsidRPr="00D5649B">
        <w:rPr>
          <w:vertAlign w:val="subscript"/>
        </w:rPr>
        <w:t>3</w:t>
      </w:r>
      <w:r w:rsidRPr="00D5649B">
        <w:t xml:space="preserve"> volatilisation and leaching during storage</w:t>
      </w:r>
      <w:r w:rsidR="00D4704B" w:rsidRPr="00D5649B">
        <w:t xml:space="preserve">, i.e., </w:t>
      </w:r>
      <w:proofErr w:type="spellStart"/>
      <w:r w:rsidR="00D4704B" w:rsidRPr="00D5649B">
        <w:rPr>
          <w:i/>
        </w:rPr>
        <w:t>N</w:t>
      </w:r>
      <w:r w:rsidR="00D4704B" w:rsidRPr="00D5649B">
        <w:rPr>
          <w:i/>
          <w:vertAlign w:val="subscript"/>
        </w:rPr>
        <w:t>landmanure</w:t>
      </w:r>
      <w:proofErr w:type="spellEnd"/>
      <w:r w:rsidRPr="00D5649B">
        <w:t>.</w:t>
      </w:r>
      <w:r w:rsidR="000132BA">
        <w:t xml:space="preserve"> </w:t>
      </w:r>
      <w:r w:rsidR="000132BA" w:rsidRPr="00D5649B">
        <w:t>This is then adjusted by the proportion of stored manure added to the digester</w:t>
      </w:r>
      <w:r w:rsidR="000132BA">
        <w:t>.</w:t>
      </w:r>
    </w:p>
    <w:p w14:paraId="1B29B16F" w14:textId="4462B171" w:rsidR="00232F33"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oMath>
      <w:bookmarkStart w:id="764" w:name="N_flowsubstrate_sm_ADComponent_Eq"/>
      <w:r w:rsidR="00232F33" w:rsidRPr="00D5649B">
        <w:rPr>
          <w:rFonts w:eastAsia="Times New Roman" w:cstheme="minorHAnsi"/>
          <w:b/>
          <w:i/>
          <w:szCs w:val="24"/>
        </w:rPr>
        <w:tab/>
      </w:r>
      <w:r w:rsidR="00232F3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20</w:t>
      </w:r>
      <w:r w:rsidR="001977CC">
        <w:rPr>
          <w:b/>
          <w:szCs w:val="24"/>
        </w:rPr>
        <w:fldChar w:fldCharType="end"/>
      </w:r>
      <w:bookmarkEnd w:id="764"/>
    </w:p>
    <w:p w14:paraId="2988B456" w14:textId="77777777" w:rsidR="00232F33" w:rsidRPr="006E4669" w:rsidRDefault="00232F33" w:rsidP="008D4E64">
      <w:pPr>
        <w:pStyle w:val="Caption"/>
        <w:spacing w:line="240" w:lineRule="auto"/>
        <w:rPr>
          <w:sz w:val="20"/>
          <w:szCs w:val="24"/>
        </w:rPr>
      </w:pPr>
      <w:r w:rsidRPr="006E4669">
        <w:rPr>
          <w:sz w:val="20"/>
          <w:szCs w:val="24"/>
        </w:rPr>
        <w:lastRenderedPageBreak/>
        <w:t>where</w:t>
      </w:r>
      <w:r w:rsidRPr="006E4669">
        <w:rPr>
          <w:sz w:val="20"/>
          <w:szCs w:val="24"/>
        </w:rPr>
        <w:tab/>
      </w:r>
      <w:r w:rsidRPr="006E4669">
        <w:rPr>
          <w:sz w:val="20"/>
          <w:szCs w:val="24"/>
        </w:rPr>
        <w:tab/>
      </w:r>
    </w:p>
    <w:p w14:paraId="7C7B05E1" w14:textId="0C6812E1" w:rsidR="00232F33" w:rsidRPr="006E4669" w:rsidRDefault="00232F33" w:rsidP="008D4E64">
      <w:pPr>
        <w:tabs>
          <w:tab w:val="clear" w:pos="2880"/>
          <w:tab w:val="clear" w:pos="9360"/>
        </w:tabs>
        <w:spacing w:before="0"/>
        <w:ind w:left="2835" w:hanging="2835"/>
        <w:rPr>
          <w:sz w:val="20"/>
        </w:rPr>
      </w:pPr>
      <w:proofErr w:type="spellStart"/>
      <w:r w:rsidRPr="006E4669">
        <w:rPr>
          <w:i/>
          <w:sz w:val="20"/>
        </w:rPr>
        <w:t>N</w:t>
      </w:r>
      <w:r w:rsidRPr="006E4669">
        <w:rPr>
          <w:i/>
          <w:sz w:val="20"/>
          <w:vertAlign w:val="subscript"/>
        </w:rPr>
        <w:t>flow_substrate</w:t>
      </w:r>
      <w:r w:rsidR="001E33BF" w:rsidRPr="006E4669">
        <w:rPr>
          <w:i/>
          <w:sz w:val="20"/>
          <w:vertAlign w:val="subscript"/>
        </w:rPr>
        <w:t>,sm</w:t>
      </w:r>
      <w:r w:rsidR="007C0550" w:rsidRPr="006E4669">
        <w:rPr>
          <w:i/>
          <w:sz w:val="20"/>
          <w:vertAlign w:val="subscript"/>
        </w:rPr>
        <w:t>,i</w:t>
      </w:r>
      <w:proofErr w:type="spellEnd"/>
      <w:r w:rsidRPr="006E4669">
        <w:rPr>
          <w:i/>
          <w:sz w:val="20"/>
        </w:rPr>
        <w:tab/>
      </w:r>
      <w:r w:rsidRPr="006E4669">
        <w:rPr>
          <w:sz w:val="20"/>
        </w:rPr>
        <w:t xml:space="preserve">Flow rate of total N in </w:t>
      </w:r>
      <w:r w:rsidR="001E33BF" w:rsidRPr="006E4669">
        <w:rPr>
          <w:sz w:val="20"/>
        </w:rPr>
        <w:t xml:space="preserve">stored manure (liquid or solid) </w:t>
      </w:r>
      <w:r w:rsidRPr="006E4669">
        <w:rPr>
          <w:sz w:val="20"/>
        </w:rPr>
        <w:t>entering the digester (kg day</w:t>
      </w:r>
      <w:r w:rsidRPr="006E4669">
        <w:rPr>
          <w:sz w:val="20"/>
          <w:vertAlign w:val="superscript"/>
        </w:rPr>
        <w:t>-1</w:t>
      </w:r>
      <w:r w:rsidRPr="006E4669">
        <w:rPr>
          <w:sz w:val="20"/>
        </w:rPr>
        <w:t>)</w:t>
      </w:r>
      <w:r w:rsidR="000132BA" w:rsidRPr="006E4669">
        <w:rPr>
          <w:sz w:val="20"/>
        </w:rPr>
        <w:t>, by animal group and manure management system</w:t>
      </w:r>
    </w:p>
    <w:p w14:paraId="2AA187D0" w14:textId="6BA03DDB" w:rsidR="005C29B5" w:rsidRPr="006E4669" w:rsidRDefault="00F47541" w:rsidP="008D4E64">
      <w:pPr>
        <w:tabs>
          <w:tab w:val="clear" w:pos="2880"/>
          <w:tab w:val="clear" w:pos="9360"/>
        </w:tabs>
        <w:spacing w:before="0"/>
        <w:ind w:left="2835" w:hanging="2835"/>
        <w:rPr>
          <w:sz w:val="20"/>
        </w:rPr>
      </w:pPr>
      <w:proofErr w:type="spellStart"/>
      <w:r w:rsidRPr="006E4669">
        <w:rPr>
          <w:i/>
          <w:sz w:val="20"/>
        </w:rPr>
        <w:t>N</w:t>
      </w:r>
      <w:r w:rsidRPr="006E4669">
        <w:rPr>
          <w:i/>
          <w:sz w:val="20"/>
          <w:vertAlign w:val="subscript"/>
        </w:rPr>
        <w:t>landmanure</w:t>
      </w:r>
      <w:r w:rsidR="007C0550" w:rsidRPr="006E4669">
        <w:rPr>
          <w:i/>
          <w:sz w:val="20"/>
          <w:vertAlign w:val="subscript"/>
        </w:rPr>
        <w:t>,sm,i</w:t>
      </w:r>
      <w:proofErr w:type="spellEnd"/>
      <w:r w:rsidRPr="006E4669">
        <w:rPr>
          <w:sz w:val="20"/>
        </w:rPr>
        <w:tab/>
      </w:r>
      <w:r w:rsidRPr="006E4669">
        <w:rPr>
          <w:sz w:val="20"/>
          <w:szCs w:val="24"/>
        </w:rPr>
        <w:t xml:space="preserve">Daily </w:t>
      </w:r>
      <w:r w:rsidRPr="006E4669">
        <w:rPr>
          <w:sz w:val="20"/>
        </w:rPr>
        <w:t>manure N available in stored liquid or solid livestock manure for addition to t</w:t>
      </w:r>
      <w:r w:rsidR="00770E78" w:rsidRPr="006E4669">
        <w:rPr>
          <w:sz w:val="20"/>
        </w:rPr>
        <w:t>h</w:t>
      </w:r>
      <w:r w:rsidRPr="006E4669">
        <w:rPr>
          <w:sz w:val="20"/>
        </w:rPr>
        <w:t>e digester (kg N day</w:t>
      </w:r>
      <w:r w:rsidRPr="006E4669">
        <w:rPr>
          <w:sz w:val="20"/>
          <w:vertAlign w:val="superscript"/>
        </w:rPr>
        <w:t>-1</w:t>
      </w:r>
      <w:r w:rsidRPr="006E4669">
        <w:rPr>
          <w:sz w:val="20"/>
        </w:rPr>
        <w:t>)</w:t>
      </w:r>
      <w:r w:rsidR="000132BA" w:rsidRPr="006E4669">
        <w:rPr>
          <w:sz w:val="20"/>
        </w:rPr>
        <w:t>, by animal group and manure management system</w:t>
      </w:r>
      <w:r w:rsidRPr="006E4669">
        <w:rPr>
          <w:sz w:val="20"/>
        </w:rPr>
        <w:t xml:space="preserve">, calculated using </w:t>
      </w:r>
      <w:r w:rsidRPr="006E4669">
        <w:rPr>
          <w:sz w:val="20"/>
        </w:rPr>
        <w:fldChar w:fldCharType="begin"/>
      </w:r>
      <w:r w:rsidRPr="006E4669">
        <w:rPr>
          <w:sz w:val="20"/>
        </w:rPr>
        <w:instrText xml:space="preserve"> REF Total_NLandManure_Eq \h  \* MERGEFORMAT </w:instrText>
      </w:r>
      <w:r w:rsidRPr="006E4669">
        <w:rPr>
          <w:sz w:val="20"/>
        </w:rPr>
      </w:r>
      <w:r w:rsidRPr="006E4669">
        <w:rPr>
          <w:sz w:val="20"/>
        </w:rPr>
        <w:fldChar w:fldCharType="separate"/>
      </w:r>
      <w:r w:rsidR="00813A3D" w:rsidRPr="006E4669">
        <w:rPr>
          <w:b/>
          <w:sz w:val="20"/>
        </w:rPr>
        <w:t xml:space="preserve">Eq. </w:t>
      </w:r>
      <w:r w:rsidR="00813A3D" w:rsidRPr="006E4669">
        <w:rPr>
          <w:b/>
          <w:noProof/>
          <w:sz w:val="20"/>
        </w:rPr>
        <w:t>4.5.2</w:t>
      </w:r>
      <w:r w:rsidR="00813A3D" w:rsidRPr="006E4669">
        <w:rPr>
          <w:b/>
          <w:noProof/>
          <w:sz w:val="20"/>
        </w:rPr>
        <w:noBreakHyphen/>
        <w:t>6</w:t>
      </w:r>
      <w:r w:rsidRPr="006E4669">
        <w:rPr>
          <w:sz w:val="20"/>
        </w:rPr>
        <w:fldChar w:fldCharType="end"/>
      </w:r>
      <w:r w:rsidRPr="006E4669">
        <w:rPr>
          <w:sz w:val="20"/>
        </w:rPr>
        <w:t xml:space="preserve"> for beef cattle and dairy cattle</w:t>
      </w:r>
    </w:p>
    <w:p w14:paraId="787ECAC9" w14:textId="501E6840" w:rsidR="00232F33" w:rsidRPr="00D5649B" w:rsidRDefault="00232F33" w:rsidP="00232F33">
      <w:pPr>
        <w:rPr>
          <w:b/>
          <w:i/>
        </w:rPr>
      </w:pPr>
      <w:r w:rsidRPr="006E4669">
        <w:rPr>
          <w:b/>
          <w:i/>
        </w:rPr>
        <w:t>Flow of organic N entering the digester</w:t>
      </w:r>
    </w:p>
    <w:p w14:paraId="3336729D" w14:textId="40913102" w:rsidR="00232F33" w:rsidRPr="00D5649B" w:rsidRDefault="00232F33" w:rsidP="00232F33">
      <w:pPr>
        <w:rPr>
          <w:b/>
        </w:rPr>
      </w:pPr>
      <w:r w:rsidRPr="00D5649B">
        <w:rPr>
          <w:b/>
        </w:rPr>
        <w:t>For beef and dairy cattle:</w:t>
      </w:r>
    </w:p>
    <w:p w14:paraId="1D11E256" w14:textId="244A0005" w:rsidR="00CC439E" w:rsidRPr="00920382" w:rsidRDefault="00CC439E" w:rsidP="00CC439E">
      <w:r w:rsidRPr="00D5649B">
        <w:t>For beef and dairy cattle (including calves), the amount of organic N entering the digester in stored manure</w:t>
      </w:r>
      <w:r w:rsidR="00096D6B" w:rsidRPr="00D5649B">
        <w:t xml:space="preserve"> (</w:t>
      </w:r>
      <w:r w:rsidR="00096D6B" w:rsidRPr="00D5649B">
        <w:rPr>
          <w:i/>
        </w:rPr>
        <w:t>OrganicN</w:t>
      </w:r>
      <w:r w:rsidR="00096D6B" w:rsidRPr="00D5649B">
        <w:rPr>
          <w:i/>
          <w:vertAlign w:val="subscript"/>
        </w:rPr>
        <w:t>landmanure</w:t>
      </w:r>
      <w:r w:rsidR="00096D6B" w:rsidRPr="00D5649B">
        <w:t>)</w:t>
      </w:r>
      <w:r w:rsidRPr="00D5649B">
        <w:t xml:space="preserve"> is calculated as the amount of organic N excreted minus housing and storage losses, using </w:t>
      </w:r>
      <w:r w:rsidR="00956FEF">
        <w:fldChar w:fldCharType="begin"/>
      </w:r>
      <w:r w:rsidR="00956FEF">
        <w:instrText xml:space="preserve"> REF OrganicNlandmanure_Eq \h </w:instrText>
      </w:r>
      <w:r w:rsidR="00956FEF">
        <w:fldChar w:fldCharType="separate"/>
      </w:r>
      <w:r w:rsidR="00956FEF" w:rsidRPr="00984F86">
        <w:rPr>
          <w:b/>
        </w:rPr>
        <w:t xml:space="preserve">Eq. </w:t>
      </w:r>
      <w:r w:rsidR="00956FEF">
        <w:rPr>
          <w:b/>
          <w:noProof/>
        </w:rPr>
        <w:t>4.5.2</w:t>
      </w:r>
      <w:r w:rsidR="00956FEF">
        <w:rPr>
          <w:b/>
        </w:rPr>
        <w:noBreakHyphen/>
      </w:r>
      <w:r w:rsidR="00956FEF">
        <w:rPr>
          <w:b/>
          <w:noProof/>
        </w:rPr>
        <w:t>4</w:t>
      </w:r>
      <w:r w:rsidR="00956FEF">
        <w:fldChar w:fldCharType="end"/>
      </w:r>
      <w:r w:rsidRPr="00D5649B">
        <w:t>.</w:t>
      </w:r>
      <w:r w:rsidR="00096D6B" w:rsidRPr="00D5649B">
        <w:t xml:space="preserve"> This is then adjusted by the proportion of stored manure added to the </w:t>
      </w:r>
      <w:r w:rsidR="00096D6B" w:rsidRPr="00920382">
        <w:t>digester</w:t>
      </w:r>
      <w:r w:rsidR="00D978F9" w:rsidRPr="00920382">
        <w:t>.</w:t>
      </w:r>
    </w:p>
    <w:p w14:paraId="0D851474" w14:textId="4D64B2D6" w:rsidR="00096D6B" w:rsidRPr="00920382"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oMath>
      <w:r w:rsidR="00096D6B" w:rsidRPr="00920382">
        <w:rPr>
          <w:rFonts w:eastAsia="Times New Roman" w:cstheme="minorHAnsi"/>
          <w:b/>
          <w:i/>
          <w:szCs w:val="24"/>
        </w:rPr>
        <w:tab/>
      </w:r>
      <w:r w:rsidR="00096D6B" w:rsidRPr="00920382">
        <w:rPr>
          <w:b/>
          <w:szCs w:val="24"/>
        </w:rPr>
        <w:t xml:space="preserve">Eq. </w:t>
      </w:r>
      <w:r w:rsidR="001977CC" w:rsidRPr="00920382">
        <w:rPr>
          <w:b/>
          <w:szCs w:val="24"/>
        </w:rPr>
        <w:fldChar w:fldCharType="begin"/>
      </w:r>
      <w:r w:rsidR="001977CC" w:rsidRPr="00920382">
        <w:rPr>
          <w:b/>
          <w:szCs w:val="24"/>
        </w:rPr>
        <w:instrText xml:space="preserve"> STYLEREF 3 \s </w:instrText>
      </w:r>
      <w:r w:rsidR="001977CC" w:rsidRPr="00920382">
        <w:rPr>
          <w:b/>
          <w:szCs w:val="24"/>
        </w:rPr>
        <w:fldChar w:fldCharType="separate"/>
      </w:r>
      <w:r w:rsidR="001977CC" w:rsidRPr="00920382">
        <w:rPr>
          <w:b/>
          <w:noProof/>
          <w:szCs w:val="24"/>
        </w:rPr>
        <w:t>4.8.1</w:t>
      </w:r>
      <w:r w:rsidR="001977CC" w:rsidRPr="00920382">
        <w:rPr>
          <w:b/>
          <w:szCs w:val="24"/>
        </w:rPr>
        <w:fldChar w:fldCharType="end"/>
      </w:r>
      <w:r w:rsidR="001977CC" w:rsidRPr="00920382">
        <w:rPr>
          <w:b/>
          <w:szCs w:val="24"/>
        </w:rPr>
        <w:noBreakHyphen/>
      </w:r>
      <w:r w:rsidR="001977CC" w:rsidRPr="00920382">
        <w:rPr>
          <w:b/>
          <w:szCs w:val="24"/>
        </w:rPr>
        <w:fldChar w:fldCharType="begin"/>
      </w:r>
      <w:r w:rsidR="001977CC" w:rsidRPr="00920382">
        <w:rPr>
          <w:b/>
          <w:szCs w:val="24"/>
        </w:rPr>
        <w:instrText xml:space="preserve"> SEQ Eq. \* ARABIC \s 3 </w:instrText>
      </w:r>
      <w:r w:rsidR="001977CC" w:rsidRPr="00920382">
        <w:rPr>
          <w:b/>
          <w:szCs w:val="24"/>
        </w:rPr>
        <w:fldChar w:fldCharType="separate"/>
      </w:r>
      <w:r w:rsidR="001977CC" w:rsidRPr="00920382">
        <w:rPr>
          <w:b/>
          <w:noProof/>
          <w:szCs w:val="24"/>
        </w:rPr>
        <w:t>21</w:t>
      </w:r>
      <w:r w:rsidR="001977CC" w:rsidRPr="00920382">
        <w:rPr>
          <w:b/>
          <w:szCs w:val="24"/>
        </w:rPr>
        <w:fldChar w:fldCharType="end"/>
      </w:r>
    </w:p>
    <w:p w14:paraId="1DECF4F4" w14:textId="0268CEC1" w:rsidR="00096D6B" w:rsidRPr="00920382" w:rsidRDefault="00096D6B" w:rsidP="00CC439E">
      <w:pPr>
        <w:rPr>
          <w:sz w:val="20"/>
        </w:rPr>
      </w:pPr>
      <w:r w:rsidRPr="00920382">
        <w:rPr>
          <w:sz w:val="20"/>
        </w:rPr>
        <w:t>where</w:t>
      </w:r>
    </w:p>
    <w:p w14:paraId="2E962882" w14:textId="04D972A6" w:rsidR="00096D6B" w:rsidRPr="00920382" w:rsidRDefault="00096D6B" w:rsidP="00096D6B">
      <w:pPr>
        <w:spacing w:before="0"/>
        <w:ind w:left="2880" w:hanging="2880"/>
        <w:rPr>
          <w:sz w:val="20"/>
        </w:rPr>
      </w:pPr>
      <w:proofErr w:type="spellStart"/>
      <w:r w:rsidRPr="00920382">
        <w:rPr>
          <w:i/>
          <w:sz w:val="20"/>
        </w:rPr>
        <w:t>OrganicN</w:t>
      </w:r>
      <w:r w:rsidRPr="00920382">
        <w:rPr>
          <w:i/>
          <w:sz w:val="20"/>
          <w:vertAlign w:val="subscript"/>
        </w:rPr>
        <w:t>flow,substrate,sm</w:t>
      </w:r>
      <w:r w:rsidR="001D47D0" w:rsidRPr="00920382">
        <w:rPr>
          <w:i/>
          <w:sz w:val="20"/>
          <w:vertAlign w:val="subscript"/>
        </w:rPr>
        <w:t>,i</w:t>
      </w:r>
      <w:proofErr w:type="spellEnd"/>
      <w:r w:rsidRPr="00920382">
        <w:rPr>
          <w:sz w:val="20"/>
        </w:rPr>
        <w:tab/>
        <w:t xml:space="preserve">Flow rate of organic N in stored </w:t>
      </w:r>
      <w:r w:rsidR="00596305" w:rsidRPr="00920382">
        <w:rPr>
          <w:sz w:val="20"/>
        </w:rPr>
        <w:t xml:space="preserve">beef or dairy cattle </w:t>
      </w:r>
      <w:r w:rsidRPr="00920382">
        <w:rPr>
          <w:sz w:val="20"/>
        </w:rPr>
        <w:t>manure (liquid or solid) entering the digester (kg day</w:t>
      </w:r>
      <w:r w:rsidRPr="00920382">
        <w:rPr>
          <w:sz w:val="20"/>
          <w:vertAlign w:val="superscript"/>
        </w:rPr>
        <w:t>-1</w:t>
      </w:r>
      <w:r w:rsidRPr="00920382">
        <w:rPr>
          <w:sz w:val="20"/>
        </w:rPr>
        <w:t>)</w:t>
      </w:r>
      <w:r w:rsidR="00AE717C" w:rsidRPr="00920382">
        <w:rPr>
          <w:sz w:val="20"/>
        </w:rPr>
        <w:t>, by animal group and manure management system</w:t>
      </w:r>
    </w:p>
    <w:p w14:paraId="4E191CAE" w14:textId="7C47C1AB" w:rsidR="00096D6B" w:rsidRPr="00920382" w:rsidRDefault="00096D6B" w:rsidP="00CC43B0">
      <w:pPr>
        <w:spacing w:before="0"/>
        <w:ind w:left="2880" w:hanging="2880"/>
        <w:rPr>
          <w:sz w:val="20"/>
        </w:rPr>
      </w:pPr>
      <w:proofErr w:type="spellStart"/>
      <w:r w:rsidRPr="00920382">
        <w:rPr>
          <w:i/>
          <w:sz w:val="20"/>
        </w:rPr>
        <w:t>OrganicN</w:t>
      </w:r>
      <w:r w:rsidRPr="00920382">
        <w:rPr>
          <w:i/>
          <w:sz w:val="20"/>
          <w:vertAlign w:val="subscript"/>
        </w:rPr>
        <w:t>landmanure</w:t>
      </w:r>
      <w:r w:rsidR="001D47D0" w:rsidRPr="00920382">
        <w:rPr>
          <w:i/>
          <w:sz w:val="20"/>
          <w:vertAlign w:val="subscript"/>
        </w:rPr>
        <w:t>,sm,i</w:t>
      </w:r>
      <w:proofErr w:type="spellEnd"/>
      <w:r w:rsidRPr="00920382">
        <w:rPr>
          <w:i/>
          <w:sz w:val="20"/>
        </w:rPr>
        <w:tab/>
      </w:r>
      <w:r w:rsidRPr="00920382">
        <w:rPr>
          <w:sz w:val="20"/>
        </w:rPr>
        <w:t xml:space="preserve">Daily organic N </w:t>
      </w:r>
      <w:r w:rsidR="00CC43B0" w:rsidRPr="00920382">
        <w:rPr>
          <w:sz w:val="20"/>
        </w:rPr>
        <w:t xml:space="preserve">in stored </w:t>
      </w:r>
      <w:r w:rsidR="00596305" w:rsidRPr="00920382">
        <w:rPr>
          <w:sz w:val="20"/>
        </w:rPr>
        <w:t xml:space="preserve">beef or dairy cattle </w:t>
      </w:r>
      <w:r w:rsidR="00CC43B0" w:rsidRPr="00920382">
        <w:rPr>
          <w:sz w:val="20"/>
        </w:rPr>
        <w:t xml:space="preserve">manure (liquid or solid) available </w:t>
      </w:r>
      <w:r w:rsidRPr="00920382">
        <w:rPr>
          <w:sz w:val="20"/>
        </w:rPr>
        <w:t xml:space="preserve">for </w:t>
      </w:r>
      <w:r w:rsidR="00CC43B0" w:rsidRPr="00920382">
        <w:rPr>
          <w:sz w:val="20"/>
        </w:rPr>
        <w:t>addition to the digestor</w:t>
      </w:r>
      <w:r w:rsidRPr="00920382">
        <w:rPr>
          <w:sz w:val="20"/>
        </w:rPr>
        <w:t xml:space="preserve"> (kg N</w:t>
      </w:r>
      <w:r w:rsidR="00F47541" w:rsidRPr="00920382">
        <w:rPr>
          <w:sz w:val="20"/>
        </w:rPr>
        <w:t xml:space="preserve"> day</w:t>
      </w:r>
      <w:r w:rsidR="00F47541" w:rsidRPr="00920382">
        <w:rPr>
          <w:sz w:val="20"/>
          <w:vertAlign w:val="superscript"/>
        </w:rPr>
        <w:t>-1</w:t>
      </w:r>
      <w:r w:rsidRPr="00920382">
        <w:rPr>
          <w:sz w:val="20"/>
        </w:rPr>
        <w:t>)</w:t>
      </w:r>
      <w:r w:rsidR="00CC43B0" w:rsidRPr="00920382">
        <w:rPr>
          <w:sz w:val="20"/>
        </w:rPr>
        <w:t xml:space="preserve">, </w:t>
      </w:r>
      <w:r w:rsidR="00AE717C" w:rsidRPr="00920382">
        <w:rPr>
          <w:sz w:val="20"/>
        </w:rPr>
        <w:t xml:space="preserve">by animal group and manure management system, </w:t>
      </w:r>
      <w:r w:rsidR="00CC43B0" w:rsidRPr="00920382">
        <w:rPr>
          <w:sz w:val="20"/>
        </w:rPr>
        <w:t xml:space="preserve">calculated using </w:t>
      </w:r>
      <w:r w:rsidR="00CC43B0" w:rsidRPr="00920382">
        <w:rPr>
          <w:sz w:val="20"/>
        </w:rPr>
        <w:fldChar w:fldCharType="begin"/>
      </w:r>
      <w:r w:rsidR="00CC43B0" w:rsidRPr="00920382">
        <w:rPr>
          <w:sz w:val="20"/>
        </w:rPr>
        <w:instrText xml:space="preserve"> REF OrganicNlandmanure_Eq \h  \* MERGEFORMAT </w:instrText>
      </w:r>
      <w:r w:rsidR="00CC43B0" w:rsidRPr="00920382">
        <w:rPr>
          <w:sz w:val="20"/>
        </w:rPr>
      </w:r>
      <w:r w:rsidR="00CC43B0" w:rsidRPr="00920382">
        <w:rPr>
          <w:sz w:val="20"/>
        </w:rPr>
        <w:fldChar w:fldCharType="separate"/>
      </w:r>
      <w:r w:rsidR="00AE717C" w:rsidRPr="00920382">
        <w:rPr>
          <w:b/>
          <w:sz w:val="20"/>
        </w:rPr>
        <w:t xml:space="preserve">Eq. </w:t>
      </w:r>
      <w:r w:rsidR="00AE717C" w:rsidRPr="00920382">
        <w:rPr>
          <w:b/>
          <w:noProof/>
          <w:sz w:val="20"/>
        </w:rPr>
        <w:t>4.5.2</w:t>
      </w:r>
      <w:r w:rsidR="00AE717C" w:rsidRPr="00920382">
        <w:rPr>
          <w:b/>
          <w:noProof/>
          <w:sz w:val="20"/>
        </w:rPr>
        <w:noBreakHyphen/>
        <w:t>4</w:t>
      </w:r>
      <w:r w:rsidR="00CC43B0" w:rsidRPr="00920382">
        <w:rPr>
          <w:sz w:val="20"/>
        </w:rPr>
        <w:fldChar w:fldCharType="end"/>
      </w:r>
    </w:p>
    <w:p w14:paraId="703F776A" w14:textId="509E0924" w:rsidR="00FF2296" w:rsidRPr="00920382" w:rsidRDefault="00FF2296" w:rsidP="009A0E22">
      <w:pPr>
        <w:rPr>
          <w:b/>
          <w:strike/>
        </w:rPr>
      </w:pPr>
      <w:r w:rsidRPr="00920382">
        <w:rPr>
          <w:b/>
          <w:strike/>
        </w:rPr>
        <w:t>For broilers, layers and turkeys:</w:t>
      </w:r>
    </w:p>
    <w:p w14:paraId="3ADEF34A" w14:textId="0B01DEDC" w:rsidR="00E31194" w:rsidRPr="001D47D0" w:rsidRDefault="00E31194" w:rsidP="00E31194">
      <w:pPr>
        <w:rPr>
          <w:strike/>
        </w:rPr>
      </w:pPr>
      <w:r w:rsidRPr="00920382">
        <w:rPr>
          <w:strike/>
        </w:rPr>
        <w:t>For broilers, layers and turkeys, the amount of ON remaining in manure</w:t>
      </w:r>
      <w:r w:rsidRPr="001D47D0">
        <w:rPr>
          <w:strike/>
        </w:rPr>
        <w:t xml:space="preserve"> following the pre-AD storage stage is estimated as the difference between the total N </w:t>
      </w:r>
      <w:r w:rsidR="00AE717C" w:rsidRPr="001D47D0">
        <w:rPr>
          <w:strike/>
        </w:rPr>
        <w:t xml:space="preserve">and the TAN entering </w:t>
      </w:r>
      <w:r w:rsidRPr="001D47D0">
        <w:rPr>
          <w:strike/>
        </w:rPr>
        <w:t xml:space="preserve">the digester in stored manure. </w:t>
      </w:r>
    </w:p>
    <w:p w14:paraId="16283840" w14:textId="1432043D" w:rsidR="00E31194" w:rsidRPr="001D47D0" w:rsidRDefault="00000000" w:rsidP="00ED58F9">
      <w:pPr>
        <w:pStyle w:val="Caption"/>
        <w:tabs>
          <w:tab w:val="clear" w:pos="2880"/>
          <w:tab w:val="clear" w:pos="9360"/>
          <w:tab w:val="right" w:pos="9781"/>
        </w:tabs>
        <w:spacing w:after="120"/>
        <w:rPr>
          <w:rFonts w:eastAsia="Times New Roman" w:cstheme="minorHAnsi"/>
          <w:b/>
          <w:i/>
          <w:strike/>
          <w:position w:val="-14"/>
          <w:szCs w:val="24"/>
        </w:rPr>
      </w:pPr>
      <m:oMath>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OrganicN</m:t>
            </m:r>
          </m:e>
          <m:sub>
            <m:r>
              <m:rPr>
                <m:sty m:val="bi"/>
              </m:rPr>
              <w:rPr>
                <w:rFonts w:ascii="Cambria Math" w:eastAsia="Times New Roman" w:hAnsi="Cambria Math" w:cstheme="minorHAnsi"/>
                <w:strike/>
                <w:szCs w:val="24"/>
              </w:rPr>
              <m:t>flow,substrate,sm,i</m:t>
            </m:r>
          </m:sub>
        </m:sSub>
        <m:r>
          <m:rPr>
            <m:sty m:val="bi"/>
          </m:rPr>
          <w:rPr>
            <w:rFonts w:ascii="Cambria Math" w:eastAsia="Times New Roman" w:hAnsi="Cambria Math" w:cstheme="minorHAnsi"/>
            <w:strike/>
            <w:szCs w:val="24"/>
          </w:rPr>
          <m:t xml:space="preserve">= </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N</m:t>
            </m:r>
          </m:e>
          <m:sub>
            <m:r>
              <m:rPr>
                <m:sty m:val="bi"/>
              </m:rPr>
              <w:rPr>
                <w:rFonts w:ascii="Cambria Math" w:eastAsia="Times New Roman" w:hAnsi="Cambria Math" w:cstheme="minorHAnsi"/>
                <w:strike/>
                <w:szCs w:val="24"/>
              </w:rPr>
              <m:t>flow,substrate,sm,i</m:t>
            </m:r>
          </m:sub>
        </m:sSub>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flow,substrate,sm,i</m:t>
            </m:r>
          </m:sub>
        </m:sSub>
      </m:oMath>
      <w:r w:rsidR="00E31194" w:rsidRPr="001D47D0">
        <w:rPr>
          <w:rFonts w:eastAsia="Times New Roman" w:cstheme="minorHAnsi"/>
          <w:b/>
          <w:i/>
          <w:strike/>
          <w:szCs w:val="24"/>
        </w:rPr>
        <w:tab/>
      </w:r>
      <w:r w:rsidR="00E31194" w:rsidRPr="001D47D0">
        <w:rPr>
          <w:b/>
          <w:strike/>
          <w:szCs w:val="24"/>
        </w:rPr>
        <w:t xml:space="preserve">Eq. </w:t>
      </w:r>
      <w:r w:rsidR="001977CC">
        <w:rPr>
          <w:b/>
          <w:strike/>
          <w:szCs w:val="24"/>
        </w:rPr>
        <w:fldChar w:fldCharType="begin"/>
      </w:r>
      <w:r w:rsidR="001977CC">
        <w:rPr>
          <w:b/>
          <w:strike/>
          <w:szCs w:val="24"/>
        </w:rPr>
        <w:instrText xml:space="preserve"> STYLEREF 3 \s </w:instrText>
      </w:r>
      <w:r w:rsidR="001977CC">
        <w:rPr>
          <w:b/>
          <w:strike/>
          <w:szCs w:val="24"/>
        </w:rPr>
        <w:fldChar w:fldCharType="separate"/>
      </w:r>
      <w:r w:rsidR="001977CC">
        <w:rPr>
          <w:b/>
          <w:strike/>
          <w:noProof/>
          <w:szCs w:val="24"/>
        </w:rPr>
        <w:t>4.8.1</w:t>
      </w:r>
      <w:r w:rsidR="001977CC">
        <w:rPr>
          <w:b/>
          <w:strike/>
          <w:szCs w:val="24"/>
        </w:rPr>
        <w:fldChar w:fldCharType="end"/>
      </w:r>
      <w:r w:rsidR="001977CC">
        <w:rPr>
          <w:b/>
          <w:strike/>
          <w:szCs w:val="24"/>
        </w:rPr>
        <w:noBreakHyphen/>
      </w:r>
      <w:r w:rsidR="001977CC">
        <w:rPr>
          <w:b/>
          <w:strike/>
          <w:szCs w:val="24"/>
        </w:rPr>
        <w:fldChar w:fldCharType="begin"/>
      </w:r>
      <w:r w:rsidR="001977CC">
        <w:rPr>
          <w:b/>
          <w:strike/>
          <w:szCs w:val="24"/>
        </w:rPr>
        <w:instrText xml:space="preserve"> SEQ Eq. \* ARABIC \s 3 </w:instrText>
      </w:r>
      <w:r w:rsidR="001977CC">
        <w:rPr>
          <w:b/>
          <w:strike/>
          <w:szCs w:val="24"/>
        </w:rPr>
        <w:fldChar w:fldCharType="separate"/>
      </w:r>
      <w:r w:rsidR="001977CC">
        <w:rPr>
          <w:b/>
          <w:strike/>
          <w:noProof/>
          <w:szCs w:val="24"/>
        </w:rPr>
        <w:t>22</w:t>
      </w:r>
      <w:r w:rsidR="001977CC">
        <w:rPr>
          <w:b/>
          <w:strike/>
          <w:szCs w:val="24"/>
        </w:rPr>
        <w:fldChar w:fldCharType="end"/>
      </w:r>
    </w:p>
    <w:p w14:paraId="2002A4FA" w14:textId="77777777" w:rsidR="00E31194" w:rsidRPr="001D47D0" w:rsidRDefault="00E31194" w:rsidP="008D4E64">
      <w:pPr>
        <w:tabs>
          <w:tab w:val="clear" w:pos="2880"/>
          <w:tab w:val="clear" w:pos="9360"/>
        </w:tabs>
        <w:ind w:left="2835" w:hanging="2835"/>
        <w:rPr>
          <w:strike/>
          <w:sz w:val="20"/>
        </w:rPr>
      </w:pPr>
      <w:r w:rsidRPr="001D47D0">
        <w:rPr>
          <w:strike/>
          <w:sz w:val="20"/>
        </w:rPr>
        <w:t>where</w:t>
      </w:r>
    </w:p>
    <w:p w14:paraId="207FC75D" w14:textId="6E7D7B33" w:rsidR="00E31194" w:rsidRPr="001D47D0" w:rsidRDefault="00E31194" w:rsidP="008D4E64">
      <w:pPr>
        <w:tabs>
          <w:tab w:val="clear" w:pos="2880"/>
          <w:tab w:val="clear" w:pos="9360"/>
        </w:tabs>
        <w:spacing w:before="0"/>
        <w:ind w:left="2835" w:hanging="2835"/>
        <w:rPr>
          <w:strike/>
          <w:sz w:val="20"/>
        </w:rPr>
      </w:pPr>
      <w:proofErr w:type="spellStart"/>
      <w:r w:rsidRPr="001D47D0">
        <w:rPr>
          <w:i/>
          <w:strike/>
          <w:sz w:val="20"/>
        </w:rPr>
        <w:t>OrganicN</w:t>
      </w:r>
      <w:r w:rsidRPr="001D47D0">
        <w:rPr>
          <w:i/>
          <w:strike/>
          <w:sz w:val="20"/>
          <w:vertAlign w:val="subscript"/>
        </w:rPr>
        <w:t>flow,substrate,sm</w:t>
      </w:r>
      <w:proofErr w:type="spellEnd"/>
      <w:r w:rsidRPr="001D47D0">
        <w:rPr>
          <w:strike/>
          <w:sz w:val="20"/>
        </w:rPr>
        <w:tab/>
        <w:t>Flow rate of organic N in stored solid poultry manure entering the digester (kg day</w:t>
      </w:r>
      <w:r w:rsidRPr="001D47D0">
        <w:rPr>
          <w:strike/>
          <w:sz w:val="20"/>
          <w:vertAlign w:val="superscript"/>
        </w:rPr>
        <w:t>-1</w:t>
      </w:r>
      <w:r w:rsidRPr="001D47D0">
        <w:rPr>
          <w:strike/>
          <w:sz w:val="20"/>
        </w:rPr>
        <w:t>)</w:t>
      </w:r>
    </w:p>
    <w:p w14:paraId="1401EC7B" w14:textId="28450280" w:rsidR="009A0E22" w:rsidRPr="001D47D0" w:rsidRDefault="00E31194" w:rsidP="008D4E64">
      <w:pPr>
        <w:tabs>
          <w:tab w:val="clear" w:pos="2880"/>
          <w:tab w:val="clear" w:pos="9360"/>
        </w:tabs>
        <w:spacing w:before="0"/>
        <w:ind w:left="2835" w:hanging="2835"/>
        <w:rPr>
          <w:strike/>
          <w:sz w:val="20"/>
        </w:rPr>
      </w:pPr>
      <w:proofErr w:type="spellStart"/>
      <w:r w:rsidRPr="001D47D0">
        <w:rPr>
          <w:i/>
          <w:strike/>
          <w:sz w:val="20"/>
        </w:rPr>
        <w:t>N</w:t>
      </w:r>
      <w:r w:rsidR="009A0E22" w:rsidRPr="001D47D0">
        <w:rPr>
          <w:i/>
          <w:strike/>
          <w:sz w:val="20"/>
          <w:vertAlign w:val="subscript"/>
        </w:rPr>
        <w:t>flow,substrate,sm</w:t>
      </w:r>
      <w:proofErr w:type="spellEnd"/>
      <w:r w:rsidRPr="001D47D0">
        <w:rPr>
          <w:i/>
          <w:strike/>
          <w:sz w:val="20"/>
        </w:rPr>
        <w:tab/>
      </w:r>
      <w:r w:rsidR="009A0E22" w:rsidRPr="001D47D0">
        <w:rPr>
          <w:strike/>
          <w:sz w:val="20"/>
        </w:rPr>
        <w:t xml:space="preserve">Flow rate of total N in stored </w:t>
      </w:r>
      <w:r w:rsidR="00596305" w:rsidRPr="001D47D0">
        <w:rPr>
          <w:strike/>
          <w:sz w:val="20"/>
        </w:rPr>
        <w:t>solid poultry manure</w:t>
      </w:r>
      <w:r w:rsidR="009A0E22" w:rsidRPr="001D47D0">
        <w:rPr>
          <w:strike/>
          <w:sz w:val="20"/>
        </w:rPr>
        <w:t xml:space="preserve"> entering the digester (kg day</w:t>
      </w:r>
      <w:r w:rsidR="009A0E22" w:rsidRPr="001D47D0">
        <w:rPr>
          <w:strike/>
          <w:sz w:val="20"/>
          <w:vertAlign w:val="superscript"/>
        </w:rPr>
        <w:t>-1</w:t>
      </w:r>
      <w:r w:rsidR="009A0E22" w:rsidRPr="001D47D0">
        <w:rPr>
          <w:strike/>
          <w:sz w:val="20"/>
        </w:rPr>
        <w:t xml:space="preserve">), calculated using </w:t>
      </w:r>
      <w:r w:rsidR="009A0E22" w:rsidRPr="001D47D0">
        <w:rPr>
          <w:strike/>
          <w:sz w:val="20"/>
        </w:rPr>
        <w:fldChar w:fldCharType="begin"/>
      </w:r>
      <w:r w:rsidR="009A0E22" w:rsidRPr="001D47D0">
        <w:rPr>
          <w:strike/>
          <w:sz w:val="20"/>
        </w:rPr>
        <w:instrText xml:space="preserve"> REF N_flowsubstrate_sm_ADComponent_Eq \h  \* MERGEFORMAT </w:instrText>
      </w:r>
      <w:r w:rsidR="009A0E22" w:rsidRPr="001D47D0">
        <w:rPr>
          <w:strike/>
          <w:sz w:val="20"/>
        </w:rPr>
      </w:r>
      <w:r w:rsidR="009A0E22" w:rsidRPr="001D47D0">
        <w:rPr>
          <w:strike/>
          <w:sz w:val="20"/>
        </w:rPr>
        <w:fldChar w:fldCharType="separate"/>
      </w:r>
      <w:r w:rsidR="006D38E0" w:rsidRPr="001D47D0">
        <w:rPr>
          <w:b/>
          <w:strike/>
          <w:sz w:val="20"/>
        </w:rPr>
        <w:t>Eq.</w:t>
      </w:r>
      <w:r w:rsidR="006D38E0" w:rsidRPr="001D47D0">
        <w:rPr>
          <w:b/>
          <w:strike/>
          <w:noProof/>
          <w:sz w:val="20"/>
        </w:rPr>
        <w:t xml:space="preserve"> </w:t>
      </w:r>
      <w:r w:rsidR="006D38E0" w:rsidRPr="001D47D0">
        <w:rPr>
          <w:b/>
          <w:strike/>
          <w:noProof/>
          <w:sz w:val="20"/>
          <w:szCs w:val="24"/>
        </w:rPr>
        <w:t>4.8.1</w:t>
      </w:r>
      <w:r w:rsidR="006D38E0" w:rsidRPr="001D47D0">
        <w:rPr>
          <w:b/>
          <w:strike/>
          <w:sz w:val="20"/>
          <w:szCs w:val="24"/>
        </w:rPr>
        <w:noBreakHyphen/>
      </w:r>
      <w:r w:rsidR="006D38E0" w:rsidRPr="001D47D0">
        <w:rPr>
          <w:b/>
          <w:strike/>
          <w:noProof/>
          <w:sz w:val="20"/>
          <w:szCs w:val="24"/>
        </w:rPr>
        <w:t>20</w:t>
      </w:r>
      <w:r w:rsidR="009A0E22" w:rsidRPr="001D47D0">
        <w:rPr>
          <w:strike/>
          <w:sz w:val="20"/>
        </w:rPr>
        <w:fldChar w:fldCharType="end"/>
      </w:r>
    </w:p>
    <w:p w14:paraId="7FCF3424" w14:textId="45087B9D" w:rsidR="009A0E22" w:rsidRPr="001D47D0" w:rsidRDefault="009A0E22" w:rsidP="008D4E64">
      <w:pPr>
        <w:tabs>
          <w:tab w:val="clear" w:pos="2880"/>
          <w:tab w:val="clear" w:pos="9360"/>
        </w:tabs>
        <w:spacing w:before="0"/>
        <w:ind w:left="2835" w:hanging="2835"/>
        <w:rPr>
          <w:strike/>
          <w:sz w:val="20"/>
        </w:rPr>
      </w:pPr>
      <w:proofErr w:type="spellStart"/>
      <w:r w:rsidRPr="001D47D0">
        <w:rPr>
          <w:i/>
          <w:strike/>
          <w:sz w:val="20"/>
        </w:rPr>
        <w:t>TAN</w:t>
      </w:r>
      <w:r w:rsidRPr="001D47D0">
        <w:rPr>
          <w:i/>
          <w:strike/>
          <w:sz w:val="20"/>
          <w:vertAlign w:val="subscript"/>
        </w:rPr>
        <w:t>flow,substrate,sm</w:t>
      </w:r>
      <w:proofErr w:type="spellEnd"/>
      <w:r w:rsidRPr="001D47D0">
        <w:rPr>
          <w:strike/>
          <w:sz w:val="20"/>
        </w:rPr>
        <w:tab/>
        <w:t xml:space="preserve">Flow rate of organic N in stored </w:t>
      </w:r>
      <w:r w:rsidR="00596305" w:rsidRPr="001D47D0">
        <w:rPr>
          <w:strike/>
          <w:sz w:val="20"/>
        </w:rPr>
        <w:t>solid poultry manure</w:t>
      </w:r>
      <w:r w:rsidRPr="001D47D0">
        <w:rPr>
          <w:strike/>
          <w:sz w:val="20"/>
        </w:rPr>
        <w:t xml:space="preserve"> entering the digester (kg day</w:t>
      </w:r>
      <w:r w:rsidRPr="001D47D0">
        <w:rPr>
          <w:strike/>
          <w:sz w:val="20"/>
          <w:vertAlign w:val="superscript"/>
        </w:rPr>
        <w:t>-1</w:t>
      </w:r>
      <w:r w:rsidRPr="001D47D0">
        <w:rPr>
          <w:strike/>
          <w:sz w:val="20"/>
        </w:rPr>
        <w:t>)</w:t>
      </w:r>
      <w:r w:rsidR="00DF403F" w:rsidRPr="001D47D0">
        <w:rPr>
          <w:strike/>
          <w:sz w:val="20"/>
        </w:rPr>
        <w:t xml:space="preserve">, calculated using </w:t>
      </w:r>
      <w:r w:rsidR="00DF403F" w:rsidRPr="001D47D0">
        <w:rPr>
          <w:strike/>
          <w:sz w:val="20"/>
        </w:rPr>
        <w:fldChar w:fldCharType="begin"/>
      </w:r>
      <w:r w:rsidR="00DF403F" w:rsidRPr="001D47D0">
        <w:rPr>
          <w:strike/>
          <w:sz w:val="20"/>
        </w:rPr>
        <w:instrText xml:space="preserve"> REF TAN_flowsubstrate_sm_Poultry_AD_Eq \h  \* MERGEFORMAT </w:instrText>
      </w:r>
      <w:r w:rsidR="00DF403F" w:rsidRPr="001D47D0">
        <w:rPr>
          <w:strike/>
          <w:sz w:val="20"/>
        </w:rPr>
      </w:r>
      <w:r w:rsidR="00DF403F" w:rsidRPr="001D47D0">
        <w:rPr>
          <w:strike/>
          <w:sz w:val="20"/>
        </w:rPr>
        <w:fldChar w:fldCharType="separate"/>
      </w:r>
      <w:r w:rsidR="006D38E0" w:rsidRPr="001D47D0">
        <w:rPr>
          <w:b/>
          <w:strike/>
          <w:sz w:val="20"/>
        </w:rPr>
        <w:t>Eq.</w:t>
      </w:r>
      <w:r w:rsidR="006D38E0" w:rsidRPr="001D47D0">
        <w:rPr>
          <w:b/>
          <w:strike/>
          <w:noProof/>
          <w:sz w:val="20"/>
        </w:rPr>
        <w:t xml:space="preserve"> </w:t>
      </w:r>
      <w:r w:rsidR="006D38E0" w:rsidRPr="001D47D0">
        <w:rPr>
          <w:b/>
          <w:strike/>
          <w:noProof/>
          <w:sz w:val="20"/>
          <w:szCs w:val="24"/>
        </w:rPr>
        <w:t>4.8.1</w:t>
      </w:r>
      <w:r w:rsidR="006D38E0" w:rsidRPr="001D47D0">
        <w:rPr>
          <w:b/>
          <w:strike/>
          <w:sz w:val="20"/>
          <w:szCs w:val="24"/>
        </w:rPr>
        <w:noBreakHyphen/>
      </w:r>
      <w:r w:rsidR="006D38E0" w:rsidRPr="001D47D0">
        <w:rPr>
          <w:b/>
          <w:strike/>
          <w:noProof/>
          <w:sz w:val="20"/>
          <w:szCs w:val="24"/>
        </w:rPr>
        <w:t>24</w:t>
      </w:r>
      <w:r w:rsidR="00DF403F" w:rsidRPr="001D47D0">
        <w:rPr>
          <w:strike/>
          <w:sz w:val="20"/>
        </w:rPr>
        <w:fldChar w:fldCharType="end"/>
      </w:r>
    </w:p>
    <w:p w14:paraId="45ACA03A" w14:textId="77777777" w:rsidR="00096D6B" w:rsidRPr="00D5649B" w:rsidRDefault="00232F33" w:rsidP="00232F33">
      <w:pPr>
        <w:rPr>
          <w:b/>
          <w:i/>
          <w:szCs w:val="24"/>
        </w:rPr>
      </w:pPr>
      <w:r w:rsidRPr="00D5649B">
        <w:rPr>
          <w:b/>
          <w:i/>
          <w:szCs w:val="24"/>
        </w:rPr>
        <w:t>Flow of TAN entering the digester</w:t>
      </w:r>
    </w:p>
    <w:p w14:paraId="211D4F0F" w14:textId="77777777" w:rsidR="00096D6B" w:rsidRPr="00D5649B" w:rsidRDefault="00096D6B" w:rsidP="00096D6B">
      <w:pPr>
        <w:rPr>
          <w:b/>
        </w:rPr>
      </w:pPr>
      <w:r w:rsidRPr="00D5649B">
        <w:rPr>
          <w:b/>
        </w:rPr>
        <w:t>For beef and dairy cattle:</w:t>
      </w:r>
    </w:p>
    <w:p w14:paraId="51FCC2C5" w14:textId="689ACA2D" w:rsidR="00CC43B0" w:rsidRPr="00D5649B" w:rsidRDefault="00096D6B" w:rsidP="00CC43B0">
      <w:r w:rsidRPr="00D5649B">
        <w:t>For beef and dairy cattle (including calves), the amount of TAN entering the digester in stored manure (</w:t>
      </w:r>
      <w:proofErr w:type="spellStart"/>
      <w:r w:rsidRPr="00D5649B">
        <w:rPr>
          <w:i/>
        </w:rPr>
        <w:t>TAN</w:t>
      </w:r>
      <w:r w:rsidRPr="00D5649B">
        <w:rPr>
          <w:i/>
          <w:vertAlign w:val="subscript"/>
        </w:rPr>
        <w:t>flow,substrate,sm</w:t>
      </w:r>
      <w:proofErr w:type="spellEnd"/>
      <w:r w:rsidRPr="00D5649B">
        <w:t>) is calculated as the amount of TAN excreted minus housing and storage</w:t>
      </w:r>
      <w:r w:rsidR="00037425">
        <w:t xml:space="preserve"> </w:t>
      </w:r>
      <w:r w:rsidR="00037425" w:rsidRPr="00D5649B">
        <w:t>NH</w:t>
      </w:r>
      <w:r w:rsidR="00037425" w:rsidRPr="00D5649B">
        <w:rPr>
          <w:vertAlign w:val="subscript"/>
        </w:rPr>
        <w:t>3</w:t>
      </w:r>
      <w:r w:rsidR="00037425">
        <w:t>-N</w:t>
      </w:r>
      <w:r w:rsidRPr="00D5649B">
        <w:t xml:space="preserve"> losses, using </w:t>
      </w:r>
      <w:r w:rsidRPr="00D5649B">
        <w:fldChar w:fldCharType="begin"/>
      </w:r>
      <w:r w:rsidRPr="00D5649B">
        <w:instrText xml:space="preserve"> REF OrganicNlandmanure_Eq \h  \* MERGEFORMAT </w:instrText>
      </w:r>
      <w:r w:rsidRPr="00D5649B">
        <w:fldChar w:fldCharType="separate"/>
      </w:r>
      <w:r w:rsidRPr="00D5649B">
        <w:rPr>
          <w:b/>
        </w:rPr>
        <w:fldChar w:fldCharType="begin"/>
      </w:r>
      <w:r w:rsidRPr="00D5649B">
        <w:instrText xml:space="preserve"> REF TANlandmanure_Cattle_Eq \h </w:instrText>
      </w:r>
      <w:r w:rsidRPr="00D5649B">
        <w:rPr>
          <w:b/>
        </w:rPr>
        <w:instrText xml:space="preserve"> \* MERGEFORMAT </w:instrText>
      </w:r>
      <w:r w:rsidRPr="00D5649B">
        <w:rPr>
          <w:b/>
        </w:rPr>
      </w:r>
      <w:r w:rsidRPr="00D5649B">
        <w:rPr>
          <w:b/>
        </w:rPr>
        <w:fldChar w:fldCharType="separate"/>
      </w:r>
      <w:r w:rsidRPr="00D5649B">
        <w:rPr>
          <w:b/>
        </w:rPr>
        <w:t xml:space="preserve">Eq. </w:t>
      </w:r>
      <w:r w:rsidRPr="00D5649B">
        <w:rPr>
          <w:b/>
          <w:noProof/>
        </w:rPr>
        <w:t>4.5.2</w:t>
      </w:r>
      <w:r w:rsidRPr="00D5649B">
        <w:rPr>
          <w:b/>
        </w:rPr>
        <w:noBreakHyphen/>
      </w:r>
      <w:r w:rsidRPr="00D5649B">
        <w:rPr>
          <w:b/>
          <w:noProof/>
        </w:rPr>
        <w:t>1</w:t>
      </w:r>
      <w:r w:rsidRPr="00D5649B">
        <w:rPr>
          <w:b/>
        </w:rPr>
        <w:fldChar w:fldCharType="end"/>
      </w:r>
      <w:r w:rsidRPr="00D5649B">
        <w:fldChar w:fldCharType="end"/>
      </w:r>
      <w:r w:rsidRPr="00D5649B">
        <w:t>.</w:t>
      </w:r>
      <w:r w:rsidR="00FF2296" w:rsidRPr="00D5649B">
        <w:t xml:space="preserve"> </w:t>
      </w:r>
      <w:r w:rsidR="00CC43B0" w:rsidRPr="00D5649B">
        <w:t>This is then adjusted by the proportion of stored manure added to the digester:</w:t>
      </w:r>
    </w:p>
    <w:p w14:paraId="68C8EDA2" w14:textId="11F22E06" w:rsidR="00CC43B0" w:rsidRPr="00920382"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oMath>
      <w:bookmarkStart w:id="765" w:name="TAN_flowsubstrate_sm_ADComponent_Eq"/>
      <w:r w:rsidR="00CC43B0" w:rsidRPr="00920382">
        <w:rPr>
          <w:rFonts w:eastAsia="Times New Roman" w:cstheme="minorHAnsi"/>
          <w:b/>
          <w:i/>
          <w:szCs w:val="24"/>
        </w:rPr>
        <w:tab/>
      </w:r>
      <w:r w:rsidR="00CC43B0" w:rsidRPr="00920382">
        <w:rPr>
          <w:b/>
          <w:szCs w:val="24"/>
        </w:rPr>
        <w:t xml:space="preserve">Eq. </w:t>
      </w:r>
      <w:r w:rsidR="001977CC" w:rsidRPr="00920382">
        <w:rPr>
          <w:b/>
          <w:szCs w:val="24"/>
        </w:rPr>
        <w:fldChar w:fldCharType="begin"/>
      </w:r>
      <w:r w:rsidR="001977CC" w:rsidRPr="00920382">
        <w:rPr>
          <w:b/>
          <w:szCs w:val="24"/>
        </w:rPr>
        <w:instrText xml:space="preserve"> STYLEREF 3 \s </w:instrText>
      </w:r>
      <w:r w:rsidR="001977CC" w:rsidRPr="00920382">
        <w:rPr>
          <w:b/>
          <w:szCs w:val="24"/>
        </w:rPr>
        <w:fldChar w:fldCharType="separate"/>
      </w:r>
      <w:r w:rsidR="001977CC" w:rsidRPr="00920382">
        <w:rPr>
          <w:b/>
          <w:noProof/>
          <w:szCs w:val="24"/>
        </w:rPr>
        <w:t>4.8.1</w:t>
      </w:r>
      <w:r w:rsidR="001977CC" w:rsidRPr="00920382">
        <w:rPr>
          <w:b/>
          <w:szCs w:val="24"/>
        </w:rPr>
        <w:fldChar w:fldCharType="end"/>
      </w:r>
      <w:r w:rsidR="001977CC" w:rsidRPr="00920382">
        <w:rPr>
          <w:b/>
          <w:szCs w:val="24"/>
        </w:rPr>
        <w:noBreakHyphen/>
      </w:r>
      <w:r w:rsidR="001977CC" w:rsidRPr="00920382">
        <w:rPr>
          <w:b/>
          <w:szCs w:val="24"/>
        </w:rPr>
        <w:fldChar w:fldCharType="begin"/>
      </w:r>
      <w:r w:rsidR="001977CC" w:rsidRPr="00920382">
        <w:rPr>
          <w:b/>
          <w:szCs w:val="24"/>
        </w:rPr>
        <w:instrText xml:space="preserve"> SEQ Eq. \* ARABIC \s 3 </w:instrText>
      </w:r>
      <w:r w:rsidR="001977CC" w:rsidRPr="00920382">
        <w:rPr>
          <w:b/>
          <w:szCs w:val="24"/>
        </w:rPr>
        <w:fldChar w:fldCharType="separate"/>
      </w:r>
      <w:r w:rsidR="001977CC" w:rsidRPr="00920382">
        <w:rPr>
          <w:b/>
          <w:noProof/>
          <w:szCs w:val="24"/>
        </w:rPr>
        <w:t>23</w:t>
      </w:r>
      <w:r w:rsidR="001977CC" w:rsidRPr="00920382">
        <w:rPr>
          <w:b/>
          <w:szCs w:val="24"/>
        </w:rPr>
        <w:fldChar w:fldCharType="end"/>
      </w:r>
      <w:bookmarkEnd w:id="765"/>
    </w:p>
    <w:p w14:paraId="7F515988" w14:textId="77777777" w:rsidR="00CC43B0" w:rsidRPr="00920382" w:rsidRDefault="00CC43B0" w:rsidP="00CC43B0">
      <w:pPr>
        <w:rPr>
          <w:sz w:val="20"/>
        </w:rPr>
      </w:pPr>
      <w:r w:rsidRPr="00920382">
        <w:rPr>
          <w:sz w:val="20"/>
        </w:rPr>
        <w:t>where</w:t>
      </w:r>
    </w:p>
    <w:p w14:paraId="6EE4B602" w14:textId="6A59D511" w:rsidR="00CC43B0" w:rsidRPr="00920382" w:rsidRDefault="00CC43B0" w:rsidP="008D4E64">
      <w:pPr>
        <w:tabs>
          <w:tab w:val="clear" w:pos="2880"/>
          <w:tab w:val="clear" w:pos="9360"/>
        </w:tabs>
        <w:spacing w:before="0"/>
        <w:ind w:left="2835" w:hanging="2835"/>
        <w:rPr>
          <w:sz w:val="20"/>
        </w:rPr>
      </w:pPr>
      <w:proofErr w:type="spellStart"/>
      <w:r w:rsidRPr="00920382">
        <w:rPr>
          <w:i/>
          <w:sz w:val="20"/>
        </w:rPr>
        <w:lastRenderedPageBreak/>
        <w:t>TAN</w:t>
      </w:r>
      <w:r w:rsidRPr="00920382">
        <w:rPr>
          <w:i/>
          <w:sz w:val="20"/>
          <w:vertAlign w:val="subscript"/>
        </w:rPr>
        <w:t>flow,substrate,sm</w:t>
      </w:r>
      <w:r w:rsidR="001D47D0" w:rsidRPr="00920382">
        <w:rPr>
          <w:i/>
          <w:sz w:val="20"/>
          <w:vertAlign w:val="subscript"/>
        </w:rPr>
        <w:t>,i</w:t>
      </w:r>
      <w:proofErr w:type="spellEnd"/>
      <w:r w:rsidRPr="00920382">
        <w:rPr>
          <w:sz w:val="20"/>
        </w:rPr>
        <w:tab/>
        <w:t xml:space="preserve">Flow rate of </w:t>
      </w:r>
      <w:r w:rsidR="009A0E22" w:rsidRPr="00920382">
        <w:rPr>
          <w:sz w:val="20"/>
        </w:rPr>
        <w:t>TA</w:t>
      </w:r>
      <w:r w:rsidRPr="00920382">
        <w:rPr>
          <w:sz w:val="20"/>
        </w:rPr>
        <w:t xml:space="preserve">N in stored </w:t>
      </w:r>
      <w:r w:rsidR="00596305" w:rsidRPr="00920382">
        <w:rPr>
          <w:sz w:val="20"/>
        </w:rPr>
        <w:t>beef or dairy cattle manure (liquid or solid)</w:t>
      </w:r>
      <w:r w:rsidR="009A0E22" w:rsidRPr="00920382">
        <w:rPr>
          <w:sz w:val="20"/>
        </w:rPr>
        <w:t xml:space="preserve"> </w:t>
      </w:r>
      <w:r w:rsidRPr="00920382">
        <w:rPr>
          <w:sz w:val="20"/>
        </w:rPr>
        <w:t>entering the digester (kg day</w:t>
      </w:r>
      <w:r w:rsidRPr="00920382">
        <w:rPr>
          <w:sz w:val="20"/>
          <w:vertAlign w:val="superscript"/>
        </w:rPr>
        <w:t>-1</w:t>
      </w:r>
      <w:r w:rsidRPr="00920382">
        <w:rPr>
          <w:sz w:val="20"/>
        </w:rPr>
        <w:t>)</w:t>
      </w:r>
      <w:r w:rsidR="001D47D0" w:rsidRPr="00920382">
        <w:rPr>
          <w:sz w:val="20"/>
        </w:rPr>
        <w:t>, by animal group and manure management system</w:t>
      </w:r>
    </w:p>
    <w:p w14:paraId="57275174" w14:textId="60AA40BB" w:rsidR="00CC43B0" w:rsidRPr="008D4E64" w:rsidRDefault="00FF2296" w:rsidP="008D4E64">
      <w:pPr>
        <w:tabs>
          <w:tab w:val="clear" w:pos="2880"/>
          <w:tab w:val="clear" w:pos="9360"/>
        </w:tabs>
        <w:spacing w:before="0"/>
        <w:ind w:left="2835" w:hanging="2835"/>
        <w:rPr>
          <w:i/>
          <w:sz w:val="20"/>
        </w:rPr>
      </w:pPr>
      <w:proofErr w:type="spellStart"/>
      <w:r w:rsidRPr="00920382">
        <w:rPr>
          <w:i/>
          <w:sz w:val="20"/>
        </w:rPr>
        <w:t>TA</w:t>
      </w:r>
      <w:r w:rsidR="00CC43B0" w:rsidRPr="00920382">
        <w:rPr>
          <w:i/>
          <w:sz w:val="20"/>
        </w:rPr>
        <w:t>N</w:t>
      </w:r>
      <w:r w:rsidR="00CC43B0" w:rsidRPr="00920382">
        <w:rPr>
          <w:i/>
          <w:sz w:val="20"/>
          <w:vertAlign w:val="subscript"/>
        </w:rPr>
        <w:t>landmanure</w:t>
      </w:r>
      <w:r w:rsidR="001D47D0" w:rsidRPr="00920382">
        <w:rPr>
          <w:i/>
          <w:sz w:val="20"/>
          <w:vertAlign w:val="subscript"/>
        </w:rPr>
        <w:t>,sm,i</w:t>
      </w:r>
      <w:proofErr w:type="spellEnd"/>
      <w:r w:rsidR="00CC43B0" w:rsidRPr="00920382">
        <w:rPr>
          <w:i/>
          <w:sz w:val="20"/>
        </w:rPr>
        <w:tab/>
      </w:r>
      <w:r w:rsidR="00CC43B0" w:rsidRPr="00920382">
        <w:rPr>
          <w:sz w:val="20"/>
        </w:rPr>
        <w:t xml:space="preserve">Daily organic N in stored </w:t>
      </w:r>
      <w:r w:rsidR="00596305" w:rsidRPr="00920382">
        <w:rPr>
          <w:sz w:val="20"/>
        </w:rPr>
        <w:t>beef or dairy cattle manure (liquid or solid)</w:t>
      </w:r>
      <w:r w:rsidR="00CC43B0" w:rsidRPr="00920382">
        <w:rPr>
          <w:sz w:val="20"/>
        </w:rPr>
        <w:t xml:space="preserve"> available for addition to the digestor (kg N), </w:t>
      </w:r>
      <w:r w:rsidR="001D47D0" w:rsidRPr="00920382">
        <w:rPr>
          <w:sz w:val="20"/>
        </w:rPr>
        <w:t xml:space="preserve">by animal group and manure management system, </w:t>
      </w:r>
      <w:r w:rsidR="00CC43B0" w:rsidRPr="00920382">
        <w:rPr>
          <w:sz w:val="20"/>
        </w:rPr>
        <w:t xml:space="preserve">calculated using </w:t>
      </w:r>
      <w:r w:rsidRPr="00920382">
        <w:rPr>
          <w:sz w:val="20"/>
        </w:rPr>
        <w:fldChar w:fldCharType="begin"/>
      </w:r>
      <w:r w:rsidRPr="00920382">
        <w:rPr>
          <w:sz w:val="20"/>
        </w:rPr>
        <w:instrText xml:space="preserve"> REF TANlandmanure_Cattle_Eq \h  \* MERGEFORMAT </w:instrText>
      </w:r>
      <w:r w:rsidRPr="00920382">
        <w:rPr>
          <w:sz w:val="20"/>
        </w:rPr>
      </w:r>
      <w:r w:rsidRPr="00920382">
        <w:rPr>
          <w:sz w:val="20"/>
        </w:rPr>
        <w:fldChar w:fldCharType="separate"/>
      </w:r>
      <w:r w:rsidRPr="00920382">
        <w:rPr>
          <w:b/>
          <w:sz w:val="20"/>
        </w:rPr>
        <w:t xml:space="preserve">Eq. </w:t>
      </w:r>
      <w:r w:rsidRPr="00920382">
        <w:rPr>
          <w:b/>
          <w:noProof/>
          <w:sz w:val="20"/>
        </w:rPr>
        <w:t>4.5.2</w:t>
      </w:r>
      <w:r w:rsidRPr="00920382">
        <w:rPr>
          <w:b/>
          <w:sz w:val="20"/>
        </w:rPr>
        <w:noBreakHyphen/>
      </w:r>
      <w:r w:rsidRPr="00920382">
        <w:rPr>
          <w:b/>
          <w:noProof/>
          <w:sz w:val="20"/>
        </w:rPr>
        <w:t>1</w:t>
      </w:r>
      <w:r w:rsidRPr="00920382">
        <w:rPr>
          <w:sz w:val="20"/>
        </w:rPr>
        <w:fldChar w:fldCharType="end"/>
      </w:r>
    </w:p>
    <w:p w14:paraId="2F99CE94" w14:textId="2703B911" w:rsidR="00FF2296" w:rsidRPr="001D47D0" w:rsidRDefault="00FF2296" w:rsidP="00232F33">
      <w:pPr>
        <w:rPr>
          <w:b/>
          <w:strike/>
          <w:szCs w:val="24"/>
        </w:rPr>
      </w:pPr>
      <w:r w:rsidRPr="001D47D0">
        <w:rPr>
          <w:b/>
          <w:strike/>
          <w:szCs w:val="24"/>
        </w:rPr>
        <w:t>For broilers, layers and turkeys:</w:t>
      </w:r>
    </w:p>
    <w:p w14:paraId="629227EE" w14:textId="7CE6D1AE" w:rsidR="00FF2296" w:rsidRPr="001D47D0" w:rsidRDefault="00FF2296" w:rsidP="00FF2296">
      <w:pPr>
        <w:rPr>
          <w:strike/>
        </w:rPr>
      </w:pPr>
      <w:r w:rsidRPr="001D47D0">
        <w:rPr>
          <w:strike/>
        </w:rPr>
        <w:t>For broilers, layers and turkeys, the amount of TAN entering the digester is calculated based on the amount of TAN excreted by each of these groups, minus housing and storage NH</w:t>
      </w:r>
      <w:r w:rsidRPr="001D47D0">
        <w:rPr>
          <w:strike/>
          <w:vertAlign w:val="subscript"/>
        </w:rPr>
        <w:t>3</w:t>
      </w:r>
      <w:r w:rsidR="00037425" w:rsidRPr="001D47D0">
        <w:rPr>
          <w:strike/>
        </w:rPr>
        <w:t>-N</w:t>
      </w:r>
      <w:r w:rsidRPr="001D47D0">
        <w:rPr>
          <w:strike/>
        </w:rPr>
        <w:t xml:space="preserve"> losses.</w:t>
      </w:r>
    </w:p>
    <w:p w14:paraId="31448097" w14:textId="52471330" w:rsidR="00232F33" w:rsidRPr="001D47D0" w:rsidRDefault="00000000" w:rsidP="00ED58F9">
      <w:pPr>
        <w:pStyle w:val="Caption"/>
        <w:tabs>
          <w:tab w:val="clear" w:pos="2880"/>
          <w:tab w:val="clear" w:pos="9360"/>
          <w:tab w:val="right" w:pos="9781"/>
        </w:tabs>
        <w:spacing w:after="120"/>
        <w:ind w:left="2430" w:hanging="2430"/>
        <w:rPr>
          <w:rFonts w:eastAsia="Times New Roman" w:cstheme="minorHAnsi"/>
          <w:b/>
          <w:i/>
          <w:strike/>
          <w:szCs w:val="24"/>
        </w:rPr>
      </w:pPr>
      <m:oMath>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flow,substrate,sm,i</m:t>
            </m:r>
          </m:sub>
        </m:sSub>
        <m:r>
          <m:rPr>
            <m:sty m:val="bi"/>
          </m:rPr>
          <w:rPr>
            <w:rFonts w:ascii="Cambria Math" w:eastAsia="Times New Roman" w:hAnsi="Cambria Math" w:cstheme="minorHAnsi"/>
            <w:strike/>
            <w:szCs w:val="24"/>
          </w:rPr>
          <m:t xml:space="preserve">= </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landmanure,sm,i</m:t>
            </m:r>
          </m:sub>
        </m:sSub>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Manure</m:t>
            </m:r>
          </m:e>
          <m:sub>
            <m:r>
              <m:rPr>
                <m:sty m:val="bi"/>
              </m:rPr>
              <w:rPr>
                <w:rFonts w:ascii="Cambria Math" w:eastAsia="Times New Roman" w:hAnsi="Cambria Math" w:cstheme="minorHAnsi"/>
                <w:strike/>
                <w:szCs w:val="24"/>
              </w:rPr>
              <m:t>ADproportion,sm,i</m:t>
            </m:r>
          </m:sub>
        </m:sSub>
      </m:oMath>
      <w:r w:rsidR="00232F33" w:rsidRPr="001D47D0">
        <w:rPr>
          <w:rFonts w:eastAsia="Times New Roman" w:cstheme="minorHAnsi"/>
          <w:b/>
          <w:i/>
          <w:strike/>
          <w:szCs w:val="24"/>
        </w:rPr>
        <w:tab/>
      </w:r>
      <w:bookmarkStart w:id="766" w:name="TAN_flowsubstrate_sm_Poultry_AD_Eq"/>
      <w:r w:rsidR="008D1B40" w:rsidRPr="001D47D0">
        <w:rPr>
          <w:rFonts w:eastAsia="Times New Roman" w:cstheme="minorHAnsi"/>
          <w:b/>
          <w:i/>
          <w:strike/>
          <w:szCs w:val="24"/>
        </w:rPr>
        <w:tab/>
      </w:r>
      <w:r w:rsidR="00232F33" w:rsidRPr="001D47D0">
        <w:rPr>
          <w:b/>
          <w:strike/>
          <w:szCs w:val="24"/>
        </w:rPr>
        <w:t xml:space="preserve">Eq. </w:t>
      </w:r>
      <w:r w:rsidR="001977CC">
        <w:rPr>
          <w:b/>
          <w:strike/>
          <w:szCs w:val="24"/>
        </w:rPr>
        <w:fldChar w:fldCharType="begin"/>
      </w:r>
      <w:r w:rsidR="001977CC">
        <w:rPr>
          <w:b/>
          <w:strike/>
          <w:szCs w:val="24"/>
        </w:rPr>
        <w:instrText xml:space="preserve"> STYLEREF 3 \s </w:instrText>
      </w:r>
      <w:r w:rsidR="001977CC">
        <w:rPr>
          <w:b/>
          <w:strike/>
          <w:szCs w:val="24"/>
        </w:rPr>
        <w:fldChar w:fldCharType="separate"/>
      </w:r>
      <w:r w:rsidR="001977CC">
        <w:rPr>
          <w:b/>
          <w:strike/>
          <w:noProof/>
          <w:szCs w:val="24"/>
        </w:rPr>
        <w:t>4.8.1</w:t>
      </w:r>
      <w:r w:rsidR="001977CC">
        <w:rPr>
          <w:b/>
          <w:strike/>
          <w:szCs w:val="24"/>
        </w:rPr>
        <w:fldChar w:fldCharType="end"/>
      </w:r>
      <w:r w:rsidR="001977CC">
        <w:rPr>
          <w:b/>
          <w:strike/>
          <w:szCs w:val="24"/>
        </w:rPr>
        <w:noBreakHyphen/>
      </w:r>
      <w:r w:rsidR="001977CC">
        <w:rPr>
          <w:b/>
          <w:strike/>
          <w:szCs w:val="24"/>
        </w:rPr>
        <w:fldChar w:fldCharType="begin"/>
      </w:r>
      <w:r w:rsidR="001977CC">
        <w:rPr>
          <w:b/>
          <w:strike/>
          <w:szCs w:val="24"/>
        </w:rPr>
        <w:instrText xml:space="preserve"> SEQ Eq. \* ARABIC \s 3 </w:instrText>
      </w:r>
      <w:r w:rsidR="001977CC">
        <w:rPr>
          <w:b/>
          <w:strike/>
          <w:szCs w:val="24"/>
        </w:rPr>
        <w:fldChar w:fldCharType="separate"/>
      </w:r>
      <w:r w:rsidR="001977CC">
        <w:rPr>
          <w:b/>
          <w:strike/>
          <w:noProof/>
          <w:szCs w:val="24"/>
        </w:rPr>
        <w:t>24</w:t>
      </w:r>
      <w:r w:rsidR="001977CC">
        <w:rPr>
          <w:b/>
          <w:strike/>
          <w:szCs w:val="24"/>
        </w:rPr>
        <w:fldChar w:fldCharType="end"/>
      </w:r>
      <w:bookmarkEnd w:id="766"/>
    </w:p>
    <w:p w14:paraId="73495CF7" w14:textId="77777777" w:rsidR="00255E38" w:rsidRPr="001D47D0" w:rsidRDefault="00255E38" w:rsidP="008D4E64">
      <w:pPr>
        <w:pStyle w:val="Caption"/>
        <w:spacing w:line="240" w:lineRule="auto"/>
        <w:rPr>
          <w:strike/>
          <w:sz w:val="20"/>
          <w:szCs w:val="24"/>
        </w:rPr>
      </w:pPr>
      <w:r w:rsidRPr="001D47D0">
        <w:rPr>
          <w:strike/>
          <w:sz w:val="20"/>
          <w:szCs w:val="24"/>
        </w:rPr>
        <w:t>where</w:t>
      </w:r>
      <w:r w:rsidRPr="001D47D0">
        <w:rPr>
          <w:strike/>
          <w:sz w:val="20"/>
          <w:szCs w:val="24"/>
        </w:rPr>
        <w:tab/>
      </w:r>
      <w:r w:rsidRPr="001D47D0">
        <w:rPr>
          <w:strike/>
          <w:sz w:val="20"/>
          <w:szCs w:val="24"/>
        </w:rPr>
        <w:tab/>
      </w:r>
    </w:p>
    <w:p w14:paraId="6080661E" w14:textId="35328EFD" w:rsidR="00255E38" w:rsidRPr="001D47D0" w:rsidRDefault="00255E38" w:rsidP="008D4E64">
      <w:pPr>
        <w:tabs>
          <w:tab w:val="clear" w:pos="2880"/>
          <w:tab w:val="clear" w:pos="9360"/>
        </w:tabs>
        <w:spacing w:before="0"/>
        <w:ind w:left="2835" w:hanging="2835"/>
        <w:rPr>
          <w:strike/>
          <w:sz w:val="20"/>
        </w:rPr>
      </w:pPr>
      <w:proofErr w:type="spellStart"/>
      <w:r w:rsidRPr="001D47D0">
        <w:rPr>
          <w:i/>
          <w:strike/>
          <w:sz w:val="20"/>
        </w:rPr>
        <w:t>TAN</w:t>
      </w:r>
      <w:r w:rsidRPr="001D47D0">
        <w:rPr>
          <w:i/>
          <w:strike/>
          <w:sz w:val="20"/>
          <w:vertAlign w:val="subscript"/>
        </w:rPr>
        <w:t>flow_substrate</w:t>
      </w:r>
      <w:r w:rsidR="00E31194" w:rsidRPr="001D47D0">
        <w:rPr>
          <w:i/>
          <w:strike/>
          <w:sz w:val="20"/>
          <w:vertAlign w:val="subscript"/>
        </w:rPr>
        <w:t>,sm</w:t>
      </w:r>
      <w:r w:rsidR="001D47D0" w:rsidRPr="001D47D0">
        <w:rPr>
          <w:i/>
          <w:strike/>
          <w:sz w:val="20"/>
          <w:vertAlign w:val="subscript"/>
        </w:rPr>
        <w:t>,i</w:t>
      </w:r>
      <w:proofErr w:type="spellEnd"/>
      <w:r w:rsidRPr="001D47D0">
        <w:rPr>
          <w:i/>
          <w:strike/>
          <w:sz w:val="20"/>
        </w:rPr>
        <w:tab/>
      </w:r>
      <w:r w:rsidRPr="001D47D0">
        <w:rPr>
          <w:strike/>
          <w:sz w:val="20"/>
        </w:rPr>
        <w:t xml:space="preserve">Flow rate of TAN in </w:t>
      </w:r>
      <w:r w:rsidR="00E31194" w:rsidRPr="001D47D0">
        <w:rPr>
          <w:strike/>
          <w:sz w:val="20"/>
        </w:rPr>
        <w:t xml:space="preserve">stored </w:t>
      </w:r>
      <w:r w:rsidR="00596305" w:rsidRPr="001D47D0">
        <w:rPr>
          <w:strike/>
          <w:sz w:val="20"/>
        </w:rPr>
        <w:t xml:space="preserve">solid </w:t>
      </w:r>
      <w:r w:rsidR="00E31194" w:rsidRPr="001D47D0">
        <w:rPr>
          <w:strike/>
          <w:sz w:val="20"/>
        </w:rPr>
        <w:t xml:space="preserve">manure </w:t>
      </w:r>
      <w:r w:rsidRPr="001D47D0">
        <w:rPr>
          <w:strike/>
          <w:sz w:val="20"/>
        </w:rPr>
        <w:t>entering the digester (kg day</w:t>
      </w:r>
      <w:r w:rsidRPr="001D47D0">
        <w:rPr>
          <w:strike/>
          <w:sz w:val="20"/>
          <w:vertAlign w:val="superscript"/>
        </w:rPr>
        <w:t>-1</w:t>
      </w:r>
      <w:r w:rsidRPr="001D47D0">
        <w:rPr>
          <w:strike/>
          <w:sz w:val="20"/>
        </w:rPr>
        <w:t>) for broilers, layers and turkeys</w:t>
      </w:r>
      <w:r w:rsidR="001D47D0" w:rsidRPr="001D47D0">
        <w:rPr>
          <w:strike/>
          <w:sz w:val="20"/>
        </w:rPr>
        <w:t>, by animal group and manure management system</w:t>
      </w:r>
    </w:p>
    <w:p w14:paraId="6E95C1D8" w14:textId="3A74C61B" w:rsidR="001D47D0" w:rsidRPr="001D47D0" w:rsidRDefault="001D47D0" w:rsidP="001D47D0">
      <w:pPr>
        <w:tabs>
          <w:tab w:val="clear" w:pos="2880"/>
          <w:tab w:val="clear" w:pos="9360"/>
        </w:tabs>
        <w:spacing w:before="0"/>
        <w:ind w:left="2835" w:hanging="2835"/>
        <w:rPr>
          <w:i/>
          <w:strike/>
          <w:sz w:val="20"/>
        </w:rPr>
      </w:pPr>
      <w:proofErr w:type="spellStart"/>
      <w:r w:rsidRPr="001D47D0">
        <w:rPr>
          <w:i/>
          <w:strike/>
          <w:sz w:val="20"/>
        </w:rPr>
        <w:t>TAN</w:t>
      </w:r>
      <w:r w:rsidRPr="001D47D0">
        <w:rPr>
          <w:i/>
          <w:strike/>
          <w:sz w:val="20"/>
          <w:vertAlign w:val="subscript"/>
        </w:rPr>
        <w:t>landmanure,sm,i</w:t>
      </w:r>
      <w:proofErr w:type="spellEnd"/>
      <w:r w:rsidRPr="001D47D0">
        <w:rPr>
          <w:i/>
          <w:strike/>
          <w:sz w:val="20"/>
        </w:rPr>
        <w:tab/>
      </w:r>
      <w:r w:rsidRPr="001D47D0">
        <w:rPr>
          <w:strike/>
          <w:sz w:val="20"/>
        </w:rPr>
        <w:t xml:space="preserve">Daily organic N in stored solid poultry manure available for addition to the digestor (kg N), by animal group and manure management system, calculated using </w:t>
      </w:r>
      <w:r w:rsidRPr="001D47D0">
        <w:rPr>
          <w:strike/>
          <w:sz w:val="20"/>
        </w:rPr>
        <w:fldChar w:fldCharType="begin"/>
      </w:r>
      <w:r w:rsidRPr="001D47D0">
        <w:rPr>
          <w:strike/>
          <w:sz w:val="20"/>
        </w:rPr>
        <w:instrText xml:space="preserve"> REF TANLandManure_Poultry_Eq \h  \* MERGEFORMAT </w:instrText>
      </w:r>
      <w:r w:rsidRPr="001D47D0">
        <w:rPr>
          <w:strike/>
          <w:sz w:val="20"/>
        </w:rPr>
      </w:r>
      <w:r w:rsidRPr="001D47D0">
        <w:rPr>
          <w:strike/>
          <w:sz w:val="20"/>
        </w:rPr>
        <w:fldChar w:fldCharType="separate"/>
      </w:r>
      <w:r w:rsidRPr="001D47D0">
        <w:rPr>
          <w:b/>
          <w:strike/>
          <w:sz w:val="20"/>
        </w:rPr>
        <w:t xml:space="preserve">Eq. </w:t>
      </w:r>
      <w:r w:rsidRPr="001D47D0">
        <w:rPr>
          <w:b/>
          <w:strike/>
          <w:noProof/>
          <w:sz w:val="20"/>
        </w:rPr>
        <w:t>4.5.2</w:t>
      </w:r>
      <w:r w:rsidRPr="001D47D0">
        <w:rPr>
          <w:b/>
          <w:strike/>
          <w:sz w:val="20"/>
        </w:rPr>
        <w:noBreakHyphen/>
      </w:r>
      <w:r w:rsidRPr="001D47D0">
        <w:rPr>
          <w:b/>
          <w:strike/>
          <w:noProof/>
          <w:sz w:val="20"/>
        </w:rPr>
        <w:t>11</w:t>
      </w:r>
      <w:r w:rsidRPr="001D47D0">
        <w:rPr>
          <w:strike/>
          <w:sz w:val="20"/>
        </w:rPr>
        <w:fldChar w:fldCharType="end"/>
      </w:r>
    </w:p>
    <w:p w14:paraId="3ECFD618" w14:textId="77777777" w:rsidR="00FF2296" w:rsidRPr="00920382" w:rsidRDefault="00232F33" w:rsidP="00232F33">
      <w:pPr>
        <w:rPr>
          <w:b/>
          <w:i/>
        </w:rPr>
      </w:pPr>
      <w:r w:rsidRPr="00D5649B">
        <w:rPr>
          <w:b/>
          <w:i/>
        </w:rPr>
        <w:t xml:space="preserve">Flow of total </w:t>
      </w:r>
      <w:r w:rsidRPr="00920382">
        <w:rPr>
          <w:b/>
          <w:i/>
        </w:rPr>
        <w:t>C entering the digester</w:t>
      </w:r>
    </w:p>
    <w:p w14:paraId="1554F69D" w14:textId="1379AB22" w:rsidR="00232F33" w:rsidRPr="00920382"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storage,sm,i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232F33" w:rsidRPr="00920382">
        <w:rPr>
          <w:rFonts w:eastAsia="Times New Roman" w:cstheme="minorHAnsi"/>
          <w:b/>
          <w:i/>
          <w:szCs w:val="24"/>
        </w:rPr>
        <w:tab/>
      </w:r>
      <w:r w:rsidR="00232F33" w:rsidRPr="00920382">
        <w:rPr>
          <w:b/>
          <w:szCs w:val="24"/>
        </w:rPr>
        <w:t xml:space="preserve">Eq. </w:t>
      </w:r>
      <w:r w:rsidR="001977CC" w:rsidRPr="00920382">
        <w:rPr>
          <w:b/>
          <w:szCs w:val="24"/>
        </w:rPr>
        <w:fldChar w:fldCharType="begin"/>
      </w:r>
      <w:r w:rsidR="001977CC" w:rsidRPr="00920382">
        <w:rPr>
          <w:b/>
          <w:szCs w:val="24"/>
        </w:rPr>
        <w:instrText xml:space="preserve"> STYLEREF 3 \s </w:instrText>
      </w:r>
      <w:r w:rsidR="001977CC" w:rsidRPr="00920382">
        <w:rPr>
          <w:b/>
          <w:szCs w:val="24"/>
        </w:rPr>
        <w:fldChar w:fldCharType="separate"/>
      </w:r>
      <w:r w:rsidR="001977CC" w:rsidRPr="00920382">
        <w:rPr>
          <w:b/>
          <w:noProof/>
          <w:szCs w:val="24"/>
        </w:rPr>
        <w:t>4.8.1</w:t>
      </w:r>
      <w:r w:rsidR="001977CC" w:rsidRPr="00920382">
        <w:rPr>
          <w:b/>
          <w:szCs w:val="24"/>
        </w:rPr>
        <w:fldChar w:fldCharType="end"/>
      </w:r>
      <w:r w:rsidR="001977CC" w:rsidRPr="00920382">
        <w:rPr>
          <w:b/>
          <w:szCs w:val="24"/>
        </w:rPr>
        <w:noBreakHyphen/>
      </w:r>
      <w:r w:rsidR="001977CC" w:rsidRPr="00920382">
        <w:rPr>
          <w:b/>
          <w:szCs w:val="24"/>
        </w:rPr>
        <w:fldChar w:fldCharType="begin"/>
      </w:r>
      <w:r w:rsidR="001977CC" w:rsidRPr="00920382">
        <w:rPr>
          <w:b/>
          <w:szCs w:val="24"/>
        </w:rPr>
        <w:instrText xml:space="preserve"> SEQ Eq. \* ARABIC \s 3 </w:instrText>
      </w:r>
      <w:r w:rsidR="001977CC" w:rsidRPr="00920382">
        <w:rPr>
          <w:b/>
          <w:szCs w:val="24"/>
        </w:rPr>
        <w:fldChar w:fldCharType="separate"/>
      </w:r>
      <w:r w:rsidR="001977CC" w:rsidRPr="00920382">
        <w:rPr>
          <w:b/>
          <w:noProof/>
          <w:szCs w:val="24"/>
        </w:rPr>
        <w:t>25</w:t>
      </w:r>
      <w:r w:rsidR="001977CC" w:rsidRPr="00920382">
        <w:rPr>
          <w:b/>
          <w:szCs w:val="24"/>
        </w:rPr>
        <w:fldChar w:fldCharType="end"/>
      </w:r>
    </w:p>
    <w:p w14:paraId="7785ABFD" w14:textId="77777777" w:rsidR="00232F33" w:rsidRPr="00920382" w:rsidRDefault="00232F33" w:rsidP="008D4E64">
      <w:pPr>
        <w:pStyle w:val="Caption"/>
        <w:spacing w:line="240" w:lineRule="auto"/>
        <w:rPr>
          <w:sz w:val="20"/>
          <w:szCs w:val="24"/>
        </w:rPr>
      </w:pPr>
      <w:r w:rsidRPr="00920382">
        <w:rPr>
          <w:sz w:val="20"/>
          <w:szCs w:val="24"/>
        </w:rPr>
        <w:t>where</w:t>
      </w:r>
      <w:r w:rsidRPr="00920382">
        <w:rPr>
          <w:sz w:val="20"/>
          <w:szCs w:val="24"/>
        </w:rPr>
        <w:tab/>
      </w:r>
      <w:r w:rsidRPr="00920382">
        <w:rPr>
          <w:sz w:val="20"/>
          <w:szCs w:val="24"/>
        </w:rPr>
        <w:tab/>
      </w:r>
    </w:p>
    <w:p w14:paraId="5E2409A3" w14:textId="32BB4802" w:rsidR="00232F33" w:rsidRPr="00920382" w:rsidRDefault="00232F33" w:rsidP="008D4E64">
      <w:pPr>
        <w:tabs>
          <w:tab w:val="clear" w:pos="2880"/>
          <w:tab w:val="clear" w:pos="9360"/>
        </w:tabs>
        <w:spacing w:before="0"/>
        <w:ind w:left="2835" w:hanging="2835"/>
        <w:rPr>
          <w:sz w:val="20"/>
        </w:rPr>
      </w:pPr>
      <w:proofErr w:type="spellStart"/>
      <w:r w:rsidRPr="00920382">
        <w:rPr>
          <w:i/>
          <w:sz w:val="20"/>
        </w:rPr>
        <w:t>C</w:t>
      </w:r>
      <w:r w:rsidRPr="00920382">
        <w:rPr>
          <w:i/>
          <w:sz w:val="20"/>
          <w:vertAlign w:val="subscript"/>
        </w:rPr>
        <w:t>flow_substrate</w:t>
      </w:r>
      <w:r w:rsidR="00596305" w:rsidRPr="00920382">
        <w:rPr>
          <w:i/>
          <w:sz w:val="20"/>
          <w:vertAlign w:val="subscript"/>
        </w:rPr>
        <w:t>,sm</w:t>
      </w:r>
      <w:r w:rsidR="003A26B6" w:rsidRPr="00920382">
        <w:rPr>
          <w:i/>
          <w:sz w:val="20"/>
          <w:vertAlign w:val="subscript"/>
        </w:rPr>
        <w:t>,i</w:t>
      </w:r>
      <w:proofErr w:type="spellEnd"/>
      <w:r w:rsidRPr="00920382">
        <w:rPr>
          <w:i/>
          <w:sz w:val="20"/>
        </w:rPr>
        <w:tab/>
      </w:r>
      <w:r w:rsidRPr="00920382">
        <w:rPr>
          <w:sz w:val="20"/>
        </w:rPr>
        <w:t xml:space="preserve">Flow rate of total C in </w:t>
      </w:r>
      <w:r w:rsidR="00596305" w:rsidRPr="00920382">
        <w:rPr>
          <w:sz w:val="20"/>
        </w:rPr>
        <w:t xml:space="preserve">stored manure (liquid or solid) </w:t>
      </w:r>
      <w:r w:rsidRPr="00920382">
        <w:rPr>
          <w:sz w:val="20"/>
        </w:rPr>
        <w:t>entering the digester (kg day</w:t>
      </w:r>
      <w:r w:rsidRPr="00920382">
        <w:rPr>
          <w:sz w:val="20"/>
          <w:vertAlign w:val="superscript"/>
        </w:rPr>
        <w:t>-1</w:t>
      </w:r>
      <w:r w:rsidRPr="00920382">
        <w:rPr>
          <w:sz w:val="20"/>
        </w:rPr>
        <w:t>)</w:t>
      </w:r>
      <w:r w:rsidR="00AE717C" w:rsidRPr="00920382">
        <w:rPr>
          <w:sz w:val="20"/>
        </w:rPr>
        <w:t>, by animal group and manure management system</w:t>
      </w:r>
    </w:p>
    <w:p w14:paraId="36A73D8A" w14:textId="366AF754" w:rsidR="00B5491E" w:rsidRPr="00920382" w:rsidRDefault="00232F33" w:rsidP="008D4E64">
      <w:pPr>
        <w:tabs>
          <w:tab w:val="clear" w:pos="2880"/>
          <w:tab w:val="clear" w:pos="9360"/>
        </w:tabs>
        <w:spacing w:before="0"/>
        <w:ind w:left="2835" w:hanging="2835"/>
        <w:rPr>
          <w:sz w:val="20"/>
        </w:rPr>
      </w:pPr>
      <w:proofErr w:type="spellStart"/>
      <w:r w:rsidRPr="00920382">
        <w:rPr>
          <w:i/>
          <w:sz w:val="20"/>
        </w:rPr>
        <w:t>C</w:t>
      </w:r>
      <w:r w:rsidR="00596305" w:rsidRPr="00920382">
        <w:rPr>
          <w:i/>
          <w:sz w:val="20"/>
          <w:vertAlign w:val="subscript"/>
        </w:rPr>
        <w:t>storage</w:t>
      </w:r>
      <w:r w:rsidR="003A26B6" w:rsidRPr="00920382">
        <w:rPr>
          <w:i/>
          <w:sz w:val="20"/>
          <w:vertAlign w:val="subscript"/>
        </w:rPr>
        <w:t>,sm,i</w:t>
      </w:r>
      <w:proofErr w:type="spellEnd"/>
      <w:r w:rsidRPr="00920382">
        <w:rPr>
          <w:sz w:val="20"/>
        </w:rPr>
        <w:tab/>
      </w:r>
      <w:r w:rsidR="00596305" w:rsidRPr="00920382">
        <w:rPr>
          <w:sz w:val="20"/>
        </w:rPr>
        <w:t>Amount of C available in stored manure (kg C day</w:t>
      </w:r>
      <w:r w:rsidR="00596305" w:rsidRPr="00920382">
        <w:rPr>
          <w:sz w:val="20"/>
          <w:vertAlign w:val="superscript"/>
        </w:rPr>
        <w:t>-1</w:t>
      </w:r>
      <w:r w:rsidR="00596305" w:rsidRPr="00920382">
        <w:rPr>
          <w:sz w:val="20"/>
        </w:rPr>
        <w:t xml:space="preserve">) </w:t>
      </w:r>
      <w:r w:rsidR="003A26B6" w:rsidRPr="00920382">
        <w:rPr>
          <w:sz w:val="20"/>
        </w:rPr>
        <w:t xml:space="preserve">by animal group and manure management system, </w:t>
      </w:r>
      <w:r w:rsidR="00B5491E" w:rsidRPr="00920382">
        <w:rPr>
          <w:sz w:val="20"/>
        </w:rPr>
        <w:t>calculated using</w:t>
      </w:r>
      <w:r w:rsidR="001A1BF2" w:rsidRPr="00920382">
        <w:rPr>
          <w:sz w:val="16"/>
        </w:rPr>
        <w:t xml:space="preserve"> </w:t>
      </w:r>
      <w:r w:rsidR="001A1BF2" w:rsidRPr="00920382">
        <w:rPr>
          <w:sz w:val="20"/>
        </w:rPr>
        <w:fldChar w:fldCharType="begin"/>
      </w:r>
      <w:r w:rsidR="001A1BF2" w:rsidRPr="00920382">
        <w:rPr>
          <w:sz w:val="20"/>
        </w:rPr>
        <w:instrText xml:space="preserve"> REF Cmanurestorage_AllLivestock_Eq \h  \* MERGEFORMAT </w:instrText>
      </w:r>
      <w:r w:rsidR="001A1BF2" w:rsidRPr="00920382">
        <w:rPr>
          <w:sz w:val="20"/>
        </w:rPr>
      </w:r>
      <w:r w:rsidR="001A1BF2" w:rsidRPr="00920382">
        <w:rPr>
          <w:sz w:val="20"/>
        </w:rPr>
        <w:fldChar w:fldCharType="separate"/>
      </w:r>
      <w:r w:rsidR="001A1BF2" w:rsidRPr="00920382">
        <w:rPr>
          <w:b/>
          <w:sz w:val="20"/>
        </w:rPr>
        <w:t xml:space="preserve">Eq. </w:t>
      </w:r>
      <w:r w:rsidR="001A1BF2" w:rsidRPr="00920382">
        <w:rPr>
          <w:b/>
          <w:noProof/>
          <w:sz w:val="20"/>
        </w:rPr>
        <w:t>4.1.3</w:t>
      </w:r>
      <w:r w:rsidR="001A1BF2" w:rsidRPr="00920382">
        <w:rPr>
          <w:b/>
          <w:sz w:val="20"/>
        </w:rPr>
        <w:noBreakHyphen/>
      </w:r>
      <w:r w:rsidR="001A1BF2" w:rsidRPr="00920382">
        <w:rPr>
          <w:b/>
          <w:noProof/>
          <w:sz w:val="20"/>
        </w:rPr>
        <w:t>15</w:t>
      </w:r>
      <w:r w:rsidR="001A1BF2" w:rsidRPr="00920382">
        <w:rPr>
          <w:sz w:val="20"/>
        </w:rPr>
        <w:fldChar w:fldCharType="end"/>
      </w:r>
    </w:p>
    <w:p w14:paraId="1A88EE5D" w14:textId="3DE6593D" w:rsidR="00232F33" w:rsidRPr="00920382" w:rsidRDefault="00232F33" w:rsidP="008A7F5F">
      <w:pPr>
        <w:pStyle w:val="Heading3"/>
      </w:pPr>
      <w:bookmarkStart w:id="767" w:name="_Toc152758628"/>
      <w:r w:rsidRPr="00920382">
        <w:t xml:space="preserve">Methane </w:t>
      </w:r>
      <w:r w:rsidR="00322CAB" w:rsidRPr="00920382">
        <w:t>and biogas potential through anaerobic digestion</w:t>
      </w:r>
      <w:bookmarkEnd w:id="767"/>
    </w:p>
    <w:p w14:paraId="1B2EC7FB" w14:textId="4D689E03" w:rsidR="00B53F1F" w:rsidRPr="00D5649B" w:rsidRDefault="00B53F1F" w:rsidP="00BF0B3A">
      <w:pPr>
        <w:autoSpaceDE w:val="0"/>
        <w:autoSpaceDN w:val="0"/>
        <w:adjustRightInd w:val="0"/>
        <w:rPr>
          <w:rFonts w:ascii="Calibri" w:eastAsia="Calibri" w:hAnsi="Calibri" w:cs="Calibri"/>
          <w:szCs w:val="24"/>
        </w:rPr>
      </w:pPr>
      <w:r w:rsidRPr="00920382">
        <w:rPr>
          <w:rFonts w:ascii="Calibri" w:eastAsia="Calibri" w:hAnsi="Calibri" w:cs="Calibri"/>
          <w:szCs w:val="24"/>
        </w:rPr>
        <w:t>The methane and biogas potential of the substrates are calculated based on</w:t>
      </w:r>
      <w:r w:rsidRPr="00D5649B">
        <w:rPr>
          <w:rFonts w:ascii="Calibri" w:eastAsia="Calibri" w:hAnsi="Calibri" w:cs="Calibri"/>
          <w:szCs w:val="24"/>
        </w:rPr>
        <w:t xml:space="preserve"> the biodegradable fraction of the VS, the maximum BMP value, the hydrolysis rate and the hydraulic retention time (HRT). It should be remarked that these parameters </w:t>
      </w:r>
      <w:r w:rsidRPr="00D5649B">
        <w:rPr>
          <w:rFonts w:ascii="Calibri" w:hAnsi="Calibri" w:cs="Calibri"/>
          <w:color w:val="202122"/>
          <w:szCs w:val="24"/>
          <w:shd w:val="clear" w:color="auto" w:fill="FFFFFF"/>
        </w:rPr>
        <w:t xml:space="preserve">can vary very significantly depending on the chemical composition of the product under consideration. Although default values from literature are provided, it is highly recommended to perform a laboratory biomethane potential test for each specific substrate under consideration in order to allow for accurate, case-specific simulations. </w:t>
      </w:r>
    </w:p>
    <w:p w14:paraId="6C71AD45" w14:textId="35A300AA" w:rsidR="00B53F1F" w:rsidRPr="00D5649B" w:rsidRDefault="00E37309" w:rsidP="00BF0B3A">
      <w:pPr>
        <w:pStyle w:val="Heading4"/>
      </w:pPr>
      <w:r w:rsidRPr="00D5649B">
        <w:t>F</w:t>
      </w:r>
      <w:r w:rsidR="00D07584" w:rsidRPr="00D5649B">
        <w:t>low of biodegradable volatile solids</w:t>
      </w:r>
      <w:r w:rsidR="005E5DF5" w:rsidRPr="00D5649B">
        <w:t xml:space="preserve"> and methane potential</w:t>
      </w:r>
    </w:p>
    <w:p w14:paraId="75C131A5" w14:textId="460F6B7C" w:rsidR="00CA633A" w:rsidRPr="00656468" w:rsidRDefault="005E5DF5" w:rsidP="00CA633A">
      <w:r w:rsidRPr="00D5649B">
        <w:t>The methane potential of the substrate added to the anaerobic digester is based on the hydraulic retention time (HRT) and the kinetic hydrolysis rate (Tait et al., 2008</w:t>
      </w:r>
      <w:r w:rsidRPr="00AC5AF4">
        <w:t>)</w:t>
      </w:r>
      <w:r w:rsidR="00CA633A" w:rsidRPr="00AC5AF4">
        <w:t>. The</w:t>
      </w:r>
      <w:r w:rsidR="00CA633A" w:rsidRPr="00D5649B">
        <w:t xml:space="preserve"> kinetic rate of degradation of manure (</w:t>
      </w:r>
      <w:proofErr w:type="spellStart"/>
      <w:r w:rsidR="00CA633A" w:rsidRPr="00D5649B">
        <w:rPr>
          <w:i/>
        </w:rPr>
        <w:t>k</w:t>
      </w:r>
      <w:r w:rsidR="00CA633A" w:rsidRPr="00D5649B">
        <w:rPr>
          <w:i/>
          <w:vertAlign w:val="subscript"/>
        </w:rPr>
        <w:t>hydr</w:t>
      </w:r>
      <w:proofErr w:type="spellEnd"/>
      <w:r w:rsidR="00CA633A" w:rsidRPr="00D5649B">
        <w:t xml:space="preserve">) also significantly reduces with the age of the manure, and is equal to 0.06 and 0.05 </w:t>
      </w:r>
      <w:r w:rsidR="00CA633A" w:rsidRPr="00656468">
        <w:t>day</w:t>
      </w:r>
      <w:r w:rsidR="00CA633A" w:rsidRPr="00656468">
        <w:rPr>
          <w:vertAlign w:val="superscript"/>
        </w:rPr>
        <w:t>-1</w:t>
      </w:r>
      <w:r w:rsidR="00CA633A" w:rsidRPr="00656468">
        <w:t xml:space="preserve"> for manure dried in pads and stockpiled manure, respectively.</w:t>
      </w:r>
    </w:p>
    <w:p w14:paraId="40ADC273" w14:textId="4807F8F4" w:rsidR="00D07584" w:rsidRPr="00656468"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biodeg,VS,substrate,i</m:t>
                </m:r>
              </m:sub>
            </m:sSub>
          </m:e>
        </m:nary>
        <m:r>
          <m:rPr>
            <m:sty m:val="bi"/>
          </m:rPr>
          <w:rPr>
            <w:rFonts w:ascii="Cambria Math" w:eastAsia="Times New Roman" w:hAnsi="Cambria Math" w:cstheme="minorHAnsi"/>
            <w:szCs w:val="24"/>
          </w:rPr>
          <m:t xml:space="preserve">) </m:t>
        </m:r>
      </m:oMath>
      <w:r w:rsidR="00D07584" w:rsidRPr="00656468">
        <w:rPr>
          <w:rFonts w:eastAsia="Times New Roman" w:cstheme="minorHAnsi"/>
          <w:b/>
          <w:i/>
          <w:szCs w:val="24"/>
        </w:rPr>
        <w:tab/>
      </w:r>
      <w:bookmarkStart w:id="768" w:name="VSflowbiodegrad_Eq"/>
      <w:r w:rsidR="00D07584" w:rsidRPr="00656468">
        <w:rPr>
          <w:b/>
          <w:szCs w:val="24"/>
        </w:rPr>
        <w:t xml:space="preserve">Eq. </w:t>
      </w:r>
      <w:r w:rsidR="001977CC" w:rsidRPr="00656468">
        <w:rPr>
          <w:b/>
          <w:szCs w:val="24"/>
        </w:rPr>
        <w:fldChar w:fldCharType="begin"/>
      </w:r>
      <w:r w:rsidR="001977CC" w:rsidRPr="00656468">
        <w:rPr>
          <w:b/>
          <w:szCs w:val="24"/>
        </w:rPr>
        <w:instrText xml:space="preserve"> STYLEREF 3 \s </w:instrText>
      </w:r>
      <w:r w:rsidR="001977CC" w:rsidRPr="00656468">
        <w:rPr>
          <w:b/>
          <w:szCs w:val="24"/>
        </w:rPr>
        <w:fldChar w:fldCharType="separate"/>
      </w:r>
      <w:r w:rsidR="001977CC" w:rsidRPr="00656468">
        <w:rPr>
          <w:b/>
          <w:noProof/>
          <w:szCs w:val="24"/>
        </w:rPr>
        <w:t>4.8.2</w:t>
      </w:r>
      <w:r w:rsidR="001977CC" w:rsidRPr="00656468">
        <w:rPr>
          <w:b/>
          <w:szCs w:val="24"/>
        </w:rPr>
        <w:fldChar w:fldCharType="end"/>
      </w:r>
      <w:r w:rsidR="001977CC" w:rsidRPr="00656468">
        <w:rPr>
          <w:b/>
          <w:szCs w:val="24"/>
        </w:rPr>
        <w:noBreakHyphen/>
      </w:r>
      <w:r w:rsidR="001977CC" w:rsidRPr="00656468">
        <w:rPr>
          <w:b/>
          <w:szCs w:val="24"/>
        </w:rPr>
        <w:fldChar w:fldCharType="begin"/>
      </w:r>
      <w:r w:rsidR="001977CC" w:rsidRPr="00656468">
        <w:rPr>
          <w:b/>
          <w:szCs w:val="24"/>
        </w:rPr>
        <w:instrText xml:space="preserve"> SEQ Eq. \* ARABIC \s 3 </w:instrText>
      </w:r>
      <w:r w:rsidR="001977CC" w:rsidRPr="00656468">
        <w:rPr>
          <w:b/>
          <w:szCs w:val="24"/>
        </w:rPr>
        <w:fldChar w:fldCharType="separate"/>
      </w:r>
      <w:r w:rsidR="001977CC" w:rsidRPr="00656468">
        <w:rPr>
          <w:b/>
          <w:noProof/>
          <w:szCs w:val="24"/>
        </w:rPr>
        <w:t>1</w:t>
      </w:r>
      <w:r w:rsidR="001977CC" w:rsidRPr="00656468">
        <w:rPr>
          <w:b/>
          <w:szCs w:val="24"/>
        </w:rPr>
        <w:fldChar w:fldCharType="end"/>
      </w:r>
      <w:bookmarkEnd w:id="768"/>
    </w:p>
    <w:p w14:paraId="650996F5" w14:textId="77777777" w:rsidR="00D07584" w:rsidRPr="00656468" w:rsidRDefault="00D07584" w:rsidP="008D4E64">
      <w:pPr>
        <w:pStyle w:val="Caption"/>
        <w:spacing w:line="240" w:lineRule="auto"/>
        <w:rPr>
          <w:sz w:val="20"/>
          <w:szCs w:val="24"/>
        </w:rPr>
      </w:pPr>
      <w:r w:rsidRPr="00656468">
        <w:rPr>
          <w:sz w:val="20"/>
          <w:szCs w:val="24"/>
        </w:rPr>
        <w:t>where</w:t>
      </w:r>
      <w:r w:rsidRPr="00656468">
        <w:rPr>
          <w:sz w:val="20"/>
          <w:szCs w:val="24"/>
        </w:rPr>
        <w:tab/>
      </w:r>
      <w:r w:rsidRPr="00656468">
        <w:rPr>
          <w:sz w:val="20"/>
          <w:szCs w:val="24"/>
        </w:rPr>
        <w:tab/>
      </w:r>
    </w:p>
    <w:p w14:paraId="3BF12566" w14:textId="37642058" w:rsidR="00D07584" w:rsidRPr="00656468" w:rsidRDefault="006F5700" w:rsidP="008D4E64">
      <w:pPr>
        <w:tabs>
          <w:tab w:val="clear" w:pos="2880"/>
          <w:tab w:val="clear" w:pos="9360"/>
        </w:tabs>
        <w:spacing w:before="0"/>
        <w:ind w:left="2835" w:hanging="2835"/>
        <w:rPr>
          <w:sz w:val="20"/>
        </w:rPr>
      </w:pPr>
      <w:proofErr w:type="spellStart"/>
      <w:r w:rsidRPr="00656468">
        <w:rPr>
          <w:i/>
          <w:sz w:val="20"/>
        </w:rPr>
        <w:t>VS</w:t>
      </w:r>
      <w:r w:rsidRPr="00656468">
        <w:rPr>
          <w:i/>
          <w:sz w:val="20"/>
          <w:vertAlign w:val="subscript"/>
        </w:rPr>
        <w:t>flow_biodeg</w:t>
      </w:r>
      <w:proofErr w:type="spellEnd"/>
      <w:r w:rsidR="00D07584" w:rsidRPr="00656468">
        <w:rPr>
          <w:i/>
          <w:sz w:val="20"/>
        </w:rPr>
        <w:tab/>
      </w:r>
      <w:r w:rsidR="00D07584" w:rsidRPr="00656468">
        <w:rPr>
          <w:sz w:val="20"/>
        </w:rPr>
        <w:t xml:space="preserve">Flow rate of </w:t>
      </w:r>
      <w:r w:rsidRPr="00656468">
        <w:rPr>
          <w:sz w:val="20"/>
        </w:rPr>
        <w:t xml:space="preserve">biodegradable </w:t>
      </w:r>
      <w:r w:rsidR="006C21D9" w:rsidRPr="00656468">
        <w:rPr>
          <w:sz w:val="20"/>
        </w:rPr>
        <w:t>VS</w:t>
      </w:r>
      <w:r w:rsidR="00D07584" w:rsidRPr="00656468">
        <w:rPr>
          <w:sz w:val="20"/>
        </w:rPr>
        <w:t xml:space="preserve"> (kg day</w:t>
      </w:r>
      <w:r w:rsidR="00D07584" w:rsidRPr="00656468">
        <w:rPr>
          <w:sz w:val="20"/>
          <w:vertAlign w:val="superscript"/>
        </w:rPr>
        <w:t>-1</w:t>
      </w:r>
      <w:r w:rsidR="00D07584" w:rsidRPr="00656468">
        <w:rPr>
          <w:sz w:val="20"/>
        </w:rPr>
        <w:t>)</w:t>
      </w:r>
    </w:p>
    <w:p w14:paraId="2D347F37" w14:textId="3043B85E" w:rsidR="00D07584" w:rsidRPr="00D5649B" w:rsidRDefault="006F5700" w:rsidP="008D4E64">
      <w:pPr>
        <w:tabs>
          <w:tab w:val="clear" w:pos="2880"/>
          <w:tab w:val="clear" w:pos="9360"/>
        </w:tabs>
        <w:spacing w:before="0"/>
        <w:ind w:left="2835" w:hanging="2835"/>
        <w:rPr>
          <w:sz w:val="20"/>
        </w:rPr>
      </w:pPr>
      <w:proofErr w:type="spellStart"/>
      <w:r w:rsidRPr="00656468">
        <w:rPr>
          <w:i/>
          <w:sz w:val="20"/>
        </w:rPr>
        <w:t>VS</w:t>
      </w:r>
      <w:r w:rsidRPr="00656468">
        <w:rPr>
          <w:i/>
          <w:sz w:val="20"/>
          <w:vertAlign w:val="subscript"/>
        </w:rPr>
        <w:t>flow_substrate,i</w:t>
      </w:r>
      <w:proofErr w:type="spellEnd"/>
      <w:r w:rsidR="00D07584" w:rsidRPr="00656468">
        <w:rPr>
          <w:sz w:val="20"/>
        </w:rPr>
        <w:tab/>
        <w:t xml:space="preserve">Total amount of </w:t>
      </w:r>
      <w:r w:rsidR="00C232BA" w:rsidRPr="00656468">
        <w:rPr>
          <w:sz w:val="20"/>
        </w:rPr>
        <w:t xml:space="preserve">VS in </w:t>
      </w:r>
      <w:r w:rsidRPr="00656468">
        <w:rPr>
          <w:sz w:val="20"/>
        </w:rPr>
        <w:t xml:space="preserve">substrate </w:t>
      </w:r>
      <w:proofErr w:type="spellStart"/>
      <w:r w:rsidRPr="00656468">
        <w:rPr>
          <w:i/>
          <w:sz w:val="20"/>
        </w:rPr>
        <w:t>i</w:t>
      </w:r>
      <w:proofErr w:type="spellEnd"/>
      <w:r w:rsidRPr="00656468">
        <w:rPr>
          <w:sz w:val="20"/>
        </w:rPr>
        <w:t xml:space="preserve"> entering</w:t>
      </w:r>
      <w:r w:rsidRPr="00D5649B">
        <w:rPr>
          <w:sz w:val="20"/>
        </w:rPr>
        <w:t xml:space="preserve"> the digester (kg day</w:t>
      </w:r>
      <w:r w:rsidRPr="00D5649B">
        <w:rPr>
          <w:sz w:val="20"/>
          <w:vertAlign w:val="superscript"/>
        </w:rPr>
        <w:t>-1</w:t>
      </w:r>
      <w:r w:rsidRPr="00D5649B">
        <w:rPr>
          <w:sz w:val="20"/>
        </w:rPr>
        <w:t>)</w:t>
      </w:r>
    </w:p>
    <w:p w14:paraId="4AB6C695" w14:textId="60B59576" w:rsidR="006F5700" w:rsidRPr="00656468" w:rsidRDefault="006F5700" w:rsidP="008D4E64">
      <w:pPr>
        <w:tabs>
          <w:tab w:val="clear" w:pos="2880"/>
          <w:tab w:val="clear" w:pos="9360"/>
        </w:tabs>
        <w:spacing w:before="0"/>
        <w:ind w:left="2835" w:hanging="2835"/>
        <w:rPr>
          <w:sz w:val="20"/>
          <w:szCs w:val="24"/>
        </w:rPr>
      </w:pPr>
      <w:proofErr w:type="spellStart"/>
      <w:r w:rsidRPr="00656468">
        <w:rPr>
          <w:i/>
          <w:sz w:val="20"/>
          <w:szCs w:val="24"/>
        </w:rPr>
        <w:lastRenderedPageBreak/>
        <w:t>f</w:t>
      </w:r>
      <w:r w:rsidRPr="00656468">
        <w:rPr>
          <w:i/>
          <w:sz w:val="20"/>
          <w:szCs w:val="24"/>
          <w:vertAlign w:val="subscript"/>
        </w:rPr>
        <w:t>biodeg,VS,substrate,i</w:t>
      </w:r>
      <w:proofErr w:type="spellEnd"/>
      <w:r w:rsidR="00D07584" w:rsidRPr="00656468">
        <w:rPr>
          <w:i/>
          <w:sz w:val="20"/>
          <w:szCs w:val="24"/>
        </w:rPr>
        <w:tab/>
      </w:r>
      <w:r w:rsidRPr="00656468">
        <w:rPr>
          <w:sz w:val="20"/>
          <w:szCs w:val="24"/>
        </w:rPr>
        <w:t xml:space="preserve">Biodegradable fraction of VS for substrate </w:t>
      </w:r>
      <w:proofErr w:type="spellStart"/>
      <w:r w:rsidRPr="00656468">
        <w:rPr>
          <w:i/>
          <w:sz w:val="20"/>
          <w:szCs w:val="24"/>
        </w:rPr>
        <w:t>i</w:t>
      </w:r>
      <w:proofErr w:type="spellEnd"/>
      <w:r w:rsidRPr="00656468">
        <w:rPr>
          <w:sz w:val="20"/>
          <w:szCs w:val="24"/>
        </w:rPr>
        <w:t>. Se</w:t>
      </w:r>
      <w:r w:rsidR="008D4E64" w:rsidRPr="00656468">
        <w:rPr>
          <w:sz w:val="20"/>
          <w:szCs w:val="24"/>
        </w:rPr>
        <w:t>e box below for default values</w:t>
      </w:r>
    </w:p>
    <w:p w14:paraId="402D2AFB" w14:textId="0C3CD6EA" w:rsidR="006F5700" w:rsidRPr="00656468" w:rsidRDefault="00C232BA" w:rsidP="00D07584">
      <w:pPr>
        <w:spacing w:before="0"/>
        <w:ind w:left="2880" w:hanging="2880"/>
        <w:rPr>
          <w:sz w:val="20"/>
          <w:szCs w:val="24"/>
        </w:rPr>
      </w:pPr>
      <w:r w:rsidRPr="00656468">
        <w:rPr>
          <w:noProof/>
        </w:rPr>
        <mc:AlternateContent>
          <mc:Choice Requires="wps">
            <w:drawing>
              <wp:anchor distT="0" distB="0" distL="114300" distR="114300" simplePos="0" relativeHeight="251650560" behindDoc="0" locked="0" layoutInCell="1" allowOverlap="1" wp14:anchorId="4552FE33" wp14:editId="150D87F5">
                <wp:simplePos x="0" y="0"/>
                <wp:positionH relativeFrom="margin">
                  <wp:align>left</wp:align>
                </wp:positionH>
                <wp:positionV relativeFrom="paragraph">
                  <wp:posOffset>154940</wp:posOffset>
                </wp:positionV>
                <wp:extent cx="5949950" cy="1471930"/>
                <wp:effectExtent l="0" t="0" r="12700" b="13970"/>
                <wp:wrapTopAndBottom/>
                <wp:docPr id="13137974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71930"/>
                        </a:xfrm>
                        <a:prstGeom prst="rect">
                          <a:avLst/>
                        </a:prstGeom>
                        <a:solidFill>
                          <a:sysClr val="window" lastClr="FFFFFF"/>
                        </a:solidFill>
                        <a:ln w="25400" cap="flat" cmpd="sng" algn="ctr">
                          <a:solidFill>
                            <a:srgbClr val="4F81BD">
                              <a:shade val="50000"/>
                            </a:srgbClr>
                          </a:solidFill>
                          <a:prstDash val="solid"/>
                        </a:ln>
                        <a:effectLst/>
                      </wps:spPr>
                      <wps:txbx>
                        <w:txbxContent>
                          <w:p w14:paraId="31D684C5" w14:textId="04445D7F" w:rsidR="00B1240A" w:rsidRPr="00A174AB" w:rsidRDefault="00B1240A" w:rsidP="006F5700">
                            <w:pPr>
                              <w:rPr>
                                <w:color w:val="000000" w:themeColor="text1"/>
                              </w:rPr>
                            </w:pPr>
                            <w:r w:rsidRPr="00A174AB">
                              <w:rPr>
                                <w:color w:val="000000" w:themeColor="text1"/>
                              </w:rPr>
                              <w:t>Holos V4 will use the following default values</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biodegrad,VS,substrate,i</w:t>
                            </w:r>
                            <w:r w:rsidRPr="00A174AB">
                              <w:rPr>
                                <w:color w:val="000000" w:themeColor="text1"/>
                              </w:rPr>
                              <w:t>:</w:t>
                            </w:r>
                          </w:p>
                          <w:p w14:paraId="0DB05A61" w14:textId="5F338531"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568991C6" w:rsidR="00B1240A" w:rsidRPr="00CF2A3B" w:rsidRDefault="00B1240A" w:rsidP="00AA6D9D">
                            <w:pPr>
                              <w:tabs>
                                <w:tab w:val="clear" w:pos="2880"/>
                                <w:tab w:val="left" w:pos="2835"/>
                                <w:tab w:val="left" w:pos="4770"/>
                                <w:tab w:val="left" w:pos="5130"/>
                              </w:tabs>
                              <w:ind w:right="1653"/>
                              <w:rPr>
                                <w:color w:val="000000" w:themeColor="text1"/>
                                <w:lang w:val="en-US"/>
                              </w:rPr>
                            </w:pPr>
                            <w:r w:rsidRPr="00CF2A3B">
                              <w:rPr>
                                <w:i/>
                                <w:color w:val="000000" w:themeColor="text1"/>
                                <w:lang w:val="en-US"/>
                              </w:rPr>
                              <w:t>Swine manure</w:t>
                            </w:r>
                            <w:r w:rsidRPr="00CF2A3B">
                              <w:rPr>
                                <w:color w:val="000000" w:themeColor="text1"/>
                                <w:lang w:val="en-US"/>
                              </w:rPr>
                              <w:tab/>
                            </w:r>
                            <w:r w:rsidRPr="00CF2A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D2AC18D"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FE33" id="Rectangle 10" o:spid="_x0000_s1071" style="position:absolute;left:0;text-align:left;margin-left:0;margin-top:12.2pt;width:468.5pt;height:115.9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" fillcolor="window" strokecolor="#385d8a" strokeweight="2pt">
                <v:path arrowok="t"/>
                <v:textbox>
                  <w:txbxContent>
                    <w:p w14:paraId="31D684C5" w14:textId="04445D7F" w:rsidR="00B1240A" w:rsidRPr="00A174AB" w:rsidRDefault="00B1240A" w:rsidP="006F5700">
                      <w:pPr>
                        <w:rPr>
                          <w:color w:val="000000" w:themeColor="text1"/>
                        </w:rPr>
                      </w:pPr>
                      <w:r w:rsidRPr="00A174AB">
                        <w:rPr>
                          <w:color w:val="000000" w:themeColor="text1"/>
                        </w:rPr>
                        <w:t>Holos V4 will use the following default values</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biodegrad,VS,substrate,i</w:t>
                      </w:r>
                      <w:r w:rsidRPr="00A174AB">
                        <w:rPr>
                          <w:color w:val="000000" w:themeColor="text1"/>
                        </w:rPr>
                        <w:t>:</w:t>
                      </w:r>
                    </w:p>
                    <w:p w14:paraId="0DB05A61" w14:textId="5F338531"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568991C6" w:rsidR="00B1240A" w:rsidRPr="00CF2A3B" w:rsidRDefault="00B1240A" w:rsidP="00AA6D9D">
                      <w:pPr>
                        <w:tabs>
                          <w:tab w:val="clear" w:pos="2880"/>
                          <w:tab w:val="left" w:pos="2835"/>
                          <w:tab w:val="left" w:pos="4770"/>
                          <w:tab w:val="left" w:pos="5130"/>
                        </w:tabs>
                        <w:ind w:right="1653"/>
                        <w:rPr>
                          <w:color w:val="000000" w:themeColor="text1"/>
                          <w:lang w:val="en-US"/>
                        </w:rPr>
                      </w:pPr>
                      <w:r w:rsidRPr="00CF2A3B">
                        <w:rPr>
                          <w:i/>
                          <w:color w:val="000000" w:themeColor="text1"/>
                          <w:lang w:val="en-US"/>
                        </w:rPr>
                        <w:t>Swine manure</w:t>
                      </w:r>
                      <w:r w:rsidRPr="00CF2A3B">
                        <w:rPr>
                          <w:color w:val="000000" w:themeColor="text1"/>
                          <w:lang w:val="en-US"/>
                        </w:rPr>
                        <w:tab/>
                      </w:r>
                      <w:r w:rsidRPr="00CF2A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D2AC18D"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v:textbox>
                <w10:wrap type="topAndBottom" anchorx="margin"/>
              </v:rect>
            </w:pict>
          </mc:Fallback>
        </mc:AlternateContent>
      </w:r>
    </w:p>
    <w:p w14:paraId="3D343AE3" w14:textId="24F057AA" w:rsidR="005E5DF5" w:rsidRPr="00656468"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BMP</m:t>
                </m:r>
              </m:e>
              <m:sub>
                <m:r>
                  <m:rPr>
                    <m:sty m:val="bi"/>
                  </m:rPr>
                  <w:rPr>
                    <w:rFonts w:ascii="Cambria Math" w:eastAsia="Times New Roman" w:hAnsi="Cambria Math" w:cstheme="minorHAnsi"/>
                    <w:szCs w:val="24"/>
                  </w:rPr>
                  <m:t>i</m:t>
                </m:r>
              </m:sub>
            </m:sSub>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5E5DF5" w:rsidRPr="00656468">
        <w:rPr>
          <w:rFonts w:eastAsia="Times New Roman" w:cstheme="minorHAnsi"/>
          <w:b/>
          <w:i/>
          <w:szCs w:val="24"/>
        </w:rPr>
        <w:tab/>
      </w:r>
      <w:bookmarkStart w:id="769" w:name="CH4ProdTotal_ADEq"/>
      <w:r w:rsidR="005E5DF5" w:rsidRPr="00656468">
        <w:rPr>
          <w:b/>
          <w:szCs w:val="24"/>
        </w:rPr>
        <w:t xml:space="preserve">Eq. </w:t>
      </w:r>
      <w:r w:rsidR="001977CC" w:rsidRPr="00656468">
        <w:rPr>
          <w:b/>
          <w:szCs w:val="24"/>
        </w:rPr>
        <w:fldChar w:fldCharType="begin"/>
      </w:r>
      <w:r w:rsidR="001977CC" w:rsidRPr="00656468">
        <w:rPr>
          <w:b/>
          <w:szCs w:val="24"/>
        </w:rPr>
        <w:instrText xml:space="preserve"> STYLEREF 3 \s </w:instrText>
      </w:r>
      <w:r w:rsidR="001977CC" w:rsidRPr="00656468">
        <w:rPr>
          <w:b/>
          <w:szCs w:val="24"/>
        </w:rPr>
        <w:fldChar w:fldCharType="separate"/>
      </w:r>
      <w:r w:rsidR="001977CC" w:rsidRPr="00656468">
        <w:rPr>
          <w:b/>
          <w:noProof/>
          <w:szCs w:val="24"/>
        </w:rPr>
        <w:t>4.8.2</w:t>
      </w:r>
      <w:r w:rsidR="001977CC" w:rsidRPr="00656468">
        <w:rPr>
          <w:b/>
          <w:szCs w:val="24"/>
        </w:rPr>
        <w:fldChar w:fldCharType="end"/>
      </w:r>
      <w:r w:rsidR="001977CC" w:rsidRPr="00656468">
        <w:rPr>
          <w:b/>
          <w:szCs w:val="24"/>
        </w:rPr>
        <w:noBreakHyphen/>
      </w:r>
      <w:r w:rsidR="001977CC" w:rsidRPr="00656468">
        <w:rPr>
          <w:b/>
          <w:szCs w:val="24"/>
        </w:rPr>
        <w:fldChar w:fldCharType="begin"/>
      </w:r>
      <w:r w:rsidR="001977CC" w:rsidRPr="00656468">
        <w:rPr>
          <w:b/>
          <w:szCs w:val="24"/>
        </w:rPr>
        <w:instrText xml:space="preserve"> SEQ Eq. \* ARABIC \s 3 </w:instrText>
      </w:r>
      <w:r w:rsidR="001977CC" w:rsidRPr="00656468">
        <w:rPr>
          <w:b/>
          <w:szCs w:val="24"/>
        </w:rPr>
        <w:fldChar w:fldCharType="separate"/>
      </w:r>
      <w:r w:rsidR="001977CC" w:rsidRPr="00656468">
        <w:rPr>
          <w:b/>
          <w:noProof/>
          <w:szCs w:val="24"/>
        </w:rPr>
        <w:t>2</w:t>
      </w:r>
      <w:r w:rsidR="001977CC" w:rsidRPr="00656468">
        <w:rPr>
          <w:b/>
          <w:szCs w:val="24"/>
        </w:rPr>
        <w:fldChar w:fldCharType="end"/>
      </w:r>
      <w:bookmarkEnd w:id="769"/>
    </w:p>
    <w:p w14:paraId="6F8ED5B1" w14:textId="7E22962F" w:rsidR="006F5700" w:rsidRPr="00D5649B" w:rsidRDefault="005E5DF5" w:rsidP="008D4E64">
      <w:pPr>
        <w:ind w:left="2880" w:hanging="2880"/>
        <w:rPr>
          <w:sz w:val="20"/>
          <w:szCs w:val="24"/>
        </w:rPr>
      </w:pPr>
      <w:r w:rsidRPr="00656468">
        <w:rPr>
          <w:sz w:val="20"/>
          <w:szCs w:val="24"/>
        </w:rPr>
        <w:t>where</w:t>
      </w:r>
    </w:p>
    <w:p w14:paraId="0FE8962B" w14:textId="7B975E7F" w:rsidR="005E5DF5" w:rsidRPr="00D5649B" w:rsidRDefault="005E5DF5" w:rsidP="008D4E64">
      <w:pPr>
        <w:tabs>
          <w:tab w:val="clear" w:pos="2880"/>
          <w:tab w:val="clear" w:pos="9360"/>
        </w:tabs>
        <w:spacing w:before="0"/>
        <w:ind w:left="2835" w:hanging="2835"/>
        <w:rPr>
          <w:sz w:val="20"/>
          <w:szCs w:val="24"/>
        </w:rPr>
      </w:pPr>
      <w:r w:rsidRPr="00D5649B">
        <w:rPr>
          <w:i/>
          <w:sz w:val="20"/>
          <w:szCs w:val="24"/>
        </w:rPr>
        <w:t>CH</w:t>
      </w:r>
      <w:r w:rsidRPr="00D5649B">
        <w:rPr>
          <w:i/>
          <w:sz w:val="20"/>
          <w:szCs w:val="24"/>
          <w:vertAlign w:val="subscript"/>
        </w:rPr>
        <w:t>4prod</w:t>
      </w:r>
      <w:r w:rsidR="009936DE" w:rsidRPr="00D5649B">
        <w:rPr>
          <w:i/>
          <w:sz w:val="20"/>
          <w:szCs w:val="24"/>
          <w:vertAlign w:val="subscript"/>
        </w:rPr>
        <w:t>,total</w:t>
      </w:r>
      <w:r w:rsidRPr="00D5649B">
        <w:rPr>
          <w:sz w:val="20"/>
          <w:szCs w:val="24"/>
        </w:rPr>
        <w:tab/>
        <w:t>Total CH</w:t>
      </w:r>
      <w:r w:rsidRPr="00D5649B">
        <w:rPr>
          <w:sz w:val="20"/>
          <w:szCs w:val="24"/>
          <w:vertAlign w:val="subscript"/>
        </w:rPr>
        <w:t>4</w:t>
      </w:r>
      <w:r w:rsidRPr="00D5649B">
        <w:rPr>
          <w:sz w:val="20"/>
          <w:szCs w:val="24"/>
        </w:rPr>
        <w:t xml:space="preserve"> production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 where Nm</w:t>
      </w:r>
      <w:r w:rsidRPr="00D5649B">
        <w:rPr>
          <w:sz w:val="20"/>
          <w:szCs w:val="24"/>
          <w:vertAlign w:val="superscript"/>
        </w:rPr>
        <w:t>3</w:t>
      </w:r>
      <w:r w:rsidRPr="00D5649B">
        <w:rPr>
          <w:sz w:val="20"/>
          <w:szCs w:val="24"/>
        </w:rPr>
        <w:t xml:space="preserve"> are normal metres cubed</w:t>
      </w:r>
    </w:p>
    <w:p w14:paraId="091D900D" w14:textId="0B2C8085" w:rsidR="005E5DF5" w:rsidRPr="00D5649B" w:rsidRDefault="005E5DF5" w:rsidP="008D4E64">
      <w:pPr>
        <w:tabs>
          <w:tab w:val="clear" w:pos="2880"/>
          <w:tab w:val="clear" w:pos="9360"/>
        </w:tabs>
        <w:spacing w:before="0"/>
        <w:ind w:left="2835" w:hanging="2835"/>
        <w:rPr>
          <w:sz w:val="20"/>
          <w:szCs w:val="24"/>
        </w:rPr>
      </w:pPr>
      <w:proofErr w:type="spellStart"/>
      <w:r w:rsidRPr="00D5649B">
        <w:rPr>
          <w:i/>
          <w:sz w:val="20"/>
          <w:szCs w:val="24"/>
        </w:rPr>
        <w:t>VS</w:t>
      </w:r>
      <w:r w:rsidRPr="00D5649B">
        <w:rPr>
          <w:i/>
          <w:sz w:val="20"/>
          <w:szCs w:val="24"/>
          <w:vertAlign w:val="subscript"/>
        </w:rPr>
        <w:t>flow,degraded,i</w:t>
      </w:r>
      <w:proofErr w:type="spellEnd"/>
      <w:r w:rsidRPr="00D5649B">
        <w:rPr>
          <w:i/>
          <w:sz w:val="20"/>
          <w:szCs w:val="24"/>
        </w:rPr>
        <w:tab/>
      </w:r>
      <w:r w:rsidRPr="00D5649B">
        <w:rPr>
          <w:sz w:val="20"/>
          <w:szCs w:val="24"/>
        </w:rPr>
        <w:t xml:space="preserve">Flow rate </w:t>
      </w:r>
      <w:r w:rsidRPr="00D5649B">
        <w:rPr>
          <w:sz w:val="20"/>
        </w:rPr>
        <w:t xml:space="preserve">of degraded VS in substrate </w:t>
      </w:r>
      <w:proofErr w:type="spellStart"/>
      <w:r w:rsidRPr="00D5649B">
        <w:rPr>
          <w:i/>
          <w:sz w:val="20"/>
        </w:rPr>
        <w:t>i</w:t>
      </w:r>
      <w:proofErr w:type="spellEnd"/>
      <w:r w:rsidRPr="00D5649B">
        <w:rPr>
          <w:sz w:val="20"/>
        </w:rPr>
        <w:t xml:space="preserve"> during digestion (kg day</w:t>
      </w:r>
      <w:r w:rsidRPr="00D5649B">
        <w:rPr>
          <w:sz w:val="20"/>
          <w:vertAlign w:val="superscript"/>
        </w:rPr>
        <w:t>-1</w:t>
      </w:r>
      <w:r w:rsidRPr="00D5649B">
        <w:rPr>
          <w:sz w:val="20"/>
        </w:rPr>
        <w:t xml:space="preserve">), calculated using </w:t>
      </w:r>
      <w:r w:rsidR="00E251D2" w:rsidRPr="00D5649B">
        <w:rPr>
          <w:sz w:val="20"/>
        </w:rPr>
        <w:fldChar w:fldCharType="begin"/>
      </w:r>
      <w:r w:rsidR="00E251D2" w:rsidRPr="00D5649B">
        <w:rPr>
          <w:sz w:val="20"/>
        </w:rPr>
        <w:instrText xml:space="preserve"> REF VSFlowDegraded_i_Eq \h  \* MERGEFORMAT </w:instrText>
      </w:r>
      <w:r w:rsidR="00E251D2" w:rsidRPr="00D5649B">
        <w:rPr>
          <w:sz w:val="20"/>
        </w:rPr>
      </w:r>
      <w:r w:rsidR="00E251D2" w:rsidRPr="00D5649B">
        <w:rPr>
          <w:sz w:val="20"/>
        </w:rPr>
        <w:fldChar w:fldCharType="separate"/>
      </w:r>
      <w:r w:rsidR="008D4E64" w:rsidRPr="008D4E64">
        <w:rPr>
          <w:b/>
          <w:sz w:val="20"/>
        </w:rPr>
        <w:t xml:space="preserve">Eq. </w:t>
      </w:r>
      <w:r w:rsidR="008D4E64" w:rsidRPr="008D4E64">
        <w:rPr>
          <w:b/>
          <w:noProof/>
          <w:sz w:val="20"/>
        </w:rPr>
        <w:t>4.8.2</w:t>
      </w:r>
      <w:r w:rsidR="008D4E64" w:rsidRPr="008D4E64">
        <w:rPr>
          <w:b/>
          <w:noProof/>
          <w:sz w:val="20"/>
        </w:rPr>
        <w:noBreakHyphen/>
        <w:t>3</w:t>
      </w:r>
      <w:r w:rsidR="00E251D2" w:rsidRPr="00D5649B">
        <w:rPr>
          <w:sz w:val="20"/>
        </w:rPr>
        <w:fldChar w:fldCharType="end"/>
      </w:r>
    </w:p>
    <w:p w14:paraId="64F5AB4A" w14:textId="5D7E79ED" w:rsidR="005E5DF5" w:rsidRPr="00D5649B" w:rsidRDefault="005E5DF5" w:rsidP="008D4E64">
      <w:pPr>
        <w:tabs>
          <w:tab w:val="clear" w:pos="2880"/>
          <w:tab w:val="clear" w:pos="9360"/>
        </w:tabs>
        <w:spacing w:before="0"/>
        <w:ind w:left="2835" w:hanging="2835"/>
        <w:rPr>
          <w:sz w:val="20"/>
          <w:szCs w:val="24"/>
        </w:rPr>
      </w:pPr>
      <w:proofErr w:type="spellStart"/>
      <w:r w:rsidRPr="00D5649B">
        <w:rPr>
          <w:i/>
          <w:sz w:val="20"/>
          <w:szCs w:val="24"/>
        </w:rPr>
        <w:t>BMP</w:t>
      </w:r>
      <w:r w:rsidRPr="00D5649B">
        <w:rPr>
          <w:i/>
          <w:sz w:val="20"/>
          <w:szCs w:val="24"/>
          <w:vertAlign w:val="subscript"/>
        </w:rPr>
        <w:t>i</w:t>
      </w:r>
      <w:proofErr w:type="spellEnd"/>
      <w:r w:rsidRPr="00D5649B">
        <w:rPr>
          <w:i/>
          <w:sz w:val="20"/>
          <w:szCs w:val="24"/>
        </w:rPr>
        <w:tab/>
      </w:r>
      <w:r w:rsidRPr="00D5649B">
        <w:rPr>
          <w:sz w:val="20"/>
          <w:szCs w:val="24"/>
        </w:rPr>
        <w:t xml:space="preserve">Theoretical biomethane potential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kg </w:t>
      </w:r>
      <w:r w:rsidRPr="00D5649B">
        <w:rPr>
          <w:sz w:val="20"/>
        </w:rPr>
        <w:t>VS</w:t>
      </w:r>
      <w:r w:rsidRPr="00D5649B">
        <w:rPr>
          <w:sz w:val="20"/>
          <w:vertAlign w:val="superscript"/>
        </w:rPr>
        <w:t>-1</w:t>
      </w:r>
      <w:r w:rsidRPr="00D5649B">
        <w:rPr>
          <w:sz w:val="20"/>
        </w:rPr>
        <w:t>) (</w:t>
      </w:r>
      <w:r w:rsidR="009936DE" w:rsidRPr="008D4E64">
        <w:rPr>
          <w:b/>
          <w:sz w:val="20"/>
        </w:rPr>
        <w:fldChar w:fldCharType="begin"/>
      </w:r>
      <w:r w:rsidR="009936DE" w:rsidRPr="008D4E64">
        <w:rPr>
          <w:b/>
          <w:sz w:val="20"/>
        </w:rPr>
        <w:instrText xml:space="preserve"> REF _Ref90923370 \h  \* MERGEFORMAT </w:instrText>
      </w:r>
      <w:r w:rsidR="009936DE" w:rsidRPr="008D4E64">
        <w:rPr>
          <w:b/>
          <w:sz w:val="20"/>
        </w:rPr>
      </w:r>
      <w:r w:rsidR="009936DE" w:rsidRPr="008D4E64">
        <w:rPr>
          <w:b/>
          <w:sz w:val="20"/>
        </w:rPr>
        <w:fldChar w:fldCharType="separate"/>
      </w:r>
      <w:r w:rsidR="002640D8" w:rsidRPr="002640D8">
        <w:rPr>
          <w:b/>
          <w:bCs/>
          <w:sz w:val="20"/>
        </w:rPr>
        <w:t xml:space="preserve">Table </w:t>
      </w:r>
      <w:r w:rsidR="002640D8" w:rsidRPr="002640D8">
        <w:rPr>
          <w:b/>
          <w:bCs/>
          <w:noProof/>
          <w:sz w:val="20"/>
        </w:rPr>
        <w:t>46</w:t>
      </w:r>
      <w:r w:rsidR="009936DE" w:rsidRPr="008D4E64">
        <w:rPr>
          <w:b/>
          <w:sz w:val="20"/>
        </w:rPr>
        <w:fldChar w:fldCharType="end"/>
      </w:r>
      <w:r w:rsidRPr="00D5649B">
        <w:rPr>
          <w:sz w:val="20"/>
        </w:rPr>
        <w:t>)</w:t>
      </w:r>
    </w:p>
    <w:p w14:paraId="0F816C05" w14:textId="2FDBB308" w:rsidR="005E5DF5"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num>
          <m:den>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k</m:t>
                </m:r>
              </m:e>
              <m:sub>
                <m:r>
                  <m:rPr>
                    <m:sty m:val="bi"/>
                  </m:rPr>
                  <w:rPr>
                    <w:rFonts w:ascii="Cambria Math" w:eastAsia="Times New Roman" w:hAnsi="Cambria Math" w:cstheme="minorHAnsi"/>
                    <w:szCs w:val="24"/>
                  </w:rPr>
                  <m:t>hydr,i</m:t>
                </m:r>
              </m:sub>
            </m:sSub>
            <m:r>
              <m:rPr>
                <m:sty m:val="bi"/>
              </m:rPr>
              <w:rPr>
                <w:rFonts w:ascii="Cambria Math" w:eastAsia="Times New Roman" w:hAnsi="Cambria Math" w:cstheme="minorHAnsi"/>
                <w:szCs w:val="24"/>
              </w:rPr>
              <m:t>×HRT</m:t>
            </m:r>
          </m:den>
        </m:f>
        <m:r>
          <m:rPr>
            <m:sty m:val="bi"/>
          </m:rPr>
          <w:rPr>
            <w:rFonts w:ascii="Cambria Math" w:eastAsia="Times New Roman" w:hAnsi="Cambria Math" w:cstheme="minorHAnsi"/>
            <w:szCs w:val="24"/>
          </w:rPr>
          <m:t xml:space="preserve"> </m:t>
        </m:r>
      </m:oMath>
      <w:r w:rsidR="005E5DF5" w:rsidRPr="00D5649B">
        <w:rPr>
          <w:rFonts w:eastAsia="Times New Roman" w:cstheme="minorHAnsi"/>
          <w:b/>
          <w:i/>
          <w:szCs w:val="24"/>
        </w:rPr>
        <w:tab/>
      </w:r>
      <w:bookmarkStart w:id="770" w:name="VSFlowDegraded_i_Eq"/>
      <w:r w:rsidR="005E5DF5"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bookmarkEnd w:id="770"/>
    </w:p>
    <w:p w14:paraId="7319BC7A" w14:textId="77777777" w:rsidR="005E5DF5" w:rsidRPr="008D4E64" w:rsidRDefault="005E5DF5" w:rsidP="008D4E64">
      <w:pPr>
        <w:ind w:left="2880" w:hanging="2880"/>
        <w:rPr>
          <w:sz w:val="20"/>
        </w:rPr>
      </w:pPr>
      <w:r w:rsidRPr="008D4E64">
        <w:rPr>
          <w:sz w:val="20"/>
        </w:rPr>
        <w:t>where</w:t>
      </w:r>
    </w:p>
    <w:p w14:paraId="3D608B28" w14:textId="0E1DDD16" w:rsidR="005E5DF5" w:rsidRPr="008D4E64" w:rsidRDefault="00EF3024"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flow,degraded</w:t>
      </w:r>
      <w:r w:rsidR="00E251D2" w:rsidRPr="008D4E64">
        <w:rPr>
          <w:i/>
          <w:sz w:val="20"/>
          <w:vertAlign w:val="subscript"/>
        </w:rPr>
        <w:t>,i</w:t>
      </w:r>
      <w:proofErr w:type="spellEnd"/>
      <w:r w:rsidR="005E5DF5" w:rsidRPr="008D4E64">
        <w:rPr>
          <w:sz w:val="20"/>
        </w:rPr>
        <w:tab/>
      </w:r>
      <w:r w:rsidRPr="008D4E64">
        <w:rPr>
          <w:sz w:val="20"/>
        </w:rPr>
        <w:t>Flow rate of degraded VS during digestion</w:t>
      </w:r>
      <w:r w:rsidR="00FD6CDB">
        <w:rPr>
          <w:sz w:val="20"/>
        </w:rPr>
        <w:t xml:space="preserve"> in substrate </w:t>
      </w:r>
      <w:proofErr w:type="spellStart"/>
      <w:r w:rsidR="00FD6CDB" w:rsidRPr="00FD6CDB">
        <w:rPr>
          <w:i/>
          <w:iCs/>
          <w:sz w:val="20"/>
        </w:rPr>
        <w:t>i</w:t>
      </w:r>
      <w:proofErr w:type="spellEnd"/>
      <w:r w:rsidRPr="008D4E64">
        <w:rPr>
          <w:sz w:val="20"/>
        </w:rPr>
        <w:t xml:space="preserve"> (kg day</w:t>
      </w:r>
      <w:r w:rsidRPr="008D4E64">
        <w:rPr>
          <w:sz w:val="20"/>
          <w:vertAlign w:val="superscript"/>
        </w:rPr>
        <w:t>-1</w:t>
      </w:r>
      <w:r w:rsidRPr="008D4E64">
        <w:rPr>
          <w:sz w:val="20"/>
        </w:rPr>
        <w:t>)</w:t>
      </w:r>
    </w:p>
    <w:p w14:paraId="3BC75AAB" w14:textId="15AB331B" w:rsidR="005E5DF5" w:rsidRPr="008D4E64" w:rsidRDefault="005E5DF5"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w:t>
      </w:r>
      <w:r w:rsidR="00E251D2" w:rsidRPr="008D4E64">
        <w:rPr>
          <w:i/>
          <w:sz w:val="20"/>
          <w:vertAlign w:val="subscript"/>
        </w:rPr>
        <w:t>biodeg</w:t>
      </w:r>
      <w:r w:rsidR="00EF3024" w:rsidRPr="008D4E64">
        <w:rPr>
          <w:i/>
          <w:sz w:val="20"/>
          <w:vertAlign w:val="subscript"/>
        </w:rPr>
        <w:t>,i</w:t>
      </w:r>
      <w:proofErr w:type="spellEnd"/>
      <w:r w:rsidRPr="008D4E64">
        <w:rPr>
          <w:i/>
          <w:sz w:val="20"/>
        </w:rPr>
        <w:tab/>
      </w:r>
      <w:r w:rsidRPr="008D4E64">
        <w:rPr>
          <w:sz w:val="20"/>
        </w:rPr>
        <w:t xml:space="preserve">Flow rate of </w:t>
      </w:r>
      <w:r w:rsidR="00EF3024" w:rsidRPr="008D4E64">
        <w:rPr>
          <w:sz w:val="20"/>
        </w:rPr>
        <w:t>biodegradable</w:t>
      </w:r>
      <w:r w:rsidRPr="008D4E64">
        <w:rPr>
          <w:sz w:val="20"/>
        </w:rPr>
        <w:t xml:space="preserve"> VS in substrate </w:t>
      </w:r>
      <w:proofErr w:type="spellStart"/>
      <w:r w:rsidRPr="008D4E64">
        <w:rPr>
          <w:i/>
          <w:sz w:val="20"/>
        </w:rPr>
        <w:t>i</w:t>
      </w:r>
      <w:proofErr w:type="spellEnd"/>
      <w:r w:rsidRPr="008D4E64">
        <w:rPr>
          <w:sz w:val="20"/>
        </w:rPr>
        <w:t xml:space="preserve"> (</w:t>
      </w:r>
      <w:r w:rsidR="006C21D9">
        <w:rPr>
          <w:sz w:val="20"/>
        </w:rPr>
        <w:t>kg</w:t>
      </w:r>
      <w:r w:rsidRPr="008D4E64">
        <w:rPr>
          <w:sz w:val="20"/>
        </w:rPr>
        <w:t xml:space="preserve"> day</w:t>
      </w:r>
      <w:r w:rsidRPr="008D4E64">
        <w:rPr>
          <w:sz w:val="20"/>
          <w:vertAlign w:val="superscript"/>
        </w:rPr>
        <w:t>-1</w:t>
      </w:r>
      <w:r w:rsidR="00E251D2" w:rsidRPr="008D4E64">
        <w:rPr>
          <w:sz w:val="20"/>
        </w:rPr>
        <w:t>)</w:t>
      </w:r>
    </w:p>
    <w:p w14:paraId="26B5BDFE" w14:textId="490B3C83" w:rsidR="00EF3024" w:rsidRPr="008D4E64" w:rsidRDefault="00EF3024" w:rsidP="00210073">
      <w:pPr>
        <w:tabs>
          <w:tab w:val="clear" w:pos="2880"/>
          <w:tab w:val="clear" w:pos="9360"/>
          <w:tab w:val="left" w:pos="4050"/>
        </w:tabs>
        <w:spacing w:before="0"/>
        <w:ind w:left="2835" w:hanging="2835"/>
        <w:rPr>
          <w:sz w:val="20"/>
        </w:rPr>
      </w:pPr>
      <w:proofErr w:type="spellStart"/>
      <w:r w:rsidRPr="008D4E64">
        <w:rPr>
          <w:i/>
          <w:sz w:val="20"/>
        </w:rPr>
        <w:t>k</w:t>
      </w:r>
      <w:r w:rsidRPr="008D4E64">
        <w:rPr>
          <w:i/>
          <w:sz w:val="20"/>
          <w:vertAlign w:val="subscript"/>
        </w:rPr>
        <w:t>hydr,i</w:t>
      </w:r>
      <w:proofErr w:type="spellEnd"/>
      <w:r w:rsidRPr="008D4E64">
        <w:rPr>
          <w:i/>
          <w:sz w:val="20"/>
        </w:rPr>
        <w:tab/>
      </w:r>
      <w:r w:rsidRPr="008D4E64">
        <w:rPr>
          <w:sz w:val="20"/>
        </w:rPr>
        <w:t xml:space="preserve">Hydrolysis rate of substrate </w:t>
      </w:r>
      <w:proofErr w:type="spellStart"/>
      <w:r w:rsidRPr="008D4E64">
        <w:rPr>
          <w:i/>
          <w:sz w:val="20"/>
        </w:rPr>
        <w:t>i</w:t>
      </w:r>
      <w:proofErr w:type="spellEnd"/>
      <w:r w:rsidRPr="008D4E64">
        <w:rPr>
          <w:sz w:val="20"/>
        </w:rPr>
        <w:t xml:space="preserve"> during digestion (day</w:t>
      </w:r>
      <w:r w:rsidRPr="008D4E64">
        <w:rPr>
          <w:sz w:val="20"/>
          <w:vertAlign w:val="superscript"/>
        </w:rPr>
        <w:t>-1</w:t>
      </w:r>
      <w:r w:rsidRPr="008D4E64">
        <w:rPr>
          <w:sz w:val="20"/>
        </w:rPr>
        <w:t>)</w:t>
      </w:r>
      <w:r w:rsidR="000B327D">
        <w:rPr>
          <w:sz w:val="20"/>
        </w:rPr>
        <w:t>; s</w:t>
      </w:r>
      <w:r w:rsidRPr="008D4E64">
        <w:rPr>
          <w:sz w:val="20"/>
        </w:rPr>
        <w:t>ee box below for default values</w:t>
      </w:r>
    </w:p>
    <w:p w14:paraId="4B1ED321" w14:textId="58C12047" w:rsidR="00EF3024" w:rsidRPr="008D4E64" w:rsidRDefault="00EF3024" w:rsidP="008D4E64">
      <w:pPr>
        <w:tabs>
          <w:tab w:val="clear" w:pos="2880"/>
          <w:tab w:val="clear" w:pos="9360"/>
        </w:tabs>
        <w:spacing w:before="0"/>
        <w:ind w:left="2835" w:hanging="2835"/>
        <w:rPr>
          <w:sz w:val="20"/>
        </w:rPr>
      </w:pPr>
      <w:r w:rsidRPr="008D4E64">
        <w:rPr>
          <w:i/>
          <w:sz w:val="20"/>
        </w:rPr>
        <w:t>HRT</w:t>
      </w:r>
      <w:r w:rsidRPr="008D4E64">
        <w:rPr>
          <w:sz w:val="20"/>
        </w:rPr>
        <w:tab/>
        <w:t>Hydraulic retention time (days)</w:t>
      </w:r>
    </w:p>
    <w:p w14:paraId="42870017" w14:textId="2977E044" w:rsidR="00D80C00"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e>
        </m:nary>
        <m:r>
          <m:rPr>
            <m:sty m:val="bi"/>
          </m:rPr>
          <w:rPr>
            <w:rFonts w:ascii="Cambria Math" w:eastAsia="Times New Roman" w:hAnsi="Cambria Math" w:cstheme="minorHAnsi"/>
            <w:szCs w:val="24"/>
          </w:rPr>
          <m:t xml:space="preserve"> </m:t>
        </m:r>
      </m:oMath>
      <w:r w:rsidR="00D80C00" w:rsidRPr="00D5649B">
        <w:rPr>
          <w:rFonts w:eastAsia="Times New Roman" w:cstheme="minorHAnsi"/>
          <w:b/>
          <w:i/>
          <w:szCs w:val="24"/>
        </w:rPr>
        <w:tab/>
      </w:r>
      <w:r w:rsidR="00D80C00"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501B3E2F" w14:textId="77777777" w:rsidR="00D80C00" w:rsidRPr="00D5649B" w:rsidRDefault="00D80C00" w:rsidP="008D4E64">
      <w:pPr>
        <w:ind w:left="2880" w:hanging="2880"/>
        <w:rPr>
          <w:sz w:val="20"/>
          <w:szCs w:val="24"/>
        </w:rPr>
      </w:pPr>
      <w:r w:rsidRPr="00D5649B">
        <w:rPr>
          <w:sz w:val="20"/>
          <w:szCs w:val="24"/>
        </w:rPr>
        <w:t>where</w:t>
      </w:r>
    </w:p>
    <w:p w14:paraId="402D6405" w14:textId="5BC4510E" w:rsidR="00D80C00" w:rsidRPr="00D5649B" w:rsidRDefault="00D80C00" w:rsidP="008D4E64">
      <w:pPr>
        <w:tabs>
          <w:tab w:val="clear" w:pos="2880"/>
          <w:tab w:val="clear" w:pos="9360"/>
        </w:tabs>
        <w:spacing w:before="0"/>
        <w:ind w:left="2835" w:hanging="2835"/>
        <w:rPr>
          <w:sz w:val="20"/>
          <w:szCs w:val="24"/>
        </w:rPr>
      </w:pPr>
      <w:proofErr w:type="spellStart"/>
      <w:r w:rsidRPr="00D5649B">
        <w:rPr>
          <w:i/>
          <w:sz w:val="20"/>
          <w:szCs w:val="24"/>
        </w:rPr>
        <w:t>VS</w:t>
      </w:r>
      <w:r w:rsidRPr="00D5649B">
        <w:rPr>
          <w:i/>
          <w:sz w:val="20"/>
          <w:szCs w:val="24"/>
          <w:vertAlign w:val="subscript"/>
        </w:rPr>
        <w:t>flow,degraded</w:t>
      </w:r>
      <w:proofErr w:type="spellEnd"/>
      <w:r w:rsidRPr="00D5649B">
        <w:rPr>
          <w:sz w:val="20"/>
          <w:szCs w:val="24"/>
        </w:rPr>
        <w:tab/>
        <w:t>Flow rate of degraded VS during digestion (kg day</w:t>
      </w:r>
      <w:r w:rsidRPr="00D5649B">
        <w:rPr>
          <w:sz w:val="20"/>
          <w:szCs w:val="24"/>
          <w:vertAlign w:val="superscript"/>
        </w:rPr>
        <w:t>-1</w:t>
      </w:r>
      <w:r w:rsidRPr="00D5649B">
        <w:rPr>
          <w:sz w:val="20"/>
          <w:szCs w:val="24"/>
        </w:rPr>
        <w:t>)</w:t>
      </w:r>
    </w:p>
    <w:p w14:paraId="0CFDA232" w14:textId="5A979764" w:rsidR="00EF3024" w:rsidRPr="00D5649B" w:rsidRDefault="00EE6923" w:rsidP="005E5DF5">
      <w:pPr>
        <w:spacing w:before="0"/>
        <w:ind w:left="2880" w:hanging="2880"/>
        <w:rPr>
          <w:sz w:val="20"/>
          <w:szCs w:val="24"/>
        </w:rPr>
      </w:pPr>
      <w:r>
        <w:rPr>
          <w:noProof/>
        </w:rPr>
        <mc:AlternateContent>
          <mc:Choice Requires="wps">
            <w:drawing>
              <wp:anchor distT="0" distB="0" distL="114300" distR="114300" simplePos="0" relativeHeight="251651584" behindDoc="0" locked="0" layoutInCell="1" allowOverlap="1" wp14:anchorId="7FD474D7" wp14:editId="749D88D7">
                <wp:simplePos x="0" y="0"/>
                <wp:positionH relativeFrom="margin">
                  <wp:align>left</wp:align>
                </wp:positionH>
                <wp:positionV relativeFrom="paragraph">
                  <wp:posOffset>159385</wp:posOffset>
                </wp:positionV>
                <wp:extent cx="5949950" cy="1365250"/>
                <wp:effectExtent l="0" t="0" r="0" b="6350"/>
                <wp:wrapTopAndBottom/>
                <wp:docPr id="864876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365250"/>
                        </a:xfrm>
                        <a:prstGeom prst="rect">
                          <a:avLst/>
                        </a:prstGeom>
                        <a:solidFill>
                          <a:sysClr val="window" lastClr="FFFFFF"/>
                        </a:solidFill>
                        <a:ln w="25400" cap="flat" cmpd="sng" algn="ctr">
                          <a:solidFill>
                            <a:srgbClr val="4F81BD">
                              <a:shade val="50000"/>
                            </a:srgbClr>
                          </a:solidFill>
                          <a:prstDash val="solid"/>
                        </a:ln>
                        <a:effectLst/>
                      </wps:spPr>
                      <wps:txb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66D878FC" w:rsidR="00B1240A" w:rsidRPr="00A174AB" w:rsidRDefault="00B1240A" w:rsidP="00A13051">
                            <w:pPr>
                              <w:tabs>
                                <w:tab w:val="clear" w:pos="2880"/>
                                <w:tab w:val="left" w:pos="1350"/>
                                <w:tab w:val="left" w:pos="1530"/>
                                <w:tab w:val="left" w:pos="4770"/>
                              </w:tabs>
                              <w:ind w:left="1530" w:right="573" w:hanging="1530"/>
                              <w:rPr>
                                <w:i/>
                                <w:color w:val="000000" w:themeColor="text1"/>
                              </w:rPr>
                            </w:pPr>
                            <w:r w:rsidRPr="00A174AB">
                              <w:rPr>
                                <w:color w:val="000000" w:themeColor="text1"/>
                              </w:rPr>
                              <w:t>k</w:t>
                            </w:r>
                            <w:r w:rsidRPr="00A174AB">
                              <w:rPr>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wastes (Tait et al., 2008); 0.06 day</w:t>
                            </w:r>
                            <w:r w:rsidRPr="00A174AB">
                              <w:rPr>
                                <w:color w:val="000000"/>
                                <w:vertAlign w:val="superscript"/>
                              </w:rPr>
                              <w:t>-1</w:t>
                            </w:r>
                            <w:r w:rsidRPr="00A174AB">
                              <w:rPr>
                                <w:color w:val="000000"/>
                              </w:rPr>
                              <w:t xml:space="preserve"> for manure dried in pads and 0.05 day</w:t>
                            </w:r>
                            <w:r w:rsidRPr="00A174AB">
                              <w:rPr>
                                <w:color w:val="000000"/>
                                <w:vertAlign w:val="superscript"/>
                              </w:rPr>
                              <w:t>-1</w:t>
                            </w:r>
                            <w:r w:rsidRPr="00A174AB">
                              <w:rPr>
                                <w:color w:val="000000"/>
                              </w:rPr>
                              <w:t xml:space="preserve"> for stockpiled manure (Gopalan et al., 2013)</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A174AB">
                              <w:rPr>
                                <w:i/>
                                <w:color w:val="000000" w:themeColor="text1"/>
                              </w:rPr>
                              <w:t>HRT</w:t>
                            </w:r>
                            <w:r w:rsidRPr="00A174AB">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74D7" id="Rectangle 9" o:spid="_x0000_s1072" style="position:absolute;left:0;text-align:left;margin-left:0;margin-top:12.55pt;width:468.5pt;height:107.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" fillcolor="window" strokecolor="#385d8a" strokeweight="2pt">
                <v:path arrowok="t"/>
                <v:textbo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66D878FC" w:rsidR="00B1240A" w:rsidRPr="00A174AB" w:rsidRDefault="00B1240A" w:rsidP="00A13051">
                      <w:pPr>
                        <w:tabs>
                          <w:tab w:val="clear" w:pos="2880"/>
                          <w:tab w:val="left" w:pos="1350"/>
                          <w:tab w:val="left" w:pos="1530"/>
                          <w:tab w:val="left" w:pos="4770"/>
                        </w:tabs>
                        <w:ind w:left="1530" w:right="573" w:hanging="1530"/>
                        <w:rPr>
                          <w:i/>
                          <w:color w:val="000000" w:themeColor="text1"/>
                        </w:rPr>
                      </w:pPr>
                      <w:r w:rsidRPr="00A174AB">
                        <w:rPr>
                          <w:color w:val="000000" w:themeColor="text1"/>
                        </w:rPr>
                        <w:t>k</w:t>
                      </w:r>
                      <w:r w:rsidRPr="00A174AB">
                        <w:rPr>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wastes (Tait et al., 2008); 0.06 day</w:t>
                      </w:r>
                      <w:r w:rsidRPr="00A174AB">
                        <w:rPr>
                          <w:color w:val="000000"/>
                          <w:vertAlign w:val="superscript"/>
                        </w:rPr>
                        <w:t>-1</w:t>
                      </w:r>
                      <w:r w:rsidRPr="00A174AB">
                        <w:rPr>
                          <w:color w:val="000000"/>
                        </w:rPr>
                        <w:t xml:space="preserve"> for manure dried in pads and 0.05 day</w:t>
                      </w:r>
                      <w:r w:rsidRPr="00A174AB">
                        <w:rPr>
                          <w:color w:val="000000"/>
                          <w:vertAlign w:val="superscript"/>
                        </w:rPr>
                        <w:t>-1</w:t>
                      </w:r>
                      <w:r w:rsidRPr="00A174AB">
                        <w:rPr>
                          <w:color w:val="000000"/>
                        </w:rPr>
                        <w:t xml:space="preserve"> for stockpiled manure (Gopalan et al., 2013)</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A174AB">
                        <w:rPr>
                          <w:i/>
                          <w:color w:val="000000" w:themeColor="text1"/>
                        </w:rPr>
                        <w:t>HRT</w:t>
                      </w:r>
                      <w:r w:rsidRPr="00A174AB">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v:textbox>
                <w10:wrap type="topAndBottom" anchorx="margin"/>
              </v:rect>
            </w:pict>
          </mc:Fallback>
        </mc:AlternateContent>
      </w:r>
    </w:p>
    <w:p w14:paraId="7642D287" w14:textId="000B4BDA" w:rsidR="007D3D67" w:rsidRPr="00D5649B" w:rsidRDefault="005E5DF5" w:rsidP="00563BEA">
      <w:pPr>
        <w:pStyle w:val="Heading4"/>
      </w:pPr>
      <w:r w:rsidRPr="00D5649B">
        <w:t>Biogas production</w:t>
      </w:r>
    </w:p>
    <w:p w14:paraId="5A66C783" w14:textId="60AF64BE" w:rsidR="00563BEA"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4,i</m:t>
                </m:r>
              </m:sub>
            </m:sSub>
          </m:den>
        </m:f>
        <m:r>
          <m:rPr>
            <m:sty m:val="bi"/>
          </m:rPr>
          <w:rPr>
            <w:rFonts w:ascii="Cambria Math" w:eastAsia="Times New Roman" w:hAnsi="Cambria Math" w:cstheme="minorHAnsi"/>
            <w:szCs w:val="24"/>
          </w:rPr>
          <m:t xml:space="preserve"> </m:t>
        </m:r>
      </m:oMath>
      <w:r w:rsidR="00563BEA" w:rsidRPr="00D5649B">
        <w:rPr>
          <w:rFonts w:eastAsia="Times New Roman" w:cstheme="minorHAnsi"/>
          <w:b/>
          <w:i/>
          <w:szCs w:val="24"/>
        </w:rPr>
        <w:tab/>
      </w:r>
      <w:r w:rsidR="00563BEA"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p>
    <w:p w14:paraId="51C71817" w14:textId="77777777" w:rsidR="00563BEA" w:rsidRPr="00D5649B" w:rsidRDefault="00563BEA" w:rsidP="008D4E64">
      <w:pPr>
        <w:ind w:left="2880" w:hanging="2880"/>
        <w:rPr>
          <w:sz w:val="20"/>
          <w:szCs w:val="24"/>
        </w:rPr>
      </w:pPr>
      <w:r w:rsidRPr="00D5649B">
        <w:rPr>
          <w:sz w:val="20"/>
          <w:szCs w:val="24"/>
        </w:rPr>
        <w:t>where</w:t>
      </w:r>
    </w:p>
    <w:p w14:paraId="5DF414AD" w14:textId="594A63EC"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prod,i</w:t>
      </w:r>
      <w:proofErr w:type="spellEnd"/>
      <w:r w:rsidRPr="00D5649B">
        <w:rPr>
          <w:sz w:val="20"/>
          <w:szCs w:val="24"/>
        </w:rPr>
        <w:tab/>
        <w:t xml:space="preserve">Biogas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77CA2762" w14:textId="1E1365DD" w:rsidR="00563BEA" w:rsidRPr="00D5649B" w:rsidRDefault="00563BEA" w:rsidP="004170B2">
      <w:pPr>
        <w:tabs>
          <w:tab w:val="clear" w:pos="2880"/>
          <w:tab w:val="clear" w:pos="9360"/>
        </w:tabs>
        <w:spacing w:before="0"/>
        <w:ind w:left="2835" w:hanging="2835"/>
        <w:rPr>
          <w:sz w:val="20"/>
          <w:szCs w:val="24"/>
        </w:rPr>
      </w:pPr>
      <w:r w:rsidRPr="00D5649B">
        <w:rPr>
          <w:i/>
          <w:sz w:val="20"/>
          <w:szCs w:val="24"/>
        </w:rPr>
        <w:lastRenderedPageBreak/>
        <w:t>CH4</w:t>
      </w:r>
      <w:r w:rsidRPr="00D5649B">
        <w:rPr>
          <w:i/>
          <w:sz w:val="20"/>
          <w:szCs w:val="24"/>
          <w:vertAlign w:val="subscript"/>
        </w:rPr>
        <w:t>prod,i</w:t>
      </w:r>
      <w:r w:rsidRPr="00D5649B">
        <w:rPr>
          <w:i/>
          <w:sz w:val="20"/>
          <w:szCs w:val="24"/>
        </w:rPr>
        <w:tab/>
      </w:r>
      <w:r w:rsidRPr="00D5649B">
        <w:rPr>
          <w:sz w:val="20"/>
          <w:szCs w:val="24"/>
        </w:rPr>
        <w:t xml:space="preserve">Methane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1A87ABED" w14:textId="3E145FB1" w:rsidR="00563BEA" w:rsidRPr="00D5649B" w:rsidRDefault="00563BEA" w:rsidP="004170B2">
      <w:pPr>
        <w:tabs>
          <w:tab w:val="clear" w:pos="2880"/>
          <w:tab w:val="clear" w:pos="9360"/>
        </w:tabs>
        <w:spacing w:before="0"/>
        <w:ind w:left="2835" w:hanging="2835"/>
        <w:rPr>
          <w:sz w:val="20"/>
        </w:rPr>
      </w:pPr>
      <w:r w:rsidRPr="00D5649B">
        <w:rPr>
          <w:i/>
          <w:sz w:val="20"/>
          <w:szCs w:val="24"/>
        </w:rPr>
        <w:t>f</w:t>
      </w:r>
      <w:r w:rsidRPr="00D5649B">
        <w:rPr>
          <w:i/>
          <w:sz w:val="20"/>
          <w:szCs w:val="24"/>
          <w:vertAlign w:val="subscript"/>
        </w:rPr>
        <w:t>CH4,i</w:t>
      </w:r>
      <w:r w:rsidRPr="00D5649B">
        <w:rPr>
          <w:i/>
          <w:sz w:val="20"/>
          <w:szCs w:val="24"/>
        </w:rPr>
        <w:tab/>
      </w:r>
      <w:r w:rsidRPr="00D5649B">
        <w:rPr>
          <w:sz w:val="20"/>
          <w:szCs w:val="24"/>
        </w:rPr>
        <w:t>Fraction of methane in the biog</w:t>
      </w:r>
      <w:r w:rsidR="00E53F68">
        <w:rPr>
          <w:sz w:val="20"/>
          <w:szCs w:val="24"/>
        </w:rPr>
        <w:t>a</w:t>
      </w:r>
      <w:r w:rsidRPr="00D5649B">
        <w:rPr>
          <w:sz w:val="20"/>
          <w:szCs w:val="24"/>
        </w:rPr>
        <w:t xml:space="preserve">s for substrate </w:t>
      </w:r>
      <w:proofErr w:type="spellStart"/>
      <w:r w:rsidRPr="00D5649B">
        <w:rPr>
          <w:i/>
          <w:sz w:val="20"/>
          <w:szCs w:val="24"/>
        </w:rPr>
        <w:t>i</w:t>
      </w:r>
      <w:proofErr w:type="spellEnd"/>
      <w:r w:rsidRPr="00D5649B">
        <w:rPr>
          <w:sz w:val="20"/>
          <w:szCs w:val="24"/>
        </w:rPr>
        <w:t xml:space="preserve"> </w:t>
      </w:r>
      <w:r w:rsidRPr="00D5649B">
        <w:rPr>
          <w:sz w:val="20"/>
        </w:rPr>
        <w:t>(</w:t>
      </w:r>
      <w:r w:rsidR="009B0846" w:rsidRPr="004170B2">
        <w:rPr>
          <w:b/>
          <w:sz w:val="20"/>
        </w:rPr>
        <w:fldChar w:fldCharType="begin"/>
      </w:r>
      <w:r w:rsidR="009B0846" w:rsidRPr="004170B2">
        <w:rPr>
          <w:b/>
          <w:sz w:val="20"/>
        </w:rPr>
        <w:instrText xml:space="preserve"> REF _Ref90923370 \h  \* MERGEFORMAT </w:instrText>
      </w:r>
      <w:r w:rsidR="009B0846" w:rsidRPr="004170B2">
        <w:rPr>
          <w:b/>
          <w:sz w:val="20"/>
        </w:rPr>
      </w:r>
      <w:r w:rsidR="009B0846" w:rsidRPr="004170B2">
        <w:rPr>
          <w:b/>
          <w:sz w:val="20"/>
        </w:rPr>
        <w:fldChar w:fldCharType="separate"/>
      </w:r>
      <w:r w:rsidR="002640D8" w:rsidRPr="002640D8">
        <w:rPr>
          <w:b/>
          <w:sz w:val="20"/>
        </w:rPr>
        <w:t xml:space="preserve">Table </w:t>
      </w:r>
      <w:r w:rsidR="002640D8" w:rsidRPr="002640D8">
        <w:rPr>
          <w:b/>
          <w:noProof/>
          <w:sz w:val="20"/>
        </w:rPr>
        <w:t>46</w:t>
      </w:r>
      <w:r w:rsidR="009B0846" w:rsidRPr="004170B2">
        <w:rPr>
          <w:b/>
          <w:sz w:val="20"/>
        </w:rPr>
        <w:fldChar w:fldCharType="end"/>
      </w:r>
      <w:r w:rsidRPr="00D5649B">
        <w:rPr>
          <w:sz w:val="20"/>
        </w:rPr>
        <w:t>)</w:t>
      </w:r>
    </w:p>
    <w:p w14:paraId="1E10E1C1" w14:textId="461644F4" w:rsidR="00563BEA" w:rsidRPr="00D5649B" w:rsidRDefault="00000000"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e>
        </m:nary>
        <m:r>
          <m:rPr>
            <m:sty m:val="bi"/>
          </m:rPr>
          <w:rPr>
            <w:rFonts w:ascii="Cambria Math" w:eastAsia="Times New Roman" w:hAnsi="Cambria Math" w:cstheme="minorHAnsi"/>
            <w:szCs w:val="24"/>
          </w:rPr>
          <m:t xml:space="preserve"> </m:t>
        </m:r>
      </m:oMath>
      <w:r w:rsidR="00563BEA" w:rsidRPr="00D5649B">
        <w:rPr>
          <w:rFonts w:eastAsia="Times New Roman" w:cstheme="minorHAnsi"/>
          <w:b/>
          <w:i/>
          <w:szCs w:val="24"/>
        </w:rPr>
        <w:tab/>
      </w:r>
      <w:r w:rsidR="00563BEA" w:rsidRPr="00D5649B">
        <w:rPr>
          <w:rFonts w:eastAsia="Times New Roman" w:cstheme="minorHAnsi"/>
          <w:b/>
          <w:i/>
          <w:szCs w:val="24"/>
        </w:rPr>
        <w:tab/>
      </w:r>
      <w:r w:rsidR="00563BEA"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1AA5ECBD" w14:textId="77777777" w:rsidR="00563BEA" w:rsidRPr="00071F32" w:rsidRDefault="00563BEA" w:rsidP="00563BEA">
      <w:pPr>
        <w:spacing w:before="0"/>
        <w:ind w:left="2880" w:hanging="2880"/>
        <w:rPr>
          <w:iCs/>
          <w:sz w:val="20"/>
          <w:szCs w:val="24"/>
        </w:rPr>
      </w:pPr>
      <w:r w:rsidRPr="00071F32">
        <w:rPr>
          <w:iCs/>
          <w:sz w:val="20"/>
          <w:szCs w:val="24"/>
        </w:rPr>
        <w:t>where</w:t>
      </w:r>
    </w:p>
    <w:p w14:paraId="7667E1F8" w14:textId="2F8924C6"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prod,total</w:t>
      </w:r>
      <w:proofErr w:type="spellEnd"/>
      <w:r w:rsidRPr="00D5649B">
        <w:rPr>
          <w:sz w:val="20"/>
          <w:szCs w:val="24"/>
        </w:rPr>
        <w:tab/>
        <w:t>Total biogas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672FF6F6" w14:textId="77777777" w:rsidR="00111DAA" w:rsidRPr="00D5649B" w:rsidRDefault="00111DAA" w:rsidP="00A13051">
      <w:pPr>
        <w:pStyle w:val="Heading4"/>
      </w:pPr>
      <w:r w:rsidRPr="00D5649B">
        <w:t>Carbon dioxide production</w:t>
      </w:r>
    </w:p>
    <w:p w14:paraId="300C9E8B" w14:textId="7C9E463A" w:rsidR="00111DAA" w:rsidRPr="00D5649B" w:rsidRDefault="00111DAA" w:rsidP="00A13051">
      <w:pPr>
        <w:pStyle w:val="Heading4"/>
        <w:numPr>
          <w:ilvl w:val="0"/>
          <w:numId w:val="0"/>
        </w:numPr>
        <w:rPr>
          <w:rFonts w:ascii="Calibri" w:eastAsia="Calibri" w:hAnsi="Calibri" w:cs="Calibri"/>
          <w:szCs w:val="24"/>
        </w:rPr>
      </w:pPr>
      <w:r w:rsidRPr="00D5649B">
        <w:rPr>
          <w:rFonts w:ascii="Calibri" w:eastAsia="Calibri" w:hAnsi="Calibri" w:cs="Calibri"/>
          <w:smallCaps w:val="0"/>
          <w:spacing w:val="0"/>
          <w:sz w:val="24"/>
          <w:szCs w:val="24"/>
        </w:rPr>
        <w:t>Any biogas that is not converted into CH</w:t>
      </w:r>
      <w:r w:rsidRPr="00D5649B">
        <w:rPr>
          <w:rFonts w:ascii="Calibri" w:eastAsia="Calibri" w:hAnsi="Calibri" w:cs="Calibri"/>
          <w:smallCaps w:val="0"/>
          <w:spacing w:val="0"/>
          <w:sz w:val="24"/>
          <w:szCs w:val="24"/>
          <w:vertAlign w:val="subscript"/>
        </w:rPr>
        <w:t>4</w:t>
      </w:r>
      <w:r w:rsidRPr="00D5649B">
        <w:rPr>
          <w:rFonts w:ascii="Calibri" w:eastAsia="Calibri" w:hAnsi="Calibri" w:cs="Calibri"/>
          <w:smallCaps w:val="0"/>
          <w:spacing w:val="0"/>
          <w:sz w:val="24"/>
          <w:szCs w:val="24"/>
        </w:rPr>
        <w:t xml:space="preserve"> is transformed into CO</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The production of NH</w:t>
      </w:r>
      <w:r w:rsidRPr="00D5649B">
        <w:rPr>
          <w:rFonts w:ascii="Calibri" w:eastAsia="Calibri" w:hAnsi="Calibri" w:cs="Calibri"/>
          <w:smallCaps w:val="0"/>
          <w:spacing w:val="0"/>
          <w:sz w:val="24"/>
          <w:szCs w:val="24"/>
          <w:vertAlign w:val="subscript"/>
        </w:rPr>
        <w:t>3</w:t>
      </w:r>
      <w:r w:rsidRPr="00D5649B">
        <w:rPr>
          <w:rFonts w:ascii="Calibri" w:eastAsia="Calibri" w:hAnsi="Calibri" w:cs="Calibri"/>
          <w:smallCaps w:val="0"/>
          <w:spacing w:val="0"/>
          <w:sz w:val="24"/>
          <w:szCs w:val="24"/>
        </w:rPr>
        <w:t>, H</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S and other trace compounds are not considered.</w:t>
      </w:r>
    </w:p>
    <w:p w14:paraId="6D0887E3" w14:textId="3E30B3A7" w:rsidR="00111DAA" w:rsidRPr="00D5649B" w:rsidRDefault="00000000"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oMath>
      <w:r w:rsidR="00111DAA" w:rsidRPr="00D5649B">
        <w:rPr>
          <w:rFonts w:eastAsia="Times New Roman" w:cstheme="minorHAnsi"/>
          <w:b/>
          <w:i/>
          <w:szCs w:val="24"/>
        </w:rPr>
        <w:tab/>
      </w:r>
      <w:r w:rsidR="00111DAA" w:rsidRPr="00D5649B">
        <w:rPr>
          <w:rFonts w:eastAsia="Times New Roman" w:cstheme="minorHAnsi"/>
          <w:b/>
          <w:i/>
          <w:szCs w:val="24"/>
        </w:rPr>
        <w:tab/>
      </w:r>
      <w:r w:rsidR="00111DAA"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p>
    <w:p w14:paraId="7B51F7C3" w14:textId="77777777" w:rsidR="00111DAA" w:rsidRPr="00D5649B" w:rsidRDefault="00111DAA" w:rsidP="00E53F68">
      <w:pPr>
        <w:ind w:left="2880" w:hanging="2880"/>
        <w:rPr>
          <w:sz w:val="20"/>
          <w:szCs w:val="24"/>
        </w:rPr>
      </w:pPr>
      <w:r w:rsidRPr="00D5649B">
        <w:rPr>
          <w:sz w:val="20"/>
          <w:szCs w:val="24"/>
        </w:rPr>
        <w:t>where</w:t>
      </w:r>
    </w:p>
    <w:p w14:paraId="129AEE0D" w14:textId="5BF5B753" w:rsidR="00111DAA" w:rsidRPr="00D5649B" w:rsidRDefault="00111DAA" w:rsidP="00E53F68">
      <w:pPr>
        <w:tabs>
          <w:tab w:val="clear" w:pos="2880"/>
          <w:tab w:val="clear" w:pos="9360"/>
        </w:tabs>
        <w:spacing w:before="0"/>
        <w:ind w:left="2835" w:hanging="2835"/>
        <w:rPr>
          <w:sz w:val="20"/>
          <w:szCs w:val="24"/>
        </w:rPr>
      </w:pPr>
      <w:r w:rsidRPr="00D5649B">
        <w:rPr>
          <w:i/>
          <w:sz w:val="20"/>
          <w:szCs w:val="24"/>
        </w:rPr>
        <w:t>CO2</w:t>
      </w:r>
      <w:r w:rsidRPr="00D5649B">
        <w:rPr>
          <w:i/>
          <w:sz w:val="20"/>
          <w:szCs w:val="24"/>
          <w:vertAlign w:val="subscript"/>
        </w:rPr>
        <w:t>prod,i</w:t>
      </w:r>
      <w:r w:rsidRPr="00D5649B">
        <w:rPr>
          <w:sz w:val="20"/>
          <w:szCs w:val="24"/>
        </w:rPr>
        <w:tab/>
      </w:r>
      <w:r w:rsidR="00E57A76">
        <w:rPr>
          <w:sz w:val="20"/>
          <w:szCs w:val="24"/>
        </w:rPr>
        <w:t>CO</w:t>
      </w:r>
      <w:r w:rsidR="00E57A76" w:rsidRPr="00AB3C02">
        <w:rPr>
          <w:sz w:val="20"/>
          <w:szCs w:val="24"/>
          <w:vertAlign w:val="subscript"/>
        </w:rPr>
        <w:t>2</w:t>
      </w:r>
      <w:r w:rsidRPr="00D5649B">
        <w:rPr>
          <w:sz w:val="20"/>
          <w:szCs w:val="24"/>
        </w:rPr>
        <w:t xml:space="preserve"> production from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09252FDD" w14:textId="2DFF5C9B" w:rsidR="00111DAA" w:rsidRPr="00D5649B" w:rsidRDefault="00000000"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oMath>
      <w:r w:rsidR="00111DAA" w:rsidRPr="00D5649B">
        <w:rPr>
          <w:rFonts w:eastAsia="Times New Roman" w:cstheme="minorHAnsi"/>
          <w:b/>
          <w:i/>
          <w:szCs w:val="24"/>
        </w:rPr>
        <w:tab/>
      </w:r>
      <w:r w:rsidR="00111DAA" w:rsidRPr="00D5649B">
        <w:rPr>
          <w:rFonts w:eastAsia="Times New Roman" w:cstheme="minorHAnsi"/>
          <w:b/>
          <w:i/>
          <w:szCs w:val="24"/>
        </w:rPr>
        <w:tab/>
      </w:r>
      <w:r w:rsidR="00111DAA"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p>
    <w:p w14:paraId="0EC968E2" w14:textId="77777777" w:rsidR="00111DAA" w:rsidRPr="00D5649B" w:rsidRDefault="00111DAA" w:rsidP="00E53F68">
      <w:pPr>
        <w:ind w:left="2880" w:hanging="2880"/>
        <w:rPr>
          <w:sz w:val="20"/>
          <w:szCs w:val="24"/>
        </w:rPr>
      </w:pPr>
      <w:r w:rsidRPr="00D5649B">
        <w:rPr>
          <w:sz w:val="20"/>
          <w:szCs w:val="24"/>
        </w:rPr>
        <w:t>where</w:t>
      </w:r>
    </w:p>
    <w:p w14:paraId="2F8F365B" w14:textId="77777777" w:rsidR="00111DAA" w:rsidRPr="00D5649B" w:rsidRDefault="00111DAA" w:rsidP="00111DAA">
      <w:pPr>
        <w:spacing w:before="0"/>
        <w:ind w:left="2880" w:hanging="2880"/>
        <w:rPr>
          <w:sz w:val="20"/>
          <w:szCs w:val="24"/>
        </w:rPr>
      </w:pPr>
      <w:r w:rsidRPr="00D5649B">
        <w:rPr>
          <w:i/>
          <w:sz w:val="20"/>
          <w:szCs w:val="24"/>
        </w:rPr>
        <w:t>CO2</w:t>
      </w:r>
      <w:r w:rsidRPr="00D5649B">
        <w:rPr>
          <w:i/>
          <w:sz w:val="20"/>
          <w:szCs w:val="24"/>
          <w:vertAlign w:val="subscript"/>
        </w:rPr>
        <w:t>prod,total</w:t>
      </w:r>
      <w:r w:rsidRPr="00D5649B">
        <w:rPr>
          <w:sz w:val="20"/>
          <w:szCs w:val="24"/>
        </w:rPr>
        <w:tab/>
        <w:t>Total CO</w:t>
      </w:r>
      <w:r w:rsidRPr="00D5649B">
        <w:rPr>
          <w:sz w:val="20"/>
          <w:szCs w:val="24"/>
          <w:vertAlign w:val="subscript"/>
        </w:rPr>
        <w:t>2</w:t>
      </w:r>
      <w:r w:rsidRPr="00D5649B">
        <w:rPr>
          <w:sz w:val="20"/>
          <w:szCs w:val="24"/>
        </w:rPr>
        <w:t xml:space="preserve">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434F928A" w14:textId="7F5DC753" w:rsidR="00130E08" w:rsidRPr="00D5649B" w:rsidRDefault="00130E08" w:rsidP="00130E08">
      <w:pPr>
        <w:pStyle w:val="Heading4"/>
      </w:pPr>
      <w:r w:rsidRPr="00D5649B">
        <w:t>Reactor dimensioning</w:t>
      </w:r>
    </w:p>
    <w:p w14:paraId="5910E6AA" w14:textId="2637FDBB" w:rsidR="005D2543" w:rsidRPr="00C654E9" w:rsidRDefault="00130E08" w:rsidP="00130E08">
      <w:r w:rsidRPr="00D5649B">
        <w:t>The user can either specify the hydraulic retention time (HRT) or the available reactor volume. Typically, the HRT will be selected based on available prior knowledge regarding the substrate(s) to be treated and taking into account the organic loading rate (proposed upper limit at 3.5 kg VS m</w:t>
      </w:r>
      <w:r w:rsidRPr="00D5649B">
        <w:rPr>
          <w:vertAlign w:val="superscript"/>
        </w:rPr>
        <w:t>-3</w:t>
      </w:r>
      <w:r w:rsidRPr="00D5649B">
        <w:t xml:space="preserve"> d</w:t>
      </w:r>
      <w:r w:rsidRPr="00D5649B">
        <w:rPr>
          <w:vertAlign w:val="superscript"/>
        </w:rPr>
        <w:t>-1</w:t>
      </w:r>
      <w:r w:rsidRPr="00D5649B">
        <w:t xml:space="preserve"> and average of 1.6 (</w:t>
      </w:r>
      <w:proofErr w:type="spellStart"/>
      <w:r w:rsidRPr="00D5649B">
        <w:t>Bareha</w:t>
      </w:r>
      <w:proofErr w:type="spellEnd"/>
      <w:r w:rsidRPr="00D5649B">
        <w:t xml:space="preserve"> et al., 2021)</w:t>
      </w:r>
      <w:r w:rsidR="002C5D86">
        <w:t>)</w:t>
      </w:r>
      <w:r w:rsidRPr="00D5649B">
        <w:t>. Hydraulic retention times for animal manures in a completely stirred tank reactor at mesophilic temperature typically range between 20 and 30 days (Hamilton, 2017; Wilkie, 2005), and a default HR</w:t>
      </w:r>
      <w:r w:rsidRPr="00C654E9">
        <w:t xml:space="preserve">T of 25 days in a single reactor is assumed for livestock manure. When crop residues are </w:t>
      </w:r>
      <w:r w:rsidR="00770E78" w:rsidRPr="00C654E9">
        <w:t xml:space="preserve">also </w:t>
      </w:r>
      <w:r w:rsidRPr="00C654E9">
        <w:t xml:space="preserve">added to the digester, </w:t>
      </w:r>
      <w:proofErr w:type="spellStart"/>
      <w:r w:rsidRPr="00C654E9">
        <w:t>Holos</w:t>
      </w:r>
      <w:proofErr w:type="spellEnd"/>
      <w:r w:rsidRPr="00C654E9">
        <w:t xml:space="preserve"> assumes a HRT of 60 days using two reactors in series, which is beneficial to reduce digestate storage emissions (</w:t>
      </w:r>
      <w:proofErr w:type="spellStart"/>
      <w:r w:rsidRPr="00C654E9">
        <w:t>Maldaner</w:t>
      </w:r>
      <w:proofErr w:type="spellEnd"/>
      <w:r w:rsidRPr="00C654E9">
        <w:t xml:space="preserve"> et al., 2018).</w:t>
      </w:r>
    </w:p>
    <w:p w14:paraId="19172522" w14:textId="695129B7" w:rsidR="00130E08" w:rsidRPr="00C654E9"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r>
          <m:rPr>
            <m:sty m:val="bi"/>
          </m:rPr>
          <w:rPr>
            <w:rFonts w:ascii="Cambria Math" w:eastAsia="Times New Roman" w:hAnsi="Cambria Math" w:cstheme="minorHAnsi"/>
            <w:szCs w:val="24"/>
          </w:rPr>
          <m:t>= HRT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×1000</m:t>
        </m:r>
      </m:oMath>
      <w:r w:rsidR="00130E08" w:rsidRPr="00C654E9">
        <w:rPr>
          <w:rFonts w:eastAsia="Times New Roman" w:cstheme="minorHAnsi"/>
          <w:b/>
          <w:i/>
          <w:szCs w:val="24"/>
        </w:rPr>
        <w:tab/>
      </w:r>
      <w:r w:rsidR="00130E08" w:rsidRPr="00C654E9">
        <w:rPr>
          <w:b/>
          <w:szCs w:val="24"/>
        </w:rPr>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4.8.2</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9</w:t>
      </w:r>
      <w:r w:rsidR="001977CC" w:rsidRPr="00C654E9">
        <w:rPr>
          <w:b/>
          <w:szCs w:val="24"/>
        </w:rPr>
        <w:fldChar w:fldCharType="end"/>
      </w:r>
    </w:p>
    <w:p w14:paraId="27F83A22" w14:textId="77777777" w:rsidR="00130E08" w:rsidRPr="00C654E9" w:rsidRDefault="00130E08" w:rsidP="00E53F68">
      <w:pPr>
        <w:ind w:left="2880" w:hanging="2880"/>
        <w:rPr>
          <w:sz w:val="20"/>
        </w:rPr>
      </w:pPr>
      <w:r w:rsidRPr="00C654E9">
        <w:rPr>
          <w:sz w:val="20"/>
        </w:rPr>
        <w:t>where</w:t>
      </w:r>
    </w:p>
    <w:p w14:paraId="78DAE757" w14:textId="440F24AD" w:rsidR="00130E08" w:rsidRPr="00C654E9" w:rsidRDefault="00130E08" w:rsidP="00E53F68">
      <w:pPr>
        <w:tabs>
          <w:tab w:val="clear" w:pos="2880"/>
          <w:tab w:val="clear" w:pos="9360"/>
        </w:tabs>
        <w:spacing w:before="0"/>
        <w:ind w:left="2835" w:hanging="2835"/>
        <w:rPr>
          <w:sz w:val="20"/>
        </w:rPr>
      </w:pPr>
      <w:proofErr w:type="spellStart"/>
      <w:r w:rsidRPr="00C654E9">
        <w:rPr>
          <w:i/>
          <w:sz w:val="20"/>
        </w:rPr>
        <w:t>Volume</w:t>
      </w:r>
      <w:r w:rsidRPr="00C654E9">
        <w:rPr>
          <w:i/>
          <w:sz w:val="20"/>
          <w:vertAlign w:val="subscript"/>
        </w:rPr>
        <w:t>reactor</w:t>
      </w:r>
      <w:proofErr w:type="spellEnd"/>
      <w:r w:rsidRPr="00C654E9">
        <w:rPr>
          <w:sz w:val="20"/>
        </w:rPr>
        <w:tab/>
        <w:t>Reactor volume (m</w:t>
      </w:r>
      <w:r w:rsidRPr="00C654E9">
        <w:rPr>
          <w:sz w:val="20"/>
          <w:vertAlign w:val="superscript"/>
        </w:rPr>
        <w:t>3</w:t>
      </w:r>
      <w:r w:rsidRPr="00C654E9">
        <w:rPr>
          <w:sz w:val="20"/>
        </w:rPr>
        <w:t>)</w:t>
      </w:r>
      <w:r w:rsidR="00C7313A" w:rsidRPr="00C654E9">
        <w:rPr>
          <w:sz w:val="20"/>
        </w:rPr>
        <w:t>, where 1,000 kg or 1,000 L is equal to 1 m</w:t>
      </w:r>
      <w:r w:rsidR="00C7313A" w:rsidRPr="00C654E9">
        <w:rPr>
          <w:sz w:val="20"/>
          <w:vertAlign w:val="superscript"/>
        </w:rPr>
        <w:t>3</w:t>
      </w:r>
    </w:p>
    <w:p w14:paraId="3F1FB7F4" w14:textId="77777777" w:rsidR="005D64E1" w:rsidRPr="00C654E9" w:rsidRDefault="005D64E1" w:rsidP="005D64E1">
      <w:pPr>
        <w:tabs>
          <w:tab w:val="clear" w:pos="2880"/>
          <w:tab w:val="clear" w:pos="9360"/>
        </w:tabs>
        <w:spacing w:before="0"/>
        <w:ind w:left="2835" w:hanging="2835"/>
        <w:rPr>
          <w:sz w:val="20"/>
        </w:rPr>
      </w:pPr>
      <w:r w:rsidRPr="00C654E9">
        <w:rPr>
          <w:i/>
          <w:sz w:val="20"/>
        </w:rPr>
        <w:t>HRT</w:t>
      </w:r>
      <w:r w:rsidRPr="00C654E9">
        <w:rPr>
          <w:sz w:val="20"/>
        </w:rPr>
        <w:tab/>
        <w:t>Hydraulic retention time (days)</w:t>
      </w:r>
    </w:p>
    <w:p w14:paraId="2A78DD99" w14:textId="28A9DB98" w:rsidR="00130E08" w:rsidRPr="00C654E9" w:rsidRDefault="00130E08" w:rsidP="00E53F68">
      <w:pPr>
        <w:tabs>
          <w:tab w:val="clear" w:pos="2880"/>
          <w:tab w:val="clear" w:pos="9360"/>
        </w:tabs>
        <w:spacing w:before="0"/>
        <w:ind w:left="2835" w:hanging="2835"/>
        <w:rPr>
          <w:sz w:val="20"/>
        </w:rPr>
      </w:pPr>
      <w:proofErr w:type="spellStart"/>
      <w:r w:rsidRPr="00C654E9">
        <w:rPr>
          <w:i/>
          <w:sz w:val="20"/>
        </w:rPr>
        <w:t>F</w:t>
      </w:r>
      <w:r w:rsidRPr="00C654E9">
        <w:rPr>
          <w:i/>
          <w:sz w:val="20"/>
          <w:vertAlign w:val="subscript"/>
        </w:rPr>
        <w:t>flow,substrate</w:t>
      </w:r>
      <w:proofErr w:type="spellEnd"/>
      <w:r w:rsidRPr="00C654E9">
        <w:rPr>
          <w:sz w:val="20"/>
        </w:rPr>
        <w:tab/>
        <w:t>Total flow rate of substrate entering the digester (m</w:t>
      </w:r>
      <w:r w:rsidRPr="00C654E9">
        <w:rPr>
          <w:sz w:val="20"/>
          <w:vertAlign w:val="superscript"/>
        </w:rPr>
        <w:t>3</w:t>
      </w:r>
      <w:r w:rsidRPr="00C654E9">
        <w:rPr>
          <w:sz w:val="20"/>
        </w:rPr>
        <w:t xml:space="preserve"> day</w:t>
      </w:r>
      <w:r w:rsidRPr="00C654E9">
        <w:rPr>
          <w:sz w:val="20"/>
          <w:vertAlign w:val="superscript"/>
        </w:rPr>
        <w:t>-1</w:t>
      </w:r>
      <w:r w:rsidRPr="00C654E9">
        <w:rPr>
          <w:sz w:val="20"/>
        </w:rPr>
        <w:t>)</w:t>
      </w:r>
      <w:r w:rsidR="00C7313A" w:rsidRPr="00C654E9">
        <w:rPr>
          <w:sz w:val="20"/>
        </w:rPr>
        <w:t xml:space="preserve">, where </w:t>
      </w:r>
      <w:proofErr w:type="spellStart"/>
      <w:r w:rsidR="00C7313A" w:rsidRPr="00C654E9">
        <w:rPr>
          <w:i/>
          <w:iCs/>
          <w:sz w:val="20"/>
        </w:rPr>
        <w:t>F</w:t>
      </w:r>
      <w:r w:rsidR="00C7313A" w:rsidRPr="00C654E9">
        <w:rPr>
          <w:i/>
          <w:iCs/>
          <w:sz w:val="20"/>
          <w:vertAlign w:val="subscript"/>
        </w:rPr>
        <w:t>flow,substrate</w:t>
      </w:r>
      <w:proofErr w:type="spellEnd"/>
      <w:r w:rsidR="00C7313A" w:rsidRPr="00C654E9">
        <w:rPr>
          <w:sz w:val="20"/>
        </w:rPr>
        <w:t xml:space="preserve"> is estimated using </w:t>
      </w:r>
      <w:r w:rsidR="00C7313A" w:rsidRPr="00C654E9">
        <w:rPr>
          <w:sz w:val="20"/>
        </w:rPr>
        <w:fldChar w:fldCharType="begin"/>
      </w:r>
      <w:r w:rsidR="00C7313A" w:rsidRPr="00C654E9">
        <w:rPr>
          <w:sz w:val="20"/>
        </w:rPr>
        <w:instrText xml:space="preserve"> REF Fflowsubstrate_fm_Eq \h  \* MERGEFORMAT </w:instrText>
      </w:r>
      <w:r w:rsidR="00C7313A" w:rsidRPr="00C654E9">
        <w:rPr>
          <w:sz w:val="20"/>
        </w:rPr>
      </w:r>
      <w:r w:rsidR="00C7313A" w:rsidRPr="00C654E9">
        <w:rPr>
          <w:sz w:val="20"/>
        </w:rPr>
        <w:fldChar w:fldCharType="separate"/>
      </w:r>
      <w:r w:rsidR="00C7313A" w:rsidRPr="00C654E9">
        <w:rPr>
          <w:b/>
          <w:sz w:val="20"/>
        </w:rPr>
        <w:t xml:space="preserve">Eq. </w:t>
      </w:r>
      <w:r w:rsidR="00C7313A" w:rsidRPr="00C654E9">
        <w:rPr>
          <w:b/>
          <w:noProof/>
          <w:sz w:val="20"/>
        </w:rPr>
        <w:t>4.8.1</w:t>
      </w:r>
      <w:r w:rsidR="00C7313A" w:rsidRPr="00C654E9">
        <w:rPr>
          <w:b/>
          <w:sz w:val="20"/>
        </w:rPr>
        <w:noBreakHyphen/>
      </w:r>
      <w:r w:rsidR="00C7313A" w:rsidRPr="00C654E9">
        <w:rPr>
          <w:b/>
          <w:noProof/>
          <w:sz w:val="20"/>
        </w:rPr>
        <w:t>1</w:t>
      </w:r>
      <w:r w:rsidR="00C7313A" w:rsidRPr="00C654E9">
        <w:rPr>
          <w:sz w:val="20"/>
        </w:rPr>
        <w:fldChar w:fldCharType="end"/>
      </w:r>
      <w:r w:rsidR="00C7313A" w:rsidRPr="00C654E9">
        <w:rPr>
          <w:sz w:val="20"/>
        </w:rPr>
        <w:t xml:space="preserve">, </w:t>
      </w:r>
      <w:r w:rsidR="00C7313A" w:rsidRPr="00C654E9">
        <w:rPr>
          <w:sz w:val="20"/>
        </w:rPr>
        <w:fldChar w:fldCharType="begin"/>
      </w:r>
      <w:r w:rsidR="00C7313A" w:rsidRPr="00C654E9">
        <w:rPr>
          <w:sz w:val="20"/>
        </w:rPr>
        <w:instrText xml:space="preserve"> REF Fflowsubstrate_cr_Eq \h  \* MERGEFORMAT </w:instrText>
      </w:r>
      <w:r w:rsidR="00C7313A" w:rsidRPr="00C654E9">
        <w:rPr>
          <w:sz w:val="20"/>
        </w:rPr>
      </w:r>
      <w:r w:rsidR="00C7313A" w:rsidRPr="00C654E9">
        <w:rPr>
          <w:sz w:val="20"/>
        </w:rPr>
        <w:fldChar w:fldCharType="separate"/>
      </w:r>
      <w:r w:rsidR="00C7313A" w:rsidRPr="00C654E9">
        <w:rPr>
          <w:b/>
          <w:sz w:val="20"/>
        </w:rPr>
        <w:t xml:space="preserve">Eq. </w:t>
      </w:r>
      <w:r w:rsidR="00C7313A" w:rsidRPr="00C654E9">
        <w:rPr>
          <w:b/>
          <w:noProof/>
          <w:sz w:val="20"/>
        </w:rPr>
        <w:t>4.8.1</w:t>
      </w:r>
      <w:r w:rsidR="00C7313A" w:rsidRPr="00C654E9">
        <w:rPr>
          <w:b/>
          <w:sz w:val="20"/>
        </w:rPr>
        <w:noBreakHyphen/>
      </w:r>
      <w:r w:rsidR="00C7313A" w:rsidRPr="00C654E9">
        <w:rPr>
          <w:b/>
          <w:noProof/>
          <w:sz w:val="20"/>
        </w:rPr>
        <w:t>10</w:t>
      </w:r>
      <w:r w:rsidR="00C7313A" w:rsidRPr="00C654E9">
        <w:rPr>
          <w:sz w:val="20"/>
        </w:rPr>
        <w:fldChar w:fldCharType="end"/>
      </w:r>
      <w:r w:rsidR="00C7313A" w:rsidRPr="00C654E9">
        <w:rPr>
          <w:sz w:val="20"/>
        </w:rPr>
        <w:t xml:space="preserve"> and </w:t>
      </w:r>
      <w:r w:rsidR="00C7313A" w:rsidRPr="00C654E9">
        <w:rPr>
          <w:sz w:val="20"/>
        </w:rPr>
        <w:fldChar w:fldCharType="begin"/>
      </w:r>
      <w:r w:rsidR="00C7313A" w:rsidRPr="00C654E9">
        <w:rPr>
          <w:sz w:val="20"/>
        </w:rPr>
        <w:instrText xml:space="preserve"> REF Fflowsubstrate_sm_Eq \h  \* MERGEFORMAT </w:instrText>
      </w:r>
      <w:r w:rsidR="00C7313A" w:rsidRPr="00C654E9">
        <w:rPr>
          <w:sz w:val="20"/>
        </w:rPr>
      </w:r>
      <w:r w:rsidR="00C7313A" w:rsidRPr="00C654E9">
        <w:rPr>
          <w:sz w:val="20"/>
        </w:rPr>
        <w:fldChar w:fldCharType="separate"/>
      </w:r>
      <w:r w:rsidR="00C7313A" w:rsidRPr="00C654E9">
        <w:rPr>
          <w:b/>
          <w:sz w:val="20"/>
        </w:rPr>
        <w:t xml:space="preserve">Eq. </w:t>
      </w:r>
      <w:r w:rsidR="00C7313A" w:rsidRPr="00C654E9">
        <w:rPr>
          <w:b/>
          <w:noProof/>
          <w:sz w:val="20"/>
        </w:rPr>
        <w:t>4.8.1</w:t>
      </w:r>
      <w:r w:rsidR="00C7313A" w:rsidRPr="00C654E9">
        <w:rPr>
          <w:b/>
          <w:sz w:val="20"/>
        </w:rPr>
        <w:noBreakHyphen/>
      </w:r>
      <w:r w:rsidR="00C7313A" w:rsidRPr="00C654E9">
        <w:rPr>
          <w:b/>
          <w:noProof/>
          <w:sz w:val="20"/>
        </w:rPr>
        <w:t>15</w:t>
      </w:r>
      <w:r w:rsidR="00C7313A" w:rsidRPr="00C654E9">
        <w:rPr>
          <w:sz w:val="20"/>
        </w:rPr>
        <w:fldChar w:fldCharType="end"/>
      </w:r>
      <w:r w:rsidR="00C7313A" w:rsidRPr="00C654E9">
        <w:rPr>
          <w:sz w:val="20"/>
        </w:rPr>
        <w:t xml:space="preserve"> for fresh manure, crop residues and stored manure, respectively</w:t>
      </w:r>
    </w:p>
    <w:p w14:paraId="41572DCA" w14:textId="32A0631D" w:rsidR="00C7313A" w:rsidRPr="00C654E9" w:rsidRDefault="00C7313A" w:rsidP="00E53F68">
      <w:pPr>
        <w:tabs>
          <w:tab w:val="clear" w:pos="2880"/>
          <w:tab w:val="clear" w:pos="9360"/>
        </w:tabs>
        <w:spacing w:before="0"/>
        <w:ind w:left="2835" w:hanging="2835"/>
        <w:rPr>
          <w:sz w:val="20"/>
        </w:rPr>
      </w:pPr>
      <w:r w:rsidRPr="00C654E9">
        <w:rPr>
          <w:i/>
          <w:sz w:val="20"/>
        </w:rPr>
        <w:t>1000</w:t>
      </w:r>
      <w:r w:rsidRPr="00C654E9">
        <w:rPr>
          <w:i/>
          <w:sz w:val="20"/>
        </w:rPr>
        <w:tab/>
      </w:r>
      <w:r w:rsidRPr="00C654E9">
        <w:rPr>
          <w:iCs/>
          <w:sz w:val="20"/>
        </w:rPr>
        <w:t>Conversion factor from kg/L to m</w:t>
      </w:r>
      <w:r w:rsidRPr="00C654E9">
        <w:rPr>
          <w:iCs/>
          <w:sz w:val="20"/>
          <w:vertAlign w:val="superscript"/>
        </w:rPr>
        <w:t>3</w:t>
      </w:r>
    </w:p>
    <w:p w14:paraId="3CF794C1" w14:textId="5FD61ADB" w:rsidR="00130E08" w:rsidRPr="00D5649B" w:rsidRDefault="00130E08"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 xml:space="preserve">OLR=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×1000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den>
        </m:f>
      </m:oMath>
      <w:r w:rsidRPr="00D5649B">
        <w:rPr>
          <w:rFonts w:eastAsia="Times New Roman"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p>
    <w:p w14:paraId="2017633F" w14:textId="77777777" w:rsidR="00130E08" w:rsidRPr="00D5649B" w:rsidRDefault="00130E08" w:rsidP="00E53F68">
      <w:pPr>
        <w:ind w:left="2880" w:hanging="2880"/>
        <w:rPr>
          <w:sz w:val="20"/>
        </w:rPr>
      </w:pPr>
      <w:r w:rsidRPr="00D5649B">
        <w:rPr>
          <w:sz w:val="20"/>
        </w:rPr>
        <w:t>where</w:t>
      </w:r>
    </w:p>
    <w:p w14:paraId="3C472075" w14:textId="6D322339" w:rsidR="00130E08" w:rsidRPr="00D5649B" w:rsidRDefault="00130E08" w:rsidP="00E53F68">
      <w:pPr>
        <w:tabs>
          <w:tab w:val="clear" w:pos="2880"/>
          <w:tab w:val="clear" w:pos="9360"/>
        </w:tabs>
        <w:spacing w:before="0"/>
        <w:ind w:left="2835" w:hanging="2835"/>
        <w:rPr>
          <w:sz w:val="20"/>
        </w:rPr>
      </w:pPr>
      <w:r w:rsidRPr="00D5649B">
        <w:rPr>
          <w:i/>
          <w:sz w:val="20"/>
        </w:rPr>
        <w:t>OLR</w:t>
      </w:r>
      <w:r w:rsidRPr="00D5649B">
        <w:rPr>
          <w:sz w:val="20"/>
        </w:rPr>
        <w:tab/>
        <w:t>Organic loading rate (kg VS m</w:t>
      </w:r>
      <w:r w:rsidRPr="00D5649B">
        <w:rPr>
          <w:sz w:val="20"/>
          <w:vertAlign w:val="superscript"/>
        </w:rPr>
        <w:t>-3</w:t>
      </w:r>
      <w:r w:rsidRPr="00D5649B">
        <w:rPr>
          <w:sz w:val="20"/>
        </w:rPr>
        <w:t xml:space="preserve"> d</w:t>
      </w:r>
      <w:r w:rsidRPr="00D5649B">
        <w:rPr>
          <w:sz w:val="20"/>
          <w:vertAlign w:val="superscript"/>
        </w:rPr>
        <w:t>-1</w:t>
      </w:r>
      <w:r w:rsidRPr="00D5649B">
        <w:rPr>
          <w:sz w:val="20"/>
        </w:rPr>
        <w:t>) (upper limit: 3.5, average: 1.6 (</w:t>
      </w:r>
      <w:proofErr w:type="spellStart"/>
      <w:r w:rsidRPr="00D5649B">
        <w:rPr>
          <w:sz w:val="20"/>
        </w:rPr>
        <w:t>Bareha</w:t>
      </w:r>
      <w:proofErr w:type="spellEnd"/>
      <w:r w:rsidRPr="00D5649B">
        <w:rPr>
          <w:sz w:val="20"/>
        </w:rPr>
        <w:t xml:space="preserve"> et al., 2021))</w:t>
      </w:r>
    </w:p>
    <w:p w14:paraId="0FB507AB" w14:textId="7F534731" w:rsidR="00130E08" w:rsidRPr="00C654E9" w:rsidRDefault="00130E08" w:rsidP="00E53F68">
      <w:pPr>
        <w:tabs>
          <w:tab w:val="clear" w:pos="2880"/>
          <w:tab w:val="clear" w:pos="9360"/>
        </w:tabs>
        <w:spacing w:before="0"/>
        <w:ind w:left="2835" w:hanging="2835"/>
        <w:rPr>
          <w:sz w:val="20"/>
        </w:rPr>
      </w:pPr>
      <w:proofErr w:type="spellStart"/>
      <w:r w:rsidRPr="00C654E9">
        <w:rPr>
          <w:i/>
          <w:sz w:val="20"/>
        </w:rPr>
        <w:lastRenderedPageBreak/>
        <w:t>VS</w:t>
      </w:r>
      <w:r w:rsidRPr="00C654E9">
        <w:rPr>
          <w:i/>
          <w:sz w:val="20"/>
          <w:vertAlign w:val="subscript"/>
        </w:rPr>
        <w:t>flow,substrate</w:t>
      </w:r>
      <w:proofErr w:type="spellEnd"/>
      <w:r w:rsidRPr="00C654E9">
        <w:rPr>
          <w:sz w:val="20"/>
        </w:rPr>
        <w:tab/>
        <w:t>Total flow rate of VS entering the digester (</w:t>
      </w:r>
      <w:r w:rsidR="00C04CB7" w:rsidRPr="00C654E9">
        <w:rPr>
          <w:sz w:val="20"/>
        </w:rPr>
        <w:t>kg</w:t>
      </w:r>
      <w:r w:rsidRPr="00C654E9">
        <w:rPr>
          <w:sz w:val="20"/>
        </w:rPr>
        <w:t xml:space="preserve"> day</w:t>
      </w:r>
      <w:r w:rsidRPr="00C654E9">
        <w:rPr>
          <w:sz w:val="20"/>
          <w:vertAlign w:val="superscript"/>
        </w:rPr>
        <w:t>-1</w:t>
      </w:r>
      <w:r w:rsidRPr="00C654E9">
        <w:rPr>
          <w:sz w:val="20"/>
        </w:rPr>
        <w:t>)</w:t>
      </w:r>
      <w:r w:rsidR="00C04CB7" w:rsidRPr="00C654E9">
        <w:rPr>
          <w:sz w:val="20"/>
        </w:rPr>
        <w:t xml:space="preserve">, calculated </w:t>
      </w:r>
      <w:r w:rsidR="009A6E52" w:rsidRPr="00C654E9">
        <w:rPr>
          <w:sz w:val="20"/>
        </w:rPr>
        <w:t xml:space="preserve">based on </w:t>
      </w:r>
      <w:r w:rsidR="009A6E52" w:rsidRPr="00C654E9">
        <w:rPr>
          <w:sz w:val="20"/>
        </w:rPr>
        <w:fldChar w:fldCharType="begin"/>
      </w:r>
      <w:r w:rsidR="009A6E52" w:rsidRPr="00C654E9">
        <w:rPr>
          <w:sz w:val="20"/>
        </w:rPr>
        <w:instrText xml:space="preserve"> REF VSflowsubstrate_fm_i_Eq \h  \* MERGEFORMAT </w:instrText>
      </w:r>
      <w:r w:rsidR="009A6E52" w:rsidRPr="00C654E9">
        <w:rPr>
          <w:sz w:val="20"/>
        </w:rPr>
      </w:r>
      <w:r w:rsidR="009A6E52" w:rsidRPr="00C654E9">
        <w:rPr>
          <w:sz w:val="20"/>
        </w:rPr>
        <w:fldChar w:fldCharType="separate"/>
      </w:r>
      <w:r w:rsidR="009A6E52" w:rsidRPr="00C654E9">
        <w:rPr>
          <w:b/>
          <w:sz w:val="20"/>
        </w:rPr>
        <w:t xml:space="preserve">Eq. </w:t>
      </w:r>
      <w:r w:rsidR="009A6E52" w:rsidRPr="00C654E9">
        <w:rPr>
          <w:b/>
          <w:noProof/>
          <w:sz w:val="20"/>
        </w:rPr>
        <w:t>4.8.1</w:t>
      </w:r>
      <w:r w:rsidR="009A6E52" w:rsidRPr="00C654E9">
        <w:rPr>
          <w:b/>
          <w:sz w:val="20"/>
        </w:rPr>
        <w:noBreakHyphen/>
      </w:r>
      <w:r w:rsidR="009A6E52" w:rsidRPr="00C654E9">
        <w:rPr>
          <w:b/>
          <w:noProof/>
          <w:sz w:val="20"/>
        </w:rPr>
        <w:t>4</w:t>
      </w:r>
      <w:r w:rsidR="009A6E52" w:rsidRPr="00C654E9">
        <w:rPr>
          <w:sz w:val="20"/>
        </w:rPr>
        <w:fldChar w:fldCharType="end"/>
      </w:r>
      <w:r w:rsidR="009A6E52" w:rsidRPr="00C654E9">
        <w:rPr>
          <w:sz w:val="20"/>
        </w:rPr>
        <w:t xml:space="preserve">, </w:t>
      </w:r>
      <w:r w:rsidR="009A6E52" w:rsidRPr="00C654E9">
        <w:rPr>
          <w:sz w:val="20"/>
        </w:rPr>
        <w:fldChar w:fldCharType="begin"/>
      </w:r>
      <w:r w:rsidR="009A6E52" w:rsidRPr="00C654E9">
        <w:rPr>
          <w:sz w:val="20"/>
        </w:rPr>
        <w:instrText xml:space="preserve"> REF VSflowsubstrate_cr_Eq \h  \* MERGEFORMAT </w:instrText>
      </w:r>
      <w:r w:rsidR="009A6E52" w:rsidRPr="00C654E9">
        <w:rPr>
          <w:sz w:val="20"/>
        </w:rPr>
      </w:r>
      <w:r w:rsidR="009A6E52" w:rsidRPr="00C654E9">
        <w:rPr>
          <w:sz w:val="20"/>
        </w:rPr>
        <w:fldChar w:fldCharType="separate"/>
      </w:r>
      <w:r w:rsidR="009A6E52" w:rsidRPr="00C654E9">
        <w:rPr>
          <w:b/>
          <w:sz w:val="20"/>
        </w:rPr>
        <w:t xml:space="preserve">Eq. </w:t>
      </w:r>
      <w:r w:rsidR="009A6E52" w:rsidRPr="00C654E9">
        <w:rPr>
          <w:b/>
          <w:noProof/>
          <w:sz w:val="20"/>
        </w:rPr>
        <w:t>4.8.1</w:t>
      </w:r>
      <w:r w:rsidR="009A6E52" w:rsidRPr="00C654E9">
        <w:rPr>
          <w:b/>
          <w:sz w:val="20"/>
        </w:rPr>
        <w:noBreakHyphen/>
      </w:r>
      <w:r w:rsidR="009A6E52" w:rsidRPr="00C654E9">
        <w:rPr>
          <w:b/>
          <w:noProof/>
          <w:sz w:val="20"/>
        </w:rPr>
        <w:t>12</w:t>
      </w:r>
      <w:r w:rsidR="009A6E52" w:rsidRPr="00C654E9">
        <w:rPr>
          <w:sz w:val="20"/>
        </w:rPr>
        <w:fldChar w:fldCharType="end"/>
      </w:r>
      <w:r w:rsidR="009A6E52" w:rsidRPr="00C654E9">
        <w:rPr>
          <w:sz w:val="20"/>
        </w:rPr>
        <w:t xml:space="preserve">, </w:t>
      </w:r>
      <w:r w:rsidR="009A6E52" w:rsidRPr="00C654E9">
        <w:rPr>
          <w:sz w:val="20"/>
        </w:rPr>
        <w:fldChar w:fldCharType="begin"/>
      </w:r>
      <w:r w:rsidR="009A6E52" w:rsidRPr="00C654E9">
        <w:rPr>
          <w:sz w:val="20"/>
        </w:rPr>
        <w:instrText xml:space="preserve"> REF VSflowsubstrate_slm_i_Eq \h  \* MERGEFORMAT </w:instrText>
      </w:r>
      <w:r w:rsidR="009A6E52" w:rsidRPr="00C654E9">
        <w:rPr>
          <w:sz w:val="20"/>
        </w:rPr>
      </w:r>
      <w:r w:rsidR="009A6E52" w:rsidRPr="00C654E9">
        <w:rPr>
          <w:sz w:val="20"/>
        </w:rPr>
        <w:fldChar w:fldCharType="separate"/>
      </w:r>
      <w:r w:rsidR="009A6E52" w:rsidRPr="00C654E9">
        <w:rPr>
          <w:b/>
          <w:sz w:val="20"/>
        </w:rPr>
        <w:t xml:space="preserve">Eq. </w:t>
      </w:r>
      <w:r w:rsidR="009A6E52" w:rsidRPr="00C654E9">
        <w:rPr>
          <w:b/>
          <w:noProof/>
          <w:sz w:val="20"/>
        </w:rPr>
        <w:t>4.8.1</w:t>
      </w:r>
      <w:r w:rsidR="009A6E52" w:rsidRPr="00C654E9">
        <w:rPr>
          <w:b/>
          <w:sz w:val="20"/>
        </w:rPr>
        <w:noBreakHyphen/>
      </w:r>
      <w:r w:rsidR="009A6E52" w:rsidRPr="00C654E9">
        <w:rPr>
          <w:b/>
          <w:noProof/>
          <w:sz w:val="20"/>
        </w:rPr>
        <w:t>18</w:t>
      </w:r>
      <w:r w:rsidR="009A6E52" w:rsidRPr="00C654E9">
        <w:rPr>
          <w:sz w:val="20"/>
        </w:rPr>
        <w:fldChar w:fldCharType="end"/>
      </w:r>
      <w:r w:rsidR="009A6E52" w:rsidRPr="00C654E9">
        <w:rPr>
          <w:sz w:val="20"/>
        </w:rPr>
        <w:t xml:space="preserve"> and </w:t>
      </w:r>
      <w:r w:rsidR="009A6E52" w:rsidRPr="00C654E9">
        <w:rPr>
          <w:sz w:val="20"/>
        </w:rPr>
        <w:fldChar w:fldCharType="begin"/>
      </w:r>
      <w:r w:rsidR="009A6E52" w:rsidRPr="00C654E9">
        <w:rPr>
          <w:sz w:val="20"/>
        </w:rPr>
        <w:instrText xml:space="preserve"> REF VSflowsubstrate_ssm_i_Eq \h  \* MERGEFORMAT </w:instrText>
      </w:r>
      <w:r w:rsidR="009A6E52" w:rsidRPr="00C654E9">
        <w:rPr>
          <w:sz w:val="20"/>
        </w:rPr>
      </w:r>
      <w:r w:rsidR="009A6E52" w:rsidRPr="00C654E9">
        <w:rPr>
          <w:sz w:val="20"/>
        </w:rPr>
        <w:fldChar w:fldCharType="separate"/>
      </w:r>
      <w:r w:rsidR="009A6E52" w:rsidRPr="00C654E9">
        <w:rPr>
          <w:b/>
          <w:sz w:val="20"/>
        </w:rPr>
        <w:t xml:space="preserve">Eq. </w:t>
      </w:r>
      <w:r w:rsidR="009A6E52" w:rsidRPr="00C654E9">
        <w:rPr>
          <w:b/>
          <w:noProof/>
          <w:sz w:val="20"/>
        </w:rPr>
        <w:t>4.8.1</w:t>
      </w:r>
      <w:r w:rsidR="009A6E52" w:rsidRPr="00C654E9">
        <w:rPr>
          <w:b/>
          <w:sz w:val="20"/>
        </w:rPr>
        <w:noBreakHyphen/>
      </w:r>
      <w:r w:rsidR="009A6E52" w:rsidRPr="00C654E9">
        <w:rPr>
          <w:b/>
          <w:noProof/>
          <w:sz w:val="20"/>
        </w:rPr>
        <w:t>19</w:t>
      </w:r>
      <w:r w:rsidR="009A6E52" w:rsidRPr="00C654E9">
        <w:rPr>
          <w:sz w:val="20"/>
        </w:rPr>
        <w:fldChar w:fldCharType="end"/>
      </w:r>
      <w:r w:rsidR="009A6E52" w:rsidRPr="00C654E9">
        <w:rPr>
          <w:sz w:val="20"/>
        </w:rPr>
        <w:t xml:space="preserve"> for fresh manure, crop residues, stored liquid manure and stored solid manure, respectively</w:t>
      </w:r>
    </w:p>
    <w:p w14:paraId="6DB5CDC2" w14:textId="77777777" w:rsidR="00C04CB7" w:rsidRPr="00C654E9" w:rsidRDefault="00C04CB7" w:rsidP="00C04CB7">
      <w:pPr>
        <w:tabs>
          <w:tab w:val="clear" w:pos="2880"/>
          <w:tab w:val="clear" w:pos="9360"/>
        </w:tabs>
        <w:spacing w:before="0"/>
        <w:ind w:left="2835" w:hanging="2835"/>
        <w:rPr>
          <w:sz w:val="20"/>
        </w:rPr>
      </w:pPr>
      <w:r w:rsidRPr="00C654E9">
        <w:rPr>
          <w:i/>
          <w:sz w:val="20"/>
        </w:rPr>
        <w:t>1000</w:t>
      </w:r>
      <w:r w:rsidRPr="00C654E9">
        <w:rPr>
          <w:i/>
          <w:sz w:val="20"/>
        </w:rPr>
        <w:tab/>
      </w:r>
      <w:r w:rsidRPr="00C654E9">
        <w:rPr>
          <w:iCs/>
          <w:sz w:val="20"/>
        </w:rPr>
        <w:t>Conversion factor from kg/L to m</w:t>
      </w:r>
      <w:r w:rsidRPr="00C654E9">
        <w:rPr>
          <w:iCs/>
          <w:sz w:val="20"/>
          <w:vertAlign w:val="superscript"/>
        </w:rPr>
        <w:t>3</w:t>
      </w:r>
    </w:p>
    <w:p w14:paraId="6FD5C519" w14:textId="39B9A13F" w:rsidR="005D2543" w:rsidRPr="00C654E9" w:rsidRDefault="005D2543" w:rsidP="00A13051">
      <w:pPr>
        <w:pStyle w:val="Heading4"/>
      </w:pPr>
      <w:r w:rsidRPr="00C654E9">
        <w:t>Valorization of methane</w:t>
      </w:r>
    </w:p>
    <w:p w14:paraId="216BCD46" w14:textId="25A24A62" w:rsidR="002947AF" w:rsidRPr="00D5649B" w:rsidRDefault="002947AF" w:rsidP="00A13051">
      <w:pPr>
        <w:rPr>
          <w:b/>
          <w:i/>
        </w:rPr>
      </w:pPr>
      <w:r w:rsidRPr="00D5649B">
        <w:rPr>
          <w:b/>
          <w:i/>
        </w:rPr>
        <w:t>Recoverable CH</w:t>
      </w:r>
      <w:r w:rsidRPr="00D5649B">
        <w:rPr>
          <w:b/>
          <w:i/>
          <w:vertAlign w:val="subscript"/>
        </w:rPr>
        <w:t>4</w:t>
      </w:r>
      <w:r w:rsidRPr="00D5649B">
        <w:rPr>
          <w:b/>
          <w:i/>
        </w:rPr>
        <w:t xml:space="preserve"> considering fugitive CH</w:t>
      </w:r>
      <w:r w:rsidRPr="00D5649B">
        <w:rPr>
          <w:b/>
          <w:i/>
          <w:vertAlign w:val="subscript"/>
        </w:rPr>
        <w:t>4</w:t>
      </w:r>
      <w:r w:rsidRPr="00D5649B">
        <w:rPr>
          <w:b/>
          <w:i/>
        </w:rPr>
        <w:t xml:space="preserve"> losses</w:t>
      </w:r>
    </w:p>
    <w:p w14:paraId="42DC6BB9" w14:textId="46B155B9" w:rsidR="005D2543"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m:t>
                </m:r>
              </m:sub>
            </m:sSub>
          </m:e>
        </m:d>
      </m:oMath>
      <w:r w:rsidR="005D2543" w:rsidRPr="00D5649B">
        <w:rPr>
          <w:rFonts w:eastAsia="Times New Roman" w:cstheme="minorHAnsi"/>
          <w:b/>
          <w:i/>
          <w:szCs w:val="24"/>
        </w:rPr>
        <w:tab/>
      </w:r>
      <w:r w:rsidR="005D254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p>
    <w:p w14:paraId="1D1D757F" w14:textId="77777777" w:rsidR="005D2543" w:rsidRPr="00D5649B" w:rsidRDefault="005D2543" w:rsidP="00E53F68">
      <w:pPr>
        <w:ind w:left="2880" w:hanging="2880"/>
        <w:rPr>
          <w:sz w:val="20"/>
        </w:rPr>
      </w:pPr>
      <w:r w:rsidRPr="00D5649B">
        <w:rPr>
          <w:sz w:val="20"/>
        </w:rPr>
        <w:t>where</w:t>
      </w:r>
    </w:p>
    <w:p w14:paraId="0E314216" w14:textId="6D440C86"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recover</w:t>
      </w:r>
      <w:r w:rsidRPr="00D5649B">
        <w:rPr>
          <w:sz w:val="20"/>
        </w:rPr>
        <w:tab/>
        <w:t>Recoverable CH</w:t>
      </w:r>
      <w:r w:rsidRPr="00D5649B">
        <w:rPr>
          <w:sz w:val="20"/>
          <w:vertAlign w:val="subscript"/>
        </w:rPr>
        <w:t>4</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2C0FB45" w14:textId="3C1DC775"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prod,total</w:t>
      </w:r>
      <w:r w:rsidRPr="00D5649B">
        <w:rPr>
          <w:sz w:val="20"/>
        </w:rPr>
        <w:tab/>
        <w:t>Total CH</w:t>
      </w:r>
      <w:r w:rsidRPr="00D5649B">
        <w:rPr>
          <w:sz w:val="20"/>
          <w:vertAlign w:val="subscript"/>
        </w:rPr>
        <w:t>4</w:t>
      </w:r>
      <w:r w:rsidR="00F86355" w:rsidRPr="00D5649B">
        <w:rPr>
          <w:sz w:val="20"/>
        </w:rPr>
        <w:t xml:space="preserve"> production</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5D1D2C5" w14:textId="14B2296E" w:rsidR="005D2543" w:rsidRPr="00D5649B" w:rsidRDefault="005D2543" w:rsidP="00E53F68">
      <w:pPr>
        <w:tabs>
          <w:tab w:val="clear" w:pos="2880"/>
          <w:tab w:val="clear" w:pos="9360"/>
        </w:tabs>
        <w:spacing w:before="0"/>
        <w:ind w:left="2835" w:hanging="2835"/>
        <w:rPr>
          <w:sz w:val="20"/>
        </w:rPr>
      </w:pPr>
      <w:r w:rsidRPr="00D5649B">
        <w:rPr>
          <w:i/>
          <w:sz w:val="20"/>
        </w:rPr>
        <w:t>F</w:t>
      </w:r>
      <w:r w:rsidRPr="00D5649B">
        <w:rPr>
          <w:i/>
          <w:sz w:val="20"/>
          <w:vertAlign w:val="subscript"/>
        </w:rPr>
        <w:t>CH4,loss</w:t>
      </w:r>
      <w:r w:rsidRPr="00D5649B">
        <w:rPr>
          <w:sz w:val="20"/>
        </w:rPr>
        <w:tab/>
        <w:t xml:space="preserve">Fraction of fugitive methane losses </w:t>
      </w:r>
      <w:r w:rsidR="009936DE" w:rsidRPr="00D5649B">
        <w:rPr>
          <w:sz w:val="20"/>
        </w:rPr>
        <w:t>through digester equipment</w:t>
      </w:r>
      <w:r w:rsidR="00D721E2">
        <w:rPr>
          <w:sz w:val="20"/>
        </w:rPr>
        <w:t xml:space="preserve">; </w:t>
      </w:r>
      <w:r w:rsidR="009936DE" w:rsidRPr="00D5649B">
        <w:rPr>
          <w:sz w:val="20"/>
        </w:rPr>
        <w:t>default value of</w:t>
      </w:r>
      <w:r w:rsidRPr="00D5649B">
        <w:rPr>
          <w:sz w:val="20"/>
        </w:rPr>
        <w:t xml:space="preserve"> 0.03</w:t>
      </w:r>
      <w:r w:rsidR="009936DE" w:rsidRPr="00D5649B">
        <w:rPr>
          <w:sz w:val="20"/>
        </w:rPr>
        <w:t xml:space="preserve"> is used </w:t>
      </w:r>
      <w:r w:rsidRPr="00D5649B">
        <w:rPr>
          <w:sz w:val="20"/>
        </w:rPr>
        <w:t xml:space="preserve">(Flesch et al., 2011; Liebetrau et al., 2017; </w:t>
      </w:r>
      <w:r w:rsidR="009936DE" w:rsidRPr="00D5649B">
        <w:rPr>
          <w:sz w:val="20"/>
        </w:rPr>
        <w:t xml:space="preserve">Walling and </w:t>
      </w:r>
      <w:proofErr w:type="spellStart"/>
      <w:r w:rsidR="009936DE" w:rsidRPr="00D5649B">
        <w:rPr>
          <w:sz w:val="20"/>
        </w:rPr>
        <w:t>Vaneeckhaute</w:t>
      </w:r>
      <w:proofErr w:type="spellEnd"/>
      <w:r w:rsidR="009936DE" w:rsidRPr="00D5649B">
        <w:rPr>
          <w:sz w:val="20"/>
        </w:rPr>
        <w:t>, 2020)</w:t>
      </w:r>
    </w:p>
    <w:p w14:paraId="00BDBF0F" w14:textId="5E0C69F1" w:rsidR="005D2543" w:rsidRPr="00D5649B" w:rsidRDefault="002947AF" w:rsidP="00A13051">
      <w:pPr>
        <w:rPr>
          <w:b/>
          <w:i/>
        </w:rPr>
      </w:pPr>
      <w:r w:rsidRPr="00D5649B">
        <w:rPr>
          <w:b/>
          <w:i/>
        </w:rPr>
        <w:t>Total primary energy production</w:t>
      </w:r>
      <w:r w:rsidR="004F2E6B" w:rsidRPr="00D5649B">
        <w:rPr>
          <w:b/>
          <w:i/>
        </w:rPr>
        <w:t xml:space="preserve"> potential</w:t>
      </w:r>
    </w:p>
    <w:p w14:paraId="5FA4C678" w14:textId="671088C2" w:rsidR="002947AF"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CV</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energy</m:t>
                </m:r>
              </m:sub>
            </m:sSub>
          </m:den>
        </m:f>
      </m:oMath>
      <w:r w:rsidR="002947AF" w:rsidRPr="00D5649B">
        <w:rPr>
          <w:rFonts w:eastAsia="Times New Roman" w:cstheme="minorHAnsi"/>
          <w:b/>
          <w:i/>
          <w:szCs w:val="24"/>
        </w:rPr>
        <w:tab/>
      </w:r>
      <w:r w:rsidR="002947AF"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p>
    <w:p w14:paraId="4F5EE048" w14:textId="77777777" w:rsidR="002947AF" w:rsidRPr="00D5649B" w:rsidRDefault="002947AF" w:rsidP="002947AF">
      <w:pPr>
        <w:spacing w:before="0"/>
        <w:ind w:left="2880" w:hanging="2880"/>
        <w:rPr>
          <w:sz w:val="20"/>
        </w:rPr>
      </w:pPr>
      <w:r w:rsidRPr="00D5649B">
        <w:rPr>
          <w:sz w:val="20"/>
        </w:rPr>
        <w:t>where</w:t>
      </w:r>
    </w:p>
    <w:p w14:paraId="05CEF936" w14:textId="65E5D601"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Energy</w:t>
      </w:r>
      <w:r w:rsidRPr="00D5649B">
        <w:rPr>
          <w:i/>
          <w:sz w:val="20"/>
          <w:vertAlign w:val="subscript"/>
        </w:rPr>
        <w:t>prod</w:t>
      </w:r>
      <w:proofErr w:type="spellEnd"/>
      <w:r w:rsidRPr="00D5649B">
        <w:rPr>
          <w:sz w:val="20"/>
        </w:rPr>
        <w:tab/>
        <w:t>Total primary energy production (kWh day</w:t>
      </w:r>
      <w:r w:rsidRPr="00D5649B">
        <w:rPr>
          <w:sz w:val="20"/>
          <w:vertAlign w:val="superscript"/>
        </w:rPr>
        <w:t>-1</w:t>
      </w:r>
      <w:r w:rsidRPr="00D5649B">
        <w:rPr>
          <w:sz w:val="20"/>
        </w:rPr>
        <w:t>)</w:t>
      </w:r>
    </w:p>
    <w:p w14:paraId="29F762D6" w14:textId="48C670D5" w:rsidR="002947AF" w:rsidRPr="00D5649B" w:rsidRDefault="002947AF" w:rsidP="00E5629F">
      <w:pPr>
        <w:tabs>
          <w:tab w:val="clear" w:pos="2880"/>
          <w:tab w:val="clear" w:pos="9360"/>
        </w:tabs>
        <w:spacing w:before="0"/>
        <w:ind w:left="2835" w:hanging="2835"/>
        <w:rPr>
          <w:sz w:val="20"/>
        </w:rPr>
      </w:pPr>
      <w:r w:rsidRPr="00D5649B">
        <w:rPr>
          <w:i/>
          <w:sz w:val="20"/>
        </w:rPr>
        <w:t>CV</w:t>
      </w:r>
      <w:r w:rsidRPr="00D5649B">
        <w:rPr>
          <w:i/>
          <w:sz w:val="20"/>
          <w:vertAlign w:val="subscript"/>
        </w:rPr>
        <w:t>CH4</w:t>
      </w:r>
      <w:r w:rsidRPr="00D5649B">
        <w:rPr>
          <w:sz w:val="20"/>
        </w:rPr>
        <w:tab/>
        <w:t>Calorific value of CH</w:t>
      </w:r>
      <w:r w:rsidRPr="00D5649B">
        <w:rPr>
          <w:sz w:val="20"/>
          <w:vertAlign w:val="subscript"/>
        </w:rPr>
        <w:t>4</w:t>
      </w:r>
      <w:r w:rsidRPr="00D5649B">
        <w:rPr>
          <w:sz w:val="20"/>
        </w:rPr>
        <w:t xml:space="preserve"> (MJ Nm</w:t>
      </w:r>
      <w:r w:rsidRPr="00D5649B">
        <w:rPr>
          <w:sz w:val="20"/>
          <w:vertAlign w:val="superscript"/>
        </w:rPr>
        <w:t>-3</w:t>
      </w:r>
      <w:r w:rsidRPr="00D5649B">
        <w:rPr>
          <w:sz w:val="20"/>
        </w:rPr>
        <w:t>)</w:t>
      </w:r>
      <w:r w:rsidR="00D721E2">
        <w:rPr>
          <w:sz w:val="20"/>
        </w:rPr>
        <w:t xml:space="preserve">; </w:t>
      </w:r>
      <w:r w:rsidRPr="00D5649B">
        <w:rPr>
          <w:sz w:val="20"/>
        </w:rPr>
        <w:t xml:space="preserve"> default value of 35.17 is used</w:t>
      </w:r>
    </w:p>
    <w:p w14:paraId="7F5E6CE8" w14:textId="3330D7E1"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energy</w:t>
      </w:r>
      <w:proofErr w:type="spellEnd"/>
      <w:r w:rsidRPr="00D5649B">
        <w:rPr>
          <w:sz w:val="20"/>
          <w:vertAlign w:val="subscript"/>
        </w:rPr>
        <w:tab/>
      </w:r>
      <w:r w:rsidRPr="00D5649B">
        <w:rPr>
          <w:sz w:val="20"/>
        </w:rPr>
        <w:t>Conversion coefficient kWh to MJ (MJ kWh</w:t>
      </w:r>
      <w:r w:rsidRPr="00D5649B">
        <w:rPr>
          <w:sz w:val="20"/>
          <w:vertAlign w:val="superscript"/>
        </w:rPr>
        <w:t>-1</w:t>
      </w:r>
      <w:r w:rsidRPr="00D5649B">
        <w:rPr>
          <w:sz w:val="20"/>
        </w:rPr>
        <w:t>)</w:t>
      </w:r>
      <w:r w:rsidR="00D721E2">
        <w:rPr>
          <w:sz w:val="20"/>
        </w:rPr>
        <w:t xml:space="preserve">; </w:t>
      </w:r>
      <w:r w:rsidRPr="00D5649B">
        <w:rPr>
          <w:sz w:val="20"/>
        </w:rPr>
        <w:t xml:space="preserve"> default value of 3.6 is used</w:t>
      </w:r>
    </w:p>
    <w:p w14:paraId="32B04331" w14:textId="78D6D184" w:rsidR="005D2543" w:rsidRPr="00D5649B" w:rsidRDefault="004F2E6B" w:rsidP="00A13051">
      <w:pPr>
        <w:rPr>
          <w:b/>
          <w:i/>
        </w:rPr>
      </w:pPr>
      <w:r w:rsidRPr="00D5649B">
        <w:rPr>
          <w:b/>
          <w:i/>
        </w:rPr>
        <w:t>Electricity and heat production through a combined heat and power (CHP) system</w:t>
      </w:r>
    </w:p>
    <w:p w14:paraId="32625214" w14:textId="7AC83505" w:rsidR="004F2E6B" w:rsidRPr="00D5649B" w:rsidRDefault="004F2E6B" w:rsidP="004F2E6B">
      <w:r w:rsidRPr="00D5649B">
        <w:t xml:space="preserve">Using a combined heat and power system (CHP), the electrical efficiency is typically 40%, 50% of energy is transformed into heat and 10% is lost (EMU, 2021). </w:t>
      </w:r>
    </w:p>
    <w:p w14:paraId="0454F355" w14:textId="745E8F25" w:rsidR="004F2E6B"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Electricity</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electricity,CHP</m:t>
            </m:r>
          </m:sub>
        </m:sSub>
      </m:oMath>
      <w:r w:rsidR="004F2E6B" w:rsidRPr="00D5649B">
        <w:rPr>
          <w:rFonts w:eastAsia="Times New Roman" w:cstheme="minorHAnsi"/>
          <w:b/>
          <w:i/>
          <w:szCs w:val="24"/>
        </w:rPr>
        <w:tab/>
      </w:r>
      <w:r w:rsidR="004F2E6B"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p>
    <w:p w14:paraId="01B629E3" w14:textId="77777777" w:rsidR="004F2E6B" w:rsidRPr="00D5649B" w:rsidRDefault="004F2E6B" w:rsidP="00E5629F">
      <w:pPr>
        <w:ind w:left="2880" w:hanging="2880"/>
        <w:rPr>
          <w:sz w:val="20"/>
        </w:rPr>
      </w:pPr>
      <w:r w:rsidRPr="00D5649B">
        <w:rPr>
          <w:sz w:val="20"/>
        </w:rPr>
        <w:t>where</w:t>
      </w:r>
    </w:p>
    <w:p w14:paraId="4471A243" w14:textId="7BA7F2DC" w:rsidR="004F2E6B" w:rsidRPr="00D5649B" w:rsidRDefault="004F2E6B" w:rsidP="00E5629F">
      <w:pPr>
        <w:tabs>
          <w:tab w:val="clear" w:pos="2880"/>
          <w:tab w:val="clear" w:pos="9360"/>
        </w:tabs>
        <w:spacing w:before="0"/>
        <w:ind w:left="2835" w:hanging="2835"/>
        <w:rPr>
          <w:sz w:val="20"/>
        </w:rPr>
      </w:pPr>
      <w:proofErr w:type="spellStart"/>
      <w:r w:rsidRPr="00D5649B">
        <w:rPr>
          <w:i/>
          <w:sz w:val="20"/>
        </w:rPr>
        <w:t>Electricity</w:t>
      </w:r>
      <w:r w:rsidRPr="00D5649B">
        <w:rPr>
          <w:i/>
          <w:sz w:val="20"/>
          <w:vertAlign w:val="subscript"/>
        </w:rPr>
        <w:t>prod,CHP</w:t>
      </w:r>
      <w:proofErr w:type="spellEnd"/>
      <w:r w:rsidRPr="00D5649B">
        <w:rPr>
          <w:sz w:val="20"/>
        </w:rPr>
        <w:tab/>
        <w:t>Total electricity production through CHP (kWh day</w:t>
      </w:r>
      <w:r w:rsidRPr="00D5649B">
        <w:rPr>
          <w:sz w:val="20"/>
          <w:vertAlign w:val="superscript"/>
        </w:rPr>
        <w:t>-1</w:t>
      </w:r>
      <w:r w:rsidRPr="00D5649B">
        <w:rPr>
          <w:sz w:val="20"/>
        </w:rPr>
        <w:t>)</w:t>
      </w:r>
    </w:p>
    <w:p w14:paraId="287C5F0F" w14:textId="634594F3" w:rsidR="004F2E6B" w:rsidRPr="00D5649B" w:rsidRDefault="004F2E6B"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electricity,CHP</w:t>
      </w:r>
      <w:proofErr w:type="spellEnd"/>
      <w:r w:rsidRPr="00D5649B">
        <w:rPr>
          <w:sz w:val="20"/>
        </w:rPr>
        <w:tab/>
        <w:t>Fraction of primary energy converted to electricity through CHP. A default value of 0.4 is used</w:t>
      </w:r>
    </w:p>
    <w:p w14:paraId="0C2568E1" w14:textId="1AAA96E5" w:rsidR="00F4782A"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Heat</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heat,CHP</m:t>
            </m:r>
          </m:sub>
        </m:sSub>
      </m:oMath>
      <w:r w:rsidR="00F4782A" w:rsidRPr="00D5649B">
        <w:rPr>
          <w:rFonts w:eastAsia="Times New Roman" w:cstheme="minorHAnsi"/>
          <w:b/>
          <w:i/>
          <w:szCs w:val="24"/>
        </w:rPr>
        <w:tab/>
      </w:r>
      <w:r w:rsidR="00F4782A"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p>
    <w:p w14:paraId="123547F9" w14:textId="77777777" w:rsidR="00F4782A" w:rsidRPr="00D5649B" w:rsidRDefault="00F4782A" w:rsidP="00E5629F">
      <w:pPr>
        <w:ind w:left="2880" w:hanging="2880"/>
        <w:rPr>
          <w:sz w:val="20"/>
        </w:rPr>
      </w:pPr>
      <w:r w:rsidRPr="00D5649B">
        <w:rPr>
          <w:sz w:val="20"/>
        </w:rPr>
        <w:t>where</w:t>
      </w:r>
    </w:p>
    <w:p w14:paraId="2116D2D5" w14:textId="13CF9EDD" w:rsidR="00F4782A" w:rsidRPr="00D5649B" w:rsidRDefault="00F4782A" w:rsidP="00E5629F">
      <w:pPr>
        <w:tabs>
          <w:tab w:val="clear" w:pos="2880"/>
          <w:tab w:val="clear" w:pos="9360"/>
        </w:tabs>
        <w:spacing w:before="0"/>
        <w:ind w:left="2835" w:hanging="2835"/>
        <w:rPr>
          <w:sz w:val="20"/>
        </w:rPr>
      </w:pPr>
      <w:proofErr w:type="spellStart"/>
      <w:r w:rsidRPr="00D5649B">
        <w:rPr>
          <w:i/>
          <w:sz w:val="20"/>
        </w:rPr>
        <w:t>Heat</w:t>
      </w:r>
      <w:r w:rsidRPr="00D5649B">
        <w:rPr>
          <w:i/>
          <w:sz w:val="20"/>
          <w:vertAlign w:val="subscript"/>
        </w:rPr>
        <w:t>prod,CHP</w:t>
      </w:r>
      <w:proofErr w:type="spellEnd"/>
      <w:r w:rsidRPr="00D5649B">
        <w:rPr>
          <w:sz w:val="20"/>
        </w:rPr>
        <w:tab/>
        <w:t>Total heat production through CHP (kWh day</w:t>
      </w:r>
      <w:r w:rsidRPr="00D5649B">
        <w:rPr>
          <w:sz w:val="20"/>
          <w:vertAlign w:val="superscript"/>
        </w:rPr>
        <w:t>-1</w:t>
      </w:r>
      <w:r w:rsidRPr="00D5649B">
        <w:rPr>
          <w:sz w:val="20"/>
        </w:rPr>
        <w:t>)</w:t>
      </w:r>
    </w:p>
    <w:p w14:paraId="03A2F1C6" w14:textId="2FD5BBE6" w:rsidR="00F4782A" w:rsidRPr="00D5649B" w:rsidRDefault="00F4782A"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heat,CHP</w:t>
      </w:r>
      <w:proofErr w:type="spellEnd"/>
      <w:r w:rsidRPr="00D5649B">
        <w:rPr>
          <w:sz w:val="20"/>
        </w:rPr>
        <w:tab/>
        <w:t>Fraction of primary energy converted to heat through CHP. A default value of 0.5 is used</w:t>
      </w:r>
    </w:p>
    <w:p w14:paraId="422C8AF6" w14:textId="6430BDEC" w:rsidR="00F4782A" w:rsidRPr="00D5649B" w:rsidRDefault="00F4782A" w:rsidP="00A13051">
      <w:pPr>
        <w:rPr>
          <w:b/>
          <w:i/>
        </w:rPr>
      </w:pPr>
      <w:r w:rsidRPr="00D5649B">
        <w:rPr>
          <w:b/>
          <w:i/>
        </w:rPr>
        <w:t>Direct injection into the gas grid</w:t>
      </w:r>
    </w:p>
    <w:p w14:paraId="0AB23E86" w14:textId="7ADBD234" w:rsidR="00F4782A" w:rsidRPr="00D5649B" w:rsidRDefault="00F4782A" w:rsidP="00F4782A">
      <w:pPr>
        <w:autoSpaceDE w:val="0"/>
        <w:autoSpaceDN w:val="0"/>
        <w:adjustRightInd w:val="0"/>
        <w:jc w:val="both"/>
        <w:rPr>
          <w:rFonts w:ascii="Calibri" w:eastAsia="Calibri" w:hAnsi="Calibri" w:cs="CIDFont+F1"/>
          <w:szCs w:val="22"/>
        </w:rPr>
      </w:pPr>
      <w:r w:rsidRPr="00D5649B">
        <w:rPr>
          <w:rFonts w:ascii="Calibri" w:eastAsia="Calibri" w:hAnsi="Calibri" w:cs="CIDFont+F1"/>
          <w:szCs w:val="22"/>
        </w:rPr>
        <w:t>Prior to injection into the gas grid, biogas upgrading is required. Depending on the separation and purification methods used, additional methane losses may arise.</w:t>
      </w:r>
    </w:p>
    <w:p w14:paraId="41500BA2" w14:textId="20FDD231" w:rsidR="00F4782A" w:rsidRPr="00D5649B" w:rsidRDefault="00000000" w:rsidP="00B46715">
      <w:pPr>
        <w:pStyle w:val="Caption"/>
        <w:tabs>
          <w:tab w:val="clear" w:pos="2880"/>
          <w:tab w:val="clear" w:pos="9360"/>
          <w:tab w:val="right" w:pos="9781"/>
        </w:tabs>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grid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4,loss,upgrading</m:t>
            </m:r>
          </m:sub>
        </m:sSub>
      </m:oMath>
      <w:r w:rsidR="00F4782A" w:rsidRPr="00D5649B">
        <w:rPr>
          <w:rFonts w:eastAsia="Times New Roman" w:cstheme="minorHAnsi"/>
          <w:b/>
          <w:i/>
          <w:szCs w:val="24"/>
        </w:rPr>
        <w:tab/>
      </w:r>
      <w:r w:rsidR="00F4782A"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15</w:t>
      </w:r>
      <w:r w:rsidR="001977CC">
        <w:rPr>
          <w:b/>
          <w:szCs w:val="24"/>
        </w:rPr>
        <w:fldChar w:fldCharType="end"/>
      </w:r>
    </w:p>
    <w:p w14:paraId="36DB2D8E" w14:textId="77777777" w:rsidR="00F4782A" w:rsidRPr="00D5649B" w:rsidRDefault="00F4782A" w:rsidP="00E5629F">
      <w:pPr>
        <w:ind w:left="2880" w:hanging="2880"/>
        <w:rPr>
          <w:sz w:val="20"/>
        </w:rPr>
      </w:pPr>
      <w:r w:rsidRPr="00D5649B">
        <w:rPr>
          <w:sz w:val="20"/>
        </w:rPr>
        <w:t>where</w:t>
      </w:r>
    </w:p>
    <w:p w14:paraId="116F630D" w14:textId="5DB8BCD7" w:rsidR="00F4782A" w:rsidRPr="00D5649B" w:rsidRDefault="00F4782A" w:rsidP="00E5629F">
      <w:pPr>
        <w:tabs>
          <w:tab w:val="clear" w:pos="2880"/>
          <w:tab w:val="clear" w:pos="9360"/>
        </w:tabs>
        <w:spacing w:before="0"/>
        <w:ind w:left="2835" w:hanging="2880"/>
        <w:rPr>
          <w:sz w:val="20"/>
        </w:rPr>
      </w:pPr>
      <w:r w:rsidRPr="00D5649B">
        <w:rPr>
          <w:i/>
          <w:sz w:val="20"/>
        </w:rPr>
        <w:t>CH4</w:t>
      </w:r>
      <w:r w:rsidRPr="00D5649B">
        <w:rPr>
          <w:i/>
          <w:sz w:val="20"/>
          <w:vertAlign w:val="subscript"/>
        </w:rPr>
        <w:t>grid</w:t>
      </w:r>
      <w:r w:rsidRPr="00D5649B">
        <w:rPr>
          <w:sz w:val="20"/>
        </w:rPr>
        <w:tab/>
        <w:t>Potential CH</w:t>
      </w:r>
      <w:r w:rsidRPr="00D5649B">
        <w:rPr>
          <w:sz w:val="20"/>
          <w:vertAlign w:val="subscript"/>
        </w:rPr>
        <w:t>4</w:t>
      </w:r>
      <w:r w:rsidRPr="00D5649B">
        <w:rPr>
          <w:sz w:val="20"/>
        </w:rPr>
        <w:t xml:space="preserve"> injection to the gas grid (kWh day</w:t>
      </w:r>
      <w:r w:rsidRPr="00D5649B">
        <w:rPr>
          <w:sz w:val="20"/>
          <w:vertAlign w:val="superscript"/>
        </w:rPr>
        <w:t>-1</w:t>
      </w:r>
      <w:r w:rsidRPr="00D5649B">
        <w:rPr>
          <w:sz w:val="20"/>
        </w:rPr>
        <w:t>)</w:t>
      </w:r>
    </w:p>
    <w:p w14:paraId="73156442" w14:textId="0CBE2709" w:rsidR="00F4782A" w:rsidRPr="00D5649B" w:rsidRDefault="00F4782A" w:rsidP="00E5629F">
      <w:pPr>
        <w:tabs>
          <w:tab w:val="clear" w:pos="2880"/>
          <w:tab w:val="clear" w:pos="9360"/>
        </w:tabs>
        <w:spacing w:before="0"/>
        <w:ind w:left="2835" w:hanging="2880"/>
        <w:rPr>
          <w:sz w:val="20"/>
        </w:rPr>
      </w:pPr>
      <w:r w:rsidRPr="00D5649B">
        <w:rPr>
          <w:i/>
          <w:sz w:val="20"/>
        </w:rPr>
        <w:lastRenderedPageBreak/>
        <w:t>f</w:t>
      </w:r>
      <w:r w:rsidRPr="00D5649B">
        <w:rPr>
          <w:i/>
          <w:sz w:val="20"/>
          <w:vertAlign w:val="subscript"/>
        </w:rPr>
        <w:t>CH4,loss,upgrading</w:t>
      </w:r>
      <w:r w:rsidRPr="00D5649B">
        <w:rPr>
          <w:sz w:val="20"/>
        </w:rPr>
        <w:tab/>
        <w:t>Fraction of methane lost in upgrading plants. A default value of 0.0081 is used (Kvist and Aryal, 2019)</w:t>
      </w:r>
    </w:p>
    <w:p w14:paraId="6472A51F" w14:textId="0F497492" w:rsidR="00A01174" w:rsidRPr="00D5649B" w:rsidRDefault="00CC46CC" w:rsidP="008A7F5F">
      <w:pPr>
        <w:pStyle w:val="Heading3"/>
        <w:rPr>
          <w:rFonts w:eastAsia="Calibri"/>
        </w:rPr>
      </w:pPr>
      <w:bookmarkStart w:id="771" w:name="_Toc152758629"/>
      <w:r w:rsidRPr="00D5649B">
        <w:rPr>
          <w:rFonts w:eastAsia="Calibri"/>
        </w:rPr>
        <w:t>Production of digestate and its composition</w:t>
      </w:r>
      <w:bookmarkEnd w:id="771"/>
    </w:p>
    <w:p w14:paraId="1009D06C" w14:textId="7BE9AC13" w:rsidR="00CC46CC" w:rsidRPr="00D5649B" w:rsidRDefault="00CC46CC" w:rsidP="00A13051">
      <w:pPr>
        <w:rPr>
          <w:b/>
          <w:i/>
        </w:rPr>
      </w:pPr>
      <w:r w:rsidRPr="00D5649B">
        <w:rPr>
          <w:b/>
          <w:i/>
        </w:rPr>
        <w:t>Flow of total mass of digestate</w:t>
      </w:r>
    </w:p>
    <w:p w14:paraId="51F136C9" w14:textId="2EADF840" w:rsidR="00CC46CC" w:rsidRPr="00D5649B" w:rsidRDefault="000D00E4" w:rsidP="00A13051">
      <w:r w:rsidRPr="00D5649B">
        <w:t>The total mass flow rate of digestate is equal to the sum of the mass flow rates of the substrates for co-digestion (PSU, 2012).</w:t>
      </w:r>
    </w:p>
    <w:p w14:paraId="4DA02E01" w14:textId="0F8992BA" w:rsidR="000D00E4"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t>
                </m:r>
              </m:sub>
            </m:sSub>
          </m:e>
        </m:nary>
      </m:oMath>
      <w:bookmarkStart w:id="772" w:name="Fflowdigestate_Eq"/>
      <w:r w:rsidR="000D00E4" w:rsidRPr="00D5649B">
        <w:rPr>
          <w:rFonts w:eastAsia="Times New Roman" w:cstheme="minorHAnsi"/>
          <w:b/>
          <w:i/>
          <w:szCs w:val="24"/>
        </w:rPr>
        <w:tab/>
      </w:r>
      <w:r w:rsidR="000D00E4"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772"/>
    </w:p>
    <w:p w14:paraId="1511B7A1" w14:textId="77777777" w:rsidR="000D00E4" w:rsidRPr="00D5649B" w:rsidRDefault="000D00E4" w:rsidP="00E5629F">
      <w:pPr>
        <w:ind w:left="2880" w:hanging="2880"/>
        <w:rPr>
          <w:sz w:val="20"/>
        </w:rPr>
      </w:pPr>
      <w:r w:rsidRPr="00D5649B">
        <w:rPr>
          <w:sz w:val="20"/>
        </w:rPr>
        <w:t>where</w:t>
      </w:r>
    </w:p>
    <w:p w14:paraId="63BE581A" w14:textId="715880FE" w:rsidR="000D00E4" w:rsidRPr="00B11354" w:rsidRDefault="000D00E4"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flow.digestate</w:t>
      </w:r>
      <w:proofErr w:type="spellEnd"/>
      <w:r w:rsidRPr="00D5649B">
        <w:rPr>
          <w:sz w:val="20"/>
        </w:rPr>
        <w:tab/>
        <w:t xml:space="preserve">Flow rate of total mass of </w:t>
      </w:r>
      <w:r w:rsidRPr="00B11354">
        <w:rPr>
          <w:sz w:val="20"/>
        </w:rPr>
        <w:t>digestate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846DBA1" w14:textId="0453527F" w:rsidR="000D00E4" w:rsidRPr="00D5649B" w:rsidRDefault="000D00E4" w:rsidP="00E5629F">
      <w:pPr>
        <w:tabs>
          <w:tab w:val="clear" w:pos="2880"/>
          <w:tab w:val="clear" w:pos="9360"/>
        </w:tabs>
        <w:spacing w:before="0"/>
        <w:ind w:left="2835" w:hanging="2835"/>
        <w:rPr>
          <w:sz w:val="20"/>
        </w:rPr>
      </w:pPr>
      <w:proofErr w:type="spellStart"/>
      <w:r w:rsidRPr="00B11354">
        <w:rPr>
          <w:i/>
          <w:sz w:val="20"/>
        </w:rPr>
        <w:t>F</w:t>
      </w:r>
      <w:r w:rsidRPr="00B11354">
        <w:rPr>
          <w:i/>
          <w:sz w:val="20"/>
          <w:vertAlign w:val="subscript"/>
        </w:rPr>
        <w:t>flow.substrate,i</w:t>
      </w:r>
      <w:proofErr w:type="spellEnd"/>
      <w:r w:rsidRPr="00B11354">
        <w:rPr>
          <w:sz w:val="20"/>
        </w:rPr>
        <w:tab/>
        <w:t xml:space="preserve">Flow rate of substrate </w:t>
      </w:r>
      <w:proofErr w:type="spellStart"/>
      <w:r w:rsidRPr="00B11354">
        <w:rPr>
          <w:i/>
          <w:sz w:val="20"/>
        </w:rPr>
        <w:t>i</w:t>
      </w:r>
      <w:proofErr w:type="spellEnd"/>
      <w:r w:rsidRPr="00B11354">
        <w:rPr>
          <w:sz w:val="20"/>
        </w:rPr>
        <w:t xml:space="preserve"> entering the digester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2559E8E" w14:textId="4A9B9995" w:rsidR="007842EB" w:rsidRPr="00D5649B" w:rsidRDefault="007842EB" w:rsidP="007842EB">
      <w:pPr>
        <w:rPr>
          <w:b/>
          <w:i/>
        </w:rPr>
      </w:pPr>
      <w:r w:rsidRPr="00D5649B">
        <w:rPr>
          <w:b/>
          <w:i/>
        </w:rPr>
        <w:t>Flow of TS in digestate</w:t>
      </w:r>
    </w:p>
    <w:p w14:paraId="7D889FFE" w14:textId="4064CE4C" w:rsidR="007842EB"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7842EB" w:rsidRPr="00D5649B">
        <w:rPr>
          <w:rFonts w:eastAsia="Times New Roman" w:cstheme="minorHAnsi"/>
          <w:b/>
          <w:i/>
          <w:szCs w:val="24"/>
        </w:rPr>
        <w:tab/>
      </w:r>
      <w:r w:rsidR="007842EB"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p>
    <w:p w14:paraId="7D6EC23D" w14:textId="77777777" w:rsidR="007842EB" w:rsidRPr="00D5649B" w:rsidRDefault="007842EB" w:rsidP="00E5629F">
      <w:pPr>
        <w:ind w:left="2880" w:hanging="2880"/>
        <w:rPr>
          <w:sz w:val="20"/>
        </w:rPr>
      </w:pPr>
      <w:r w:rsidRPr="00D5649B">
        <w:rPr>
          <w:sz w:val="20"/>
        </w:rPr>
        <w:t>where</w:t>
      </w:r>
    </w:p>
    <w:p w14:paraId="1D1E9ED1" w14:textId="477E0D80"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w:t>
      </w:r>
      <w:proofErr w:type="spellEnd"/>
      <w:r w:rsidRPr="00D5649B">
        <w:rPr>
          <w:sz w:val="20"/>
        </w:rPr>
        <w:tab/>
        <w:t>Flow rate of TS in digestate (kg day</w:t>
      </w:r>
      <w:r w:rsidRPr="00D5649B">
        <w:rPr>
          <w:sz w:val="20"/>
          <w:vertAlign w:val="superscript"/>
        </w:rPr>
        <w:t>-1</w:t>
      </w:r>
      <w:r w:rsidRPr="00D5649B">
        <w:rPr>
          <w:sz w:val="20"/>
        </w:rPr>
        <w:t>)</w:t>
      </w:r>
    </w:p>
    <w:p w14:paraId="3ABF66C2" w14:textId="41236D6A"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flow.substrate</w:t>
      </w:r>
      <w:proofErr w:type="spellEnd"/>
      <w:r w:rsidRPr="00D5649B">
        <w:rPr>
          <w:sz w:val="20"/>
        </w:rPr>
        <w:tab/>
        <w:t>Flow rate of TS in substrate entering the digester (kg day</w:t>
      </w:r>
      <w:r w:rsidRPr="00D5649B">
        <w:rPr>
          <w:sz w:val="20"/>
          <w:vertAlign w:val="superscript"/>
        </w:rPr>
        <w:t>-1</w:t>
      </w:r>
      <w:r w:rsidRPr="00D5649B">
        <w:rPr>
          <w:sz w:val="20"/>
        </w:rPr>
        <w:t>)</w:t>
      </w:r>
    </w:p>
    <w:p w14:paraId="5BD5E81B" w14:textId="2DAAD512" w:rsidR="007842EB" w:rsidRPr="00D5649B" w:rsidRDefault="007842E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w:t>
      </w:r>
      <w:proofErr w:type="spellEnd"/>
      <w:r w:rsidRPr="00D5649B">
        <w:rPr>
          <w:i/>
          <w:sz w:val="20"/>
        </w:rPr>
        <w:tab/>
      </w:r>
      <w:r w:rsidRPr="00D5649B">
        <w:rPr>
          <w:sz w:val="20"/>
        </w:rPr>
        <w:t>Flow rate of VS degraded during digestion (kg day</w:t>
      </w:r>
      <w:r w:rsidRPr="00D5649B">
        <w:rPr>
          <w:sz w:val="20"/>
          <w:vertAlign w:val="superscript"/>
        </w:rPr>
        <w:t>-1</w:t>
      </w:r>
      <w:r w:rsidRPr="00D5649B">
        <w:rPr>
          <w:sz w:val="20"/>
        </w:rPr>
        <w:t>)</w:t>
      </w:r>
    </w:p>
    <w:p w14:paraId="06E42F41" w14:textId="3B882591" w:rsidR="00581C20" w:rsidRPr="00D5649B" w:rsidRDefault="00581C20" w:rsidP="00581C20">
      <w:pPr>
        <w:rPr>
          <w:b/>
          <w:i/>
        </w:rPr>
      </w:pPr>
      <w:r w:rsidRPr="00D5649B">
        <w:rPr>
          <w:b/>
          <w:i/>
        </w:rPr>
        <w:t>Flow of VS in digestate</w:t>
      </w:r>
    </w:p>
    <w:p w14:paraId="6E0FADE8" w14:textId="6070E97F" w:rsidR="00581C20"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degraded</m:t>
            </m:r>
          </m:sub>
        </m:sSub>
      </m:oMath>
      <w:r w:rsidR="00581C20" w:rsidRPr="00D5649B">
        <w:rPr>
          <w:rFonts w:eastAsia="Times New Roman" w:cstheme="minorHAnsi"/>
          <w:b/>
          <w:i/>
          <w:szCs w:val="24"/>
        </w:rPr>
        <w:tab/>
      </w:r>
      <w:r w:rsidR="00581C20"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6A8F9F81" w14:textId="77777777" w:rsidR="00581C20" w:rsidRPr="00D5649B" w:rsidRDefault="00581C20" w:rsidP="00E5629F">
      <w:pPr>
        <w:ind w:left="2880" w:hanging="2880"/>
        <w:rPr>
          <w:sz w:val="20"/>
        </w:rPr>
      </w:pPr>
      <w:r w:rsidRPr="00D5649B">
        <w:rPr>
          <w:sz w:val="20"/>
        </w:rPr>
        <w:t>where</w:t>
      </w:r>
    </w:p>
    <w:p w14:paraId="22E70C61" w14:textId="43079D77" w:rsidR="00581C20" w:rsidRPr="00D5649B" w:rsidRDefault="00581C20"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flow.digestate</w:t>
      </w:r>
      <w:proofErr w:type="spellEnd"/>
      <w:r w:rsidRPr="00D5649B">
        <w:rPr>
          <w:sz w:val="20"/>
        </w:rPr>
        <w:tab/>
        <w:t>Flow rate of VS in digestate (kg day</w:t>
      </w:r>
      <w:r w:rsidRPr="00D5649B">
        <w:rPr>
          <w:sz w:val="20"/>
          <w:vertAlign w:val="superscript"/>
        </w:rPr>
        <w:t>-1</w:t>
      </w:r>
      <w:r w:rsidRPr="00D5649B">
        <w:rPr>
          <w:sz w:val="20"/>
        </w:rPr>
        <w:t>)</w:t>
      </w:r>
    </w:p>
    <w:p w14:paraId="14D2AA07" w14:textId="67170368" w:rsidR="00581C20" w:rsidRPr="00D5649B" w:rsidRDefault="00581C20"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flow.substrate</w:t>
      </w:r>
      <w:proofErr w:type="spellEnd"/>
      <w:r w:rsidRPr="00D5649B">
        <w:rPr>
          <w:sz w:val="20"/>
        </w:rPr>
        <w:tab/>
        <w:t>Flow rate of VS in substrate entering the digester (kg day</w:t>
      </w:r>
      <w:r w:rsidRPr="00D5649B">
        <w:rPr>
          <w:sz w:val="20"/>
          <w:vertAlign w:val="superscript"/>
        </w:rPr>
        <w:t>-1</w:t>
      </w:r>
      <w:r w:rsidRPr="00D5649B">
        <w:rPr>
          <w:sz w:val="20"/>
        </w:rPr>
        <w:t>)</w:t>
      </w:r>
    </w:p>
    <w:p w14:paraId="78EAA86A" w14:textId="46277F23" w:rsidR="00581C20" w:rsidRPr="00D5649B" w:rsidRDefault="00581C20"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degraded</w:t>
      </w:r>
      <w:proofErr w:type="spellEnd"/>
      <w:r w:rsidRPr="00D5649B">
        <w:rPr>
          <w:i/>
          <w:sz w:val="20"/>
        </w:rPr>
        <w:tab/>
      </w:r>
      <w:r w:rsidRPr="00D5649B">
        <w:rPr>
          <w:sz w:val="20"/>
        </w:rPr>
        <w:t>Flow rate of VS degraded during digestion (kg day</w:t>
      </w:r>
      <w:r w:rsidRPr="00D5649B">
        <w:rPr>
          <w:sz w:val="20"/>
          <w:vertAlign w:val="superscript"/>
        </w:rPr>
        <w:t>-1</w:t>
      </w:r>
      <w:r w:rsidRPr="00D5649B">
        <w:rPr>
          <w:sz w:val="20"/>
        </w:rPr>
        <w:t>)</w:t>
      </w:r>
    </w:p>
    <w:p w14:paraId="3E178C93" w14:textId="2985C4B6" w:rsidR="00581C20" w:rsidRPr="00D5649B" w:rsidRDefault="00581C20" w:rsidP="00581C20">
      <w:pPr>
        <w:rPr>
          <w:b/>
          <w:i/>
        </w:rPr>
      </w:pPr>
      <w:r w:rsidRPr="00D5649B">
        <w:rPr>
          <w:b/>
          <w:i/>
        </w:rPr>
        <w:t>Flow of total N in digestate</w:t>
      </w:r>
    </w:p>
    <w:p w14:paraId="18624026" w14:textId="4A9D571D" w:rsidR="00581C20" w:rsidRPr="00D5649B" w:rsidRDefault="00FE6840" w:rsidP="000C1C34">
      <w:pPr>
        <w:spacing w:after="160" w:line="259" w:lineRule="auto"/>
        <w:rPr>
          <w:rFonts w:ascii="Calibri" w:eastAsia="Calibri" w:hAnsi="Calibri" w:cs="Times New Roman"/>
          <w:szCs w:val="24"/>
        </w:rPr>
      </w:pPr>
      <w:r>
        <w:rPr>
          <w:rFonts w:ascii="Calibri" w:eastAsia="Calibri" w:hAnsi="Calibri" w:cs="Times New Roman"/>
          <w:szCs w:val="24"/>
        </w:rPr>
        <w:t>It</w:t>
      </w:r>
      <w:r w:rsidR="00581C20" w:rsidRPr="00D5649B">
        <w:rPr>
          <w:rFonts w:ascii="Calibri" w:eastAsia="Calibri" w:hAnsi="Calibri" w:cs="Times New Roman"/>
          <w:szCs w:val="24"/>
        </w:rPr>
        <w:t xml:space="preserve"> is considered that total N is conserved upon anaerobic digestion (volatilisation of NH</w:t>
      </w:r>
      <w:r w:rsidR="00581C20" w:rsidRPr="00D5649B">
        <w:rPr>
          <w:rFonts w:ascii="Calibri" w:eastAsia="Calibri" w:hAnsi="Calibri" w:cs="Times New Roman"/>
          <w:szCs w:val="24"/>
          <w:vertAlign w:val="subscript"/>
        </w:rPr>
        <w:t>3</w:t>
      </w:r>
      <w:r w:rsidR="00581C20" w:rsidRPr="00D5649B">
        <w:rPr>
          <w:rFonts w:ascii="Calibri" w:eastAsia="Calibri" w:hAnsi="Calibri" w:cs="Times New Roman"/>
          <w:szCs w:val="24"/>
        </w:rPr>
        <w:t xml:space="preserve"> to the biogas is neglected). Hence, the flow rate of total N in digestate is equal to the sum of the flow rates of N in the substrates for co-digestion. </w:t>
      </w:r>
    </w:p>
    <w:p w14:paraId="5E1CA500" w14:textId="4441D8D1" w:rsidR="00581C20"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e>
        </m:nary>
      </m:oMath>
      <w:bookmarkStart w:id="773" w:name="Nflowdigestate_Eq"/>
      <w:r w:rsidR="00581C20" w:rsidRPr="00D5649B">
        <w:rPr>
          <w:rFonts w:eastAsia="Times New Roman" w:cstheme="minorHAnsi"/>
          <w:b/>
          <w:i/>
          <w:szCs w:val="24"/>
        </w:rPr>
        <w:tab/>
      </w:r>
      <w:r w:rsidR="00581C20"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bookmarkEnd w:id="773"/>
    </w:p>
    <w:p w14:paraId="0BF2D0D6" w14:textId="77777777" w:rsidR="00581C20" w:rsidRPr="00D5649B" w:rsidRDefault="00581C20" w:rsidP="00E5629F">
      <w:pPr>
        <w:ind w:left="2880" w:hanging="2880"/>
        <w:rPr>
          <w:sz w:val="20"/>
        </w:rPr>
      </w:pPr>
      <w:r w:rsidRPr="00D5649B">
        <w:rPr>
          <w:sz w:val="20"/>
        </w:rPr>
        <w:t>where</w:t>
      </w:r>
    </w:p>
    <w:p w14:paraId="7D42616E" w14:textId="54F9F77B"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w:t>
      </w:r>
      <w:proofErr w:type="spellEnd"/>
      <w:r w:rsidRPr="00D5649B">
        <w:rPr>
          <w:sz w:val="20"/>
        </w:rPr>
        <w:tab/>
        <w:t>Flow rate of total N in digestate (kg day</w:t>
      </w:r>
      <w:r w:rsidRPr="00D5649B">
        <w:rPr>
          <w:sz w:val="20"/>
          <w:vertAlign w:val="superscript"/>
        </w:rPr>
        <w:t>-1</w:t>
      </w:r>
      <w:r w:rsidRPr="00D5649B">
        <w:rPr>
          <w:sz w:val="20"/>
        </w:rPr>
        <w:t>)</w:t>
      </w:r>
    </w:p>
    <w:p w14:paraId="76A0A1EF" w14:textId="04A18BD3"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flow.substrate,i</w:t>
      </w:r>
      <w:proofErr w:type="spellEnd"/>
      <w:r w:rsidRPr="00D5649B">
        <w:rPr>
          <w:sz w:val="20"/>
        </w:rPr>
        <w:tab/>
        <w:t xml:space="preserve">Flow rate of total N in substrate </w:t>
      </w:r>
      <w:proofErr w:type="spellStart"/>
      <w:r w:rsidRPr="00B4649E">
        <w:rPr>
          <w:i/>
          <w:iCs/>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66BF50E5" w14:textId="75E6063B" w:rsidR="00581C20" w:rsidRPr="00D5649B" w:rsidRDefault="00581C20" w:rsidP="00581C20">
      <w:pPr>
        <w:rPr>
          <w:b/>
          <w:i/>
        </w:rPr>
      </w:pPr>
      <w:r w:rsidRPr="00D5649B">
        <w:rPr>
          <w:b/>
          <w:i/>
        </w:rPr>
        <w:t>Flow of TAN in digestate</w:t>
      </w:r>
    </w:p>
    <w:p w14:paraId="1489F2AF" w14:textId="00536F5D" w:rsidR="004D1729" w:rsidRPr="00D5649B" w:rsidRDefault="004D1729" w:rsidP="00581C20">
      <w:pPr>
        <w:rPr>
          <w:b/>
        </w:rPr>
      </w:pPr>
      <w:r w:rsidRPr="00D5649B">
        <w:rPr>
          <w:b/>
        </w:rPr>
        <w:t>For beef and dairy cattle</w:t>
      </w:r>
      <w:r w:rsidRPr="000B3A27">
        <w:rPr>
          <w:b/>
          <w:strike/>
        </w:rPr>
        <w:t>, a</w:t>
      </w:r>
      <w:r w:rsidRPr="00FE6840">
        <w:rPr>
          <w:b/>
          <w:strike/>
        </w:rPr>
        <w:t>nd broilers, layers and turkeys</w:t>
      </w:r>
      <w:r w:rsidRPr="00D5649B">
        <w:rPr>
          <w:b/>
        </w:rPr>
        <w:t>:</w:t>
      </w:r>
    </w:p>
    <w:p w14:paraId="036DF0D0" w14:textId="6386EADD" w:rsidR="00FE181B" w:rsidRPr="00D5649B" w:rsidRDefault="007A41B4" w:rsidP="00A13051">
      <w:pPr>
        <w:spacing w:before="0"/>
        <w:rPr>
          <w:rFonts w:ascii="Calibri" w:eastAsia="Calibri" w:hAnsi="Calibri" w:cs="Calibri"/>
          <w:szCs w:val="24"/>
        </w:rPr>
      </w:pPr>
      <w:r w:rsidRPr="00D5649B">
        <w:rPr>
          <w:rFonts w:ascii="Calibri" w:eastAsia="Calibri" w:hAnsi="Calibri" w:cs="Times New Roman"/>
          <w:szCs w:val="24"/>
        </w:rPr>
        <w:t>This is calculated based on the TAN available in substrate entering the digester and the TAN liberated</w:t>
      </w:r>
      <w:r w:rsidRPr="00D5649B">
        <w:rPr>
          <w:rFonts w:ascii="Calibri" w:eastAsia="Calibri" w:hAnsi="Calibri" w:cs="Calibri"/>
          <w:szCs w:val="24"/>
        </w:rPr>
        <w:t xml:space="preserve"> through the degradation of </w:t>
      </w:r>
      <w:r w:rsidR="00FE6840">
        <w:rPr>
          <w:rFonts w:ascii="Calibri" w:eastAsia="Calibri" w:hAnsi="Calibri" w:cs="Calibri"/>
          <w:szCs w:val="24"/>
        </w:rPr>
        <w:t>VS</w:t>
      </w:r>
      <w:r w:rsidRPr="00D5649B">
        <w:rPr>
          <w:rFonts w:ascii="Calibri" w:eastAsia="Calibri" w:hAnsi="Calibri" w:cs="Calibri"/>
          <w:szCs w:val="24"/>
        </w:rPr>
        <w:t>.</w:t>
      </w:r>
    </w:p>
    <w:p w14:paraId="32677046" w14:textId="19B76D6A" w:rsidR="00FE181B" w:rsidRPr="00D5649B" w:rsidRDefault="00FE181B"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TA</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w:bookmarkStart w:id="774" w:name="TANflowdigestate_Eq"/>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bookmarkEnd w:id="774"/>
    </w:p>
    <w:p w14:paraId="454B083E" w14:textId="77777777" w:rsidR="00FE181B" w:rsidRPr="00D5649B" w:rsidRDefault="00FE181B" w:rsidP="00E5629F">
      <w:pPr>
        <w:ind w:left="2880" w:hanging="2880"/>
        <w:rPr>
          <w:sz w:val="20"/>
        </w:rPr>
      </w:pPr>
      <w:r w:rsidRPr="00D5649B">
        <w:rPr>
          <w:sz w:val="20"/>
        </w:rPr>
        <w:lastRenderedPageBreak/>
        <w:t>where</w:t>
      </w:r>
    </w:p>
    <w:p w14:paraId="6A88120E" w14:textId="54F2CE3C"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flow.digestate</w:t>
      </w:r>
      <w:proofErr w:type="spellEnd"/>
      <w:r w:rsidR="00FE181B" w:rsidRPr="00D5649B">
        <w:rPr>
          <w:sz w:val="20"/>
        </w:rPr>
        <w:tab/>
        <w:t xml:space="preserve">Flow rate of </w:t>
      </w:r>
      <w:r w:rsidRPr="00D5649B">
        <w:rPr>
          <w:sz w:val="20"/>
        </w:rPr>
        <w:t>TAN</w:t>
      </w:r>
      <w:r w:rsidR="00FE181B" w:rsidRPr="00D5649B">
        <w:rPr>
          <w:sz w:val="20"/>
        </w:rPr>
        <w:t xml:space="preserve"> in digestate (kg day</w:t>
      </w:r>
      <w:r w:rsidR="00FE181B" w:rsidRPr="00D5649B">
        <w:rPr>
          <w:sz w:val="20"/>
          <w:vertAlign w:val="superscript"/>
        </w:rPr>
        <w:t>-1</w:t>
      </w:r>
      <w:r w:rsidR="00FE181B" w:rsidRPr="00D5649B">
        <w:rPr>
          <w:sz w:val="20"/>
        </w:rPr>
        <w:t>)</w:t>
      </w:r>
    </w:p>
    <w:p w14:paraId="012993A2" w14:textId="4928EC54"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flow.substrate,i</w:t>
      </w:r>
      <w:proofErr w:type="spellEnd"/>
      <w:r w:rsidR="00FE181B" w:rsidRPr="00D5649B">
        <w:rPr>
          <w:sz w:val="20"/>
        </w:rPr>
        <w:tab/>
        <w:t xml:space="preserve">Flow rate of </w:t>
      </w:r>
      <w:r w:rsidRPr="00D5649B">
        <w:rPr>
          <w:sz w:val="20"/>
        </w:rPr>
        <w:t>TAN</w:t>
      </w:r>
      <w:r w:rsidR="00FE181B" w:rsidRPr="00D5649B">
        <w:rPr>
          <w:sz w:val="20"/>
        </w:rPr>
        <w:t xml:space="preserve"> in substrate </w:t>
      </w:r>
      <w:proofErr w:type="spellStart"/>
      <w:r w:rsidR="00FE181B" w:rsidRPr="00B4649E">
        <w:rPr>
          <w:i/>
          <w:iCs/>
          <w:sz w:val="20"/>
        </w:rPr>
        <w:t>i</w:t>
      </w:r>
      <w:proofErr w:type="spellEnd"/>
      <w:r w:rsidR="00FE181B" w:rsidRPr="00D5649B">
        <w:rPr>
          <w:sz w:val="20"/>
        </w:rPr>
        <w:t xml:space="preserve"> entering the digester (kg day</w:t>
      </w:r>
      <w:r w:rsidR="00FE181B" w:rsidRPr="00D5649B">
        <w:rPr>
          <w:sz w:val="20"/>
          <w:vertAlign w:val="superscript"/>
        </w:rPr>
        <w:t>-1</w:t>
      </w:r>
      <w:r w:rsidR="00FE181B" w:rsidRPr="00D5649B">
        <w:rPr>
          <w:sz w:val="20"/>
        </w:rPr>
        <w:t>)</w:t>
      </w:r>
    </w:p>
    <w:p w14:paraId="33115A96" w14:textId="77777777" w:rsidR="00FE181B" w:rsidRPr="00F55D4B" w:rsidRDefault="00FE181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w:t>
      </w:r>
      <w:r w:rsidRPr="00F55D4B">
        <w:rPr>
          <w:sz w:val="20"/>
        </w:rPr>
        <w:t xml:space="preserve">in substrate </w:t>
      </w:r>
      <w:proofErr w:type="spellStart"/>
      <w:r w:rsidRPr="00F55D4B">
        <w:rPr>
          <w:i/>
          <w:iCs/>
          <w:sz w:val="20"/>
        </w:rPr>
        <w:t>i</w:t>
      </w:r>
      <w:proofErr w:type="spellEnd"/>
      <w:r w:rsidRPr="00F55D4B">
        <w:rPr>
          <w:sz w:val="20"/>
        </w:rPr>
        <w:t xml:space="preserve"> degraded during digestion (kg day</w:t>
      </w:r>
      <w:r w:rsidRPr="00F55D4B">
        <w:rPr>
          <w:sz w:val="20"/>
          <w:vertAlign w:val="superscript"/>
        </w:rPr>
        <w:t>-1</w:t>
      </w:r>
      <w:r w:rsidRPr="00F55D4B">
        <w:rPr>
          <w:sz w:val="20"/>
        </w:rPr>
        <w:t>)</w:t>
      </w:r>
    </w:p>
    <w:p w14:paraId="3BCCF0D4" w14:textId="51C274D8" w:rsidR="00FE181B" w:rsidRPr="00D5649B" w:rsidRDefault="00FE181B" w:rsidP="00E5629F">
      <w:pPr>
        <w:tabs>
          <w:tab w:val="clear" w:pos="2880"/>
          <w:tab w:val="clear" w:pos="9360"/>
        </w:tabs>
        <w:spacing w:before="0"/>
        <w:ind w:left="2835" w:hanging="2835"/>
        <w:rPr>
          <w:sz w:val="20"/>
        </w:rPr>
      </w:pPr>
      <w:proofErr w:type="spellStart"/>
      <w:r w:rsidRPr="00F55D4B">
        <w:rPr>
          <w:i/>
          <w:sz w:val="20"/>
        </w:rPr>
        <w:t>N</w:t>
      </w:r>
      <w:r w:rsidRPr="00F55D4B">
        <w:rPr>
          <w:i/>
          <w:sz w:val="20"/>
          <w:vertAlign w:val="subscript"/>
        </w:rPr>
        <w:t>VS,i</w:t>
      </w:r>
      <w:proofErr w:type="spellEnd"/>
      <w:r w:rsidRPr="00F55D4B">
        <w:rPr>
          <w:i/>
          <w:sz w:val="20"/>
        </w:rPr>
        <w:tab/>
      </w:r>
      <w:r w:rsidRPr="00F55D4B">
        <w:rPr>
          <w:sz w:val="20"/>
        </w:rPr>
        <w:t xml:space="preserve">Total N content of VS </w:t>
      </w:r>
      <w:r w:rsidR="00B4649E" w:rsidRPr="00F55D4B">
        <w:rPr>
          <w:sz w:val="20"/>
        </w:rPr>
        <w:t xml:space="preserve">in substrate </w:t>
      </w:r>
      <w:proofErr w:type="spellStart"/>
      <w:r w:rsidR="00B4649E" w:rsidRPr="00F55D4B">
        <w:rPr>
          <w:i/>
          <w:iCs/>
          <w:sz w:val="20"/>
        </w:rPr>
        <w:t>i</w:t>
      </w:r>
      <w:proofErr w:type="spellEnd"/>
      <w:r w:rsidR="00B4649E" w:rsidRPr="00F55D4B">
        <w:rPr>
          <w:sz w:val="20"/>
        </w:rPr>
        <w:t xml:space="preserve"> </w:t>
      </w:r>
      <w:r w:rsidRPr="00F55D4B">
        <w:rPr>
          <w:sz w:val="20"/>
        </w:rPr>
        <w:t>(kg N kg</w:t>
      </w:r>
      <w:r w:rsidRPr="00F55D4B">
        <w:rPr>
          <w:sz w:val="20"/>
          <w:vertAlign w:val="superscript"/>
        </w:rPr>
        <w:t>-1</w:t>
      </w:r>
      <w:r w:rsidRPr="00F55D4B">
        <w:rPr>
          <w:sz w:val="20"/>
        </w:rPr>
        <w:t xml:space="preserve"> VS)</w:t>
      </w:r>
    </w:p>
    <w:p w14:paraId="2FC85ACD" w14:textId="549645A3" w:rsidR="00654077" w:rsidRPr="00D5649B" w:rsidRDefault="00654077" w:rsidP="00FE181B">
      <w:pPr>
        <w:spacing w:before="0"/>
        <w:ind w:left="2880" w:hanging="2880"/>
        <w:rPr>
          <w:sz w:val="20"/>
        </w:rPr>
      </w:pPr>
    </w:p>
    <w:p w14:paraId="6EDA9735" w14:textId="3E87C805" w:rsidR="00654077" w:rsidRPr="00D5649B" w:rsidRDefault="00000000" w:rsidP="00ED58F9">
      <w:pPr>
        <w:tabs>
          <w:tab w:val="clear" w:pos="9360"/>
          <w:tab w:val="right" w:pos="9781"/>
        </w:tabs>
        <w:spacing w:after="120"/>
        <w:ind w:left="2880" w:hanging="288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r>
          <m:rPr>
            <m:sty m:val="bi"/>
          </m:rPr>
          <w:rPr>
            <w:rFonts w:ascii="Cambria Math" w:eastAsia="Times New Roman" w:hAnsi="Cambria Math" w:cstheme="minorHAnsi"/>
            <w:szCs w:val="24"/>
          </w:rPr>
          <m:t>=</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oMath>
      <w:r w:rsidR="00654077" w:rsidRPr="00D5649B">
        <w:rPr>
          <w:rFonts w:eastAsia="Times New Roman" w:cstheme="minorHAnsi"/>
          <w:b/>
          <w:i/>
          <w:szCs w:val="24"/>
        </w:rPr>
        <w:tab/>
      </w:r>
      <w:r w:rsidR="00654077"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r w:rsidR="00654077" w:rsidRPr="00D5649B">
        <w:rPr>
          <w:sz w:val="20"/>
        </w:rPr>
        <w:t xml:space="preserve"> </w:t>
      </w:r>
    </w:p>
    <w:p w14:paraId="0ABB1AEB" w14:textId="5FF3C9DD" w:rsidR="00654077" w:rsidRPr="00D5649B" w:rsidRDefault="00654077" w:rsidP="00E5629F">
      <w:pPr>
        <w:ind w:left="2880" w:hanging="2880"/>
        <w:rPr>
          <w:sz w:val="20"/>
        </w:rPr>
      </w:pPr>
      <w:r w:rsidRPr="00D5649B">
        <w:rPr>
          <w:sz w:val="20"/>
        </w:rPr>
        <w:t>where</w:t>
      </w:r>
    </w:p>
    <w:p w14:paraId="47044DF0" w14:textId="5ECE8021"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sz w:val="20"/>
        </w:rPr>
        <w:tab/>
        <w:t xml:space="preserve">Total N content of VS in substrate </w:t>
      </w:r>
      <w:proofErr w:type="spellStart"/>
      <w:r w:rsidRPr="00D5649B">
        <w:rPr>
          <w:i/>
          <w:sz w:val="20"/>
        </w:rPr>
        <w:t>i</w:t>
      </w:r>
      <w:proofErr w:type="spellEnd"/>
      <w:r w:rsidRPr="00D5649B">
        <w:rPr>
          <w:i/>
          <w:sz w:val="20"/>
        </w:rPr>
        <w:t xml:space="preserve"> </w:t>
      </w:r>
      <w:r w:rsidRPr="00D5649B">
        <w:rPr>
          <w:sz w:val="20"/>
        </w:rPr>
        <w:t>(kg N kg</w:t>
      </w:r>
      <w:r w:rsidRPr="00D5649B">
        <w:rPr>
          <w:sz w:val="20"/>
          <w:vertAlign w:val="superscript"/>
        </w:rPr>
        <w:t>-1</w:t>
      </w:r>
      <w:r w:rsidRPr="00D5649B">
        <w:rPr>
          <w:sz w:val="20"/>
        </w:rPr>
        <w:t xml:space="preserve"> VS)</w:t>
      </w:r>
    </w:p>
    <w:p w14:paraId="0B2EBC3E" w14:textId="5E67263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flow.substrate,i</w:t>
      </w:r>
      <w:proofErr w:type="spellEnd"/>
      <w:r w:rsidRPr="00D5649B">
        <w:rPr>
          <w:sz w:val="20"/>
        </w:rPr>
        <w:tab/>
        <w:t xml:space="preserve">Flow rate of total N in substrate </w:t>
      </w:r>
      <w:proofErr w:type="spellStart"/>
      <w:r w:rsidRPr="00D5649B">
        <w:rPr>
          <w:i/>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54BEA5D1" w14:textId="032730F6" w:rsidR="00654077" w:rsidRPr="00D5649B" w:rsidRDefault="00654077" w:rsidP="00654077">
      <w:pPr>
        <w:rPr>
          <w:b/>
          <w:i/>
        </w:rPr>
      </w:pPr>
      <w:r w:rsidRPr="00D5649B">
        <w:rPr>
          <w:b/>
          <w:i/>
        </w:rPr>
        <w:t>Flow of organic N in digestate</w:t>
      </w:r>
    </w:p>
    <w:p w14:paraId="118E0FAF" w14:textId="26CA7922" w:rsidR="004D1729" w:rsidRPr="00D5649B" w:rsidRDefault="004D1729" w:rsidP="00654077">
      <w:pPr>
        <w:rPr>
          <w:b/>
        </w:rPr>
      </w:pPr>
      <w:r w:rsidRPr="00D5649B">
        <w:rPr>
          <w:b/>
        </w:rPr>
        <w:t>For beef and dairy cattle</w:t>
      </w:r>
      <w:r w:rsidRPr="000B3A27">
        <w:rPr>
          <w:b/>
          <w:strike/>
        </w:rPr>
        <w:t>, a</w:t>
      </w:r>
      <w:r w:rsidRPr="00B67CBB">
        <w:rPr>
          <w:b/>
          <w:strike/>
        </w:rPr>
        <w:t>nd broilers, layers and turkeys</w:t>
      </w:r>
      <w:r w:rsidRPr="00D5649B">
        <w:rPr>
          <w:b/>
        </w:rPr>
        <w:t>:</w:t>
      </w:r>
    </w:p>
    <w:p w14:paraId="30EC1DE4" w14:textId="77777777" w:rsidR="00654077" w:rsidRPr="00D5649B" w:rsidRDefault="00654077" w:rsidP="00654077">
      <w:pPr>
        <w:autoSpaceDE w:val="0"/>
        <w:autoSpaceDN w:val="0"/>
        <w:adjustRightInd w:val="0"/>
        <w:jc w:val="both"/>
        <w:rPr>
          <w:rFonts w:ascii="CIDFont+F1" w:eastAsia="Calibri" w:hAnsi="CIDFont+F1" w:cs="CIDFont+F1"/>
          <w:b/>
          <w:sz w:val="22"/>
          <w:szCs w:val="22"/>
        </w:rPr>
      </w:pPr>
      <w:r w:rsidRPr="00D5649B">
        <w:rPr>
          <w:rFonts w:ascii="Calibri" w:eastAsia="Calibri" w:hAnsi="Calibri" w:cs="Times New Roman"/>
          <w:szCs w:val="24"/>
        </w:rPr>
        <w:t>This is calculated based on total organic N available in the substrate entering the digester and the fraction mineralized through degradation of VS (mineralization of organic N).</w:t>
      </w:r>
    </w:p>
    <w:p w14:paraId="6D437AEF" w14:textId="51855750" w:rsidR="00654077" w:rsidRPr="00D5649B" w:rsidRDefault="00654077"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Organic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bookmarkStart w:id="775" w:name="OrganicNflowdigestate_Eq"/>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bookmarkEnd w:id="775"/>
    </w:p>
    <w:p w14:paraId="50D00B20" w14:textId="77777777" w:rsidR="00654077" w:rsidRPr="00D5649B" w:rsidRDefault="00654077" w:rsidP="00E5629F">
      <w:pPr>
        <w:ind w:left="2880" w:hanging="2880"/>
        <w:rPr>
          <w:sz w:val="20"/>
        </w:rPr>
      </w:pPr>
      <w:r w:rsidRPr="00D5649B">
        <w:rPr>
          <w:sz w:val="20"/>
        </w:rPr>
        <w:t>where</w:t>
      </w:r>
    </w:p>
    <w:p w14:paraId="58479E78" w14:textId="7777777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organic N in digestate (kg day</w:t>
      </w:r>
      <w:r w:rsidRPr="00D5649B">
        <w:rPr>
          <w:sz w:val="20"/>
          <w:vertAlign w:val="superscript"/>
        </w:rPr>
        <w:t>-1</w:t>
      </w:r>
      <w:r w:rsidRPr="00D5649B">
        <w:rPr>
          <w:sz w:val="20"/>
        </w:rPr>
        <w:t>)</w:t>
      </w:r>
    </w:p>
    <w:p w14:paraId="4E97453F" w14:textId="7777777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flow.substrate,i</w:t>
      </w:r>
      <w:proofErr w:type="spellEnd"/>
      <w:r w:rsidRPr="00D5649B">
        <w:rPr>
          <w:sz w:val="20"/>
        </w:rPr>
        <w:tab/>
        <w:t xml:space="preserve">Flow rate of organic N in substrate </w:t>
      </w:r>
      <w:proofErr w:type="spellStart"/>
      <w:r w:rsidRPr="00D5649B">
        <w:rPr>
          <w:i/>
          <w:sz w:val="20"/>
        </w:rPr>
        <w:t>i</w:t>
      </w:r>
      <w:proofErr w:type="spellEnd"/>
      <w:r w:rsidRPr="00D5649B">
        <w:rPr>
          <w:i/>
          <w:sz w:val="20"/>
        </w:rPr>
        <w:t xml:space="preserve"> </w:t>
      </w:r>
      <w:r w:rsidRPr="00D5649B">
        <w:rPr>
          <w:sz w:val="20"/>
        </w:rPr>
        <w:t>entering the digester (kg day</w:t>
      </w:r>
      <w:r w:rsidRPr="00D5649B">
        <w:rPr>
          <w:sz w:val="20"/>
          <w:vertAlign w:val="superscript"/>
        </w:rPr>
        <w:t>-1</w:t>
      </w:r>
      <w:r w:rsidRPr="00D5649B">
        <w:rPr>
          <w:sz w:val="20"/>
        </w:rPr>
        <w:t>)</w:t>
      </w:r>
    </w:p>
    <w:p w14:paraId="1C48720F" w14:textId="7777777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in substrate </w:t>
      </w:r>
      <w:proofErr w:type="spellStart"/>
      <w:r w:rsidRPr="00D5649B">
        <w:rPr>
          <w:i/>
          <w:sz w:val="20"/>
        </w:rPr>
        <w:t>i</w:t>
      </w:r>
      <w:proofErr w:type="spellEnd"/>
      <w:r w:rsidRPr="00D5649B">
        <w:rPr>
          <w:sz w:val="20"/>
        </w:rPr>
        <w:t xml:space="preserve"> degraded during digestion (kg day</w:t>
      </w:r>
      <w:r w:rsidRPr="00D5649B">
        <w:rPr>
          <w:sz w:val="20"/>
          <w:vertAlign w:val="superscript"/>
        </w:rPr>
        <w:t>-1</w:t>
      </w:r>
      <w:r w:rsidRPr="00D5649B">
        <w:rPr>
          <w:sz w:val="20"/>
        </w:rPr>
        <w:t>)</w:t>
      </w:r>
    </w:p>
    <w:p w14:paraId="224C59B5" w14:textId="15674355"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i/>
          <w:sz w:val="20"/>
        </w:rPr>
        <w:tab/>
      </w:r>
      <w:r w:rsidRPr="00D5649B">
        <w:rPr>
          <w:sz w:val="20"/>
        </w:rPr>
        <w:t xml:space="preserve">Total N content of VS </w:t>
      </w:r>
      <w:r w:rsidR="00B4649E">
        <w:rPr>
          <w:sz w:val="20"/>
        </w:rPr>
        <w:t xml:space="preserve">in substrate </w:t>
      </w:r>
      <w:proofErr w:type="spellStart"/>
      <w:r w:rsidR="00B4649E" w:rsidRPr="00B4649E">
        <w:rPr>
          <w:i/>
          <w:iCs/>
          <w:sz w:val="20"/>
        </w:rPr>
        <w:t>i</w:t>
      </w:r>
      <w:proofErr w:type="spellEnd"/>
      <w:r w:rsidR="00B4649E">
        <w:rPr>
          <w:sz w:val="20"/>
        </w:rPr>
        <w:t xml:space="preserve"> </w:t>
      </w:r>
      <w:r w:rsidRPr="00D5649B">
        <w:rPr>
          <w:sz w:val="20"/>
        </w:rPr>
        <w:t>(kg N kg</w:t>
      </w:r>
      <w:r w:rsidRPr="00D5649B">
        <w:rPr>
          <w:sz w:val="20"/>
          <w:vertAlign w:val="superscript"/>
        </w:rPr>
        <w:t>-1</w:t>
      </w:r>
      <w:r w:rsidRPr="00D5649B">
        <w:rPr>
          <w:sz w:val="20"/>
        </w:rPr>
        <w:t xml:space="preserve"> VS)</w:t>
      </w:r>
    </w:p>
    <w:p w14:paraId="4BCD4851" w14:textId="33377966" w:rsidR="00532122" w:rsidRPr="00D5649B" w:rsidRDefault="00532122" w:rsidP="00532122">
      <w:pPr>
        <w:rPr>
          <w:b/>
          <w:i/>
        </w:rPr>
      </w:pPr>
      <w:r w:rsidRPr="00D5649B">
        <w:rPr>
          <w:b/>
          <w:i/>
        </w:rPr>
        <w:t>Flow of total C in digestate</w:t>
      </w:r>
    </w:p>
    <w:p w14:paraId="72390B9A" w14:textId="1FA10475" w:rsidR="004D1729" w:rsidRPr="00D5649B" w:rsidRDefault="00FE6840" w:rsidP="004D1729">
      <w:r>
        <w:t>The</w:t>
      </w:r>
      <w:r w:rsidR="004D1729" w:rsidRPr="00D5649B">
        <w:t xml:space="preserve"> flow of C in digestate is estimated based on the C fraction of the degraded VS - a default value of 0.55 is used (Cornell, 1996).</w:t>
      </w:r>
    </w:p>
    <w:p w14:paraId="4034DDBD" w14:textId="08C52F53" w:rsidR="009D3741" w:rsidRPr="00D5649B" w:rsidRDefault="00000000" w:rsidP="00ED58F9">
      <w:pPr>
        <w:tabs>
          <w:tab w:val="clear" w:pos="9360"/>
          <w:tab w:val="right" w:pos="9781"/>
        </w:tabs>
        <w:spacing w:after="120"/>
        <w:ind w:left="2880" w:hanging="2880"/>
        <w:rPr>
          <w:b/>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bCs/>
                <w:i/>
                <w:szCs w:val="24"/>
              </w:rPr>
            </m:ctrlPr>
          </m:naryPr>
          <m:sub/>
          <m:sup/>
          <m:e>
            <m:d>
              <m:dPr>
                <m:ctrlPr>
                  <w:rPr>
                    <w:rFonts w:ascii="Cambria Math" w:eastAsia="Times New Roman" w:hAnsi="Cambria Math" w:cstheme="minorHAnsi"/>
                    <w:b/>
                    <w:bCs/>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e>
            </m:d>
          </m:e>
        </m:nary>
      </m:oMath>
      <w:r w:rsidR="009D3741" w:rsidRPr="00D5649B">
        <w:rPr>
          <w:rFonts w:eastAsia="Times New Roman" w:cstheme="minorHAnsi"/>
          <w:b/>
          <w:i/>
          <w:szCs w:val="24"/>
        </w:rPr>
        <w:tab/>
      </w:r>
      <w:bookmarkStart w:id="776" w:name="Cflowdigestate_Eq"/>
      <w:r w:rsidR="00B52D83"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bookmarkEnd w:id="776"/>
    </w:p>
    <w:p w14:paraId="79335BA7" w14:textId="223757ED" w:rsidR="00532122" w:rsidRPr="00D5649B" w:rsidRDefault="00532122" w:rsidP="007335D2">
      <w:pPr>
        <w:ind w:left="2880" w:hanging="2880"/>
        <w:rPr>
          <w:sz w:val="20"/>
        </w:rPr>
      </w:pPr>
      <w:r w:rsidRPr="00D5649B">
        <w:rPr>
          <w:sz w:val="20"/>
        </w:rPr>
        <w:t>where</w:t>
      </w:r>
    </w:p>
    <w:p w14:paraId="424FFE31" w14:textId="316AF8BE"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flow.digestate</w:t>
      </w:r>
      <w:proofErr w:type="spellEnd"/>
      <w:r w:rsidR="00532122" w:rsidRPr="00D5649B">
        <w:rPr>
          <w:sz w:val="20"/>
        </w:rPr>
        <w:tab/>
        <w:t xml:space="preserve">Flow rate of </w:t>
      </w:r>
      <w:r w:rsidRPr="00D5649B">
        <w:rPr>
          <w:sz w:val="20"/>
        </w:rPr>
        <w:t>total C</w:t>
      </w:r>
      <w:r w:rsidR="00532122" w:rsidRPr="00D5649B">
        <w:rPr>
          <w:sz w:val="20"/>
        </w:rPr>
        <w:t xml:space="preserve"> in digestate (kg day</w:t>
      </w:r>
      <w:r w:rsidR="00532122" w:rsidRPr="00D5649B">
        <w:rPr>
          <w:sz w:val="20"/>
          <w:vertAlign w:val="superscript"/>
        </w:rPr>
        <w:t>-1</w:t>
      </w:r>
      <w:r w:rsidR="00532122" w:rsidRPr="00D5649B">
        <w:rPr>
          <w:sz w:val="20"/>
        </w:rPr>
        <w:t>)</w:t>
      </w:r>
    </w:p>
    <w:p w14:paraId="11D786A1" w14:textId="419A9BEF"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flow.substrate,i</w:t>
      </w:r>
      <w:proofErr w:type="spellEnd"/>
      <w:r w:rsidR="00532122" w:rsidRPr="00D5649B">
        <w:rPr>
          <w:sz w:val="20"/>
        </w:rPr>
        <w:tab/>
        <w:t xml:space="preserve">Flow rate of </w:t>
      </w:r>
      <w:r w:rsidRPr="00D5649B">
        <w:rPr>
          <w:sz w:val="20"/>
        </w:rPr>
        <w:t>total C</w:t>
      </w:r>
      <w:r w:rsidR="00532122" w:rsidRPr="00D5649B">
        <w:rPr>
          <w:sz w:val="20"/>
        </w:rPr>
        <w:t xml:space="preserve"> in substrate </w:t>
      </w:r>
      <w:proofErr w:type="spellStart"/>
      <w:r w:rsidR="00532122" w:rsidRPr="00D5649B">
        <w:rPr>
          <w:i/>
          <w:sz w:val="20"/>
        </w:rPr>
        <w:t>i</w:t>
      </w:r>
      <w:proofErr w:type="spellEnd"/>
      <w:r w:rsidR="00532122" w:rsidRPr="00D5649B">
        <w:rPr>
          <w:sz w:val="20"/>
        </w:rPr>
        <w:t xml:space="preserve"> entering the digester (kg day</w:t>
      </w:r>
      <w:r w:rsidR="00532122" w:rsidRPr="00D5649B">
        <w:rPr>
          <w:sz w:val="20"/>
          <w:vertAlign w:val="superscript"/>
        </w:rPr>
        <w:t>-1</w:t>
      </w:r>
      <w:r w:rsidR="00532122" w:rsidRPr="00D5649B">
        <w:rPr>
          <w:sz w:val="20"/>
        </w:rPr>
        <w:t>)</w:t>
      </w:r>
    </w:p>
    <w:p w14:paraId="7F6AF4AD" w14:textId="51A4D564" w:rsidR="00532122" w:rsidRPr="00D5649B" w:rsidRDefault="00E17973" w:rsidP="008A7F5F">
      <w:pPr>
        <w:pStyle w:val="Heading3"/>
      </w:pPr>
      <w:bookmarkStart w:id="777" w:name="_Toc152758630"/>
      <w:r w:rsidRPr="00D5649B">
        <w:t>Solid-liquid separation of digestate</w:t>
      </w:r>
      <w:bookmarkEnd w:id="777"/>
    </w:p>
    <w:p w14:paraId="4410281F" w14:textId="18AF957B" w:rsidR="00532122" w:rsidRPr="00D5649B" w:rsidRDefault="009D3741" w:rsidP="00532122">
      <w:r w:rsidRPr="00D5649B">
        <w:t xml:space="preserve">Optionally, a liquid-solid separation can be performed as a digestate treatment, for example if the farmer is not able to apply the raw digestate to nearby fields. The mass and elemental distribution calculation is based on the separation efficiency of the equipment. </w:t>
      </w:r>
    </w:p>
    <w:p w14:paraId="7544E06B" w14:textId="1F5A2196" w:rsidR="009D3741" w:rsidRPr="00D5649B" w:rsidRDefault="009D3741" w:rsidP="009D3741">
      <w:pPr>
        <w:rPr>
          <w:b/>
          <w:i/>
        </w:rPr>
      </w:pPr>
      <w:r w:rsidRPr="00D5649B">
        <w:rPr>
          <w:b/>
          <w:i/>
        </w:rPr>
        <w:t>Total mass flow rate of raw material in liquid fraction and solid fraction</w:t>
      </w:r>
    </w:p>
    <w:p w14:paraId="1F1C75CE" w14:textId="62749F08" w:rsidR="009D3741"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78" w:name="FflowdigestateLF_Eq"/>
      <w:r w:rsidR="009D3741" w:rsidRPr="00D5649B">
        <w:rPr>
          <w:rFonts w:eastAsia="Times New Roman" w:cstheme="minorHAnsi"/>
          <w:b/>
          <w:i/>
          <w:szCs w:val="24"/>
        </w:rPr>
        <w:tab/>
      </w:r>
      <w:r w:rsidR="009D374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778"/>
    </w:p>
    <w:p w14:paraId="21E02AC4" w14:textId="77777777" w:rsidR="009D3741" w:rsidRPr="00D5649B" w:rsidRDefault="009D3741" w:rsidP="007335D2">
      <w:pPr>
        <w:ind w:left="2880" w:hanging="2880"/>
        <w:rPr>
          <w:sz w:val="20"/>
        </w:rPr>
      </w:pPr>
      <w:r w:rsidRPr="00D5649B">
        <w:rPr>
          <w:sz w:val="20"/>
        </w:rPr>
        <w:t>where</w:t>
      </w:r>
    </w:p>
    <w:p w14:paraId="2FD56D42" w14:textId="4651A30C" w:rsidR="009D3741" w:rsidRPr="00F55D4B" w:rsidRDefault="009D3741" w:rsidP="007335D2">
      <w:pPr>
        <w:tabs>
          <w:tab w:val="clear" w:pos="2880"/>
          <w:tab w:val="clear" w:pos="9360"/>
        </w:tabs>
        <w:spacing w:before="0"/>
        <w:ind w:left="2835" w:hanging="2835"/>
        <w:rPr>
          <w:sz w:val="20"/>
        </w:rPr>
      </w:pPr>
      <w:proofErr w:type="spellStart"/>
      <w:r w:rsidRPr="00D5649B">
        <w:rPr>
          <w:i/>
          <w:sz w:val="20"/>
        </w:rPr>
        <w:t>F</w:t>
      </w:r>
      <w:r w:rsidR="007842EB" w:rsidRPr="00D5649B">
        <w:rPr>
          <w:i/>
          <w:sz w:val="20"/>
          <w:vertAlign w:val="subscript"/>
        </w:rPr>
        <w:t>flow,</w:t>
      </w:r>
      <w:r w:rsidRPr="00D5649B">
        <w:rPr>
          <w:i/>
          <w:sz w:val="20"/>
          <w:vertAlign w:val="subscript"/>
        </w:rPr>
        <w:t>digestate,LF</w:t>
      </w:r>
      <w:proofErr w:type="spellEnd"/>
      <w:r w:rsidRPr="00D5649B">
        <w:rPr>
          <w:sz w:val="20"/>
        </w:rPr>
        <w:tab/>
      </w:r>
      <w:r w:rsidRPr="00F55D4B">
        <w:rPr>
          <w:sz w:val="20"/>
        </w:rPr>
        <w:t>Flow rate of liquid fraction of digestate (</w:t>
      </w:r>
      <w:r w:rsidR="003E0D2B" w:rsidRPr="00F55D4B">
        <w:rPr>
          <w:sz w:val="20"/>
        </w:rPr>
        <w:t>kg</w:t>
      </w:r>
      <w:r w:rsidRPr="00F55D4B">
        <w:rPr>
          <w:sz w:val="20"/>
        </w:rPr>
        <w:t xml:space="preserve"> day</w:t>
      </w:r>
      <w:r w:rsidRPr="00F55D4B">
        <w:rPr>
          <w:sz w:val="20"/>
          <w:vertAlign w:val="superscript"/>
        </w:rPr>
        <w:t>-1</w:t>
      </w:r>
      <w:r w:rsidRPr="00F55D4B">
        <w:rPr>
          <w:sz w:val="20"/>
        </w:rPr>
        <w:t>)</w:t>
      </w:r>
    </w:p>
    <w:p w14:paraId="29CD3E77" w14:textId="0F541C0D" w:rsidR="009D3741" w:rsidRPr="00F55D4B" w:rsidRDefault="009D3741" w:rsidP="007335D2">
      <w:pPr>
        <w:tabs>
          <w:tab w:val="clear" w:pos="2880"/>
          <w:tab w:val="clear" w:pos="9360"/>
        </w:tabs>
        <w:spacing w:before="0"/>
        <w:ind w:left="2835" w:hanging="2835"/>
        <w:rPr>
          <w:sz w:val="20"/>
        </w:rPr>
      </w:pPr>
      <w:r w:rsidRPr="00F55D4B">
        <w:rPr>
          <w:rFonts w:cstheme="minorHAnsi"/>
          <w:i/>
          <w:sz w:val="20"/>
        </w:rPr>
        <w:t>α</w:t>
      </w:r>
      <w:r w:rsidRPr="00F55D4B">
        <w:rPr>
          <w:i/>
          <w:sz w:val="20"/>
          <w:vertAlign w:val="subscript"/>
        </w:rPr>
        <w:t>flow</w:t>
      </w:r>
      <w:r w:rsidRPr="00F55D4B">
        <w:rPr>
          <w:sz w:val="20"/>
        </w:rPr>
        <w:tab/>
        <w:t>Separation coefficient: fraction of raw material in solid fraction following solid-liquid separation (</w:t>
      </w:r>
      <w:r w:rsidRPr="00F55D4B">
        <w:rPr>
          <w:b/>
          <w:sz w:val="20"/>
        </w:rPr>
        <w:fldChar w:fldCharType="begin"/>
      </w:r>
      <w:r w:rsidRPr="00F55D4B">
        <w:rPr>
          <w:b/>
          <w:sz w:val="20"/>
        </w:rPr>
        <w:instrText xml:space="preserve"> REF _Ref91145193 \h  \* MERGEFORMAT </w:instrText>
      </w:r>
      <w:r w:rsidRPr="00F55D4B">
        <w:rPr>
          <w:b/>
          <w:sz w:val="20"/>
        </w:rPr>
      </w:r>
      <w:r w:rsidRPr="00F55D4B">
        <w:rPr>
          <w:b/>
          <w:sz w:val="20"/>
        </w:rPr>
        <w:fldChar w:fldCharType="separate"/>
      </w:r>
      <w:r w:rsidR="002640D8" w:rsidRPr="00F55D4B">
        <w:rPr>
          <w:b/>
          <w:sz w:val="20"/>
        </w:rPr>
        <w:t xml:space="preserve">Table </w:t>
      </w:r>
      <w:r w:rsidR="002640D8" w:rsidRPr="00F55D4B">
        <w:rPr>
          <w:b/>
          <w:noProof/>
          <w:sz w:val="20"/>
        </w:rPr>
        <w:t>47</w:t>
      </w:r>
      <w:r w:rsidRPr="00F55D4B">
        <w:rPr>
          <w:b/>
          <w:sz w:val="20"/>
        </w:rPr>
        <w:fldChar w:fldCharType="end"/>
      </w:r>
      <w:r w:rsidRPr="00F55D4B">
        <w:rPr>
          <w:sz w:val="20"/>
        </w:rPr>
        <w:t>)</w:t>
      </w:r>
    </w:p>
    <w:p w14:paraId="6D8A9B1C" w14:textId="1CC23129" w:rsidR="009D3741" w:rsidRPr="00F55D4B" w:rsidRDefault="009D3741" w:rsidP="007335D2">
      <w:pPr>
        <w:tabs>
          <w:tab w:val="clear" w:pos="2880"/>
          <w:tab w:val="clear" w:pos="9360"/>
        </w:tabs>
        <w:spacing w:before="0"/>
        <w:ind w:left="2835" w:hanging="2835"/>
        <w:rPr>
          <w:rFonts w:cstheme="minorHAnsi"/>
          <w:sz w:val="20"/>
        </w:rPr>
      </w:pPr>
      <w:proofErr w:type="spellStart"/>
      <w:r w:rsidRPr="00F55D4B">
        <w:rPr>
          <w:rFonts w:cstheme="minorHAnsi"/>
          <w:i/>
          <w:sz w:val="20"/>
        </w:rPr>
        <w:lastRenderedPageBreak/>
        <w:t>F</w:t>
      </w:r>
      <w:r w:rsidR="007842EB" w:rsidRPr="00F55D4B">
        <w:rPr>
          <w:rFonts w:cstheme="minorHAnsi"/>
          <w:i/>
          <w:sz w:val="20"/>
          <w:vertAlign w:val="subscript"/>
        </w:rPr>
        <w:t>flow,</w:t>
      </w:r>
      <w:r w:rsidRPr="00F55D4B">
        <w:rPr>
          <w:rFonts w:cstheme="minorHAnsi"/>
          <w:i/>
          <w:sz w:val="20"/>
          <w:vertAlign w:val="subscript"/>
        </w:rPr>
        <w:t>digestate</w:t>
      </w:r>
      <w:proofErr w:type="spellEnd"/>
      <w:r w:rsidRPr="00F55D4B">
        <w:rPr>
          <w:rFonts w:cstheme="minorHAnsi"/>
          <w:i/>
          <w:sz w:val="20"/>
        </w:rPr>
        <w:tab/>
      </w:r>
      <w:r w:rsidR="007842EB" w:rsidRPr="00F55D4B">
        <w:rPr>
          <w:sz w:val="20"/>
        </w:rPr>
        <w:t>Flow rate of total mass of digestate (</w:t>
      </w:r>
      <w:r w:rsidR="003E0D2B" w:rsidRPr="00F55D4B">
        <w:rPr>
          <w:sz w:val="20"/>
        </w:rPr>
        <w:t>kg</w:t>
      </w:r>
      <w:r w:rsidR="007842EB" w:rsidRPr="00F55D4B">
        <w:rPr>
          <w:sz w:val="20"/>
        </w:rPr>
        <w:t xml:space="preserve"> day</w:t>
      </w:r>
      <w:r w:rsidR="007842EB" w:rsidRPr="00F55D4B">
        <w:rPr>
          <w:sz w:val="20"/>
          <w:vertAlign w:val="superscript"/>
        </w:rPr>
        <w:t>-1</w:t>
      </w:r>
      <w:r w:rsidR="007842EB" w:rsidRPr="00F55D4B">
        <w:rPr>
          <w:sz w:val="20"/>
        </w:rPr>
        <w:t>)</w:t>
      </w:r>
    </w:p>
    <w:p w14:paraId="09283972" w14:textId="4E41AFDB" w:rsidR="009D3741" w:rsidRPr="00F55D4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9D3741" w:rsidRPr="00F55D4B">
        <w:rPr>
          <w:rFonts w:eastAsia="Times New Roman" w:cstheme="minorHAnsi"/>
          <w:b/>
          <w:i/>
          <w:szCs w:val="24"/>
        </w:rPr>
        <w:tab/>
      </w:r>
      <w:bookmarkStart w:id="779" w:name="FflowdigestateSF_Eq"/>
      <w:r w:rsidR="009D3741" w:rsidRPr="00F55D4B">
        <w:rPr>
          <w:b/>
          <w:szCs w:val="24"/>
        </w:rPr>
        <w:t xml:space="preserve">Eq. </w:t>
      </w:r>
      <w:r w:rsidR="001977CC" w:rsidRPr="00F55D4B">
        <w:rPr>
          <w:b/>
          <w:szCs w:val="24"/>
        </w:rPr>
        <w:fldChar w:fldCharType="begin"/>
      </w:r>
      <w:r w:rsidR="001977CC" w:rsidRPr="00F55D4B">
        <w:rPr>
          <w:b/>
          <w:szCs w:val="24"/>
        </w:rPr>
        <w:instrText xml:space="preserve"> STYLEREF 3 \s </w:instrText>
      </w:r>
      <w:r w:rsidR="001977CC" w:rsidRPr="00F55D4B">
        <w:rPr>
          <w:b/>
          <w:szCs w:val="24"/>
        </w:rPr>
        <w:fldChar w:fldCharType="separate"/>
      </w:r>
      <w:r w:rsidR="001977CC" w:rsidRPr="00F55D4B">
        <w:rPr>
          <w:b/>
          <w:noProof/>
          <w:szCs w:val="24"/>
        </w:rPr>
        <w:t>4.8.4</w:t>
      </w:r>
      <w:r w:rsidR="001977CC" w:rsidRPr="00F55D4B">
        <w:rPr>
          <w:b/>
          <w:szCs w:val="24"/>
        </w:rPr>
        <w:fldChar w:fldCharType="end"/>
      </w:r>
      <w:r w:rsidR="001977CC" w:rsidRPr="00F55D4B">
        <w:rPr>
          <w:b/>
          <w:szCs w:val="24"/>
        </w:rPr>
        <w:noBreakHyphen/>
      </w:r>
      <w:r w:rsidR="001977CC" w:rsidRPr="00F55D4B">
        <w:rPr>
          <w:b/>
          <w:szCs w:val="24"/>
        </w:rPr>
        <w:fldChar w:fldCharType="begin"/>
      </w:r>
      <w:r w:rsidR="001977CC" w:rsidRPr="00F55D4B">
        <w:rPr>
          <w:b/>
          <w:szCs w:val="24"/>
        </w:rPr>
        <w:instrText xml:space="preserve"> SEQ Eq. \* ARABIC \s 3 </w:instrText>
      </w:r>
      <w:r w:rsidR="001977CC" w:rsidRPr="00F55D4B">
        <w:rPr>
          <w:b/>
          <w:szCs w:val="24"/>
        </w:rPr>
        <w:fldChar w:fldCharType="separate"/>
      </w:r>
      <w:r w:rsidR="001977CC" w:rsidRPr="00F55D4B">
        <w:rPr>
          <w:b/>
          <w:noProof/>
          <w:szCs w:val="24"/>
        </w:rPr>
        <w:t>2</w:t>
      </w:r>
      <w:r w:rsidR="001977CC" w:rsidRPr="00F55D4B">
        <w:rPr>
          <w:b/>
          <w:szCs w:val="24"/>
        </w:rPr>
        <w:fldChar w:fldCharType="end"/>
      </w:r>
      <w:bookmarkEnd w:id="779"/>
    </w:p>
    <w:p w14:paraId="6730841B" w14:textId="77777777" w:rsidR="009D3741" w:rsidRPr="00F55D4B" w:rsidRDefault="009D3741" w:rsidP="00742A24">
      <w:pPr>
        <w:ind w:left="2880" w:hanging="2880"/>
        <w:rPr>
          <w:sz w:val="20"/>
        </w:rPr>
      </w:pPr>
      <w:r w:rsidRPr="00F55D4B">
        <w:rPr>
          <w:sz w:val="20"/>
        </w:rPr>
        <w:t>where</w:t>
      </w:r>
    </w:p>
    <w:p w14:paraId="4B48FAC4" w14:textId="3E8A339A" w:rsidR="009D3741" w:rsidRPr="00F55D4B" w:rsidRDefault="009D3741" w:rsidP="00742A24">
      <w:pPr>
        <w:tabs>
          <w:tab w:val="clear" w:pos="2880"/>
          <w:tab w:val="clear" w:pos="9360"/>
        </w:tabs>
        <w:spacing w:before="0"/>
        <w:ind w:left="2835" w:hanging="2835"/>
        <w:rPr>
          <w:sz w:val="20"/>
        </w:rPr>
      </w:pPr>
      <w:proofErr w:type="spellStart"/>
      <w:r w:rsidRPr="00F55D4B">
        <w:rPr>
          <w:i/>
          <w:sz w:val="20"/>
        </w:rPr>
        <w:t>F</w:t>
      </w:r>
      <w:r w:rsidRPr="00F55D4B">
        <w:rPr>
          <w:i/>
          <w:sz w:val="20"/>
          <w:vertAlign w:val="subscript"/>
        </w:rPr>
        <w:t>digestate,SF</w:t>
      </w:r>
      <w:proofErr w:type="spellEnd"/>
      <w:r w:rsidRPr="00F55D4B">
        <w:rPr>
          <w:sz w:val="20"/>
        </w:rPr>
        <w:tab/>
        <w:t>Flow rate of solid fraction of digestate (</w:t>
      </w:r>
      <w:r w:rsidR="003E0D2B" w:rsidRPr="00F55D4B">
        <w:rPr>
          <w:sz w:val="20"/>
        </w:rPr>
        <w:t>kg</w:t>
      </w:r>
      <w:r w:rsidRPr="00F55D4B">
        <w:rPr>
          <w:sz w:val="20"/>
        </w:rPr>
        <w:t xml:space="preserve"> day</w:t>
      </w:r>
      <w:r w:rsidRPr="00F55D4B">
        <w:rPr>
          <w:sz w:val="20"/>
          <w:vertAlign w:val="superscript"/>
        </w:rPr>
        <w:t>-1</w:t>
      </w:r>
      <w:r w:rsidRPr="00F55D4B">
        <w:rPr>
          <w:sz w:val="20"/>
        </w:rPr>
        <w:t>)</w:t>
      </w:r>
    </w:p>
    <w:p w14:paraId="505AE4A2" w14:textId="14FE417B" w:rsidR="006162C8" w:rsidRPr="00D5649B" w:rsidRDefault="006162C8" w:rsidP="006162C8">
      <w:pPr>
        <w:rPr>
          <w:b/>
          <w:i/>
        </w:rPr>
      </w:pPr>
      <w:r w:rsidRPr="00F55D4B">
        <w:rPr>
          <w:b/>
          <w:i/>
        </w:rPr>
        <w:t>Mass flow rate of TS in liquid fraction and solid fraction</w:t>
      </w:r>
    </w:p>
    <w:p w14:paraId="4A01EB66" w14:textId="649E22E6" w:rsidR="006162C8"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6162C8" w:rsidRPr="00D5649B">
        <w:rPr>
          <w:rFonts w:eastAsia="Times New Roman" w:cstheme="minorHAnsi"/>
          <w:b/>
          <w:i/>
          <w:szCs w:val="24"/>
        </w:rPr>
        <w:tab/>
      </w:r>
      <w:r w:rsidR="006162C8"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p>
    <w:p w14:paraId="46B08C02" w14:textId="77777777" w:rsidR="006162C8" w:rsidRPr="00D5649B" w:rsidRDefault="006162C8" w:rsidP="00742A24">
      <w:pPr>
        <w:ind w:left="2880" w:hanging="2880"/>
        <w:rPr>
          <w:sz w:val="20"/>
        </w:rPr>
      </w:pPr>
      <w:r w:rsidRPr="00D5649B">
        <w:rPr>
          <w:sz w:val="20"/>
        </w:rPr>
        <w:t>where</w:t>
      </w:r>
    </w:p>
    <w:p w14:paraId="7DF80E67" w14:textId="6E52BF24" w:rsidR="006162C8" w:rsidRPr="00D5649B" w:rsidRDefault="006162C8" w:rsidP="00742A24">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flow,digestate,LF</w:t>
      </w:r>
      <w:proofErr w:type="spellEnd"/>
      <w:r w:rsidRPr="00D5649B">
        <w:rPr>
          <w:sz w:val="20"/>
        </w:rPr>
        <w:tab/>
        <w:t>Flow rate of TS in the liquid fraction of digestate (kg day</w:t>
      </w:r>
      <w:r w:rsidRPr="00D5649B">
        <w:rPr>
          <w:sz w:val="20"/>
          <w:vertAlign w:val="superscript"/>
        </w:rPr>
        <w:t>-1</w:t>
      </w:r>
      <w:r w:rsidRPr="00D5649B">
        <w:rPr>
          <w:sz w:val="20"/>
        </w:rPr>
        <w:t>)</w:t>
      </w:r>
    </w:p>
    <w:p w14:paraId="304D71EA" w14:textId="4BB9F030" w:rsidR="006162C8" w:rsidRPr="00D5649B" w:rsidRDefault="006162C8" w:rsidP="00742A24">
      <w:pPr>
        <w:tabs>
          <w:tab w:val="clear" w:pos="2880"/>
          <w:tab w:val="clear" w:pos="9360"/>
        </w:tabs>
        <w:spacing w:before="0"/>
        <w:ind w:left="2835" w:hanging="2835"/>
        <w:rPr>
          <w:sz w:val="20"/>
        </w:rPr>
      </w:pPr>
      <w:r w:rsidRPr="00D5649B">
        <w:rPr>
          <w:rFonts w:cstheme="minorHAnsi"/>
          <w:sz w:val="20"/>
        </w:rPr>
        <w:t>α</w:t>
      </w:r>
      <w:r w:rsidRPr="00D5649B">
        <w:rPr>
          <w:sz w:val="20"/>
          <w:vertAlign w:val="subscript"/>
        </w:rPr>
        <w:t>TS</w:t>
      </w:r>
      <w:r w:rsidRPr="00D5649B">
        <w:rPr>
          <w:sz w:val="20"/>
          <w:vertAlign w:val="subscript"/>
        </w:rPr>
        <w:tab/>
      </w:r>
      <w:bookmarkStart w:id="780" w:name="OLE_LINK246"/>
      <w:bookmarkStart w:id="781" w:name="OLE_LINK247"/>
      <w:r w:rsidRPr="00D5649B">
        <w:rPr>
          <w:sz w:val="20"/>
        </w:rPr>
        <w:t>Separation coefficient: fraction of TS in the solid fraction following solid-liquid separation</w:t>
      </w:r>
      <w:bookmarkEnd w:id="780"/>
      <w:bookmarkEnd w:id="781"/>
      <w:r w:rsidRPr="00D5649B">
        <w:rPr>
          <w:sz w:val="20"/>
        </w:rPr>
        <w:t xml:space="preserve">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002640D8" w:rsidRPr="002640D8">
        <w:rPr>
          <w:b/>
          <w:sz w:val="20"/>
        </w:rPr>
        <w:t xml:space="preserve">Table </w:t>
      </w:r>
      <w:r w:rsidR="002640D8" w:rsidRPr="002640D8">
        <w:rPr>
          <w:b/>
          <w:noProof/>
          <w:sz w:val="20"/>
        </w:rPr>
        <w:t>47</w:t>
      </w:r>
      <w:r w:rsidRPr="00742A24">
        <w:rPr>
          <w:b/>
          <w:sz w:val="20"/>
        </w:rPr>
        <w:fldChar w:fldCharType="end"/>
      </w:r>
      <w:r w:rsidRPr="00D5649B">
        <w:rPr>
          <w:sz w:val="20"/>
        </w:rPr>
        <w:t>)</w:t>
      </w:r>
    </w:p>
    <w:p w14:paraId="494FED3E" w14:textId="42053C2A" w:rsidR="007842EB"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7842EB" w:rsidRPr="00D5649B">
        <w:rPr>
          <w:rFonts w:eastAsia="Times New Roman" w:cstheme="minorHAnsi"/>
          <w:b/>
          <w:i/>
          <w:szCs w:val="24"/>
        </w:rPr>
        <w:tab/>
      </w:r>
      <w:r w:rsidR="007842EB"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4</w:t>
      </w:r>
      <w:r w:rsidR="001977CC">
        <w:rPr>
          <w:b/>
          <w:szCs w:val="24"/>
        </w:rPr>
        <w:fldChar w:fldCharType="end"/>
      </w:r>
    </w:p>
    <w:p w14:paraId="1A4D417C" w14:textId="77777777" w:rsidR="007842EB" w:rsidRPr="00D5649B" w:rsidRDefault="007842EB" w:rsidP="00742A24">
      <w:pPr>
        <w:ind w:left="2880" w:hanging="2880"/>
        <w:rPr>
          <w:sz w:val="20"/>
        </w:rPr>
      </w:pPr>
      <w:r w:rsidRPr="00D5649B">
        <w:rPr>
          <w:sz w:val="20"/>
        </w:rPr>
        <w:t>where</w:t>
      </w:r>
    </w:p>
    <w:p w14:paraId="20D60359" w14:textId="76B7D544" w:rsidR="007842EB" w:rsidRPr="00D5649B" w:rsidRDefault="007842EB" w:rsidP="00742A24">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flow,digestate,SF</w:t>
      </w:r>
      <w:proofErr w:type="spellEnd"/>
      <w:r w:rsidRPr="00D5649B">
        <w:rPr>
          <w:sz w:val="20"/>
        </w:rPr>
        <w:tab/>
      </w:r>
      <w:bookmarkStart w:id="782" w:name="OLE_LINK248"/>
      <w:bookmarkStart w:id="783" w:name="OLE_LINK249"/>
      <w:bookmarkStart w:id="784" w:name="OLE_LINK250"/>
      <w:r w:rsidRPr="00D5649B">
        <w:rPr>
          <w:sz w:val="20"/>
        </w:rPr>
        <w:t xml:space="preserve">Flow rate of TS in the solid fraction of digestate </w:t>
      </w:r>
      <w:bookmarkEnd w:id="782"/>
      <w:bookmarkEnd w:id="783"/>
      <w:bookmarkEnd w:id="784"/>
      <w:r w:rsidRPr="00D5649B">
        <w:rPr>
          <w:sz w:val="20"/>
        </w:rPr>
        <w:t>(kg day</w:t>
      </w:r>
      <w:r w:rsidRPr="00D5649B">
        <w:rPr>
          <w:sz w:val="20"/>
          <w:vertAlign w:val="superscript"/>
        </w:rPr>
        <w:t>-1</w:t>
      </w:r>
      <w:r w:rsidRPr="00D5649B">
        <w:rPr>
          <w:sz w:val="20"/>
        </w:rPr>
        <w:t>)</w:t>
      </w:r>
    </w:p>
    <w:p w14:paraId="1F65FB47" w14:textId="2CCC31E0" w:rsidR="009D3741" w:rsidRPr="00D5649B" w:rsidRDefault="009D3741" w:rsidP="009D3741">
      <w:pPr>
        <w:rPr>
          <w:b/>
          <w:i/>
        </w:rPr>
      </w:pPr>
      <w:r w:rsidRPr="00D5649B">
        <w:rPr>
          <w:b/>
          <w:i/>
        </w:rPr>
        <w:t>Mass flow rate of VS in liquid fraction and solid fraction</w:t>
      </w:r>
    </w:p>
    <w:p w14:paraId="08131C64" w14:textId="567AEA1F" w:rsidR="009D3741"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5</w:t>
      </w:r>
      <w:r w:rsidR="001977CC">
        <w:rPr>
          <w:b/>
          <w:szCs w:val="24"/>
        </w:rPr>
        <w:fldChar w:fldCharType="end"/>
      </w:r>
    </w:p>
    <w:p w14:paraId="6034CE9D" w14:textId="77777777" w:rsidR="009D3741" w:rsidRPr="00D5649B" w:rsidRDefault="009D3741" w:rsidP="00742A24">
      <w:pPr>
        <w:ind w:left="2880" w:hanging="2880"/>
        <w:rPr>
          <w:sz w:val="20"/>
        </w:rPr>
      </w:pPr>
      <w:r w:rsidRPr="00D5649B">
        <w:rPr>
          <w:sz w:val="20"/>
        </w:rPr>
        <w:t>where</w:t>
      </w:r>
    </w:p>
    <w:p w14:paraId="64E75644" w14:textId="628F5013" w:rsidR="009D3741" w:rsidRPr="00D5649B" w:rsidRDefault="009D3741" w:rsidP="00742A24">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flow,digestate,LF</w:t>
      </w:r>
      <w:proofErr w:type="spellEnd"/>
      <w:r w:rsidRPr="00D5649B">
        <w:rPr>
          <w:sz w:val="20"/>
        </w:rPr>
        <w:tab/>
        <w:t>Flow rate of VS in the liquid fraction of digestate (kg day</w:t>
      </w:r>
      <w:r w:rsidRPr="00D5649B">
        <w:rPr>
          <w:sz w:val="20"/>
          <w:vertAlign w:val="superscript"/>
        </w:rPr>
        <w:t>-1</w:t>
      </w:r>
      <w:r w:rsidRPr="00D5649B">
        <w:rPr>
          <w:sz w:val="20"/>
        </w:rPr>
        <w:t>)</w:t>
      </w:r>
    </w:p>
    <w:p w14:paraId="2EFFE489" w14:textId="4C2BA57D" w:rsidR="009D3741" w:rsidRPr="00D5649B" w:rsidRDefault="009D3741" w:rsidP="00742A24">
      <w:pPr>
        <w:tabs>
          <w:tab w:val="clear" w:pos="2880"/>
          <w:tab w:val="clear" w:pos="9360"/>
        </w:tabs>
        <w:spacing w:before="0"/>
        <w:ind w:left="2835" w:hanging="2835"/>
        <w:rPr>
          <w:sz w:val="20"/>
        </w:rPr>
      </w:pPr>
      <w:r w:rsidRPr="00D5649B">
        <w:rPr>
          <w:rFonts w:cstheme="minorHAnsi"/>
          <w:sz w:val="20"/>
        </w:rPr>
        <w:t>α</w:t>
      </w:r>
      <w:r w:rsidRPr="00D5649B">
        <w:rPr>
          <w:sz w:val="20"/>
          <w:vertAlign w:val="subscript"/>
        </w:rPr>
        <w:t>VS</w:t>
      </w:r>
      <w:r w:rsidRPr="00D5649B">
        <w:rPr>
          <w:sz w:val="20"/>
          <w:vertAlign w:val="subscript"/>
        </w:rPr>
        <w:tab/>
      </w:r>
      <w:r w:rsidRPr="00D5649B">
        <w:rPr>
          <w:sz w:val="20"/>
        </w:rPr>
        <w:t xml:space="preserve">Separation coefficient: fraction of VS in the </w:t>
      </w:r>
      <w:r w:rsidR="0056035C" w:rsidRPr="00D5649B">
        <w:rPr>
          <w:sz w:val="20"/>
        </w:rPr>
        <w:t>solid</w:t>
      </w:r>
      <w:r w:rsidRPr="00D5649B">
        <w:rPr>
          <w:sz w:val="20"/>
        </w:rPr>
        <w:t xml:space="preserve"> fraction following solid-liquid separation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002640D8" w:rsidRPr="002640D8">
        <w:rPr>
          <w:b/>
          <w:sz w:val="20"/>
        </w:rPr>
        <w:t xml:space="preserve">Table </w:t>
      </w:r>
      <w:r w:rsidR="002640D8" w:rsidRPr="002640D8">
        <w:rPr>
          <w:b/>
          <w:noProof/>
          <w:sz w:val="20"/>
        </w:rPr>
        <w:t>47</w:t>
      </w:r>
      <w:r w:rsidRPr="00742A24">
        <w:rPr>
          <w:b/>
          <w:sz w:val="20"/>
        </w:rPr>
        <w:fldChar w:fldCharType="end"/>
      </w:r>
      <w:r w:rsidRPr="00D5649B">
        <w:rPr>
          <w:sz w:val="20"/>
        </w:rPr>
        <w:t>)</w:t>
      </w:r>
    </w:p>
    <w:p w14:paraId="2306E08E" w14:textId="6D208D55" w:rsidR="009D3741"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6</w:t>
      </w:r>
      <w:r w:rsidR="001977CC">
        <w:rPr>
          <w:b/>
          <w:szCs w:val="24"/>
        </w:rPr>
        <w:fldChar w:fldCharType="end"/>
      </w:r>
    </w:p>
    <w:p w14:paraId="59E16DF1" w14:textId="77777777" w:rsidR="009D3741" w:rsidRPr="00D5649B" w:rsidRDefault="009D3741" w:rsidP="00742A24">
      <w:pPr>
        <w:ind w:left="2880" w:hanging="2880"/>
        <w:rPr>
          <w:sz w:val="20"/>
        </w:rPr>
      </w:pPr>
      <w:r w:rsidRPr="00D5649B">
        <w:rPr>
          <w:sz w:val="20"/>
        </w:rPr>
        <w:t>where</w:t>
      </w:r>
    </w:p>
    <w:p w14:paraId="3843A5E5" w14:textId="007D08BB" w:rsidR="009D3741" w:rsidRPr="00D5649B" w:rsidRDefault="009D3741" w:rsidP="00742A24">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flow,digestate,SF</w:t>
      </w:r>
      <w:proofErr w:type="spellEnd"/>
      <w:r w:rsidRPr="00D5649B">
        <w:rPr>
          <w:sz w:val="20"/>
        </w:rPr>
        <w:tab/>
        <w:t>Flow rate of VS in the solid fraction of digestate (kg day</w:t>
      </w:r>
      <w:r w:rsidRPr="00D5649B">
        <w:rPr>
          <w:sz w:val="20"/>
          <w:vertAlign w:val="superscript"/>
        </w:rPr>
        <w:t>-1</w:t>
      </w:r>
      <w:r w:rsidRPr="00D5649B">
        <w:rPr>
          <w:sz w:val="20"/>
        </w:rPr>
        <w:t>)</w:t>
      </w:r>
    </w:p>
    <w:p w14:paraId="3C5C487E" w14:textId="77777777" w:rsidR="00281238" w:rsidRPr="00D5649B" w:rsidRDefault="00281238" w:rsidP="00281238">
      <w:pPr>
        <w:rPr>
          <w:b/>
          <w:i/>
        </w:rPr>
      </w:pPr>
      <w:r w:rsidRPr="00D5649B">
        <w:rPr>
          <w:b/>
          <w:i/>
        </w:rPr>
        <w:t>Mass flow rate of total N in liquid fraction and solid fraction</w:t>
      </w:r>
    </w:p>
    <w:p w14:paraId="3B55E94F" w14:textId="5F48A003" w:rsidR="00281238"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oMath>
      <w:r w:rsidR="00281238" w:rsidRPr="00D5649B">
        <w:rPr>
          <w:rFonts w:eastAsia="Times New Roman" w:cstheme="minorHAnsi"/>
          <w:b/>
          <w:i/>
          <w:szCs w:val="24"/>
        </w:rPr>
        <w:tab/>
      </w:r>
      <w:bookmarkStart w:id="785" w:name="NflowdigestateLF_Eq"/>
      <w:r w:rsidR="00281238"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7</w:t>
      </w:r>
      <w:r w:rsidR="001977CC">
        <w:rPr>
          <w:b/>
          <w:szCs w:val="24"/>
        </w:rPr>
        <w:fldChar w:fldCharType="end"/>
      </w:r>
      <w:bookmarkEnd w:id="785"/>
    </w:p>
    <w:p w14:paraId="69E445E0" w14:textId="77777777" w:rsidR="00281238" w:rsidRPr="00D5649B" w:rsidRDefault="00281238" w:rsidP="00742A24">
      <w:pPr>
        <w:ind w:left="2880" w:hanging="2880"/>
        <w:rPr>
          <w:sz w:val="20"/>
        </w:rPr>
      </w:pPr>
      <w:r w:rsidRPr="00D5649B">
        <w:rPr>
          <w:sz w:val="20"/>
        </w:rPr>
        <w:t>where</w:t>
      </w:r>
    </w:p>
    <w:p w14:paraId="75599BD5" w14:textId="77777777"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flow,digestate,LF</w:t>
      </w:r>
      <w:proofErr w:type="spellEnd"/>
      <w:r w:rsidRPr="00D5649B">
        <w:rPr>
          <w:sz w:val="20"/>
        </w:rPr>
        <w:tab/>
      </w:r>
      <w:bookmarkStart w:id="786" w:name="OLE_LINK12"/>
      <w:bookmarkStart w:id="787" w:name="OLE_LINK13"/>
      <w:r w:rsidRPr="00D5649B">
        <w:rPr>
          <w:sz w:val="20"/>
        </w:rPr>
        <w:t>Flow rate of total N in the liquid fraction of digestate (kg day</w:t>
      </w:r>
      <w:r w:rsidRPr="00D5649B">
        <w:rPr>
          <w:sz w:val="20"/>
          <w:vertAlign w:val="superscript"/>
        </w:rPr>
        <w:t>-1</w:t>
      </w:r>
      <w:r w:rsidRPr="00D5649B">
        <w:rPr>
          <w:sz w:val="20"/>
        </w:rPr>
        <w:t>)</w:t>
      </w:r>
      <w:bookmarkEnd w:id="786"/>
      <w:bookmarkEnd w:id="787"/>
    </w:p>
    <w:p w14:paraId="09BC2515" w14:textId="4DA745D1"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r>
      <w:bookmarkStart w:id="788" w:name="OLE_LINK17"/>
      <w:bookmarkStart w:id="789" w:name="OLE_LINK18"/>
      <w:r w:rsidRPr="00D5649B">
        <w:rPr>
          <w:sz w:val="20"/>
        </w:rPr>
        <w:t>Flow rate of TAN in the liquid fraction of digestate (kg day</w:t>
      </w:r>
      <w:r w:rsidRPr="00D5649B">
        <w:rPr>
          <w:sz w:val="20"/>
          <w:vertAlign w:val="superscript"/>
        </w:rPr>
        <w:t>-1</w:t>
      </w:r>
      <w:r w:rsidRPr="00D5649B">
        <w:rPr>
          <w:sz w:val="20"/>
        </w:rPr>
        <w:t>)</w:t>
      </w:r>
      <w:bookmarkEnd w:id="788"/>
      <w:bookmarkEnd w:id="789"/>
      <w:r w:rsidRPr="00D5649B">
        <w:rPr>
          <w:sz w:val="20"/>
        </w:rPr>
        <w:t xml:space="preserve">, calculated using </w:t>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9</w:t>
      </w:r>
      <w:r w:rsidRPr="00D5649B">
        <w:rPr>
          <w:sz w:val="20"/>
        </w:rPr>
        <w:fldChar w:fldCharType="end"/>
      </w:r>
    </w:p>
    <w:p w14:paraId="11E73CEC" w14:textId="51A1BD00"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r>
      <w:bookmarkStart w:id="790" w:name="OLE_LINK19"/>
      <w:bookmarkStart w:id="791" w:name="OLE_LINK20"/>
      <w:r w:rsidRPr="00D5649B">
        <w:rPr>
          <w:sz w:val="20"/>
        </w:rPr>
        <w:t>Flow rate of organic N in the liquid fraction of digestate (kg day</w:t>
      </w:r>
      <w:r w:rsidRPr="00D5649B">
        <w:rPr>
          <w:sz w:val="20"/>
          <w:vertAlign w:val="superscript"/>
        </w:rPr>
        <w:t>-1</w:t>
      </w:r>
      <w:r w:rsidRPr="00D5649B">
        <w:rPr>
          <w:sz w:val="20"/>
        </w:rPr>
        <w:t>)</w:t>
      </w:r>
      <w:bookmarkEnd w:id="790"/>
      <w:bookmarkEnd w:id="791"/>
      <w:r w:rsidRPr="00D5649B">
        <w:rPr>
          <w:sz w:val="20"/>
        </w:rPr>
        <w:t xml:space="preserve">, calculated using </w:t>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11</w:t>
      </w:r>
      <w:r w:rsidRPr="00D5649B">
        <w:rPr>
          <w:sz w:val="20"/>
        </w:rPr>
        <w:fldChar w:fldCharType="end"/>
      </w:r>
    </w:p>
    <w:p w14:paraId="07D110AF" w14:textId="44A320F5" w:rsidR="00281238"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oMath>
      <w:bookmarkStart w:id="792" w:name="NflowdigestateSF_Eq"/>
      <w:r w:rsidR="00281238" w:rsidRPr="00D5649B">
        <w:rPr>
          <w:rFonts w:eastAsia="Times New Roman" w:cstheme="minorHAnsi"/>
          <w:b/>
          <w:i/>
          <w:szCs w:val="24"/>
        </w:rPr>
        <w:tab/>
      </w:r>
      <w:r w:rsidR="00281238"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8</w:t>
      </w:r>
      <w:r w:rsidR="001977CC">
        <w:rPr>
          <w:b/>
          <w:szCs w:val="24"/>
        </w:rPr>
        <w:fldChar w:fldCharType="end"/>
      </w:r>
      <w:bookmarkEnd w:id="792"/>
    </w:p>
    <w:p w14:paraId="7A79BBEC" w14:textId="77777777" w:rsidR="00281238" w:rsidRPr="00D5649B" w:rsidRDefault="00281238" w:rsidP="00742A24">
      <w:pPr>
        <w:ind w:left="2880" w:hanging="2880"/>
        <w:rPr>
          <w:sz w:val="20"/>
        </w:rPr>
      </w:pPr>
      <w:r w:rsidRPr="00D5649B">
        <w:rPr>
          <w:sz w:val="20"/>
        </w:rPr>
        <w:t>where</w:t>
      </w:r>
    </w:p>
    <w:p w14:paraId="2B2B4F56" w14:textId="34D38C4B"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flow,digestate,SF</w:t>
      </w:r>
      <w:proofErr w:type="spellEnd"/>
      <w:r w:rsidRPr="00D5649B">
        <w:rPr>
          <w:sz w:val="20"/>
        </w:rPr>
        <w:tab/>
      </w:r>
      <w:bookmarkStart w:id="793" w:name="OLE_LINK87"/>
      <w:bookmarkStart w:id="794" w:name="OLE_LINK88"/>
      <w:r w:rsidRPr="00D5649B">
        <w:rPr>
          <w:sz w:val="20"/>
        </w:rPr>
        <w:t>Flow rate of total N in the solid fraction of digestate (kg day</w:t>
      </w:r>
      <w:r w:rsidRPr="00D5649B">
        <w:rPr>
          <w:sz w:val="20"/>
          <w:vertAlign w:val="superscript"/>
        </w:rPr>
        <w:t>-1</w:t>
      </w:r>
      <w:r w:rsidRPr="00D5649B">
        <w:rPr>
          <w:sz w:val="20"/>
        </w:rPr>
        <w:t>)</w:t>
      </w:r>
    </w:p>
    <w:bookmarkEnd w:id="793"/>
    <w:bookmarkEnd w:id="794"/>
    <w:p w14:paraId="378F60CC" w14:textId="2DB79F9E"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r>
      <w:bookmarkStart w:id="795" w:name="OLE_LINK89"/>
      <w:bookmarkStart w:id="796" w:name="OLE_LINK90"/>
      <w:r w:rsidRPr="00D5649B">
        <w:rPr>
          <w:sz w:val="20"/>
        </w:rPr>
        <w:t>Flow rate of TAN in the solid fraction of digestate (kg day</w:t>
      </w:r>
      <w:r w:rsidRPr="00D5649B">
        <w:rPr>
          <w:sz w:val="20"/>
          <w:vertAlign w:val="superscript"/>
        </w:rPr>
        <w:t>-1</w:t>
      </w:r>
      <w:r w:rsidRPr="00D5649B">
        <w:rPr>
          <w:sz w:val="20"/>
        </w:rPr>
        <w:t>)</w:t>
      </w:r>
      <w:bookmarkEnd w:id="795"/>
      <w:bookmarkEnd w:id="796"/>
      <w:r w:rsidRPr="00D5649B">
        <w:rPr>
          <w:sz w:val="20"/>
        </w:rPr>
        <w:t xml:space="preserve">, calculated using </w:t>
      </w:r>
      <w:r w:rsidRPr="00D5649B">
        <w:rPr>
          <w:sz w:val="20"/>
        </w:rPr>
        <w:fldChar w:fldCharType="begin"/>
      </w:r>
      <w:r w:rsidRPr="00D5649B">
        <w:rPr>
          <w:sz w:val="20"/>
        </w:rPr>
        <w:instrText xml:space="preserve"> REF TANflowdigestateSF_Eq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10</w:t>
      </w:r>
      <w:r w:rsidRPr="00D5649B">
        <w:rPr>
          <w:sz w:val="20"/>
        </w:rPr>
        <w:fldChar w:fldCharType="end"/>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128141B0" w14:textId="31AD6791"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r>
      <w:bookmarkStart w:id="797" w:name="OLE_LINK101"/>
      <w:bookmarkStart w:id="798" w:name="OLE_LINK147"/>
      <w:r w:rsidRPr="00D5649B">
        <w:rPr>
          <w:sz w:val="20"/>
        </w:rPr>
        <w:t>Flow rate of organic N in the solid fraction of digestate (kg day</w:t>
      </w:r>
      <w:r w:rsidRPr="00D5649B">
        <w:rPr>
          <w:sz w:val="20"/>
          <w:vertAlign w:val="superscript"/>
        </w:rPr>
        <w:t>-1</w:t>
      </w:r>
      <w:r w:rsidRPr="00D5649B">
        <w:rPr>
          <w:sz w:val="20"/>
        </w:rPr>
        <w:t>)</w:t>
      </w:r>
      <w:bookmarkEnd w:id="797"/>
      <w:bookmarkEnd w:id="798"/>
      <w:r w:rsidRPr="00D5649B">
        <w:rPr>
          <w:sz w:val="20"/>
        </w:rPr>
        <w:t xml:space="preserve">, calculated using </w:t>
      </w:r>
      <w:r w:rsidRPr="00D5649B">
        <w:rPr>
          <w:sz w:val="20"/>
        </w:rPr>
        <w:fldChar w:fldCharType="begin"/>
      </w:r>
      <w:r w:rsidRPr="00D5649B">
        <w:rPr>
          <w:sz w:val="20"/>
        </w:rPr>
        <w:instrText xml:space="preserve"> REF OrganicNflowdigestateSF_Eq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12</w:t>
      </w:r>
      <w:r w:rsidRPr="00D5649B">
        <w:rPr>
          <w:sz w:val="20"/>
        </w:rPr>
        <w:fldChar w:fldCharType="end"/>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569C2809" w14:textId="2E3EFFD3" w:rsidR="009D3741" w:rsidRPr="00D5649B" w:rsidRDefault="0056035C" w:rsidP="009D3741">
      <w:pPr>
        <w:rPr>
          <w:b/>
          <w:i/>
        </w:rPr>
      </w:pPr>
      <w:r w:rsidRPr="00D5649B">
        <w:rPr>
          <w:b/>
          <w:i/>
        </w:rPr>
        <w:lastRenderedPageBreak/>
        <w:t>Mass flow rate of TAN</w:t>
      </w:r>
      <w:r w:rsidR="009D3741" w:rsidRPr="00D5649B">
        <w:rPr>
          <w:b/>
          <w:i/>
        </w:rPr>
        <w:t xml:space="preserve"> in liquid fraction and solid fraction</w:t>
      </w:r>
      <w:r w:rsidR="007842EB" w:rsidRPr="00D5649B">
        <w:rPr>
          <w:b/>
          <w:i/>
        </w:rPr>
        <w:t xml:space="preserve"> (for beef and dairy cattle, </w:t>
      </w:r>
      <w:r w:rsidR="007842EB" w:rsidRPr="005D64E1">
        <w:rPr>
          <w:b/>
          <w:i/>
          <w:dstrike/>
        </w:rPr>
        <w:t>and broilers, layers and turkeys</w:t>
      </w:r>
      <w:r w:rsidR="008D641D" w:rsidRPr="005D64E1">
        <w:rPr>
          <w:b/>
          <w:i/>
          <w:dstrike/>
        </w:rPr>
        <w:t xml:space="preserve"> only</w:t>
      </w:r>
      <w:r w:rsidR="007842EB" w:rsidRPr="00D5649B">
        <w:rPr>
          <w:b/>
          <w:i/>
        </w:rPr>
        <w:t>)</w:t>
      </w:r>
    </w:p>
    <w:p w14:paraId="3FB8C2FA" w14:textId="41D8A81D" w:rsidR="009D3741"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99" w:name="TANflowdigestateLF_Eq"/>
      <w:r w:rsidR="009D3741" w:rsidRPr="00D5649B">
        <w:rPr>
          <w:rFonts w:eastAsia="Times New Roman" w:cstheme="minorHAnsi"/>
          <w:b/>
          <w:i/>
          <w:szCs w:val="24"/>
        </w:rPr>
        <w:tab/>
      </w:r>
      <w:r w:rsidR="009D374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9</w:t>
      </w:r>
      <w:r w:rsidR="001977CC">
        <w:rPr>
          <w:b/>
          <w:szCs w:val="24"/>
        </w:rPr>
        <w:fldChar w:fldCharType="end"/>
      </w:r>
      <w:bookmarkEnd w:id="799"/>
    </w:p>
    <w:p w14:paraId="2E1CC544" w14:textId="77777777" w:rsidR="009D3741" w:rsidRPr="00D5649B" w:rsidRDefault="009D3741" w:rsidP="009D3741">
      <w:pPr>
        <w:spacing w:before="0"/>
        <w:ind w:left="2880" w:hanging="2880"/>
        <w:rPr>
          <w:sz w:val="20"/>
        </w:rPr>
      </w:pPr>
      <w:r w:rsidRPr="00D5649B">
        <w:rPr>
          <w:sz w:val="20"/>
        </w:rPr>
        <w:t>where</w:t>
      </w:r>
    </w:p>
    <w:p w14:paraId="20C89061" w14:textId="7BA71294" w:rsidR="009D3741" w:rsidRPr="00D5649B" w:rsidRDefault="009D3741"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t>Flow rate of TAN in the liquid fraction of digestate (kg day</w:t>
      </w:r>
      <w:r w:rsidRPr="00D5649B">
        <w:rPr>
          <w:sz w:val="20"/>
          <w:vertAlign w:val="superscript"/>
        </w:rPr>
        <w:t>-1</w:t>
      </w:r>
      <w:r w:rsidRPr="00D5649B">
        <w:rPr>
          <w:sz w:val="20"/>
        </w:rPr>
        <w:t>)</w:t>
      </w:r>
    </w:p>
    <w:p w14:paraId="4957A870" w14:textId="5D687CD1" w:rsidR="009D3741" w:rsidRPr="00D5649B" w:rsidRDefault="009D3741"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TAN</w:t>
      </w:r>
      <w:r w:rsidRPr="00D5649B">
        <w:rPr>
          <w:sz w:val="20"/>
          <w:vertAlign w:val="subscript"/>
        </w:rPr>
        <w:tab/>
      </w:r>
      <w:r w:rsidRPr="00D5649B">
        <w:rPr>
          <w:sz w:val="20"/>
        </w:rPr>
        <w:t xml:space="preserve">Separation coefficient: fraction of TAN in the </w:t>
      </w:r>
      <w:r w:rsidR="0056035C" w:rsidRPr="00D5649B">
        <w:rPr>
          <w:sz w:val="20"/>
        </w:rPr>
        <w:t>solid</w:t>
      </w:r>
      <w:r w:rsidRPr="00D5649B">
        <w:rPr>
          <w:sz w:val="20"/>
        </w:rPr>
        <w:t xml:space="preserve">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1C6D16E3" w14:textId="0BB2B5BD"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w:t>
      </w:r>
      <w:proofErr w:type="spellEnd"/>
      <w:r w:rsidRPr="00D5649B">
        <w:rPr>
          <w:sz w:val="20"/>
        </w:rPr>
        <w:tab/>
        <w:t>Flow rate of TAN in digestate (kg day</w:t>
      </w:r>
      <w:r w:rsidRPr="00D5649B">
        <w:rPr>
          <w:sz w:val="20"/>
          <w:vertAlign w:val="superscript"/>
        </w:rPr>
        <w:t>-1</w:t>
      </w:r>
      <w:r w:rsidRPr="00D5649B">
        <w:rPr>
          <w:sz w:val="20"/>
        </w:rPr>
        <w:t>)</w:t>
      </w:r>
    </w:p>
    <w:p w14:paraId="4CFD09A7" w14:textId="7D53C46E" w:rsidR="0056035C"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800" w:name="TANflowdigestateSF_Eq"/>
      <w:r w:rsidR="0056035C" w:rsidRPr="00D5649B">
        <w:rPr>
          <w:rFonts w:eastAsia="Times New Roman" w:cstheme="minorHAnsi"/>
          <w:b/>
          <w:i/>
          <w:szCs w:val="24"/>
        </w:rPr>
        <w:tab/>
      </w:r>
      <w:r w:rsidR="0056035C"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10</w:t>
      </w:r>
      <w:r w:rsidR="001977CC">
        <w:rPr>
          <w:b/>
          <w:szCs w:val="24"/>
        </w:rPr>
        <w:fldChar w:fldCharType="end"/>
      </w:r>
      <w:bookmarkEnd w:id="800"/>
    </w:p>
    <w:p w14:paraId="22683B17" w14:textId="77777777" w:rsidR="0056035C" w:rsidRPr="00D5649B" w:rsidRDefault="0056035C" w:rsidP="00DD1600">
      <w:pPr>
        <w:ind w:left="2880" w:hanging="2880"/>
        <w:rPr>
          <w:sz w:val="20"/>
        </w:rPr>
      </w:pPr>
      <w:r w:rsidRPr="00D5649B">
        <w:rPr>
          <w:sz w:val="20"/>
        </w:rPr>
        <w:t>where</w:t>
      </w:r>
    </w:p>
    <w:p w14:paraId="13AF98A8" w14:textId="5D3144F1"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t>Flow rate of TAN in the solid fraction of digestate (kg day</w:t>
      </w:r>
      <w:r w:rsidRPr="00D5649B">
        <w:rPr>
          <w:sz w:val="20"/>
          <w:vertAlign w:val="superscript"/>
        </w:rPr>
        <w:t>-1</w:t>
      </w:r>
      <w:r w:rsidRPr="00D5649B">
        <w:rPr>
          <w:sz w:val="20"/>
        </w:rPr>
        <w:t>)</w:t>
      </w:r>
    </w:p>
    <w:p w14:paraId="29174D4E" w14:textId="0CEDA8FD" w:rsidR="0056035C" w:rsidRPr="00D5649B" w:rsidRDefault="0056035C" w:rsidP="0056035C">
      <w:pPr>
        <w:rPr>
          <w:b/>
          <w:i/>
        </w:rPr>
      </w:pPr>
      <w:r w:rsidRPr="00D5649B">
        <w:rPr>
          <w:b/>
          <w:i/>
        </w:rPr>
        <w:t>Mass flow rate of organic N in liquid fraction and solid fraction</w:t>
      </w:r>
      <w:r w:rsidR="008D641D" w:rsidRPr="00D5649B">
        <w:rPr>
          <w:b/>
          <w:i/>
        </w:rPr>
        <w:t xml:space="preserve"> (for beef and dairy cattle</w:t>
      </w:r>
      <w:r w:rsidR="008D641D" w:rsidRPr="0024779B">
        <w:rPr>
          <w:b/>
          <w:i/>
          <w:strike/>
        </w:rPr>
        <w:t>, a</w:t>
      </w:r>
      <w:r w:rsidR="008D641D" w:rsidRPr="00486D44">
        <w:rPr>
          <w:b/>
          <w:i/>
          <w:strike/>
        </w:rPr>
        <w:t>nd broilers, layers and turkeys</w:t>
      </w:r>
      <w:r w:rsidR="008D641D" w:rsidRPr="00D5649B">
        <w:rPr>
          <w:b/>
          <w:i/>
        </w:rPr>
        <w:t>)</w:t>
      </w:r>
    </w:p>
    <w:p w14:paraId="7DFD7D54" w14:textId="70BD2C76" w:rsidR="0056035C"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801" w:name="OrganicNflowdigestateLF_Eq"/>
      <w:r w:rsidR="0056035C" w:rsidRPr="00D5649B">
        <w:rPr>
          <w:rFonts w:eastAsia="Times New Roman" w:cstheme="minorHAnsi"/>
          <w:b/>
          <w:i/>
          <w:szCs w:val="24"/>
        </w:rPr>
        <w:tab/>
      </w:r>
      <w:r w:rsidR="0056035C"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11</w:t>
      </w:r>
      <w:r w:rsidR="001977CC">
        <w:rPr>
          <w:b/>
          <w:szCs w:val="24"/>
        </w:rPr>
        <w:fldChar w:fldCharType="end"/>
      </w:r>
      <w:bookmarkEnd w:id="801"/>
    </w:p>
    <w:p w14:paraId="00BDF11C" w14:textId="77777777" w:rsidR="0056035C" w:rsidRPr="00D5649B" w:rsidRDefault="0056035C" w:rsidP="00DD1600">
      <w:pPr>
        <w:ind w:left="2880" w:hanging="2880"/>
        <w:rPr>
          <w:sz w:val="20"/>
        </w:rPr>
      </w:pPr>
      <w:r w:rsidRPr="00D5649B">
        <w:rPr>
          <w:sz w:val="20"/>
        </w:rPr>
        <w:t>where</w:t>
      </w:r>
    </w:p>
    <w:p w14:paraId="11D780BD" w14:textId="7FF29D98"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t>Flow rate of organic N in the liquid fraction of digestate (kg day</w:t>
      </w:r>
      <w:r w:rsidRPr="00D5649B">
        <w:rPr>
          <w:sz w:val="20"/>
          <w:vertAlign w:val="superscript"/>
        </w:rPr>
        <w:t>-1</w:t>
      </w:r>
      <w:r w:rsidRPr="00D5649B">
        <w:rPr>
          <w:sz w:val="20"/>
        </w:rPr>
        <w:t>)</w:t>
      </w:r>
    </w:p>
    <w:p w14:paraId="137283AB" w14:textId="74BB5ADF" w:rsidR="0056035C" w:rsidRPr="00D5649B" w:rsidRDefault="0056035C" w:rsidP="00DD1600">
      <w:pPr>
        <w:tabs>
          <w:tab w:val="clear" w:pos="2880"/>
          <w:tab w:val="clear" w:pos="9360"/>
        </w:tabs>
        <w:spacing w:before="0"/>
        <w:ind w:left="2835" w:hanging="2835"/>
        <w:rPr>
          <w:i/>
          <w:sz w:val="20"/>
        </w:rPr>
      </w:pPr>
      <w:r w:rsidRPr="00D5649B">
        <w:rPr>
          <w:rFonts w:cstheme="minorHAnsi"/>
          <w:i/>
          <w:sz w:val="20"/>
        </w:rPr>
        <w:t>α</w:t>
      </w:r>
      <w:proofErr w:type="spellStart"/>
      <w:r w:rsidRPr="00D5649B">
        <w:rPr>
          <w:i/>
          <w:sz w:val="20"/>
          <w:vertAlign w:val="subscript"/>
        </w:rPr>
        <w:t>OrgN</w:t>
      </w:r>
      <w:proofErr w:type="spellEnd"/>
      <w:r w:rsidRPr="00D5649B">
        <w:rPr>
          <w:sz w:val="20"/>
          <w:vertAlign w:val="subscript"/>
        </w:rPr>
        <w:tab/>
      </w:r>
      <w:r w:rsidRPr="00D5649B">
        <w:rPr>
          <w:sz w:val="20"/>
        </w:rPr>
        <w:t>Separation coefficient: fraction of organic N in the solid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2B31EE28" w14:textId="67E76A35"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organic N in digestate (kg day</w:t>
      </w:r>
      <w:r w:rsidRPr="00D5649B">
        <w:rPr>
          <w:sz w:val="20"/>
          <w:vertAlign w:val="superscript"/>
        </w:rPr>
        <w:t>-1</w:t>
      </w:r>
      <w:r w:rsidRPr="00D5649B">
        <w:rPr>
          <w:sz w:val="20"/>
        </w:rPr>
        <w:t>)</w:t>
      </w:r>
    </w:p>
    <w:p w14:paraId="157059D0" w14:textId="5FF93AE2" w:rsidR="0056035C"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802" w:name="OrganicNflowdigestateSF_Eq"/>
      <w:r w:rsidR="0056035C" w:rsidRPr="00D5649B">
        <w:rPr>
          <w:rFonts w:eastAsia="Times New Roman" w:cstheme="minorHAnsi"/>
          <w:b/>
          <w:i/>
          <w:szCs w:val="24"/>
        </w:rPr>
        <w:tab/>
      </w:r>
      <w:r w:rsidR="0056035C"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12</w:t>
      </w:r>
      <w:r w:rsidR="001977CC">
        <w:rPr>
          <w:b/>
          <w:szCs w:val="24"/>
        </w:rPr>
        <w:fldChar w:fldCharType="end"/>
      </w:r>
      <w:bookmarkEnd w:id="802"/>
    </w:p>
    <w:p w14:paraId="12323A43" w14:textId="77777777" w:rsidR="0056035C" w:rsidRPr="00D5649B" w:rsidRDefault="0056035C" w:rsidP="00DD1600">
      <w:pPr>
        <w:ind w:left="2880" w:hanging="2880"/>
        <w:rPr>
          <w:sz w:val="20"/>
        </w:rPr>
      </w:pPr>
      <w:r w:rsidRPr="00D5649B">
        <w:rPr>
          <w:sz w:val="20"/>
        </w:rPr>
        <w:t>where</w:t>
      </w:r>
    </w:p>
    <w:p w14:paraId="2BF1CA92" w14:textId="69B0681B"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t>Flow rate of organic N in the solid fraction of digestate (kg day</w:t>
      </w:r>
      <w:r w:rsidRPr="00D5649B">
        <w:rPr>
          <w:sz w:val="20"/>
          <w:vertAlign w:val="superscript"/>
        </w:rPr>
        <w:t>-1</w:t>
      </w:r>
      <w:r w:rsidRPr="00D5649B">
        <w:rPr>
          <w:sz w:val="20"/>
        </w:rPr>
        <w:t>)</w:t>
      </w:r>
    </w:p>
    <w:p w14:paraId="662CA178" w14:textId="254FDA60" w:rsidR="00884C3F" w:rsidRPr="00D5649B" w:rsidRDefault="00884C3F" w:rsidP="00884C3F">
      <w:pPr>
        <w:rPr>
          <w:b/>
          <w:i/>
        </w:rPr>
      </w:pPr>
      <w:r w:rsidRPr="00D5649B">
        <w:rPr>
          <w:b/>
          <w:i/>
        </w:rPr>
        <w:t xml:space="preserve">Mass flow rate of total C in liquid fraction and solid fraction </w:t>
      </w:r>
    </w:p>
    <w:p w14:paraId="593B787F" w14:textId="4936721E" w:rsidR="00884C3F"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803" w:name="Cflowdigestate_LF_Eq"/>
      <w:r w:rsidR="00884C3F"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13</w:t>
      </w:r>
      <w:r w:rsidR="001977CC">
        <w:rPr>
          <w:b/>
          <w:szCs w:val="24"/>
        </w:rPr>
        <w:fldChar w:fldCharType="end"/>
      </w:r>
      <w:bookmarkEnd w:id="803"/>
    </w:p>
    <w:p w14:paraId="598A7C4C" w14:textId="77777777" w:rsidR="00884C3F" w:rsidRPr="00D5649B" w:rsidRDefault="00884C3F" w:rsidP="00DD1600">
      <w:pPr>
        <w:ind w:left="2880" w:hanging="2880"/>
        <w:rPr>
          <w:sz w:val="20"/>
        </w:rPr>
      </w:pPr>
      <w:r w:rsidRPr="00D5649B">
        <w:rPr>
          <w:sz w:val="20"/>
        </w:rPr>
        <w:t>where</w:t>
      </w:r>
    </w:p>
    <w:p w14:paraId="30CF597C" w14:textId="7DE1DF40"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flow,digestate,LF</w:t>
      </w:r>
      <w:proofErr w:type="spellEnd"/>
      <w:r w:rsidRPr="00D5649B">
        <w:rPr>
          <w:sz w:val="20"/>
        </w:rPr>
        <w:tab/>
        <w:t>Flow rate of total C in the liquid fraction of digestate (kg day</w:t>
      </w:r>
      <w:r w:rsidRPr="00D5649B">
        <w:rPr>
          <w:sz w:val="20"/>
          <w:vertAlign w:val="superscript"/>
        </w:rPr>
        <w:t>-1</w:t>
      </w:r>
      <w:r w:rsidRPr="00D5649B">
        <w:rPr>
          <w:sz w:val="20"/>
        </w:rPr>
        <w:t>)</w:t>
      </w:r>
    </w:p>
    <w:p w14:paraId="1DA8B6C7" w14:textId="5A5FD704" w:rsidR="00884C3F" w:rsidRPr="00D5649B" w:rsidRDefault="00884C3F"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C</w:t>
      </w:r>
      <w:r w:rsidRPr="00D5649B">
        <w:rPr>
          <w:sz w:val="20"/>
          <w:vertAlign w:val="subscript"/>
        </w:rPr>
        <w:tab/>
      </w:r>
      <w:r w:rsidRPr="00D5649B">
        <w:rPr>
          <w:sz w:val="20"/>
        </w:rPr>
        <w:t>Separation coefficient: fraction of total C in the solid fraction following solid-liquid separation (</w:t>
      </w:r>
      <w:r w:rsidRPr="00B821F5">
        <w:rPr>
          <w:b/>
          <w:sz w:val="20"/>
        </w:rPr>
        <w:fldChar w:fldCharType="begin"/>
      </w:r>
      <w:r w:rsidRPr="00986A1C">
        <w:rPr>
          <w:b/>
          <w:sz w:val="20"/>
        </w:rPr>
        <w:instrText xml:space="preserve"> REF _Ref91145193 \h  \* MERGEFORMAT </w:instrText>
      </w:r>
      <w:r w:rsidRPr="00B821F5">
        <w:rPr>
          <w:b/>
          <w:sz w:val="20"/>
        </w:rPr>
      </w:r>
      <w:r w:rsidRPr="00B821F5">
        <w:rPr>
          <w:b/>
          <w:sz w:val="20"/>
        </w:rPr>
        <w:fldChar w:fldCharType="separate"/>
      </w:r>
      <w:r w:rsidR="002640D8" w:rsidRPr="002640D8">
        <w:rPr>
          <w:b/>
          <w:sz w:val="20"/>
        </w:rPr>
        <w:t xml:space="preserve">Table </w:t>
      </w:r>
      <w:r w:rsidR="002640D8" w:rsidRPr="002640D8">
        <w:rPr>
          <w:b/>
          <w:noProof/>
          <w:sz w:val="20"/>
        </w:rPr>
        <w:t>47</w:t>
      </w:r>
      <w:r w:rsidRPr="00B821F5">
        <w:rPr>
          <w:b/>
          <w:sz w:val="20"/>
        </w:rPr>
        <w:fldChar w:fldCharType="end"/>
      </w:r>
      <w:r w:rsidRPr="00D5649B">
        <w:rPr>
          <w:sz w:val="20"/>
        </w:rPr>
        <w:t>)</w:t>
      </w:r>
    </w:p>
    <w:p w14:paraId="6C78A3C4" w14:textId="329ABF25" w:rsidR="00884C3F" w:rsidRPr="00D5649B" w:rsidRDefault="00884C3F"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total C in digestate (kg day</w:t>
      </w:r>
      <w:r w:rsidRPr="00D5649B">
        <w:rPr>
          <w:sz w:val="20"/>
          <w:vertAlign w:val="superscript"/>
        </w:rPr>
        <w:t>-1</w:t>
      </w:r>
      <w:r w:rsidRPr="00D5649B">
        <w:rPr>
          <w:sz w:val="20"/>
        </w:rPr>
        <w:t>)</w:t>
      </w:r>
    </w:p>
    <w:p w14:paraId="1A7093B4" w14:textId="4E9A7632" w:rsidR="00884C3F"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804" w:name="Cflowdigestate_SF_Eq"/>
      <w:r w:rsidR="00884C3F"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14</w:t>
      </w:r>
      <w:r w:rsidR="001977CC">
        <w:rPr>
          <w:b/>
          <w:szCs w:val="24"/>
        </w:rPr>
        <w:fldChar w:fldCharType="end"/>
      </w:r>
      <w:bookmarkEnd w:id="804"/>
    </w:p>
    <w:p w14:paraId="6BDF1643" w14:textId="77777777" w:rsidR="00884C3F" w:rsidRPr="00D5649B" w:rsidRDefault="00884C3F" w:rsidP="00DD1600">
      <w:pPr>
        <w:ind w:left="2880" w:hanging="2880"/>
        <w:rPr>
          <w:sz w:val="20"/>
        </w:rPr>
      </w:pPr>
      <w:r w:rsidRPr="00D5649B">
        <w:rPr>
          <w:sz w:val="20"/>
        </w:rPr>
        <w:t>where</w:t>
      </w:r>
    </w:p>
    <w:p w14:paraId="6865F92E" w14:textId="35EF2CF5"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flow,digestate,SF</w:t>
      </w:r>
      <w:proofErr w:type="spellEnd"/>
      <w:r w:rsidRPr="00D5649B">
        <w:rPr>
          <w:sz w:val="20"/>
        </w:rPr>
        <w:tab/>
        <w:t>Flow rate of total C in the solid fraction of digestate (kg day</w:t>
      </w:r>
      <w:r w:rsidRPr="00D5649B">
        <w:rPr>
          <w:sz w:val="20"/>
          <w:vertAlign w:val="superscript"/>
        </w:rPr>
        <w:t>-1</w:t>
      </w:r>
      <w:r w:rsidRPr="00D5649B">
        <w:rPr>
          <w:sz w:val="20"/>
        </w:rPr>
        <w:t>)</w:t>
      </w:r>
    </w:p>
    <w:p w14:paraId="2FB51A27" w14:textId="77777777" w:rsidR="001D561D" w:rsidRPr="00D5649B" w:rsidRDefault="001D561D" w:rsidP="008A7F5F">
      <w:pPr>
        <w:pStyle w:val="Heading3"/>
      </w:pPr>
      <w:bookmarkStart w:id="805" w:name="_Toc152758631"/>
      <w:r w:rsidRPr="00D5649B">
        <w:rPr>
          <w:rFonts w:eastAsia="Calibri"/>
        </w:rPr>
        <w:t>Storage of digestate</w:t>
      </w:r>
      <w:bookmarkEnd w:id="805"/>
    </w:p>
    <w:p w14:paraId="10AE46D4" w14:textId="00A84C12" w:rsidR="001D561D" w:rsidRPr="00D5649B" w:rsidRDefault="001D561D" w:rsidP="00A13051">
      <w:pPr>
        <w:pStyle w:val="Heading4"/>
        <w:numPr>
          <w:ilvl w:val="0"/>
          <w:numId w:val="0"/>
        </w:numPr>
      </w:pPr>
      <w:r w:rsidRPr="00D5649B">
        <w:rPr>
          <w:smallCaps w:val="0"/>
          <w:spacing w:val="0"/>
          <w:sz w:val="24"/>
          <w:szCs w:val="20"/>
        </w:rPr>
        <w:t xml:space="preserve">The following section presents C and N emissions that take place during </w:t>
      </w:r>
      <w:r w:rsidR="0049622A">
        <w:rPr>
          <w:smallCaps w:val="0"/>
          <w:spacing w:val="0"/>
          <w:sz w:val="24"/>
          <w:szCs w:val="20"/>
        </w:rPr>
        <w:t xml:space="preserve">the </w:t>
      </w:r>
      <w:r w:rsidRPr="00D5649B">
        <w:rPr>
          <w:smallCaps w:val="0"/>
          <w:spacing w:val="0"/>
          <w:sz w:val="24"/>
          <w:szCs w:val="20"/>
        </w:rPr>
        <w:t xml:space="preserve">storage of raw </w:t>
      </w:r>
      <w:r w:rsidR="0049622A">
        <w:rPr>
          <w:smallCaps w:val="0"/>
          <w:spacing w:val="0"/>
          <w:sz w:val="24"/>
          <w:szCs w:val="20"/>
        </w:rPr>
        <w:t xml:space="preserve">(whole) </w:t>
      </w:r>
      <w:r w:rsidRPr="00D5649B">
        <w:rPr>
          <w:smallCaps w:val="0"/>
          <w:spacing w:val="0"/>
          <w:sz w:val="24"/>
          <w:szCs w:val="20"/>
        </w:rPr>
        <w:t>digestate, liquid fraction and solid fraction of digestate. It must be remarked that the emission factors depend on the duration of storage</w:t>
      </w:r>
      <w:r w:rsidR="0049622A">
        <w:rPr>
          <w:smallCaps w:val="0"/>
          <w:spacing w:val="0"/>
          <w:sz w:val="24"/>
          <w:szCs w:val="20"/>
        </w:rPr>
        <w:t xml:space="preserve"> </w:t>
      </w:r>
      <w:r w:rsidRPr="00D5649B">
        <w:rPr>
          <w:smallCaps w:val="0"/>
          <w:spacing w:val="0"/>
          <w:sz w:val="24"/>
          <w:szCs w:val="20"/>
        </w:rPr>
        <w:t>as well as the storage conditions (e.g.</w:t>
      </w:r>
      <w:r w:rsidR="00CC1438" w:rsidRPr="00D5649B">
        <w:rPr>
          <w:smallCaps w:val="0"/>
          <w:spacing w:val="0"/>
          <w:sz w:val="24"/>
          <w:szCs w:val="20"/>
        </w:rPr>
        <w:t>,</w:t>
      </w:r>
      <w:r w:rsidRPr="00D5649B">
        <w:rPr>
          <w:smallCaps w:val="0"/>
          <w:spacing w:val="0"/>
          <w:sz w:val="24"/>
          <w:szCs w:val="20"/>
        </w:rPr>
        <w:t xml:space="preserve"> covered or uncovered, </w:t>
      </w:r>
      <w:r w:rsidRPr="00D5649B">
        <w:rPr>
          <w:smallCaps w:val="0"/>
          <w:spacing w:val="0"/>
          <w:sz w:val="24"/>
          <w:szCs w:val="20"/>
        </w:rPr>
        <w:lastRenderedPageBreak/>
        <w:t xml:space="preserve">temperature, volume). The estimation of daily emissions over time is carried out based on available literature on the topic. </w:t>
      </w:r>
    </w:p>
    <w:p w14:paraId="64D34B11" w14:textId="02959736" w:rsidR="001D561D" w:rsidRPr="00D5649B" w:rsidRDefault="001D561D" w:rsidP="001D561D">
      <w:pPr>
        <w:pStyle w:val="Caption"/>
        <w:tabs>
          <w:tab w:val="left" w:pos="8647"/>
        </w:tabs>
        <w:rPr>
          <w:b/>
          <w:i/>
          <w:szCs w:val="24"/>
        </w:rPr>
      </w:pPr>
      <w:r w:rsidRPr="00D5649B">
        <w:rPr>
          <w:b/>
          <w:i/>
          <w:szCs w:val="24"/>
        </w:rPr>
        <w:t xml:space="preserve">Methane emissions </w:t>
      </w:r>
      <w:r w:rsidR="008C2BD1" w:rsidRPr="00D5649B">
        <w:rPr>
          <w:b/>
          <w:i/>
          <w:szCs w:val="24"/>
        </w:rPr>
        <w:t>during</w:t>
      </w:r>
      <w:r w:rsidRPr="00D5649B">
        <w:rPr>
          <w:b/>
          <w:i/>
          <w:szCs w:val="24"/>
        </w:rPr>
        <w:t xml:space="preserve"> storage of digestate</w:t>
      </w:r>
      <w:r w:rsidR="00E2299E" w:rsidRPr="00D5649B">
        <w:rPr>
          <w:b/>
          <w:i/>
          <w:szCs w:val="24"/>
        </w:rPr>
        <w:t xml:space="preserve"> (whole, liquid and solid fractions)</w:t>
      </w:r>
    </w:p>
    <w:p w14:paraId="2B939D77" w14:textId="11FED955" w:rsidR="001D561D" w:rsidRPr="000958B6"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4,digestate</m:t>
            </m:r>
          </m:sub>
        </m:sSub>
        <m:r>
          <m:rPr>
            <m:sty m:val="bi"/>
          </m:rPr>
          <w:rPr>
            <w:rFonts w:ascii="Cambria Math" w:eastAsia="Times New Roman" w:hAnsi="Cambria Math" w:cstheme="minorHAnsi"/>
            <w:szCs w:val="24"/>
          </w:rPr>
          <m:t>×</m:t>
        </m:r>
        <w:bookmarkStart w:id="806" w:name="CH4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1D561D" w:rsidRPr="000958B6">
        <w:rPr>
          <w:rFonts w:eastAsia="Times New Roman" w:cstheme="minorHAnsi"/>
          <w:b/>
          <w:i/>
          <w:szCs w:val="24"/>
        </w:rPr>
        <w:tab/>
      </w:r>
      <w:r w:rsidR="001D561D" w:rsidRPr="000958B6">
        <w:rPr>
          <w:b/>
          <w:szCs w:val="24"/>
        </w:rPr>
        <w:t xml:space="preserve">Eq. </w:t>
      </w:r>
      <w:r w:rsidR="001977CC" w:rsidRPr="000958B6">
        <w:rPr>
          <w:b/>
          <w:szCs w:val="24"/>
        </w:rPr>
        <w:fldChar w:fldCharType="begin"/>
      </w:r>
      <w:r w:rsidR="001977CC" w:rsidRPr="000958B6">
        <w:rPr>
          <w:b/>
          <w:szCs w:val="24"/>
        </w:rPr>
        <w:instrText xml:space="preserve"> STYLEREF 3 \s </w:instrText>
      </w:r>
      <w:r w:rsidR="001977CC" w:rsidRPr="000958B6">
        <w:rPr>
          <w:b/>
          <w:szCs w:val="24"/>
        </w:rPr>
        <w:fldChar w:fldCharType="separate"/>
      </w:r>
      <w:r w:rsidR="001977CC" w:rsidRPr="000958B6">
        <w:rPr>
          <w:b/>
          <w:noProof/>
          <w:szCs w:val="24"/>
        </w:rPr>
        <w:t>4.8.5</w:t>
      </w:r>
      <w:r w:rsidR="001977CC" w:rsidRPr="000958B6">
        <w:rPr>
          <w:b/>
          <w:szCs w:val="24"/>
        </w:rPr>
        <w:fldChar w:fldCharType="end"/>
      </w:r>
      <w:r w:rsidR="001977CC" w:rsidRPr="000958B6">
        <w:rPr>
          <w:b/>
          <w:szCs w:val="24"/>
        </w:rPr>
        <w:noBreakHyphen/>
      </w:r>
      <w:r w:rsidR="001977CC" w:rsidRPr="000958B6">
        <w:rPr>
          <w:b/>
          <w:szCs w:val="24"/>
        </w:rPr>
        <w:fldChar w:fldCharType="begin"/>
      </w:r>
      <w:r w:rsidR="001977CC" w:rsidRPr="000958B6">
        <w:rPr>
          <w:b/>
          <w:szCs w:val="24"/>
        </w:rPr>
        <w:instrText xml:space="preserve"> SEQ Eq. \* ARABIC \s 3 </w:instrText>
      </w:r>
      <w:r w:rsidR="001977CC" w:rsidRPr="000958B6">
        <w:rPr>
          <w:b/>
          <w:szCs w:val="24"/>
        </w:rPr>
        <w:fldChar w:fldCharType="separate"/>
      </w:r>
      <w:r w:rsidR="001977CC" w:rsidRPr="000958B6">
        <w:rPr>
          <w:b/>
          <w:noProof/>
          <w:szCs w:val="24"/>
        </w:rPr>
        <w:t>1</w:t>
      </w:r>
      <w:r w:rsidR="001977CC" w:rsidRPr="000958B6">
        <w:rPr>
          <w:b/>
          <w:szCs w:val="24"/>
        </w:rPr>
        <w:fldChar w:fldCharType="end"/>
      </w:r>
      <w:bookmarkEnd w:id="806"/>
    </w:p>
    <w:p w14:paraId="590CB885" w14:textId="77777777" w:rsidR="001D561D" w:rsidRPr="000958B6" w:rsidRDefault="001D561D" w:rsidP="00DD1600">
      <w:pPr>
        <w:ind w:left="2880" w:hanging="2880"/>
        <w:rPr>
          <w:sz w:val="20"/>
        </w:rPr>
      </w:pPr>
      <w:r w:rsidRPr="000958B6">
        <w:rPr>
          <w:sz w:val="20"/>
        </w:rPr>
        <w:t>where</w:t>
      </w:r>
    </w:p>
    <w:p w14:paraId="580F9B6F" w14:textId="04238A97" w:rsidR="001D561D" w:rsidRPr="000958B6" w:rsidRDefault="001D561D" w:rsidP="00DD1600">
      <w:pPr>
        <w:tabs>
          <w:tab w:val="clear" w:pos="2880"/>
          <w:tab w:val="clear" w:pos="9360"/>
        </w:tabs>
        <w:spacing w:before="0"/>
        <w:ind w:left="2835" w:hanging="2835"/>
        <w:rPr>
          <w:sz w:val="20"/>
        </w:rPr>
      </w:pPr>
      <w:r w:rsidRPr="000958B6">
        <w:rPr>
          <w:i/>
          <w:sz w:val="20"/>
        </w:rPr>
        <w:t>CH4</w:t>
      </w:r>
      <w:r w:rsidRPr="000958B6">
        <w:rPr>
          <w:i/>
          <w:sz w:val="20"/>
          <w:vertAlign w:val="subscript"/>
        </w:rPr>
        <w:t>store,digestate</w:t>
      </w:r>
      <w:r w:rsidRPr="000958B6">
        <w:rPr>
          <w:sz w:val="20"/>
        </w:rPr>
        <w:tab/>
      </w:r>
      <w:bookmarkStart w:id="807" w:name="OLE_LINK150"/>
      <w:bookmarkStart w:id="808" w:name="OLE_LINK153"/>
      <w:r w:rsidR="00AB1013" w:rsidRPr="000958B6">
        <w:rPr>
          <w:sz w:val="20"/>
        </w:rPr>
        <w:t>CH</w:t>
      </w:r>
      <w:r w:rsidR="00AB1013" w:rsidRPr="000958B6">
        <w:rPr>
          <w:sz w:val="20"/>
          <w:vertAlign w:val="subscript"/>
        </w:rPr>
        <w:t>4</w:t>
      </w:r>
      <w:r w:rsidRPr="000958B6">
        <w:rPr>
          <w:sz w:val="20"/>
        </w:rPr>
        <w:t xml:space="preserve"> emissions during digestate storage (kg day</w:t>
      </w:r>
      <w:r w:rsidRPr="000958B6">
        <w:rPr>
          <w:sz w:val="20"/>
          <w:vertAlign w:val="superscript"/>
        </w:rPr>
        <w:t>-1</w:t>
      </w:r>
      <w:r w:rsidRPr="000958B6">
        <w:rPr>
          <w:sz w:val="20"/>
        </w:rPr>
        <w:t>)</w:t>
      </w:r>
      <w:bookmarkEnd w:id="807"/>
      <w:bookmarkEnd w:id="808"/>
    </w:p>
    <w:p w14:paraId="6DBAB330" w14:textId="37D8A8B8" w:rsidR="001D561D" w:rsidRPr="000958B6" w:rsidRDefault="001D561D" w:rsidP="00DD1600">
      <w:pPr>
        <w:tabs>
          <w:tab w:val="clear" w:pos="2880"/>
          <w:tab w:val="clear" w:pos="9360"/>
        </w:tabs>
        <w:spacing w:before="0"/>
        <w:ind w:left="2835" w:hanging="2835"/>
        <w:rPr>
          <w:sz w:val="20"/>
        </w:rPr>
      </w:pPr>
      <w:r w:rsidRPr="000958B6">
        <w:rPr>
          <w:rFonts w:cstheme="minorHAnsi"/>
          <w:i/>
          <w:sz w:val="20"/>
        </w:rPr>
        <w:t>Υ</w:t>
      </w:r>
      <w:r w:rsidRPr="000958B6">
        <w:rPr>
          <w:i/>
          <w:sz w:val="20"/>
          <w:vertAlign w:val="subscript"/>
        </w:rPr>
        <w:t>CH4,digestate</w:t>
      </w:r>
      <w:r w:rsidRPr="000958B6">
        <w:rPr>
          <w:sz w:val="20"/>
        </w:rPr>
        <w:tab/>
      </w:r>
      <w:r w:rsidR="00AB1013" w:rsidRPr="000958B6">
        <w:rPr>
          <w:sz w:val="20"/>
        </w:rPr>
        <w:t>CH</w:t>
      </w:r>
      <w:r w:rsidR="00AB1013" w:rsidRPr="000958B6">
        <w:rPr>
          <w:sz w:val="20"/>
          <w:vertAlign w:val="subscript"/>
        </w:rPr>
        <w:t>4</w:t>
      </w:r>
      <w:r w:rsidRPr="000958B6">
        <w:rPr>
          <w:sz w:val="20"/>
        </w:rPr>
        <w:t xml:space="preserve"> emission factor for digestate storage (g m</w:t>
      </w:r>
      <w:r w:rsidRPr="000958B6">
        <w:rPr>
          <w:sz w:val="20"/>
          <w:vertAlign w:val="superscript"/>
        </w:rPr>
        <w:t>-3</w:t>
      </w:r>
      <w:r w:rsidRPr="000958B6">
        <w:rPr>
          <w:sz w:val="20"/>
        </w:rPr>
        <w:t xml:space="preserve"> day</w:t>
      </w:r>
      <w:r w:rsidRPr="000958B6">
        <w:rPr>
          <w:sz w:val="20"/>
          <w:vertAlign w:val="superscript"/>
        </w:rPr>
        <w:t>-1</w:t>
      </w:r>
      <w:r w:rsidRPr="000958B6">
        <w:rPr>
          <w:sz w:val="20"/>
        </w:rPr>
        <w:t>) (</w:t>
      </w:r>
      <w:r w:rsidR="006027AF" w:rsidRPr="000958B6">
        <w:rPr>
          <w:sz w:val="20"/>
        </w:rPr>
        <w:t>s</w:t>
      </w:r>
      <w:r w:rsidR="00A810E0" w:rsidRPr="000958B6">
        <w:rPr>
          <w:sz w:val="20"/>
        </w:rPr>
        <w:t>ee box below)</w:t>
      </w:r>
    </w:p>
    <w:p w14:paraId="4BC3C583" w14:textId="2BE4D68E" w:rsidR="001D561D" w:rsidRPr="000958B6" w:rsidRDefault="00EE6923" w:rsidP="00DD1600">
      <w:pPr>
        <w:tabs>
          <w:tab w:val="clear" w:pos="2880"/>
          <w:tab w:val="clear" w:pos="9360"/>
        </w:tabs>
        <w:spacing w:before="0"/>
        <w:ind w:left="2835" w:hanging="2835"/>
        <w:rPr>
          <w:sz w:val="20"/>
        </w:rPr>
      </w:pPr>
      <w:r w:rsidRPr="000958B6">
        <w:rPr>
          <w:noProof/>
        </w:rPr>
        <mc:AlternateContent>
          <mc:Choice Requires="wps">
            <w:drawing>
              <wp:anchor distT="0" distB="0" distL="114300" distR="114300" simplePos="0" relativeHeight="251660800" behindDoc="0" locked="0" layoutInCell="1" allowOverlap="1" wp14:anchorId="23993B38" wp14:editId="7BAA5594">
                <wp:simplePos x="0" y="0"/>
                <wp:positionH relativeFrom="margin">
                  <wp:posOffset>0</wp:posOffset>
                </wp:positionH>
                <wp:positionV relativeFrom="paragraph">
                  <wp:posOffset>906112</wp:posOffset>
                </wp:positionV>
                <wp:extent cx="5949950" cy="2315210"/>
                <wp:effectExtent l="0" t="0" r="0" b="8890"/>
                <wp:wrapTopAndBottom/>
                <wp:docPr id="1403729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2315210"/>
                        </a:xfrm>
                        <a:prstGeom prst="rect">
                          <a:avLst/>
                        </a:prstGeom>
                        <a:solidFill>
                          <a:sysClr val="window" lastClr="FFFFFF"/>
                        </a:solidFill>
                        <a:ln w="25400" cap="flat" cmpd="sng" algn="ctr">
                          <a:solidFill>
                            <a:srgbClr val="4F81BD">
                              <a:shade val="50000"/>
                            </a:srgbClr>
                          </a:solidFill>
                          <a:prstDash val="solid"/>
                        </a:ln>
                        <a:effectLst/>
                      </wps:spPr>
                      <wps:txbx>
                        <w:txbxContent>
                          <w:p w14:paraId="061BE3DC" w14:textId="43BD79B1" w:rsidR="00B1240A" w:rsidRPr="00F753FB" w:rsidRDefault="00B1240A" w:rsidP="001D561D">
                            <w:pPr>
                              <w:rPr>
                                <w:color w:val="000000" w:themeColor="text1"/>
                              </w:rPr>
                            </w:pPr>
                            <w:r w:rsidRPr="00913D61">
                              <w:rPr>
                                <w:color w:val="000000" w:themeColor="text1"/>
                              </w:rPr>
                              <w:t xml:space="preserve">Holos V4 will use the </w:t>
                            </w:r>
                            <w:r w:rsidRPr="00F753FB">
                              <w:rPr>
                                <w:color w:val="000000" w:themeColor="text1"/>
                              </w:rPr>
                              <w:t xml:space="preserve">following equation to determine </w:t>
                            </w:r>
                            <w:r w:rsidRPr="00F753FB">
                              <w:rPr>
                                <w:rFonts w:cstheme="minorHAnsi"/>
                                <w:i/>
                                <w:sz w:val="20"/>
                              </w:rPr>
                              <w:t>Υ</w:t>
                            </w:r>
                            <w:r w:rsidRPr="00F753FB">
                              <w:rPr>
                                <w:i/>
                                <w:sz w:val="20"/>
                                <w:vertAlign w:val="subscript"/>
                              </w:rPr>
                              <w:t>CH4,digestate</w:t>
                            </w:r>
                            <w:r w:rsidRPr="00F753FB">
                              <w:rPr>
                                <w:color w:val="000000" w:themeColor="text1"/>
                              </w:rPr>
                              <w:t>:</w:t>
                            </w:r>
                          </w:p>
                          <w:p w14:paraId="276CDC5A" w14:textId="7936A54F" w:rsidR="00B1240A" w:rsidRPr="00F753FB" w:rsidRDefault="00B1240A" w:rsidP="00A13051">
                            <w:pPr>
                              <w:tabs>
                                <w:tab w:val="clear" w:pos="2880"/>
                                <w:tab w:val="left" w:pos="1350"/>
                                <w:tab w:val="left" w:pos="1530"/>
                                <w:tab w:val="left" w:pos="4770"/>
                              </w:tabs>
                              <w:ind w:left="1530" w:right="573" w:hanging="1530"/>
                              <w:rPr>
                                <w:color w:val="000000" w:themeColor="text1"/>
                              </w:rPr>
                            </w:pPr>
                            <w:r w:rsidRPr="00F753FB">
                              <w:rPr>
                                <w:rFonts w:cstheme="minorHAnsi"/>
                                <w:i/>
                                <w:sz w:val="20"/>
                              </w:rPr>
                              <w:t>Υ</w:t>
                            </w:r>
                            <w:r w:rsidRPr="00F753FB">
                              <w:rPr>
                                <w:i/>
                                <w:sz w:val="20"/>
                                <w:vertAlign w:val="subscript"/>
                              </w:rPr>
                              <w:t>CH4,digestate</w:t>
                            </w:r>
                            <w:r w:rsidRPr="00F753FB">
                              <w:rPr>
                                <w:color w:val="000000" w:themeColor="text1"/>
                                <w:vertAlign w:val="subscript"/>
                              </w:rPr>
                              <w:tab/>
                            </w:r>
                            <w:r w:rsidRPr="00F753FB">
                              <w:rPr>
                                <w:color w:val="000000" w:themeColor="text1"/>
                                <w:vertAlign w:val="subscript"/>
                              </w:rPr>
                              <w:tab/>
                            </w:r>
                            <w:r w:rsidRPr="00F753FB">
                              <w:rPr>
                                <w:rFonts w:cstheme="minorHAnsi"/>
                                <w:color w:val="000000" w:themeColor="text1"/>
                              </w:rPr>
                              <w:t>Υ</w:t>
                            </w:r>
                            <w:r w:rsidRPr="00F753FB">
                              <w:rPr>
                                <w:color w:val="000000" w:themeColor="text1"/>
                              </w:rPr>
                              <w:t xml:space="preserve"> = 0.0175*(</w:t>
                            </w:r>
                            <w:bookmarkStart w:id="809" w:name="OLE_LINK148"/>
                            <w:bookmarkStart w:id="810" w:name="OLE_LINK149"/>
                            <w:r w:rsidRPr="00F753FB">
                              <w:rPr>
                                <w:color w:val="000000" w:themeColor="text1"/>
                              </w:rPr>
                              <w:t>Mean daily temperature (</w:t>
                            </w:r>
                            <w:r w:rsidRPr="00F753FB">
                              <w:rPr>
                                <w:rFonts w:cstheme="minorHAnsi"/>
                                <w:color w:val="000000" w:themeColor="text1"/>
                              </w:rPr>
                              <w:t>°</w:t>
                            </w:r>
                            <w:r w:rsidRPr="00F753FB">
                              <w:rPr>
                                <w:color w:val="000000" w:themeColor="text1"/>
                              </w:rPr>
                              <w:t>C))</w:t>
                            </w:r>
                            <w:bookmarkEnd w:id="809"/>
                            <w:bookmarkEnd w:id="810"/>
                            <w:r w:rsidRPr="00F753FB">
                              <w:rPr>
                                <w:color w:val="000000" w:themeColor="text1"/>
                                <w:vertAlign w:val="superscript"/>
                              </w:rPr>
                              <w:t xml:space="preserve">2 </w:t>
                            </w:r>
                            <w:r w:rsidRPr="00F753FB">
                              <w:rPr>
                                <w:color w:val="000000" w:themeColor="text1"/>
                              </w:rPr>
                              <w:t>– 0.0245*Mean daily temperature (</w:t>
                            </w:r>
                            <w:r w:rsidRPr="00F753FB">
                              <w:rPr>
                                <w:rFonts w:cstheme="minorHAnsi"/>
                                <w:color w:val="000000" w:themeColor="text1"/>
                              </w:rPr>
                              <w:t>°</w:t>
                            </w:r>
                            <w:r w:rsidRPr="00F753FB">
                              <w:rPr>
                                <w:color w:val="000000" w:themeColor="text1"/>
                              </w:rPr>
                              <w:t>C) + 0.1433</w:t>
                            </w:r>
                          </w:p>
                          <w:p w14:paraId="770114AF" w14:textId="30FB7630" w:rsidR="00B1240A" w:rsidRPr="00913D61" w:rsidRDefault="00B1240A" w:rsidP="00A13051">
                            <w:pPr>
                              <w:tabs>
                                <w:tab w:val="clear" w:pos="2880"/>
                                <w:tab w:val="left" w:pos="1350"/>
                                <w:tab w:val="left" w:pos="1530"/>
                                <w:tab w:val="left" w:pos="4770"/>
                              </w:tabs>
                              <w:ind w:left="1530" w:right="573" w:hanging="1530"/>
                              <w:rPr>
                                <w:rFonts w:cstheme="minorHAnsi"/>
                                <w:color w:val="000000"/>
                              </w:rPr>
                            </w:pPr>
                            <w:r w:rsidRPr="00913D61">
                              <w:rPr>
                                <w:rFonts w:cstheme="minorHAnsi"/>
                                <w:sz w:val="20"/>
                              </w:rPr>
                              <w:tab/>
                            </w:r>
                            <w:r w:rsidRPr="00913D61">
                              <w:rPr>
                                <w:rFonts w:cstheme="minorHAnsi"/>
                                <w:sz w:val="20"/>
                              </w:rPr>
                              <w:tab/>
                            </w:r>
                            <w:r w:rsidRPr="00913D61">
                              <w:rPr>
                                <w:color w:val="000000"/>
                              </w:rPr>
                              <w:t>This equation is based on a temperature-</w:t>
                            </w:r>
                            <w:r w:rsidRPr="00913D61">
                              <w:rPr>
                                <w:rFonts w:cstheme="minorHAnsi"/>
                                <w:color w:val="000000"/>
                              </w:rPr>
                              <w:t>Υ</w:t>
                            </w:r>
                            <w:r w:rsidRPr="00913D61">
                              <w:rPr>
                                <w:color w:val="000000"/>
                              </w:rPr>
                              <w:t xml:space="preserve"> relationship derived from best-case scenario values from Maldaner et al. (2018), where </w:t>
                            </w:r>
                            <w:r w:rsidRPr="00913D61">
                              <w:rPr>
                                <w:rFonts w:cstheme="minorHAnsi"/>
                                <w:color w:val="000000"/>
                              </w:rPr>
                              <w:t>Υ</w:t>
                            </w:r>
                            <w:r w:rsidRPr="00913D61">
                              <w:rPr>
                                <w:rFonts w:cstheme="minorHAnsi"/>
                                <w:color w:val="000000"/>
                                <w:vertAlign w:val="subscript"/>
                              </w:rPr>
                              <w:t>spring</w:t>
                            </w:r>
                            <w:r w:rsidRPr="00913D61">
                              <w:rPr>
                                <w:color w:val="000000"/>
                              </w:rPr>
                              <w:t xml:space="preserve"> = 1.73 </w:t>
                            </w:r>
                            <w:r w:rsidRPr="00913D61">
                              <w:rPr>
                                <w:rFonts w:cstheme="minorHAnsi"/>
                                <w:color w:val="000000"/>
                              </w:rPr>
                              <w:t>± 0.53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(12.8 °C); Υ</w:t>
                            </w:r>
                            <w:r w:rsidRPr="00913D61">
                              <w:rPr>
                                <w:rFonts w:cstheme="minorHAnsi"/>
                                <w:color w:val="000000"/>
                                <w:vertAlign w:val="subscript"/>
                              </w:rPr>
                              <w:t>summer</w:t>
                            </w:r>
                            <w:r w:rsidRPr="00913D61">
                              <w:rPr>
                                <w:rFonts w:cstheme="minorHAnsi"/>
                                <w:color w:val="000000"/>
                              </w:rPr>
                              <w:t xml:space="preserve"> = 5.80 ± 1.0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(18.6 °C); Υ</w:t>
                            </w:r>
                            <w:r w:rsidRPr="00913D61">
                              <w:rPr>
                                <w:rFonts w:cstheme="minorHAnsi"/>
                                <w:color w:val="000000"/>
                                <w:vertAlign w:val="subscript"/>
                              </w:rPr>
                              <w:t>fall</w:t>
                            </w:r>
                            <w:r w:rsidRPr="00913D61">
                              <w:rPr>
                                <w:rFonts w:cstheme="minorHAnsi"/>
                                <w:color w:val="000000"/>
                              </w:rPr>
                              <w:t xml:space="preserve"> = 3.15 ± 0.83 gm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(11.6 °C); Υ</w:t>
                            </w:r>
                            <w:r w:rsidRPr="00913D61">
                              <w:rPr>
                                <w:rFonts w:cstheme="minorHAnsi"/>
                                <w:color w:val="000000"/>
                                <w:vertAlign w:val="subscript"/>
                              </w:rPr>
                              <w:t>winter</w:t>
                            </w:r>
                            <w:r w:rsidRPr="00913D61">
                              <w:rPr>
                                <w:rFonts w:cstheme="minorHAnsi"/>
                                <w:color w:val="000000"/>
                              </w:rPr>
                              <w:t xml:space="preserve"> = 0.51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(5.9 °C)</w:t>
                            </w:r>
                          </w:p>
                          <w:p w14:paraId="7745CD09" w14:textId="22E8A744" w:rsidR="00B1240A" w:rsidRPr="00913D61" w:rsidRDefault="00B1240A" w:rsidP="008C2BD1">
                            <w:pPr>
                              <w:tabs>
                                <w:tab w:val="clear" w:pos="2880"/>
                              </w:tabs>
                              <w:spacing w:before="0"/>
                              <w:ind w:left="1530" w:hanging="1530"/>
                              <w:rPr>
                                <w:szCs w:val="24"/>
                              </w:rPr>
                            </w:pPr>
                            <w:r w:rsidRPr="00913D61">
                              <w:rPr>
                                <w:rFonts w:cstheme="minorHAnsi"/>
                                <w:i/>
                                <w:szCs w:val="24"/>
                              </w:rPr>
                              <w:t>Υ</w:t>
                            </w:r>
                            <w:r w:rsidRPr="00913D61">
                              <w:rPr>
                                <w:i/>
                                <w:szCs w:val="24"/>
                                <w:vertAlign w:val="subscript"/>
                              </w:rPr>
                              <w:t>N2O,digestate</w:t>
                            </w:r>
                            <w:r w:rsidRPr="00913D61">
                              <w:rPr>
                                <w:szCs w:val="24"/>
                                <w:vertAlign w:val="subscript"/>
                              </w:rPr>
                              <w:tab/>
                            </w:r>
                            <w:r w:rsidRPr="00913D61">
                              <w:rPr>
                                <w:szCs w:val="24"/>
                              </w:rPr>
                              <w:t>0.0652 g N</w:t>
                            </w:r>
                            <w:r w:rsidRPr="00913D61">
                              <w:rPr>
                                <w:szCs w:val="24"/>
                                <w:vertAlign w:val="subscript"/>
                              </w:rPr>
                              <w:t>2</w:t>
                            </w:r>
                            <w:r w:rsidRPr="00913D61">
                              <w:rPr>
                                <w:szCs w:val="24"/>
                              </w:rPr>
                              <w:t>O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(range 0.0004-0.13) (Vergote et al., 2020)</w:t>
                            </w:r>
                          </w:p>
                          <w:p w14:paraId="436F365A" w14:textId="7F1ADD9B" w:rsidR="00B1240A" w:rsidRPr="00913D61" w:rsidRDefault="00B1240A" w:rsidP="00A13051">
                            <w:pPr>
                              <w:tabs>
                                <w:tab w:val="clear" w:pos="2880"/>
                                <w:tab w:val="left" w:pos="1350"/>
                                <w:tab w:val="left" w:pos="1530"/>
                                <w:tab w:val="left" w:pos="4770"/>
                              </w:tabs>
                              <w:ind w:left="1530" w:right="573" w:hanging="1530"/>
                              <w:rPr>
                                <w:i/>
                                <w:color w:val="000000" w:themeColor="text1"/>
                                <w:szCs w:val="24"/>
                              </w:rPr>
                            </w:pPr>
                            <w:r w:rsidRPr="00913D61">
                              <w:rPr>
                                <w:rFonts w:cstheme="minorHAnsi"/>
                                <w:i/>
                                <w:szCs w:val="24"/>
                              </w:rPr>
                              <w:t>Υ</w:t>
                            </w:r>
                            <w:r w:rsidRPr="00913D61">
                              <w:rPr>
                                <w:i/>
                                <w:szCs w:val="24"/>
                                <w:vertAlign w:val="subscript"/>
                              </w:rPr>
                              <w:t>NH3,digestate</w:t>
                            </w:r>
                            <w:r w:rsidRPr="00913D61">
                              <w:rPr>
                                <w:szCs w:val="24"/>
                                <w:vertAlign w:val="subscript"/>
                              </w:rPr>
                              <w:tab/>
                            </w:r>
                            <w:r w:rsidRPr="00913D61">
                              <w:rPr>
                                <w:szCs w:val="24"/>
                                <w:vertAlign w:val="subscript"/>
                              </w:rPr>
                              <w:tab/>
                            </w:r>
                            <w:r w:rsidRPr="00913D61">
                              <w:rPr>
                                <w:szCs w:val="24"/>
                              </w:rPr>
                              <w:t>3.495 g NH</w:t>
                            </w:r>
                            <w:r w:rsidRPr="00913D61">
                              <w:rPr>
                                <w:szCs w:val="24"/>
                                <w:vertAlign w:val="subscript"/>
                              </w:rPr>
                              <w:t>3</w:t>
                            </w:r>
                            <w:r w:rsidRPr="00913D61">
                              <w:rPr>
                                <w:szCs w:val="24"/>
                              </w:rPr>
                              <w:t xml:space="preserve">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is used (range 2.77-4.22) (Vergote et al., 2020)</w:t>
                            </w:r>
                          </w:p>
                          <w:p w14:paraId="567B7B85" w14:textId="77777777" w:rsidR="00B1240A" w:rsidRPr="00CF3563" w:rsidRDefault="00B1240A" w:rsidP="001D561D">
                            <w:pPr>
                              <w:rPr>
                                <w:color w:val="000000" w:themeColor="text1"/>
                                <w:lang w:val="en-US"/>
                              </w:rPr>
                            </w:pPr>
                          </w:p>
                          <w:p w14:paraId="5A3E798D" w14:textId="77777777" w:rsidR="00B1240A" w:rsidRPr="00191E44" w:rsidRDefault="00B1240A" w:rsidP="001D561D">
                            <w:pPr>
                              <w:spacing w:after="120"/>
                              <w:rPr>
                                <w:color w:val="000000" w:themeColor="text1"/>
                                <w:lang w:val="en-US"/>
                              </w:rPr>
                            </w:pPr>
                          </w:p>
                          <w:p w14:paraId="29CA0711" w14:textId="77777777" w:rsidR="00B1240A" w:rsidRPr="00191E44" w:rsidRDefault="00B1240A" w:rsidP="001D561D">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93B38" id="Rectangle 8" o:spid="_x0000_s1073" style="position:absolute;left:0;text-align:left;margin-left:0;margin-top:71.35pt;width:468.5pt;height:182.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" fillcolor="window" strokecolor="#385d8a" strokeweight="2pt">
                <v:path arrowok="t"/>
                <v:textbox>
                  <w:txbxContent>
                    <w:p w14:paraId="061BE3DC" w14:textId="43BD79B1" w:rsidR="00B1240A" w:rsidRPr="00F753FB" w:rsidRDefault="00B1240A" w:rsidP="001D561D">
                      <w:pPr>
                        <w:rPr>
                          <w:color w:val="000000" w:themeColor="text1"/>
                        </w:rPr>
                      </w:pPr>
                      <w:r w:rsidRPr="00913D61">
                        <w:rPr>
                          <w:color w:val="000000" w:themeColor="text1"/>
                        </w:rPr>
                        <w:t xml:space="preserve">Holos V4 will use the </w:t>
                      </w:r>
                      <w:r w:rsidRPr="00F753FB">
                        <w:rPr>
                          <w:color w:val="000000" w:themeColor="text1"/>
                        </w:rPr>
                        <w:t xml:space="preserve">following equation to determine </w:t>
                      </w:r>
                      <w:r w:rsidRPr="00F753FB">
                        <w:rPr>
                          <w:rFonts w:cstheme="minorHAnsi"/>
                          <w:i/>
                          <w:sz w:val="20"/>
                        </w:rPr>
                        <w:t>Υ</w:t>
                      </w:r>
                      <w:r w:rsidRPr="00F753FB">
                        <w:rPr>
                          <w:i/>
                          <w:sz w:val="20"/>
                          <w:vertAlign w:val="subscript"/>
                        </w:rPr>
                        <w:t>CH4,digestate</w:t>
                      </w:r>
                      <w:r w:rsidRPr="00F753FB">
                        <w:rPr>
                          <w:color w:val="000000" w:themeColor="text1"/>
                        </w:rPr>
                        <w:t>:</w:t>
                      </w:r>
                    </w:p>
                    <w:p w14:paraId="276CDC5A" w14:textId="7936A54F" w:rsidR="00B1240A" w:rsidRPr="00F753FB" w:rsidRDefault="00B1240A" w:rsidP="00A13051">
                      <w:pPr>
                        <w:tabs>
                          <w:tab w:val="clear" w:pos="2880"/>
                          <w:tab w:val="left" w:pos="1350"/>
                          <w:tab w:val="left" w:pos="1530"/>
                          <w:tab w:val="left" w:pos="4770"/>
                        </w:tabs>
                        <w:ind w:left="1530" w:right="573" w:hanging="1530"/>
                        <w:rPr>
                          <w:color w:val="000000" w:themeColor="text1"/>
                        </w:rPr>
                      </w:pPr>
                      <w:r w:rsidRPr="00F753FB">
                        <w:rPr>
                          <w:rFonts w:cstheme="minorHAnsi"/>
                          <w:i/>
                          <w:sz w:val="20"/>
                        </w:rPr>
                        <w:t>Υ</w:t>
                      </w:r>
                      <w:r w:rsidRPr="00F753FB">
                        <w:rPr>
                          <w:i/>
                          <w:sz w:val="20"/>
                          <w:vertAlign w:val="subscript"/>
                        </w:rPr>
                        <w:t>CH4,digestate</w:t>
                      </w:r>
                      <w:r w:rsidRPr="00F753FB">
                        <w:rPr>
                          <w:color w:val="000000" w:themeColor="text1"/>
                          <w:vertAlign w:val="subscript"/>
                        </w:rPr>
                        <w:tab/>
                      </w:r>
                      <w:r w:rsidRPr="00F753FB">
                        <w:rPr>
                          <w:color w:val="000000" w:themeColor="text1"/>
                          <w:vertAlign w:val="subscript"/>
                        </w:rPr>
                        <w:tab/>
                      </w:r>
                      <w:r w:rsidRPr="00F753FB">
                        <w:rPr>
                          <w:rFonts w:cstheme="minorHAnsi"/>
                          <w:color w:val="000000" w:themeColor="text1"/>
                        </w:rPr>
                        <w:t>Υ</w:t>
                      </w:r>
                      <w:r w:rsidRPr="00F753FB">
                        <w:rPr>
                          <w:color w:val="000000" w:themeColor="text1"/>
                        </w:rPr>
                        <w:t xml:space="preserve"> = 0.0175*(</w:t>
                      </w:r>
                      <w:bookmarkStart w:id="811" w:name="OLE_LINK148"/>
                      <w:bookmarkStart w:id="812" w:name="OLE_LINK149"/>
                      <w:r w:rsidRPr="00F753FB">
                        <w:rPr>
                          <w:color w:val="000000" w:themeColor="text1"/>
                        </w:rPr>
                        <w:t>Mean daily temperature (</w:t>
                      </w:r>
                      <w:r w:rsidRPr="00F753FB">
                        <w:rPr>
                          <w:rFonts w:cstheme="minorHAnsi"/>
                          <w:color w:val="000000" w:themeColor="text1"/>
                        </w:rPr>
                        <w:t>°</w:t>
                      </w:r>
                      <w:r w:rsidRPr="00F753FB">
                        <w:rPr>
                          <w:color w:val="000000" w:themeColor="text1"/>
                        </w:rPr>
                        <w:t>C))</w:t>
                      </w:r>
                      <w:bookmarkEnd w:id="811"/>
                      <w:bookmarkEnd w:id="812"/>
                      <w:r w:rsidRPr="00F753FB">
                        <w:rPr>
                          <w:color w:val="000000" w:themeColor="text1"/>
                          <w:vertAlign w:val="superscript"/>
                        </w:rPr>
                        <w:t xml:space="preserve">2 </w:t>
                      </w:r>
                      <w:r w:rsidRPr="00F753FB">
                        <w:rPr>
                          <w:color w:val="000000" w:themeColor="text1"/>
                        </w:rPr>
                        <w:t>– 0.0245*Mean daily temperature (</w:t>
                      </w:r>
                      <w:r w:rsidRPr="00F753FB">
                        <w:rPr>
                          <w:rFonts w:cstheme="minorHAnsi"/>
                          <w:color w:val="000000" w:themeColor="text1"/>
                        </w:rPr>
                        <w:t>°</w:t>
                      </w:r>
                      <w:r w:rsidRPr="00F753FB">
                        <w:rPr>
                          <w:color w:val="000000" w:themeColor="text1"/>
                        </w:rPr>
                        <w:t>C) + 0.1433</w:t>
                      </w:r>
                    </w:p>
                    <w:p w14:paraId="770114AF" w14:textId="30FB7630" w:rsidR="00B1240A" w:rsidRPr="00913D61" w:rsidRDefault="00B1240A" w:rsidP="00A13051">
                      <w:pPr>
                        <w:tabs>
                          <w:tab w:val="clear" w:pos="2880"/>
                          <w:tab w:val="left" w:pos="1350"/>
                          <w:tab w:val="left" w:pos="1530"/>
                          <w:tab w:val="left" w:pos="4770"/>
                        </w:tabs>
                        <w:ind w:left="1530" w:right="573" w:hanging="1530"/>
                        <w:rPr>
                          <w:rFonts w:cstheme="minorHAnsi"/>
                          <w:color w:val="000000"/>
                        </w:rPr>
                      </w:pPr>
                      <w:r w:rsidRPr="00913D61">
                        <w:rPr>
                          <w:rFonts w:cstheme="minorHAnsi"/>
                          <w:sz w:val="20"/>
                        </w:rPr>
                        <w:tab/>
                      </w:r>
                      <w:r w:rsidRPr="00913D61">
                        <w:rPr>
                          <w:rFonts w:cstheme="minorHAnsi"/>
                          <w:sz w:val="20"/>
                        </w:rPr>
                        <w:tab/>
                      </w:r>
                      <w:r w:rsidRPr="00913D61">
                        <w:rPr>
                          <w:color w:val="000000"/>
                        </w:rPr>
                        <w:t>This equation is based on a temperature-</w:t>
                      </w:r>
                      <w:r w:rsidRPr="00913D61">
                        <w:rPr>
                          <w:rFonts w:cstheme="minorHAnsi"/>
                          <w:color w:val="000000"/>
                        </w:rPr>
                        <w:t>Υ</w:t>
                      </w:r>
                      <w:r w:rsidRPr="00913D61">
                        <w:rPr>
                          <w:color w:val="000000"/>
                        </w:rPr>
                        <w:t xml:space="preserve"> relationship derived from best-case scenario values from Maldaner et al. (2018), where </w:t>
                      </w:r>
                      <w:r w:rsidRPr="00913D61">
                        <w:rPr>
                          <w:rFonts w:cstheme="minorHAnsi"/>
                          <w:color w:val="000000"/>
                        </w:rPr>
                        <w:t>Υ</w:t>
                      </w:r>
                      <w:r w:rsidRPr="00913D61">
                        <w:rPr>
                          <w:rFonts w:cstheme="minorHAnsi"/>
                          <w:color w:val="000000"/>
                          <w:vertAlign w:val="subscript"/>
                        </w:rPr>
                        <w:t>spring</w:t>
                      </w:r>
                      <w:r w:rsidRPr="00913D61">
                        <w:rPr>
                          <w:color w:val="000000"/>
                        </w:rPr>
                        <w:t xml:space="preserve"> = 1.73 </w:t>
                      </w:r>
                      <w:r w:rsidRPr="00913D61">
                        <w:rPr>
                          <w:rFonts w:cstheme="minorHAnsi"/>
                          <w:color w:val="000000"/>
                        </w:rPr>
                        <w:t>± 0.53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(12.8 °C); Υ</w:t>
                      </w:r>
                      <w:r w:rsidRPr="00913D61">
                        <w:rPr>
                          <w:rFonts w:cstheme="minorHAnsi"/>
                          <w:color w:val="000000"/>
                          <w:vertAlign w:val="subscript"/>
                        </w:rPr>
                        <w:t>summer</w:t>
                      </w:r>
                      <w:r w:rsidRPr="00913D61">
                        <w:rPr>
                          <w:rFonts w:cstheme="minorHAnsi"/>
                          <w:color w:val="000000"/>
                        </w:rPr>
                        <w:t xml:space="preserve"> = 5.80 ± 1.0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(18.6 °C); Υ</w:t>
                      </w:r>
                      <w:r w:rsidRPr="00913D61">
                        <w:rPr>
                          <w:rFonts w:cstheme="minorHAnsi"/>
                          <w:color w:val="000000"/>
                          <w:vertAlign w:val="subscript"/>
                        </w:rPr>
                        <w:t>fall</w:t>
                      </w:r>
                      <w:r w:rsidRPr="00913D61">
                        <w:rPr>
                          <w:rFonts w:cstheme="minorHAnsi"/>
                          <w:color w:val="000000"/>
                        </w:rPr>
                        <w:t xml:space="preserve"> = 3.15 ± 0.83 gm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(11.6 °C); Υ</w:t>
                      </w:r>
                      <w:r w:rsidRPr="00913D61">
                        <w:rPr>
                          <w:rFonts w:cstheme="minorHAnsi"/>
                          <w:color w:val="000000"/>
                          <w:vertAlign w:val="subscript"/>
                        </w:rPr>
                        <w:t>winter</w:t>
                      </w:r>
                      <w:r w:rsidRPr="00913D61">
                        <w:rPr>
                          <w:rFonts w:cstheme="minorHAnsi"/>
                          <w:color w:val="000000"/>
                        </w:rPr>
                        <w:t xml:space="preserve"> = 0.51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(5.9 °C)</w:t>
                      </w:r>
                    </w:p>
                    <w:p w14:paraId="7745CD09" w14:textId="22E8A744" w:rsidR="00B1240A" w:rsidRPr="00913D61" w:rsidRDefault="00B1240A" w:rsidP="008C2BD1">
                      <w:pPr>
                        <w:tabs>
                          <w:tab w:val="clear" w:pos="2880"/>
                        </w:tabs>
                        <w:spacing w:before="0"/>
                        <w:ind w:left="1530" w:hanging="1530"/>
                        <w:rPr>
                          <w:szCs w:val="24"/>
                        </w:rPr>
                      </w:pPr>
                      <w:r w:rsidRPr="00913D61">
                        <w:rPr>
                          <w:rFonts w:cstheme="minorHAnsi"/>
                          <w:i/>
                          <w:szCs w:val="24"/>
                        </w:rPr>
                        <w:t>Υ</w:t>
                      </w:r>
                      <w:r w:rsidRPr="00913D61">
                        <w:rPr>
                          <w:i/>
                          <w:szCs w:val="24"/>
                          <w:vertAlign w:val="subscript"/>
                        </w:rPr>
                        <w:t>N2O,digestate</w:t>
                      </w:r>
                      <w:r w:rsidRPr="00913D61">
                        <w:rPr>
                          <w:szCs w:val="24"/>
                          <w:vertAlign w:val="subscript"/>
                        </w:rPr>
                        <w:tab/>
                      </w:r>
                      <w:r w:rsidRPr="00913D61">
                        <w:rPr>
                          <w:szCs w:val="24"/>
                        </w:rPr>
                        <w:t>0.0652 g N</w:t>
                      </w:r>
                      <w:r w:rsidRPr="00913D61">
                        <w:rPr>
                          <w:szCs w:val="24"/>
                          <w:vertAlign w:val="subscript"/>
                        </w:rPr>
                        <w:t>2</w:t>
                      </w:r>
                      <w:r w:rsidRPr="00913D61">
                        <w:rPr>
                          <w:szCs w:val="24"/>
                        </w:rPr>
                        <w:t>O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(range 0.0004-0.13) (Vergote et al., 2020)</w:t>
                      </w:r>
                    </w:p>
                    <w:p w14:paraId="436F365A" w14:textId="7F1ADD9B" w:rsidR="00B1240A" w:rsidRPr="00913D61" w:rsidRDefault="00B1240A" w:rsidP="00A13051">
                      <w:pPr>
                        <w:tabs>
                          <w:tab w:val="clear" w:pos="2880"/>
                          <w:tab w:val="left" w:pos="1350"/>
                          <w:tab w:val="left" w:pos="1530"/>
                          <w:tab w:val="left" w:pos="4770"/>
                        </w:tabs>
                        <w:ind w:left="1530" w:right="573" w:hanging="1530"/>
                        <w:rPr>
                          <w:i/>
                          <w:color w:val="000000" w:themeColor="text1"/>
                          <w:szCs w:val="24"/>
                        </w:rPr>
                      </w:pPr>
                      <w:r w:rsidRPr="00913D61">
                        <w:rPr>
                          <w:rFonts w:cstheme="minorHAnsi"/>
                          <w:i/>
                          <w:szCs w:val="24"/>
                        </w:rPr>
                        <w:t>Υ</w:t>
                      </w:r>
                      <w:r w:rsidRPr="00913D61">
                        <w:rPr>
                          <w:i/>
                          <w:szCs w:val="24"/>
                          <w:vertAlign w:val="subscript"/>
                        </w:rPr>
                        <w:t>NH3,digestate</w:t>
                      </w:r>
                      <w:r w:rsidRPr="00913D61">
                        <w:rPr>
                          <w:szCs w:val="24"/>
                          <w:vertAlign w:val="subscript"/>
                        </w:rPr>
                        <w:tab/>
                      </w:r>
                      <w:r w:rsidRPr="00913D61">
                        <w:rPr>
                          <w:szCs w:val="24"/>
                          <w:vertAlign w:val="subscript"/>
                        </w:rPr>
                        <w:tab/>
                      </w:r>
                      <w:r w:rsidRPr="00913D61">
                        <w:rPr>
                          <w:szCs w:val="24"/>
                        </w:rPr>
                        <w:t>3.495 g NH</w:t>
                      </w:r>
                      <w:r w:rsidRPr="00913D61">
                        <w:rPr>
                          <w:szCs w:val="24"/>
                          <w:vertAlign w:val="subscript"/>
                        </w:rPr>
                        <w:t>3</w:t>
                      </w:r>
                      <w:r w:rsidRPr="00913D61">
                        <w:rPr>
                          <w:szCs w:val="24"/>
                        </w:rPr>
                        <w:t xml:space="preserve">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is used (range 2.77-4.22) (Vergote et al., 2020)</w:t>
                      </w:r>
                    </w:p>
                    <w:p w14:paraId="567B7B85" w14:textId="77777777" w:rsidR="00B1240A" w:rsidRPr="00CF3563" w:rsidRDefault="00B1240A" w:rsidP="001D561D">
                      <w:pPr>
                        <w:rPr>
                          <w:color w:val="000000" w:themeColor="text1"/>
                          <w:lang w:val="en-US"/>
                        </w:rPr>
                      </w:pPr>
                    </w:p>
                    <w:p w14:paraId="5A3E798D" w14:textId="77777777" w:rsidR="00B1240A" w:rsidRPr="00191E44" w:rsidRDefault="00B1240A" w:rsidP="001D561D">
                      <w:pPr>
                        <w:spacing w:after="120"/>
                        <w:rPr>
                          <w:color w:val="000000" w:themeColor="text1"/>
                          <w:lang w:val="en-US"/>
                        </w:rPr>
                      </w:pPr>
                    </w:p>
                    <w:p w14:paraId="29CA0711" w14:textId="77777777" w:rsidR="00B1240A" w:rsidRPr="00191E44" w:rsidRDefault="00B1240A" w:rsidP="001D561D">
                      <w:pPr>
                        <w:spacing w:after="120"/>
                        <w:rPr>
                          <w:color w:val="000000" w:themeColor="text1"/>
                          <w:lang w:val="en-US"/>
                        </w:rPr>
                      </w:pPr>
                    </w:p>
                  </w:txbxContent>
                </v:textbox>
                <w10:wrap type="topAndBottom" anchorx="margin"/>
              </v:rect>
            </w:pict>
          </mc:Fallback>
        </mc:AlternateContent>
      </w:r>
      <w:proofErr w:type="spellStart"/>
      <w:r w:rsidR="00015C0E" w:rsidRPr="000958B6">
        <w:rPr>
          <w:i/>
          <w:sz w:val="20"/>
        </w:rPr>
        <w:t>F</w:t>
      </w:r>
      <w:r w:rsidR="00015C0E" w:rsidRPr="000958B6">
        <w:rPr>
          <w:i/>
          <w:sz w:val="20"/>
          <w:vertAlign w:val="subscript"/>
        </w:rPr>
        <w:t>flow,digestate</w:t>
      </w:r>
      <w:proofErr w:type="spellEnd"/>
      <w:r w:rsidR="001D561D" w:rsidRPr="000958B6">
        <w:rPr>
          <w:sz w:val="20"/>
        </w:rPr>
        <w:tab/>
        <w:t xml:space="preserve">Storage volume of </w:t>
      </w:r>
      <w:r w:rsidR="00015C0E" w:rsidRPr="000958B6">
        <w:rPr>
          <w:sz w:val="20"/>
        </w:rPr>
        <w:t xml:space="preserve">raw (whole) </w:t>
      </w:r>
      <w:r w:rsidR="001D561D" w:rsidRPr="000958B6">
        <w:rPr>
          <w:sz w:val="20"/>
        </w:rPr>
        <w:t>digestate</w:t>
      </w:r>
      <w:r w:rsidR="00913D61" w:rsidRPr="000958B6">
        <w:rPr>
          <w:sz w:val="20"/>
        </w:rPr>
        <w:t xml:space="preserve"> entering storage on a daily basis)</w:t>
      </w:r>
      <w:r w:rsidR="001D561D" w:rsidRPr="000958B6">
        <w:rPr>
          <w:sz w:val="20"/>
        </w:rPr>
        <w:t xml:space="preserve"> (m</w:t>
      </w:r>
      <w:r w:rsidR="001D561D" w:rsidRPr="000958B6">
        <w:rPr>
          <w:sz w:val="20"/>
          <w:vertAlign w:val="superscript"/>
        </w:rPr>
        <w:t>3</w:t>
      </w:r>
      <w:r w:rsidR="001D561D" w:rsidRPr="000958B6">
        <w:rPr>
          <w:sz w:val="20"/>
        </w:rPr>
        <w:t>)</w:t>
      </w:r>
      <w:r w:rsidR="00015C0E" w:rsidRPr="000958B6">
        <w:rPr>
          <w:sz w:val="20"/>
        </w:rPr>
        <w:t xml:space="preserve">, calculated using </w:t>
      </w:r>
      <w:r w:rsidR="003E7AA8" w:rsidRPr="000958B6">
        <w:rPr>
          <w:sz w:val="20"/>
        </w:rPr>
        <w:fldChar w:fldCharType="begin"/>
      </w:r>
      <w:r w:rsidR="003E7AA8" w:rsidRPr="000958B6">
        <w:rPr>
          <w:sz w:val="20"/>
        </w:rPr>
        <w:instrText xml:space="preserve"> REF Fflowdigestate_Eq \h  \* MERGEFORMAT </w:instrText>
      </w:r>
      <w:r w:rsidR="003E7AA8" w:rsidRPr="000958B6">
        <w:rPr>
          <w:sz w:val="20"/>
        </w:rPr>
      </w:r>
      <w:r w:rsidR="003E7AA8" w:rsidRPr="000958B6">
        <w:rPr>
          <w:sz w:val="20"/>
        </w:rPr>
        <w:fldChar w:fldCharType="separate"/>
      </w:r>
      <w:r w:rsidR="003E7AA8" w:rsidRPr="000958B6">
        <w:rPr>
          <w:b/>
          <w:sz w:val="20"/>
        </w:rPr>
        <w:t xml:space="preserve">Eq. </w:t>
      </w:r>
      <w:r w:rsidR="003E7AA8" w:rsidRPr="000958B6">
        <w:rPr>
          <w:b/>
          <w:noProof/>
          <w:sz w:val="20"/>
        </w:rPr>
        <w:t>4.8.3</w:t>
      </w:r>
      <w:r w:rsidR="003E7AA8" w:rsidRPr="000958B6">
        <w:rPr>
          <w:b/>
          <w:sz w:val="20"/>
        </w:rPr>
        <w:noBreakHyphen/>
      </w:r>
      <w:r w:rsidR="003E7AA8" w:rsidRPr="000958B6">
        <w:rPr>
          <w:b/>
          <w:noProof/>
          <w:sz w:val="20"/>
        </w:rPr>
        <w:t>1</w:t>
      </w:r>
      <w:r w:rsidR="003E7AA8" w:rsidRPr="000958B6">
        <w:rPr>
          <w:sz w:val="20"/>
        </w:rPr>
        <w:fldChar w:fldCharType="end"/>
      </w:r>
      <w:r w:rsidR="00E60199" w:rsidRPr="000958B6">
        <w:rPr>
          <w:sz w:val="20"/>
        </w:rPr>
        <w:t>)</w:t>
      </w:r>
    </w:p>
    <w:p w14:paraId="17A4D185" w14:textId="38C34F3C" w:rsidR="008C2BD1" w:rsidRPr="00D5649B" w:rsidRDefault="008C2BD1" w:rsidP="00A13051">
      <w:pPr>
        <w:pStyle w:val="Caption"/>
        <w:tabs>
          <w:tab w:val="left" w:pos="8647"/>
        </w:tabs>
        <w:rPr>
          <w:b/>
          <w:i/>
          <w:szCs w:val="24"/>
        </w:rPr>
      </w:pPr>
      <w:r w:rsidRPr="000958B6">
        <w:rPr>
          <w:b/>
          <w:i/>
          <w:szCs w:val="24"/>
        </w:rPr>
        <w:t>Nitrous oxide emissions during storage of digestate</w:t>
      </w:r>
    </w:p>
    <w:p w14:paraId="2FB850AC" w14:textId="7FA83791" w:rsidR="008C2BD1"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m:t>
            </m:r>
          </m:e>
          <m:sub>
            <m:r>
              <m:rPr>
                <m:sty m:val="bi"/>
              </m:rPr>
              <w:rPr>
                <w:rFonts w:ascii="Cambria Math" w:eastAsia="Times New Roman" w:hAnsi="Cambria Math" w:cstheme="minorHAnsi"/>
                <w:szCs w:val="24"/>
              </w:rPr>
              <m:t>storage</m:t>
            </m:r>
          </m:sub>
        </m:sSub>
      </m:oMath>
      <w:bookmarkStart w:id="813" w:name="N2O_StoredDigestate_Eq"/>
      <w:r w:rsidR="008C2BD1" w:rsidRPr="00D5649B">
        <w:rPr>
          <w:rFonts w:eastAsia="Times New Roman" w:cstheme="minorHAnsi"/>
          <w:b/>
          <w:i/>
          <w:szCs w:val="24"/>
        </w:rPr>
        <w:tab/>
      </w:r>
      <w:r w:rsidR="008C2BD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End w:id="813"/>
    </w:p>
    <w:p w14:paraId="4CFBA47C" w14:textId="77777777" w:rsidR="008C2BD1" w:rsidRPr="00D5649B" w:rsidRDefault="008C2BD1" w:rsidP="00DD1600">
      <w:pPr>
        <w:ind w:left="2880" w:hanging="2880"/>
        <w:rPr>
          <w:sz w:val="20"/>
        </w:rPr>
      </w:pPr>
      <w:r w:rsidRPr="00D5649B">
        <w:rPr>
          <w:sz w:val="20"/>
        </w:rPr>
        <w:t>where</w:t>
      </w:r>
    </w:p>
    <w:p w14:paraId="6CE20641" w14:textId="13F6FD61" w:rsidR="008C2BD1" w:rsidRPr="00D5649B" w:rsidRDefault="008C2BD1" w:rsidP="00DD1600">
      <w:pPr>
        <w:tabs>
          <w:tab w:val="clear" w:pos="2880"/>
          <w:tab w:val="clear" w:pos="9360"/>
        </w:tabs>
        <w:spacing w:before="0"/>
        <w:ind w:left="2835" w:hanging="2835"/>
        <w:rPr>
          <w:sz w:val="20"/>
        </w:rPr>
      </w:pPr>
      <w:r w:rsidRPr="00D5649B">
        <w:rPr>
          <w:i/>
          <w:sz w:val="20"/>
        </w:rPr>
        <w:t>N2O</w:t>
      </w:r>
      <w:r w:rsidRPr="00D5649B">
        <w:rPr>
          <w:i/>
          <w:sz w:val="20"/>
          <w:vertAlign w:val="subscript"/>
        </w:rPr>
        <w:t>store,digestate</w:t>
      </w:r>
      <w:r w:rsidRPr="00D5649B">
        <w:rPr>
          <w:sz w:val="20"/>
        </w:rPr>
        <w:tab/>
      </w:r>
      <w:r w:rsidR="00AB1013">
        <w:rPr>
          <w:sz w:val="20"/>
        </w:rPr>
        <w:t>N</w:t>
      </w:r>
      <w:r w:rsidR="00AB1013" w:rsidRPr="00AB1013">
        <w:rPr>
          <w:sz w:val="20"/>
          <w:vertAlign w:val="subscript"/>
        </w:rPr>
        <w:t>2</w:t>
      </w:r>
      <w:r w:rsidR="00AB1013">
        <w:rPr>
          <w:sz w:val="20"/>
        </w:rPr>
        <w:t>O</w:t>
      </w:r>
      <w:r w:rsidRPr="00D5649B">
        <w:rPr>
          <w:sz w:val="20"/>
        </w:rPr>
        <w:t xml:space="preserve"> emissions during digestate storage (kg day</w:t>
      </w:r>
      <w:r w:rsidRPr="00D5649B">
        <w:rPr>
          <w:sz w:val="20"/>
          <w:vertAlign w:val="superscript"/>
        </w:rPr>
        <w:t>-1</w:t>
      </w:r>
      <w:r w:rsidRPr="00D5649B">
        <w:rPr>
          <w:sz w:val="20"/>
        </w:rPr>
        <w:t>)</w:t>
      </w:r>
    </w:p>
    <w:p w14:paraId="3616EA51" w14:textId="217790AD" w:rsidR="008C2BD1" w:rsidRPr="00D5649B" w:rsidRDefault="008C2BD1" w:rsidP="00DD1600">
      <w:pPr>
        <w:tabs>
          <w:tab w:val="clear" w:pos="2880"/>
          <w:tab w:val="clear" w:pos="9360"/>
        </w:tabs>
        <w:spacing w:before="0"/>
        <w:ind w:left="2835" w:hanging="2835"/>
        <w:rPr>
          <w:sz w:val="20"/>
        </w:rPr>
      </w:pPr>
      <w:r w:rsidRPr="00D5649B">
        <w:rPr>
          <w:rFonts w:cstheme="minorHAnsi"/>
          <w:i/>
          <w:sz w:val="20"/>
        </w:rPr>
        <w:t>Υ</w:t>
      </w:r>
      <w:r w:rsidRPr="00D5649B">
        <w:rPr>
          <w:i/>
          <w:sz w:val="20"/>
          <w:vertAlign w:val="subscript"/>
        </w:rPr>
        <w:t>N2O,digestate</w:t>
      </w:r>
      <w:r w:rsidRPr="00D5649B">
        <w:rPr>
          <w:sz w:val="20"/>
        </w:rPr>
        <w:tab/>
      </w:r>
      <w:r w:rsidR="00AB1013">
        <w:rPr>
          <w:sz w:val="20"/>
        </w:rPr>
        <w:t>N</w:t>
      </w:r>
      <w:r w:rsidR="00AB1013" w:rsidRPr="00AB1013">
        <w:rPr>
          <w:sz w:val="20"/>
          <w:vertAlign w:val="subscript"/>
        </w:rPr>
        <w:t>2</w:t>
      </w:r>
      <w:r w:rsidR="00AB1013">
        <w:rPr>
          <w:sz w:val="20"/>
        </w:rPr>
        <w:t>O</w:t>
      </w:r>
      <w:r w:rsidR="00AB1013" w:rsidRPr="00D5649B">
        <w:rPr>
          <w:sz w:val="20"/>
        </w:rPr>
        <w:t xml:space="preserve"> </w:t>
      </w:r>
      <w:r w:rsidR="00AB1013">
        <w:rPr>
          <w:sz w:val="20"/>
        </w:rPr>
        <w:t>emi</w:t>
      </w:r>
      <w:r w:rsidRPr="00D5649B">
        <w:rPr>
          <w:sz w:val="20"/>
        </w:rPr>
        <w:t>ssion factor for digestate storage (g 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r w:rsidR="00AB1013">
        <w:rPr>
          <w:sz w:val="20"/>
        </w:rPr>
        <w:t>; s</w:t>
      </w:r>
      <w:r w:rsidRPr="00D5649B">
        <w:rPr>
          <w:sz w:val="20"/>
        </w:rPr>
        <w:t>ee box above for default value</w:t>
      </w:r>
    </w:p>
    <w:p w14:paraId="4335222E" w14:textId="37C38937" w:rsidR="008C2BD1" w:rsidRPr="00D5649B" w:rsidRDefault="008C2BD1" w:rsidP="008C2BD1">
      <w:pPr>
        <w:pStyle w:val="Caption"/>
        <w:tabs>
          <w:tab w:val="left" w:pos="8647"/>
        </w:tabs>
        <w:rPr>
          <w:b/>
          <w:i/>
          <w:szCs w:val="24"/>
        </w:rPr>
      </w:pPr>
      <w:r w:rsidRPr="00D5649B">
        <w:rPr>
          <w:b/>
          <w:i/>
          <w:szCs w:val="24"/>
        </w:rPr>
        <w:t>Ammonia emissions during storage of digestate</w:t>
      </w:r>
    </w:p>
    <w:p w14:paraId="1BA1CED4" w14:textId="0CBAEEBE" w:rsidR="008C2BD1"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m:t>
            </m:r>
          </m:e>
          <m:sub>
            <m:r>
              <m:rPr>
                <m:sty m:val="bi"/>
              </m:rPr>
              <w:rPr>
                <w:rFonts w:ascii="Cambria Math" w:eastAsia="Times New Roman" w:hAnsi="Cambria Math" w:cstheme="minorHAnsi"/>
                <w:szCs w:val="24"/>
              </w:rPr>
              <m:t>storage</m:t>
            </m:r>
          </m:sub>
        </m:sSub>
      </m:oMath>
      <w:bookmarkStart w:id="814" w:name="NH3_StoredDigestate_Eq"/>
      <w:r w:rsidR="008C2BD1" w:rsidRPr="00D5649B">
        <w:rPr>
          <w:rFonts w:eastAsia="Times New Roman" w:cstheme="minorHAnsi"/>
          <w:b/>
          <w:i/>
          <w:szCs w:val="24"/>
        </w:rPr>
        <w:tab/>
      </w:r>
      <w:r w:rsidR="008C2BD1"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3</w:t>
      </w:r>
      <w:r w:rsidR="001977CC">
        <w:rPr>
          <w:b/>
          <w:szCs w:val="24"/>
        </w:rPr>
        <w:fldChar w:fldCharType="end"/>
      </w:r>
      <w:bookmarkEnd w:id="814"/>
    </w:p>
    <w:p w14:paraId="29885AB5" w14:textId="77777777" w:rsidR="008C2BD1" w:rsidRPr="00D5649B" w:rsidRDefault="008C2BD1" w:rsidP="00DD1600">
      <w:pPr>
        <w:ind w:left="2880" w:hanging="2880"/>
        <w:rPr>
          <w:sz w:val="20"/>
        </w:rPr>
      </w:pPr>
      <w:r w:rsidRPr="00D5649B">
        <w:rPr>
          <w:sz w:val="20"/>
        </w:rPr>
        <w:t>where</w:t>
      </w:r>
    </w:p>
    <w:p w14:paraId="6F0C945D" w14:textId="2D6ED701" w:rsidR="008C2BD1" w:rsidRPr="00D5649B" w:rsidRDefault="008C2BD1" w:rsidP="00DD1600">
      <w:pPr>
        <w:tabs>
          <w:tab w:val="clear" w:pos="2880"/>
          <w:tab w:val="clear" w:pos="9360"/>
        </w:tabs>
        <w:spacing w:before="0"/>
        <w:ind w:left="2835" w:hanging="2835"/>
        <w:rPr>
          <w:sz w:val="20"/>
        </w:rPr>
      </w:pPr>
      <w:r w:rsidRPr="00D5649B">
        <w:rPr>
          <w:i/>
          <w:sz w:val="20"/>
        </w:rPr>
        <w:t>NH3</w:t>
      </w:r>
      <w:r w:rsidRPr="00D5649B">
        <w:rPr>
          <w:i/>
          <w:sz w:val="20"/>
          <w:vertAlign w:val="subscript"/>
        </w:rPr>
        <w:t>store,digestate</w:t>
      </w:r>
      <w:r w:rsidRPr="00D5649B">
        <w:rPr>
          <w:sz w:val="20"/>
        </w:rPr>
        <w:tab/>
      </w:r>
      <w:r w:rsidR="00AB1013">
        <w:rPr>
          <w:sz w:val="20"/>
        </w:rPr>
        <w:t>NH</w:t>
      </w:r>
      <w:r w:rsidR="00AB1013" w:rsidRPr="00AB1013">
        <w:rPr>
          <w:sz w:val="20"/>
          <w:vertAlign w:val="subscript"/>
        </w:rPr>
        <w:t>3</w:t>
      </w:r>
      <w:r w:rsidRPr="00D5649B">
        <w:rPr>
          <w:sz w:val="20"/>
        </w:rPr>
        <w:t xml:space="preserve"> emissions during digestate storage (kg day</w:t>
      </w:r>
      <w:r w:rsidRPr="00D5649B">
        <w:rPr>
          <w:sz w:val="20"/>
          <w:vertAlign w:val="superscript"/>
        </w:rPr>
        <w:t>-1</w:t>
      </w:r>
      <w:r w:rsidRPr="00D5649B">
        <w:rPr>
          <w:sz w:val="20"/>
        </w:rPr>
        <w:t>)</w:t>
      </w:r>
    </w:p>
    <w:p w14:paraId="7D045255" w14:textId="70CC62B4" w:rsidR="008C2BD1" w:rsidRPr="000958B6" w:rsidRDefault="008C2BD1" w:rsidP="00DD1600">
      <w:pPr>
        <w:tabs>
          <w:tab w:val="clear" w:pos="2880"/>
          <w:tab w:val="clear" w:pos="9360"/>
        </w:tabs>
        <w:spacing w:before="0"/>
        <w:ind w:left="2835" w:hanging="2835"/>
        <w:rPr>
          <w:sz w:val="20"/>
        </w:rPr>
      </w:pPr>
      <w:r w:rsidRPr="000958B6">
        <w:rPr>
          <w:rFonts w:cstheme="minorHAnsi"/>
          <w:i/>
          <w:sz w:val="20"/>
        </w:rPr>
        <w:t>Υ</w:t>
      </w:r>
      <w:r w:rsidRPr="000958B6">
        <w:rPr>
          <w:i/>
          <w:sz w:val="20"/>
          <w:vertAlign w:val="subscript"/>
        </w:rPr>
        <w:t>NH3,digestate</w:t>
      </w:r>
      <w:r w:rsidRPr="000958B6">
        <w:rPr>
          <w:sz w:val="20"/>
        </w:rPr>
        <w:tab/>
      </w:r>
      <w:r w:rsidR="00AB1013" w:rsidRPr="000958B6">
        <w:rPr>
          <w:sz w:val="20"/>
        </w:rPr>
        <w:t>NH</w:t>
      </w:r>
      <w:r w:rsidR="00AB1013" w:rsidRPr="000958B6">
        <w:rPr>
          <w:sz w:val="20"/>
          <w:vertAlign w:val="subscript"/>
        </w:rPr>
        <w:t>3</w:t>
      </w:r>
      <w:r w:rsidRPr="000958B6">
        <w:rPr>
          <w:sz w:val="20"/>
        </w:rPr>
        <w:t xml:space="preserve"> emission factor for digestate storage (g m</w:t>
      </w:r>
      <w:r w:rsidRPr="000958B6">
        <w:rPr>
          <w:sz w:val="20"/>
          <w:vertAlign w:val="superscript"/>
        </w:rPr>
        <w:t>-3</w:t>
      </w:r>
      <w:r w:rsidRPr="000958B6">
        <w:rPr>
          <w:sz w:val="20"/>
        </w:rPr>
        <w:t xml:space="preserve"> day</w:t>
      </w:r>
      <w:r w:rsidRPr="000958B6">
        <w:rPr>
          <w:sz w:val="20"/>
          <w:vertAlign w:val="superscript"/>
        </w:rPr>
        <w:t>-1</w:t>
      </w:r>
      <w:r w:rsidRPr="000958B6">
        <w:rPr>
          <w:sz w:val="20"/>
        </w:rPr>
        <w:t>)</w:t>
      </w:r>
      <w:r w:rsidR="00AB1013" w:rsidRPr="000958B6">
        <w:rPr>
          <w:sz w:val="20"/>
        </w:rPr>
        <w:t>; s</w:t>
      </w:r>
      <w:r w:rsidRPr="000958B6">
        <w:rPr>
          <w:sz w:val="20"/>
        </w:rPr>
        <w:t>ee box above for default value</w:t>
      </w:r>
    </w:p>
    <w:p w14:paraId="577850EA" w14:textId="1D6CDD27" w:rsidR="00015C0E" w:rsidRPr="000958B6" w:rsidRDefault="00015C0E" w:rsidP="00015C0E">
      <w:pPr>
        <w:tabs>
          <w:tab w:val="clear" w:pos="2880"/>
          <w:tab w:val="clear" w:pos="9360"/>
        </w:tabs>
        <w:spacing w:before="240"/>
        <w:rPr>
          <w:sz w:val="22"/>
          <w:szCs w:val="22"/>
        </w:rPr>
      </w:pPr>
      <w:r w:rsidRPr="000958B6">
        <w:rPr>
          <w:b/>
          <w:bCs/>
          <w:sz w:val="22"/>
          <w:szCs w:val="22"/>
        </w:rPr>
        <w:t>Note:</w:t>
      </w:r>
      <w:r w:rsidRPr="000958B6">
        <w:rPr>
          <w:sz w:val="22"/>
          <w:szCs w:val="22"/>
        </w:rPr>
        <w:t xml:space="preserve"> Currently, in </w:t>
      </w:r>
      <w:proofErr w:type="spellStart"/>
      <w:r w:rsidRPr="000958B6">
        <w:rPr>
          <w:sz w:val="22"/>
          <w:szCs w:val="22"/>
        </w:rPr>
        <w:t>Holos</w:t>
      </w:r>
      <w:proofErr w:type="spellEnd"/>
      <w:r w:rsidRPr="000958B6">
        <w:rPr>
          <w:sz w:val="22"/>
          <w:szCs w:val="22"/>
        </w:rPr>
        <w:t xml:space="preserve"> V4, we do not have the necessary lookup values and coefficients to estimate </w:t>
      </w:r>
      <w:r w:rsidRPr="000958B6">
        <w:rPr>
          <w:i/>
          <w:iCs/>
          <w:sz w:val="22"/>
          <w:szCs w:val="22"/>
        </w:rPr>
        <w:t>CH</w:t>
      </w:r>
      <w:r w:rsidRPr="000958B6">
        <w:rPr>
          <w:i/>
          <w:iCs/>
          <w:sz w:val="22"/>
          <w:szCs w:val="22"/>
          <w:vertAlign w:val="subscript"/>
        </w:rPr>
        <w:t>4store,digestate</w:t>
      </w:r>
      <w:r w:rsidRPr="000958B6">
        <w:rPr>
          <w:sz w:val="22"/>
          <w:szCs w:val="22"/>
        </w:rPr>
        <w:t xml:space="preserve">, </w:t>
      </w:r>
      <w:r w:rsidRPr="000958B6">
        <w:rPr>
          <w:i/>
          <w:iCs/>
          <w:sz w:val="22"/>
          <w:szCs w:val="22"/>
        </w:rPr>
        <w:t>N</w:t>
      </w:r>
      <w:r w:rsidRPr="000958B6">
        <w:rPr>
          <w:i/>
          <w:iCs/>
          <w:sz w:val="22"/>
          <w:szCs w:val="22"/>
          <w:vertAlign w:val="subscript"/>
        </w:rPr>
        <w:t>2</w:t>
      </w:r>
      <w:r w:rsidRPr="000958B6">
        <w:rPr>
          <w:i/>
          <w:iCs/>
          <w:sz w:val="22"/>
          <w:szCs w:val="22"/>
        </w:rPr>
        <w:t>O</w:t>
      </w:r>
      <w:r w:rsidRPr="000958B6">
        <w:rPr>
          <w:i/>
          <w:iCs/>
          <w:sz w:val="22"/>
          <w:szCs w:val="22"/>
          <w:vertAlign w:val="subscript"/>
        </w:rPr>
        <w:t>store,digestate</w:t>
      </w:r>
      <w:r w:rsidRPr="000958B6">
        <w:rPr>
          <w:sz w:val="22"/>
          <w:szCs w:val="22"/>
        </w:rPr>
        <w:t xml:space="preserve"> and </w:t>
      </w:r>
      <w:r w:rsidRPr="000958B6">
        <w:rPr>
          <w:i/>
          <w:iCs/>
          <w:sz w:val="22"/>
          <w:szCs w:val="22"/>
        </w:rPr>
        <w:t>NH</w:t>
      </w:r>
      <w:r w:rsidRPr="000958B6">
        <w:rPr>
          <w:i/>
          <w:iCs/>
          <w:sz w:val="22"/>
          <w:szCs w:val="22"/>
          <w:vertAlign w:val="subscript"/>
        </w:rPr>
        <w:t>3store,digestate</w:t>
      </w:r>
      <w:r w:rsidRPr="000958B6">
        <w:rPr>
          <w:sz w:val="22"/>
          <w:szCs w:val="22"/>
        </w:rPr>
        <w:t xml:space="preserve"> for the solid and liquid fractions of separated digestate entering storage. Therefore, the model estimates these values only for whole digestate (i.e., digestate that has not undergone solid-liquid separation). </w:t>
      </w:r>
      <w:r w:rsidR="00090A77" w:rsidRPr="000958B6">
        <w:rPr>
          <w:sz w:val="22"/>
          <w:szCs w:val="22"/>
        </w:rPr>
        <w:t xml:space="preserve">Once the required values/coefficients become available, a future version of </w:t>
      </w:r>
      <w:proofErr w:type="spellStart"/>
      <w:r w:rsidR="00090A77" w:rsidRPr="000958B6">
        <w:rPr>
          <w:sz w:val="22"/>
          <w:szCs w:val="22"/>
        </w:rPr>
        <w:t>Holos</w:t>
      </w:r>
      <w:proofErr w:type="spellEnd"/>
      <w:r w:rsidR="00090A77" w:rsidRPr="000958B6">
        <w:rPr>
          <w:sz w:val="22"/>
          <w:szCs w:val="22"/>
        </w:rPr>
        <w:t xml:space="preserve"> may allow the calculation of storage emissions from the liquid and solid fractions of digestate.</w:t>
      </w:r>
    </w:p>
    <w:p w14:paraId="6304A5FD" w14:textId="79B74BAE" w:rsidR="00232F33" w:rsidRPr="000958B6" w:rsidRDefault="00490AF9" w:rsidP="008A7F5F">
      <w:pPr>
        <w:pStyle w:val="Heading3"/>
      </w:pPr>
      <w:bookmarkStart w:id="815" w:name="_Ref94623307"/>
      <w:bookmarkStart w:id="816" w:name="_Toc152758632"/>
      <w:r w:rsidRPr="000958B6">
        <w:lastRenderedPageBreak/>
        <w:t>F</w:t>
      </w:r>
      <w:r w:rsidR="0094003D" w:rsidRPr="000958B6">
        <w:t>resh and stored digestate</w:t>
      </w:r>
      <w:r w:rsidR="00ED688A" w:rsidRPr="000958B6">
        <w:t xml:space="preserve"> available for land application</w:t>
      </w:r>
      <w:bookmarkEnd w:id="815"/>
      <w:bookmarkEnd w:id="816"/>
    </w:p>
    <w:p w14:paraId="5756623C" w14:textId="03AA161E" w:rsidR="0094003D" w:rsidRPr="00D5649B" w:rsidRDefault="00ED688A" w:rsidP="00ED688A">
      <w:pPr>
        <w:pStyle w:val="Heading4"/>
      </w:pPr>
      <w:r w:rsidRPr="00D5649B">
        <w:t>Volume of digestate available for application to land from all livestock</w:t>
      </w:r>
    </w:p>
    <w:p w14:paraId="2F1F2835" w14:textId="5EE1ABEB" w:rsidR="00ED688A" w:rsidRPr="00D5649B" w:rsidRDefault="00ED688A" w:rsidP="00ED688A">
      <w:pPr>
        <w:rPr>
          <w:b/>
          <w:i/>
        </w:rPr>
      </w:pPr>
      <w:r w:rsidRPr="00D5649B">
        <w:rPr>
          <w:b/>
          <w:i/>
        </w:rPr>
        <w:t xml:space="preserve">For </w:t>
      </w:r>
      <w:r w:rsidR="00913D61" w:rsidRPr="00D5649B">
        <w:rPr>
          <w:b/>
          <w:i/>
        </w:rPr>
        <w:t xml:space="preserve">fresh </w:t>
      </w:r>
      <w:r w:rsidRPr="00D5649B">
        <w:rPr>
          <w:b/>
          <w:i/>
        </w:rPr>
        <w:t>raw digestate</w:t>
      </w:r>
      <w:r w:rsidR="00913D61" w:rsidRPr="00D5649B">
        <w:rPr>
          <w:b/>
          <w:i/>
        </w:rPr>
        <w:t xml:space="preserve"> (including liquid and solid fractions)</w:t>
      </w:r>
    </w:p>
    <w:p w14:paraId="12AB9D35" w14:textId="71860423" w:rsidR="00C503E0" w:rsidRPr="00D5649B" w:rsidRDefault="00C503E0" w:rsidP="00ED58F9">
      <w:r w:rsidRPr="00D5649B">
        <w:t>For whole raw digestate and for raw digestate that has undergone liquid-solid separation</w:t>
      </w:r>
      <w:r w:rsidR="00913D61" w:rsidRPr="00D5649B">
        <w:t xml:space="preserve"> and is applied directly from the AD system to land</w:t>
      </w:r>
      <w:r w:rsidRPr="00D5649B">
        <w:t>, th</w:t>
      </w:r>
      <w:r w:rsidR="00ED688A" w:rsidRPr="00D5649B">
        <w:t xml:space="preserve">e amount of </w:t>
      </w:r>
      <w:r w:rsidRPr="00D5649B">
        <w:t xml:space="preserve">digestate, N and C (for all </w:t>
      </w:r>
      <w:r w:rsidR="000C1C34">
        <w:t>animal</w:t>
      </w:r>
      <w:r w:rsidR="000C1C34" w:rsidRPr="00D5649B">
        <w:t xml:space="preserve"> </w:t>
      </w:r>
      <w:r w:rsidRPr="00D5649B">
        <w:t>groups), as well as ON and TAN (for beef and dairy cattle, and broilers, layers and turkeys only) available for application to land are equal to the flows of these from the digester, calculated as follows:</w:t>
      </w:r>
    </w:p>
    <w:p w14:paraId="28E894F3" w14:textId="2B3A41F5" w:rsidR="00ED688A" w:rsidRPr="00D5649B" w:rsidRDefault="00C503E0" w:rsidP="00ED58F9">
      <w:r w:rsidRPr="00D5649B">
        <w:t>For whole (i.e., non-separated) raw digestate: total amount of digestate available for land application (</w:t>
      </w:r>
      <w:proofErr w:type="spellStart"/>
      <w:r w:rsidRPr="00D5649B">
        <w:t>Total_Volume</w:t>
      </w:r>
      <w:r w:rsidRPr="00D5649B">
        <w:rPr>
          <w:vertAlign w:val="subscript"/>
        </w:rPr>
        <w:t>landdigestate,raw</w:t>
      </w:r>
      <w:proofErr w:type="spellEnd"/>
      <w:r w:rsidRPr="00D5649B">
        <w:t xml:space="preserve">) - </w:t>
      </w:r>
      <w:r w:rsidRPr="00D5649B">
        <w:fldChar w:fldCharType="begin"/>
      </w:r>
      <w:r w:rsidRPr="00D5649B">
        <w:instrText xml:space="preserve"> REF Fflowdigestate_Eq \h </w:instrText>
      </w:r>
      <w:r w:rsidR="00F10547" w:rsidRPr="00D5649B">
        <w:instrText xml:space="preserve"> \* MERGEFORMAT </w:instrText>
      </w:r>
      <w:r w:rsidRPr="00D5649B">
        <w:fldChar w:fldCharType="separate"/>
      </w:r>
      <w:r w:rsidRPr="00D5649B">
        <w:rPr>
          <w:b/>
          <w:szCs w:val="24"/>
        </w:rPr>
        <w:t xml:space="preserve">Eq. </w:t>
      </w:r>
      <w:r w:rsidRPr="00D5649B">
        <w:rPr>
          <w:b/>
          <w:noProof/>
          <w:szCs w:val="24"/>
        </w:rPr>
        <w:t>4.8.3</w:t>
      </w:r>
      <w:r w:rsidRPr="00D5649B">
        <w:rPr>
          <w:b/>
          <w:szCs w:val="24"/>
        </w:rPr>
        <w:noBreakHyphen/>
      </w:r>
      <w:r w:rsidRPr="00D5649B">
        <w:rPr>
          <w:b/>
          <w:noProof/>
          <w:szCs w:val="24"/>
        </w:rPr>
        <w:t>1</w:t>
      </w:r>
      <w:r w:rsidRPr="00D5649B">
        <w:fldChar w:fldCharType="end"/>
      </w:r>
      <w:r w:rsidR="00B6736C" w:rsidRPr="00D5649B">
        <w:t xml:space="preserve"> (</w:t>
      </w:r>
      <w:proofErr w:type="spellStart"/>
      <w:r w:rsidRPr="00D5649B">
        <w:t>F</w:t>
      </w:r>
      <w:r w:rsidRPr="00D5649B">
        <w:rPr>
          <w:vertAlign w:val="subscript"/>
        </w:rPr>
        <w:t>flow,digestate</w:t>
      </w:r>
      <w:proofErr w:type="spellEnd"/>
      <w:r w:rsidRPr="00D5649B">
        <w:t>)</w:t>
      </w:r>
      <w:r w:rsidR="00B6736C" w:rsidRPr="00D5649B">
        <w:t>; total N available for land application (</w:t>
      </w:r>
      <w:proofErr w:type="spellStart"/>
      <w:r w:rsidR="00B6736C" w:rsidRPr="00D5649B">
        <w:t>N</w:t>
      </w:r>
      <w:r w:rsidR="00B6736C" w:rsidRPr="00D5649B">
        <w:rPr>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4</w:t>
      </w:r>
      <w:r w:rsidR="00B6736C" w:rsidRPr="00D5649B">
        <w:fldChar w:fldCharType="end"/>
      </w:r>
      <w:r w:rsidR="00B6736C" w:rsidRPr="00D5649B">
        <w:t xml:space="preserve"> (</w:t>
      </w:r>
      <w:proofErr w:type="spellStart"/>
      <w:r w:rsidR="00B6736C" w:rsidRPr="00D5649B">
        <w:t>N</w:t>
      </w:r>
      <w:r w:rsidR="00B6736C" w:rsidRPr="00D5649B">
        <w:rPr>
          <w:vertAlign w:val="subscript"/>
        </w:rPr>
        <w:t>flow,digestate</w:t>
      </w:r>
      <w:proofErr w:type="spellEnd"/>
      <w:r w:rsidR="00B6736C" w:rsidRPr="00D5649B">
        <w:t>); total TAN available for land application (</w:t>
      </w:r>
      <w:proofErr w:type="spellStart"/>
      <w:r w:rsidR="00B6736C" w:rsidRPr="00D5649B">
        <w:t>TAN</w:t>
      </w:r>
      <w:r w:rsidR="00B6736C" w:rsidRPr="00D5649B">
        <w:rPr>
          <w:vertAlign w:val="subscript"/>
        </w:rPr>
        <w:t>landdigestate,raw</w:t>
      </w:r>
      <w:proofErr w:type="spellEnd"/>
      <w:r w:rsidR="00B6736C" w:rsidRPr="00D5649B">
        <w:t xml:space="preserve">) - </w:t>
      </w:r>
      <w:r w:rsidR="00B6736C" w:rsidRPr="00D5649B">
        <w:fldChar w:fldCharType="begin"/>
      </w:r>
      <w:r w:rsidR="00B6736C" w:rsidRPr="00D5649B">
        <w:instrText xml:space="preserve"> REF TANflowdigestate_Eq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5</w:t>
      </w:r>
      <w:r w:rsidR="00B6736C" w:rsidRPr="00D5649B">
        <w:fldChar w:fldCharType="end"/>
      </w:r>
      <w:r w:rsidR="00B6736C" w:rsidRPr="00D5649B">
        <w:t xml:space="preserve"> (</w:t>
      </w:r>
      <w:proofErr w:type="spellStart"/>
      <w:r w:rsidR="00B6736C" w:rsidRPr="00D5649B">
        <w:t>TAN</w:t>
      </w:r>
      <w:r w:rsidR="00B6736C" w:rsidRPr="00D5649B">
        <w:rPr>
          <w:vertAlign w:val="subscript"/>
        </w:rPr>
        <w:t>flow,digestate</w:t>
      </w:r>
      <w:proofErr w:type="spellEnd"/>
      <w:r w:rsidR="00B6736C" w:rsidRPr="00D5649B">
        <w:t>); total organic N available for land application (</w:t>
      </w:r>
      <w:proofErr w:type="spellStart"/>
      <w:r w:rsidR="00B6736C" w:rsidRPr="00D5649B">
        <w:t>OrganicN</w:t>
      </w:r>
      <w:r w:rsidR="00B6736C" w:rsidRPr="00D5649B">
        <w:rPr>
          <w:vertAlign w:val="subscript"/>
        </w:rPr>
        <w:t>landdigestate,raw</w:t>
      </w:r>
      <w:proofErr w:type="spellEnd"/>
      <w:r w:rsidR="00B6736C" w:rsidRPr="00D5649B">
        <w:t xml:space="preserve">) - </w:t>
      </w:r>
      <w:r w:rsidR="00B6736C" w:rsidRPr="00D5649B">
        <w:fldChar w:fldCharType="begin"/>
      </w:r>
      <w:r w:rsidR="00B6736C" w:rsidRPr="00D5649B">
        <w:instrText xml:space="preserve"> REF OrganicNflowdigestate_Eq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7</w:t>
      </w:r>
      <w:r w:rsidR="00B6736C" w:rsidRPr="00D5649B">
        <w:fldChar w:fldCharType="end"/>
      </w:r>
      <w:r w:rsidR="00B6736C" w:rsidRPr="00D5649B">
        <w:t xml:space="preserve"> (</w:t>
      </w:r>
      <w:proofErr w:type="spellStart"/>
      <w:r w:rsidR="00B6736C" w:rsidRPr="00D5649B">
        <w:t>OrganicN</w:t>
      </w:r>
      <w:r w:rsidR="00B6736C" w:rsidRPr="00D5649B">
        <w:rPr>
          <w:vertAlign w:val="subscript"/>
        </w:rPr>
        <w:t>flow,digestate</w:t>
      </w:r>
      <w:proofErr w:type="spellEnd"/>
      <w:r w:rsidR="00B6736C" w:rsidRPr="00D5649B">
        <w:t>); total C available for land application (</w:t>
      </w:r>
      <w:proofErr w:type="spellStart"/>
      <w:r w:rsidR="00B6736C" w:rsidRPr="00D5649B">
        <w:t>C</w:t>
      </w:r>
      <w:r w:rsidR="00B6736C" w:rsidRPr="00D5649B">
        <w:rPr>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Cflowdigestate_Eq \h </w:instrText>
      </w:r>
      <w:r w:rsidR="00F753FB"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8</w:t>
      </w:r>
      <w:r w:rsidR="00B6736C" w:rsidRPr="00D5649B">
        <w:fldChar w:fldCharType="end"/>
      </w:r>
      <w:r w:rsidR="00B6736C" w:rsidRPr="00D5649B">
        <w:t xml:space="preserve"> (</w:t>
      </w:r>
      <w:proofErr w:type="spellStart"/>
      <w:r w:rsidR="00B6736C" w:rsidRPr="00D5649B">
        <w:t>C</w:t>
      </w:r>
      <w:r w:rsidR="00B6736C" w:rsidRPr="00D5649B">
        <w:rPr>
          <w:vertAlign w:val="subscript"/>
        </w:rPr>
        <w:t>flow,digestate</w:t>
      </w:r>
      <w:proofErr w:type="spellEnd"/>
      <w:r w:rsidR="00B6736C" w:rsidRPr="00D5649B">
        <w:t>).</w:t>
      </w:r>
    </w:p>
    <w:p w14:paraId="77C436FE" w14:textId="5C702192" w:rsidR="00B6736C" w:rsidRPr="00D5649B" w:rsidRDefault="00B6736C"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digestate that has undergone liquid-solid separation, liquid fraction: total amount of digestate available for land application (</w:t>
      </w:r>
      <w:proofErr w:type="spellStart"/>
      <w:r w:rsidRPr="00D5649B">
        <w:rPr>
          <w:rFonts w:ascii="Calibri" w:eastAsia="Calibri" w:hAnsi="Calibri" w:cs="Calibri"/>
          <w:szCs w:val="24"/>
        </w:rPr>
        <w:t>Total_Volume</w:t>
      </w:r>
      <w:r w:rsidR="00D87863" w:rsidRPr="00D5649B">
        <w:rPr>
          <w:rFonts w:ascii="Calibri" w:eastAsia="Calibri" w:hAnsi="Calibri" w:cs="Calibri"/>
          <w:szCs w:val="24"/>
          <w:vertAlign w:val="subscript"/>
        </w:rPr>
        <w:t>landdigestate,raw,LF</w:t>
      </w:r>
      <w:proofErr w:type="spellEnd"/>
      <w:r w:rsidRPr="00D5649B">
        <w:rPr>
          <w:rFonts w:ascii="Calibri" w:eastAsia="Calibri" w:hAnsi="Calibri" w:cs="Calibri"/>
          <w:szCs w:val="24"/>
        </w:rPr>
        <w:t xml:space="preserve">) </w:t>
      </w:r>
      <w:r w:rsidR="00F97E1E" w:rsidRPr="00D5649B">
        <w:rPr>
          <w:rFonts w:ascii="Calibri" w:eastAsia="Calibri" w:hAnsi="Calibri" w:cs="Calibri"/>
          <w:szCs w:val="24"/>
        </w:rPr>
        <w:t xml:space="preserve">–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FflowdigestateLF_Eq \h </w:instrText>
      </w:r>
      <w:r w:rsidR="002215CD" w:rsidRPr="00D5649B">
        <w:rPr>
          <w:rFonts w:ascii="Calibri" w:eastAsia="Calibri" w:hAnsi="Calibri" w:cs="Calibri"/>
          <w:szCs w:val="24"/>
        </w:rPr>
        <w:instrText xml:space="preserve">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5649B">
        <w:rPr>
          <w:rFonts w:ascii="Calibri" w:eastAsia="Calibri" w:hAnsi="Calibri" w:cs="Calibri"/>
          <w:szCs w:val="24"/>
        </w:rPr>
        <w:t>F</w:t>
      </w:r>
      <w:r w:rsidR="00F97E1E" w:rsidRPr="00D5649B">
        <w:rPr>
          <w:rFonts w:ascii="Calibri" w:eastAsia="Calibri" w:hAnsi="Calibri" w:cs="Calibri"/>
          <w:szCs w:val="24"/>
          <w:vertAlign w:val="subscript"/>
        </w:rPr>
        <w:t>flow.digestate,LF</w:t>
      </w:r>
      <w:proofErr w:type="spellEnd"/>
      <w:r w:rsidR="00F97E1E" w:rsidRPr="00D5649B">
        <w:rPr>
          <w:rFonts w:ascii="Calibri" w:eastAsia="Calibri" w:hAnsi="Calibri" w:cs="Calibri"/>
          <w:szCs w:val="24"/>
        </w:rPr>
        <w:t>); total N available for land application (</w:t>
      </w:r>
      <w:proofErr w:type="spellStart"/>
      <w:r w:rsidR="00F97E1E" w:rsidRPr="00D5649B">
        <w:rPr>
          <w:rFonts w:ascii="Calibri" w:eastAsia="Calibri" w:hAnsi="Calibri" w:cs="Calibri"/>
          <w:szCs w:val="24"/>
        </w:rPr>
        <w:t>N</w:t>
      </w:r>
      <w:r w:rsidR="00F97E1E" w:rsidRPr="00D5649B">
        <w:rPr>
          <w:rFonts w:ascii="Calibri" w:eastAsia="Calibri" w:hAnsi="Calibri" w:cs="Calibri"/>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7</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5649B">
        <w:rPr>
          <w:rFonts w:ascii="Calibri" w:eastAsia="Calibri" w:hAnsi="Calibri" w:cs="Calibri"/>
          <w:szCs w:val="24"/>
        </w:rPr>
        <w:t>N</w:t>
      </w:r>
      <w:r w:rsidR="00F97E1E" w:rsidRPr="00D5649B">
        <w:rPr>
          <w:rFonts w:ascii="Calibri" w:eastAsia="Calibri" w:hAnsi="Calibri" w:cs="Calibri"/>
          <w:szCs w:val="24"/>
          <w:vertAlign w:val="subscript"/>
        </w:rPr>
        <w:t>flow,digestate,LF</w:t>
      </w:r>
      <w:proofErr w:type="spellEnd"/>
      <w:r w:rsidR="00F97E1E" w:rsidRPr="00D5649B">
        <w:rPr>
          <w:rFonts w:ascii="Calibri" w:eastAsia="Calibri" w:hAnsi="Calibri" w:cs="Calibri"/>
          <w:szCs w:val="24"/>
        </w:rPr>
        <w:t>); total TAN available for land application (</w:t>
      </w:r>
      <w:proofErr w:type="spellStart"/>
      <w:r w:rsidR="00F97E1E" w:rsidRPr="00D5649B">
        <w:rPr>
          <w:rFonts w:ascii="Calibri" w:eastAsia="Calibri" w:hAnsi="Calibri" w:cs="Calibri"/>
          <w:szCs w:val="24"/>
        </w:rPr>
        <w:t>TAN</w:t>
      </w:r>
      <w:r w:rsidR="00F97E1E" w:rsidRPr="00D5649B">
        <w:rPr>
          <w:rFonts w:ascii="Calibri" w:eastAsia="Calibri" w:hAnsi="Calibri" w:cs="Calibri"/>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TANflowdigestateLF_Eq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9</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5649B">
        <w:rPr>
          <w:rFonts w:ascii="Calibri" w:eastAsia="Calibri" w:hAnsi="Calibri" w:cs="Calibri"/>
          <w:szCs w:val="24"/>
        </w:rPr>
        <w:t>TAN</w:t>
      </w:r>
      <w:r w:rsidR="00F97E1E" w:rsidRPr="00D5649B">
        <w:rPr>
          <w:rFonts w:ascii="Calibri" w:eastAsia="Calibri" w:hAnsi="Calibri" w:cs="Calibri"/>
          <w:szCs w:val="24"/>
          <w:vertAlign w:val="subscript"/>
        </w:rPr>
        <w:t>flow,digestate,LF</w:t>
      </w:r>
      <w:proofErr w:type="spellEnd"/>
      <w:r w:rsidR="00F97E1E" w:rsidRPr="00D5649B">
        <w:rPr>
          <w:rFonts w:ascii="Calibri" w:eastAsia="Calibri" w:hAnsi="Calibri" w:cs="Calibri"/>
          <w:szCs w:val="24"/>
        </w:rPr>
        <w:t>); total organic N available for land application (</w:t>
      </w:r>
      <w:proofErr w:type="spellStart"/>
      <w:r w:rsidR="00F97E1E" w:rsidRPr="00D5649B">
        <w:rPr>
          <w:rFonts w:ascii="Calibri" w:eastAsia="Calibri" w:hAnsi="Calibri" w:cs="Calibri"/>
          <w:szCs w:val="24"/>
        </w:rPr>
        <w:t>OrganicN</w:t>
      </w:r>
      <w:r w:rsidR="00F97E1E" w:rsidRPr="00D5649B">
        <w:rPr>
          <w:rFonts w:ascii="Calibri" w:eastAsia="Calibri" w:hAnsi="Calibri" w:cs="Calibri"/>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OrganicNflowdigestateLF_Eq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5649B">
        <w:rPr>
          <w:rFonts w:ascii="Calibri" w:eastAsia="Calibri" w:hAnsi="Calibri" w:cs="Calibri"/>
          <w:szCs w:val="24"/>
        </w:rPr>
        <w:t>OrganicN</w:t>
      </w:r>
      <w:r w:rsidR="00F97E1E" w:rsidRPr="00D5649B">
        <w:rPr>
          <w:rFonts w:ascii="Calibri" w:eastAsia="Calibri" w:hAnsi="Calibri" w:cs="Calibri"/>
          <w:szCs w:val="24"/>
          <w:vertAlign w:val="subscript"/>
        </w:rPr>
        <w:t>flow-digestate,LF</w:t>
      </w:r>
      <w:proofErr w:type="spellEnd"/>
      <w:r w:rsidR="00F97E1E" w:rsidRPr="00D5649B">
        <w:rPr>
          <w:rFonts w:ascii="Calibri" w:eastAsia="Calibri" w:hAnsi="Calibri" w:cs="Calibri"/>
          <w:szCs w:val="24"/>
        </w:rPr>
        <w:t>); total C available for land application (</w:t>
      </w:r>
      <w:proofErr w:type="spellStart"/>
      <w:r w:rsidR="00F97E1E" w:rsidRPr="00D5649B">
        <w:rPr>
          <w:rFonts w:ascii="Calibri" w:eastAsia="Calibri" w:hAnsi="Calibri" w:cs="Calibri"/>
          <w:szCs w:val="24"/>
        </w:rPr>
        <w:t>C</w:t>
      </w:r>
      <w:r w:rsidR="00F97E1E" w:rsidRPr="00D5649B">
        <w:rPr>
          <w:rFonts w:ascii="Calibri" w:eastAsia="Calibri" w:hAnsi="Calibri" w:cs="Calibri"/>
          <w:szCs w:val="24"/>
          <w:vertAlign w:val="subscript"/>
        </w:rPr>
        <w:t>landdigestate,raw,LF</w:t>
      </w:r>
      <w:proofErr w:type="spellEnd"/>
      <w:r w:rsidR="00F97E1E"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Cflowdigestate_LF_Eq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13</w:t>
      </w:r>
      <w:r w:rsidR="00913D61"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C617FF" w:rsidRPr="00D5649B">
        <w:rPr>
          <w:rFonts w:ascii="Calibri" w:eastAsia="Calibri" w:hAnsi="Calibri" w:cs="Calibri"/>
          <w:szCs w:val="24"/>
        </w:rPr>
        <w:t>C</w:t>
      </w:r>
      <w:r w:rsidR="00C617FF" w:rsidRPr="00D5649B">
        <w:rPr>
          <w:rFonts w:ascii="Calibri" w:eastAsia="Calibri" w:hAnsi="Calibri" w:cs="Calibri"/>
          <w:szCs w:val="24"/>
          <w:vertAlign w:val="subscript"/>
        </w:rPr>
        <w:t>flow,digestate,LF</w:t>
      </w:r>
      <w:proofErr w:type="spellEnd"/>
      <w:r w:rsidR="00F97E1E" w:rsidRPr="00D5649B">
        <w:rPr>
          <w:rFonts w:ascii="Calibri" w:eastAsia="Calibri" w:hAnsi="Calibri" w:cs="Calibri"/>
          <w:szCs w:val="24"/>
        </w:rPr>
        <w:t>)</w:t>
      </w:r>
      <w:r w:rsidR="00C617FF" w:rsidRPr="00D5649B">
        <w:rPr>
          <w:rFonts w:ascii="Calibri" w:eastAsia="Calibri" w:hAnsi="Calibri" w:cs="Calibri"/>
          <w:szCs w:val="24"/>
        </w:rPr>
        <w:t>.</w:t>
      </w:r>
    </w:p>
    <w:p w14:paraId="44127430" w14:textId="1B9EBF05" w:rsidR="00436029" w:rsidRPr="00D5649B" w:rsidRDefault="00436029"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digestate that has undergone liquid-solid separation, solid fraction: total amount of digestate available for land application (</w:t>
      </w:r>
      <w:proofErr w:type="spellStart"/>
      <w:r w:rsidRPr="00D5649B">
        <w:rPr>
          <w:rFonts w:ascii="Calibri" w:eastAsia="Calibri" w:hAnsi="Calibri" w:cs="Calibri"/>
          <w:szCs w:val="24"/>
        </w:rPr>
        <w:t>Total_Volume</w:t>
      </w:r>
      <w:r w:rsidRPr="00D5649B">
        <w:rPr>
          <w:rFonts w:ascii="Calibri" w:eastAsia="Calibri" w:hAnsi="Calibri" w:cs="Calibri"/>
          <w:szCs w:val="24"/>
          <w:vertAlign w:val="subscript"/>
        </w:rPr>
        <w:t>landdigestate,raw,</w:t>
      </w:r>
      <w:r w:rsidR="00D87863" w:rsidRPr="00D5649B">
        <w:rPr>
          <w:rFonts w:ascii="Calibri" w:eastAsia="Calibri" w:hAnsi="Calibri" w:cs="Calibri"/>
          <w:szCs w:val="24"/>
          <w:vertAlign w:val="subscript"/>
        </w:rPr>
        <w:t>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FflowdigestateSF_Eq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2</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5649B">
        <w:rPr>
          <w:rFonts w:ascii="Calibri" w:eastAsia="Calibri" w:hAnsi="Calibri" w:cs="Calibri"/>
          <w:szCs w:val="24"/>
        </w:rPr>
        <w:t>F</w:t>
      </w:r>
      <w:r w:rsidR="00C617FF" w:rsidRPr="00D5649B">
        <w:rPr>
          <w:rFonts w:ascii="Calibri" w:eastAsia="Calibri" w:hAnsi="Calibri" w:cs="Calibri"/>
          <w:szCs w:val="24"/>
          <w:vertAlign w:val="subscript"/>
        </w:rPr>
        <w:t>flow.digestate,SF</w:t>
      </w:r>
      <w:proofErr w:type="spellEnd"/>
      <w:r w:rsidR="00C617FF" w:rsidRPr="00D5649B">
        <w:rPr>
          <w:rFonts w:ascii="Calibri" w:eastAsia="Calibri" w:hAnsi="Calibri" w:cs="Calibri"/>
          <w:szCs w:val="24"/>
        </w:rPr>
        <w:t>); total N available for land application (</w:t>
      </w:r>
      <w:proofErr w:type="spellStart"/>
      <w:r w:rsidR="00C617FF" w:rsidRPr="00D5649B">
        <w:rPr>
          <w:rFonts w:ascii="Calibri" w:eastAsia="Calibri" w:hAnsi="Calibri" w:cs="Calibri"/>
          <w:szCs w:val="24"/>
        </w:rPr>
        <w:t>N</w:t>
      </w:r>
      <w:r w:rsidR="00C617FF" w:rsidRPr="00D5649B">
        <w:rPr>
          <w:rFonts w:ascii="Calibri" w:eastAsia="Calibri" w:hAnsi="Calibri" w:cs="Calibri"/>
          <w:szCs w:val="24"/>
          <w:vertAlign w:val="subscript"/>
        </w:rPr>
        <w:t>landdigestate,raw,SF</w:t>
      </w:r>
      <w:proofErr w:type="spellEnd"/>
      <w:r w:rsidR="00C617FF" w:rsidRPr="00D5649B">
        <w:rPr>
          <w:rFonts w:ascii="Calibri" w:eastAsia="Calibri" w:hAnsi="Calibri" w:cs="Calibri"/>
          <w:szCs w:val="24"/>
        </w:rPr>
        <w:t>)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NflowdigestateSF_Eq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t xml:space="preserve"> </w:t>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8</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5649B">
        <w:rPr>
          <w:rFonts w:ascii="Calibri" w:eastAsia="Calibri" w:hAnsi="Calibri" w:cs="Calibri"/>
          <w:szCs w:val="24"/>
        </w:rPr>
        <w:t>N</w:t>
      </w:r>
      <w:r w:rsidR="00C617FF" w:rsidRPr="00D5649B">
        <w:rPr>
          <w:rFonts w:ascii="Calibri" w:eastAsia="Calibri" w:hAnsi="Calibri" w:cs="Calibri"/>
          <w:szCs w:val="24"/>
          <w:vertAlign w:val="subscript"/>
        </w:rPr>
        <w:t>flow,digestate,SF</w:t>
      </w:r>
      <w:proofErr w:type="spellEnd"/>
      <w:r w:rsidR="00C617FF" w:rsidRPr="00D5649B">
        <w:rPr>
          <w:rFonts w:ascii="Calibri" w:eastAsia="Calibri" w:hAnsi="Calibri" w:cs="Calibri"/>
          <w:szCs w:val="24"/>
        </w:rPr>
        <w:t>); total TAN available for land application (</w:t>
      </w:r>
      <w:proofErr w:type="spellStart"/>
      <w:r w:rsidR="00C617FF" w:rsidRPr="00D5649B">
        <w:rPr>
          <w:rFonts w:ascii="Calibri" w:eastAsia="Calibri" w:hAnsi="Calibri" w:cs="Calibri"/>
          <w:szCs w:val="24"/>
        </w:rPr>
        <w:t>TAN</w:t>
      </w:r>
      <w:r w:rsidR="00C617FF" w:rsidRPr="00D5649B">
        <w:rPr>
          <w:rFonts w:ascii="Calibri" w:eastAsia="Calibri" w:hAnsi="Calibri" w:cs="Calibri"/>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TANflowdigestateLF_Eq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TANflowdigestateSF_Eq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10</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5649B">
        <w:rPr>
          <w:rFonts w:ascii="Calibri" w:eastAsia="Calibri" w:hAnsi="Calibri" w:cs="Calibri"/>
          <w:szCs w:val="24"/>
        </w:rPr>
        <w:t>TAN</w:t>
      </w:r>
      <w:r w:rsidR="00C617FF" w:rsidRPr="00D5649B">
        <w:rPr>
          <w:rFonts w:ascii="Calibri" w:eastAsia="Calibri" w:hAnsi="Calibri" w:cs="Calibri"/>
          <w:szCs w:val="24"/>
          <w:vertAlign w:val="subscript"/>
        </w:rPr>
        <w:t>flow,digestate,SF</w:t>
      </w:r>
      <w:proofErr w:type="spellEnd"/>
      <w:r w:rsidR="00C617FF" w:rsidRPr="00D5649B">
        <w:rPr>
          <w:rFonts w:ascii="Calibri" w:eastAsia="Calibri" w:hAnsi="Calibri" w:cs="Calibri"/>
          <w:szCs w:val="24"/>
        </w:rPr>
        <w:t>); total organic N available for land application (</w:t>
      </w:r>
      <w:proofErr w:type="spellStart"/>
      <w:r w:rsidR="00C617FF" w:rsidRPr="00D5649B">
        <w:rPr>
          <w:rFonts w:ascii="Calibri" w:eastAsia="Calibri" w:hAnsi="Calibri" w:cs="Calibri"/>
          <w:szCs w:val="24"/>
        </w:rPr>
        <w:t>OrganicN</w:t>
      </w:r>
      <w:r w:rsidR="00C617FF" w:rsidRPr="00D5649B">
        <w:rPr>
          <w:rFonts w:ascii="Calibri" w:eastAsia="Calibri" w:hAnsi="Calibri" w:cs="Calibri"/>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OrganicNflowdigestateLF_Eq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OrganicNflowdigestateSF_Eq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2640D8">
        <w:rPr>
          <w:b/>
          <w:noProof/>
          <w:szCs w:val="24"/>
        </w:rPr>
        <w:t>4.8.4</w:t>
      </w:r>
      <w:r w:rsidR="00C617FF" w:rsidRPr="002640D8">
        <w:rPr>
          <w:b/>
          <w:szCs w:val="24"/>
        </w:rPr>
        <w:noBreakHyphen/>
      </w:r>
      <w:r w:rsidR="00C617FF" w:rsidRPr="002640D8">
        <w:rPr>
          <w:b/>
          <w:noProof/>
          <w:szCs w:val="24"/>
        </w:rPr>
        <w:t>12</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5649B">
        <w:rPr>
          <w:rFonts w:ascii="Calibri" w:eastAsia="Calibri" w:hAnsi="Calibri" w:cs="Calibri"/>
          <w:szCs w:val="24"/>
        </w:rPr>
        <w:t>OrganicN</w:t>
      </w:r>
      <w:r w:rsidR="00C617FF" w:rsidRPr="00D5649B">
        <w:rPr>
          <w:rFonts w:ascii="Calibri" w:eastAsia="Calibri" w:hAnsi="Calibri" w:cs="Calibri"/>
          <w:szCs w:val="24"/>
          <w:vertAlign w:val="subscript"/>
        </w:rPr>
        <w:t>flow-digestate,SF</w:t>
      </w:r>
      <w:proofErr w:type="spellEnd"/>
      <w:r w:rsidR="00C617FF" w:rsidRPr="00D5649B">
        <w:rPr>
          <w:rFonts w:ascii="Calibri" w:eastAsia="Calibri" w:hAnsi="Calibri" w:cs="Calibri"/>
          <w:szCs w:val="24"/>
        </w:rPr>
        <w:t>); total C available for land application (</w:t>
      </w:r>
      <w:proofErr w:type="spellStart"/>
      <w:r w:rsidR="00C617FF" w:rsidRPr="00D5649B">
        <w:rPr>
          <w:rFonts w:ascii="Calibri" w:eastAsia="Calibri" w:hAnsi="Calibri" w:cs="Calibri"/>
          <w:szCs w:val="24"/>
        </w:rPr>
        <w:t>C</w:t>
      </w:r>
      <w:r w:rsidR="00C617FF" w:rsidRPr="00D5649B">
        <w:rPr>
          <w:rFonts w:ascii="Calibri" w:eastAsia="Calibri" w:hAnsi="Calibri" w:cs="Calibri"/>
          <w:szCs w:val="24"/>
          <w:vertAlign w:val="subscript"/>
        </w:rPr>
        <w:t>landdigestate,raw,SF</w:t>
      </w:r>
      <w:proofErr w:type="spellEnd"/>
      <w:r w:rsidR="00C617FF"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Cflowdigestate_SF_Eq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14</w:t>
      </w:r>
      <w:r w:rsidR="00913D61" w:rsidRPr="00D5649B">
        <w:rPr>
          <w:rFonts w:ascii="Calibri" w:eastAsia="Calibri" w:hAnsi="Calibri" w:cs="Calibri"/>
          <w:szCs w:val="24"/>
        </w:rPr>
        <w:fldChar w:fldCharType="end"/>
      </w:r>
      <w:r w:rsidR="00361C3A" w:rsidRPr="00D5649B">
        <w:rPr>
          <w:rFonts w:ascii="Calibri" w:eastAsia="Calibri" w:hAnsi="Calibri" w:cs="Calibri"/>
          <w:szCs w:val="24"/>
        </w:rPr>
        <w:t xml:space="preserve"> </w:t>
      </w:r>
      <w:r w:rsidR="00C617FF" w:rsidRPr="00D5649B">
        <w:rPr>
          <w:rFonts w:ascii="Calibri" w:eastAsia="Calibri" w:hAnsi="Calibri" w:cs="Calibri"/>
          <w:szCs w:val="24"/>
        </w:rPr>
        <w:t>(</w:t>
      </w:r>
      <w:proofErr w:type="spellStart"/>
      <w:r w:rsidR="00C617FF" w:rsidRPr="00D5649B">
        <w:rPr>
          <w:rFonts w:ascii="Calibri" w:eastAsia="Calibri" w:hAnsi="Calibri" w:cs="Calibri"/>
          <w:szCs w:val="24"/>
        </w:rPr>
        <w:t>C</w:t>
      </w:r>
      <w:r w:rsidR="00C617FF" w:rsidRPr="00D5649B">
        <w:rPr>
          <w:rFonts w:ascii="Calibri" w:eastAsia="Calibri" w:hAnsi="Calibri" w:cs="Calibri"/>
          <w:szCs w:val="24"/>
          <w:vertAlign w:val="subscript"/>
        </w:rPr>
        <w:t>flow,digestate,SF</w:t>
      </w:r>
      <w:proofErr w:type="spellEnd"/>
      <w:r w:rsidR="00C617FF" w:rsidRPr="00D5649B">
        <w:rPr>
          <w:rFonts w:ascii="Calibri" w:eastAsia="Calibri" w:hAnsi="Calibri" w:cs="Calibri"/>
          <w:szCs w:val="24"/>
        </w:rPr>
        <w:t>).</w:t>
      </w:r>
    </w:p>
    <w:p w14:paraId="71F8C8F4" w14:textId="22557FDF" w:rsidR="009035B1" w:rsidRPr="00D5649B" w:rsidRDefault="00C617FF" w:rsidP="004655E5">
      <w:pPr>
        <w:rPr>
          <w:b/>
          <w:i/>
        </w:rPr>
      </w:pPr>
      <w:r w:rsidRPr="00D5649B">
        <w:rPr>
          <w:b/>
          <w:i/>
        </w:rPr>
        <w:t>For stored digestate</w:t>
      </w:r>
      <w:r w:rsidR="00A429E9" w:rsidRPr="00D5649B">
        <w:rPr>
          <w:b/>
          <w:i/>
        </w:rPr>
        <w:t xml:space="preserve"> </w:t>
      </w:r>
      <w:r w:rsidR="00E2299E" w:rsidRPr="00D5649B">
        <w:rPr>
          <w:b/>
          <w:i/>
        </w:rPr>
        <w:t>(including liquid and solid fractions)</w:t>
      </w:r>
    </w:p>
    <w:p w14:paraId="35601A3D" w14:textId="79C957AD" w:rsidR="00C617FF" w:rsidRPr="00D5649B" w:rsidRDefault="00C617FF" w:rsidP="004655E5">
      <w:r w:rsidRPr="00D5649B">
        <w:t xml:space="preserve">For digestate that is stored prior to application to land, the amount of </w:t>
      </w:r>
      <w:r w:rsidR="00651370" w:rsidRPr="00D5649B">
        <w:t xml:space="preserve">whole </w:t>
      </w:r>
      <w:r w:rsidRPr="00D5649B">
        <w:t>digestate</w:t>
      </w:r>
      <w:r w:rsidR="00651370" w:rsidRPr="00D5649B">
        <w:t>, liquid fraction and solid fraction</w:t>
      </w:r>
      <w:r w:rsidRPr="00D5649B">
        <w:t xml:space="preserve"> available is equal to the amount entering storage, i.e., </w:t>
      </w:r>
      <w:proofErr w:type="spellStart"/>
      <w:r w:rsidRPr="00D5649B">
        <w:t>Total_Volume</w:t>
      </w:r>
      <w:r w:rsidRPr="00D5649B">
        <w:rPr>
          <w:vertAlign w:val="subscript"/>
        </w:rPr>
        <w:t>landdigestate,stored</w:t>
      </w:r>
      <w:r w:rsidR="00B43954" w:rsidRPr="00D5649B">
        <w:rPr>
          <w:vertAlign w:val="subscript"/>
        </w:rPr>
        <w:t>,raw</w:t>
      </w:r>
      <w:proofErr w:type="spellEnd"/>
      <w:r w:rsidRPr="00D5649B">
        <w:t xml:space="preserve"> = </w:t>
      </w:r>
      <w:proofErr w:type="spellStart"/>
      <w:r w:rsidR="004655E5" w:rsidRPr="00D5649B">
        <w:t>Total_Volume</w:t>
      </w:r>
      <w:r w:rsidR="004655E5" w:rsidRPr="00D5649B">
        <w:rPr>
          <w:vertAlign w:val="subscript"/>
        </w:rPr>
        <w:t>landdigestate,raw</w:t>
      </w:r>
      <w:proofErr w:type="spellEnd"/>
      <w:r w:rsidR="004655E5" w:rsidRPr="00D5649B">
        <w:t xml:space="preserve"> (calculated using </w:t>
      </w:r>
      <w:r w:rsidR="004655E5" w:rsidRPr="00D5649B">
        <w:fldChar w:fldCharType="begin"/>
      </w:r>
      <w:r w:rsidR="004655E5" w:rsidRPr="00D5649B">
        <w:instrText xml:space="preserve"> REF Fflowdigestate_Eq \h </w:instrText>
      </w:r>
      <w:r w:rsidR="006F6026" w:rsidRPr="00D5649B">
        <w:instrText xml:space="preserve"> \* MERGEFORMAT </w:instrText>
      </w:r>
      <w:r w:rsidR="004655E5" w:rsidRPr="00D5649B">
        <w:fldChar w:fldCharType="separate"/>
      </w:r>
      <w:r w:rsidR="004655E5" w:rsidRPr="00D5649B">
        <w:rPr>
          <w:b/>
          <w:szCs w:val="24"/>
        </w:rPr>
        <w:t xml:space="preserve">Eq. </w:t>
      </w:r>
      <w:r w:rsidR="004655E5" w:rsidRPr="00D5649B">
        <w:rPr>
          <w:b/>
          <w:noProof/>
          <w:szCs w:val="24"/>
        </w:rPr>
        <w:t>4.8.3</w:t>
      </w:r>
      <w:r w:rsidR="004655E5" w:rsidRPr="00D5649B">
        <w:rPr>
          <w:b/>
          <w:szCs w:val="24"/>
        </w:rPr>
        <w:noBreakHyphen/>
      </w:r>
      <w:r w:rsidR="004655E5" w:rsidRPr="00D5649B">
        <w:rPr>
          <w:b/>
          <w:noProof/>
          <w:szCs w:val="24"/>
        </w:rPr>
        <w:t>1</w:t>
      </w:r>
      <w:r w:rsidR="004655E5" w:rsidRPr="00D5649B">
        <w:fldChar w:fldCharType="end"/>
      </w:r>
      <w:r w:rsidR="004655E5" w:rsidRPr="00D5649B">
        <w:t xml:space="preserve"> (</w:t>
      </w:r>
      <w:proofErr w:type="spellStart"/>
      <w:r w:rsidR="004655E5" w:rsidRPr="00D5649B">
        <w:t>F</w:t>
      </w:r>
      <w:r w:rsidR="004655E5" w:rsidRPr="00D5649B">
        <w:rPr>
          <w:vertAlign w:val="subscript"/>
        </w:rPr>
        <w:t>flow,digestate</w:t>
      </w:r>
      <w:proofErr w:type="spellEnd"/>
      <w:r w:rsidR="004655E5" w:rsidRPr="00D5649B">
        <w:t>))</w:t>
      </w:r>
      <w:r w:rsidR="00B43954" w:rsidRPr="00D5649B">
        <w:t xml:space="preserve">, </w:t>
      </w:r>
      <w:proofErr w:type="spellStart"/>
      <w:r w:rsidR="00B43954" w:rsidRPr="00D5649B">
        <w:t>Total_Volume</w:t>
      </w:r>
      <w:r w:rsidR="00B43954" w:rsidRPr="00D5649B">
        <w:rPr>
          <w:vertAlign w:val="subscript"/>
        </w:rPr>
        <w:t>landdigestate,stored,LF</w:t>
      </w:r>
      <w:proofErr w:type="spellEnd"/>
      <w:r w:rsidR="00B43954" w:rsidRPr="00D5649B">
        <w:t xml:space="preserve"> = </w:t>
      </w:r>
      <w:proofErr w:type="spellStart"/>
      <w:r w:rsidR="00B43954" w:rsidRPr="00D5649B">
        <w:t>Total_Volume</w:t>
      </w:r>
      <w:r w:rsidR="00B43954" w:rsidRPr="00D5649B">
        <w:rPr>
          <w:vertAlign w:val="subscript"/>
        </w:rPr>
        <w:t>landdigestate,LF</w:t>
      </w:r>
      <w:proofErr w:type="spellEnd"/>
      <w:r w:rsidR="00B43954" w:rsidRPr="00D5649B">
        <w:t xml:space="preserve"> (calculated using </w:t>
      </w:r>
      <w:r w:rsidR="00B43954" w:rsidRPr="00D5649B">
        <w:fldChar w:fldCharType="begin"/>
      </w:r>
      <w:r w:rsidR="00B43954" w:rsidRPr="00D5649B">
        <w:instrText xml:space="preserve"> REF FflowdigestateLF_Eq \h  \* MERGEFORMAT </w:instrText>
      </w:r>
      <w:r w:rsidR="00B43954" w:rsidRPr="00D5649B">
        <w:fldChar w:fldCharType="separate"/>
      </w:r>
      <w:r w:rsidR="00B43954" w:rsidRPr="00D5649B">
        <w:rPr>
          <w:b/>
          <w:szCs w:val="24"/>
        </w:rPr>
        <w:t xml:space="preserve">Eq. </w:t>
      </w:r>
      <w:r w:rsidR="00B43954" w:rsidRPr="00D5649B">
        <w:rPr>
          <w:b/>
          <w:noProof/>
          <w:szCs w:val="24"/>
        </w:rPr>
        <w:t>4.8.4</w:t>
      </w:r>
      <w:r w:rsidR="00B43954" w:rsidRPr="00D5649B">
        <w:rPr>
          <w:b/>
          <w:szCs w:val="24"/>
        </w:rPr>
        <w:noBreakHyphen/>
      </w:r>
      <w:r w:rsidR="00B43954" w:rsidRPr="00D5649B">
        <w:rPr>
          <w:b/>
          <w:noProof/>
          <w:szCs w:val="24"/>
        </w:rPr>
        <w:t>1</w:t>
      </w:r>
      <w:r w:rsidR="00B43954" w:rsidRPr="00D5649B">
        <w:fldChar w:fldCharType="end"/>
      </w:r>
      <w:r w:rsidR="00B43954" w:rsidRPr="00D5649B">
        <w:t xml:space="preserve"> (</w:t>
      </w:r>
      <w:proofErr w:type="spellStart"/>
      <w:r w:rsidR="00B43954" w:rsidRPr="00D5649B">
        <w:t>F</w:t>
      </w:r>
      <w:r w:rsidR="00B43954" w:rsidRPr="00D5649B">
        <w:rPr>
          <w:vertAlign w:val="subscript"/>
        </w:rPr>
        <w:t>flow,digestate,LF</w:t>
      </w:r>
      <w:proofErr w:type="spellEnd"/>
      <w:r w:rsidR="00B43954" w:rsidRPr="00D5649B">
        <w:t xml:space="preserve">)), and </w:t>
      </w:r>
      <w:proofErr w:type="spellStart"/>
      <w:r w:rsidR="00B43954" w:rsidRPr="00D5649B">
        <w:t>Total_Volume</w:t>
      </w:r>
      <w:r w:rsidR="00B43954" w:rsidRPr="00D5649B">
        <w:rPr>
          <w:vertAlign w:val="subscript"/>
        </w:rPr>
        <w:t>landdigestate,stored,SF</w:t>
      </w:r>
      <w:proofErr w:type="spellEnd"/>
      <w:r w:rsidR="00B43954" w:rsidRPr="00D5649B">
        <w:t xml:space="preserve"> = </w:t>
      </w:r>
      <w:proofErr w:type="spellStart"/>
      <w:r w:rsidR="00B43954" w:rsidRPr="00D5649B">
        <w:t>Total_Volume</w:t>
      </w:r>
      <w:r w:rsidR="00B43954" w:rsidRPr="00D5649B">
        <w:rPr>
          <w:vertAlign w:val="subscript"/>
        </w:rPr>
        <w:t>landdigestate,SF</w:t>
      </w:r>
      <w:proofErr w:type="spellEnd"/>
      <w:r w:rsidR="00B43954" w:rsidRPr="00D5649B">
        <w:t xml:space="preserve"> (calculated using </w:t>
      </w:r>
      <w:r w:rsidR="00B43954" w:rsidRPr="00D5649B">
        <w:fldChar w:fldCharType="begin"/>
      </w:r>
      <w:r w:rsidR="00B43954" w:rsidRPr="00D5649B">
        <w:instrText xml:space="preserve"> REF FflowdigestateSF_Eq \h  \* MERGEFORMAT </w:instrText>
      </w:r>
      <w:r w:rsidR="00B43954" w:rsidRPr="00D5649B">
        <w:fldChar w:fldCharType="separate"/>
      </w:r>
      <w:r w:rsidR="00B43954" w:rsidRPr="00D5649B">
        <w:rPr>
          <w:b/>
          <w:szCs w:val="24"/>
        </w:rPr>
        <w:t xml:space="preserve">Eq. </w:t>
      </w:r>
      <w:r w:rsidR="00B43954" w:rsidRPr="00D5649B">
        <w:rPr>
          <w:b/>
          <w:noProof/>
          <w:szCs w:val="24"/>
        </w:rPr>
        <w:t>4.8.4</w:t>
      </w:r>
      <w:r w:rsidR="00B43954" w:rsidRPr="00D5649B">
        <w:rPr>
          <w:b/>
          <w:szCs w:val="24"/>
        </w:rPr>
        <w:noBreakHyphen/>
      </w:r>
      <w:r w:rsidR="00B43954" w:rsidRPr="00D5649B">
        <w:rPr>
          <w:b/>
          <w:noProof/>
          <w:szCs w:val="24"/>
        </w:rPr>
        <w:t>2</w:t>
      </w:r>
      <w:r w:rsidR="00B43954" w:rsidRPr="00D5649B">
        <w:fldChar w:fldCharType="end"/>
      </w:r>
      <w:r w:rsidR="00B43954" w:rsidRPr="00D5649B">
        <w:t xml:space="preserve"> (</w:t>
      </w:r>
      <w:proofErr w:type="spellStart"/>
      <w:r w:rsidR="00B43954" w:rsidRPr="00D5649B">
        <w:t>F</w:t>
      </w:r>
      <w:r w:rsidR="00B43954" w:rsidRPr="00D5649B">
        <w:rPr>
          <w:vertAlign w:val="subscript"/>
        </w:rPr>
        <w:t>flow,digestate,SF</w:t>
      </w:r>
      <w:proofErr w:type="spellEnd"/>
      <w:r w:rsidR="00B43954" w:rsidRPr="00D5649B">
        <w:t>)).</w:t>
      </w:r>
    </w:p>
    <w:p w14:paraId="0A68262F" w14:textId="13D8DE9B" w:rsidR="004655E5" w:rsidRPr="00D5649B" w:rsidRDefault="004655E5" w:rsidP="004655E5">
      <w:r w:rsidRPr="00D5649B">
        <w:t>For total N, TAN</w:t>
      </w:r>
      <w:r w:rsidR="00130562" w:rsidRPr="00D5649B">
        <w:t xml:space="preserve"> (for beef and dairy cattle, broilers, layers and turkeys)</w:t>
      </w:r>
      <w:r w:rsidRPr="00D5649B">
        <w:t>, organic N</w:t>
      </w:r>
      <w:r w:rsidR="00130562" w:rsidRPr="00D5649B">
        <w:t xml:space="preserve"> (for beef and dairy cattle, broilers, layers and turkeys)</w:t>
      </w:r>
      <w:r w:rsidRPr="00D5649B">
        <w:t xml:space="preserve"> and </w:t>
      </w:r>
      <w:r w:rsidR="005E005E" w:rsidRPr="00D5649B">
        <w:t xml:space="preserve">total </w:t>
      </w:r>
      <w:r w:rsidRPr="00D5649B">
        <w:t>C, losses occurring during storage must be account</w:t>
      </w:r>
      <w:r w:rsidR="00B43954" w:rsidRPr="00D5649B">
        <w:t>ed</w:t>
      </w:r>
      <w:r w:rsidRPr="00D5649B">
        <w:t xml:space="preserve"> for and subtracted from the amounts contained in the digestate</w:t>
      </w:r>
      <w:r w:rsidR="00B43954" w:rsidRPr="00D5649B">
        <w:t xml:space="preserve"> or digestate fraction</w:t>
      </w:r>
      <w:r w:rsidRPr="00D5649B">
        <w:t xml:space="preserve"> entering storage. </w:t>
      </w:r>
    </w:p>
    <w:p w14:paraId="317AC4C0" w14:textId="3157681A" w:rsidR="005E005E" w:rsidRPr="00D5649B" w:rsidRDefault="005E005E" w:rsidP="006B716E">
      <w:pPr>
        <w:pStyle w:val="Caption"/>
        <w:tabs>
          <w:tab w:val="left" w:pos="8647"/>
        </w:tabs>
        <w:rPr>
          <w:b/>
          <w:i/>
          <w:szCs w:val="24"/>
        </w:rPr>
      </w:pPr>
      <w:r w:rsidRPr="00D5649B">
        <w:rPr>
          <w:b/>
          <w:i/>
          <w:szCs w:val="24"/>
        </w:rPr>
        <w:t>Total N available</w:t>
      </w:r>
      <w:r w:rsidR="00A429E9" w:rsidRPr="00D5649B">
        <w:rPr>
          <w:b/>
          <w:i/>
          <w:szCs w:val="24"/>
        </w:rPr>
        <w:t xml:space="preserve"> for land application</w:t>
      </w:r>
      <w:r w:rsidRPr="00D5649B">
        <w:rPr>
          <w:b/>
          <w:i/>
          <w:szCs w:val="24"/>
        </w:rPr>
        <w:t xml:space="preserve"> in stored </w:t>
      </w:r>
      <w:r w:rsidR="00130562" w:rsidRPr="00D5649B">
        <w:rPr>
          <w:b/>
          <w:i/>
          <w:szCs w:val="24"/>
        </w:rPr>
        <w:t xml:space="preserve">whole, liquid fraction and solid fraction </w:t>
      </w:r>
      <w:r w:rsidRPr="00D5649B">
        <w:rPr>
          <w:b/>
          <w:i/>
          <w:szCs w:val="24"/>
        </w:rPr>
        <w:t>digestate</w:t>
      </w:r>
    </w:p>
    <w:p w14:paraId="71979CA3" w14:textId="49A01B17" w:rsidR="006B716E"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landdigestate,store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oMath>
      <w:r w:rsidR="006B716E" w:rsidRPr="00D5649B">
        <w:rPr>
          <w:rFonts w:eastAsia="Times New Roman" w:cstheme="minorHAnsi"/>
          <w:b/>
          <w:i/>
          <w:szCs w:val="24"/>
        </w:rPr>
        <w:tab/>
      </w:r>
      <w:bookmarkStart w:id="817" w:name="Nlanddigestate_store_Eq"/>
      <w:r w:rsidR="006B716E"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4.8.6</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bookmarkEnd w:id="817"/>
    </w:p>
    <w:p w14:paraId="60610676" w14:textId="77777777" w:rsidR="006B716E" w:rsidRPr="00D5649B" w:rsidRDefault="006B716E" w:rsidP="00DD1600">
      <w:pPr>
        <w:ind w:left="2880" w:hanging="2880"/>
        <w:rPr>
          <w:sz w:val="20"/>
        </w:rPr>
      </w:pPr>
      <w:r w:rsidRPr="00D5649B">
        <w:rPr>
          <w:sz w:val="20"/>
        </w:rPr>
        <w:t>where</w:t>
      </w:r>
    </w:p>
    <w:p w14:paraId="0541C758" w14:textId="4B546C31" w:rsidR="006B716E" w:rsidRPr="00D5649B" w:rsidRDefault="006B716E" w:rsidP="00DD1600">
      <w:pPr>
        <w:tabs>
          <w:tab w:val="clear" w:pos="2880"/>
          <w:tab w:val="clear" w:pos="9360"/>
        </w:tabs>
        <w:spacing w:before="0"/>
        <w:ind w:left="2835" w:hanging="2835"/>
        <w:rPr>
          <w:sz w:val="20"/>
        </w:rPr>
      </w:pPr>
      <w:proofErr w:type="spellStart"/>
      <w:r w:rsidRPr="00D5649B">
        <w:rPr>
          <w:i/>
          <w:sz w:val="20"/>
        </w:rPr>
        <w:lastRenderedPageBreak/>
        <w:t>N</w:t>
      </w:r>
      <w:r w:rsidRPr="00D5649B">
        <w:rPr>
          <w:i/>
          <w:sz w:val="20"/>
          <w:vertAlign w:val="subscript"/>
        </w:rPr>
        <w:t>landdigestate,store</w:t>
      </w:r>
      <w:proofErr w:type="spellEnd"/>
      <w:r w:rsidRPr="00D5649B">
        <w:rPr>
          <w:sz w:val="20"/>
        </w:rPr>
        <w:tab/>
        <w:t xml:space="preserve">Total N available in 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478932B7" w14:textId="702B80D3"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w:t>
      </w:r>
      <w:proofErr w:type="spellEnd"/>
      <w:r w:rsidRPr="00D5649B">
        <w:rPr>
          <w:sz w:val="20"/>
        </w:rPr>
        <w:tab/>
        <w:t>Flow rate of total N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4</w:t>
      </w:r>
      <w:r w:rsidRPr="00D5649B">
        <w:rPr>
          <w:sz w:val="20"/>
        </w:rPr>
        <w:fldChar w:fldCharType="end"/>
      </w:r>
    </w:p>
    <w:p w14:paraId="0CA59B9F" w14:textId="09251AC2" w:rsidR="00DD053E" w:rsidRPr="00D5649B" w:rsidRDefault="00B90084" w:rsidP="00DD1600">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DD053E" w:rsidRPr="00D5649B">
        <w:rPr>
          <w:i/>
          <w:sz w:val="20"/>
          <w:vertAlign w:val="subscript"/>
        </w:rPr>
        <w:t>store,digestate</w:t>
      </w:r>
      <w:r w:rsidR="00DD053E" w:rsidRPr="00D5649B">
        <w:rPr>
          <w:sz w:val="20"/>
        </w:rPr>
        <w:tab/>
      </w:r>
      <w:r w:rsidRPr="00D5649B">
        <w:rPr>
          <w:sz w:val="20"/>
        </w:rPr>
        <w:t xml:space="preserve">Nitrous oxide </w:t>
      </w:r>
      <w:r w:rsidR="00DD053E" w:rsidRPr="00D5649B">
        <w:rPr>
          <w:sz w:val="20"/>
        </w:rPr>
        <w:t>emissions during digestate storage (kg</w:t>
      </w:r>
      <w:r w:rsidRPr="00D5649B">
        <w:rPr>
          <w:sz w:val="20"/>
        </w:rPr>
        <w:t xml:space="preserve"> N</w:t>
      </w:r>
      <w:r w:rsidRPr="00D5649B">
        <w:rPr>
          <w:sz w:val="20"/>
          <w:vertAlign w:val="subscript"/>
        </w:rPr>
        <w:t>2</w:t>
      </w:r>
      <w:r w:rsidRPr="00D5649B">
        <w:rPr>
          <w:sz w:val="20"/>
        </w:rPr>
        <w:t>O-N</w:t>
      </w:r>
      <w:r w:rsidR="00DD053E" w:rsidRPr="00D5649B">
        <w:rPr>
          <w:sz w:val="20"/>
        </w:rPr>
        <w:t xml:space="preserve"> day</w:t>
      </w:r>
      <w:r w:rsidR="00DD053E" w:rsidRPr="00D5649B">
        <w:rPr>
          <w:sz w:val="20"/>
          <w:vertAlign w:val="superscript"/>
        </w:rPr>
        <w:t>-1</w:t>
      </w:r>
      <w:r w:rsidR="00DD053E" w:rsidRPr="00D5649B">
        <w:rPr>
          <w:sz w:val="20"/>
        </w:rPr>
        <w:t>)</w:t>
      </w:r>
      <w:r w:rsidRPr="00D5649B">
        <w:rPr>
          <w:sz w:val="20"/>
        </w:rPr>
        <w:t xml:space="preserve">, calculated using </w:t>
      </w:r>
      <w:r w:rsidRPr="00D5649B">
        <w:rPr>
          <w:sz w:val="20"/>
        </w:rPr>
        <w:fldChar w:fldCharType="begin"/>
      </w:r>
      <w:r w:rsidRPr="00D5649B">
        <w:rPr>
          <w:sz w:val="20"/>
        </w:rPr>
        <w:instrText xml:space="preserve"> REF N2O_StoredDigestate_Eq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2</w:t>
      </w:r>
      <w:r w:rsidRPr="00D5649B">
        <w:rPr>
          <w:sz w:val="20"/>
        </w:rPr>
        <w:fldChar w:fldCharType="end"/>
      </w:r>
    </w:p>
    <w:p w14:paraId="191188A3" w14:textId="65E0F946" w:rsidR="00B90084" w:rsidRPr="00D5649B" w:rsidRDefault="00B90084" w:rsidP="00DD1600">
      <w:pPr>
        <w:tabs>
          <w:tab w:val="clear" w:pos="2880"/>
          <w:tab w:val="clear" w:pos="9360"/>
        </w:tabs>
        <w:spacing w:before="0"/>
        <w:ind w:left="2835" w:hanging="2835"/>
        <w:rPr>
          <w:sz w:val="20"/>
        </w:rPr>
      </w:pPr>
      <w:r w:rsidRPr="00D5649B">
        <w:rPr>
          <w:i/>
          <w:sz w:val="20"/>
        </w:rPr>
        <w:t>NH</w:t>
      </w:r>
      <w:r w:rsidRPr="00D5649B">
        <w:rPr>
          <w:i/>
          <w:sz w:val="20"/>
          <w:vertAlign w:val="subscript"/>
        </w:rPr>
        <w:t>3store,digestate</w:t>
      </w:r>
      <w:r w:rsidRPr="00D5649B">
        <w:rPr>
          <w:sz w:val="20"/>
        </w:rPr>
        <w:tab/>
        <w:t>Ammonia emissions during digestate storage (kg NH</w:t>
      </w:r>
      <w:r w:rsidRPr="00D5649B">
        <w:rPr>
          <w:sz w:val="20"/>
          <w:vertAlign w:val="subscript"/>
        </w:rPr>
        <w:t>3</w:t>
      </w:r>
      <w:r w:rsidRPr="00D5649B">
        <w:rPr>
          <w:sz w:val="20"/>
        </w:rPr>
        <w:t>-N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NH3_StoredDigestate_Eq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3</w:t>
      </w:r>
      <w:r w:rsidRPr="00D5649B">
        <w:rPr>
          <w:sz w:val="20"/>
        </w:rPr>
        <w:fldChar w:fldCharType="end"/>
      </w:r>
    </w:p>
    <w:p w14:paraId="3DB212A1" w14:textId="516A16DE" w:rsidR="00FD1546" w:rsidRPr="00D5649B" w:rsidRDefault="00FD1546" w:rsidP="00FD1546">
      <w:pPr>
        <w:pStyle w:val="Caption"/>
        <w:tabs>
          <w:tab w:val="left" w:pos="8647"/>
        </w:tabs>
        <w:rPr>
          <w:b/>
          <w:i/>
          <w:szCs w:val="24"/>
        </w:rPr>
      </w:pPr>
      <w:r w:rsidRPr="00D5649B">
        <w:rPr>
          <w:b/>
          <w:i/>
          <w:szCs w:val="24"/>
        </w:rPr>
        <w:t>Total C available for land application in stored whole, liquid fraction and solid fraction digestate</w:t>
      </w:r>
    </w:p>
    <w:p w14:paraId="7374BF6A" w14:textId="270EF9B6" w:rsidR="00AF4054" w:rsidRPr="00D5649B" w:rsidRDefault="00000000"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landdigestate,store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oMath>
      <w:bookmarkStart w:id="818" w:name="Clanddigestate_store_Eq"/>
      <w:r w:rsidR="00AF4054" w:rsidRPr="00D5649B">
        <w:rPr>
          <w:rFonts w:eastAsia="Times New Roman" w:cstheme="minorHAnsi"/>
          <w:b/>
          <w:i/>
          <w:szCs w:val="24"/>
        </w:rPr>
        <w:tab/>
      </w:r>
      <w:r w:rsidR="00AF4054"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4.8.6</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2</w:t>
      </w:r>
      <w:r w:rsidR="001977CC">
        <w:rPr>
          <w:b/>
          <w:szCs w:val="24"/>
        </w:rPr>
        <w:fldChar w:fldCharType="end"/>
      </w:r>
      <w:bookmarkEnd w:id="818"/>
    </w:p>
    <w:p w14:paraId="60E044A9" w14:textId="77777777" w:rsidR="00AF4054" w:rsidRPr="00D5649B" w:rsidRDefault="00AF4054" w:rsidP="00DD1600">
      <w:pPr>
        <w:ind w:left="2880" w:hanging="2880"/>
        <w:rPr>
          <w:sz w:val="20"/>
        </w:rPr>
      </w:pPr>
      <w:r w:rsidRPr="00D5649B">
        <w:rPr>
          <w:sz w:val="20"/>
        </w:rPr>
        <w:t>where</w:t>
      </w:r>
    </w:p>
    <w:p w14:paraId="16B6EAAD" w14:textId="345ED701"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landdigestate,store</w:t>
      </w:r>
      <w:proofErr w:type="spellEnd"/>
      <w:r w:rsidRPr="00D5649B">
        <w:rPr>
          <w:sz w:val="20"/>
        </w:rPr>
        <w:tab/>
        <w:t xml:space="preserve">Total C available in </w:t>
      </w:r>
      <w:r w:rsidR="00FD1546" w:rsidRPr="00D5649B">
        <w:rPr>
          <w:sz w:val="20"/>
        </w:rPr>
        <w:t xml:space="preserve">whole </w:t>
      </w:r>
      <w:r w:rsidRPr="00D5649B">
        <w:rPr>
          <w:sz w:val="20"/>
        </w:rPr>
        <w:t xml:space="preserve">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0255BC2E" w14:textId="77777777"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w:t>
      </w:r>
      <w:proofErr w:type="spellEnd"/>
      <w:r w:rsidRPr="00D5649B">
        <w:rPr>
          <w:sz w:val="20"/>
        </w:rPr>
        <w:tab/>
        <w:t>Flow rate of total C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Cflowdigestate_Eq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8</w:t>
      </w:r>
      <w:r w:rsidRPr="00D5649B">
        <w:rPr>
          <w:sz w:val="20"/>
        </w:rPr>
        <w:fldChar w:fldCharType="end"/>
      </w:r>
    </w:p>
    <w:p w14:paraId="2E20CF35" w14:textId="224F7507" w:rsidR="00AF4054" w:rsidRPr="00D5649B" w:rsidRDefault="00AF4054" w:rsidP="00DD1600">
      <w:pPr>
        <w:tabs>
          <w:tab w:val="clear" w:pos="2880"/>
          <w:tab w:val="clear" w:pos="9360"/>
        </w:tabs>
        <w:spacing w:before="0"/>
        <w:ind w:left="2835" w:hanging="2835"/>
        <w:rPr>
          <w:sz w:val="20"/>
        </w:rPr>
      </w:pPr>
      <w:r w:rsidRPr="00D5649B">
        <w:rPr>
          <w:i/>
          <w:sz w:val="20"/>
        </w:rPr>
        <w:t>CH4</w:t>
      </w:r>
      <w:r w:rsidRPr="00D5649B">
        <w:rPr>
          <w:i/>
          <w:sz w:val="20"/>
          <w:vertAlign w:val="subscript"/>
        </w:rPr>
        <w:t>store,digestate</w:t>
      </w:r>
      <w:r w:rsidRPr="00D5649B">
        <w:rPr>
          <w:sz w:val="20"/>
        </w:rPr>
        <w:tab/>
        <w:t>Methane emissions during digestate storage (kg day</w:t>
      </w:r>
      <w:r w:rsidRPr="00D5649B">
        <w:rPr>
          <w:sz w:val="20"/>
          <w:vertAlign w:val="superscript"/>
        </w:rPr>
        <w:t>-1</w:t>
      </w:r>
      <w:r w:rsidRPr="00D5649B">
        <w:rPr>
          <w:sz w:val="20"/>
        </w:rPr>
        <w:t>)</w:t>
      </w:r>
      <w:r w:rsidR="00FD1546" w:rsidRPr="00D5649B">
        <w:rPr>
          <w:sz w:val="20"/>
        </w:rPr>
        <w:t xml:space="preserve">, calculated using </w:t>
      </w:r>
      <w:r w:rsidR="00FD1546" w:rsidRPr="00D5649B">
        <w:rPr>
          <w:sz w:val="20"/>
        </w:rPr>
        <w:fldChar w:fldCharType="begin"/>
      </w:r>
      <w:r w:rsidR="00FD1546" w:rsidRPr="00D5649B">
        <w:rPr>
          <w:sz w:val="20"/>
        </w:rPr>
        <w:instrText xml:space="preserve"> REF CH4_StoredDigestate_Eq \h  \* MERGEFORMAT </w:instrText>
      </w:r>
      <w:r w:rsidR="00FD1546" w:rsidRPr="00D5649B">
        <w:rPr>
          <w:sz w:val="20"/>
        </w:rPr>
      </w:r>
      <w:r w:rsidR="00FD1546" w:rsidRPr="00D5649B">
        <w:rPr>
          <w:sz w:val="20"/>
        </w:rPr>
        <w:fldChar w:fldCharType="separate"/>
      </w:r>
      <w:r w:rsidR="00FD1546" w:rsidRPr="00D5649B">
        <w:rPr>
          <w:b/>
          <w:sz w:val="20"/>
        </w:rPr>
        <w:t xml:space="preserve">Eq. </w:t>
      </w:r>
      <w:r w:rsidR="00FD1546" w:rsidRPr="00D5649B">
        <w:rPr>
          <w:b/>
          <w:noProof/>
          <w:sz w:val="20"/>
        </w:rPr>
        <w:t>4.8.5</w:t>
      </w:r>
      <w:r w:rsidR="00FD1546" w:rsidRPr="00D5649B">
        <w:rPr>
          <w:b/>
          <w:sz w:val="20"/>
        </w:rPr>
        <w:noBreakHyphen/>
      </w:r>
      <w:r w:rsidR="00FD1546" w:rsidRPr="00D5649B">
        <w:rPr>
          <w:b/>
          <w:noProof/>
          <w:sz w:val="20"/>
        </w:rPr>
        <w:t>1</w:t>
      </w:r>
      <w:r w:rsidR="00FD1546" w:rsidRPr="00D5649B">
        <w:rPr>
          <w:sz w:val="20"/>
        </w:rPr>
        <w:fldChar w:fldCharType="end"/>
      </w:r>
    </w:p>
    <w:p w14:paraId="544813CF" w14:textId="4923A109" w:rsidR="0054015E" w:rsidRDefault="0054015E" w:rsidP="0054015E">
      <w:pPr>
        <w:pStyle w:val="Heading2"/>
      </w:pPr>
      <w:bookmarkStart w:id="819" w:name="_Ref133316449"/>
      <w:bookmarkStart w:id="820" w:name="_Ref133316498"/>
      <w:bookmarkStart w:id="821" w:name="_Toc152758633"/>
      <w:r w:rsidRPr="00D5649B">
        <w:t>Emissions from land application of raw and stored digestate</w:t>
      </w:r>
      <w:bookmarkEnd w:id="819"/>
      <w:bookmarkEnd w:id="820"/>
      <w:bookmarkEnd w:id="821"/>
    </w:p>
    <w:p w14:paraId="278E2F27" w14:textId="077A265E" w:rsidR="008D70F8" w:rsidRPr="00D5649B" w:rsidRDefault="008D70F8" w:rsidP="008D70F8">
      <w:pPr>
        <w:pStyle w:val="Caption"/>
        <w:spacing w:after="120"/>
      </w:pPr>
      <w:r w:rsidRPr="00B4649E">
        <w:t>(by S.J. Pogue)</w:t>
      </w:r>
    </w:p>
    <w:p w14:paraId="04B0774B" w14:textId="64C6D2C9" w:rsidR="000F0396" w:rsidRPr="00D5649B" w:rsidRDefault="006B5324" w:rsidP="006B5324">
      <w:r w:rsidRPr="00D5649B">
        <w:t xml:space="preserve">The application to land of whole (i.e., non-separated), liquid fraction or solid fraction raw or stored digestate results in further losses of N to the environment via </w:t>
      </w:r>
      <w:r w:rsidR="00225EB9" w:rsidRPr="00D5649B">
        <w:t>direct N</w:t>
      </w:r>
      <w:r w:rsidR="00225EB9" w:rsidRPr="00D5649B">
        <w:rPr>
          <w:vertAlign w:val="subscript"/>
        </w:rPr>
        <w:t>2</w:t>
      </w:r>
      <w:r w:rsidR="00225EB9" w:rsidRPr="00D5649B">
        <w:t>O losses</w:t>
      </w:r>
      <w:r w:rsidR="000F0396">
        <w:t>, i</w:t>
      </w:r>
      <w:r w:rsidR="00225EB9" w:rsidRPr="00D5649B">
        <w:t>ndirect N</w:t>
      </w:r>
      <w:r w:rsidR="000F0396" w:rsidRPr="000F0396">
        <w:rPr>
          <w:vertAlign w:val="subscript"/>
        </w:rPr>
        <w:t>2</w:t>
      </w:r>
      <w:r w:rsidR="000F0396">
        <w:t>O</w:t>
      </w:r>
      <w:r w:rsidR="00225EB9" w:rsidRPr="00D5649B">
        <w:t xml:space="preserve"> losses via </w:t>
      </w:r>
      <w:r w:rsidR="000F0396">
        <w:t xml:space="preserve">volatilization and leaching, </w:t>
      </w:r>
      <w:r w:rsidRPr="00D5649B">
        <w:t>NH</w:t>
      </w:r>
      <w:r w:rsidRPr="00D5649B">
        <w:rPr>
          <w:vertAlign w:val="subscript"/>
        </w:rPr>
        <w:t>3</w:t>
      </w:r>
      <w:r w:rsidRPr="00D5649B">
        <w:t xml:space="preserve"> </w:t>
      </w:r>
      <w:r w:rsidR="000F0396">
        <w:t>and NO</w:t>
      </w:r>
      <w:r w:rsidR="000F0396" w:rsidRPr="000F0396">
        <w:rPr>
          <w:vertAlign w:val="subscript"/>
        </w:rPr>
        <w:t>3</w:t>
      </w:r>
      <w:r w:rsidR="000F0396">
        <w:t xml:space="preserve"> losses </w:t>
      </w:r>
      <w:r w:rsidRPr="00D5649B">
        <w:t xml:space="preserve">to ground and surface water bodies. </w:t>
      </w:r>
      <w:r w:rsidR="009970DF">
        <w:t xml:space="preserve">The general approach used to estimate </w:t>
      </w:r>
      <w:r w:rsidR="000F0396">
        <w:t>these N losses</w:t>
      </w:r>
      <w:r w:rsidR="009970DF">
        <w:t xml:space="preserve"> from land-applied digestate follows that used for land-applied manure (see </w:t>
      </w:r>
      <w:r w:rsidR="009970DF" w:rsidRPr="009970DF">
        <w:rPr>
          <w:b/>
          <w:bCs/>
        </w:rPr>
        <w:t xml:space="preserve">Section </w:t>
      </w:r>
      <w:r w:rsidR="009970DF" w:rsidRPr="009970DF">
        <w:rPr>
          <w:b/>
          <w:bCs/>
        </w:rPr>
        <w:fldChar w:fldCharType="begin"/>
      </w:r>
      <w:r w:rsidR="009970DF" w:rsidRPr="009970DF">
        <w:rPr>
          <w:b/>
          <w:bCs/>
        </w:rPr>
        <w:instrText xml:space="preserve"> REF _Ref146104725 \r \h </w:instrText>
      </w:r>
      <w:r w:rsidR="009970DF">
        <w:rPr>
          <w:b/>
          <w:bCs/>
        </w:rPr>
        <w:instrText xml:space="preserve"> \* MERGEFORMAT </w:instrText>
      </w:r>
      <w:r w:rsidR="009970DF" w:rsidRPr="009970DF">
        <w:rPr>
          <w:b/>
          <w:bCs/>
        </w:rPr>
      </w:r>
      <w:r w:rsidR="009970DF" w:rsidRPr="009970DF">
        <w:rPr>
          <w:b/>
          <w:bCs/>
        </w:rPr>
        <w:fldChar w:fldCharType="separate"/>
      </w:r>
      <w:r w:rsidR="009970DF" w:rsidRPr="009970DF">
        <w:rPr>
          <w:b/>
          <w:bCs/>
        </w:rPr>
        <w:t>4.6</w:t>
      </w:r>
      <w:r w:rsidR="009970DF" w:rsidRPr="009970DF">
        <w:rPr>
          <w:b/>
          <w:bCs/>
        </w:rPr>
        <w:fldChar w:fldCharType="end"/>
      </w:r>
      <w:r w:rsidR="009970DF" w:rsidRPr="009970DF">
        <w:t>)</w:t>
      </w:r>
      <w:r w:rsidR="000F0396">
        <w:t>.</w:t>
      </w:r>
    </w:p>
    <w:p w14:paraId="6C2CD3AC" w14:textId="76E5C04A" w:rsidR="0054015E" w:rsidRPr="00D5649B" w:rsidRDefault="0054015E" w:rsidP="008A7F5F">
      <w:pPr>
        <w:pStyle w:val="Heading3"/>
      </w:pPr>
      <w:bookmarkStart w:id="822" w:name="_Direct_N2O_emissions"/>
      <w:bookmarkStart w:id="823" w:name="_Ref132114390"/>
      <w:bookmarkStart w:id="824" w:name="_Toc152758634"/>
      <w:bookmarkEnd w:id="822"/>
      <w:r w:rsidRPr="00D5649B">
        <w:t>Direct N</w:t>
      </w:r>
      <w:r w:rsidRPr="00D5649B">
        <w:rPr>
          <w:vertAlign w:val="subscript"/>
        </w:rPr>
        <w:t>2</w:t>
      </w:r>
      <w:r w:rsidRPr="00D5649B">
        <w:t>O emissions from land-applied digestate</w:t>
      </w:r>
      <w:bookmarkEnd w:id="823"/>
      <w:bookmarkEnd w:id="824"/>
    </w:p>
    <w:p w14:paraId="506BC6BE" w14:textId="77777777" w:rsidR="00CB24E4" w:rsidRDefault="00CB24E4" w:rsidP="00CB24E4">
      <w:r w:rsidRPr="00D5649B">
        <w:t>The estimation of direct N</w:t>
      </w:r>
      <w:r w:rsidRPr="00D5649B">
        <w:rPr>
          <w:vertAlign w:val="subscript"/>
        </w:rPr>
        <w:t>2</w:t>
      </w:r>
      <w:r w:rsidRPr="00D5649B">
        <w:t xml:space="preserve">O emissions from raw land-applied digestate (i.e., </w:t>
      </w:r>
      <w:r>
        <w:t>digestate that is applied directly to land once it exits the AD system</w:t>
      </w:r>
      <w:r w:rsidRPr="00D5649B">
        <w:t>) follows the same approach used for land-applied manure (</w:t>
      </w:r>
      <w:r>
        <w:rPr>
          <w:b/>
        </w:rPr>
        <w:t>S</w:t>
      </w:r>
      <w:r w:rsidRPr="002D3FB2">
        <w:rPr>
          <w:b/>
        </w:rPr>
        <w:t xml:space="preserve">ection </w:t>
      </w:r>
      <w:r w:rsidRPr="002D3FB2">
        <w:rPr>
          <w:b/>
        </w:rPr>
        <w:fldChar w:fldCharType="begin"/>
      </w:r>
      <w:r w:rsidRPr="002D3FB2">
        <w:rPr>
          <w:b/>
        </w:rPr>
        <w:instrText xml:space="preserve"> REF _Ref98933719 \r \h  \* MERGEFORMAT </w:instrText>
      </w:r>
      <w:r w:rsidRPr="002D3FB2">
        <w:rPr>
          <w:b/>
        </w:rPr>
      </w:r>
      <w:r w:rsidRPr="002D3FB2">
        <w:rPr>
          <w:b/>
        </w:rPr>
        <w:fldChar w:fldCharType="separate"/>
      </w:r>
      <w:r>
        <w:rPr>
          <w:b/>
        </w:rPr>
        <w:t>4.6.1</w:t>
      </w:r>
      <w:r w:rsidRPr="002D3FB2">
        <w:rPr>
          <w:b/>
        </w:rPr>
        <w:fldChar w:fldCharType="end"/>
      </w:r>
      <w:r w:rsidRPr="00D5649B">
        <w:t>)</w:t>
      </w:r>
      <w:r>
        <w:t xml:space="preserve">, using the amounts of digestate N available for application to land: </w:t>
      </w:r>
      <w:proofErr w:type="spellStart"/>
      <w:r w:rsidRPr="009970DF">
        <w:rPr>
          <w:i/>
          <w:iCs/>
        </w:rPr>
        <w:t>N</w:t>
      </w:r>
      <w:r w:rsidRPr="009970DF">
        <w:rPr>
          <w:i/>
          <w:iCs/>
          <w:vertAlign w:val="subscript"/>
        </w:rPr>
        <w:t>landdigestate</w:t>
      </w:r>
      <w:r w:rsidRPr="00D5649B">
        <w:rPr>
          <w:i/>
          <w:vertAlign w:val="subscript"/>
        </w:rPr>
        <w:t>,raw</w:t>
      </w:r>
      <w:proofErr w:type="spellEnd"/>
      <w:r w:rsidRPr="00D5649B">
        <w:t xml:space="preserve"> (</w:t>
      </w:r>
      <w:r w:rsidRPr="00D5649B">
        <w:fldChar w:fldCharType="begin"/>
      </w:r>
      <w:r w:rsidRPr="00D5649B">
        <w:instrText xml:space="preserve"> REF Nflowdigestate_Eq \h  \* MERGEFORMAT </w:instrText>
      </w:r>
      <w:r w:rsidRPr="00D5649B">
        <w:fldChar w:fldCharType="separate"/>
      </w:r>
      <w:r w:rsidRPr="00D5649B">
        <w:rPr>
          <w:b/>
          <w:szCs w:val="24"/>
        </w:rPr>
        <w:t>Eq.</w:t>
      </w:r>
      <w:r w:rsidRPr="00D5649B">
        <w:rPr>
          <w:b/>
          <w:noProof/>
          <w:szCs w:val="24"/>
        </w:rPr>
        <w:t xml:space="preserve"> 4.8.3</w:t>
      </w:r>
      <w:r w:rsidRPr="00D5649B">
        <w:rPr>
          <w:b/>
          <w:szCs w:val="24"/>
        </w:rPr>
        <w:noBreakHyphen/>
      </w:r>
      <w:r w:rsidRPr="00D5649B">
        <w:rPr>
          <w:b/>
          <w:noProof/>
          <w:szCs w:val="24"/>
        </w:rPr>
        <w:t>4</w:t>
      </w:r>
      <w:r w:rsidRPr="00D5649B">
        <w:fldChar w:fldCharType="end"/>
      </w:r>
      <w:r w:rsidRPr="00D5649B">
        <w:t xml:space="preserve">), </w:t>
      </w:r>
      <w:proofErr w:type="spellStart"/>
      <w:r w:rsidRPr="00D5649B">
        <w:rPr>
          <w:i/>
        </w:rPr>
        <w:t>N</w:t>
      </w:r>
      <w:r w:rsidRPr="00D5649B">
        <w:rPr>
          <w:i/>
          <w:vertAlign w:val="subscript"/>
        </w:rPr>
        <w:t>landdigestate,LF</w:t>
      </w:r>
      <w:proofErr w:type="spellEnd"/>
      <w:r w:rsidRPr="00D5649B">
        <w:rPr>
          <w:i/>
        </w:rPr>
        <w:t xml:space="preserve"> </w:t>
      </w:r>
      <w:r w:rsidRPr="00D5649B">
        <w:t>(</w:t>
      </w:r>
      <w:r w:rsidRPr="00D5649B">
        <w:fldChar w:fldCharType="begin"/>
      </w:r>
      <w:r w:rsidRPr="00D5649B">
        <w:instrText xml:space="preserve"> REF NflowdigestateLF_Eq \h  \* MERGEFORMAT </w:instrText>
      </w:r>
      <w:r w:rsidRPr="00D5649B">
        <w:fldChar w:fldCharType="separate"/>
      </w:r>
      <w:r w:rsidRPr="00D5649B">
        <w:rPr>
          <w:b/>
          <w:szCs w:val="24"/>
        </w:rPr>
        <w:t xml:space="preserve">Eq. </w:t>
      </w:r>
      <w:r w:rsidRPr="00D5649B">
        <w:rPr>
          <w:b/>
          <w:noProof/>
          <w:szCs w:val="24"/>
        </w:rPr>
        <w:t>4.8.4</w:t>
      </w:r>
      <w:r w:rsidRPr="00D5649B">
        <w:rPr>
          <w:b/>
          <w:noProof/>
          <w:szCs w:val="24"/>
        </w:rPr>
        <w:noBreakHyphen/>
        <w:t>7</w:t>
      </w:r>
      <w:r w:rsidRPr="00D5649B">
        <w:fldChar w:fldCharType="end"/>
      </w:r>
      <w:r w:rsidRPr="00D5649B">
        <w:t xml:space="preserve">) or </w:t>
      </w:r>
      <w:proofErr w:type="spellStart"/>
      <w:r w:rsidRPr="00D5649B">
        <w:rPr>
          <w:i/>
        </w:rPr>
        <w:t>N</w:t>
      </w:r>
      <w:r w:rsidRPr="00D5649B">
        <w:rPr>
          <w:i/>
          <w:vertAlign w:val="subscript"/>
        </w:rPr>
        <w:t>landdigestate,SF</w:t>
      </w:r>
      <w:proofErr w:type="spellEnd"/>
      <w:r w:rsidRPr="00D5649B">
        <w:rPr>
          <w:i/>
        </w:rPr>
        <w:t xml:space="preserve"> </w:t>
      </w:r>
      <w:r w:rsidRPr="00D5649B">
        <w:t>(</w:t>
      </w:r>
      <w:r w:rsidRPr="00D5649B">
        <w:fldChar w:fldCharType="begin"/>
      </w:r>
      <w:r w:rsidRPr="00D5649B">
        <w:instrText xml:space="preserve"> REF NflowdigestateSF_Eq \h  \* MERGEFORMAT </w:instrText>
      </w:r>
      <w:r w:rsidRPr="00D5649B">
        <w:fldChar w:fldCharType="separate"/>
      </w:r>
      <w:r w:rsidRPr="00D5649B">
        <w:rPr>
          <w:rFonts w:eastAsia="Times New Roman" w:cstheme="minorHAnsi"/>
          <w:b/>
          <w:i/>
          <w:szCs w:val="24"/>
        </w:rPr>
        <w:tab/>
      </w:r>
      <w:r w:rsidRPr="00D5649B">
        <w:rPr>
          <w:b/>
          <w:szCs w:val="24"/>
        </w:rPr>
        <w:t xml:space="preserve">Eq. </w:t>
      </w:r>
      <w:r w:rsidRPr="00D5649B">
        <w:rPr>
          <w:b/>
          <w:noProof/>
          <w:szCs w:val="24"/>
        </w:rPr>
        <w:t>4.8.4</w:t>
      </w:r>
      <w:r w:rsidRPr="00D5649B">
        <w:rPr>
          <w:b/>
          <w:noProof/>
          <w:szCs w:val="24"/>
        </w:rPr>
        <w:noBreakHyphen/>
        <w:t>8</w:t>
      </w:r>
      <w:r w:rsidRPr="00D5649B">
        <w:fldChar w:fldCharType="end"/>
      </w:r>
      <w:r w:rsidRPr="00D5649B">
        <w:t>), for raw whole digestate, raw liquid fraction or raw solid fraction, respectively. For stored digestate, the same approach is used</w:t>
      </w:r>
      <w:r>
        <w:t>, but the emissions equations use</w:t>
      </w:r>
      <w:r w:rsidRPr="00D5649B">
        <w:t xml:space="preserve"> </w:t>
      </w:r>
      <w:proofErr w:type="spellStart"/>
      <w:r w:rsidRPr="00D5649B">
        <w:rPr>
          <w:i/>
        </w:rPr>
        <w:t>N</w:t>
      </w:r>
      <w:r w:rsidRPr="00D5649B">
        <w:rPr>
          <w:i/>
          <w:vertAlign w:val="subscript"/>
        </w:rPr>
        <w:t>landdigestate,store</w:t>
      </w:r>
      <w:proofErr w:type="spellEnd"/>
      <w:r w:rsidRPr="00D5649B">
        <w:rPr>
          <w:i/>
          <w:vertAlign w:val="subscript"/>
        </w:rPr>
        <w:t>,</w:t>
      </w:r>
      <w:r w:rsidRPr="00D5649B">
        <w:rPr>
          <w:i/>
        </w:rPr>
        <w:t xml:space="preserve"> </w:t>
      </w:r>
      <w:proofErr w:type="spellStart"/>
      <w:r w:rsidRPr="00D5649B">
        <w:rPr>
          <w:i/>
        </w:rPr>
        <w:t>N</w:t>
      </w:r>
      <w:r w:rsidRPr="00D5649B">
        <w:rPr>
          <w:i/>
          <w:vertAlign w:val="subscript"/>
        </w:rPr>
        <w:t>landdigestate,store,LF</w:t>
      </w:r>
      <w:proofErr w:type="spellEnd"/>
      <w:r w:rsidRPr="00D5649B">
        <w:rPr>
          <w:i/>
          <w:vertAlign w:val="subscript"/>
        </w:rPr>
        <w:t xml:space="preserve">, </w:t>
      </w:r>
      <w:proofErr w:type="spellStart"/>
      <w:r w:rsidRPr="00D5649B">
        <w:rPr>
          <w:i/>
        </w:rPr>
        <w:t>N</w:t>
      </w:r>
      <w:r w:rsidRPr="00D5649B">
        <w:rPr>
          <w:i/>
          <w:vertAlign w:val="subscript"/>
        </w:rPr>
        <w:t>landdigestate,store,SF</w:t>
      </w:r>
      <w:proofErr w:type="spellEnd"/>
      <w:r w:rsidRPr="00D5649B">
        <w:rPr>
          <w:i/>
          <w:vertAlign w:val="subscript"/>
        </w:rPr>
        <w:t xml:space="preserve"> </w:t>
      </w:r>
      <w:r w:rsidRPr="00D5649B">
        <w:t>(</w:t>
      </w:r>
      <w:r w:rsidRPr="00D5649B">
        <w:fldChar w:fldCharType="begin"/>
      </w:r>
      <w:r w:rsidRPr="00D5649B">
        <w:instrText xml:space="preserve"> REF Nlanddigestate_store_Eq \h  \* MERGEFORMAT </w:instrText>
      </w:r>
      <w:r w:rsidRPr="00D5649B">
        <w:fldChar w:fldCharType="separate"/>
      </w:r>
      <w:r w:rsidRPr="00D5649B">
        <w:rPr>
          <w:b/>
          <w:szCs w:val="24"/>
        </w:rPr>
        <w:t xml:space="preserve">Eq. </w:t>
      </w:r>
      <w:r w:rsidRPr="00D5649B">
        <w:rPr>
          <w:b/>
          <w:noProof/>
          <w:szCs w:val="24"/>
        </w:rPr>
        <w:t>4.8.6</w:t>
      </w:r>
      <w:r w:rsidRPr="00D5649B">
        <w:rPr>
          <w:b/>
          <w:szCs w:val="24"/>
        </w:rPr>
        <w:noBreakHyphen/>
      </w:r>
      <w:r w:rsidRPr="00D5649B">
        <w:rPr>
          <w:b/>
          <w:noProof/>
          <w:szCs w:val="24"/>
        </w:rPr>
        <w:t>1</w:t>
      </w:r>
      <w:r w:rsidRPr="00D5649B">
        <w:fldChar w:fldCharType="end"/>
      </w:r>
      <w:r w:rsidRPr="00D5649B">
        <w:t xml:space="preserve">), for the application of stored whole digestate, stored liquid fraction or stored solid fraction, respectively. </w:t>
      </w:r>
    </w:p>
    <w:p w14:paraId="0BF690F3" w14:textId="39FFD419" w:rsidR="009970DF" w:rsidRPr="00007AA3" w:rsidRDefault="009970DF" w:rsidP="00225EB9">
      <w:pPr>
        <w:rPr>
          <w:b/>
        </w:rPr>
      </w:pPr>
      <w:r w:rsidRPr="00007AA3">
        <w:rPr>
          <w:b/>
        </w:rPr>
        <w:t>To calculate N</w:t>
      </w:r>
      <w:r w:rsidRPr="00007AA3">
        <w:rPr>
          <w:b/>
          <w:vertAlign w:val="subscript"/>
        </w:rPr>
        <w:t>2</w:t>
      </w:r>
      <w:r w:rsidRPr="00007AA3">
        <w:rPr>
          <w:b/>
        </w:rPr>
        <w:t xml:space="preserve">O from digestate </w:t>
      </w:r>
      <w:r w:rsidR="00444A25" w:rsidRPr="00007AA3">
        <w:rPr>
          <w:b/>
        </w:rPr>
        <w:t>applied to</w:t>
      </w:r>
      <w:r w:rsidRPr="00007AA3">
        <w:rPr>
          <w:b/>
        </w:rPr>
        <w:t xml:space="preserve"> a specific field:</w:t>
      </w:r>
    </w:p>
    <w:p w14:paraId="004CA1BF" w14:textId="7F58AD40" w:rsidR="009970DF" w:rsidRPr="000A7D8D" w:rsidRDefault="00CB24E4" w:rsidP="00225EB9">
      <w:pPr>
        <w:rPr>
          <w:highlight w:val="green"/>
        </w:rPr>
      </w:pPr>
      <w:r w:rsidRPr="00007AA3">
        <w:t>Direct N</w:t>
      </w:r>
      <w:r w:rsidRPr="00007AA3">
        <w:rPr>
          <w:vertAlign w:val="subscript"/>
        </w:rPr>
        <w:t>2</w:t>
      </w:r>
      <w:r w:rsidRPr="00007AA3">
        <w:t xml:space="preserve">O emissions from land-applied digestate (raw and stored, whole, liquid and solid fractions) are estimated for field </w:t>
      </w:r>
      <w:r w:rsidRPr="00007AA3">
        <w:rPr>
          <w:i/>
          <w:iCs/>
        </w:rPr>
        <w:t>n</w:t>
      </w:r>
      <w:r w:rsidR="00ED0FE9" w:rsidRPr="00007AA3">
        <w:t xml:space="preserve"> (</w:t>
      </w:r>
      <w:r w:rsidR="00ED0FE9" w:rsidRPr="00007AA3">
        <w:rPr>
          <w:i/>
          <w:iCs/>
        </w:rPr>
        <w:t>N</w:t>
      </w:r>
      <w:r w:rsidR="00ED0FE9" w:rsidRPr="00007AA3">
        <w:rPr>
          <w:i/>
          <w:iCs/>
          <w:vertAlign w:val="subscript"/>
        </w:rPr>
        <w:t>2</w:t>
      </w:r>
      <w:r w:rsidR="00ED0FE9" w:rsidRPr="00007AA3">
        <w:rPr>
          <w:i/>
          <w:iCs/>
        </w:rPr>
        <w:t>O-N</w:t>
      </w:r>
      <w:r w:rsidR="00ED0FE9" w:rsidRPr="00007AA3">
        <w:rPr>
          <w:i/>
          <w:iCs/>
          <w:vertAlign w:val="subscript"/>
        </w:rPr>
        <w:t>digestatedirect_____(</w:t>
      </w:r>
      <w:proofErr w:type="spellStart"/>
      <w:r w:rsidR="00ED0FE9" w:rsidRPr="00007AA3">
        <w:rPr>
          <w:i/>
          <w:iCs/>
          <w:vertAlign w:val="subscript"/>
        </w:rPr>
        <w:t>t,field</w:t>
      </w:r>
      <w:proofErr w:type="spellEnd"/>
      <w:r w:rsidR="00ED0FE9" w:rsidRPr="00007AA3">
        <w:rPr>
          <w:i/>
          <w:iCs/>
          <w:vertAlign w:val="subscript"/>
        </w:rPr>
        <w:t xml:space="preserve"> n)</w:t>
      </w:r>
      <w:r w:rsidR="00ED0FE9" w:rsidRPr="00007AA3">
        <w:t xml:space="preserve">) </w:t>
      </w:r>
      <w:r w:rsidRPr="00007AA3">
        <w:t>based on the specified digestate application rate for the field</w:t>
      </w:r>
      <w:r w:rsidRPr="00C654E9">
        <w:t xml:space="preserve">. </w:t>
      </w:r>
      <w:bookmarkStart w:id="825" w:name="_Hlk150955920"/>
      <w:bookmarkStart w:id="826" w:name="_Hlk146107072"/>
      <w:r w:rsidRPr="00C654E9">
        <w:rPr>
          <w:rFonts w:eastAsia="Times New Roman" w:cstheme="minorHAnsi"/>
          <w:iCs/>
        </w:rPr>
        <w:t xml:space="preserve">Field-specific digestate N inputs to field </w:t>
      </w:r>
      <w:r w:rsidRPr="00C654E9">
        <w:rPr>
          <w:rFonts w:eastAsia="Times New Roman" w:cstheme="minorHAnsi"/>
          <w:i/>
        </w:rPr>
        <w:t>n</w:t>
      </w:r>
      <w:r w:rsidRPr="00C654E9">
        <w:rPr>
          <w:rFonts w:eastAsia="Times New Roman" w:cstheme="minorHAnsi"/>
          <w:iCs/>
        </w:rPr>
        <w:t xml:space="preserve"> </w:t>
      </w:r>
      <w:r w:rsidR="008251F9" w:rsidRPr="00C654E9">
        <w:rPr>
          <w:rFonts w:eastAsia="Times New Roman" w:cstheme="minorHAnsi"/>
          <w:iCs/>
        </w:rPr>
        <w:t>(</w:t>
      </w:r>
      <w:proofErr w:type="spellStart"/>
      <w:r w:rsidR="008251F9" w:rsidRPr="00C654E9">
        <w:rPr>
          <w:rFonts w:eastAsia="Times New Roman" w:cstheme="minorHAnsi"/>
          <w:i/>
        </w:rPr>
        <w:t>N</w:t>
      </w:r>
      <w:r w:rsidR="008251F9" w:rsidRPr="00C654E9">
        <w:rPr>
          <w:rFonts w:eastAsia="Times New Roman" w:cstheme="minorHAnsi"/>
          <w:i/>
          <w:vertAlign w:val="subscript"/>
        </w:rPr>
        <w:t>landdigestate</w:t>
      </w:r>
      <w:proofErr w:type="spellEnd"/>
      <w:r w:rsidR="008251F9" w:rsidRPr="00C654E9">
        <w:rPr>
          <w:rFonts w:eastAsia="Times New Roman" w:cstheme="minorHAnsi"/>
          <w:i/>
          <w:vertAlign w:val="subscript"/>
        </w:rPr>
        <w:t>_____(</w:t>
      </w:r>
      <w:proofErr w:type="spellStart"/>
      <w:r w:rsidR="008251F9" w:rsidRPr="00C654E9">
        <w:rPr>
          <w:rFonts w:eastAsia="Times New Roman" w:cstheme="minorHAnsi"/>
          <w:i/>
          <w:vertAlign w:val="subscript"/>
        </w:rPr>
        <w:t>t,field</w:t>
      </w:r>
      <w:proofErr w:type="spellEnd"/>
      <w:r w:rsidR="008251F9" w:rsidRPr="00C654E9">
        <w:rPr>
          <w:rFonts w:eastAsia="Times New Roman" w:cstheme="minorHAnsi"/>
          <w:i/>
          <w:vertAlign w:val="subscript"/>
        </w:rPr>
        <w:t xml:space="preserve"> n)</w:t>
      </w:r>
      <w:r w:rsidR="008251F9" w:rsidRPr="00C654E9">
        <w:rPr>
          <w:rFonts w:eastAsia="Times New Roman" w:cstheme="minorHAnsi"/>
          <w:iCs/>
        </w:rPr>
        <w:t xml:space="preserve">) </w:t>
      </w:r>
      <w:r w:rsidRPr="00C654E9">
        <w:rPr>
          <w:rFonts w:eastAsia="Times New Roman" w:cstheme="minorHAnsi"/>
          <w:iCs/>
        </w:rPr>
        <w:t xml:space="preserve">are estimated </w:t>
      </w:r>
      <w:r w:rsidR="00B5393D" w:rsidRPr="00C654E9">
        <w:rPr>
          <w:rFonts w:eastAsia="Times New Roman" w:cstheme="minorHAnsi"/>
          <w:iCs/>
        </w:rPr>
        <w:t xml:space="preserve">based on the </w:t>
      </w:r>
      <w:bookmarkEnd w:id="825"/>
      <w:r w:rsidR="00B5393D" w:rsidRPr="00C654E9">
        <w:rPr>
          <w:rFonts w:eastAsia="Times New Roman" w:cstheme="minorHAnsi"/>
          <w:iCs/>
        </w:rPr>
        <w:t>digestate application rate (kg ha</w:t>
      </w:r>
      <w:r w:rsidR="00B5393D" w:rsidRPr="00C654E9">
        <w:rPr>
          <w:rFonts w:eastAsia="Times New Roman" w:cstheme="minorHAnsi"/>
          <w:iCs/>
          <w:vertAlign w:val="superscript"/>
        </w:rPr>
        <w:t>-1</w:t>
      </w:r>
      <w:r w:rsidR="00B5393D" w:rsidRPr="00C654E9">
        <w:rPr>
          <w:rFonts w:eastAsia="Times New Roman" w:cstheme="minorHAnsi"/>
          <w:iCs/>
        </w:rPr>
        <w:t xml:space="preserve">, user-specified), the field area (ha), and the N content of the digestate applied (calculated as: </w:t>
      </w:r>
      <w:proofErr w:type="spellStart"/>
      <w:r w:rsidR="00A67200" w:rsidRPr="00C654E9">
        <w:rPr>
          <w:rFonts w:eastAsia="Times New Roman" w:cstheme="minorHAnsi"/>
          <w:iCs/>
        </w:rPr>
        <w:t>N</w:t>
      </w:r>
      <w:r w:rsidR="00A67200" w:rsidRPr="00C654E9">
        <w:rPr>
          <w:rFonts w:eastAsia="Times New Roman" w:cstheme="minorHAnsi"/>
          <w:iCs/>
          <w:vertAlign w:val="subscript"/>
        </w:rPr>
        <w:t>landdigestate</w:t>
      </w:r>
      <w:proofErr w:type="spellEnd"/>
      <w:r w:rsidR="00A67200" w:rsidRPr="00C654E9">
        <w:rPr>
          <w:rFonts w:eastAsia="Times New Roman" w:cstheme="minorHAnsi"/>
          <w:iCs/>
          <w:vertAlign w:val="subscript"/>
        </w:rPr>
        <w:t>_____</w:t>
      </w:r>
      <w:r w:rsidR="00A67200" w:rsidRPr="00C654E9">
        <w:rPr>
          <w:rFonts w:eastAsia="Times New Roman" w:cstheme="minorHAnsi"/>
          <w:iCs/>
        </w:rPr>
        <w:t xml:space="preserve"> / </w:t>
      </w:r>
      <w:proofErr w:type="spellStart"/>
      <w:r w:rsidR="00A67200" w:rsidRPr="00C654E9">
        <w:rPr>
          <w:rFonts w:eastAsia="Times New Roman" w:cstheme="minorHAnsi"/>
          <w:iCs/>
        </w:rPr>
        <w:t>Total_Volume</w:t>
      </w:r>
      <w:r w:rsidR="00A67200" w:rsidRPr="00C654E9">
        <w:rPr>
          <w:rFonts w:eastAsia="Times New Roman" w:cstheme="minorHAnsi"/>
          <w:iCs/>
          <w:vertAlign w:val="subscript"/>
        </w:rPr>
        <w:t>landdigestate</w:t>
      </w:r>
      <w:proofErr w:type="spellEnd"/>
      <w:r w:rsidR="00A67200" w:rsidRPr="00C654E9">
        <w:rPr>
          <w:rFonts w:eastAsia="Times New Roman" w:cstheme="minorHAnsi"/>
          <w:iCs/>
          <w:vertAlign w:val="subscript"/>
        </w:rPr>
        <w:t>_____</w:t>
      </w:r>
      <w:r w:rsidR="00A67200" w:rsidRPr="00C654E9">
        <w:rPr>
          <w:rFonts w:eastAsia="Times New Roman" w:cstheme="minorHAnsi"/>
          <w:iCs/>
        </w:rPr>
        <w:t>)</w:t>
      </w:r>
      <w:r w:rsidR="00A67200" w:rsidRPr="00C654E9">
        <w:t>,</w:t>
      </w:r>
      <w:r w:rsidR="00B17485" w:rsidRPr="00C654E9">
        <w:t xml:space="preserve"> </w:t>
      </w:r>
      <w:r w:rsidR="00A67200" w:rsidRPr="00C654E9">
        <w:t>specific</w:t>
      </w:r>
      <w:r w:rsidR="00A67200" w:rsidRPr="00007AA3">
        <w:t xml:space="preserve"> to the type of digestate applied to field </w:t>
      </w:r>
      <w:r w:rsidR="00A67200" w:rsidRPr="00007AA3">
        <w:rPr>
          <w:i/>
          <w:iCs/>
        </w:rPr>
        <w:t>n</w:t>
      </w:r>
      <w:r w:rsidR="00A67200" w:rsidRPr="00007AA3">
        <w:t xml:space="preserve"> in year </w:t>
      </w:r>
      <w:r w:rsidR="00A67200" w:rsidRPr="00007AA3">
        <w:rPr>
          <w:i/>
          <w:iCs/>
        </w:rPr>
        <w:t>t</w:t>
      </w:r>
      <w:r w:rsidR="00A67200" w:rsidRPr="00007AA3">
        <w:t>.</w:t>
      </w:r>
      <w:r w:rsidR="00E57D9A" w:rsidRPr="00007AA3">
        <w:t xml:space="preserve"> Direct N</w:t>
      </w:r>
      <w:r w:rsidR="00E57D9A" w:rsidRPr="00007AA3">
        <w:rPr>
          <w:vertAlign w:val="subscript"/>
        </w:rPr>
        <w:t>2</w:t>
      </w:r>
      <w:r w:rsidR="00E57D9A" w:rsidRPr="00007AA3">
        <w:t>O emissions from these field-specific applications are then calculated using the same approach as for fiel</w:t>
      </w:r>
      <w:r w:rsidR="00F9502C" w:rsidRPr="00007AA3">
        <w:t>d</w:t>
      </w:r>
      <w:r w:rsidR="00E57D9A" w:rsidRPr="00007AA3">
        <w:t xml:space="preserve">-applied manure (see </w:t>
      </w:r>
      <w:r w:rsidR="00F9502C" w:rsidRPr="00007AA3">
        <w:fldChar w:fldCharType="begin"/>
      </w:r>
      <w:r w:rsidR="00F9502C" w:rsidRPr="00007AA3">
        <w:instrText xml:space="preserve"> REF N2ON_ManureDirect_TFieldN_Eq \h  \* MERGEFORMAT </w:instrText>
      </w:r>
      <w:r w:rsidR="00F9502C" w:rsidRPr="00007AA3">
        <w:fldChar w:fldCharType="separate"/>
      </w:r>
      <w:r w:rsidR="00F9502C" w:rsidRPr="00007AA3">
        <w:rPr>
          <w:b/>
        </w:rPr>
        <w:t xml:space="preserve">Eq. </w:t>
      </w:r>
      <w:r w:rsidR="00F9502C" w:rsidRPr="00007AA3">
        <w:rPr>
          <w:b/>
          <w:noProof/>
        </w:rPr>
        <w:t>4.6.1</w:t>
      </w:r>
      <w:r w:rsidR="00F9502C" w:rsidRPr="00007AA3">
        <w:rPr>
          <w:b/>
        </w:rPr>
        <w:noBreakHyphen/>
      </w:r>
      <w:r w:rsidR="00F9502C" w:rsidRPr="00007AA3">
        <w:rPr>
          <w:b/>
          <w:noProof/>
        </w:rPr>
        <w:t>1</w:t>
      </w:r>
      <w:r w:rsidR="00F9502C" w:rsidRPr="00007AA3">
        <w:fldChar w:fldCharType="end"/>
      </w:r>
      <w:r w:rsidR="00F9502C" w:rsidRPr="00007AA3">
        <w:t>).</w:t>
      </w:r>
    </w:p>
    <w:bookmarkEnd w:id="826"/>
    <w:p w14:paraId="15C0A61F" w14:textId="45606327" w:rsidR="00CB24E4" w:rsidRPr="00C654E9" w:rsidRDefault="00CB24E4" w:rsidP="00CF40D5">
      <w:pPr>
        <w:keepNext/>
        <w:tabs>
          <w:tab w:val="clear" w:pos="2880"/>
          <w:tab w:val="clear" w:pos="9360"/>
          <w:tab w:val="right" w:pos="9781"/>
        </w:tabs>
        <w:spacing w:after="120"/>
        <w:rPr>
          <w:b/>
        </w:rPr>
      </w:pPr>
      <w:r w:rsidRPr="00C654E9">
        <w:rPr>
          <w:b/>
          <w:i/>
        </w:rPr>
        <w:lastRenderedPageBreak/>
        <w:t>Any digestate not applied to a specific field (‘leftover’ digestate) is considered a further source of direct N</w:t>
      </w:r>
      <w:r w:rsidRPr="00C654E9">
        <w:rPr>
          <w:b/>
          <w:i/>
          <w:vertAlign w:val="subscript"/>
        </w:rPr>
        <w:t>2</w:t>
      </w:r>
      <w:r w:rsidRPr="00C654E9">
        <w:rPr>
          <w:b/>
          <w:i/>
        </w:rPr>
        <w:t xml:space="preserve">O emissions. For this </w:t>
      </w:r>
      <w:r w:rsidRPr="00C654E9">
        <w:rPr>
          <w:b/>
          <w:iCs/>
        </w:rPr>
        <w:t>purpose</w:t>
      </w:r>
      <w:r w:rsidRPr="00C654E9">
        <w:rPr>
          <w:b/>
          <w:i/>
        </w:rPr>
        <w:t xml:space="preserve">, it is assumed that, as for manure, the ‘leftover’ digestate is spread equally across the farm’s fields (excl. native rangeland, if present), </w:t>
      </w:r>
      <w:r w:rsidRPr="00C654E9">
        <w:rPr>
          <w:b/>
        </w:rPr>
        <w:t>meaning that the emission factor is averaged across all available fields (excl. native rangeland), weighted by their area</w:t>
      </w:r>
      <w:r w:rsidR="00B17485" w:rsidRPr="00C654E9">
        <w:rPr>
          <w:b/>
        </w:rPr>
        <w:t xml:space="preserve"> (see </w:t>
      </w:r>
      <w:r w:rsidR="00B17485" w:rsidRPr="00C654E9">
        <w:rPr>
          <w:b/>
        </w:rPr>
        <w:fldChar w:fldCharType="begin"/>
      </w:r>
      <w:r w:rsidR="00B17485" w:rsidRPr="00C654E9">
        <w:rPr>
          <w:b/>
        </w:rPr>
        <w:instrText xml:space="preserve"> REF N2ON_EF_ManureDirect_AllFields_Eq \h  \* MERGEFORMAT </w:instrText>
      </w:r>
      <w:r w:rsidR="00B17485" w:rsidRPr="00C654E9">
        <w:rPr>
          <w:b/>
        </w:rPr>
      </w:r>
      <w:r w:rsidR="00B17485" w:rsidRPr="00C654E9">
        <w:rPr>
          <w:b/>
        </w:rPr>
        <w:fldChar w:fldCharType="separate"/>
      </w:r>
      <w:r w:rsidR="00B17485" w:rsidRPr="00C654E9">
        <w:rPr>
          <w:b/>
        </w:rPr>
        <w:t xml:space="preserve">Eq. </w:t>
      </w:r>
      <w:r w:rsidR="00B17485" w:rsidRPr="00C654E9">
        <w:rPr>
          <w:b/>
          <w:noProof/>
        </w:rPr>
        <w:t>4.6.1</w:t>
      </w:r>
      <w:r w:rsidR="00B17485" w:rsidRPr="00C654E9">
        <w:rPr>
          <w:b/>
        </w:rPr>
        <w:noBreakHyphen/>
      </w:r>
      <w:r w:rsidR="00B17485" w:rsidRPr="00C654E9">
        <w:rPr>
          <w:b/>
          <w:noProof/>
        </w:rPr>
        <w:t>3</w:t>
      </w:r>
      <w:r w:rsidR="00B17485" w:rsidRPr="00C654E9">
        <w:rPr>
          <w:b/>
        </w:rPr>
        <w:fldChar w:fldCharType="end"/>
      </w:r>
      <w:r w:rsidR="004B6B45" w:rsidRPr="00C654E9">
        <w:rPr>
          <w:b/>
        </w:rPr>
        <w:t xml:space="preserve"> and</w:t>
      </w:r>
      <w:r w:rsidR="0077570C" w:rsidRPr="00C654E9">
        <w:rPr>
          <w:b/>
        </w:rPr>
        <w:t xml:space="preserve"> </w:t>
      </w:r>
      <w:r w:rsidR="0077570C" w:rsidRPr="00C654E9">
        <w:rPr>
          <w:b/>
        </w:rPr>
        <w:fldChar w:fldCharType="begin"/>
      </w:r>
      <w:r w:rsidR="0077570C" w:rsidRPr="00C654E9">
        <w:rPr>
          <w:b/>
        </w:rPr>
        <w:instrText xml:space="preserve"> REF N2ON_ManureDirectLeftover_t_Eq \h  \* MERGEFORMAT </w:instrText>
      </w:r>
      <w:r w:rsidR="0077570C" w:rsidRPr="00C654E9">
        <w:rPr>
          <w:b/>
        </w:rPr>
      </w:r>
      <w:r w:rsidR="0077570C" w:rsidRPr="00C654E9">
        <w:rPr>
          <w:b/>
        </w:rPr>
        <w:fldChar w:fldCharType="separate"/>
      </w:r>
      <w:r w:rsidR="0077570C" w:rsidRPr="00C654E9">
        <w:rPr>
          <w:b/>
        </w:rPr>
        <w:t xml:space="preserve">Eq. </w:t>
      </w:r>
      <w:r w:rsidR="0077570C" w:rsidRPr="00C654E9">
        <w:rPr>
          <w:b/>
          <w:noProof/>
        </w:rPr>
        <w:t>4.6.1</w:t>
      </w:r>
      <w:r w:rsidR="0077570C" w:rsidRPr="00C654E9">
        <w:rPr>
          <w:b/>
        </w:rPr>
        <w:noBreakHyphen/>
      </w:r>
      <w:r w:rsidR="0077570C" w:rsidRPr="00C654E9">
        <w:rPr>
          <w:b/>
          <w:noProof/>
        </w:rPr>
        <w:t>5</w:t>
      </w:r>
      <w:r w:rsidR="0077570C" w:rsidRPr="00C654E9">
        <w:rPr>
          <w:b/>
        </w:rPr>
        <w:fldChar w:fldCharType="end"/>
      </w:r>
      <w:r w:rsidR="00ED0FE9" w:rsidRPr="00C654E9">
        <w:rPr>
          <w:b/>
        </w:rPr>
        <w:t xml:space="preserve"> </w:t>
      </w:r>
      <w:r w:rsidR="0077570C" w:rsidRPr="00C654E9">
        <w:rPr>
          <w:b/>
        </w:rPr>
        <w:t>-</w:t>
      </w:r>
      <w:r w:rsidR="00ED0FE9" w:rsidRPr="00C654E9">
        <w:rPr>
          <w:b/>
        </w:rPr>
        <w:t xml:space="preserve"> </w:t>
      </w:r>
      <w:r w:rsidR="0077570C" w:rsidRPr="00C654E9">
        <w:rPr>
          <w:b/>
        </w:rPr>
        <w:fldChar w:fldCharType="begin"/>
      </w:r>
      <w:r w:rsidR="0077570C" w:rsidRPr="00C654E9">
        <w:rPr>
          <w:b/>
        </w:rPr>
        <w:instrText xml:space="preserve"> REF N2ON_ManureDirectLeftover_tFieldn_Eq \h  \* MERGEFORMAT </w:instrText>
      </w:r>
      <w:r w:rsidR="0077570C" w:rsidRPr="00C654E9">
        <w:rPr>
          <w:b/>
        </w:rPr>
      </w:r>
      <w:r w:rsidR="0077570C" w:rsidRPr="00C654E9">
        <w:rPr>
          <w:b/>
        </w:rPr>
        <w:fldChar w:fldCharType="separate"/>
      </w:r>
      <w:r w:rsidR="0077570C" w:rsidRPr="00C654E9">
        <w:rPr>
          <w:b/>
        </w:rPr>
        <w:t xml:space="preserve">Eq. </w:t>
      </w:r>
      <w:r w:rsidR="0077570C" w:rsidRPr="00C654E9">
        <w:rPr>
          <w:b/>
          <w:noProof/>
        </w:rPr>
        <w:t>4.6.1</w:t>
      </w:r>
      <w:r w:rsidR="0077570C" w:rsidRPr="00C654E9">
        <w:rPr>
          <w:b/>
        </w:rPr>
        <w:noBreakHyphen/>
      </w:r>
      <w:r w:rsidR="0077570C" w:rsidRPr="00C654E9">
        <w:rPr>
          <w:b/>
          <w:noProof/>
        </w:rPr>
        <w:t>6</w:t>
      </w:r>
      <w:r w:rsidR="0077570C" w:rsidRPr="00C654E9">
        <w:rPr>
          <w:b/>
        </w:rPr>
        <w:fldChar w:fldCharType="end"/>
      </w:r>
      <w:r w:rsidR="00B17485" w:rsidRPr="00C654E9">
        <w:rPr>
          <w:b/>
        </w:rPr>
        <w:t>)</w:t>
      </w:r>
      <w:r w:rsidRPr="00C654E9">
        <w:rPr>
          <w:b/>
        </w:rPr>
        <w:t>.</w:t>
      </w:r>
      <w:r w:rsidR="00B17485" w:rsidRPr="00C654E9">
        <w:rPr>
          <w:b/>
        </w:rPr>
        <w:t xml:space="preserve"> </w:t>
      </w:r>
      <w:r w:rsidR="00445F1F" w:rsidRPr="00C654E9">
        <w:rPr>
          <w:bCs/>
        </w:rPr>
        <w:t xml:space="preserve">As for leftover manure, leftover digestate N is calculated as the difference between the total amount of digestate N available for land application minus all field-specific applications, i.e., </w:t>
      </w:r>
      <w:proofErr w:type="spellStart"/>
      <w:r w:rsidR="00CF40D5" w:rsidRPr="00C654E9">
        <w:rPr>
          <w:bCs/>
          <w:i/>
          <w:iCs/>
        </w:rPr>
        <w:t>N</w:t>
      </w:r>
      <w:r w:rsidR="00CF40D5" w:rsidRPr="00C654E9">
        <w:rPr>
          <w:bCs/>
          <w:i/>
          <w:iCs/>
          <w:vertAlign w:val="subscript"/>
        </w:rPr>
        <w:t>landdigestateremaining</w:t>
      </w:r>
      <w:proofErr w:type="spellEnd"/>
      <w:r w:rsidR="00CF40D5" w:rsidRPr="00C654E9">
        <w:rPr>
          <w:bCs/>
          <w:i/>
          <w:iCs/>
          <w:vertAlign w:val="subscript"/>
        </w:rPr>
        <w:t>(t)</w:t>
      </w:r>
      <w:r w:rsidR="00CF40D5" w:rsidRPr="00C654E9">
        <w:rPr>
          <w:bCs/>
          <w:i/>
          <w:iCs/>
        </w:rPr>
        <w:t xml:space="preserve"> = </w:t>
      </w:r>
      <w:r w:rsidR="00CF40D5" w:rsidRPr="00C654E9">
        <w:rPr>
          <w:rFonts w:cstheme="minorHAnsi"/>
          <w:bCs/>
          <w:i/>
          <w:iCs/>
        </w:rPr>
        <w:t>∑</w:t>
      </w:r>
      <w:proofErr w:type="spellStart"/>
      <w:r w:rsidR="00CF40D5" w:rsidRPr="00C654E9">
        <w:rPr>
          <w:bCs/>
          <w:i/>
          <w:iCs/>
          <w:vertAlign w:val="subscript"/>
        </w:rPr>
        <w:t>allscenario</w:t>
      </w:r>
      <w:r w:rsidR="00CF40D5" w:rsidRPr="00C654E9">
        <w:rPr>
          <w:bCs/>
          <w:i/>
          <w:iCs/>
        </w:rPr>
        <w:t>N</w:t>
      </w:r>
      <w:r w:rsidR="00CF40D5" w:rsidRPr="00C654E9">
        <w:rPr>
          <w:bCs/>
          <w:i/>
          <w:iCs/>
          <w:vertAlign w:val="subscript"/>
        </w:rPr>
        <w:t>landdigestate</w:t>
      </w:r>
      <w:proofErr w:type="spellEnd"/>
      <w:r w:rsidR="00CF40D5" w:rsidRPr="00C654E9">
        <w:rPr>
          <w:bCs/>
          <w:i/>
          <w:iCs/>
          <w:vertAlign w:val="subscript"/>
        </w:rPr>
        <w:t>_____</w:t>
      </w:r>
      <w:r w:rsidR="00CF40D5" w:rsidRPr="00C654E9">
        <w:rPr>
          <w:bCs/>
          <w:i/>
          <w:iCs/>
        </w:rPr>
        <w:t xml:space="preserve"> - </w:t>
      </w:r>
      <w:r w:rsidR="00CF40D5" w:rsidRPr="00C654E9">
        <w:rPr>
          <w:rFonts w:cstheme="minorHAnsi"/>
          <w:bCs/>
          <w:i/>
          <w:iCs/>
        </w:rPr>
        <w:t>∑</w:t>
      </w:r>
      <w:proofErr w:type="spellStart"/>
      <w:r w:rsidR="00CF40D5" w:rsidRPr="00C654E9">
        <w:rPr>
          <w:bCs/>
          <w:i/>
          <w:iCs/>
          <w:vertAlign w:val="subscript"/>
        </w:rPr>
        <w:t>allscenario</w:t>
      </w:r>
      <w:r w:rsidR="00CF40D5" w:rsidRPr="00C654E9">
        <w:rPr>
          <w:bCs/>
          <w:i/>
          <w:iCs/>
        </w:rPr>
        <w:t>N</w:t>
      </w:r>
      <w:r w:rsidR="00CF40D5" w:rsidRPr="00C654E9">
        <w:rPr>
          <w:bCs/>
          <w:i/>
          <w:iCs/>
          <w:vertAlign w:val="subscript"/>
        </w:rPr>
        <w:t>landdigestate</w:t>
      </w:r>
      <w:proofErr w:type="spellEnd"/>
      <w:r w:rsidR="00CF40D5" w:rsidRPr="00C654E9">
        <w:rPr>
          <w:bCs/>
          <w:i/>
          <w:iCs/>
          <w:vertAlign w:val="subscript"/>
        </w:rPr>
        <w:t>_____(</w:t>
      </w:r>
      <w:proofErr w:type="spellStart"/>
      <w:r w:rsidR="00CF40D5" w:rsidRPr="00C654E9">
        <w:rPr>
          <w:bCs/>
          <w:i/>
          <w:iCs/>
          <w:vertAlign w:val="subscript"/>
        </w:rPr>
        <w:t>t,field</w:t>
      </w:r>
      <w:proofErr w:type="spellEnd"/>
      <w:r w:rsidR="00CF40D5" w:rsidRPr="00C654E9">
        <w:rPr>
          <w:bCs/>
          <w:i/>
          <w:iCs/>
          <w:vertAlign w:val="subscript"/>
        </w:rPr>
        <w:t xml:space="preserve"> n)</w:t>
      </w:r>
      <w:r w:rsidR="00CF40D5" w:rsidRPr="00C654E9">
        <w:rPr>
          <w:bCs/>
        </w:rPr>
        <w:t>) (see</w:t>
      </w:r>
      <w:r w:rsidR="00CF40D5" w:rsidRPr="00C654E9">
        <w:rPr>
          <w:b/>
        </w:rPr>
        <w:t xml:space="preserve"> </w:t>
      </w:r>
      <w:r w:rsidR="00CF40D5" w:rsidRPr="00C654E9">
        <w:rPr>
          <w:b/>
        </w:rPr>
        <w:fldChar w:fldCharType="begin"/>
      </w:r>
      <w:r w:rsidR="00CF40D5" w:rsidRPr="00C654E9">
        <w:rPr>
          <w:b/>
        </w:rPr>
        <w:instrText xml:space="preserve"> REF Nlandmanureremainingt_Eq \h  \* MERGEFORMAT </w:instrText>
      </w:r>
      <w:r w:rsidR="00CF40D5" w:rsidRPr="00C654E9">
        <w:rPr>
          <w:b/>
        </w:rPr>
      </w:r>
      <w:r w:rsidR="00CF40D5" w:rsidRPr="00C654E9">
        <w:rPr>
          <w:b/>
        </w:rPr>
        <w:fldChar w:fldCharType="separate"/>
      </w:r>
      <w:r w:rsidR="00CF40D5" w:rsidRPr="00C654E9">
        <w:rPr>
          <w:b/>
        </w:rPr>
        <w:t xml:space="preserve">Eq. </w:t>
      </w:r>
      <w:r w:rsidR="00CF40D5" w:rsidRPr="00C654E9">
        <w:rPr>
          <w:b/>
          <w:noProof/>
        </w:rPr>
        <w:t>4.6.1</w:t>
      </w:r>
      <w:r w:rsidR="00CF40D5" w:rsidRPr="00C654E9">
        <w:rPr>
          <w:b/>
        </w:rPr>
        <w:noBreakHyphen/>
      </w:r>
      <w:r w:rsidR="00CF40D5" w:rsidRPr="00C654E9">
        <w:rPr>
          <w:b/>
          <w:noProof/>
        </w:rPr>
        <w:t>4</w:t>
      </w:r>
      <w:r w:rsidR="00CF40D5" w:rsidRPr="00C654E9">
        <w:rPr>
          <w:bCs/>
          <w:noProof/>
        </w:rPr>
        <w:t>).</w:t>
      </w:r>
      <w:r w:rsidR="00CF40D5" w:rsidRPr="00C654E9">
        <w:rPr>
          <w:b/>
        </w:rPr>
        <w:fldChar w:fldCharType="end"/>
      </w:r>
    </w:p>
    <w:p w14:paraId="72367F57" w14:textId="73978088" w:rsidR="00507757" w:rsidRPr="00C654E9" w:rsidRDefault="00507757" w:rsidP="00CF40D5">
      <w:pPr>
        <w:keepNext/>
        <w:tabs>
          <w:tab w:val="clear" w:pos="2880"/>
          <w:tab w:val="clear" w:pos="9360"/>
          <w:tab w:val="right" w:pos="9781"/>
        </w:tabs>
        <w:spacing w:after="120"/>
        <w:rPr>
          <w:bCs/>
        </w:rPr>
      </w:pPr>
      <w:r w:rsidRPr="00C654E9">
        <w:rPr>
          <w:bCs/>
        </w:rPr>
        <w:t>Total direct N</w:t>
      </w:r>
      <w:r w:rsidRPr="00C654E9">
        <w:rPr>
          <w:bCs/>
          <w:vertAlign w:val="subscript"/>
        </w:rPr>
        <w:t>2</w:t>
      </w:r>
      <w:r w:rsidRPr="00C654E9">
        <w:rPr>
          <w:bCs/>
        </w:rPr>
        <w:t xml:space="preserve">O emissions from land-applied digestate are estimates as the sum of emissions from all field-specific and leftover </w:t>
      </w:r>
      <w:r w:rsidR="005F45A6" w:rsidRPr="00C654E9">
        <w:rPr>
          <w:bCs/>
        </w:rPr>
        <w:t xml:space="preserve">digestate </w:t>
      </w:r>
      <w:r w:rsidRPr="00C654E9">
        <w:rPr>
          <w:bCs/>
        </w:rPr>
        <w:t>applications</w:t>
      </w:r>
      <w:r w:rsidR="005F45A6" w:rsidRPr="00C654E9">
        <w:rPr>
          <w:bCs/>
        </w:rPr>
        <w:t xml:space="preserve">, </w:t>
      </w:r>
      <w:r w:rsidR="005F45A6" w:rsidRPr="00C654E9">
        <w:rPr>
          <w:bCs/>
          <w:szCs w:val="24"/>
        </w:rPr>
        <w:t>and total emissions at the farm scale are the sum of emissions from all fields.</w:t>
      </w:r>
    </w:p>
    <w:p w14:paraId="44EA0B20" w14:textId="484B7063" w:rsidR="00471FBE" w:rsidRPr="00C654E9" w:rsidRDefault="00471FBE" w:rsidP="008A7F5F">
      <w:pPr>
        <w:pStyle w:val="Heading3"/>
      </w:pPr>
      <w:bookmarkStart w:id="827" w:name="_Toc152758635"/>
      <w:r w:rsidRPr="00C654E9">
        <w:t>Indirect N</w:t>
      </w:r>
      <w:r w:rsidRPr="00C654E9">
        <w:rPr>
          <w:vertAlign w:val="subscript"/>
        </w:rPr>
        <w:t>2</w:t>
      </w:r>
      <w:r w:rsidRPr="00C654E9">
        <w:t>O emissions from land-applied digestate</w:t>
      </w:r>
      <w:bookmarkEnd w:id="827"/>
    </w:p>
    <w:p w14:paraId="61B9A2E4" w14:textId="57CB3A6C" w:rsidR="00471FBE" w:rsidRPr="00C654E9" w:rsidRDefault="00471FBE" w:rsidP="00471FBE">
      <w:pPr>
        <w:pStyle w:val="Heading4"/>
      </w:pPr>
      <w:r w:rsidRPr="00C654E9">
        <w:t>Ammonia emissions from land-applied digestate</w:t>
      </w:r>
    </w:p>
    <w:p w14:paraId="5E046F3E" w14:textId="5397BDF6" w:rsidR="00A80C4F" w:rsidRPr="00C654E9" w:rsidRDefault="003A557B" w:rsidP="00A80C4F">
      <w:r w:rsidRPr="00C654E9">
        <w:t xml:space="preserve">Ammonia emissions during the land application of digestate (raw and stored, whole, liquid fraction or solid fraction) are estimated using the </w:t>
      </w:r>
      <w:r w:rsidR="000E7E84" w:rsidRPr="00C654E9">
        <w:t xml:space="preserve">same </w:t>
      </w:r>
      <w:r w:rsidR="006E2FBA" w:rsidRPr="00C654E9">
        <w:t xml:space="preserve">general </w:t>
      </w:r>
      <w:r w:rsidR="000E7E84" w:rsidRPr="00C654E9">
        <w:t xml:space="preserve">approach used for land-applied manure from swine, sheep and other livestock (see </w:t>
      </w:r>
      <w:r w:rsidR="000E7E84" w:rsidRPr="00C654E9">
        <w:rPr>
          <w:b/>
          <w:bCs/>
        </w:rPr>
        <w:t xml:space="preserve">Section </w:t>
      </w:r>
      <w:r w:rsidR="000E7E84" w:rsidRPr="00C654E9">
        <w:rPr>
          <w:b/>
          <w:bCs/>
        </w:rPr>
        <w:fldChar w:fldCharType="begin"/>
      </w:r>
      <w:r w:rsidR="000E7E84" w:rsidRPr="00C654E9">
        <w:rPr>
          <w:b/>
          <w:bCs/>
        </w:rPr>
        <w:instrText xml:space="preserve"> REF _Ref97644759 \r \h  \* MERGEFORMAT </w:instrText>
      </w:r>
      <w:r w:rsidR="000E7E84" w:rsidRPr="00C654E9">
        <w:rPr>
          <w:b/>
          <w:bCs/>
        </w:rPr>
      </w:r>
      <w:r w:rsidR="000E7E84" w:rsidRPr="00C654E9">
        <w:rPr>
          <w:b/>
          <w:bCs/>
        </w:rPr>
        <w:fldChar w:fldCharType="separate"/>
      </w:r>
      <w:r w:rsidR="000E7E84" w:rsidRPr="00C654E9">
        <w:rPr>
          <w:b/>
          <w:bCs/>
        </w:rPr>
        <w:t>4.6.2.3</w:t>
      </w:r>
      <w:r w:rsidR="000E7E84" w:rsidRPr="00C654E9">
        <w:rPr>
          <w:b/>
          <w:bCs/>
        </w:rPr>
        <w:fldChar w:fldCharType="end"/>
      </w:r>
      <w:r w:rsidR="000E7E84" w:rsidRPr="00C654E9">
        <w:t>)</w:t>
      </w:r>
      <w:r w:rsidR="006E2FBA" w:rsidRPr="00C654E9">
        <w:t xml:space="preserve">. For all types of land-applied digestate, a single </w:t>
      </w:r>
      <w:proofErr w:type="spellStart"/>
      <w:r w:rsidR="000E7E84" w:rsidRPr="00C654E9">
        <w:rPr>
          <w:i/>
        </w:rPr>
        <w:t>Frac</w:t>
      </w:r>
      <w:r w:rsidR="000E7E84" w:rsidRPr="00C654E9">
        <w:rPr>
          <w:i/>
          <w:vertAlign w:val="subscript"/>
        </w:rPr>
        <w:t>volatilization</w:t>
      </w:r>
      <w:r w:rsidR="00507757" w:rsidRPr="00C654E9">
        <w:rPr>
          <w:i/>
          <w:vertAlign w:val="subscript"/>
        </w:rPr>
        <w:t>_landapplication</w:t>
      </w:r>
      <w:proofErr w:type="spellEnd"/>
      <w:r w:rsidR="000E7E84" w:rsidRPr="00C654E9">
        <w:t xml:space="preserve"> value</w:t>
      </w:r>
      <w:r w:rsidR="006E2FBA" w:rsidRPr="00C654E9">
        <w:t xml:space="preserve"> of 0</w:t>
      </w:r>
      <w:r w:rsidR="006E2FBA" w:rsidRPr="00C654E9">
        <w:rPr>
          <w:szCs w:val="24"/>
        </w:rPr>
        <w:t>.</w:t>
      </w:r>
      <w:r w:rsidR="00A80C4F" w:rsidRPr="00C654E9">
        <w:rPr>
          <w:szCs w:val="24"/>
        </w:rPr>
        <w:t>1705</w:t>
      </w:r>
      <w:r w:rsidR="006E2FBA" w:rsidRPr="00C654E9">
        <w:rPr>
          <w:szCs w:val="24"/>
        </w:rPr>
        <w:t xml:space="preserve"> kg NH</w:t>
      </w:r>
      <w:r w:rsidR="006E2FBA" w:rsidRPr="00C654E9">
        <w:rPr>
          <w:szCs w:val="24"/>
          <w:vertAlign w:val="subscript"/>
        </w:rPr>
        <w:t>3</w:t>
      </w:r>
      <w:r w:rsidR="006E2FBA" w:rsidRPr="00C654E9">
        <w:rPr>
          <w:szCs w:val="24"/>
        </w:rPr>
        <w:t>-N (kg N)</w:t>
      </w:r>
      <w:r w:rsidR="006E2FBA" w:rsidRPr="00C654E9">
        <w:rPr>
          <w:szCs w:val="24"/>
          <w:vertAlign w:val="superscript"/>
        </w:rPr>
        <w:t>-1</w:t>
      </w:r>
      <w:r w:rsidR="006E2FBA" w:rsidRPr="00C654E9">
        <w:rPr>
          <w:szCs w:val="24"/>
        </w:rPr>
        <w:t xml:space="preserve"> is</w:t>
      </w:r>
      <w:r w:rsidR="006E2FBA" w:rsidRPr="00C654E9">
        <w:t xml:space="preserve"> used</w:t>
      </w:r>
      <w:r w:rsidR="009A5D19" w:rsidRPr="00C654E9">
        <w:t xml:space="preserve">, </w:t>
      </w:r>
      <w:r w:rsidR="006E2FBA" w:rsidRPr="00C654E9">
        <w:t xml:space="preserve">calculated as the average of all provincial </w:t>
      </w:r>
      <w:proofErr w:type="spellStart"/>
      <w:r w:rsidR="006E2FBA" w:rsidRPr="00C654E9">
        <w:rPr>
          <w:i/>
          <w:iCs/>
        </w:rPr>
        <w:t>Frac</w:t>
      </w:r>
      <w:r w:rsidR="006E2FBA" w:rsidRPr="00C654E9">
        <w:rPr>
          <w:i/>
          <w:iCs/>
          <w:vertAlign w:val="subscript"/>
        </w:rPr>
        <w:t>volatilization</w:t>
      </w:r>
      <w:r w:rsidR="00507757" w:rsidRPr="00C654E9">
        <w:rPr>
          <w:i/>
          <w:iCs/>
          <w:vertAlign w:val="subscript"/>
        </w:rPr>
        <w:t>_landapplication</w:t>
      </w:r>
      <w:proofErr w:type="spellEnd"/>
      <w:r w:rsidR="006E2FBA" w:rsidRPr="00C654E9">
        <w:t xml:space="preserve"> values for dairy cattle and swine manure for the year 2020 (the most recent year reported in </w:t>
      </w:r>
      <w:r w:rsidR="000E7E84" w:rsidRPr="00C654E9">
        <w:t>ECCC (2022)</w:t>
      </w:r>
      <w:r w:rsidR="006E2FBA" w:rsidRPr="00C654E9">
        <w:t xml:space="preserve">, see </w:t>
      </w:r>
      <w:r w:rsidR="006E2FBA" w:rsidRPr="00C654E9">
        <w:fldChar w:fldCharType="begin"/>
      </w:r>
      <w:r w:rsidR="006E2FBA" w:rsidRPr="00C654E9">
        <w:instrText xml:space="preserve"> REF _Ref141179573 \h  \* MERGEFORMAT </w:instrText>
      </w:r>
      <w:r w:rsidR="006E2FBA" w:rsidRPr="00C654E9">
        <w:fldChar w:fldCharType="separate"/>
      </w:r>
      <w:r w:rsidR="006E2FBA" w:rsidRPr="00C654E9">
        <w:rPr>
          <w:b/>
          <w:bCs/>
        </w:rPr>
        <w:t xml:space="preserve">Table </w:t>
      </w:r>
      <w:r w:rsidR="006E2FBA" w:rsidRPr="00C654E9">
        <w:rPr>
          <w:b/>
          <w:bCs/>
          <w:noProof/>
        </w:rPr>
        <w:t>61</w:t>
      </w:r>
      <w:r w:rsidR="006E2FBA" w:rsidRPr="00C654E9">
        <w:fldChar w:fldCharType="end"/>
      </w:r>
      <w:r w:rsidR="006E2FBA" w:rsidRPr="00C654E9">
        <w:t xml:space="preserve"> and </w:t>
      </w:r>
      <w:r w:rsidR="006E2FBA" w:rsidRPr="00C654E9">
        <w:fldChar w:fldCharType="begin"/>
      </w:r>
      <w:r w:rsidR="006E2FBA" w:rsidRPr="00C654E9">
        <w:instrText xml:space="preserve"> REF _Ref141179576 \h  \* MERGEFORMAT </w:instrText>
      </w:r>
      <w:r w:rsidR="006E2FBA" w:rsidRPr="00C654E9">
        <w:fldChar w:fldCharType="separate"/>
      </w:r>
      <w:r w:rsidR="006E2FBA" w:rsidRPr="00C654E9">
        <w:rPr>
          <w:b/>
          <w:bCs/>
        </w:rPr>
        <w:t xml:space="preserve">Table </w:t>
      </w:r>
      <w:r w:rsidR="006E2FBA" w:rsidRPr="00C654E9">
        <w:rPr>
          <w:b/>
          <w:bCs/>
          <w:noProof/>
        </w:rPr>
        <w:t>62</w:t>
      </w:r>
      <w:r w:rsidR="006E2FBA" w:rsidRPr="00C654E9">
        <w:fldChar w:fldCharType="end"/>
      </w:r>
      <w:r w:rsidR="006E2FBA" w:rsidRPr="00C654E9">
        <w:t>)</w:t>
      </w:r>
      <w:r w:rsidR="000E7E84" w:rsidRPr="00C654E9">
        <w:t xml:space="preserve">. </w:t>
      </w:r>
      <w:r w:rsidR="00444A25" w:rsidRPr="00C654E9">
        <w:t>An average dairy/swine manure value was used as, based on expert opinion, the characteristics of digestate are typically closest to those of liquid dairy/swine manure.</w:t>
      </w:r>
    </w:p>
    <w:p w14:paraId="31E713CC" w14:textId="20CA7E58" w:rsidR="00A80C4F" w:rsidRPr="00C654E9" w:rsidRDefault="00A80C4F" w:rsidP="00A80C4F">
      <w:pPr>
        <w:keepNext/>
        <w:tabs>
          <w:tab w:val="clear" w:pos="2880"/>
          <w:tab w:val="clear" w:pos="9360"/>
        </w:tabs>
        <w:ind w:left="2837" w:hanging="2837"/>
        <w:rPr>
          <w:b/>
          <w:bCs/>
          <w:iCs/>
          <w:szCs w:val="24"/>
        </w:rPr>
      </w:pPr>
      <w:r w:rsidRPr="00C654E9">
        <w:rPr>
          <w:b/>
          <w:bCs/>
          <w:iCs/>
          <w:szCs w:val="24"/>
        </w:rPr>
        <w:t>To calculate NH</w:t>
      </w:r>
      <w:r w:rsidRPr="00C654E9">
        <w:rPr>
          <w:b/>
          <w:bCs/>
          <w:iCs/>
          <w:szCs w:val="24"/>
          <w:vertAlign w:val="subscript"/>
        </w:rPr>
        <w:t>3</w:t>
      </w:r>
      <w:r w:rsidRPr="00C654E9">
        <w:rPr>
          <w:b/>
          <w:bCs/>
          <w:iCs/>
          <w:szCs w:val="24"/>
        </w:rPr>
        <w:t xml:space="preserve"> emissions from </w:t>
      </w:r>
      <w:r w:rsidR="00444A25" w:rsidRPr="00C654E9">
        <w:rPr>
          <w:b/>
          <w:bCs/>
          <w:iCs/>
          <w:szCs w:val="24"/>
        </w:rPr>
        <w:t>digestate</w:t>
      </w:r>
      <w:r w:rsidRPr="00C654E9">
        <w:rPr>
          <w:b/>
          <w:bCs/>
          <w:iCs/>
          <w:szCs w:val="24"/>
        </w:rPr>
        <w:t xml:space="preserve"> applied to a specific field:</w:t>
      </w:r>
    </w:p>
    <w:p w14:paraId="6B96B52A" w14:textId="29E6AAD8" w:rsidR="00A80C4F" w:rsidRPr="00C654E9" w:rsidRDefault="004B6B45" w:rsidP="000E7E84">
      <w:r w:rsidRPr="00C654E9">
        <w:t xml:space="preserve">Ammonia emissions from digestate application to field </w:t>
      </w:r>
      <w:r w:rsidRPr="00C654E9">
        <w:rPr>
          <w:i/>
          <w:iCs/>
        </w:rPr>
        <w:t>n</w:t>
      </w:r>
      <w:r w:rsidRPr="00C654E9">
        <w:t xml:space="preserve"> in year </w:t>
      </w:r>
      <w:r w:rsidRPr="00C654E9">
        <w:rPr>
          <w:i/>
          <w:iCs/>
        </w:rPr>
        <w:t>t</w:t>
      </w:r>
      <w:r w:rsidRPr="00C654E9">
        <w:t xml:space="preserve"> (</w:t>
      </w:r>
      <w:r w:rsidRPr="00C654E9">
        <w:rPr>
          <w:i/>
          <w:iCs/>
        </w:rPr>
        <w:t>NH</w:t>
      </w:r>
      <w:r w:rsidRPr="00C654E9">
        <w:rPr>
          <w:i/>
          <w:iCs/>
          <w:vertAlign w:val="subscript"/>
        </w:rPr>
        <w:t>3</w:t>
      </w:r>
      <w:r w:rsidRPr="00C654E9">
        <w:rPr>
          <w:i/>
          <w:iCs/>
        </w:rPr>
        <w:t>_N</w:t>
      </w:r>
      <w:r w:rsidRPr="00C654E9">
        <w:rPr>
          <w:i/>
          <w:iCs/>
          <w:vertAlign w:val="subscript"/>
        </w:rPr>
        <w:t>digestate_____(</w:t>
      </w:r>
      <w:proofErr w:type="spellStart"/>
      <w:r w:rsidRPr="00C654E9">
        <w:rPr>
          <w:i/>
          <w:iCs/>
          <w:vertAlign w:val="subscript"/>
        </w:rPr>
        <w:t>t,field</w:t>
      </w:r>
      <w:proofErr w:type="spellEnd"/>
      <w:r w:rsidRPr="00C654E9">
        <w:rPr>
          <w:i/>
          <w:iCs/>
          <w:vertAlign w:val="subscript"/>
        </w:rPr>
        <w:t xml:space="preserve"> n)</w:t>
      </w:r>
      <w:r w:rsidRPr="00C654E9">
        <w:t xml:space="preserve">) are estimated </w:t>
      </w:r>
      <w:r w:rsidR="00507757" w:rsidRPr="00C654E9">
        <w:t>as the product of</w:t>
      </w:r>
      <w:r w:rsidRPr="00C654E9">
        <w:t xml:space="preserve"> the amount of digestate N applied (</w:t>
      </w:r>
      <w:proofErr w:type="spellStart"/>
      <w:r w:rsidRPr="00C654E9">
        <w:rPr>
          <w:i/>
          <w:iCs/>
        </w:rPr>
        <w:t>N</w:t>
      </w:r>
      <w:r w:rsidRPr="00C654E9">
        <w:rPr>
          <w:i/>
          <w:iCs/>
          <w:vertAlign w:val="subscript"/>
        </w:rPr>
        <w:t>landdigestate</w:t>
      </w:r>
      <w:proofErr w:type="spellEnd"/>
      <w:r w:rsidRPr="00C654E9">
        <w:rPr>
          <w:i/>
          <w:iCs/>
          <w:vertAlign w:val="subscript"/>
        </w:rPr>
        <w:t>_____(</w:t>
      </w:r>
      <w:proofErr w:type="spellStart"/>
      <w:r w:rsidRPr="00C654E9">
        <w:rPr>
          <w:i/>
          <w:iCs/>
          <w:vertAlign w:val="subscript"/>
        </w:rPr>
        <w:t>t,field</w:t>
      </w:r>
      <w:proofErr w:type="spellEnd"/>
      <w:r w:rsidRPr="00C654E9">
        <w:rPr>
          <w:i/>
          <w:iCs/>
          <w:vertAlign w:val="subscript"/>
        </w:rPr>
        <w:t xml:space="preserve"> n)</w:t>
      </w:r>
      <w:r w:rsidRPr="00C654E9">
        <w:t xml:space="preserve">) and the </w:t>
      </w:r>
      <w:proofErr w:type="spellStart"/>
      <w:r w:rsidRPr="00C654E9">
        <w:rPr>
          <w:i/>
          <w:iCs/>
        </w:rPr>
        <w:t>Frac</w:t>
      </w:r>
      <w:r w:rsidRPr="00C654E9">
        <w:rPr>
          <w:i/>
          <w:iCs/>
          <w:vertAlign w:val="subscript"/>
        </w:rPr>
        <w:t>volatilization</w:t>
      </w:r>
      <w:r w:rsidR="00507757" w:rsidRPr="00C654E9">
        <w:rPr>
          <w:i/>
          <w:iCs/>
          <w:vertAlign w:val="subscript"/>
        </w:rPr>
        <w:t>_landapplication</w:t>
      </w:r>
      <w:proofErr w:type="spellEnd"/>
      <w:r w:rsidRPr="00C654E9">
        <w:t xml:space="preserve"> value (see </w:t>
      </w:r>
      <w:r w:rsidRPr="00C654E9">
        <w:fldChar w:fldCharType="begin"/>
      </w:r>
      <w:r w:rsidRPr="00C654E9">
        <w:instrText xml:space="preserve"> REF NH3_Nlandapplication_SheepSwineOther_Eq \h </w:instrText>
      </w:r>
      <w:r w:rsidR="00507757" w:rsidRPr="00C654E9">
        <w:instrText xml:space="preserve"> \* MERGEFORMAT </w:instrText>
      </w:r>
      <w:r w:rsidRPr="00C654E9">
        <w:fldChar w:fldCharType="separate"/>
      </w:r>
      <w:r w:rsidRPr="00C654E9">
        <w:rPr>
          <w:b/>
        </w:rPr>
        <w:t xml:space="preserve">Eq. </w:t>
      </w:r>
      <w:r w:rsidRPr="00C654E9">
        <w:rPr>
          <w:b/>
          <w:noProof/>
        </w:rPr>
        <w:t>4.6.2</w:t>
      </w:r>
      <w:r w:rsidRPr="00C654E9">
        <w:rPr>
          <w:b/>
        </w:rPr>
        <w:noBreakHyphen/>
      </w:r>
      <w:r w:rsidRPr="00C654E9">
        <w:rPr>
          <w:b/>
          <w:noProof/>
        </w:rPr>
        <w:t>12</w:t>
      </w:r>
      <w:r w:rsidRPr="00C654E9">
        <w:fldChar w:fldCharType="end"/>
      </w:r>
      <w:r w:rsidRPr="00C654E9">
        <w:t>).</w:t>
      </w:r>
    </w:p>
    <w:p w14:paraId="6BB0DCF0" w14:textId="37FE57AE" w:rsidR="004B6B45" w:rsidRPr="00C654E9" w:rsidRDefault="004B6B45" w:rsidP="004B6B45">
      <w:pPr>
        <w:tabs>
          <w:tab w:val="clear" w:pos="2880"/>
          <w:tab w:val="clear" w:pos="9360"/>
        </w:tabs>
        <w:rPr>
          <w:bCs/>
        </w:rPr>
      </w:pPr>
      <w:r w:rsidRPr="00C654E9">
        <w:rPr>
          <w:b/>
          <w:i/>
        </w:rPr>
        <w:t>Any digestate not applied to a specific field (‘leftover’ digestate) is considered a source of further NH</w:t>
      </w:r>
      <w:r w:rsidRPr="00C654E9">
        <w:rPr>
          <w:b/>
          <w:i/>
          <w:vertAlign w:val="subscript"/>
        </w:rPr>
        <w:t>3</w:t>
      </w:r>
      <w:r w:rsidRPr="00C654E9">
        <w:rPr>
          <w:b/>
          <w:i/>
        </w:rPr>
        <w:t xml:space="preserve"> emissions. For this purpose, it is assumed that the ‘leftover’ digestate N is spread equally across the farm’s fields (excl. native rangeland, if present), </w:t>
      </w:r>
      <w:r w:rsidRPr="00C654E9">
        <w:rPr>
          <w:b/>
          <w:iCs/>
        </w:rPr>
        <w:t>with NH</w:t>
      </w:r>
      <w:r w:rsidRPr="00C654E9">
        <w:rPr>
          <w:b/>
          <w:iCs/>
          <w:vertAlign w:val="subscript"/>
        </w:rPr>
        <w:t>3</w:t>
      </w:r>
      <w:r w:rsidRPr="00C654E9">
        <w:rPr>
          <w:b/>
          <w:iCs/>
        </w:rPr>
        <w:t xml:space="preserve"> emissions estimated using the same </w:t>
      </w:r>
      <w:proofErr w:type="spellStart"/>
      <w:r w:rsidRPr="00C654E9">
        <w:rPr>
          <w:b/>
          <w:i/>
        </w:rPr>
        <w:t>Frac</w:t>
      </w:r>
      <w:r w:rsidRPr="00C654E9">
        <w:rPr>
          <w:b/>
          <w:i/>
          <w:vertAlign w:val="subscript"/>
        </w:rPr>
        <w:t>volatilization</w:t>
      </w:r>
      <w:r w:rsidR="00507757" w:rsidRPr="00C654E9">
        <w:rPr>
          <w:b/>
          <w:i/>
          <w:vertAlign w:val="subscript"/>
        </w:rPr>
        <w:t>_landapplication</w:t>
      </w:r>
      <w:proofErr w:type="spellEnd"/>
      <w:r w:rsidRPr="00C654E9">
        <w:rPr>
          <w:b/>
          <w:iCs/>
        </w:rPr>
        <w:t xml:space="preserve"> value of 0.1705 </w:t>
      </w:r>
      <w:r w:rsidRPr="00C654E9">
        <w:rPr>
          <w:b/>
          <w:bCs/>
          <w:szCs w:val="24"/>
        </w:rPr>
        <w:t>kg NH</w:t>
      </w:r>
      <w:r w:rsidRPr="00C654E9">
        <w:rPr>
          <w:b/>
          <w:bCs/>
          <w:szCs w:val="24"/>
          <w:vertAlign w:val="subscript"/>
        </w:rPr>
        <w:t>3</w:t>
      </w:r>
      <w:r w:rsidRPr="00C654E9">
        <w:rPr>
          <w:b/>
          <w:bCs/>
          <w:szCs w:val="24"/>
        </w:rPr>
        <w:t>-N (kg N)</w:t>
      </w:r>
      <w:r w:rsidRPr="00C654E9">
        <w:rPr>
          <w:b/>
          <w:bCs/>
          <w:szCs w:val="24"/>
          <w:vertAlign w:val="superscript"/>
        </w:rPr>
        <w:t>-1</w:t>
      </w:r>
      <w:r w:rsidRPr="00C654E9">
        <w:rPr>
          <w:b/>
          <w:bCs/>
          <w:szCs w:val="24"/>
        </w:rPr>
        <w:t>.</w:t>
      </w:r>
      <w:r w:rsidRPr="00C654E9">
        <w:rPr>
          <w:b/>
          <w:iCs/>
        </w:rPr>
        <w:t xml:space="preserve"> </w:t>
      </w:r>
      <w:r w:rsidRPr="00C654E9">
        <w:rPr>
          <w:bCs/>
          <w:iCs/>
        </w:rPr>
        <w:t xml:space="preserve">Emissions from the application of leftover digestate are estimated on a per field basis using the same approach employed for </w:t>
      </w:r>
      <w:r w:rsidR="00507757" w:rsidRPr="00C654E9">
        <w:rPr>
          <w:bCs/>
          <w:iCs/>
        </w:rPr>
        <w:t>manure application for sheep, swine and other livestock</w:t>
      </w:r>
      <w:r w:rsidRPr="00C654E9">
        <w:rPr>
          <w:bCs/>
          <w:iCs/>
        </w:rPr>
        <w:t xml:space="preserve">. </w:t>
      </w:r>
      <w:r w:rsidR="00507757" w:rsidRPr="00C654E9">
        <w:rPr>
          <w:bCs/>
          <w:iCs/>
        </w:rPr>
        <w:t>Ammonia</w:t>
      </w:r>
      <w:r w:rsidRPr="00C654E9">
        <w:rPr>
          <w:bCs/>
          <w:iCs/>
        </w:rPr>
        <w:t xml:space="preserve"> emissions from the application of leftover </w:t>
      </w:r>
      <w:r w:rsidR="00507757" w:rsidRPr="00C654E9">
        <w:rPr>
          <w:bCs/>
          <w:iCs/>
        </w:rPr>
        <w:t>digestate</w:t>
      </w:r>
      <w:r w:rsidRPr="00C654E9">
        <w:rPr>
          <w:bCs/>
          <w:iCs/>
        </w:rPr>
        <w:t xml:space="preserve"> on the farm’s fields</w:t>
      </w:r>
      <w:r w:rsidR="00507757" w:rsidRPr="00C654E9">
        <w:rPr>
          <w:bCs/>
          <w:iCs/>
        </w:rPr>
        <w:t xml:space="preserve"> are calculated based on the amount of leftover digestate (</w:t>
      </w:r>
      <w:proofErr w:type="spellStart"/>
      <w:r w:rsidR="00507757" w:rsidRPr="00C654E9">
        <w:rPr>
          <w:bCs/>
          <w:i/>
          <w:iCs/>
        </w:rPr>
        <w:t>N</w:t>
      </w:r>
      <w:r w:rsidR="00507757" w:rsidRPr="00C654E9">
        <w:rPr>
          <w:bCs/>
          <w:i/>
          <w:iCs/>
          <w:vertAlign w:val="subscript"/>
        </w:rPr>
        <w:t>landdigestateremaining</w:t>
      </w:r>
      <w:proofErr w:type="spellEnd"/>
      <w:r w:rsidR="00507757" w:rsidRPr="00C654E9">
        <w:rPr>
          <w:bCs/>
          <w:i/>
          <w:iCs/>
          <w:vertAlign w:val="subscript"/>
        </w:rPr>
        <w:t>(t)</w:t>
      </w:r>
      <w:r w:rsidR="00507757" w:rsidRPr="00C654E9">
        <w:rPr>
          <w:bCs/>
        </w:rPr>
        <w:t xml:space="preserve">) and </w:t>
      </w:r>
      <w:proofErr w:type="spellStart"/>
      <w:r w:rsidR="00507757" w:rsidRPr="00C654E9">
        <w:rPr>
          <w:bCs/>
          <w:i/>
          <w:iCs/>
        </w:rPr>
        <w:t>Frac</w:t>
      </w:r>
      <w:r w:rsidR="00507757" w:rsidRPr="00C654E9">
        <w:rPr>
          <w:bCs/>
          <w:i/>
          <w:iCs/>
          <w:vertAlign w:val="subscript"/>
        </w:rPr>
        <w:t>volatilization_landapplication</w:t>
      </w:r>
      <w:proofErr w:type="spellEnd"/>
      <w:r w:rsidR="00507757" w:rsidRPr="00C654E9">
        <w:rPr>
          <w:bCs/>
        </w:rPr>
        <w:t xml:space="preserve"> (see </w:t>
      </w:r>
      <w:r w:rsidR="00507757" w:rsidRPr="00C654E9">
        <w:rPr>
          <w:bCs/>
        </w:rPr>
        <w:fldChar w:fldCharType="begin"/>
      </w:r>
      <w:r w:rsidR="00507757" w:rsidRPr="00C654E9">
        <w:rPr>
          <w:bCs/>
        </w:rPr>
        <w:instrText xml:space="preserve"> REF NH3Nlandapplication_leftover_t_Sheep_Eq \h  \* MERGEFORMAT </w:instrText>
      </w:r>
      <w:r w:rsidR="00507757" w:rsidRPr="00C654E9">
        <w:rPr>
          <w:bCs/>
        </w:rPr>
      </w:r>
      <w:r w:rsidR="00507757" w:rsidRPr="00C654E9">
        <w:rPr>
          <w:bCs/>
        </w:rPr>
        <w:fldChar w:fldCharType="separate"/>
      </w:r>
      <w:r w:rsidR="00507757" w:rsidRPr="00C654E9">
        <w:rPr>
          <w:b/>
        </w:rPr>
        <w:tab/>
        <w:t xml:space="preserve">Eq. </w:t>
      </w:r>
      <w:r w:rsidR="00507757" w:rsidRPr="00C654E9">
        <w:rPr>
          <w:b/>
          <w:noProof/>
        </w:rPr>
        <w:t>4.6.2</w:t>
      </w:r>
      <w:r w:rsidR="00507757" w:rsidRPr="00C654E9">
        <w:rPr>
          <w:b/>
        </w:rPr>
        <w:noBreakHyphen/>
      </w:r>
      <w:r w:rsidR="00507757" w:rsidRPr="00C654E9">
        <w:rPr>
          <w:b/>
          <w:noProof/>
        </w:rPr>
        <w:t>15</w:t>
      </w:r>
      <w:r w:rsidR="00507757" w:rsidRPr="00C654E9">
        <w:rPr>
          <w:bCs/>
        </w:rPr>
        <w:fldChar w:fldCharType="end"/>
      </w:r>
      <w:r w:rsidR="00ED0FE9" w:rsidRPr="00C654E9">
        <w:rPr>
          <w:bCs/>
        </w:rPr>
        <w:t xml:space="preserve"> </w:t>
      </w:r>
      <w:r w:rsidR="00507757" w:rsidRPr="00C654E9">
        <w:rPr>
          <w:bCs/>
        </w:rPr>
        <w:t>-</w:t>
      </w:r>
      <w:r w:rsidR="00ED0FE9" w:rsidRPr="00C654E9">
        <w:rPr>
          <w:bCs/>
        </w:rPr>
        <w:t xml:space="preserve"> </w:t>
      </w:r>
      <w:r w:rsidR="00507757" w:rsidRPr="00C654E9">
        <w:rPr>
          <w:bCs/>
        </w:rPr>
        <w:fldChar w:fldCharType="begin"/>
      </w:r>
      <w:r w:rsidR="00507757" w:rsidRPr="00C654E9">
        <w:rPr>
          <w:bCs/>
        </w:rPr>
        <w:instrText xml:space="preserve"> REF NH3Nlandapp_leftover_tfieldn_Sheep_Eq \h  \* MERGEFORMAT </w:instrText>
      </w:r>
      <w:r w:rsidR="00507757" w:rsidRPr="00C654E9">
        <w:rPr>
          <w:bCs/>
        </w:rPr>
      </w:r>
      <w:r w:rsidR="00507757" w:rsidRPr="00C654E9">
        <w:rPr>
          <w:bCs/>
        </w:rPr>
        <w:fldChar w:fldCharType="separate"/>
      </w:r>
      <w:r w:rsidR="00507757" w:rsidRPr="00C654E9">
        <w:rPr>
          <w:b/>
        </w:rPr>
        <w:t xml:space="preserve">Eq. </w:t>
      </w:r>
      <w:r w:rsidR="00507757" w:rsidRPr="00C654E9">
        <w:rPr>
          <w:b/>
          <w:noProof/>
        </w:rPr>
        <w:t>4.6.2</w:t>
      </w:r>
      <w:r w:rsidR="00507757" w:rsidRPr="00C654E9">
        <w:rPr>
          <w:b/>
        </w:rPr>
        <w:noBreakHyphen/>
      </w:r>
      <w:r w:rsidR="00507757" w:rsidRPr="00C654E9">
        <w:rPr>
          <w:b/>
          <w:noProof/>
        </w:rPr>
        <w:t>16</w:t>
      </w:r>
      <w:r w:rsidR="00507757" w:rsidRPr="00C654E9">
        <w:rPr>
          <w:bCs/>
        </w:rPr>
        <w:fldChar w:fldCharType="end"/>
      </w:r>
      <w:r w:rsidR="00507757" w:rsidRPr="00C654E9">
        <w:rPr>
          <w:bCs/>
        </w:rPr>
        <w:t>).</w:t>
      </w:r>
    </w:p>
    <w:p w14:paraId="7FA4947C" w14:textId="77777777" w:rsidR="000A7D8D" w:rsidRDefault="000A7D8D" w:rsidP="000A7D8D">
      <w:pPr>
        <w:rPr>
          <w:b/>
          <w:szCs w:val="24"/>
        </w:rPr>
      </w:pPr>
      <w:r w:rsidRPr="00C654E9">
        <w:rPr>
          <w:bCs/>
          <w:szCs w:val="24"/>
        </w:rPr>
        <w:t>Total NH</w:t>
      </w:r>
      <w:r w:rsidRPr="00C654E9">
        <w:rPr>
          <w:bCs/>
          <w:szCs w:val="24"/>
          <w:vertAlign w:val="subscript"/>
        </w:rPr>
        <w:t>3</w:t>
      </w:r>
      <w:r w:rsidRPr="00C654E9">
        <w:rPr>
          <w:bCs/>
          <w:szCs w:val="24"/>
        </w:rPr>
        <w:t xml:space="preserve"> emissions from the land application of digestate to field </w:t>
      </w:r>
      <w:r w:rsidRPr="00C654E9">
        <w:rPr>
          <w:bCs/>
          <w:i/>
          <w:iCs/>
          <w:szCs w:val="24"/>
        </w:rPr>
        <w:t>n</w:t>
      </w:r>
      <w:r w:rsidRPr="00C654E9">
        <w:rPr>
          <w:bCs/>
          <w:szCs w:val="24"/>
        </w:rPr>
        <w:t xml:space="preserve"> in year </w:t>
      </w:r>
      <w:r w:rsidRPr="00C654E9">
        <w:rPr>
          <w:bCs/>
          <w:i/>
          <w:iCs/>
          <w:szCs w:val="24"/>
        </w:rPr>
        <w:t>t</w:t>
      </w:r>
      <w:r w:rsidRPr="00C654E9">
        <w:rPr>
          <w:bCs/>
          <w:szCs w:val="24"/>
        </w:rPr>
        <w:t xml:space="preserve"> (</w:t>
      </w:r>
      <w:r w:rsidRPr="00C654E9">
        <w:rPr>
          <w:i/>
          <w:szCs w:val="24"/>
        </w:rPr>
        <w:t>NH</w:t>
      </w:r>
      <w:r w:rsidRPr="00C654E9">
        <w:rPr>
          <w:i/>
          <w:szCs w:val="24"/>
          <w:vertAlign w:val="subscript"/>
        </w:rPr>
        <w:t>3</w:t>
      </w:r>
      <w:r w:rsidRPr="00C654E9">
        <w:rPr>
          <w:i/>
          <w:szCs w:val="24"/>
        </w:rPr>
        <w:t>_N</w:t>
      </w:r>
      <w:r w:rsidRPr="00C654E9">
        <w:rPr>
          <w:i/>
          <w:szCs w:val="24"/>
          <w:vertAlign w:val="subscript"/>
        </w:rPr>
        <w:t>alldigestate(</w:t>
      </w:r>
      <w:proofErr w:type="spellStart"/>
      <w:r w:rsidRPr="00C654E9">
        <w:rPr>
          <w:i/>
          <w:szCs w:val="24"/>
          <w:vertAlign w:val="subscript"/>
        </w:rPr>
        <w:t>t,field</w:t>
      </w:r>
      <w:proofErr w:type="spellEnd"/>
      <w:r w:rsidRPr="00C654E9">
        <w:rPr>
          <w:i/>
          <w:szCs w:val="24"/>
          <w:vertAlign w:val="subscript"/>
        </w:rPr>
        <w:t xml:space="preserve"> n)</w:t>
      </w:r>
      <w:r w:rsidRPr="00C654E9">
        <w:rPr>
          <w:iCs/>
          <w:szCs w:val="24"/>
        </w:rPr>
        <w:t xml:space="preserve">) </w:t>
      </w:r>
      <w:r w:rsidRPr="00C654E9">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6496CFD3" w14:textId="070255DC" w:rsidR="000A7D8D" w:rsidRPr="00D5649B" w:rsidRDefault="000A7D8D" w:rsidP="000A7D8D">
      <w:pPr>
        <w:rPr>
          <w:b/>
          <w:szCs w:val="24"/>
        </w:rPr>
      </w:pPr>
      <w:r w:rsidRPr="00D5649B">
        <w:rPr>
          <w:b/>
          <w:szCs w:val="24"/>
        </w:rPr>
        <w:t>Ammonia emissions from the land application of digestate are calculated on a daily basis.</w:t>
      </w:r>
    </w:p>
    <w:p w14:paraId="354AC9AC" w14:textId="6C0E3A20" w:rsidR="00BF4A46" w:rsidRPr="00D5649B" w:rsidRDefault="00BF4A46" w:rsidP="008A7F5F">
      <w:pPr>
        <w:pStyle w:val="Heading3"/>
      </w:pPr>
      <w:bookmarkStart w:id="828" w:name="_Ref147235103"/>
      <w:bookmarkStart w:id="829" w:name="_Toc152758636"/>
      <w:r w:rsidRPr="00D5649B">
        <w:t xml:space="preserve">Nitrous oxide volatilization from </w:t>
      </w:r>
      <w:r w:rsidR="00463AAA" w:rsidRPr="00D5649B">
        <w:t>digestate</w:t>
      </w:r>
      <w:r w:rsidRPr="00D5649B">
        <w:t xml:space="preserve"> following land</w:t>
      </w:r>
      <w:r w:rsidR="00760E8F">
        <w:t xml:space="preserve"> </w:t>
      </w:r>
      <w:r w:rsidRPr="00D5649B">
        <w:t>application</w:t>
      </w:r>
      <w:bookmarkEnd w:id="828"/>
      <w:bookmarkEnd w:id="829"/>
      <w:r w:rsidRPr="00D5649B">
        <w:t xml:space="preserve"> </w:t>
      </w:r>
    </w:p>
    <w:p w14:paraId="128DA3D0" w14:textId="2F2A8E06" w:rsidR="00054318" w:rsidRPr="00940742" w:rsidRDefault="00054318" w:rsidP="00054318">
      <w:pPr>
        <w:keepNext/>
        <w:tabs>
          <w:tab w:val="clear" w:pos="2880"/>
          <w:tab w:val="clear" w:pos="9360"/>
          <w:tab w:val="right" w:pos="9781"/>
        </w:tabs>
        <w:spacing w:after="120"/>
        <w:rPr>
          <w:szCs w:val="24"/>
        </w:rPr>
      </w:pPr>
      <w:r w:rsidRPr="00940742">
        <w:rPr>
          <w:bCs/>
        </w:rPr>
        <w:lastRenderedPageBreak/>
        <w:t>Indirect N</w:t>
      </w:r>
      <w:r w:rsidRPr="00940742">
        <w:rPr>
          <w:bCs/>
          <w:vertAlign w:val="subscript"/>
        </w:rPr>
        <w:t>2</w:t>
      </w:r>
      <w:r w:rsidRPr="00940742">
        <w:rPr>
          <w:bCs/>
        </w:rPr>
        <w:t>O</w:t>
      </w:r>
      <w:r w:rsidR="002F10E6" w:rsidRPr="00940742">
        <w:rPr>
          <w:bCs/>
        </w:rPr>
        <w:t>-N</w:t>
      </w:r>
      <w:r w:rsidRPr="00940742">
        <w:rPr>
          <w:bCs/>
        </w:rPr>
        <w:t xml:space="preserve"> emissions via volatilization </w:t>
      </w:r>
      <w:r w:rsidR="002F10E6" w:rsidRPr="00940742">
        <w:rPr>
          <w:bCs/>
        </w:rPr>
        <w:t>(</w:t>
      </w:r>
      <w:r w:rsidR="002F10E6" w:rsidRPr="00940742">
        <w:rPr>
          <w:bCs/>
          <w:i/>
          <w:iCs/>
        </w:rPr>
        <w:t>N</w:t>
      </w:r>
      <w:r w:rsidR="002F10E6" w:rsidRPr="00940742">
        <w:rPr>
          <w:bCs/>
          <w:i/>
          <w:iCs/>
          <w:vertAlign w:val="subscript"/>
        </w:rPr>
        <w:t>2</w:t>
      </w:r>
      <w:r w:rsidR="002F10E6" w:rsidRPr="00940742">
        <w:rPr>
          <w:bCs/>
          <w:i/>
          <w:iCs/>
        </w:rPr>
        <w:t>O-N</w:t>
      </w:r>
      <w:r w:rsidR="002F10E6" w:rsidRPr="00940742">
        <w:rPr>
          <w:bCs/>
          <w:i/>
          <w:iCs/>
          <w:vertAlign w:val="subscript"/>
        </w:rPr>
        <w:t>digestatevolatilization_____(</w:t>
      </w:r>
      <w:proofErr w:type="spellStart"/>
      <w:r w:rsidR="002F10E6" w:rsidRPr="00940742">
        <w:rPr>
          <w:bCs/>
          <w:i/>
          <w:iCs/>
          <w:vertAlign w:val="subscript"/>
        </w:rPr>
        <w:t>t,field</w:t>
      </w:r>
      <w:proofErr w:type="spellEnd"/>
      <w:r w:rsidR="002F10E6" w:rsidRPr="00940742">
        <w:rPr>
          <w:bCs/>
          <w:i/>
          <w:iCs/>
          <w:vertAlign w:val="subscript"/>
        </w:rPr>
        <w:t xml:space="preserve"> n)</w:t>
      </w:r>
      <w:r w:rsidR="002F10E6" w:rsidRPr="00940742">
        <w:rPr>
          <w:bCs/>
        </w:rPr>
        <w:t xml:space="preserve">) </w:t>
      </w:r>
      <w:r w:rsidRPr="00940742">
        <w:rPr>
          <w:bCs/>
        </w:rPr>
        <w:t>are estimated using the same approach used for land-applied manure, i.e., as the product of NH</w:t>
      </w:r>
      <w:r w:rsidRPr="00940742">
        <w:rPr>
          <w:bCs/>
          <w:vertAlign w:val="subscript"/>
        </w:rPr>
        <w:t>3</w:t>
      </w:r>
      <w:r w:rsidR="002F10E6" w:rsidRPr="00940742">
        <w:rPr>
          <w:bCs/>
        </w:rPr>
        <w:t>-N</w:t>
      </w:r>
      <w:r w:rsidRPr="00940742">
        <w:rPr>
          <w:bCs/>
        </w:rPr>
        <w:t xml:space="preserve"> emissions from field-specific or leftover digestate application to field </w:t>
      </w:r>
      <w:r w:rsidRPr="00940742">
        <w:rPr>
          <w:bCs/>
          <w:i/>
          <w:iCs/>
        </w:rPr>
        <w:t>n</w:t>
      </w:r>
      <w:r w:rsidRPr="00940742">
        <w:rPr>
          <w:bCs/>
        </w:rPr>
        <w:t xml:space="preserve"> in year </w:t>
      </w:r>
      <w:r w:rsidRPr="00940742">
        <w:rPr>
          <w:bCs/>
          <w:i/>
          <w:iCs/>
        </w:rPr>
        <w:t>t</w:t>
      </w:r>
      <w:r w:rsidRPr="00940742">
        <w:rPr>
          <w:bCs/>
        </w:rPr>
        <w:t xml:space="preserve"> and the volatilization </w:t>
      </w:r>
      <w:r w:rsidRPr="00940742">
        <w:rPr>
          <w:bCs/>
          <w:szCs w:val="24"/>
        </w:rPr>
        <w:t xml:space="preserve">EF </w:t>
      </w:r>
      <w:r w:rsidRPr="00940742">
        <w:rPr>
          <w:szCs w:val="24"/>
        </w:rPr>
        <w:t>(</w:t>
      </w:r>
      <w:r w:rsidRPr="00940742">
        <w:rPr>
          <w:szCs w:val="24"/>
        </w:rPr>
        <w:fldChar w:fldCharType="begin"/>
      </w:r>
      <w:r w:rsidRPr="00940742">
        <w:rPr>
          <w:szCs w:val="24"/>
        </w:rPr>
        <w:instrText xml:space="preserve"> REF _Ref81928082 \h  \* MERGEFORMAT </w:instrText>
      </w:r>
      <w:r w:rsidRPr="00940742">
        <w:rPr>
          <w:szCs w:val="24"/>
        </w:rPr>
      </w:r>
      <w:r w:rsidRPr="00940742">
        <w:rPr>
          <w:szCs w:val="24"/>
        </w:rPr>
        <w:fldChar w:fldCharType="separate"/>
      </w:r>
      <w:r w:rsidRPr="00940742">
        <w:rPr>
          <w:b/>
          <w:szCs w:val="24"/>
        </w:rPr>
        <w:t xml:space="preserve">Table </w:t>
      </w:r>
      <w:r w:rsidRPr="00940742">
        <w:rPr>
          <w:b/>
          <w:noProof/>
          <w:szCs w:val="24"/>
        </w:rPr>
        <w:t>36</w:t>
      </w:r>
      <w:r w:rsidRPr="00940742">
        <w:rPr>
          <w:szCs w:val="24"/>
        </w:rPr>
        <w:fldChar w:fldCharType="end"/>
      </w:r>
      <w:r w:rsidRPr="00940742">
        <w:rPr>
          <w:szCs w:val="24"/>
        </w:rPr>
        <w:t xml:space="preserve">) – see </w:t>
      </w:r>
      <w:r w:rsidRPr="00940742">
        <w:rPr>
          <w:szCs w:val="24"/>
        </w:rPr>
        <w:fldChar w:fldCharType="begin"/>
      </w:r>
      <w:r w:rsidRPr="00940742">
        <w:rPr>
          <w:szCs w:val="24"/>
        </w:rPr>
        <w:instrText xml:space="preserve"> REF N2ON_ManureVol_Onfarm_TFieldN_Eq \h  \* MERGEFORMAT </w:instrText>
      </w:r>
      <w:r w:rsidRPr="00940742">
        <w:rPr>
          <w:szCs w:val="24"/>
        </w:rPr>
      </w:r>
      <w:r w:rsidRPr="00940742">
        <w:rPr>
          <w:szCs w:val="24"/>
        </w:rPr>
        <w:fldChar w:fldCharType="separate"/>
      </w:r>
      <w:r w:rsidRPr="00940742">
        <w:rPr>
          <w:b/>
        </w:rPr>
        <w:t xml:space="preserve">Eq. </w:t>
      </w:r>
      <w:r w:rsidRPr="00940742">
        <w:rPr>
          <w:b/>
          <w:noProof/>
        </w:rPr>
        <w:t>4.6.3</w:t>
      </w:r>
      <w:r w:rsidRPr="00940742">
        <w:rPr>
          <w:b/>
        </w:rPr>
        <w:noBreakHyphen/>
      </w:r>
      <w:r w:rsidRPr="00940742">
        <w:rPr>
          <w:b/>
          <w:noProof/>
        </w:rPr>
        <w:t xml:space="preserve">1 - </w:t>
      </w:r>
      <w:r w:rsidRPr="00940742">
        <w:rPr>
          <w:szCs w:val="24"/>
        </w:rPr>
        <w:fldChar w:fldCharType="end"/>
      </w:r>
      <w:r w:rsidRPr="00940742">
        <w:rPr>
          <w:szCs w:val="24"/>
        </w:rPr>
        <w:fldChar w:fldCharType="begin"/>
      </w:r>
      <w:r w:rsidRPr="00940742">
        <w:rPr>
          <w:szCs w:val="24"/>
        </w:rPr>
        <w:instrText xml:space="preserve"> REF N2ON_ManureVol_Leftover_TFieldN_Eq \h  \* MERGEFORMAT </w:instrText>
      </w:r>
      <w:r w:rsidRPr="00940742">
        <w:rPr>
          <w:szCs w:val="24"/>
        </w:rPr>
      </w:r>
      <w:r w:rsidRPr="00940742">
        <w:rPr>
          <w:szCs w:val="24"/>
        </w:rPr>
        <w:fldChar w:fldCharType="separate"/>
      </w:r>
      <w:r w:rsidRPr="00940742">
        <w:rPr>
          <w:b/>
        </w:rPr>
        <w:t xml:space="preserve">Eq. </w:t>
      </w:r>
      <w:r w:rsidRPr="00940742">
        <w:rPr>
          <w:b/>
          <w:noProof/>
        </w:rPr>
        <w:t>4.6.3</w:t>
      </w:r>
      <w:r w:rsidRPr="00940742">
        <w:rPr>
          <w:b/>
        </w:rPr>
        <w:noBreakHyphen/>
      </w:r>
      <w:r w:rsidRPr="00940742">
        <w:rPr>
          <w:b/>
          <w:noProof/>
        </w:rPr>
        <w:t>2</w:t>
      </w:r>
      <w:r w:rsidRPr="00940742">
        <w:rPr>
          <w:bCs/>
          <w:noProof/>
        </w:rPr>
        <w:t>.</w:t>
      </w:r>
      <w:r w:rsidRPr="00940742">
        <w:rPr>
          <w:szCs w:val="24"/>
        </w:rPr>
        <w:fldChar w:fldCharType="end"/>
      </w:r>
    </w:p>
    <w:p w14:paraId="024FA79C" w14:textId="50478CC2" w:rsidR="000A7D8D" w:rsidRPr="00C654E9" w:rsidRDefault="000A7D8D" w:rsidP="000A7D8D">
      <w:pPr>
        <w:rPr>
          <w:b/>
          <w:szCs w:val="24"/>
        </w:rPr>
      </w:pPr>
      <w:r w:rsidRPr="00C654E9">
        <w:rPr>
          <w:bCs/>
          <w:szCs w:val="24"/>
        </w:rPr>
        <w:t>Total indirect N</w:t>
      </w:r>
      <w:r w:rsidRPr="00C654E9">
        <w:rPr>
          <w:bCs/>
          <w:szCs w:val="24"/>
          <w:vertAlign w:val="subscript"/>
        </w:rPr>
        <w:t>2</w:t>
      </w:r>
      <w:r w:rsidRPr="00C654E9">
        <w:rPr>
          <w:bCs/>
          <w:szCs w:val="24"/>
        </w:rPr>
        <w:t xml:space="preserve">O emissions via volatilization from the land application of digestate to field </w:t>
      </w:r>
      <w:r w:rsidRPr="00C654E9">
        <w:rPr>
          <w:bCs/>
          <w:i/>
          <w:iCs/>
          <w:szCs w:val="24"/>
        </w:rPr>
        <w:t>n</w:t>
      </w:r>
      <w:r w:rsidRPr="00C654E9">
        <w:rPr>
          <w:bCs/>
          <w:szCs w:val="24"/>
        </w:rPr>
        <w:t xml:space="preserve"> in year </w:t>
      </w:r>
      <w:r w:rsidRPr="00C654E9">
        <w:rPr>
          <w:bCs/>
          <w:i/>
          <w:iCs/>
          <w:szCs w:val="24"/>
        </w:rPr>
        <w:t>t</w:t>
      </w:r>
      <w:r w:rsidRPr="00C654E9">
        <w:rPr>
          <w:bCs/>
          <w:szCs w:val="24"/>
        </w:rPr>
        <w:t xml:space="preserve"> (</w:t>
      </w:r>
      <w:r w:rsidRPr="00C654E9">
        <w:rPr>
          <w:i/>
          <w:szCs w:val="24"/>
        </w:rPr>
        <w:t>N</w:t>
      </w:r>
      <w:r w:rsidR="00ED0FE9" w:rsidRPr="00C654E9">
        <w:rPr>
          <w:i/>
          <w:szCs w:val="24"/>
          <w:vertAlign w:val="subscript"/>
        </w:rPr>
        <w:t>2</w:t>
      </w:r>
      <w:r w:rsidR="00ED0FE9" w:rsidRPr="00C654E9">
        <w:rPr>
          <w:i/>
          <w:szCs w:val="24"/>
        </w:rPr>
        <w:t>O</w:t>
      </w:r>
      <w:r w:rsidRPr="00C654E9">
        <w:rPr>
          <w:i/>
          <w:szCs w:val="24"/>
        </w:rPr>
        <w:t>_N</w:t>
      </w:r>
      <w:r w:rsidRPr="00C654E9">
        <w:rPr>
          <w:i/>
          <w:szCs w:val="24"/>
          <w:vertAlign w:val="subscript"/>
        </w:rPr>
        <w:t>alldigestate</w:t>
      </w:r>
      <w:r w:rsidR="00ED0FE9" w:rsidRPr="00C654E9">
        <w:rPr>
          <w:i/>
          <w:szCs w:val="24"/>
          <w:vertAlign w:val="subscript"/>
        </w:rPr>
        <w:t>volatilization</w:t>
      </w:r>
      <w:r w:rsidRPr="00C654E9">
        <w:rPr>
          <w:i/>
          <w:szCs w:val="24"/>
          <w:vertAlign w:val="subscript"/>
        </w:rPr>
        <w:t>(</w:t>
      </w:r>
      <w:proofErr w:type="spellStart"/>
      <w:r w:rsidRPr="00C654E9">
        <w:rPr>
          <w:i/>
          <w:szCs w:val="24"/>
          <w:vertAlign w:val="subscript"/>
        </w:rPr>
        <w:t>t,field</w:t>
      </w:r>
      <w:proofErr w:type="spellEnd"/>
      <w:r w:rsidRPr="00C654E9">
        <w:rPr>
          <w:i/>
          <w:szCs w:val="24"/>
          <w:vertAlign w:val="subscript"/>
        </w:rPr>
        <w:t xml:space="preserve"> n)</w:t>
      </w:r>
      <w:r w:rsidRPr="00C654E9">
        <w:rPr>
          <w:iCs/>
          <w:szCs w:val="24"/>
        </w:rPr>
        <w:t xml:space="preserve">) </w:t>
      </w:r>
      <w:r w:rsidRPr="00C654E9">
        <w:rPr>
          <w:bCs/>
          <w:szCs w:val="24"/>
        </w:rPr>
        <w:t>are estimated as the sum of emissions from field-specific and leftover digestate applications, and total emissions at the farm scale are the sum of emissions from all fields.</w:t>
      </w:r>
      <w:r w:rsidRPr="00C654E9">
        <w:rPr>
          <w:b/>
          <w:szCs w:val="24"/>
        </w:rPr>
        <w:t xml:space="preserve"> </w:t>
      </w:r>
    </w:p>
    <w:p w14:paraId="28224947" w14:textId="7D122C1F" w:rsidR="00BF4A46" w:rsidRPr="00C654E9" w:rsidRDefault="00BF4A46" w:rsidP="00BF4A46">
      <w:pPr>
        <w:tabs>
          <w:tab w:val="left" w:pos="0"/>
          <w:tab w:val="right" w:pos="8640"/>
          <w:tab w:val="right" w:pos="8820"/>
        </w:tabs>
        <w:rPr>
          <w:b/>
        </w:rPr>
      </w:pPr>
      <w:r w:rsidRPr="00C654E9">
        <w:rPr>
          <w:b/>
        </w:rPr>
        <w:t>Indirect N</w:t>
      </w:r>
      <w:r w:rsidRPr="00C654E9">
        <w:rPr>
          <w:b/>
          <w:vertAlign w:val="subscript"/>
        </w:rPr>
        <w:t>2</w:t>
      </w:r>
      <w:r w:rsidRPr="00C654E9">
        <w:rPr>
          <w:b/>
        </w:rPr>
        <w:t xml:space="preserve">O emissions from </w:t>
      </w:r>
      <w:r w:rsidR="00D57C0D" w:rsidRPr="00C654E9">
        <w:rPr>
          <w:b/>
        </w:rPr>
        <w:t xml:space="preserve">the </w:t>
      </w:r>
      <w:r w:rsidRPr="00C654E9">
        <w:rPr>
          <w:b/>
        </w:rPr>
        <w:t xml:space="preserve">land application of </w:t>
      </w:r>
      <w:r w:rsidR="00463AAA" w:rsidRPr="00C654E9">
        <w:rPr>
          <w:b/>
        </w:rPr>
        <w:t>digestate</w:t>
      </w:r>
      <w:r w:rsidRPr="00C654E9">
        <w:rPr>
          <w:b/>
        </w:rPr>
        <w:t xml:space="preserve"> are calculated on a daily basis.</w:t>
      </w:r>
    </w:p>
    <w:p w14:paraId="4661F692" w14:textId="52606777" w:rsidR="00BF4A46" w:rsidRPr="00C654E9" w:rsidRDefault="00BF4A46" w:rsidP="00BF4A46">
      <w:pPr>
        <w:pStyle w:val="Heading4"/>
      </w:pPr>
      <w:bookmarkStart w:id="830" w:name="_Ref147239963"/>
      <w:r w:rsidRPr="00C654E9">
        <w:t>Adjustment of NH</w:t>
      </w:r>
      <w:r w:rsidRPr="00C654E9">
        <w:rPr>
          <w:vertAlign w:val="subscript"/>
        </w:rPr>
        <w:t>3</w:t>
      </w:r>
      <w:r w:rsidRPr="00C654E9">
        <w:t xml:space="preserve"> volatilization estimates from land application of </w:t>
      </w:r>
      <w:r w:rsidR="00C8451F" w:rsidRPr="00C654E9">
        <w:t>digestate</w:t>
      </w:r>
      <w:r w:rsidRPr="00C654E9">
        <w:t xml:space="preserve"> following indirect N</w:t>
      </w:r>
      <w:r w:rsidRPr="00C654E9">
        <w:rPr>
          <w:vertAlign w:val="subscript"/>
        </w:rPr>
        <w:t>2</w:t>
      </w:r>
      <w:r w:rsidRPr="00C654E9">
        <w:t>O emissions</w:t>
      </w:r>
      <w:bookmarkEnd w:id="830"/>
    </w:p>
    <w:p w14:paraId="373D0759" w14:textId="60A9D715" w:rsidR="00BF4A46" w:rsidRPr="00C654E9" w:rsidRDefault="00BF4A46" w:rsidP="00BF4A46">
      <w:pPr>
        <w:rPr>
          <w:iCs/>
          <w:szCs w:val="24"/>
        </w:rPr>
      </w:pPr>
      <w:r w:rsidRPr="00C654E9">
        <w:t>As for NH</w:t>
      </w:r>
      <w:r w:rsidRPr="00C654E9">
        <w:rPr>
          <w:vertAlign w:val="subscript"/>
        </w:rPr>
        <w:t>3</w:t>
      </w:r>
      <w:r w:rsidR="00C8451F" w:rsidRPr="00C654E9">
        <w:t xml:space="preserve"> emissions from manure following land application</w:t>
      </w:r>
      <w:r w:rsidRPr="00C654E9">
        <w:t>, the NH</w:t>
      </w:r>
      <w:r w:rsidRPr="00C654E9">
        <w:rPr>
          <w:vertAlign w:val="subscript"/>
        </w:rPr>
        <w:t>3</w:t>
      </w:r>
      <w:r w:rsidRPr="00C654E9">
        <w:t xml:space="preserve"> emissions following application of </w:t>
      </w:r>
      <w:r w:rsidR="00C8451F" w:rsidRPr="00C654E9">
        <w:t>digestate</w:t>
      </w:r>
      <w:r w:rsidRPr="00C654E9">
        <w:t xml:space="preserve"> need to be </w:t>
      </w:r>
      <w:r w:rsidRPr="00C654E9">
        <w:rPr>
          <w:szCs w:val="24"/>
        </w:rPr>
        <w:t>adjusted to avoid double-counting of subsequent indirect N</w:t>
      </w:r>
      <w:r w:rsidRPr="00C654E9">
        <w:rPr>
          <w:szCs w:val="24"/>
          <w:vertAlign w:val="subscript"/>
        </w:rPr>
        <w:t>2</w:t>
      </w:r>
      <w:r w:rsidRPr="00C654E9">
        <w:rPr>
          <w:szCs w:val="24"/>
        </w:rPr>
        <w:t xml:space="preserve">O-N losses. </w:t>
      </w:r>
      <w:r w:rsidR="002F10E6" w:rsidRPr="00C654E9">
        <w:rPr>
          <w:szCs w:val="24"/>
        </w:rPr>
        <w:t xml:space="preserve">This is achieved using the same approach, i.e., </w:t>
      </w:r>
      <w:r w:rsidR="002F10E6" w:rsidRPr="00C654E9">
        <w:rPr>
          <w:i/>
          <w:szCs w:val="24"/>
        </w:rPr>
        <w:t>NH</w:t>
      </w:r>
      <w:r w:rsidR="002F10E6" w:rsidRPr="00C654E9">
        <w:rPr>
          <w:i/>
          <w:szCs w:val="24"/>
          <w:vertAlign w:val="subscript"/>
        </w:rPr>
        <w:t>3</w:t>
      </w:r>
      <w:r w:rsidR="002F10E6" w:rsidRPr="00C654E9">
        <w:rPr>
          <w:i/>
          <w:szCs w:val="24"/>
        </w:rPr>
        <w:t>_N</w:t>
      </w:r>
      <w:r w:rsidR="002F10E6" w:rsidRPr="00C654E9">
        <w:rPr>
          <w:i/>
          <w:szCs w:val="24"/>
          <w:vertAlign w:val="subscript"/>
        </w:rPr>
        <w:t>digestate______adju</w:t>
      </w:r>
      <w:r w:rsidR="002F10E6" w:rsidRPr="00C654E9">
        <w:rPr>
          <w:iCs/>
          <w:szCs w:val="24"/>
        </w:rPr>
        <w:t xml:space="preserve"> is equal to</w:t>
      </w:r>
      <w:r w:rsidR="004E6BA7" w:rsidRPr="00C654E9">
        <w:rPr>
          <w:iCs/>
          <w:szCs w:val="24"/>
        </w:rPr>
        <w:t xml:space="preserve"> NH</w:t>
      </w:r>
      <w:r w:rsidR="004E6BA7" w:rsidRPr="00C654E9">
        <w:rPr>
          <w:iCs/>
          <w:szCs w:val="24"/>
          <w:vertAlign w:val="subscript"/>
        </w:rPr>
        <w:t>3</w:t>
      </w:r>
      <w:r w:rsidR="004E6BA7" w:rsidRPr="00C654E9">
        <w:rPr>
          <w:iCs/>
          <w:szCs w:val="24"/>
        </w:rPr>
        <w:t>-N emissions minus N</w:t>
      </w:r>
      <w:r w:rsidR="004E6BA7" w:rsidRPr="00C654E9">
        <w:rPr>
          <w:iCs/>
          <w:szCs w:val="24"/>
          <w:vertAlign w:val="subscript"/>
        </w:rPr>
        <w:t>2</w:t>
      </w:r>
      <w:r w:rsidR="004E6BA7" w:rsidRPr="00C654E9">
        <w:rPr>
          <w:iCs/>
          <w:szCs w:val="24"/>
        </w:rPr>
        <w:t xml:space="preserve">O-N emissions for both field-specific and leftover digestate applications (see </w:t>
      </w:r>
      <w:r w:rsidR="000A7D8D" w:rsidRPr="00C654E9">
        <w:rPr>
          <w:iCs/>
          <w:szCs w:val="24"/>
        </w:rPr>
        <w:fldChar w:fldCharType="begin"/>
      </w:r>
      <w:r w:rsidR="000A7D8D" w:rsidRPr="00C654E9">
        <w:rPr>
          <w:iCs/>
          <w:szCs w:val="24"/>
        </w:rPr>
        <w:instrText xml:space="preserve"> REF NH3N_adju_dig_onfarm_tfieldn_Sheep_Eq \h </w:instrText>
      </w:r>
      <w:r w:rsidR="00ED0FE9" w:rsidRPr="00C654E9">
        <w:rPr>
          <w:iCs/>
          <w:szCs w:val="24"/>
        </w:rPr>
        <w:instrText xml:space="preserve"> \* MERGEFORMAT </w:instrText>
      </w:r>
      <w:r w:rsidR="000A7D8D" w:rsidRPr="00C654E9">
        <w:rPr>
          <w:iCs/>
          <w:szCs w:val="24"/>
        </w:rPr>
      </w:r>
      <w:r w:rsidR="000A7D8D" w:rsidRPr="00C654E9">
        <w:rPr>
          <w:iCs/>
          <w:szCs w:val="24"/>
        </w:rPr>
        <w:fldChar w:fldCharType="separate"/>
      </w:r>
      <w:r w:rsidR="000A7D8D" w:rsidRPr="00C654E9">
        <w:rPr>
          <w:b/>
        </w:rPr>
        <w:t xml:space="preserve">Eq. </w:t>
      </w:r>
      <w:r w:rsidR="000A7D8D" w:rsidRPr="00C654E9">
        <w:rPr>
          <w:b/>
          <w:noProof/>
        </w:rPr>
        <w:t>4.6.3</w:t>
      </w:r>
      <w:r w:rsidR="000A7D8D" w:rsidRPr="00C654E9">
        <w:rPr>
          <w:b/>
        </w:rPr>
        <w:noBreakHyphen/>
      </w:r>
      <w:r w:rsidR="000A7D8D" w:rsidRPr="00C654E9">
        <w:rPr>
          <w:b/>
          <w:noProof/>
        </w:rPr>
        <w:t>5</w:t>
      </w:r>
      <w:r w:rsidR="000A7D8D" w:rsidRPr="00C654E9">
        <w:rPr>
          <w:iCs/>
          <w:szCs w:val="24"/>
        </w:rPr>
        <w:fldChar w:fldCharType="end"/>
      </w:r>
      <w:r w:rsidR="000A7D8D" w:rsidRPr="00C654E9">
        <w:rPr>
          <w:iCs/>
          <w:szCs w:val="24"/>
        </w:rPr>
        <w:t xml:space="preserve"> - </w:t>
      </w:r>
      <w:r w:rsidR="000A7D8D" w:rsidRPr="00C654E9">
        <w:rPr>
          <w:iCs/>
          <w:szCs w:val="24"/>
        </w:rPr>
        <w:fldChar w:fldCharType="begin"/>
      </w:r>
      <w:r w:rsidR="000A7D8D" w:rsidRPr="00C654E9">
        <w:rPr>
          <w:iCs/>
          <w:szCs w:val="24"/>
        </w:rPr>
        <w:instrText xml:space="preserve"> REF NH3N_adju_dig_leftover_tfieldn_Sheep_Eq \h </w:instrText>
      </w:r>
      <w:r w:rsidR="00ED0FE9" w:rsidRPr="00C654E9">
        <w:rPr>
          <w:iCs/>
          <w:szCs w:val="24"/>
        </w:rPr>
        <w:instrText xml:space="preserve"> \* MERGEFORMAT </w:instrText>
      </w:r>
      <w:r w:rsidR="000A7D8D" w:rsidRPr="00C654E9">
        <w:rPr>
          <w:iCs/>
          <w:szCs w:val="24"/>
        </w:rPr>
      </w:r>
      <w:r w:rsidR="000A7D8D" w:rsidRPr="00C654E9">
        <w:rPr>
          <w:iCs/>
          <w:szCs w:val="24"/>
        </w:rPr>
        <w:fldChar w:fldCharType="separate"/>
      </w:r>
      <w:r w:rsidR="000A7D8D" w:rsidRPr="00C654E9">
        <w:rPr>
          <w:b/>
        </w:rPr>
        <w:t xml:space="preserve">Eq. </w:t>
      </w:r>
      <w:r w:rsidR="000A7D8D" w:rsidRPr="00C654E9">
        <w:rPr>
          <w:b/>
          <w:noProof/>
        </w:rPr>
        <w:t>4.6.3</w:t>
      </w:r>
      <w:r w:rsidR="000A7D8D" w:rsidRPr="00C654E9">
        <w:rPr>
          <w:b/>
        </w:rPr>
        <w:noBreakHyphen/>
      </w:r>
      <w:r w:rsidR="000A7D8D" w:rsidRPr="00C654E9">
        <w:rPr>
          <w:b/>
          <w:noProof/>
        </w:rPr>
        <w:t>6</w:t>
      </w:r>
      <w:r w:rsidR="000A7D8D" w:rsidRPr="00C654E9">
        <w:rPr>
          <w:iCs/>
          <w:szCs w:val="24"/>
        </w:rPr>
        <w:fldChar w:fldCharType="end"/>
      </w:r>
      <w:r w:rsidR="000A7D8D" w:rsidRPr="00C654E9">
        <w:rPr>
          <w:iCs/>
          <w:szCs w:val="24"/>
        </w:rPr>
        <w:t>).</w:t>
      </w:r>
    </w:p>
    <w:p w14:paraId="0768EAF0" w14:textId="3D819D7D" w:rsidR="00ED0FE9" w:rsidRPr="00C654E9" w:rsidRDefault="00ED0FE9" w:rsidP="00ED0FE9">
      <w:pPr>
        <w:rPr>
          <w:b/>
          <w:szCs w:val="24"/>
        </w:rPr>
      </w:pPr>
      <w:r w:rsidRPr="00C654E9">
        <w:rPr>
          <w:bCs/>
          <w:szCs w:val="24"/>
        </w:rPr>
        <w:t>Total adjusted NH</w:t>
      </w:r>
      <w:r w:rsidRPr="00C654E9">
        <w:rPr>
          <w:bCs/>
          <w:szCs w:val="24"/>
          <w:vertAlign w:val="subscript"/>
        </w:rPr>
        <w:t>3</w:t>
      </w:r>
      <w:r w:rsidRPr="00C654E9">
        <w:rPr>
          <w:bCs/>
          <w:szCs w:val="24"/>
        </w:rPr>
        <w:t xml:space="preserve"> emissions from the land application of digestate to field </w:t>
      </w:r>
      <w:r w:rsidRPr="00C654E9">
        <w:rPr>
          <w:bCs/>
          <w:i/>
          <w:iCs/>
          <w:szCs w:val="24"/>
        </w:rPr>
        <w:t>n</w:t>
      </w:r>
      <w:r w:rsidRPr="00C654E9">
        <w:rPr>
          <w:bCs/>
          <w:szCs w:val="24"/>
        </w:rPr>
        <w:t xml:space="preserve"> in year </w:t>
      </w:r>
      <w:r w:rsidRPr="00C654E9">
        <w:rPr>
          <w:bCs/>
          <w:i/>
          <w:iCs/>
          <w:szCs w:val="24"/>
        </w:rPr>
        <w:t>t</w:t>
      </w:r>
      <w:r w:rsidRPr="00C654E9">
        <w:rPr>
          <w:bCs/>
          <w:szCs w:val="24"/>
        </w:rPr>
        <w:t xml:space="preserve"> (</w:t>
      </w:r>
      <w:r w:rsidRPr="00C654E9">
        <w:rPr>
          <w:i/>
          <w:szCs w:val="24"/>
        </w:rPr>
        <w:t>NH</w:t>
      </w:r>
      <w:r w:rsidRPr="00C654E9">
        <w:rPr>
          <w:i/>
          <w:szCs w:val="24"/>
          <w:vertAlign w:val="subscript"/>
        </w:rPr>
        <w:t>3</w:t>
      </w:r>
      <w:r w:rsidRPr="00C654E9">
        <w:rPr>
          <w:i/>
          <w:szCs w:val="24"/>
        </w:rPr>
        <w:t>_N</w:t>
      </w:r>
      <w:r w:rsidRPr="00C654E9">
        <w:rPr>
          <w:i/>
          <w:szCs w:val="24"/>
          <w:vertAlign w:val="subscript"/>
        </w:rPr>
        <w:t>alldigestate_adju(</w:t>
      </w:r>
      <w:proofErr w:type="spellStart"/>
      <w:r w:rsidRPr="00C654E9">
        <w:rPr>
          <w:i/>
          <w:szCs w:val="24"/>
          <w:vertAlign w:val="subscript"/>
        </w:rPr>
        <w:t>t,field</w:t>
      </w:r>
      <w:proofErr w:type="spellEnd"/>
      <w:r w:rsidRPr="00C654E9">
        <w:rPr>
          <w:i/>
          <w:szCs w:val="24"/>
          <w:vertAlign w:val="subscript"/>
        </w:rPr>
        <w:t xml:space="preserve"> n)</w:t>
      </w:r>
      <w:r w:rsidRPr="00C654E9">
        <w:rPr>
          <w:iCs/>
          <w:szCs w:val="24"/>
        </w:rPr>
        <w:t xml:space="preserve">) </w:t>
      </w:r>
      <w:r w:rsidRPr="00C654E9">
        <w:rPr>
          <w:bCs/>
          <w:szCs w:val="24"/>
        </w:rPr>
        <w:t>are estimated as the sum of emissions from field-specific and leftover digestate applications, and total emissions at the farm scale are the sum of emissions from all fields.</w:t>
      </w:r>
      <w:r w:rsidRPr="00C654E9">
        <w:rPr>
          <w:b/>
          <w:szCs w:val="24"/>
        </w:rPr>
        <w:t xml:space="preserve"> </w:t>
      </w:r>
    </w:p>
    <w:p w14:paraId="3CE0DCDE" w14:textId="64AB1173" w:rsidR="00BF4A46" w:rsidRPr="00C654E9" w:rsidRDefault="00BF4A46" w:rsidP="00BF4A46">
      <w:pPr>
        <w:rPr>
          <w:b/>
          <w:szCs w:val="24"/>
        </w:rPr>
      </w:pPr>
      <w:r w:rsidRPr="00C654E9">
        <w:rPr>
          <w:b/>
          <w:szCs w:val="24"/>
        </w:rPr>
        <w:t xml:space="preserve">Adjusted </w:t>
      </w:r>
      <w:r w:rsidR="004E6BA7" w:rsidRPr="00C654E9">
        <w:rPr>
          <w:b/>
          <w:szCs w:val="24"/>
        </w:rPr>
        <w:t>NH</w:t>
      </w:r>
      <w:r w:rsidR="004E6BA7" w:rsidRPr="00C654E9">
        <w:rPr>
          <w:b/>
          <w:szCs w:val="24"/>
          <w:vertAlign w:val="subscript"/>
        </w:rPr>
        <w:t>3</w:t>
      </w:r>
      <w:r w:rsidRPr="00C654E9">
        <w:rPr>
          <w:b/>
          <w:szCs w:val="24"/>
        </w:rPr>
        <w:t xml:space="preserve"> emissions from land application of </w:t>
      </w:r>
      <w:r w:rsidR="00C8451F" w:rsidRPr="00C654E9">
        <w:rPr>
          <w:b/>
          <w:szCs w:val="24"/>
        </w:rPr>
        <w:t>digestate</w:t>
      </w:r>
      <w:r w:rsidRPr="00C654E9">
        <w:rPr>
          <w:b/>
          <w:szCs w:val="24"/>
        </w:rPr>
        <w:t xml:space="preserve"> are calculated on a daily basis.</w:t>
      </w:r>
    </w:p>
    <w:p w14:paraId="47D13D9F" w14:textId="470CA883" w:rsidR="00BF4A46" w:rsidRPr="00C654E9" w:rsidRDefault="00BF4A46" w:rsidP="008A7F5F">
      <w:pPr>
        <w:pStyle w:val="Heading3"/>
      </w:pPr>
      <w:bookmarkStart w:id="831" w:name="_Ref146893661"/>
      <w:bookmarkStart w:id="832" w:name="_Ref146895670"/>
      <w:bookmarkStart w:id="833" w:name="_Toc152758637"/>
      <w:r w:rsidRPr="00C654E9">
        <w:t xml:space="preserve">Indirect N losses from land-applied </w:t>
      </w:r>
      <w:r w:rsidR="00C8451F" w:rsidRPr="00C654E9">
        <w:t>digestate</w:t>
      </w:r>
      <w:r w:rsidRPr="00C654E9">
        <w:t xml:space="preserve"> via leaching and runoff</w:t>
      </w:r>
      <w:bookmarkEnd w:id="831"/>
      <w:bookmarkEnd w:id="832"/>
      <w:bookmarkEnd w:id="833"/>
    </w:p>
    <w:p w14:paraId="70C85D95" w14:textId="3F60205F" w:rsidR="003A004F" w:rsidRPr="00C654E9" w:rsidRDefault="003A004F" w:rsidP="003A004F">
      <w:pPr>
        <w:rPr>
          <w:bCs/>
          <w:szCs w:val="24"/>
        </w:rPr>
      </w:pPr>
      <w:r w:rsidRPr="00C654E9">
        <w:t>As for N</w:t>
      </w:r>
      <w:r w:rsidRPr="00C654E9">
        <w:rPr>
          <w:vertAlign w:val="subscript"/>
        </w:rPr>
        <w:t>2</w:t>
      </w:r>
      <w:r w:rsidRPr="00C654E9">
        <w:t xml:space="preserve">O-N leaching losses from manure following land application, emissions following digestate application </w:t>
      </w:r>
      <w:r w:rsidRPr="00C654E9">
        <w:rPr>
          <w:bCs/>
        </w:rPr>
        <w:t>(</w:t>
      </w:r>
      <w:r w:rsidRPr="00C654E9">
        <w:rPr>
          <w:bCs/>
          <w:i/>
          <w:iCs/>
        </w:rPr>
        <w:t>N</w:t>
      </w:r>
      <w:r w:rsidRPr="00C654E9">
        <w:rPr>
          <w:bCs/>
          <w:i/>
          <w:iCs/>
          <w:vertAlign w:val="subscript"/>
        </w:rPr>
        <w:t>2</w:t>
      </w:r>
      <w:r w:rsidRPr="00C654E9">
        <w:rPr>
          <w:bCs/>
          <w:i/>
          <w:iCs/>
        </w:rPr>
        <w:t>O-N</w:t>
      </w:r>
      <w:r w:rsidRPr="00C654E9">
        <w:rPr>
          <w:bCs/>
          <w:i/>
          <w:iCs/>
          <w:vertAlign w:val="subscript"/>
        </w:rPr>
        <w:t>digestateleach_____(</w:t>
      </w:r>
      <w:proofErr w:type="spellStart"/>
      <w:r w:rsidRPr="00C654E9">
        <w:rPr>
          <w:bCs/>
          <w:i/>
          <w:iCs/>
          <w:vertAlign w:val="subscript"/>
        </w:rPr>
        <w:t>t,field</w:t>
      </w:r>
      <w:proofErr w:type="spellEnd"/>
      <w:r w:rsidRPr="00C654E9">
        <w:rPr>
          <w:bCs/>
          <w:i/>
          <w:iCs/>
          <w:vertAlign w:val="subscript"/>
        </w:rPr>
        <w:t xml:space="preserve"> n)</w:t>
      </w:r>
      <w:r w:rsidRPr="00C654E9">
        <w:rPr>
          <w:bCs/>
        </w:rPr>
        <w:t xml:space="preserve">) </w:t>
      </w:r>
      <w:r w:rsidRPr="00C654E9">
        <w:t>are estimated as the product of the amount of digestate N added to the field (</w:t>
      </w:r>
      <w:proofErr w:type="spellStart"/>
      <w:r w:rsidRPr="00C654E9">
        <w:rPr>
          <w:i/>
          <w:iCs/>
        </w:rPr>
        <w:t>N</w:t>
      </w:r>
      <w:r w:rsidRPr="00C654E9">
        <w:rPr>
          <w:i/>
          <w:iCs/>
          <w:vertAlign w:val="subscript"/>
        </w:rPr>
        <w:t>landdigestate</w:t>
      </w:r>
      <w:proofErr w:type="spellEnd"/>
      <w:r w:rsidRPr="00C654E9">
        <w:rPr>
          <w:i/>
          <w:iCs/>
          <w:vertAlign w:val="subscript"/>
        </w:rPr>
        <w:t>_____(</w:t>
      </w:r>
      <w:proofErr w:type="spellStart"/>
      <w:r w:rsidRPr="00C654E9">
        <w:rPr>
          <w:i/>
          <w:iCs/>
          <w:vertAlign w:val="subscript"/>
        </w:rPr>
        <w:t>t,field</w:t>
      </w:r>
      <w:proofErr w:type="spellEnd"/>
      <w:r w:rsidRPr="00C654E9">
        <w:rPr>
          <w:i/>
          <w:iCs/>
          <w:vertAlign w:val="subscript"/>
        </w:rPr>
        <w:t xml:space="preserve"> n</w:t>
      </w:r>
      <w:r w:rsidRPr="00C654E9">
        <w:rPr>
          <w:bCs/>
          <w:iCs/>
          <w:vertAlign w:val="subscript"/>
        </w:rPr>
        <w:t>)</w:t>
      </w:r>
      <w:r w:rsidRPr="00C654E9">
        <w:rPr>
          <w:bCs/>
          <w:iCs/>
        </w:rPr>
        <w:t xml:space="preserve"> for field-specific applications and </w:t>
      </w:r>
      <w:proofErr w:type="spellStart"/>
      <w:r w:rsidRPr="00C654E9">
        <w:rPr>
          <w:bCs/>
          <w:i/>
          <w:iCs/>
        </w:rPr>
        <w:t>N</w:t>
      </w:r>
      <w:r w:rsidRPr="00C654E9">
        <w:rPr>
          <w:bCs/>
          <w:i/>
          <w:iCs/>
          <w:vertAlign w:val="subscript"/>
        </w:rPr>
        <w:t>landdigestateremaining</w:t>
      </w:r>
      <w:proofErr w:type="spellEnd"/>
      <w:r w:rsidRPr="00C654E9">
        <w:rPr>
          <w:bCs/>
          <w:i/>
          <w:iCs/>
          <w:vertAlign w:val="subscript"/>
        </w:rPr>
        <w:t>(</w:t>
      </w:r>
      <w:proofErr w:type="spellStart"/>
      <w:r w:rsidRPr="00C654E9">
        <w:rPr>
          <w:bCs/>
          <w:i/>
          <w:iCs/>
          <w:vertAlign w:val="subscript"/>
        </w:rPr>
        <w:t>t,field</w:t>
      </w:r>
      <w:proofErr w:type="spellEnd"/>
      <w:r w:rsidRPr="00C654E9">
        <w:rPr>
          <w:bCs/>
          <w:i/>
          <w:iCs/>
          <w:vertAlign w:val="subscript"/>
        </w:rPr>
        <w:t xml:space="preserve"> n)</w:t>
      </w:r>
      <w:r w:rsidRPr="00C654E9">
        <w:rPr>
          <w:bCs/>
        </w:rPr>
        <w:t xml:space="preserve"> for leftover digestate), the leaching fraction (</w:t>
      </w:r>
      <w:proofErr w:type="spellStart"/>
      <w:r w:rsidRPr="00C654E9">
        <w:rPr>
          <w:bCs/>
          <w:i/>
          <w:iCs/>
        </w:rPr>
        <w:t>Frac</w:t>
      </w:r>
      <w:r w:rsidRPr="00C654E9">
        <w:rPr>
          <w:bCs/>
          <w:i/>
          <w:iCs/>
          <w:vertAlign w:val="subscript"/>
        </w:rPr>
        <w:t>leach</w:t>
      </w:r>
      <w:proofErr w:type="spellEnd"/>
      <w:r w:rsidRPr="00C654E9">
        <w:rPr>
          <w:bCs/>
        </w:rPr>
        <w:t>) and the leaching EF (</w:t>
      </w:r>
      <w:proofErr w:type="spellStart"/>
      <w:r w:rsidRPr="00C654E9">
        <w:rPr>
          <w:bCs/>
          <w:i/>
          <w:iCs/>
        </w:rPr>
        <w:t>EF</w:t>
      </w:r>
      <w:r w:rsidRPr="00C654E9">
        <w:rPr>
          <w:bCs/>
          <w:i/>
          <w:iCs/>
          <w:vertAlign w:val="subscript"/>
        </w:rPr>
        <w:t>leach</w:t>
      </w:r>
      <w:proofErr w:type="spellEnd"/>
      <w:r w:rsidRPr="00C654E9">
        <w:rPr>
          <w:bCs/>
        </w:rPr>
        <w:t xml:space="preserve">) – see </w:t>
      </w:r>
      <w:r w:rsidRPr="00C654E9">
        <w:rPr>
          <w:bCs/>
        </w:rPr>
        <w:fldChar w:fldCharType="begin"/>
      </w:r>
      <w:r w:rsidRPr="00C654E9">
        <w:rPr>
          <w:bCs/>
        </w:rPr>
        <w:instrText xml:space="preserve"> REF N2O_N_ONleach_Eq \h  \* MERGEFORMAT </w:instrText>
      </w:r>
      <w:r w:rsidRPr="00C654E9">
        <w:rPr>
          <w:bCs/>
        </w:rPr>
      </w:r>
      <w:r w:rsidRPr="00C654E9">
        <w:rPr>
          <w:bCs/>
        </w:rPr>
        <w:fldChar w:fldCharType="separate"/>
      </w:r>
      <w:r w:rsidRPr="00C654E9">
        <w:rPr>
          <w:b/>
        </w:rPr>
        <w:t xml:space="preserve">Eq. </w:t>
      </w:r>
      <w:r w:rsidRPr="00C654E9">
        <w:rPr>
          <w:b/>
          <w:noProof/>
        </w:rPr>
        <w:t>4.6.4</w:t>
      </w:r>
      <w:r w:rsidRPr="00C654E9">
        <w:rPr>
          <w:b/>
        </w:rPr>
        <w:noBreakHyphen/>
      </w:r>
      <w:r w:rsidRPr="00C654E9">
        <w:rPr>
          <w:b/>
          <w:noProof/>
        </w:rPr>
        <w:t>1</w:t>
      </w:r>
      <w:r w:rsidRPr="00C654E9">
        <w:rPr>
          <w:bCs/>
        </w:rPr>
        <w:fldChar w:fldCharType="end"/>
      </w:r>
      <w:r w:rsidRPr="00C654E9">
        <w:rPr>
          <w:bCs/>
        </w:rPr>
        <w:t xml:space="preserve"> - </w:t>
      </w:r>
      <w:r w:rsidRPr="00C654E9">
        <w:rPr>
          <w:bCs/>
        </w:rPr>
        <w:fldChar w:fldCharType="begin"/>
      </w:r>
      <w:r w:rsidRPr="00C654E9">
        <w:rPr>
          <w:bCs/>
        </w:rPr>
        <w:instrText xml:space="preserve"> REF N2O_N_ONleach_leftovermanure_Eq \h  \* MERGEFORMAT </w:instrText>
      </w:r>
      <w:r w:rsidRPr="00C654E9">
        <w:rPr>
          <w:bCs/>
        </w:rPr>
      </w:r>
      <w:r w:rsidRPr="00C654E9">
        <w:rPr>
          <w:bCs/>
        </w:rPr>
        <w:fldChar w:fldCharType="separate"/>
      </w:r>
      <w:r w:rsidRPr="00C654E9">
        <w:rPr>
          <w:b/>
        </w:rPr>
        <w:t xml:space="preserve">Eq. </w:t>
      </w:r>
      <w:r w:rsidRPr="00C654E9">
        <w:rPr>
          <w:b/>
          <w:noProof/>
        </w:rPr>
        <w:t>4.6.4</w:t>
      </w:r>
      <w:r w:rsidRPr="00C654E9">
        <w:rPr>
          <w:b/>
        </w:rPr>
        <w:noBreakHyphen/>
      </w:r>
      <w:r w:rsidRPr="00C654E9">
        <w:rPr>
          <w:b/>
          <w:noProof/>
        </w:rPr>
        <w:t>2</w:t>
      </w:r>
      <w:r w:rsidRPr="00C654E9">
        <w:rPr>
          <w:bCs/>
        </w:rPr>
        <w:fldChar w:fldCharType="end"/>
      </w:r>
      <w:r w:rsidRPr="00C654E9">
        <w:rPr>
          <w:bCs/>
        </w:rPr>
        <w:t xml:space="preserve">, where </w:t>
      </w:r>
      <w:proofErr w:type="spellStart"/>
      <w:r w:rsidRPr="00C654E9">
        <w:rPr>
          <w:bCs/>
          <w:i/>
          <w:iCs/>
        </w:rPr>
        <w:t>Frac</w:t>
      </w:r>
      <w:r w:rsidRPr="00C654E9">
        <w:rPr>
          <w:bCs/>
          <w:i/>
          <w:iCs/>
          <w:vertAlign w:val="subscript"/>
        </w:rPr>
        <w:t>leach</w:t>
      </w:r>
      <w:proofErr w:type="spellEnd"/>
      <w:r w:rsidRPr="00C654E9">
        <w:rPr>
          <w:bCs/>
        </w:rPr>
        <w:t xml:space="preserve"> is calculated </w:t>
      </w:r>
      <w:r w:rsidRPr="00C654E9">
        <w:rPr>
          <w:bCs/>
          <w:szCs w:val="24"/>
        </w:rPr>
        <w:t xml:space="preserve">using </w:t>
      </w:r>
      <w:r w:rsidRPr="00C654E9">
        <w:rPr>
          <w:szCs w:val="24"/>
        </w:rPr>
        <w:fldChar w:fldCharType="begin"/>
      </w:r>
      <w:r w:rsidRPr="00C654E9">
        <w:rPr>
          <w:szCs w:val="24"/>
        </w:rPr>
        <w:instrText xml:space="preserve"> REF _Ref132359969 \h  \* MERGEFORMAT </w:instrText>
      </w:r>
      <w:r w:rsidRPr="00C654E9">
        <w:rPr>
          <w:szCs w:val="24"/>
        </w:rPr>
      </w:r>
      <w:r w:rsidRPr="00C654E9">
        <w:rPr>
          <w:szCs w:val="24"/>
        </w:rPr>
        <w:fldChar w:fldCharType="separate"/>
      </w:r>
      <w:r w:rsidRPr="00C654E9">
        <w:rPr>
          <w:b/>
          <w:szCs w:val="24"/>
        </w:rPr>
        <w:t xml:space="preserve">Eq. </w:t>
      </w:r>
      <w:r w:rsidRPr="00C654E9">
        <w:rPr>
          <w:b/>
          <w:noProof/>
          <w:szCs w:val="24"/>
        </w:rPr>
        <w:t>2.6.6</w:t>
      </w:r>
      <w:r w:rsidRPr="00C654E9">
        <w:rPr>
          <w:b/>
          <w:szCs w:val="24"/>
        </w:rPr>
        <w:noBreakHyphen/>
      </w:r>
      <w:r w:rsidRPr="00C654E9">
        <w:rPr>
          <w:b/>
          <w:noProof/>
          <w:szCs w:val="24"/>
        </w:rPr>
        <w:t>1</w:t>
      </w:r>
      <w:r w:rsidRPr="00C654E9">
        <w:rPr>
          <w:szCs w:val="24"/>
        </w:rPr>
        <w:fldChar w:fldCharType="end"/>
      </w:r>
      <w:r w:rsidRPr="00C654E9">
        <w:rPr>
          <w:szCs w:val="24"/>
        </w:rPr>
        <w:t xml:space="preserve"> and </w:t>
      </w:r>
      <w:proofErr w:type="spellStart"/>
      <w:r w:rsidRPr="00C654E9">
        <w:rPr>
          <w:i/>
          <w:iCs/>
          <w:szCs w:val="24"/>
        </w:rPr>
        <w:t>EF</w:t>
      </w:r>
      <w:r w:rsidRPr="00C654E9">
        <w:rPr>
          <w:i/>
          <w:iCs/>
          <w:szCs w:val="24"/>
          <w:vertAlign w:val="subscript"/>
        </w:rPr>
        <w:t>leach</w:t>
      </w:r>
      <w:proofErr w:type="spellEnd"/>
      <w:r w:rsidRPr="00C654E9">
        <w:rPr>
          <w:szCs w:val="24"/>
        </w:rPr>
        <w:t xml:space="preserve"> = 0.011 (IPCC, 2019)</w:t>
      </w:r>
      <w:r w:rsidRPr="00C654E9">
        <w:rPr>
          <w:bCs/>
          <w:szCs w:val="24"/>
        </w:rPr>
        <w:t>.</w:t>
      </w:r>
    </w:p>
    <w:p w14:paraId="18F0378A" w14:textId="055F4255" w:rsidR="003A004F" w:rsidRPr="00C654E9" w:rsidRDefault="003A004F" w:rsidP="003A004F">
      <w:pPr>
        <w:rPr>
          <w:b/>
          <w:szCs w:val="24"/>
        </w:rPr>
      </w:pPr>
      <w:r w:rsidRPr="00C654E9">
        <w:rPr>
          <w:bCs/>
          <w:szCs w:val="24"/>
        </w:rPr>
        <w:t>Total indirect N</w:t>
      </w:r>
      <w:r w:rsidRPr="00C654E9">
        <w:rPr>
          <w:bCs/>
          <w:szCs w:val="24"/>
          <w:vertAlign w:val="subscript"/>
        </w:rPr>
        <w:t>2</w:t>
      </w:r>
      <w:r w:rsidRPr="00C654E9">
        <w:rPr>
          <w:bCs/>
          <w:szCs w:val="24"/>
        </w:rPr>
        <w:t xml:space="preserve">O emissions via leaching/runoff from the land application of digestate to field </w:t>
      </w:r>
      <w:r w:rsidRPr="00C654E9">
        <w:rPr>
          <w:bCs/>
          <w:i/>
          <w:iCs/>
          <w:szCs w:val="24"/>
        </w:rPr>
        <w:t>n</w:t>
      </w:r>
      <w:r w:rsidRPr="00C654E9">
        <w:rPr>
          <w:bCs/>
          <w:szCs w:val="24"/>
        </w:rPr>
        <w:t xml:space="preserve"> in year </w:t>
      </w:r>
      <w:r w:rsidRPr="00C654E9">
        <w:rPr>
          <w:bCs/>
          <w:i/>
          <w:iCs/>
          <w:szCs w:val="24"/>
        </w:rPr>
        <w:t>t</w:t>
      </w:r>
      <w:r w:rsidRPr="00C654E9">
        <w:rPr>
          <w:bCs/>
          <w:szCs w:val="24"/>
        </w:rPr>
        <w:t xml:space="preserve"> (</w:t>
      </w:r>
      <w:r w:rsidRPr="00C654E9">
        <w:rPr>
          <w:i/>
          <w:szCs w:val="24"/>
        </w:rPr>
        <w:t>N</w:t>
      </w:r>
      <w:r w:rsidRPr="00C654E9">
        <w:rPr>
          <w:i/>
          <w:szCs w:val="24"/>
          <w:vertAlign w:val="subscript"/>
        </w:rPr>
        <w:t>2</w:t>
      </w:r>
      <w:r w:rsidRPr="00C654E9">
        <w:rPr>
          <w:i/>
          <w:szCs w:val="24"/>
        </w:rPr>
        <w:t>O</w:t>
      </w:r>
      <w:r w:rsidR="001D098C" w:rsidRPr="00C654E9">
        <w:rPr>
          <w:i/>
          <w:szCs w:val="24"/>
        </w:rPr>
        <w:t>-</w:t>
      </w:r>
      <w:r w:rsidRPr="00C654E9">
        <w:rPr>
          <w:i/>
          <w:szCs w:val="24"/>
        </w:rPr>
        <w:t>N</w:t>
      </w:r>
      <w:r w:rsidRPr="00C654E9">
        <w:rPr>
          <w:i/>
          <w:szCs w:val="24"/>
          <w:vertAlign w:val="subscript"/>
        </w:rPr>
        <w:t>alldigestateleach(</w:t>
      </w:r>
      <w:proofErr w:type="spellStart"/>
      <w:r w:rsidRPr="00C654E9">
        <w:rPr>
          <w:i/>
          <w:szCs w:val="24"/>
          <w:vertAlign w:val="subscript"/>
        </w:rPr>
        <w:t>t,field</w:t>
      </w:r>
      <w:proofErr w:type="spellEnd"/>
      <w:r w:rsidRPr="00C654E9">
        <w:rPr>
          <w:i/>
          <w:szCs w:val="24"/>
          <w:vertAlign w:val="subscript"/>
        </w:rPr>
        <w:t xml:space="preserve"> n)</w:t>
      </w:r>
      <w:r w:rsidRPr="00C654E9">
        <w:rPr>
          <w:iCs/>
          <w:szCs w:val="24"/>
        </w:rPr>
        <w:t xml:space="preserve">) </w:t>
      </w:r>
      <w:r w:rsidRPr="00C654E9">
        <w:rPr>
          <w:bCs/>
          <w:szCs w:val="24"/>
        </w:rPr>
        <w:t>are estimated as the sum of emissions from field-specific and leftover digestate applications, and total emissions at the farm scale are the sum of emissions from all fields.</w:t>
      </w:r>
      <w:r w:rsidRPr="00C654E9">
        <w:rPr>
          <w:b/>
          <w:szCs w:val="24"/>
        </w:rPr>
        <w:t xml:space="preserve"> </w:t>
      </w:r>
    </w:p>
    <w:p w14:paraId="4A786BCF" w14:textId="77777777" w:rsidR="001D098C" w:rsidRPr="00C654E9" w:rsidRDefault="001D098C" w:rsidP="001D098C">
      <w:pPr>
        <w:rPr>
          <w:b/>
        </w:rPr>
      </w:pPr>
      <w:r w:rsidRPr="00C654E9">
        <w:rPr>
          <w:b/>
        </w:rPr>
        <w:t>To calculate the actual amount of N leached:</w:t>
      </w:r>
    </w:p>
    <w:p w14:paraId="5A092BD2" w14:textId="0F064801" w:rsidR="00742F49" w:rsidRPr="00742F49" w:rsidRDefault="00742F49" w:rsidP="00742F49">
      <w:pPr>
        <w:rPr>
          <w:bCs/>
        </w:rPr>
      </w:pPr>
      <w:r w:rsidRPr="00C654E9">
        <w:rPr>
          <w:bCs/>
        </w:rPr>
        <w:t>To calculate the actual amount of N leached as NO</w:t>
      </w:r>
      <w:r w:rsidRPr="00C654E9">
        <w:rPr>
          <w:bCs/>
          <w:vertAlign w:val="subscript"/>
        </w:rPr>
        <w:t>3</w:t>
      </w:r>
      <w:r w:rsidRPr="00C654E9">
        <w:rPr>
          <w:bCs/>
        </w:rPr>
        <w:t>-N</w:t>
      </w:r>
      <w:r w:rsidR="00E258D8" w:rsidRPr="00C654E9">
        <w:rPr>
          <w:bCs/>
        </w:rPr>
        <w:t xml:space="preserve"> (</w:t>
      </w:r>
      <w:r w:rsidR="00E258D8" w:rsidRPr="00C654E9">
        <w:rPr>
          <w:bCs/>
          <w:i/>
          <w:iCs/>
        </w:rPr>
        <w:t>NO</w:t>
      </w:r>
      <w:r w:rsidR="00E258D8" w:rsidRPr="00C654E9">
        <w:rPr>
          <w:bCs/>
          <w:i/>
          <w:iCs/>
          <w:vertAlign w:val="subscript"/>
        </w:rPr>
        <w:t>3</w:t>
      </w:r>
      <w:r w:rsidR="00E258D8" w:rsidRPr="00C654E9">
        <w:rPr>
          <w:bCs/>
          <w:i/>
          <w:iCs/>
        </w:rPr>
        <w:t>-N</w:t>
      </w:r>
      <w:r w:rsidR="00E258D8" w:rsidRPr="00C654E9">
        <w:rPr>
          <w:bCs/>
          <w:i/>
          <w:iCs/>
          <w:vertAlign w:val="subscript"/>
        </w:rPr>
        <w:t>digestateleach_____(</w:t>
      </w:r>
      <w:proofErr w:type="spellStart"/>
      <w:r w:rsidR="00E258D8" w:rsidRPr="00C654E9">
        <w:rPr>
          <w:bCs/>
          <w:i/>
          <w:iCs/>
          <w:vertAlign w:val="subscript"/>
        </w:rPr>
        <w:t>t,field</w:t>
      </w:r>
      <w:proofErr w:type="spellEnd"/>
      <w:r w:rsidR="00E258D8" w:rsidRPr="00C654E9">
        <w:rPr>
          <w:bCs/>
          <w:i/>
          <w:iCs/>
          <w:vertAlign w:val="subscript"/>
        </w:rPr>
        <w:t xml:space="preserve"> n)</w:t>
      </w:r>
      <w:r w:rsidR="00E258D8" w:rsidRPr="00C654E9">
        <w:rPr>
          <w:bCs/>
        </w:rPr>
        <w:t>)</w:t>
      </w:r>
      <w:r w:rsidRPr="00C654E9">
        <w:rPr>
          <w:bCs/>
        </w:rPr>
        <w:t>, again</w:t>
      </w:r>
      <w:r w:rsidRPr="0004695D">
        <w:rPr>
          <w:bCs/>
        </w:rPr>
        <w:t xml:space="preserve"> the approach for land-applied manure is used, where NO</w:t>
      </w:r>
      <w:r w:rsidRPr="0004695D">
        <w:rPr>
          <w:bCs/>
          <w:vertAlign w:val="subscript"/>
        </w:rPr>
        <w:t>3</w:t>
      </w:r>
      <w:r w:rsidRPr="0004695D">
        <w:rPr>
          <w:bCs/>
        </w:rPr>
        <w:t xml:space="preserve">-N losses from field </w:t>
      </w:r>
      <w:r w:rsidRPr="0004695D">
        <w:rPr>
          <w:bCs/>
          <w:i/>
          <w:iCs/>
        </w:rPr>
        <w:t>n</w:t>
      </w:r>
      <w:r w:rsidRPr="0004695D">
        <w:rPr>
          <w:bCs/>
        </w:rPr>
        <w:t xml:space="preserve"> in year </w:t>
      </w:r>
      <w:r w:rsidRPr="0004695D">
        <w:rPr>
          <w:bCs/>
          <w:i/>
          <w:iCs/>
        </w:rPr>
        <w:t>t</w:t>
      </w:r>
      <w:r w:rsidRPr="0004695D">
        <w:rPr>
          <w:bCs/>
        </w:rPr>
        <w:t xml:space="preserve"> following digestate application</w:t>
      </w:r>
      <w:r w:rsidR="0037230E" w:rsidRPr="0004695D">
        <w:rPr>
          <w:bCs/>
        </w:rPr>
        <w:t xml:space="preserve"> are estimated as the product of </w:t>
      </w:r>
      <w:r w:rsidR="0037230E" w:rsidRPr="0004695D">
        <w:t>the amount of digestate N added to the field (</w:t>
      </w:r>
      <w:proofErr w:type="spellStart"/>
      <w:r w:rsidR="0037230E" w:rsidRPr="0004695D">
        <w:rPr>
          <w:i/>
          <w:iCs/>
        </w:rPr>
        <w:t>N</w:t>
      </w:r>
      <w:r w:rsidR="0037230E" w:rsidRPr="0004695D">
        <w:rPr>
          <w:i/>
          <w:iCs/>
          <w:vertAlign w:val="subscript"/>
        </w:rPr>
        <w:t>landdigestate</w:t>
      </w:r>
      <w:proofErr w:type="spellEnd"/>
      <w:r w:rsidR="0037230E" w:rsidRPr="0004695D">
        <w:rPr>
          <w:i/>
          <w:iCs/>
          <w:vertAlign w:val="subscript"/>
        </w:rPr>
        <w:t>_____(</w:t>
      </w:r>
      <w:proofErr w:type="spellStart"/>
      <w:r w:rsidR="0037230E" w:rsidRPr="0004695D">
        <w:rPr>
          <w:i/>
          <w:iCs/>
          <w:vertAlign w:val="subscript"/>
        </w:rPr>
        <w:t>t,field</w:t>
      </w:r>
      <w:proofErr w:type="spellEnd"/>
      <w:r w:rsidR="0037230E" w:rsidRPr="0004695D">
        <w:rPr>
          <w:i/>
          <w:iCs/>
          <w:vertAlign w:val="subscript"/>
        </w:rPr>
        <w:t xml:space="preserve"> n</w:t>
      </w:r>
      <w:r w:rsidR="0037230E" w:rsidRPr="0004695D">
        <w:rPr>
          <w:bCs/>
          <w:iCs/>
          <w:vertAlign w:val="subscript"/>
        </w:rPr>
        <w:t>)</w:t>
      </w:r>
      <w:r w:rsidR="0037230E" w:rsidRPr="0004695D">
        <w:rPr>
          <w:bCs/>
          <w:iCs/>
        </w:rPr>
        <w:t xml:space="preserve"> for field-specific applications and </w:t>
      </w:r>
      <w:proofErr w:type="spellStart"/>
      <w:r w:rsidR="0037230E" w:rsidRPr="0004695D">
        <w:rPr>
          <w:bCs/>
          <w:i/>
          <w:iCs/>
        </w:rPr>
        <w:t>N</w:t>
      </w:r>
      <w:r w:rsidR="0037230E" w:rsidRPr="0004695D">
        <w:rPr>
          <w:bCs/>
          <w:i/>
          <w:iCs/>
          <w:vertAlign w:val="subscript"/>
        </w:rPr>
        <w:t>landdigestateremaining</w:t>
      </w:r>
      <w:proofErr w:type="spellEnd"/>
      <w:r w:rsidR="0037230E" w:rsidRPr="0004695D">
        <w:rPr>
          <w:bCs/>
          <w:i/>
          <w:iCs/>
          <w:vertAlign w:val="subscript"/>
        </w:rPr>
        <w:t>(</w:t>
      </w:r>
      <w:proofErr w:type="spellStart"/>
      <w:r w:rsidR="0037230E" w:rsidRPr="0004695D">
        <w:rPr>
          <w:bCs/>
          <w:i/>
          <w:iCs/>
          <w:vertAlign w:val="subscript"/>
        </w:rPr>
        <w:t>t,field</w:t>
      </w:r>
      <w:proofErr w:type="spellEnd"/>
      <w:r w:rsidR="0037230E" w:rsidRPr="0004695D">
        <w:rPr>
          <w:bCs/>
          <w:i/>
          <w:iCs/>
          <w:vertAlign w:val="subscript"/>
        </w:rPr>
        <w:t xml:space="preserve"> n)</w:t>
      </w:r>
      <w:r w:rsidR="0037230E" w:rsidRPr="0004695D">
        <w:rPr>
          <w:bCs/>
        </w:rPr>
        <w:t xml:space="preserve"> for leftover digestate) and the leaching fraction (</w:t>
      </w:r>
      <w:proofErr w:type="spellStart"/>
      <w:r w:rsidR="0037230E" w:rsidRPr="0004695D">
        <w:rPr>
          <w:bCs/>
          <w:i/>
          <w:iCs/>
        </w:rPr>
        <w:t>Frac</w:t>
      </w:r>
      <w:r w:rsidR="0037230E" w:rsidRPr="0004695D">
        <w:rPr>
          <w:bCs/>
          <w:i/>
          <w:iCs/>
          <w:vertAlign w:val="subscript"/>
        </w:rPr>
        <w:t>leach</w:t>
      </w:r>
      <w:proofErr w:type="spellEnd"/>
      <w:r w:rsidR="0037230E" w:rsidRPr="0004695D">
        <w:rPr>
          <w:bCs/>
        </w:rPr>
        <w:t xml:space="preserve">) – see </w:t>
      </w:r>
      <w:r w:rsidR="0037230E" w:rsidRPr="0004695D">
        <w:rPr>
          <w:bCs/>
        </w:rPr>
        <w:fldChar w:fldCharType="begin"/>
      </w:r>
      <w:r w:rsidR="0037230E" w:rsidRPr="0004695D">
        <w:rPr>
          <w:bCs/>
        </w:rPr>
        <w:instrText xml:space="preserve"> REF NO3_N_ManureLeach_TFieldN_Eq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6</w:t>
      </w:r>
      <w:r w:rsidR="0037230E" w:rsidRPr="0004695D">
        <w:rPr>
          <w:bCs/>
        </w:rPr>
        <w:fldChar w:fldCharType="end"/>
      </w:r>
      <w:r w:rsidR="0037230E" w:rsidRPr="0004695D">
        <w:rPr>
          <w:bCs/>
        </w:rPr>
        <w:t xml:space="preserve"> - </w:t>
      </w:r>
      <w:r w:rsidR="0037230E" w:rsidRPr="0004695D">
        <w:rPr>
          <w:bCs/>
        </w:rPr>
        <w:fldChar w:fldCharType="begin"/>
      </w:r>
      <w:r w:rsidR="0037230E" w:rsidRPr="0004695D">
        <w:rPr>
          <w:bCs/>
        </w:rPr>
        <w:instrText xml:space="preserve"> REF NO3_N_ManureLeach_Leftover_TFieldN_Eq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7</w:t>
      </w:r>
      <w:r w:rsidR="0037230E" w:rsidRPr="0004695D">
        <w:rPr>
          <w:bCs/>
        </w:rPr>
        <w:fldChar w:fldCharType="end"/>
      </w:r>
      <w:r w:rsidR="0037230E" w:rsidRPr="0004695D">
        <w:rPr>
          <w:bCs/>
        </w:rPr>
        <w:t>.</w:t>
      </w:r>
    </w:p>
    <w:p w14:paraId="7B04DD43" w14:textId="103B18AF" w:rsidR="001D098C" w:rsidRDefault="001D098C" w:rsidP="001D098C">
      <w:pPr>
        <w:rPr>
          <w:b/>
          <w:szCs w:val="24"/>
        </w:rPr>
      </w:pPr>
      <w:r w:rsidRPr="007B66B8">
        <w:rPr>
          <w:bCs/>
          <w:szCs w:val="24"/>
        </w:rPr>
        <w:t>Total NO</w:t>
      </w:r>
      <w:r w:rsidRPr="007B66B8">
        <w:rPr>
          <w:bCs/>
          <w:szCs w:val="24"/>
          <w:vertAlign w:val="subscript"/>
        </w:rPr>
        <w:t>3</w:t>
      </w:r>
      <w:r w:rsidRPr="007B66B8">
        <w:rPr>
          <w:bCs/>
          <w:szCs w:val="24"/>
        </w:rPr>
        <w:t xml:space="preserve">-N losses via leaching/runoff from the land application of digestate to field </w:t>
      </w:r>
      <w:r w:rsidRPr="007B66B8">
        <w:rPr>
          <w:bCs/>
          <w:i/>
          <w:iCs/>
          <w:szCs w:val="24"/>
        </w:rPr>
        <w:t>n</w:t>
      </w:r>
      <w:r w:rsidRPr="007B66B8">
        <w:rPr>
          <w:bCs/>
          <w:szCs w:val="24"/>
        </w:rPr>
        <w:t xml:space="preserve"> in year </w:t>
      </w:r>
      <w:r w:rsidRPr="007B66B8">
        <w:rPr>
          <w:bCs/>
          <w:i/>
          <w:iCs/>
          <w:szCs w:val="24"/>
        </w:rPr>
        <w:t>t</w:t>
      </w:r>
      <w:r w:rsidRPr="007B66B8">
        <w:rPr>
          <w:bCs/>
          <w:szCs w:val="24"/>
        </w:rPr>
        <w:t xml:space="preserve"> (</w:t>
      </w:r>
      <w:r w:rsidRPr="007B66B8">
        <w:rPr>
          <w:i/>
          <w:szCs w:val="24"/>
        </w:rPr>
        <w:t>NO</w:t>
      </w:r>
      <w:r w:rsidRPr="007B66B8">
        <w:rPr>
          <w:i/>
          <w:szCs w:val="24"/>
          <w:vertAlign w:val="subscript"/>
        </w:rPr>
        <w:t>3</w:t>
      </w:r>
      <w:r w:rsidRPr="007B66B8">
        <w:rPr>
          <w:i/>
          <w:szCs w:val="24"/>
        </w:rPr>
        <w:t>-N</w:t>
      </w:r>
      <w:r w:rsidRPr="007B66B8">
        <w:rPr>
          <w:i/>
          <w:szCs w:val="24"/>
          <w:vertAlign w:val="subscript"/>
        </w:rPr>
        <w:t>alldigestateleach(</w:t>
      </w:r>
      <w:proofErr w:type="spellStart"/>
      <w:r w:rsidRPr="007B66B8">
        <w:rPr>
          <w:i/>
          <w:szCs w:val="24"/>
          <w:vertAlign w:val="subscript"/>
        </w:rPr>
        <w:t>t,field</w:t>
      </w:r>
      <w:proofErr w:type="spellEnd"/>
      <w:r w:rsidRPr="007B66B8">
        <w:rPr>
          <w:i/>
          <w:szCs w:val="24"/>
          <w:vertAlign w:val="subscript"/>
        </w:rPr>
        <w:t xml:space="preserve"> n)</w:t>
      </w:r>
      <w:r w:rsidRPr="007B66B8">
        <w:rPr>
          <w:iCs/>
          <w:szCs w:val="24"/>
        </w:rPr>
        <w:t xml:space="preserve">) </w:t>
      </w:r>
      <w:r w:rsidRPr="007B66B8">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E45E68E" w14:textId="37DD934E" w:rsidR="000C5BCE" w:rsidRPr="007B66B8" w:rsidRDefault="000C5BCE" w:rsidP="008A7F5F">
      <w:pPr>
        <w:pStyle w:val="Heading3"/>
      </w:pPr>
      <w:bookmarkStart w:id="834" w:name="_Toc152758638"/>
      <w:r w:rsidRPr="007B66B8">
        <w:t>Total indirect N</w:t>
      </w:r>
      <w:r w:rsidRPr="007B66B8">
        <w:rPr>
          <w:vertAlign w:val="subscript"/>
        </w:rPr>
        <w:t>2</w:t>
      </w:r>
      <w:r w:rsidRPr="007B66B8">
        <w:t>O emissions from land-applied digestate</w:t>
      </w:r>
      <w:bookmarkEnd w:id="834"/>
    </w:p>
    <w:p w14:paraId="1AAAB379" w14:textId="2E01B6E7" w:rsidR="000C5BCE" w:rsidRPr="007B66B8" w:rsidRDefault="00000000" w:rsidP="000C5BCE">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digestateleach</m:t>
            </m:r>
          </m:sub>
        </m:sSub>
      </m:oMath>
      <w:r w:rsidR="000C5BCE" w:rsidRPr="007B66B8">
        <w:rPr>
          <w:b/>
          <w:szCs w:val="24"/>
        </w:rPr>
        <w:t xml:space="preserve"> </w:t>
      </w:r>
      <w:r w:rsidR="000C5BCE" w:rsidRPr="007B66B8">
        <w:rPr>
          <w:b/>
          <w:szCs w:val="24"/>
        </w:rPr>
        <w:tab/>
      </w:r>
      <w:r w:rsidR="000C5BCE" w:rsidRPr="007B66B8">
        <w:rPr>
          <w:b/>
        </w:rPr>
        <w:t xml:space="preserve">Eq. </w:t>
      </w:r>
      <w:r w:rsidR="001977CC" w:rsidRPr="007B66B8">
        <w:rPr>
          <w:b/>
        </w:rPr>
        <w:fldChar w:fldCharType="begin"/>
      </w:r>
      <w:r w:rsidR="001977CC" w:rsidRPr="007B66B8">
        <w:rPr>
          <w:b/>
        </w:rPr>
        <w:instrText xml:space="preserve"> STYLEREF 3 \s </w:instrText>
      </w:r>
      <w:r w:rsidR="001977CC" w:rsidRPr="007B66B8">
        <w:rPr>
          <w:b/>
        </w:rPr>
        <w:fldChar w:fldCharType="separate"/>
      </w:r>
      <w:r w:rsidR="001977CC" w:rsidRPr="007B66B8">
        <w:rPr>
          <w:b/>
          <w:noProof/>
        </w:rPr>
        <w:t>4.9.5</w:t>
      </w:r>
      <w:r w:rsidR="001977CC" w:rsidRPr="007B66B8">
        <w:rPr>
          <w:b/>
        </w:rPr>
        <w:fldChar w:fldCharType="end"/>
      </w:r>
      <w:r w:rsidR="001977CC" w:rsidRPr="007B66B8">
        <w:rPr>
          <w:b/>
        </w:rPr>
        <w:noBreakHyphen/>
      </w:r>
      <w:r w:rsidR="001977CC" w:rsidRPr="007B66B8">
        <w:rPr>
          <w:b/>
        </w:rPr>
        <w:fldChar w:fldCharType="begin"/>
      </w:r>
      <w:r w:rsidR="001977CC" w:rsidRPr="007B66B8">
        <w:rPr>
          <w:b/>
        </w:rPr>
        <w:instrText xml:space="preserve"> SEQ Eq. \* ARABIC \s 3 </w:instrText>
      </w:r>
      <w:r w:rsidR="001977CC" w:rsidRPr="007B66B8">
        <w:rPr>
          <w:b/>
        </w:rPr>
        <w:fldChar w:fldCharType="separate"/>
      </w:r>
      <w:r w:rsidR="001977CC" w:rsidRPr="007B66B8">
        <w:rPr>
          <w:b/>
          <w:noProof/>
        </w:rPr>
        <w:t>1</w:t>
      </w:r>
      <w:r w:rsidR="001977CC" w:rsidRPr="007B66B8">
        <w:rPr>
          <w:b/>
        </w:rPr>
        <w:fldChar w:fldCharType="end"/>
      </w:r>
    </w:p>
    <w:p w14:paraId="21B3F34A" w14:textId="77777777" w:rsidR="000C5BCE" w:rsidRPr="007B66B8" w:rsidRDefault="000C5BCE" w:rsidP="000C5BCE">
      <w:pPr>
        <w:tabs>
          <w:tab w:val="left" w:pos="2160"/>
          <w:tab w:val="right" w:pos="8640"/>
          <w:tab w:val="right" w:pos="8820"/>
        </w:tabs>
        <w:rPr>
          <w:sz w:val="20"/>
        </w:rPr>
      </w:pPr>
      <w:r w:rsidRPr="007B66B8">
        <w:rPr>
          <w:sz w:val="20"/>
        </w:rPr>
        <w:t>where</w:t>
      </w:r>
    </w:p>
    <w:p w14:paraId="0F89188E" w14:textId="11235AF1" w:rsidR="000C5BCE" w:rsidRPr="00C654E9" w:rsidRDefault="000C5BCE" w:rsidP="000C5BCE">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w:t>
      </w:r>
      <w:r w:rsidR="00FB5DEC" w:rsidRPr="00C654E9">
        <w:rPr>
          <w:i/>
          <w:sz w:val="20"/>
          <w:vertAlign w:val="subscript"/>
        </w:rPr>
        <w:t>digestate</w:t>
      </w:r>
      <w:r w:rsidRPr="00C654E9">
        <w:rPr>
          <w:i/>
          <w:sz w:val="20"/>
          <w:vertAlign w:val="subscript"/>
        </w:rPr>
        <w:t>manure</w:t>
      </w:r>
      <w:r w:rsidRPr="00C654E9">
        <w:rPr>
          <w:i/>
          <w:sz w:val="20"/>
        </w:rPr>
        <w:tab/>
      </w:r>
      <w:r w:rsidRPr="00C654E9">
        <w:rPr>
          <w:sz w:val="20"/>
        </w:rPr>
        <w:t>Total indirect N</w:t>
      </w:r>
      <w:r w:rsidRPr="00C654E9">
        <w:rPr>
          <w:sz w:val="20"/>
          <w:vertAlign w:val="subscript"/>
        </w:rPr>
        <w:t>2</w:t>
      </w:r>
      <w:r w:rsidRPr="00C654E9">
        <w:rPr>
          <w:sz w:val="20"/>
        </w:rPr>
        <w:t xml:space="preserve">O emissions from </w:t>
      </w:r>
      <w:r w:rsidR="00FB5DEC" w:rsidRPr="00C654E9">
        <w:rPr>
          <w:sz w:val="20"/>
        </w:rPr>
        <w:t>digestate</w:t>
      </w:r>
      <w:r w:rsidRPr="00C654E9">
        <w:rPr>
          <w:sz w:val="20"/>
        </w:rPr>
        <w:t xml:space="preserve"> applied to land (kg N</w:t>
      </w:r>
      <w:r w:rsidRPr="00C654E9">
        <w:rPr>
          <w:sz w:val="20"/>
          <w:vertAlign w:val="subscript"/>
        </w:rPr>
        <w:t>2</w:t>
      </w:r>
      <w:r w:rsidRPr="00C654E9">
        <w:rPr>
          <w:sz w:val="20"/>
        </w:rPr>
        <w:t>O-N)</w:t>
      </w:r>
    </w:p>
    <w:p w14:paraId="197FBBAE" w14:textId="11A9102D" w:rsidR="000C5BCE" w:rsidRPr="00C654E9" w:rsidRDefault="000C5BCE" w:rsidP="008A7F5F">
      <w:pPr>
        <w:pStyle w:val="Heading3"/>
      </w:pPr>
      <w:bookmarkStart w:id="835" w:name="_Toc152758639"/>
      <w:r w:rsidRPr="00C654E9">
        <w:t>Total N</w:t>
      </w:r>
      <w:r w:rsidRPr="00C654E9">
        <w:rPr>
          <w:vertAlign w:val="subscript"/>
        </w:rPr>
        <w:t>2</w:t>
      </w:r>
      <w:r w:rsidRPr="00C654E9">
        <w:t>O emissions from land-applied digestate</w:t>
      </w:r>
      <w:bookmarkEnd w:id="835"/>
    </w:p>
    <w:p w14:paraId="544FCF9C" w14:textId="3ADF9706" w:rsidR="000C5BCE" w:rsidRPr="00C654E9" w:rsidRDefault="00000000" w:rsidP="000C5BCE">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digestate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indirect</m:t>
            </m:r>
          </m:sub>
        </m:sSub>
      </m:oMath>
      <w:r w:rsidR="000C5BCE" w:rsidRPr="00C654E9">
        <w:rPr>
          <w:b/>
        </w:rPr>
        <w:t xml:space="preserve"> </w:t>
      </w:r>
      <w:r w:rsidR="000C5BCE"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4.9.6</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w:t>
      </w:r>
      <w:r w:rsidR="001977CC" w:rsidRPr="00C654E9">
        <w:rPr>
          <w:b/>
        </w:rPr>
        <w:fldChar w:fldCharType="end"/>
      </w:r>
    </w:p>
    <w:p w14:paraId="14DC85DE" w14:textId="77777777" w:rsidR="000C5BCE" w:rsidRPr="00C654E9" w:rsidRDefault="000C5BCE" w:rsidP="000C5BCE">
      <w:pPr>
        <w:rPr>
          <w:sz w:val="20"/>
        </w:rPr>
      </w:pPr>
      <w:r w:rsidRPr="00C654E9">
        <w:rPr>
          <w:sz w:val="20"/>
        </w:rPr>
        <w:t>where</w:t>
      </w:r>
    </w:p>
    <w:p w14:paraId="5B1E8E4C" w14:textId="2F18CD20" w:rsidR="000C5BCE" w:rsidRPr="00C654E9" w:rsidRDefault="000C5BCE" w:rsidP="00FB5DEC">
      <w:pPr>
        <w:tabs>
          <w:tab w:val="clear" w:pos="2880"/>
          <w:tab w:val="clear" w:pos="9360"/>
        </w:tabs>
        <w:spacing w:before="0"/>
        <w:ind w:left="2835" w:hanging="2835"/>
        <w:rPr>
          <w:sz w:val="20"/>
          <w:szCs w:val="24"/>
        </w:rPr>
      </w:pPr>
      <w:r w:rsidRPr="00C654E9">
        <w:rPr>
          <w:i/>
          <w:sz w:val="20"/>
        </w:rPr>
        <w:t>N</w:t>
      </w:r>
      <w:r w:rsidRPr="00C654E9">
        <w:rPr>
          <w:i/>
          <w:sz w:val="20"/>
          <w:vertAlign w:val="subscript"/>
        </w:rPr>
        <w:t>2</w:t>
      </w:r>
      <w:r w:rsidRPr="00C654E9">
        <w:rPr>
          <w:i/>
          <w:sz w:val="20"/>
        </w:rPr>
        <w:t>O-N</w:t>
      </w:r>
      <w:r w:rsidR="00FB5DEC" w:rsidRPr="00C654E9">
        <w:rPr>
          <w:i/>
          <w:sz w:val="20"/>
          <w:vertAlign w:val="subscript"/>
        </w:rPr>
        <w:t>digestate</w:t>
      </w:r>
      <w:r w:rsidRPr="00C654E9">
        <w:rPr>
          <w:i/>
          <w:sz w:val="20"/>
          <w:vertAlign w:val="subscript"/>
        </w:rPr>
        <w:t>soils</w:t>
      </w:r>
      <w:r w:rsidRPr="00C654E9">
        <w:rPr>
          <w:i/>
          <w:sz w:val="20"/>
          <w:vertAlign w:val="subscript"/>
        </w:rPr>
        <w:tab/>
      </w:r>
      <w:r w:rsidRPr="00C654E9">
        <w:rPr>
          <w:sz w:val="20"/>
        </w:rPr>
        <w:t>Total direct and indirect N</w:t>
      </w:r>
      <w:r w:rsidRPr="00C654E9">
        <w:rPr>
          <w:sz w:val="20"/>
          <w:vertAlign w:val="subscript"/>
        </w:rPr>
        <w:t>2</w:t>
      </w:r>
      <w:r w:rsidRPr="00C654E9">
        <w:rPr>
          <w:sz w:val="20"/>
        </w:rPr>
        <w:t xml:space="preserve">O-N emissions from </w:t>
      </w:r>
      <w:r w:rsidR="00FB5DEC" w:rsidRPr="00C654E9">
        <w:rPr>
          <w:sz w:val="20"/>
        </w:rPr>
        <w:t>digestate applied to land</w:t>
      </w:r>
      <w:r w:rsidRPr="00C654E9">
        <w:rPr>
          <w:sz w:val="20"/>
        </w:rPr>
        <w:t xml:space="preserve"> (kg N</w:t>
      </w:r>
      <w:r w:rsidRPr="00C654E9">
        <w:rPr>
          <w:sz w:val="20"/>
          <w:vertAlign w:val="subscript"/>
        </w:rPr>
        <w:t>2</w:t>
      </w:r>
      <w:r w:rsidRPr="00C654E9">
        <w:rPr>
          <w:sz w:val="20"/>
        </w:rPr>
        <w:t>O-N)</w:t>
      </w:r>
    </w:p>
    <w:p w14:paraId="6B339609" w14:textId="5360DDFC" w:rsidR="00296D53" w:rsidRPr="00C654E9" w:rsidRDefault="00A6581B" w:rsidP="008A7F5F">
      <w:pPr>
        <w:pStyle w:val="Heading3"/>
      </w:pPr>
      <w:bookmarkStart w:id="836" w:name="_Ref145619565"/>
      <w:bookmarkStart w:id="837" w:name="_Toc152758640"/>
      <w:r w:rsidRPr="00C654E9">
        <w:t>Digestate</w:t>
      </w:r>
      <w:r w:rsidRPr="00C654E9">
        <w:rPr>
          <w:rStyle w:val="Heading3Char"/>
        </w:rPr>
        <w:t xml:space="preserve"> </w:t>
      </w:r>
      <w:r w:rsidR="00296D53" w:rsidRPr="00C654E9">
        <w:rPr>
          <w:rStyle w:val="Heading3Char"/>
          <w:b/>
        </w:rPr>
        <w:t>C</w:t>
      </w:r>
      <w:r w:rsidR="0070553E" w:rsidRPr="00C654E9">
        <w:rPr>
          <w:rStyle w:val="Heading3Char"/>
          <w:b/>
        </w:rPr>
        <w:t xml:space="preserve"> and</w:t>
      </w:r>
      <w:r w:rsidR="00296D53" w:rsidRPr="00C654E9">
        <w:rPr>
          <w:rStyle w:val="Heading3Char"/>
          <w:b/>
        </w:rPr>
        <w:t xml:space="preserve"> N for the</w:t>
      </w:r>
      <w:r w:rsidR="00296D53" w:rsidRPr="00C654E9">
        <w:rPr>
          <w:rStyle w:val="Heading3Char"/>
        </w:rPr>
        <w:t xml:space="preserve"> </w:t>
      </w:r>
      <w:bookmarkEnd w:id="836"/>
      <w:r w:rsidR="00BC72AA" w:rsidRPr="00C654E9">
        <w:t>ICBM/IPCC Tier 2 and soil N</w:t>
      </w:r>
      <w:r w:rsidR="00BC72AA" w:rsidRPr="00C654E9">
        <w:rPr>
          <w:vertAlign w:val="subscript"/>
        </w:rPr>
        <w:t>2</w:t>
      </w:r>
      <w:r w:rsidR="00BC72AA" w:rsidRPr="00C654E9">
        <w:t>O models</w:t>
      </w:r>
      <w:bookmarkEnd w:id="837"/>
    </w:p>
    <w:p w14:paraId="3E0E9E6C" w14:textId="7935F720" w:rsidR="00274887" w:rsidRPr="00D5649B" w:rsidRDefault="00296D53" w:rsidP="00274887">
      <w:r w:rsidRPr="00C654E9">
        <w:t xml:space="preserve">This section describes the calculations used to estimate the amount of C </w:t>
      </w:r>
      <w:r w:rsidR="00BC2703" w:rsidRPr="00C654E9">
        <w:t xml:space="preserve">and </w:t>
      </w:r>
      <w:r w:rsidRPr="00C654E9">
        <w:t>N added to the soil C</w:t>
      </w:r>
      <w:r w:rsidR="00BC2703" w:rsidRPr="00C654E9">
        <w:t xml:space="preserve"> and</w:t>
      </w:r>
      <w:r w:rsidRPr="00C654E9">
        <w:t xml:space="preserve"> N pools following land-spreading, as well as the amount of water available</w:t>
      </w:r>
      <w:r w:rsidRPr="000A6C51">
        <w:t xml:space="preserve"> in land-applied digestate. The amount of C entering the soil C pool serves as input to the </w:t>
      </w:r>
      <w:r w:rsidR="00274887" w:rsidRPr="000A6C51">
        <w:t xml:space="preserve">IPCC Tier 2 and ICBM soil </w:t>
      </w:r>
      <w:r w:rsidR="00E57A76" w:rsidRPr="000A6C51">
        <w:t xml:space="preserve">C </w:t>
      </w:r>
      <w:r w:rsidR="0098008B" w:rsidRPr="000A6C51">
        <w:t>model</w:t>
      </w:r>
      <w:r w:rsidR="00274887" w:rsidRPr="000A6C51">
        <w:t xml:space="preserve">s </w:t>
      </w:r>
      <w:r w:rsidRPr="000A6C51">
        <w:t xml:space="preserve">in </w:t>
      </w:r>
      <w:proofErr w:type="spellStart"/>
      <w:r w:rsidRPr="000A6C51">
        <w:t>Holos</w:t>
      </w:r>
      <w:proofErr w:type="spellEnd"/>
      <w:r w:rsidR="00274887" w:rsidRPr="000A6C51">
        <w:t xml:space="preserve"> and the amount of N added to the soil N pool serves as input to the model (adapted from Liang et al. 2020) used for the multi-year estimation of soil N</w:t>
      </w:r>
      <w:r w:rsidR="00274887" w:rsidRPr="000A6C51">
        <w:rPr>
          <w:vertAlign w:val="subscript"/>
        </w:rPr>
        <w:t>2</w:t>
      </w:r>
      <w:r w:rsidR="00274887" w:rsidRPr="000A6C51">
        <w:t>O emissions. The amount of C and N added to the relevant soil pools account for any land application losses.</w:t>
      </w:r>
    </w:p>
    <w:p w14:paraId="39E164B1" w14:textId="77777777" w:rsidR="00296D53" w:rsidRPr="00E8750B" w:rsidRDefault="00296D53" w:rsidP="00CE3F31">
      <w:pPr>
        <w:pStyle w:val="Heading4"/>
      </w:pPr>
      <w:bookmarkStart w:id="838" w:name="_Ref146543373"/>
      <w:r w:rsidRPr="00E8750B">
        <w:t>Carbon</w:t>
      </w:r>
      <w:bookmarkEnd w:id="838"/>
      <w:r w:rsidRPr="00E8750B">
        <w:t xml:space="preserve"> </w:t>
      </w:r>
    </w:p>
    <w:p w14:paraId="4ECEFEC3" w14:textId="38F05E2D" w:rsidR="00320558" w:rsidRPr="00E8750B" w:rsidRDefault="00320558" w:rsidP="00320558">
      <w:pPr>
        <w:tabs>
          <w:tab w:val="left" w:pos="2694"/>
        </w:tabs>
        <w:spacing w:before="0"/>
        <w:ind w:left="2694" w:hanging="2694"/>
        <w:rPr>
          <w:szCs w:val="24"/>
        </w:rPr>
      </w:pPr>
      <w:r w:rsidRPr="00E8750B">
        <w:rPr>
          <w:szCs w:val="24"/>
        </w:rPr>
        <w:t xml:space="preserve">To estimate digestate C applied to soil in field </w:t>
      </w:r>
      <w:r w:rsidRPr="00E8750B">
        <w:rPr>
          <w:i/>
          <w:iCs/>
          <w:szCs w:val="24"/>
        </w:rPr>
        <w:t>n</w:t>
      </w:r>
      <w:r w:rsidRPr="00E8750B">
        <w:rPr>
          <w:szCs w:val="24"/>
        </w:rPr>
        <w:t>:</w:t>
      </w:r>
    </w:p>
    <w:p w14:paraId="3173D4E1" w14:textId="3CD267EB" w:rsidR="00A7084B" w:rsidRPr="00E8750B" w:rsidRDefault="00000000" w:rsidP="00A7084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model_digestatetype(t,field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digestatetype(t,field n)</m:t>
                </m:r>
              </m:sub>
            </m:sSub>
            <m:r>
              <m:rPr>
                <m:sty m:val="bi"/>
              </m:rPr>
              <w:rPr>
                <w:rFonts w:ascii="Cambria Math" w:hAnsi="Cambria Math"/>
                <w:szCs w:val="24"/>
              </w:rPr>
              <m:t>×C</m:t>
            </m:r>
          </m:e>
          <m:sub>
            <m:r>
              <m:rPr>
                <m:sty m:val="bi"/>
              </m:rPr>
              <w:rPr>
                <w:rFonts w:ascii="Cambria Math" w:hAnsi="Cambria Math"/>
                <w:szCs w:val="24"/>
              </w:rPr>
              <m:t>landdigestatetype(t)</m:t>
            </m:r>
          </m:sub>
        </m:sSub>
      </m:oMath>
      <w:r w:rsidR="00A7084B" w:rsidRPr="00E8750B">
        <w:rPr>
          <w:b/>
          <w:szCs w:val="24"/>
        </w:rPr>
        <w:t xml:space="preserve"> </w:t>
      </w:r>
      <w:r w:rsidR="00A7084B" w:rsidRPr="00E8750B">
        <w:rPr>
          <w:b/>
          <w:szCs w:val="24"/>
        </w:rPr>
        <w:tab/>
      </w:r>
    </w:p>
    <w:p w14:paraId="43BA99A0" w14:textId="458F5BCE" w:rsidR="00A7084B" w:rsidRPr="00E8750B" w:rsidRDefault="00A7084B" w:rsidP="00A7084B">
      <w:pPr>
        <w:keepNext/>
        <w:tabs>
          <w:tab w:val="clear" w:pos="2880"/>
          <w:tab w:val="clear" w:pos="9360"/>
          <w:tab w:val="right" w:pos="9781"/>
        </w:tabs>
        <w:spacing w:after="120"/>
        <w:rPr>
          <w:b/>
          <w:color w:val="005BBF"/>
          <w:sz w:val="32"/>
          <w:szCs w:val="32"/>
        </w:rPr>
      </w:pPr>
      <w:r w:rsidRPr="00E8750B">
        <w:rPr>
          <w:b/>
          <w:szCs w:val="24"/>
        </w:rPr>
        <w:tab/>
      </w:r>
      <w:r w:rsidRPr="00E8750B">
        <w:rPr>
          <w:b/>
        </w:rPr>
        <w:t xml:space="preserve">Eq. </w:t>
      </w:r>
      <w:r w:rsidR="001977CC" w:rsidRPr="00E8750B">
        <w:rPr>
          <w:b/>
        </w:rPr>
        <w:fldChar w:fldCharType="begin"/>
      </w:r>
      <w:r w:rsidR="001977CC" w:rsidRPr="00E8750B">
        <w:rPr>
          <w:b/>
        </w:rPr>
        <w:instrText xml:space="preserve"> STYLEREF 3 \s </w:instrText>
      </w:r>
      <w:r w:rsidR="001977CC" w:rsidRPr="00E8750B">
        <w:rPr>
          <w:b/>
        </w:rPr>
        <w:fldChar w:fldCharType="separate"/>
      </w:r>
      <w:r w:rsidR="001977CC" w:rsidRPr="00E8750B">
        <w:rPr>
          <w:b/>
          <w:noProof/>
        </w:rPr>
        <w:t>4.9.7</w:t>
      </w:r>
      <w:r w:rsidR="001977CC" w:rsidRPr="00E8750B">
        <w:rPr>
          <w:b/>
        </w:rPr>
        <w:fldChar w:fldCharType="end"/>
      </w:r>
      <w:r w:rsidR="001977CC" w:rsidRPr="00E8750B">
        <w:rPr>
          <w:b/>
        </w:rPr>
        <w:noBreakHyphen/>
      </w:r>
      <w:r w:rsidR="001977CC" w:rsidRPr="00E8750B">
        <w:rPr>
          <w:b/>
        </w:rPr>
        <w:fldChar w:fldCharType="begin"/>
      </w:r>
      <w:r w:rsidR="001977CC" w:rsidRPr="00E8750B">
        <w:rPr>
          <w:b/>
        </w:rPr>
        <w:instrText xml:space="preserve"> SEQ Eq. \* ARABIC \s 3 </w:instrText>
      </w:r>
      <w:r w:rsidR="001977CC" w:rsidRPr="00E8750B">
        <w:rPr>
          <w:b/>
        </w:rPr>
        <w:fldChar w:fldCharType="separate"/>
      </w:r>
      <w:r w:rsidR="001977CC" w:rsidRPr="00E8750B">
        <w:rPr>
          <w:b/>
          <w:noProof/>
        </w:rPr>
        <w:t>1</w:t>
      </w:r>
      <w:r w:rsidR="001977CC" w:rsidRPr="00E8750B">
        <w:rPr>
          <w:b/>
        </w:rPr>
        <w:fldChar w:fldCharType="end"/>
      </w:r>
    </w:p>
    <w:p w14:paraId="68A45974" w14:textId="77777777" w:rsidR="00A7084B" w:rsidRPr="00E8750B" w:rsidRDefault="00A7084B" w:rsidP="00A7084B">
      <w:pPr>
        <w:tabs>
          <w:tab w:val="clear" w:pos="2880"/>
          <w:tab w:val="clear" w:pos="9360"/>
        </w:tabs>
        <w:spacing w:before="0"/>
        <w:rPr>
          <w:iCs/>
          <w:sz w:val="20"/>
          <w:szCs w:val="24"/>
        </w:rPr>
      </w:pPr>
      <w:r w:rsidRPr="00E8750B">
        <w:rPr>
          <w:iCs/>
          <w:sz w:val="20"/>
          <w:szCs w:val="24"/>
        </w:rPr>
        <w:t>where</w:t>
      </w:r>
    </w:p>
    <w:p w14:paraId="0408982D" w14:textId="5A3847E0" w:rsidR="00A7084B" w:rsidRPr="00E8750B" w:rsidRDefault="00A7084B" w:rsidP="00A7084B">
      <w:pPr>
        <w:tabs>
          <w:tab w:val="clear" w:pos="2880"/>
          <w:tab w:val="clear" w:pos="9360"/>
        </w:tabs>
        <w:spacing w:before="0"/>
        <w:ind w:left="2837" w:hanging="2837"/>
        <w:rPr>
          <w:iCs/>
          <w:sz w:val="20"/>
          <w:szCs w:val="24"/>
        </w:rPr>
      </w:pPr>
      <w:proofErr w:type="spellStart"/>
      <w:r w:rsidRPr="00E8750B">
        <w:rPr>
          <w:i/>
          <w:sz w:val="20"/>
          <w:szCs w:val="24"/>
        </w:rPr>
        <w:t>C</w:t>
      </w:r>
      <w:r w:rsidRPr="00E8750B">
        <w:rPr>
          <w:i/>
          <w:sz w:val="20"/>
          <w:szCs w:val="24"/>
          <w:vertAlign w:val="subscript"/>
        </w:rPr>
        <w:t>model_digestatetype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
          <w:sz w:val="20"/>
          <w:szCs w:val="24"/>
        </w:rPr>
        <w:tab/>
      </w:r>
      <w:r w:rsidRPr="00E8750B">
        <w:rPr>
          <w:iCs/>
          <w:sz w:val="20"/>
          <w:szCs w:val="24"/>
        </w:rPr>
        <w:t xml:space="preserve">Amount of C added to the soil in digestate (kg C) applied to field </w:t>
      </w:r>
      <w:r w:rsidRPr="00E8750B">
        <w:rPr>
          <w:i/>
          <w:sz w:val="20"/>
          <w:szCs w:val="24"/>
        </w:rPr>
        <w:t>n</w:t>
      </w:r>
      <w:r w:rsidRPr="00E8750B">
        <w:rPr>
          <w:iCs/>
          <w:sz w:val="20"/>
          <w:szCs w:val="24"/>
        </w:rPr>
        <w:t xml:space="preserve"> in year </w:t>
      </w:r>
      <w:r w:rsidRPr="00E8750B">
        <w:rPr>
          <w:i/>
          <w:sz w:val="20"/>
          <w:szCs w:val="24"/>
        </w:rPr>
        <w:t>t</w:t>
      </w:r>
      <w:r w:rsidRPr="00E8750B">
        <w:rPr>
          <w:iCs/>
          <w:sz w:val="20"/>
          <w:szCs w:val="24"/>
        </w:rPr>
        <w:t>, by digestate type</w:t>
      </w:r>
    </w:p>
    <w:p w14:paraId="58C2B270" w14:textId="229CE303" w:rsidR="00A7084B" w:rsidRPr="00E8750B" w:rsidRDefault="00A7084B" w:rsidP="00A7084B">
      <w:pPr>
        <w:spacing w:before="0"/>
        <w:ind w:left="2835" w:hanging="2835"/>
        <w:rPr>
          <w:sz w:val="20"/>
        </w:rPr>
      </w:pPr>
      <w:proofErr w:type="spellStart"/>
      <w:r w:rsidRPr="00E8750B">
        <w:rPr>
          <w:i/>
          <w:sz w:val="20"/>
          <w:szCs w:val="24"/>
        </w:rPr>
        <w:t>f</w:t>
      </w:r>
      <w:r w:rsidRPr="00E8750B">
        <w:rPr>
          <w:i/>
          <w:sz w:val="20"/>
          <w:szCs w:val="24"/>
          <w:vertAlign w:val="subscript"/>
        </w:rPr>
        <w:t>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Cs/>
          <w:sz w:val="20"/>
          <w:szCs w:val="24"/>
        </w:rPr>
        <w:tab/>
      </w:r>
      <w:r w:rsidRPr="00E8750B">
        <w:rPr>
          <w:sz w:val="20"/>
          <w:szCs w:val="24"/>
        </w:rPr>
        <w:t xml:space="preserve">Fraction of digestate available for land application that is applied to field </w:t>
      </w:r>
      <w:r w:rsidRPr="00E8750B">
        <w:rPr>
          <w:i/>
          <w:iCs/>
          <w:sz w:val="20"/>
          <w:szCs w:val="24"/>
        </w:rPr>
        <w:t>n</w:t>
      </w:r>
      <w:r w:rsidRPr="00E8750B">
        <w:rPr>
          <w:sz w:val="20"/>
          <w:szCs w:val="24"/>
        </w:rPr>
        <w:t xml:space="preserve"> in year </w:t>
      </w:r>
      <w:r w:rsidRPr="00E8750B">
        <w:rPr>
          <w:i/>
          <w:iCs/>
          <w:sz w:val="20"/>
          <w:szCs w:val="24"/>
        </w:rPr>
        <w:t>t</w:t>
      </w:r>
      <w:r w:rsidRPr="00E8750B">
        <w:rPr>
          <w:sz w:val="20"/>
          <w:szCs w:val="24"/>
        </w:rPr>
        <w:t xml:space="preserve">. This is applied to tilled or untilled land during the specified day of application (dimensionless), and is specific to the type of digestate applied and the field. </w:t>
      </w:r>
      <w:proofErr w:type="spellStart"/>
      <w:r w:rsidRPr="00E8750B">
        <w:rPr>
          <w:i/>
          <w:iCs/>
          <w:sz w:val="20"/>
          <w:szCs w:val="24"/>
        </w:rPr>
        <w:t>f</w:t>
      </w:r>
      <w:r w:rsidRPr="00E8750B">
        <w:rPr>
          <w:i/>
          <w:iCs/>
          <w:sz w:val="20"/>
          <w:szCs w:val="24"/>
          <w:vertAlign w:val="subscript"/>
        </w:rPr>
        <w:t>digestatetype</w:t>
      </w:r>
      <w:proofErr w:type="spellEnd"/>
      <w:r w:rsidRPr="00E8750B">
        <w:rPr>
          <w:i/>
          <w:iCs/>
          <w:sz w:val="20"/>
          <w:szCs w:val="24"/>
          <w:vertAlign w:val="subscript"/>
        </w:rPr>
        <w:t>(</w:t>
      </w:r>
      <w:proofErr w:type="spellStart"/>
      <w:r w:rsidRPr="00E8750B">
        <w:rPr>
          <w:i/>
          <w:iCs/>
          <w:sz w:val="20"/>
          <w:szCs w:val="24"/>
          <w:vertAlign w:val="subscript"/>
        </w:rPr>
        <w:t>t,field</w:t>
      </w:r>
      <w:proofErr w:type="spellEnd"/>
      <w:r w:rsidRPr="00E8750B">
        <w:rPr>
          <w:i/>
          <w:iCs/>
          <w:sz w:val="20"/>
          <w:szCs w:val="24"/>
          <w:vertAlign w:val="subscript"/>
        </w:rPr>
        <w:t xml:space="preserve"> n)</w:t>
      </w:r>
      <w:r w:rsidRPr="00E8750B">
        <w:rPr>
          <w:sz w:val="20"/>
          <w:szCs w:val="24"/>
        </w:rPr>
        <w:t xml:space="preserve"> </w:t>
      </w:r>
      <w:r w:rsidR="00B21C73" w:rsidRPr="00E8750B">
        <w:rPr>
          <w:sz w:val="20"/>
          <w:szCs w:val="24"/>
        </w:rPr>
        <w:t xml:space="preserve">is calculated as: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i/>
          <w:iCs/>
          <w:sz w:val="20"/>
          <w:szCs w:val="24"/>
        </w:rPr>
        <w:t xml:space="preserve"> /</w:t>
      </w:r>
      <w:r w:rsidR="00B21C73" w:rsidRPr="00E8750B">
        <w:rPr>
          <w:rFonts w:hint="eastAsia"/>
          <w:i/>
          <w:iCs/>
          <w:sz w:val="20"/>
          <w:szCs w:val="24"/>
        </w:rPr>
        <w:t xml:space="preserve"> </w:t>
      </w:r>
      <w:r w:rsidR="00B21C73" w:rsidRPr="00E8750B">
        <w:rPr>
          <w:i/>
          <w:iCs/>
          <w:sz w:val="20"/>
          <w:szCs w:val="24"/>
        </w:rPr>
        <w:t>(</w:t>
      </w:r>
      <w:proofErr w:type="spellStart"/>
      <w:r w:rsidR="00B21C73" w:rsidRPr="00E8750B">
        <w:rPr>
          <w:i/>
          <w:iCs/>
          <w:sz w:val="20"/>
          <w:szCs w:val="24"/>
        </w:rPr>
        <w:t>Total_Volume</w:t>
      </w:r>
      <w:r w:rsidR="00B21C73" w:rsidRPr="00E8750B">
        <w:rPr>
          <w:i/>
          <w:iCs/>
          <w:sz w:val="20"/>
          <w:szCs w:val="24"/>
          <w:vertAlign w:val="subscript"/>
        </w:rPr>
        <w:t>landdigestate</w:t>
      </w:r>
      <w:proofErr w:type="spellEnd"/>
      <w:r w:rsidR="00B21C73" w:rsidRPr="00E8750B">
        <w:rPr>
          <w:sz w:val="20"/>
          <w:szCs w:val="24"/>
        </w:rPr>
        <w:t xml:space="preserve">), where: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sz w:val="20"/>
          <w:szCs w:val="24"/>
        </w:rPr>
        <w:t xml:space="preserve"> = volume of digestate applied to field </w:t>
      </w:r>
      <w:r w:rsidR="00B21C73" w:rsidRPr="00E8750B">
        <w:rPr>
          <w:i/>
          <w:iCs/>
          <w:sz w:val="20"/>
          <w:szCs w:val="24"/>
        </w:rPr>
        <w:t xml:space="preserve">n </w:t>
      </w:r>
      <w:r w:rsidR="00B21C73" w:rsidRPr="00E8750B">
        <w:rPr>
          <w:sz w:val="20"/>
          <w:szCs w:val="24"/>
        </w:rPr>
        <w:t>on the day of removal</w:t>
      </w:r>
      <w:r w:rsidR="00B21C73" w:rsidRPr="00E8750B">
        <w:rPr>
          <w:sz w:val="20"/>
        </w:rPr>
        <w:t xml:space="preserve"> (kg), by digestate type, calculated as: digestate application rate (kg ha</w:t>
      </w:r>
      <w:r w:rsidR="00B21C73" w:rsidRPr="00E8750B">
        <w:rPr>
          <w:sz w:val="20"/>
          <w:vertAlign w:val="superscript"/>
        </w:rPr>
        <w:t>-1</w:t>
      </w:r>
      <w:r w:rsidR="00B21C73" w:rsidRPr="00E8750B">
        <w:rPr>
          <w:sz w:val="20"/>
        </w:rPr>
        <w:t xml:space="preserve">, specified by user) * area of land receiving digestate (ha, specified by user); </w:t>
      </w:r>
      <w:proofErr w:type="spellStart"/>
      <w:r w:rsidR="00B21C73" w:rsidRPr="00E8750B">
        <w:rPr>
          <w:i/>
          <w:iCs/>
          <w:sz w:val="20"/>
        </w:rPr>
        <w:t>Total_Volume</w:t>
      </w:r>
      <w:r w:rsidR="00B21C73" w:rsidRPr="00E8750B">
        <w:rPr>
          <w:i/>
          <w:iCs/>
          <w:sz w:val="20"/>
          <w:vertAlign w:val="subscript"/>
        </w:rPr>
        <w:t>landdigestate</w:t>
      </w:r>
      <w:proofErr w:type="spellEnd"/>
      <w:r w:rsidR="00B21C73" w:rsidRPr="00E8750B">
        <w:rPr>
          <w:iCs/>
          <w:sz w:val="20"/>
          <w:vertAlign w:val="subscript"/>
        </w:rPr>
        <w:t xml:space="preserve"> </w:t>
      </w:r>
      <w:r w:rsidR="00B21C73" w:rsidRPr="00E8750B">
        <w:rPr>
          <w:iCs/>
          <w:sz w:val="20"/>
        </w:rPr>
        <w:t>= a</w:t>
      </w:r>
      <w:r w:rsidR="00B21C73" w:rsidRPr="00E8750B">
        <w:rPr>
          <w:sz w:val="20"/>
        </w:rPr>
        <w:t>mount of digestate available on the day of removal (prior to removal)</w:t>
      </w:r>
    </w:p>
    <w:p w14:paraId="1CC44ABC" w14:textId="157C0AB2" w:rsidR="00A7084B" w:rsidRDefault="00B21C73" w:rsidP="00B21C73">
      <w:pPr>
        <w:tabs>
          <w:tab w:val="clear" w:pos="2880"/>
          <w:tab w:val="clear" w:pos="9360"/>
        </w:tabs>
        <w:spacing w:before="0" w:after="120"/>
        <w:ind w:left="2837" w:hanging="2837"/>
        <w:rPr>
          <w:b/>
          <w:bCs/>
          <w:szCs w:val="24"/>
        </w:rPr>
      </w:pPr>
      <w:proofErr w:type="spellStart"/>
      <w:r w:rsidRPr="00E8750B">
        <w:rPr>
          <w:i/>
          <w:sz w:val="20"/>
          <w:szCs w:val="24"/>
        </w:rPr>
        <w:t>C</w:t>
      </w:r>
      <w:r w:rsidRPr="00E8750B">
        <w:rPr>
          <w:i/>
          <w:sz w:val="20"/>
          <w:szCs w:val="24"/>
          <w:vertAlign w:val="subscript"/>
        </w:rPr>
        <w:t>landdigestatetype</w:t>
      </w:r>
      <w:proofErr w:type="spellEnd"/>
      <w:r w:rsidR="00A7084B" w:rsidRPr="00E8750B">
        <w:rPr>
          <w:i/>
          <w:sz w:val="20"/>
          <w:szCs w:val="24"/>
          <w:vertAlign w:val="subscript"/>
        </w:rPr>
        <w:t>(t)</w:t>
      </w:r>
      <w:r w:rsidR="00A7084B" w:rsidRPr="00E8750B">
        <w:rPr>
          <w:i/>
          <w:sz w:val="20"/>
          <w:szCs w:val="24"/>
          <w:vertAlign w:val="subscript"/>
        </w:rPr>
        <w:tab/>
      </w:r>
      <w:r w:rsidRPr="00E8750B">
        <w:rPr>
          <w:iCs/>
          <w:sz w:val="20"/>
          <w:szCs w:val="24"/>
        </w:rPr>
        <w:t xml:space="preserve">Total amount of </w:t>
      </w:r>
      <w:r w:rsidR="00A7084B" w:rsidRPr="00E8750B">
        <w:rPr>
          <w:iCs/>
          <w:sz w:val="20"/>
          <w:szCs w:val="24"/>
        </w:rPr>
        <w:t xml:space="preserve">C </w:t>
      </w:r>
      <w:r w:rsidRPr="00E8750B">
        <w:rPr>
          <w:iCs/>
          <w:sz w:val="20"/>
          <w:szCs w:val="24"/>
        </w:rPr>
        <w:t>available in digestate (kg C), by digestate type</w:t>
      </w:r>
    </w:p>
    <w:p w14:paraId="1DFDCC30" w14:textId="3F611B9B" w:rsidR="00A7084B" w:rsidRPr="0079570E" w:rsidRDefault="00000000" w:rsidP="00A7084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model_digestatetype(t,field n)</m:t>
                    </m:r>
                  </m:sub>
                </m:sSub>
              </m:e>
            </m:d>
          </m:e>
        </m:nary>
      </m:oMath>
      <w:r w:rsidR="00A7084B" w:rsidRPr="0079570E">
        <w:rPr>
          <w:b/>
        </w:rPr>
        <w:t xml:space="preserve"> </w:t>
      </w:r>
      <w:r w:rsidR="00A7084B" w:rsidRPr="0079570E">
        <w:rPr>
          <w:b/>
        </w:rPr>
        <w:tab/>
      </w:r>
      <w:bookmarkStart w:id="839" w:name="Cmodel_Digestate_TFieldN_Eq"/>
      <w:r w:rsidR="00A7084B" w:rsidRPr="0079570E">
        <w:rPr>
          <w:b/>
        </w:rPr>
        <w:t xml:space="preserve">Eq. </w:t>
      </w:r>
      <w:r w:rsidR="001977CC" w:rsidRPr="0079570E">
        <w:rPr>
          <w:b/>
        </w:rPr>
        <w:fldChar w:fldCharType="begin"/>
      </w:r>
      <w:r w:rsidR="001977CC" w:rsidRPr="0079570E">
        <w:rPr>
          <w:b/>
        </w:rPr>
        <w:instrText xml:space="preserve"> STYLEREF 3 \s </w:instrText>
      </w:r>
      <w:r w:rsidR="001977CC" w:rsidRPr="0079570E">
        <w:rPr>
          <w:b/>
        </w:rPr>
        <w:fldChar w:fldCharType="separate"/>
      </w:r>
      <w:r w:rsidR="001977CC" w:rsidRPr="0079570E">
        <w:rPr>
          <w:b/>
          <w:noProof/>
        </w:rPr>
        <w:t>4.9.7</w:t>
      </w:r>
      <w:r w:rsidR="001977CC" w:rsidRPr="0079570E">
        <w:rPr>
          <w:b/>
        </w:rPr>
        <w:fldChar w:fldCharType="end"/>
      </w:r>
      <w:r w:rsidR="001977CC" w:rsidRPr="0079570E">
        <w:rPr>
          <w:b/>
        </w:rPr>
        <w:noBreakHyphen/>
      </w:r>
      <w:r w:rsidR="001977CC" w:rsidRPr="0079570E">
        <w:rPr>
          <w:b/>
        </w:rPr>
        <w:fldChar w:fldCharType="begin"/>
      </w:r>
      <w:r w:rsidR="001977CC" w:rsidRPr="0079570E">
        <w:rPr>
          <w:b/>
        </w:rPr>
        <w:instrText xml:space="preserve"> SEQ Eq. \* ARABIC \s 3 </w:instrText>
      </w:r>
      <w:r w:rsidR="001977CC" w:rsidRPr="0079570E">
        <w:rPr>
          <w:b/>
        </w:rPr>
        <w:fldChar w:fldCharType="separate"/>
      </w:r>
      <w:r w:rsidR="001977CC" w:rsidRPr="0079570E">
        <w:rPr>
          <w:b/>
          <w:noProof/>
        </w:rPr>
        <w:t>2</w:t>
      </w:r>
      <w:r w:rsidR="001977CC" w:rsidRPr="0079570E">
        <w:rPr>
          <w:b/>
        </w:rPr>
        <w:fldChar w:fldCharType="end"/>
      </w:r>
      <w:bookmarkEnd w:id="839"/>
    </w:p>
    <w:p w14:paraId="2C8F0350" w14:textId="77777777" w:rsidR="00A7084B" w:rsidRPr="0079570E" w:rsidRDefault="00A7084B" w:rsidP="00A7084B">
      <w:pPr>
        <w:keepNext/>
        <w:tabs>
          <w:tab w:val="clear" w:pos="2880"/>
          <w:tab w:val="clear" w:pos="9360"/>
          <w:tab w:val="right" w:pos="9781"/>
        </w:tabs>
        <w:spacing w:before="0"/>
        <w:rPr>
          <w:bCs/>
          <w:sz w:val="20"/>
        </w:rPr>
      </w:pPr>
      <w:r w:rsidRPr="0079570E">
        <w:rPr>
          <w:bCs/>
          <w:sz w:val="20"/>
        </w:rPr>
        <w:t>where</w:t>
      </w:r>
    </w:p>
    <w:p w14:paraId="057EDE8C" w14:textId="1BD26020" w:rsidR="00A7084B" w:rsidRPr="0079570E" w:rsidRDefault="00A7084B" w:rsidP="00A7084B">
      <w:pPr>
        <w:keepNext/>
        <w:tabs>
          <w:tab w:val="clear" w:pos="2880"/>
          <w:tab w:val="clear" w:pos="9360"/>
          <w:tab w:val="right" w:pos="9781"/>
        </w:tabs>
        <w:spacing w:before="0"/>
        <w:ind w:left="2837" w:hanging="2837"/>
        <w:rPr>
          <w:i/>
          <w:iCs/>
          <w:sz w:val="20"/>
        </w:rPr>
      </w:pPr>
      <w:proofErr w:type="spellStart"/>
      <w:r w:rsidRPr="0079570E">
        <w:rPr>
          <w:i/>
          <w:sz w:val="20"/>
        </w:rPr>
        <w:t>C</w:t>
      </w:r>
      <w:r w:rsidRPr="0079570E">
        <w:rPr>
          <w:i/>
          <w:sz w:val="20"/>
          <w:vertAlign w:val="subscript"/>
        </w:rPr>
        <w:t>model_digestate</w:t>
      </w:r>
      <w:proofErr w:type="spellEnd"/>
      <w:r w:rsidRPr="0079570E">
        <w:rPr>
          <w:i/>
          <w:sz w:val="20"/>
          <w:vertAlign w:val="subscript"/>
        </w:rPr>
        <w:t>(</w:t>
      </w:r>
      <w:proofErr w:type="spellStart"/>
      <w:r w:rsidRPr="0079570E">
        <w:rPr>
          <w:i/>
          <w:sz w:val="20"/>
          <w:vertAlign w:val="subscript"/>
        </w:rPr>
        <w:t>t,field</w:t>
      </w:r>
      <w:proofErr w:type="spellEnd"/>
      <w:r w:rsidRPr="0079570E">
        <w:rPr>
          <w:i/>
          <w:sz w:val="20"/>
          <w:vertAlign w:val="subscript"/>
        </w:rPr>
        <w:t xml:space="preserve"> n)</w:t>
      </w:r>
      <w:r w:rsidRPr="0079570E">
        <w:rPr>
          <w:i/>
          <w:sz w:val="20"/>
        </w:rPr>
        <w:tab/>
      </w:r>
      <w:r w:rsidRPr="0079570E">
        <w:rPr>
          <w:sz w:val="20"/>
        </w:rPr>
        <w:t xml:space="preserve">Total amount of C added to the soil C pool (kg C) in </w:t>
      </w:r>
      <w:r w:rsidR="00B21C73" w:rsidRPr="0079570E">
        <w:rPr>
          <w:sz w:val="20"/>
        </w:rPr>
        <w:t>digestate</w:t>
      </w:r>
      <w:r w:rsidRPr="0079570E">
        <w:rPr>
          <w:sz w:val="20"/>
        </w:rPr>
        <w:t xml:space="preserve">, specific to field </w:t>
      </w:r>
      <w:r w:rsidRPr="0079570E">
        <w:rPr>
          <w:i/>
          <w:iCs/>
          <w:sz w:val="20"/>
        </w:rPr>
        <w:t>n</w:t>
      </w:r>
      <w:r w:rsidRPr="0079570E">
        <w:rPr>
          <w:sz w:val="20"/>
        </w:rPr>
        <w:t xml:space="preserve"> in year </w:t>
      </w:r>
      <w:r w:rsidRPr="0079570E">
        <w:rPr>
          <w:i/>
          <w:iCs/>
          <w:sz w:val="20"/>
        </w:rPr>
        <w:t>t</w:t>
      </w:r>
    </w:p>
    <w:p w14:paraId="101716AA" w14:textId="58B74FC9" w:rsidR="00A7084B" w:rsidRPr="00956C32" w:rsidRDefault="00A7084B" w:rsidP="00B21C73">
      <w:pPr>
        <w:tabs>
          <w:tab w:val="clear" w:pos="2880"/>
          <w:tab w:val="clear" w:pos="9360"/>
        </w:tabs>
        <w:rPr>
          <w:iCs/>
          <w:sz w:val="20"/>
        </w:rPr>
      </w:pPr>
      <w:r w:rsidRPr="00956C32">
        <w:rPr>
          <w:b/>
          <w:i/>
        </w:rPr>
        <w:t xml:space="preserve">Any </w:t>
      </w:r>
      <w:r w:rsidR="00B21C73" w:rsidRPr="00956C32">
        <w:rPr>
          <w:b/>
          <w:i/>
        </w:rPr>
        <w:t>digestate</w:t>
      </w:r>
      <w:r w:rsidRPr="00956C32">
        <w:rPr>
          <w:b/>
          <w:i/>
        </w:rPr>
        <w:t xml:space="preserve"> not applied to a specific field (‘leftover’ </w:t>
      </w:r>
      <w:r w:rsidR="00B21C73" w:rsidRPr="00956C32">
        <w:rPr>
          <w:b/>
          <w:i/>
        </w:rPr>
        <w:t>digestate</w:t>
      </w:r>
      <w:r w:rsidRPr="00956C32">
        <w:rPr>
          <w:b/>
          <w:i/>
        </w:rPr>
        <w:t>) is spread equally across all of the farm’s fields (excl. native rangeland, if present)</w:t>
      </w:r>
      <w:r w:rsidRPr="00956C32">
        <w:rPr>
          <w:b/>
          <w:iCs/>
        </w:rPr>
        <w:t>.</w:t>
      </w:r>
    </w:p>
    <w:p w14:paraId="6904F37B" w14:textId="14F33636" w:rsidR="004E21B3" w:rsidRPr="00956C32" w:rsidRDefault="00000000" w:rsidP="00A7084B">
      <w:pPr>
        <w:keepNext/>
        <w:tabs>
          <w:tab w:val="clear" w:pos="2880"/>
          <w:tab w:val="clear" w:pos="9360"/>
          <w:tab w:val="right" w:pos="9781"/>
        </w:tabs>
        <w:spacing w:after="120"/>
        <w:ind w:left="3330" w:hanging="333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landdigestate(t)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model_digestate,allfields(t)</m:t>
            </m:r>
          </m:sub>
        </m:sSub>
      </m:oMath>
      <w:r w:rsidR="004E21B3" w:rsidRPr="00956C32">
        <w:rPr>
          <w:b/>
        </w:rPr>
        <w:t xml:space="preserve"> </w:t>
      </w:r>
    </w:p>
    <w:p w14:paraId="60CD1F8B" w14:textId="6605FD31" w:rsidR="00A7084B" w:rsidRPr="00956C32" w:rsidRDefault="004E21B3" w:rsidP="00A7084B">
      <w:pPr>
        <w:keepNext/>
        <w:tabs>
          <w:tab w:val="clear" w:pos="2880"/>
          <w:tab w:val="clear" w:pos="9360"/>
          <w:tab w:val="right" w:pos="9781"/>
        </w:tabs>
        <w:spacing w:after="120"/>
        <w:ind w:left="3330" w:hanging="3330"/>
        <w:rPr>
          <w:i/>
          <w:iCs/>
          <w:sz w:val="20"/>
          <w:vertAlign w:val="subscript"/>
        </w:rPr>
      </w:pPr>
      <w:r w:rsidRPr="00956C32">
        <w:rPr>
          <w:b/>
        </w:rPr>
        <w:tab/>
      </w:r>
      <w:r w:rsidRPr="00956C32">
        <w:rPr>
          <w:b/>
        </w:rPr>
        <w:tab/>
      </w:r>
      <w:r w:rsidR="00A7084B" w:rsidRPr="00956C32">
        <w:rPr>
          <w:b/>
        </w:rPr>
        <w:t xml:space="preserve">Eq. </w:t>
      </w:r>
      <w:r w:rsidR="001977CC" w:rsidRPr="00956C32">
        <w:rPr>
          <w:b/>
        </w:rPr>
        <w:fldChar w:fldCharType="begin"/>
      </w:r>
      <w:r w:rsidR="001977CC" w:rsidRPr="00956C32">
        <w:rPr>
          <w:b/>
        </w:rPr>
        <w:instrText xml:space="preserve"> STYLEREF 3 \s </w:instrText>
      </w:r>
      <w:r w:rsidR="001977CC" w:rsidRPr="00956C32">
        <w:rPr>
          <w:b/>
        </w:rPr>
        <w:fldChar w:fldCharType="separate"/>
      </w:r>
      <w:r w:rsidR="001977CC" w:rsidRPr="00956C32">
        <w:rPr>
          <w:b/>
          <w:noProof/>
        </w:rPr>
        <w:t>4.9.7</w:t>
      </w:r>
      <w:r w:rsidR="001977CC" w:rsidRPr="00956C32">
        <w:rPr>
          <w:b/>
        </w:rPr>
        <w:fldChar w:fldCharType="end"/>
      </w:r>
      <w:r w:rsidR="001977CC" w:rsidRPr="00956C32">
        <w:rPr>
          <w:b/>
        </w:rPr>
        <w:noBreakHyphen/>
      </w:r>
      <w:r w:rsidR="001977CC" w:rsidRPr="00956C32">
        <w:rPr>
          <w:b/>
        </w:rPr>
        <w:fldChar w:fldCharType="begin"/>
      </w:r>
      <w:r w:rsidR="001977CC" w:rsidRPr="00956C32">
        <w:rPr>
          <w:b/>
        </w:rPr>
        <w:instrText xml:space="preserve"> SEQ Eq. \* ARABIC \s 3 </w:instrText>
      </w:r>
      <w:r w:rsidR="001977CC" w:rsidRPr="00956C32">
        <w:rPr>
          <w:b/>
        </w:rPr>
        <w:fldChar w:fldCharType="separate"/>
      </w:r>
      <w:r w:rsidR="001977CC" w:rsidRPr="00956C32">
        <w:rPr>
          <w:b/>
          <w:noProof/>
        </w:rPr>
        <w:t>3</w:t>
      </w:r>
      <w:r w:rsidR="001977CC" w:rsidRPr="00956C32">
        <w:rPr>
          <w:b/>
        </w:rPr>
        <w:fldChar w:fldCharType="end"/>
      </w:r>
    </w:p>
    <w:p w14:paraId="384002A5" w14:textId="77777777" w:rsidR="00A7084B" w:rsidRPr="00956C32" w:rsidRDefault="00A7084B" w:rsidP="00A7084B">
      <w:pPr>
        <w:keepNext/>
        <w:tabs>
          <w:tab w:val="clear" w:pos="2880"/>
          <w:tab w:val="clear" w:pos="9360"/>
          <w:tab w:val="right" w:pos="9781"/>
        </w:tabs>
        <w:spacing w:before="0"/>
        <w:rPr>
          <w:bCs/>
          <w:sz w:val="20"/>
        </w:rPr>
      </w:pPr>
      <w:r w:rsidRPr="00956C32">
        <w:rPr>
          <w:bCs/>
          <w:sz w:val="20"/>
        </w:rPr>
        <w:t>where</w:t>
      </w:r>
    </w:p>
    <w:p w14:paraId="0AB2440B" w14:textId="3250AAA8" w:rsidR="00A7084B" w:rsidRPr="00956C32" w:rsidRDefault="00A7084B" w:rsidP="00A7084B">
      <w:pPr>
        <w:keepNext/>
        <w:tabs>
          <w:tab w:val="clear" w:pos="2880"/>
          <w:tab w:val="clear" w:pos="9360"/>
        </w:tabs>
        <w:spacing w:before="0"/>
        <w:ind w:left="2835" w:hanging="2835"/>
        <w:rPr>
          <w:i/>
          <w:iCs/>
          <w:sz w:val="20"/>
        </w:rPr>
      </w:pPr>
      <w:proofErr w:type="spellStart"/>
      <w:r w:rsidRPr="00956C32">
        <w:rPr>
          <w:i/>
          <w:sz w:val="20"/>
        </w:rPr>
        <w:t>C</w:t>
      </w:r>
      <w:r w:rsidRPr="00956C32">
        <w:rPr>
          <w:i/>
          <w:sz w:val="20"/>
          <w:vertAlign w:val="subscript"/>
        </w:rPr>
        <w:t>model_landmanureremaining</w:t>
      </w:r>
      <w:proofErr w:type="spellEnd"/>
      <w:r w:rsidRPr="00956C32">
        <w:rPr>
          <w:i/>
          <w:sz w:val="20"/>
          <w:vertAlign w:val="subscript"/>
        </w:rPr>
        <w:t>(t)</w:t>
      </w:r>
      <w:r w:rsidRPr="00956C32">
        <w:rPr>
          <w:i/>
          <w:sz w:val="20"/>
        </w:rPr>
        <w:tab/>
      </w:r>
      <w:r w:rsidRPr="00956C32">
        <w:rPr>
          <w:sz w:val="20"/>
        </w:rPr>
        <w:t xml:space="preserve">Remaining </w:t>
      </w:r>
      <w:r w:rsidR="00376562" w:rsidRPr="00956C32">
        <w:rPr>
          <w:sz w:val="20"/>
        </w:rPr>
        <w:t>digestate</w:t>
      </w:r>
      <w:r w:rsidRPr="00956C32">
        <w:rPr>
          <w:sz w:val="20"/>
        </w:rPr>
        <w:t xml:space="preserve"> C available for addition to the soil C pool minus </w:t>
      </w:r>
      <w:r w:rsidR="00376562" w:rsidRPr="00956C32">
        <w:rPr>
          <w:sz w:val="20"/>
        </w:rPr>
        <w:t>digestate</w:t>
      </w:r>
      <w:r w:rsidRPr="00956C32">
        <w:rPr>
          <w:sz w:val="20"/>
        </w:rPr>
        <w:t xml:space="preserve"> C applied to specific fields (kg C) in year </w:t>
      </w:r>
      <w:r w:rsidRPr="00956C32">
        <w:rPr>
          <w:i/>
          <w:iCs/>
          <w:sz w:val="20"/>
        </w:rPr>
        <w:t>t</w:t>
      </w:r>
    </w:p>
    <w:p w14:paraId="7DFCAFBF" w14:textId="139B1F15" w:rsidR="00376562" w:rsidRPr="00956C32" w:rsidRDefault="00376562" w:rsidP="00A7084B">
      <w:pPr>
        <w:keepNext/>
        <w:tabs>
          <w:tab w:val="clear" w:pos="2880"/>
          <w:tab w:val="clear" w:pos="9360"/>
        </w:tabs>
        <w:spacing w:before="0"/>
        <w:ind w:left="2835" w:hanging="2835"/>
        <w:rPr>
          <w:sz w:val="20"/>
        </w:rPr>
      </w:pPr>
      <w:proofErr w:type="spellStart"/>
      <w:r w:rsidRPr="00956C32">
        <w:rPr>
          <w:i/>
          <w:iCs/>
          <w:sz w:val="20"/>
        </w:rPr>
        <w:t>C</w:t>
      </w:r>
      <w:r w:rsidRPr="00956C32">
        <w:rPr>
          <w:i/>
          <w:iCs/>
          <w:sz w:val="20"/>
          <w:vertAlign w:val="subscript"/>
        </w:rPr>
        <w:t>landdigestate</w:t>
      </w:r>
      <w:proofErr w:type="spellEnd"/>
      <w:r w:rsidRPr="00956C32">
        <w:rPr>
          <w:i/>
          <w:iCs/>
          <w:sz w:val="20"/>
          <w:vertAlign w:val="subscript"/>
        </w:rPr>
        <w:t>(t)</w:t>
      </w:r>
      <w:r w:rsidRPr="00956C32">
        <w:rPr>
          <w:i/>
          <w:iCs/>
          <w:sz w:val="20"/>
        </w:rPr>
        <w:tab/>
      </w:r>
      <w:r w:rsidRPr="00956C32">
        <w:rPr>
          <w:sz w:val="20"/>
        </w:rPr>
        <w:t xml:space="preserve">Total amount of C available in all types of digestate (kg C, raw and stored, whole, liquid and solid fractions) in year </w:t>
      </w:r>
      <w:r w:rsidRPr="00956C32">
        <w:rPr>
          <w:i/>
          <w:iCs/>
          <w:sz w:val="20"/>
        </w:rPr>
        <w:t>t</w:t>
      </w:r>
    </w:p>
    <w:p w14:paraId="620DF4FA" w14:textId="5823A7C2" w:rsidR="00376562" w:rsidRPr="00C654E9" w:rsidRDefault="00A7084B" w:rsidP="00376562">
      <w:pPr>
        <w:tabs>
          <w:tab w:val="clear" w:pos="2880"/>
          <w:tab w:val="clear" w:pos="9360"/>
        </w:tabs>
        <w:spacing w:before="0"/>
        <w:ind w:left="2835" w:hanging="2835"/>
        <w:rPr>
          <w:i/>
          <w:iCs/>
          <w:sz w:val="20"/>
        </w:rPr>
      </w:pPr>
      <w:proofErr w:type="spellStart"/>
      <w:r w:rsidRPr="00C654E9">
        <w:rPr>
          <w:i/>
          <w:iCs/>
          <w:sz w:val="20"/>
        </w:rPr>
        <w:t>C</w:t>
      </w:r>
      <w:r w:rsidRPr="00C654E9">
        <w:rPr>
          <w:i/>
          <w:iCs/>
          <w:sz w:val="20"/>
          <w:vertAlign w:val="subscript"/>
        </w:rPr>
        <w:t>model</w:t>
      </w:r>
      <w:r w:rsidR="00376562" w:rsidRPr="00C654E9">
        <w:rPr>
          <w:i/>
          <w:iCs/>
          <w:sz w:val="20"/>
          <w:vertAlign w:val="subscript"/>
        </w:rPr>
        <w:t>_digestate,</w:t>
      </w:r>
      <w:r w:rsidRPr="00C654E9">
        <w:rPr>
          <w:i/>
          <w:iCs/>
          <w:sz w:val="20"/>
          <w:vertAlign w:val="subscript"/>
        </w:rPr>
        <w:t>allfields</w:t>
      </w:r>
      <w:proofErr w:type="spellEnd"/>
      <w:r w:rsidRPr="00C654E9">
        <w:rPr>
          <w:i/>
          <w:iCs/>
          <w:sz w:val="20"/>
          <w:vertAlign w:val="subscript"/>
        </w:rPr>
        <w:t>(t)</w:t>
      </w:r>
      <w:r w:rsidRPr="00C654E9">
        <w:rPr>
          <w:i/>
          <w:iCs/>
          <w:sz w:val="20"/>
        </w:rPr>
        <w:tab/>
      </w:r>
      <w:r w:rsidR="00376562" w:rsidRPr="00C654E9">
        <w:rPr>
          <w:sz w:val="20"/>
        </w:rPr>
        <w:t xml:space="preserve">Total amount of C in digestate (kg C) applied to specific fields in year </w:t>
      </w:r>
      <w:r w:rsidR="00376562" w:rsidRPr="00C654E9">
        <w:rPr>
          <w:i/>
          <w:iCs/>
          <w:sz w:val="20"/>
        </w:rPr>
        <w:t>t</w:t>
      </w:r>
    </w:p>
    <w:p w14:paraId="27844639" w14:textId="5497C535" w:rsidR="00A7084B" w:rsidRPr="00C654E9"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A7084B" w:rsidRPr="00C654E9">
        <w:rPr>
          <w:i/>
          <w:iCs/>
          <w:sz w:val="20"/>
          <w:vertAlign w:val="subscript"/>
        </w:rPr>
        <w:tab/>
      </w:r>
    </w:p>
    <w:p w14:paraId="1886C8E2" w14:textId="38D2652E" w:rsidR="00A7084B" w:rsidRPr="00C654E9" w:rsidRDefault="00A7084B" w:rsidP="00A7084B">
      <w:pPr>
        <w:keepNext/>
        <w:tabs>
          <w:tab w:val="clear" w:pos="2880"/>
          <w:tab w:val="clear" w:pos="9360"/>
          <w:tab w:val="right" w:pos="9781"/>
        </w:tabs>
        <w:spacing w:after="120"/>
        <w:rPr>
          <w:i/>
          <w:iCs/>
          <w:sz w:val="20"/>
          <w:vertAlign w:val="subscript"/>
        </w:rPr>
      </w:pPr>
      <w:r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4.9.7</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4</w:t>
      </w:r>
      <w:r w:rsidR="001977CC" w:rsidRPr="00C654E9">
        <w:rPr>
          <w:b/>
        </w:rPr>
        <w:fldChar w:fldCharType="end"/>
      </w:r>
    </w:p>
    <w:p w14:paraId="05D54738" w14:textId="77777777" w:rsidR="00A7084B" w:rsidRPr="00C654E9" w:rsidRDefault="00A7084B" w:rsidP="00A7084B">
      <w:pPr>
        <w:keepNext/>
        <w:tabs>
          <w:tab w:val="clear" w:pos="2880"/>
          <w:tab w:val="clear" w:pos="9360"/>
          <w:tab w:val="right" w:pos="9781"/>
        </w:tabs>
        <w:spacing w:before="0"/>
        <w:rPr>
          <w:bCs/>
          <w:sz w:val="20"/>
        </w:rPr>
      </w:pPr>
      <w:r w:rsidRPr="00C654E9">
        <w:rPr>
          <w:bCs/>
          <w:sz w:val="20"/>
        </w:rPr>
        <w:t>where</w:t>
      </w:r>
    </w:p>
    <w:p w14:paraId="6219DCE6" w14:textId="503E2451" w:rsidR="00A7084B" w:rsidRPr="00C654E9" w:rsidRDefault="00A7084B" w:rsidP="00A7084B">
      <w:pPr>
        <w:keepNext/>
        <w:tabs>
          <w:tab w:val="clear" w:pos="2880"/>
          <w:tab w:val="clear" w:pos="9360"/>
        </w:tabs>
        <w:spacing w:before="0"/>
        <w:ind w:left="2835" w:hanging="2835"/>
        <w:rPr>
          <w:sz w:val="20"/>
        </w:rPr>
      </w:pPr>
      <w:proofErr w:type="spellStart"/>
      <w:r w:rsidRPr="00C654E9">
        <w:rPr>
          <w:i/>
          <w:sz w:val="20"/>
        </w:rPr>
        <w:t>C</w:t>
      </w:r>
      <w:r w:rsidRPr="00C654E9">
        <w:rPr>
          <w:i/>
          <w:sz w:val="20"/>
          <w:vertAlign w:val="subscript"/>
        </w:rPr>
        <w:t>model_</w:t>
      </w:r>
      <w:r w:rsidR="00376562" w:rsidRPr="00C654E9">
        <w:rPr>
          <w:i/>
          <w:sz w:val="20"/>
          <w:vertAlign w:val="subscript"/>
        </w:rPr>
        <w:t>digestate</w:t>
      </w:r>
      <w:r w:rsidRPr="00C654E9">
        <w:rPr>
          <w:i/>
          <w:sz w:val="20"/>
          <w:vertAlign w:val="subscript"/>
        </w:rPr>
        <w:t>remaining</w:t>
      </w:r>
      <w:proofErr w:type="spellEnd"/>
      <w:r w:rsidRPr="00C654E9">
        <w:rPr>
          <w:i/>
          <w:sz w:val="20"/>
          <w:vertAlign w:val="subscript"/>
        </w:rPr>
        <w:t>(</w:t>
      </w:r>
      <w:proofErr w:type="spellStart"/>
      <w:r w:rsidRPr="00C654E9">
        <w:rPr>
          <w:i/>
          <w:sz w:val="20"/>
          <w:vertAlign w:val="subscript"/>
        </w:rPr>
        <w:t>t,field</w:t>
      </w:r>
      <w:proofErr w:type="spellEnd"/>
      <w:r w:rsidRPr="00C654E9">
        <w:rPr>
          <w:i/>
          <w:sz w:val="20"/>
          <w:vertAlign w:val="subscript"/>
        </w:rPr>
        <w:t xml:space="preserve"> n)</w:t>
      </w:r>
      <w:r w:rsidRPr="00C654E9">
        <w:rPr>
          <w:i/>
          <w:sz w:val="20"/>
        </w:rPr>
        <w:tab/>
      </w:r>
      <w:r w:rsidRPr="00C654E9">
        <w:rPr>
          <w:sz w:val="20"/>
        </w:rPr>
        <w:t xml:space="preserve">Remaining </w:t>
      </w:r>
      <w:r w:rsidR="00376562" w:rsidRPr="00C654E9">
        <w:rPr>
          <w:sz w:val="20"/>
        </w:rPr>
        <w:t>digestate</w:t>
      </w:r>
      <w:r w:rsidRPr="00C654E9">
        <w:rPr>
          <w:sz w:val="20"/>
        </w:rPr>
        <w:t xml:space="preserve"> C added to the soil C pool (kg C), specific to field </w:t>
      </w:r>
      <w:r w:rsidRPr="00C654E9">
        <w:rPr>
          <w:i/>
          <w:iCs/>
          <w:sz w:val="20"/>
        </w:rPr>
        <w:t>n</w:t>
      </w:r>
      <w:r w:rsidRPr="00C654E9">
        <w:rPr>
          <w:sz w:val="20"/>
        </w:rPr>
        <w:t xml:space="preserve"> in year </w:t>
      </w:r>
      <w:r w:rsidRPr="00C654E9">
        <w:rPr>
          <w:i/>
          <w:iCs/>
          <w:sz w:val="20"/>
        </w:rPr>
        <w:t>t</w:t>
      </w:r>
    </w:p>
    <w:p w14:paraId="153C4E2E" w14:textId="018888E8" w:rsidR="00A7084B" w:rsidRPr="00C654E9"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+C</m:t>
            </m:r>
          </m:e>
          <m:sub>
            <m:r>
              <m:rPr>
                <m:sty m:val="bi"/>
              </m:rPr>
              <w:rPr>
                <w:rFonts w:ascii="Cambria Math" w:hAnsi="Cambria Math"/>
              </w:rPr>
              <m:t>model_digestateremaining(t,field n)</m:t>
            </m:r>
          </m:sub>
        </m:sSub>
      </m:oMath>
      <w:r w:rsidR="00A7084B" w:rsidRPr="00C654E9">
        <w:rPr>
          <w:i/>
          <w:iCs/>
          <w:sz w:val="20"/>
          <w:vertAlign w:val="subscript"/>
        </w:rPr>
        <w:tab/>
      </w:r>
    </w:p>
    <w:p w14:paraId="45900065" w14:textId="0D2D82FA" w:rsidR="00A7084B" w:rsidRPr="00C654E9" w:rsidRDefault="00A7084B" w:rsidP="00A7084B">
      <w:pPr>
        <w:keepNext/>
        <w:tabs>
          <w:tab w:val="clear" w:pos="2880"/>
          <w:tab w:val="clear" w:pos="9360"/>
          <w:tab w:val="right" w:pos="9781"/>
        </w:tabs>
        <w:spacing w:after="120"/>
        <w:ind w:left="3330" w:hanging="3330"/>
        <w:rPr>
          <w:i/>
          <w:iCs/>
          <w:sz w:val="20"/>
          <w:vertAlign w:val="subscript"/>
        </w:rPr>
      </w:pPr>
      <w:r w:rsidRPr="00C654E9">
        <w:rPr>
          <w:b/>
        </w:rPr>
        <w:tab/>
      </w:r>
      <w:r w:rsidRPr="00C654E9">
        <w:rPr>
          <w:b/>
        </w:rPr>
        <w:tab/>
      </w:r>
      <w:bookmarkStart w:id="840" w:name="TotalCModelDigestate_TFieldN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4.9.7</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5</w:t>
      </w:r>
      <w:r w:rsidR="001977CC" w:rsidRPr="00C654E9">
        <w:rPr>
          <w:b/>
        </w:rPr>
        <w:fldChar w:fldCharType="end"/>
      </w:r>
      <w:bookmarkEnd w:id="840"/>
    </w:p>
    <w:p w14:paraId="406BF9AF" w14:textId="77777777" w:rsidR="00A7084B" w:rsidRPr="00C654E9" w:rsidRDefault="00A7084B" w:rsidP="00A7084B">
      <w:pPr>
        <w:tabs>
          <w:tab w:val="clear" w:pos="2880"/>
          <w:tab w:val="clear" w:pos="9360"/>
        </w:tabs>
        <w:spacing w:before="0"/>
        <w:ind w:left="2835" w:hanging="2835"/>
        <w:rPr>
          <w:sz w:val="20"/>
        </w:rPr>
      </w:pPr>
      <w:r w:rsidRPr="00C654E9">
        <w:rPr>
          <w:sz w:val="20"/>
        </w:rPr>
        <w:t>where</w:t>
      </w:r>
    </w:p>
    <w:p w14:paraId="095683FF" w14:textId="51CCE91A" w:rsidR="00A7084B" w:rsidRPr="00C654E9" w:rsidRDefault="00A7084B" w:rsidP="00A7084B">
      <w:pPr>
        <w:tabs>
          <w:tab w:val="clear" w:pos="2880"/>
          <w:tab w:val="clear" w:pos="9360"/>
        </w:tabs>
        <w:spacing w:before="0"/>
        <w:ind w:left="2835" w:hanging="2835"/>
        <w:rPr>
          <w:sz w:val="20"/>
        </w:rPr>
      </w:pPr>
      <w:proofErr w:type="spellStart"/>
      <w:r w:rsidRPr="00C654E9">
        <w:rPr>
          <w:i/>
          <w:iCs/>
          <w:sz w:val="20"/>
        </w:rPr>
        <w:t>Total_C</w:t>
      </w:r>
      <w:r w:rsidRPr="00C654E9">
        <w:rPr>
          <w:i/>
          <w:iCs/>
          <w:sz w:val="20"/>
          <w:vertAlign w:val="subscript"/>
        </w:rPr>
        <w:t>model_</w:t>
      </w:r>
      <w:r w:rsidR="00376562" w:rsidRPr="00C654E9">
        <w:rPr>
          <w:i/>
          <w:iCs/>
          <w:sz w:val="20"/>
          <w:vertAlign w:val="subscript"/>
        </w:rPr>
        <w:t>digestate</w:t>
      </w:r>
      <w:proofErr w:type="spellEnd"/>
      <w:r w:rsidRPr="00C654E9">
        <w:rPr>
          <w:i/>
          <w:iCs/>
          <w:sz w:val="20"/>
          <w:vertAlign w:val="subscript"/>
        </w:rPr>
        <w:t>(</w:t>
      </w:r>
      <w:proofErr w:type="spellStart"/>
      <w:r w:rsidRPr="00C654E9">
        <w:rPr>
          <w:i/>
          <w:iCs/>
          <w:sz w:val="20"/>
          <w:vertAlign w:val="subscript"/>
        </w:rPr>
        <w:t>t,field</w:t>
      </w:r>
      <w:proofErr w:type="spellEnd"/>
      <w:r w:rsidRPr="00C654E9">
        <w:rPr>
          <w:i/>
          <w:iCs/>
          <w:sz w:val="20"/>
          <w:vertAlign w:val="subscript"/>
        </w:rPr>
        <w:t xml:space="preserve"> n)</w:t>
      </w:r>
      <w:r w:rsidRPr="00C654E9">
        <w:rPr>
          <w:i/>
          <w:iCs/>
          <w:sz w:val="20"/>
        </w:rPr>
        <w:tab/>
      </w:r>
      <w:r w:rsidRPr="00C654E9">
        <w:rPr>
          <w:sz w:val="20"/>
        </w:rPr>
        <w:t xml:space="preserve">Total amount of C added to the soil C pool (kg C) in all field-applied </w:t>
      </w:r>
      <w:r w:rsidR="00376562" w:rsidRPr="00C654E9">
        <w:rPr>
          <w:sz w:val="20"/>
        </w:rPr>
        <w:t>digestate</w:t>
      </w:r>
      <w:r w:rsidRPr="00C654E9">
        <w:rPr>
          <w:sz w:val="20"/>
        </w:rPr>
        <w:t xml:space="preserve">, specific to field </w:t>
      </w:r>
      <w:r w:rsidRPr="00C654E9">
        <w:rPr>
          <w:i/>
          <w:iCs/>
          <w:sz w:val="20"/>
        </w:rPr>
        <w:t>n</w:t>
      </w:r>
      <w:r w:rsidRPr="00C654E9">
        <w:rPr>
          <w:sz w:val="20"/>
        </w:rPr>
        <w:t xml:space="preserve"> in year </w:t>
      </w:r>
      <w:r w:rsidRPr="00C654E9">
        <w:rPr>
          <w:i/>
          <w:iCs/>
          <w:sz w:val="20"/>
        </w:rPr>
        <w:t>t</w:t>
      </w:r>
    </w:p>
    <w:p w14:paraId="4685DCB4" w14:textId="77777777" w:rsidR="00296D53" w:rsidRPr="00C654E9" w:rsidRDefault="00296D53" w:rsidP="00CE3F31">
      <w:pPr>
        <w:pStyle w:val="Heading4"/>
      </w:pPr>
      <w:bookmarkStart w:id="841" w:name="_Ref145619604"/>
      <w:r w:rsidRPr="00C654E9">
        <w:t>Nitrogen</w:t>
      </w:r>
      <w:bookmarkEnd w:id="841"/>
      <w:r w:rsidRPr="00C654E9">
        <w:t xml:space="preserve"> </w:t>
      </w:r>
    </w:p>
    <w:p w14:paraId="2221F44E" w14:textId="75CE370B" w:rsidR="00320558" w:rsidRPr="00C654E9" w:rsidRDefault="00E258D8" w:rsidP="00E258D8">
      <w:pPr>
        <w:tabs>
          <w:tab w:val="left" w:pos="1710"/>
        </w:tabs>
        <w:spacing w:before="0"/>
        <w:rPr>
          <w:szCs w:val="24"/>
        </w:rPr>
      </w:pPr>
      <w:bookmarkStart w:id="842" w:name="_Ref110416048"/>
      <w:r w:rsidRPr="00C654E9">
        <w:rPr>
          <w:szCs w:val="24"/>
        </w:rPr>
        <w:t>D</w:t>
      </w:r>
      <w:r w:rsidR="00320558" w:rsidRPr="00C654E9">
        <w:rPr>
          <w:szCs w:val="24"/>
        </w:rPr>
        <w:t xml:space="preserve">igestate N applied to soil (after all land application N losses) in field </w:t>
      </w:r>
      <w:r w:rsidR="00320558" w:rsidRPr="00C654E9">
        <w:rPr>
          <w:i/>
          <w:iCs/>
          <w:szCs w:val="24"/>
        </w:rPr>
        <w:t>n</w:t>
      </w:r>
      <w:r w:rsidRPr="00C654E9">
        <w:rPr>
          <w:szCs w:val="24"/>
        </w:rPr>
        <w:t xml:space="preserve"> is estimated using the same approach used for manure N applied to soil (after all land application losses). For field </w:t>
      </w:r>
      <w:r w:rsidRPr="00C654E9">
        <w:rPr>
          <w:i/>
          <w:iCs/>
          <w:szCs w:val="24"/>
        </w:rPr>
        <w:t>n</w:t>
      </w:r>
      <w:r w:rsidRPr="00C654E9">
        <w:rPr>
          <w:szCs w:val="24"/>
        </w:rPr>
        <w:t>, the total amount of digestate N added to the soil N pool (</w:t>
      </w:r>
      <w:proofErr w:type="spellStart"/>
      <w:r w:rsidRPr="00C654E9">
        <w:rPr>
          <w:i/>
          <w:iCs/>
          <w:szCs w:val="24"/>
        </w:rPr>
        <w:t>Total_N</w:t>
      </w:r>
      <w:r w:rsidRPr="00C654E9">
        <w:rPr>
          <w:i/>
          <w:iCs/>
          <w:szCs w:val="24"/>
          <w:vertAlign w:val="subscript"/>
        </w:rPr>
        <w:t>model_digestate</w:t>
      </w:r>
      <w:proofErr w:type="spellEnd"/>
      <w:r w:rsidRPr="00C654E9">
        <w:rPr>
          <w:i/>
          <w:iCs/>
          <w:szCs w:val="24"/>
          <w:vertAlign w:val="subscript"/>
        </w:rPr>
        <w:t>(</w:t>
      </w:r>
      <w:proofErr w:type="spellStart"/>
      <w:r w:rsidRPr="00C654E9">
        <w:rPr>
          <w:i/>
          <w:iCs/>
          <w:szCs w:val="24"/>
          <w:vertAlign w:val="subscript"/>
        </w:rPr>
        <w:t>t,field</w:t>
      </w:r>
      <w:proofErr w:type="spellEnd"/>
      <w:r w:rsidRPr="00C654E9">
        <w:rPr>
          <w:i/>
          <w:iCs/>
          <w:szCs w:val="24"/>
          <w:vertAlign w:val="subscript"/>
        </w:rPr>
        <w:t xml:space="preserve"> n)</w:t>
      </w:r>
      <w:r w:rsidRPr="00C654E9">
        <w:rPr>
          <w:szCs w:val="24"/>
        </w:rPr>
        <w:t xml:space="preserve">) is estimated as the total amount of digestate N applied (before land application losses) in all field-specific and leftover applications (i.e., the sum of all </w:t>
      </w:r>
      <w:proofErr w:type="spellStart"/>
      <w:r w:rsidRPr="00C654E9">
        <w:rPr>
          <w:i/>
          <w:iCs/>
        </w:rPr>
        <w:t>N</w:t>
      </w:r>
      <w:r w:rsidRPr="00C654E9">
        <w:rPr>
          <w:i/>
          <w:iCs/>
          <w:vertAlign w:val="subscript"/>
        </w:rPr>
        <w:t>landdigestate</w:t>
      </w:r>
      <w:proofErr w:type="spellEnd"/>
      <w:r w:rsidRPr="00C654E9">
        <w:rPr>
          <w:i/>
          <w:iCs/>
          <w:vertAlign w:val="subscript"/>
        </w:rPr>
        <w:t>_____(</w:t>
      </w:r>
      <w:proofErr w:type="spellStart"/>
      <w:r w:rsidRPr="00C654E9">
        <w:rPr>
          <w:i/>
          <w:iCs/>
          <w:vertAlign w:val="subscript"/>
        </w:rPr>
        <w:t>t,field</w:t>
      </w:r>
      <w:proofErr w:type="spellEnd"/>
      <w:r w:rsidRPr="00C654E9">
        <w:rPr>
          <w:i/>
          <w:iCs/>
          <w:vertAlign w:val="subscript"/>
        </w:rPr>
        <w:t xml:space="preserve"> n)</w:t>
      </w:r>
      <w:r w:rsidRPr="00C654E9">
        <w:t xml:space="preserve"> and </w:t>
      </w:r>
      <w:proofErr w:type="spellStart"/>
      <w:r w:rsidRPr="00C654E9">
        <w:rPr>
          <w:i/>
          <w:iCs/>
        </w:rPr>
        <w:t>N</w:t>
      </w:r>
      <w:r w:rsidRPr="00C654E9">
        <w:rPr>
          <w:i/>
          <w:iCs/>
          <w:vertAlign w:val="subscript"/>
        </w:rPr>
        <w:t>landdigestateremaining</w:t>
      </w:r>
      <w:proofErr w:type="spellEnd"/>
      <w:r w:rsidRPr="00C654E9">
        <w:rPr>
          <w:i/>
          <w:iCs/>
          <w:vertAlign w:val="subscript"/>
        </w:rPr>
        <w:t>_____(</w:t>
      </w:r>
      <w:proofErr w:type="spellStart"/>
      <w:r w:rsidRPr="00C654E9">
        <w:rPr>
          <w:i/>
          <w:iCs/>
          <w:vertAlign w:val="subscript"/>
        </w:rPr>
        <w:t>t,field</w:t>
      </w:r>
      <w:proofErr w:type="spellEnd"/>
      <w:r w:rsidRPr="00C654E9">
        <w:rPr>
          <w:i/>
          <w:iCs/>
          <w:vertAlign w:val="subscript"/>
        </w:rPr>
        <w:t xml:space="preserve"> n)</w:t>
      </w:r>
      <w:r w:rsidRPr="00C654E9">
        <w:t xml:space="preserve"> estimates) </w:t>
      </w:r>
      <w:r w:rsidRPr="00C654E9">
        <w:rPr>
          <w:szCs w:val="24"/>
        </w:rPr>
        <w:t xml:space="preserve">minus all direct and indirect N losses (i.e., the sum of all </w:t>
      </w:r>
      <w:r w:rsidRPr="00C654E9">
        <w:rPr>
          <w:i/>
          <w:iCs/>
        </w:rPr>
        <w:t>N</w:t>
      </w:r>
      <w:r w:rsidRPr="00C654E9">
        <w:rPr>
          <w:i/>
          <w:iCs/>
          <w:vertAlign w:val="subscript"/>
        </w:rPr>
        <w:t>2</w:t>
      </w:r>
      <w:r w:rsidRPr="00C654E9">
        <w:rPr>
          <w:i/>
          <w:iCs/>
        </w:rPr>
        <w:t>O-N</w:t>
      </w:r>
      <w:r w:rsidRPr="00C654E9">
        <w:rPr>
          <w:i/>
          <w:iCs/>
          <w:vertAlign w:val="subscript"/>
        </w:rPr>
        <w:t>digestatedirect_____(</w:t>
      </w:r>
      <w:proofErr w:type="spellStart"/>
      <w:r w:rsidRPr="00C654E9">
        <w:rPr>
          <w:i/>
          <w:iCs/>
          <w:vertAlign w:val="subscript"/>
        </w:rPr>
        <w:t>t,field</w:t>
      </w:r>
      <w:proofErr w:type="spellEnd"/>
      <w:r w:rsidRPr="00C654E9">
        <w:rPr>
          <w:i/>
          <w:iCs/>
          <w:vertAlign w:val="subscript"/>
        </w:rPr>
        <w:t xml:space="preserve"> n)</w:t>
      </w:r>
      <w:r w:rsidRPr="00C654E9">
        <w:t xml:space="preserve">, </w:t>
      </w:r>
      <w:r w:rsidRPr="00C654E9">
        <w:rPr>
          <w:i/>
          <w:iCs/>
        </w:rPr>
        <w:t>NH</w:t>
      </w:r>
      <w:r w:rsidRPr="00C654E9">
        <w:rPr>
          <w:i/>
          <w:iCs/>
          <w:vertAlign w:val="subscript"/>
        </w:rPr>
        <w:t>3</w:t>
      </w:r>
      <w:r w:rsidRPr="00C654E9">
        <w:rPr>
          <w:i/>
          <w:iCs/>
        </w:rPr>
        <w:t>_N</w:t>
      </w:r>
      <w:r w:rsidRPr="00C654E9">
        <w:rPr>
          <w:i/>
          <w:iCs/>
          <w:vertAlign w:val="subscript"/>
        </w:rPr>
        <w:t>digestate_____(</w:t>
      </w:r>
      <w:proofErr w:type="spellStart"/>
      <w:r w:rsidRPr="00C654E9">
        <w:rPr>
          <w:i/>
          <w:iCs/>
          <w:vertAlign w:val="subscript"/>
        </w:rPr>
        <w:t>t,field</w:t>
      </w:r>
      <w:proofErr w:type="spellEnd"/>
      <w:r w:rsidRPr="00C654E9">
        <w:rPr>
          <w:i/>
          <w:iCs/>
          <w:vertAlign w:val="subscript"/>
        </w:rPr>
        <w:t xml:space="preserve"> n)</w:t>
      </w:r>
      <w:r w:rsidRPr="00C654E9">
        <w:t xml:space="preserve">, </w:t>
      </w:r>
      <w:r w:rsidRPr="00C654E9">
        <w:rPr>
          <w:bCs/>
          <w:i/>
          <w:iCs/>
        </w:rPr>
        <w:t>N</w:t>
      </w:r>
      <w:r w:rsidRPr="00C654E9">
        <w:rPr>
          <w:bCs/>
          <w:i/>
          <w:iCs/>
          <w:vertAlign w:val="subscript"/>
        </w:rPr>
        <w:t>2</w:t>
      </w:r>
      <w:r w:rsidRPr="00C654E9">
        <w:rPr>
          <w:bCs/>
          <w:i/>
          <w:iCs/>
        </w:rPr>
        <w:t>O-N</w:t>
      </w:r>
      <w:r w:rsidRPr="00C654E9">
        <w:rPr>
          <w:bCs/>
          <w:i/>
          <w:iCs/>
          <w:vertAlign w:val="subscript"/>
        </w:rPr>
        <w:t>digestateleach_____(</w:t>
      </w:r>
      <w:proofErr w:type="spellStart"/>
      <w:r w:rsidRPr="00C654E9">
        <w:rPr>
          <w:bCs/>
          <w:i/>
          <w:iCs/>
          <w:vertAlign w:val="subscript"/>
        </w:rPr>
        <w:t>t,field</w:t>
      </w:r>
      <w:proofErr w:type="spellEnd"/>
      <w:r w:rsidRPr="00C654E9">
        <w:rPr>
          <w:bCs/>
          <w:i/>
          <w:iCs/>
          <w:vertAlign w:val="subscript"/>
        </w:rPr>
        <w:t xml:space="preserve"> n)</w:t>
      </w:r>
      <w:r w:rsidRPr="00C654E9">
        <w:rPr>
          <w:bCs/>
        </w:rPr>
        <w:t xml:space="preserve"> and </w:t>
      </w:r>
      <w:r w:rsidRPr="00C654E9">
        <w:rPr>
          <w:bCs/>
          <w:i/>
          <w:iCs/>
        </w:rPr>
        <w:t>NO</w:t>
      </w:r>
      <w:r w:rsidRPr="00C654E9">
        <w:rPr>
          <w:bCs/>
          <w:i/>
          <w:iCs/>
          <w:vertAlign w:val="subscript"/>
        </w:rPr>
        <w:t>3</w:t>
      </w:r>
      <w:r w:rsidRPr="00C654E9">
        <w:rPr>
          <w:bCs/>
          <w:i/>
          <w:iCs/>
        </w:rPr>
        <w:t>-N</w:t>
      </w:r>
      <w:r w:rsidRPr="00C654E9">
        <w:rPr>
          <w:bCs/>
          <w:i/>
          <w:iCs/>
          <w:vertAlign w:val="subscript"/>
        </w:rPr>
        <w:t>digestateleach_____(</w:t>
      </w:r>
      <w:proofErr w:type="spellStart"/>
      <w:r w:rsidRPr="00C654E9">
        <w:rPr>
          <w:bCs/>
          <w:i/>
          <w:iCs/>
          <w:vertAlign w:val="subscript"/>
        </w:rPr>
        <w:t>t,field</w:t>
      </w:r>
      <w:proofErr w:type="spellEnd"/>
      <w:r w:rsidRPr="00C654E9">
        <w:rPr>
          <w:bCs/>
          <w:i/>
          <w:iCs/>
          <w:vertAlign w:val="subscript"/>
        </w:rPr>
        <w:t xml:space="preserve"> n)</w:t>
      </w:r>
      <w:r w:rsidRPr="00C654E9">
        <w:rPr>
          <w:bCs/>
        </w:rPr>
        <w:t xml:space="preserve"> estimates) (see </w:t>
      </w:r>
      <w:r w:rsidRPr="00C654E9">
        <w:rPr>
          <w:bCs/>
        </w:rPr>
        <w:fldChar w:fldCharType="begin"/>
      </w:r>
      <w:r w:rsidRPr="00C654E9">
        <w:rPr>
          <w:bCs/>
        </w:rPr>
        <w:instrText xml:space="preserve"> REF TotalNModel_TFieldN_Eq \h </w:instrText>
      </w:r>
      <w:r w:rsidR="009062F7" w:rsidRPr="00C654E9">
        <w:rPr>
          <w:bCs/>
        </w:rPr>
        <w:instrText xml:space="preserve"> \* MERGEFORMAT </w:instrText>
      </w:r>
      <w:r w:rsidRPr="00C654E9">
        <w:rPr>
          <w:bCs/>
        </w:rPr>
      </w:r>
      <w:r w:rsidRPr="00C654E9">
        <w:rPr>
          <w:bCs/>
        </w:rPr>
        <w:fldChar w:fldCharType="separate"/>
      </w:r>
      <w:r w:rsidRPr="00C654E9">
        <w:rPr>
          <w:b/>
        </w:rPr>
        <w:t xml:space="preserve">Eq. </w:t>
      </w:r>
      <w:r w:rsidRPr="00C654E9">
        <w:rPr>
          <w:b/>
          <w:noProof/>
        </w:rPr>
        <w:t>4.7.2</w:t>
      </w:r>
      <w:r w:rsidRPr="00C654E9">
        <w:rPr>
          <w:b/>
        </w:rPr>
        <w:noBreakHyphen/>
      </w:r>
      <w:r w:rsidRPr="00C654E9">
        <w:rPr>
          <w:b/>
          <w:noProof/>
        </w:rPr>
        <w:t>1</w:t>
      </w:r>
      <w:r w:rsidRPr="00C654E9">
        <w:rPr>
          <w:bCs/>
        </w:rPr>
        <w:fldChar w:fldCharType="end"/>
      </w:r>
      <w:r w:rsidR="00280C25" w:rsidRPr="00C654E9">
        <w:rPr>
          <w:bCs/>
        </w:rPr>
        <w:t xml:space="preserve"> for general approach</w:t>
      </w:r>
      <w:r w:rsidRPr="00C654E9">
        <w:rPr>
          <w:bCs/>
        </w:rPr>
        <w:t>).</w:t>
      </w:r>
    </w:p>
    <w:p w14:paraId="3D77DF66" w14:textId="5B5CCF80" w:rsidR="001B14A0" w:rsidRPr="00C654E9" w:rsidRDefault="001B14A0" w:rsidP="001B14A0">
      <w:pPr>
        <w:pStyle w:val="Heading2"/>
      </w:pPr>
      <w:bookmarkStart w:id="843" w:name="_Ref141962590"/>
      <w:bookmarkStart w:id="844" w:name="_Toc152758641"/>
      <w:bookmarkEnd w:id="842"/>
      <w:r w:rsidRPr="00C654E9">
        <w:t>Conversions</w:t>
      </w:r>
      <w:bookmarkEnd w:id="843"/>
      <w:bookmarkEnd w:id="844"/>
    </w:p>
    <w:p w14:paraId="3E8C7F1C" w14:textId="38C3D04D" w:rsidR="00781951" w:rsidRPr="00C654E9" w:rsidRDefault="00000000" w:rsidP="00781951">
      <w:pPr>
        <w:pStyle w:val="Caption"/>
        <w:keepNext/>
        <w:tabs>
          <w:tab w:val="clear" w:pos="2880"/>
          <w:tab w:val="clear" w:pos="9360"/>
          <w:tab w:val="right" w:pos="9781"/>
        </w:tabs>
        <w:spacing w:after="120"/>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781951" w:rsidRPr="00C654E9">
        <w:tab/>
      </w:r>
      <w:r w:rsidR="00781951" w:rsidRPr="00C654E9">
        <w:rPr>
          <w:b/>
          <w:bCs w:val="0"/>
        </w:rPr>
        <w:t xml:space="preserve">Eq. </w:t>
      </w:r>
      <w:r w:rsidR="00C654E9">
        <w:rPr>
          <w:b/>
          <w:bCs w:val="0"/>
        </w:rPr>
        <w:t>4.10-1</w:t>
      </w:r>
    </w:p>
    <w:p w14:paraId="0388A30E" w14:textId="627E75F3" w:rsidR="00781951" w:rsidRPr="00C654E9" w:rsidRDefault="00000000" w:rsidP="00781951">
      <w:pPr>
        <w:pStyle w:val="Caption"/>
        <w:keepNext/>
        <w:tabs>
          <w:tab w:val="clear" w:pos="2880"/>
          <w:tab w:val="clear" w:pos="9360"/>
          <w:tab w:val="right" w:pos="9781"/>
        </w:tabs>
        <w:spacing w:after="120"/>
      </w:pPr>
      <m:oMath>
        <m:sSub>
          <m:sSubPr>
            <m:ctrlPr>
              <w:rPr>
                <w:rFonts w:ascii="Cambria Math" w:hAnsi="Cambria Math"/>
                <w:b/>
                <w:i/>
                <w:color w:val="000000"/>
              </w:rPr>
            </m:ctrlPr>
          </m:sSub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781951" w:rsidRPr="00C654E9">
        <w:tab/>
      </w:r>
      <w:r w:rsidR="00781951" w:rsidRPr="00C654E9">
        <w:rPr>
          <w:b/>
          <w:bCs w:val="0"/>
        </w:rPr>
        <w:t xml:space="preserve">Eq. </w:t>
      </w:r>
      <w:r w:rsidR="00C654E9">
        <w:rPr>
          <w:b/>
          <w:bCs w:val="0"/>
        </w:rPr>
        <w:t>4.10-2</w:t>
      </w:r>
    </w:p>
    <w:p w14:paraId="70D9A0C0" w14:textId="4CC792E2" w:rsidR="00781951" w:rsidRDefault="00000000" w:rsidP="00781951">
      <w:pPr>
        <w:pStyle w:val="Caption"/>
        <w:keepNext/>
        <w:tabs>
          <w:tab w:val="clear" w:pos="2880"/>
          <w:tab w:val="clear" w:pos="9360"/>
          <w:tab w:val="right" w:pos="9781"/>
        </w:tabs>
        <w:spacing w:after="120"/>
      </w:pPr>
      <m:oMath>
        <m:sSub>
          <m:sSubPr>
            <m:ctrlPr>
              <w:rPr>
                <w:rFonts w:ascii="Cambria Math" w:hAnsi="Cambria Math"/>
                <w:b/>
                <w:i/>
                <w:color w:val="000000"/>
              </w:rPr>
            </m:ctrlPr>
          </m:sSubPr>
          <m:e>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62</m:t>
            </m:r>
          </m:den>
        </m:f>
      </m:oMath>
      <w:r w:rsidR="00781951" w:rsidRPr="00C654E9">
        <w:tab/>
      </w:r>
      <w:r w:rsidR="00C654E9" w:rsidRPr="00C654E9">
        <w:rPr>
          <w:b/>
          <w:bCs w:val="0"/>
        </w:rPr>
        <w:t>Eq. 4.10</w:t>
      </w:r>
      <w:r w:rsidR="00C654E9">
        <w:rPr>
          <w:b/>
          <w:bCs w:val="0"/>
        </w:rPr>
        <w:t>-3</w:t>
      </w:r>
    </w:p>
    <w:p w14:paraId="374E6BC2" w14:textId="17A6A474" w:rsidR="00296D53" w:rsidRPr="00C2340D" w:rsidRDefault="00C2340D" w:rsidP="00CE3F31">
      <w:pPr>
        <w:pStyle w:val="Heading2"/>
      </w:pPr>
      <w:bookmarkStart w:id="845" w:name="_Ref151047129"/>
      <w:bookmarkStart w:id="846" w:name="_Toc152758642"/>
      <w:r w:rsidRPr="00C2340D">
        <w:t>References</w:t>
      </w:r>
      <w:bookmarkEnd w:id="845"/>
      <w:bookmarkEnd w:id="846"/>
    </w:p>
    <w:p w14:paraId="6123E7F1" w14:textId="545756FF" w:rsidR="00FB14EA" w:rsidRDefault="00FB14EA" w:rsidP="00FB14EA">
      <w:pPr>
        <w:rPr>
          <w:b/>
          <w:lang w:val="en-US"/>
        </w:rPr>
      </w:pPr>
      <w:r>
        <w:rPr>
          <w:b/>
          <w:lang w:val="en-US"/>
        </w:rPr>
        <w:t xml:space="preserve">4. Livestock manure - </w:t>
      </w:r>
      <w:r w:rsidR="00A456E9">
        <w:rPr>
          <w:b/>
          <w:lang w:val="en-US"/>
        </w:rPr>
        <w:t>I</w:t>
      </w:r>
      <w:r>
        <w:rPr>
          <w:b/>
          <w:lang w:val="en-US"/>
        </w:rPr>
        <w:t>ntro</w:t>
      </w:r>
      <w:r w:rsidR="00A456E9">
        <w:rPr>
          <w:b/>
          <w:lang w:val="en-US"/>
        </w:rPr>
        <w:t>duction</w:t>
      </w:r>
    </w:p>
    <w:p w14:paraId="3985E9BC" w14:textId="77777777" w:rsidR="00FB14EA" w:rsidRPr="00AB5274" w:rsidRDefault="00FB14EA" w:rsidP="00FB14EA">
      <w:pPr>
        <w:ind w:left="284" w:hanging="284"/>
        <w:rPr>
          <w:sz w:val="20"/>
          <w:lang w:val="en-US"/>
        </w:rPr>
      </w:pPr>
      <w:r w:rsidRPr="00AB5274">
        <w:rPr>
          <w:sz w:val="20"/>
          <w:lang w:val="en-US"/>
        </w:rPr>
        <w:t xml:space="preserve">Alpaca Livestock Producers and Cooperators Association, 2021. </w:t>
      </w:r>
      <w:hyperlink r:id="rId251" w:history="1">
        <w:r w:rsidRPr="00AB5274">
          <w:rPr>
            <w:rStyle w:val="Hyperlink"/>
            <w:sz w:val="20"/>
            <w:lang w:val="en-US"/>
          </w:rPr>
          <w:t>https://www.alpaca.ca/</w:t>
        </w:r>
      </w:hyperlink>
      <w:r w:rsidRPr="00AB5274">
        <w:rPr>
          <w:sz w:val="20"/>
          <w:lang w:val="en-US"/>
        </w:rPr>
        <w:t>.</w:t>
      </w:r>
    </w:p>
    <w:p w14:paraId="61649B53" w14:textId="77777777" w:rsidR="00FB14EA" w:rsidRPr="00AB5274" w:rsidRDefault="00FB14EA" w:rsidP="00FB14EA">
      <w:pPr>
        <w:ind w:left="284" w:hanging="284"/>
        <w:rPr>
          <w:sz w:val="20"/>
        </w:rPr>
      </w:pPr>
      <w:r w:rsidRPr="00AB5274">
        <w:rPr>
          <w:sz w:val="20"/>
        </w:rPr>
        <w:lastRenderedPageBreak/>
        <w:t>Bauman, C.A., Jones-Bitton, A., Menzies, P., Jansen, J., Kelton, D., 2016. Paratuberculosis on small ruminant dairy farms in Ontario, Canada: A survey of management practices. Can. Vet. J. 57: 523-530.</w:t>
      </w:r>
    </w:p>
    <w:p w14:paraId="6BA7AAAC" w14:textId="77777777" w:rsidR="00FB14EA" w:rsidRPr="00AB5274" w:rsidRDefault="00FB14EA" w:rsidP="00FB14EA">
      <w:pPr>
        <w:ind w:left="284" w:hanging="284"/>
        <w:rPr>
          <w:sz w:val="20"/>
        </w:rPr>
      </w:pPr>
      <w:r w:rsidRPr="00AB5274">
        <w:rPr>
          <w:sz w:val="20"/>
        </w:rPr>
        <w:t xml:space="preserve">Canadian Agri-Food Research Council, 1996. Recommended code of practice for the fare and handling of farmed deer (Cervidae). Canadian Agri-Food Research Council, Ottawa, On, Canada. </w:t>
      </w:r>
      <w:hyperlink r:id="rId252" w:history="1">
        <w:r w:rsidRPr="00AB5274">
          <w:rPr>
            <w:rStyle w:val="Hyperlink"/>
            <w:sz w:val="20"/>
          </w:rPr>
          <w:t>https://www.nfacc.ca/pdfs/codes/deer_code_of_practice.pdf</w:t>
        </w:r>
      </w:hyperlink>
      <w:r w:rsidRPr="00AB5274">
        <w:rPr>
          <w:sz w:val="20"/>
        </w:rPr>
        <w:t>.</w:t>
      </w:r>
    </w:p>
    <w:p w14:paraId="1A4B7B6D" w14:textId="77777777" w:rsidR="00FB14EA" w:rsidRPr="00AB5274" w:rsidRDefault="00FB14EA" w:rsidP="00FB14EA">
      <w:pPr>
        <w:ind w:left="284" w:hanging="284"/>
        <w:rPr>
          <w:sz w:val="20"/>
        </w:rPr>
      </w:pPr>
      <w:r w:rsidRPr="00AB5274">
        <w:rPr>
          <w:sz w:val="20"/>
        </w:rPr>
        <w:t xml:space="preserve">Canadian Agri-Food Research Council, 2003. Recommended code of practice for the care and handling of farm animals: Goats. </w:t>
      </w:r>
      <w:hyperlink r:id="rId253" w:history="1">
        <w:r w:rsidRPr="00AB5274">
          <w:rPr>
            <w:rStyle w:val="Hyperlink"/>
            <w:sz w:val="20"/>
          </w:rPr>
          <w:t>https://www.nfacc.ca/pdfs/codes/goat_code_of_practice.pdf</w:t>
        </w:r>
      </w:hyperlink>
      <w:r w:rsidRPr="00AB5274">
        <w:rPr>
          <w:sz w:val="20"/>
        </w:rPr>
        <w:t>.</w:t>
      </w:r>
    </w:p>
    <w:p w14:paraId="5CCAD0A6" w14:textId="60C787F8" w:rsidR="00FB14EA" w:rsidRPr="00124FBA" w:rsidRDefault="00FB14EA" w:rsidP="00FB14EA">
      <w:pPr>
        <w:ind w:left="284" w:hanging="284"/>
        <w:rPr>
          <w:sz w:val="20"/>
          <w:lang w:val="de-DE"/>
        </w:rPr>
      </w:pPr>
      <w:r w:rsidRPr="00AB5274">
        <w:rPr>
          <w:sz w:val="20"/>
        </w:rPr>
        <w:t xml:space="preserve">Canadian Sheep Federation (2011) The Virtual Tool Box - Housing. </w:t>
      </w:r>
      <w:hyperlink r:id="rId254" w:history="1">
        <w:r w:rsidRPr="00124FBA">
          <w:rPr>
            <w:rStyle w:val="Hyperlink"/>
            <w:sz w:val="20"/>
            <w:lang w:val="de-DE"/>
          </w:rPr>
          <w:t>https://www.cansheep.ca/documents/VTB_Housing%20Section%202.pdf</w:t>
        </w:r>
      </w:hyperlink>
      <w:r w:rsidRPr="00124FBA">
        <w:rPr>
          <w:sz w:val="20"/>
          <w:lang w:val="de-DE"/>
        </w:rPr>
        <w:t>.</w:t>
      </w:r>
    </w:p>
    <w:p w14:paraId="2AEB1F46" w14:textId="1FB753E7" w:rsidR="00202594" w:rsidRDefault="00202594" w:rsidP="00FB14EA">
      <w:pPr>
        <w:ind w:left="284" w:hanging="284"/>
        <w:rPr>
          <w:sz w:val="20"/>
        </w:rPr>
      </w:pPr>
      <w:r w:rsidRPr="00202594">
        <w:rPr>
          <w:sz w:val="20"/>
          <w:lang w:val="de-DE"/>
        </w:rPr>
        <w:t>Chai, L</w:t>
      </w:r>
      <w:r>
        <w:rPr>
          <w:sz w:val="20"/>
          <w:lang w:val="de-DE"/>
        </w:rPr>
        <w:t>.,</w:t>
      </w:r>
      <w:r w:rsidRPr="00202594">
        <w:rPr>
          <w:sz w:val="20"/>
          <w:lang w:val="de-DE"/>
        </w:rPr>
        <w:t xml:space="preserve"> Kröbel, R</w:t>
      </w:r>
      <w:r>
        <w:rPr>
          <w:sz w:val="20"/>
          <w:lang w:val="de-DE"/>
        </w:rPr>
        <w:t>.,</w:t>
      </w:r>
      <w:r w:rsidRPr="00202594">
        <w:rPr>
          <w:sz w:val="20"/>
          <w:lang w:val="de-DE"/>
        </w:rPr>
        <w:t xml:space="preserve"> Macdonald, D</w:t>
      </w:r>
      <w:r>
        <w:rPr>
          <w:sz w:val="20"/>
          <w:lang w:val="de-DE"/>
        </w:rPr>
        <w:t>.,</w:t>
      </w:r>
      <w:r w:rsidRPr="00202594">
        <w:rPr>
          <w:sz w:val="20"/>
          <w:lang w:val="de-DE"/>
        </w:rPr>
        <w:t xml:space="preserve"> Bittman, S</w:t>
      </w:r>
      <w:r>
        <w:rPr>
          <w:sz w:val="20"/>
          <w:lang w:val="de-DE"/>
        </w:rPr>
        <w:t xml:space="preserve">., </w:t>
      </w:r>
      <w:r w:rsidRPr="00202594">
        <w:rPr>
          <w:sz w:val="20"/>
          <w:lang w:val="de-DE"/>
        </w:rPr>
        <w:t>Beauchemin, K</w:t>
      </w:r>
      <w:r>
        <w:rPr>
          <w:sz w:val="20"/>
          <w:lang w:val="de-DE"/>
        </w:rPr>
        <w:t>.,</w:t>
      </w:r>
      <w:r w:rsidRPr="00202594">
        <w:rPr>
          <w:sz w:val="20"/>
          <w:lang w:val="de-DE"/>
        </w:rPr>
        <w:t xml:space="preserve"> Janzen, H.</w:t>
      </w:r>
      <w:r>
        <w:rPr>
          <w:sz w:val="20"/>
          <w:lang w:val="de-DE"/>
        </w:rPr>
        <w:t xml:space="preserve">, </w:t>
      </w:r>
      <w:r w:rsidRPr="00202594">
        <w:rPr>
          <w:sz w:val="20"/>
          <w:lang w:val="de-DE"/>
        </w:rPr>
        <w:t xml:space="preserve">McGinn, </w:t>
      </w:r>
      <w:r>
        <w:rPr>
          <w:sz w:val="20"/>
          <w:lang w:val="de-DE"/>
        </w:rPr>
        <w:t>S., and</w:t>
      </w:r>
      <w:r w:rsidRPr="00202594">
        <w:rPr>
          <w:sz w:val="20"/>
          <w:lang w:val="de-DE"/>
        </w:rPr>
        <w:t xml:space="preserve"> Vanderzaag, A.</w:t>
      </w:r>
      <w:r>
        <w:rPr>
          <w:sz w:val="20"/>
          <w:lang w:val="de-DE"/>
        </w:rPr>
        <w:t>,</w:t>
      </w:r>
      <w:r w:rsidRPr="00202594">
        <w:rPr>
          <w:sz w:val="20"/>
          <w:lang w:val="de-DE"/>
        </w:rPr>
        <w:t xml:space="preserve"> 201</w:t>
      </w:r>
      <w:r>
        <w:rPr>
          <w:sz w:val="20"/>
          <w:lang w:val="de-DE"/>
        </w:rPr>
        <w:t>6</w:t>
      </w:r>
      <w:r w:rsidRPr="00202594">
        <w:rPr>
          <w:sz w:val="20"/>
          <w:lang w:val="de-DE"/>
        </w:rPr>
        <w:t xml:space="preserve">. </w:t>
      </w:r>
      <w:r w:rsidRPr="00202594">
        <w:rPr>
          <w:sz w:val="20"/>
        </w:rPr>
        <w:t xml:space="preserve">An ecoregion-specific ammonia emissions inventory of Ontario dairy farming: Mitigation potential of diet and manure management practices. Atmospheric Environment. </w:t>
      </w:r>
      <w:hyperlink r:id="rId255" w:history="1">
        <w:r w:rsidRPr="00655151">
          <w:rPr>
            <w:rStyle w:val="Hyperlink"/>
            <w:sz w:val="20"/>
          </w:rPr>
          <w:t>https://doi.org/10.1016/j.atmosenv.2015.11.030</w:t>
        </w:r>
      </w:hyperlink>
      <w:r>
        <w:rPr>
          <w:sz w:val="20"/>
        </w:rPr>
        <w:t xml:space="preserve"> </w:t>
      </w:r>
      <w:r w:rsidRPr="00202594">
        <w:rPr>
          <w:sz w:val="20"/>
        </w:rPr>
        <w:t xml:space="preserve"> </w:t>
      </w:r>
    </w:p>
    <w:p w14:paraId="5A49C6EE" w14:textId="66F04745" w:rsidR="00FB14EA" w:rsidRPr="00AB5274" w:rsidRDefault="00FB14EA" w:rsidP="00FB14EA">
      <w:pPr>
        <w:ind w:left="284" w:hanging="284"/>
        <w:rPr>
          <w:sz w:val="20"/>
        </w:rPr>
      </w:pPr>
      <w:r w:rsidRPr="00AB5274">
        <w:rPr>
          <w:sz w:val="20"/>
        </w:rPr>
        <w:t xml:space="preserve">Chicken Farmers of Canada, 2018. Chicken Farmers of Canada Animal Care Program Manual. </w:t>
      </w:r>
      <w:hyperlink r:id="rId256" w:history="1">
        <w:r w:rsidRPr="00AB5274">
          <w:rPr>
            <w:rStyle w:val="Hyperlink"/>
            <w:sz w:val="20"/>
          </w:rPr>
          <w:t>https://www.chickenfarmers.ca/wp-content/uploads/2014/07/ACP-Manual_2018_EN.pdf</w:t>
        </w:r>
      </w:hyperlink>
      <w:r w:rsidRPr="00AB5274">
        <w:rPr>
          <w:sz w:val="20"/>
        </w:rPr>
        <w:t xml:space="preserve"> </w:t>
      </w:r>
    </w:p>
    <w:p w14:paraId="5B616E8D" w14:textId="402FC507" w:rsidR="00FB14EA" w:rsidRPr="00AB5274" w:rsidRDefault="00FB14EA" w:rsidP="00FB14EA">
      <w:pPr>
        <w:ind w:left="284" w:hanging="284"/>
        <w:rPr>
          <w:sz w:val="20"/>
        </w:rPr>
      </w:pPr>
      <w:r w:rsidRPr="00AB5274">
        <w:rPr>
          <w:sz w:val="20"/>
        </w:rPr>
        <w:t xml:space="preserve">Dairy Farmers of Ontario 2007. Dairy cattle breeds. [Online] Available: </w:t>
      </w:r>
      <w:hyperlink r:id="rId257" w:history="1">
        <w:r w:rsidRPr="00AB5274">
          <w:rPr>
            <w:rStyle w:val="Hyperlink"/>
            <w:sz w:val="20"/>
          </w:rPr>
          <w:t>http://www.milk.org/Corporate/view.aspx?content=Students/DairyCattleBreeds</w:t>
        </w:r>
      </w:hyperlink>
      <w:r w:rsidRPr="00AB5274">
        <w:rPr>
          <w:rStyle w:val="Hyperlink"/>
          <w:sz w:val="20"/>
        </w:rPr>
        <w:t xml:space="preserve"> </w:t>
      </w:r>
      <w:r w:rsidRPr="00AB5274">
        <w:rPr>
          <w:sz w:val="20"/>
        </w:rPr>
        <w:t>[accessed 1 November 2007].</w:t>
      </w:r>
    </w:p>
    <w:p w14:paraId="43DB0C1C" w14:textId="77777777" w:rsidR="00FB14EA" w:rsidRPr="00AB5274" w:rsidRDefault="00FB14EA" w:rsidP="00FB14EA">
      <w:pPr>
        <w:ind w:left="284" w:hanging="284"/>
        <w:rPr>
          <w:sz w:val="20"/>
        </w:rPr>
      </w:pPr>
      <w:r w:rsidRPr="00AB5274">
        <w:rPr>
          <w:sz w:val="20"/>
        </w:rPr>
        <w:t xml:space="preserve">Doris, P., n.d. Bedding Packs in Goat Barns. </w:t>
      </w:r>
      <w:hyperlink r:id="rId258" w:history="1">
        <w:r w:rsidRPr="00AB5274">
          <w:rPr>
            <w:rStyle w:val="Hyperlink"/>
            <w:sz w:val="20"/>
          </w:rPr>
          <w:t>https://ontariogoat.ca/wp-content/uploads/2011/10/bedding-packs-goats.pdf</w:t>
        </w:r>
      </w:hyperlink>
    </w:p>
    <w:p w14:paraId="456C75CC" w14:textId="77777777" w:rsidR="00FB14EA" w:rsidRPr="00AB5274" w:rsidRDefault="00FB14EA" w:rsidP="00FB14EA">
      <w:pPr>
        <w:ind w:left="284" w:hanging="284"/>
        <w:rPr>
          <w:sz w:val="20"/>
        </w:rPr>
      </w:pPr>
      <w:r w:rsidRPr="00AB5274">
        <w:rPr>
          <w:sz w:val="20"/>
        </w:rPr>
        <w:t xml:space="preserve">Farm and Food Care Ontario, 2016. Facts and Figures about Canadian Camelids. </w:t>
      </w:r>
      <w:hyperlink r:id="rId259" w:history="1">
        <w:r w:rsidRPr="00AB5274">
          <w:rPr>
            <w:rStyle w:val="Hyperlink"/>
            <w:sz w:val="20"/>
          </w:rPr>
          <w:t>https://www.farmfoodcareon.org/wp-content/uploads/2017/05/Fact-Sheet-Camelids-2016.pdf</w:t>
        </w:r>
      </w:hyperlink>
      <w:r w:rsidRPr="00AB5274">
        <w:rPr>
          <w:sz w:val="20"/>
        </w:rPr>
        <w:t>.</w:t>
      </w:r>
    </w:p>
    <w:p w14:paraId="6CEFF4F7" w14:textId="77777777" w:rsidR="00FB14EA" w:rsidRPr="00AB5274" w:rsidRDefault="00FB14EA" w:rsidP="00FB14EA">
      <w:pPr>
        <w:ind w:left="284" w:hanging="284"/>
        <w:rPr>
          <w:sz w:val="20"/>
        </w:rPr>
      </w:pPr>
      <w:r w:rsidRPr="00AB5274">
        <w:rPr>
          <w:sz w:val="20"/>
        </w:rPr>
        <w:t xml:space="preserve">Farm and Food Care Ontario, 2016. Facts and Figures about Canadian Deer and Elk. </w:t>
      </w:r>
      <w:hyperlink r:id="rId260" w:history="1">
        <w:r w:rsidRPr="00AB5274">
          <w:rPr>
            <w:rStyle w:val="Hyperlink"/>
            <w:sz w:val="20"/>
          </w:rPr>
          <w:t>https://www.farmfoodcareon.org/wp-content/uploads/2017/05/Fact-Sheet-Deer-Elk-2016.pdf</w:t>
        </w:r>
      </w:hyperlink>
    </w:p>
    <w:p w14:paraId="4C958A1C" w14:textId="77777777" w:rsidR="00FB14EA" w:rsidRPr="00AB5274" w:rsidRDefault="00FB14EA" w:rsidP="00FB14EA">
      <w:pPr>
        <w:ind w:left="284" w:hanging="284"/>
        <w:rPr>
          <w:sz w:val="20"/>
        </w:rPr>
      </w:pPr>
      <w:r w:rsidRPr="00AB5274">
        <w:rPr>
          <w:sz w:val="20"/>
        </w:rPr>
        <w:t xml:space="preserve">Fowler, M.E., Bravo, P.W., 2010. Medicine and surgery of camelids (3rd ed.). Wiley-Blackwell: Ames, Iowa, USA. </w:t>
      </w:r>
      <w:hyperlink r:id="rId261" w:history="1">
        <w:r w:rsidRPr="00AB5274">
          <w:rPr>
            <w:rStyle w:val="Hyperlink"/>
            <w:sz w:val="20"/>
          </w:rPr>
          <w:t>https://doi.org/10.1002/9781118785706</w:t>
        </w:r>
      </w:hyperlink>
      <w:r w:rsidRPr="00AB5274">
        <w:rPr>
          <w:sz w:val="20"/>
        </w:rPr>
        <w:t>.</w:t>
      </w:r>
    </w:p>
    <w:p w14:paraId="1FE0410C" w14:textId="3D6997F1" w:rsidR="00FB14EA" w:rsidRPr="00AB5274" w:rsidRDefault="00FB14EA" w:rsidP="00FB14EA">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262" w:history="1">
        <w:r w:rsidRPr="00AB5274">
          <w:rPr>
            <w:rStyle w:val="Hyperlink"/>
            <w:sz w:val="20"/>
          </w:rPr>
          <w:t>https://www150.statcan.gc.ca/n1/en/pub/21-601-m/21-601-m2006077-eng.pdf?st=9mxp6ymp</w:t>
        </w:r>
      </w:hyperlink>
      <w:r w:rsidRPr="00AB5274">
        <w:rPr>
          <w:sz w:val="20"/>
        </w:rPr>
        <w:t xml:space="preserve"> </w:t>
      </w:r>
    </w:p>
    <w:p w14:paraId="792C19E9" w14:textId="77777777" w:rsidR="00FB14EA" w:rsidRPr="00AB5274" w:rsidRDefault="00FB14EA" w:rsidP="00FB14EA">
      <w:pPr>
        <w:ind w:left="284" w:hanging="284"/>
        <w:rPr>
          <w:sz w:val="20"/>
        </w:rPr>
      </w:pPr>
      <w:r w:rsidRPr="00AB5274">
        <w:rPr>
          <w:sz w:val="20"/>
        </w:rPr>
        <w:t xml:space="preserve">MacMillan, K.M., Millican, L.J., Burns, J.J., Trenton McClure, J., </w:t>
      </w:r>
      <w:proofErr w:type="spellStart"/>
      <w:r w:rsidRPr="00AB5274">
        <w:rPr>
          <w:sz w:val="20"/>
        </w:rPr>
        <w:t>Vanderstichel</w:t>
      </w:r>
      <w:proofErr w:type="spellEnd"/>
      <w:r w:rsidRPr="00AB5274">
        <w:rPr>
          <w:sz w:val="20"/>
        </w:rPr>
        <w:t>, R., 2020. Compliance with the Code of Practice for the Care and Handling of Equines on 50 horse farms in Prince Edward Island. Can. Vet. J. 61: 985-989.</w:t>
      </w:r>
    </w:p>
    <w:p w14:paraId="2BEAF476" w14:textId="3394DBD5" w:rsidR="00FB14EA" w:rsidRPr="00AB5274" w:rsidRDefault="00FB14EA" w:rsidP="00FB14EA">
      <w:pPr>
        <w:ind w:left="284" w:hanging="284"/>
        <w:rPr>
          <w:sz w:val="20"/>
        </w:rPr>
      </w:pPr>
      <w:r w:rsidRPr="00AB5274">
        <w:rPr>
          <w:sz w:val="20"/>
        </w:rPr>
        <w:t xml:space="preserve">Molnar, S., and Wright, B., 2006. Evaluating performance of several horse beddings. Info Sheet, </w:t>
      </w:r>
      <w:r w:rsidR="00AB5274" w:rsidRPr="00AB5274">
        <w:rPr>
          <w:sz w:val="20"/>
        </w:rPr>
        <w:t xml:space="preserve">Agricultural Information Contact Centre, </w:t>
      </w:r>
      <w:r w:rsidRPr="00AB5274">
        <w:rPr>
          <w:sz w:val="20"/>
        </w:rPr>
        <w:t xml:space="preserve">Ontario Ministry of Agriculture, Food and Rural Affairs. </w:t>
      </w:r>
      <w:r w:rsidR="00AB5274" w:rsidRPr="00AB5274">
        <w:rPr>
          <w:sz w:val="20"/>
        </w:rPr>
        <w:t xml:space="preserve">ORDER NO. 06-105, AGDEX 460/20 </w:t>
      </w:r>
      <w:hyperlink r:id="rId263" w:history="1">
        <w:r w:rsidRPr="00AB5274">
          <w:rPr>
            <w:rStyle w:val="Hyperlink"/>
            <w:sz w:val="20"/>
          </w:rPr>
          <w:t>https://citeseerx.ist.psu.edu/viewdoc/download?doi=10.1.1.483.4097&amp;rep=rep1&amp;type=pdf</w:t>
        </w:r>
      </w:hyperlink>
      <w:r w:rsidRPr="00AB5274">
        <w:rPr>
          <w:sz w:val="20"/>
        </w:rPr>
        <w:t xml:space="preserve"> </w:t>
      </w:r>
    </w:p>
    <w:p w14:paraId="6FB10D3C" w14:textId="311198F1" w:rsidR="00FB14EA" w:rsidRPr="00AB5274" w:rsidRDefault="00AB5274" w:rsidP="00FB14EA">
      <w:pPr>
        <w:ind w:left="284" w:hanging="284"/>
        <w:rPr>
          <w:sz w:val="20"/>
        </w:rPr>
      </w:pPr>
      <w:r w:rsidRPr="00AB5274">
        <w:rPr>
          <w:sz w:val="20"/>
        </w:rPr>
        <w:t xml:space="preserve">NFACC, 2013a. Code of Practice for the Care and Handling of Sheep. National Farm Animal Care Council, Lacombe, AB, Canada. </w:t>
      </w:r>
      <w:hyperlink r:id="rId264" w:history="1">
        <w:r w:rsidRPr="00AB5274">
          <w:rPr>
            <w:rStyle w:val="Hyperlink"/>
            <w:sz w:val="20"/>
          </w:rPr>
          <w:t>https://www.nfacc.ca/codes-of-practice/sheep</w:t>
        </w:r>
      </w:hyperlink>
      <w:r w:rsidRPr="00AB5274">
        <w:rPr>
          <w:sz w:val="20"/>
        </w:rPr>
        <w:t xml:space="preserve"> </w:t>
      </w:r>
    </w:p>
    <w:p w14:paraId="7655A3BD" w14:textId="77777777" w:rsidR="00FB14EA" w:rsidRPr="00AB5274" w:rsidRDefault="00FB14EA" w:rsidP="00FB14EA">
      <w:pPr>
        <w:ind w:left="284" w:hanging="284"/>
        <w:rPr>
          <w:color w:val="000000"/>
          <w:sz w:val="20"/>
        </w:rPr>
      </w:pPr>
      <w:r w:rsidRPr="00AB5274">
        <w:rPr>
          <w:color w:val="000000"/>
          <w:sz w:val="20"/>
        </w:rPr>
        <w:t xml:space="preserve">NFACC, 2013b. Code of Practice for the Care and Handling of Equines. National Farm Animal Care Council, Lacombe, AB, Canada. </w:t>
      </w:r>
      <w:hyperlink r:id="rId265" w:history="1">
        <w:r w:rsidRPr="00AB5274">
          <w:rPr>
            <w:rStyle w:val="Hyperlink"/>
            <w:sz w:val="20"/>
          </w:rPr>
          <w:t>https://www.nfacc.ca/codes-of-practice/equine</w:t>
        </w:r>
      </w:hyperlink>
      <w:r w:rsidRPr="00AB5274">
        <w:rPr>
          <w:color w:val="000000"/>
          <w:sz w:val="20"/>
        </w:rPr>
        <w:t>.</w:t>
      </w:r>
    </w:p>
    <w:p w14:paraId="4E778E0F" w14:textId="77777777" w:rsidR="00FB14EA" w:rsidRPr="00AB5274" w:rsidRDefault="00FB14EA" w:rsidP="00FB14EA">
      <w:pPr>
        <w:ind w:left="284" w:hanging="284"/>
        <w:rPr>
          <w:color w:val="000000"/>
          <w:sz w:val="20"/>
        </w:rPr>
      </w:pPr>
      <w:r w:rsidRPr="00AB5274">
        <w:rPr>
          <w:sz w:val="20"/>
        </w:rPr>
        <w:t xml:space="preserve">NFACC, 2017. </w:t>
      </w:r>
      <w:r w:rsidRPr="00AB5274">
        <w:rPr>
          <w:color w:val="000000"/>
          <w:sz w:val="20"/>
        </w:rPr>
        <w:t xml:space="preserve">Code of Practice for the Care and Handling of Bison. National Farm Animal Care Council, Lacombe, AB, Canada. </w:t>
      </w:r>
      <w:hyperlink r:id="rId266" w:history="1">
        <w:r w:rsidRPr="00AB5274">
          <w:rPr>
            <w:rStyle w:val="Hyperlink"/>
            <w:sz w:val="20"/>
          </w:rPr>
          <w:t>https://www.nfacc.ca/codes-of-practice/bison</w:t>
        </w:r>
      </w:hyperlink>
      <w:r w:rsidRPr="00AB5274">
        <w:rPr>
          <w:color w:val="000000"/>
          <w:sz w:val="20"/>
        </w:rPr>
        <w:t>.</w:t>
      </w:r>
    </w:p>
    <w:p w14:paraId="5B91ADCA" w14:textId="77777777" w:rsidR="00FB14EA" w:rsidRPr="00AB5274" w:rsidRDefault="00FB14EA" w:rsidP="00FB14EA">
      <w:pPr>
        <w:ind w:left="284" w:hanging="284"/>
        <w:rPr>
          <w:sz w:val="20"/>
        </w:rPr>
      </w:pPr>
      <w:r w:rsidRPr="00AB5274">
        <w:rPr>
          <w:sz w:val="20"/>
        </w:rPr>
        <w:t xml:space="preserve">Nova Scotia Department of Agriculture, n.d. Goat Production Manual. A Guide for 4-H Leaders and Beginning Farmers. </w:t>
      </w:r>
      <w:hyperlink r:id="rId267" w:history="1">
        <w:r w:rsidRPr="00AB5274">
          <w:rPr>
            <w:rStyle w:val="Hyperlink"/>
            <w:sz w:val="20"/>
          </w:rPr>
          <w:t>https://novascotia.ca/thinkfarm/documents/Manual-Goat.pdf</w:t>
        </w:r>
      </w:hyperlink>
      <w:r w:rsidRPr="00AB5274">
        <w:rPr>
          <w:sz w:val="20"/>
        </w:rPr>
        <w:t>.</w:t>
      </w:r>
    </w:p>
    <w:p w14:paraId="7EC4FE23" w14:textId="77777777" w:rsidR="00FB14EA" w:rsidRPr="00AB5274" w:rsidRDefault="00FB14EA" w:rsidP="00FB14EA">
      <w:pPr>
        <w:ind w:left="284" w:hanging="284"/>
        <w:rPr>
          <w:sz w:val="20"/>
        </w:rPr>
      </w:pPr>
      <w:r w:rsidRPr="00AB5274">
        <w:rPr>
          <w:sz w:val="20"/>
        </w:rPr>
        <w:t xml:space="preserve">Panza, D. 2020. Effects of past grazing and trampling on soil nutrients at Stanley Hill Bison, </w:t>
      </w:r>
      <w:proofErr w:type="spellStart"/>
      <w:r w:rsidRPr="00AB5274">
        <w:rPr>
          <w:sz w:val="20"/>
        </w:rPr>
        <w:t>Kakabeka</w:t>
      </w:r>
      <w:proofErr w:type="spellEnd"/>
      <w:r w:rsidRPr="00AB5274">
        <w:rPr>
          <w:sz w:val="20"/>
        </w:rPr>
        <w:t xml:space="preserve"> Falls, Ontario. Unpublished undergraduate thesis, Lakehead University, Thunder Bay, ON, Canada. </w:t>
      </w:r>
      <w:hyperlink r:id="rId268" w:history="1">
        <w:r w:rsidRPr="00AB5274">
          <w:rPr>
            <w:rStyle w:val="Hyperlink"/>
            <w:sz w:val="20"/>
          </w:rPr>
          <w:t>http://knowledgecommons.lakeheadu.ca/handle/2453/4589</w:t>
        </w:r>
      </w:hyperlink>
      <w:r w:rsidRPr="00AB5274">
        <w:rPr>
          <w:sz w:val="20"/>
        </w:rPr>
        <w:t>.</w:t>
      </w:r>
    </w:p>
    <w:p w14:paraId="66568A29" w14:textId="77777777" w:rsidR="00FB14EA" w:rsidRPr="00AB5274" w:rsidRDefault="00FB14EA" w:rsidP="00FB14EA">
      <w:pPr>
        <w:ind w:left="284" w:hanging="284"/>
        <w:rPr>
          <w:sz w:val="20"/>
        </w:rPr>
      </w:pPr>
      <w:r w:rsidRPr="00AB5274">
        <w:rPr>
          <w:sz w:val="20"/>
        </w:rPr>
        <w:lastRenderedPageBreak/>
        <w:t xml:space="preserve">Province of Manitoba, 2021. Sheep manure management. </w:t>
      </w:r>
      <w:hyperlink r:id="rId269" w:history="1">
        <w:r w:rsidRPr="00AB5274">
          <w:rPr>
            <w:rStyle w:val="Hyperlink"/>
            <w:sz w:val="20"/>
          </w:rPr>
          <w:t>https://www.gov.mb.ca/agriculture/livestock/sheep/print,manure-management.html</w:t>
        </w:r>
      </w:hyperlink>
      <w:r w:rsidRPr="00AB5274">
        <w:rPr>
          <w:sz w:val="20"/>
        </w:rPr>
        <w:t>.</w:t>
      </w:r>
    </w:p>
    <w:p w14:paraId="20FF3411" w14:textId="77777777" w:rsidR="00FB14EA" w:rsidRPr="00AB5274" w:rsidRDefault="00FB14EA" w:rsidP="00FB14EA">
      <w:pPr>
        <w:ind w:left="284" w:hanging="284"/>
        <w:rPr>
          <w:sz w:val="20"/>
        </w:rPr>
      </w:pPr>
      <w:r w:rsidRPr="00AB5274">
        <w:rPr>
          <w:sz w:val="20"/>
        </w:rPr>
        <w:t xml:space="preserve">Rioja-Lang, F.C., Galbraith, J.K., McCorkell, R.B., Spooner, J.M., Church, J.S., 2019. Review of priority welfare issues of commercially raised bison in North America. Applied Animal Behaviour Science, 210, 1-8. </w:t>
      </w:r>
      <w:hyperlink r:id="rId270" w:history="1">
        <w:r w:rsidRPr="00AB5274">
          <w:rPr>
            <w:rStyle w:val="Hyperlink"/>
            <w:sz w:val="20"/>
          </w:rPr>
          <w:t>https://doi.org/10.1016/j.applanim.2018.10.014</w:t>
        </w:r>
      </w:hyperlink>
      <w:r w:rsidRPr="00AB5274">
        <w:rPr>
          <w:sz w:val="20"/>
        </w:rPr>
        <w:t>.</w:t>
      </w:r>
    </w:p>
    <w:p w14:paraId="797D3C99" w14:textId="55E04BFA" w:rsidR="00FB14EA" w:rsidRPr="00AB5274" w:rsidRDefault="00AB5274" w:rsidP="00AB5274">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271" w:history="1">
        <w:r w:rsidRPr="00282ABE">
          <w:rPr>
            <w:rStyle w:val="Hyperlink"/>
            <w:sz w:val="20"/>
          </w:rPr>
          <w:t>https://doi.org/10.4141/cjas2010-005</w:t>
        </w:r>
      </w:hyperlink>
      <w:r>
        <w:rPr>
          <w:sz w:val="20"/>
        </w:rPr>
        <w:t xml:space="preserve"> </w:t>
      </w:r>
    </w:p>
    <w:p w14:paraId="60DC877E" w14:textId="791957DD" w:rsidR="00AB5274" w:rsidRPr="00AB5274" w:rsidRDefault="00AB5274" w:rsidP="00AB5274">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272" w:history="1">
        <w:r w:rsidRPr="00282ABE">
          <w:rPr>
            <w:rStyle w:val="Hyperlink"/>
            <w:sz w:val="20"/>
          </w:rPr>
          <w:t>https://doi.org/10.4141/cjas2010-004</w:t>
        </w:r>
      </w:hyperlink>
      <w:r>
        <w:rPr>
          <w:sz w:val="20"/>
        </w:rPr>
        <w:t xml:space="preserve"> </w:t>
      </w:r>
    </w:p>
    <w:p w14:paraId="548AC446" w14:textId="77777777" w:rsidR="00FB14EA" w:rsidRPr="00AB5274" w:rsidRDefault="00FB14EA" w:rsidP="00FB14EA">
      <w:pPr>
        <w:ind w:left="284" w:hanging="284"/>
        <w:rPr>
          <w:sz w:val="20"/>
        </w:rPr>
      </w:pPr>
      <w:r w:rsidRPr="00AB5274">
        <w:rPr>
          <w:sz w:val="20"/>
        </w:rPr>
        <w:t xml:space="preserve">Sheppard, S.C., and Bittman, S., 2012. Farm practices as they affect NH3 emissions from beef cattle. Can. J. Anim. Sci. 92: 525-543. </w:t>
      </w:r>
      <w:hyperlink r:id="rId273" w:history="1">
        <w:r w:rsidRPr="00AB5274">
          <w:rPr>
            <w:rStyle w:val="Hyperlink"/>
            <w:sz w:val="20"/>
          </w:rPr>
          <w:t>https://doi.org/10.4141/cjas2012-055</w:t>
        </w:r>
      </w:hyperlink>
      <w:r w:rsidRPr="00AB5274">
        <w:rPr>
          <w:sz w:val="20"/>
        </w:rPr>
        <w:t>.</w:t>
      </w:r>
    </w:p>
    <w:p w14:paraId="3F398EA8" w14:textId="3C480E79" w:rsidR="00AB5274" w:rsidRPr="00AB5274" w:rsidRDefault="00AB5274" w:rsidP="00FB14EA">
      <w:pPr>
        <w:ind w:left="284" w:hanging="284"/>
        <w:rPr>
          <w:sz w:val="20"/>
        </w:rPr>
      </w:pPr>
      <w:r w:rsidRPr="00AB5274">
        <w:rPr>
          <w:sz w:val="20"/>
        </w:rPr>
        <w:t xml:space="preserve">Statistics Canada, 2021. Statistics Canada. Table 32-10-0129-01 Number of sheep and lambs on farms (x 1,000). Statistics Canada, Ottawa, ON, Canada. </w:t>
      </w:r>
      <w:hyperlink r:id="rId274" w:history="1">
        <w:r w:rsidRPr="00AB5274">
          <w:rPr>
            <w:rStyle w:val="Hyperlink"/>
            <w:sz w:val="20"/>
          </w:rPr>
          <w:t>https://doi.org/10.25318/3210012901-eng</w:t>
        </w:r>
      </w:hyperlink>
      <w:r w:rsidRPr="00AB5274">
        <w:rPr>
          <w:sz w:val="20"/>
        </w:rPr>
        <w:t>.</w:t>
      </w:r>
    </w:p>
    <w:p w14:paraId="7A659940" w14:textId="05C05996" w:rsidR="00FB14EA" w:rsidRPr="00AB5274" w:rsidRDefault="00FB14EA" w:rsidP="00FB14EA">
      <w:pPr>
        <w:ind w:left="284" w:hanging="284"/>
        <w:rPr>
          <w:sz w:val="20"/>
        </w:rPr>
      </w:pPr>
      <w:r w:rsidRPr="00AB5274">
        <w:rPr>
          <w:sz w:val="20"/>
        </w:rPr>
        <w:t xml:space="preserve">Statistics Canada, 2022. Table 32-10-0373-01 Other livestock inventories on farms. Census of Agriculture, 2021. Statistics Canada, Ottawa, On, Canada. </w:t>
      </w:r>
      <w:hyperlink r:id="rId275" w:history="1">
        <w:r w:rsidRPr="00AB5274">
          <w:rPr>
            <w:rStyle w:val="Hyperlink"/>
            <w:sz w:val="20"/>
          </w:rPr>
          <w:t>https://doi.org/10.25318/3210037301-eng</w:t>
        </w:r>
      </w:hyperlink>
      <w:r w:rsidRPr="00AB5274">
        <w:rPr>
          <w:sz w:val="20"/>
        </w:rPr>
        <w:t>.</w:t>
      </w:r>
    </w:p>
    <w:p w14:paraId="26B52ACE" w14:textId="256FB72C" w:rsidR="00FB14EA" w:rsidRPr="00AB5274" w:rsidRDefault="00AB5274" w:rsidP="00FB14EA">
      <w:pPr>
        <w:ind w:left="284" w:hanging="284"/>
        <w:rPr>
          <w:sz w:val="20"/>
        </w:rPr>
      </w:pPr>
      <w:r w:rsidRPr="00AB5274">
        <w:rPr>
          <w:sz w:val="20"/>
        </w:rPr>
        <w:t xml:space="preserve">University of Guelph, 2015. National Dairy Study – At a Glance. </w:t>
      </w:r>
      <w:hyperlink r:id="rId276" w:history="1">
        <w:r w:rsidRPr="00AB5274">
          <w:rPr>
            <w:rStyle w:val="Hyperlink"/>
            <w:sz w:val="20"/>
          </w:rPr>
          <w:t>https://www.nationaldairystudy.ca/at-a-glance</w:t>
        </w:r>
      </w:hyperlink>
      <w:r w:rsidRPr="00AB5274">
        <w:rPr>
          <w:sz w:val="20"/>
        </w:rPr>
        <w:t xml:space="preserve"> </w:t>
      </w:r>
    </w:p>
    <w:p w14:paraId="0F37F2BC" w14:textId="77777777" w:rsidR="00FB14EA" w:rsidRPr="00BC6F06" w:rsidRDefault="00FB14EA" w:rsidP="00FB14EA">
      <w:pPr>
        <w:rPr>
          <w:b/>
          <w:lang w:val="en-US"/>
        </w:rPr>
      </w:pPr>
      <w:r>
        <w:rPr>
          <w:b/>
          <w:lang w:val="en-US"/>
        </w:rPr>
        <w:t xml:space="preserve">4.1 </w:t>
      </w:r>
      <w:r w:rsidRPr="00BC6F06">
        <w:rPr>
          <w:b/>
          <w:lang w:val="en-US"/>
        </w:rPr>
        <w:t>Manure carbon</w:t>
      </w:r>
    </w:p>
    <w:p w14:paraId="4E4BB742" w14:textId="43F624C2" w:rsidR="00FB14EA" w:rsidRPr="00124FBA" w:rsidRDefault="00A13395" w:rsidP="007E4F28">
      <w:pPr>
        <w:ind w:left="284" w:hanging="284"/>
        <w:rPr>
          <w:rFonts w:cstheme="minorHAnsi"/>
          <w:sz w:val="20"/>
          <w:highlight w:val="yellow"/>
        </w:rPr>
      </w:pPr>
      <w:r w:rsidRPr="006C2A0A">
        <w:rPr>
          <w:rFonts w:cstheme="minorHAnsi"/>
          <w:sz w:val="20"/>
        </w:rPr>
        <w:t xml:space="preserve">Aguerre, M.J., </w:t>
      </w:r>
      <w:proofErr w:type="spellStart"/>
      <w:r w:rsidRPr="006C2A0A">
        <w:rPr>
          <w:rFonts w:cstheme="minorHAnsi"/>
          <w:sz w:val="20"/>
        </w:rPr>
        <w:t>Wattiaux</w:t>
      </w:r>
      <w:proofErr w:type="spellEnd"/>
      <w:r w:rsidRPr="006C2A0A">
        <w:rPr>
          <w:rFonts w:cstheme="minorHAnsi"/>
          <w:sz w:val="20"/>
        </w:rPr>
        <w:t xml:space="preserve">, M.A., and Powell, J.M., 2012. Emissions of ammonia, nitrous oxide, methane, and carbon dioxide during storage of dairy cow manure as affected by dietary forage-to-concentrate ratio and crust formation. Journal of Dairy Science 95 (12), 7409-7416. </w:t>
      </w:r>
      <w:hyperlink r:id="rId277" w:history="1">
        <w:r w:rsidRPr="006C2A0A">
          <w:rPr>
            <w:rStyle w:val="Hyperlink"/>
            <w:rFonts w:cstheme="minorHAnsi"/>
            <w:sz w:val="20"/>
          </w:rPr>
          <w:t>https://doi.org/10.3168/jds.2012-5340</w:t>
        </w:r>
      </w:hyperlink>
      <w:r w:rsidRPr="006C2A0A">
        <w:rPr>
          <w:rFonts w:cstheme="minorHAnsi"/>
          <w:sz w:val="20"/>
        </w:rPr>
        <w:t xml:space="preserve"> </w:t>
      </w:r>
    </w:p>
    <w:p w14:paraId="3E58AC1F" w14:textId="28560652" w:rsidR="00A13395" w:rsidRPr="006C2A0A" w:rsidRDefault="00A13395" w:rsidP="007E4F28">
      <w:pPr>
        <w:ind w:left="284" w:hanging="284"/>
        <w:rPr>
          <w:rFonts w:cstheme="minorHAnsi"/>
          <w:sz w:val="20"/>
        </w:rPr>
      </w:pPr>
      <w:r w:rsidRPr="006C2A0A">
        <w:rPr>
          <w:rFonts w:cstheme="minorHAnsi"/>
          <w:sz w:val="20"/>
        </w:rPr>
        <w:t>Amon, B., Kryvoruchko, V., Amon, T., and Zechmeister-</w:t>
      </w:r>
      <w:proofErr w:type="spellStart"/>
      <w:r w:rsidRPr="006C2A0A">
        <w:rPr>
          <w:rFonts w:cstheme="minorHAnsi"/>
          <w:sz w:val="20"/>
        </w:rPr>
        <w:t>Boltenstern</w:t>
      </w:r>
      <w:proofErr w:type="spellEnd"/>
      <w:r w:rsidRPr="006C2A0A">
        <w:rPr>
          <w:rFonts w:cstheme="minorHAnsi"/>
          <w:sz w:val="20"/>
        </w:rPr>
        <w:t xml:space="preserve">, S., 2006. Methane, nitrous oxide and ammonia emissions during storage and after application of dairy cattle slurry and influence of slurry treatment. Agriculture, Ecosystems and Environment 112, 153–162. </w:t>
      </w:r>
      <w:hyperlink r:id="rId278" w:history="1">
        <w:r w:rsidRPr="006C2A0A">
          <w:rPr>
            <w:rStyle w:val="Hyperlink"/>
            <w:rFonts w:cstheme="minorHAnsi"/>
            <w:sz w:val="20"/>
          </w:rPr>
          <w:t>https://doi.org/10.1016/j.agee.2005.08.030</w:t>
        </w:r>
      </w:hyperlink>
      <w:r w:rsidRPr="006C2A0A">
        <w:rPr>
          <w:rFonts w:cstheme="minorHAnsi"/>
          <w:sz w:val="20"/>
        </w:rPr>
        <w:t xml:space="preserve"> </w:t>
      </w:r>
    </w:p>
    <w:p w14:paraId="50E9C5D1" w14:textId="6EABAB4B" w:rsidR="00A13395" w:rsidRPr="006C2A0A" w:rsidRDefault="00A13395" w:rsidP="007E4F28">
      <w:pPr>
        <w:ind w:left="284" w:hanging="284"/>
        <w:rPr>
          <w:rFonts w:cstheme="minorHAnsi"/>
          <w:sz w:val="20"/>
        </w:rPr>
      </w:pPr>
      <w:r w:rsidRPr="006C2A0A">
        <w:rPr>
          <w:rFonts w:cstheme="minorHAnsi"/>
          <w:sz w:val="20"/>
        </w:rPr>
        <w:t>Amon</w:t>
      </w:r>
      <w:r w:rsidR="00324391" w:rsidRPr="006C2A0A">
        <w:rPr>
          <w:rFonts w:cstheme="minorHAnsi"/>
          <w:sz w:val="20"/>
        </w:rPr>
        <w:t>,</w:t>
      </w:r>
      <w:r w:rsidRPr="006C2A0A">
        <w:rPr>
          <w:rFonts w:cstheme="minorHAnsi"/>
          <w:sz w:val="20"/>
        </w:rPr>
        <w:t xml:space="preserve"> B</w:t>
      </w:r>
      <w:r w:rsidR="00324391" w:rsidRPr="006C2A0A">
        <w:rPr>
          <w:rFonts w:cstheme="minorHAnsi"/>
          <w:sz w:val="20"/>
        </w:rPr>
        <w:t>.</w:t>
      </w:r>
      <w:r w:rsidRPr="006C2A0A">
        <w:rPr>
          <w:rFonts w:cstheme="minorHAnsi"/>
          <w:sz w:val="20"/>
        </w:rPr>
        <w:t>, Kryvoruchko</w:t>
      </w:r>
      <w:r w:rsidR="00324391" w:rsidRPr="006C2A0A">
        <w:rPr>
          <w:rFonts w:cstheme="minorHAnsi"/>
          <w:sz w:val="20"/>
        </w:rPr>
        <w:t>,</w:t>
      </w:r>
      <w:r w:rsidRPr="006C2A0A">
        <w:rPr>
          <w:rFonts w:cstheme="minorHAnsi"/>
          <w:sz w:val="20"/>
        </w:rPr>
        <w:t xml:space="preserve"> V</w:t>
      </w:r>
      <w:r w:rsidR="00324391" w:rsidRPr="006C2A0A">
        <w:rPr>
          <w:rFonts w:cstheme="minorHAnsi"/>
          <w:sz w:val="20"/>
        </w:rPr>
        <w:t>.</w:t>
      </w:r>
      <w:r w:rsidRPr="006C2A0A">
        <w:rPr>
          <w:rFonts w:cstheme="minorHAnsi"/>
          <w:sz w:val="20"/>
        </w:rPr>
        <w:t>, Fröhlich</w:t>
      </w:r>
      <w:r w:rsidR="00324391" w:rsidRPr="006C2A0A">
        <w:rPr>
          <w:rFonts w:cstheme="minorHAnsi"/>
          <w:sz w:val="20"/>
        </w:rPr>
        <w:t>,</w:t>
      </w:r>
      <w:r w:rsidRPr="006C2A0A">
        <w:rPr>
          <w:rFonts w:cstheme="minorHAnsi"/>
          <w:sz w:val="20"/>
        </w:rPr>
        <w:t xml:space="preserve"> M</w:t>
      </w:r>
      <w:r w:rsidR="00324391" w:rsidRPr="006C2A0A">
        <w:rPr>
          <w:rFonts w:cstheme="minorHAnsi"/>
          <w:sz w:val="20"/>
        </w:rPr>
        <w:t>.</w:t>
      </w:r>
      <w:r w:rsidRPr="006C2A0A">
        <w:rPr>
          <w:rFonts w:cstheme="minorHAnsi"/>
          <w:sz w:val="20"/>
        </w:rPr>
        <w:t>, Amon</w:t>
      </w:r>
      <w:r w:rsidR="00324391" w:rsidRPr="006C2A0A">
        <w:rPr>
          <w:rFonts w:cstheme="minorHAnsi"/>
          <w:sz w:val="20"/>
        </w:rPr>
        <w:t>,</w:t>
      </w:r>
      <w:r w:rsidRPr="006C2A0A">
        <w:rPr>
          <w:rFonts w:cstheme="minorHAnsi"/>
          <w:sz w:val="20"/>
        </w:rPr>
        <w:t xml:space="preserve"> T</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Pöllinger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Mösenbacher</w:t>
      </w:r>
      <w:proofErr w:type="spellEnd"/>
      <w:r w:rsidR="00324391" w:rsidRPr="006C2A0A">
        <w:rPr>
          <w:rFonts w:cstheme="minorHAnsi"/>
          <w:sz w:val="20"/>
        </w:rPr>
        <w:t>,</w:t>
      </w:r>
      <w:r w:rsidRPr="006C2A0A">
        <w:rPr>
          <w:rFonts w:cstheme="minorHAnsi"/>
          <w:sz w:val="20"/>
        </w:rPr>
        <w:t xml:space="preserve"> I</w:t>
      </w:r>
      <w:r w:rsidR="00324391" w:rsidRPr="006C2A0A">
        <w:rPr>
          <w:rFonts w:cstheme="minorHAnsi"/>
          <w:sz w:val="20"/>
        </w:rPr>
        <w:t>.,</w:t>
      </w:r>
      <w:r w:rsidRPr="006C2A0A">
        <w:rPr>
          <w:rFonts w:cstheme="minorHAnsi"/>
          <w:sz w:val="20"/>
        </w:rPr>
        <w:t xml:space="preserve"> and </w:t>
      </w:r>
      <w:proofErr w:type="spellStart"/>
      <w:r w:rsidRPr="006C2A0A">
        <w:rPr>
          <w:rFonts w:cstheme="minorHAnsi"/>
          <w:sz w:val="20"/>
        </w:rPr>
        <w:t>Hausleitner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2007. Ammonia and greenhouse gas emissions from a straw flow system for fattening pigs: housing and manure storage. Livestock Science 112, 199–207.</w:t>
      </w:r>
      <w:r w:rsidR="00324391" w:rsidRPr="007E4F28">
        <w:rPr>
          <w:rFonts w:cstheme="minorHAnsi"/>
          <w:sz w:val="20"/>
        </w:rPr>
        <w:t xml:space="preserve"> </w:t>
      </w:r>
      <w:hyperlink r:id="rId279" w:history="1">
        <w:r w:rsidR="00324391" w:rsidRPr="006C2A0A">
          <w:rPr>
            <w:rStyle w:val="Hyperlink"/>
            <w:rFonts w:cstheme="minorHAnsi"/>
            <w:sz w:val="20"/>
          </w:rPr>
          <w:t>https://doi.org/10.1016/j.livsci.2007.09.003</w:t>
        </w:r>
      </w:hyperlink>
      <w:r w:rsidR="00324391" w:rsidRPr="006C2A0A">
        <w:rPr>
          <w:rFonts w:cstheme="minorHAnsi"/>
          <w:sz w:val="20"/>
        </w:rPr>
        <w:t xml:space="preserve"> </w:t>
      </w:r>
    </w:p>
    <w:p w14:paraId="78FC6FF3" w14:textId="0B943CB6" w:rsidR="00FB14EA" w:rsidRPr="007E4F28" w:rsidRDefault="00FB14EA" w:rsidP="007E4F28">
      <w:pPr>
        <w:ind w:left="284" w:hanging="284"/>
        <w:rPr>
          <w:rFonts w:cstheme="minorHAnsi"/>
          <w:sz w:val="20"/>
        </w:rPr>
      </w:pPr>
      <w:r w:rsidRPr="007E4F28">
        <w:rPr>
          <w:rFonts w:cstheme="minorHAnsi"/>
          <w:sz w:val="20"/>
        </w:rPr>
        <w:t xml:space="preserve">Baron, V.S., </w:t>
      </w:r>
      <w:proofErr w:type="spellStart"/>
      <w:r w:rsidRPr="007E4F28">
        <w:rPr>
          <w:rFonts w:cstheme="minorHAnsi"/>
          <w:sz w:val="20"/>
        </w:rPr>
        <w:t>Mapfume</w:t>
      </w:r>
      <w:proofErr w:type="spellEnd"/>
      <w:r w:rsidRPr="007E4F28">
        <w:rPr>
          <w:rFonts w:cstheme="minorHAnsi"/>
          <w:sz w:val="20"/>
        </w:rPr>
        <w:t xml:space="preserve">, E., Dick, A.C., </w:t>
      </w:r>
      <w:proofErr w:type="spellStart"/>
      <w:r w:rsidRPr="007E4F28">
        <w:rPr>
          <w:rFonts w:cstheme="minorHAnsi"/>
          <w:sz w:val="20"/>
        </w:rPr>
        <w:t>Naeth</w:t>
      </w:r>
      <w:proofErr w:type="spellEnd"/>
      <w:r w:rsidRPr="007E4F28">
        <w:rPr>
          <w:rFonts w:cstheme="minorHAnsi"/>
          <w:sz w:val="20"/>
        </w:rPr>
        <w:t xml:space="preserve">, M.A., Okine, E.K., and </w:t>
      </w:r>
      <w:proofErr w:type="spellStart"/>
      <w:r w:rsidRPr="007E4F28">
        <w:rPr>
          <w:rFonts w:cstheme="minorHAnsi"/>
          <w:sz w:val="20"/>
        </w:rPr>
        <w:t>Chanasyk</w:t>
      </w:r>
      <w:proofErr w:type="spellEnd"/>
      <w:r w:rsidRPr="007E4F28">
        <w:rPr>
          <w:rFonts w:cstheme="minorHAnsi"/>
          <w:sz w:val="20"/>
        </w:rPr>
        <w:t>, D.S., 2002. Grazing intensity impacts on pasture carbon and nitrogen flow. Journal of Range Management 55(6), 535-541.</w:t>
      </w:r>
      <w:r w:rsidR="00AF2B29" w:rsidRPr="007E4F28">
        <w:rPr>
          <w:sz w:val="20"/>
        </w:rPr>
        <w:t xml:space="preserve"> </w:t>
      </w:r>
      <w:hyperlink r:id="rId280" w:history="1">
        <w:r w:rsidR="00AF2B29" w:rsidRPr="007E4F28">
          <w:rPr>
            <w:rStyle w:val="Hyperlink"/>
            <w:rFonts w:cstheme="minorHAnsi"/>
            <w:sz w:val="20"/>
          </w:rPr>
          <w:t>https://doi.org/10.2307/4003996</w:t>
        </w:r>
      </w:hyperlink>
      <w:r w:rsidR="00AF2B29" w:rsidRPr="007E4F28">
        <w:rPr>
          <w:rFonts w:cstheme="minorHAnsi"/>
          <w:sz w:val="20"/>
        </w:rPr>
        <w:t xml:space="preserve"> </w:t>
      </w:r>
    </w:p>
    <w:p w14:paraId="400F2E34" w14:textId="22AB8D73" w:rsidR="00FB14EA" w:rsidRPr="007E4F28" w:rsidRDefault="00324391"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124FBA">
        <w:rPr>
          <w:sz w:val="20"/>
          <w:lang w:val="de-DE"/>
        </w:rPr>
        <w:t xml:space="preserve">Atmos. Environ. 92: 292–302. </w:t>
      </w:r>
      <w:r w:rsidR="00000000">
        <w:fldChar w:fldCharType="begin"/>
      </w:r>
      <w:r w:rsidR="00000000">
        <w:instrText>HYPERLINK "https://doi.org/10.1016/j.atmosenv.2014.04.037"</w:instrText>
      </w:r>
      <w:r w:rsidR="00000000">
        <w:fldChar w:fldCharType="separate"/>
      </w:r>
      <w:r w:rsidRPr="007E4F28">
        <w:rPr>
          <w:rStyle w:val="Hyperlink"/>
          <w:sz w:val="20"/>
          <w:lang w:val="de-DE"/>
        </w:rPr>
        <w:t>https://doi.org/10.1016/j.atmosenv.2014.04.037</w:t>
      </w:r>
      <w:r w:rsidR="00000000">
        <w:rPr>
          <w:rStyle w:val="Hyperlink"/>
          <w:sz w:val="20"/>
          <w:lang w:val="de-DE"/>
        </w:rPr>
        <w:fldChar w:fldCharType="end"/>
      </w:r>
      <w:r w:rsidRPr="007E4F28">
        <w:rPr>
          <w:sz w:val="20"/>
          <w:lang w:val="de-DE"/>
        </w:rPr>
        <w:t xml:space="preserve"> </w:t>
      </w:r>
    </w:p>
    <w:p w14:paraId="216C649F" w14:textId="5BBBF65A" w:rsidR="00FB14EA" w:rsidRPr="007E4F28" w:rsidRDefault="00202594"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281" w:history="1">
        <w:r w:rsidRPr="007E4F28">
          <w:rPr>
            <w:rStyle w:val="Hyperlink"/>
            <w:sz w:val="20"/>
          </w:rPr>
          <w:t>https://doi.org/10.1016/j.atmosenv.2015.11.030</w:t>
        </w:r>
      </w:hyperlink>
    </w:p>
    <w:p w14:paraId="190B21EF" w14:textId="0C713C82" w:rsidR="00FB14EA" w:rsidRPr="006C2A0A" w:rsidRDefault="00202594" w:rsidP="007E4F28">
      <w:pPr>
        <w:ind w:left="284" w:hanging="284"/>
        <w:rPr>
          <w:rFonts w:cstheme="minorHAnsi"/>
          <w:sz w:val="20"/>
        </w:rPr>
      </w:pPr>
      <w:r w:rsidRPr="006C2A0A">
        <w:rPr>
          <w:rFonts w:cstheme="minorHAnsi"/>
          <w:sz w:val="20"/>
        </w:rPr>
        <w:t xml:space="preserve">Clemens, J., Trimborn, M., Weiland, P., Amon, B., 2006. Mitigation of greenhouse gas emissions by anaerobic digestion of cattle slurry. Agric. </w:t>
      </w:r>
      <w:proofErr w:type="spellStart"/>
      <w:r w:rsidRPr="006C2A0A">
        <w:rPr>
          <w:rFonts w:cstheme="minorHAnsi"/>
          <w:sz w:val="20"/>
        </w:rPr>
        <w:t>Ecosyst</w:t>
      </w:r>
      <w:proofErr w:type="spellEnd"/>
      <w:r w:rsidRPr="006C2A0A">
        <w:rPr>
          <w:rFonts w:cstheme="minorHAnsi"/>
          <w:sz w:val="20"/>
        </w:rPr>
        <w:t xml:space="preserve">. Environ. 112, 171–177. </w:t>
      </w:r>
      <w:hyperlink r:id="rId282" w:history="1">
        <w:r w:rsidRPr="006C2A0A">
          <w:rPr>
            <w:rStyle w:val="Hyperlink"/>
            <w:rFonts w:cstheme="minorHAnsi"/>
            <w:sz w:val="20"/>
          </w:rPr>
          <w:t>http://dx.doi.org/10.1016/j.agee.2005.08.016</w:t>
        </w:r>
      </w:hyperlink>
      <w:r w:rsidRPr="006C2A0A">
        <w:rPr>
          <w:rFonts w:cstheme="minorHAnsi"/>
          <w:sz w:val="20"/>
        </w:rPr>
        <w:t xml:space="preserve"> </w:t>
      </w:r>
      <w:r w:rsidR="00FB14EA" w:rsidRPr="006C2A0A">
        <w:rPr>
          <w:rFonts w:cstheme="minorHAnsi"/>
          <w:sz w:val="20"/>
        </w:rPr>
        <w:t xml:space="preserve"> </w:t>
      </w:r>
    </w:p>
    <w:p w14:paraId="149C3776" w14:textId="6B26A78D" w:rsidR="00FB14EA" w:rsidRPr="006C2A0A" w:rsidRDefault="00A5310D" w:rsidP="007E4F28">
      <w:pPr>
        <w:ind w:left="284" w:hanging="284"/>
        <w:rPr>
          <w:rFonts w:cstheme="minorHAnsi"/>
          <w:sz w:val="20"/>
        </w:rPr>
      </w:pPr>
      <w:r w:rsidRPr="006C2A0A">
        <w:rPr>
          <w:rFonts w:cstheme="minorHAnsi"/>
          <w:sz w:val="20"/>
        </w:rPr>
        <w:t xml:space="preserve">Guarino, M., Fabbri, C., Brambilla, M., Valli, L., and Navarro, P., 2006. Evaluation of simplified covering systems to reduce gaseous emissions from livestock manure storage. Trans. ASAE, 49 (2006), pp. 737-747. </w:t>
      </w:r>
      <w:hyperlink r:id="rId283" w:history="1">
        <w:r w:rsidR="00207396" w:rsidRPr="006C2A0A">
          <w:rPr>
            <w:rStyle w:val="Hyperlink"/>
            <w:rFonts w:cstheme="minorHAnsi"/>
            <w:sz w:val="20"/>
          </w:rPr>
          <w:t>https://doi.org/10.13031/2013.20481</w:t>
        </w:r>
      </w:hyperlink>
      <w:r w:rsidR="00207396" w:rsidRPr="006C2A0A">
        <w:rPr>
          <w:rFonts w:cstheme="minorHAnsi"/>
          <w:sz w:val="20"/>
        </w:rPr>
        <w:t xml:space="preserve"> </w:t>
      </w:r>
    </w:p>
    <w:p w14:paraId="1ED65216" w14:textId="70A06344" w:rsidR="00FB14EA" w:rsidRPr="006C2A0A" w:rsidRDefault="00207396" w:rsidP="007E4F28">
      <w:pPr>
        <w:ind w:left="284" w:hanging="284"/>
        <w:rPr>
          <w:rFonts w:cstheme="minorHAnsi"/>
          <w:sz w:val="20"/>
        </w:rPr>
      </w:pPr>
      <w:r w:rsidRPr="006C2A0A">
        <w:rPr>
          <w:rFonts w:cstheme="minorHAnsi"/>
          <w:sz w:val="20"/>
        </w:rPr>
        <w:t>Hou</w:t>
      </w:r>
      <w:r w:rsidR="00337A8C" w:rsidRPr="006C2A0A">
        <w:rPr>
          <w:rFonts w:cstheme="minorHAnsi"/>
          <w:sz w:val="20"/>
        </w:rPr>
        <w:t>,</w:t>
      </w:r>
      <w:r w:rsidRPr="006C2A0A">
        <w:rPr>
          <w:rFonts w:cstheme="minorHAnsi"/>
          <w:sz w:val="20"/>
        </w:rPr>
        <w:t xml:space="preserve"> Y., </w:t>
      </w:r>
      <w:proofErr w:type="spellStart"/>
      <w:r w:rsidRPr="006C2A0A">
        <w:rPr>
          <w:rFonts w:cstheme="minorHAnsi"/>
          <w:sz w:val="20"/>
        </w:rPr>
        <w:t>Velthof</w:t>
      </w:r>
      <w:proofErr w:type="spellEnd"/>
      <w:r w:rsidR="00337A8C" w:rsidRPr="006C2A0A">
        <w:rPr>
          <w:rFonts w:cstheme="minorHAnsi"/>
          <w:sz w:val="20"/>
        </w:rPr>
        <w:t>,</w:t>
      </w:r>
      <w:r w:rsidRPr="006C2A0A">
        <w:rPr>
          <w:rFonts w:cstheme="minorHAnsi"/>
          <w:sz w:val="20"/>
        </w:rPr>
        <w:t xml:space="preserve"> G.L., </w:t>
      </w:r>
      <w:r w:rsidR="00337A8C" w:rsidRPr="006C2A0A">
        <w:rPr>
          <w:rFonts w:cstheme="minorHAnsi"/>
          <w:sz w:val="20"/>
        </w:rPr>
        <w:t xml:space="preserve">and </w:t>
      </w:r>
      <w:proofErr w:type="spellStart"/>
      <w:r w:rsidRPr="006C2A0A">
        <w:rPr>
          <w:rFonts w:cstheme="minorHAnsi"/>
          <w:sz w:val="20"/>
        </w:rPr>
        <w:t>Oenema</w:t>
      </w:r>
      <w:proofErr w:type="spellEnd"/>
      <w:r w:rsidR="00337A8C" w:rsidRPr="006C2A0A">
        <w:rPr>
          <w:rFonts w:cstheme="minorHAnsi"/>
          <w:sz w:val="20"/>
        </w:rPr>
        <w:t>,</w:t>
      </w:r>
      <w:r w:rsidRPr="006C2A0A">
        <w:rPr>
          <w:rFonts w:cstheme="minorHAnsi"/>
          <w:sz w:val="20"/>
        </w:rPr>
        <w:t xml:space="preserve"> O.</w:t>
      </w:r>
      <w:r w:rsidR="00337A8C" w:rsidRPr="006C2A0A">
        <w:rPr>
          <w:rFonts w:cstheme="minorHAnsi"/>
          <w:sz w:val="20"/>
        </w:rPr>
        <w:t>,</w:t>
      </w:r>
      <w:r w:rsidRPr="006C2A0A">
        <w:rPr>
          <w:rFonts w:cstheme="minorHAnsi"/>
          <w:sz w:val="20"/>
        </w:rPr>
        <w:t xml:space="preserve"> 2015</w:t>
      </w:r>
      <w:r w:rsidR="00337A8C" w:rsidRPr="006C2A0A">
        <w:rPr>
          <w:rFonts w:cstheme="minorHAnsi"/>
          <w:sz w:val="20"/>
        </w:rPr>
        <w:t>.</w:t>
      </w:r>
      <w:r w:rsidRPr="006C2A0A">
        <w:rPr>
          <w:rFonts w:cstheme="minorHAnsi"/>
          <w:sz w:val="20"/>
        </w:rPr>
        <w:t xml:space="preserve"> Mitigation of ammonia, nitrous oxide and methane emissions from</w:t>
      </w:r>
      <w:r w:rsidR="00337A8C" w:rsidRPr="006C2A0A">
        <w:rPr>
          <w:rFonts w:cstheme="minorHAnsi"/>
          <w:sz w:val="20"/>
        </w:rPr>
        <w:t xml:space="preserve"> </w:t>
      </w:r>
      <w:r w:rsidRPr="006C2A0A">
        <w:rPr>
          <w:rFonts w:cstheme="minorHAnsi"/>
          <w:sz w:val="20"/>
        </w:rPr>
        <w:t>manure management chains: a meta-analysis and integrated assessment. Glob Chang Biol 21: 1293-1312.</w:t>
      </w:r>
      <w:r w:rsidR="00FB14EA" w:rsidRPr="006C2A0A">
        <w:rPr>
          <w:rFonts w:cstheme="minorHAnsi"/>
          <w:sz w:val="20"/>
        </w:rPr>
        <w:t xml:space="preserve"> </w:t>
      </w:r>
      <w:hyperlink r:id="rId284" w:history="1">
        <w:r w:rsidR="00337A8C" w:rsidRPr="006C2A0A">
          <w:rPr>
            <w:rStyle w:val="Hyperlink"/>
            <w:rFonts w:cstheme="minorHAnsi"/>
            <w:sz w:val="20"/>
          </w:rPr>
          <w:t>https://doi.org/10.1111/gcb.12767</w:t>
        </w:r>
      </w:hyperlink>
      <w:r w:rsidR="00337A8C" w:rsidRPr="006C2A0A">
        <w:rPr>
          <w:rFonts w:cstheme="minorHAnsi"/>
          <w:sz w:val="20"/>
        </w:rPr>
        <w:t xml:space="preserve"> </w:t>
      </w:r>
    </w:p>
    <w:p w14:paraId="726868C6" w14:textId="32BFE2A2" w:rsidR="00FB14EA" w:rsidRPr="007E4F28" w:rsidRDefault="00337A8C" w:rsidP="007E4F28">
      <w:pPr>
        <w:ind w:left="284" w:hanging="284"/>
        <w:rPr>
          <w:sz w:val="20"/>
        </w:rPr>
      </w:pPr>
      <w:r w:rsidRPr="007E4F28">
        <w:rPr>
          <w:rStyle w:val="markedcontent"/>
          <w:rFonts w:cstheme="minorHAnsi"/>
          <w:sz w:val="20"/>
        </w:rPr>
        <w:lastRenderedPageBreak/>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285" w:history="1">
        <w:r w:rsidRPr="007E4F28">
          <w:rPr>
            <w:rStyle w:val="Hyperlink"/>
            <w:rFonts w:cstheme="minorHAnsi"/>
            <w:sz w:val="20"/>
          </w:rPr>
          <w:t>https://www.ipcc.ch/report/2019-refinement-to-the-2006-ipcc-guidelines-for-national-greenhouse-gas-inventories/</w:t>
        </w:r>
      </w:hyperlink>
    </w:p>
    <w:p w14:paraId="5BC53F4B" w14:textId="2EF8FC8D" w:rsidR="00FB14EA" w:rsidRPr="006C2A0A" w:rsidRDefault="00FF2896" w:rsidP="007E4F28">
      <w:pPr>
        <w:ind w:left="284" w:hanging="284"/>
        <w:rPr>
          <w:color w:val="000000" w:themeColor="text1"/>
          <w:sz w:val="20"/>
          <w:lang w:val="fr-CA"/>
        </w:rPr>
      </w:pPr>
      <w:r w:rsidRPr="007E4F28">
        <w:rPr>
          <w:color w:val="000000" w:themeColor="text1"/>
          <w:sz w:val="20"/>
        </w:rPr>
        <w:t xml:space="preserve">Jarret, G., </w:t>
      </w:r>
      <w:proofErr w:type="spellStart"/>
      <w:r w:rsidRPr="007E4F28">
        <w:rPr>
          <w:color w:val="000000" w:themeColor="text1"/>
          <w:sz w:val="20"/>
        </w:rPr>
        <w:t>Cozannet</w:t>
      </w:r>
      <w:proofErr w:type="spellEnd"/>
      <w:r w:rsidRPr="007E4F28">
        <w:rPr>
          <w:color w:val="000000" w:themeColor="text1"/>
          <w:sz w:val="20"/>
        </w:rPr>
        <w:t xml:space="preserve">, P., Martinez, J., and </w:t>
      </w:r>
      <w:proofErr w:type="spellStart"/>
      <w:r w:rsidRPr="007E4F28">
        <w:rPr>
          <w:color w:val="000000" w:themeColor="text1"/>
          <w:sz w:val="20"/>
        </w:rPr>
        <w:t>Dourmad</w:t>
      </w:r>
      <w:proofErr w:type="spellEnd"/>
      <w:r w:rsidRPr="007E4F28">
        <w:rPr>
          <w:color w:val="000000" w:themeColor="text1"/>
          <w:sz w:val="20"/>
        </w:rPr>
        <w:t xml:space="preserve">, J.Y., 2011. Effect of different quality wheat dried distiller’s grain </w:t>
      </w:r>
      <w:proofErr w:type="spellStart"/>
      <w:r w:rsidRPr="007E4F28">
        <w:rPr>
          <w:color w:val="000000" w:themeColor="text1"/>
          <w:sz w:val="20"/>
        </w:rPr>
        <w:t>solubles</w:t>
      </w:r>
      <w:proofErr w:type="spellEnd"/>
      <w:r w:rsidRPr="007E4F28">
        <w:rPr>
          <w:color w:val="000000" w:themeColor="text1"/>
          <w:sz w:val="20"/>
        </w:rPr>
        <w:t xml:space="preserve"> (DDGS) in pig diets on composition of excreta and methane production from faeces and slurry. </w:t>
      </w:r>
      <w:proofErr w:type="spellStart"/>
      <w:r w:rsidRPr="006C2A0A">
        <w:rPr>
          <w:color w:val="000000" w:themeColor="text1"/>
          <w:sz w:val="20"/>
          <w:lang w:val="fr-CA"/>
        </w:rPr>
        <w:t>Livest</w:t>
      </w:r>
      <w:proofErr w:type="spellEnd"/>
      <w:r w:rsidRPr="006C2A0A">
        <w:rPr>
          <w:color w:val="000000" w:themeColor="text1"/>
          <w:sz w:val="20"/>
          <w:lang w:val="fr-CA"/>
        </w:rPr>
        <w:t xml:space="preserve">. </w:t>
      </w:r>
      <w:proofErr w:type="spellStart"/>
      <w:r w:rsidRPr="006C2A0A">
        <w:rPr>
          <w:color w:val="000000" w:themeColor="text1"/>
          <w:sz w:val="20"/>
          <w:lang w:val="fr-CA"/>
        </w:rPr>
        <w:t>Sci</w:t>
      </w:r>
      <w:proofErr w:type="spellEnd"/>
      <w:r w:rsidRPr="006C2A0A">
        <w:rPr>
          <w:color w:val="000000" w:themeColor="text1"/>
          <w:sz w:val="20"/>
          <w:lang w:val="fr-CA"/>
        </w:rPr>
        <w:t xml:space="preserve">. 140:275–282. </w:t>
      </w:r>
      <w:hyperlink r:id="rId286" w:history="1">
        <w:r w:rsidRPr="006C2A0A">
          <w:rPr>
            <w:rStyle w:val="Hyperlink"/>
            <w:sz w:val="20"/>
            <w:lang w:val="fr-CA"/>
          </w:rPr>
          <w:t>https://doi.org/10.1016/j.livsci.2011.04.006</w:t>
        </w:r>
      </w:hyperlink>
      <w:r w:rsidRPr="006C2A0A">
        <w:rPr>
          <w:color w:val="000000" w:themeColor="text1"/>
          <w:sz w:val="20"/>
          <w:lang w:val="fr-CA"/>
        </w:rPr>
        <w:t xml:space="preserve"> </w:t>
      </w:r>
      <w:r w:rsidR="00FB14EA" w:rsidRPr="006C2A0A">
        <w:rPr>
          <w:color w:val="000000" w:themeColor="text1"/>
          <w:sz w:val="20"/>
          <w:lang w:val="fr-CA"/>
        </w:rPr>
        <w:t xml:space="preserve"> </w:t>
      </w:r>
    </w:p>
    <w:p w14:paraId="391A1390" w14:textId="681D4D9A" w:rsidR="00FB14EA" w:rsidRPr="007E4F28" w:rsidRDefault="00FF2896" w:rsidP="007E4F28">
      <w:pPr>
        <w:ind w:left="284" w:hanging="284"/>
        <w:rPr>
          <w:color w:val="000000" w:themeColor="text1"/>
          <w:sz w:val="20"/>
        </w:rPr>
      </w:pPr>
      <w:proofErr w:type="spellStart"/>
      <w:r w:rsidRPr="006C2A0A">
        <w:rPr>
          <w:color w:val="000000" w:themeColor="text1"/>
          <w:sz w:val="20"/>
          <w:lang w:val="fr-CA"/>
        </w:rPr>
        <w:t>Jørgensen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w:t>
      </w:r>
      <w:proofErr w:type="spellStart"/>
      <w:r w:rsidRPr="006C2A0A">
        <w:rPr>
          <w:color w:val="000000" w:themeColor="text1"/>
          <w:sz w:val="20"/>
          <w:lang w:val="fr-CA"/>
        </w:rPr>
        <w:t>Prapaspongsa</w:t>
      </w:r>
      <w:proofErr w:type="spellEnd"/>
      <w:r w:rsidRPr="006C2A0A">
        <w:rPr>
          <w:color w:val="000000" w:themeColor="text1"/>
          <w:sz w:val="20"/>
          <w:lang w:val="fr-CA"/>
        </w:rPr>
        <w:t>, T</w:t>
      </w:r>
      <w:r w:rsidR="00AA5580" w:rsidRPr="006C2A0A">
        <w:rPr>
          <w:color w:val="000000" w:themeColor="text1"/>
          <w:sz w:val="20"/>
          <w:lang w:val="fr-CA"/>
        </w:rPr>
        <w:t>.,</w:t>
      </w:r>
      <w:r w:rsidRPr="006C2A0A">
        <w:rPr>
          <w:color w:val="000000" w:themeColor="text1"/>
          <w:sz w:val="20"/>
          <w:lang w:val="fr-CA"/>
        </w:rPr>
        <w:t xml:space="preserve"> Vu, V</w:t>
      </w:r>
      <w:r w:rsidR="00AA5580" w:rsidRPr="006C2A0A">
        <w:rPr>
          <w:color w:val="000000" w:themeColor="text1"/>
          <w:sz w:val="20"/>
          <w:lang w:val="fr-CA"/>
        </w:rPr>
        <w:t>., and</w:t>
      </w:r>
      <w:r w:rsidRPr="006C2A0A">
        <w:rPr>
          <w:color w:val="000000" w:themeColor="text1"/>
          <w:sz w:val="20"/>
          <w:lang w:val="fr-CA"/>
        </w:rPr>
        <w:t xml:space="preserve"> </w:t>
      </w:r>
      <w:proofErr w:type="spellStart"/>
      <w:r w:rsidRPr="006C2A0A">
        <w:rPr>
          <w:color w:val="000000" w:themeColor="text1"/>
          <w:sz w:val="20"/>
          <w:lang w:val="fr-CA"/>
        </w:rPr>
        <w:t>Poulsen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2013. </w:t>
      </w:r>
      <w:r w:rsidRPr="007E4F28">
        <w:rPr>
          <w:color w:val="000000" w:themeColor="text1"/>
          <w:sz w:val="20"/>
        </w:rPr>
        <w:t>Models to quantify excretion of dry matter, nitrogen, phosphorus and carbon in growing pigs fed regional diets. Journal of animal science and biotechnology</w:t>
      </w:r>
      <w:r w:rsidR="00AA5580" w:rsidRPr="007E4F28">
        <w:rPr>
          <w:color w:val="000000" w:themeColor="text1"/>
          <w:sz w:val="20"/>
        </w:rPr>
        <w:t xml:space="preserve"> </w:t>
      </w:r>
      <w:r w:rsidRPr="007E4F28">
        <w:rPr>
          <w:color w:val="000000" w:themeColor="text1"/>
          <w:sz w:val="20"/>
        </w:rPr>
        <w:t>4</w:t>
      </w:r>
      <w:r w:rsidR="00AA5580" w:rsidRPr="007E4F28">
        <w:rPr>
          <w:color w:val="000000" w:themeColor="text1"/>
          <w:sz w:val="20"/>
        </w:rPr>
        <w:t>,</w:t>
      </w:r>
      <w:r w:rsidRPr="007E4F28">
        <w:rPr>
          <w:color w:val="000000" w:themeColor="text1"/>
          <w:sz w:val="20"/>
        </w:rPr>
        <w:t xml:space="preserve"> 42. </w:t>
      </w:r>
      <w:hyperlink r:id="rId287" w:history="1">
        <w:r w:rsidR="00AA5580" w:rsidRPr="007E4F28">
          <w:rPr>
            <w:rStyle w:val="Hyperlink"/>
            <w:sz w:val="20"/>
          </w:rPr>
          <w:t>https://doi.org/10.1186/2049-1891-4-42</w:t>
        </w:r>
      </w:hyperlink>
      <w:r w:rsidR="00AA5580" w:rsidRPr="007E4F28">
        <w:rPr>
          <w:color w:val="000000" w:themeColor="text1"/>
          <w:sz w:val="20"/>
        </w:rPr>
        <w:t xml:space="preserve"> </w:t>
      </w:r>
    </w:p>
    <w:p w14:paraId="229F583A" w14:textId="4F0A7A90" w:rsidR="00FB14EA" w:rsidRPr="007E4F28" w:rsidRDefault="00AA5580" w:rsidP="007E4F28">
      <w:pPr>
        <w:ind w:left="284" w:hanging="284"/>
        <w:rPr>
          <w:sz w:val="20"/>
        </w:rPr>
      </w:pPr>
      <w:r w:rsidRPr="007E4F28">
        <w:rPr>
          <w:sz w:val="20"/>
        </w:rPr>
        <w:t xml:space="preserve">Larney, F. J., Olson, A. F., Miller, J. J., </w:t>
      </w:r>
      <w:proofErr w:type="spellStart"/>
      <w:r w:rsidRPr="007E4F28">
        <w:rPr>
          <w:sz w:val="20"/>
        </w:rPr>
        <w:t>DeMaere</w:t>
      </w:r>
      <w:proofErr w:type="spellEnd"/>
      <w:r w:rsidRPr="007E4F28">
        <w:rPr>
          <w:sz w:val="20"/>
        </w:rPr>
        <w:t>, P. R., Zvomuya, F. and McAllister, T. A. 2008. Physical and chemical changes during composting of wood chip-bedded and straw-bedded beef cattle feedlot manure. J. Environ. Qual. 37: 725735.</w:t>
      </w:r>
      <w:r w:rsidR="00FB14EA" w:rsidRPr="007E4F28">
        <w:rPr>
          <w:sz w:val="20"/>
        </w:rPr>
        <w:t xml:space="preserve"> </w:t>
      </w:r>
      <w:hyperlink r:id="rId288" w:history="1">
        <w:r w:rsidRPr="007E4F28">
          <w:rPr>
            <w:rStyle w:val="Hyperlink"/>
            <w:sz w:val="20"/>
          </w:rPr>
          <w:t>https://doi.org/10.2134/jeq2007.0351</w:t>
        </w:r>
      </w:hyperlink>
      <w:r w:rsidRPr="007E4F28">
        <w:rPr>
          <w:sz w:val="20"/>
        </w:rPr>
        <w:t xml:space="preserve"> </w:t>
      </w:r>
    </w:p>
    <w:p w14:paraId="06415B3F" w14:textId="4C222B2A" w:rsidR="00FB14EA" w:rsidRPr="007E4F28" w:rsidRDefault="00337A8C" w:rsidP="007E4F28">
      <w:pPr>
        <w:ind w:left="284" w:hanging="284"/>
        <w:rPr>
          <w:sz w:val="20"/>
        </w:rPr>
      </w:pPr>
      <w:r w:rsidRPr="007E4F28">
        <w:rPr>
          <w:sz w:val="20"/>
        </w:rPr>
        <w:t xml:space="preserve">Mangino J., Bartram D., and </w:t>
      </w:r>
      <w:proofErr w:type="spellStart"/>
      <w:r w:rsidRPr="007E4F28">
        <w:rPr>
          <w:sz w:val="20"/>
        </w:rPr>
        <w:t>Brazy</w:t>
      </w:r>
      <w:proofErr w:type="spellEnd"/>
      <w:r w:rsidRPr="007E4F28">
        <w:rPr>
          <w:sz w:val="20"/>
        </w:rPr>
        <w:t xml:space="preserve"> A., 2001. Development of a Methane Conversion Factor to Estimate Emissions from Animal Waste Lagoons. USEPA Technical Report, Washington, D. C.: Environmental Protection Agency. pp. 14. </w:t>
      </w:r>
      <w:hyperlink r:id="rId289" w:history="1">
        <w:r w:rsidRPr="007E4F28">
          <w:rPr>
            <w:rStyle w:val="Hyperlink"/>
            <w:sz w:val="20"/>
          </w:rPr>
          <w:t>https://www3.epa.gov/ttnchie1/conference/ei11/ammonia/mangino.pdf</w:t>
        </w:r>
      </w:hyperlink>
      <w:r w:rsidRPr="007E4F28">
        <w:rPr>
          <w:sz w:val="20"/>
        </w:rPr>
        <w:t xml:space="preserve"> </w:t>
      </w:r>
    </w:p>
    <w:p w14:paraId="62872892" w14:textId="2B3B4339" w:rsidR="00FB14EA" w:rsidRPr="006C2A0A" w:rsidRDefault="00337A8C" w:rsidP="007E4F28">
      <w:pPr>
        <w:ind w:left="284" w:hanging="284"/>
        <w:rPr>
          <w:rFonts w:cstheme="minorHAnsi"/>
          <w:sz w:val="20"/>
        </w:rPr>
      </w:pPr>
      <w:r w:rsidRPr="006C2A0A">
        <w:rPr>
          <w:rFonts w:cstheme="minorHAnsi"/>
          <w:sz w:val="20"/>
        </w:rPr>
        <w:t>Matulaitis</w:t>
      </w:r>
      <w:r w:rsidR="00FF2896" w:rsidRPr="006C2A0A">
        <w:rPr>
          <w:rFonts w:cstheme="minorHAnsi"/>
          <w:sz w:val="20"/>
        </w:rPr>
        <w:t>,</w:t>
      </w:r>
      <w:r w:rsidRPr="006C2A0A">
        <w:rPr>
          <w:rFonts w:cstheme="minorHAnsi"/>
          <w:sz w:val="20"/>
        </w:rPr>
        <w:t xml:space="preserve"> R., </w:t>
      </w:r>
      <w:proofErr w:type="spellStart"/>
      <w:r w:rsidRPr="006C2A0A">
        <w:rPr>
          <w:rFonts w:cstheme="minorHAnsi"/>
          <w:sz w:val="20"/>
        </w:rPr>
        <w:t>Juskiené</w:t>
      </w:r>
      <w:proofErr w:type="spellEnd"/>
      <w:r w:rsidR="00FF2896" w:rsidRPr="006C2A0A">
        <w:rPr>
          <w:rFonts w:cstheme="minorHAnsi"/>
          <w:sz w:val="20"/>
        </w:rPr>
        <w:t>,</w:t>
      </w:r>
      <w:r w:rsidRPr="006C2A0A">
        <w:rPr>
          <w:rFonts w:cstheme="minorHAnsi"/>
          <w:sz w:val="20"/>
        </w:rPr>
        <w:t xml:space="preserve"> V., </w:t>
      </w:r>
      <w:r w:rsidR="00FF2896" w:rsidRPr="006C2A0A">
        <w:rPr>
          <w:rFonts w:cstheme="minorHAnsi"/>
          <w:sz w:val="20"/>
        </w:rPr>
        <w:t xml:space="preserve">and </w:t>
      </w:r>
      <w:r w:rsidRPr="006C2A0A">
        <w:rPr>
          <w:rFonts w:cstheme="minorHAnsi"/>
          <w:sz w:val="20"/>
        </w:rPr>
        <w:t>Juska</w:t>
      </w:r>
      <w:r w:rsidR="00FF2896" w:rsidRPr="006C2A0A">
        <w:rPr>
          <w:rFonts w:cstheme="minorHAnsi"/>
          <w:sz w:val="20"/>
        </w:rPr>
        <w:t>,</w:t>
      </w:r>
      <w:r w:rsidRPr="006C2A0A">
        <w:rPr>
          <w:rFonts w:cstheme="minorHAnsi"/>
          <w:sz w:val="20"/>
        </w:rPr>
        <w:t xml:space="preserve"> R.</w:t>
      </w:r>
      <w:r w:rsidR="00FF2896" w:rsidRPr="006C2A0A">
        <w:rPr>
          <w:rFonts w:cstheme="minorHAnsi"/>
          <w:sz w:val="20"/>
        </w:rPr>
        <w:t>,</w:t>
      </w:r>
      <w:r w:rsidRPr="006C2A0A">
        <w:rPr>
          <w:rFonts w:cstheme="minorHAnsi"/>
          <w:sz w:val="20"/>
        </w:rPr>
        <w:t xml:space="preserve"> 2015</w:t>
      </w:r>
      <w:r w:rsidR="00FF2896" w:rsidRPr="006C2A0A">
        <w:rPr>
          <w:rFonts w:cstheme="minorHAnsi"/>
          <w:sz w:val="20"/>
        </w:rPr>
        <w:t>.</w:t>
      </w:r>
      <w:r w:rsidRPr="006C2A0A">
        <w:rPr>
          <w:rFonts w:cstheme="minorHAnsi"/>
          <w:sz w:val="20"/>
        </w:rPr>
        <w:t xml:space="preserve"> The effect of floating covers on gas emissions from liquid pig manure. Chilean Journal of Agricultural Research 75: 232-238.</w:t>
      </w:r>
      <w:r w:rsidR="00FB14EA" w:rsidRPr="006C2A0A">
        <w:rPr>
          <w:rFonts w:cstheme="minorHAnsi"/>
          <w:sz w:val="20"/>
        </w:rPr>
        <w:t xml:space="preserve"> </w:t>
      </w:r>
      <w:hyperlink r:id="rId290" w:history="1">
        <w:r w:rsidR="00FF2896" w:rsidRPr="006C2A0A">
          <w:rPr>
            <w:rStyle w:val="Hyperlink"/>
            <w:rFonts w:cstheme="minorHAnsi"/>
            <w:sz w:val="20"/>
          </w:rPr>
          <w:t>http://dx.doi.org/10.4067/S0718-58392015000200013</w:t>
        </w:r>
      </w:hyperlink>
      <w:r w:rsidR="00FF2896" w:rsidRPr="006C2A0A">
        <w:rPr>
          <w:rFonts w:cstheme="minorHAnsi"/>
          <w:sz w:val="20"/>
        </w:rPr>
        <w:t xml:space="preserve">   </w:t>
      </w:r>
    </w:p>
    <w:p w14:paraId="71D844C4" w14:textId="17423F04" w:rsidR="00FB14EA" w:rsidRPr="006C2A0A" w:rsidRDefault="00337A8C" w:rsidP="007E4F28">
      <w:pPr>
        <w:ind w:left="284" w:hanging="284"/>
        <w:rPr>
          <w:rFonts w:cstheme="minorHAnsi"/>
          <w:sz w:val="20"/>
        </w:rPr>
      </w:pPr>
      <w:proofErr w:type="spellStart"/>
      <w:r w:rsidRPr="006C2A0A">
        <w:rPr>
          <w:rFonts w:cstheme="minorHAnsi"/>
          <w:sz w:val="20"/>
        </w:rPr>
        <w:t>Misselbrook</w:t>
      </w:r>
      <w:proofErr w:type="spellEnd"/>
      <w:r w:rsidR="00FF2896" w:rsidRPr="006C2A0A">
        <w:rPr>
          <w:rFonts w:cstheme="minorHAnsi"/>
          <w:sz w:val="20"/>
        </w:rPr>
        <w:t>,</w:t>
      </w:r>
      <w:r w:rsidRPr="006C2A0A">
        <w:rPr>
          <w:rFonts w:cstheme="minorHAnsi"/>
          <w:sz w:val="20"/>
        </w:rPr>
        <w:t xml:space="preserve"> T., Hunt</w:t>
      </w:r>
      <w:r w:rsidR="00FF2896" w:rsidRPr="006C2A0A">
        <w:rPr>
          <w:rFonts w:cstheme="minorHAnsi"/>
          <w:sz w:val="20"/>
        </w:rPr>
        <w:t>,</w:t>
      </w:r>
      <w:r w:rsidRPr="006C2A0A">
        <w:rPr>
          <w:rFonts w:cstheme="minorHAnsi"/>
          <w:sz w:val="20"/>
        </w:rPr>
        <w:t xml:space="preserve"> J., </w:t>
      </w:r>
      <w:proofErr w:type="spellStart"/>
      <w:r w:rsidRPr="006C2A0A">
        <w:rPr>
          <w:rFonts w:cstheme="minorHAnsi"/>
          <w:sz w:val="20"/>
        </w:rPr>
        <w:t>Perazzolo</w:t>
      </w:r>
      <w:proofErr w:type="spellEnd"/>
      <w:r w:rsidR="00FF2896" w:rsidRPr="006C2A0A">
        <w:rPr>
          <w:rFonts w:cstheme="minorHAnsi"/>
          <w:sz w:val="20"/>
        </w:rPr>
        <w:t>,</w:t>
      </w:r>
      <w:r w:rsidRPr="006C2A0A">
        <w:rPr>
          <w:rFonts w:cstheme="minorHAnsi"/>
          <w:sz w:val="20"/>
        </w:rPr>
        <w:t xml:space="preserve"> F., </w:t>
      </w:r>
      <w:r w:rsidR="00FF2896" w:rsidRPr="006C2A0A">
        <w:rPr>
          <w:rFonts w:cstheme="minorHAnsi"/>
          <w:sz w:val="20"/>
        </w:rPr>
        <w:t xml:space="preserve">and </w:t>
      </w:r>
      <w:proofErr w:type="spellStart"/>
      <w:r w:rsidRPr="006C2A0A">
        <w:rPr>
          <w:rFonts w:cstheme="minorHAnsi"/>
          <w:sz w:val="20"/>
        </w:rPr>
        <w:t>Provolo</w:t>
      </w:r>
      <w:proofErr w:type="spellEnd"/>
      <w:r w:rsidR="00FF2896" w:rsidRPr="006C2A0A">
        <w:rPr>
          <w:rFonts w:cstheme="minorHAnsi"/>
          <w:sz w:val="20"/>
        </w:rPr>
        <w:t>,</w:t>
      </w:r>
      <w:r w:rsidRPr="006C2A0A">
        <w:rPr>
          <w:rFonts w:cstheme="minorHAnsi"/>
          <w:sz w:val="20"/>
        </w:rPr>
        <w:t xml:space="preserve"> G.</w:t>
      </w:r>
      <w:r w:rsidR="00FF2896" w:rsidRPr="006C2A0A">
        <w:rPr>
          <w:rFonts w:cstheme="minorHAnsi"/>
          <w:sz w:val="20"/>
        </w:rPr>
        <w:t>,</w:t>
      </w:r>
      <w:r w:rsidRPr="006C2A0A">
        <w:rPr>
          <w:rFonts w:cstheme="minorHAnsi"/>
          <w:sz w:val="20"/>
        </w:rPr>
        <w:t xml:space="preserve"> 2016</w:t>
      </w:r>
      <w:r w:rsidR="00FF2896" w:rsidRPr="006C2A0A">
        <w:rPr>
          <w:rFonts w:cstheme="minorHAnsi"/>
          <w:sz w:val="20"/>
        </w:rPr>
        <w:t>.</w:t>
      </w:r>
      <w:r w:rsidRPr="006C2A0A">
        <w:rPr>
          <w:rFonts w:cstheme="minorHAnsi"/>
          <w:sz w:val="20"/>
        </w:rPr>
        <w:t xml:space="preserve"> Greenhouse gas and ammonia emissions from slurry storage: impacts of temperature and potential mitigation through covering (pig slurry) or acidification (cattle slurry). Journal of Environmental Quality 45: 1520-1530.</w:t>
      </w:r>
      <w:r w:rsidR="00FF2896" w:rsidRPr="006C2A0A">
        <w:rPr>
          <w:rFonts w:cstheme="minorHAnsi"/>
          <w:sz w:val="20"/>
        </w:rPr>
        <w:t xml:space="preserve"> </w:t>
      </w:r>
      <w:hyperlink r:id="rId291" w:history="1">
        <w:r w:rsidR="00FF2896" w:rsidRPr="006C2A0A">
          <w:rPr>
            <w:rStyle w:val="Hyperlink"/>
            <w:rFonts w:cstheme="minorHAnsi"/>
            <w:sz w:val="20"/>
          </w:rPr>
          <w:t>https://doi.org/10.2134/jeq2015.12.0618</w:t>
        </w:r>
      </w:hyperlink>
      <w:r w:rsidR="00FF2896" w:rsidRPr="006C2A0A">
        <w:rPr>
          <w:rFonts w:cstheme="minorHAnsi"/>
          <w:sz w:val="20"/>
        </w:rPr>
        <w:t xml:space="preserve"> </w:t>
      </w:r>
    </w:p>
    <w:p w14:paraId="4ED78FD2" w14:textId="34743397" w:rsidR="00FB14EA" w:rsidRPr="006C2A0A" w:rsidRDefault="00337A8C" w:rsidP="007E4F28">
      <w:pPr>
        <w:ind w:left="284" w:hanging="284"/>
        <w:rPr>
          <w:rFonts w:cstheme="minorHAnsi"/>
          <w:sz w:val="20"/>
        </w:rPr>
      </w:pPr>
      <w:r w:rsidRPr="006C2A0A">
        <w:rPr>
          <w:rFonts w:cstheme="minorHAnsi"/>
          <w:sz w:val="20"/>
        </w:rPr>
        <w:t>Nielsen</w:t>
      </w:r>
      <w:r w:rsidR="00FF2896" w:rsidRPr="006C2A0A">
        <w:rPr>
          <w:rFonts w:cstheme="minorHAnsi"/>
          <w:sz w:val="20"/>
        </w:rPr>
        <w:t>,</w:t>
      </w:r>
      <w:r w:rsidRPr="006C2A0A">
        <w:rPr>
          <w:rFonts w:cstheme="minorHAnsi"/>
          <w:sz w:val="20"/>
        </w:rPr>
        <w:t xml:space="preserve"> D.A., Schramm</w:t>
      </w:r>
      <w:r w:rsidR="00FF2896" w:rsidRPr="006C2A0A">
        <w:rPr>
          <w:rFonts w:cstheme="minorHAnsi"/>
          <w:sz w:val="20"/>
        </w:rPr>
        <w:t>,</w:t>
      </w:r>
      <w:r w:rsidRPr="006C2A0A">
        <w:rPr>
          <w:rFonts w:cstheme="minorHAnsi"/>
          <w:sz w:val="20"/>
        </w:rPr>
        <w:t xml:space="preserve"> A., Nielsen</w:t>
      </w:r>
      <w:r w:rsidR="00FF2896" w:rsidRPr="006C2A0A">
        <w:rPr>
          <w:rFonts w:cstheme="minorHAnsi"/>
          <w:sz w:val="20"/>
        </w:rPr>
        <w:t>,</w:t>
      </w:r>
      <w:r w:rsidRPr="006C2A0A">
        <w:rPr>
          <w:rFonts w:cstheme="minorHAnsi"/>
          <w:sz w:val="20"/>
        </w:rPr>
        <w:t xml:space="preserve"> L.P., </w:t>
      </w:r>
      <w:r w:rsidR="00FF2896" w:rsidRPr="006C2A0A">
        <w:rPr>
          <w:rFonts w:cstheme="minorHAnsi"/>
          <w:sz w:val="20"/>
        </w:rPr>
        <w:t xml:space="preserve">and </w:t>
      </w:r>
      <w:r w:rsidRPr="006C2A0A">
        <w:rPr>
          <w:rFonts w:cstheme="minorHAnsi"/>
          <w:sz w:val="20"/>
        </w:rPr>
        <w:t>Revsbech</w:t>
      </w:r>
      <w:r w:rsidR="00FF2896" w:rsidRPr="006C2A0A">
        <w:rPr>
          <w:rFonts w:cstheme="minorHAnsi"/>
          <w:sz w:val="20"/>
        </w:rPr>
        <w:t>,</w:t>
      </w:r>
      <w:r w:rsidRPr="006C2A0A">
        <w:rPr>
          <w:rFonts w:cstheme="minorHAnsi"/>
          <w:sz w:val="20"/>
        </w:rPr>
        <w:t xml:space="preserve"> N.P.</w:t>
      </w:r>
      <w:r w:rsidR="00FF2896" w:rsidRPr="006C2A0A">
        <w:rPr>
          <w:rFonts w:cstheme="minorHAnsi"/>
          <w:sz w:val="20"/>
        </w:rPr>
        <w:t>,</w:t>
      </w:r>
      <w:r w:rsidRPr="006C2A0A">
        <w:rPr>
          <w:rFonts w:cstheme="minorHAnsi"/>
          <w:sz w:val="20"/>
        </w:rPr>
        <w:t xml:space="preserve"> 2013</w:t>
      </w:r>
      <w:r w:rsidR="00FF2896" w:rsidRPr="006C2A0A">
        <w:rPr>
          <w:rFonts w:cstheme="minorHAnsi"/>
          <w:sz w:val="20"/>
        </w:rPr>
        <w:t>.</w:t>
      </w:r>
      <w:r w:rsidRPr="006C2A0A">
        <w:rPr>
          <w:rFonts w:cstheme="minorHAnsi"/>
          <w:sz w:val="20"/>
        </w:rPr>
        <w:t xml:space="preserve"> Seasonal methane oxidation potential in manure crusts. Applied and environmental microbiology 79: 407-410.</w:t>
      </w:r>
      <w:r w:rsidR="00FB14EA" w:rsidRPr="006C2A0A">
        <w:rPr>
          <w:rFonts w:cstheme="minorHAnsi"/>
          <w:sz w:val="20"/>
        </w:rPr>
        <w:t xml:space="preserve"> </w:t>
      </w:r>
      <w:hyperlink r:id="rId292" w:history="1">
        <w:r w:rsidR="00FF2896" w:rsidRPr="006C2A0A">
          <w:rPr>
            <w:rStyle w:val="Hyperlink"/>
            <w:rFonts w:cstheme="minorHAnsi"/>
            <w:sz w:val="20"/>
          </w:rPr>
          <w:t>https://doi.org/10.1128/AEM.02278-12</w:t>
        </w:r>
      </w:hyperlink>
      <w:r w:rsidR="00FF2896" w:rsidRPr="006C2A0A">
        <w:rPr>
          <w:rFonts w:cstheme="minorHAnsi"/>
          <w:sz w:val="20"/>
        </w:rPr>
        <w:t xml:space="preserve"> </w:t>
      </w:r>
    </w:p>
    <w:p w14:paraId="386D43B2" w14:textId="75DF8CD8" w:rsidR="00FB14EA" w:rsidRPr="007E4F28" w:rsidRDefault="00790C4E" w:rsidP="007E4F28">
      <w:pPr>
        <w:ind w:left="284" w:hanging="284"/>
        <w:rPr>
          <w:sz w:val="20"/>
        </w:rPr>
      </w:pPr>
      <w:r w:rsidRPr="007E4F28">
        <w:rPr>
          <w:sz w:val="20"/>
        </w:rPr>
        <w:t xml:space="preserve">Olson, E.C.S., D.S. </w:t>
      </w:r>
      <w:proofErr w:type="spellStart"/>
      <w:r w:rsidRPr="007E4F28">
        <w:rPr>
          <w:sz w:val="20"/>
        </w:rPr>
        <w:t>Chanasyk</w:t>
      </w:r>
      <w:proofErr w:type="spellEnd"/>
      <w:r w:rsidRPr="007E4F28">
        <w:rPr>
          <w:sz w:val="20"/>
        </w:rPr>
        <w:t xml:space="preserve">, and J.J. Miller. 2006. Effects of bedding type and within-pen location on feedlot runoff. Trans. ASABE 49:905–914. </w:t>
      </w:r>
      <w:hyperlink r:id="rId293" w:history="1">
        <w:r w:rsidRPr="007E4F28">
          <w:rPr>
            <w:rStyle w:val="Hyperlink"/>
            <w:sz w:val="20"/>
          </w:rPr>
          <w:t>https://doi.org/10.13031/2013.21736</w:t>
        </w:r>
      </w:hyperlink>
      <w:r w:rsidRPr="007E4F28">
        <w:rPr>
          <w:sz w:val="20"/>
        </w:rPr>
        <w:t xml:space="preserve"> </w:t>
      </w:r>
      <w:r w:rsidR="00FB14EA" w:rsidRPr="007E4F28">
        <w:rPr>
          <w:sz w:val="20"/>
        </w:rPr>
        <w:t xml:space="preserve"> </w:t>
      </w:r>
    </w:p>
    <w:p w14:paraId="06D57F91" w14:textId="27A10D9A" w:rsidR="00FB14EA" w:rsidRPr="007E4F28" w:rsidRDefault="00790C4E" w:rsidP="007E4F28">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294" w:history="1">
        <w:r w:rsidRPr="007E4F28">
          <w:rPr>
            <w:rStyle w:val="Hyperlink"/>
            <w:sz w:val="20"/>
          </w:rPr>
          <w:t>https://doi.org/10.2527/jas.2013-6506</w:t>
        </w:r>
      </w:hyperlink>
      <w:r w:rsidRPr="007E4F28">
        <w:rPr>
          <w:sz w:val="20"/>
        </w:rPr>
        <w:t xml:space="preserve"> </w:t>
      </w:r>
    </w:p>
    <w:p w14:paraId="63D0D31F" w14:textId="6CA625A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Glass</w:t>
      </w:r>
      <w:r w:rsidR="00FF2896" w:rsidRPr="006C2A0A">
        <w:rPr>
          <w:rFonts w:cstheme="minorHAnsi"/>
          <w:sz w:val="20"/>
        </w:rPr>
        <w:t>,</w:t>
      </w:r>
      <w:r w:rsidRPr="006C2A0A">
        <w:rPr>
          <w:rFonts w:cstheme="minorHAnsi"/>
          <w:sz w:val="20"/>
        </w:rPr>
        <w:t xml:space="preserve"> V.M., </w:t>
      </w:r>
      <w:r w:rsidR="00FF2896" w:rsidRPr="006C2A0A">
        <w:rPr>
          <w:rFonts w:cstheme="minorHAnsi"/>
          <w:sz w:val="20"/>
        </w:rPr>
        <w:t xml:space="preserve">and </w:t>
      </w:r>
      <w:r w:rsidRPr="006C2A0A">
        <w:rPr>
          <w:rFonts w:cstheme="minorHAnsi"/>
          <w:sz w:val="20"/>
        </w:rPr>
        <w:t>Jamieson</w:t>
      </w:r>
      <w:r w:rsidR="00FF2896" w:rsidRPr="006C2A0A">
        <w:rPr>
          <w:rFonts w:cstheme="minorHAnsi"/>
          <w:sz w:val="20"/>
        </w:rPr>
        <w:t>,</w:t>
      </w:r>
      <w:r w:rsidRPr="006C2A0A">
        <w:rPr>
          <w:rFonts w:cstheme="minorHAnsi"/>
          <w:sz w:val="20"/>
        </w:rPr>
        <w:t xml:space="preserve"> R.C.</w:t>
      </w:r>
      <w:r w:rsidR="00FF2896" w:rsidRPr="006C2A0A">
        <w:rPr>
          <w:rFonts w:cstheme="minorHAnsi"/>
          <w:sz w:val="20"/>
        </w:rPr>
        <w:t>,</w:t>
      </w:r>
      <w:r w:rsidRPr="006C2A0A">
        <w:rPr>
          <w:rFonts w:cstheme="minorHAnsi"/>
          <w:sz w:val="20"/>
        </w:rPr>
        <w:t xml:space="preserve"> 2008</w:t>
      </w:r>
      <w:r w:rsidR="00FF2896" w:rsidRPr="006C2A0A">
        <w:rPr>
          <w:rFonts w:cstheme="minorHAnsi"/>
          <w:sz w:val="20"/>
        </w:rPr>
        <w:t>.</w:t>
      </w:r>
      <w:r w:rsidRPr="006C2A0A">
        <w:rPr>
          <w:rFonts w:cstheme="minorHAnsi"/>
          <w:sz w:val="20"/>
        </w:rPr>
        <w:t xml:space="preserve"> Floating covers to reduce gas emissions from liquid manure storages: a review. Applied Engineering in Agriculture 24: 657.</w:t>
      </w:r>
      <w:r w:rsidR="00FF2896" w:rsidRPr="007E4F28">
        <w:rPr>
          <w:sz w:val="20"/>
        </w:rPr>
        <w:t xml:space="preserve"> </w:t>
      </w:r>
      <w:hyperlink r:id="rId295" w:history="1">
        <w:r w:rsidR="00FF2896" w:rsidRPr="006C2A0A">
          <w:rPr>
            <w:rStyle w:val="Hyperlink"/>
            <w:rFonts w:cstheme="minorHAnsi"/>
            <w:sz w:val="20"/>
          </w:rPr>
          <w:t>https://doi.org/10.13031/2013.25273</w:t>
        </w:r>
      </w:hyperlink>
      <w:r w:rsidR="00FF2896" w:rsidRPr="006C2A0A">
        <w:rPr>
          <w:rFonts w:cstheme="minorHAnsi"/>
          <w:sz w:val="20"/>
        </w:rPr>
        <w:t xml:space="preserve"> </w:t>
      </w:r>
    </w:p>
    <w:p w14:paraId="1FDBA674" w14:textId="372D2E7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Jamieson</w:t>
      </w:r>
      <w:r w:rsidR="00FF2896" w:rsidRPr="006C2A0A">
        <w:rPr>
          <w:rFonts w:cstheme="minorHAnsi"/>
          <w:sz w:val="20"/>
        </w:rPr>
        <w:t>,</w:t>
      </w:r>
      <w:r w:rsidRPr="006C2A0A">
        <w:rPr>
          <w:rFonts w:cstheme="minorHAnsi"/>
          <w:sz w:val="20"/>
        </w:rPr>
        <w:t xml:space="preserve"> R.C., Burton</w:t>
      </w:r>
      <w:r w:rsidR="00FF2896" w:rsidRPr="006C2A0A">
        <w:rPr>
          <w:rFonts w:cstheme="minorHAnsi"/>
          <w:sz w:val="20"/>
        </w:rPr>
        <w:t>,</w:t>
      </w:r>
      <w:r w:rsidRPr="006C2A0A">
        <w:rPr>
          <w:rFonts w:cstheme="minorHAnsi"/>
          <w:sz w:val="20"/>
        </w:rPr>
        <w:t xml:space="preserve"> D.L., </w:t>
      </w:r>
      <w:r w:rsidR="00FF2896" w:rsidRPr="006C2A0A">
        <w:rPr>
          <w:rFonts w:cstheme="minorHAnsi"/>
          <w:sz w:val="20"/>
        </w:rPr>
        <w:t xml:space="preserve">and </w:t>
      </w:r>
      <w:r w:rsidRPr="006C2A0A">
        <w:rPr>
          <w:rFonts w:cstheme="minorHAnsi"/>
          <w:sz w:val="20"/>
        </w:rPr>
        <w:t>Stratton</w:t>
      </w:r>
      <w:r w:rsidR="00FF2896" w:rsidRPr="006C2A0A">
        <w:rPr>
          <w:rFonts w:cstheme="minorHAnsi"/>
          <w:sz w:val="20"/>
        </w:rPr>
        <w:t>,</w:t>
      </w:r>
      <w:r w:rsidRPr="006C2A0A">
        <w:rPr>
          <w:rFonts w:cstheme="minorHAnsi"/>
          <w:sz w:val="20"/>
        </w:rPr>
        <w:t xml:space="preserve"> G.W.</w:t>
      </w:r>
      <w:r w:rsidR="00FF2896" w:rsidRPr="006C2A0A">
        <w:rPr>
          <w:rFonts w:cstheme="minorHAnsi"/>
          <w:sz w:val="20"/>
        </w:rPr>
        <w:t>,</w:t>
      </w:r>
      <w:r w:rsidRPr="006C2A0A">
        <w:rPr>
          <w:rFonts w:cstheme="minorHAnsi"/>
          <w:sz w:val="20"/>
        </w:rPr>
        <w:t xml:space="preserve"> 2009</w:t>
      </w:r>
      <w:r w:rsidR="00FF2896" w:rsidRPr="006C2A0A">
        <w:rPr>
          <w:rFonts w:cstheme="minorHAnsi"/>
          <w:sz w:val="20"/>
        </w:rPr>
        <w:t>.</w:t>
      </w:r>
      <w:r w:rsidRPr="006C2A0A">
        <w:rPr>
          <w:rFonts w:cstheme="minorHAnsi"/>
          <w:sz w:val="20"/>
        </w:rPr>
        <w:t xml:space="preserve"> Gas emissions from straw covered liquid dairy manure during summer storage and autumn agitation. Transactions of the Asabe 52: 599</w:t>
      </w:r>
      <w:r w:rsidR="00FF2896" w:rsidRPr="006C2A0A">
        <w:rPr>
          <w:rFonts w:cstheme="minorHAnsi"/>
          <w:sz w:val="20"/>
        </w:rPr>
        <w:t xml:space="preserve">. </w:t>
      </w:r>
      <w:hyperlink r:id="rId296" w:history="1">
        <w:r w:rsidR="00FF2896" w:rsidRPr="007E4F28">
          <w:rPr>
            <w:rStyle w:val="Hyperlink"/>
            <w:sz w:val="20"/>
          </w:rPr>
          <w:t>https://doi.org/10.13031/2013.26832</w:t>
        </w:r>
      </w:hyperlink>
      <w:r w:rsidR="00FF2896" w:rsidRPr="007E4F28">
        <w:rPr>
          <w:rStyle w:val="smalltext"/>
          <w:sz w:val="20"/>
        </w:rPr>
        <w:t xml:space="preserve"> </w:t>
      </w:r>
    </w:p>
    <w:p w14:paraId="51A8130F" w14:textId="71245C9F" w:rsidR="00FB14EA" w:rsidRPr="007E4F28" w:rsidRDefault="00790C4E" w:rsidP="007E4F28">
      <w:pPr>
        <w:ind w:left="284" w:hanging="284"/>
        <w:rPr>
          <w:sz w:val="20"/>
        </w:rPr>
      </w:pPr>
      <w:proofErr w:type="spellStart"/>
      <w:r w:rsidRPr="007E4F28">
        <w:rPr>
          <w:sz w:val="20"/>
        </w:rPr>
        <w:t>Vergé</w:t>
      </w:r>
      <w:proofErr w:type="spellEnd"/>
      <w:r w:rsidRPr="007E4F28">
        <w:rPr>
          <w:sz w:val="20"/>
        </w:rPr>
        <w:t xml:space="preserve">, X., Worth, D., Hutchinson, J.J., and R.L. Desjardins. 2006. Greenhouse Gas Emissions from </w:t>
      </w:r>
      <w:proofErr w:type="spellStart"/>
      <w:r w:rsidRPr="007E4F28">
        <w:rPr>
          <w:sz w:val="20"/>
        </w:rPr>
        <w:t>Agro</w:t>
      </w:r>
      <w:proofErr w:type="spellEnd"/>
      <w:r w:rsidRPr="007E4F28">
        <w:rPr>
          <w:sz w:val="20"/>
        </w:rPr>
        <w:t>-Ecosystems in Canada. Methane Emissions</w:t>
      </w:r>
      <w:r w:rsidR="007E4F28" w:rsidRPr="007E4F28">
        <w:rPr>
          <w:sz w:val="20"/>
        </w:rPr>
        <w:t xml:space="preserve"> - Technical report: methodology for calculations., </w:t>
      </w:r>
      <w:r w:rsidRPr="007E4F28">
        <w:rPr>
          <w:sz w:val="20"/>
        </w:rPr>
        <w:t xml:space="preserve">Agriculture and Agri-Food Canada (AAFC)/Agriculture et </w:t>
      </w:r>
      <w:proofErr w:type="spellStart"/>
      <w:r w:rsidRPr="007E4F28">
        <w:rPr>
          <w:sz w:val="20"/>
        </w:rPr>
        <w:t>Agroalimentaire</w:t>
      </w:r>
      <w:proofErr w:type="spellEnd"/>
      <w:r w:rsidRPr="007E4F28">
        <w:rPr>
          <w:sz w:val="20"/>
        </w:rPr>
        <w:t xml:space="preserve"> Canada (AAC). (Report) 38 pp</w:t>
      </w:r>
    </w:p>
    <w:p w14:paraId="21C1AB48" w14:textId="77777777" w:rsidR="00FB14EA" w:rsidRPr="00FB14EA" w:rsidRDefault="00FB14EA" w:rsidP="00FB14EA">
      <w:pPr>
        <w:rPr>
          <w:b/>
        </w:rPr>
      </w:pPr>
      <w:r w:rsidRPr="00FB14EA">
        <w:rPr>
          <w:b/>
        </w:rPr>
        <w:t>4.2 Direct N</w:t>
      </w:r>
      <w:r w:rsidRPr="003B78B8">
        <w:rPr>
          <w:b/>
          <w:vertAlign w:val="subscript"/>
        </w:rPr>
        <w:t>2</w:t>
      </w:r>
      <w:r w:rsidRPr="00FB14EA">
        <w:rPr>
          <w:b/>
        </w:rPr>
        <w:t>O</w:t>
      </w:r>
    </w:p>
    <w:p w14:paraId="2DEDBBAD" w14:textId="5643AC3E"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 xml:space="preserve">, </w:t>
      </w:r>
      <w:r w:rsidRPr="00D5649B">
        <w:rPr>
          <w:rFonts w:cstheme="minorHAnsi"/>
          <w:sz w:val="20"/>
        </w:rPr>
        <w:t>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297" w:history="1">
        <w:r w:rsidR="00BA63DA" w:rsidRPr="00C0497A">
          <w:rPr>
            <w:rStyle w:val="Hyperlink"/>
            <w:sz w:val="20"/>
          </w:rPr>
          <w:t>https://publications.gc.ca/site/eng/9.506002/publication.html</w:t>
        </w:r>
      </w:hyperlink>
    </w:p>
    <w:p w14:paraId="3123F9FD" w14:textId="5A85E263" w:rsidR="00F53C34" w:rsidRPr="00D5649B" w:rsidRDefault="00F53C34" w:rsidP="00F53C34">
      <w:pPr>
        <w:tabs>
          <w:tab w:val="left" w:pos="2160"/>
          <w:tab w:val="right" w:pos="8640"/>
          <w:tab w:val="right" w:pos="8820"/>
        </w:tabs>
        <w:ind w:left="284" w:hanging="284"/>
        <w:rPr>
          <w:sz w:val="20"/>
          <w:highlight w:val="yellow"/>
        </w:rPr>
      </w:pPr>
      <w:r w:rsidRPr="00D5649B">
        <w:rPr>
          <w:sz w:val="20"/>
        </w:rPr>
        <w:t>FAO</w:t>
      </w:r>
      <w:r w:rsidR="00CC76D9">
        <w:rPr>
          <w:sz w:val="20"/>
        </w:rPr>
        <w:t>,</w:t>
      </w:r>
      <w:r w:rsidRPr="00D5649B">
        <w:rPr>
          <w:sz w:val="20"/>
        </w:rPr>
        <w:t xml:space="preserve"> 2017</w:t>
      </w:r>
      <w:r>
        <w:rPr>
          <w:sz w:val="20"/>
        </w:rPr>
        <w:t>.</w:t>
      </w:r>
      <w:r w:rsidRPr="00D5649B">
        <w:rPr>
          <w:sz w:val="20"/>
        </w:rPr>
        <w:t xml:space="preserve"> Global Livestock Environmental Assessment Model v2.0. Data reference year 2010. Revision 4, June 2017.</w:t>
      </w:r>
      <w:r>
        <w:rPr>
          <w:sz w:val="20"/>
        </w:rPr>
        <w:t xml:space="preserve"> </w:t>
      </w:r>
      <w:r w:rsidRPr="00D5649B">
        <w:rPr>
          <w:sz w:val="20"/>
        </w:rPr>
        <w:t xml:space="preserve"> Rome, Italy: Food and Agriculture </w:t>
      </w:r>
      <w:proofErr w:type="spellStart"/>
      <w:r w:rsidRPr="00D5649B">
        <w:rPr>
          <w:sz w:val="20"/>
        </w:rPr>
        <w:t>Oganization</w:t>
      </w:r>
      <w:proofErr w:type="spellEnd"/>
      <w:r w:rsidRPr="00D5649B">
        <w:rPr>
          <w:sz w:val="20"/>
        </w:rPr>
        <w:t xml:space="preserve"> of the United Nations. Available at: </w:t>
      </w:r>
      <w:hyperlink r:id="rId298" w:history="1">
        <w:r w:rsidRPr="00655151">
          <w:rPr>
            <w:rStyle w:val="Hyperlink"/>
            <w:sz w:val="20"/>
          </w:rPr>
          <w:t>http://www.fao.org/fileadmin/user_upload/gleam/docs/GLEAM_2.0_Model_description.pdf</w:t>
        </w:r>
      </w:hyperlink>
    </w:p>
    <w:p w14:paraId="61C9D91E" w14:textId="77777777" w:rsidR="00F53C34" w:rsidRPr="007E4F28" w:rsidRDefault="00F53C34" w:rsidP="00F53C34">
      <w:pPr>
        <w:ind w:left="284" w:hanging="284"/>
        <w:rPr>
          <w:iCs/>
          <w:sz w:val="20"/>
        </w:rPr>
      </w:pPr>
      <w:r w:rsidRPr="007E4F28">
        <w:rPr>
          <w:iCs/>
          <w:sz w:val="20"/>
        </w:rPr>
        <w:lastRenderedPageBreak/>
        <w:t>Greenhouse Gas System Pork Protocol: The Innovative Feeding of Swine and Storing and Spreading of Swine Manure (Draft) dated July 31, 2006. Prepared by the Pork Technical Working Group (PTWG), a sub-committee of the National Offsets Quantification Team (NOQT).</w:t>
      </w:r>
    </w:p>
    <w:p w14:paraId="1A169989" w14:textId="49B5CA60" w:rsidR="007E4F28" w:rsidRPr="007E4F28" w:rsidRDefault="007E4F28" w:rsidP="007E4F28">
      <w:pPr>
        <w:ind w:left="284" w:hanging="284"/>
        <w:rPr>
          <w:sz w:val="20"/>
        </w:rPr>
      </w:pPr>
      <w:r w:rsidRPr="007E4F28">
        <w:rPr>
          <w:rStyle w:val="markedcontent"/>
          <w:rFonts w:cstheme="minorHAnsi"/>
          <w:sz w:val="20"/>
        </w:rPr>
        <w:t>IPCC</w:t>
      </w:r>
      <w:r w:rsidR="007065AA">
        <w:rPr>
          <w:rStyle w:val="markedcontent"/>
          <w:rFonts w:cstheme="minorHAnsi"/>
          <w:sz w:val="20"/>
        </w:rPr>
        <w:t>,</w:t>
      </w:r>
      <w:r w:rsidRPr="007E4F28">
        <w:rPr>
          <w:rStyle w:val="markedcontent"/>
          <w:rFonts w:cstheme="minorHAnsi"/>
          <w:sz w:val="20"/>
        </w:rPr>
        <w:t xml:space="preserve"> 2019</w:t>
      </w:r>
      <w:r w:rsidR="00CC76D9">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299" w:history="1">
        <w:r w:rsidRPr="007E4F28">
          <w:rPr>
            <w:rStyle w:val="Hyperlink"/>
            <w:rFonts w:cstheme="minorHAnsi"/>
            <w:sz w:val="20"/>
          </w:rPr>
          <w:t>https://www.ipcc.ch/report/2019-refinement-to-the-2006-ipcc-guidelines-for-national-greenhouse-gas-inventories/</w:t>
        </w:r>
      </w:hyperlink>
    </w:p>
    <w:p w14:paraId="05869FC7" w14:textId="77777777" w:rsidR="00F53C34" w:rsidRPr="001E1D82" w:rsidRDefault="00F53C34" w:rsidP="00F53C34">
      <w:pPr>
        <w:ind w:left="284" w:hanging="284"/>
        <w:rPr>
          <w:sz w:val="20"/>
        </w:rPr>
      </w:pPr>
      <w:r w:rsidRPr="001E1D82">
        <w:rPr>
          <w:sz w:val="20"/>
        </w:rPr>
        <w:t xml:space="preserve">Janzen, H.H., Angers, D.A., Boehm, M., Bolinder, M., Desjardins, R.L., Dyer, J.A., Ellert, B.H., Gibb, D.J., Gregorich, E.G., Helgason, B.L., Lemke, R., Massé, D., McGinn, S.M., McAllister, T.A., Newlands, N., Pattey, E., Rochette, P., Smith, W., </w:t>
      </w:r>
      <w:proofErr w:type="spellStart"/>
      <w:r w:rsidRPr="001E1D82">
        <w:rPr>
          <w:sz w:val="20"/>
        </w:rPr>
        <w:t>VandenBygaart</w:t>
      </w:r>
      <w:proofErr w:type="spellEnd"/>
      <w:r w:rsidRPr="001E1D82">
        <w:rPr>
          <w:sz w:val="20"/>
        </w:rPr>
        <w:t>, A.J., and Wang, H., 2006. A proposed approach to estimate and reduce net greenhouse gas emissions from whole farms. Canadian Journal of Soil Science 86: 401–418.</w:t>
      </w:r>
      <w:r w:rsidRPr="001E1D82">
        <w:t xml:space="preserve"> </w:t>
      </w:r>
      <w:hyperlink r:id="rId300" w:history="1">
        <w:r w:rsidRPr="001E1D82">
          <w:rPr>
            <w:rStyle w:val="Hyperlink"/>
            <w:sz w:val="20"/>
          </w:rPr>
          <w:t>https://doi.org/10.4141/S05-101</w:t>
        </w:r>
      </w:hyperlink>
      <w:r w:rsidRPr="001E1D82">
        <w:rPr>
          <w:sz w:val="20"/>
        </w:rPr>
        <w:t xml:space="preserve"> </w:t>
      </w:r>
    </w:p>
    <w:p w14:paraId="23B6104A" w14:textId="77777777" w:rsidR="00F53C34" w:rsidRDefault="00F53C34" w:rsidP="00F53C34">
      <w:pPr>
        <w:ind w:left="284" w:hanging="284"/>
        <w:rPr>
          <w:sz w:val="20"/>
        </w:rPr>
      </w:pPr>
      <w:r w:rsidRPr="004B2664">
        <w:rPr>
          <w:sz w:val="20"/>
        </w:rPr>
        <w:t xml:space="preserve">Legesse G., Beauchemin K.A., Ominski K.H., McGeough E.J., Kroebel R., MacDonald D., Little S.M., </w:t>
      </w:r>
      <w:r>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301" w:history="1">
        <w:r w:rsidRPr="00A13395">
          <w:rPr>
            <w:rStyle w:val="Hyperlink"/>
            <w:sz w:val="20"/>
          </w:rPr>
          <w:t>https://doi.org/10.1071/AN15386</w:t>
        </w:r>
      </w:hyperlink>
      <w:r w:rsidRPr="00A13395">
        <w:rPr>
          <w:sz w:val="20"/>
        </w:rPr>
        <w:t xml:space="preserve"> </w:t>
      </w:r>
    </w:p>
    <w:p w14:paraId="6A9AEFF5" w14:textId="77777777" w:rsidR="007E4F28" w:rsidRPr="00D33967" w:rsidRDefault="007E4F28" w:rsidP="007E4F28">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302" w:history="1">
        <w:r w:rsidRPr="00282ABE">
          <w:rPr>
            <w:rStyle w:val="Hyperlink"/>
            <w:sz w:val="20"/>
          </w:rPr>
          <w:t>https://doi.org/10.17226/19014</w:t>
        </w:r>
      </w:hyperlink>
      <w:r>
        <w:rPr>
          <w:sz w:val="20"/>
        </w:rPr>
        <w:t xml:space="preserve"> </w:t>
      </w:r>
    </w:p>
    <w:p w14:paraId="599A486F" w14:textId="736750A1" w:rsidR="00FB14EA" w:rsidRPr="001E1CFC" w:rsidRDefault="001E1CFC" w:rsidP="001E1CFC">
      <w:pPr>
        <w:ind w:left="284" w:hanging="284"/>
        <w:rPr>
          <w:sz w:val="20"/>
          <w:szCs w:val="32"/>
        </w:rPr>
      </w:pPr>
      <w:r w:rsidRPr="001E1CFC">
        <w:rPr>
          <w:sz w:val="20"/>
          <w:szCs w:val="32"/>
        </w:rPr>
        <w:t>National Research Council. 2001. Nutrient Requirements of Dairy Cattle: Seventh Revised Edition: Update 2001. National Academy Press, Washington, USA.</w:t>
      </w:r>
    </w:p>
    <w:p w14:paraId="1CCE740A" w14:textId="77777777" w:rsidR="00FB14EA" w:rsidRPr="00BC6F06" w:rsidRDefault="00FB14EA" w:rsidP="00FB14EA">
      <w:pPr>
        <w:rPr>
          <w:b/>
          <w:lang w:val="en-US"/>
        </w:rPr>
      </w:pPr>
      <w:r>
        <w:rPr>
          <w:b/>
          <w:lang w:val="en-US"/>
        </w:rPr>
        <w:t xml:space="preserve">4.3 </w:t>
      </w:r>
      <w:r w:rsidRPr="00BC6F06">
        <w:rPr>
          <w:b/>
          <w:lang w:val="en-US"/>
        </w:rPr>
        <w:t>Indirect N</w:t>
      </w:r>
      <w:r w:rsidRPr="00EF66E4">
        <w:rPr>
          <w:b/>
          <w:vertAlign w:val="subscript"/>
          <w:lang w:val="en-US"/>
        </w:rPr>
        <w:t>2</w:t>
      </w:r>
      <w:r w:rsidRPr="00BC6F06">
        <w:rPr>
          <w:b/>
          <w:lang w:val="en-US"/>
        </w:rPr>
        <w:t>O</w:t>
      </w:r>
    </w:p>
    <w:p w14:paraId="1667ADC2" w14:textId="3F92B965" w:rsidR="001F07B3" w:rsidRPr="006F7874" w:rsidRDefault="001F07B3" w:rsidP="001F07B3">
      <w:pPr>
        <w:ind w:left="284" w:hanging="284"/>
        <w:rPr>
          <w:sz w:val="20"/>
        </w:rPr>
      </w:pPr>
      <w:r w:rsidRPr="006F7874">
        <w:rPr>
          <w:sz w:val="20"/>
        </w:rPr>
        <w:t xml:space="preserve">Bogan, B.W., Chandrasekar, A., McGlynn, S., Gooch, C.A., Heber, A.J., 2010. National Air Emissions Monitoring Study: Data from Dairy </w:t>
      </w:r>
      <w:proofErr w:type="spellStart"/>
      <w:r w:rsidRPr="006F7874">
        <w:rPr>
          <w:sz w:val="20"/>
        </w:rPr>
        <w:t>Freestall</w:t>
      </w:r>
      <w:proofErr w:type="spellEnd"/>
      <w:r w:rsidRPr="006F7874">
        <w:rPr>
          <w:sz w:val="20"/>
        </w:rPr>
        <w:t xml:space="preserve"> Barn and Milking Center in New York-Site NY5B. Final Report. Purdue University, West Lafayette, IN, July 2.</w:t>
      </w:r>
    </w:p>
    <w:p w14:paraId="00B7A007" w14:textId="40D3BF88" w:rsidR="007E4F28" w:rsidRPr="006F7874" w:rsidRDefault="007E4F28" w:rsidP="007E4F28">
      <w:pPr>
        <w:ind w:left="284" w:hanging="284"/>
        <w:rPr>
          <w:sz w:val="20"/>
          <w:lang w:val="de-DE"/>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w:t>
      </w:r>
      <w:r w:rsidRPr="006F7874">
        <w:rPr>
          <w:sz w:val="20"/>
          <w:lang w:val="de-DE"/>
        </w:rPr>
        <w:t xml:space="preserve">Atmos. Environ. 92: 292–302. </w:t>
      </w:r>
      <w:r w:rsidR="00000000">
        <w:fldChar w:fldCharType="begin"/>
      </w:r>
      <w:r w:rsidR="00000000">
        <w:instrText>HYPERLINK "https://doi.org/10.1016/j.atmosenv.2014.04.037"</w:instrText>
      </w:r>
      <w:r w:rsidR="00000000">
        <w:fldChar w:fldCharType="separate"/>
      </w:r>
      <w:r w:rsidRPr="006F7874">
        <w:rPr>
          <w:rStyle w:val="Hyperlink"/>
          <w:sz w:val="20"/>
          <w:lang w:val="de-DE"/>
        </w:rPr>
        <w:t>https://doi.org/10.1016/j.atmosenv.2014.04.037</w:t>
      </w:r>
      <w:r w:rsidR="00000000">
        <w:rPr>
          <w:rStyle w:val="Hyperlink"/>
          <w:sz w:val="20"/>
          <w:lang w:val="de-DE"/>
        </w:rPr>
        <w:fldChar w:fldCharType="end"/>
      </w:r>
      <w:r w:rsidRPr="006F7874">
        <w:rPr>
          <w:sz w:val="20"/>
          <w:lang w:val="de-DE"/>
        </w:rPr>
        <w:t xml:space="preserve"> </w:t>
      </w:r>
    </w:p>
    <w:p w14:paraId="1F82E305" w14:textId="77777777" w:rsidR="007E4F28" w:rsidRPr="006F7874" w:rsidRDefault="007E4F28" w:rsidP="007E4F28">
      <w:pPr>
        <w:ind w:left="284" w:hanging="284"/>
        <w:rPr>
          <w:sz w:val="20"/>
        </w:rPr>
      </w:pPr>
      <w:r w:rsidRPr="006F7874">
        <w:rPr>
          <w:sz w:val="20"/>
          <w:lang w:val="de-DE"/>
        </w:rPr>
        <w:t xml:space="preserve">Chai, L., Kröbel, R., Macdonald, D., Bittman, S., Beauchemin, K., Janzen, H., McGinn, S., and Vanderzaag, A., 2016. </w:t>
      </w:r>
      <w:r w:rsidRPr="006F7874">
        <w:rPr>
          <w:sz w:val="20"/>
        </w:rPr>
        <w:t xml:space="preserve">An ecoregion-specific ammonia emissions inventory of Ontario dairy farming: Mitigation potential of diet and manure management practices. Atmospheric Environment. </w:t>
      </w:r>
      <w:hyperlink r:id="rId303" w:history="1">
        <w:r w:rsidRPr="006F7874">
          <w:rPr>
            <w:rStyle w:val="Hyperlink"/>
            <w:sz w:val="20"/>
          </w:rPr>
          <w:t>https://doi.org/10.1016/j.atmosenv.2015.11.030</w:t>
        </w:r>
      </w:hyperlink>
    </w:p>
    <w:p w14:paraId="63095889" w14:textId="4AAEDD4C" w:rsidR="00FB14EA" w:rsidRDefault="001E1D82" w:rsidP="001E1D82">
      <w:pPr>
        <w:ind w:left="284" w:hanging="284"/>
        <w:rPr>
          <w:sz w:val="20"/>
        </w:rPr>
      </w:pPr>
      <w:r w:rsidRPr="006F7874">
        <w:rPr>
          <w:sz w:val="20"/>
        </w:rPr>
        <w:t xml:space="preserve">Dong, R.L., Zhao, G.Y., Chai, L.L., and Beauchemin, K.A., 2014. Prediction of urinary and fecal nitrogen excretion by beef cattle. J Anim Sci. 92(10):4669-81. </w:t>
      </w:r>
      <w:hyperlink r:id="rId304" w:history="1">
        <w:r w:rsidRPr="006F7874">
          <w:rPr>
            <w:rStyle w:val="Hyperlink"/>
            <w:sz w:val="20"/>
          </w:rPr>
          <w:t>https://doi.org/10.2527/jas.2014-8000</w:t>
        </w:r>
      </w:hyperlink>
      <w:r w:rsidRPr="006F7874">
        <w:rPr>
          <w:sz w:val="20"/>
        </w:rPr>
        <w:t xml:space="preserve"> </w:t>
      </w:r>
    </w:p>
    <w:p w14:paraId="4AAF84EC" w14:textId="77777777" w:rsidR="00BB543A" w:rsidRPr="00D5649B" w:rsidRDefault="00BB543A" w:rsidP="00BB543A">
      <w:pPr>
        <w:pStyle w:val="NormalWeb"/>
        <w:spacing w:before="120" w:beforeAutospacing="0" w:after="0" w:afterAutospacing="0"/>
        <w:ind w:left="288" w:hanging="288"/>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305"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0904B31" w14:textId="1B0AC6CA" w:rsidR="007E4F28" w:rsidRPr="006F7874" w:rsidRDefault="007E4F28" w:rsidP="007E4F28">
      <w:pPr>
        <w:ind w:left="284" w:hanging="284"/>
        <w:rPr>
          <w:sz w:val="20"/>
        </w:rPr>
      </w:pPr>
      <w:r w:rsidRPr="006F7874">
        <w:rPr>
          <w:rStyle w:val="markedcontent"/>
          <w:rFonts w:cstheme="minorHAnsi"/>
          <w:sz w:val="20"/>
        </w:rPr>
        <w:t>IPCC</w:t>
      </w:r>
      <w:r w:rsidR="00050186">
        <w:rPr>
          <w:rStyle w:val="markedcontent"/>
          <w:rFonts w:cstheme="minorHAnsi"/>
          <w:sz w:val="20"/>
        </w:rPr>
        <w:t>,</w:t>
      </w:r>
      <w:r w:rsidRPr="006F7874">
        <w:rPr>
          <w:rStyle w:val="markedcontent"/>
          <w:rFonts w:cstheme="minorHAnsi"/>
          <w:sz w:val="20"/>
        </w:rPr>
        <w:t xml:space="preserve"> 2019</w:t>
      </w:r>
      <w:r w:rsidR="00050186">
        <w:rPr>
          <w:rStyle w:val="markedcontent"/>
          <w:rFonts w:cstheme="minorHAnsi"/>
          <w:sz w:val="20"/>
        </w:rPr>
        <w:t>.</w:t>
      </w:r>
      <w:r w:rsidRPr="006F7874">
        <w:rPr>
          <w:rStyle w:val="markedcontent"/>
          <w:rFonts w:cstheme="minorHAnsi"/>
          <w:sz w:val="20"/>
        </w:rPr>
        <w:t xml:space="preserve"> 2019 Refinement to the 2006 IPCC Guidelines for National Greenhouse Gas Inventories, Calvo Buendia, E., Tanabe, K., Kranjc, A., </w:t>
      </w:r>
      <w:proofErr w:type="spellStart"/>
      <w:r w:rsidRPr="006F7874">
        <w:rPr>
          <w:rStyle w:val="markedcontent"/>
          <w:rFonts w:cstheme="minorHAnsi"/>
          <w:sz w:val="20"/>
        </w:rPr>
        <w:t>Baasansuren</w:t>
      </w:r>
      <w:proofErr w:type="spellEnd"/>
      <w:r w:rsidRPr="006F7874">
        <w:rPr>
          <w:rStyle w:val="markedcontent"/>
          <w:rFonts w:cstheme="minorHAnsi"/>
          <w:sz w:val="20"/>
        </w:rPr>
        <w:t xml:space="preserve">, J., Fukuda, M., </w:t>
      </w:r>
      <w:proofErr w:type="spellStart"/>
      <w:r w:rsidRPr="006F7874">
        <w:rPr>
          <w:rStyle w:val="markedcontent"/>
          <w:rFonts w:cstheme="minorHAnsi"/>
          <w:sz w:val="20"/>
        </w:rPr>
        <w:t>Ngarize</w:t>
      </w:r>
      <w:proofErr w:type="spellEnd"/>
      <w:r w:rsidRPr="006F7874">
        <w:rPr>
          <w:rStyle w:val="markedcontent"/>
          <w:rFonts w:cstheme="minorHAnsi"/>
          <w:sz w:val="20"/>
        </w:rPr>
        <w:t xml:space="preserve"> S., Osako, A., </w:t>
      </w:r>
      <w:proofErr w:type="spellStart"/>
      <w:r w:rsidRPr="006F7874">
        <w:rPr>
          <w:rStyle w:val="markedcontent"/>
          <w:rFonts w:cstheme="minorHAnsi"/>
          <w:sz w:val="20"/>
        </w:rPr>
        <w:t>Pyrozhenko</w:t>
      </w:r>
      <w:proofErr w:type="spellEnd"/>
      <w:r w:rsidRPr="006F7874">
        <w:rPr>
          <w:rStyle w:val="markedcontent"/>
          <w:rFonts w:cstheme="minorHAnsi"/>
          <w:sz w:val="20"/>
        </w:rPr>
        <w:t xml:space="preserve">, Y., </w:t>
      </w:r>
      <w:proofErr w:type="spellStart"/>
      <w:r w:rsidRPr="006F7874">
        <w:rPr>
          <w:rStyle w:val="markedcontent"/>
          <w:rFonts w:cstheme="minorHAnsi"/>
          <w:sz w:val="20"/>
        </w:rPr>
        <w:t>Shermanau</w:t>
      </w:r>
      <w:proofErr w:type="spellEnd"/>
      <w:r w:rsidRPr="006F7874">
        <w:rPr>
          <w:rStyle w:val="markedcontent"/>
          <w:rFonts w:cstheme="minorHAnsi"/>
          <w:sz w:val="20"/>
        </w:rPr>
        <w:t xml:space="preserve">, P. and Federici, S. (eds). Published: IPCC, Switzerland. </w:t>
      </w:r>
      <w:r w:rsidRPr="006F7874">
        <w:rPr>
          <w:rFonts w:cstheme="minorHAnsi"/>
          <w:sz w:val="20"/>
        </w:rPr>
        <w:t xml:space="preserve">Available at: </w:t>
      </w:r>
      <w:hyperlink r:id="rId306" w:history="1">
        <w:r w:rsidRPr="006F7874">
          <w:rPr>
            <w:rStyle w:val="Hyperlink"/>
            <w:rFonts w:cstheme="minorHAnsi"/>
            <w:sz w:val="20"/>
          </w:rPr>
          <w:t>https://www.ipcc.ch/report/2019-refinement-to-the-2006-ipcc-guidelines-for-national-greenhouse-gas-inventories/</w:t>
        </w:r>
      </w:hyperlink>
    </w:p>
    <w:p w14:paraId="5FC9D429" w14:textId="1231B8E9" w:rsidR="001F07B3" w:rsidRPr="006F7874" w:rsidRDefault="001F07B3" w:rsidP="001F07B3">
      <w:pPr>
        <w:tabs>
          <w:tab w:val="left" w:pos="1440"/>
          <w:tab w:val="right" w:pos="8640"/>
        </w:tabs>
        <w:ind w:left="284" w:hanging="284"/>
        <w:rPr>
          <w:sz w:val="20"/>
        </w:rPr>
      </w:pPr>
      <w:r w:rsidRPr="006F7874">
        <w:rPr>
          <w:sz w:val="20"/>
        </w:rPr>
        <w:t>Ramirez-</w:t>
      </w:r>
      <w:proofErr w:type="spellStart"/>
      <w:r w:rsidRPr="006F7874">
        <w:rPr>
          <w:sz w:val="20"/>
        </w:rPr>
        <w:t>Dorronsoro</w:t>
      </w:r>
      <w:proofErr w:type="spellEnd"/>
      <w:r w:rsidRPr="006F7874">
        <w:rPr>
          <w:sz w:val="20"/>
        </w:rPr>
        <w:t xml:space="preserve">, J.C., Joo, H.S., Ndegwa, P., Heber, A.J., July 30 2010. National Air Emissions Monitoring Study: Data from Two Dairy </w:t>
      </w:r>
      <w:proofErr w:type="spellStart"/>
      <w:r w:rsidRPr="006F7874">
        <w:rPr>
          <w:sz w:val="20"/>
        </w:rPr>
        <w:t>Freestall</w:t>
      </w:r>
      <w:proofErr w:type="spellEnd"/>
      <w:r w:rsidRPr="006F7874">
        <w:rPr>
          <w:sz w:val="20"/>
        </w:rPr>
        <w:t xml:space="preserve"> Barns in Washington WA5B. Final Report. Purdue University, West Lafayette, IN.</w:t>
      </w:r>
    </w:p>
    <w:p w14:paraId="187E6FCD" w14:textId="524FF07D" w:rsidR="001E1CFC" w:rsidRPr="001E1CFC" w:rsidRDefault="001E1CFC" w:rsidP="001E1CFC">
      <w:pPr>
        <w:tabs>
          <w:tab w:val="left" w:pos="1440"/>
          <w:tab w:val="right" w:pos="8640"/>
        </w:tabs>
        <w:ind w:left="284" w:hanging="284"/>
        <w:rPr>
          <w:sz w:val="20"/>
          <w:highlight w:val="yellow"/>
        </w:rPr>
      </w:pPr>
      <w:r w:rsidRPr="006F7874">
        <w:rPr>
          <w:sz w:val="20"/>
        </w:rPr>
        <w:t>Sheppard, S.C., Bittman, S., Beaulieu, M., and Sheppard, M.I., 2009a. Ecoregion and farm-size differences in feed and</w:t>
      </w:r>
      <w:r w:rsidRPr="001E1CFC">
        <w:rPr>
          <w:sz w:val="20"/>
        </w:rPr>
        <w:t xml:space="preserve"> manure nitrogen management: 1. Survey methods and results for poultry. Canadian Journal of Animal Science 89: 1-19. https://doi.org/10.4141/CJAS08054.</w:t>
      </w:r>
    </w:p>
    <w:p w14:paraId="4593B7C1" w14:textId="28CB7AD7" w:rsidR="001E1CFC" w:rsidRPr="001E1CFC" w:rsidRDefault="001E1CFC" w:rsidP="001E1CFC">
      <w:pPr>
        <w:tabs>
          <w:tab w:val="left" w:pos="1440"/>
          <w:tab w:val="right" w:pos="8640"/>
        </w:tabs>
        <w:ind w:left="284" w:hanging="284"/>
        <w:rPr>
          <w:sz w:val="20"/>
        </w:rPr>
      </w:pPr>
      <w:r w:rsidRPr="001E1CFC">
        <w:rPr>
          <w:sz w:val="20"/>
        </w:rPr>
        <w:lastRenderedPageBreak/>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07" w:history="1">
        <w:r w:rsidRPr="001E1CFC">
          <w:rPr>
            <w:rStyle w:val="Hyperlink"/>
            <w:sz w:val="20"/>
          </w:rPr>
          <w:t>https://doi.org/10.4141/CJAS08055</w:t>
        </w:r>
      </w:hyperlink>
      <w:r w:rsidRPr="001E1CFC">
        <w:rPr>
          <w:sz w:val="20"/>
        </w:rPr>
        <w:t>.</w:t>
      </w:r>
    </w:p>
    <w:p w14:paraId="36789D21" w14:textId="77777777" w:rsidR="001E1CFC" w:rsidRPr="00AB5274" w:rsidRDefault="001E1CFC" w:rsidP="001E1CFC">
      <w:pPr>
        <w:ind w:left="284" w:hanging="284"/>
        <w:rPr>
          <w:sz w:val="20"/>
        </w:rPr>
      </w:pPr>
      <w:r w:rsidRPr="00AB5274">
        <w:rPr>
          <w:sz w:val="20"/>
        </w:rPr>
        <w:t xml:space="preserve">Sheppard, S.C., and Bittman, S., 2012. Farm practices as they affect NH3 emissions from beef cattle. Can. J. Anim. Sci. 92: 525-543. </w:t>
      </w:r>
      <w:hyperlink r:id="rId308" w:history="1">
        <w:r w:rsidRPr="00AB5274">
          <w:rPr>
            <w:rStyle w:val="Hyperlink"/>
            <w:sz w:val="20"/>
          </w:rPr>
          <w:t>https://doi.org/10.4141/cjas2012-055</w:t>
        </w:r>
      </w:hyperlink>
      <w:r w:rsidRPr="00AB5274">
        <w:rPr>
          <w:sz w:val="20"/>
        </w:rPr>
        <w:t>.</w:t>
      </w:r>
    </w:p>
    <w:p w14:paraId="3B2E4E40" w14:textId="77777777" w:rsidR="001E1CFC" w:rsidRPr="00AB5274" w:rsidRDefault="001E1CFC" w:rsidP="001E1CFC">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309" w:history="1">
        <w:r w:rsidRPr="00282ABE">
          <w:rPr>
            <w:rStyle w:val="Hyperlink"/>
            <w:sz w:val="20"/>
          </w:rPr>
          <w:t>https://doi.org/10.4141/cjas2010-005</w:t>
        </w:r>
      </w:hyperlink>
      <w:r>
        <w:rPr>
          <w:sz w:val="20"/>
        </w:rPr>
        <w:t xml:space="preserve"> </w:t>
      </w:r>
    </w:p>
    <w:p w14:paraId="7A7CBDF2" w14:textId="77777777" w:rsidR="001E1CFC" w:rsidRPr="00AB5274" w:rsidRDefault="001E1CFC" w:rsidP="001E1CFC">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310" w:history="1">
        <w:r w:rsidRPr="00282ABE">
          <w:rPr>
            <w:rStyle w:val="Hyperlink"/>
            <w:sz w:val="20"/>
          </w:rPr>
          <w:t>https://doi.org/10.4141/cjas2010-004</w:t>
        </w:r>
      </w:hyperlink>
      <w:r>
        <w:rPr>
          <w:sz w:val="20"/>
        </w:rPr>
        <w:t xml:space="preserve"> </w:t>
      </w:r>
    </w:p>
    <w:p w14:paraId="7C5DE2AF" w14:textId="580A0E04" w:rsidR="00FB14EA" w:rsidRPr="001E1D82" w:rsidRDefault="001E1D82" w:rsidP="001E1D82">
      <w:pPr>
        <w:ind w:left="284" w:hanging="284"/>
        <w:rPr>
          <w:sz w:val="20"/>
          <w:szCs w:val="24"/>
        </w:rPr>
      </w:pPr>
      <w:r w:rsidRPr="001E1D82">
        <w:rPr>
          <w:sz w:val="20"/>
          <w:szCs w:val="24"/>
        </w:rPr>
        <w:t xml:space="preserve">Sims, J.T., and Stehouwer, R.C., 2008. Recycling of Nitrogen through Land Application of Agricultural, Municipal, and Industrial By-products. In Nitrogen in Agricultural Systems (eds J.S. Schepers and W.R. Raun). </w:t>
      </w:r>
      <w:hyperlink r:id="rId311" w:history="1">
        <w:r w:rsidRPr="001E1D82">
          <w:rPr>
            <w:rStyle w:val="Hyperlink"/>
            <w:sz w:val="20"/>
            <w:szCs w:val="24"/>
          </w:rPr>
          <w:t>https://doi.org/10.2134/agronmonogr49.c20</w:t>
        </w:r>
      </w:hyperlink>
      <w:r w:rsidRPr="001E1D82">
        <w:rPr>
          <w:sz w:val="20"/>
          <w:szCs w:val="24"/>
        </w:rPr>
        <w:t xml:space="preserve"> </w:t>
      </w:r>
    </w:p>
    <w:p w14:paraId="7571AD76" w14:textId="77777777" w:rsidR="00FB14EA" w:rsidRPr="00BC6F06" w:rsidRDefault="00FB14EA" w:rsidP="00FB14EA">
      <w:pPr>
        <w:rPr>
          <w:b/>
          <w:lang w:val="en-US"/>
        </w:rPr>
      </w:pPr>
      <w:r>
        <w:rPr>
          <w:b/>
          <w:lang w:val="en-US"/>
        </w:rPr>
        <w:t xml:space="preserve">4.6 </w:t>
      </w:r>
      <w:r w:rsidRPr="00BC6F06">
        <w:rPr>
          <w:b/>
          <w:lang w:val="en-US"/>
        </w:rPr>
        <w:t>Emissions from land application - manure</w:t>
      </w:r>
    </w:p>
    <w:p w14:paraId="1E4FCB52" w14:textId="5EFCBB5D" w:rsidR="00FB14EA" w:rsidRPr="00C95191" w:rsidRDefault="00C95191" w:rsidP="00C95191">
      <w:pPr>
        <w:ind w:left="284" w:hanging="284"/>
        <w:rPr>
          <w:sz w:val="20"/>
          <w:szCs w:val="24"/>
        </w:rPr>
      </w:pPr>
      <w:r w:rsidRPr="00C95191">
        <w:rPr>
          <w:sz w:val="20"/>
          <w:szCs w:val="24"/>
        </w:rPr>
        <w:t xml:space="preserve">Bittman, S., Sheppard, S.C., and </w:t>
      </w:r>
      <w:r>
        <w:rPr>
          <w:sz w:val="20"/>
          <w:szCs w:val="24"/>
        </w:rPr>
        <w:t xml:space="preserve">Hunt, D., 2017. </w:t>
      </w:r>
      <w:r w:rsidRPr="00C95191">
        <w:rPr>
          <w:sz w:val="20"/>
          <w:szCs w:val="24"/>
        </w:rPr>
        <w:t>Potential for mitigating atmospheric ammonia in Canada</w:t>
      </w:r>
      <w:r>
        <w:rPr>
          <w:sz w:val="20"/>
          <w:szCs w:val="24"/>
        </w:rPr>
        <w:t xml:space="preserve">. </w:t>
      </w:r>
      <w:r w:rsidRPr="00C95191">
        <w:rPr>
          <w:sz w:val="20"/>
          <w:szCs w:val="24"/>
        </w:rPr>
        <w:t>Soil Use Manage, 33: 263-275. https://doi.org/10.1111/sum.12336</w:t>
      </w:r>
    </w:p>
    <w:p w14:paraId="358267C3" w14:textId="039CA220" w:rsidR="00FB14EA" w:rsidRPr="006C2A0A" w:rsidRDefault="00E1504B" w:rsidP="00E1504B">
      <w:pPr>
        <w:ind w:left="284" w:hanging="284"/>
        <w:rPr>
          <w:rFonts w:cstheme="minorHAnsi"/>
          <w:sz w:val="20"/>
          <w:szCs w:val="24"/>
        </w:rPr>
      </w:pPr>
      <w:proofErr w:type="spellStart"/>
      <w:r w:rsidRPr="006C2A0A">
        <w:rPr>
          <w:rFonts w:cstheme="minorHAnsi"/>
          <w:sz w:val="20"/>
          <w:szCs w:val="24"/>
        </w:rPr>
        <w:t>Brentrup</w:t>
      </w:r>
      <w:proofErr w:type="spellEnd"/>
      <w:r w:rsidRPr="006C2A0A">
        <w:rPr>
          <w:rFonts w:cstheme="minorHAnsi"/>
          <w:sz w:val="20"/>
          <w:szCs w:val="24"/>
        </w:rPr>
        <w:t xml:space="preserve">, F., </w:t>
      </w:r>
      <w:proofErr w:type="spellStart"/>
      <w:r w:rsidRPr="006C2A0A">
        <w:rPr>
          <w:rFonts w:cstheme="minorHAnsi"/>
          <w:sz w:val="20"/>
          <w:szCs w:val="24"/>
        </w:rPr>
        <w:t>Küsters</w:t>
      </w:r>
      <w:proofErr w:type="spellEnd"/>
      <w:r w:rsidRPr="006C2A0A">
        <w:rPr>
          <w:rFonts w:cstheme="minorHAnsi"/>
          <w:sz w:val="20"/>
          <w:szCs w:val="24"/>
        </w:rPr>
        <w:t xml:space="preserve">, J., Lammel, J., and Kuhlmann, H., 2000. Methods to estimate on-field nitrogen emissions from crop production as an input to LCA studies in the agricultural sector. Int. J. LCA 5, 349. </w:t>
      </w:r>
      <w:hyperlink r:id="rId312" w:history="1">
        <w:r w:rsidRPr="006C2A0A">
          <w:rPr>
            <w:rStyle w:val="Hyperlink"/>
            <w:rFonts w:cstheme="minorHAnsi"/>
            <w:sz w:val="20"/>
            <w:szCs w:val="24"/>
          </w:rPr>
          <w:t>https://doi.org/10.1007/BF02978670</w:t>
        </w:r>
      </w:hyperlink>
      <w:r w:rsidRPr="006C2A0A">
        <w:rPr>
          <w:rFonts w:cstheme="minorHAnsi"/>
          <w:sz w:val="20"/>
          <w:szCs w:val="24"/>
        </w:rPr>
        <w:t xml:space="preserve"> </w:t>
      </w:r>
    </w:p>
    <w:p w14:paraId="1AA979D9" w14:textId="77777777" w:rsidR="007E4F28" w:rsidRPr="007E4F28" w:rsidRDefault="007E4F28" w:rsidP="007E4F28">
      <w:pPr>
        <w:ind w:left="284" w:hanging="284"/>
        <w:rPr>
          <w:sz w:val="20"/>
          <w:lang w:val="de-DE"/>
        </w:rPr>
      </w:pPr>
      <w:r w:rsidRPr="006C2A0A">
        <w:rPr>
          <w:sz w:val="20"/>
        </w:rPr>
        <w:t xml:space="preserve">Chai, L., Kröbel, R., Janzen, H.H., Beauchemin, K.A., McGinn, S.M., Bittman, S., Atia, A., </w:t>
      </w:r>
      <w:proofErr w:type="spellStart"/>
      <w:r w:rsidRPr="006C2A0A">
        <w:rPr>
          <w:sz w:val="20"/>
        </w:rPr>
        <w:t>Edeogu</w:t>
      </w:r>
      <w:proofErr w:type="spellEnd"/>
      <w:r w:rsidRPr="006C2A0A">
        <w:rPr>
          <w:sz w:val="20"/>
        </w:rPr>
        <w:t xml:space="preserve">, I., MacDonald, D., and Dong, R., 2014. </w:t>
      </w:r>
      <w:r w:rsidRPr="007E4F28">
        <w:rPr>
          <w:sz w:val="20"/>
        </w:rPr>
        <w:t xml:space="preserve">A regional mass balance model based on total ammoniacal nitrogen for estimating ammonia emissions from beef cattle in Alberta Canada. </w:t>
      </w:r>
      <w:r w:rsidRPr="007E4F28">
        <w:rPr>
          <w:sz w:val="20"/>
          <w:lang w:val="de-DE"/>
        </w:rPr>
        <w:t xml:space="preserve">Atmos. Environ. 92: 292–302. </w:t>
      </w:r>
      <w:r w:rsidR="00000000">
        <w:fldChar w:fldCharType="begin"/>
      </w:r>
      <w:r w:rsidR="00000000">
        <w:instrText>HYPERLINK "https://doi.org/10.1016/j.atmosenv.2014.04.037"</w:instrText>
      </w:r>
      <w:r w:rsidR="00000000">
        <w:fldChar w:fldCharType="separate"/>
      </w:r>
      <w:r w:rsidRPr="007E4F28">
        <w:rPr>
          <w:rStyle w:val="Hyperlink"/>
          <w:sz w:val="20"/>
          <w:lang w:val="de-DE"/>
        </w:rPr>
        <w:t>https://doi.org/10.1016/j.atmosenv.2014.04.037</w:t>
      </w:r>
      <w:r w:rsidR="00000000">
        <w:rPr>
          <w:rStyle w:val="Hyperlink"/>
          <w:sz w:val="20"/>
          <w:lang w:val="de-DE"/>
        </w:rPr>
        <w:fldChar w:fldCharType="end"/>
      </w:r>
      <w:r w:rsidRPr="007E4F28">
        <w:rPr>
          <w:sz w:val="20"/>
          <w:lang w:val="de-DE"/>
        </w:rPr>
        <w:t xml:space="preserve"> </w:t>
      </w:r>
    </w:p>
    <w:p w14:paraId="72B42B35"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13" w:history="1">
        <w:r w:rsidRPr="007E4F28">
          <w:rPr>
            <w:rStyle w:val="Hyperlink"/>
            <w:sz w:val="20"/>
          </w:rPr>
          <w:t>https://doi.org/10.1016/j.atmosenv.2015.11.030</w:t>
        </w:r>
      </w:hyperlink>
    </w:p>
    <w:p w14:paraId="45BFEEE1" w14:textId="0FCB9656" w:rsidR="007E4F28" w:rsidRPr="007E4F28" w:rsidRDefault="007E4F28"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14" w:history="1">
        <w:r w:rsidRPr="007E4F28">
          <w:rPr>
            <w:rStyle w:val="Hyperlink"/>
            <w:rFonts w:cstheme="minorHAnsi"/>
            <w:sz w:val="20"/>
          </w:rPr>
          <w:t>https://www.ipcc.ch/report/2019-refinement-to-the-2006-ipcc-guidelines-for-national-greenhouse-gas-inventories/</w:t>
        </w:r>
      </w:hyperlink>
    </w:p>
    <w:p w14:paraId="4B155133" w14:textId="1907015C"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15" w:history="1">
        <w:r w:rsidRPr="001E1CFC">
          <w:rPr>
            <w:rStyle w:val="Hyperlink"/>
            <w:sz w:val="20"/>
          </w:rPr>
          <w:t>https://doi.org/10.4141/CJAS08055</w:t>
        </w:r>
      </w:hyperlink>
      <w:r w:rsidRPr="001E1CFC">
        <w:rPr>
          <w:sz w:val="20"/>
        </w:rPr>
        <w:t>.</w:t>
      </w:r>
    </w:p>
    <w:p w14:paraId="5D88F6F0" w14:textId="77777777" w:rsidR="001E1CFC" w:rsidRPr="00AB5274" w:rsidRDefault="001E1CFC" w:rsidP="001E1CFC">
      <w:pPr>
        <w:ind w:left="284" w:hanging="284"/>
        <w:rPr>
          <w:sz w:val="20"/>
        </w:rPr>
      </w:pPr>
      <w:r w:rsidRPr="00AB5274">
        <w:rPr>
          <w:sz w:val="20"/>
        </w:rPr>
        <w:t>Sheppard S. C., Bittman S., Swift M., and Tait J., 2011a. Modelling monthly NH</w:t>
      </w:r>
      <w:r w:rsidRPr="006F7874">
        <w:rPr>
          <w:sz w:val="20"/>
          <w:vertAlign w:val="subscript"/>
        </w:rPr>
        <w:t>3</w:t>
      </w:r>
      <w:r w:rsidRPr="00AB5274">
        <w:rPr>
          <w:sz w:val="20"/>
        </w:rPr>
        <w:t xml:space="preserve"> emissions from dairy in</w:t>
      </w:r>
      <w:r>
        <w:rPr>
          <w:sz w:val="20"/>
        </w:rPr>
        <w:t xml:space="preserve"> </w:t>
      </w:r>
      <w:r w:rsidRPr="00AB5274">
        <w:rPr>
          <w:sz w:val="20"/>
        </w:rPr>
        <w:t>12 Ecoregions of Canada. Canadian Journal of Animal Science 91: 649-661.</w:t>
      </w:r>
      <w:r w:rsidRPr="00AB5274">
        <w:t xml:space="preserve"> </w:t>
      </w:r>
      <w:hyperlink r:id="rId316" w:history="1">
        <w:r w:rsidRPr="00282ABE">
          <w:rPr>
            <w:rStyle w:val="Hyperlink"/>
            <w:sz w:val="20"/>
          </w:rPr>
          <w:t>https://doi.org/10.4141/cjas2010-005</w:t>
        </w:r>
      </w:hyperlink>
      <w:r>
        <w:rPr>
          <w:sz w:val="20"/>
        </w:rPr>
        <w:t xml:space="preserve"> </w:t>
      </w:r>
    </w:p>
    <w:p w14:paraId="456DB01C" w14:textId="77777777" w:rsidR="00FB14EA" w:rsidRPr="00BC6F06" w:rsidRDefault="00FB14EA" w:rsidP="00FB14EA">
      <w:pPr>
        <w:rPr>
          <w:b/>
          <w:lang w:val="en-US"/>
        </w:rPr>
      </w:pPr>
      <w:r>
        <w:rPr>
          <w:b/>
          <w:lang w:val="en-US"/>
        </w:rPr>
        <w:t xml:space="preserve">4.8 </w:t>
      </w:r>
      <w:r w:rsidRPr="00BC6F06">
        <w:rPr>
          <w:b/>
          <w:lang w:val="en-US"/>
        </w:rPr>
        <w:t>Anaerobic digestion</w:t>
      </w:r>
    </w:p>
    <w:p w14:paraId="1E6AD02B" w14:textId="4E6372BA" w:rsidR="00FB14EA" w:rsidRPr="00034DB7" w:rsidRDefault="00FB14EA" w:rsidP="00034DB7">
      <w:pPr>
        <w:ind w:left="284" w:hanging="284"/>
        <w:rPr>
          <w:sz w:val="20"/>
        </w:rPr>
      </w:pPr>
      <w:proofErr w:type="spellStart"/>
      <w:r w:rsidRPr="00034DB7">
        <w:rPr>
          <w:sz w:val="20"/>
        </w:rPr>
        <w:t>Bareha</w:t>
      </w:r>
      <w:proofErr w:type="spellEnd"/>
      <w:r w:rsidR="00203E07" w:rsidRPr="00034DB7">
        <w:rPr>
          <w:sz w:val="20"/>
        </w:rPr>
        <w:t>,</w:t>
      </w:r>
      <w:r w:rsidRPr="00034DB7">
        <w:rPr>
          <w:sz w:val="20"/>
        </w:rPr>
        <w:t xml:space="preserve"> </w:t>
      </w:r>
      <w:r w:rsidR="00203E07" w:rsidRPr="00034DB7">
        <w:rPr>
          <w:sz w:val="20"/>
        </w:rPr>
        <w:t xml:space="preserve">Y., </w:t>
      </w:r>
      <w:proofErr w:type="spellStart"/>
      <w:r w:rsidR="00203E07" w:rsidRPr="00034DB7">
        <w:rPr>
          <w:sz w:val="20"/>
        </w:rPr>
        <w:t>Affes</w:t>
      </w:r>
      <w:proofErr w:type="spellEnd"/>
      <w:r w:rsidR="00203E07" w:rsidRPr="00034DB7">
        <w:rPr>
          <w:sz w:val="20"/>
        </w:rPr>
        <w:t xml:space="preserve">, R., </w:t>
      </w:r>
      <w:proofErr w:type="spellStart"/>
      <w:r w:rsidR="00203E07" w:rsidRPr="00034DB7">
        <w:rPr>
          <w:sz w:val="20"/>
        </w:rPr>
        <w:t>Moinard</w:t>
      </w:r>
      <w:proofErr w:type="spellEnd"/>
      <w:r w:rsidR="00203E07" w:rsidRPr="00034DB7">
        <w:rPr>
          <w:sz w:val="20"/>
        </w:rPr>
        <w:t xml:space="preserve">, Y., Buffet, J., and Girault, R., </w:t>
      </w:r>
      <w:r w:rsidRPr="00034DB7">
        <w:rPr>
          <w:sz w:val="20"/>
        </w:rPr>
        <w:t>2021</w:t>
      </w:r>
      <w:r w:rsidR="00203E07" w:rsidRPr="00034DB7">
        <w:rPr>
          <w:sz w:val="20"/>
        </w:rPr>
        <w:t xml:space="preserve">. A simple mass balance tool to predict carbon and nitrogen fluxes in anaerobic digestion systems. Waste Management 135, 47-59. </w:t>
      </w:r>
      <w:hyperlink r:id="rId317" w:history="1">
        <w:r w:rsidR="00203E07" w:rsidRPr="00034DB7">
          <w:rPr>
            <w:rStyle w:val="Hyperlink"/>
            <w:sz w:val="20"/>
          </w:rPr>
          <w:t>https://doi.org/10.1016/j.wasman.2021.08.020</w:t>
        </w:r>
      </w:hyperlink>
      <w:r w:rsidR="00203E07" w:rsidRPr="00034DB7">
        <w:rPr>
          <w:sz w:val="20"/>
        </w:rPr>
        <w:t xml:space="preserve"> </w:t>
      </w:r>
    </w:p>
    <w:p w14:paraId="7C4CD8F8" w14:textId="234EAA3B" w:rsidR="00FB14EA" w:rsidRPr="00034DB7" w:rsidRDefault="00162EF6" w:rsidP="00034DB7">
      <w:pPr>
        <w:ind w:left="284" w:hanging="284"/>
        <w:rPr>
          <w:sz w:val="20"/>
        </w:rPr>
      </w:pPr>
      <w:r w:rsidRPr="00034DB7">
        <w:rPr>
          <w:sz w:val="20"/>
        </w:rPr>
        <w:t>Cornell</w:t>
      </w:r>
      <w:r w:rsidR="00193CE9" w:rsidRPr="00034DB7">
        <w:rPr>
          <w:sz w:val="20"/>
        </w:rPr>
        <w:t>,</w:t>
      </w:r>
      <w:r w:rsidRPr="00034DB7">
        <w:rPr>
          <w:sz w:val="20"/>
        </w:rPr>
        <w:t xml:space="preserve"> 1996. Estimating carbon content. Cornell Waste Management Institute, Cornell University, NY, USA. </w:t>
      </w:r>
      <w:hyperlink r:id="rId318" w:history="1">
        <w:r w:rsidRPr="00034DB7">
          <w:rPr>
            <w:rStyle w:val="Hyperlink"/>
            <w:sz w:val="20"/>
          </w:rPr>
          <w:t>http://compost.css.cornell.edu/calc/carbon.html</w:t>
        </w:r>
      </w:hyperlink>
      <w:r w:rsidRPr="00034DB7">
        <w:rPr>
          <w:sz w:val="20"/>
        </w:rPr>
        <w:t xml:space="preserve"> </w:t>
      </w:r>
    </w:p>
    <w:p w14:paraId="62FA9AA9" w14:textId="3435B4A0" w:rsidR="00FB14EA" w:rsidRPr="00034DB7" w:rsidRDefault="00162EF6" w:rsidP="00034DB7">
      <w:pPr>
        <w:ind w:left="284" w:hanging="284"/>
        <w:rPr>
          <w:sz w:val="20"/>
        </w:rPr>
      </w:pPr>
      <w:r w:rsidRPr="00034DB7">
        <w:rPr>
          <w:sz w:val="20"/>
        </w:rPr>
        <w:t>EMU</w:t>
      </w:r>
      <w:r w:rsidR="00193CE9" w:rsidRPr="00034DB7">
        <w:rPr>
          <w:sz w:val="20"/>
        </w:rPr>
        <w:t>,</w:t>
      </w:r>
      <w:r w:rsidRPr="00034DB7">
        <w:rPr>
          <w:sz w:val="20"/>
        </w:rPr>
        <w:t xml:space="preserve"> 2021. Cogeneration / Combined heat and power (CHP). Course notes, Eastern Mennonite University, VA, USA. </w:t>
      </w:r>
      <w:hyperlink r:id="rId319" w:history="1">
        <w:r w:rsidRPr="00034DB7">
          <w:rPr>
            <w:rStyle w:val="Hyperlink"/>
            <w:sz w:val="20"/>
          </w:rPr>
          <w:t>https://staff.emu.edu.tr/devrimaydin/Documents/MENG446/Chapter%205%20Combined%20Heat%20and%20Power.pdf</w:t>
        </w:r>
      </w:hyperlink>
      <w:r w:rsidRPr="00034DB7">
        <w:rPr>
          <w:sz w:val="20"/>
        </w:rPr>
        <w:t xml:space="preserve"> </w:t>
      </w:r>
    </w:p>
    <w:p w14:paraId="3A669010" w14:textId="24D59AFF" w:rsidR="00FB14EA" w:rsidRPr="00034DB7" w:rsidRDefault="00900ACF" w:rsidP="00034DB7">
      <w:pPr>
        <w:ind w:left="284" w:hanging="284"/>
        <w:rPr>
          <w:sz w:val="20"/>
        </w:rPr>
      </w:pPr>
      <w:r w:rsidRPr="00034DB7">
        <w:rPr>
          <w:sz w:val="20"/>
        </w:rPr>
        <w:t xml:space="preserve">Esteves, S., and Devlin, D., 2010. Food Waste Chemical Analysis. [Online]. WRAP. Available: </w:t>
      </w:r>
      <w:hyperlink r:id="rId320" w:history="1">
        <w:r w:rsidR="001B15F8" w:rsidRPr="00D032EF">
          <w:rPr>
            <w:rStyle w:val="Hyperlink"/>
            <w:sz w:val="20"/>
          </w:rPr>
          <w:t>www.wrapcymru.org.uk/sites/files/wrap/Technical_report_food_waste characterisation_Wales_2009x2.9086.pdf</w:t>
        </w:r>
      </w:hyperlink>
      <w:r w:rsidR="001B15F8">
        <w:rPr>
          <w:sz w:val="20"/>
        </w:rPr>
        <w:t xml:space="preserve"> </w:t>
      </w:r>
    </w:p>
    <w:p w14:paraId="5A8C1916" w14:textId="2B6429A4" w:rsidR="00FB14EA" w:rsidRPr="00034DB7" w:rsidRDefault="00193CE9" w:rsidP="00034DB7">
      <w:pPr>
        <w:ind w:left="284" w:hanging="284"/>
        <w:rPr>
          <w:sz w:val="20"/>
        </w:rPr>
      </w:pPr>
      <w:r w:rsidRPr="00034DB7">
        <w:rPr>
          <w:sz w:val="20"/>
        </w:rPr>
        <w:lastRenderedPageBreak/>
        <w:t xml:space="preserve">Flesch, T.K., Desjardins, R.L., and Worth, D., 2011. Fugitive methane emissions from an agricultural biodigester. Biomass and Bioenergy 35(9), 3927-3935. </w:t>
      </w:r>
      <w:hyperlink r:id="rId321" w:history="1">
        <w:r w:rsidRPr="00034DB7">
          <w:rPr>
            <w:rStyle w:val="Hyperlink"/>
            <w:sz w:val="20"/>
          </w:rPr>
          <w:t>https://doi.org/10.1016/j.biombioe.2011.06.009</w:t>
        </w:r>
      </w:hyperlink>
      <w:r w:rsidRPr="00034DB7">
        <w:rPr>
          <w:sz w:val="20"/>
        </w:rPr>
        <w:t xml:space="preserve"> </w:t>
      </w:r>
    </w:p>
    <w:p w14:paraId="2225E968" w14:textId="0DA921F2" w:rsidR="00FB14EA" w:rsidRPr="00124FBA" w:rsidRDefault="00900ACF" w:rsidP="00034DB7">
      <w:pPr>
        <w:ind w:left="284" w:hanging="284"/>
        <w:rPr>
          <w:color w:val="000000"/>
          <w:sz w:val="20"/>
        </w:rPr>
      </w:pPr>
      <w:r w:rsidRPr="00034DB7">
        <w:rPr>
          <w:sz w:val="20"/>
        </w:rPr>
        <w:t xml:space="preserve">Gopalan, P., Jansen, P., and Batstone, D., 2013. Biochemical methane potential of beef feedlot manure: Impact of manure age and storage. Journal of Environmental Quality 42: 1205-12. </w:t>
      </w:r>
      <w:hyperlink r:id="rId322" w:history="1">
        <w:r w:rsidRPr="00034DB7">
          <w:rPr>
            <w:rStyle w:val="Hyperlink"/>
            <w:sz w:val="20"/>
          </w:rPr>
          <w:t>https://doi.org/10.2134/jeq2012.0457</w:t>
        </w:r>
      </w:hyperlink>
    </w:p>
    <w:p w14:paraId="345DF987" w14:textId="63ED10AE" w:rsidR="00FB14EA" w:rsidRPr="00034DB7" w:rsidRDefault="00193CE9" w:rsidP="00034DB7">
      <w:pPr>
        <w:ind w:left="284" w:hanging="284"/>
        <w:rPr>
          <w:sz w:val="20"/>
        </w:rPr>
      </w:pPr>
      <w:r w:rsidRPr="00034DB7">
        <w:rPr>
          <w:sz w:val="20"/>
        </w:rPr>
        <w:t xml:space="preserve">Hamilton, D.W., 2017. Anaerobic digestion of animal manures: Types of digesters. Oklahoma State University, OK, USA. </w:t>
      </w:r>
      <w:hyperlink r:id="rId323" w:history="1">
        <w:r w:rsidRPr="00034DB7">
          <w:rPr>
            <w:rStyle w:val="Hyperlink"/>
            <w:sz w:val="20"/>
          </w:rPr>
          <w:t>https://extension.okstate.edu/fact-sheets/anaerobic-digestion-of-animal-manures-types-of-digesters.html</w:t>
        </w:r>
      </w:hyperlink>
      <w:r w:rsidRPr="00034DB7">
        <w:rPr>
          <w:sz w:val="20"/>
        </w:rPr>
        <w:t xml:space="preserve"> </w:t>
      </w:r>
    </w:p>
    <w:p w14:paraId="73F41474" w14:textId="3EB99395" w:rsidR="00FB14EA" w:rsidRPr="00034DB7" w:rsidRDefault="00193CE9" w:rsidP="00034DB7">
      <w:pPr>
        <w:ind w:left="284" w:hanging="284"/>
        <w:rPr>
          <w:sz w:val="20"/>
          <w:lang w:val="de-DE"/>
        </w:rPr>
      </w:pPr>
      <w:r w:rsidRPr="00034DB7">
        <w:rPr>
          <w:sz w:val="20"/>
        </w:rPr>
        <w:t xml:space="preserve">Kvist, T., and Aryal, N., 2019. Methane loss from commercially operating biogas upgrading plants. </w:t>
      </w:r>
      <w:r w:rsidRPr="00124FBA">
        <w:rPr>
          <w:sz w:val="20"/>
          <w:lang w:val="de-DE"/>
        </w:rPr>
        <w:t xml:space="preserve">Waste Management 87, 295-300. </w:t>
      </w:r>
      <w:r w:rsidR="00000000">
        <w:fldChar w:fldCharType="begin"/>
      </w:r>
      <w:r w:rsidR="00000000">
        <w:instrText>HYPERLINK "https://doi.org/10.1016/j.wasman.2019.02.023"</w:instrText>
      </w:r>
      <w:r w:rsidR="00000000">
        <w:fldChar w:fldCharType="separate"/>
      </w:r>
      <w:r w:rsidRPr="00034DB7">
        <w:rPr>
          <w:rStyle w:val="Hyperlink"/>
          <w:sz w:val="20"/>
          <w:lang w:val="de-DE"/>
        </w:rPr>
        <w:t>https://doi.org/10.1016/j.wasman.2019.02.023</w:t>
      </w:r>
      <w:r w:rsidR="00000000">
        <w:rPr>
          <w:rStyle w:val="Hyperlink"/>
          <w:sz w:val="20"/>
          <w:lang w:val="de-DE"/>
        </w:rPr>
        <w:fldChar w:fldCharType="end"/>
      </w:r>
      <w:r w:rsidRPr="00034DB7">
        <w:rPr>
          <w:sz w:val="20"/>
          <w:lang w:val="de-DE"/>
        </w:rPr>
        <w:t xml:space="preserve"> </w:t>
      </w:r>
    </w:p>
    <w:p w14:paraId="117461F0" w14:textId="55F9999E" w:rsidR="00FB14EA" w:rsidRPr="00034DB7" w:rsidRDefault="00193CE9" w:rsidP="00034DB7">
      <w:pPr>
        <w:ind w:left="284" w:hanging="284"/>
        <w:rPr>
          <w:sz w:val="20"/>
        </w:rPr>
      </w:pPr>
      <w:r w:rsidRPr="00034DB7">
        <w:rPr>
          <w:sz w:val="20"/>
          <w:lang w:val="de-DE"/>
        </w:rPr>
        <w:t xml:space="preserve">Liebetrau, J., Torsten, R., Agostini, A., and Linke, B., 2017. </w:t>
      </w:r>
      <w:r w:rsidRPr="00034DB7">
        <w:rPr>
          <w:sz w:val="20"/>
        </w:rPr>
        <w:t xml:space="preserve">Methane emissions from biogas plants. Methods for measurement, results and effect on greenhouse gas balance of electricity produced. IEA Bioenergy: Task 37. </w:t>
      </w:r>
      <w:hyperlink r:id="rId324" w:history="1">
        <w:r w:rsidRPr="00034DB7">
          <w:rPr>
            <w:rStyle w:val="Hyperlink"/>
            <w:sz w:val="20"/>
          </w:rPr>
          <w:t>https://www.ieabioenergy.com/wp-content/uploads/2018/01/Methane-Emission_web_end_small.pdf</w:t>
        </w:r>
      </w:hyperlink>
      <w:r w:rsidRPr="00034DB7">
        <w:rPr>
          <w:sz w:val="20"/>
        </w:rPr>
        <w:t xml:space="preserve"> </w:t>
      </w:r>
    </w:p>
    <w:p w14:paraId="37CD1C71" w14:textId="0D20F195" w:rsidR="00FB14EA" w:rsidRPr="00034DB7" w:rsidRDefault="00193CE9" w:rsidP="00034DB7">
      <w:pPr>
        <w:ind w:left="284" w:hanging="284"/>
        <w:rPr>
          <w:sz w:val="20"/>
        </w:rPr>
      </w:pPr>
      <w:proofErr w:type="spellStart"/>
      <w:r w:rsidRPr="00034DB7">
        <w:rPr>
          <w:sz w:val="20"/>
        </w:rPr>
        <w:t>Maldaner</w:t>
      </w:r>
      <w:proofErr w:type="spellEnd"/>
      <w:r w:rsidRPr="00034DB7">
        <w:rPr>
          <w:sz w:val="20"/>
        </w:rPr>
        <w:t>, L., Wagner-Riddle, C., VanderZaag, A.C., Gordon, R., and Duke, C., 2018. Methane emissions from storage of digestate at a dairy manure biogas facility. Agricultural and Forest Meteorology 259, 96-107.</w:t>
      </w:r>
      <w:r w:rsidR="00034DB7" w:rsidRPr="00034DB7">
        <w:rPr>
          <w:sz w:val="20"/>
        </w:rPr>
        <w:t xml:space="preserve"> </w:t>
      </w:r>
      <w:hyperlink r:id="rId325" w:history="1">
        <w:r w:rsidR="00034DB7" w:rsidRPr="00034DB7">
          <w:rPr>
            <w:rStyle w:val="Hyperlink"/>
            <w:sz w:val="20"/>
          </w:rPr>
          <w:t>https://doi.org/10.1016/j.agrformet.2017.12.184</w:t>
        </w:r>
      </w:hyperlink>
      <w:r w:rsidR="00034DB7" w:rsidRPr="00034DB7">
        <w:rPr>
          <w:sz w:val="20"/>
        </w:rPr>
        <w:t xml:space="preserve"> </w:t>
      </w:r>
    </w:p>
    <w:p w14:paraId="1C09ED8D" w14:textId="7DE52278" w:rsidR="00FB14EA" w:rsidRPr="00124FBA" w:rsidRDefault="009F0AC8" w:rsidP="00034DB7">
      <w:pPr>
        <w:ind w:left="284" w:hanging="284"/>
        <w:rPr>
          <w:sz w:val="20"/>
        </w:rPr>
      </w:pPr>
      <w:proofErr w:type="spellStart"/>
      <w:r w:rsidRPr="00034DB7">
        <w:rPr>
          <w:color w:val="000000"/>
          <w:sz w:val="20"/>
        </w:rPr>
        <w:t>Odirile</w:t>
      </w:r>
      <w:proofErr w:type="spellEnd"/>
      <w:r w:rsidRPr="00034DB7">
        <w:rPr>
          <w:color w:val="000000"/>
          <w:sz w:val="20"/>
        </w:rPr>
        <w:t xml:space="preserve">, P.T., </w:t>
      </w:r>
      <w:proofErr w:type="spellStart"/>
      <w:r w:rsidRPr="00034DB7">
        <w:rPr>
          <w:color w:val="000000"/>
          <w:sz w:val="20"/>
        </w:rPr>
        <w:t>Marumoloa</w:t>
      </w:r>
      <w:proofErr w:type="spellEnd"/>
      <w:r w:rsidRPr="00034DB7">
        <w:rPr>
          <w:color w:val="000000"/>
          <w:sz w:val="20"/>
        </w:rPr>
        <w:t xml:space="preserve">, P.M., Manali, A., and Gikas, P., 2021. Anaerobic digestion for biogas production from municipal sewage sludge: A comparative study between </w:t>
      </w:r>
      <w:proofErr w:type="spellStart"/>
      <w:r w:rsidRPr="00034DB7">
        <w:rPr>
          <w:color w:val="000000"/>
          <w:sz w:val="20"/>
        </w:rPr>
        <w:t>finr</w:t>
      </w:r>
      <w:proofErr w:type="spellEnd"/>
      <w:r w:rsidRPr="00034DB7">
        <w:rPr>
          <w:color w:val="000000"/>
          <w:sz w:val="20"/>
        </w:rPr>
        <w:t xml:space="preserve"> mesh sieved primary sludge and sedimented primary sludge. Water 13: 3532. https://doi.org/10.3390/w13243532</w:t>
      </w:r>
    </w:p>
    <w:p w14:paraId="41F609AF" w14:textId="5A7D113C" w:rsidR="00FB14EA" w:rsidRPr="00034DB7" w:rsidRDefault="00034DB7" w:rsidP="00034DB7">
      <w:pPr>
        <w:ind w:left="284" w:hanging="284"/>
        <w:rPr>
          <w:sz w:val="20"/>
        </w:rPr>
      </w:pPr>
      <w:r w:rsidRPr="00034DB7">
        <w:rPr>
          <w:sz w:val="20"/>
        </w:rPr>
        <w:t xml:space="preserve">PSU, 2012. Anaerobic digestion: Biogas production and odor reduction. </w:t>
      </w:r>
      <w:proofErr w:type="spellStart"/>
      <w:r w:rsidRPr="00034DB7">
        <w:rPr>
          <w:sz w:val="20"/>
        </w:rPr>
        <w:t>PennState</w:t>
      </w:r>
      <w:proofErr w:type="spellEnd"/>
      <w:r w:rsidRPr="00034DB7">
        <w:rPr>
          <w:sz w:val="20"/>
        </w:rPr>
        <w:t xml:space="preserve"> Extension, Pennsylvania State University, PA, USA. </w:t>
      </w:r>
      <w:hyperlink r:id="rId326" w:history="1">
        <w:r w:rsidRPr="00034DB7">
          <w:rPr>
            <w:rStyle w:val="Hyperlink"/>
            <w:sz w:val="20"/>
          </w:rPr>
          <w:t>https://extension.psu.edu/anaerobic-digestion-biogas-production-and-odor-reduction</w:t>
        </w:r>
      </w:hyperlink>
      <w:r w:rsidRPr="00034DB7">
        <w:rPr>
          <w:sz w:val="20"/>
        </w:rPr>
        <w:t xml:space="preserve"> </w:t>
      </w:r>
    </w:p>
    <w:p w14:paraId="43EB09B9" w14:textId="32735C5D" w:rsidR="00FB14EA" w:rsidRPr="00034DB7" w:rsidRDefault="00203E07" w:rsidP="00034DB7">
      <w:pPr>
        <w:ind w:left="284" w:hanging="284"/>
        <w:rPr>
          <w:sz w:val="20"/>
        </w:rPr>
      </w:pPr>
      <w:proofErr w:type="spellStart"/>
      <w:r w:rsidRPr="006C2A0A">
        <w:rPr>
          <w:sz w:val="20"/>
          <w:lang w:val="fr-CA"/>
        </w:rPr>
        <w:t>Serbanescu</w:t>
      </w:r>
      <w:proofErr w:type="spellEnd"/>
      <w:r w:rsidRPr="006C2A0A">
        <w:rPr>
          <w:sz w:val="20"/>
          <w:lang w:val="fr-CA"/>
        </w:rPr>
        <w:t xml:space="preserve">, A., Barbu, M., </w:t>
      </w:r>
      <w:proofErr w:type="spellStart"/>
      <w:r w:rsidRPr="006C2A0A">
        <w:rPr>
          <w:sz w:val="20"/>
          <w:lang w:val="fr-CA"/>
        </w:rPr>
        <w:t>Nicolescu</w:t>
      </w:r>
      <w:proofErr w:type="spellEnd"/>
      <w:r w:rsidRPr="006C2A0A">
        <w:rPr>
          <w:sz w:val="20"/>
          <w:lang w:val="fr-CA"/>
        </w:rPr>
        <w:t xml:space="preserve">, I., and </w:t>
      </w:r>
      <w:proofErr w:type="spellStart"/>
      <w:r w:rsidRPr="006C2A0A">
        <w:rPr>
          <w:sz w:val="20"/>
          <w:lang w:val="fr-CA"/>
        </w:rPr>
        <w:t>Bucur</w:t>
      </w:r>
      <w:proofErr w:type="spellEnd"/>
      <w:r w:rsidRPr="006C2A0A">
        <w:rPr>
          <w:sz w:val="20"/>
          <w:lang w:val="fr-CA"/>
        </w:rPr>
        <w:t xml:space="preserve">, E., 2017. </w:t>
      </w:r>
      <w:r w:rsidRPr="00034DB7">
        <w:rPr>
          <w:sz w:val="20"/>
        </w:rPr>
        <w:t xml:space="preserve">Interdependence between total organic carbon content and heating value of sewage sludge samples. International Symposium “The Environment and the Industry”, SIMI 2017, Proceedings Book. </w:t>
      </w:r>
      <w:hyperlink r:id="rId327" w:history="1">
        <w:r w:rsidRPr="00034DB7">
          <w:rPr>
            <w:rStyle w:val="Hyperlink"/>
            <w:sz w:val="20"/>
          </w:rPr>
          <w:t>http://doi.org/10.21698/simi.2017.0035</w:t>
        </w:r>
      </w:hyperlink>
      <w:r w:rsidRPr="00034DB7">
        <w:rPr>
          <w:sz w:val="20"/>
        </w:rPr>
        <w:t xml:space="preserve"> </w:t>
      </w:r>
    </w:p>
    <w:p w14:paraId="0D320887" w14:textId="54CBF592" w:rsidR="00FB14EA" w:rsidRPr="00034DB7" w:rsidRDefault="00203E07" w:rsidP="00034DB7">
      <w:pPr>
        <w:ind w:left="284" w:hanging="284"/>
        <w:rPr>
          <w:sz w:val="20"/>
        </w:rPr>
      </w:pPr>
      <w:proofErr w:type="spellStart"/>
      <w:r w:rsidRPr="00034DB7">
        <w:rPr>
          <w:sz w:val="20"/>
        </w:rPr>
        <w:t>Slorach</w:t>
      </w:r>
      <w:proofErr w:type="spellEnd"/>
      <w:r w:rsidRPr="00034DB7">
        <w:rPr>
          <w:sz w:val="20"/>
        </w:rPr>
        <w:t xml:space="preserve">, P.C., Jeswani, H.K., Cuéllar-Franca, R., and </w:t>
      </w:r>
      <w:proofErr w:type="spellStart"/>
      <w:r w:rsidRPr="00034DB7">
        <w:rPr>
          <w:sz w:val="20"/>
        </w:rPr>
        <w:t>Azapagic</w:t>
      </w:r>
      <w:proofErr w:type="spellEnd"/>
      <w:r w:rsidRPr="00034DB7">
        <w:rPr>
          <w:sz w:val="20"/>
        </w:rPr>
        <w:t xml:space="preserve">, A., 2019. Environmental sustainability of anaerobic digestion of household food waste. Journal of Environmental Management 236: 798-814. </w:t>
      </w:r>
      <w:hyperlink r:id="rId328" w:history="1">
        <w:r w:rsidRPr="00034DB7">
          <w:rPr>
            <w:rStyle w:val="Hyperlink"/>
            <w:sz w:val="20"/>
          </w:rPr>
          <w:t>https://doi.org/10.1016/j.jenvman.2019.02.001</w:t>
        </w:r>
      </w:hyperlink>
      <w:r w:rsidRPr="00034DB7">
        <w:rPr>
          <w:sz w:val="20"/>
        </w:rPr>
        <w:t xml:space="preserve"> </w:t>
      </w:r>
    </w:p>
    <w:p w14:paraId="24B869C9" w14:textId="19BDEB6D" w:rsidR="00FB14EA" w:rsidRPr="00034DB7" w:rsidRDefault="00034DB7" w:rsidP="00034DB7">
      <w:pPr>
        <w:ind w:left="284" w:hanging="284"/>
        <w:rPr>
          <w:sz w:val="20"/>
        </w:rPr>
      </w:pPr>
      <w:r w:rsidRPr="00034DB7">
        <w:rPr>
          <w:sz w:val="20"/>
        </w:rPr>
        <w:t xml:space="preserve">Tait, S., </w:t>
      </w:r>
      <w:proofErr w:type="spellStart"/>
      <w:r w:rsidRPr="00034DB7">
        <w:rPr>
          <w:sz w:val="20"/>
        </w:rPr>
        <w:t>Astals</w:t>
      </w:r>
      <w:proofErr w:type="spellEnd"/>
      <w:r w:rsidRPr="00034DB7">
        <w:rPr>
          <w:sz w:val="20"/>
        </w:rPr>
        <w:t xml:space="preserve">, S., Batstone, D., and Jensen, P., 2008. Enhanced methane bioenergy recovery at Australian piggeries through anaerobic co-digestion. Final report prepared for the Cooperative Research Centre for High Integrity Australian Pork. </w:t>
      </w:r>
      <w:hyperlink r:id="rId329" w:history="1">
        <w:r w:rsidRPr="00034DB7">
          <w:rPr>
            <w:rStyle w:val="Hyperlink"/>
            <w:sz w:val="20"/>
          </w:rPr>
          <w:t>http://porkcrc.com.au/wp-content/uploads/2018/02/4C-113-Project-Final-Research-Report.pdf</w:t>
        </w:r>
      </w:hyperlink>
      <w:r w:rsidRPr="00034DB7">
        <w:rPr>
          <w:sz w:val="20"/>
        </w:rPr>
        <w:t xml:space="preserve"> </w:t>
      </w:r>
    </w:p>
    <w:p w14:paraId="537DE3EE" w14:textId="2D3FA1F6" w:rsidR="00FB14EA" w:rsidRPr="00124FBA" w:rsidRDefault="00203E07" w:rsidP="00034DB7">
      <w:pPr>
        <w:ind w:left="284" w:hanging="284"/>
        <w:rPr>
          <w:sz w:val="20"/>
        </w:rPr>
      </w:pPr>
      <w:r w:rsidRPr="00124FBA">
        <w:rPr>
          <w:sz w:val="20"/>
        </w:rPr>
        <w:t xml:space="preserve">van </w:t>
      </w:r>
      <w:proofErr w:type="spellStart"/>
      <w:r w:rsidRPr="00124FBA">
        <w:rPr>
          <w:sz w:val="20"/>
        </w:rPr>
        <w:t>Nieuwenhuijzen</w:t>
      </w:r>
      <w:proofErr w:type="spellEnd"/>
      <w:r w:rsidRPr="00124FBA">
        <w:rPr>
          <w:sz w:val="20"/>
        </w:rPr>
        <w:t xml:space="preserve">, E.J., Sailer, M.F., can den Heuvel, E.R., Rensink, S., Adan, O.C.G., and Samson, R.A., 2019. </w:t>
      </w:r>
      <w:r w:rsidRPr="00034DB7">
        <w:rPr>
          <w:sz w:val="20"/>
        </w:rPr>
        <w:t xml:space="preserve">Vegetable oils as carbon and energy source for </w:t>
      </w:r>
      <w:proofErr w:type="spellStart"/>
      <w:r w:rsidRPr="00034DB7">
        <w:rPr>
          <w:sz w:val="20"/>
        </w:rPr>
        <w:t>Aureobasidium</w:t>
      </w:r>
      <w:proofErr w:type="spellEnd"/>
      <w:r w:rsidRPr="00034DB7">
        <w:rPr>
          <w:sz w:val="20"/>
        </w:rPr>
        <w:t xml:space="preserve"> </w:t>
      </w:r>
      <w:proofErr w:type="spellStart"/>
      <w:r w:rsidRPr="00034DB7">
        <w:rPr>
          <w:sz w:val="20"/>
        </w:rPr>
        <w:t>melanogenum</w:t>
      </w:r>
      <w:proofErr w:type="spellEnd"/>
      <w:r w:rsidRPr="00034DB7">
        <w:rPr>
          <w:sz w:val="20"/>
        </w:rPr>
        <w:t xml:space="preserve"> in batch cultivation. </w:t>
      </w:r>
      <w:proofErr w:type="spellStart"/>
      <w:r w:rsidRPr="00124FBA">
        <w:rPr>
          <w:sz w:val="20"/>
        </w:rPr>
        <w:t>Microbiologyopen</w:t>
      </w:r>
      <w:proofErr w:type="spellEnd"/>
      <w:r w:rsidRPr="00124FBA">
        <w:rPr>
          <w:sz w:val="20"/>
        </w:rPr>
        <w:t xml:space="preserve"> 8: e00764. </w:t>
      </w:r>
      <w:hyperlink r:id="rId330" w:history="1">
        <w:r w:rsidRPr="00124FBA">
          <w:rPr>
            <w:rStyle w:val="Hyperlink"/>
            <w:sz w:val="20"/>
          </w:rPr>
          <w:t>https://doi.org/10.1002/mbo3.764</w:t>
        </w:r>
      </w:hyperlink>
      <w:r w:rsidRPr="00124FBA">
        <w:rPr>
          <w:sz w:val="20"/>
        </w:rPr>
        <w:t xml:space="preserve"> </w:t>
      </w:r>
    </w:p>
    <w:p w14:paraId="75093885" w14:textId="59BBF5E0" w:rsidR="00034DB7" w:rsidRPr="00034DB7" w:rsidRDefault="00034DB7" w:rsidP="00034DB7">
      <w:pPr>
        <w:ind w:left="284" w:hanging="284"/>
        <w:rPr>
          <w:sz w:val="20"/>
        </w:rPr>
      </w:pPr>
      <w:proofErr w:type="spellStart"/>
      <w:r w:rsidRPr="00124FBA">
        <w:rPr>
          <w:sz w:val="20"/>
        </w:rPr>
        <w:t>Vergote</w:t>
      </w:r>
      <w:proofErr w:type="spellEnd"/>
      <w:r w:rsidRPr="00124FBA">
        <w:rPr>
          <w:sz w:val="20"/>
        </w:rPr>
        <w:t xml:space="preserve">, T.L.I., </w:t>
      </w:r>
      <w:proofErr w:type="spellStart"/>
      <w:r w:rsidRPr="00124FBA">
        <w:rPr>
          <w:sz w:val="20"/>
        </w:rPr>
        <w:t>Bodé</w:t>
      </w:r>
      <w:proofErr w:type="spellEnd"/>
      <w:r w:rsidRPr="00124FBA">
        <w:rPr>
          <w:sz w:val="20"/>
        </w:rPr>
        <w:t xml:space="preserve">, S., De Dobbelaere, A.E.J., Buysse, J., Meers, E., and </w:t>
      </w:r>
      <w:proofErr w:type="spellStart"/>
      <w:r w:rsidRPr="00124FBA">
        <w:rPr>
          <w:sz w:val="20"/>
        </w:rPr>
        <w:t>Volcke</w:t>
      </w:r>
      <w:proofErr w:type="spellEnd"/>
      <w:r w:rsidRPr="00124FBA">
        <w:rPr>
          <w:sz w:val="20"/>
        </w:rPr>
        <w:t xml:space="preserve">, E.I.P., 2020. </w:t>
      </w:r>
      <w:r w:rsidRPr="00034DB7">
        <w:rPr>
          <w:sz w:val="20"/>
        </w:rPr>
        <w:t xml:space="preserve">Monitoring methane and nitrous oxide emissions from digestate storage following manure mono-digestion. Biosystems Engineering 196, 159-171. </w:t>
      </w:r>
      <w:hyperlink r:id="rId331" w:history="1">
        <w:r w:rsidRPr="00034DB7">
          <w:rPr>
            <w:rStyle w:val="Hyperlink"/>
            <w:sz w:val="20"/>
          </w:rPr>
          <w:t>https://doi.org/10.1016/j.biosystemseng.2020.05.011</w:t>
        </w:r>
      </w:hyperlink>
      <w:r w:rsidRPr="00034DB7">
        <w:rPr>
          <w:sz w:val="20"/>
        </w:rPr>
        <w:t xml:space="preserve"> </w:t>
      </w:r>
    </w:p>
    <w:p w14:paraId="00E07AF5" w14:textId="19A6CAE7" w:rsidR="00FB14EA" w:rsidRPr="00034DB7" w:rsidRDefault="00034DB7" w:rsidP="00034DB7">
      <w:pPr>
        <w:ind w:left="284" w:hanging="284"/>
        <w:rPr>
          <w:sz w:val="20"/>
        </w:rPr>
      </w:pPr>
      <w:r w:rsidRPr="00034DB7">
        <w:rPr>
          <w:sz w:val="20"/>
        </w:rPr>
        <w:t xml:space="preserve">Walling, E., and </w:t>
      </w:r>
      <w:proofErr w:type="spellStart"/>
      <w:r w:rsidRPr="00034DB7">
        <w:rPr>
          <w:sz w:val="20"/>
        </w:rPr>
        <w:t>Vaneeckhaute</w:t>
      </w:r>
      <w:proofErr w:type="spellEnd"/>
      <w:r w:rsidRPr="00034DB7">
        <w:rPr>
          <w:sz w:val="20"/>
        </w:rPr>
        <w:t xml:space="preserve">, C., 2020. Greenhouse gas emissions from inorganic and organic fertilizer production and use: A review of emission factors and their variability. Journal of Environmental Management 276, 111211. </w:t>
      </w:r>
      <w:hyperlink r:id="rId332" w:history="1">
        <w:r w:rsidRPr="00034DB7">
          <w:rPr>
            <w:rStyle w:val="Hyperlink"/>
            <w:sz w:val="20"/>
          </w:rPr>
          <w:t>https://doi.org/10.1016/j.jenvman.2020.111211</w:t>
        </w:r>
      </w:hyperlink>
      <w:r w:rsidRPr="00034DB7">
        <w:rPr>
          <w:sz w:val="20"/>
        </w:rPr>
        <w:t xml:space="preserve"> </w:t>
      </w:r>
    </w:p>
    <w:p w14:paraId="0C7936BB" w14:textId="0B106C58" w:rsidR="00FB14EA" w:rsidRPr="00034DB7" w:rsidRDefault="00034DB7" w:rsidP="00034DB7">
      <w:pPr>
        <w:ind w:left="284" w:hanging="284"/>
        <w:rPr>
          <w:color w:val="000000" w:themeColor="text1"/>
          <w:sz w:val="20"/>
        </w:rPr>
      </w:pPr>
      <w:r w:rsidRPr="00034DB7">
        <w:rPr>
          <w:color w:val="000000" w:themeColor="text1"/>
          <w:sz w:val="20"/>
        </w:rPr>
        <w:t xml:space="preserve">Wilkie, A.C., 2005. Anaerobic digestion of dairy manure: Design and process considerations. In: Dairy manure management: Treatment, handling, and community relations. NRAES-176, p. 301-312. Natural Resource, Agriculture, and Engineering Service, Cornell University, NY, USA. </w:t>
      </w:r>
      <w:hyperlink r:id="rId333" w:history="1">
        <w:r w:rsidRPr="00034DB7">
          <w:rPr>
            <w:rStyle w:val="Hyperlink"/>
            <w:sz w:val="20"/>
          </w:rPr>
          <w:t>https://biogas.ifas.ufl.edu/Publs/NRAES176-p301-312-Mar2005.pdf</w:t>
        </w:r>
      </w:hyperlink>
      <w:r w:rsidRPr="00034DB7">
        <w:rPr>
          <w:color w:val="000000" w:themeColor="text1"/>
          <w:sz w:val="20"/>
        </w:rPr>
        <w:t xml:space="preserve"> </w:t>
      </w:r>
    </w:p>
    <w:p w14:paraId="3A5EAB17" w14:textId="77777777" w:rsidR="00FB14EA" w:rsidRPr="00BC6F06" w:rsidRDefault="00FB14EA" w:rsidP="00FB14EA">
      <w:pPr>
        <w:rPr>
          <w:b/>
          <w:lang w:val="en-US"/>
        </w:rPr>
      </w:pPr>
      <w:r>
        <w:rPr>
          <w:b/>
          <w:lang w:val="en-US"/>
        </w:rPr>
        <w:t xml:space="preserve">4.9 </w:t>
      </w:r>
      <w:r w:rsidRPr="00BC6F06">
        <w:rPr>
          <w:b/>
          <w:lang w:val="en-US"/>
        </w:rPr>
        <w:t>Emissions from land application - digestate</w:t>
      </w:r>
    </w:p>
    <w:p w14:paraId="67D0AEAA" w14:textId="099A9A1C" w:rsidR="007E4F28" w:rsidRPr="007E4F28" w:rsidRDefault="007E4F28" w:rsidP="007E4F28">
      <w:pPr>
        <w:ind w:left="284" w:hanging="284"/>
        <w:rPr>
          <w:sz w:val="20"/>
        </w:rPr>
      </w:pPr>
      <w:r w:rsidRPr="007E4F28">
        <w:rPr>
          <w:rStyle w:val="markedcontent"/>
          <w:rFonts w:cstheme="minorHAnsi"/>
          <w:sz w:val="20"/>
        </w:rPr>
        <w:t>IPCC</w:t>
      </w:r>
      <w:r w:rsidR="003C0780">
        <w:rPr>
          <w:rStyle w:val="markedcontent"/>
          <w:rFonts w:cstheme="minorHAnsi"/>
          <w:sz w:val="20"/>
        </w:rPr>
        <w:t>,</w:t>
      </w:r>
      <w:r w:rsidRPr="007E4F28">
        <w:rPr>
          <w:rStyle w:val="markedcontent"/>
          <w:rFonts w:cstheme="minorHAnsi"/>
          <w:sz w:val="20"/>
        </w:rPr>
        <w:t xml:space="preserve"> 2019</w:t>
      </w:r>
      <w:r w:rsidR="003C0780">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w:t>
      </w:r>
      <w:r w:rsidRPr="007E4F28">
        <w:rPr>
          <w:rStyle w:val="markedcontent"/>
          <w:rFonts w:cstheme="minorHAnsi"/>
          <w:sz w:val="20"/>
        </w:rPr>
        <w:lastRenderedPageBreak/>
        <w:t xml:space="preserve">(eds). Published: IPCC, Switzerland. </w:t>
      </w:r>
      <w:r w:rsidRPr="007E4F28">
        <w:rPr>
          <w:rFonts w:cstheme="minorHAnsi"/>
          <w:sz w:val="20"/>
        </w:rPr>
        <w:t xml:space="preserve">Available at: </w:t>
      </w:r>
      <w:hyperlink r:id="rId334" w:history="1">
        <w:r w:rsidRPr="007E4F28">
          <w:rPr>
            <w:rStyle w:val="Hyperlink"/>
            <w:rFonts w:cstheme="minorHAnsi"/>
            <w:sz w:val="20"/>
          </w:rPr>
          <w:t>https://www.ipcc.ch/report/2019-refinement-to-the-2006-ipcc-guidelines-for-national-greenhouse-gas-inventories/</w:t>
        </w:r>
      </w:hyperlink>
    </w:p>
    <w:p w14:paraId="63AF329C" w14:textId="77777777" w:rsidR="00E20DEA" w:rsidRDefault="00E20DEA" w:rsidP="00E20DEA">
      <w:pPr>
        <w:rPr>
          <w:b/>
          <w:lang w:val="en-US"/>
        </w:rPr>
      </w:pPr>
      <w:r w:rsidRPr="00BC6F06">
        <w:rPr>
          <w:b/>
          <w:lang w:val="en-US"/>
        </w:rPr>
        <w:t xml:space="preserve">Table </w:t>
      </w:r>
      <w:r>
        <w:rPr>
          <w:b/>
          <w:lang w:val="en-US"/>
        </w:rPr>
        <w:t>6</w:t>
      </w:r>
    </w:p>
    <w:p w14:paraId="53356CC1" w14:textId="77777777" w:rsidR="00E20DEA" w:rsidRDefault="00E20DEA" w:rsidP="00E20DEA">
      <w:pPr>
        <w:rPr>
          <w:bCs/>
          <w:sz w:val="20"/>
          <w:lang w:val="en-US"/>
        </w:rPr>
      </w:pPr>
      <w:r w:rsidRPr="00E20DEA">
        <w:rPr>
          <w:bCs/>
          <w:sz w:val="20"/>
          <w:lang w:val="en-US"/>
        </w:rPr>
        <w:t xml:space="preserve">See </w:t>
      </w:r>
      <w:r w:rsidRPr="00E20DEA">
        <w:rPr>
          <w:b/>
          <w:sz w:val="20"/>
          <w:lang w:val="en-US"/>
        </w:rPr>
        <w:t xml:space="preserve">Section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25337BD2" w14:textId="5AE1DF96" w:rsidR="009E5DFF" w:rsidRDefault="009E5DFF" w:rsidP="009E5DFF">
      <w:pPr>
        <w:rPr>
          <w:b/>
          <w:lang w:val="en-US"/>
        </w:rPr>
      </w:pPr>
      <w:r w:rsidRPr="00BC6F06">
        <w:rPr>
          <w:b/>
          <w:lang w:val="en-US"/>
        </w:rPr>
        <w:t xml:space="preserve">Table </w:t>
      </w:r>
      <w:r>
        <w:rPr>
          <w:b/>
          <w:lang w:val="en-US"/>
        </w:rPr>
        <w:t>18</w:t>
      </w:r>
    </w:p>
    <w:p w14:paraId="4CE26B19" w14:textId="1DB5DBBF" w:rsidR="009E5DFF" w:rsidRDefault="009E5DFF" w:rsidP="00E20DEA">
      <w:pPr>
        <w:rPr>
          <w:bCs/>
          <w:sz w:val="20"/>
          <w:lang w:val="en-US"/>
        </w:rPr>
      </w:pPr>
      <w:r w:rsidRPr="00E20DEA">
        <w:rPr>
          <w:bCs/>
          <w:sz w:val="20"/>
          <w:lang w:val="en-US"/>
        </w:rPr>
        <w:t xml:space="preserve">See </w:t>
      </w:r>
      <w:r w:rsidRPr="00E20DEA">
        <w:rPr>
          <w:b/>
          <w:sz w:val="20"/>
          <w:lang w:val="en-US"/>
        </w:rPr>
        <w:t xml:space="preserve">Section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51A02064" w14:textId="60EEB265" w:rsidR="00D944E6" w:rsidRPr="00D33967" w:rsidRDefault="00D944E6" w:rsidP="00D944E6">
      <w:pPr>
        <w:rPr>
          <w:b/>
          <w:color w:val="000000"/>
          <w:szCs w:val="24"/>
        </w:rPr>
      </w:pPr>
      <w:r w:rsidRPr="00D33967">
        <w:rPr>
          <w:b/>
          <w:color w:val="000000"/>
          <w:szCs w:val="24"/>
        </w:rPr>
        <w:t>Table</w:t>
      </w:r>
      <w:r>
        <w:rPr>
          <w:b/>
          <w:color w:val="000000"/>
          <w:szCs w:val="24"/>
        </w:rPr>
        <w:t xml:space="preserve"> </w:t>
      </w:r>
      <w:r w:rsidRPr="00D33967">
        <w:rPr>
          <w:b/>
          <w:color w:val="000000"/>
          <w:szCs w:val="24"/>
        </w:rPr>
        <w:t>2</w:t>
      </w:r>
      <w:r>
        <w:rPr>
          <w:b/>
          <w:color w:val="000000"/>
          <w:szCs w:val="24"/>
        </w:rPr>
        <w:t>6</w:t>
      </w:r>
    </w:p>
    <w:p w14:paraId="423376CA" w14:textId="77777777" w:rsidR="00D944E6" w:rsidRDefault="00D944E6" w:rsidP="00D944E6">
      <w:pPr>
        <w:rPr>
          <w:bCs/>
          <w:sz w:val="20"/>
          <w:lang w:val="en-US"/>
        </w:rPr>
      </w:pPr>
      <w:r w:rsidRPr="00E20DEA">
        <w:rPr>
          <w:bCs/>
          <w:sz w:val="20"/>
          <w:lang w:val="en-US"/>
        </w:rPr>
        <w:t xml:space="preserve">See </w:t>
      </w:r>
      <w:r w:rsidRPr="00E20DEA">
        <w:rPr>
          <w:b/>
          <w:sz w:val="20"/>
          <w:lang w:val="en-US"/>
        </w:rPr>
        <w:t xml:space="preserve">Section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4C85E251" w14:textId="22F4BE83" w:rsidR="00FB14EA" w:rsidRPr="00BC6F06" w:rsidRDefault="00FB14EA" w:rsidP="00FB14EA">
      <w:pPr>
        <w:rPr>
          <w:b/>
          <w:lang w:val="en-US"/>
        </w:rPr>
      </w:pPr>
      <w:r w:rsidRPr="00BC6F06">
        <w:rPr>
          <w:b/>
          <w:lang w:val="en-US"/>
        </w:rPr>
        <w:t xml:space="preserve">Table </w:t>
      </w:r>
      <w:r w:rsidR="00027461">
        <w:rPr>
          <w:b/>
          <w:lang w:val="en-US"/>
        </w:rPr>
        <w:t>29</w:t>
      </w:r>
    </w:p>
    <w:p w14:paraId="5442BF1F" w14:textId="34B0E42E" w:rsidR="00900ACF" w:rsidRDefault="00900ACF" w:rsidP="00E1504B">
      <w:pPr>
        <w:ind w:left="284" w:hanging="284"/>
        <w:rPr>
          <w:rStyle w:val="Hyperlink"/>
          <w:sz w:val="20"/>
        </w:rPr>
      </w:pPr>
      <w:r>
        <w:rPr>
          <w:rFonts w:cstheme="minorHAnsi"/>
          <w:sz w:val="20"/>
        </w:rPr>
        <w:t>ECCC</w:t>
      </w:r>
      <w:r w:rsidR="003C0780">
        <w:rPr>
          <w:rFonts w:cstheme="minorHAnsi"/>
          <w:sz w:val="20"/>
        </w:rPr>
        <w:t>,</w:t>
      </w:r>
      <w:r w:rsidRPr="00D5649B">
        <w:rPr>
          <w:rFonts w:cstheme="minorHAnsi"/>
          <w:sz w:val="20"/>
        </w:rPr>
        <w:t xml:space="preserve"> 202</w:t>
      </w:r>
      <w:r w:rsidR="006C4B8F">
        <w:rPr>
          <w:rFonts w:cstheme="minorHAnsi"/>
          <w:sz w:val="20"/>
        </w:rPr>
        <w:t>2</w:t>
      </w:r>
      <w:r w:rsidR="003C0780">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eport 1990–20</w:t>
      </w:r>
      <w:r w:rsidR="006C4B8F">
        <w:rPr>
          <w:rFonts w:cstheme="minorHAnsi"/>
          <w:sz w:val="20"/>
        </w:rPr>
        <w:t>20</w:t>
      </w:r>
      <w:r w:rsidR="00CC76D9" w:rsidRPr="00D5649B">
        <w:rPr>
          <w:rFonts w:cstheme="minorHAnsi"/>
          <w:sz w:val="20"/>
        </w:rPr>
        <w:t xml:space="preserve">: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35" w:history="1">
        <w:r w:rsidR="00BA63DA" w:rsidRPr="00C0497A">
          <w:rPr>
            <w:rStyle w:val="Hyperlink"/>
            <w:sz w:val="20"/>
          </w:rPr>
          <w:t>https://publications.gc.ca/site/eng/9.506002/publication.html</w:t>
        </w:r>
      </w:hyperlink>
    </w:p>
    <w:p w14:paraId="36D381C5"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336" w:history="1">
        <w:r w:rsidRPr="00AB5274">
          <w:rPr>
            <w:rStyle w:val="Hyperlink"/>
            <w:sz w:val="20"/>
          </w:rPr>
          <w:t>https://www150.statcan.gc.ca/n1/en/pub/21-601-m/21-601-m2006077-eng.pdf?st=9mxp6ymp</w:t>
        </w:r>
      </w:hyperlink>
      <w:r w:rsidRPr="00AB5274">
        <w:rPr>
          <w:sz w:val="20"/>
        </w:rPr>
        <w:t xml:space="preserve"> </w:t>
      </w:r>
    </w:p>
    <w:p w14:paraId="32AF0D10" w14:textId="77777777" w:rsidR="006C4B8F" w:rsidRDefault="006C4B8F" w:rsidP="006C4B8F">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337" w:history="1">
        <w:r w:rsidRPr="00F50584">
          <w:rPr>
            <w:rStyle w:val="Hyperlink"/>
            <w:rFonts w:cstheme="minorHAnsi"/>
            <w:sz w:val="20"/>
          </w:rPr>
          <w:t>https://www.canr.msu.edu/uploads/files/ManureCharacteristicsMWPS-18_1.pdf</w:t>
        </w:r>
      </w:hyperlink>
    </w:p>
    <w:p w14:paraId="0F3CF7DB" w14:textId="4FEF2AE6" w:rsidR="00FB14EA" w:rsidRPr="002A2F20" w:rsidRDefault="00FB14EA" w:rsidP="00FB14EA">
      <w:pPr>
        <w:rPr>
          <w:b/>
        </w:rPr>
      </w:pPr>
      <w:r w:rsidRPr="002A2F20">
        <w:rPr>
          <w:b/>
        </w:rPr>
        <w:t xml:space="preserve">Table </w:t>
      </w:r>
      <w:r w:rsidR="00027461" w:rsidRPr="002A2F20">
        <w:rPr>
          <w:b/>
        </w:rPr>
        <w:t>30</w:t>
      </w:r>
    </w:p>
    <w:p w14:paraId="0E90CFC3" w14:textId="254DA501" w:rsidR="00E738B4" w:rsidRPr="006F7874" w:rsidRDefault="00E738B4" w:rsidP="006F7874">
      <w:pPr>
        <w:ind w:left="284" w:hanging="284"/>
        <w:rPr>
          <w:rFonts w:cstheme="minorHAnsi"/>
          <w:sz w:val="20"/>
        </w:rPr>
      </w:pPr>
      <w:r w:rsidRPr="002A2F20">
        <w:rPr>
          <w:rFonts w:cstheme="minorHAnsi"/>
          <w:sz w:val="20"/>
        </w:rPr>
        <w:t xml:space="preserve">Canadian Sheep </w:t>
      </w:r>
      <w:r w:rsidR="001F38B4" w:rsidRPr="002A2F20">
        <w:rPr>
          <w:rFonts w:cstheme="minorHAnsi"/>
          <w:sz w:val="20"/>
        </w:rPr>
        <w:t>Federation /</w:t>
      </w:r>
      <w:r w:rsidR="001F38B4" w:rsidRPr="002A2F20">
        <w:t xml:space="preserve"> </w:t>
      </w:r>
      <w:r w:rsidR="001F38B4" w:rsidRPr="002A2F20">
        <w:rPr>
          <w:rFonts w:cstheme="minorHAnsi"/>
          <w:sz w:val="20"/>
        </w:rPr>
        <w:t xml:space="preserve">Fédération </w:t>
      </w:r>
      <w:proofErr w:type="spellStart"/>
      <w:r w:rsidR="001F38B4" w:rsidRPr="002A2F20">
        <w:rPr>
          <w:rFonts w:cstheme="minorHAnsi"/>
          <w:sz w:val="20"/>
        </w:rPr>
        <w:t>canadienne</w:t>
      </w:r>
      <w:proofErr w:type="spellEnd"/>
      <w:r w:rsidR="001F38B4" w:rsidRPr="002A2F20">
        <w:rPr>
          <w:rFonts w:cstheme="minorHAnsi"/>
          <w:sz w:val="20"/>
        </w:rPr>
        <w:t xml:space="preserve"> du mouton, 2021. </w:t>
      </w:r>
      <w:r w:rsidR="001F38B4" w:rsidRPr="006F7874">
        <w:rPr>
          <w:rFonts w:cstheme="minorHAnsi"/>
          <w:sz w:val="20"/>
        </w:rPr>
        <w:t xml:space="preserve">Virtual Tool Box – Housing. Available at: </w:t>
      </w:r>
      <w:hyperlink r:id="rId338" w:history="1">
        <w:r w:rsidR="001F38B4" w:rsidRPr="006F7874">
          <w:rPr>
            <w:rStyle w:val="Hyperlink"/>
            <w:rFonts w:cstheme="minorHAnsi"/>
            <w:sz w:val="20"/>
          </w:rPr>
          <w:t>https://www.cansheep.ca/resources.html</w:t>
        </w:r>
      </w:hyperlink>
      <w:r w:rsidR="001F38B4" w:rsidRPr="006F7874">
        <w:rPr>
          <w:rFonts w:cstheme="minorHAnsi"/>
          <w:sz w:val="20"/>
        </w:rPr>
        <w:t xml:space="preserve">. </w:t>
      </w:r>
    </w:p>
    <w:p w14:paraId="30A21830" w14:textId="77777777" w:rsidR="007E4F28" w:rsidRDefault="007E4F28" w:rsidP="007E4F28">
      <w:pPr>
        <w:ind w:left="284" w:hanging="284"/>
        <w:rPr>
          <w:sz w:val="20"/>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Atmos. Environ. 92: 292–302. </w:t>
      </w:r>
      <w:hyperlink r:id="rId339" w:history="1">
        <w:r w:rsidRPr="006F7874">
          <w:rPr>
            <w:rStyle w:val="Hyperlink"/>
            <w:sz w:val="20"/>
          </w:rPr>
          <w:t>https://doi.org/10.1016/j.atmosenv.2014.04.037</w:t>
        </w:r>
      </w:hyperlink>
      <w:r w:rsidRPr="006F7874">
        <w:rPr>
          <w:sz w:val="20"/>
        </w:rPr>
        <w:t xml:space="preserve"> </w:t>
      </w:r>
    </w:p>
    <w:p w14:paraId="06F0FCF8" w14:textId="77777777" w:rsidR="00C77777" w:rsidRPr="007E4F28" w:rsidRDefault="00C77777" w:rsidP="00C77777">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40" w:history="1">
        <w:r w:rsidRPr="007E4F28">
          <w:rPr>
            <w:rStyle w:val="Hyperlink"/>
            <w:sz w:val="20"/>
          </w:rPr>
          <w:t>https://doi.org/10.1016/j.atmosenv.2015.11.030</w:t>
        </w:r>
      </w:hyperlink>
    </w:p>
    <w:p w14:paraId="47FA308C" w14:textId="5AB8CFFF" w:rsidR="00E738B4" w:rsidRPr="006F7874" w:rsidRDefault="00E738B4" w:rsidP="00E738B4">
      <w:pPr>
        <w:ind w:left="284" w:hanging="284"/>
        <w:rPr>
          <w:rFonts w:cstheme="minorHAnsi"/>
          <w:sz w:val="20"/>
        </w:rPr>
      </w:pPr>
      <w:r w:rsidRPr="006F7874">
        <w:rPr>
          <w:rFonts w:cstheme="minorHAnsi"/>
          <w:sz w:val="20"/>
        </w:rPr>
        <w:t>ECCC</w:t>
      </w:r>
      <w:r w:rsidR="003C0780" w:rsidRPr="006F7874">
        <w:rPr>
          <w:rFonts w:cstheme="minorHAnsi"/>
          <w:sz w:val="20"/>
        </w:rPr>
        <w:t>,</w:t>
      </w:r>
      <w:r w:rsidRPr="006F7874">
        <w:rPr>
          <w:rFonts w:cstheme="minorHAnsi"/>
          <w:sz w:val="20"/>
        </w:rPr>
        <w:t xml:space="preserve"> 2022</w:t>
      </w:r>
      <w:r w:rsidR="003C0780" w:rsidRPr="006F7874">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6F7874">
        <w:rPr>
          <w:rFonts w:cstheme="minorHAnsi"/>
          <w:sz w:val="20"/>
        </w:rPr>
        <w:t xml:space="preserve">. Cat. No.: En81-4E-PDF; ISSN: 1910-7064; EC21275.02. Available at: </w:t>
      </w:r>
      <w:hyperlink r:id="rId341" w:history="1">
        <w:r w:rsidR="00BA63DA" w:rsidRPr="00C0497A">
          <w:rPr>
            <w:rStyle w:val="Hyperlink"/>
            <w:sz w:val="20"/>
          </w:rPr>
          <w:t>https://publications.gc.ca/site/eng/9.506002/publication.html</w:t>
        </w:r>
      </w:hyperlink>
    </w:p>
    <w:p w14:paraId="7F672922" w14:textId="77777777" w:rsidR="00E738B4" w:rsidRPr="006F7874" w:rsidRDefault="00E738B4" w:rsidP="00E738B4">
      <w:pPr>
        <w:ind w:left="284" w:hanging="284"/>
        <w:rPr>
          <w:lang w:val="en-US"/>
        </w:rPr>
      </w:pPr>
      <w:r w:rsidRPr="006F7874">
        <w:rPr>
          <w:rFonts w:cstheme="minorHAnsi"/>
          <w:sz w:val="20"/>
        </w:rPr>
        <w:t xml:space="preserve">Ferraz, P.F.P., Ferraz, G.A.S., Leso, L., Klopčič, M., Barbari, M., Rossi, G., 2020. Properties of conventional and alternative bedding materials for dairy cattle. Journal of Dairy Science, 103 (2020), </w:t>
      </w:r>
      <w:hyperlink r:id="rId342" w:history="1">
        <w:r w:rsidRPr="006F7874">
          <w:rPr>
            <w:rStyle w:val="Hyperlink"/>
            <w:rFonts w:cstheme="minorHAnsi"/>
            <w:sz w:val="20"/>
          </w:rPr>
          <w:t>https://doi.org/10.3168/jds.2020-18318</w:t>
        </w:r>
      </w:hyperlink>
      <w:r w:rsidRPr="006F7874">
        <w:rPr>
          <w:rFonts w:cstheme="minorHAnsi"/>
          <w:sz w:val="20"/>
        </w:rPr>
        <w:t xml:space="preserve"> </w:t>
      </w:r>
    </w:p>
    <w:p w14:paraId="40F61417" w14:textId="61A8EB85" w:rsidR="00F01FBF" w:rsidRPr="006F7874" w:rsidRDefault="00F01FBF" w:rsidP="004E0DBC">
      <w:pPr>
        <w:ind w:left="284" w:hanging="284"/>
        <w:rPr>
          <w:rFonts w:cstheme="minorHAnsi"/>
          <w:sz w:val="20"/>
        </w:rPr>
      </w:pPr>
      <w:proofErr w:type="spellStart"/>
      <w:r w:rsidRPr="006F7874">
        <w:rPr>
          <w:rFonts w:cstheme="minorHAnsi"/>
          <w:sz w:val="20"/>
        </w:rPr>
        <w:t>Gilhespy</w:t>
      </w:r>
      <w:proofErr w:type="spellEnd"/>
      <w:r w:rsidRPr="006F7874">
        <w:rPr>
          <w:rFonts w:cstheme="minorHAnsi"/>
          <w:sz w:val="20"/>
        </w:rPr>
        <w:t xml:space="preserve">, S.L., Webb, J., Chadwick, D., </w:t>
      </w:r>
      <w:proofErr w:type="spellStart"/>
      <w:r w:rsidRPr="006F7874">
        <w:rPr>
          <w:rFonts w:cstheme="minorHAnsi"/>
          <w:sz w:val="20"/>
        </w:rPr>
        <w:t>Misselbrook</w:t>
      </w:r>
      <w:proofErr w:type="spellEnd"/>
      <w:r w:rsidRPr="006F7874">
        <w:rPr>
          <w:rFonts w:cstheme="minorHAnsi"/>
          <w:sz w:val="20"/>
        </w:rPr>
        <w:t xml:space="preserve">, T., Kay, R., Camp, V., Retter, A.L., and Bason, A., 2009. Will additional straw bedding in buildings housing cattle and pigs reduce ammonia emissions?. Biosystems Engineering 102, 180-189. </w:t>
      </w:r>
      <w:hyperlink r:id="rId343" w:history="1">
        <w:r w:rsidRPr="006F7874">
          <w:rPr>
            <w:rStyle w:val="Hyperlink"/>
            <w:rFonts w:cstheme="minorHAnsi"/>
            <w:sz w:val="20"/>
          </w:rPr>
          <w:t>https://doi.org/10.1016/j.biosystemseng.2008.10.005</w:t>
        </w:r>
      </w:hyperlink>
      <w:r w:rsidRPr="006F7874">
        <w:rPr>
          <w:rFonts w:cstheme="minorHAnsi"/>
          <w:sz w:val="20"/>
        </w:rPr>
        <w:t xml:space="preserve">  </w:t>
      </w:r>
    </w:p>
    <w:p w14:paraId="67EA68D8" w14:textId="77777777" w:rsidR="006F7874" w:rsidRPr="00786E0C" w:rsidRDefault="00561F6D" w:rsidP="00E738B4">
      <w:pPr>
        <w:ind w:left="284" w:hanging="284"/>
        <w:rPr>
          <w:rStyle w:val="Hyperlink"/>
          <w:sz w:val="20"/>
          <w:lang w:val="fr-CA"/>
        </w:rPr>
      </w:pPr>
      <w:proofErr w:type="spellStart"/>
      <w:r w:rsidRPr="006F7874">
        <w:rPr>
          <w:rStyle w:val="Hyperlink"/>
          <w:color w:val="auto"/>
          <w:sz w:val="20"/>
          <w:u w:val="none"/>
        </w:rPr>
        <w:t>Lactanet</w:t>
      </w:r>
      <w:proofErr w:type="spellEnd"/>
      <w:r w:rsidRPr="006F7874">
        <w:rPr>
          <w:rStyle w:val="Hyperlink"/>
          <w:color w:val="auto"/>
          <w:sz w:val="20"/>
          <w:u w:val="none"/>
        </w:rPr>
        <w:t xml:space="preserve">, 2020. The Evolution of </w:t>
      </w:r>
      <w:proofErr w:type="spellStart"/>
      <w:r w:rsidRPr="006F7874">
        <w:rPr>
          <w:rStyle w:val="Hyperlink"/>
          <w:color w:val="auto"/>
          <w:sz w:val="20"/>
          <w:u w:val="none"/>
        </w:rPr>
        <w:t>Lactanet</w:t>
      </w:r>
      <w:proofErr w:type="spellEnd"/>
      <w:r w:rsidRPr="006F7874">
        <w:rPr>
          <w:rStyle w:val="Hyperlink"/>
          <w:color w:val="auto"/>
          <w:sz w:val="20"/>
          <w:u w:val="none"/>
        </w:rPr>
        <w:t xml:space="preserve"> Atlantic Dairy Production – 2019 Stats and Tips. </w:t>
      </w:r>
      <w:proofErr w:type="spellStart"/>
      <w:r w:rsidRPr="006F7874">
        <w:rPr>
          <w:rStyle w:val="Hyperlink"/>
          <w:color w:val="auto"/>
          <w:sz w:val="20"/>
          <w:u w:val="none"/>
          <w:lang w:val="fr-CA"/>
        </w:rPr>
        <w:t>Lactanet</w:t>
      </w:r>
      <w:proofErr w:type="spellEnd"/>
      <w:r w:rsidRPr="006F7874">
        <w:rPr>
          <w:rStyle w:val="Hyperlink"/>
          <w:color w:val="auto"/>
          <w:sz w:val="20"/>
          <w:u w:val="none"/>
          <w:lang w:val="fr-CA"/>
        </w:rPr>
        <w:t>, Sainte-Anne-de-Bellevue, QC, Canada.</w:t>
      </w:r>
      <w:r w:rsidR="001F38B4" w:rsidRPr="006F7874">
        <w:rPr>
          <w:rStyle w:val="Hyperlink"/>
          <w:color w:val="auto"/>
          <w:sz w:val="20"/>
          <w:lang w:val="fr-CA"/>
        </w:rPr>
        <w:t xml:space="preserve"> </w:t>
      </w:r>
      <w:proofErr w:type="spellStart"/>
      <w:r w:rsidR="001F38B4" w:rsidRPr="00786E0C">
        <w:rPr>
          <w:rFonts w:cstheme="minorHAnsi"/>
          <w:sz w:val="20"/>
          <w:lang w:val="fr-CA"/>
        </w:rPr>
        <w:t>Available</w:t>
      </w:r>
      <w:proofErr w:type="spellEnd"/>
      <w:r w:rsidR="001F38B4" w:rsidRPr="00786E0C">
        <w:rPr>
          <w:rFonts w:cstheme="minorHAnsi"/>
          <w:sz w:val="20"/>
          <w:lang w:val="fr-CA"/>
        </w:rPr>
        <w:t xml:space="preserve"> at: </w:t>
      </w:r>
      <w:r w:rsidRPr="00786E0C">
        <w:rPr>
          <w:rStyle w:val="Hyperlink"/>
          <w:sz w:val="20"/>
          <w:lang w:val="fr-CA"/>
        </w:rPr>
        <w:t xml:space="preserve"> </w:t>
      </w:r>
      <w:hyperlink r:id="rId344" w:history="1">
        <w:r w:rsidRPr="00786E0C">
          <w:rPr>
            <w:rStyle w:val="Hyperlink"/>
            <w:sz w:val="20"/>
            <w:lang w:val="fr-CA"/>
          </w:rPr>
          <w:t>https://lactanet.ca/wp-content/uploads/2021/01/2019-atlantic_dairy_evolution_part_2.pdf</w:t>
        </w:r>
      </w:hyperlink>
      <w:r w:rsidRPr="00786E0C">
        <w:rPr>
          <w:rStyle w:val="Hyperlink"/>
          <w:sz w:val="20"/>
          <w:lang w:val="fr-CA"/>
        </w:rPr>
        <w:t xml:space="preserve">. </w:t>
      </w:r>
    </w:p>
    <w:p w14:paraId="0228474E" w14:textId="7602E3CF" w:rsidR="00E738B4" w:rsidRPr="006F7874" w:rsidRDefault="00E738B4" w:rsidP="00E738B4">
      <w:pPr>
        <w:ind w:left="284" w:hanging="284"/>
        <w:rPr>
          <w:sz w:val="20"/>
        </w:rPr>
      </w:pPr>
      <w:r w:rsidRPr="006F7874">
        <w:rPr>
          <w:sz w:val="20"/>
        </w:rPr>
        <w:t xml:space="preserve">Larney, F. J., Olson, A. F., Miller, J. J., </w:t>
      </w:r>
      <w:proofErr w:type="spellStart"/>
      <w:r w:rsidRPr="006F7874">
        <w:rPr>
          <w:sz w:val="20"/>
        </w:rPr>
        <w:t>DeMaere</w:t>
      </w:r>
      <w:proofErr w:type="spellEnd"/>
      <w:r w:rsidRPr="006F7874">
        <w:rPr>
          <w:sz w:val="20"/>
        </w:rPr>
        <w:t xml:space="preserve">, P. R., Zvomuya, F. and McAllister, T. A. 2008. Physical and chemical changes during composting of wood chip-bedded and straw-bedded beef cattle feedlot manure. J. Environ. Qual. 37: 725735. </w:t>
      </w:r>
      <w:hyperlink r:id="rId345" w:history="1">
        <w:r w:rsidRPr="006F7874">
          <w:rPr>
            <w:rStyle w:val="Hyperlink"/>
            <w:sz w:val="20"/>
          </w:rPr>
          <w:t>https://doi.org/10.2134/jeq2007.0351</w:t>
        </w:r>
      </w:hyperlink>
      <w:r w:rsidRPr="006F7874">
        <w:rPr>
          <w:sz w:val="20"/>
        </w:rPr>
        <w:t xml:space="preserve"> </w:t>
      </w:r>
    </w:p>
    <w:p w14:paraId="675101EB" w14:textId="77777777" w:rsidR="00993B16" w:rsidRPr="006F7874" w:rsidRDefault="00993B16" w:rsidP="00993B16">
      <w:pPr>
        <w:pStyle w:val="CommentText"/>
        <w:ind w:left="284" w:hanging="284"/>
        <w:rPr>
          <w:rFonts w:cstheme="minorHAnsi"/>
          <w:color w:val="000000"/>
          <w:sz w:val="20"/>
        </w:rPr>
      </w:pPr>
      <w:r w:rsidRPr="006F7874">
        <w:rPr>
          <w:rFonts w:cstheme="minorHAnsi"/>
          <w:color w:val="000000"/>
          <w:sz w:val="20"/>
        </w:rPr>
        <w:lastRenderedPageBreak/>
        <w:t xml:space="preserve">Lorimor, J., Powers, W., Sutton, A. 2004. Manure Characteristics: Manure Management Systems Series. MWPS-18 Section 1. Second Edition. Available at: </w:t>
      </w:r>
      <w:hyperlink r:id="rId346" w:history="1">
        <w:r w:rsidRPr="006F7874">
          <w:rPr>
            <w:rStyle w:val="Hyperlink"/>
            <w:rFonts w:cstheme="minorHAnsi"/>
            <w:sz w:val="20"/>
          </w:rPr>
          <w:t>https://www.canr.msu.edu/uploads/files/ManureCharacteristicsMWPS-18_1.pdf</w:t>
        </w:r>
      </w:hyperlink>
    </w:p>
    <w:p w14:paraId="1AB7E19F" w14:textId="623A94B7" w:rsidR="00FB14EA" w:rsidRDefault="00F01FBF" w:rsidP="00F01FBF">
      <w:pPr>
        <w:ind w:left="284" w:hanging="284"/>
        <w:rPr>
          <w:rFonts w:cstheme="minorHAnsi"/>
          <w:sz w:val="20"/>
        </w:rPr>
      </w:pPr>
      <w:proofErr w:type="spellStart"/>
      <w:r w:rsidRPr="006F7874">
        <w:rPr>
          <w:rFonts w:cstheme="minorHAnsi"/>
          <w:sz w:val="20"/>
        </w:rPr>
        <w:t>Misselbrook</w:t>
      </w:r>
      <w:proofErr w:type="spellEnd"/>
      <w:r w:rsidRPr="006F7874">
        <w:rPr>
          <w:rFonts w:cstheme="minorHAnsi"/>
          <w:sz w:val="20"/>
        </w:rPr>
        <w:t>, T.H., Powell, J.M., Broderick, G.A., and Grabber, J.H., 2005. Dietary manipulation in dairy cattle: laboratory</w:t>
      </w:r>
      <w:r w:rsidRPr="00F01FBF">
        <w:rPr>
          <w:rFonts w:cstheme="minorHAnsi"/>
          <w:sz w:val="20"/>
        </w:rPr>
        <w:t xml:space="preserve"> experiments to assess the influence on ammonia emissions. J Dairy Sci. 88(5)</w:t>
      </w:r>
      <w:r>
        <w:rPr>
          <w:rFonts w:cstheme="minorHAnsi"/>
          <w:sz w:val="20"/>
        </w:rPr>
        <w:t xml:space="preserve">, </w:t>
      </w:r>
      <w:r w:rsidRPr="00F01FBF">
        <w:rPr>
          <w:rFonts w:cstheme="minorHAnsi"/>
          <w:sz w:val="20"/>
        </w:rPr>
        <w:t xml:space="preserve">1765-77. </w:t>
      </w:r>
      <w:hyperlink r:id="rId347" w:history="1">
        <w:r w:rsidRPr="00655151">
          <w:rPr>
            <w:rStyle w:val="Hyperlink"/>
            <w:rFonts w:cstheme="minorHAnsi"/>
            <w:sz w:val="20"/>
          </w:rPr>
          <w:t>https://doi.org/10.3168/jds.S0022-0302(05)72851-4</w:t>
        </w:r>
      </w:hyperlink>
      <w:r>
        <w:rPr>
          <w:rFonts w:cstheme="minorHAnsi"/>
          <w:sz w:val="20"/>
        </w:rPr>
        <w:t xml:space="preserve"> </w:t>
      </w:r>
    </w:p>
    <w:p w14:paraId="60F6FB7D" w14:textId="273AB47B" w:rsidR="00C77777" w:rsidRDefault="00C77777" w:rsidP="00F01FBF">
      <w:pPr>
        <w:ind w:left="284" w:hanging="284"/>
        <w:rPr>
          <w:lang w:val="en-US"/>
        </w:rPr>
      </w:pPr>
      <w:r>
        <w:rPr>
          <w:rFonts w:cstheme="minorHAnsi"/>
          <w:sz w:val="20"/>
        </w:rPr>
        <w:t xml:space="preserve">OMAFRA, 2015. Using separated manure solids for compost bedding. Factsheet 15-019. </w:t>
      </w:r>
      <w:proofErr w:type="spellStart"/>
      <w:r>
        <w:rPr>
          <w:rFonts w:cstheme="minorHAnsi"/>
          <w:sz w:val="20"/>
        </w:rPr>
        <w:t>Agdex</w:t>
      </w:r>
      <w:proofErr w:type="spellEnd"/>
      <w:r>
        <w:rPr>
          <w:rFonts w:cstheme="minorHAnsi"/>
          <w:sz w:val="20"/>
        </w:rPr>
        <w:t xml:space="preserve"> 410/721. </w:t>
      </w:r>
      <w:hyperlink r:id="rId348" w:anchor=":~:text=Composted%20bedding%20from%20drum%20composters&amp;text=Solids%20from%20liquid%20manure%20are,kill%20most%20of%20the%20pathogens" w:history="1">
        <w:r w:rsidRPr="00835BD9">
          <w:rPr>
            <w:rStyle w:val="Hyperlink"/>
            <w:rFonts w:cstheme="minorHAnsi"/>
            <w:sz w:val="20"/>
          </w:rPr>
          <w:t>https://www.ontario.ca/page/using-separated-manure-solids-compost-bedding#:~:text=Composted%20bedding%20from%20drum%20composters&amp;text=Solids%20from%20liquid%20manure%20are,kill%20most%20of%20the%20pathogens</w:t>
        </w:r>
      </w:hyperlink>
      <w:r w:rsidRPr="00C77777">
        <w:rPr>
          <w:rFonts w:cstheme="minorHAnsi"/>
          <w:sz w:val="20"/>
        </w:rPr>
        <w:t>.</w:t>
      </w:r>
      <w:r>
        <w:rPr>
          <w:rFonts w:cstheme="minorHAnsi"/>
          <w:sz w:val="20"/>
        </w:rPr>
        <w:t xml:space="preserve"> </w:t>
      </w:r>
    </w:p>
    <w:p w14:paraId="3A5C3310" w14:textId="77777777" w:rsidR="004E0DBC" w:rsidRPr="007E4F28" w:rsidRDefault="004E0DBC" w:rsidP="004E0DBC">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49" w:history="1">
        <w:r w:rsidRPr="007E4F28">
          <w:rPr>
            <w:rStyle w:val="Hyperlink"/>
            <w:sz w:val="20"/>
          </w:rPr>
          <w:t>https://doi.org/10.2527/jas.2013-6506</w:t>
        </w:r>
      </w:hyperlink>
      <w:r w:rsidRPr="007E4F28">
        <w:rPr>
          <w:sz w:val="20"/>
        </w:rPr>
        <w:t xml:space="preserve"> </w:t>
      </w:r>
    </w:p>
    <w:p w14:paraId="38AB38DE" w14:textId="1B578651" w:rsidR="00FB14EA" w:rsidRPr="00BC6F06" w:rsidRDefault="00FB14EA" w:rsidP="00FB14EA">
      <w:pPr>
        <w:rPr>
          <w:b/>
          <w:lang w:val="en-US"/>
        </w:rPr>
      </w:pPr>
      <w:r w:rsidRPr="00BC6F06">
        <w:rPr>
          <w:b/>
          <w:lang w:val="en-US"/>
        </w:rPr>
        <w:t>Table</w:t>
      </w:r>
      <w:r w:rsidR="003A771E">
        <w:rPr>
          <w:b/>
          <w:lang w:val="en-US"/>
        </w:rPr>
        <w:t>s</w:t>
      </w:r>
      <w:r w:rsidRPr="00BC6F06">
        <w:rPr>
          <w:b/>
          <w:lang w:val="en-US"/>
        </w:rPr>
        <w:t xml:space="preserve"> </w:t>
      </w:r>
      <w:r w:rsidR="00027461" w:rsidRPr="00BC6F06">
        <w:rPr>
          <w:b/>
          <w:lang w:val="en-US"/>
        </w:rPr>
        <w:t>3</w:t>
      </w:r>
      <w:r w:rsidR="00027461">
        <w:rPr>
          <w:b/>
          <w:lang w:val="en-US"/>
        </w:rPr>
        <w:t>1</w:t>
      </w:r>
      <w:r w:rsidR="003B78B8">
        <w:rPr>
          <w:b/>
          <w:lang w:val="en-US"/>
        </w:rPr>
        <w:t xml:space="preserve"> &amp;</w:t>
      </w:r>
      <w:r w:rsidR="007E4F28">
        <w:rPr>
          <w:b/>
          <w:lang w:val="en-US"/>
        </w:rPr>
        <w:t xml:space="preserve"> </w:t>
      </w:r>
      <w:r w:rsidR="00027461">
        <w:rPr>
          <w:b/>
          <w:lang w:val="en-US"/>
        </w:rPr>
        <w:t>32</w:t>
      </w:r>
    </w:p>
    <w:p w14:paraId="602DEED4" w14:textId="6596FF2B" w:rsidR="007E4F28" w:rsidRDefault="007E4F28" w:rsidP="007E4F28">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4995A517" w14:textId="2E0FA326" w:rsidR="00C44237" w:rsidRPr="00C44237" w:rsidRDefault="00C44237" w:rsidP="00C44237">
      <w:pPr>
        <w:rPr>
          <w:b/>
          <w:lang w:val="fr-CA"/>
        </w:rPr>
      </w:pPr>
      <w:r w:rsidRPr="00C44237">
        <w:rPr>
          <w:b/>
          <w:lang w:val="fr-CA"/>
        </w:rPr>
        <w:t>Table 3</w:t>
      </w:r>
      <w:r>
        <w:rPr>
          <w:b/>
          <w:lang w:val="fr-CA"/>
        </w:rPr>
        <w:t>3</w:t>
      </w:r>
    </w:p>
    <w:p w14:paraId="504731AE" w14:textId="75CC0342" w:rsidR="00C44237" w:rsidRPr="00C44237" w:rsidRDefault="00C44237" w:rsidP="007E4F28">
      <w:pPr>
        <w:ind w:left="284" w:hanging="284"/>
        <w:rPr>
          <w:iCs/>
          <w:sz w:val="20"/>
          <w:lang w:val="fr-CA"/>
        </w:rPr>
      </w:pPr>
      <w:r w:rsidRPr="00C44237">
        <w:rPr>
          <w:iCs/>
          <w:sz w:val="20"/>
          <w:lang w:val="fr-CA"/>
        </w:rPr>
        <w:t>Beaulieu, D. P</w:t>
      </w:r>
      <w:r>
        <w:rPr>
          <w:iCs/>
          <w:sz w:val="20"/>
          <w:lang w:val="fr-CA"/>
        </w:rPr>
        <w:t xml:space="preserve">ers. </w:t>
      </w:r>
      <w:proofErr w:type="spellStart"/>
      <w:r>
        <w:rPr>
          <w:iCs/>
          <w:sz w:val="20"/>
          <w:lang w:val="fr-CA"/>
        </w:rPr>
        <w:t>Comm</w:t>
      </w:r>
      <w:proofErr w:type="spellEnd"/>
      <w:r>
        <w:rPr>
          <w:iCs/>
          <w:sz w:val="20"/>
          <w:lang w:val="fr-CA"/>
        </w:rPr>
        <w:t>.</w:t>
      </w:r>
    </w:p>
    <w:p w14:paraId="5DE4FC94" w14:textId="495A5EEA" w:rsidR="00FB14EA" w:rsidRPr="002A2F20" w:rsidRDefault="00FB14EA" w:rsidP="00FB14EA">
      <w:pPr>
        <w:rPr>
          <w:b/>
          <w:lang w:val="en-US"/>
        </w:rPr>
      </w:pPr>
      <w:r w:rsidRPr="002A2F20">
        <w:rPr>
          <w:b/>
          <w:lang w:val="en-US"/>
        </w:rPr>
        <w:t xml:space="preserve">Table </w:t>
      </w:r>
      <w:r w:rsidR="00027461" w:rsidRPr="002A2F20">
        <w:rPr>
          <w:b/>
          <w:lang w:val="en-US"/>
        </w:rPr>
        <w:t>34</w:t>
      </w:r>
    </w:p>
    <w:p w14:paraId="0FD70EAF" w14:textId="30049975" w:rsidR="00E738B4" w:rsidRPr="00D5649B" w:rsidRDefault="00E738B4" w:rsidP="00E738B4">
      <w:pPr>
        <w:ind w:left="284" w:hanging="284"/>
        <w:rPr>
          <w:rFonts w:cstheme="minorHAnsi"/>
          <w:sz w:val="20"/>
        </w:rPr>
      </w:pPr>
      <w:r>
        <w:rPr>
          <w:rFonts w:cstheme="minorHAnsi"/>
          <w:sz w:val="20"/>
        </w:rPr>
        <w:t>ECCC</w:t>
      </w:r>
      <w:r w:rsidR="0034656F">
        <w:rPr>
          <w:rFonts w:cstheme="minorHAnsi"/>
          <w:sz w:val="20"/>
        </w:rPr>
        <w:t>,</w:t>
      </w:r>
      <w:r w:rsidRPr="00D5649B">
        <w:rPr>
          <w:rFonts w:cstheme="minorHAnsi"/>
          <w:sz w:val="20"/>
        </w:rPr>
        <w:t xml:space="preserve"> 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50" w:history="1">
        <w:r w:rsidR="00BA63DA" w:rsidRPr="00C0497A">
          <w:rPr>
            <w:rStyle w:val="Hyperlink"/>
            <w:sz w:val="20"/>
          </w:rPr>
          <w:t>https://publications.gc.ca/site/eng/9.506002/publication.html</w:t>
        </w:r>
      </w:hyperlink>
    </w:p>
    <w:p w14:paraId="31672F3A" w14:textId="0AA25B63"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1" w:history="1">
        <w:r w:rsidRPr="007E4F28">
          <w:rPr>
            <w:rStyle w:val="Hyperlink"/>
            <w:rFonts w:cstheme="minorHAnsi"/>
            <w:sz w:val="20"/>
          </w:rPr>
          <w:t>https://www.ipcc.ch/report/2019-refinement-to-the-2006-ipcc-guidelines-for-national-greenhouse-gas-inventories/</w:t>
        </w:r>
      </w:hyperlink>
    </w:p>
    <w:p w14:paraId="7EE21F2C" w14:textId="55FC0AF3"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52" w:history="1">
        <w:r w:rsidRPr="00655151">
          <w:rPr>
            <w:rStyle w:val="Hyperlink"/>
            <w:sz w:val="20"/>
          </w:rPr>
          <w:t>https://doi.org/10.1016/j.jclepro.2017.03.050</w:t>
        </w:r>
      </w:hyperlink>
      <w:r>
        <w:rPr>
          <w:sz w:val="20"/>
        </w:rPr>
        <w:t xml:space="preserve"> </w:t>
      </w:r>
      <w:r w:rsidRPr="00922EF4">
        <w:rPr>
          <w:sz w:val="20"/>
        </w:rPr>
        <w:t xml:space="preserve"> </w:t>
      </w:r>
    </w:p>
    <w:p w14:paraId="5F8C9A33" w14:textId="24AD0947" w:rsidR="00FB14EA" w:rsidRPr="00BC6F06" w:rsidRDefault="00FB14EA" w:rsidP="00FB14EA">
      <w:pPr>
        <w:rPr>
          <w:b/>
          <w:lang w:val="en-US"/>
        </w:rPr>
      </w:pPr>
      <w:r w:rsidRPr="00BC6F06">
        <w:rPr>
          <w:b/>
          <w:lang w:val="en-US"/>
        </w:rPr>
        <w:t xml:space="preserve">Table </w:t>
      </w:r>
      <w:r w:rsidR="00027461" w:rsidRPr="00BC6F06">
        <w:rPr>
          <w:b/>
          <w:lang w:val="en-US"/>
        </w:rPr>
        <w:t>3</w:t>
      </w:r>
      <w:r w:rsidR="00027461">
        <w:rPr>
          <w:b/>
          <w:lang w:val="en-US"/>
        </w:rPr>
        <w:t>5</w:t>
      </w:r>
    </w:p>
    <w:p w14:paraId="50E5ADE6" w14:textId="1D49B898"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3" w:history="1">
        <w:r w:rsidRPr="007E4F28">
          <w:rPr>
            <w:rStyle w:val="Hyperlink"/>
            <w:rFonts w:cstheme="minorHAnsi"/>
            <w:sz w:val="20"/>
          </w:rPr>
          <w:t>https://www.ipcc.ch/report/2019-refinement-to-the-2006-ipcc-guidelines-for-national-greenhouse-gas-inventories/</w:t>
        </w:r>
      </w:hyperlink>
    </w:p>
    <w:p w14:paraId="3703E48D" w14:textId="71728AB8" w:rsidR="00FB14EA" w:rsidRPr="00BC6F06" w:rsidRDefault="00FB14EA" w:rsidP="00FB14EA">
      <w:pPr>
        <w:rPr>
          <w:b/>
          <w:lang w:val="en-US"/>
        </w:rPr>
      </w:pPr>
      <w:r w:rsidRPr="00BC6F06">
        <w:rPr>
          <w:b/>
          <w:lang w:val="en-US"/>
        </w:rPr>
        <w:t xml:space="preserve">Table </w:t>
      </w:r>
      <w:r w:rsidR="00027461">
        <w:rPr>
          <w:b/>
          <w:lang w:val="en-US"/>
        </w:rPr>
        <w:t>36</w:t>
      </w:r>
    </w:p>
    <w:p w14:paraId="10EA14D2" w14:textId="3404E1E3"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54" w:history="1">
        <w:r w:rsidR="00BA63DA" w:rsidRPr="00C0497A">
          <w:rPr>
            <w:rStyle w:val="Hyperlink"/>
            <w:sz w:val="20"/>
          </w:rPr>
          <w:t>https://publications.gc.ca/site/eng/9.506002/publication.html</w:t>
        </w:r>
      </w:hyperlink>
    </w:p>
    <w:p w14:paraId="1F2FF0E9"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5" w:history="1">
        <w:r w:rsidRPr="007E4F28">
          <w:rPr>
            <w:rStyle w:val="Hyperlink"/>
            <w:rFonts w:cstheme="minorHAnsi"/>
            <w:sz w:val="20"/>
          </w:rPr>
          <w:t>https://www.ipcc.ch/report/2019-refinement-to-the-2006-ipcc-guidelines-for-national-greenhouse-gas-inventories/</w:t>
        </w:r>
      </w:hyperlink>
    </w:p>
    <w:p w14:paraId="0387376D" w14:textId="1C04E927" w:rsidR="00FB14EA" w:rsidRPr="00BC6F06" w:rsidRDefault="00FB14EA" w:rsidP="00FB14EA">
      <w:pPr>
        <w:rPr>
          <w:b/>
          <w:lang w:val="en-US"/>
        </w:rPr>
      </w:pPr>
      <w:r w:rsidRPr="00BC6F06">
        <w:rPr>
          <w:b/>
          <w:lang w:val="en-US"/>
        </w:rPr>
        <w:t xml:space="preserve">Table </w:t>
      </w:r>
      <w:r w:rsidR="00027461">
        <w:rPr>
          <w:b/>
          <w:lang w:val="en-US"/>
        </w:rPr>
        <w:t>37</w:t>
      </w:r>
    </w:p>
    <w:p w14:paraId="60D03393" w14:textId="03713F69" w:rsidR="007E4F28" w:rsidRPr="007E4F28" w:rsidRDefault="007E4F28" w:rsidP="007E4F28">
      <w:pPr>
        <w:ind w:left="284" w:hanging="284"/>
        <w:rPr>
          <w:sz w:val="20"/>
        </w:rPr>
      </w:pPr>
      <w:r w:rsidRPr="007E4F28">
        <w:rPr>
          <w:rStyle w:val="markedcontent"/>
          <w:rFonts w:cstheme="minorHAnsi"/>
          <w:sz w:val="20"/>
        </w:rPr>
        <w:lastRenderedPageBreak/>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6" w:history="1">
        <w:r w:rsidRPr="007E4F28">
          <w:rPr>
            <w:rStyle w:val="Hyperlink"/>
            <w:rFonts w:cstheme="minorHAnsi"/>
            <w:sz w:val="20"/>
          </w:rPr>
          <w:t>https://www.ipcc.ch/report/2019-refinement-to-the-2006-ipcc-guidelines-for-national-greenhouse-gas-inventories/</w:t>
        </w:r>
      </w:hyperlink>
    </w:p>
    <w:p w14:paraId="63783870" w14:textId="7AE80BE2" w:rsidR="00FB14EA" w:rsidRPr="00BC6F06" w:rsidRDefault="00FB14EA" w:rsidP="00FB14EA">
      <w:pPr>
        <w:rPr>
          <w:b/>
          <w:lang w:val="en-US"/>
        </w:rPr>
      </w:pPr>
      <w:r w:rsidRPr="00BC6F06">
        <w:rPr>
          <w:b/>
          <w:lang w:val="en-US"/>
        </w:rPr>
        <w:t xml:space="preserve">Table </w:t>
      </w:r>
      <w:r w:rsidR="00027461">
        <w:rPr>
          <w:b/>
          <w:lang w:val="en-US"/>
        </w:rPr>
        <w:t>38</w:t>
      </w:r>
    </w:p>
    <w:p w14:paraId="78A1ABFD" w14:textId="409795EC"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57" w:history="1">
        <w:r w:rsidR="00BA63DA" w:rsidRPr="00C0497A">
          <w:rPr>
            <w:rStyle w:val="Hyperlink"/>
            <w:sz w:val="20"/>
          </w:rPr>
          <w:t>https://publications.gc.ca/site/eng/9.506002/publication.html</w:t>
        </w:r>
      </w:hyperlink>
    </w:p>
    <w:p w14:paraId="3751FC10" w14:textId="2112180E" w:rsidR="00922EF4" w:rsidRDefault="00922EF4" w:rsidP="00922EF4">
      <w:pPr>
        <w:ind w:left="284" w:hanging="284"/>
        <w:rPr>
          <w:sz w:val="20"/>
        </w:rPr>
      </w:pPr>
      <w:r w:rsidRPr="00922EF4">
        <w:rPr>
          <w:sz w:val="20"/>
        </w:rPr>
        <w:t xml:space="preserve">FAO, 2002. FAO Animal Production and Health Paper – 154. Food and Agriculture Organization of the United Nations, Rome, Italy. </w:t>
      </w:r>
      <w:hyperlink r:id="rId358"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3376CACF"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9" w:history="1">
        <w:r w:rsidRPr="007E4F28">
          <w:rPr>
            <w:rStyle w:val="Hyperlink"/>
            <w:rFonts w:cstheme="minorHAnsi"/>
            <w:sz w:val="20"/>
          </w:rPr>
          <w:t>https://www.ipcc.ch/report/2019-refinement-to-the-2006-ipcc-guidelines-for-national-greenhouse-gas-inventories/</w:t>
        </w:r>
      </w:hyperlink>
    </w:p>
    <w:p w14:paraId="066A09B8" w14:textId="605E20AD" w:rsidR="00FB14EA" w:rsidRPr="002A2F20" w:rsidRDefault="00FB14EA" w:rsidP="00FB14EA">
      <w:pPr>
        <w:rPr>
          <w:b/>
          <w:lang w:val="fr-CA"/>
        </w:rPr>
      </w:pPr>
      <w:r w:rsidRPr="002A2F20">
        <w:rPr>
          <w:b/>
          <w:lang w:val="fr-CA"/>
        </w:rPr>
        <w:t xml:space="preserve">Table </w:t>
      </w:r>
      <w:r w:rsidR="00027461" w:rsidRPr="002A2F20">
        <w:rPr>
          <w:b/>
          <w:lang w:val="fr-CA"/>
        </w:rPr>
        <w:t>39</w:t>
      </w:r>
    </w:p>
    <w:p w14:paraId="3704436B" w14:textId="5ADE8C35" w:rsidR="00FA170B" w:rsidRPr="002A2F20" w:rsidRDefault="00173113" w:rsidP="00FA170B">
      <w:pPr>
        <w:ind w:left="284" w:hanging="284"/>
        <w:rPr>
          <w:iCs/>
          <w:sz w:val="20"/>
          <w:lang w:val="fr-CA"/>
        </w:rPr>
      </w:pPr>
      <w:r w:rsidRPr="002A2F20">
        <w:rPr>
          <w:iCs/>
          <w:sz w:val="20"/>
          <w:lang w:val="fr-CA"/>
        </w:rPr>
        <w:t xml:space="preserve">Beaulieu, D. Pers. </w:t>
      </w:r>
      <w:proofErr w:type="spellStart"/>
      <w:r w:rsidRPr="002A2F20">
        <w:rPr>
          <w:iCs/>
          <w:sz w:val="20"/>
          <w:lang w:val="fr-CA"/>
        </w:rPr>
        <w:t>Comm</w:t>
      </w:r>
      <w:proofErr w:type="spellEnd"/>
      <w:r w:rsidRPr="002A2F20">
        <w:rPr>
          <w:iCs/>
          <w:sz w:val="20"/>
          <w:lang w:val="fr-CA"/>
        </w:rPr>
        <w:t>.</w:t>
      </w:r>
    </w:p>
    <w:p w14:paraId="7957094D" w14:textId="161877FF" w:rsidR="00FB14EA" w:rsidRPr="00BC6F06" w:rsidRDefault="00FB14EA" w:rsidP="00FB14EA">
      <w:pPr>
        <w:rPr>
          <w:b/>
          <w:lang w:val="en-US"/>
        </w:rPr>
      </w:pPr>
      <w:r w:rsidRPr="00BC6F06">
        <w:rPr>
          <w:b/>
          <w:lang w:val="en-US"/>
        </w:rPr>
        <w:t xml:space="preserve">Table </w:t>
      </w:r>
      <w:r>
        <w:rPr>
          <w:b/>
          <w:lang w:val="en-US"/>
        </w:rPr>
        <w:t>4</w:t>
      </w:r>
      <w:r w:rsidR="00027461">
        <w:rPr>
          <w:b/>
          <w:lang w:val="en-US"/>
        </w:rPr>
        <w:t>0</w:t>
      </w:r>
    </w:p>
    <w:p w14:paraId="3F7A6843" w14:textId="43C041BC"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60" w:history="1">
        <w:r w:rsidRPr="007E4F28">
          <w:rPr>
            <w:rStyle w:val="Hyperlink"/>
            <w:rFonts w:cstheme="minorHAnsi"/>
            <w:sz w:val="20"/>
          </w:rPr>
          <w:t>https://www.ipcc.ch/report/2019-refinement-to-the-2006-ipcc-guidelines-for-national-greenhouse-gas-inventories/</w:t>
        </w:r>
      </w:hyperlink>
    </w:p>
    <w:p w14:paraId="56144BF4" w14:textId="41A6A9CE" w:rsidR="00FB14EA" w:rsidRPr="00BC6F06" w:rsidRDefault="00FB14EA" w:rsidP="00FB14EA">
      <w:pPr>
        <w:rPr>
          <w:b/>
          <w:lang w:val="en-US"/>
        </w:rPr>
      </w:pPr>
      <w:r w:rsidRPr="00BC6F06">
        <w:rPr>
          <w:b/>
          <w:lang w:val="en-US"/>
        </w:rPr>
        <w:t xml:space="preserve">Table </w:t>
      </w:r>
      <w:r w:rsidR="00027461">
        <w:rPr>
          <w:b/>
          <w:lang w:val="en-US"/>
        </w:rPr>
        <w:t>41</w:t>
      </w:r>
    </w:p>
    <w:p w14:paraId="57C057DF" w14:textId="77777777" w:rsidR="00E738B4" w:rsidRPr="00D5649B" w:rsidRDefault="00E738B4" w:rsidP="00E738B4">
      <w:pPr>
        <w:tabs>
          <w:tab w:val="clear" w:pos="2880"/>
          <w:tab w:val="clear" w:pos="9360"/>
        </w:tabs>
        <w:ind w:left="284" w:hanging="284"/>
        <w:rPr>
          <w:sz w:val="20"/>
        </w:rPr>
      </w:pPr>
      <w:r w:rsidRPr="00D5649B">
        <w:rPr>
          <w:sz w:val="20"/>
        </w:rPr>
        <w:t>Farm and Food Care Ontario, 2016. Facts and Figures about Canadian Hens and Eggs.</w:t>
      </w:r>
      <w:r>
        <w:rPr>
          <w:sz w:val="20"/>
        </w:rPr>
        <w:t xml:space="preserve"> </w:t>
      </w:r>
      <w:hyperlink r:id="rId361" w:history="1">
        <w:r w:rsidRPr="00655151">
          <w:rPr>
            <w:rStyle w:val="Hyperlink"/>
            <w:sz w:val="20"/>
          </w:rPr>
          <w:t>https://www.farmfoodcareon.org/wp-content/uploads/2017/05/Hen-and-Egg-fact-sheet-2016final.pdf</w:t>
        </w:r>
      </w:hyperlink>
      <w:r>
        <w:rPr>
          <w:sz w:val="20"/>
        </w:rPr>
        <w:t xml:space="preserve"> </w:t>
      </w:r>
    </w:p>
    <w:p w14:paraId="6EAB1D53" w14:textId="77777777" w:rsidR="00E738B4" w:rsidRDefault="00E738B4" w:rsidP="00E738B4">
      <w:pPr>
        <w:rPr>
          <w:sz w:val="20"/>
        </w:rPr>
      </w:pPr>
      <w:r w:rsidRPr="00D5649B">
        <w:rPr>
          <w:sz w:val="20"/>
        </w:rPr>
        <w:t>Let’s Talk Chicken (</w:t>
      </w:r>
      <w:hyperlink r:id="rId362" w:history="1">
        <w:r w:rsidRPr="00D5649B">
          <w:rPr>
            <w:rStyle w:val="Hyperlink"/>
            <w:sz w:val="20"/>
          </w:rPr>
          <w:t>https://letstalkchicken.ca/farm-to-table/chicken-farm/</w:t>
        </w:r>
      </w:hyperlink>
      <w:r w:rsidRPr="00D5649B">
        <w:rPr>
          <w:sz w:val="20"/>
        </w:rPr>
        <w:t>)</w:t>
      </w:r>
    </w:p>
    <w:p w14:paraId="17C2AD2D" w14:textId="77777777" w:rsidR="00E738B4" w:rsidRPr="00D5649B" w:rsidRDefault="00E738B4" w:rsidP="00E738B4">
      <w:pPr>
        <w:tabs>
          <w:tab w:val="left" w:pos="1440"/>
          <w:tab w:val="right" w:pos="8640"/>
        </w:tabs>
        <w:ind w:left="284" w:hanging="284"/>
        <w:rPr>
          <w:color w:val="000000"/>
          <w:sz w:val="20"/>
        </w:rPr>
      </w:pPr>
      <w:r w:rsidRPr="00D5649B">
        <w:rPr>
          <w:color w:val="000000"/>
          <w:sz w:val="20"/>
        </w:rPr>
        <w:t xml:space="preserve">New-Life Mills, 2016. Pullet and Layer Management Guide: A Complete Guide to Profitable </w:t>
      </w:r>
      <w:proofErr w:type="spellStart"/>
      <w:r w:rsidRPr="00D5649B">
        <w:rPr>
          <w:color w:val="000000"/>
          <w:sz w:val="20"/>
        </w:rPr>
        <w:t>Performance.Newlands</w:t>
      </w:r>
      <w:proofErr w:type="spellEnd"/>
      <w:r w:rsidRPr="00D5649B">
        <w:rPr>
          <w:color w:val="000000"/>
          <w:sz w:val="20"/>
        </w:rPr>
        <w:t xml:space="preserve">, N.K., Davidson, A., Howard, A., and Hill, H., 2011. Validation and inter-comparison of three methodologies for interpolating daily precipitation and temperature across Canada. </w:t>
      </w:r>
      <w:proofErr w:type="spellStart"/>
      <w:r w:rsidRPr="00D5649B">
        <w:rPr>
          <w:color w:val="000000"/>
          <w:sz w:val="20"/>
        </w:rPr>
        <w:t>Environmetrics</w:t>
      </w:r>
      <w:proofErr w:type="spellEnd"/>
      <w:r w:rsidRPr="00D5649B">
        <w:rPr>
          <w:color w:val="000000"/>
          <w:sz w:val="20"/>
        </w:rPr>
        <w:t xml:space="preserve"> 22 (2), 205-223. </w:t>
      </w:r>
      <w:hyperlink r:id="rId363" w:history="1">
        <w:r w:rsidRPr="00D5649B">
          <w:rPr>
            <w:rStyle w:val="Hyperlink"/>
            <w:sz w:val="20"/>
          </w:rPr>
          <w:t>https://doi.org/10.1002/env.1044</w:t>
        </w:r>
      </w:hyperlink>
    </w:p>
    <w:p w14:paraId="59169367" w14:textId="77777777"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64" w:history="1">
        <w:r w:rsidRPr="00655151">
          <w:rPr>
            <w:rStyle w:val="Hyperlink"/>
            <w:sz w:val="20"/>
          </w:rPr>
          <w:t>https://doi.org/10.1016/j.jclepro.2017.03.050</w:t>
        </w:r>
      </w:hyperlink>
      <w:r>
        <w:rPr>
          <w:sz w:val="20"/>
        </w:rPr>
        <w:t xml:space="preserve"> </w:t>
      </w:r>
      <w:r w:rsidRPr="00922EF4">
        <w:rPr>
          <w:sz w:val="20"/>
        </w:rPr>
        <w:t xml:space="preserve"> </w:t>
      </w:r>
    </w:p>
    <w:p w14:paraId="073F5785" w14:textId="6BEFC722" w:rsidR="001E1CFC" w:rsidRPr="001E1CFC" w:rsidRDefault="001E1CFC" w:rsidP="001E1CFC">
      <w:pPr>
        <w:tabs>
          <w:tab w:val="left" w:pos="1440"/>
          <w:tab w:val="right" w:pos="8640"/>
        </w:tabs>
        <w:ind w:left="284" w:hanging="284"/>
        <w:rPr>
          <w:sz w:val="20"/>
          <w:highlight w:val="yellow"/>
        </w:rPr>
      </w:pPr>
      <w:r w:rsidRPr="001E1CFC">
        <w:rPr>
          <w:sz w:val="20"/>
        </w:rPr>
        <w:t xml:space="preserve">Sheppard, S.C., Bittman, S., Beaulieu, M., </w:t>
      </w:r>
      <w:r>
        <w:rPr>
          <w:sz w:val="20"/>
        </w:rPr>
        <w:t xml:space="preserve">and </w:t>
      </w:r>
      <w:r w:rsidRPr="001E1CFC">
        <w:rPr>
          <w:sz w:val="20"/>
        </w:rPr>
        <w:t>Sheppard, M.I., 2009a. Ecoregion and farm-size differences in feed and manure nitrogen management: 1. Survey methods and results for poultry. Canadian Journal of Animal Science 89: 1-19. https://doi.org/10.4141/CJAS08054.</w:t>
      </w:r>
    </w:p>
    <w:p w14:paraId="32475CE4" w14:textId="31CD1BE1" w:rsidR="00FB14EA" w:rsidRPr="00BC6F06" w:rsidRDefault="00FB14EA" w:rsidP="00FB14EA">
      <w:pPr>
        <w:rPr>
          <w:b/>
          <w:lang w:val="en-US"/>
        </w:rPr>
      </w:pPr>
      <w:r w:rsidRPr="00BC6F06">
        <w:rPr>
          <w:b/>
          <w:lang w:val="en-US"/>
        </w:rPr>
        <w:t xml:space="preserve">Table </w:t>
      </w:r>
      <w:r w:rsidR="00027461">
        <w:rPr>
          <w:b/>
          <w:lang w:val="en-US"/>
        </w:rPr>
        <w:t>42</w:t>
      </w:r>
    </w:p>
    <w:p w14:paraId="6E0B6F60" w14:textId="6F3D4C6A" w:rsidR="009F0AC8" w:rsidRPr="00D5649B" w:rsidRDefault="009F0AC8" w:rsidP="009F0AC8">
      <w:pPr>
        <w:ind w:left="284" w:hanging="284"/>
        <w:rPr>
          <w:rFonts w:cstheme="minorHAnsi"/>
          <w:sz w:val="20"/>
        </w:rPr>
      </w:pPr>
      <w:r>
        <w:rPr>
          <w:rFonts w:cstheme="minorHAnsi"/>
          <w:sz w:val="20"/>
        </w:rPr>
        <w:t>ECCC</w:t>
      </w:r>
      <w:r w:rsidR="007320D7">
        <w:rPr>
          <w:rFonts w:cstheme="minorHAnsi"/>
          <w:sz w:val="20"/>
        </w:rPr>
        <w:t xml:space="preserve">, </w:t>
      </w:r>
      <w:r w:rsidRPr="00D5649B">
        <w:rPr>
          <w:rFonts w:cstheme="minorHAnsi"/>
          <w:sz w:val="20"/>
        </w:rPr>
        <w:t>2022</w:t>
      </w:r>
      <w:r w:rsidR="007320D7">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65" w:history="1">
        <w:r w:rsidR="00BA63DA" w:rsidRPr="00C0497A">
          <w:rPr>
            <w:rStyle w:val="Hyperlink"/>
            <w:sz w:val="20"/>
          </w:rPr>
          <w:t>https://publications.gc.ca/site/eng/9.506002/publication.html</w:t>
        </w:r>
      </w:hyperlink>
      <w:r w:rsidRPr="00D5649B">
        <w:rPr>
          <w:rFonts w:cstheme="minorHAnsi"/>
          <w:sz w:val="20"/>
        </w:rPr>
        <w:t xml:space="preserve"> </w:t>
      </w:r>
    </w:p>
    <w:p w14:paraId="7B39650A" w14:textId="77777777" w:rsidR="002A2F20" w:rsidRDefault="002A2F20" w:rsidP="002A2F20">
      <w:pPr>
        <w:ind w:left="284" w:hanging="284"/>
        <w:rPr>
          <w:sz w:val="20"/>
        </w:rPr>
      </w:pPr>
      <w:r w:rsidRPr="00922EF4">
        <w:rPr>
          <w:sz w:val="20"/>
        </w:rPr>
        <w:t xml:space="preserve">FAO, 2002. FAO Animal Production and Health Paper – 154. Food and Agriculture Organization of the United Nations, Rome, Italy. </w:t>
      </w:r>
      <w:hyperlink r:id="rId366"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12754E8E" w14:textId="4EF628ED" w:rsidR="007E4F28" w:rsidRPr="007E4F28" w:rsidRDefault="007E4F28" w:rsidP="007E4F28">
      <w:pPr>
        <w:ind w:left="284" w:hanging="284"/>
        <w:rPr>
          <w:sz w:val="20"/>
        </w:rPr>
      </w:pPr>
      <w:r w:rsidRPr="007E4F28">
        <w:rPr>
          <w:rStyle w:val="markedcontent"/>
          <w:rFonts w:cstheme="minorHAnsi"/>
          <w:sz w:val="20"/>
        </w:rPr>
        <w:t>IPCC</w:t>
      </w:r>
      <w:r w:rsidR="007320D7">
        <w:rPr>
          <w:rStyle w:val="markedcontent"/>
          <w:rFonts w:cstheme="minorHAnsi"/>
          <w:sz w:val="20"/>
        </w:rPr>
        <w:t xml:space="preserve">, </w:t>
      </w:r>
      <w:r w:rsidRPr="007E4F28">
        <w:rPr>
          <w:rStyle w:val="markedcontent"/>
          <w:rFonts w:cstheme="minorHAnsi"/>
          <w:sz w:val="20"/>
        </w:rPr>
        <w:t>2019</w:t>
      </w:r>
      <w:r w:rsidR="007320D7">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w:t>
      </w:r>
      <w:r w:rsidRPr="007E4F28">
        <w:rPr>
          <w:rStyle w:val="markedcontent"/>
          <w:rFonts w:cstheme="minorHAnsi"/>
          <w:sz w:val="20"/>
        </w:rPr>
        <w:lastRenderedPageBreak/>
        <w:t xml:space="preserve">(eds). Published: IPCC, Switzerland. </w:t>
      </w:r>
      <w:r w:rsidRPr="007E4F28">
        <w:rPr>
          <w:rFonts w:cstheme="minorHAnsi"/>
          <w:sz w:val="20"/>
        </w:rPr>
        <w:t xml:space="preserve">Available at: </w:t>
      </w:r>
      <w:hyperlink r:id="rId367" w:history="1">
        <w:r w:rsidRPr="007E4F28">
          <w:rPr>
            <w:rStyle w:val="Hyperlink"/>
            <w:rFonts w:cstheme="minorHAnsi"/>
            <w:sz w:val="20"/>
          </w:rPr>
          <w:t>https://www.ipcc.ch/report/2019-refinement-to-the-2006-ipcc-guidelines-for-national-greenhouse-gas-inventories/</w:t>
        </w:r>
      </w:hyperlink>
    </w:p>
    <w:p w14:paraId="5382C139" w14:textId="690B3468" w:rsidR="00FB14EA" w:rsidRPr="00BC6F06" w:rsidRDefault="00FB14EA" w:rsidP="00FB14EA">
      <w:pPr>
        <w:rPr>
          <w:b/>
          <w:lang w:val="en-US"/>
        </w:rPr>
      </w:pPr>
      <w:r w:rsidRPr="00BC6F06">
        <w:rPr>
          <w:b/>
          <w:lang w:val="en-US"/>
        </w:rPr>
        <w:t xml:space="preserve">Table </w:t>
      </w:r>
      <w:r w:rsidR="00027461">
        <w:rPr>
          <w:b/>
          <w:lang w:val="en-US"/>
        </w:rPr>
        <w:t>43</w:t>
      </w:r>
    </w:p>
    <w:p w14:paraId="0B99284C"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r w:rsidR="00000000">
        <w:fldChar w:fldCharType="begin"/>
      </w:r>
      <w:r w:rsidR="00000000">
        <w:instrText>HYPERLINK "https://doi.org/10.1016/j.atmosenv.2014.04.037"</w:instrText>
      </w:r>
      <w:r w:rsidR="00000000">
        <w:fldChar w:fldCharType="separate"/>
      </w:r>
      <w:r w:rsidRPr="007E4F28">
        <w:rPr>
          <w:rStyle w:val="Hyperlink"/>
          <w:sz w:val="20"/>
          <w:lang w:val="de-DE"/>
        </w:rPr>
        <w:t>https://doi.org/10.1016/j.atmosenv.2014.04.037</w:t>
      </w:r>
      <w:r w:rsidR="00000000">
        <w:rPr>
          <w:rStyle w:val="Hyperlink"/>
          <w:sz w:val="20"/>
          <w:lang w:val="de-DE"/>
        </w:rPr>
        <w:fldChar w:fldCharType="end"/>
      </w:r>
      <w:r w:rsidRPr="007E4F28">
        <w:rPr>
          <w:sz w:val="20"/>
          <w:lang w:val="de-DE"/>
        </w:rPr>
        <w:t xml:space="preserve"> </w:t>
      </w:r>
    </w:p>
    <w:p w14:paraId="0DAB986B"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68" w:history="1">
        <w:r w:rsidRPr="007E4F28">
          <w:rPr>
            <w:rStyle w:val="Hyperlink"/>
            <w:sz w:val="20"/>
          </w:rPr>
          <w:t>https://doi.org/10.1016/j.atmosenv.2015.11.030</w:t>
        </w:r>
      </w:hyperlink>
    </w:p>
    <w:p w14:paraId="70375C37" w14:textId="6DE67A95" w:rsidR="00FB14EA" w:rsidRPr="00BC6F06" w:rsidRDefault="00FB14EA" w:rsidP="00FB14EA">
      <w:pPr>
        <w:rPr>
          <w:b/>
          <w:lang w:val="en-US"/>
        </w:rPr>
      </w:pPr>
      <w:r w:rsidRPr="00BC6F06">
        <w:rPr>
          <w:b/>
          <w:lang w:val="en-US"/>
        </w:rPr>
        <w:t xml:space="preserve">Table </w:t>
      </w:r>
      <w:r w:rsidR="00027461">
        <w:rPr>
          <w:b/>
          <w:lang w:val="en-US"/>
        </w:rPr>
        <w:t>44</w:t>
      </w:r>
    </w:p>
    <w:p w14:paraId="7E85D495"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r w:rsidR="00000000">
        <w:fldChar w:fldCharType="begin"/>
      </w:r>
      <w:r w:rsidR="00000000">
        <w:instrText>HYPERLINK "https://doi.org/10.1016/j.atmosenv.2014.04.037"</w:instrText>
      </w:r>
      <w:r w:rsidR="00000000">
        <w:fldChar w:fldCharType="separate"/>
      </w:r>
      <w:r w:rsidRPr="007E4F28">
        <w:rPr>
          <w:rStyle w:val="Hyperlink"/>
          <w:sz w:val="20"/>
          <w:lang w:val="de-DE"/>
        </w:rPr>
        <w:t>https://doi.org/10.1016/j.atmosenv.2014.04.037</w:t>
      </w:r>
      <w:r w:rsidR="00000000">
        <w:rPr>
          <w:rStyle w:val="Hyperlink"/>
          <w:sz w:val="20"/>
          <w:lang w:val="de-DE"/>
        </w:rPr>
        <w:fldChar w:fldCharType="end"/>
      </w:r>
      <w:r w:rsidRPr="007E4F28">
        <w:rPr>
          <w:sz w:val="20"/>
          <w:lang w:val="de-DE"/>
        </w:rPr>
        <w:t xml:space="preserve"> </w:t>
      </w:r>
    </w:p>
    <w:p w14:paraId="6F394599"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69" w:history="1">
        <w:r w:rsidRPr="007E4F28">
          <w:rPr>
            <w:rStyle w:val="Hyperlink"/>
            <w:sz w:val="20"/>
          </w:rPr>
          <w:t>https://doi.org/10.1016/j.atmosenv.2015.11.030</w:t>
        </w:r>
      </w:hyperlink>
    </w:p>
    <w:p w14:paraId="135E0F7D" w14:textId="2910AF03" w:rsidR="00FB14EA" w:rsidRDefault="009F0AC8" w:rsidP="009F0AC8">
      <w:pPr>
        <w:ind w:left="284" w:hanging="284"/>
        <w:rPr>
          <w:szCs w:val="32"/>
        </w:rPr>
      </w:pPr>
      <w:r w:rsidRPr="00D5649B">
        <w:rPr>
          <w:rFonts w:cstheme="minorHAnsi"/>
          <w:sz w:val="20"/>
        </w:rPr>
        <w:t>IPCC</w:t>
      </w:r>
      <w:r w:rsidR="007320D7">
        <w:rPr>
          <w:rFonts w:cstheme="minorHAnsi"/>
          <w:sz w:val="20"/>
        </w:rPr>
        <w:t xml:space="preserve">, </w:t>
      </w:r>
      <w:r w:rsidRPr="00D5649B">
        <w:rPr>
          <w:rFonts w:cstheme="minorHAnsi"/>
          <w:sz w:val="20"/>
        </w:rPr>
        <w:t>2006</w:t>
      </w:r>
      <w:r w:rsidR="007320D7">
        <w:rPr>
          <w:rFonts w:cstheme="minorHAnsi"/>
          <w:sz w:val="20"/>
        </w:rPr>
        <w:t xml:space="preserve">. </w:t>
      </w:r>
      <w:r w:rsidRPr="00D5649B">
        <w:rPr>
          <w:rFonts w:cstheme="minorHAnsi"/>
          <w:sz w:val="20"/>
        </w:rPr>
        <w:t xml:space="preserve">2006 IPCC Guidelines for National Greenhouse Gas Inventories. Edited by Simon Eggelston, Leandro Buendia, Kyoko Miwa, Todd Ngara, Kiyoto Tanabe, Published by the Institute for Global Environmental Strategies (IGES) for the IPCC. ISBN 4-88788-032-4. Available at: </w:t>
      </w:r>
      <w:hyperlink r:id="rId370" w:history="1">
        <w:r w:rsidRPr="00D5649B">
          <w:rPr>
            <w:rStyle w:val="Hyperlink"/>
            <w:rFonts w:cstheme="minorHAnsi"/>
            <w:sz w:val="20"/>
          </w:rPr>
          <w:t>https://www.ipcc.ch/report/2006-ipcc-guidelines-for-national-greenhouse-gas-inventories/</w:t>
        </w:r>
      </w:hyperlink>
    </w:p>
    <w:p w14:paraId="1A84FA9D" w14:textId="0016BEE4" w:rsidR="00FB14EA" w:rsidRPr="00BC6F06" w:rsidRDefault="00FB14EA" w:rsidP="00FB14EA">
      <w:pPr>
        <w:rPr>
          <w:b/>
          <w:lang w:val="en-US"/>
        </w:rPr>
      </w:pPr>
      <w:r w:rsidRPr="00BC6F06">
        <w:rPr>
          <w:b/>
          <w:lang w:val="en-US"/>
        </w:rPr>
        <w:t xml:space="preserve">Table </w:t>
      </w:r>
      <w:r w:rsidR="00027461">
        <w:rPr>
          <w:b/>
          <w:lang w:val="en-US"/>
        </w:rPr>
        <w:t>45</w:t>
      </w:r>
    </w:p>
    <w:p w14:paraId="05CF2321" w14:textId="77777777" w:rsidR="009F0AC8" w:rsidRPr="00124FBA" w:rsidRDefault="009F0AC8" w:rsidP="009F0AC8">
      <w:pPr>
        <w:ind w:left="284" w:hanging="284"/>
        <w:rPr>
          <w:color w:val="000000"/>
        </w:rPr>
      </w:pPr>
      <w:r w:rsidRPr="009F0AC8">
        <w:rPr>
          <w:sz w:val="20"/>
        </w:rPr>
        <w:t xml:space="preserve">Gopalan, P., Jansen, P., and Batstone, D., 2013. </w:t>
      </w:r>
      <w:r w:rsidRPr="00D5649B">
        <w:rPr>
          <w:sz w:val="20"/>
        </w:rPr>
        <w:t xml:space="preserve">Biochemical methane potential of beef feedlot manure: Impact of manure age and storage. Journal of Environmental Quality 42: 1205-12. </w:t>
      </w:r>
      <w:hyperlink r:id="rId371" w:history="1">
        <w:r w:rsidRPr="00D5649B">
          <w:rPr>
            <w:rStyle w:val="Hyperlink"/>
            <w:sz w:val="20"/>
          </w:rPr>
          <w:t>https://doi.org/10.2134/jeq2012.0457</w:t>
        </w:r>
      </w:hyperlink>
      <w:r w:rsidRPr="00D5649B">
        <w:rPr>
          <w:sz w:val="20"/>
        </w:rPr>
        <w:t>.</w:t>
      </w:r>
    </w:p>
    <w:p w14:paraId="610FFF05" w14:textId="03A5D82B" w:rsidR="00FB14EA" w:rsidRPr="00BC6F06" w:rsidRDefault="00FB14EA" w:rsidP="00FB14EA">
      <w:pPr>
        <w:rPr>
          <w:b/>
          <w:lang w:val="en-US"/>
        </w:rPr>
      </w:pPr>
      <w:r w:rsidRPr="00BC6F06">
        <w:rPr>
          <w:b/>
          <w:lang w:val="en-US"/>
        </w:rPr>
        <w:t xml:space="preserve">Table </w:t>
      </w:r>
      <w:r w:rsidR="00027461">
        <w:rPr>
          <w:b/>
          <w:lang w:val="en-US"/>
        </w:rPr>
        <w:t>46</w:t>
      </w:r>
    </w:p>
    <w:p w14:paraId="3DB76006" w14:textId="2EF2144D" w:rsidR="00FB14EA" w:rsidRPr="00EF39D5" w:rsidRDefault="00162EF6" w:rsidP="00870D64">
      <w:pPr>
        <w:ind w:left="284" w:hanging="284"/>
        <w:rPr>
          <w:sz w:val="20"/>
          <w:lang w:val="en-US"/>
        </w:rPr>
      </w:pPr>
      <w:proofErr w:type="spellStart"/>
      <w:r w:rsidRPr="00870D64">
        <w:rPr>
          <w:sz w:val="20"/>
        </w:rPr>
        <w:t>Bareha</w:t>
      </w:r>
      <w:proofErr w:type="spellEnd"/>
      <w:r w:rsidRPr="00870D64">
        <w:rPr>
          <w:sz w:val="20"/>
        </w:rPr>
        <w:t xml:space="preserve">, Y., </w:t>
      </w:r>
      <w:proofErr w:type="spellStart"/>
      <w:r w:rsidRPr="00870D64">
        <w:rPr>
          <w:sz w:val="20"/>
        </w:rPr>
        <w:t>Affès</w:t>
      </w:r>
      <w:proofErr w:type="spellEnd"/>
      <w:r w:rsidRPr="00870D64">
        <w:rPr>
          <w:sz w:val="20"/>
        </w:rPr>
        <w:t xml:space="preserve">, R., Buffet, J., </w:t>
      </w:r>
      <w:r w:rsidR="003B18A6" w:rsidRPr="00870D64">
        <w:rPr>
          <w:sz w:val="20"/>
        </w:rPr>
        <w:t xml:space="preserve">and </w:t>
      </w:r>
      <w:r w:rsidRPr="00870D64">
        <w:rPr>
          <w:sz w:val="20"/>
        </w:rPr>
        <w:t>Girault, R.</w:t>
      </w:r>
      <w:r w:rsidR="003B18A6" w:rsidRPr="00870D64">
        <w:rPr>
          <w:sz w:val="20"/>
        </w:rPr>
        <w:t>,</w:t>
      </w:r>
      <w:r w:rsidRPr="00870D64">
        <w:rPr>
          <w:sz w:val="20"/>
        </w:rPr>
        <w:t xml:space="preserve"> 2021. </w:t>
      </w:r>
      <w:r w:rsidRPr="006C2A0A">
        <w:rPr>
          <w:sz w:val="20"/>
          <w:lang w:val="fr-CA"/>
        </w:rPr>
        <w:t>Sys-</w:t>
      </w:r>
      <w:proofErr w:type="spellStart"/>
      <w:r w:rsidRPr="006C2A0A">
        <w:rPr>
          <w:sz w:val="20"/>
          <w:lang w:val="fr-CA"/>
        </w:rPr>
        <w:t>Metha</w:t>
      </w:r>
      <w:proofErr w:type="spellEnd"/>
      <w:r w:rsidRPr="006C2A0A">
        <w:rPr>
          <w:sz w:val="20"/>
          <w:lang w:val="fr-CA"/>
        </w:rPr>
        <w:t xml:space="preserve">: Outil de </w:t>
      </w:r>
      <w:proofErr w:type="spellStart"/>
      <w:r w:rsidRPr="006C2A0A">
        <w:rPr>
          <w:sz w:val="20"/>
          <w:lang w:val="fr-CA"/>
        </w:rPr>
        <w:t>prediction</w:t>
      </w:r>
      <w:proofErr w:type="spellEnd"/>
      <w:r w:rsidRPr="006C2A0A">
        <w:rPr>
          <w:sz w:val="20"/>
          <w:lang w:val="fr-CA"/>
        </w:rPr>
        <w:t xml:space="preserve"> des flux d’azote et de carbone sur les filières de méthanisation et des propriétés des digestats. </w:t>
      </w:r>
      <w:proofErr w:type="spellStart"/>
      <w:r w:rsidRPr="00EF39D5">
        <w:rPr>
          <w:sz w:val="20"/>
          <w:lang w:val="en-US"/>
        </w:rPr>
        <w:t>Portail</w:t>
      </w:r>
      <w:proofErr w:type="spellEnd"/>
      <w:r w:rsidRPr="00EF39D5">
        <w:rPr>
          <w:sz w:val="20"/>
          <w:lang w:val="en-US"/>
        </w:rPr>
        <w:t xml:space="preserve"> Data INRAE, V1. </w:t>
      </w:r>
      <w:hyperlink r:id="rId372" w:history="1">
        <w:r w:rsidRPr="00EF39D5">
          <w:rPr>
            <w:rStyle w:val="Hyperlink"/>
            <w:sz w:val="20"/>
            <w:lang w:val="en-US"/>
          </w:rPr>
          <w:t>https://doi.org/10.15454/U4S6OF</w:t>
        </w:r>
      </w:hyperlink>
      <w:r w:rsidRPr="00EF39D5">
        <w:rPr>
          <w:sz w:val="20"/>
          <w:lang w:val="en-US"/>
        </w:rPr>
        <w:t xml:space="preserve"> </w:t>
      </w:r>
      <w:r w:rsidR="00FB14EA" w:rsidRPr="00EF39D5">
        <w:rPr>
          <w:sz w:val="20"/>
          <w:lang w:val="en-US"/>
        </w:rPr>
        <w:t xml:space="preserve"> </w:t>
      </w:r>
    </w:p>
    <w:p w14:paraId="39BDE542" w14:textId="77777777" w:rsidR="002E7BA1" w:rsidRPr="00870D64" w:rsidRDefault="002E7BA1" w:rsidP="002E7BA1">
      <w:pPr>
        <w:ind w:left="284" w:hanging="284"/>
        <w:rPr>
          <w:sz w:val="20"/>
        </w:rPr>
      </w:pPr>
      <w:proofErr w:type="spellStart"/>
      <w:r w:rsidRPr="00870D64">
        <w:rPr>
          <w:sz w:val="20"/>
        </w:rPr>
        <w:t>Bradna</w:t>
      </w:r>
      <w:proofErr w:type="spellEnd"/>
      <w:r w:rsidRPr="00870D64">
        <w:rPr>
          <w:sz w:val="20"/>
        </w:rPr>
        <w:t xml:space="preserve">, J., </w:t>
      </w:r>
      <w:proofErr w:type="spellStart"/>
      <w:r w:rsidRPr="00870D64">
        <w:rPr>
          <w:sz w:val="20"/>
        </w:rPr>
        <w:t>Malatak</w:t>
      </w:r>
      <w:proofErr w:type="spellEnd"/>
      <w:r w:rsidRPr="00870D64">
        <w:rPr>
          <w:sz w:val="20"/>
        </w:rPr>
        <w:t xml:space="preserve">, J., Hajek, D. (2016). The properties of wheat straw combustion and use of fly ash as a soil amendment. Agronomy Research 14(4), 1257-1265. </w:t>
      </w:r>
      <w:hyperlink r:id="rId373" w:history="1">
        <w:r w:rsidRPr="00870D64">
          <w:rPr>
            <w:rStyle w:val="Hyperlink"/>
            <w:sz w:val="20"/>
          </w:rPr>
          <w:t>https://agronomy.emu.ee/wp-content/uploads/2016/05/Vol14_nr4_Bradna.pdf</w:t>
        </w:r>
      </w:hyperlink>
      <w:r w:rsidRPr="00870D64">
        <w:rPr>
          <w:sz w:val="20"/>
        </w:rPr>
        <w:t xml:space="preserve">  </w:t>
      </w:r>
    </w:p>
    <w:p w14:paraId="6885C294" w14:textId="77777777" w:rsidR="002E7BA1" w:rsidRPr="00870D64" w:rsidRDefault="002E7BA1" w:rsidP="002E7BA1">
      <w:pPr>
        <w:ind w:left="284" w:hanging="284"/>
        <w:rPr>
          <w:sz w:val="20"/>
        </w:rPr>
      </w:pPr>
      <w:proofErr w:type="spellStart"/>
      <w:r w:rsidRPr="002E7BA1">
        <w:rPr>
          <w:sz w:val="20"/>
          <w:lang w:val="fr-CA"/>
        </w:rPr>
        <w:t>Carabeo</w:t>
      </w:r>
      <w:proofErr w:type="spellEnd"/>
      <w:r w:rsidRPr="002E7BA1">
        <w:rPr>
          <w:sz w:val="20"/>
          <w:lang w:val="fr-CA"/>
        </w:rPr>
        <w:t xml:space="preserve">-Pérez, A., </w:t>
      </w:r>
      <w:proofErr w:type="spellStart"/>
      <w:r w:rsidRPr="002E7BA1">
        <w:rPr>
          <w:sz w:val="20"/>
          <w:lang w:val="fr-CA"/>
        </w:rPr>
        <w:t>Odales</w:t>
      </w:r>
      <w:proofErr w:type="spellEnd"/>
      <w:r w:rsidRPr="002E7BA1">
        <w:rPr>
          <w:sz w:val="20"/>
          <w:lang w:val="fr-CA"/>
        </w:rPr>
        <w:t>-Bernal, L., Lopez-</w:t>
      </w:r>
      <w:proofErr w:type="spellStart"/>
      <w:r w:rsidRPr="002E7BA1">
        <w:rPr>
          <w:sz w:val="20"/>
          <w:lang w:val="fr-CA"/>
        </w:rPr>
        <w:t>Davila</w:t>
      </w:r>
      <w:proofErr w:type="spellEnd"/>
      <w:r w:rsidRPr="002E7BA1">
        <w:rPr>
          <w:sz w:val="20"/>
          <w:lang w:val="fr-CA"/>
        </w:rPr>
        <w:t xml:space="preserve">, E, and Jimenez, J., 2021. </w:t>
      </w:r>
      <w:r w:rsidRPr="00870D64">
        <w:rPr>
          <w:sz w:val="20"/>
        </w:rPr>
        <w:t xml:space="preserve">Biomethane potential from </w:t>
      </w:r>
      <w:proofErr w:type="spellStart"/>
      <w:r w:rsidRPr="00870D64">
        <w:rPr>
          <w:sz w:val="20"/>
        </w:rPr>
        <w:t>herbivourous</w:t>
      </w:r>
      <w:proofErr w:type="spellEnd"/>
      <w:r w:rsidRPr="00870D64">
        <w:rPr>
          <w:sz w:val="20"/>
        </w:rPr>
        <w:t xml:space="preserve"> animal’s manures: Cuban case study. Journal of Materials Cycles and Waste Management 23, 1404-1411. </w:t>
      </w:r>
      <w:hyperlink r:id="rId374" w:history="1">
        <w:r w:rsidRPr="00870D64">
          <w:rPr>
            <w:rStyle w:val="Hyperlink"/>
            <w:sz w:val="20"/>
          </w:rPr>
          <w:t>https://doi.org/10.1007/s10163-021-01220-9</w:t>
        </w:r>
      </w:hyperlink>
      <w:r w:rsidRPr="00870D64">
        <w:rPr>
          <w:sz w:val="20"/>
        </w:rPr>
        <w:t xml:space="preserve"> </w:t>
      </w:r>
    </w:p>
    <w:p w14:paraId="2A186675" w14:textId="77777777" w:rsidR="002E7BA1" w:rsidRDefault="002E7BA1" w:rsidP="00870D64">
      <w:pPr>
        <w:ind w:left="284" w:hanging="284"/>
        <w:rPr>
          <w:sz w:val="20"/>
          <w:lang w:val="de-DE"/>
        </w:rPr>
      </w:pPr>
      <w:r w:rsidRPr="00870D64">
        <w:rPr>
          <w:sz w:val="20"/>
        </w:rPr>
        <w:t xml:space="preserve">Dar, R.A., Parmar, M., Dar, E.A., Sani, R.K., and Phutela, U.G., 2021. </w:t>
      </w:r>
      <w:proofErr w:type="spellStart"/>
      <w:r w:rsidRPr="00870D64">
        <w:rPr>
          <w:sz w:val="20"/>
        </w:rPr>
        <w:t>Biomethanation</w:t>
      </w:r>
      <w:proofErr w:type="spellEnd"/>
      <w:r w:rsidRPr="00870D64">
        <w:rPr>
          <w:sz w:val="20"/>
        </w:rPr>
        <w:t xml:space="preserve"> of agricultural residues: Potential, limitations and possible solutions. Renewable and Sustainable Energy Reviews 135, 110217. </w:t>
      </w:r>
      <w:hyperlink r:id="rId375" w:history="1">
        <w:r w:rsidRPr="00870D64">
          <w:rPr>
            <w:rStyle w:val="Hyperlink"/>
            <w:sz w:val="20"/>
            <w:lang w:val="de-DE"/>
          </w:rPr>
          <w:t>https://doi.org/10.1016/j.rser.2020.110217</w:t>
        </w:r>
      </w:hyperlink>
      <w:r w:rsidRPr="00870D64">
        <w:rPr>
          <w:sz w:val="20"/>
          <w:lang w:val="de-DE"/>
        </w:rPr>
        <w:t xml:space="preserve"> </w:t>
      </w:r>
    </w:p>
    <w:p w14:paraId="3EEB8DA9" w14:textId="3530BEE7" w:rsidR="00FB14EA" w:rsidRPr="00870D64" w:rsidRDefault="00034DB7" w:rsidP="00870D64">
      <w:pPr>
        <w:ind w:left="284" w:hanging="284"/>
        <w:rPr>
          <w:sz w:val="20"/>
        </w:rPr>
      </w:pPr>
      <w:r w:rsidRPr="00EF39D5">
        <w:rPr>
          <w:sz w:val="20"/>
          <w:lang w:val="en-US"/>
        </w:rPr>
        <w:t xml:space="preserve">Fen, C., Gao, Y., Wei, L., </w:t>
      </w:r>
      <w:proofErr w:type="spellStart"/>
      <w:r w:rsidRPr="00EF39D5">
        <w:rPr>
          <w:sz w:val="20"/>
          <w:lang w:val="en-US"/>
        </w:rPr>
        <w:t>Fenwu</w:t>
      </w:r>
      <w:proofErr w:type="spellEnd"/>
      <w:r w:rsidRPr="00EF39D5">
        <w:rPr>
          <w:sz w:val="20"/>
          <w:lang w:val="en-US"/>
        </w:rPr>
        <w:t xml:space="preserve">, L., </w:t>
      </w:r>
      <w:proofErr w:type="spellStart"/>
      <w:r w:rsidRPr="00EF39D5">
        <w:rPr>
          <w:sz w:val="20"/>
          <w:lang w:val="en-US"/>
        </w:rPr>
        <w:t>Wuping</w:t>
      </w:r>
      <w:proofErr w:type="spellEnd"/>
      <w:r w:rsidRPr="00EF39D5">
        <w:rPr>
          <w:sz w:val="20"/>
          <w:lang w:val="en-US"/>
        </w:rPr>
        <w:t xml:space="preserve">, Z., Yushan, B., and Xiaomei, L., 2017. </w:t>
      </w:r>
      <w:r w:rsidRPr="00870D64">
        <w:rPr>
          <w:sz w:val="20"/>
        </w:rPr>
        <w:t>Maximal methane potential of different animal manures collected in northwest region in China. Int J Agric &amp; Biol Eng, 2017; 10(1): 202</w:t>
      </w:r>
      <w:r w:rsidRPr="00870D64">
        <w:rPr>
          <w:rFonts w:ascii="MS Gothic" w:eastAsia="MS Gothic" w:hAnsi="MS Gothic" w:cs="MS Gothic" w:hint="eastAsia"/>
          <w:sz w:val="20"/>
        </w:rPr>
        <w:t>－</w:t>
      </w:r>
      <w:r w:rsidRPr="00870D64">
        <w:rPr>
          <w:sz w:val="20"/>
        </w:rPr>
        <w:t xml:space="preserve">208. </w:t>
      </w:r>
      <w:hyperlink r:id="rId376" w:history="1">
        <w:r w:rsidRPr="00870D64">
          <w:rPr>
            <w:rStyle w:val="Hyperlink"/>
            <w:sz w:val="20"/>
          </w:rPr>
          <w:t>https://ijabe.org/index.php/ijabe/article/view/2469/pdf</w:t>
        </w:r>
      </w:hyperlink>
      <w:r w:rsidRPr="00870D64">
        <w:rPr>
          <w:sz w:val="20"/>
        </w:rPr>
        <w:t xml:space="preserve"> </w:t>
      </w:r>
    </w:p>
    <w:p w14:paraId="10E77937" w14:textId="1195405A" w:rsidR="002E7BA1" w:rsidRPr="00786E0C" w:rsidRDefault="002E7BA1" w:rsidP="002E7BA1">
      <w:pPr>
        <w:ind w:left="284" w:hanging="284"/>
        <w:rPr>
          <w:sz w:val="20"/>
          <w:lang w:val="fr-CA"/>
        </w:rPr>
      </w:pPr>
      <w:r w:rsidRPr="00870D64">
        <w:rPr>
          <w:sz w:val="20"/>
          <w:lang w:val="de-DE"/>
        </w:rPr>
        <w:t xml:space="preserve">Guérin, S., Azimi, S., Bernier, J., Rocher, V., Mottelet, S., and Pauss, A., 2016. Le pouvoir méthanogène des boues urbaines </w:t>
      </w:r>
      <w:r w:rsidR="00D44B7B">
        <w:rPr>
          <w:sz w:val="20"/>
          <w:lang w:val="de-DE"/>
        </w:rPr>
        <w:t xml:space="preserve">- </w:t>
      </w:r>
      <w:r w:rsidRPr="00870D64">
        <w:rPr>
          <w:sz w:val="20"/>
          <w:lang w:val="de-DE"/>
        </w:rPr>
        <w:t xml:space="preserve">Cartographie des boues de STEP et réduction du temps de mesure par un couplage « expérimentation en réacteur/modélisation ». </w:t>
      </w:r>
      <w:r w:rsidRPr="006C2A0A">
        <w:rPr>
          <w:sz w:val="20"/>
          <w:lang w:val="fr-CA"/>
        </w:rPr>
        <w:t xml:space="preserve">Service public de l’assainissement francilien (SIAAP). </w:t>
      </w:r>
      <w:hyperlink r:id="rId377" w:history="1">
        <w:r w:rsidRPr="00786E0C">
          <w:rPr>
            <w:rStyle w:val="Hyperlink"/>
            <w:sz w:val="20"/>
            <w:lang w:val="fr-CA"/>
          </w:rPr>
          <w:t>https://www.researchgate.net/publication/311815239_Le_pouvoir_methanogene_des_boues_urbaines_Cartographie_des_boues_de_STEP_et_reduction_du_temps_de_mesure_par_un_couplage_experimentation_en_reacteurmodelisation</w:t>
        </w:r>
      </w:hyperlink>
      <w:r w:rsidRPr="00786E0C">
        <w:rPr>
          <w:sz w:val="20"/>
          <w:lang w:val="fr-CA"/>
        </w:rPr>
        <w:t xml:space="preserve"> </w:t>
      </w:r>
    </w:p>
    <w:p w14:paraId="6B92D8C1" w14:textId="77777777" w:rsidR="00F671F2" w:rsidRDefault="002E7BA1" w:rsidP="00870D64">
      <w:pPr>
        <w:ind w:left="284" w:hanging="284"/>
        <w:rPr>
          <w:rStyle w:val="Hyperlink"/>
          <w:sz w:val="20"/>
        </w:rPr>
      </w:pPr>
      <w:proofErr w:type="spellStart"/>
      <w:r w:rsidRPr="00870D64">
        <w:rPr>
          <w:sz w:val="20"/>
        </w:rPr>
        <w:lastRenderedPageBreak/>
        <w:t>Hutnan</w:t>
      </w:r>
      <w:proofErr w:type="spellEnd"/>
      <w:r w:rsidRPr="00870D64">
        <w:rPr>
          <w:sz w:val="20"/>
        </w:rPr>
        <w:t xml:space="preserve">, M., 2016. Maize silage as substrate for biogas production. Advances in Silage Production and Utilization, Eds.: da Silva, T., and Santos, E.M., </w:t>
      </w:r>
      <w:proofErr w:type="spellStart"/>
      <w:r w:rsidRPr="00870D64">
        <w:rPr>
          <w:sz w:val="20"/>
        </w:rPr>
        <w:t>IntechOpen</w:t>
      </w:r>
      <w:proofErr w:type="spellEnd"/>
      <w:r w:rsidRPr="00870D64">
        <w:rPr>
          <w:sz w:val="20"/>
        </w:rPr>
        <w:t xml:space="preserve">. </w:t>
      </w:r>
      <w:hyperlink r:id="rId378" w:history="1">
        <w:r w:rsidRPr="00870D64">
          <w:rPr>
            <w:rStyle w:val="Hyperlink"/>
            <w:sz w:val="20"/>
          </w:rPr>
          <w:t>https://doi.org/10.5772/64378</w:t>
        </w:r>
      </w:hyperlink>
    </w:p>
    <w:p w14:paraId="506ABE59" w14:textId="77777777" w:rsidR="00F671F2" w:rsidRPr="00870D64" w:rsidRDefault="00F671F2" w:rsidP="00F671F2">
      <w:pPr>
        <w:ind w:left="284" w:hanging="284"/>
        <w:rPr>
          <w:sz w:val="20"/>
        </w:rPr>
      </w:pPr>
      <w:proofErr w:type="spellStart"/>
      <w:r w:rsidRPr="002048B9">
        <w:rPr>
          <w:sz w:val="20"/>
        </w:rPr>
        <w:t>Kargwal</w:t>
      </w:r>
      <w:proofErr w:type="spellEnd"/>
      <w:r w:rsidRPr="002048B9">
        <w:rPr>
          <w:sz w:val="20"/>
        </w:rPr>
        <w:t xml:space="preserve">, R., </w:t>
      </w:r>
      <w:proofErr w:type="spellStart"/>
      <w:r w:rsidRPr="002048B9">
        <w:rPr>
          <w:sz w:val="20"/>
        </w:rPr>
        <w:t>Yadvika</w:t>
      </w:r>
      <w:proofErr w:type="spellEnd"/>
      <w:r w:rsidRPr="002048B9">
        <w:rPr>
          <w:sz w:val="20"/>
        </w:rPr>
        <w:t xml:space="preserve">, Garg, M.K., Malik, K., Mehta, S., 2019. </w:t>
      </w:r>
      <w:r w:rsidRPr="00870D64">
        <w:rPr>
          <w:sz w:val="20"/>
        </w:rPr>
        <w:t xml:space="preserve">Effect of different concentration of paddy straw and cattle dung on biogas production. International Journal of Current Microbiology and Applied Sciences 8(7): 537-544. </w:t>
      </w:r>
      <w:hyperlink r:id="rId379" w:history="1">
        <w:r w:rsidRPr="00870D64">
          <w:rPr>
            <w:rStyle w:val="Hyperlink"/>
            <w:sz w:val="20"/>
          </w:rPr>
          <w:t>https://doi.org/10.20546/ijcmas.2019.807.066</w:t>
        </w:r>
      </w:hyperlink>
      <w:r w:rsidRPr="00870D64">
        <w:rPr>
          <w:sz w:val="20"/>
        </w:rPr>
        <w:t xml:space="preserve"> </w:t>
      </w:r>
    </w:p>
    <w:p w14:paraId="6DA6712C" w14:textId="50E7E6EC" w:rsidR="00FB14EA" w:rsidRPr="00124FBA" w:rsidRDefault="003B18A6" w:rsidP="00870D64">
      <w:pPr>
        <w:ind w:left="284" w:hanging="284"/>
        <w:rPr>
          <w:sz w:val="20"/>
        </w:rPr>
      </w:pPr>
      <w:r w:rsidRPr="00870D64">
        <w:rPr>
          <w:sz w:val="20"/>
        </w:rPr>
        <w:t xml:space="preserve">Labatut, A., </w:t>
      </w:r>
      <w:proofErr w:type="spellStart"/>
      <w:r w:rsidRPr="00870D64">
        <w:rPr>
          <w:sz w:val="20"/>
        </w:rPr>
        <w:t>Largus</w:t>
      </w:r>
      <w:proofErr w:type="spellEnd"/>
      <w:r w:rsidRPr="00870D64">
        <w:rPr>
          <w:sz w:val="20"/>
        </w:rPr>
        <w:t xml:space="preserve">, T., </w:t>
      </w:r>
      <w:r w:rsidR="00556B1A" w:rsidRPr="00870D64">
        <w:rPr>
          <w:sz w:val="20"/>
        </w:rPr>
        <w:t xml:space="preserve">and </w:t>
      </w:r>
      <w:r w:rsidRPr="00870D64">
        <w:rPr>
          <w:sz w:val="20"/>
        </w:rPr>
        <w:t>Scott, N.R.</w:t>
      </w:r>
      <w:r w:rsidR="00556B1A" w:rsidRPr="00870D64">
        <w:rPr>
          <w:sz w:val="20"/>
        </w:rPr>
        <w:t>,</w:t>
      </w:r>
      <w:r w:rsidRPr="00870D64">
        <w:rPr>
          <w:sz w:val="20"/>
        </w:rPr>
        <w:t xml:space="preserve"> (2011). Biochemical methane potential and biodegradability of complex organic substrates. Bioresource Technology 102, 2255-2264.</w:t>
      </w:r>
      <w:r w:rsidR="00FB14EA" w:rsidRPr="00870D64">
        <w:rPr>
          <w:sz w:val="20"/>
        </w:rPr>
        <w:t xml:space="preserve"> </w:t>
      </w:r>
      <w:hyperlink r:id="rId380" w:history="1">
        <w:r w:rsidR="00F943B0" w:rsidRPr="00124FBA">
          <w:rPr>
            <w:rStyle w:val="Hyperlink"/>
            <w:sz w:val="20"/>
          </w:rPr>
          <w:t>https://doi.org/10.1016/j.biortech.2010.10.035</w:t>
        </w:r>
      </w:hyperlink>
      <w:r w:rsidR="00F943B0" w:rsidRPr="00124FBA">
        <w:rPr>
          <w:sz w:val="20"/>
        </w:rPr>
        <w:t xml:space="preserve"> </w:t>
      </w:r>
    </w:p>
    <w:p w14:paraId="0817D155" w14:textId="2719FBFB" w:rsidR="002E7BA1" w:rsidRPr="00870D64" w:rsidRDefault="002E7BA1" w:rsidP="002E7BA1">
      <w:pPr>
        <w:ind w:left="284" w:hanging="284"/>
        <w:rPr>
          <w:sz w:val="20"/>
        </w:rPr>
      </w:pPr>
      <w:r w:rsidRPr="00870D64">
        <w:rPr>
          <w:sz w:val="20"/>
        </w:rPr>
        <w:t xml:space="preserve">McGuire, T.A., Earle, F.R., Dutton, H.J. (1947). Determination of nitrogen in vegetable oils. The Journal oft the American Oil Chemists’ Society, November, 1947. </w:t>
      </w:r>
      <w:hyperlink r:id="rId381" w:history="1">
        <w:r w:rsidR="00F671F2" w:rsidRPr="00F671F2">
          <w:rPr>
            <w:rStyle w:val="Hyperlink"/>
            <w:rFonts w:cstheme="minorHAnsi"/>
            <w:sz w:val="20"/>
            <w:shd w:val="clear" w:color="auto" w:fill="FFFFFF"/>
          </w:rPr>
          <w:t>https://doi.org/10.1007/BF02643516</w:t>
        </w:r>
      </w:hyperlink>
      <w:r w:rsidR="00F671F2">
        <w:rPr>
          <w:rFonts w:ascii="Merriweather Sans" w:hAnsi="Merriweather Sans"/>
          <w:color w:val="222222"/>
          <w:shd w:val="clear" w:color="auto" w:fill="FFFFFF"/>
        </w:rPr>
        <w:t xml:space="preserve"> </w:t>
      </w:r>
    </w:p>
    <w:p w14:paraId="16302AD5" w14:textId="77777777" w:rsidR="00F671F2" w:rsidRDefault="00F671F2" w:rsidP="002E7BA1">
      <w:pPr>
        <w:ind w:left="284" w:hanging="284"/>
        <w:rPr>
          <w:rStyle w:val="Hyperlink"/>
          <w:sz w:val="20"/>
        </w:rPr>
      </w:pPr>
      <w:r w:rsidRPr="00870D64">
        <w:rPr>
          <w:sz w:val="20"/>
        </w:rPr>
        <w:t xml:space="preserve">Monch-Tegeder, M., Lemmer, A., Oechsner, H., and Jungbluth, H.O., 2013. Investigation of methane potential of horse manure. </w:t>
      </w:r>
      <w:proofErr w:type="spellStart"/>
      <w:r w:rsidRPr="00870D64">
        <w:rPr>
          <w:sz w:val="20"/>
        </w:rPr>
        <w:t>gricultural</w:t>
      </w:r>
      <w:proofErr w:type="spellEnd"/>
      <w:r w:rsidRPr="00870D64">
        <w:rPr>
          <w:sz w:val="20"/>
        </w:rPr>
        <w:t xml:space="preserve"> Engineering Journal: The CIGR e-journal 115(2), 161-172. </w:t>
      </w:r>
      <w:hyperlink r:id="rId382" w:history="1">
        <w:r w:rsidRPr="00870D64">
          <w:rPr>
            <w:rStyle w:val="Hyperlink"/>
            <w:sz w:val="20"/>
          </w:rPr>
          <w:t>https://cigrjournal.org/index.php/Ejounral/article/view/2445/1736</w:t>
        </w:r>
      </w:hyperlink>
    </w:p>
    <w:p w14:paraId="5963ACBB" w14:textId="2434BC7F" w:rsidR="002E7BA1" w:rsidRPr="00124FBA" w:rsidRDefault="002E7BA1" w:rsidP="002E7BA1">
      <w:pPr>
        <w:ind w:left="284" w:hanging="284"/>
        <w:rPr>
          <w:sz w:val="20"/>
        </w:rPr>
      </w:pPr>
      <w:proofErr w:type="spellStart"/>
      <w:r w:rsidRPr="00870D64">
        <w:rPr>
          <w:sz w:val="20"/>
        </w:rPr>
        <w:t>Ozbayram</w:t>
      </w:r>
      <w:proofErr w:type="spellEnd"/>
      <w:r w:rsidRPr="00870D64">
        <w:rPr>
          <w:sz w:val="20"/>
        </w:rPr>
        <w:t xml:space="preserve">, E.G., and Ince, O., 2021. Comparative assessment of biogas potential of the most abundant </w:t>
      </w:r>
      <w:proofErr w:type="spellStart"/>
      <w:r w:rsidRPr="00870D64">
        <w:rPr>
          <w:sz w:val="20"/>
        </w:rPr>
        <w:t>agro</w:t>
      </w:r>
      <w:proofErr w:type="spellEnd"/>
      <w:r w:rsidRPr="00870D64">
        <w:rPr>
          <w:sz w:val="20"/>
        </w:rPr>
        <w:t xml:space="preserve">-residues in Turkey. DEU Faculty of Engineering Journal of Science and Engineering, 23(68), 547-555. </w:t>
      </w:r>
      <w:hyperlink r:id="rId383" w:history="1">
        <w:r w:rsidRPr="00124FBA">
          <w:rPr>
            <w:rStyle w:val="Hyperlink"/>
            <w:sz w:val="20"/>
          </w:rPr>
          <w:t>https://doi.org/10.21205/deufmd.2021236817</w:t>
        </w:r>
      </w:hyperlink>
      <w:r w:rsidRPr="00124FBA">
        <w:rPr>
          <w:sz w:val="20"/>
        </w:rPr>
        <w:t xml:space="preserve"> </w:t>
      </w:r>
    </w:p>
    <w:p w14:paraId="6F45D860" w14:textId="5C833445" w:rsidR="00FB14EA" w:rsidRPr="00870D64" w:rsidRDefault="00C352F6" w:rsidP="00870D64">
      <w:pPr>
        <w:ind w:left="284" w:hanging="284"/>
        <w:rPr>
          <w:sz w:val="20"/>
        </w:rPr>
      </w:pPr>
      <w:r w:rsidRPr="00870D64">
        <w:rPr>
          <w:sz w:val="20"/>
        </w:rPr>
        <w:t>Pham, C.H., Triolo, J.M., Cu, T.T.T., Pedersen, L., and Sommer, S.G., 2013. Validation and recommendation of methods to measure biogas production potential of animal manure. Asian-</w:t>
      </w:r>
      <w:proofErr w:type="spellStart"/>
      <w:r w:rsidRPr="00870D64">
        <w:rPr>
          <w:sz w:val="20"/>
        </w:rPr>
        <w:t>Australas</w:t>
      </w:r>
      <w:proofErr w:type="spellEnd"/>
      <w:r w:rsidRPr="00870D64">
        <w:rPr>
          <w:sz w:val="20"/>
        </w:rPr>
        <w:t xml:space="preserve"> Journal of Animal Sciences 26(6), 864-873. </w:t>
      </w:r>
      <w:hyperlink r:id="rId384" w:history="1">
        <w:r w:rsidRPr="00870D64">
          <w:rPr>
            <w:rStyle w:val="Hyperlink"/>
            <w:sz w:val="20"/>
          </w:rPr>
          <w:t>https://doi.org/10.5713/ajas.2012.12623</w:t>
        </w:r>
      </w:hyperlink>
      <w:r w:rsidRPr="00870D64">
        <w:rPr>
          <w:sz w:val="20"/>
        </w:rPr>
        <w:t xml:space="preserve"> </w:t>
      </w:r>
    </w:p>
    <w:p w14:paraId="33283A87" w14:textId="209082F6" w:rsidR="00FB14EA" w:rsidRPr="00870D64" w:rsidRDefault="005A5BAE" w:rsidP="00870D64">
      <w:pPr>
        <w:ind w:left="284" w:hanging="284"/>
        <w:rPr>
          <w:sz w:val="20"/>
        </w:rPr>
      </w:pPr>
      <w:r w:rsidRPr="00870D64">
        <w:rPr>
          <w:sz w:val="20"/>
          <w:lang w:val="de-DE"/>
        </w:rPr>
        <w:t xml:space="preserve">Schumacher, B., Wedwitschka, H., Hofmann, J., Denysenko, V., Lorenz, H., </w:t>
      </w:r>
      <w:r w:rsidR="00D67254" w:rsidRPr="00870D64">
        <w:rPr>
          <w:sz w:val="20"/>
          <w:lang w:val="de-DE"/>
        </w:rPr>
        <w:t xml:space="preserve">and </w:t>
      </w:r>
      <w:r w:rsidRPr="00870D64">
        <w:rPr>
          <w:sz w:val="20"/>
          <w:lang w:val="de-DE"/>
        </w:rPr>
        <w:t xml:space="preserve">Liebetrau, J., 2014. </w:t>
      </w:r>
      <w:r w:rsidRPr="00870D64">
        <w:rPr>
          <w:sz w:val="20"/>
        </w:rPr>
        <w:t xml:space="preserve">Disintegration in the biogas sector – Technologies and effects. </w:t>
      </w:r>
      <w:r w:rsidRPr="00124FBA">
        <w:rPr>
          <w:sz w:val="20"/>
        </w:rPr>
        <w:t>Bioresource</w:t>
      </w:r>
      <w:r w:rsidR="00D67254" w:rsidRPr="00124FBA">
        <w:rPr>
          <w:sz w:val="20"/>
        </w:rPr>
        <w:t xml:space="preserve"> </w:t>
      </w:r>
      <w:r w:rsidRPr="00124FBA">
        <w:rPr>
          <w:sz w:val="20"/>
        </w:rPr>
        <w:t>Technology 168</w:t>
      </w:r>
      <w:r w:rsidR="00D67254" w:rsidRPr="00124FBA">
        <w:rPr>
          <w:sz w:val="20"/>
        </w:rPr>
        <w:t>, 2 - 6</w:t>
      </w:r>
      <w:r w:rsidRPr="00124FBA">
        <w:rPr>
          <w:sz w:val="20"/>
        </w:rPr>
        <w:t>.</w:t>
      </w:r>
      <w:r w:rsidR="00D67254" w:rsidRPr="00124FBA">
        <w:rPr>
          <w:sz w:val="20"/>
        </w:rPr>
        <w:t xml:space="preserve"> </w:t>
      </w:r>
      <w:hyperlink r:id="rId385" w:history="1">
        <w:r w:rsidR="00D67254" w:rsidRPr="00870D64">
          <w:rPr>
            <w:rStyle w:val="Hyperlink"/>
            <w:sz w:val="20"/>
          </w:rPr>
          <w:t>https://doi.org/10.1016/j.biortech.2014.02.027</w:t>
        </w:r>
      </w:hyperlink>
      <w:r w:rsidR="00D67254" w:rsidRPr="00870D64">
        <w:rPr>
          <w:sz w:val="20"/>
        </w:rPr>
        <w:t xml:space="preserve"> </w:t>
      </w:r>
    </w:p>
    <w:p w14:paraId="56FC18AA" w14:textId="34FAA35C" w:rsidR="00FB14EA" w:rsidRPr="00BC6F06" w:rsidRDefault="00FB14EA" w:rsidP="00FB14EA">
      <w:pPr>
        <w:rPr>
          <w:b/>
          <w:lang w:val="en-US"/>
        </w:rPr>
      </w:pPr>
      <w:r w:rsidRPr="00BC6F06">
        <w:rPr>
          <w:b/>
          <w:lang w:val="en-US"/>
        </w:rPr>
        <w:t xml:space="preserve">Table </w:t>
      </w:r>
      <w:r w:rsidR="00027461">
        <w:rPr>
          <w:b/>
          <w:lang w:val="en-US"/>
        </w:rPr>
        <w:t>47</w:t>
      </w:r>
    </w:p>
    <w:p w14:paraId="204B1318" w14:textId="74C0093F" w:rsidR="00FB14EA" w:rsidRDefault="00D67254" w:rsidP="00870D64">
      <w:pPr>
        <w:ind w:left="284" w:hanging="284"/>
        <w:rPr>
          <w:lang w:val="en-US"/>
        </w:rPr>
      </w:pPr>
      <w:proofErr w:type="spellStart"/>
      <w:r w:rsidRPr="00D67254">
        <w:rPr>
          <w:rFonts w:eastAsia="Calibri" w:cstheme="minorHAnsi"/>
          <w:sz w:val="20"/>
        </w:rPr>
        <w:t>Guilayn</w:t>
      </w:r>
      <w:proofErr w:type="spellEnd"/>
      <w:r w:rsidRPr="00D67254">
        <w:rPr>
          <w:rFonts w:eastAsia="Calibri" w:cstheme="minorHAnsi"/>
          <w:sz w:val="20"/>
        </w:rPr>
        <w:t xml:space="preserve">, F., Jimenez, J., </w:t>
      </w:r>
      <w:proofErr w:type="spellStart"/>
      <w:r w:rsidRPr="00D67254">
        <w:rPr>
          <w:rFonts w:eastAsia="Calibri" w:cstheme="minorHAnsi"/>
          <w:sz w:val="20"/>
        </w:rPr>
        <w:t>Rouez</w:t>
      </w:r>
      <w:proofErr w:type="spellEnd"/>
      <w:r w:rsidRPr="00D67254">
        <w:rPr>
          <w:rFonts w:eastAsia="Calibri" w:cstheme="minorHAnsi"/>
          <w:sz w:val="20"/>
        </w:rPr>
        <w:t xml:space="preserve">, M., Crest, M., </w:t>
      </w:r>
      <w:r w:rsidR="00FD5482">
        <w:rPr>
          <w:rFonts w:eastAsia="Calibri" w:cstheme="minorHAnsi"/>
          <w:sz w:val="20"/>
        </w:rPr>
        <w:t xml:space="preserve">and </w:t>
      </w:r>
      <w:proofErr w:type="spellStart"/>
      <w:r w:rsidRPr="00D67254">
        <w:rPr>
          <w:rFonts w:eastAsia="Calibri" w:cstheme="minorHAnsi"/>
          <w:sz w:val="20"/>
        </w:rPr>
        <w:t>Patureau</w:t>
      </w:r>
      <w:proofErr w:type="spellEnd"/>
      <w:r w:rsidR="00FD5482">
        <w:rPr>
          <w:rFonts w:eastAsia="Calibri" w:cstheme="minorHAnsi"/>
          <w:sz w:val="20"/>
        </w:rPr>
        <w:t>,</w:t>
      </w:r>
      <w:r w:rsidRPr="00D67254">
        <w:rPr>
          <w:rFonts w:eastAsia="Calibri" w:cstheme="minorHAnsi"/>
          <w:sz w:val="20"/>
        </w:rPr>
        <w:t xml:space="preserve"> D.</w:t>
      </w:r>
      <w:r w:rsidR="00FD5482">
        <w:rPr>
          <w:rFonts w:eastAsia="Calibri" w:cstheme="minorHAnsi"/>
          <w:sz w:val="20"/>
        </w:rPr>
        <w:t>,</w:t>
      </w:r>
      <w:r w:rsidRPr="00D67254">
        <w:rPr>
          <w:rFonts w:eastAsia="Calibri" w:cstheme="minorHAnsi"/>
          <w:sz w:val="20"/>
        </w:rPr>
        <w:t xml:space="preserve"> 2019. Digestate mechanical</w:t>
      </w:r>
      <w:r>
        <w:rPr>
          <w:rFonts w:eastAsia="Calibri" w:cstheme="minorHAnsi"/>
          <w:sz w:val="20"/>
        </w:rPr>
        <w:t xml:space="preserve"> </w:t>
      </w:r>
      <w:r w:rsidRPr="00D67254">
        <w:rPr>
          <w:rFonts w:eastAsia="Calibri" w:cstheme="minorHAnsi"/>
          <w:sz w:val="20"/>
        </w:rPr>
        <w:t>separation: Efficiency profiles based on anaerobic digestion feedstock and equipment</w:t>
      </w:r>
      <w:r>
        <w:rPr>
          <w:rFonts w:eastAsia="Calibri" w:cstheme="minorHAnsi"/>
          <w:sz w:val="20"/>
        </w:rPr>
        <w:t xml:space="preserve"> </w:t>
      </w:r>
      <w:r w:rsidRPr="00D67254">
        <w:rPr>
          <w:rFonts w:eastAsia="Calibri" w:cstheme="minorHAnsi"/>
          <w:sz w:val="20"/>
        </w:rPr>
        <w:t>choice. Bioresource Technology 274, 180-189.</w:t>
      </w:r>
      <w:r w:rsidR="00FD5482">
        <w:rPr>
          <w:rFonts w:eastAsia="Calibri" w:cstheme="minorHAnsi"/>
          <w:sz w:val="20"/>
        </w:rPr>
        <w:t xml:space="preserve"> </w:t>
      </w:r>
      <w:hyperlink r:id="rId386" w:history="1">
        <w:r w:rsidR="00FD5482" w:rsidRPr="00655151">
          <w:rPr>
            <w:rStyle w:val="Hyperlink"/>
            <w:rFonts w:eastAsia="Calibri" w:cstheme="minorHAnsi"/>
            <w:sz w:val="20"/>
          </w:rPr>
          <w:t>https://doi.org/10.1016/j.biortech.2018.11.090</w:t>
        </w:r>
      </w:hyperlink>
      <w:r w:rsidR="00FD5482">
        <w:rPr>
          <w:rFonts w:eastAsia="Calibri" w:cstheme="minorHAnsi"/>
          <w:sz w:val="20"/>
        </w:rPr>
        <w:t xml:space="preserve"> </w:t>
      </w:r>
    </w:p>
    <w:p w14:paraId="6F8BF5CE" w14:textId="31663F11" w:rsidR="005926BC" w:rsidRDefault="005926BC" w:rsidP="005926BC">
      <w:pPr>
        <w:rPr>
          <w:b/>
          <w:lang w:val="en-US"/>
        </w:rPr>
      </w:pPr>
      <w:r w:rsidRPr="00BC6F06">
        <w:rPr>
          <w:b/>
          <w:lang w:val="en-US"/>
        </w:rPr>
        <w:t>Table</w:t>
      </w:r>
      <w:r>
        <w:rPr>
          <w:b/>
          <w:lang w:val="en-US"/>
        </w:rPr>
        <w:t>s</w:t>
      </w:r>
      <w:r w:rsidRPr="00BC6F06">
        <w:rPr>
          <w:b/>
          <w:lang w:val="en-US"/>
        </w:rPr>
        <w:t xml:space="preserve"> </w:t>
      </w:r>
      <w:r>
        <w:rPr>
          <w:b/>
          <w:lang w:val="en-US"/>
        </w:rPr>
        <w:t>61 &amp; 62</w:t>
      </w:r>
    </w:p>
    <w:p w14:paraId="7209D9C2" w14:textId="69710F56" w:rsidR="005926BC" w:rsidRPr="00C0497A" w:rsidRDefault="005926BC" w:rsidP="005926BC">
      <w:pPr>
        <w:ind w:left="284" w:hanging="284"/>
        <w:rPr>
          <w:rFonts w:cstheme="minorHAnsi"/>
          <w:sz w:val="20"/>
        </w:rPr>
      </w:pPr>
      <w:r>
        <w:rPr>
          <w:rFonts w:cstheme="minorHAnsi"/>
          <w:sz w:val="20"/>
        </w:rPr>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387" w:history="1">
        <w:r w:rsidRPr="00C0497A">
          <w:rPr>
            <w:rStyle w:val="Hyperlink"/>
            <w:sz w:val="20"/>
          </w:rPr>
          <w:t>https://publications.gc.ca/site/eng/9.506002/publication.html</w:t>
        </w:r>
      </w:hyperlink>
    </w:p>
    <w:p w14:paraId="1D5BEF3D" w14:textId="52410EB1" w:rsidR="00E111A4" w:rsidRDefault="00AA0208" w:rsidP="004544F5">
      <w:pPr>
        <w:pStyle w:val="Heading1"/>
      </w:pPr>
      <w:bookmarkStart w:id="847" w:name="_Ref97638848"/>
      <w:bookmarkStart w:id="848" w:name="_Toc152758643"/>
      <w:bookmarkEnd w:id="711"/>
      <w:r w:rsidRPr="00D5649B">
        <w:lastRenderedPageBreak/>
        <w:t>Animals</w:t>
      </w:r>
      <w:r w:rsidR="004544F5" w:rsidRPr="00D5649B">
        <w:t xml:space="preserve"> in grazing situations</w:t>
      </w:r>
      <w:bookmarkEnd w:id="847"/>
      <w:bookmarkEnd w:id="848"/>
    </w:p>
    <w:p w14:paraId="5B9B2A61" w14:textId="66A51001" w:rsidR="008D70F8" w:rsidRPr="00D5649B" w:rsidRDefault="008D70F8" w:rsidP="008D70F8">
      <w:pPr>
        <w:pStyle w:val="Caption"/>
        <w:spacing w:after="120"/>
      </w:pPr>
      <w:r w:rsidRPr="00B4649E">
        <w:t>(by S.J. Pogue</w:t>
      </w:r>
      <w:r>
        <w:t xml:space="preserve"> and A.W. Alemu</w:t>
      </w:r>
      <w:r w:rsidRPr="00B4649E">
        <w:t>)</w:t>
      </w:r>
    </w:p>
    <w:p w14:paraId="341C3451" w14:textId="4A36DBBB" w:rsidR="007B026F" w:rsidRPr="00D5649B" w:rsidRDefault="007B026F" w:rsidP="00A13051">
      <w:pPr>
        <w:pStyle w:val="Heading2"/>
      </w:pPr>
      <w:bookmarkStart w:id="849" w:name="_Toc152758644"/>
      <w:r w:rsidRPr="00D5649B">
        <w:t>Enteric CH</w:t>
      </w:r>
      <w:r w:rsidRPr="00D5649B">
        <w:rPr>
          <w:vertAlign w:val="subscript"/>
        </w:rPr>
        <w:t>4</w:t>
      </w:r>
      <w:r w:rsidRPr="00D5649B">
        <w:t xml:space="preserve"> emissions from grazing animals on pasture</w:t>
      </w:r>
      <w:bookmarkEnd w:id="849"/>
    </w:p>
    <w:p w14:paraId="4208FCB9" w14:textId="6ECEC852" w:rsidR="007B026F" w:rsidRPr="00D5649B" w:rsidRDefault="007B026F" w:rsidP="00A13051">
      <w:pPr>
        <w:rPr>
          <w:highlight w:val="green"/>
        </w:rPr>
      </w:pPr>
      <w:r w:rsidRPr="00D5649B">
        <w:t xml:space="preserve">For </w:t>
      </w:r>
      <w:r w:rsidR="009C4DD6" w:rsidRPr="00D5649B">
        <w:t>livestock</w:t>
      </w:r>
      <w:r w:rsidR="001E42F7" w:rsidRPr="00D5649B">
        <w:t xml:space="preserve"> grazing on pasture</w:t>
      </w:r>
      <w:r w:rsidR="009C4DD6" w:rsidRPr="00D5649B">
        <w:t xml:space="preserve"> (incl. young)</w:t>
      </w:r>
      <w:r w:rsidRPr="00D5649B">
        <w:t>, enteric CH</w:t>
      </w:r>
      <w:r w:rsidRPr="00D5649B">
        <w:rPr>
          <w:vertAlign w:val="subscript"/>
        </w:rPr>
        <w:t>4</w:t>
      </w:r>
      <w:r w:rsidRPr="00D5649B">
        <w:t xml:space="preserve"> emissions are estimated using</w:t>
      </w:r>
      <w:r w:rsidR="001E42F7" w:rsidRPr="00D5649B">
        <w:t xml:space="preserve"> the same approach as for non-grazing </w:t>
      </w:r>
      <w:r w:rsidR="009C4DD6" w:rsidRPr="00D5649B">
        <w:t xml:space="preserve">animals – see </w:t>
      </w:r>
      <w:r w:rsidR="004C7427">
        <w:rPr>
          <w:b/>
        </w:rPr>
        <w:t>S</w:t>
      </w:r>
      <w:r w:rsidR="009C4DD6" w:rsidRPr="00D92964">
        <w:rPr>
          <w:b/>
        </w:rPr>
        <w:t xml:space="preserve">ections </w:t>
      </w:r>
      <w:r w:rsidR="009C4DD6" w:rsidRPr="00D92964">
        <w:rPr>
          <w:b/>
        </w:rPr>
        <w:fldChar w:fldCharType="begin"/>
      </w:r>
      <w:r w:rsidR="009C4DD6" w:rsidRPr="00D92964">
        <w:rPr>
          <w:b/>
        </w:rPr>
        <w:instrText xml:space="preserve"> REF _Ref91669205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3.1</w:t>
      </w:r>
      <w:r w:rsidR="009C4DD6" w:rsidRPr="00D92964">
        <w:rPr>
          <w:b/>
        </w:rPr>
        <w:fldChar w:fldCharType="end"/>
      </w:r>
      <w:r w:rsidR="009C4DD6" w:rsidRPr="00D5649B">
        <w:t xml:space="preserve"> (beef cattle), </w:t>
      </w:r>
      <w:r w:rsidR="009C4DD6" w:rsidRPr="00D92964">
        <w:rPr>
          <w:b/>
        </w:rPr>
        <w:fldChar w:fldCharType="begin"/>
      </w:r>
      <w:r w:rsidR="009C4DD6" w:rsidRPr="00D92964">
        <w:rPr>
          <w:b/>
        </w:rPr>
        <w:instrText xml:space="preserve"> REF _Ref91669399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3.2</w:t>
      </w:r>
      <w:r w:rsidR="009C4DD6" w:rsidRPr="00D92964">
        <w:rPr>
          <w:b/>
        </w:rPr>
        <w:fldChar w:fldCharType="end"/>
      </w:r>
      <w:r w:rsidR="009C4DD6" w:rsidRPr="00D5649B">
        <w:t xml:space="preserve"> (dairy cattle), </w:t>
      </w:r>
      <w:r w:rsidR="009C4DD6" w:rsidRPr="00D92964">
        <w:rPr>
          <w:b/>
        </w:rPr>
        <w:fldChar w:fldCharType="begin"/>
      </w:r>
      <w:r w:rsidR="009C4DD6" w:rsidRPr="00D92964">
        <w:rPr>
          <w:b/>
        </w:rPr>
        <w:instrText xml:space="preserve"> REF _Ref91669409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3.3</w:t>
      </w:r>
      <w:r w:rsidR="009C4DD6" w:rsidRPr="00D92964">
        <w:rPr>
          <w:b/>
        </w:rPr>
        <w:fldChar w:fldCharType="end"/>
      </w:r>
      <w:r w:rsidR="009C4DD6" w:rsidRPr="00D5649B">
        <w:t xml:space="preserve"> (sheep) and </w:t>
      </w:r>
      <w:r w:rsidR="009C4DD6" w:rsidRPr="00D92964">
        <w:rPr>
          <w:b/>
        </w:rPr>
        <w:fldChar w:fldCharType="begin"/>
      </w:r>
      <w:r w:rsidR="009C4DD6" w:rsidRPr="00D92964">
        <w:rPr>
          <w:b/>
        </w:rPr>
        <w:instrText xml:space="preserve"> REF _Ref91669425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3.4</w:t>
      </w:r>
      <w:r w:rsidR="009C4DD6" w:rsidRPr="00D92964">
        <w:rPr>
          <w:b/>
        </w:rPr>
        <w:fldChar w:fldCharType="end"/>
      </w:r>
      <w:r w:rsidR="00D96865" w:rsidRPr="00D5649B">
        <w:t xml:space="preserve"> (other </w:t>
      </w:r>
      <w:r w:rsidR="009C4DD6" w:rsidRPr="00D5649B">
        <w:t>livestock)</w:t>
      </w:r>
      <w:r w:rsidR="00A6581B" w:rsidRPr="00D5649B">
        <w:t>.</w:t>
      </w:r>
    </w:p>
    <w:p w14:paraId="6AF5B25A" w14:textId="1C9C1404" w:rsidR="00E111A4" w:rsidRPr="00D5649B" w:rsidRDefault="00330C8B" w:rsidP="0073660D">
      <w:pPr>
        <w:pStyle w:val="Heading2"/>
      </w:pPr>
      <w:bookmarkStart w:id="850" w:name="_Toc152758645"/>
      <w:r w:rsidRPr="00D5649B">
        <w:t>Manure carbon and CH</w:t>
      </w:r>
      <w:r w:rsidRPr="00D5649B">
        <w:rPr>
          <w:b w:val="0"/>
          <w:smallCaps w:val="0"/>
          <w:vertAlign w:val="subscript"/>
        </w:rPr>
        <w:t>4</w:t>
      </w:r>
      <w:r w:rsidRPr="00D5649B">
        <w:t xml:space="preserve"> emissions from livestock manure deposited on pasture</w:t>
      </w:r>
      <w:bookmarkEnd w:id="850"/>
      <w:r w:rsidR="00E111A4" w:rsidRPr="00D5649B">
        <w:t xml:space="preserve"> </w:t>
      </w:r>
    </w:p>
    <w:p w14:paraId="6EC81390" w14:textId="255D9C62" w:rsidR="00E111A4" w:rsidRPr="00D5649B" w:rsidRDefault="00E111A4" w:rsidP="00E111A4">
      <w:pPr>
        <w:rPr>
          <w:szCs w:val="24"/>
        </w:rPr>
      </w:pPr>
      <w:r w:rsidRPr="00D5649B">
        <w:rPr>
          <w:szCs w:val="24"/>
        </w:rPr>
        <w:t xml:space="preserve">In Canada, </w:t>
      </w:r>
      <w:r w:rsidR="00330C8B" w:rsidRPr="00D5649B">
        <w:rPr>
          <w:szCs w:val="24"/>
        </w:rPr>
        <w:t>between 16% (for dairy cattle) and 72% (for llamas and alpacas) of manure produced by grazing livestock is managed in pasture, range or paddock systems (</w:t>
      </w:r>
      <w:r w:rsidR="00330C8B" w:rsidRPr="00097A58">
        <w:rPr>
          <w:b/>
          <w:szCs w:val="24"/>
        </w:rPr>
        <w:fldChar w:fldCharType="begin"/>
      </w:r>
      <w:r w:rsidR="00330C8B" w:rsidRPr="00097A58">
        <w:rPr>
          <w:b/>
          <w:szCs w:val="24"/>
        </w:rPr>
        <w:instrText xml:space="preserve"> REF _Ref75269846 \h </w:instrText>
      </w:r>
      <w:r w:rsidR="008A6701" w:rsidRPr="00097A58">
        <w:rPr>
          <w:b/>
          <w:szCs w:val="24"/>
        </w:rPr>
        <w:instrText xml:space="preserve"> \* MERGEFORMAT </w:instrText>
      </w:r>
      <w:r w:rsidR="00330C8B" w:rsidRPr="00097A58">
        <w:rPr>
          <w:b/>
          <w:szCs w:val="24"/>
        </w:rPr>
      </w:r>
      <w:r w:rsidR="00330C8B" w:rsidRPr="00097A58">
        <w:rPr>
          <w:b/>
          <w:szCs w:val="24"/>
        </w:rPr>
        <w:fldChar w:fldCharType="separate"/>
      </w:r>
      <w:r w:rsidR="00D92964" w:rsidRPr="00B62AA9">
        <w:rPr>
          <w:b/>
        </w:rPr>
        <w:t xml:space="preserve">Table </w:t>
      </w:r>
      <w:r w:rsidR="00D92964">
        <w:rPr>
          <w:b/>
          <w:noProof/>
        </w:rPr>
        <w:t>29</w:t>
      </w:r>
      <w:r w:rsidR="00330C8B" w:rsidRPr="00097A58">
        <w:rPr>
          <w:b/>
          <w:szCs w:val="24"/>
        </w:rPr>
        <w:fldChar w:fldCharType="end"/>
      </w:r>
      <w:r w:rsidR="00330C8B" w:rsidRPr="00D5649B">
        <w:rPr>
          <w:szCs w:val="24"/>
        </w:rPr>
        <w:t>)</w:t>
      </w:r>
      <w:r w:rsidR="008A6701" w:rsidRPr="00D5649B">
        <w:rPr>
          <w:szCs w:val="24"/>
        </w:rPr>
        <w:t xml:space="preserve">, where faeces and urine are deposited directly in the field. Carbon </w:t>
      </w:r>
      <w:r w:rsidRPr="00D5649B">
        <w:rPr>
          <w:szCs w:val="24"/>
        </w:rPr>
        <w:t xml:space="preserve">utilization by animals on pasture is a function of the </w:t>
      </w:r>
      <w:r w:rsidR="00330C8B" w:rsidRPr="00D5649B">
        <w:rPr>
          <w:szCs w:val="24"/>
        </w:rPr>
        <w:t xml:space="preserve">C </w:t>
      </w:r>
      <w:r w:rsidRPr="009019EB">
        <w:rPr>
          <w:szCs w:val="24"/>
        </w:rPr>
        <w:t xml:space="preserve">content of pasture forage and its digestibility. The entire undigested </w:t>
      </w:r>
      <w:r w:rsidR="00330C8B" w:rsidRPr="009019EB">
        <w:rPr>
          <w:szCs w:val="24"/>
        </w:rPr>
        <w:t xml:space="preserve">C </w:t>
      </w:r>
      <w:r w:rsidR="004B2B38" w:rsidRPr="009019EB">
        <w:rPr>
          <w:szCs w:val="24"/>
        </w:rPr>
        <w:t xml:space="preserve">content </w:t>
      </w:r>
      <w:r w:rsidRPr="009019EB">
        <w:rPr>
          <w:szCs w:val="24"/>
        </w:rPr>
        <w:t>(</w:t>
      </w:r>
      <w:r w:rsidR="00B30285" w:rsidRPr="009019EB">
        <w:rPr>
          <w:szCs w:val="24"/>
        </w:rPr>
        <w:t xml:space="preserve">e.g., </w:t>
      </w:r>
      <w:r w:rsidRPr="009019EB">
        <w:rPr>
          <w:szCs w:val="24"/>
        </w:rPr>
        <w:t>39%</w:t>
      </w:r>
      <w:r w:rsidR="00B30285" w:rsidRPr="009019EB">
        <w:rPr>
          <w:szCs w:val="24"/>
        </w:rPr>
        <w:t xml:space="preserve"> for beef</w:t>
      </w:r>
      <w:r w:rsidR="00B30285" w:rsidRPr="00D5649B">
        <w:rPr>
          <w:szCs w:val="24"/>
        </w:rPr>
        <w:t xml:space="preserve"> cattle</w:t>
      </w:r>
      <w:r w:rsidRPr="00D5649B">
        <w:rPr>
          <w:szCs w:val="24"/>
        </w:rPr>
        <w:t xml:space="preserve">, Baron et al., 2002) is assumed to be returned to the field and distributed throughout the field by the animal. The amount of </w:t>
      </w:r>
      <w:r w:rsidR="00330C8B" w:rsidRPr="00D5649B">
        <w:rPr>
          <w:szCs w:val="24"/>
        </w:rPr>
        <w:t xml:space="preserve">C </w:t>
      </w:r>
      <w:r w:rsidRPr="00D5649B">
        <w:rPr>
          <w:szCs w:val="24"/>
        </w:rPr>
        <w:t xml:space="preserve">excreted varies among </w:t>
      </w:r>
      <w:r w:rsidR="000C1C34">
        <w:rPr>
          <w:szCs w:val="24"/>
        </w:rPr>
        <w:t>animal</w:t>
      </w:r>
      <w:r w:rsidR="000C1C34" w:rsidRPr="00D5649B">
        <w:rPr>
          <w:szCs w:val="24"/>
        </w:rPr>
        <w:t xml:space="preserve"> </w:t>
      </w:r>
      <w:r w:rsidRPr="00D5649B">
        <w:rPr>
          <w:szCs w:val="24"/>
        </w:rPr>
        <w:t>groups and can range between 25 and 60% (</w:t>
      </w:r>
      <w:hyperlink r:id="rId388" w:history="1">
        <w:r w:rsidRPr="00D5649B">
          <w:rPr>
            <w:rStyle w:val="Hyperlink"/>
            <w:color w:val="auto"/>
            <w:szCs w:val="24"/>
          </w:rPr>
          <w:t>http://www.soilcc.ca/resources.htm</w:t>
        </w:r>
      </w:hyperlink>
      <w:r w:rsidRPr="00D5649B">
        <w:rPr>
          <w:szCs w:val="24"/>
        </w:rPr>
        <w:t>). The</w:t>
      </w:r>
      <w:r w:rsidR="00B32577" w:rsidRPr="00D5649B">
        <w:rPr>
          <w:szCs w:val="24"/>
        </w:rPr>
        <w:t xml:space="preserve"> </w:t>
      </w:r>
      <w:proofErr w:type="spellStart"/>
      <w:r w:rsidR="00B32577" w:rsidRPr="00D5649B">
        <w:rPr>
          <w:szCs w:val="24"/>
        </w:rPr>
        <w:t>ungrazed</w:t>
      </w:r>
      <w:proofErr w:type="spellEnd"/>
      <w:r w:rsidR="00B32577" w:rsidRPr="00D5649B">
        <w:rPr>
          <w:szCs w:val="24"/>
        </w:rPr>
        <w:t xml:space="preserve"> portion of the biomass (</w:t>
      </w:r>
      <w:r w:rsidR="004C7427">
        <w:rPr>
          <w:b/>
          <w:szCs w:val="24"/>
        </w:rPr>
        <w:t>S</w:t>
      </w:r>
      <w:r w:rsidR="00A02A4B" w:rsidRPr="009019EB">
        <w:rPr>
          <w:b/>
          <w:szCs w:val="24"/>
        </w:rPr>
        <w:t xml:space="preserve">ection </w:t>
      </w:r>
      <w:r w:rsidR="00B32577" w:rsidRPr="009019EB">
        <w:rPr>
          <w:b/>
          <w:szCs w:val="24"/>
        </w:rPr>
        <w:fldChar w:fldCharType="begin"/>
      </w:r>
      <w:r w:rsidR="00B32577" w:rsidRPr="009019EB">
        <w:rPr>
          <w:b/>
          <w:szCs w:val="24"/>
        </w:rPr>
        <w:instrText xml:space="preserve"> REF _Ref87019037 \r \h </w:instrText>
      </w:r>
      <w:r w:rsidR="009019EB">
        <w:rPr>
          <w:b/>
          <w:szCs w:val="24"/>
        </w:rPr>
        <w:instrText xml:space="preserve"> \* MERGEFORMAT </w:instrText>
      </w:r>
      <w:r w:rsidR="00B32577" w:rsidRPr="009019EB">
        <w:rPr>
          <w:b/>
          <w:szCs w:val="24"/>
        </w:rPr>
      </w:r>
      <w:r w:rsidR="00B32577" w:rsidRPr="009019EB">
        <w:rPr>
          <w:b/>
          <w:szCs w:val="24"/>
        </w:rPr>
        <w:fldChar w:fldCharType="separate"/>
      </w:r>
      <w:r w:rsidR="00D92964">
        <w:rPr>
          <w:b/>
          <w:szCs w:val="24"/>
        </w:rPr>
        <w:t>2.1.2.6</w:t>
      </w:r>
      <w:r w:rsidR="00B32577" w:rsidRPr="009019EB">
        <w:rPr>
          <w:b/>
          <w:szCs w:val="24"/>
        </w:rPr>
        <w:fldChar w:fldCharType="end"/>
      </w:r>
      <w:r w:rsidR="00B32577" w:rsidRPr="00D5649B">
        <w:rPr>
          <w:szCs w:val="24"/>
        </w:rPr>
        <w:t>) and the</w:t>
      </w:r>
      <w:r w:rsidRPr="00D5649B">
        <w:rPr>
          <w:szCs w:val="24"/>
        </w:rPr>
        <w:t xml:space="preserve"> amount of excreted </w:t>
      </w:r>
      <w:r w:rsidR="00330C8B" w:rsidRPr="00D5649B">
        <w:rPr>
          <w:szCs w:val="24"/>
        </w:rPr>
        <w:t xml:space="preserve">C </w:t>
      </w:r>
      <w:r w:rsidR="0075715D" w:rsidRPr="00D5649B">
        <w:rPr>
          <w:szCs w:val="24"/>
        </w:rPr>
        <w:t>minus CH</w:t>
      </w:r>
      <w:r w:rsidR="0075715D" w:rsidRPr="00D5649B">
        <w:rPr>
          <w:szCs w:val="24"/>
          <w:vertAlign w:val="subscript"/>
        </w:rPr>
        <w:t>4</w:t>
      </w:r>
      <w:r w:rsidR="0075715D" w:rsidRPr="00D5649B">
        <w:rPr>
          <w:szCs w:val="24"/>
        </w:rPr>
        <w:t xml:space="preserve"> losses from manure deposited on pasture </w:t>
      </w:r>
      <w:r w:rsidRPr="00D5649B">
        <w:rPr>
          <w:szCs w:val="24"/>
        </w:rPr>
        <w:t xml:space="preserve">will be used as an input to the </w:t>
      </w:r>
      <w:r w:rsidR="00294DB2">
        <w:rPr>
          <w:szCs w:val="24"/>
        </w:rPr>
        <w:t xml:space="preserve">IPCC Tier 2 and </w:t>
      </w:r>
      <w:r w:rsidRPr="00D5649B">
        <w:rPr>
          <w:szCs w:val="24"/>
        </w:rPr>
        <w:t>ICBM</w:t>
      </w:r>
      <w:r w:rsidR="00294DB2">
        <w:rPr>
          <w:szCs w:val="24"/>
        </w:rPr>
        <w:t xml:space="preserve"> soil C models</w:t>
      </w:r>
      <w:r w:rsidRPr="00D5649B">
        <w:rPr>
          <w:szCs w:val="24"/>
        </w:rPr>
        <w:t>, for grazed pasture</w:t>
      </w:r>
      <w:r w:rsidR="00B30285" w:rsidRPr="00D5649B">
        <w:rPr>
          <w:szCs w:val="24"/>
        </w:rPr>
        <w:t>s</w:t>
      </w:r>
      <w:r w:rsidRPr="00D5649B">
        <w:rPr>
          <w:szCs w:val="24"/>
        </w:rPr>
        <w:t>.</w:t>
      </w:r>
      <w:r w:rsidR="00294DB2">
        <w:rPr>
          <w:szCs w:val="24"/>
        </w:rPr>
        <w:t xml:space="preserve"> The amount of N excreted minus direct and indirect N losses will be used as manure inputs to the soil N pool for the soil N</w:t>
      </w:r>
      <w:r w:rsidR="00294DB2" w:rsidRPr="00294DB2">
        <w:rPr>
          <w:szCs w:val="24"/>
          <w:vertAlign w:val="subscript"/>
        </w:rPr>
        <w:t>2</w:t>
      </w:r>
      <w:r w:rsidR="00294DB2">
        <w:rPr>
          <w:szCs w:val="24"/>
        </w:rPr>
        <w:t>O models, for grazed pastures.</w:t>
      </w:r>
    </w:p>
    <w:p w14:paraId="0FFA84F0" w14:textId="0BD9C7E8" w:rsidR="00B30285" w:rsidRPr="00D5649B" w:rsidRDefault="00B30285" w:rsidP="008A7F5F">
      <w:pPr>
        <w:pStyle w:val="Heading3"/>
      </w:pPr>
      <w:bookmarkStart w:id="851" w:name="_Toc152758646"/>
      <w:r w:rsidRPr="00D5649B">
        <w:t>Manure carbon deposited on pasture</w:t>
      </w:r>
      <w:bookmarkEnd w:id="851"/>
    </w:p>
    <w:p w14:paraId="3CD6C8C0" w14:textId="2341DFC4" w:rsidR="00B30285" w:rsidRPr="00D5649B" w:rsidRDefault="00B30285">
      <w:r w:rsidRPr="00D5649B">
        <w:t xml:space="preserve">For livestock on pasture, only faecal C is added to the field (no bedding C). The amount of C excreted by grazing animals </w:t>
      </w:r>
      <w:r w:rsidR="003D12D5" w:rsidRPr="00D5649B">
        <w:t>(</w:t>
      </w:r>
      <w:proofErr w:type="spellStart"/>
      <w:r w:rsidR="003D12D5" w:rsidRPr="00D5649B">
        <w:rPr>
          <w:i/>
        </w:rPr>
        <w:t>C</w:t>
      </w:r>
      <w:r w:rsidR="003D12D5" w:rsidRPr="00D5649B">
        <w:rPr>
          <w:i/>
          <w:vertAlign w:val="subscript"/>
        </w:rPr>
        <w:t>excretion</w:t>
      </w:r>
      <w:proofErr w:type="spellEnd"/>
      <w:r w:rsidR="003D12D5" w:rsidRPr="00D5649B">
        <w:t xml:space="preserve">) </w:t>
      </w:r>
      <w:r w:rsidRPr="00D5649B">
        <w:t xml:space="preserve">is estimated using the same approach as for non-grazing livestock – </w:t>
      </w:r>
      <w:r w:rsidR="00294DB2">
        <w:t xml:space="preserve">to estimate faecal C excretion for each animal group, </w:t>
      </w:r>
      <w:r w:rsidRPr="00D5649B">
        <w:t xml:space="preserve">see </w:t>
      </w:r>
      <w:r w:rsidR="004C7427" w:rsidRPr="004C7427">
        <w:rPr>
          <w:b/>
          <w:bCs/>
        </w:rPr>
        <w:t>S</w:t>
      </w:r>
      <w:r w:rsidRPr="004C7427">
        <w:rPr>
          <w:b/>
          <w:bCs/>
        </w:rPr>
        <w:t xml:space="preserve">ection </w:t>
      </w:r>
      <w:r w:rsidRPr="004C7427">
        <w:rPr>
          <w:b/>
          <w:bCs/>
        </w:rPr>
        <w:fldChar w:fldCharType="begin"/>
      </w:r>
      <w:r w:rsidRPr="004C7427">
        <w:rPr>
          <w:b/>
          <w:bCs/>
        </w:rPr>
        <w:instrText xml:space="preserve"> REF _Ref91670846 \r \h  \* MERGEFORMAT </w:instrText>
      </w:r>
      <w:r w:rsidRPr="004C7427">
        <w:rPr>
          <w:b/>
          <w:bCs/>
        </w:rPr>
      </w:r>
      <w:r w:rsidRPr="004C7427">
        <w:rPr>
          <w:b/>
          <w:bCs/>
        </w:rPr>
        <w:fldChar w:fldCharType="separate"/>
      </w:r>
      <w:r w:rsidR="004D663A" w:rsidRPr="004C7427">
        <w:rPr>
          <w:b/>
          <w:bCs/>
        </w:rPr>
        <w:t>4.1.1.1</w:t>
      </w:r>
      <w:r w:rsidRPr="004C7427">
        <w:rPr>
          <w:b/>
          <w:bCs/>
        </w:rPr>
        <w:fldChar w:fldCharType="end"/>
      </w:r>
      <w:r w:rsidRPr="00D5649B">
        <w:t>.</w:t>
      </w:r>
    </w:p>
    <w:p w14:paraId="0AE337B8" w14:textId="1AF68EA0" w:rsidR="00B30285" w:rsidRPr="00D5649B" w:rsidRDefault="00C51765" w:rsidP="008A7F5F">
      <w:pPr>
        <w:pStyle w:val="Heading3"/>
      </w:pPr>
      <w:bookmarkStart w:id="852" w:name="_Toc152758647"/>
      <w:r w:rsidRPr="00D5649B">
        <w:t>CH</w:t>
      </w:r>
      <w:r w:rsidRPr="00D5649B">
        <w:rPr>
          <w:vertAlign w:val="subscript"/>
        </w:rPr>
        <w:t>4</w:t>
      </w:r>
      <w:r w:rsidRPr="00D5649B">
        <w:t xml:space="preserve"> emissions from manure deposited on pasture for all </w:t>
      </w:r>
      <w:r w:rsidR="000C1C34">
        <w:t>animal</w:t>
      </w:r>
      <w:r w:rsidR="000C1C34" w:rsidRPr="00D5649B">
        <w:t xml:space="preserve"> </w:t>
      </w:r>
      <w:r w:rsidRPr="00D5649B">
        <w:t>groups</w:t>
      </w:r>
      <w:bookmarkEnd w:id="852"/>
    </w:p>
    <w:p w14:paraId="66839A52" w14:textId="5E851FBA" w:rsidR="00C51765" w:rsidRPr="00D5649B" w:rsidRDefault="00C51765" w:rsidP="00A13051">
      <w:r w:rsidRPr="00D5649B">
        <w:t>To estimate CH</w:t>
      </w:r>
      <w:r w:rsidRPr="00D5649B">
        <w:rPr>
          <w:vertAlign w:val="subscript"/>
        </w:rPr>
        <w:t>4</w:t>
      </w:r>
      <w:r w:rsidRPr="00D5649B">
        <w:t xml:space="preserve"> emissions from manure deposited on pasture</w:t>
      </w:r>
      <w:r w:rsidR="00FB0827" w:rsidRPr="00D5649B">
        <w:t xml:space="preserve"> (</w:t>
      </w:r>
      <w:r w:rsidR="00FB0827" w:rsidRPr="00D5649B">
        <w:rPr>
          <w:i/>
        </w:rPr>
        <w:t>CH</w:t>
      </w:r>
      <w:r w:rsidR="00FB0827" w:rsidRPr="00D5649B">
        <w:rPr>
          <w:i/>
          <w:vertAlign w:val="subscript"/>
        </w:rPr>
        <w:t>4pasture</w:t>
      </w:r>
      <w:r w:rsidR="00FB0827" w:rsidRPr="00D5649B">
        <w:t>)</w:t>
      </w:r>
      <w:r w:rsidRPr="00D5649B">
        <w:t xml:space="preserve">, we use the same approach as for solid manure excreted by non-grazing animals – see </w:t>
      </w:r>
      <w:r w:rsidR="004C7427">
        <w:rPr>
          <w:b/>
          <w:bCs/>
        </w:rPr>
        <w:t>S</w:t>
      </w:r>
      <w:r w:rsidRPr="004C7427">
        <w:rPr>
          <w:b/>
          <w:bCs/>
        </w:rPr>
        <w:t xml:space="preserve">ection </w:t>
      </w:r>
      <w:r w:rsidRPr="004C7427">
        <w:rPr>
          <w:b/>
          <w:bCs/>
        </w:rPr>
        <w:fldChar w:fldCharType="begin"/>
      </w:r>
      <w:r w:rsidRPr="004C7427">
        <w:rPr>
          <w:b/>
          <w:bCs/>
        </w:rPr>
        <w:instrText xml:space="preserve"> REF _Ref91671033 \r \h </w:instrText>
      </w:r>
      <w:r w:rsidR="00E94AA6" w:rsidRPr="004C7427">
        <w:rPr>
          <w:b/>
          <w:bCs/>
        </w:rPr>
        <w:instrText xml:space="preserve"> \* MERGEFORMAT </w:instrText>
      </w:r>
      <w:r w:rsidRPr="004C7427">
        <w:rPr>
          <w:b/>
          <w:bCs/>
        </w:rPr>
      </w:r>
      <w:r w:rsidRPr="004C7427">
        <w:rPr>
          <w:b/>
          <w:bCs/>
        </w:rPr>
        <w:fldChar w:fldCharType="separate"/>
      </w:r>
      <w:r w:rsidR="00097A58" w:rsidRPr="004C7427">
        <w:rPr>
          <w:b/>
          <w:bCs/>
        </w:rPr>
        <w:t>4.1.2</w:t>
      </w:r>
      <w:r w:rsidRPr="004C7427">
        <w:rPr>
          <w:b/>
          <w:bCs/>
        </w:rPr>
        <w:fldChar w:fldCharType="end"/>
      </w:r>
      <w:r w:rsidRPr="00D5649B">
        <w:t xml:space="preserve">. </w:t>
      </w:r>
      <w:r w:rsidR="009019EB">
        <w:br/>
      </w:r>
      <w:r w:rsidRPr="009019EB">
        <w:rPr>
          <w:b/>
          <w:bCs/>
        </w:rPr>
        <w:t>Note:</w:t>
      </w:r>
      <w:r w:rsidRPr="00D5649B">
        <w:t xml:space="preserve"> in </w:t>
      </w:r>
      <w:r w:rsidRPr="00D5649B">
        <w:fldChar w:fldCharType="begin"/>
      </w:r>
      <w:r w:rsidRPr="00D5649B">
        <w:instrText xml:space="preserve"> REF Eq_CH4ManureRate \h </w:instrText>
      </w:r>
      <w:r w:rsidR="00E94AA6" w:rsidRPr="00D5649B">
        <w:instrText xml:space="preserve"> \* MERGEFORMAT </w:instrText>
      </w:r>
      <w:r w:rsidRPr="00D5649B">
        <w:fldChar w:fldCharType="separate"/>
      </w:r>
      <w:r w:rsidR="004D663A" w:rsidRPr="00D5649B">
        <w:rPr>
          <w:b/>
          <w:szCs w:val="24"/>
        </w:rPr>
        <w:t xml:space="preserve">Eq. </w:t>
      </w:r>
      <w:r w:rsidR="004D663A" w:rsidRPr="00D5649B">
        <w:rPr>
          <w:b/>
          <w:noProof/>
          <w:szCs w:val="24"/>
        </w:rPr>
        <w:t>4.1.2</w:t>
      </w:r>
      <w:r w:rsidR="004D663A" w:rsidRPr="00D5649B">
        <w:rPr>
          <w:b/>
          <w:noProof/>
          <w:szCs w:val="24"/>
        </w:rPr>
        <w:noBreakHyphen/>
        <w:t>4</w:t>
      </w:r>
      <w:r w:rsidRPr="00D5649B">
        <w:fldChar w:fldCharType="end"/>
      </w:r>
      <w:r w:rsidRPr="00D5649B">
        <w:t>, B</w:t>
      </w:r>
      <w:r w:rsidRPr="00D5649B">
        <w:rPr>
          <w:vertAlign w:val="subscript"/>
        </w:rPr>
        <w:t>o</w:t>
      </w:r>
      <w:r w:rsidRPr="00D5649B">
        <w:t xml:space="preserve"> (maximum CH</w:t>
      </w:r>
      <w:r w:rsidRPr="00D5649B">
        <w:rPr>
          <w:vertAlign w:val="subscript"/>
        </w:rPr>
        <w:t>4</w:t>
      </w:r>
      <w:r w:rsidRPr="00D5649B">
        <w:t xml:space="preserve"> producing capacity, m</w:t>
      </w:r>
      <w:r w:rsidRPr="00D5649B">
        <w:rPr>
          <w:vertAlign w:val="superscript"/>
        </w:rPr>
        <w:t>3</w:t>
      </w:r>
      <w:r w:rsidRPr="00D5649B">
        <w:t xml:space="preserve"> CH</w:t>
      </w:r>
      <w:r w:rsidRPr="00D5649B">
        <w:rPr>
          <w:vertAlign w:val="subscript"/>
        </w:rPr>
        <w:t>4</w:t>
      </w:r>
      <w:r w:rsidRPr="00D5649B">
        <w:t xml:space="preserve"> kg</w:t>
      </w:r>
      <w:r w:rsidRPr="00D5649B">
        <w:rPr>
          <w:vertAlign w:val="superscript"/>
        </w:rPr>
        <w:t>-1</w:t>
      </w:r>
      <w:r w:rsidRPr="00D5649B">
        <w:t xml:space="preserve"> VS) should be set to 0.19 for all livestock on pasture.</w:t>
      </w:r>
    </w:p>
    <w:p w14:paraId="2A7FEEEE" w14:textId="203419B2" w:rsidR="00E94AA6" w:rsidRPr="00D5649B" w:rsidRDefault="00E94AA6" w:rsidP="00E94AA6">
      <w:pPr>
        <w:pStyle w:val="Heading2"/>
        <w:rPr>
          <w:rStyle w:val="Emphasis"/>
          <w:b/>
          <w:i w:val="0"/>
          <w:spacing w:val="5"/>
        </w:rPr>
      </w:pPr>
      <w:bookmarkStart w:id="853" w:name="_Ref146632350"/>
      <w:bookmarkStart w:id="854" w:name="_Toc39762611"/>
      <w:bookmarkStart w:id="855" w:name="_Toc152758648"/>
      <w:r w:rsidRPr="00D5649B">
        <w:rPr>
          <w:rStyle w:val="Emphasis"/>
          <w:b/>
          <w:i w:val="0"/>
          <w:spacing w:val="5"/>
        </w:rPr>
        <w:t>Direct N</w:t>
      </w:r>
      <w:r w:rsidRPr="00D5649B">
        <w:rPr>
          <w:rStyle w:val="Emphasis"/>
          <w:b/>
          <w:i w:val="0"/>
          <w:spacing w:val="5"/>
          <w:vertAlign w:val="subscript"/>
        </w:rPr>
        <w:t>2</w:t>
      </w:r>
      <w:r w:rsidRPr="00D5649B">
        <w:rPr>
          <w:rStyle w:val="Emphasis"/>
          <w:b/>
          <w:i w:val="0"/>
          <w:spacing w:val="5"/>
        </w:rPr>
        <w:t>O emissions from livestock manure deposited on pasture</w:t>
      </w:r>
      <w:bookmarkEnd w:id="853"/>
      <w:bookmarkEnd w:id="855"/>
    </w:p>
    <w:p w14:paraId="4F4458C5" w14:textId="46489146" w:rsidR="009D6CB9" w:rsidRPr="00D5649B" w:rsidRDefault="009D6CB9" w:rsidP="008A7F5F">
      <w:pPr>
        <w:pStyle w:val="Heading3"/>
      </w:pPr>
      <w:bookmarkStart w:id="856" w:name="_Toc152758649"/>
      <w:r w:rsidRPr="00D5649B">
        <w:t>Direct N</w:t>
      </w:r>
      <w:r w:rsidRPr="00D5649B">
        <w:rPr>
          <w:vertAlign w:val="subscript"/>
        </w:rPr>
        <w:t>2</w:t>
      </w:r>
      <w:r w:rsidRPr="00D5649B">
        <w:t>O emissions from livestock manure deposited on pasture</w:t>
      </w:r>
      <w:bookmarkEnd w:id="856"/>
    </w:p>
    <w:bookmarkEnd w:id="854"/>
    <w:p w14:paraId="4311854E" w14:textId="6D8B1B41" w:rsidR="004C4C61" w:rsidRPr="00D5649B" w:rsidRDefault="00E436CB" w:rsidP="006F4578">
      <w:pPr>
        <w:rPr>
          <w:szCs w:val="32"/>
        </w:rPr>
      </w:pPr>
      <w:r w:rsidRPr="00D5649B">
        <w:rPr>
          <w:szCs w:val="32"/>
        </w:rPr>
        <w:t>Direct daily N</w:t>
      </w:r>
      <w:r w:rsidRPr="00D5649B">
        <w:rPr>
          <w:szCs w:val="32"/>
          <w:vertAlign w:val="subscript"/>
        </w:rPr>
        <w:t>2</w:t>
      </w:r>
      <w:r w:rsidRPr="00D5649B">
        <w:rPr>
          <w:szCs w:val="32"/>
        </w:rPr>
        <w:t>O emissions occur from livestock manure (urine + faeces) deposited on pasture via combined nitrification and denitrification of N contained in the manure.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C4C61" w:rsidRPr="00D5649B">
        <w:rPr>
          <w:szCs w:val="32"/>
        </w:rPr>
        <w:t>N excreted</w:t>
      </w:r>
      <w:r w:rsidRPr="00D5649B">
        <w:rPr>
          <w:szCs w:val="32"/>
        </w:rPr>
        <w:t xml:space="preserve"> by the animal and default N</w:t>
      </w:r>
      <w:r w:rsidRPr="00D5649B">
        <w:rPr>
          <w:szCs w:val="32"/>
          <w:vertAlign w:val="subscript"/>
        </w:rPr>
        <w:t>2</w:t>
      </w:r>
      <w:r w:rsidRPr="00D5649B">
        <w:rPr>
          <w:szCs w:val="32"/>
        </w:rPr>
        <w:t>O emission factors (</w:t>
      </w:r>
      <w:proofErr w:type="spellStart"/>
      <w:r w:rsidRPr="00D5649B">
        <w:rPr>
          <w:i/>
          <w:szCs w:val="32"/>
        </w:rPr>
        <w:t>EF</w:t>
      </w:r>
      <w:r w:rsidRPr="00D5649B">
        <w:rPr>
          <w:i/>
          <w:szCs w:val="32"/>
          <w:vertAlign w:val="subscript"/>
        </w:rPr>
        <w:t>direct</w:t>
      </w:r>
      <w:proofErr w:type="spellEnd"/>
      <w:r w:rsidRPr="00D5649B">
        <w:rPr>
          <w:szCs w:val="32"/>
        </w:rPr>
        <w:t xml:space="preserve">) </w:t>
      </w:r>
      <w:r w:rsidR="00313C3F" w:rsidRPr="00D5649B">
        <w:rPr>
          <w:szCs w:val="32"/>
        </w:rPr>
        <w:t>from ECCC (2022) for animals on pasture/range/paddock</w:t>
      </w:r>
      <w:r w:rsidR="000414F2" w:rsidRPr="00D5649B">
        <w:rPr>
          <w:szCs w:val="32"/>
        </w:rPr>
        <w:t xml:space="preserve"> </w:t>
      </w:r>
      <w:r w:rsidRPr="00D5649B">
        <w:rPr>
          <w:szCs w:val="32"/>
        </w:rPr>
        <w:t>(</w:t>
      </w:r>
      <w:r w:rsidR="00313C3F" w:rsidRPr="00D5649B">
        <w:rPr>
          <w:szCs w:val="32"/>
        </w:rPr>
        <w:fldChar w:fldCharType="begin"/>
      </w:r>
      <w:r w:rsidR="00313C3F" w:rsidRPr="00D5649B">
        <w:rPr>
          <w:szCs w:val="32"/>
        </w:rPr>
        <w:instrText xml:space="preserve"> REF _Ref81928082 \h  \* MERGEFORMAT </w:instrText>
      </w:r>
      <w:r w:rsidR="00313C3F" w:rsidRPr="00D5649B">
        <w:rPr>
          <w:szCs w:val="32"/>
        </w:rPr>
      </w:r>
      <w:r w:rsidR="00313C3F" w:rsidRPr="00D5649B">
        <w:rPr>
          <w:szCs w:val="32"/>
        </w:rPr>
        <w:fldChar w:fldCharType="separate"/>
      </w:r>
      <w:r w:rsidR="00D92964" w:rsidRPr="00B62AA9">
        <w:rPr>
          <w:b/>
        </w:rPr>
        <w:t xml:space="preserve">Table </w:t>
      </w:r>
      <w:r w:rsidR="00D92964">
        <w:rPr>
          <w:b/>
          <w:noProof/>
        </w:rPr>
        <w:t>36</w:t>
      </w:r>
      <w:r w:rsidR="00313C3F" w:rsidRPr="00D5649B">
        <w:rPr>
          <w:szCs w:val="32"/>
        </w:rPr>
        <w:fldChar w:fldCharType="end"/>
      </w:r>
      <w:r w:rsidRPr="00D5649B">
        <w:rPr>
          <w:szCs w:val="32"/>
        </w:rPr>
        <w:t xml:space="preserve">). </w:t>
      </w:r>
      <w:r w:rsidR="004C4C61" w:rsidRPr="00D5649B">
        <w:rPr>
          <w:szCs w:val="32"/>
        </w:rPr>
        <w:t xml:space="preserve">For grazing </w:t>
      </w:r>
      <w:r w:rsidR="004C4C61" w:rsidRPr="00D5649B">
        <w:rPr>
          <w:szCs w:val="32"/>
        </w:rPr>
        <w:lastRenderedPageBreak/>
        <w:t>livestock in BC, AB, SK and MB, the direct N</w:t>
      </w:r>
      <w:r w:rsidR="004C4C61" w:rsidRPr="00D5649B">
        <w:rPr>
          <w:szCs w:val="32"/>
          <w:vertAlign w:val="subscript"/>
        </w:rPr>
        <w:t>2</w:t>
      </w:r>
      <w:r w:rsidR="004C4C61" w:rsidRPr="00D5649B">
        <w:rPr>
          <w:szCs w:val="32"/>
        </w:rPr>
        <w:t xml:space="preserve">O EF is the same for all soil texture classes and is based on a study for beef cattle in Western Canada (Lemke et al., 2012). </w:t>
      </w:r>
      <w:r w:rsidR="0052034A" w:rsidRPr="00D5649B">
        <w:rPr>
          <w:szCs w:val="32"/>
        </w:rPr>
        <w:t>For grazing livestock in ON, QC and the Atlantic provinces, the direct N</w:t>
      </w:r>
      <w:r w:rsidR="0052034A" w:rsidRPr="00D5649B">
        <w:rPr>
          <w:szCs w:val="32"/>
          <w:vertAlign w:val="subscript"/>
        </w:rPr>
        <w:t>2</w:t>
      </w:r>
      <w:r w:rsidR="0052034A" w:rsidRPr="00D5649B">
        <w:rPr>
          <w:szCs w:val="32"/>
        </w:rPr>
        <w:t xml:space="preserve">O EFs depend on the soil texture class and are based on a dairy cow study in Eastern Canada (Rochette et al., 2014). </w:t>
      </w:r>
      <w:r w:rsidR="005A0C8E">
        <w:rPr>
          <w:szCs w:val="32"/>
        </w:rPr>
        <w:t>The</w:t>
      </w:r>
      <w:r w:rsidR="0052034A" w:rsidRPr="00D5649B">
        <w:rPr>
          <w:szCs w:val="32"/>
        </w:rPr>
        <w:t xml:space="preserve"> EF is applied to the amount of </w:t>
      </w:r>
      <w:r w:rsidR="005A0C8E">
        <w:rPr>
          <w:szCs w:val="32"/>
        </w:rPr>
        <w:t>N</w:t>
      </w:r>
      <w:r w:rsidR="0052034A" w:rsidRPr="00D5649B">
        <w:rPr>
          <w:szCs w:val="32"/>
        </w:rPr>
        <w:t xml:space="preserve"> excreted by the animal (</w:t>
      </w:r>
      <w:proofErr w:type="spellStart"/>
      <w:r w:rsidR="0052034A" w:rsidRPr="00D5649B">
        <w:rPr>
          <w:i/>
          <w:szCs w:val="32"/>
        </w:rPr>
        <w:t>N</w:t>
      </w:r>
      <w:r w:rsidR="0052034A" w:rsidRPr="00D5649B">
        <w:rPr>
          <w:i/>
          <w:szCs w:val="32"/>
          <w:vertAlign w:val="subscript"/>
        </w:rPr>
        <w:t>excretion</w:t>
      </w:r>
      <w:proofErr w:type="spellEnd"/>
      <w:r w:rsidR="0052034A" w:rsidRPr="00D5649B">
        <w:rPr>
          <w:szCs w:val="32"/>
        </w:rPr>
        <w:t>), assuming that 75% of this is contained in urine (Rochette et al., 2014).</w:t>
      </w:r>
      <w:r w:rsidR="00904053" w:rsidRPr="00D5649B">
        <w:rPr>
          <w:szCs w:val="32"/>
        </w:rPr>
        <w:t xml:space="preserve"> For Western Canada, an EF of 0.000</w:t>
      </w:r>
      <w:r w:rsidR="005A0C8E">
        <w:rPr>
          <w:szCs w:val="32"/>
        </w:rPr>
        <w:t>43</w:t>
      </w:r>
      <w:r w:rsidR="00904053" w:rsidRPr="00D5649B">
        <w:rPr>
          <w:szCs w:val="32"/>
        </w:rPr>
        <w:t xml:space="preserve">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N is applied for all soil texture classes</w:t>
      </w:r>
      <w:r w:rsidR="00F45FFF" w:rsidRPr="00D5649B">
        <w:rPr>
          <w:szCs w:val="32"/>
        </w:rPr>
        <w:t xml:space="preserve"> (</w:t>
      </w:r>
      <w:r w:rsidR="005A0C8E">
        <w:rPr>
          <w:szCs w:val="32"/>
        </w:rPr>
        <w:t>the EF for urine is 0.0006 and t</w:t>
      </w:r>
      <w:r w:rsidR="00F45FFF" w:rsidRPr="00D5649B">
        <w:rPr>
          <w:szCs w:val="32"/>
        </w:rPr>
        <w:t>he EF for dung is 0)</w:t>
      </w:r>
      <w:r w:rsidR="00904053" w:rsidRPr="00D5649B">
        <w:rPr>
          <w:szCs w:val="32"/>
        </w:rPr>
        <w:t>, while in Eastern Canada a different EF is applied for each soil texture class: 0.0078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fine-textured soil, 0.0062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medium-textured soil and 0.0047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coarse-textured soil (Rochette et al., 2014).</w:t>
      </w:r>
    </w:p>
    <w:p w14:paraId="1A8DE249" w14:textId="4B26FECF" w:rsidR="00853162" w:rsidRPr="00E904BB" w:rsidRDefault="00853162" w:rsidP="006F4578">
      <w:pPr>
        <w:rPr>
          <w:b/>
        </w:rPr>
      </w:pPr>
      <w:r w:rsidRPr="00D5649B">
        <w:rPr>
          <w:b/>
        </w:rPr>
        <w:t xml:space="preserve">For beef cattle, </w:t>
      </w:r>
      <w:r w:rsidRPr="00E904BB">
        <w:rPr>
          <w:b/>
        </w:rPr>
        <w:t>dairy cattle, broilers, layers and turkeys:</w:t>
      </w:r>
    </w:p>
    <w:p w14:paraId="4835A201" w14:textId="7554A899" w:rsidR="00853162"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853162" w:rsidRPr="00E904BB">
        <w:tab/>
      </w:r>
      <w:r w:rsidR="00853162" w:rsidRPr="00E904BB">
        <w:rPr>
          <w:b/>
        </w:rPr>
        <w:t xml:space="preserve">Eq. </w:t>
      </w:r>
      <w:r w:rsidR="001977CC" w:rsidRPr="00E904BB">
        <w:rPr>
          <w:b/>
        </w:rPr>
        <w:fldChar w:fldCharType="begin"/>
      </w:r>
      <w:r w:rsidR="001977CC" w:rsidRPr="00E904BB">
        <w:rPr>
          <w:b/>
        </w:rPr>
        <w:instrText xml:space="preserve"> STYLEREF 3 \s </w:instrText>
      </w:r>
      <w:r w:rsidR="001977CC" w:rsidRPr="00E904BB">
        <w:rPr>
          <w:b/>
        </w:rPr>
        <w:fldChar w:fldCharType="separate"/>
      </w:r>
      <w:r w:rsidR="001977CC" w:rsidRPr="00E904BB">
        <w:rPr>
          <w:b/>
          <w:noProof/>
        </w:rPr>
        <w:t>5.3.1</w:t>
      </w:r>
      <w:r w:rsidR="001977CC" w:rsidRPr="00E904BB">
        <w:rPr>
          <w:b/>
        </w:rPr>
        <w:fldChar w:fldCharType="end"/>
      </w:r>
      <w:r w:rsidR="001977CC" w:rsidRPr="00E904BB">
        <w:rPr>
          <w:b/>
        </w:rPr>
        <w:noBreakHyphen/>
      </w:r>
      <w:r w:rsidR="001977CC" w:rsidRPr="00E904BB">
        <w:rPr>
          <w:b/>
        </w:rPr>
        <w:fldChar w:fldCharType="begin"/>
      </w:r>
      <w:r w:rsidR="001977CC" w:rsidRPr="00E904BB">
        <w:rPr>
          <w:b/>
        </w:rPr>
        <w:instrText xml:space="preserve"> SEQ Eq. \* ARABIC \s 3 </w:instrText>
      </w:r>
      <w:r w:rsidR="001977CC" w:rsidRPr="00E904BB">
        <w:rPr>
          <w:b/>
        </w:rPr>
        <w:fldChar w:fldCharType="separate"/>
      </w:r>
      <w:r w:rsidR="001977CC" w:rsidRPr="00E904BB">
        <w:rPr>
          <w:b/>
          <w:noProof/>
        </w:rPr>
        <w:t>1</w:t>
      </w:r>
      <w:r w:rsidR="001977CC" w:rsidRPr="00E904BB">
        <w:rPr>
          <w:b/>
        </w:rPr>
        <w:fldChar w:fldCharType="end"/>
      </w:r>
    </w:p>
    <w:p w14:paraId="2374378F" w14:textId="77777777" w:rsidR="005A58C0" w:rsidRPr="00E904BB" w:rsidRDefault="005A58C0" w:rsidP="004E5C0B">
      <w:pPr>
        <w:tabs>
          <w:tab w:val="right" w:pos="8640"/>
          <w:tab w:val="right" w:pos="8820"/>
        </w:tabs>
        <w:rPr>
          <w:sz w:val="20"/>
        </w:rPr>
      </w:pPr>
      <w:r w:rsidRPr="00E904BB">
        <w:rPr>
          <w:sz w:val="20"/>
        </w:rPr>
        <w:t xml:space="preserve">where </w:t>
      </w:r>
    </w:p>
    <w:p w14:paraId="3C844111" w14:textId="572E1588" w:rsidR="005A58C0" w:rsidRPr="00E904BB" w:rsidRDefault="005A58C0" w:rsidP="00D52005">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on pasture for beef cattle, dairy cattle, broilers, layers and turkeys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119324E3" w14:textId="5BB63135" w:rsidR="005A58C0" w:rsidRPr="00E904BB" w:rsidRDefault="00D93E67" w:rsidP="00D52005">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Pr="00E904BB">
        <w:rPr>
          <w:sz w:val="20"/>
          <w:szCs w:val="24"/>
        </w:rPr>
        <w:t xml:space="preserve">Daily N excretion by beef and dairy </w:t>
      </w:r>
      <w:proofErr w:type="spellStart"/>
      <w:r w:rsidRPr="00E904BB">
        <w:rPr>
          <w:sz w:val="20"/>
          <w:szCs w:val="24"/>
        </w:rPr>
        <w:t>cattle</w:t>
      </w:r>
      <w:r w:rsidR="005A0C8E" w:rsidRPr="00E904BB">
        <w:rPr>
          <w:sz w:val="20"/>
          <w:szCs w:val="24"/>
        </w:rPr>
        <w:t>,</w:t>
      </w:r>
      <w:r w:rsidRPr="00E904BB">
        <w:rPr>
          <w:sz w:val="20"/>
        </w:rPr>
        <w:t>broilers</w:t>
      </w:r>
      <w:proofErr w:type="spellEnd"/>
      <w:r w:rsidRPr="00E904BB">
        <w:rPr>
          <w:sz w:val="20"/>
        </w:rPr>
        <w:t>,</w:t>
      </w:r>
      <w:r w:rsidR="00F45FFF" w:rsidRPr="00E904BB">
        <w:rPr>
          <w:sz w:val="20"/>
        </w:rPr>
        <w:t xml:space="preserve"> </w:t>
      </w:r>
      <w:r w:rsidRPr="00E904BB">
        <w:rPr>
          <w:sz w:val="20"/>
        </w:rPr>
        <w:t>layers and turkeys</w:t>
      </w:r>
    </w:p>
    <w:p w14:paraId="1AD1AFAA" w14:textId="620E768E" w:rsidR="00F45FFF" w:rsidRPr="00E904BB" w:rsidRDefault="00F45FFF" w:rsidP="00D52005">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Pr="00E904BB">
        <w:rPr>
          <w:sz w:val="20"/>
          <w:szCs w:val="24"/>
        </w:rPr>
        <w:t>Direct N</w:t>
      </w:r>
      <w:r w:rsidRPr="00E904BB">
        <w:rPr>
          <w:sz w:val="20"/>
          <w:szCs w:val="24"/>
          <w:vertAlign w:val="subscript"/>
        </w:rPr>
        <w:t>2</w:t>
      </w:r>
      <w:r w:rsidRPr="00E904BB">
        <w:rPr>
          <w:sz w:val="20"/>
          <w:szCs w:val="24"/>
        </w:rPr>
        <w:t>O-N emission factor for urine deposited on pasture (kg N</w:t>
      </w:r>
      <w:r w:rsidRPr="00E904BB">
        <w:rPr>
          <w:sz w:val="20"/>
          <w:szCs w:val="24"/>
          <w:vertAlign w:val="subscript"/>
        </w:rPr>
        <w:t>2</w:t>
      </w:r>
      <w:r w:rsidRPr="00E904BB">
        <w:rPr>
          <w:sz w:val="20"/>
          <w:szCs w:val="24"/>
        </w:rPr>
        <w:t>O-N kg</w:t>
      </w:r>
      <w:r w:rsidRPr="00E904BB">
        <w:rPr>
          <w:sz w:val="20"/>
          <w:szCs w:val="24"/>
          <w:vertAlign w:val="superscript"/>
        </w:rPr>
        <w:t>-</w:t>
      </w:r>
      <w:r w:rsidRPr="00E904BB">
        <w:rPr>
          <w:sz w:val="20"/>
          <w:vertAlign w:val="superscript"/>
        </w:rPr>
        <w:t>1</w:t>
      </w:r>
      <w:r w:rsidRPr="00E904BB">
        <w:rPr>
          <w:sz w:val="20"/>
        </w:rPr>
        <w:t xml:space="preserve"> N) </w:t>
      </w:r>
      <w:r w:rsidR="00A02A4B" w:rsidRPr="00E904BB">
        <w:rPr>
          <w:sz w:val="20"/>
        </w:rPr>
        <w:t>For Western Canada (BC, AB, SK, MB), an EF of 0.000</w:t>
      </w:r>
      <w:r w:rsidR="005A0C8E" w:rsidRPr="00E904BB">
        <w:rPr>
          <w:sz w:val="20"/>
        </w:rPr>
        <w:t>43</w:t>
      </w:r>
      <w:r w:rsidR="00A02A4B" w:rsidRPr="00E904BB">
        <w:rPr>
          <w:sz w:val="20"/>
        </w:rPr>
        <w:t xml:space="preserve">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N for all soil texture classes; for Eastern Canada (ON, QC, Atlantic provinces) the EF is dependent on soil texture: 0.0078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fine-textured soil, 0.0062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medium-textured soil and 0.0047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coarse-textured soil (</w:t>
      </w:r>
      <w:r w:rsidR="00A02A4B" w:rsidRPr="00E904BB">
        <w:rPr>
          <w:b/>
          <w:sz w:val="20"/>
        </w:rPr>
        <w:fldChar w:fldCharType="begin"/>
      </w:r>
      <w:r w:rsidR="00A02A4B" w:rsidRPr="00E904BB">
        <w:rPr>
          <w:b/>
          <w:sz w:val="20"/>
        </w:rPr>
        <w:instrText xml:space="preserve"> REF _Ref81928082 \h  \* MERGEFORMAT </w:instrText>
      </w:r>
      <w:r w:rsidR="00A02A4B" w:rsidRPr="00E904BB">
        <w:rPr>
          <w:b/>
          <w:sz w:val="20"/>
        </w:rPr>
      </w:r>
      <w:r w:rsidR="00A02A4B" w:rsidRPr="00E904BB">
        <w:rPr>
          <w:b/>
          <w:sz w:val="20"/>
        </w:rPr>
        <w:fldChar w:fldCharType="separate"/>
      </w:r>
      <w:r w:rsidR="00D92964" w:rsidRPr="00E904BB">
        <w:rPr>
          <w:b/>
          <w:sz w:val="20"/>
        </w:rPr>
        <w:t xml:space="preserve">Table </w:t>
      </w:r>
      <w:r w:rsidR="00D92964" w:rsidRPr="00E904BB">
        <w:rPr>
          <w:b/>
          <w:noProof/>
          <w:sz w:val="20"/>
        </w:rPr>
        <w:t>36</w:t>
      </w:r>
      <w:r w:rsidR="00A02A4B" w:rsidRPr="00E904BB">
        <w:rPr>
          <w:b/>
          <w:sz w:val="20"/>
        </w:rPr>
        <w:fldChar w:fldCharType="end"/>
      </w:r>
      <w:r w:rsidR="00A02A4B" w:rsidRPr="00E904BB">
        <w:rPr>
          <w:sz w:val="20"/>
        </w:rPr>
        <w:t>)</w:t>
      </w:r>
    </w:p>
    <w:p w14:paraId="71296CCA" w14:textId="320A1587" w:rsidR="00853162" w:rsidRPr="00E904BB" w:rsidRDefault="00413498" w:rsidP="00853162">
      <w:pPr>
        <w:keepNext/>
        <w:tabs>
          <w:tab w:val="left" w:pos="8647"/>
        </w:tabs>
        <w:spacing w:before="240"/>
        <w:rPr>
          <w:b/>
        </w:rPr>
      </w:pPr>
      <w:r w:rsidRPr="00E904BB">
        <w:rPr>
          <w:b/>
        </w:rPr>
        <w:t>For all other livestock:</w:t>
      </w:r>
    </w:p>
    <w:p w14:paraId="6941B70C" w14:textId="6A8BB98C" w:rsidR="00413498"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413498" w:rsidRPr="00E904BB">
        <w:tab/>
      </w:r>
      <w:r w:rsidR="00413498" w:rsidRPr="00E904BB">
        <w:rPr>
          <w:b/>
        </w:rPr>
        <w:t xml:space="preserve">Eq. </w:t>
      </w:r>
      <w:r w:rsidR="001977CC" w:rsidRPr="00E904BB">
        <w:rPr>
          <w:b/>
        </w:rPr>
        <w:fldChar w:fldCharType="begin"/>
      </w:r>
      <w:r w:rsidR="001977CC" w:rsidRPr="00E904BB">
        <w:rPr>
          <w:b/>
        </w:rPr>
        <w:instrText xml:space="preserve"> STYLEREF 3 \s </w:instrText>
      </w:r>
      <w:r w:rsidR="001977CC" w:rsidRPr="00E904BB">
        <w:rPr>
          <w:b/>
        </w:rPr>
        <w:fldChar w:fldCharType="separate"/>
      </w:r>
      <w:r w:rsidR="001977CC" w:rsidRPr="00E904BB">
        <w:rPr>
          <w:b/>
          <w:noProof/>
        </w:rPr>
        <w:t>5.3.1</w:t>
      </w:r>
      <w:r w:rsidR="001977CC" w:rsidRPr="00E904BB">
        <w:rPr>
          <w:b/>
        </w:rPr>
        <w:fldChar w:fldCharType="end"/>
      </w:r>
      <w:r w:rsidR="001977CC" w:rsidRPr="00E904BB">
        <w:rPr>
          <w:b/>
        </w:rPr>
        <w:noBreakHyphen/>
      </w:r>
      <w:r w:rsidR="001977CC" w:rsidRPr="00E904BB">
        <w:rPr>
          <w:b/>
        </w:rPr>
        <w:fldChar w:fldCharType="begin"/>
      </w:r>
      <w:r w:rsidR="001977CC" w:rsidRPr="00E904BB">
        <w:rPr>
          <w:b/>
        </w:rPr>
        <w:instrText xml:space="preserve"> SEQ Eq. \* ARABIC \s 3 </w:instrText>
      </w:r>
      <w:r w:rsidR="001977CC" w:rsidRPr="00E904BB">
        <w:rPr>
          <w:b/>
        </w:rPr>
        <w:fldChar w:fldCharType="separate"/>
      </w:r>
      <w:r w:rsidR="001977CC" w:rsidRPr="00E904BB">
        <w:rPr>
          <w:b/>
          <w:noProof/>
        </w:rPr>
        <w:t>2</w:t>
      </w:r>
      <w:r w:rsidR="001977CC" w:rsidRPr="00E904BB">
        <w:rPr>
          <w:b/>
        </w:rPr>
        <w:fldChar w:fldCharType="end"/>
      </w:r>
    </w:p>
    <w:p w14:paraId="19183DAD" w14:textId="77777777" w:rsidR="00413498" w:rsidRPr="00E904BB" w:rsidRDefault="00413498" w:rsidP="004E5C0B">
      <w:pPr>
        <w:tabs>
          <w:tab w:val="right" w:pos="8640"/>
          <w:tab w:val="right" w:pos="8820"/>
        </w:tabs>
        <w:rPr>
          <w:sz w:val="20"/>
        </w:rPr>
      </w:pPr>
      <w:r w:rsidRPr="00E904BB">
        <w:rPr>
          <w:sz w:val="20"/>
        </w:rPr>
        <w:t xml:space="preserve">where </w:t>
      </w:r>
    </w:p>
    <w:p w14:paraId="5202C20E" w14:textId="73355235" w:rsidR="00413498" w:rsidRPr="00E904BB" w:rsidRDefault="00413498" w:rsidP="00097A58">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w:t>
      </w:r>
      <w:r w:rsidR="00EE49CB" w:rsidRPr="00E904BB">
        <w:rPr>
          <w:sz w:val="20"/>
        </w:rPr>
        <w:t xml:space="preserve">directly </w:t>
      </w:r>
      <w:r w:rsidRPr="00E904BB">
        <w:rPr>
          <w:sz w:val="20"/>
        </w:rPr>
        <w:t xml:space="preserve">on pasture for </w:t>
      </w:r>
      <w:r w:rsidR="004A0F91" w:rsidRPr="00E904BB">
        <w:rPr>
          <w:sz w:val="20"/>
        </w:rPr>
        <w:t>sheep, swine, poultry (except broilers, layers and turkeys), and other livestock</w:t>
      </w:r>
      <w:r w:rsidRPr="00E904BB">
        <w:rPr>
          <w:sz w:val="20"/>
        </w:rPr>
        <w:t xml:space="preserve">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4EDB735E" w14:textId="20FAF8C8" w:rsidR="00413498" w:rsidRPr="00E904BB" w:rsidRDefault="00413498" w:rsidP="00097A58">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004A0F91" w:rsidRPr="00E904BB">
        <w:rPr>
          <w:sz w:val="20"/>
        </w:rPr>
        <w:t xml:space="preserve">Daily </w:t>
      </w:r>
      <w:r w:rsidRPr="00E904BB">
        <w:rPr>
          <w:sz w:val="20"/>
        </w:rPr>
        <w:t>N excretion</w:t>
      </w:r>
      <w:r w:rsidR="00D73A6B" w:rsidRPr="00E904BB">
        <w:rPr>
          <w:sz w:val="20"/>
        </w:rPr>
        <w:t xml:space="preserve"> (kg N head</w:t>
      </w:r>
      <w:r w:rsidR="00D73A6B" w:rsidRPr="00E904BB">
        <w:rPr>
          <w:sz w:val="20"/>
          <w:vertAlign w:val="superscript"/>
        </w:rPr>
        <w:t>-1</w:t>
      </w:r>
      <w:r w:rsidR="00D73A6B" w:rsidRPr="00E904BB">
        <w:rPr>
          <w:sz w:val="20"/>
        </w:rPr>
        <w:t xml:space="preserve"> day</w:t>
      </w:r>
      <w:r w:rsidR="00D73A6B" w:rsidRPr="00E904BB">
        <w:rPr>
          <w:sz w:val="20"/>
          <w:vertAlign w:val="superscript"/>
        </w:rPr>
        <w:t>-1</w:t>
      </w:r>
      <w:r w:rsidR="00D73A6B" w:rsidRPr="00E904BB">
        <w:rPr>
          <w:sz w:val="20"/>
        </w:rPr>
        <w:t>)</w:t>
      </w:r>
      <w:r w:rsidRPr="00E904BB">
        <w:rPr>
          <w:sz w:val="20"/>
        </w:rPr>
        <w:t xml:space="preserve"> </w:t>
      </w:r>
      <w:r w:rsidR="00D73A6B" w:rsidRPr="00E904BB">
        <w:rPr>
          <w:sz w:val="20"/>
        </w:rPr>
        <w:t>for sheep (</w:t>
      </w:r>
      <w:r w:rsidR="00D73A6B" w:rsidRPr="00E904BB">
        <w:rPr>
          <w:sz w:val="20"/>
        </w:rPr>
        <w:fldChar w:fldCharType="begin"/>
      </w:r>
      <w:r w:rsidR="00D73A6B" w:rsidRPr="00E904BB">
        <w:rPr>
          <w:sz w:val="20"/>
        </w:rPr>
        <w:instrText xml:space="preserve"> REF NExcretionRateSheep_NExcretionRateEq3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18</w:t>
      </w:r>
      <w:r w:rsidR="00D73A6B" w:rsidRPr="00E904BB">
        <w:rPr>
          <w:sz w:val="20"/>
        </w:rPr>
        <w:fldChar w:fldCharType="end"/>
      </w:r>
      <w:r w:rsidR="00D73A6B" w:rsidRPr="00E904BB">
        <w:rPr>
          <w:sz w:val="20"/>
        </w:rPr>
        <w:t>), swine (</w:t>
      </w:r>
      <w:r w:rsidR="00D73A6B" w:rsidRPr="00E904BB">
        <w:rPr>
          <w:sz w:val="20"/>
        </w:rPr>
        <w:fldChar w:fldCharType="begin"/>
      </w:r>
      <w:r w:rsidR="00D73A6B" w:rsidRPr="00E904BB">
        <w:rPr>
          <w:sz w:val="20"/>
        </w:rPr>
        <w:instrText xml:space="preserve"> REF NExcretionRateSwine_Eq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24</w:t>
      </w:r>
      <w:r w:rsidR="00D73A6B" w:rsidRPr="00E904BB">
        <w:rPr>
          <w:sz w:val="20"/>
        </w:rPr>
        <w:fldChar w:fldCharType="end"/>
      </w:r>
      <w:r w:rsidR="00D73A6B" w:rsidRPr="00E904BB">
        <w:rPr>
          <w:sz w:val="20"/>
        </w:rPr>
        <w:t>), pullets (</w:t>
      </w:r>
      <w:r w:rsidR="00D73A6B" w:rsidRPr="00E904BB">
        <w:rPr>
          <w:sz w:val="20"/>
        </w:rPr>
        <w:fldChar w:fldCharType="begin"/>
      </w:r>
      <w:r w:rsidR="00D73A6B" w:rsidRPr="00E904BB">
        <w:rPr>
          <w:sz w:val="20"/>
        </w:rPr>
        <w:instrText xml:space="preserve"> REF NExcretionRatePoultry_Eq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28</w:t>
      </w:r>
      <w:r w:rsidR="00D73A6B" w:rsidRPr="00E904BB">
        <w:rPr>
          <w:sz w:val="20"/>
        </w:rPr>
        <w:fldChar w:fldCharType="end"/>
      </w:r>
      <w:r w:rsidR="00D73A6B" w:rsidRPr="00E904BB">
        <w:rPr>
          <w:sz w:val="20"/>
        </w:rPr>
        <w:t>), other livestock (</w:t>
      </w:r>
      <w:r w:rsidR="00D73A6B" w:rsidRPr="00E904BB">
        <w:rPr>
          <w:b/>
          <w:sz w:val="20"/>
        </w:rPr>
        <w:fldChar w:fldCharType="begin"/>
      </w:r>
      <w:r w:rsidR="00D73A6B" w:rsidRPr="00E904BB">
        <w:rPr>
          <w:b/>
          <w:sz w:val="20"/>
        </w:rPr>
        <w:instrText xml:space="preserve"> REF _Ref82141184 \h  \* MERGEFORMAT </w:instrText>
      </w:r>
      <w:r w:rsidR="00D73A6B" w:rsidRPr="00E904BB">
        <w:rPr>
          <w:b/>
          <w:sz w:val="20"/>
        </w:rPr>
      </w:r>
      <w:r w:rsidR="00D73A6B" w:rsidRPr="00E904BB">
        <w:rPr>
          <w:b/>
          <w:sz w:val="20"/>
        </w:rPr>
        <w:fldChar w:fldCharType="separate"/>
      </w:r>
      <w:r w:rsidR="00D92964" w:rsidRPr="00E904BB">
        <w:rPr>
          <w:b/>
          <w:sz w:val="20"/>
        </w:rPr>
        <w:t xml:space="preserve">Table </w:t>
      </w:r>
      <w:r w:rsidR="00D92964" w:rsidRPr="00E904BB">
        <w:rPr>
          <w:b/>
          <w:noProof/>
          <w:sz w:val="20"/>
        </w:rPr>
        <w:t>42</w:t>
      </w:r>
      <w:r w:rsidR="00D73A6B" w:rsidRPr="00E904BB">
        <w:rPr>
          <w:b/>
          <w:sz w:val="20"/>
        </w:rPr>
        <w:fldChar w:fldCharType="end"/>
      </w:r>
      <w:r w:rsidR="00D73A6B" w:rsidRPr="00E904BB">
        <w:rPr>
          <w:sz w:val="20"/>
        </w:rPr>
        <w:t>)</w:t>
      </w:r>
    </w:p>
    <w:p w14:paraId="27739E5C" w14:textId="4016D70B" w:rsidR="00A02A4B" w:rsidRPr="00D5649B" w:rsidRDefault="00413498" w:rsidP="00097A58">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004249A2" w:rsidRPr="00E904BB">
        <w:rPr>
          <w:sz w:val="20"/>
          <w:szCs w:val="24"/>
        </w:rPr>
        <w:t>Direct N</w:t>
      </w:r>
      <w:r w:rsidR="004249A2" w:rsidRPr="00E904BB">
        <w:rPr>
          <w:sz w:val="20"/>
          <w:szCs w:val="24"/>
          <w:vertAlign w:val="subscript"/>
        </w:rPr>
        <w:t>2</w:t>
      </w:r>
      <w:r w:rsidR="004249A2" w:rsidRPr="00E904BB">
        <w:rPr>
          <w:sz w:val="20"/>
          <w:szCs w:val="24"/>
        </w:rPr>
        <w:t>O-N emission factor for urine deposited on pasture (kg N</w:t>
      </w:r>
      <w:r w:rsidR="004249A2" w:rsidRPr="00E904BB">
        <w:rPr>
          <w:sz w:val="20"/>
          <w:szCs w:val="24"/>
          <w:vertAlign w:val="subscript"/>
        </w:rPr>
        <w:t>2</w:t>
      </w:r>
      <w:r w:rsidR="004249A2" w:rsidRPr="00E904BB">
        <w:rPr>
          <w:sz w:val="20"/>
          <w:szCs w:val="24"/>
        </w:rPr>
        <w:t>O-N kg</w:t>
      </w:r>
      <w:r w:rsidR="004249A2" w:rsidRPr="00E904BB">
        <w:rPr>
          <w:sz w:val="20"/>
          <w:szCs w:val="24"/>
          <w:vertAlign w:val="superscript"/>
        </w:rPr>
        <w:t>-</w:t>
      </w:r>
      <w:r w:rsidR="004249A2" w:rsidRPr="00E904BB">
        <w:rPr>
          <w:sz w:val="20"/>
          <w:vertAlign w:val="superscript"/>
        </w:rPr>
        <w:t>1</w:t>
      </w:r>
      <w:r w:rsidR="004249A2" w:rsidRPr="00E904BB">
        <w:rPr>
          <w:sz w:val="20"/>
        </w:rPr>
        <w:t xml:space="preserve"> N) For Western Canada (BC, AB, SK, MB), an EF of 0.00043 kg</w:t>
      </w:r>
      <w:r w:rsidR="004249A2" w:rsidRPr="00D5649B">
        <w:rPr>
          <w:sz w:val="20"/>
        </w:rPr>
        <w:t xml:space="preserve">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N for all soil texture classes; for Eastern Canada (ON, QC, Atlantic provinces) the EF is dependent on soil texture: 0.0078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fine-textured soil, 0.0062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medium-textured soil and 0.0047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coarse-textured soil (</w:t>
      </w:r>
      <w:r w:rsidR="004249A2" w:rsidRPr="00097A58">
        <w:rPr>
          <w:b/>
          <w:sz w:val="20"/>
        </w:rPr>
        <w:fldChar w:fldCharType="begin"/>
      </w:r>
      <w:r w:rsidR="004249A2" w:rsidRPr="00097A58">
        <w:rPr>
          <w:b/>
          <w:sz w:val="20"/>
        </w:rPr>
        <w:instrText xml:space="preserve"> REF _Ref81928082 \h  \* MERGEFORMAT </w:instrText>
      </w:r>
      <w:r w:rsidR="004249A2" w:rsidRPr="00097A58">
        <w:rPr>
          <w:b/>
          <w:sz w:val="20"/>
        </w:rPr>
      </w:r>
      <w:r w:rsidR="004249A2" w:rsidRPr="00097A58">
        <w:rPr>
          <w:b/>
          <w:sz w:val="20"/>
        </w:rPr>
        <w:fldChar w:fldCharType="separate"/>
      </w:r>
      <w:r w:rsidR="004249A2" w:rsidRPr="00D92964">
        <w:rPr>
          <w:b/>
          <w:sz w:val="20"/>
        </w:rPr>
        <w:t xml:space="preserve">Table </w:t>
      </w:r>
      <w:r w:rsidR="004249A2" w:rsidRPr="00D92964">
        <w:rPr>
          <w:b/>
          <w:noProof/>
          <w:sz w:val="20"/>
        </w:rPr>
        <w:t>36</w:t>
      </w:r>
      <w:r w:rsidR="004249A2" w:rsidRPr="00097A58">
        <w:rPr>
          <w:b/>
          <w:sz w:val="20"/>
        </w:rPr>
        <w:fldChar w:fldCharType="end"/>
      </w:r>
      <w:r w:rsidR="004249A2" w:rsidRPr="00D5649B">
        <w:rPr>
          <w:sz w:val="20"/>
        </w:rPr>
        <w:t>)</w:t>
      </w:r>
    </w:p>
    <w:p w14:paraId="118643F1" w14:textId="619B8CC0" w:rsidR="00413498" w:rsidRPr="00D5649B" w:rsidRDefault="008F6763" w:rsidP="00A02A4B">
      <w:pPr>
        <w:tabs>
          <w:tab w:val="clear" w:pos="2880"/>
          <w:tab w:val="left" w:pos="2700"/>
          <w:tab w:val="right" w:pos="8640"/>
          <w:tab w:val="right" w:pos="8820"/>
        </w:tabs>
        <w:spacing w:before="0"/>
        <w:ind w:left="2700" w:hanging="2700"/>
        <w:rPr>
          <w:b/>
        </w:rPr>
      </w:pPr>
      <w:r w:rsidRPr="00D5649B">
        <w:rPr>
          <w:b/>
        </w:rPr>
        <w:t>For all livestock:</w:t>
      </w:r>
    </w:p>
    <w:p w14:paraId="44B1A41D" w14:textId="14DB35F0" w:rsidR="008F6763" w:rsidRPr="00D5649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_rate×#animals</m:t>
        </m:r>
      </m:oMath>
      <w:r w:rsidR="008F6763" w:rsidRPr="00D5649B">
        <w:tab/>
      </w:r>
      <w:bookmarkStart w:id="857" w:name="N2O_N_Directpasture_Eq"/>
      <w:r w:rsidR="008F6763"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bookmarkEnd w:id="857"/>
    <w:p w14:paraId="6DF1BB35" w14:textId="77777777" w:rsidR="008F6763" w:rsidRPr="004E5C0B" w:rsidRDefault="008F6763" w:rsidP="004E5C0B">
      <w:pPr>
        <w:tabs>
          <w:tab w:val="right" w:pos="8640"/>
          <w:tab w:val="right" w:pos="8820"/>
        </w:tabs>
        <w:rPr>
          <w:sz w:val="20"/>
        </w:rPr>
      </w:pPr>
      <w:r w:rsidRPr="004E5C0B">
        <w:rPr>
          <w:sz w:val="20"/>
        </w:rPr>
        <w:t xml:space="preserve">where </w:t>
      </w:r>
    </w:p>
    <w:p w14:paraId="6DA7D5D0" w14:textId="1350D9CE" w:rsidR="008F6763" w:rsidRPr="00C654E9" w:rsidRDefault="008F6763" w:rsidP="00097A58">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directpasture</w:t>
      </w:r>
      <w:r w:rsidRPr="00D5649B">
        <w:rPr>
          <w:i/>
          <w:sz w:val="20"/>
        </w:rPr>
        <w:tab/>
      </w:r>
      <w:r w:rsidRPr="00D5649B">
        <w:rPr>
          <w:sz w:val="20"/>
        </w:rPr>
        <w:t>Direct N</w:t>
      </w:r>
      <w:r w:rsidRPr="00D5649B">
        <w:rPr>
          <w:sz w:val="20"/>
          <w:vertAlign w:val="subscript"/>
        </w:rPr>
        <w:t>2</w:t>
      </w:r>
      <w:r w:rsidRPr="00D5649B">
        <w:rPr>
          <w:sz w:val="20"/>
        </w:rPr>
        <w:t>O</w:t>
      </w:r>
      <w:r w:rsidRPr="00C654E9">
        <w:rPr>
          <w:sz w:val="20"/>
        </w:rPr>
        <w:t xml:space="preserve">-N emissions from dung and urine deposited </w:t>
      </w:r>
      <w:r w:rsidR="00EE49CB" w:rsidRPr="00C654E9">
        <w:rPr>
          <w:sz w:val="20"/>
        </w:rPr>
        <w:t xml:space="preserve">directly </w:t>
      </w:r>
      <w:r w:rsidRPr="00C654E9">
        <w:rPr>
          <w:sz w:val="20"/>
        </w:rPr>
        <w:t>on pasture</w:t>
      </w:r>
      <w:r w:rsidR="00871E22" w:rsidRPr="00C654E9">
        <w:rPr>
          <w:sz w:val="20"/>
        </w:rPr>
        <w:t xml:space="preserve"> </w:t>
      </w:r>
      <w:r w:rsidRPr="00C654E9">
        <w:rPr>
          <w:sz w:val="20"/>
        </w:rPr>
        <w:t>(kg N</w:t>
      </w:r>
      <w:r w:rsidRPr="00C654E9">
        <w:rPr>
          <w:sz w:val="20"/>
          <w:vertAlign w:val="subscript"/>
        </w:rPr>
        <w:t>2</w:t>
      </w:r>
      <w:r w:rsidRPr="00C654E9">
        <w:rPr>
          <w:sz w:val="20"/>
        </w:rPr>
        <w:t>O-N</w:t>
      </w:r>
      <w:r w:rsidRPr="00C654E9">
        <w:rPr>
          <w:sz w:val="20"/>
          <w:vertAlign w:val="superscript"/>
        </w:rPr>
        <w:t xml:space="preserve">  </w:t>
      </w:r>
      <w:r w:rsidRPr="00C654E9">
        <w:rPr>
          <w:sz w:val="20"/>
        </w:rPr>
        <w:t>day</w:t>
      </w:r>
      <w:r w:rsidRPr="00C654E9">
        <w:rPr>
          <w:sz w:val="20"/>
          <w:vertAlign w:val="superscript"/>
        </w:rPr>
        <w:t>-1</w:t>
      </w:r>
      <w:r w:rsidRPr="00C654E9">
        <w:rPr>
          <w:sz w:val="20"/>
        </w:rPr>
        <w:t>)</w:t>
      </w:r>
      <w:r w:rsidR="00871E22" w:rsidRPr="00C654E9">
        <w:rPr>
          <w:sz w:val="20"/>
        </w:rPr>
        <w:t>, by animal group</w:t>
      </w:r>
    </w:p>
    <w:p w14:paraId="1DA6B2C7" w14:textId="20C8B6E4" w:rsidR="005C3873" w:rsidRPr="00C654E9"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e>
        </m:nary>
      </m:oMath>
      <w:r w:rsidRPr="00C654E9">
        <w:rPr>
          <w:b/>
          <w:szCs w:val="24"/>
        </w:rPr>
        <w:t xml:space="preserve"> </w:t>
      </w:r>
      <w:r w:rsidRPr="00C654E9">
        <w:rPr>
          <w:b/>
          <w:szCs w:val="24"/>
        </w:rPr>
        <w:tab/>
      </w:r>
      <w:bookmarkStart w:id="858" w:name="TotalN2O_N_Directpasture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5.3.1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4</w:t>
      </w:r>
      <w:r w:rsidR="001977CC" w:rsidRPr="00C654E9">
        <w:rPr>
          <w:b/>
        </w:rPr>
        <w:fldChar w:fldCharType="end"/>
      </w:r>
      <w:bookmarkEnd w:id="858"/>
    </w:p>
    <w:p w14:paraId="1F254400" w14:textId="77777777" w:rsidR="005C3873" w:rsidRPr="00C654E9" w:rsidRDefault="005C3873" w:rsidP="005C3873">
      <w:pPr>
        <w:tabs>
          <w:tab w:val="clear" w:pos="2880"/>
          <w:tab w:val="clear" w:pos="9360"/>
        </w:tabs>
        <w:ind w:left="2835" w:hanging="2835"/>
        <w:rPr>
          <w:sz w:val="20"/>
        </w:rPr>
      </w:pPr>
      <w:r w:rsidRPr="00C654E9">
        <w:rPr>
          <w:sz w:val="20"/>
        </w:rPr>
        <w:t>where</w:t>
      </w:r>
    </w:p>
    <w:p w14:paraId="73AE8751" w14:textId="11DD598A" w:rsidR="005C3873" w:rsidRPr="00C654E9" w:rsidRDefault="005C3873" w:rsidP="005C3873">
      <w:pPr>
        <w:tabs>
          <w:tab w:val="clear" w:pos="2880"/>
          <w:tab w:val="clear" w:pos="9360"/>
        </w:tabs>
        <w:spacing w:before="0"/>
        <w:ind w:left="2835" w:hanging="2835"/>
        <w:rPr>
          <w:sz w:val="20"/>
        </w:rPr>
      </w:pPr>
      <w:r w:rsidRPr="00C654E9">
        <w:rPr>
          <w:i/>
          <w:sz w:val="20"/>
          <w:szCs w:val="24"/>
        </w:rPr>
        <w:t>Total_</w:t>
      </w:r>
      <w:r w:rsidRPr="00C654E9">
        <w:rPr>
          <w:i/>
          <w:sz w:val="20"/>
        </w:rPr>
        <w:t xml:space="preserve"> N</w:t>
      </w:r>
      <w:r w:rsidRPr="00C654E9">
        <w:rPr>
          <w:i/>
          <w:sz w:val="20"/>
          <w:vertAlign w:val="subscript"/>
        </w:rPr>
        <w:t>2</w:t>
      </w:r>
      <w:r w:rsidRPr="00C654E9">
        <w:rPr>
          <w:i/>
          <w:sz w:val="20"/>
        </w:rPr>
        <w:t>O-N</w:t>
      </w:r>
      <w:r w:rsidRPr="00C654E9">
        <w:rPr>
          <w:i/>
          <w:sz w:val="20"/>
          <w:vertAlign w:val="subscript"/>
        </w:rPr>
        <w:t>directpasture</w:t>
      </w:r>
      <w:r w:rsidRPr="00C654E9">
        <w:rPr>
          <w:i/>
          <w:sz w:val="20"/>
          <w:szCs w:val="24"/>
        </w:rPr>
        <w:tab/>
      </w:r>
      <w:r w:rsidRPr="00C654E9">
        <w:rPr>
          <w:iCs/>
          <w:sz w:val="20"/>
        </w:rPr>
        <w:t>Total direct N</w:t>
      </w:r>
      <w:r w:rsidRPr="00C654E9">
        <w:rPr>
          <w:iCs/>
          <w:sz w:val="20"/>
          <w:vertAlign w:val="subscript"/>
        </w:rPr>
        <w:t>2</w:t>
      </w:r>
      <w:r w:rsidRPr="00C654E9">
        <w:rPr>
          <w:iCs/>
          <w:sz w:val="20"/>
        </w:rPr>
        <w:t>O-N emissions from manure for all animals managed on pasture (kg N</w:t>
      </w:r>
      <w:r w:rsidRPr="00C654E9">
        <w:rPr>
          <w:iCs/>
          <w:sz w:val="20"/>
          <w:vertAlign w:val="subscript"/>
        </w:rPr>
        <w:t>2</w:t>
      </w:r>
      <w:r w:rsidRPr="00C654E9">
        <w:rPr>
          <w:iCs/>
          <w:sz w:val="20"/>
        </w:rPr>
        <w:t>O-N), by</w:t>
      </w:r>
      <w:r w:rsidRPr="00C654E9">
        <w:rPr>
          <w:sz w:val="20"/>
        </w:rPr>
        <w:t xml:space="preserve"> livestock type</w:t>
      </w:r>
    </w:p>
    <w:p w14:paraId="37A884D8" w14:textId="05C08615" w:rsidR="00E00065" w:rsidRPr="00D5649B" w:rsidRDefault="00137CD3" w:rsidP="00A9171B">
      <w:pPr>
        <w:pStyle w:val="Heading2"/>
      </w:pPr>
      <w:bookmarkStart w:id="859" w:name="_Toc152758650"/>
      <w:r w:rsidRPr="00D5649B">
        <w:lastRenderedPageBreak/>
        <w:t>Ind</w:t>
      </w:r>
      <w:r w:rsidR="00CD4A84" w:rsidRPr="00D5649B">
        <w:t>irect N</w:t>
      </w:r>
      <w:r w:rsidR="00CD4A84" w:rsidRPr="00D5649B">
        <w:rPr>
          <w:vertAlign w:val="subscript"/>
        </w:rPr>
        <w:t>2</w:t>
      </w:r>
      <w:r w:rsidR="00CD4A84" w:rsidRPr="00D5649B">
        <w:t xml:space="preserve">O emissions from manure deposited on pasture for all livestock </w:t>
      </w:r>
      <w:r w:rsidR="000C1C34">
        <w:t>types</w:t>
      </w:r>
      <w:bookmarkEnd w:id="859"/>
    </w:p>
    <w:p w14:paraId="12F02C69" w14:textId="77777777" w:rsidR="00D63CA7" w:rsidRPr="00D5649B" w:rsidRDefault="00D63CA7" w:rsidP="008A7F5F">
      <w:pPr>
        <w:pStyle w:val="Heading3"/>
      </w:pPr>
      <w:bookmarkStart w:id="860" w:name="_Toc152758651"/>
      <w:r w:rsidRPr="00D5649B">
        <w:t>Ammonia emissions from manure deposited on pasture for beef cattle and dairy cattle</w:t>
      </w:r>
      <w:bookmarkEnd w:id="860"/>
    </w:p>
    <w:p w14:paraId="747FD7C3" w14:textId="05167304" w:rsidR="00D63CA7" w:rsidRPr="00871E22" w:rsidRDefault="00D63CA7" w:rsidP="00871E22">
      <w:pPr>
        <w:pStyle w:val="Heading4"/>
      </w:pPr>
      <w:r w:rsidRPr="00871E22">
        <w:rPr>
          <w:rStyle w:val="Heading4Char"/>
          <w:smallCaps/>
        </w:rPr>
        <w:t xml:space="preserve">Urinary nitrogen/total </w:t>
      </w:r>
      <w:proofErr w:type="spellStart"/>
      <w:r w:rsidRPr="00871E22">
        <w:rPr>
          <w:rStyle w:val="Heading4Char"/>
          <w:smallCaps/>
        </w:rPr>
        <w:t>ammonical</w:t>
      </w:r>
      <w:proofErr w:type="spellEnd"/>
      <w:r w:rsidRPr="00871E22">
        <w:rPr>
          <w:rStyle w:val="Heading4Char"/>
          <w:smallCaps/>
        </w:rPr>
        <w:t xml:space="preserve"> nitrogen (TAN) for beef and dairy cattle (including</w:t>
      </w:r>
      <w:r w:rsidRPr="00871E22">
        <w:t xml:space="preserve"> </w:t>
      </w:r>
      <w:r w:rsidR="00871E22" w:rsidRPr="00871E22">
        <w:rPr>
          <w:rStyle w:val="Heading4Char"/>
          <w:smallCaps/>
        </w:rPr>
        <w:t>calves</w:t>
      </w:r>
      <w:r w:rsidRPr="00871E22">
        <w:t>)</w:t>
      </w:r>
      <w:r w:rsidR="00F21A35" w:rsidRPr="00871E22">
        <w:t xml:space="preserve"> on pasture</w:t>
      </w:r>
    </w:p>
    <w:p w14:paraId="1B0B152D" w14:textId="48395DDB" w:rsidR="00E111A4" w:rsidRPr="00261B03" w:rsidRDefault="00E111A4" w:rsidP="00CA07D0">
      <w:pPr>
        <w:rPr>
          <w:bCs/>
        </w:rPr>
      </w:pPr>
      <w:r w:rsidRPr="00871E22">
        <w:rPr>
          <w:bCs/>
          <w:szCs w:val="24"/>
        </w:rPr>
        <w:t xml:space="preserve">To calculate the amount of </w:t>
      </w:r>
      <w:r w:rsidR="00CA07D0" w:rsidRPr="00871E22">
        <w:rPr>
          <w:bCs/>
          <w:szCs w:val="24"/>
        </w:rPr>
        <w:t>TA</w:t>
      </w:r>
      <w:r w:rsidR="00874D49" w:rsidRPr="00871E22">
        <w:rPr>
          <w:bCs/>
          <w:szCs w:val="24"/>
        </w:rPr>
        <w:t xml:space="preserve">N </w:t>
      </w:r>
      <w:r w:rsidRPr="00871E22">
        <w:rPr>
          <w:bCs/>
          <w:szCs w:val="24"/>
        </w:rPr>
        <w:t xml:space="preserve">excreted </w:t>
      </w:r>
      <w:r w:rsidR="00D63CA7" w:rsidRPr="00871E22">
        <w:rPr>
          <w:bCs/>
          <w:szCs w:val="24"/>
        </w:rPr>
        <w:t xml:space="preserve">in </w:t>
      </w:r>
      <w:r w:rsidRPr="00871E22">
        <w:rPr>
          <w:bCs/>
          <w:szCs w:val="24"/>
        </w:rPr>
        <w:t xml:space="preserve">urine by grazing beef and dairy animals on pasture, use </w:t>
      </w:r>
      <w:r w:rsidR="00723501" w:rsidRPr="00261B03">
        <w:rPr>
          <w:b/>
          <w:szCs w:val="24"/>
        </w:rPr>
        <w:fldChar w:fldCharType="begin"/>
      </w:r>
      <w:r w:rsidR="00723501" w:rsidRPr="00261B03">
        <w:rPr>
          <w:b/>
          <w:szCs w:val="24"/>
        </w:rPr>
        <w:instrText xml:space="preserve"> REF FracurinaryN_Dairylac_Eq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1</w:t>
      </w:r>
      <w:r w:rsidR="00723501" w:rsidRPr="00261B03">
        <w:rPr>
          <w:b/>
          <w:szCs w:val="24"/>
        </w:rPr>
        <w:fldChar w:fldCharType="end"/>
      </w:r>
      <w:r w:rsidR="00723501" w:rsidRPr="00871E22">
        <w:rPr>
          <w:bCs/>
          <w:szCs w:val="24"/>
        </w:rPr>
        <w:t xml:space="preserve"> </w:t>
      </w:r>
      <w:r w:rsidR="00D63CA7" w:rsidRPr="00871E22">
        <w:rPr>
          <w:bCs/>
          <w:szCs w:val="24"/>
        </w:rPr>
        <w:t>to</w:t>
      </w:r>
      <w:r w:rsidR="00723501" w:rsidRPr="00871E22">
        <w:rPr>
          <w:bCs/>
          <w:szCs w:val="24"/>
        </w:rPr>
        <w:t xml:space="preserve"> </w:t>
      </w:r>
      <w:r w:rsidR="00723501" w:rsidRPr="00261B03">
        <w:rPr>
          <w:b/>
          <w:szCs w:val="24"/>
        </w:rPr>
        <w:fldChar w:fldCharType="begin"/>
      </w:r>
      <w:r w:rsidR="00723501" w:rsidRPr="00261B03">
        <w:rPr>
          <w:b/>
          <w:szCs w:val="24"/>
        </w:rPr>
        <w:instrText xml:space="preserve"> REF TANExcretion_CattleEq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4</w:t>
      </w:r>
      <w:r w:rsidR="00723501" w:rsidRPr="00261B03">
        <w:rPr>
          <w:b/>
          <w:szCs w:val="24"/>
        </w:rPr>
        <w:fldChar w:fldCharType="end"/>
      </w:r>
      <w:r w:rsidR="00261B03">
        <w:rPr>
          <w:bCs/>
          <w:szCs w:val="24"/>
        </w:rPr>
        <w:t>.</w:t>
      </w:r>
    </w:p>
    <w:p w14:paraId="7A03F7B2" w14:textId="73173A95" w:rsidR="00F21A35" w:rsidRPr="00D5649B" w:rsidRDefault="00F21A35" w:rsidP="00F21A35">
      <w:pPr>
        <w:pStyle w:val="Heading4"/>
      </w:pPr>
      <w:r w:rsidRPr="00D5649B">
        <w:t>F</w:t>
      </w:r>
      <w:r w:rsidR="002048B9">
        <w:t>a</w:t>
      </w:r>
      <w:r w:rsidRPr="00D5649B">
        <w:t>ecal/Organic nitrogen for beef and dairy cattle on pasture</w:t>
      </w:r>
    </w:p>
    <w:p w14:paraId="06B08FDD" w14:textId="34BE92B6" w:rsidR="00E111A4" w:rsidRPr="00D5649B" w:rsidRDefault="00E111A4" w:rsidP="00CA07D0">
      <w:pPr>
        <w:rPr>
          <w:b/>
          <w:szCs w:val="24"/>
        </w:rPr>
      </w:pPr>
      <w:r w:rsidRPr="00D5649B">
        <w:rPr>
          <w:szCs w:val="24"/>
        </w:rPr>
        <w:t xml:space="preserve">For grazing </w:t>
      </w:r>
      <w:r w:rsidR="00723501" w:rsidRPr="00D5649B">
        <w:rPr>
          <w:szCs w:val="24"/>
        </w:rPr>
        <w:t>beef and dairy cattle</w:t>
      </w:r>
      <w:r w:rsidRPr="00D5649B">
        <w:rPr>
          <w:szCs w:val="24"/>
        </w:rPr>
        <w:t xml:space="preserve">, there is no application of bedding material and organic N is equal to the amount of </w:t>
      </w:r>
      <w:r w:rsidR="00CA07D0" w:rsidRPr="00D5649B">
        <w:rPr>
          <w:szCs w:val="24"/>
        </w:rPr>
        <w:t xml:space="preserve">N </w:t>
      </w:r>
      <w:r w:rsidRPr="00D5649B">
        <w:rPr>
          <w:szCs w:val="24"/>
        </w:rPr>
        <w:t xml:space="preserve">excreted through </w:t>
      </w:r>
      <w:r w:rsidRPr="00871E22">
        <w:rPr>
          <w:szCs w:val="24"/>
        </w:rPr>
        <w:t>f</w:t>
      </w:r>
      <w:r w:rsidR="002048B9" w:rsidRPr="00871E22">
        <w:rPr>
          <w:szCs w:val="24"/>
        </w:rPr>
        <w:t>a</w:t>
      </w:r>
      <w:r w:rsidRPr="00871E22">
        <w:rPr>
          <w:szCs w:val="24"/>
        </w:rPr>
        <w:t>eces.</w:t>
      </w:r>
      <w:r w:rsidR="00871E22" w:rsidRPr="00871E22">
        <w:rPr>
          <w:szCs w:val="24"/>
        </w:rPr>
        <w:t xml:space="preserve"> </w:t>
      </w:r>
      <w:r w:rsidRPr="00871E22">
        <w:rPr>
          <w:szCs w:val="24"/>
        </w:rPr>
        <w:t xml:space="preserve">To calculate the amount of </w:t>
      </w:r>
      <w:r w:rsidR="00874D49" w:rsidRPr="00871E22">
        <w:rPr>
          <w:szCs w:val="24"/>
        </w:rPr>
        <w:t xml:space="preserve">N </w:t>
      </w:r>
      <w:r w:rsidRPr="00871E22">
        <w:rPr>
          <w:szCs w:val="24"/>
        </w:rPr>
        <w:t>excreted through f</w:t>
      </w:r>
      <w:r w:rsidR="002048B9" w:rsidRPr="00871E22">
        <w:rPr>
          <w:szCs w:val="24"/>
        </w:rPr>
        <w:t>a</w:t>
      </w:r>
      <w:r w:rsidRPr="00871E22">
        <w:rPr>
          <w:szCs w:val="24"/>
        </w:rPr>
        <w:t>eces (f</w:t>
      </w:r>
      <w:r w:rsidR="002048B9" w:rsidRPr="00871E22">
        <w:rPr>
          <w:szCs w:val="24"/>
        </w:rPr>
        <w:t>a</w:t>
      </w:r>
      <w:r w:rsidRPr="00871E22">
        <w:rPr>
          <w:szCs w:val="24"/>
        </w:rPr>
        <w:t xml:space="preserve">ecal </w:t>
      </w:r>
      <w:r w:rsidR="00825AD1" w:rsidRPr="00871E22">
        <w:rPr>
          <w:szCs w:val="24"/>
        </w:rPr>
        <w:t>N</w:t>
      </w:r>
      <w:r w:rsidRPr="00871E22">
        <w:rPr>
          <w:szCs w:val="24"/>
        </w:rPr>
        <w:t xml:space="preserve">) by grazing beef and dairy animals on pasture, use </w:t>
      </w:r>
      <w:r w:rsidR="00497DC2" w:rsidRPr="004C7427">
        <w:rPr>
          <w:b/>
          <w:bCs/>
          <w:szCs w:val="24"/>
        </w:rPr>
        <w:fldChar w:fldCharType="begin"/>
      </w:r>
      <w:r w:rsidR="00497DC2" w:rsidRPr="004C7427">
        <w:rPr>
          <w:b/>
          <w:bCs/>
          <w:szCs w:val="24"/>
        </w:rPr>
        <w:instrText xml:space="preserve"> REF FecalNExcretionRate_CattleEq \h  \* MERGEFORMAT </w:instrText>
      </w:r>
      <w:r w:rsidR="00497DC2" w:rsidRPr="004C7427">
        <w:rPr>
          <w:b/>
          <w:bCs/>
          <w:szCs w:val="24"/>
        </w:rPr>
      </w:r>
      <w:r w:rsidR="00497DC2" w:rsidRPr="004C7427">
        <w:rPr>
          <w:b/>
          <w:bCs/>
          <w:szCs w:val="24"/>
        </w:rPr>
        <w:fldChar w:fldCharType="separate"/>
      </w:r>
      <w:r w:rsidR="004D663A" w:rsidRPr="004C7427">
        <w:rPr>
          <w:b/>
          <w:bCs/>
          <w:szCs w:val="24"/>
        </w:rPr>
        <w:t xml:space="preserve">Eq. </w:t>
      </w:r>
      <w:r w:rsidR="004D663A" w:rsidRPr="004C7427">
        <w:rPr>
          <w:b/>
          <w:bCs/>
          <w:noProof/>
          <w:szCs w:val="24"/>
        </w:rPr>
        <w:t>4.3.1</w:t>
      </w:r>
      <w:r w:rsidR="004D663A" w:rsidRPr="004C7427">
        <w:rPr>
          <w:b/>
          <w:bCs/>
          <w:noProof/>
          <w:szCs w:val="24"/>
        </w:rPr>
        <w:noBreakHyphen/>
        <w:t>5</w:t>
      </w:r>
      <w:r w:rsidR="00497DC2" w:rsidRPr="004C7427">
        <w:rPr>
          <w:b/>
          <w:bCs/>
          <w:szCs w:val="24"/>
        </w:rPr>
        <w:fldChar w:fldCharType="end"/>
      </w:r>
      <w:r w:rsidR="00497DC2" w:rsidRPr="00871E22">
        <w:rPr>
          <w:szCs w:val="24"/>
        </w:rPr>
        <w:t xml:space="preserve"> and </w:t>
      </w:r>
      <w:r w:rsidR="00497DC2" w:rsidRPr="004C7427">
        <w:rPr>
          <w:b/>
          <w:bCs/>
          <w:szCs w:val="24"/>
        </w:rPr>
        <w:fldChar w:fldCharType="begin"/>
      </w:r>
      <w:r w:rsidR="00497DC2" w:rsidRPr="004C7427">
        <w:rPr>
          <w:b/>
          <w:bCs/>
          <w:szCs w:val="24"/>
        </w:rPr>
        <w:instrText xml:space="preserve"> REF FecalNExcretion_CattleEq \h  \* MERGEFORMAT </w:instrText>
      </w:r>
      <w:r w:rsidR="00497DC2" w:rsidRPr="004C7427">
        <w:rPr>
          <w:b/>
          <w:bCs/>
          <w:szCs w:val="24"/>
        </w:rPr>
      </w:r>
      <w:r w:rsidR="00497DC2" w:rsidRPr="004C7427">
        <w:rPr>
          <w:b/>
          <w:bCs/>
          <w:szCs w:val="24"/>
        </w:rPr>
        <w:fldChar w:fldCharType="separate"/>
      </w:r>
      <w:r w:rsidR="004D663A" w:rsidRPr="004C7427">
        <w:rPr>
          <w:b/>
          <w:bCs/>
        </w:rPr>
        <w:t xml:space="preserve">Eq. </w:t>
      </w:r>
      <w:r w:rsidR="004D663A" w:rsidRPr="004C7427">
        <w:rPr>
          <w:b/>
          <w:bCs/>
          <w:noProof/>
        </w:rPr>
        <w:t>4.3.1</w:t>
      </w:r>
      <w:r w:rsidR="004D663A" w:rsidRPr="004C7427">
        <w:rPr>
          <w:b/>
          <w:bCs/>
          <w:noProof/>
        </w:rPr>
        <w:noBreakHyphen/>
        <w:t>6</w:t>
      </w:r>
      <w:r w:rsidR="00497DC2" w:rsidRPr="004C7427">
        <w:rPr>
          <w:b/>
          <w:bCs/>
          <w:szCs w:val="24"/>
        </w:rPr>
        <w:fldChar w:fldCharType="end"/>
      </w:r>
      <w:r w:rsidR="00F21A35" w:rsidRPr="00871E22">
        <w:rPr>
          <w:szCs w:val="24"/>
        </w:rPr>
        <w:t>.</w:t>
      </w:r>
    </w:p>
    <w:p w14:paraId="6F9A5F65" w14:textId="039A6D25" w:rsidR="00D63CA7" w:rsidRPr="00D5649B" w:rsidRDefault="00F21A35" w:rsidP="00F21A35">
      <w:pPr>
        <w:pStyle w:val="Heading4"/>
      </w:pPr>
      <w:r w:rsidRPr="00D5649B">
        <w:t xml:space="preserve">Ammonia volatilization </w:t>
      </w:r>
      <w:r w:rsidR="00EA3277" w:rsidRPr="00D5649B">
        <w:t xml:space="preserve">from </w:t>
      </w:r>
      <w:r w:rsidRPr="00D5649B">
        <w:t>manure deposited on pasture for beef and dairy cattle (including calves)</w:t>
      </w:r>
    </w:p>
    <w:p w14:paraId="151ABADC" w14:textId="3D54F5D7" w:rsidR="00E111A4" w:rsidRPr="00D5649B" w:rsidRDefault="00E111A4" w:rsidP="004E5C0B">
      <w:pPr>
        <w:keepNext/>
        <w:tabs>
          <w:tab w:val="clear" w:pos="2880"/>
          <w:tab w:val="clear" w:pos="9360"/>
          <w:tab w:val="right" w:pos="9781"/>
        </w:tabs>
        <w:spacing w:after="120"/>
        <w:rPr>
          <w:b/>
          <w:bCs/>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D7F433E" w14:textId="77777777" w:rsidR="00E111A4" w:rsidRPr="004E5C0B" w:rsidRDefault="00E111A4" w:rsidP="004E5C0B">
      <w:pPr>
        <w:tabs>
          <w:tab w:val="clear" w:pos="2880"/>
          <w:tab w:val="left" w:pos="2694"/>
        </w:tabs>
        <w:ind w:left="2694" w:hanging="2694"/>
        <w:rPr>
          <w:sz w:val="20"/>
        </w:rPr>
      </w:pPr>
      <w:r w:rsidRPr="004E5C0B">
        <w:rPr>
          <w:sz w:val="20"/>
        </w:rPr>
        <w:t>where</w:t>
      </w:r>
    </w:p>
    <w:p w14:paraId="564379A3" w14:textId="2AB43B1B"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pasture</w:t>
      </w:r>
      <w:proofErr w:type="spellEnd"/>
      <w:r w:rsidRPr="00D5649B">
        <w:rPr>
          <w:i/>
          <w:sz w:val="20"/>
          <w:szCs w:val="24"/>
        </w:rPr>
        <w:t xml:space="preserve"> </w:t>
      </w:r>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5B54B7" w:rsidRPr="00D5649B">
        <w:rPr>
          <w:sz w:val="20"/>
          <w:szCs w:val="24"/>
        </w:rPr>
        <w:t>EF</w:t>
      </w:r>
      <w:r w:rsidR="00871E22">
        <w:rPr>
          <w:sz w:val="20"/>
          <w:szCs w:val="24"/>
        </w:rPr>
        <w:t xml:space="preserv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 xml:space="preserve">, </w:t>
      </w:r>
      <w:r w:rsidR="005B54B7" w:rsidRPr="00A41374">
        <w:rPr>
          <w:b/>
          <w:sz w:val="20"/>
        </w:rPr>
        <w:fldChar w:fldCharType="begin"/>
      </w:r>
      <w:r w:rsidR="005B54B7" w:rsidRPr="00A41374">
        <w:rPr>
          <w:b/>
          <w:sz w:val="20"/>
        </w:rPr>
        <w:instrText xml:space="preserve"> REF _Ref82142036 \h  \* MERGEFORMAT </w:instrText>
      </w:r>
      <w:r w:rsidR="005B54B7" w:rsidRPr="00A41374">
        <w:rPr>
          <w:b/>
          <w:sz w:val="20"/>
        </w:rPr>
      </w:r>
      <w:r w:rsidR="005B54B7" w:rsidRPr="00A41374">
        <w:rPr>
          <w:b/>
          <w:sz w:val="20"/>
        </w:rPr>
        <w:fldChar w:fldCharType="separate"/>
      </w:r>
      <w:r w:rsidR="00D72C17" w:rsidRPr="00D72C17">
        <w:rPr>
          <w:b/>
          <w:sz w:val="20"/>
        </w:rPr>
        <w:t xml:space="preserve">Table </w:t>
      </w:r>
      <w:r w:rsidR="00D72C17" w:rsidRPr="00D72C17">
        <w:rPr>
          <w:b/>
          <w:noProof/>
          <w:sz w:val="20"/>
        </w:rPr>
        <w:t>43</w:t>
      </w:r>
      <w:r w:rsidR="005B54B7" w:rsidRPr="00A41374">
        <w:rPr>
          <w:b/>
          <w:sz w:val="20"/>
        </w:rPr>
        <w:fldChar w:fldCharType="end"/>
      </w:r>
      <w:r w:rsidRPr="00D5649B">
        <w:rPr>
          <w:sz w:val="20"/>
        </w:rPr>
        <w:t>) for</w:t>
      </w:r>
      <w:r w:rsidRPr="00D5649B">
        <w:rPr>
          <w:sz w:val="20"/>
          <w:szCs w:val="24"/>
        </w:rPr>
        <w:t xml:space="preserve"> grazing pasture (enclosed, open range)</w:t>
      </w:r>
      <w:r w:rsidRPr="00D5649B">
        <w:rPr>
          <w:i/>
          <w:sz w:val="20"/>
          <w:szCs w:val="24"/>
        </w:rPr>
        <w:t xml:space="preserve"> </w:t>
      </w:r>
    </w:p>
    <w:p w14:paraId="759E536E" w14:textId="53BC7656" w:rsidR="00E111A4" w:rsidRPr="00D5649B" w:rsidRDefault="00E111A4" w:rsidP="00A41374">
      <w:pPr>
        <w:tabs>
          <w:tab w:val="clear" w:pos="2880"/>
          <w:tab w:val="clear" w:pos="9360"/>
        </w:tabs>
        <w:spacing w:before="0"/>
        <w:ind w:left="2835" w:hanging="2835"/>
        <w:rPr>
          <w:sz w:val="20"/>
          <w:szCs w:val="24"/>
        </w:rPr>
      </w:pPr>
      <w:r w:rsidRPr="00D5649B">
        <w:rPr>
          <w:i/>
          <w:sz w:val="20"/>
          <w:szCs w:val="24"/>
        </w:rPr>
        <w:t>T</w:t>
      </w:r>
      <w:r w:rsidRPr="00D5649B">
        <w:rPr>
          <w:i/>
          <w:sz w:val="20"/>
          <w:szCs w:val="24"/>
        </w:rPr>
        <w:tab/>
      </w:r>
      <w:r w:rsidRPr="00D5649B">
        <w:rPr>
          <w:sz w:val="20"/>
          <w:szCs w:val="24"/>
        </w:rPr>
        <w:t xml:space="preserve">Average </w:t>
      </w:r>
      <w:r w:rsidR="00871E22">
        <w:rPr>
          <w:sz w:val="20"/>
          <w:szCs w:val="24"/>
        </w:rPr>
        <w:t xml:space="preserve">outdoor </w:t>
      </w:r>
      <w:r w:rsidRPr="00D5649B">
        <w:rPr>
          <w:sz w:val="20"/>
          <w:szCs w:val="24"/>
        </w:rPr>
        <w:t>daily temperature (°C)</w:t>
      </w:r>
    </w:p>
    <w:p w14:paraId="55F38E68" w14:textId="32D00257" w:rsidR="00E111A4" w:rsidRPr="00D5649B" w:rsidRDefault="00E111A4" w:rsidP="004E5C0B">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7BAB17C0" w14:textId="77777777" w:rsidR="00E111A4" w:rsidRPr="004E5C0B" w:rsidRDefault="00E111A4" w:rsidP="004E5C0B">
      <w:pPr>
        <w:tabs>
          <w:tab w:val="clear" w:pos="2880"/>
          <w:tab w:val="clear" w:pos="9360"/>
        </w:tabs>
        <w:ind w:left="2835" w:hanging="2835"/>
        <w:rPr>
          <w:sz w:val="20"/>
        </w:rPr>
      </w:pPr>
      <w:r w:rsidRPr="004E5C0B">
        <w:rPr>
          <w:sz w:val="20"/>
        </w:rPr>
        <w:t>where</w:t>
      </w:r>
    </w:p>
    <w:p w14:paraId="6DBB1722" w14:textId="0419BD7B"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pasture-adju</w:t>
      </w:r>
      <w:proofErr w:type="spellEnd"/>
      <w:r w:rsidRPr="00D5649B">
        <w:rPr>
          <w:i/>
          <w:sz w:val="20"/>
          <w:szCs w:val="24"/>
        </w:rPr>
        <w:tab/>
      </w:r>
      <w:r w:rsidRPr="00D5649B">
        <w:rPr>
          <w:sz w:val="20"/>
          <w:szCs w:val="24"/>
        </w:rPr>
        <w:t xml:space="preserve">Adjusted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Pr="00D5649B">
        <w:rPr>
          <w:sz w:val="20"/>
          <w:szCs w:val="24"/>
        </w:rPr>
        <w:t xml:space="preserve">emission factor for grazing pasture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w:t>
      </w:r>
      <w:r w:rsidR="00871E22" w:rsidRPr="00D5649B">
        <w:rPr>
          <w:sz w:val="20"/>
          <w:szCs w:val="24"/>
        </w:rPr>
        <w:t xml:space="preserve"> </w:t>
      </w:r>
      <w:r w:rsidRPr="00D5649B">
        <w:rPr>
          <w:sz w:val="20"/>
          <w:szCs w:val="24"/>
        </w:rPr>
        <w:t xml:space="preserve">(0 ≤ </w:t>
      </w:r>
      <w:proofErr w:type="spellStart"/>
      <w:r w:rsidRPr="00D5649B">
        <w:rPr>
          <w:sz w:val="20"/>
          <w:szCs w:val="24"/>
        </w:rPr>
        <w:t>EF</w:t>
      </w:r>
      <w:r w:rsidRPr="00D5649B">
        <w:rPr>
          <w:sz w:val="20"/>
          <w:szCs w:val="24"/>
          <w:vertAlign w:val="subscript"/>
        </w:rPr>
        <w:t>pasture-adju</w:t>
      </w:r>
      <w:proofErr w:type="spellEnd"/>
      <w:r w:rsidRPr="00D5649B">
        <w:rPr>
          <w:sz w:val="20"/>
          <w:szCs w:val="24"/>
        </w:rPr>
        <w:t xml:space="preserve"> ≤ 1)</w:t>
      </w:r>
    </w:p>
    <w:p w14:paraId="3D737341" w14:textId="1C0DA2E5" w:rsidR="00E111A4" w:rsidRPr="00D5649B" w:rsidRDefault="00E111A4" w:rsidP="00A41374">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pasture</w:t>
      </w:r>
      <w:proofErr w:type="spellEnd"/>
      <w:r w:rsidRPr="00D5649B">
        <w:rPr>
          <w:i/>
          <w:sz w:val="20"/>
          <w:szCs w:val="24"/>
        </w:rPr>
        <w:tab/>
      </w:r>
      <w:r w:rsidRPr="00D5649B">
        <w:rPr>
          <w:sz w:val="20"/>
          <w:szCs w:val="24"/>
        </w:rPr>
        <w:t xml:space="preserve">Default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Pr="00D5649B">
        <w:rPr>
          <w:sz w:val="20"/>
          <w:szCs w:val="24"/>
        </w:rPr>
        <w:t>emission factor for pasture grazing (enclosed, open range</w:t>
      </w:r>
      <w:r w:rsidR="00522AB4">
        <w:rPr>
          <w:sz w:val="20"/>
          <w:szCs w:val="24"/>
        </w:rPr>
        <w:t xml:space="preserve">, </w:t>
      </w:r>
      <w:r w:rsidR="001A1D6B" w:rsidRPr="00A41374">
        <w:rPr>
          <w:b/>
          <w:sz w:val="20"/>
          <w:szCs w:val="24"/>
        </w:rPr>
        <w:fldChar w:fldCharType="begin"/>
      </w:r>
      <w:r w:rsidR="001A1D6B" w:rsidRPr="00A41374">
        <w:rPr>
          <w:b/>
          <w:sz w:val="20"/>
          <w:szCs w:val="24"/>
        </w:rPr>
        <w:instrText xml:space="preserve"> REF _Ref82142036 \h  \* MERGEFORMAT </w:instrText>
      </w:r>
      <w:r w:rsidR="001A1D6B" w:rsidRPr="00A41374">
        <w:rPr>
          <w:b/>
          <w:sz w:val="20"/>
          <w:szCs w:val="24"/>
        </w:rPr>
      </w:r>
      <w:r w:rsidR="001A1D6B" w:rsidRPr="00A41374">
        <w:rPr>
          <w:b/>
          <w:sz w:val="20"/>
          <w:szCs w:val="24"/>
        </w:rPr>
        <w:fldChar w:fldCharType="separate"/>
      </w:r>
      <w:r w:rsidR="00D72C17" w:rsidRPr="00D72C17">
        <w:rPr>
          <w:b/>
          <w:sz w:val="20"/>
          <w:szCs w:val="24"/>
        </w:rPr>
        <w:t>Table 43</w:t>
      </w:r>
      <w:r w:rsidR="001A1D6B" w:rsidRPr="00A41374">
        <w:rPr>
          <w:b/>
          <w:sz w:val="20"/>
          <w:szCs w:val="24"/>
        </w:rPr>
        <w:fldChar w:fldCharType="end"/>
      </w:r>
      <w:r w:rsidR="00CC3EA2" w:rsidRPr="00D5649B">
        <w:rPr>
          <w:sz w:val="20"/>
          <w:szCs w:val="24"/>
        </w:rPr>
        <w:t>)</w:t>
      </w:r>
    </w:p>
    <w:p w14:paraId="111960DA" w14:textId="1D8B098D" w:rsidR="00E111A4"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pasture-adju</m:t>
            </m:r>
          </m:sub>
        </m:sSub>
      </m:oMath>
      <w:r w:rsidR="00E111A4" w:rsidRPr="00D5649B">
        <w:rPr>
          <w:b/>
          <w:szCs w:val="24"/>
        </w:rPr>
        <w:t xml:space="preserve"> </w:t>
      </w:r>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15A555AD" w14:textId="77777777" w:rsidR="00E111A4" w:rsidRPr="004E5C0B" w:rsidRDefault="00E111A4" w:rsidP="004E5C0B">
      <w:pPr>
        <w:tabs>
          <w:tab w:val="clear" w:pos="2880"/>
          <w:tab w:val="clear" w:pos="9360"/>
        </w:tabs>
        <w:ind w:left="2835" w:hanging="2835"/>
        <w:rPr>
          <w:sz w:val="20"/>
        </w:rPr>
      </w:pPr>
      <w:r w:rsidRPr="004E5C0B">
        <w:rPr>
          <w:sz w:val="20"/>
        </w:rPr>
        <w:t>where</w:t>
      </w:r>
    </w:p>
    <w:p w14:paraId="02D49675" w14:textId="1D043596"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00522AB4">
        <w:rPr>
          <w:i/>
          <w:sz w:val="20"/>
          <w:szCs w:val="24"/>
        </w:rPr>
        <w:t>_</w:t>
      </w:r>
      <w:r w:rsidRPr="00522AB4">
        <w:rPr>
          <w:i/>
          <w:sz w:val="20"/>
          <w:szCs w:val="24"/>
        </w:rPr>
        <w:t>rate</w:t>
      </w:r>
      <w:r w:rsidRPr="00D5649B">
        <w:rPr>
          <w:i/>
          <w:sz w:val="20"/>
          <w:szCs w:val="24"/>
        </w:rPr>
        <w:tab/>
      </w:r>
      <w:r w:rsidR="00EE49CB">
        <w:rPr>
          <w:sz w:val="20"/>
          <w:szCs w:val="24"/>
        </w:rPr>
        <w:t>NH</w:t>
      </w:r>
      <w:r w:rsidR="00EE49CB" w:rsidRPr="00EE49CB">
        <w:rPr>
          <w:sz w:val="20"/>
          <w:szCs w:val="24"/>
          <w:vertAlign w:val="subscript"/>
        </w:rPr>
        <w:t>3</w:t>
      </w:r>
      <w:r w:rsidR="00EE49CB">
        <w:rPr>
          <w:sz w:val="20"/>
          <w:szCs w:val="24"/>
        </w:rPr>
        <w:t>-N emissions</w:t>
      </w:r>
      <w:r w:rsidRPr="00D5649B">
        <w:rPr>
          <w:sz w:val="20"/>
          <w:szCs w:val="24"/>
        </w:rPr>
        <w:t xml:space="preserve"> from </w:t>
      </w:r>
      <w:r w:rsidR="00333464" w:rsidRPr="00D5649B">
        <w:rPr>
          <w:sz w:val="20"/>
          <w:szCs w:val="24"/>
        </w:rPr>
        <w:t xml:space="preserve">beef and dairy cattle </w:t>
      </w:r>
      <w:r w:rsidR="00EE49CB">
        <w:rPr>
          <w:sz w:val="20"/>
          <w:szCs w:val="24"/>
        </w:rPr>
        <w:t>manure deposited directly</w:t>
      </w:r>
      <w:r w:rsidRPr="00D5649B">
        <w:rPr>
          <w:sz w:val="20"/>
          <w:szCs w:val="24"/>
        </w:rPr>
        <w:t xml:space="preserve"> on pasture (kg NH</w:t>
      </w:r>
      <w:r w:rsidRPr="00D5649B">
        <w:rPr>
          <w:sz w:val="20"/>
          <w:szCs w:val="24"/>
          <w:vertAlign w:val="subscript"/>
        </w:rPr>
        <w:t>3</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p>
    <w:p w14:paraId="07A60337" w14:textId="52B4B845" w:rsidR="00E111A4"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E111A4" w:rsidRPr="00D5649B">
        <w:rPr>
          <w:b/>
          <w:szCs w:val="24"/>
        </w:rPr>
        <w:tab/>
      </w:r>
      <w:r w:rsidR="00E111A4"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06D60A68" w14:textId="77777777" w:rsidR="00E111A4" w:rsidRPr="004E5C0B" w:rsidRDefault="00E111A4" w:rsidP="004E5C0B">
      <w:pPr>
        <w:tabs>
          <w:tab w:val="clear" w:pos="2880"/>
          <w:tab w:val="clear" w:pos="9360"/>
        </w:tabs>
        <w:ind w:left="2835" w:hanging="2835"/>
        <w:rPr>
          <w:sz w:val="20"/>
        </w:rPr>
      </w:pPr>
      <w:r w:rsidRPr="004E5C0B">
        <w:rPr>
          <w:sz w:val="20"/>
        </w:rPr>
        <w:t>where</w:t>
      </w:r>
    </w:p>
    <w:p w14:paraId="5C59FED0" w14:textId="26B74615"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Pr="00D5649B">
        <w:rPr>
          <w:i/>
          <w:sz w:val="20"/>
          <w:szCs w:val="24"/>
        </w:rPr>
        <w:tab/>
      </w:r>
      <w:r w:rsidR="005B54B7" w:rsidRPr="00D5649B">
        <w:rPr>
          <w:sz w:val="20"/>
          <w:szCs w:val="24"/>
        </w:rPr>
        <w:t>NH</w:t>
      </w:r>
      <w:r w:rsidR="005B54B7" w:rsidRPr="00D5649B">
        <w:rPr>
          <w:sz w:val="20"/>
          <w:szCs w:val="24"/>
          <w:vertAlign w:val="subscript"/>
        </w:rPr>
        <w:t>3</w:t>
      </w:r>
      <w:r w:rsidR="005B54B7" w:rsidRPr="00D5649B">
        <w:rPr>
          <w:sz w:val="20"/>
          <w:szCs w:val="24"/>
        </w:rPr>
        <w:t>-N</w:t>
      </w:r>
      <w:r w:rsidRPr="00D5649B">
        <w:rPr>
          <w:sz w:val="20"/>
          <w:szCs w:val="24"/>
        </w:rPr>
        <w:t xml:space="preserve"> </w:t>
      </w:r>
      <w:r w:rsidR="00EE49CB">
        <w:rPr>
          <w:sz w:val="20"/>
          <w:szCs w:val="24"/>
        </w:rPr>
        <w:t>emissions</w:t>
      </w:r>
      <w:r w:rsidRPr="00D5649B">
        <w:rPr>
          <w:sz w:val="20"/>
          <w:szCs w:val="24"/>
        </w:rPr>
        <w:t xml:space="preserve"> </w:t>
      </w:r>
      <w:r w:rsidR="00522AB4">
        <w:rPr>
          <w:sz w:val="20"/>
          <w:szCs w:val="24"/>
        </w:rPr>
        <w:t xml:space="preserve">from beef and dairy cattle </w:t>
      </w:r>
      <w:r w:rsidR="00EE49CB">
        <w:rPr>
          <w:sz w:val="20"/>
          <w:szCs w:val="24"/>
        </w:rPr>
        <w:t>manure deposited directly</w:t>
      </w:r>
      <w:r w:rsidR="00522AB4">
        <w:rPr>
          <w:sz w:val="20"/>
          <w:szCs w:val="24"/>
        </w:rPr>
        <w:t xml:space="preserve"> on pasture</w:t>
      </w:r>
      <w:r w:rsidRPr="00D5649B">
        <w:rPr>
          <w:sz w:val="20"/>
          <w:szCs w:val="24"/>
        </w:rPr>
        <w:t xml:space="preserve"> (kg NH</w:t>
      </w:r>
      <w:r w:rsidRPr="00D5649B">
        <w:rPr>
          <w:sz w:val="20"/>
          <w:szCs w:val="24"/>
          <w:vertAlign w:val="subscript"/>
        </w:rPr>
        <w:t>3</w:t>
      </w:r>
      <w:r w:rsidRPr="00EE49CB">
        <w:rPr>
          <w:sz w:val="20"/>
          <w:szCs w:val="24"/>
        </w:rPr>
        <w:t>-</w:t>
      </w:r>
      <w:r w:rsidRPr="00D5649B">
        <w:rPr>
          <w:sz w:val="20"/>
          <w:szCs w:val="24"/>
        </w:rPr>
        <w:t>N)</w:t>
      </w:r>
      <w:r w:rsidR="00522AB4">
        <w:rPr>
          <w:sz w:val="20"/>
          <w:szCs w:val="24"/>
        </w:rPr>
        <w:t xml:space="preserve">, by </w:t>
      </w:r>
      <w:r w:rsidR="00FE6571">
        <w:rPr>
          <w:sz w:val="20"/>
          <w:szCs w:val="24"/>
        </w:rPr>
        <w:t>animal group</w:t>
      </w:r>
    </w:p>
    <w:p w14:paraId="62DE4D26" w14:textId="77777777" w:rsidR="00A53839" w:rsidRPr="00C654E9" w:rsidRDefault="00E111A4" w:rsidP="00A53839">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 xml:space="preserve">Number of </w:t>
      </w:r>
      <w:r w:rsidRPr="00C654E9">
        <w:rPr>
          <w:sz w:val="20"/>
          <w:szCs w:val="24"/>
        </w:rPr>
        <w:t>animals</w:t>
      </w:r>
    </w:p>
    <w:p w14:paraId="50D3D2DE" w14:textId="16BF72B9" w:rsidR="005C3873" w:rsidRPr="00C654E9"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654E9">
        <w:rPr>
          <w:b/>
          <w:szCs w:val="24"/>
        </w:rPr>
        <w:t xml:space="preserve"> </w:t>
      </w:r>
      <w:r w:rsidRPr="00C654E9">
        <w:rPr>
          <w:b/>
          <w:szCs w:val="24"/>
        </w:rPr>
        <w:tab/>
      </w:r>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5</w:t>
      </w:r>
      <w:r w:rsidR="001977CC" w:rsidRPr="00C654E9">
        <w:rPr>
          <w:b/>
        </w:rPr>
        <w:fldChar w:fldCharType="end"/>
      </w:r>
    </w:p>
    <w:p w14:paraId="694D70A7" w14:textId="77777777" w:rsidR="005C3873" w:rsidRPr="00C654E9" w:rsidRDefault="005C3873" w:rsidP="005C3873">
      <w:pPr>
        <w:tabs>
          <w:tab w:val="clear" w:pos="2880"/>
          <w:tab w:val="clear" w:pos="9360"/>
        </w:tabs>
        <w:ind w:left="2835" w:hanging="2835"/>
        <w:rPr>
          <w:sz w:val="20"/>
        </w:rPr>
      </w:pPr>
      <w:r w:rsidRPr="00C654E9">
        <w:rPr>
          <w:sz w:val="20"/>
        </w:rPr>
        <w:t>where</w:t>
      </w:r>
    </w:p>
    <w:p w14:paraId="5AE7A6FC" w14:textId="77777777" w:rsidR="005C3873" w:rsidRPr="00C654E9" w:rsidRDefault="005C3873" w:rsidP="005C3873">
      <w:pPr>
        <w:tabs>
          <w:tab w:val="clear" w:pos="2880"/>
          <w:tab w:val="clear" w:pos="9360"/>
        </w:tabs>
        <w:spacing w:before="0"/>
        <w:ind w:left="2835" w:hanging="2835"/>
        <w:rPr>
          <w:sz w:val="20"/>
        </w:rPr>
      </w:pPr>
      <w:r w:rsidRPr="00C654E9">
        <w:rPr>
          <w:i/>
          <w:sz w:val="20"/>
          <w:szCs w:val="24"/>
        </w:rPr>
        <w:t>Total_</w:t>
      </w:r>
      <w:r w:rsidRPr="00C654E9">
        <w:rPr>
          <w:i/>
          <w:sz w:val="20"/>
        </w:rPr>
        <w:t xml:space="preserve"> NH</w:t>
      </w:r>
      <w:r w:rsidRPr="00C654E9">
        <w:rPr>
          <w:i/>
          <w:sz w:val="20"/>
          <w:vertAlign w:val="subscript"/>
        </w:rPr>
        <w:t>3</w:t>
      </w:r>
      <w:r w:rsidRPr="00C654E9">
        <w:rPr>
          <w:i/>
          <w:sz w:val="20"/>
        </w:rPr>
        <w:t>-N</w:t>
      </w:r>
      <w:r w:rsidRPr="00C654E9">
        <w:rPr>
          <w:i/>
          <w:sz w:val="20"/>
          <w:vertAlign w:val="subscript"/>
        </w:rPr>
        <w:t>pasture</w:t>
      </w:r>
      <w:r w:rsidRPr="00C654E9">
        <w:rPr>
          <w:i/>
          <w:sz w:val="20"/>
          <w:szCs w:val="24"/>
        </w:rPr>
        <w:tab/>
      </w:r>
      <w:r w:rsidRPr="00C654E9">
        <w:rPr>
          <w:iCs/>
          <w:sz w:val="20"/>
        </w:rPr>
        <w:t>Total NH</w:t>
      </w:r>
      <w:r w:rsidRPr="00C654E9">
        <w:rPr>
          <w:iCs/>
          <w:sz w:val="20"/>
          <w:vertAlign w:val="subscript"/>
        </w:rPr>
        <w:t>3</w:t>
      </w:r>
      <w:r w:rsidRPr="00C654E9">
        <w:rPr>
          <w:iCs/>
          <w:sz w:val="20"/>
        </w:rPr>
        <w:t xml:space="preserve">-N emissions via volatilization from manure for all animals managed on pasture </w:t>
      </w:r>
      <w:r w:rsidRPr="00C654E9">
        <w:rPr>
          <w:sz w:val="20"/>
        </w:rPr>
        <w:t xml:space="preserve">(kg </w:t>
      </w:r>
      <w:r w:rsidRPr="00C654E9">
        <w:rPr>
          <w:iCs/>
          <w:sz w:val="20"/>
        </w:rPr>
        <w:t>NH</w:t>
      </w:r>
      <w:r w:rsidRPr="00C654E9">
        <w:rPr>
          <w:iCs/>
          <w:sz w:val="20"/>
          <w:vertAlign w:val="subscript"/>
        </w:rPr>
        <w:t>3</w:t>
      </w:r>
      <w:r w:rsidRPr="00C654E9">
        <w:rPr>
          <w:iCs/>
          <w:sz w:val="20"/>
        </w:rPr>
        <w:t>-N</w:t>
      </w:r>
      <w:r w:rsidRPr="00C654E9">
        <w:rPr>
          <w:sz w:val="20"/>
        </w:rPr>
        <w:t>), by livestock type</w:t>
      </w:r>
    </w:p>
    <w:p w14:paraId="0660898A" w14:textId="2CA22125" w:rsidR="00E111A4" w:rsidRPr="00A53839" w:rsidRDefault="00E111A4" w:rsidP="00A53839">
      <w:pPr>
        <w:tabs>
          <w:tab w:val="clear" w:pos="2880"/>
          <w:tab w:val="clear" w:pos="9360"/>
        </w:tabs>
        <w:spacing w:before="0"/>
        <w:ind w:left="2835" w:hanging="2835"/>
        <w:rPr>
          <w:sz w:val="20"/>
          <w:szCs w:val="24"/>
        </w:rPr>
      </w:pPr>
      <w:r w:rsidRPr="00C654E9">
        <w:rPr>
          <w:b/>
          <w:szCs w:val="24"/>
        </w:rPr>
        <w:t>Ammonia emissions from grazing beef and dairy cattle</w:t>
      </w:r>
      <w:r w:rsidRPr="00D5649B">
        <w:rPr>
          <w:b/>
          <w:szCs w:val="24"/>
        </w:rPr>
        <w:t xml:space="preserve"> on pasture are calculated on a daily basis.</w:t>
      </w:r>
    </w:p>
    <w:p w14:paraId="73DC800A" w14:textId="271DBB0E" w:rsidR="0044689E" w:rsidRPr="00D5649B" w:rsidRDefault="0044689E" w:rsidP="008A7F5F">
      <w:pPr>
        <w:pStyle w:val="Heading3"/>
      </w:pPr>
      <w:bookmarkStart w:id="861" w:name="_Toc152758652"/>
      <w:r w:rsidRPr="00D5649B">
        <w:t xml:space="preserve">Ammonia emissions from manure deposited on pasture </w:t>
      </w:r>
      <w:r w:rsidR="00333464" w:rsidRPr="00D5649B">
        <w:t>for all non-cattle grazing livestock</w:t>
      </w:r>
      <w:bookmarkEnd w:id="861"/>
    </w:p>
    <w:p w14:paraId="20164F2C" w14:textId="0F8A57FF" w:rsidR="00EA3277" w:rsidRPr="00D5649B" w:rsidRDefault="00EA3277" w:rsidP="00E72A2D">
      <w:pPr>
        <w:pStyle w:val="Heading4"/>
        <w:rPr>
          <w:rStyle w:val="Heading4Char"/>
          <w:smallCaps/>
        </w:rPr>
      </w:pPr>
      <w:r w:rsidRPr="00D5649B">
        <w:rPr>
          <w:rStyle w:val="Heading4Char"/>
          <w:smallCaps/>
        </w:rPr>
        <w:lastRenderedPageBreak/>
        <w:t xml:space="preserve">Total N excretion for non-cattle </w:t>
      </w:r>
      <w:r w:rsidR="0070487D" w:rsidRPr="00D5649B">
        <w:rPr>
          <w:rStyle w:val="Heading4Char"/>
          <w:smallCaps/>
        </w:rPr>
        <w:t xml:space="preserve">livestock </w:t>
      </w:r>
      <w:r w:rsidRPr="00D5649B">
        <w:rPr>
          <w:rStyle w:val="Heading4Char"/>
          <w:smallCaps/>
        </w:rPr>
        <w:t>on pasture</w:t>
      </w:r>
    </w:p>
    <w:p w14:paraId="0FAA1021" w14:textId="61487CBC" w:rsidR="00AF15FA" w:rsidRPr="00D5649B" w:rsidRDefault="00AF15FA" w:rsidP="00AF15FA">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is calculated using </w:t>
      </w:r>
      <w:r w:rsidRPr="00D5649B">
        <w:fldChar w:fldCharType="begin"/>
      </w:r>
      <w:r w:rsidRPr="00D5649B">
        <w:instrText xml:space="preserve"> REF NExcretionRateSheep_NExcretionRateEq3 \h  \* MERGEFORMAT </w:instrText>
      </w:r>
      <w:r w:rsidRPr="00D5649B">
        <w:fldChar w:fldCharType="separate"/>
      </w:r>
      <w:r w:rsidRPr="00D5649B">
        <w:rPr>
          <w:b/>
        </w:rPr>
        <w:t xml:space="preserve">Eq. </w:t>
      </w:r>
      <w:r w:rsidRPr="00D5649B">
        <w:rPr>
          <w:b/>
          <w:noProof/>
        </w:rPr>
        <w:t>4.2.1</w:t>
      </w:r>
      <w:r w:rsidRPr="00D5649B">
        <w:rPr>
          <w:b/>
          <w:noProof/>
        </w:rPr>
        <w:noBreakHyphen/>
        <w:t>18</w:t>
      </w:r>
      <w:r w:rsidRPr="00D5649B">
        <w:fldChar w:fldCharType="end"/>
      </w:r>
      <w:r w:rsidR="004C7427">
        <w:t xml:space="preserve"> for sheep</w:t>
      </w:r>
      <w:r w:rsidRPr="00D5649B">
        <w:t xml:space="preserve">, </w:t>
      </w:r>
      <w:r w:rsidRPr="00D5649B">
        <w:fldChar w:fldCharType="begin"/>
      </w:r>
      <w:r w:rsidRPr="00D5649B">
        <w:instrText xml:space="preserve"> REF NExcretionRateSwine_Eq \h  \* MERGEFORMAT </w:instrText>
      </w:r>
      <w:r w:rsidRPr="00D5649B">
        <w:fldChar w:fldCharType="separate"/>
      </w:r>
      <w:r w:rsidRPr="00D5649B">
        <w:rPr>
          <w:b/>
        </w:rPr>
        <w:t xml:space="preserve">Eq. </w:t>
      </w:r>
      <w:r w:rsidRPr="00D5649B">
        <w:rPr>
          <w:b/>
          <w:noProof/>
        </w:rPr>
        <w:t>4.2.1</w:t>
      </w:r>
      <w:r w:rsidRPr="00D5649B">
        <w:rPr>
          <w:b/>
          <w:noProof/>
        </w:rPr>
        <w:noBreakHyphen/>
        <w:t>24</w:t>
      </w:r>
      <w:r w:rsidRPr="00D5649B">
        <w:fldChar w:fldCharType="end"/>
      </w:r>
      <w:r w:rsidR="004C7427">
        <w:t xml:space="preserve"> for swine</w:t>
      </w:r>
      <w:r w:rsidRPr="00D5649B">
        <w:t xml:space="preserve">, </w:t>
      </w:r>
      <w:r w:rsidRPr="00D5649B">
        <w:fldChar w:fldCharType="begin"/>
      </w:r>
      <w:r w:rsidRPr="00D5649B">
        <w:instrText xml:space="preserve"> REF NExcretionRatePoultry_Eq \h  \* MERGEFORMAT </w:instrText>
      </w:r>
      <w:r w:rsidRPr="00D5649B">
        <w:fldChar w:fldCharType="separate"/>
      </w:r>
      <w:r w:rsidRPr="00D5649B">
        <w:rPr>
          <w:b/>
        </w:rPr>
        <w:t xml:space="preserve">Eq. </w:t>
      </w:r>
      <w:r w:rsidRPr="00D5649B">
        <w:rPr>
          <w:b/>
          <w:noProof/>
        </w:rPr>
        <w:t>4.2.1</w:t>
      </w:r>
      <w:r w:rsidRPr="00D5649B">
        <w:rPr>
          <w:b/>
          <w:noProof/>
        </w:rPr>
        <w:noBreakHyphen/>
        <w:t>28</w:t>
      </w:r>
      <w:r w:rsidRPr="00D5649B">
        <w:fldChar w:fldCharType="end"/>
      </w:r>
      <w:r w:rsidR="004C7427">
        <w:t xml:space="preserve"> for </w:t>
      </w:r>
      <w:r w:rsidR="004C7427" w:rsidRPr="00D5649B">
        <w:t>pullets, broilers and layers</w:t>
      </w:r>
      <w:r w:rsidRPr="00D5649B">
        <w:t xml:space="preserve">, and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D72C17" w:rsidRPr="00D25BCC">
        <w:rPr>
          <w:b/>
        </w:rPr>
        <w:t xml:space="preserve">Table </w:t>
      </w:r>
      <w:r w:rsidR="00D72C17">
        <w:rPr>
          <w:b/>
          <w:noProof/>
        </w:rPr>
        <w:t>42</w:t>
      </w:r>
      <w:r w:rsidRPr="00A41374">
        <w:rPr>
          <w:b/>
        </w:rPr>
        <w:fldChar w:fldCharType="end"/>
      </w:r>
      <w:r w:rsidR="004C7427">
        <w:rPr>
          <w:b/>
        </w:rPr>
        <w:t xml:space="preserve"> </w:t>
      </w:r>
      <w:r w:rsidR="004C7427" w:rsidRPr="004C7427">
        <w:rPr>
          <w:bCs/>
        </w:rPr>
        <w:t>for all</w:t>
      </w:r>
      <w:r w:rsidR="004C7427">
        <w:rPr>
          <w:b/>
        </w:rPr>
        <w:t xml:space="preserve"> </w:t>
      </w:r>
      <w:r w:rsidR="004C7427" w:rsidRPr="00D5649B">
        <w:t>other livestock</w:t>
      </w:r>
      <w:r w:rsidRPr="00D5649B">
        <w:t>.</w:t>
      </w:r>
    </w:p>
    <w:p w14:paraId="6B18213A" w14:textId="7DF4999A" w:rsidR="00EA3277" w:rsidRPr="00D5649B" w:rsidRDefault="00EA3277" w:rsidP="00EA3277">
      <w:pPr>
        <w:pStyle w:val="Heading4"/>
      </w:pPr>
      <w:r w:rsidRPr="00D5649B">
        <w:t>Ammonia volatilization from manure deposited on pasture for non-cattle animals</w:t>
      </w:r>
    </w:p>
    <w:p w14:paraId="40891EE4" w14:textId="0294E2B9" w:rsidR="00E111A4" w:rsidRPr="00D5649B" w:rsidRDefault="005B54B7" w:rsidP="00E111A4">
      <w:r w:rsidRPr="00D5649B">
        <w:t xml:space="preserve">Ammonia emissions from </w:t>
      </w:r>
      <w:r w:rsidR="00333464" w:rsidRPr="00D5649B">
        <w:t xml:space="preserve">manure deposited on pasture for all </w:t>
      </w:r>
      <w:r w:rsidRPr="00D5649B">
        <w:t xml:space="preserve">non-cattle grazing livestock are estimated using a default IPCC (2019) </w:t>
      </w:r>
      <w:proofErr w:type="spellStart"/>
      <w:r w:rsidRPr="00D5649B">
        <w:rPr>
          <w:i/>
        </w:rPr>
        <w:t>Frac</w:t>
      </w:r>
      <w:r w:rsidRPr="00D5649B">
        <w:rPr>
          <w:i/>
          <w:vertAlign w:val="subscript"/>
        </w:rPr>
        <w:t>volatilization</w:t>
      </w:r>
      <w:proofErr w:type="spellEnd"/>
      <w:r w:rsidRPr="00D5649B">
        <w:t xml:space="preserve"> value of 0.21 (kg NH</w:t>
      </w:r>
      <w:r w:rsidRPr="00D5649B">
        <w:rPr>
          <w:vertAlign w:val="subscript"/>
        </w:rPr>
        <w:t>3</w:t>
      </w:r>
      <w:r w:rsidRPr="00D5649B">
        <w:t>–N + NO</w:t>
      </w:r>
      <w:r w:rsidRPr="00D5649B">
        <w:rPr>
          <w:vertAlign w:val="subscript"/>
        </w:rPr>
        <w:t>x</w:t>
      </w:r>
      <w:r w:rsidRPr="00D5649B">
        <w:t>–N) (kg N applied or deposited)</w:t>
      </w:r>
      <w:r w:rsidRPr="00D5649B">
        <w:rPr>
          <w:vertAlign w:val="superscript"/>
        </w:rPr>
        <w:t>–1</w:t>
      </w:r>
      <w:r w:rsidRPr="00D5649B">
        <w:t xml:space="preserve"> </w:t>
      </w:r>
      <w:r w:rsidR="00247320" w:rsidRPr="00D5649B">
        <w:t>(</w:t>
      </w:r>
      <w:r w:rsidR="00247320" w:rsidRPr="00A41374">
        <w:rPr>
          <w:b/>
        </w:rPr>
        <w:fldChar w:fldCharType="begin"/>
      </w:r>
      <w:r w:rsidR="00247320" w:rsidRPr="00A41374">
        <w:rPr>
          <w:b/>
        </w:rPr>
        <w:instrText xml:space="preserve"> REF _Ref81928082 \h  \* MERGEFORMAT </w:instrText>
      </w:r>
      <w:r w:rsidR="00247320" w:rsidRPr="00A41374">
        <w:rPr>
          <w:b/>
        </w:rPr>
      </w:r>
      <w:r w:rsidR="00247320" w:rsidRPr="00A41374">
        <w:rPr>
          <w:b/>
        </w:rPr>
        <w:fldChar w:fldCharType="separate"/>
      </w:r>
      <w:r w:rsidR="00D72C17" w:rsidRPr="00B62AA9">
        <w:rPr>
          <w:b/>
        </w:rPr>
        <w:t xml:space="preserve">Table </w:t>
      </w:r>
      <w:r w:rsidR="00D72C17">
        <w:rPr>
          <w:b/>
          <w:noProof/>
        </w:rPr>
        <w:t>36</w:t>
      </w:r>
      <w:r w:rsidR="00247320" w:rsidRPr="00A41374">
        <w:rPr>
          <w:b/>
        </w:rPr>
        <w:fldChar w:fldCharType="end"/>
      </w:r>
      <w:r w:rsidR="00247320" w:rsidRPr="00D5649B">
        <w:t>)</w:t>
      </w:r>
      <w:r w:rsidRPr="00D5649B">
        <w:t>.</w:t>
      </w:r>
    </w:p>
    <w:p w14:paraId="7A9DB26A" w14:textId="0D2CB473" w:rsidR="00247320"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247320" w:rsidRPr="00D5649B">
        <w:rPr>
          <w:b/>
          <w:szCs w:val="24"/>
        </w:rPr>
        <w:t xml:space="preserve"> </w:t>
      </w:r>
      <w:r w:rsidR="00247320" w:rsidRPr="00D5649B">
        <w:rPr>
          <w:b/>
          <w:szCs w:val="24"/>
        </w:rPr>
        <w:tab/>
      </w:r>
      <w:r w:rsidR="00247320"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ED29734" w14:textId="77777777" w:rsidR="00247320" w:rsidRPr="004E5C0B" w:rsidRDefault="00247320" w:rsidP="004E5C0B">
      <w:pPr>
        <w:tabs>
          <w:tab w:val="clear" w:pos="2880"/>
          <w:tab w:val="clear" w:pos="9360"/>
        </w:tabs>
        <w:ind w:left="2835" w:hanging="2835"/>
        <w:rPr>
          <w:sz w:val="20"/>
        </w:rPr>
      </w:pPr>
      <w:r w:rsidRPr="004E5C0B">
        <w:rPr>
          <w:sz w:val="20"/>
        </w:rPr>
        <w:t>where</w:t>
      </w:r>
    </w:p>
    <w:p w14:paraId="3FFF61C2" w14:textId="39B96600" w:rsidR="00247320" w:rsidRPr="00D5649B" w:rsidRDefault="00247320" w:rsidP="00A41374">
      <w:pPr>
        <w:tabs>
          <w:tab w:val="clear" w:pos="2880"/>
          <w:tab w:val="clear" w:pos="9360"/>
        </w:tabs>
        <w:spacing w:before="0"/>
        <w:ind w:left="2835" w:hanging="2835"/>
        <w:rPr>
          <w:sz w:val="20"/>
          <w:szCs w:val="24"/>
        </w:rPr>
      </w:pPr>
      <w:r w:rsidRPr="00EE49CB">
        <w:rPr>
          <w:i/>
          <w:sz w:val="20"/>
          <w:szCs w:val="24"/>
        </w:rPr>
        <w:t>NH</w:t>
      </w:r>
      <w:r w:rsidRPr="00EE49CB">
        <w:rPr>
          <w:i/>
          <w:sz w:val="20"/>
          <w:szCs w:val="24"/>
          <w:vertAlign w:val="subscript"/>
        </w:rPr>
        <w:t>3</w:t>
      </w:r>
      <w:r w:rsidR="00EE49CB">
        <w:rPr>
          <w:i/>
          <w:sz w:val="20"/>
          <w:szCs w:val="24"/>
        </w:rPr>
        <w:t>_</w:t>
      </w:r>
      <w:r w:rsidRPr="00EE49CB">
        <w:rPr>
          <w:i/>
          <w:sz w:val="20"/>
          <w:szCs w:val="24"/>
        </w:rPr>
        <w:t>N</w:t>
      </w:r>
      <w:r w:rsidRPr="00EE49CB">
        <w:rPr>
          <w:i/>
          <w:sz w:val="20"/>
          <w:szCs w:val="24"/>
          <w:vertAlign w:val="subscript"/>
        </w:rPr>
        <w:t>pasture</w:t>
      </w:r>
      <w:r w:rsidR="00522AB4">
        <w:rPr>
          <w:i/>
          <w:sz w:val="20"/>
          <w:szCs w:val="24"/>
        </w:rPr>
        <w:t>_</w:t>
      </w:r>
      <w:r w:rsidRPr="00D5649B">
        <w:rPr>
          <w:i/>
          <w:sz w:val="20"/>
          <w:szCs w:val="24"/>
        </w:rPr>
        <w:t>rate</w:t>
      </w:r>
      <w:r w:rsidRPr="00D5649B">
        <w:rPr>
          <w:i/>
          <w:sz w:val="20"/>
          <w:szCs w:val="24"/>
        </w:rPr>
        <w:tab/>
      </w:r>
      <w:r w:rsidR="00522AB4">
        <w:rPr>
          <w:sz w:val="20"/>
          <w:szCs w:val="24"/>
        </w:rPr>
        <w:t>NH</w:t>
      </w:r>
      <w:r w:rsidR="00522AB4" w:rsidRPr="00522AB4">
        <w:rPr>
          <w:sz w:val="20"/>
          <w:szCs w:val="24"/>
          <w:vertAlign w:val="subscript"/>
        </w:rPr>
        <w:t>3</w:t>
      </w:r>
      <w:r w:rsidR="00522AB4">
        <w:rPr>
          <w:sz w:val="20"/>
          <w:szCs w:val="24"/>
        </w:rPr>
        <w:t xml:space="preserve"> emissions</w:t>
      </w:r>
      <w:r w:rsidRPr="00D5649B">
        <w:rPr>
          <w:sz w:val="20"/>
          <w:szCs w:val="24"/>
        </w:rPr>
        <w:t xml:space="preserve"> from </w:t>
      </w:r>
      <w:r w:rsidR="00333464" w:rsidRPr="00D5649B">
        <w:rPr>
          <w:sz w:val="20"/>
          <w:szCs w:val="24"/>
        </w:rPr>
        <w:t xml:space="preserve">non-cattle </w:t>
      </w:r>
      <w:r w:rsidR="00EE49CB">
        <w:rPr>
          <w:sz w:val="20"/>
          <w:szCs w:val="24"/>
        </w:rPr>
        <w:t>manure deposited directly</w:t>
      </w:r>
      <w:r w:rsidR="00333464" w:rsidRPr="00D5649B">
        <w:rPr>
          <w:sz w:val="20"/>
          <w:szCs w:val="24"/>
        </w:rPr>
        <w:t xml:space="preserve"> on pasture</w:t>
      </w:r>
      <w:r w:rsidRPr="00D5649B">
        <w:rPr>
          <w:sz w:val="20"/>
          <w:szCs w:val="24"/>
        </w:rPr>
        <w:t xml:space="preserve"> (kg NH</w:t>
      </w:r>
      <w:r w:rsidRPr="00D5649B">
        <w:rPr>
          <w:sz w:val="20"/>
          <w:szCs w:val="24"/>
          <w:vertAlign w:val="subscript"/>
        </w:rPr>
        <w:t>3</w:t>
      </w:r>
      <w:r w:rsidR="00EE49CB">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r w:rsidR="00522AB4">
        <w:rPr>
          <w:sz w:val="20"/>
          <w:szCs w:val="24"/>
        </w:rPr>
        <w:t>, by animal group</w:t>
      </w:r>
    </w:p>
    <w:p w14:paraId="438DA721" w14:textId="1C27D964" w:rsidR="00A72F27" w:rsidRPr="00D5649B" w:rsidRDefault="008A1829"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sz w:val="20"/>
          <w:szCs w:val="24"/>
        </w:rPr>
        <w:tab/>
      </w:r>
      <w:r w:rsidR="00A72F27" w:rsidRPr="00D5649B">
        <w:rPr>
          <w:sz w:val="20"/>
        </w:rPr>
        <w:t>Fraction of manure N volatilized as NH</w:t>
      </w:r>
      <w:r w:rsidR="00A72F27" w:rsidRPr="00D5649B">
        <w:rPr>
          <w:sz w:val="20"/>
          <w:vertAlign w:val="subscript"/>
        </w:rPr>
        <w:t>3</w:t>
      </w:r>
      <w:r w:rsidR="00A72F27" w:rsidRPr="00D5649B">
        <w:rPr>
          <w:sz w:val="20"/>
        </w:rPr>
        <w:t xml:space="preserve"> and NO</w:t>
      </w:r>
      <w:r w:rsidR="00A72F27" w:rsidRPr="00EE49CB">
        <w:rPr>
          <w:sz w:val="20"/>
          <w:vertAlign w:val="subscript"/>
        </w:rPr>
        <w:t>x</w:t>
      </w:r>
      <w:r w:rsidR="00A72F27" w:rsidRPr="00D5649B">
        <w:rPr>
          <w:sz w:val="20"/>
        </w:rPr>
        <w:t xml:space="preserve"> </w:t>
      </w:r>
      <w:r w:rsidR="00333464" w:rsidRPr="00D5649B">
        <w:rPr>
          <w:sz w:val="20"/>
        </w:rPr>
        <w:t xml:space="preserve">for manure deposited </w:t>
      </w:r>
      <w:r w:rsidR="00EE49CB">
        <w:rPr>
          <w:sz w:val="20"/>
        </w:rPr>
        <w:t xml:space="preserve">directly </w:t>
      </w:r>
      <w:r w:rsidR="00333464" w:rsidRPr="00D5649B">
        <w:rPr>
          <w:sz w:val="20"/>
        </w:rPr>
        <w:t>on pasture</w:t>
      </w:r>
      <w:r w:rsidR="00E7222D" w:rsidRPr="00D5649B">
        <w:rPr>
          <w:sz w:val="20"/>
        </w:rPr>
        <w:t xml:space="preserve"> </w:t>
      </w:r>
      <w:r w:rsidR="00A72F27" w:rsidRPr="00D5649B">
        <w:rPr>
          <w:sz w:val="20"/>
        </w:rPr>
        <w:t>(</w:t>
      </w:r>
      <w:r w:rsidR="00A72F27" w:rsidRPr="00A41374">
        <w:rPr>
          <w:b/>
          <w:sz w:val="20"/>
        </w:rPr>
        <w:fldChar w:fldCharType="begin"/>
      </w:r>
      <w:r w:rsidR="00A72F27" w:rsidRPr="00A41374">
        <w:rPr>
          <w:b/>
          <w:sz w:val="20"/>
        </w:rPr>
        <w:instrText xml:space="preserve"> REF _Ref81928082 \h  \* MERGEFORMAT </w:instrText>
      </w:r>
      <w:r w:rsidR="00A72F27" w:rsidRPr="00A41374">
        <w:rPr>
          <w:b/>
          <w:sz w:val="20"/>
        </w:rPr>
      </w:r>
      <w:r w:rsidR="00A72F27" w:rsidRPr="00A41374">
        <w:rPr>
          <w:b/>
          <w:sz w:val="20"/>
        </w:rPr>
        <w:fldChar w:fldCharType="separate"/>
      </w:r>
      <w:r w:rsidR="00FF2299" w:rsidRPr="00986A1C">
        <w:rPr>
          <w:b/>
          <w:sz w:val="20"/>
        </w:rPr>
        <w:t xml:space="preserve">Table </w:t>
      </w:r>
      <w:r w:rsidR="00FF2299" w:rsidRPr="00986A1C">
        <w:rPr>
          <w:b/>
          <w:noProof/>
          <w:sz w:val="20"/>
        </w:rPr>
        <w:t>36</w:t>
      </w:r>
      <w:r w:rsidR="00A72F27" w:rsidRPr="00A41374">
        <w:rPr>
          <w:b/>
          <w:sz w:val="20"/>
        </w:rPr>
        <w:fldChar w:fldCharType="end"/>
      </w:r>
      <w:r w:rsidR="00A72F27" w:rsidRPr="00D5649B">
        <w:rPr>
          <w:sz w:val="20"/>
        </w:rPr>
        <w:t>)</w:t>
      </w:r>
    </w:p>
    <w:p w14:paraId="5C3C716E" w14:textId="78092D39" w:rsidR="00247320"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247320" w:rsidRPr="00D5649B">
        <w:rPr>
          <w:b/>
          <w:szCs w:val="24"/>
        </w:rPr>
        <w:tab/>
      </w:r>
      <w:r w:rsidR="00247320"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15D88126" w14:textId="77777777" w:rsidR="00247320" w:rsidRPr="004E5C0B" w:rsidRDefault="00247320" w:rsidP="004E5C0B">
      <w:pPr>
        <w:tabs>
          <w:tab w:val="clear" w:pos="2880"/>
          <w:tab w:val="clear" w:pos="9360"/>
        </w:tabs>
        <w:ind w:left="2835" w:hanging="2835"/>
        <w:rPr>
          <w:sz w:val="20"/>
        </w:rPr>
      </w:pPr>
      <w:r w:rsidRPr="004E5C0B">
        <w:rPr>
          <w:sz w:val="20"/>
        </w:rPr>
        <w:t>where</w:t>
      </w:r>
    </w:p>
    <w:p w14:paraId="2DDF4FC5" w14:textId="6476166C" w:rsidR="00247320" w:rsidRPr="00C654E9" w:rsidRDefault="00247320" w:rsidP="00A41374">
      <w:pPr>
        <w:tabs>
          <w:tab w:val="clear" w:pos="2880"/>
          <w:tab w:val="clear" w:pos="9360"/>
        </w:tabs>
        <w:spacing w:before="0"/>
        <w:ind w:left="2835" w:hanging="2835"/>
        <w:rPr>
          <w:sz w:val="20"/>
          <w:szCs w:val="24"/>
        </w:rPr>
      </w:pPr>
      <w:r w:rsidRPr="00522AB4">
        <w:rPr>
          <w:i/>
          <w:sz w:val="20"/>
          <w:szCs w:val="24"/>
        </w:rPr>
        <w:t>NH</w:t>
      </w:r>
      <w:r w:rsidRPr="00522AB4">
        <w:rPr>
          <w:i/>
          <w:sz w:val="20"/>
          <w:szCs w:val="24"/>
          <w:vertAlign w:val="subscript"/>
        </w:rPr>
        <w:t>3</w:t>
      </w:r>
      <w:r w:rsidR="00522AB4">
        <w:rPr>
          <w:i/>
          <w:sz w:val="20"/>
          <w:szCs w:val="24"/>
        </w:rPr>
        <w:t>_</w:t>
      </w:r>
      <w:r w:rsidRPr="00522AB4">
        <w:rPr>
          <w:i/>
          <w:sz w:val="20"/>
          <w:szCs w:val="24"/>
        </w:rPr>
        <w:t>N</w:t>
      </w:r>
      <w:r w:rsidRPr="00522AB4">
        <w:rPr>
          <w:i/>
          <w:sz w:val="20"/>
          <w:szCs w:val="24"/>
          <w:vertAlign w:val="subscript"/>
        </w:rPr>
        <w:t>pasture</w:t>
      </w:r>
      <w:r w:rsidRPr="00D5649B">
        <w:rPr>
          <w:i/>
          <w:sz w:val="20"/>
          <w:szCs w:val="24"/>
        </w:rPr>
        <w:tab/>
      </w:r>
      <w:r w:rsidRPr="00D5649B">
        <w:rPr>
          <w:sz w:val="20"/>
          <w:szCs w:val="24"/>
        </w:rPr>
        <w:t>NH</w:t>
      </w:r>
      <w:r w:rsidRPr="00D5649B">
        <w:rPr>
          <w:sz w:val="20"/>
          <w:szCs w:val="24"/>
          <w:vertAlign w:val="subscript"/>
        </w:rPr>
        <w:t>3</w:t>
      </w:r>
      <w:r w:rsidRPr="00D5649B">
        <w:rPr>
          <w:sz w:val="20"/>
          <w:szCs w:val="24"/>
        </w:rPr>
        <w:t xml:space="preserve"> </w:t>
      </w:r>
      <w:r w:rsidR="00522AB4">
        <w:rPr>
          <w:sz w:val="20"/>
          <w:szCs w:val="24"/>
        </w:rPr>
        <w:t>emissions</w:t>
      </w:r>
      <w:r w:rsidRPr="00D5649B">
        <w:rPr>
          <w:sz w:val="20"/>
          <w:szCs w:val="24"/>
        </w:rPr>
        <w:t xml:space="preserve"> from </w:t>
      </w:r>
      <w:r w:rsidR="00EE49CB">
        <w:rPr>
          <w:sz w:val="20"/>
          <w:szCs w:val="24"/>
        </w:rPr>
        <w:t>non-cattle manure deposited directly</w:t>
      </w:r>
      <w:r w:rsidRPr="00D5649B">
        <w:rPr>
          <w:sz w:val="20"/>
          <w:szCs w:val="24"/>
        </w:rPr>
        <w:t xml:space="preserve"> on pasture (kg </w:t>
      </w:r>
      <w:r w:rsidRPr="00522AB4">
        <w:rPr>
          <w:sz w:val="20"/>
          <w:szCs w:val="24"/>
        </w:rPr>
        <w:t>NH</w:t>
      </w:r>
      <w:r w:rsidRPr="00522AB4">
        <w:rPr>
          <w:sz w:val="20"/>
          <w:szCs w:val="24"/>
          <w:vertAlign w:val="subscript"/>
        </w:rPr>
        <w:t>3</w:t>
      </w:r>
      <w:r w:rsidR="00522AB4">
        <w:rPr>
          <w:sz w:val="20"/>
          <w:szCs w:val="24"/>
        </w:rPr>
        <w:t>-</w:t>
      </w:r>
      <w:r w:rsidRPr="00522AB4">
        <w:rPr>
          <w:sz w:val="20"/>
          <w:szCs w:val="24"/>
        </w:rPr>
        <w:t>N</w:t>
      </w:r>
      <w:r w:rsidRPr="00D5649B">
        <w:rPr>
          <w:sz w:val="20"/>
          <w:szCs w:val="24"/>
        </w:rPr>
        <w:t>)</w:t>
      </w:r>
      <w:r w:rsidR="00522AB4">
        <w:rPr>
          <w:sz w:val="20"/>
          <w:szCs w:val="24"/>
        </w:rPr>
        <w:t xml:space="preserve">, by </w:t>
      </w:r>
      <w:r w:rsidR="00522AB4" w:rsidRPr="00C654E9">
        <w:rPr>
          <w:sz w:val="20"/>
          <w:szCs w:val="24"/>
        </w:rPr>
        <w:t>animal group</w:t>
      </w:r>
    </w:p>
    <w:p w14:paraId="6B03FE8C" w14:textId="77777777" w:rsidR="00247320" w:rsidRPr="00C654E9" w:rsidRDefault="00247320" w:rsidP="00A41374">
      <w:pPr>
        <w:tabs>
          <w:tab w:val="clear" w:pos="2880"/>
          <w:tab w:val="clear" w:pos="9360"/>
        </w:tabs>
        <w:spacing w:before="0"/>
        <w:ind w:left="2835" w:hanging="2835"/>
        <w:rPr>
          <w:sz w:val="20"/>
          <w:szCs w:val="24"/>
        </w:rPr>
      </w:pPr>
      <w:r w:rsidRPr="00C654E9">
        <w:rPr>
          <w:i/>
          <w:sz w:val="20"/>
          <w:szCs w:val="24"/>
        </w:rPr>
        <w:t>#animals</w:t>
      </w:r>
      <w:r w:rsidRPr="00C654E9">
        <w:rPr>
          <w:i/>
          <w:sz w:val="20"/>
          <w:szCs w:val="24"/>
        </w:rPr>
        <w:tab/>
      </w:r>
      <w:r w:rsidRPr="00C654E9">
        <w:rPr>
          <w:sz w:val="20"/>
          <w:szCs w:val="24"/>
        </w:rPr>
        <w:t>Number of animals</w:t>
      </w:r>
    </w:p>
    <w:p w14:paraId="19590BC5" w14:textId="584C0D10" w:rsidR="005C3873" w:rsidRPr="00C654E9"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654E9">
        <w:rPr>
          <w:b/>
          <w:szCs w:val="24"/>
        </w:rPr>
        <w:t xml:space="preserve"> </w:t>
      </w:r>
      <w:r w:rsidRPr="00C654E9">
        <w:rPr>
          <w:b/>
          <w:szCs w:val="24"/>
        </w:rPr>
        <w:tab/>
      </w:r>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3</w:t>
      </w:r>
      <w:r w:rsidR="001977CC" w:rsidRPr="00C654E9">
        <w:rPr>
          <w:b/>
        </w:rPr>
        <w:fldChar w:fldCharType="end"/>
      </w:r>
    </w:p>
    <w:p w14:paraId="0825562B" w14:textId="77777777" w:rsidR="005C3873" w:rsidRPr="00C654E9" w:rsidRDefault="005C3873" w:rsidP="005C3873">
      <w:pPr>
        <w:tabs>
          <w:tab w:val="clear" w:pos="2880"/>
          <w:tab w:val="clear" w:pos="9360"/>
        </w:tabs>
        <w:ind w:left="2835" w:hanging="2835"/>
        <w:rPr>
          <w:sz w:val="20"/>
        </w:rPr>
      </w:pPr>
      <w:r w:rsidRPr="00C654E9">
        <w:rPr>
          <w:sz w:val="20"/>
        </w:rPr>
        <w:t>where</w:t>
      </w:r>
    </w:p>
    <w:p w14:paraId="1B675BAE" w14:textId="30E28090" w:rsidR="005C3873" w:rsidRPr="00C654E9" w:rsidRDefault="005C3873" w:rsidP="005C3873">
      <w:pPr>
        <w:tabs>
          <w:tab w:val="clear" w:pos="2880"/>
          <w:tab w:val="clear" w:pos="9360"/>
        </w:tabs>
        <w:spacing w:before="0"/>
        <w:ind w:left="2835" w:hanging="2835"/>
        <w:rPr>
          <w:sz w:val="20"/>
        </w:rPr>
      </w:pPr>
      <w:r w:rsidRPr="00C654E9">
        <w:rPr>
          <w:i/>
          <w:sz w:val="20"/>
          <w:szCs w:val="24"/>
        </w:rPr>
        <w:t>Total_</w:t>
      </w:r>
      <w:r w:rsidRPr="00C654E9">
        <w:rPr>
          <w:i/>
          <w:sz w:val="20"/>
        </w:rPr>
        <w:t xml:space="preserve"> NH</w:t>
      </w:r>
      <w:r w:rsidRPr="00C654E9">
        <w:rPr>
          <w:i/>
          <w:sz w:val="20"/>
          <w:vertAlign w:val="subscript"/>
        </w:rPr>
        <w:t>3</w:t>
      </w:r>
      <w:r w:rsidRPr="00C654E9">
        <w:rPr>
          <w:i/>
          <w:sz w:val="20"/>
        </w:rPr>
        <w:t>-N</w:t>
      </w:r>
      <w:r w:rsidRPr="00C654E9">
        <w:rPr>
          <w:i/>
          <w:sz w:val="20"/>
          <w:vertAlign w:val="subscript"/>
        </w:rPr>
        <w:t>pasture</w:t>
      </w:r>
      <w:r w:rsidRPr="00C654E9">
        <w:rPr>
          <w:i/>
          <w:sz w:val="20"/>
          <w:szCs w:val="24"/>
        </w:rPr>
        <w:tab/>
      </w:r>
      <w:r w:rsidRPr="00C654E9">
        <w:rPr>
          <w:iCs/>
          <w:sz w:val="20"/>
        </w:rPr>
        <w:t>Total NH</w:t>
      </w:r>
      <w:r w:rsidRPr="00C654E9">
        <w:rPr>
          <w:iCs/>
          <w:sz w:val="20"/>
          <w:vertAlign w:val="subscript"/>
        </w:rPr>
        <w:t>3</w:t>
      </w:r>
      <w:r w:rsidRPr="00C654E9">
        <w:rPr>
          <w:iCs/>
          <w:sz w:val="20"/>
        </w:rPr>
        <w:t xml:space="preserve">-N emissions via volatilization from manure for all animals managed on pasture </w:t>
      </w:r>
      <w:r w:rsidRPr="00C654E9">
        <w:rPr>
          <w:sz w:val="20"/>
        </w:rPr>
        <w:t xml:space="preserve">(kg </w:t>
      </w:r>
      <w:r w:rsidRPr="00C654E9">
        <w:rPr>
          <w:iCs/>
          <w:sz w:val="20"/>
        </w:rPr>
        <w:t>NH</w:t>
      </w:r>
      <w:r w:rsidRPr="00C654E9">
        <w:rPr>
          <w:iCs/>
          <w:sz w:val="20"/>
          <w:vertAlign w:val="subscript"/>
        </w:rPr>
        <w:t>3</w:t>
      </w:r>
      <w:r w:rsidRPr="00C654E9">
        <w:rPr>
          <w:iCs/>
          <w:sz w:val="20"/>
        </w:rPr>
        <w:t>-N</w:t>
      </w:r>
      <w:r w:rsidRPr="00C654E9">
        <w:rPr>
          <w:sz w:val="20"/>
        </w:rPr>
        <w:t>), by livestock type</w:t>
      </w:r>
    </w:p>
    <w:p w14:paraId="600203EF" w14:textId="332A5B45" w:rsidR="00E7222D" w:rsidRPr="00D5649B" w:rsidRDefault="00E7222D" w:rsidP="008A7F5F">
      <w:pPr>
        <w:pStyle w:val="Heading3"/>
      </w:pPr>
      <w:bookmarkStart w:id="862" w:name="_Toc152758653"/>
      <w:r w:rsidRPr="00C654E9">
        <w:t>N</w:t>
      </w:r>
      <w:r w:rsidRPr="00C654E9">
        <w:rPr>
          <w:vertAlign w:val="subscript"/>
        </w:rPr>
        <w:t>2</w:t>
      </w:r>
      <w:r w:rsidRPr="00C654E9">
        <w:t>O volatilization from manure deposited on pasture</w:t>
      </w:r>
      <w:r w:rsidRPr="00D5649B">
        <w:t xml:space="preserve"> for all livestock</w:t>
      </w:r>
      <w:bookmarkEnd w:id="862"/>
    </w:p>
    <w:p w14:paraId="485DD37F" w14:textId="055A7AA1" w:rsidR="00E7222D" w:rsidRPr="00D5649B" w:rsidRDefault="00746DA6" w:rsidP="00E7222D">
      <w:pPr>
        <w:rPr>
          <w:szCs w:val="24"/>
        </w:rPr>
      </w:pPr>
      <w:r w:rsidRPr="00D5649B">
        <w:rPr>
          <w:szCs w:val="24"/>
        </w:rPr>
        <w:t xml:space="preserve">For beef and dairy cattle, </w:t>
      </w:r>
      <w:proofErr w:type="spellStart"/>
      <w:r w:rsidR="00E7222D" w:rsidRPr="00D5649B">
        <w:rPr>
          <w:i/>
          <w:szCs w:val="24"/>
        </w:rPr>
        <w:t>Frac</w:t>
      </w:r>
      <w:r w:rsidR="00E7222D" w:rsidRPr="00D5649B">
        <w:rPr>
          <w:i/>
          <w:szCs w:val="24"/>
          <w:vertAlign w:val="subscript"/>
        </w:rPr>
        <w:t>volatilization</w:t>
      </w:r>
      <w:proofErr w:type="spellEnd"/>
      <w:r w:rsidRPr="00D5649B">
        <w:rPr>
          <w:szCs w:val="24"/>
        </w:rPr>
        <w:t xml:space="preserve"> </w:t>
      </w:r>
      <w:r w:rsidR="00FF4324">
        <w:rPr>
          <w:szCs w:val="24"/>
        </w:rPr>
        <w:t xml:space="preserve">values </w:t>
      </w:r>
      <w:r w:rsidRPr="00D5649B">
        <w:rPr>
          <w:szCs w:val="24"/>
        </w:rPr>
        <w:t xml:space="preserve">for each animal group </w:t>
      </w:r>
      <w:r w:rsidR="00FF4324">
        <w:rPr>
          <w:szCs w:val="24"/>
        </w:rPr>
        <w:t>are</w:t>
      </w:r>
      <w:r w:rsidR="00E7222D" w:rsidRPr="00D5649B">
        <w:rPr>
          <w:szCs w:val="24"/>
        </w:rPr>
        <w:t xml:space="preserve"> calculated </w:t>
      </w:r>
      <w:r w:rsidRPr="00D5649B">
        <w:rPr>
          <w:szCs w:val="24"/>
        </w:rPr>
        <w:t xml:space="preserve">using </w:t>
      </w:r>
      <w:r w:rsidRPr="00D5649B">
        <w:rPr>
          <w:szCs w:val="24"/>
        </w:rPr>
        <w:fldChar w:fldCharType="begin"/>
      </w:r>
      <w:r w:rsidRPr="00D5649B">
        <w:rPr>
          <w:szCs w:val="24"/>
        </w:rPr>
        <w:instrText xml:space="preserve"> REF FracVolatilization_CattleOnPasture_Eq \h  \* MERGEFORMAT </w:instrText>
      </w:r>
      <w:r w:rsidRPr="00D5649B">
        <w:rPr>
          <w:szCs w:val="24"/>
        </w:rPr>
      </w:r>
      <w:r w:rsidRPr="00D5649B">
        <w:rPr>
          <w:szCs w:val="24"/>
        </w:rPr>
        <w:fldChar w:fldCharType="separate"/>
      </w:r>
      <w:r w:rsidR="004D663A" w:rsidRPr="00D5649B">
        <w:rPr>
          <w:b/>
        </w:rPr>
        <w:t xml:space="preserve">Eq. </w:t>
      </w:r>
      <w:r w:rsidR="004D663A" w:rsidRPr="00D5649B">
        <w:rPr>
          <w:b/>
          <w:noProof/>
        </w:rPr>
        <w:t>5.3.5</w:t>
      </w:r>
      <w:r w:rsidR="004D663A" w:rsidRPr="00D5649B">
        <w:rPr>
          <w:b/>
          <w:noProof/>
        </w:rPr>
        <w:noBreakHyphen/>
        <w:t>1</w:t>
      </w:r>
      <w:r w:rsidRPr="00D5649B">
        <w:rPr>
          <w:szCs w:val="24"/>
        </w:rPr>
        <w:fldChar w:fldCharType="end"/>
      </w:r>
      <w:r w:rsidRPr="00D5649B">
        <w:rPr>
          <w:szCs w:val="24"/>
        </w:rPr>
        <w:t xml:space="preserve">; for all other </w:t>
      </w:r>
      <w:r w:rsidR="000C1C34">
        <w:rPr>
          <w:szCs w:val="24"/>
        </w:rPr>
        <w:t>livestock types</w:t>
      </w:r>
      <w:r w:rsidRPr="00D5649B">
        <w:rPr>
          <w:szCs w:val="24"/>
        </w:rPr>
        <w:t xml:space="preserve"> on pasture, default </w:t>
      </w:r>
      <w:r w:rsidR="00E7222D" w:rsidRPr="00D5649B">
        <w:rPr>
          <w:szCs w:val="24"/>
        </w:rPr>
        <w:t xml:space="preserve">IPCC </w:t>
      </w:r>
      <w:r w:rsidRPr="00D5649B">
        <w:rPr>
          <w:szCs w:val="24"/>
        </w:rPr>
        <w:t>(2019)</w:t>
      </w:r>
      <w:r w:rsidR="00E7222D" w:rsidRPr="00D5649B">
        <w:rPr>
          <w:szCs w:val="24"/>
        </w:rPr>
        <w:t xml:space="preserve"> values</w:t>
      </w:r>
      <w:r w:rsidRPr="00D5649B">
        <w:rPr>
          <w:szCs w:val="24"/>
        </w:rPr>
        <w:t xml:space="preserve"> are used (</w:t>
      </w:r>
      <w:r w:rsidR="00E7222D" w:rsidRPr="00A41374">
        <w:rPr>
          <w:b/>
          <w:szCs w:val="24"/>
        </w:rPr>
        <w:fldChar w:fldCharType="begin"/>
      </w:r>
      <w:r w:rsidR="00E7222D" w:rsidRPr="00A41374">
        <w:rPr>
          <w:b/>
          <w:szCs w:val="24"/>
        </w:rPr>
        <w:instrText xml:space="preserve"> REF _Ref81928082 \h  \* MERGEFORMAT </w:instrText>
      </w:r>
      <w:r w:rsidR="00E7222D" w:rsidRPr="00A41374">
        <w:rPr>
          <w:b/>
          <w:szCs w:val="24"/>
        </w:rPr>
      </w:r>
      <w:r w:rsidR="00E7222D" w:rsidRPr="00A41374">
        <w:rPr>
          <w:b/>
          <w:szCs w:val="24"/>
        </w:rPr>
        <w:fldChar w:fldCharType="separate"/>
      </w:r>
      <w:r w:rsidR="00D72C17" w:rsidRPr="00B62AA9">
        <w:rPr>
          <w:b/>
        </w:rPr>
        <w:t xml:space="preserve">Table </w:t>
      </w:r>
      <w:r w:rsidR="00D72C17">
        <w:rPr>
          <w:b/>
          <w:noProof/>
        </w:rPr>
        <w:t>36</w:t>
      </w:r>
      <w:r w:rsidR="00E7222D" w:rsidRPr="00A41374">
        <w:rPr>
          <w:b/>
          <w:szCs w:val="24"/>
        </w:rPr>
        <w:fldChar w:fldCharType="end"/>
      </w:r>
      <w:r w:rsidR="00E7222D" w:rsidRPr="00D5649B">
        <w:rPr>
          <w:szCs w:val="24"/>
        </w:rPr>
        <w:t>)</w:t>
      </w:r>
      <w:r w:rsidRPr="00D5649B">
        <w:rPr>
          <w:szCs w:val="24"/>
        </w:rPr>
        <w:t>.</w:t>
      </w:r>
    </w:p>
    <w:p w14:paraId="528789A6" w14:textId="01C3CF73" w:rsidR="00E7222D" w:rsidRPr="00D5649B" w:rsidRDefault="00E7222D" w:rsidP="00E7222D">
      <w:pPr>
        <w:rPr>
          <w:b/>
        </w:rPr>
      </w:pPr>
      <w:r w:rsidRPr="00D5649B">
        <w:rPr>
          <w:b/>
        </w:rPr>
        <w:t>For beef and dairy cattle (including beef and dairy calves)</w:t>
      </w:r>
      <w:r w:rsidR="0074700B" w:rsidRPr="00D5649B">
        <w:rPr>
          <w:b/>
        </w:rPr>
        <w:t>:</w:t>
      </w:r>
    </w:p>
    <w:p w14:paraId="34B88F54" w14:textId="06BF4820" w:rsidR="00E7222D" w:rsidRPr="00D5649B" w:rsidRDefault="00E7222D" w:rsidP="004E5C0B">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den>
        </m:f>
      </m:oMath>
      <w:r w:rsidRPr="00D5649B">
        <w:rPr>
          <w:b/>
          <w:szCs w:val="24"/>
        </w:rPr>
        <w:t xml:space="preserve"> </w:t>
      </w:r>
      <w:r w:rsidRPr="00D5649B">
        <w:rPr>
          <w:b/>
          <w:szCs w:val="24"/>
        </w:rPr>
        <w:tab/>
      </w:r>
      <w:bookmarkStart w:id="863" w:name="FracVolatilization_CattleOnPasture_Eq"/>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863"/>
    </w:p>
    <w:p w14:paraId="275F642E" w14:textId="77777777" w:rsidR="00E7222D" w:rsidRPr="004E5C0B" w:rsidRDefault="00E7222D" w:rsidP="004E5C0B">
      <w:pPr>
        <w:tabs>
          <w:tab w:val="clear" w:pos="2880"/>
          <w:tab w:val="clear" w:pos="9360"/>
        </w:tabs>
        <w:ind w:left="2835" w:hanging="2835"/>
        <w:rPr>
          <w:sz w:val="20"/>
        </w:rPr>
      </w:pPr>
      <w:r w:rsidRPr="004E5C0B">
        <w:rPr>
          <w:sz w:val="20"/>
        </w:rPr>
        <w:t>where</w:t>
      </w:r>
    </w:p>
    <w:p w14:paraId="11930A50" w14:textId="2010F7FA" w:rsidR="00E7222D" w:rsidRPr="00D5649B" w:rsidRDefault="00E7222D"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volatlization</w:t>
      </w:r>
      <w:proofErr w:type="spellEnd"/>
      <w:r w:rsidRPr="00D5649B">
        <w:rPr>
          <w:i/>
          <w:sz w:val="20"/>
          <w:szCs w:val="24"/>
        </w:rPr>
        <w:t xml:space="preserve"> </w:t>
      </w:r>
      <w:r w:rsidRPr="00D5649B">
        <w:rPr>
          <w:i/>
          <w:sz w:val="20"/>
          <w:szCs w:val="24"/>
        </w:rPr>
        <w:tab/>
      </w:r>
      <w:r w:rsidRPr="00D5649B">
        <w:rPr>
          <w:sz w:val="20"/>
          <w:szCs w:val="24"/>
        </w:rPr>
        <w:t xml:space="preserve">Fraction of manure N </w:t>
      </w:r>
      <w:r w:rsidR="00FF4324">
        <w:rPr>
          <w:sz w:val="20"/>
          <w:szCs w:val="24"/>
        </w:rPr>
        <w:t xml:space="preserve">excreted that is </w:t>
      </w:r>
      <w:r w:rsidRPr="00D5649B">
        <w:rPr>
          <w:sz w:val="20"/>
          <w:szCs w:val="24"/>
        </w:rPr>
        <w:t>volatilized as NH</w:t>
      </w:r>
      <w:r w:rsidRPr="00D5649B">
        <w:rPr>
          <w:sz w:val="20"/>
          <w:szCs w:val="24"/>
          <w:vertAlign w:val="subscript"/>
        </w:rPr>
        <w:t>3</w:t>
      </w:r>
      <w:r w:rsidRPr="00D5649B">
        <w:rPr>
          <w:sz w:val="20"/>
          <w:szCs w:val="24"/>
        </w:rPr>
        <w:t xml:space="preserve"> and NO</w:t>
      </w:r>
      <w:r w:rsidRPr="00FF4324">
        <w:rPr>
          <w:sz w:val="20"/>
          <w:szCs w:val="24"/>
          <w:vertAlign w:val="subscript"/>
        </w:rPr>
        <w:t>x</w:t>
      </w:r>
      <w:r w:rsidRPr="00D5649B">
        <w:rPr>
          <w:sz w:val="20"/>
          <w:szCs w:val="24"/>
        </w:rPr>
        <w:t xml:space="preserve"> from </w:t>
      </w:r>
      <w:r w:rsidR="00746DA6" w:rsidRPr="00D5649B">
        <w:rPr>
          <w:sz w:val="20"/>
          <w:szCs w:val="24"/>
        </w:rPr>
        <w:t>beef and dairy cattle manure deposited 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N)</w:t>
      </w:r>
    </w:p>
    <w:p w14:paraId="3103551B" w14:textId="3FB01580" w:rsidR="00746DA6" w:rsidRPr="00D5649B" w:rsidRDefault="00E7222D" w:rsidP="00A41374">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00746DA6" w:rsidRPr="00D5649B">
        <w:rPr>
          <w:i/>
          <w:sz w:val="20"/>
          <w:szCs w:val="24"/>
          <w:vertAlign w:val="subscript"/>
        </w:rPr>
        <w:t>pasture</w:t>
      </w:r>
      <w:r w:rsidRPr="00D5649B">
        <w:rPr>
          <w:i/>
          <w:sz w:val="20"/>
          <w:szCs w:val="24"/>
        </w:rPr>
        <w:tab/>
      </w:r>
      <w:r w:rsidR="00FF4324">
        <w:rPr>
          <w:sz w:val="20"/>
          <w:szCs w:val="24"/>
        </w:rPr>
        <w:t>NH</w:t>
      </w:r>
      <w:r w:rsidR="00FF4324" w:rsidRPr="00FF4324">
        <w:rPr>
          <w:sz w:val="20"/>
          <w:szCs w:val="24"/>
          <w:vertAlign w:val="subscript"/>
        </w:rPr>
        <w:t>3</w:t>
      </w:r>
      <w:r w:rsidR="00746DA6" w:rsidRPr="00D5649B">
        <w:rPr>
          <w:sz w:val="20"/>
          <w:szCs w:val="24"/>
        </w:rPr>
        <w:t xml:space="preserve"> </w:t>
      </w:r>
      <w:r w:rsidR="00FF4324">
        <w:rPr>
          <w:sz w:val="20"/>
          <w:szCs w:val="24"/>
        </w:rPr>
        <w:t>emissions</w:t>
      </w:r>
      <w:r w:rsidR="00746DA6" w:rsidRPr="00D5649B">
        <w:rPr>
          <w:sz w:val="20"/>
          <w:szCs w:val="24"/>
        </w:rPr>
        <w:t xml:space="preserve"> from </w:t>
      </w:r>
      <w:r w:rsidR="00FF4324">
        <w:rPr>
          <w:sz w:val="20"/>
          <w:szCs w:val="24"/>
        </w:rPr>
        <w:t>beef and dairy cattle managed</w:t>
      </w:r>
      <w:r w:rsidR="00746DA6" w:rsidRPr="00D5649B">
        <w:rPr>
          <w:sz w:val="20"/>
          <w:szCs w:val="24"/>
        </w:rPr>
        <w:t xml:space="preserve"> on pasture (kg </w:t>
      </w:r>
      <w:r w:rsidR="00746DA6" w:rsidRPr="00FF4324">
        <w:rPr>
          <w:sz w:val="20"/>
          <w:szCs w:val="24"/>
        </w:rPr>
        <w:t>NH</w:t>
      </w:r>
      <w:r w:rsidR="00746DA6" w:rsidRPr="00FF4324">
        <w:rPr>
          <w:sz w:val="20"/>
          <w:szCs w:val="24"/>
          <w:vertAlign w:val="subscript"/>
        </w:rPr>
        <w:t>3</w:t>
      </w:r>
      <w:r w:rsidR="00FF4324">
        <w:rPr>
          <w:sz w:val="20"/>
          <w:szCs w:val="24"/>
        </w:rPr>
        <w:t>-</w:t>
      </w:r>
      <w:r w:rsidR="00746DA6" w:rsidRPr="00FF4324">
        <w:rPr>
          <w:sz w:val="20"/>
          <w:szCs w:val="24"/>
        </w:rPr>
        <w:t>N</w:t>
      </w:r>
      <w:r w:rsidR="00746DA6" w:rsidRPr="00D5649B">
        <w:rPr>
          <w:sz w:val="20"/>
          <w:szCs w:val="24"/>
        </w:rPr>
        <w:t>)</w:t>
      </w:r>
      <w:r w:rsidR="00FF4324">
        <w:rPr>
          <w:sz w:val="20"/>
          <w:szCs w:val="24"/>
        </w:rPr>
        <w:t>, by animal group</w:t>
      </w:r>
    </w:p>
    <w:p w14:paraId="0FF74A0E" w14:textId="24645312" w:rsidR="00E7222D" w:rsidRPr="00D5649B" w:rsidRDefault="00E7222D" w:rsidP="00A41374">
      <w:pPr>
        <w:tabs>
          <w:tab w:val="clear" w:pos="2880"/>
          <w:tab w:val="clear" w:pos="9360"/>
        </w:tabs>
        <w:spacing w:before="0"/>
        <w:ind w:left="2835" w:hanging="2835"/>
        <w:rPr>
          <w:i/>
          <w:sz w:val="20"/>
        </w:rPr>
      </w:pPr>
      <w:proofErr w:type="spellStart"/>
      <w:r w:rsidRPr="00D5649B">
        <w:rPr>
          <w:i/>
          <w:sz w:val="20"/>
        </w:rPr>
        <w:t>N</w:t>
      </w:r>
      <w:r w:rsidRPr="00D5649B">
        <w:rPr>
          <w:i/>
          <w:sz w:val="20"/>
          <w:vertAlign w:val="subscript"/>
        </w:rPr>
        <w:t>excretion</w:t>
      </w:r>
      <w:proofErr w:type="spellEnd"/>
      <w:r w:rsidRPr="00D5649B">
        <w:rPr>
          <w:i/>
          <w:sz w:val="20"/>
        </w:rPr>
        <w:tab/>
      </w:r>
      <w:r w:rsidRPr="00D5649B">
        <w:rPr>
          <w:sz w:val="20"/>
        </w:rPr>
        <w:t xml:space="preserve">Total amount of N excreted by beef or dairy cattle </w:t>
      </w:r>
      <w:r w:rsidR="00746DA6" w:rsidRPr="00D5649B">
        <w:rPr>
          <w:sz w:val="20"/>
        </w:rPr>
        <w:t>on pasture</w:t>
      </w:r>
      <w:r w:rsidRPr="00D5649B">
        <w:rPr>
          <w:sz w:val="20"/>
        </w:rPr>
        <w:t xml:space="preserve"> (kg N day</w:t>
      </w:r>
      <w:r w:rsidRPr="00D5649B">
        <w:rPr>
          <w:sz w:val="20"/>
          <w:vertAlign w:val="superscript"/>
        </w:rPr>
        <w:t>-1</w:t>
      </w:r>
      <w:r w:rsidRPr="00D5649B">
        <w:rPr>
          <w:sz w:val="20"/>
        </w:rPr>
        <w:t>)</w:t>
      </w:r>
    </w:p>
    <w:p w14:paraId="710EAD92" w14:textId="6D561DED" w:rsidR="00E7222D" w:rsidRPr="00D5649B" w:rsidRDefault="00E7222D" w:rsidP="00E7222D">
      <w:pPr>
        <w:rPr>
          <w:b/>
        </w:rPr>
      </w:pPr>
      <w:r w:rsidRPr="00D5649B">
        <w:rPr>
          <w:b/>
        </w:rPr>
        <w:t xml:space="preserve">For all </w:t>
      </w:r>
      <w:r w:rsidR="000C1C34">
        <w:rPr>
          <w:b/>
        </w:rPr>
        <w:t>animal</w:t>
      </w:r>
      <w:r w:rsidR="000C1C34" w:rsidRPr="00D5649B">
        <w:rPr>
          <w:b/>
        </w:rPr>
        <w:t xml:space="preserve"> </w:t>
      </w:r>
      <w:r w:rsidR="0074700B" w:rsidRPr="00D5649B">
        <w:rPr>
          <w:b/>
        </w:rPr>
        <w:t>groups:</w:t>
      </w:r>
    </w:p>
    <w:p w14:paraId="5B25AACE" w14:textId="0EC4EAA6" w:rsidR="00E7222D" w:rsidRPr="00D5649B" w:rsidRDefault="00000000" w:rsidP="004E5C0B">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rate=</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7222D" w:rsidRPr="00D5649B">
        <w:rPr>
          <w:rFonts w:cstheme="minorHAnsi"/>
          <w:b/>
          <w:bCs/>
          <w:szCs w:val="24"/>
        </w:rPr>
        <w:tab/>
      </w:r>
      <w:r w:rsidR="00E7222D" w:rsidRPr="00D5649B">
        <w:rPr>
          <w:rFonts w:cstheme="minorHAnsi"/>
          <w:b/>
          <w:bCs/>
          <w:szCs w:val="24"/>
        </w:rPr>
        <w:tab/>
      </w:r>
      <w:r w:rsidR="00746DA6" w:rsidRPr="00D5649B">
        <w:rPr>
          <w:rFonts w:cstheme="minorHAnsi"/>
          <w:b/>
          <w:bCs/>
          <w:szCs w:val="24"/>
        </w:rPr>
        <w:tab/>
      </w:r>
      <w:r w:rsidR="00746DA6" w:rsidRPr="00D5649B">
        <w:rPr>
          <w:rFonts w:cstheme="minorHAnsi"/>
          <w:b/>
          <w:bCs/>
          <w:szCs w:val="24"/>
        </w:rPr>
        <w:tab/>
      </w:r>
      <w:r w:rsidR="00E7222D"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5.4.3</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2</w:t>
      </w:r>
      <w:r w:rsidR="001977CC">
        <w:rPr>
          <w:b/>
          <w:bCs/>
          <w:szCs w:val="24"/>
        </w:rPr>
        <w:fldChar w:fldCharType="end"/>
      </w:r>
    </w:p>
    <w:p w14:paraId="4F1688E9" w14:textId="3B08ECC9" w:rsidR="00E7222D" w:rsidRPr="00D5649B" w:rsidRDefault="00E7222D"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Pr="00421D4A">
        <w:rPr>
          <w:sz w:val="20"/>
        </w:rPr>
        <w:t>erived from IPCC 2019, Eq. 10.26, Eq. 10.28</w:t>
      </w:r>
    </w:p>
    <w:p w14:paraId="2E8F37F3" w14:textId="77777777" w:rsidR="00E7222D" w:rsidRPr="004E5C0B" w:rsidRDefault="00E7222D" w:rsidP="004E5C0B">
      <w:pPr>
        <w:tabs>
          <w:tab w:val="clear" w:pos="2880"/>
          <w:tab w:val="clear" w:pos="9360"/>
        </w:tabs>
        <w:ind w:left="2835" w:hanging="2835"/>
        <w:rPr>
          <w:sz w:val="20"/>
        </w:rPr>
      </w:pPr>
      <w:r w:rsidRPr="004E5C0B">
        <w:rPr>
          <w:sz w:val="20"/>
        </w:rPr>
        <w:lastRenderedPageBreak/>
        <w:t xml:space="preserve">where </w:t>
      </w:r>
    </w:p>
    <w:p w14:paraId="47622EEF" w14:textId="6EB8FDEB" w:rsidR="00E7222D" w:rsidRPr="00D5649B" w:rsidRDefault="00E7222D" w:rsidP="00A41374">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825AD1" w:rsidRPr="00D5649B">
        <w:rPr>
          <w:i/>
          <w:sz w:val="20"/>
          <w:vertAlign w:val="subscript"/>
        </w:rPr>
        <w:t>pasture</w:t>
      </w:r>
      <w:r w:rsidRPr="00D5649B">
        <w:rPr>
          <w:i/>
          <w:sz w:val="20"/>
        </w:rPr>
        <w:t>_rate</w:t>
      </w:r>
      <w:r w:rsidRPr="00D5649B">
        <w:rPr>
          <w:i/>
          <w:sz w:val="20"/>
        </w:rPr>
        <w:tab/>
      </w:r>
      <w:r w:rsidR="00EE49CB" w:rsidRPr="00EE49CB">
        <w:rPr>
          <w:iCs/>
          <w:sz w:val="20"/>
        </w:rPr>
        <w:t>Indirect N</w:t>
      </w:r>
      <w:r w:rsidR="00EE49CB" w:rsidRPr="00EE49CB">
        <w:rPr>
          <w:iCs/>
          <w:sz w:val="20"/>
          <w:vertAlign w:val="subscript"/>
        </w:rPr>
        <w:t>2</w:t>
      </w:r>
      <w:r w:rsidR="00EE49CB" w:rsidRPr="00EE49CB">
        <w:rPr>
          <w:iCs/>
          <w:sz w:val="20"/>
        </w:rPr>
        <w:t xml:space="preserve">O emissions via volatilization from manure deposited directly on pasture </w:t>
      </w:r>
      <w:r w:rsidRPr="00EE49CB">
        <w:rPr>
          <w:iCs/>
          <w:sz w:val="20"/>
        </w:rPr>
        <w:t>(kg</w:t>
      </w:r>
      <w:r w:rsidRPr="00D5649B">
        <w:rPr>
          <w:sz w:val="20"/>
        </w:rPr>
        <w:t xml:space="preserve"> </w:t>
      </w:r>
      <w:r w:rsidR="00EE49CB">
        <w:rPr>
          <w:sz w:val="20"/>
        </w:rPr>
        <w:t>N</w:t>
      </w:r>
      <w:r w:rsidR="00EE49CB" w:rsidRPr="00EE49CB">
        <w:rPr>
          <w:sz w:val="20"/>
          <w:vertAlign w:val="subscript"/>
        </w:rPr>
        <w:t>2</w:t>
      </w:r>
      <w:r w:rsidR="00EE49CB">
        <w:rPr>
          <w:sz w:val="20"/>
        </w:rPr>
        <w:t xml:space="preserve">O-N </w:t>
      </w:r>
      <w:r w:rsidRPr="00D5649B">
        <w:rPr>
          <w:sz w:val="20"/>
        </w:rPr>
        <w:t>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CAF4F82" w14:textId="408B07EE" w:rsidR="00E7222D" w:rsidRPr="00D5649B" w:rsidRDefault="00E7222D" w:rsidP="00A41374">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FF4324" w:rsidRPr="00D5649B">
        <w:rPr>
          <w:sz w:val="20"/>
          <w:szCs w:val="24"/>
        </w:rPr>
        <w:t xml:space="preserve">Fraction of manure N </w:t>
      </w:r>
      <w:r w:rsidR="00FF4324">
        <w:rPr>
          <w:sz w:val="20"/>
          <w:szCs w:val="24"/>
        </w:rPr>
        <w:t xml:space="preserve">excreted that is </w:t>
      </w:r>
      <w:r w:rsidR="00FF4324" w:rsidRPr="00D5649B">
        <w:rPr>
          <w:sz w:val="20"/>
          <w:szCs w:val="24"/>
        </w:rPr>
        <w:t>volatilized as NH</w:t>
      </w:r>
      <w:r w:rsidR="00FF4324" w:rsidRPr="00D5649B">
        <w:rPr>
          <w:sz w:val="20"/>
          <w:szCs w:val="24"/>
          <w:vertAlign w:val="subscript"/>
        </w:rPr>
        <w:t>3</w:t>
      </w:r>
      <w:r w:rsidR="00FF4324" w:rsidRPr="00D5649B">
        <w:rPr>
          <w:sz w:val="20"/>
          <w:szCs w:val="24"/>
        </w:rPr>
        <w:t xml:space="preserve"> and NO</w:t>
      </w:r>
      <w:r w:rsidR="00FF4324" w:rsidRPr="00FF4324">
        <w:rPr>
          <w:sz w:val="20"/>
          <w:szCs w:val="24"/>
          <w:vertAlign w:val="subscript"/>
        </w:rPr>
        <w:t>x</w:t>
      </w:r>
      <w:r w:rsidR="00FF4324" w:rsidRPr="00D5649B">
        <w:rPr>
          <w:sz w:val="20"/>
          <w:szCs w:val="24"/>
        </w:rPr>
        <w:t xml:space="preserve"> from manure deposited </w:t>
      </w:r>
      <w:r w:rsidR="00FF4324">
        <w:rPr>
          <w:sz w:val="20"/>
          <w:szCs w:val="24"/>
        </w:rPr>
        <w:t xml:space="preserve">directly </w:t>
      </w:r>
      <w:r w:rsidR="00FF4324" w:rsidRPr="00D5649B">
        <w:rPr>
          <w:sz w:val="20"/>
          <w:szCs w:val="24"/>
        </w:rPr>
        <w:t>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 xml:space="preserve">N); calculated </w:t>
      </w:r>
      <w:r w:rsidR="00FF4324" w:rsidRPr="00FF4324">
        <w:rPr>
          <w:sz w:val="20"/>
        </w:rPr>
        <w:t xml:space="preserve">using </w:t>
      </w:r>
      <w:r w:rsidR="00FF4324" w:rsidRPr="00FF4324">
        <w:rPr>
          <w:sz w:val="20"/>
        </w:rPr>
        <w:fldChar w:fldCharType="begin"/>
      </w:r>
      <w:r w:rsidR="00FF4324" w:rsidRPr="00FF4324">
        <w:rPr>
          <w:sz w:val="20"/>
        </w:rPr>
        <w:instrText xml:space="preserve"> REF FracVolatilization_CattleOnPasture_Eq \h  \* MERGEFORMAT </w:instrText>
      </w:r>
      <w:r w:rsidR="00FF4324" w:rsidRPr="00FF4324">
        <w:rPr>
          <w:sz w:val="20"/>
        </w:rPr>
      </w:r>
      <w:r w:rsidR="00FF4324" w:rsidRPr="00FF4324">
        <w:rPr>
          <w:sz w:val="20"/>
        </w:rPr>
        <w:fldChar w:fldCharType="separate"/>
      </w:r>
      <w:r w:rsidR="00FF4324" w:rsidRPr="00FF4324">
        <w:rPr>
          <w:b/>
          <w:sz w:val="20"/>
        </w:rPr>
        <w:t xml:space="preserve">Eq. </w:t>
      </w:r>
      <w:r w:rsidR="00FF4324" w:rsidRPr="00FF4324">
        <w:rPr>
          <w:b/>
          <w:noProof/>
          <w:sz w:val="20"/>
        </w:rPr>
        <w:t>5.3.5</w:t>
      </w:r>
      <w:r w:rsidR="00FF4324" w:rsidRPr="00FF4324">
        <w:rPr>
          <w:b/>
          <w:noProof/>
          <w:sz w:val="20"/>
        </w:rPr>
        <w:noBreakHyphen/>
        <w:t>1</w:t>
      </w:r>
      <w:r w:rsidR="00FF4324" w:rsidRPr="00FF4324">
        <w:rPr>
          <w:sz w:val="20"/>
        </w:rPr>
        <w:fldChar w:fldCharType="end"/>
      </w:r>
      <w:r w:rsidR="00FF4324" w:rsidRPr="00FF4324">
        <w:rPr>
          <w:sz w:val="20"/>
        </w:rPr>
        <w:t xml:space="preserve"> </w:t>
      </w:r>
      <w:r w:rsidRPr="00FF4324">
        <w:rPr>
          <w:sz w:val="20"/>
        </w:rPr>
        <w:t>for</w:t>
      </w:r>
      <w:r w:rsidRPr="00D5649B">
        <w:rPr>
          <w:sz w:val="20"/>
        </w:rPr>
        <w:t xml:space="preserve"> beef and dairy cattle</w:t>
      </w:r>
      <w:r w:rsidR="00FF4324">
        <w:rPr>
          <w:sz w:val="20"/>
        </w:rPr>
        <w:t xml:space="preserve"> and derived from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00FF4324">
        <w:rPr>
          <w:b/>
          <w:sz w:val="20"/>
        </w:rPr>
        <w:t xml:space="preserve"> </w:t>
      </w:r>
      <w:r w:rsidR="00FF4324" w:rsidRPr="00FF4324">
        <w:rPr>
          <w:bCs/>
          <w:sz w:val="20"/>
        </w:rPr>
        <w:t>for</w:t>
      </w:r>
      <w:r w:rsidR="00746F78">
        <w:rPr>
          <w:bCs/>
          <w:sz w:val="20"/>
        </w:rPr>
        <w:t xml:space="preserve"> all</w:t>
      </w:r>
      <w:r w:rsidR="00FF4324" w:rsidRPr="00FF4324">
        <w:rPr>
          <w:bCs/>
          <w:sz w:val="20"/>
        </w:rPr>
        <w:t xml:space="preserve"> other animal groups</w:t>
      </w:r>
    </w:p>
    <w:p w14:paraId="0C89E90C" w14:textId="249ED8B2" w:rsidR="00E7222D" w:rsidRPr="00D5649B" w:rsidRDefault="00E7222D" w:rsidP="00A41374">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Emission factor for volatilization [kg N</w:t>
      </w:r>
      <w:r w:rsidRPr="00D5649B">
        <w:rPr>
          <w:sz w:val="20"/>
          <w:vertAlign w:val="subscript"/>
        </w:rPr>
        <w:t>2</w:t>
      </w:r>
      <w:r w:rsidRPr="00D5649B">
        <w:rPr>
          <w:sz w:val="20"/>
        </w:rPr>
        <w:t>O-N (kg N</w:t>
      </w:r>
      <w:r w:rsidR="00746F78">
        <w:rPr>
          <w:sz w:val="20"/>
        </w:rPr>
        <w:t>H</w:t>
      </w:r>
      <w:r w:rsidR="00746F78" w:rsidRPr="00746F78">
        <w:rPr>
          <w:sz w:val="20"/>
          <w:vertAlign w:val="subscript"/>
        </w:rPr>
        <w:t>3</w:t>
      </w:r>
      <w:r w:rsidR="00746F78">
        <w:rPr>
          <w:sz w:val="20"/>
        </w:rPr>
        <w:t>-N + NO</w:t>
      </w:r>
      <w:r w:rsidR="00746F78" w:rsidRPr="00746F78">
        <w:rPr>
          <w:sz w:val="20"/>
          <w:vertAlign w:val="subscript"/>
        </w:rPr>
        <w:t>x</w:t>
      </w:r>
      <w:r w:rsidR="00746F78">
        <w:rPr>
          <w:sz w:val="20"/>
        </w:rPr>
        <w:t>-N volatilized</w:t>
      </w:r>
      <w:r w:rsidRPr="00D5649B">
        <w:rPr>
          <w:sz w:val="20"/>
        </w:rPr>
        <w:t>)</w:t>
      </w:r>
      <w:r w:rsidRPr="00D5649B">
        <w:rPr>
          <w:sz w:val="20"/>
          <w:vertAlign w:val="superscript"/>
        </w:rPr>
        <w:t>-1</w:t>
      </w:r>
      <w:r w:rsidRPr="00D5649B">
        <w:rPr>
          <w:sz w:val="20"/>
        </w:rPr>
        <w:t>]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Pr="00D5649B">
        <w:rPr>
          <w:sz w:val="20"/>
        </w:rPr>
        <w:t>)</w:t>
      </w:r>
    </w:p>
    <w:p w14:paraId="21BE3B64" w14:textId="10749457" w:rsidR="00E7222D" w:rsidRPr="00D5649B" w:rsidRDefault="00000000" w:rsidP="004E5C0B">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rate×#animals</m:t>
        </m:r>
      </m:oMath>
      <w:r w:rsidR="00E7222D" w:rsidRPr="00D5649B">
        <w:rPr>
          <w:rFonts w:cstheme="minorHAnsi"/>
          <w:b/>
          <w:bCs/>
          <w:szCs w:val="24"/>
        </w:rPr>
        <w:tab/>
      </w:r>
      <w:bookmarkStart w:id="864" w:name="N2O_N_VolatilizationPasture_Eq"/>
      <w:r w:rsidR="00E7222D" w:rsidRPr="00D5649B">
        <w:rPr>
          <w:b/>
          <w:bCs/>
          <w:szCs w:val="24"/>
        </w:rPr>
        <w:t xml:space="preserve">Eq. </w:t>
      </w:r>
      <w:r w:rsidR="001977CC">
        <w:rPr>
          <w:b/>
          <w:bCs/>
          <w:szCs w:val="24"/>
        </w:rPr>
        <w:fldChar w:fldCharType="begin"/>
      </w:r>
      <w:r w:rsidR="001977CC">
        <w:rPr>
          <w:b/>
          <w:bCs/>
          <w:szCs w:val="24"/>
        </w:rPr>
        <w:instrText xml:space="preserve"> STYLEREF 3 \s </w:instrText>
      </w:r>
      <w:r w:rsidR="001977CC">
        <w:rPr>
          <w:b/>
          <w:bCs/>
          <w:szCs w:val="24"/>
        </w:rPr>
        <w:fldChar w:fldCharType="separate"/>
      </w:r>
      <w:r w:rsidR="001977CC">
        <w:rPr>
          <w:b/>
          <w:bCs/>
          <w:noProof/>
          <w:szCs w:val="24"/>
        </w:rPr>
        <w:t>5.4.3</w:t>
      </w:r>
      <w:r w:rsidR="001977CC">
        <w:rPr>
          <w:b/>
          <w:bCs/>
          <w:szCs w:val="24"/>
        </w:rPr>
        <w:fldChar w:fldCharType="end"/>
      </w:r>
      <w:r w:rsidR="001977CC">
        <w:rPr>
          <w:b/>
          <w:bCs/>
          <w:szCs w:val="24"/>
        </w:rPr>
        <w:noBreakHyphen/>
      </w:r>
      <w:r w:rsidR="001977CC">
        <w:rPr>
          <w:b/>
          <w:bCs/>
          <w:szCs w:val="24"/>
        </w:rPr>
        <w:fldChar w:fldCharType="begin"/>
      </w:r>
      <w:r w:rsidR="001977CC">
        <w:rPr>
          <w:b/>
          <w:bCs/>
          <w:szCs w:val="24"/>
        </w:rPr>
        <w:instrText xml:space="preserve"> SEQ Eq. \* ARABIC \s 3 </w:instrText>
      </w:r>
      <w:r w:rsidR="001977CC">
        <w:rPr>
          <w:b/>
          <w:bCs/>
          <w:szCs w:val="24"/>
        </w:rPr>
        <w:fldChar w:fldCharType="separate"/>
      </w:r>
      <w:r w:rsidR="001977CC">
        <w:rPr>
          <w:b/>
          <w:bCs/>
          <w:noProof/>
          <w:szCs w:val="24"/>
        </w:rPr>
        <w:t>3</w:t>
      </w:r>
      <w:r w:rsidR="001977CC">
        <w:rPr>
          <w:b/>
          <w:bCs/>
          <w:szCs w:val="24"/>
        </w:rPr>
        <w:fldChar w:fldCharType="end"/>
      </w:r>
      <w:bookmarkEnd w:id="864"/>
    </w:p>
    <w:p w14:paraId="19F9307D" w14:textId="77777777" w:rsidR="00E7222D" w:rsidRPr="004E5C0B" w:rsidRDefault="00E7222D" w:rsidP="004E5C0B">
      <w:pPr>
        <w:tabs>
          <w:tab w:val="clear" w:pos="2880"/>
          <w:tab w:val="clear" w:pos="9360"/>
        </w:tabs>
        <w:ind w:left="2835" w:hanging="2835"/>
        <w:rPr>
          <w:sz w:val="20"/>
        </w:rPr>
      </w:pPr>
      <w:r w:rsidRPr="004E5C0B">
        <w:rPr>
          <w:sz w:val="20"/>
        </w:rPr>
        <w:t xml:space="preserve">where </w:t>
      </w:r>
    </w:p>
    <w:p w14:paraId="07C5F7FE" w14:textId="7D1CD3E3" w:rsidR="00E7222D" w:rsidRPr="00D5649B" w:rsidRDefault="00E7222D" w:rsidP="00A41374">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412D8E" w:rsidRPr="00D5649B">
        <w:rPr>
          <w:i/>
          <w:sz w:val="20"/>
          <w:vertAlign w:val="subscript"/>
        </w:rPr>
        <w:t>pasture</w:t>
      </w:r>
      <w:r w:rsidRPr="00D5649B">
        <w:rPr>
          <w:i/>
          <w:sz w:val="20"/>
          <w:vertAlign w:val="subscript"/>
        </w:rPr>
        <w:tab/>
      </w:r>
      <w:r w:rsidR="00746F78">
        <w:rPr>
          <w:iCs/>
          <w:sz w:val="20"/>
        </w:rPr>
        <w:t>Indirect N</w:t>
      </w:r>
      <w:r w:rsidR="00746F78" w:rsidRPr="00746F78">
        <w:rPr>
          <w:iCs/>
          <w:sz w:val="20"/>
          <w:vertAlign w:val="subscript"/>
        </w:rPr>
        <w:t>2</w:t>
      </w:r>
      <w:r w:rsidR="00746F78">
        <w:rPr>
          <w:iCs/>
          <w:sz w:val="20"/>
        </w:rPr>
        <w:t>O emissions via volatilization from manure deposited directly on pasture</w:t>
      </w:r>
      <w:r w:rsidRPr="00D5649B">
        <w:rPr>
          <w:sz w:val="20"/>
        </w:rPr>
        <w:t xml:space="preserve"> (kg N</w:t>
      </w:r>
      <w:r w:rsidRPr="00D5649B">
        <w:rPr>
          <w:sz w:val="20"/>
          <w:vertAlign w:val="subscript"/>
        </w:rPr>
        <w:t>2</w:t>
      </w:r>
      <w:r w:rsidRPr="00D5649B">
        <w:rPr>
          <w:sz w:val="20"/>
        </w:rPr>
        <w:t>O-N)</w:t>
      </w:r>
      <w:r w:rsidR="00746F78">
        <w:rPr>
          <w:sz w:val="20"/>
        </w:rPr>
        <w:t>, by animal group</w:t>
      </w:r>
    </w:p>
    <w:p w14:paraId="50C770D0" w14:textId="77777777" w:rsidR="00E7222D" w:rsidRPr="00D5649B" w:rsidRDefault="00E7222D" w:rsidP="00A41374">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p>
    <w:p w14:paraId="0E3FB57B" w14:textId="37F3B93D" w:rsidR="00E7222D" w:rsidRPr="00C654E9" w:rsidRDefault="00E7222D" w:rsidP="00E7222D">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w:t>
      </w:r>
      <w:r w:rsidRPr="00C654E9">
        <w:rPr>
          <w:b/>
        </w:rPr>
        <w:t xml:space="preserve">calculated on a daily basis for all </w:t>
      </w:r>
      <w:r w:rsidR="000C1C34" w:rsidRPr="00C654E9">
        <w:rPr>
          <w:b/>
        </w:rPr>
        <w:t xml:space="preserve">animal </w:t>
      </w:r>
      <w:r w:rsidRPr="00C654E9">
        <w:rPr>
          <w:b/>
        </w:rPr>
        <w:t>groups.</w:t>
      </w:r>
    </w:p>
    <w:p w14:paraId="3442880C" w14:textId="67394576" w:rsidR="00746F78" w:rsidRPr="00C654E9" w:rsidRDefault="00746F78" w:rsidP="00746F78">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654E9">
        <w:rPr>
          <w:b/>
          <w:szCs w:val="24"/>
        </w:rPr>
        <w:t xml:space="preserve"> </w:t>
      </w:r>
      <w:r w:rsidRPr="00C654E9">
        <w:rPr>
          <w:b/>
          <w:szCs w:val="24"/>
        </w:rPr>
        <w:tab/>
      </w:r>
      <w:bookmarkStart w:id="865" w:name="TotalN2O_N_VolatilizationPasture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5.4.3</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4</w:t>
      </w:r>
      <w:r w:rsidR="001977CC" w:rsidRPr="00C654E9">
        <w:rPr>
          <w:b/>
        </w:rPr>
        <w:fldChar w:fldCharType="end"/>
      </w:r>
      <w:bookmarkEnd w:id="865"/>
    </w:p>
    <w:p w14:paraId="7769F458" w14:textId="77777777" w:rsidR="00746F78" w:rsidRPr="00C654E9" w:rsidRDefault="00746F78" w:rsidP="00746F78">
      <w:pPr>
        <w:tabs>
          <w:tab w:val="clear" w:pos="2880"/>
          <w:tab w:val="clear" w:pos="9360"/>
        </w:tabs>
        <w:ind w:left="2835" w:hanging="2835"/>
        <w:rPr>
          <w:sz w:val="20"/>
        </w:rPr>
      </w:pPr>
      <w:r w:rsidRPr="00C654E9">
        <w:rPr>
          <w:sz w:val="20"/>
        </w:rPr>
        <w:t>where</w:t>
      </w:r>
    </w:p>
    <w:p w14:paraId="36CFD8D1" w14:textId="351DEBCA" w:rsidR="00746F78" w:rsidRPr="00C654E9" w:rsidRDefault="00746F78" w:rsidP="00746F78">
      <w:pPr>
        <w:tabs>
          <w:tab w:val="clear" w:pos="2880"/>
          <w:tab w:val="clear" w:pos="9360"/>
        </w:tabs>
        <w:spacing w:before="0"/>
        <w:ind w:left="2835" w:hanging="2835"/>
        <w:rPr>
          <w:sz w:val="20"/>
        </w:rPr>
      </w:pPr>
      <w:r w:rsidRPr="00C654E9">
        <w:rPr>
          <w:i/>
          <w:sz w:val="20"/>
          <w:szCs w:val="24"/>
        </w:rPr>
        <w:t>Total_</w:t>
      </w:r>
      <w:r w:rsidRPr="00C654E9">
        <w:rPr>
          <w:i/>
          <w:sz w:val="20"/>
        </w:rPr>
        <w:t xml:space="preserve"> N</w:t>
      </w:r>
      <w:r w:rsidRPr="00C654E9">
        <w:rPr>
          <w:i/>
          <w:sz w:val="20"/>
          <w:vertAlign w:val="subscript"/>
        </w:rPr>
        <w:t>2</w:t>
      </w:r>
      <w:r w:rsidRPr="00C654E9">
        <w:rPr>
          <w:i/>
          <w:sz w:val="20"/>
        </w:rPr>
        <w:t>O-N</w:t>
      </w:r>
      <w:r w:rsidRPr="00C654E9">
        <w:rPr>
          <w:i/>
          <w:sz w:val="20"/>
          <w:vertAlign w:val="subscript"/>
        </w:rPr>
        <w:t>volatilizationpasture</w:t>
      </w:r>
      <w:r w:rsidRPr="00C654E9">
        <w:rPr>
          <w:i/>
          <w:sz w:val="20"/>
          <w:szCs w:val="24"/>
        </w:rPr>
        <w:tab/>
      </w:r>
      <w:r w:rsidRPr="00C654E9">
        <w:rPr>
          <w:iCs/>
          <w:sz w:val="20"/>
        </w:rPr>
        <w:t>Total indirect N</w:t>
      </w:r>
      <w:r w:rsidRPr="00C654E9">
        <w:rPr>
          <w:iCs/>
          <w:sz w:val="20"/>
          <w:vertAlign w:val="subscript"/>
        </w:rPr>
        <w:t>2</w:t>
      </w:r>
      <w:r w:rsidRPr="00C654E9">
        <w:rPr>
          <w:iCs/>
          <w:sz w:val="20"/>
        </w:rPr>
        <w:t xml:space="preserve">O emissions via volatilization from manure for all animals managed on pasture </w:t>
      </w:r>
      <w:r w:rsidRPr="00C654E9">
        <w:rPr>
          <w:sz w:val="20"/>
        </w:rPr>
        <w:t>(kg N</w:t>
      </w:r>
      <w:r w:rsidRPr="00C654E9">
        <w:rPr>
          <w:sz w:val="20"/>
          <w:vertAlign w:val="subscript"/>
        </w:rPr>
        <w:t>2</w:t>
      </w:r>
      <w:r w:rsidRPr="00C654E9">
        <w:rPr>
          <w:sz w:val="20"/>
        </w:rPr>
        <w:t>O-N)</w:t>
      </w:r>
      <w:r w:rsidR="00FE335E" w:rsidRPr="00C654E9">
        <w:rPr>
          <w:sz w:val="20"/>
        </w:rPr>
        <w:t>, by livestock type</w:t>
      </w:r>
    </w:p>
    <w:p w14:paraId="69E0A525" w14:textId="77777777" w:rsidR="00746F78" w:rsidRPr="00C654E9" w:rsidRDefault="00746F78" w:rsidP="00746F78">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Pr="00C654E9">
        <w:rPr>
          <w:i/>
          <w:sz w:val="20"/>
          <w:vertAlign w:val="subscript"/>
        </w:rPr>
        <w:t>volatilizationpasture</w:t>
      </w:r>
      <w:r w:rsidRPr="00C654E9">
        <w:rPr>
          <w:i/>
          <w:sz w:val="20"/>
          <w:szCs w:val="24"/>
        </w:rPr>
        <w:tab/>
      </w:r>
      <w:r w:rsidRPr="00C654E9">
        <w:rPr>
          <w:iCs/>
          <w:sz w:val="20"/>
        </w:rPr>
        <w:t>Indirect N</w:t>
      </w:r>
      <w:r w:rsidRPr="00C654E9">
        <w:rPr>
          <w:iCs/>
          <w:sz w:val="20"/>
          <w:vertAlign w:val="subscript"/>
        </w:rPr>
        <w:t>2</w:t>
      </w:r>
      <w:r w:rsidRPr="00C654E9">
        <w:rPr>
          <w:iCs/>
          <w:sz w:val="20"/>
        </w:rPr>
        <w:t>O emissions via volatilization from manure deposited directly on pasture</w:t>
      </w:r>
      <w:r w:rsidRPr="00C654E9">
        <w:rPr>
          <w:sz w:val="20"/>
        </w:rPr>
        <w:t xml:space="preserve"> (kg N</w:t>
      </w:r>
      <w:r w:rsidRPr="00C654E9">
        <w:rPr>
          <w:sz w:val="20"/>
          <w:vertAlign w:val="subscript"/>
        </w:rPr>
        <w:t>2</w:t>
      </w:r>
      <w:r w:rsidRPr="00C654E9">
        <w:rPr>
          <w:sz w:val="20"/>
        </w:rPr>
        <w:t>O-N), by animal group</w:t>
      </w:r>
    </w:p>
    <w:p w14:paraId="7E199228" w14:textId="4A8095B2" w:rsidR="00825AD1" w:rsidRPr="00C654E9" w:rsidRDefault="00825AD1" w:rsidP="00825AD1">
      <w:pPr>
        <w:pStyle w:val="Heading4"/>
      </w:pPr>
      <w:r w:rsidRPr="00C654E9">
        <w:t>Adjustment of NH</w:t>
      </w:r>
      <w:r w:rsidRPr="00C654E9">
        <w:rPr>
          <w:vertAlign w:val="subscript"/>
        </w:rPr>
        <w:t>3</w:t>
      </w:r>
      <w:r w:rsidRPr="00C654E9">
        <w:t xml:space="preserve"> volatilization estimates from manure deposited on pasture following indirect N</w:t>
      </w:r>
      <w:r w:rsidRPr="00C654E9">
        <w:rPr>
          <w:vertAlign w:val="subscript"/>
        </w:rPr>
        <w:t>2</w:t>
      </w:r>
      <w:r w:rsidRPr="00C654E9">
        <w:t>O emissions</w:t>
      </w:r>
    </w:p>
    <w:p w14:paraId="3608F208" w14:textId="20D14737" w:rsidR="00825AD1" w:rsidRPr="00C654E9" w:rsidRDefault="00825AD1" w:rsidP="00825AD1">
      <w:r w:rsidRPr="00C654E9">
        <w:t>Ammonia emissions from manure deposited on pasture need to be adjusted to avoid double-counting of subsequent indirect N</w:t>
      </w:r>
      <w:r w:rsidRPr="00C654E9">
        <w:rPr>
          <w:vertAlign w:val="subscript"/>
        </w:rPr>
        <w:t>2</w:t>
      </w:r>
      <w:r w:rsidRPr="00C654E9">
        <w:t xml:space="preserve">O-N losses. </w:t>
      </w:r>
    </w:p>
    <w:p w14:paraId="1039ED28" w14:textId="7BE53ADC" w:rsidR="00825AD1" w:rsidRPr="00C654E9" w:rsidRDefault="00825AD1" w:rsidP="00825AD1">
      <w:pPr>
        <w:rPr>
          <w:b/>
        </w:rPr>
      </w:pPr>
      <w:r w:rsidRPr="00C654E9">
        <w:rPr>
          <w:b/>
        </w:rPr>
        <w:t xml:space="preserve">For all </w:t>
      </w:r>
      <w:r w:rsidR="000C1C34" w:rsidRPr="00C654E9">
        <w:rPr>
          <w:b/>
        </w:rPr>
        <w:t xml:space="preserve">animal </w:t>
      </w:r>
      <w:r w:rsidR="0074700B" w:rsidRPr="00C654E9">
        <w:rPr>
          <w:b/>
        </w:rPr>
        <w:t>groups</w:t>
      </w:r>
      <w:r w:rsidRPr="00C654E9">
        <w:rPr>
          <w:b/>
        </w:rPr>
        <w:t>:</w:t>
      </w:r>
    </w:p>
    <w:p w14:paraId="194BDF9D" w14:textId="563B83F2" w:rsidR="00825AD1" w:rsidRPr="00C654E9" w:rsidRDefault="00825AD1" w:rsidP="004E5C0B">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oMath>
      <w:r w:rsidRPr="00C654E9">
        <w:rPr>
          <w:b/>
          <w:szCs w:val="24"/>
        </w:rPr>
        <w:tab/>
      </w:r>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5.4.3</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5</w:t>
      </w:r>
      <w:r w:rsidR="001977CC" w:rsidRPr="00C654E9">
        <w:rPr>
          <w:b/>
        </w:rPr>
        <w:fldChar w:fldCharType="end"/>
      </w:r>
    </w:p>
    <w:p w14:paraId="1D592B61" w14:textId="77777777" w:rsidR="00825AD1" w:rsidRPr="00C654E9" w:rsidRDefault="00825AD1" w:rsidP="004E5C0B">
      <w:pPr>
        <w:tabs>
          <w:tab w:val="clear" w:pos="2880"/>
          <w:tab w:val="left" w:pos="2694"/>
        </w:tabs>
        <w:ind w:left="2693" w:hanging="2693"/>
        <w:rPr>
          <w:sz w:val="20"/>
        </w:rPr>
      </w:pPr>
      <w:r w:rsidRPr="00C654E9">
        <w:rPr>
          <w:sz w:val="20"/>
        </w:rPr>
        <w:t>where</w:t>
      </w:r>
    </w:p>
    <w:p w14:paraId="00E1EA67" w14:textId="5C4D3A0F" w:rsidR="00825AD1" w:rsidRPr="00C654E9" w:rsidRDefault="00825AD1" w:rsidP="00A41374">
      <w:pPr>
        <w:tabs>
          <w:tab w:val="clear" w:pos="2880"/>
          <w:tab w:val="clear" w:pos="9360"/>
        </w:tabs>
        <w:spacing w:before="0"/>
        <w:ind w:left="2835" w:hanging="2835"/>
        <w:rPr>
          <w:sz w:val="20"/>
          <w:szCs w:val="24"/>
        </w:rPr>
      </w:pPr>
      <w:r w:rsidRPr="00C654E9">
        <w:rPr>
          <w:i/>
          <w:sz w:val="20"/>
          <w:szCs w:val="24"/>
        </w:rPr>
        <w:t>NH</w:t>
      </w:r>
      <w:r w:rsidRPr="00C654E9">
        <w:rPr>
          <w:i/>
          <w:sz w:val="20"/>
          <w:szCs w:val="24"/>
          <w:vertAlign w:val="subscript"/>
        </w:rPr>
        <w:t>3</w:t>
      </w:r>
      <w:r w:rsidRPr="00C654E9">
        <w:rPr>
          <w:i/>
          <w:sz w:val="20"/>
          <w:szCs w:val="24"/>
        </w:rPr>
        <w:t>_N</w:t>
      </w:r>
      <w:r w:rsidR="00412D8E" w:rsidRPr="00C654E9">
        <w:rPr>
          <w:i/>
          <w:sz w:val="20"/>
          <w:szCs w:val="24"/>
          <w:vertAlign w:val="subscript"/>
        </w:rPr>
        <w:t>pasture</w:t>
      </w:r>
      <w:r w:rsidRPr="00C654E9">
        <w:rPr>
          <w:i/>
          <w:sz w:val="20"/>
          <w:szCs w:val="24"/>
          <w:vertAlign w:val="subscript"/>
        </w:rPr>
        <w:t>_adju</w:t>
      </w:r>
      <w:r w:rsidRPr="00C654E9">
        <w:rPr>
          <w:i/>
          <w:sz w:val="20"/>
          <w:szCs w:val="24"/>
        </w:rPr>
        <w:tab/>
      </w:r>
      <w:r w:rsidRPr="00C654E9">
        <w:rPr>
          <w:sz w:val="20"/>
          <w:szCs w:val="24"/>
        </w:rPr>
        <w:t>Adjusted daily NH</w:t>
      </w:r>
      <w:r w:rsidRPr="00C654E9">
        <w:rPr>
          <w:sz w:val="20"/>
          <w:szCs w:val="24"/>
          <w:vertAlign w:val="subscript"/>
        </w:rPr>
        <w:t>3</w:t>
      </w:r>
      <w:r w:rsidRPr="00C654E9">
        <w:rPr>
          <w:sz w:val="20"/>
          <w:szCs w:val="24"/>
        </w:rPr>
        <w:t xml:space="preserve">-N emissions </w:t>
      </w:r>
      <w:r w:rsidR="00412D8E" w:rsidRPr="00C654E9">
        <w:rPr>
          <w:sz w:val="20"/>
          <w:szCs w:val="24"/>
        </w:rPr>
        <w:t>from manure deposited</w:t>
      </w:r>
      <w:r w:rsidR="00FE335E" w:rsidRPr="00C654E9">
        <w:rPr>
          <w:sz w:val="20"/>
          <w:szCs w:val="24"/>
        </w:rPr>
        <w:t xml:space="preserve"> directly</w:t>
      </w:r>
      <w:r w:rsidR="00412D8E" w:rsidRPr="00C654E9">
        <w:rPr>
          <w:sz w:val="20"/>
          <w:szCs w:val="24"/>
        </w:rPr>
        <w:t xml:space="preserve"> on pasture</w:t>
      </w:r>
      <w:r w:rsidRPr="00C654E9">
        <w:rPr>
          <w:sz w:val="20"/>
          <w:szCs w:val="24"/>
        </w:rPr>
        <w:t xml:space="preserve"> (kg NH</w:t>
      </w:r>
      <w:r w:rsidRPr="00C654E9">
        <w:rPr>
          <w:sz w:val="20"/>
          <w:szCs w:val="24"/>
          <w:vertAlign w:val="subscript"/>
        </w:rPr>
        <w:t>3</w:t>
      </w:r>
      <w:r w:rsidRPr="00C654E9">
        <w:rPr>
          <w:sz w:val="20"/>
          <w:szCs w:val="24"/>
        </w:rPr>
        <w:t>-N day</w:t>
      </w:r>
      <w:r w:rsidRPr="00C654E9">
        <w:rPr>
          <w:sz w:val="20"/>
          <w:szCs w:val="24"/>
          <w:vertAlign w:val="superscript"/>
        </w:rPr>
        <w:t>-1</w:t>
      </w:r>
      <w:r w:rsidRPr="00C654E9">
        <w:rPr>
          <w:sz w:val="20"/>
          <w:szCs w:val="24"/>
        </w:rPr>
        <w:t>)</w:t>
      </w:r>
      <w:r w:rsidR="007C135A" w:rsidRPr="00C654E9">
        <w:rPr>
          <w:sz w:val="20"/>
          <w:szCs w:val="24"/>
        </w:rPr>
        <w:t>,by animal group</w:t>
      </w:r>
    </w:p>
    <w:p w14:paraId="7CDE9B69" w14:textId="0E5D86E2" w:rsidR="005C3873" w:rsidRPr="00C654E9" w:rsidRDefault="005C3873" w:rsidP="005C3873">
      <w:pPr>
        <w:keepNext/>
        <w:tabs>
          <w:tab w:val="clear" w:pos="2880"/>
          <w:tab w:val="clear" w:pos="9360"/>
          <w:tab w:val="right" w:pos="9781"/>
        </w:tabs>
        <w:spacing w:after="120"/>
        <w:rPr>
          <w:b/>
          <w:i/>
          <w:szCs w:val="24"/>
        </w:rPr>
      </w:pPr>
      <m:oMath>
        <m:r>
          <m:rPr>
            <m:sty m:val="bi"/>
          </m:rPr>
          <w:rPr>
            <w:rFonts w:ascii="Cambria Math" w:hAnsi="Cambria Math"/>
            <w:szCs w:val="24"/>
          </w:rPr>
          <m:t>Total_N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e>
        </m:nary>
      </m:oMath>
      <w:r w:rsidRPr="00C654E9">
        <w:rPr>
          <w:b/>
          <w:szCs w:val="24"/>
        </w:rPr>
        <w:tab/>
      </w:r>
      <w:bookmarkStart w:id="866" w:name="Total_NH3_PastureAdju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5.4.3</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6</w:t>
      </w:r>
      <w:r w:rsidR="001977CC" w:rsidRPr="00C654E9">
        <w:rPr>
          <w:b/>
        </w:rPr>
        <w:fldChar w:fldCharType="end"/>
      </w:r>
      <w:bookmarkEnd w:id="866"/>
    </w:p>
    <w:p w14:paraId="02FD0F79" w14:textId="77777777" w:rsidR="005C3873" w:rsidRPr="00C654E9" w:rsidRDefault="005C3873" w:rsidP="005C3873">
      <w:pPr>
        <w:tabs>
          <w:tab w:val="clear" w:pos="2880"/>
          <w:tab w:val="left" w:pos="2694"/>
        </w:tabs>
        <w:ind w:left="2693" w:hanging="2693"/>
        <w:rPr>
          <w:sz w:val="20"/>
        </w:rPr>
      </w:pPr>
      <w:r w:rsidRPr="00C654E9">
        <w:rPr>
          <w:sz w:val="20"/>
        </w:rPr>
        <w:t>where</w:t>
      </w:r>
    </w:p>
    <w:p w14:paraId="03EB81C9" w14:textId="0DF3636E" w:rsidR="005C3873" w:rsidRPr="00C654E9" w:rsidRDefault="005C3873" w:rsidP="005C3873">
      <w:pPr>
        <w:tabs>
          <w:tab w:val="clear" w:pos="2880"/>
          <w:tab w:val="clear" w:pos="9360"/>
        </w:tabs>
        <w:spacing w:before="0"/>
        <w:ind w:left="2835" w:hanging="2835"/>
        <w:rPr>
          <w:sz w:val="20"/>
          <w:szCs w:val="24"/>
        </w:rPr>
      </w:pPr>
      <w:r w:rsidRPr="00C654E9">
        <w:rPr>
          <w:i/>
          <w:sz w:val="20"/>
          <w:szCs w:val="24"/>
        </w:rPr>
        <w:t>Total_NH</w:t>
      </w:r>
      <w:r w:rsidRPr="00C654E9">
        <w:rPr>
          <w:i/>
          <w:sz w:val="20"/>
          <w:szCs w:val="24"/>
          <w:vertAlign w:val="subscript"/>
        </w:rPr>
        <w:t>3</w:t>
      </w:r>
      <w:r w:rsidRPr="00C654E9">
        <w:rPr>
          <w:i/>
          <w:sz w:val="20"/>
          <w:szCs w:val="24"/>
        </w:rPr>
        <w:t>_N</w:t>
      </w:r>
      <w:r w:rsidRPr="00C654E9">
        <w:rPr>
          <w:i/>
          <w:sz w:val="20"/>
          <w:szCs w:val="24"/>
          <w:vertAlign w:val="subscript"/>
        </w:rPr>
        <w:t>pasture_adju</w:t>
      </w:r>
      <w:r w:rsidRPr="00C654E9">
        <w:rPr>
          <w:i/>
          <w:sz w:val="20"/>
          <w:szCs w:val="24"/>
        </w:rPr>
        <w:tab/>
      </w:r>
      <w:r w:rsidRPr="00C654E9">
        <w:rPr>
          <w:sz w:val="20"/>
          <w:szCs w:val="24"/>
        </w:rPr>
        <w:t>Adjusted daily NH</w:t>
      </w:r>
      <w:r w:rsidRPr="00C654E9">
        <w:rPr>
          <w:sz w:val="20"/>
          <w:szCs w:val="24"/>
          <w:vertAlign w:val="subscript"/>
        </w:rPr>
        <w:t>3</w:t>
      </w:r>
      <w:r w:rsidRPr="00C654E9">
        <w:rPr>
          <w:sz w:val="20"/>
          <w:szCs w:val="24"/>
        </w:rPr>
        <w:t>-N emissions from manure deposited directly on pasture (kg NH</w:t>
      </w:r>
      <w:r w:rsidRPr="00C654E9">
        <w:rPr>
          <w:sz w:val="20"/>
          <w:szCs w:val="24"/>
          <w:vertAlign w:val="subscript"/>
        </w:rPr>
        <w:t>3</w:t>
      </w:r>
      <w:r w:rsidRPr="00C654E9">
        <w:rPr>
          <w:sz w:val="20"/>
          <w:szCs w:val="24"/>
        </w:rPr>
        <w:t>-N day</w:t>
      </w:r>
      <w:r w:rsidRPr="00C654E9">
        <w:rPr>
          <w:sz w:val="20"/>
          <w:szCs w:val="24"/>
          <w:vertAlign w:val="superscript"/>
        </w:rPr>
        <w:t>-1</w:t>
      </w:r>
      <w:r w:rsidRPr="00C654E9">
        <w:rPr>
          <w:sz w:val="20"/>
          <w:szCs w:val="24"/>
        </w:rPr>
        <w:t>), by livestock type</w:t>
      </w:r>
    </w:p>
    <w:p w14:paraId="46DF43C1" w14:textId="049ED406" w:rsidR="00825AD1" w:rsidRPr="00D5649B" w:rsidRDefault="00825AD1" w:rsidP="00825AD1">
      <w:pPr>
        <w:rPr>
          <w:b/>
          <w:szCs w:val="24"/>
        </w:rPr>
      </w:pPr>
      <w:r w:rsidRPr="00C654E9">
        <w:rPr>
          <w:b/>
          <w:szCs w:val="24"/>
        </w:rPr>
        <w:t xml:space="preserve">Adjusted ammonia emissions from </w:t>
      </w:r>
      <w:r w:rsidR="00412D8E" w:rsidRPr="00C654E9">
        <w:rPr>
          <w:b/>
          <w:szCs w:val="24"/>
        </w:rPr>
        <w:t>manure deposited</w:t>
      </w:r>
      <w:r w:rsidR="00412D8E" w:rsidRPr="00D5649B">
        <w:rPr>
          <w:b/>
          <w:szCs w:val="24"/>
        </w:rPr>
        <w:t xml:space="preserve"> on pasture</w:t>
      </w:r>
      <w:r w:rsidRPr="00D5649B">
        <w:rPr>
          <w:b/>
          <w:szCs w:val="24"/>
        </w:rPr>
        <w:t xml:space="preserve"> are calculated on a daily basis.</w:t>
      </w:r>
    </w:p>
    <w:p w14:paraId="226D192E" w14:textId="01A09086" w:rsidR="00825AD1" w:rsidRPr="00D5649B" w:rsidRDefault="00825AD1" w:rsidP="008A7F5F">
      <w:pPr>
        <w:pStyle w:val="Heading3"/>
      </w:pPr>
      <w:bookmarkStart w:id="867" w:name="_Toc152758654"/>
      <w:r w:rsidRPr="00D5649B">
        <w:t xml:space="preserve">Indirect N losses from </w:t>
      </w:r>
      <w:r w:rsidR="0074700B" w:rsidRPr="00D5649B">
        <w:t>manure deposited on pasture</w:t>
      </w:r>
      <w:r w:rsidRPr="00D5649B">
        <w:t xml:space="preserve"> via leaching and runoff</w:t>
      </w:r>
      <w:bookmarkEnd w:id="867"/>
    </w:p>
    <w:p w14:paraId="4E6BADC9" w14:textId="240FF9B8" w:rsidR="00825AD1" w:rsidRPr="00D5649B" w:rsidRDefault="00825AD1" w:rsidP="00825AD1">
      <w:r w:rsidRPr="00D5649B">
        <w:rPr>
          <w:b/>
        </w:rPr>
        <w:t xml:space="preserve">For all </w:t>
      </w:r>
      <w:r w:rsidR="000C1C34">
        <w:rPr>
          <w:b/>
        </w:rPr>
        <w:t>animal</w:t>
      </w:r>
      <w:r w:rsidR="000C1C34" w:rsidRPr="00D5649B">
        <w:rPr>
          <w:b/>
        </w:rPr>
        <w:t xml:space="preserve"> </w:t>
      </w:r>
      <w:r w:rsidRPr="00D5649B">
        <w:rPr>
          <w:b/>
        </w:rPr>
        <w:t>groups:</w:t>
      </w:r>
    </w:p>
    <w:p w14:paraId="13F6DB14" w14:textId="06672DB4" w:rsidR="00825AD1"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825AD1" w:rsidRPr="00D5649B">
        <w:tab/>
      </w:r>
      <w:r w:rsidR="00825AD1"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03F46B1" w14:textId="187DD1D2" w:rsidR="00825AD1" w:rsidRPr="00D5649B" w:rsidRDefault="00825AD1" w:rsidP="00421D4A">
      <w:pPr>
        <w:tabs>
          <w:tab w:val="clear" w:pos="2880"/>
          <w:tab w:val="clear" w:pos="9360"/>
          <w:tab w:val="left" w:pos="2694"/>
          <w:tab w:val="right" w:pos="9781"/>
        </w:tabs>
        <w:ind w:left="2694" w:hanging="2694"/>
        <w:jc w:val="right"/>
      </w:pPr>
      <w:r w:rsidRPr="00D5649B">
        <w:tab/>
      </w:r>
      <w:r w:rsidRPr="00D5649B">
        <w:tab/>
      </w:r>
      <w:r w:rsidR="00421D4A">
        <w:rPr>
          <w:sz w:val="20"/>
        </w:rPr>
        <w:t>D</w:t>
      </w:r>
      <w:r w:rsidRPr="00421D4A">
        <w:rPr>
          <w:sz w:val="20"/>
        </w:rPr>
        <w:t>erived from IPCC 2019</w:t>
      </w:r>
    </w:p>
    <w:p w14:paraId="16879F2A" w14:textId="77777777" w:rsidR="00825AD1" w:rsidRPr="004E5C0B" w:rsidRDefault="00825AD1" w:rsidP="004E5C0B">
      <w:pPr>
        <w:tabs>
          <w:tab w:val="clear" w:pos="2880"/>
          <w:tab w:val="clear" w:pos="9360"/>
        </w:tabs>
        <w:ind w:left="2835" w:hanging="2835"/>
        <w:rPr>
          <w:sz w:val="20"/>
        </w:rPr>
      </w:pPr>
      <w:r w:rsidRPr="004E5C0B">
        <w:rPr>
          <w:sz w:val="20"/>
        </w:rPr>
        <w:t>where</w:t>
      </w:r>
    </w:p>
    <w:p w14:paraId="6BF1BDD6" w14:textId="37FBBB62" w:rsidR="00825AD1" w:rsidRPr="001B66A5" w:rsidRDefault="00825AD1" w:rsidP="006B2152">
      <w:pPr>
        <w:tabs>
          <w:tab w:val="clear" w:pos="2880"/>
          <w:tab w:val="clear" w:pos="9360"/>
        </w:tabs>
        <w:spacing w:before="0"/>
        <w:ind w:left="2835" w:hanging="2835"/>
        <w:rPr>
          <w:sz w:val="20"/>
        </w:rPr>
      </w:pPr>
      <w:r w:rsidRPr="00D5649B">
        <w:rPr>
          <w:i/>
          <w:sz w:val="20"/>
        </w:rPr>
        <w:lastRenderedPageBreak/>
        <w:t>N</w:t>
      </w:r>
      <w:r w:rsidRPr="00D5649B">
        <w:rPr>
          <w:i/>
          <w:sz w:val="20"/>
          <w:vertAlign w:val="subscript"/>
        </w:rPr>
        <w:t>2</w:t>
      </w:r>
      <w:r w:rsidRPr="00D5649B">
        <w:rPr>
          <w:i/>
          <w:sz w:val="20"/>
        </w:rPr>
        <w:t>O-N</w:t>
      </w:r>
      <w:r w:rsidRPr="00D5649B">
        <w:rPr>
          <w:i/>
          <w:sz w:val="20"/>
          <w:vertAlign w:val="subscript"/>
        </w:rPr>
        <w:t>leach</w:t>
      </w:r>
      <w:r w:rsidR="0074700B" w:rsidRPr="00D5649B">
        <w:rPr>
          <w:i/>
          <w:sz w:val="20"/>
          <w:vertAlign w:val="subscript"/>
        </w:rPr>
        <w:t>ingpasture</w:t>
      </w:r>
      <w:r w:rsidR="0074700B" w:rsidRPr="00D5649B">
        <w:rPr>
          <w:i/>
          <w:sz w:val="20"/>
        </w:rPr>
        <w:t>_rate</w:t>
      </w:r>
      <w:r w:rsidRPr="00D5649B">
        <w:rPr>
          <w:i/>
          <w:sz w:val="20"/>
          <w:vertAlign w:val="subscript"/>
        </w:rPr>
        <w:tab/>
      </w:r>
      <w:r w:rsidR="001D23A0">
        <w:rPr>
          <w:sz w:val="20"/>
        </w:rPr>
        <w:t>N</w:t>
      </w:r>
      <w:r w:rsidR="007C0382" w:rsidRPr="007C0382">
        <w:rPr>
          <w:sz w:val="20"/>
          <w:vertAlign w:val="subscript"/>
        </w:rPr>
        <w:t>2</w:t>
      </w:r>
      <w:r w:rsidR="007C0382">
        <w:rPr>
          <w:sz w:val="20"/>
        </w:rPr>
        <w:t>O</w:t>
      </w:r>
      <w:r w:rsidR="001D23A0" w:rsidRPr="00D5649B">
        <w:rPr>
          <w:sz w:val="20"/>
        </w:rPr>
        <w:t xml:space="preserve"> </w:t>
      </w:r>
      <w:r w:rsidRPr="00D5649B">
        <w:rPr>
          <w:sz w:val="20"/>
        </w:rPr>
        <w:t>em</w:t>
      </w:r>
      <w:r w:rsidRPr="001B66A5">
        <w:rPr>
          <w:sz w:val="20"/>
        </w:rPr>
        <w:t>issions d</w:t>
      </w:r>
      <w:r w:rsidR="0074700B" w:rsidRPr="001B66A5">
        <w:rPr>
          <w:sz w:val="20"/>
        </w:rPr>
        <w:t xml:space="preserve">ue to leaching and runoff from manure deposited </w:t>
      </w:r>
      <w:r w:rsidR="007C0382" w:rsidRPr="001B66A5">
        <w:rPr>
          <w:sz w:val="20"/>
        </w:rPr>
        <w:t xml:space="preserve">directly </w:t>
      </w:r>
      <w:r w:rsidR="0074700B" w:rsidRPr="001B66A5">
        <w:rPr>
          <w:sz w:val="20"/>
        </w:rPr>
        <w:t xml:space="preserve">on pasture </w:t>
      </w:r>
      <w:r w:rsidRPr="001B66A5">
        <w:rPr>
          <w:sz w:val="20"/>
        </w:rPr>
        <w:t>(kg N</w:t>
      </w:r>
      <w:r w:rsidRPr="001B66A5">
        <w:rPr>
          <w:sz w:val="20"/>
          <w:vertAlign w:val="subscript"/>
        </w:rPr>
        <w:t>2</w:t>
      </w:r>
      <w:r w:rsidRPr="001B66A5">
        <w:rPr>
          <w:sz w:val="20"/>
        </w:rPr>
        <w:t>O-N</w:t>
      </w:r>
      <w:r w:rsidR="0074700B" w:rsidRPr="001B66A5">
        <w:rPr>
          <w:sz w:val="20"/>
        </w:rPr>
        <w:t xml:space="preserve"> head</w:t>
      </w:r>
      <w:r w:rsidR="0074700B" w:rsidRPr="001B66A5">
        <w:rPr>
          <w:sz w:val="20"/>
          <w:vertAlign w:val="superscript"/>
        </w:rPr>
        <w:t>-1</w:t>
      </w:r>
      <w:r w:rsidR="0074700B" w:rsidRPr="001B66A5">
        <w:rPr>
          <w:sz w:val="20"/>
        </w:rPr>
        <w:t xml:space="preserve"> day</w:t>
      </w:r>
      <w:r w:rsidR="0074700B" w:rsidRPr="001B66A5">
        <w:rPr>
          <w:sz w:val="20"/>
          <w:vertAlign w:val="superscript"/>
        </w:rPr>
        <w:t>-1</w:t>
      </w:r>
      <w:r w:rsidRPr="001B66A5">
        <w:rPr>
          <w:sz w:val="20"/>
        </w:rPr>
        <w:t>)</w:t>
      </w:r>
      <w:r w:rsidR="007C0382" w:rsidRPr="001B66A5">
        <w:rPr>
          <w:sz w:val="20"/>
        </w:rPr>
        <w:t>, by animal group</w:t>
      </w:r>
    </w:p>
    <w:p w14:paraId="340CB010" w14:textId="421F43C7" w:rsidR="00825AD1" w:rsidRPr="001B66A5" w:rsidRDefault="00825AD1" w:rsidP="006B2152">
      <w:pPr>
        <w:tabs>
          <w:tab w:val="clear" w:pos="2880"/>
          <w:tab w:val="clear" w:pos="9360"/>
        </w:tabs>
        <w:spacing w:before="0"/>
        <w:ind w:left="2835" w:hanging="2835"/>
        <w:rPr>
          <w:sz w:val="20"/>
        </w:rPr>
      </w:pPr>
      <w:proofErr w:type="spellStart"/>
      <w:r w:rsidRPr="001B66A5">
        <w:rPr>
          <w:i/>
          <w:sz w:val="20"/>
        </w:rPr>
        <w:t>N</w:t>
      </w:r>
      <w:r w:rsidR="0074700B" w:rsidRPr="001B66A5">
        <w:rPr>
          <w:i/>
          <w:sz w:val="20"/>
          <w:vertAlign w:val="subscript"/>
        </w:rPr>
        <w:t>excretion</w:t>
      </w:r>
      <w:r w:rsidR="0074700B" w:rsidRPr="001B66A5">
        <w:rPr>
          <w:i/>
          <w:sz w:val="20"/>
        </w:rPr>
        <w:t>_rate</w:t>
      </w:r>
      <w:proofErr w:type="spellEnd"/>
      <w:r w:rsidRPr="001B66A5">
        <w:rPr>
          <w:sz w:val="20"/>
        </w:rPr>
        <w:tab/>
      </w:r>
      <w:r w:rsidR="0074700B" w:rsidRPr="001B66A5">
        <w:rPr>
          <w:sz w:val="20"/>
        </w:rPr>
        <w:t xml:space="preserve">N excreted by livestock in manure deposited </w:t>
      </w:r>
      <w:r w:rsidR="00FE335E" w:rsidRPr="001B66A5">
        <w:rPr>
          <w:sz w:val="20"/>
        </w:rPr>
        <w:t xml:space="preserve">directly </w:t>
      </w:r>
      <w:r w:rsidR="0074700B" w:rsidRPr="001B66A5">
        <w:rPr>
          <w:sz w:val="20"/>
        </w:rPr>
        <w:t>on pasture</w:t>
      </w:r>
      <w:r w:rsidRPr="001B66A5">
        <w:rPr>
          <w:sz w:val="20"/>
        </w:rPr>
        <w:t xml:space="preserve"> (kg</w:t>
      </w:r>
      <w:r w:rsidR="0074700B" w:rsidRPr="001B66A5">
        <w:rPr>
          <w:sz w:val="20"/>
        </w:rPr>
        <w:t xml:space="preserve"> N head</w:t>
      </w:r>
      <w:r w:rsidR="0074700B" w:rsidRPr="001B66A5">
        <w:rPr>
          <w:sz w:val="20"/>
          <w:vertAlign w:val="superscript"/>
        </w:rPr>
        <w:t>-1</w:t>
      </w:r>
      <w:r w:rsidR="0074700B" w:rsidRPr="001B66A5">
        <w:rPr>
          <w:sz w:val="20"/>
        </w:rPr>
        <w:t xml:space="preserve"> day</w:t>
      </w:r>
      <w:r w:rsidR="0074700B" w:rsidRPr="001B66A5">
        <w:rPr>
          <w:sz w:val="20"/>
          <w:vertAlign w:val="superscript"/>
        </w:rPr>
        <w:t>-1</w:t>
      </w:r>
      <w:r w:rsidRPr="001B66A5">
        <w:rPr>
          <w:sz w:val="20"/>
        </w:rPr>
        <w:t>)</w:t>
      </w:r>
    </w:p>
    <w:p w14:paraId="65CB2276" w14:textId="12D1EAE4" w:rsidR="00825AD1" w:rsidRPr="00D5649B" w:rsidRDefault="00825AD1" w:rsidP="006B2152">
      <w:pPr>
        <w:tabs>
          <w:tab w:val="clear" w:pos="2880"/>
          <w:tab w:val="clear" w:pos="9360"/>
        </w:tabs>
        <w:spacing w:before="0"/>
        <w:ind w:left="2835" w:hanging="2835"/>
        <w:rPr>
          <w:i/>
          <w:sz w:val="20"/>
        </w:rPr>
      </w:pPr>
      <w:proofErr w:type="spellStart"/>
      <w:r w:rsidRPr="001B66A5">
        <w:rPr>
          <w:i/>
          <w:sz w:val="20"/>
        </w:rPr>
        <w:t>Frac</w:t>
      </w:r>
      <w:r w:rsidRPr="001B66A5">
        <w:rPr>
          <w:i/>
          <w:sz w:val="20"/>
          <w:vertAlign w:val="subscript"/>
        </w:rPr>
        <w:t>leach</w:t>
      </w:r>
      <w:proofErr w:type="spellEnd"/>
      <w:r w:rsidRPr="001B66A5">
        <w:rPr>
          <w:i/>
          <w:sz w:val="20"/>
        </w:rPr>
        <w:tab/>
      </w:r>
      <w:r w:rsidRPr="001B66A5">
        <w:rPr>
          <w:sz w:val="20"/>
          <w:szCs w:val="24"/>
        </w:rPr>
        <w:t xml:space="preserve">Leaching </w:t>
      </w:r>
      <w:r w:rsidRPr="001B66A5">
        <w:rPr>
          <w:sz w:val="20"/>
        </w:rPr>
        <w:t xml:space="preserve">fraction, calculated using </w:t>
      </w:r>
      <w:r w:rsidR="00D72C17" w:rsidRPr="001B66A5">
        <w:rPr>
          <w:sz w:val="16"/>
        </w:rPr>
        <w:fldChar w:fldCharType="begin"/>
      </w:r>
      <w:r w:rsidR="00D72C17" w:rsidRPr="001B66A5">
        <w:rPr>
          <w:sz w:val="16"/>
        </w:rPr>
        <w:instrText xml:space="preserve"> REF _Ref132359969 \h  \* MERGEFORMAT </w:instrText>
      </w:r>
      <w:r w:rsidR="00D72C17" w:rsidRPr="001B66A5">
        <w:rPr>
          <w:sz w:val="16"/>
        </w:rPr>
      </w:r>
      <w:r w:rsidR="00D72C17" w:rsidRPr="001B66A5">
        <w:rPr>
          <w:sz w:val="16"/>
        </w:rPr>
        <w:fldChar w:fldCharType="separate"/>
      </w:r>
      <w:r w:rsidR="00D72C17" w:rsidRPr="001B66A5">
        <w:rPr>
          <w:b/>
          <w:sz w:val="20"/>
          <w:szCs w:val="24"/>
        </w:rPr>
        <w:t xml:space="preserve">Eq. </w:t>
      </w:r>
      <w:r w:rsidR="00D72C17" w:rsidRPr="001B66A5">
        <w:rPr>
          <w:b/>
          <w:noProof/>
          <w:sz w:val="20"/>
          <w:szCs w:val="24"/>
        </w:rPr>
        <w:t>2.6.6</w:t>
      </w:r>
      <w:r w:rsidR="00D72C17" w:rsidRPr="001B66A5">
        <w:rPr>
          <w:b/>
          <w:sz w:val="20"/>
          <w:szCs w:val="24"/>
        </w:rPr>
        <w:noBreakHyphen/>
      </w:r>
      <w:r w:rsidR="00D72C17" w:rsidRPr="001B66A5">
        <w:rPr>
          <w:b/>
          <w:noProof/>
          <w:sz w:val="20"/>
          <w:szCs w:val="24"/>
        </w:rPr>
        <w:t>1</w:t>
      </w:r>
      <w:r w:rsidR="00D72C17" w:rsidRPr="001B66A5">
        <w:rPr>
          <w:sz w:val="16"/>
        </w:rPr>
        <w:fldChar w:fldCharType="end"/>
      </w:r>
    </w:p>
    <w:p w14:paraId="3CF6021A" w14:textId="183ADA6A" w:rsidR="00825AD1" w:rsidRPr="00D5649B" w:rsidRDefault="00825AD1" w:rsidP="006B2152">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leach</w:t>
      </w:r>
      <w:proofErr w:type="spellEnd"/>
      <w:r w:rsidRPr="00D5649B">
        <w:rPr>
          <w:i/>
          <w:sz w:val="20"/>
        </w:rPr>
        <w:tab/>
      </w:r>
      <w:r w:rsidRPr="00D5649B">
        <w:rPr>
          <w:sz w:val="20"/>
        </w:rPr>
        <w:t>Emission factor for leaching [kg N</w:t>
      </w:r>
      <w:r w:rsidRPr="00D5649B">
        <w:rPr>
          <w:sz w:val="20"/>
          <w:vertAlign w:val="subscript"/>
        </w:rPr>
        <w:t>2</w:t>
      </w:r>
      <w:r w:rsidRPr="00D5649B">
        <w:rPr>
          <w:sz w:val="20"/>
        </w:rPr>
        <w:t>O-N (kg N)</w:t>
      </w:r>
      <w:r w:rsidRPr="00D5649B">
        <w:rPr>
          <w:sz w:val="20"/>
          <w:vertAlign w:val="superscript"/>
        </w:rPr>
        <w:t>-1</w:t>
      </w:r>
      <w:r w:rsidRPr="00D5649B">
        <w:rPr>
          <w:sz w:val="20"/>
        </w:rPr>
        <w:t>], see box below</w:t>
      </w:r>
    </w:p>
    <w:p w14:paraId="28E13987" w14:textId="7E8639B4" w:rsidR="0074700B" w:rsidRPr="00C654E9" w:rsidRDefault="00000000"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_rate×#animals</m:t>
        </m:r>
      </m:oMath>
      <w:r w:rsidR="0074700B" w:rsidRPr="00C654E9">
        <w:tab/>
      </w:r>
      <w:bookmarkStart w:id="868" w:name="N2O_N_LeachingPasture_Eq"/>
      <w:r w:rsidR="0074700B"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5.4.4</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bookmarkEnd w:id="868"/>
    </w:p>
    <w:p w14:paraId="45F33653" w14:textId="77777777" w:rsidR="0074700B" w:rsidRPr="00C654E9" w:rsidRDefault="0074700B" w:rsidP="004E5C0B">
      <w:pPr>
        <w:tabs>
          <w:tab w:val="clear" w:pos="2880"/>
          <w:tab w:val="clear" w:pos="9360"/>
        </w:tabs>
        <w:ind w:left="2835" w:hanging="2835"/>
        <w:rPr>
          <w:sz w:val="20"/>
        </w:rPr>
      </w:pPr>
      <w:r w:rsidRPr="00C654E9">
        <w:rPr>
          <w:sz w:val="20"/>
        </w:rPr>
        <w:t>where</w:t>
      </w:r>
    </w:p>
    <w:p w14:paraId="44BB753D" w14:textId="6BCD50D6" w:rsidR="00825AD1" w:rsidRPr="00C654E9" w:rsidRDefault="0074700B" w:rsidP="006B2152">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Pr="00C654E9">
        <w:rPr>
          <w:i/>
          <w:sz w:val="20"/>
          <w:vertAlign w:val="subscript"/>
        </w:rPr>
        <w:t>leachingpasture</w:t>
      </w:r>
      <w:r w:rsidRPr="00C654E9">
        <w:rPr>
          <w:i/>
          <w:sz w:val="20"/>
          <w:vertAlign w:val="subscript"/>
        </w:rPr>
        <w:tab/>
      </w:r>
      <w:r w:rsidR="00FE335E" w:rsidRPr="00C654E9">
        <w:rPr>
          <w:iCs/>
          <w:sz w:val="20"/>
        </w:rPr>
        <w:t>Indirect</w:t>
      </w:r>
      <w:r w:rsidR="00FE335E" w:rsidRPr="00C654E9">
        <w:rPr>
          <w:i/>
          <w:sz w:val="20"/>
          <w:vertAlign w:val="subscript"/>
        </w:rPr>
        <w:t xml:space="preserve"> </w:t>
      </w:r>
      <w:r w:rsidR="001D23A0" w:rsidRPr="00C654E9">
        <w:rPr>
          <w:sz w:val="20"/>
        </w:rPr>
        <w:t>N</w:t>
      </w:r>
      <w:r w:rsidR="00FE335E" w:rsidRPr="00C654E9">
        <w:rPr>
          <w:sz w:val="20"/>
          <w:vertAlign w:val="subscript"/>
        </w:rPr>
        <w:t>2</w:t>
      </w:r>
      <w:r w:rsidR="00FE335E" w:rsidRPr="00C654E9">
        <w:rPr>
          <w:sz w:val="20"/>
        </w:rPr>
        <w:t>O-N</w:t>
      </w:r>
      <w:r w:rsidR="001D23A0" w:rsidRPr="00C654E9">
        <w:rPr>
          <w:sz w:val="20"/>
        </w:rPr>
        <w:t xml:space="preserve"> </w:t>
      </w:r>
      <w:r w:rsidRPr="00C654E9">
        <w:rPr>
          <w:sz w:val="20"/>
        </w:rPr>
        <w:t xml:space="preserve">emissions </w:t>
      </w:r>
      <w:r w:rsidR="00FE335E" w:rsidRPr="00C654E9">
        <w:rPr>
          <w:sz w:val="20"/>
        </w:rPr>
        <w:t>via</w:t>
      </w:r>
      <w:r w:rsidRPr="00C654E9">
        <w:rPr>
          <w:sz w:val="20"/>
        </w:rPr>
        <w:t xml:space="preserve"> leaching and runoff from manure deposited </w:t>
      </w:r>
      <w:r w:rsidR="00FE335E" w:rsidRPr="00C654E9">
        <w:rPr>
          <w:sz w:val="20"/>
        </w:rPr>
        <w:t xml:space="preserve">directly </w:t>
      </w:r>
      <w:r w:rsidRPr="00C654E9">
        <w:rPr>
          <w:sz w:val="20"/>
        </w:rPr>
        <w:t>on pasture (kg N</w:t>
      </w:r>
      <w:r w:rsidRPr="00C654E9">
        <w:rPr>
          <w:sz w:val="20"/>
          <w:vertAlign w:val="subscript"/>
        </w:rPr>
        <w:t>2</w:t>
      </w:r>
      <w:r w:rsidRPr="00C654E9">
        <w:rPr>
          <w:sz w:val="20"/>
        </w:rPr>
        <w:t>O-N day</w:t>
      </w:r>
      <w:r w:rsidRPr="00C654E9">
        <w:rPr>
          <w:sz w:val="20"/>
          <w:vertAlign w:val="superscript"/>
        </w:rPr>
        <w:t>-1</w:t>
      </w:r>
      <w:r w:rsidRPr="00C654E9">
        <w:rPr>
          <w:sz w:val="20"/>
        </w:rPr>
        <w:t>)</w:t>
      </w:r>
      <w:r w:rsidR="007C0382" w:rsidRPr="00C654E9">
        <w:rPr>
          <w:sz w:val="20"/>
        </w:rPr>
        <w:t>, by animal group</w:t>
      </w:r>
    </w:p>
    <w:p w14:paraId="67B795C0" w14:textId="04755EDE" w:rsidR="005C3873" w:rsidRPr="00C654E9"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m:t>
        </m:r>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e>
        </m:nary>
      </m:oMath>
      <w:r w:rsidRPr="00C654E9">
        <w:rPr>
          <w:b/>
          <w:szCs w:val="24"/>
        </w:rPr>
        <w:t xml:space="preserve"> </w:t>
      </w:r>
      <w:r w:rsidRPr="00C654E9">
        <w:rPr>
          <w:b/>
          <w:szCs w:val="24"/>
        </w:rPr>
        <w:tab/>
      </w:r>
      <w:bookmarkStart w:id="869" w:name="TotalN2O_N_LeachingPasture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5.4.4</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3</w:t>
      </w:r>
      <w:r w:rsidR="001977CC" w:rsidRPr="00C654E9">
        <w:rPr>
          <w:b/>
        </w:rPr>
        <w:fldChar w:fldCharType="end"/>
      </w:r>
      <w:bookmarkEnd w:id="869"/>
    </w:p>
    <w:p w14:paraId="08F8D44D" w14:textId="77777777" w:rsidR="005C3873" w:rsidRPr="001B66A5" w:rsidRDefault="005C3873" w:rsidP="005C3873">
      <w:pPr>
        <w:tabs>
          <w:tab w:val="clear" w:pos="2880"/>
          <w:tab w:val="left" w:pos="2694"/>
        </w:tabs>
        <w:ind w:left="2694" w:hanging="2694"/>
        <w:rPr>
          <w:i/>
          <w:sz w:val="20"/>
        </w:rPr>
      </w:pPr>
      <w:r w:rsidRPr="00C654E9">
        <w:rPr>
          <w:sz w:val="20"/>
        </w:rPr>
        <w:t>where</w:t>
      </w:r>
    </w:p>
    <w:p w14:paraId="4CF53084" w14:textId="3C39C051" w:rsidR="005C3873" w:rsidRDefault="00EE6923" w:rsidP="005C3873">
      <w:pPr>
        <w:tabs>
          <w:tab w:val="clear" w:pos="2880"/>
          <w:tab w:val="clear" w:pos="9360"/>
        </w:tabs>
        <w:spacing w:before="0"/>
        <w:ind w:left="2835" w:hanging="2835"/>
        <w:rPr>
          <w:sz w:val="20"/>
        </w:rPr>
      </w:pPr>
      <w:r w:rsidRPr="001B66A5">
        <w:rPr>
          <w:noProof/>
        </w:rPr>
        <mc:AlternateContent>
          <mc:Choice Requires="wps">
            <w:drawing>
              <wp:anchor distT="0" distB="0" distL="114300" distR="114300" simplePos="0" relativeHeight="251653632" behindDoc="0" locked="0" layoutInCell="1" allowOverlap="1" wp14:anchorId="6F002A62" wp14:editId="5652A967">
                <wp:simplePos x="0" y="0"/>
                <wp:positionH relativeFrom="margin">
                  <wp:posOffset>19050</wp:posOffset>
                </wp:positionH>
                <wp:positionV relativeFrom="paragraph">
                  <wp:posOffset>242570</wp:posOffset>
                </wp:positionV>
                <wp:extent cx="5949950" cy="704850"/>
                <wp:effectExtent l="0" t="0" r="0" b="0"/>
                <wp:wrapTopAndBottom/>
                <wp:docPr id="11690459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D06CF" w14:textId="77777777" w:rsidR="00B1240A" w:rsidRPr="005E7472" w:rsidRDefault="00B1240A" w:rsidP="00825AD1">
                            <w:pPr>
                              <w:rPr>
                                <w:color w:val="000000" w:themeColor="text1"/>
                              </w:rPr>
                            </w:pPr>
                            <w:r w:rsidRPr="005E7472">
                              <w:rPr>
                                <w:color w:val="000000" w:themeColor="text1"/>
                              </w:rPr>
                              <w:t>Holos V4 will use the following constant value:</w:t>
                            </w:r>
                          </w:p>
                          <w:p w14:paraId="585B0326" w14:textId="77777777" w:rsidR="00B1240A" w:rsidRPr="00A90743" w:rsidRDefault="00B1240A" w:rsidP="00825AD1">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2A62" id="Rectangle 7" o:spid="_x0000_s1074" style="position:absolute;left:0;text-align:left;margin-left:1.5pt;margin-top:19.1pt;width:468.5pt;height:5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3L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" fillcolor="white [3212]" strokecolor="#243f60 [1604]" strokeweight="2pt">
                <v:path arrowok="t"/>
                <v:textbox>
                  <w:txbxContent>
                    <w:p w14:paraId="36DD06CF" w14:textId="77777777" w:rsidR="00B1240A" w:rsidRPr="005E7472" w:rsidRDefault="00B1240A" w:rsidP="00825AD1">
                      <w:pPr>
                        <w:rPr>
                          <w:color w:val="000000" w:themeColor="text1"/>
                        </w:rPr>
                      </w:pPr>
                      <w:r w:rsidRPr="005E7472">
                        <w:rPr>
                          <w:color w:val="000000" w:themeColor="text1"/>
                        </w:rPr>
                        <w:t>Holos V4 will use the following constant value:</w:t>
                      </w:r>
                    </w:p>
                    <w:p w14:paraId="585B0326" w14:textId="77777777" w:rsidR="00B1240A" w:rsidRPr="00A90743" w:rsidRDefault="00B1240A" w:rsidP="00825AD1">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v:textbox>
                <w10:wrap type="topAndBottom" anchorx="margin"/>
              </v:rect>
            </w:pict>
          </mc:Fallback>
        </mc:AlternateContent>
      </w:r>
      <w:r w:rsidR="005C3873" w:rsidRPr="001B66A5">
        <w:rPr>
          <w:i/>
          <w:sz w:val="20"/>
        </w:rPr>
        <w:t>Total_N</w:t>
      </w:r>
      <w:r w:rsidR="005C3873" w:rsidRPr="001B66A5">
        <w:rPr>
          <w:i/>
          <w:sz w:val="20"/>
          <w:vertAlign w:val="subscript"/>
        </w:rPr>
        <w:t>2</w:t>
      </w:r>
      <w:r w:rsidR="005C3873" w:rsidRPr="001B66A5">
        <w:rPr>
          <w:i/>
          <w:sz w:val="20"/>
        </w:rPr>
        <w:t>O-N</w:t>
      </w:r>
      <w:r w:rsidR="005C3873" w:rsidRPr="001B66A5">
        <w:rPr>
          <w:i/>
          <w:sz w:val="20"/>
          <w:vertAlign w:val="subscript"/>
        </w:rPr>
        <w:t>leachingpasture</w:t>
      </w:r>
      <w:r w:rsidR="005C3873" w:rsidRPr="001B66A5">
        <w:rPr>
          <w:sz w:val="20"/>
        </w:rPr>
        <w:tab/>
        <w:t>N</w:t>
      </w:r>
      <w:r w:rsidR="005C3873" w:rsidRPr="001B66A5">
        <w:rPr>
          <w:sz w:val="20"/>
          <w:vertAlign w:val="subscript"/>
        </w:rPr>
        <w:t>2</w:t>
      </w:r>
      <w:r w:rsidR="005C3873" w:rsidRPr="001B66A5">
        <w:rPr>
          <w:sz w:val="20"/>
        </w:rPr>
        <w:t>O-N leached from manure deposited directly on pasture (kg N</w:t>
      </w:r>
      <w:r w:rsidR="005C3873" w:rsidRPr="001B66A5">
        <w:rPr>
          <w:sz w:val="20"/>
          <w:vertAlign w:val="subscript"/>
        </w:rPr>
        <w:t>2</w:t>
      </w:r>
      <w:r w:rsidR="005C3873" w:rsidRPr="001B66A5">
        <w:rPr>
          <w:sz w:val="20"/>
        </w:rPr>
        <w:t>O-N), by livestock type</w:t>
      </w:r>
    </w:p>
    <w:p w14:paraId="5A2F6652" w14:textId="7C951274" w:rsidR="005C3873" w:rsidRPr="00A80133" w:rsidRDefault="005C3873" w:rsidP="00655E72">
      <w:pPr>
        <w:keepNext/>
        <w:tabs>
          <w:tab w:val="clear" w:pos="2880"/>
          <w:tab w:val="clear" w:pos="9360"/>
          <w:tab w:val="right" w:pos="9781"/>
        </w:tabs>
        <w:spacing w:after="120"/>
        <w:rPr>
          <w:b/>
          <w:szCs w:val="24"/>
        </w:rPr>
      </w:pPr>
      <w:r w:rsidRPr="00A80133">
        <w:rPr>
          <w:b/>
          <w:szCs w:val="24"/>
        </w:rPr>
        <w:t>To estimate the actual amount of NO</w:t>
      </w:r>
      <w:r w:rsidRPr="00A80133">
        <w:rPr>
          <w:b/>
          <w:szCs w:val="24"/>
          <w:vertAlign w:val="subscript"/>
        </w:rPr>
        <w:t>3</w:t>
      </w:r>
      <w:r w:rsidRPr="00A80133">
        <w:rPr>
          <w:b/>
          <w:szCs w:val="24"/>
        </w:rPr>
        <w:t>-N leached:</w:t>
      </w:r>
    </w:p>
    <w:p w14:paraId="060CC994" w14:textId="78EFAAA5" w:rsidR="00655E72" w:rsidRPr="00A80133" w:rsidRDefault="00000000" w:rsidP="00655E72">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55E72" w:rsidRPr="00A80133">
        <w:rPr>
          <w:b/>
          <w:szCs w:val="24"/>
        </w:rPr>
        <w:t xml:space="preserve"> </w:t>
      </w:r>
      <w:r w:rsidR="00655E72" w:rsidRPr="00A80133">
        <w:rPr>
          <w:b/>
          <w:szCs w:val="24"/>
        </w:rPr>
        <w:tab/>
      </w:r>
      <w:bookmarkStart w:id="870" w:name="NO3_N_LeachingPasture_Eq"/>
      <w:r w:rsidR="00655E72" w:rsidRPr="00A80133">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bookmarkEnd w:id="870"/>
    </w:p>
    <w:p w14:paraId="339DE87E" w14:textId="77777777" w:rsidR="00655E72" w:rsidRPr="00A80133" w:rsidRDefault="00655E72" w:rsidP="00655E72">
      <w:pPr>
        <w:tabs>
          <w:tab w:val="clear" w:pos="2880"/>
          <w:tab w:val="left" w:pos="2694"/>
        </w:tabs>
        <w:ind w:left="2694" w:hanging="2694"/>
        <w:rPr>
          <w:i/>
          <w:sz w:val="20"/>
        </w:rPr>
      </w:pPr>
      <w:r w:rsidRPr="00A80133">
        <w:rPr>
          <w:sz w:val="20"/>
        </w:rPr>
        <w:t>where</w:t>
      </w:r>
    </w:p>
    <w:p w14:paraId="4BECE651" w14:textId="798D650B" w:rsidR="00655E72" w:rsidRPr="004E731D" w:rsidRDefault="00655E72" w:rsidP="00655E72">
      <w:pPr>
        <w:tabs>
          <w:tab w:val="clear" w:pos="2880"/>
          <w:tab w:val="clear" w:pos="9360"/>
        </w:tabs>
        <w:spacing w:before="0"/>
        <w:ind w:left="2835" w:hanging="2835"/>
        <w:rPr>
          <w:sz w:val="20"/>
        </w:rPr>
      </w:pPr>
      <w:r w:rsidRPr="004E731D">
        <w:rPr>
          <w:i/>
          <w:sz w:val="20"/>
        </w:rPr>
        <w:t>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 xml:space="preserve">-N leached from manure deposited </w:t>
      </w:r>
      <w:r w:rsidR="007C0382" w:rsidRPr="004E731D">
        <w:rPr>
          <w:sz w:val="20"/>
        </w:rPr>
        <w:t xml:space="preserve">directly </w:t>
      </w:r>
      <w:r w:rsidRPr="004E731D">
        <w:rPr>
          <w:sz w:val="20"/>
        </w:rPr>
        <w:t>on pasture (kg NO</w:t>
      </w:r>
      <w:r w:rsidRPr="004E731D">
        <w:rPr>
          <w:sz w:val="20"/>
          <w:vertAlign w:val="subscript"/>
        </w:rPr>
        <w:t>3</w:t>
      </w:r>
      <w:r w:rsidRPr="004E731D">
        <w:rPr>
          <w:sz w:val="20"/>
        </w:rPr>
        <w:t>-N)</w:t>
      </w:r>
      <w:r w:rsidR="007C0382" w:rsidRPr="004E731D">
        <w:rPr>
          <w:sz w:val="20"/>
        </w:rPr>
        <w:t>, by animal group</w:t>
      </w:r>
    </w:p>
    <w:p w14:paraId="049E29BA" w14:textId="42DBCFDB" w:rsidR="00006ABA" w:rsidRPr="004E731D" w:rsidRDefault="00000000" w:rsidP="00006AB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00006ABA" w:rsidRPr="004E731D">
        <w:rPr>
          <w:b/>
          <w:szCs w:val="24"/>
        </w:rPr>
        <w:t xml:space="preserve"> </w:t>
      </w:r>
      <w:r w:rsidR="00006ABA" w:rsidRPr="004E731D">
        <w:rPr>
          <w:b/>
          <w:szCs w:val="24"/>
        </w:rPr>
        <w:tab/>
      </w:r>
      <w:bookmarkStart w:id="871" w:name="TotalNO3_N_LeachingPasture_Eq"/>
      <w:r w:rsidR="00006ABA" w:rsidRPr="004E731D">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bookmarkEnd w:id="871"/>
    </w:p>
    <w:p w14:paraId="42B383E3" w14:textId="77777777" w:rsidR="00006ABA" w:rsidRPr="004E731D" w:rsidRDefault="00006ABA" w:rsidP="00006ABA">
      <w:pPr>
        <w:tabs>
          <w:tab w:val="clear" w:pos="2880"/>
          <w:tab w:val="left" w:pos="2694"/>
        </w:tabs>
        <w:ind w:left="2694" w:hanging="2694"/>
        <w:rPr>
          <w:i/>
          <w:sz w:val="20"/>
        </w:rPr>
      </w:pPr>
      <w:r w:rsidRPr="004E731D">
        <w:rPr>
          <w:sz w:val="20"/>
        </w:rPr>
        <w:t>where</w:t>
      </w:r>
    </w:p>
    <w:p w14:paraId="7BD76198" w14:textId="4DA95312" w:rsidR="00006ABA" w:rsidRDefault="00006ABA" w:rsidP="00006ABA">
      <w:pPr>
        <w:tabs>
          <w:tab w:val="clear" w:pos="2880"/>
          <w:tab w:val="clear" w:pos="9360"/>
        </w:tabs>
        <w:spacing w:before="0"/>
        <w:ind w:left="2835" w:hanging="2835"/>
        <w:rPr>
          <w:sz w:val="20"/>
        </w:rPr>
      </w:pPr>
      <w:r w:rsidRPr="004E731D">
        <w:rPr>
          <w:i/>
          <w:sz w:val="20"/>
        </w:rPr>
        <w:t>Total_NO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-N leached from manure deposited directly on pasture (kg NO</w:t>
      </w:r>
      <w:r w:rsidRPr="004E731D">
        <w:rPr>
          <w:sz w:val="20"/>
          <w:vertAlign w:val="subscript"/>
        </w:rPr>
        <w:t>3</w:t>
      </w:r>
      <w:r w:rsidRPr="004E731D">
        <w:rPr>
          <w:sz w:val="20"/>
        </w:rPr>
        <w:t>-N), by livestock type</w:t>
      </w:r>
    </w:p>
    <w:p w14:paraId="7C78C15B" w14:textId="4B67EC7F" w:rsidR="0074700B" w:rsidRPr="00D5649B" w:rsidRDefault="0074700B" w:rsidP="008A7F5F">
      <w:pPr>
        <w:pStyle w:val="Heading3"/>
      </w:pPr>
      <w:bookmarkStart w:id="872" w:name="_Toc152758655"/>
      <w:r w:rsidRPr="00D5649B">
        <w:t>Total indirect N</w:t>
      </w:r>
      <w:r w:rsidRPr="00D5649B">
        <w:rPr>
          <w:vertAlign w:val="subscript"/>
        </w:rPr>
        <w:t>2</w:t>
      </w:r>
      <w:r w:rsidRPr="00D5649B">
        <w:t>O emissions from manure</w:t>
      </w:r>
      <w:bookmarkEnd w:id="872"/>
    </w:p>
    <w:p w14:paraId="3F9EA968" w14:textId="20374895" w:rsidR="0074700B" w:rsidRPr="00D5649B" w:rsidRDefault="0074700B" w:rsidP="0074700B">
      <w:pPr>
        <w:rPr>
          <w:b/>
          <w:szCs w:val="24"/>
        </w:rPr>
      </w:pPr>
      <w:r w:rsidRPr="00D5649B">
        <w:rPr>
          <w:b/>
        </w:rPr>
        <w:t xml:space="preserve">For all </w:t>
      </w:r>
      <w:r w:rsidR="000C1C34">
        <w:rPr>
          <w:b/>
        </w:rPr>
        <w:t>animal</w:t>
      </w:r>
      <w:r w:rsidR="000C1C34" w:rsidRPr="00D5649B">
        <w:rPr>
          <w:b/>
        </w:rPr>
        <w:t xml:space="preserve"> </w:t>
      </w:r>
      <w:r w:rsidRPr="00D5649B">
        <w:rPr>
          <w:b/>
        </w:rPr>
        <w:t>groups:</w:t>
      </w:r>
    </w:p>
    <w:p w14:paraId="44D5E39B" w14:textId="6DC8FFE9" w:rsidR="0074700B" w:rsidRPr="00D5649B" w:rsidRDefault="00000000" w:rsidP="004E5C0B">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indirectpasture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volatilizationpasture</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leachingpasture</m:t>
            </m:r>
          </m:sub>
        </m:sSub>
      </m:oMath>
      <w:r w:rsidR="0074700B" w:rsidRPr="00D5649B">
        <w:rPr>
          <w:b/>
          <w:szCs w:val="24"/>
        </w:rPr>
        <w:t xml:space="preserve"> </w:t>
      </w:r>
      <w:r w:rsidR="0074700B" w:rsidRPr="00D5649B">
        <w:rPr>
          <w:b/>
          <w:szCs w:val="24"/>
        </w:rPr>
        <w:tab/>
      </w:r>
      <w:r w:rsidR="0074700B"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4559AD9" w14:textId="385B1301" w:rsidR="0074700B" w:rsidRPr="004E5C0B" w:rsidRDefault="0074700B" w:rsidP="004E5C0B">
      <w:pPr>
        <w:tabs>
          <w:tab w:val="clear" w:pos="2880"/>
          <w:tab w:val="clear" w:pos="9360"/>
        </w:tabs>
        <w:ind w:left="2835" w:hanging="2835"/>
        <w:rPr>
          <w:sz w:val="20"/>
        </w:rPr>
      </w:pPr>
      <w:r w:rsidRPr="004E5C0B">
        <w:rPr>
          <w:sz w:val="20"/>
        </w:rPr>
        <w:t>where</w:t>
      </w:r>
    </w:p>
    <w:p w14:paraId="03224343" w14:textId="3E704AD1" w:rsidR="0074700B" w:rsidRPr="004E731D" w:rsidRDefault="0074700B" w:rsidP="00F53C34">
      <w:pPr>
        <w:tabs>
          <w:tab w:val="clear" w:pos="2880"/>
          <w:tab w:val="clear" w:pos="9360"/>
        </w:tabs>
        <w:spacing w:before="0"/>
        <w:ind w:left="2835" w:right="1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indirect</w:t>
      </w:r>
      <w:r w:rsidR="007C0382">
        <w:rPr>
          <w:i/>
          <w:sz w:val="20"/>
          <w:vertAlign w:val="subscript"/>
        </w:rPr>
        <w:t>pasture</w:t>
      </w:r>
      <w:r w:rsidRPr="00D5649B">
        <w:rPr>
          <w:i/>
          <w:sz w:val="20"/>
        </w:rPr>
        <w:tab/>
      </w:r>
      <w:r w:rsidRPr="00D5649B">
        <w:rPr>
          <w:sz w:val="20"/>
        </w:rPr>
        <w:t>Total indirect N</w:t>
      </w:r>
      <w:r w:rsidRPr="00D5649B">
        <w:rPr>
          <w:sz w:val="20"/>
          <w:vertAlign w:val="subscript"/>
        </w:rPr>
        <w:t>2</w:t>
      </w:r>
      <w:r w:rsidRPr="00D5649B">
        <w:rPr>
          <w:sz w:val="20"/>
        </w:rPr>
        <w:t xml:space="preserve">O emissions from manure deposited on pasture (kg </w:t>
      </w:r>
      <w:r w:rsidRPr="004E731D">
        <w:rPr>
          <w:sz w:val="20"/>
        </w:rPr>
        <w:t>N</w:t>
      </w:r>
      <w:r w:rsidRPr="004E731D">
        <w:rPr>
          <w:sz w:val="20"/>
          <w:vertAlign w:val="subscript"/>
        </w:rPr>
        <w:t>2</w:t>
      </w:r>
      <w:r w:rsidRPr="004E731D">
        <w:rPr>
          <w:sz w:val="20"/>
        </w:rPr>
        <w:t>O-N day</w:t>
      </w:r>
      <w:r w:rsidRPr="004E731D">
        <w:rPr>
          <w:sz w:val="20"/>
          <w:vertAlign w:val="superscript"/>
        </w:rPr>
        <w:t>-1</w:t>
      </w:r>
      <w:r w:rsidRPr="004E731D">
        <w:rPr>
          <w:sz w:val="20"/>
        </w:rPr>
        <w:t>)</w:t>
      </w:r>
      <w:r w:rsidR="007C0382" w:rsidRPr="004E731D">
        <w:rPr>
          <w:sz w:val="20"/>
        </w:rPr>
        <w:t>, by animal group</w:t>
      </w:r>
    </w:p>
    <w:p w14:paraId="79D8A673" w14:textId="2B725ADD" w:rsidR="0074700B" w:rsidRPr="004E731D" w:rsidRDefault="0074700B" w:rsidP="008A7F5F">
      <w:pPr>
        <w:pStyle w:val="Heading3"/>
      </w:pPr>
      <w:bookmarkStart w:id="873" w:name="_Toc152758656"/>
      <w:r w:rsidRPr="004E731D">
        <w:t>Total N</w:t>
      </w:r>
      <w:r w:rsidRPr="004E731D">
        <w:rPr>
          <w:vertAlign w:val="subscript"/>
        </w:rPr>
        <w:t>2</w:t>
      </w:r>
      <w:r w:rsidRPr="004E731D">
        <w:t xml:space="preserve">O emissions from </w:t>
      </w:r>
      <w:r w:rsidR="000B5CA4" w:rsidRPr="004E731D">
        <w:t xml:space="preserve">livestock </w:t>
      </w:r>
      <w:r w:rsidRPr="004E731D">
        <w:t>manure</w:t>
      </w:r>
      <w:r w:rsidR="000B5CA4" w:rsidRPr="004E731D">
        <w:t xml:space="preserve"> deposited on pasture</w:t>
      </w:r>
      <w:bookmarkEnd w:id="873"/>
    </w:p>
    <w:p w14:paraId="07767F45" w14:textId="7FCFE3F3" w:rsidR="0074700B" w:rsidRPr="00D5649B" w:rsidRDefault="0074700B" w:rsidP="0074700B">
      <w:pPr>
        <w:rPr>
          <w:b/>
        </w:rPr>
      </w:pPr>
      <w:r w:rsidRPr="00D5649B">
        <w:rPr>
          <w:b/>
        </w:rPr>
        <w:t xml:space="preserve">For all </w:t>
      </w:r>
      <w:r w:rsidR="000C1C34">
        <w:rPr>
          <w:b/>
        </w:rPr>
        <w:t>animal</w:t>
      </w:r>
      <w:r w:rsidR="000C1C34" w:rsidRPr="00D5649B">
        <w:rPr>
          <w:b/>
        </w:rPr>
        <w:t xml:space="preserve"> </w:t>
      </w:r>
      <w:r w:rsidRPr="00D5649B">
        <w:rPr>
          <w:b/>
        </w:rPr>
        <w:t>groups:</w:t>
      </w:r>
    </w:p>
    <w:p w14:paraId="67FD2659" w14:textId="6AF1B0AA" w:rsidR="0074700B" w:rsidRPr="00622C39" w:rsidRDefault="0074700B" w:rsidP="004E5C0B">
      <w:pPr>
        <w:pStyle w:val="Caption"/>
        <w:keepNext/>
        <w:tabs>
          <w:tab w:val="clear" w:pos="9360"/>
          <w:tab w:val="right" w:pos="9781"/>
        </w:tabs>
        <w:spacing w:after="120"/>
        <w:rPr>
          <w:b/>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indirectpasture</m:t>
            </m:r>
          </m:sub>
        </m:sSub>
      </m:oMath>
      <w:r w:rsidRPr="00622C39">
        <w:rPr>
          <w:b/>
        </w:rPr>
        <w:t xml:space="preserve"> </w:t>
      </w:r>
      <w:r w:rsidRPr="00622C39">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5.4.6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75B50B95" w14:textId="77777777" w:rsidR="0074700B" w:rsidRPr="00622C39" w:rsidRDefault="0074700B" w:rsidP="004E5C0B">
      <w:pPr>
        <w:tabs>
          <w:tab w:val="clear" w:pos="2880"/>
          <w:tab w:val="clear" w:pos="9360"/>
        </w:tabs>
        <w:ind w:left="2835" w:hanging="2835"/>
        <w:rPr>
          <w:sz w:val="20"/>
        </w:rPr>
      </w:pPr>
      <w:r w:rsidRPr="00622C39">
        <w:rPr>
          <w:sz w:val="20"/>
        </w:rPr>
        <w:t>where</w:t>
      </w:r>
    </w:p>
    <w:p w14:paraId="3D8A3882" w14:textId="20EA21D0" w:rsidR="0074700B" w:rsidRPr="00D5649B" w:rsidRDefault="0074700B" w:rsidP="004E5C0B">
      <w:pPr>
        <w:tabs>
          <w:tab w:val="clear" w:pos="2880"/>
          <w:tab w:val="clear" w:pos="9360"/>
        </w:tabs>
        <w:spacing w:before="0"/>
        <w:ind w:left="2835" w:hanging="2835"/>
        <w:rPr>
          <w:sz w:val="20"/>
        </w:rPr>
      </w:pPr>
      <w:r w:rsidRPr="00622C39">
        <w:rPr>
          <w:i/>
          <w:sz w:val="20"/>
        </w:rPr>
        <w:t>N</w:t>
      </w:r>
      <w:r w:rsidRPr="00622C39">
        <w:rPr>
          <w:i/>
          <w:sz w:val="20"/>
          <w:vertAlign w:val="subscript"/>
        </w:rPr>
        <w:t>2</w:t>
      </w:r>
      <w:r w:rsidRPr="00622C39">
        <w:rPr>
          <w:i/>
          <w:sz w:val="20"/>
        </w:rPr>
        <w:t>O</w:t>
      </w:r>
      <w:r w:rsidR="001844C2" w:rsidRPr="00622C39">
        <w:rPr>
          <w:i/>
          <w:sz w:val="20"/>
        </w:rPr>
        <w:t>-N</w:t>
      </w:r>
      <w:r w:rsidR="000B5CA4" w:rsidRPr="00622C39">
        <w:rPr>
          <w:i/>
          <w:sz w:val="20"/>
          <w:vertAlign w:val="subscript"/>
        </w:rPr>
        <w:t>pasture</w:t>
      </w:r>
      <w:r w:rsidRPr="00622C39">
        <w:rPr>
          <w:i/>
          <w:sz w:val="20"/>
          <w:vertAlign w:val="subscript"/>
        </w:rPr>
        <w:tab/>
      </w:r>
      <w:r w:rsidRPr="00622C39">
        <w:rPr>
          <w:sz w:val="20"/>
        </w:rPr>
        <w:t>Total direct and indirect manure N</w:t>
      </w:r>
      <w:r w:rsidRPr="00622C39">
        <w:rPr>
          <w:sz w:val="20"/>
          <w:vertAlign w:val="subscript"/>
        </w:rPr>
        <w:t>2</w:t>
      </w:r>
      <w:r w:rsidRPr="00622C39">
        <w:rPr>
          <w:sz w:val="20"/>
        </w:rPr>
        <w:t xml:space="preserve">O emissions </w:t>
      </w:r>
      <w:r w:rsidR="000B5CA4" w:rsidRPr="00622C39">
        <w:rPr>
          <w:sz w:val="20"/>
        </w:rPr>
        <w:t xml:space="preserve">from livestock manure deposited o pasture </w:t>
      </w:r>
      <w:r w:rsidRPr="00622C39">
        <w:rPr>
          <w:sz w:val="20"/>
        </w:rPr>
        <w:t>(kg N</w:t>
      </w:r>
      <w:r w:rsidRPr="00622C39">
        <w:rPr>
          <w:sz w:val="20"/>
          <w:vertAlign w:val="subscript"/>
        </w:rPr>
        <w:t>2</w:t>
      </w:r>
      <w:r w:rsidRPr="00622C39">
        <w:rPr>
          <w:sz w:val="20"/>
        </w:rPr>
        <w:t>O</w:t>
      </w:r>
      <w:r w:rsidR="001844C2" w:rsidRPr="00622C39">
        <w:rPr>
          <w:sz w:val="20"/>
        </w:rPr>
        <w:t>-N</w:t>
      </w:r>
      <w:r w:rsidRPr="00622C39">
        <w:rPr>
          <w:sz w:val="20"/>
        </w:rPr>
        <w:t>)</w:t>
      </w:r>
      <w:r w:rsidR="007C0382" w:rsidRPr="00622C39">
        <w:rPr>
          <w:sz w:val="20"/>
        </w:rPr>
        <w:t>, by animal group</w:t>
      </w:r>
    </w:p>
    <w:p w14:paraId="7AA6A3EC" w14:textId="77777777" w:rsidR="0074700B" w:rsidRPr="00D5649B" w:rsidRDefault="0074700B" w:rsidP="0074700B">
      <w:pPr>
        <w:pStyle w:val="Heading2"/>
      </w:pPr>
      <w:bookmarkStart w:id="874" w:name="_Toc152758657"/>
      <w:r w:rsidRPr="00D5649B">
        <w:t>Total emissions</w:t>
      </w:r>
      <w:bookmarkEnd w:id="874"/>
    </w:p>
    <w:p w14:paraId="3AB0B641" w14:textId="0CC25362" w:rsidR="00BE312A" w:rsidRPr="00D5649B" w:rsidRDefault="0074700B" w:rsidP="00BE312A">
      <w:pPr>
        <w:keepNext/>
        <w:rPr>
          <w:szCs w:val="24"/>
        </w:rPr>
      </w:pPr>
      <w:r w:rsidRPr="00D5649B">
        <w:rPr>
          <w:szCs w:val="24"/>
        </w:rPr>
        <w:lastRenderedPageBreak/>
        <w:t xml:space="preserve">Emissions from </w:t>
      </w:r>
      <w:r w:rsidR="000B5CA4" w:rsidRPr="00D5649B">
        <w:rPr>
          <w:szCs w:val="24"/>
        </w:rPr>
        <w:t>livestock manure deposited on pasture</w:t>
      </w:r>
      <w:r w:rsidRPr="00D5649B">
        <w:rPr>
          <w:szCs w:val="24"/>
        </w:rPr>
        <w:t xml:space="preserve"> should be summed for all animal groups within each broad livestock </w:t>
      </w:r>
      <w:r w:rsidR="000C1C34">
        <w:rPr>
          <w:szCs w:val="24"/>
        </w:rPr>
        <w:t>type</w:t>
      </w:r>
      <w:r w:rsidR="000C1C34" w:rsidRPr="00D5649B">
        <w:rPr>
          <w:szCs w:val="24"/>
        </w:rPr>
        <w:t xml:space="preserve"> </w:t>
      </w:r>
      <w:r w:rsidRPr="00D5649B">
        <w:rPr>
          <w:szCs w:val="24"/>
        </w:rPr>
        <w:t>(i</w:t>
      </w:r>
      <w:r w:rsidR="000B5CA4" w:rsidRPr="00D5649B">
        <w:rPr>
          <w:szCs w:val="24"/>
        </w:rPr>
        <w:t>.e., beef cattle, dairy cattle</w:t>
      </w:r>
      <w:r w:rsidRPr="00D5649B">
        <w:rPr>
          <w:szCs w:val="24"/>
        </w:rPr>
        <w:t>,</w:t>
      </w:r>
      <w:r w:rsidR="000B5CA4" w:rsidRPr="00D5649B">
        <w:rPr>
          <w:szCs w:val="24"/>
        </w:rPr>
        <w:t xml:space="preserve"> sheep, etc.)</w:t>
      </w:r>
      <w:r w:rsidR="00BE312A" w:rsidRPr="00D5649B">
        <w:rPr>
          <w:szCs w:val="24"/>
        </w:rPr>
        <w:t>.</w:t>
      </w:r>
    </w:p>
    <w:p w14:paraId="284CAC3D" w14:textId="60151D61" w:rsidR="00BE312A" w:rsidRPr="00D5649B" w:rsidRDefault="001844C2" w:rsidP="008A7F5F">
      <w:pPr>
        <w:pStyle w:val="Heading3"/>
      </w:pPr>
      <w:bookmarkStart w:id="875" w:name="_Toc152758658"/>
      <w:r w:rsidRPr="00D5649B">
        <w:t>Manure CH</w:t>
      </w:r>
      <w:r w:rsidRPr="00D5649B">
        <w:rPr>
          <w:vertAlign w:val="subscript"/>
        </w:rPr>
        <w:t>4</w:t>
      </w:r>
      <w:r w:rsidRPr="00D5649B">
        <w:t xml:space="preserve"> emissions</w:t>
      </w:r>
      <w:bookmarkEnd w:id="875"/>
    </w:p>
    <w:p w14:paraId="207864B9" w14:textId="44D53734" w:rsidR="00BE312A" w:rsidRPr="00D5649B"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e>
        </m:nary>
      </m:oMath>
      <w:r w:rsidRPr="00D5649B">
        <w:rPr>
          <w:rFonts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5.5.1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45BCC866" w14:textId="725CBB81" w:rsidR="00BE312A" w:rsidRPr="004E5C0B" w:rsidRDefault="00BE312A" w:rsidP="004E5C0B">
      <w:pPr>
        <w:tabs>
          <w:tab w:val="clear" w:pos="2880"/>
          <w:tab w:val="clear" w:pos="9360"/>
        </w:tabs>
        <w:ind w:left="2835" w:hanging="2835"/>
        <w:rPr>
          <w:sz w:val="20"/>
        </w:rPr>
      </w:pPr>
      <w:r w:rsidRPr="004E5C0B">
        <w:rPr>
          <w:sz w:val="20"/>
        </w:rPr>
        <w:t xml:space="preserve">where </w:t>
      </w:r>
    </w:p>
    <w:p w14:paraId="7660DDEC" w14:textId="23765458" w:rsidR="00BE312A" w:rsidRPr="00D5649B" w:rsidRDefault="00BE312A" w:rsidP="004E5C0B">
      <w:pPr>
        <w:tabs>
          <w:tab w:val="clear" w:pos="2880"/>
          <w:tab w:val="clear" w:pos="9360"/>
        </w:tabs>
        <w:spacing w:before="0"/>
        <w:ind w:left="2835" w:hanging="2835"/>
        <w:rPr>
          <w:sz w:val="20"/>
        </w:rPr>
      </w:pPr>
      <w:r w:rsidRPr="00D5649B">
        <w:rPr>
          <w:i/>
          <w:sz w:val="20"/>
        </w:rPr>
        <w:t>Total_CH</w:t>
      </w:r>
      <w:r w:rsidRPr="00D5649B">
        <w:rPr>
          <w:i/>
          <w:sz w:val="20"/>
          <w:vertAlign w:val="subscript"/>
        </w:rPr>
        <w:t>4pasture</w:t>
      </w:r>
      <w:r w:rsidRPr="00D5649B">
        <w:rPr>
          <w:i/>
          <w:sz w:val="20"/>
          <w:vertAlign w:val="subscript"/>
        </w:rPr>
        <w:tab/>
      </w:r>
      <w:r w:rsidRPr="00D5649B">
        <w:rPr>
          <w:sz w:val="20"/>
        </w:rPr>
        <w:t>Total CH</w:t>
      </w:r>
      <w:r w:rsidRPr="00D5649B">
        <w:rPr>
          <w:sz w:val="20"/>
          <w:vertAlign w:val="subscript"/>
        </w:rPr>
        <w:t>4</w:t>
      </w:r>
      <w:r w:rsidRPr="00D5649B">
        <w:rPr>
          <w:sz w:val="20"/>
        </w:rPr>
        <w:t xml:space="preserve"> emissions from manure deposited </w:t>
      </w:r>
      <w:r w:rsidR="00147C87">
        <w:rPr>
          <w:sz w:val="20"/>
        </w:rPr>
        <w:t xml:space="preserve">directly </w:t>
      </w:r>
      <w:r w:rsidRPr="00D5649B">
        <w:rPr>
          <w:sz w:val="20"/>
        </w:rPr>
        <w:t>on pasture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147C87">
        <w:rPr>
          <w:sz w:val="20"/>
        </w:rPr>
        <w:t>, by livestock type</w:t>
      </w:r>
    </w:p>
    <w:p w14:paraId="7D2EA403" w14:textId="14FFBA38" w:rsidR="00BE312A" w:rsidRPr="00D5649B" w:rsidRDefault="00BE312A" w:rsidP="004E5C0B">
      <w:pPr>
        <w:tabs>
          <w:tab w:val="clear" w:pos="2880"/>
          <w:tab w:val="clear" w:pos="9360"/>
        </w:tabs>
        <w:spacing w:before="0"/>
        <w:ind w:left="2835" w:hanging="2835"/>
        <w:rPr>
          <w:sz w:val="20"/>
        </w:rPr>
      </w:pPr>
      <w:r w:rsidRPr="001B66A5">
        <w:rPr>
          <w:i/>
          <w:sz w:val="20"/>
        </w:rPr>
        <w:t>CH</w:t>
      </w:r>
      <w:r w:rsidRPr="001B66A5">
        <w:rPr>
          <w:i/>
          <w:sz w:val="20"/>
          <w:vertAlign w:val="subscript"/>
        </w:rPr>
        <w:t>4manure</w:t>
      </w:r>
      <w:r w:rsidRPr="001B66A5">
        <w:rPr>
          <w:i/>
          <w:sz w:val="20"/>
        </w:rPr>
        <w:tab/>
      </w:r>
      <w:r w:rsidRPr="001B66A5">
        <w:rPr>
          <w:sz w:val="20"/>
        </w:rPr>
        <w:t>Manure CH</w:t>
      </w:r>
      <w:r w:rsidRPr="001B66A5">
        <w:rPr>
          <w:sz w:val="20"/>
          <w:vertAlign w:val="subscript"/>
        </w:rPr>
        <w:t>4</w:t>
      </w:r>
      <w:r w:rsidRPr="001B66A5">
        <w:rPr>
          <w:sz w:val="20"/>
        </w:rPr>
        <w:t xml:space="preserve"> emission</w:t>
      </w:r>
      <w:r w:rsidR="00C012E4" w:rsidRPr="001B66A5">
        <w:rPr>
          <w:sz w:val="20"/>
        </w:rPr>
        <w:t>s</w:t>
      </w:r>
      <w:r w:rsidRPr="001B66A5">
        <w:rPr>
          <w:sz w:val="20"/>
        </w:rPr>
        <w:t xml:space="preserve"> </w:t>
      </w:r>
      <w:r w:rsidR="00147C87" w:rsidRPr="001B66A5">
        <w:rPr>
          <w:sz w:val="20"/>
        </w:rPr>
        <w:t xml:space="preserve">from manure deposited directly on pasture </w:t>
      </w:r>
      <w:r w:rsidRPr="001B66A5">
        <w:rPr>
          <w:sz w:val="20"/>
        </w:rPr>
        <w:t>(kg CH</w:t>
      </w:r>
      <w:r w:rsidRPr="001B66A5">
        <w:rPr>
          <w:sz w:val="20"/>
          <w:vertAlign w:val="subscript"/>
        </w:rPr>
        <w:t>4</w:t>
      </w:r>
      <w:r w:rsidRPr="001B66A5">
        <w:rPr>
          <w:sz w:val="20"/>
        </w:rPr>
        <w:t>)</w:t>
      </w:r>
      <w:r w:rsidR="00147C87" w:rsidRPr="001B66A5">
        <w:rPr>
          <w:sz w:val="20"/>
        </w:rPr>
        <w:t>, by animal group</w:t>
      </w:r>
    </w:p>
    <w:p w14:paraId="0156FBE8" w14:textId="65C860C7" w:rsidR="00BE312A" w:rsidRPr="00D5649B" w:rsidRDefault="001844C2" w:rsidP="008A7F5F">
      <w:pPr>
        <w:pStyle w:val="Heading3"/>
      </w:pPr>
      <w:bookmarkStart w:id="876" w:name="_Toc152758659"/>
      <w:r>
        <w:t>M</w:t>
      </w:r>
      <w:r w:rsidR="00C012E4" w:rsidRPr="00D5649B">
        <w:t>anure</w:t>
      </w:r>
      <w:r>
        <w:t xml:space="preserve"> N emissions</w:t>
      </w:r>
      <w:bookmarkEnd w:id="876"/>
    </w:p>
    <w:p w14:paraId="010AADA8" w14:textId="36F6DD4E" w:rsidR="00BE312A" w:rsidRPr="00D5649B"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e>
        </m:nary>
      </m:oMath>
      <w:r w:rsidRPr="00D5649B">
        <w:rPr>
          <w:rFonts w:cstheme="minorHAnsi"/>
          <w:b/>
          <w:i/>
          <w:szCs w:val="24"/>
        </w:rPr>
        <w:tab/>
      </w:r>
      <w:r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5.5.2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72B4E17E" w14:textId="77777777" w:rsidR="00C012E4" w:rsidRPr="004E5C0B" w:rsidRDefault="00C012E4" w:rsidP="004E5C0B">
      <w:pPr>
        <w:tabs>
          <w:tab w:val="clear" w:pos="2880"/>
          <w:tab w:val="clear" w:pos="9360"/>
        </w:tabs>
        <w:ind w:left="2835" w:hanging="2835"/>
        <w:rPr>
          <w:sz w:val="20"/>
        </w:rPr>
      </w:pPr>
      <w:r w:rsidRPr="004E5C0B">
        <w:rPr>
          <w:sz w:val="20"/>
        </w:rPr>
        <w:t xml:space="preserve">where </w:t>
      </w:r>
    </w:p>
    <w:p w14:paraId="5A5ACEA2" w14:textId="309BB465"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Pr="00D5649B">
        <w:rPr>
          <w:sz w:val="20"/>
        </w:rPr>
        <w:t>Total direct N</w:t>
      </w:r>
      <w:r w:rsidR="00C012E4" w:rsidRPr="00D5649B">
        <w:rPr>
          <w:sz w:val="20"/>
          <w:vertAlign w:val="subscript"/>
        </w:rPr>
        <w:t>2</w:t>
      </w:r>
      <w:r w:rsidR="00C012E4" w:rsidRPr="00D5649B">
        <w:rPr>
          <w:sz w:val="20"/>
        </w:rPr>
        <w:t xml:space="preserve">O emissions from manure deposited </w:t>
      </w:r>
      <w:r w:rsidR="00147C87">
        <w:rPr>
          <w:sz w:val="20"/>
        </w:rPr>
        <w:t xml:space="preserve">directly </w:t>
      </w:r>
      <w:r w:rsidR="00C012E4" w:rsidRPr="00D5649B">
        <w:rPr>
          <w:sz w:val="20"/>
        </w:rPr>
        <w:t xml:space="preserve">on pasture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68B60530" w14:textId="18368D33" w:rsidR="00BE312A" w:rsidRPr="00C654E9" w:rsidRDefault="00BE312A" w:rsidP="004E5C0B">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00C012E4" w:rsidRPr="00C654E9">
        <w:rPr>
          <w:i/>
          <w:sz w:val="20"/>
          <w:vertAlign w:val="subscript"/>
        </w:rPr>
        <w:t>directpasture</w:t>
      </w:r>
      <w:r w:rsidRPr="00C654E9">
        <w:rPr>
          <w:i/>
          <w:sz w:val="20"/>
          <w:vertAlign w:val="subscript"/>
        </w:rPr>
        <w:tab/>
      </w:r>
      <w:r w:rsidR="00C012E4" w:rsidRPr="00C654E9">
        <w:rPr>
          <w:sz w:val="20"/>
        </w:rPr>
        <w:t>D</w:t>
      </w:r>
      <w:r w:rsidRPr="00C654E9">
        <w:rPr>
          <w:sz w:val="20"/>
        </w:rPr>
        <w:t>irect N</w:t>
      </w:r>
      <w:r w:rsidR="00C012E4" w:rsidRPr="00C654E9">
        <w:rPr>
          <w:sz w:val="20"/>
          <w:vertAlign w:val="subscript"/>
        </w:rPr>
        <w:t>2</w:t>
      </w:r>
      <w:r w:rsidR="00C012E4" w:rsidRPr="00C654E9">
        <w:rPr>
          <w:sz w:val="20"/>
        </w:rPr>
        <w:t>O</w:t>
      </w:r>
      <w:r w:rsidRPr="00C654E9">
        <w:rPr>
          <w:sz w:val="20"/>
        </w:rPr>
        <w:t xml:space="preserve"> emission</w:t>
      </w:r>
      <w:r w:rsidR="00C012E4" w:rsidRPr="00C654E9">
        <w:rPr>
          <w:sz w:val="20"/>
        </w:rPr>
        <w:t>s from manure deposited on pasture</w:t>
      </w:r>
      <w:r w:rsidRPr="00C654E9">
        <w:rPr>
          <w:sz w:val="20"/>
        </w:rPr>
        <w:t xml:space="preserve"> (kg N</w:t>
      </w:r>
      <w:r w:rsidRPr="00C654E9">
        <w:rPr>
          <w:sz w:val="20"/>
          <w:vertAlign w:val="subscript"/>
        </w:rPr>
        <w:t>2</w:t>
      </w:r>
      <w:r w:rsidRPr="00C654E9">
        <w:rPr>
          <w:sz w:val="20"/>
        </w:rPr>
        <w:t>O-N)</w:t>
      </w:r>
    </w:p>
    <w:p w14:paraId="2A41337A" w14:textId="6F49BB42" w:rsidR="001844C2" w:rsidRPr="00C654E9" w:rsidRDefault="001844C2" w:rsidP="001844C2">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654E9">
        <w:rPr>
          <w:b/>
          <w:szCs w:val="24"/>
        </w:rPr>
        <w:t xml:space="preserve"> </w:t>
      </w:r>
      <w:r w:rsidRPr="00C654E9">
        <w:rPr>
          <w:b/>
          <w:szCs w:val="24"/>
        </w:rPr>
        <w:tab/>
      </w:r>
      <w:bookmarkStart w:id="877" w:name="Total_NH3_Pasture_Eq"/>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5.5.2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bookmarkEnd w:id="877"/>
    </w:p>
    <w:p w14:paraId="2260A39E" w14:textId="77777777" w:rsidR="001844C2" w:rsidRPr="00C654E9" w:rsidRDefault="001844C2" w:rsidP="001844C2">
      <w:pPr>
        <w:tabs>
          <w:tab w:val="clear" w:pos="2880"/>
          <w:tab w:val="clear" w:pos="9360"/>
        </w:tabs>
        <w:ind w:left="2835" w:hanging="2835"/>
        <w:rPr>
          <w:sz w:val="20"/>
        </w:rPr>
      </w:pPr>
      <w:r w:rsidRPr="00C654E9">
        <w:rPr>
          <w:sz w:val="20"/>
        </w:rPr>
        <w:t>where</w:t>
      </w:r>
    </w:p>
    <w:p w14:paraId="7071A522" w14:textId="220F653E" w:rsidR="001844C2" w:rsidRPr="00C654E9" w:rsidRDefault="001844C2" w:rsidP="001844C2">
      <w:pPr>
        <w:tabs>
          <w:tab w:val="clear" w:pos="2880"/>
          <w:tab w:val="clear" w:pos="9360"/>
        </w:tabs>
        <w:spacing w:before="0"/>
        <w:ind w:left="2835" w:hanging="2835"/>
        <w:rPr>
          <w:sz w:val="20"/>
          <w:szCs w:val="24"/>
        </w:rPr>
      </w:pPr>
      <w:r w:rsidRPr="00C654E9">
        <w:rPr>
          <w:i/>
          <w:sz w:val="20"/>
          <w:szCs w:val="24"/>
        </w:rPr>
        <w:t>Total_NH</w:t>
      </w:r>
      <w:r w:rsidRPr="00C654E9">
        <w:rPr>
          <w:i/>
          <w:sz w:val="20"/>
          <w:szCs w:val="24"/>
          <w:vertAlign w:val="subscript"/>
        </w:rPr>
        <w:t>3</w:t>
      </w:r>
      <w:r w:rsidRPr="00C654E9">
        <w:rPr>
          <w:i/>
          <w:sz w:val="20"/>
          <w:szCs w:val="24"/>
        </w:rPr>
        <w:t>_N</w:t>
      </w:r>
      <w:r w:rsidRPr="00C654E9">
        <w:rPr>
          <w:i/>
          <w:sz w:val="20"/>
          <w:szCs w:val="24"/>
          <w:vertAlign w:val="subscript"/>
        </w:rPr>
        <w:t>pasture</w:t>
      </w:r>
      <w:r w:rsidRPr="00C654E9">
        <w:rPr>
          <w:i/>
          <w:sz w:val="20"/>
          <w:szCs w:val="24"/>
        </w:rPr>
        <w:t xml:space="preserve"> </w:t>
      </w:r>
      <w:r w:rsidRPr="00C654E9">
        <w:rPr>
          <w:i/>
          <w:sz w:val="20"/>
          <w:szCs w:val="24"/>
        </w:rPr>
        <w:tab/>
      </w:r>
      <w:r w:rsidRPr="00C654E9">
        <w:rPr>
          <w:sz w:val="20"/>
          <w:szCs w:val="24"/>
        </w:rPr>
        <w:t>Total NH</w:t>
      </w:r>
      <w:r w:rsidRPr="00C654E9">
        <w:rPr>
          <w:sz w:val="20"/>
          <w:szCs w:val="24"/>
          <w:vertAlign w:val="subscript"/>
        </w:rPr>
        <w:t>3</w:t>
      </w:r>
      <w:r w:rsidRPr="00C654E9">
        <w:rPr>
          <w:sz w:val="20"/>
          <w:szCs w:val="24"/>
        </w:rPr>
        <w:t xml:space="preserve">-N emissions from </w:t>
      </w:r>
      <w:r w:rsidR="00147C87" w:rsidRPr="00C654E9">
        <w:rPr>
          <w:sz w:val="20"/>
          <w:szCs w:val="24"/>
        </w:rPr>
        <w:t>manure deposited directly on</w:t>
      </w:r>
      <w:r w:rsidRPr="00C654E9">
        <w:rPr>
          <w:sz w:val="20"/>
          <w:szCs w:val="24"/>
        </w:rPr>
        <w:t xml:space="preserve"> pasture (kg NH</w:t>
      </w:r>
      <w:r w:rsidRPr="00C654E9">
        <w:rPr>
          <w:sz w:val="20"/>
          <w:szCs w:val="24"/>
          <w:vertAlign w:val="subscript"/>
        </w:rPr>
        <w:t>3</w:t>
      </w:r>
      <w:r w:rsidRPr="00C654E9">
        <w:rPr>
          <w:sz w:val="20"/>
          <w:szCs w:val="24"/>
        </w:rPr>
        <w:t>-N)</w:t>
      </w:r>
      <w:r w:rsidR="00147C87" w:rsidRPr="00C654E9">
        <w:rPr>
          <w:sz w:val="20"/>
          <w:szCs w:val="24"/>
        </w:rPr>
        <w:t>, by livestock type</w:t>
      </w:r>
    </w:p>
    <w:p w14:paraId="225D8ED5" w14:textId="6A68398A" w:rsidR="00147C87" w:rsidRPr="00C654E9" w:rsidRDefault="001844C2" w:rsidP="00147C87">
      <w:pPr>
        <w:tabs>
          <w:tab w:val="clear" w:pos="2880"/>
          <w:tab w:val="clear" w:pos="9360"/>
        </w:tabs>
        <w:spacing w:before="0"/>
        <w:ind w:left="2835" w:hanging="2835"/>
        <w:rPr>
          <w:sz w:val="20"/>
          <w:szCs w:val="24"/>
        </w:rPr>
      </w:pPr>
      <w:r w:rsidRPr="00C654E9">
        <w:rPr>
          <w:i/>
          <w:sz w:val="20"/>
          <w:szCs w:val="24"/>
        </w:rPr>
        <w:t>NH</w:t>
      </w:r>
      <w:r w:rsidRPr="00C654E9">
        <w:rPr>
          <w:i/>
          <w:sz w:val="20"/>
          <w:szCs w:val="24"/>
          <w:vertAlign w:val="subscript"/>
        </w:rPr>
        <w:t>3</w:t>
      </w:r>
      <w:r w:rsidRPr="00C654E9">
        <w:rPr>
          <w:i/>
          <w:sz w:val="20"/>
          <w:szCs w:val="24"/>
        </w:rPr>
        <w:t>_N</w:t>
      </w:r>
      <w:r w:rsidRPr="00C654E9">
        <w:rPr>
          <w:i/>
          <w:sz w:val="20"/>
          <w:szCs w:val="24"/>
          <w:vertAlign w:val="subscript"/>
        </w:rPr>
        <w:t>pasture</w:t>
      </w:r>
      <w:r w:rsidRPr="00C654E9">
        <w:rPr>
          <w:i/>
          <w:sz w:val="20"/>
          <w:szCs w:val="24"/>
        </w:rPr>
        <w:t xml:space="preserve"> </w:t>
      </w:r>
      <w:r w:rsidRPr="00C654E9">
        <w:rPr>
          <w:i/>
          <w:sz w:val="20"/>
          <w:szCs w:val="24"/>
        </w:rPr>
        <w:tab/>
      </w:r>
      <w:r w:rsidRPr="00C654E9">
        <w:rPr>
          <w:sz w:val="20"/>
          <w:szCs w:val="24"/>
        </w:rPr>
        <w:t xml:space="preserve">Ammonia emissions from </w:t>
      </w:r>
      <w:r w:rsidR="00147C87" w:rsidRPr="00C654E9">
        <w:rPr>
          <w:sz w:val="20"/>
          <w:szCs w:val="24"/>
        </w:rPr>
        <w:t>manure deposited</w:t>
      </w:r>
      <w:r w:rsidRPr="00C654E9">
        <w:rPr>
          <w:sz w:val="20"/>
          <w:szCs w:val="24"/>
        </w:rPr>
        <w:t xml:space="preserve"> on pasture (kg NH</w:t>
      </w:r>
      <w:r w:rsidRPr="00C654E9">
        <w:rPr>
          <w:sz w:val="20"/>
          <w:szCs w:val="24"/>
          <w:vertAlign w:val="subscript"/>
        </w:rPr>
        <w:t>3</w:t>
      </w:r>
      <w:r w:rsidRPr="00C654E9">
        <w:rPr>
          <w:sz w:val="20"/>
          <w:szCs w:val="24"/>
        </w:rPr>
        <w:t>-N), by animal group</w:t>
      </w:r>
    </w:p>
    <w:p w14:paraId="3D64145D" w14:textId="1448511C" w:rsidR="00BE312A" w:rsidRPr="00C654E9"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654E9">
        <w:rPr>
          <w:rFonts w:cstheme="minorHAnsi"/>
          <w:b/>
          <w:i/>
          <w:szCs w:val="24"/>
        </w:rPr>
        <w:tab/>
      </w:r>
      <w:r w:rsidRPr="00C654E9">
        <w:rPr>
          <w:b/>
          <w:szCs w:val="24"/>
        </w:rPr>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5.5.2</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3</w:t>
      </w:r>
      <w:r w:rsidR="001977CC" w:rsidRPr="00C654E9">
        <w:rPr>
          <w:b/>
          <w:szCs w:val="24"/>
        </w:rPr>
        <w:fldChar w:fldCharType="end"/>
      </w:r>
    </w:p>
    <w:p w14:paraId="6D351F60" w14:textId="77777777" w:rsidR="00C012E4" w:rsidRPr="00C654E9" w:rsidRDefault="00C012E4" w:rsidP="004E5C0B">
      <w:pPr>
        <w:tabs>
          <w:tab w:val="clear" w:pos="2880"/>
          <w:tab w:val="clear" w:pos="9360"/>
        </w:tabs>
        <w:ind w:left="2835" w:hanging="2835"/>
        <w:rPr>
          <w:sz w:val="20"/>
        </w:rPr>
      </w:pPr>
      <w:r w:rsidRPr="00C654E9">
        <w:rPr>
          <w:sz w:val="20"/>
        </w:rPr>
        <w:t xml:space="preserve">where </w:t>
      </w:r>
    </w:p>
    <w:p w14:paraId="6FFF2571" w14:textId="202B573C" w:rsidR="00BE312A" w:rsidRPr="00C654E9" w:rsidRDefault="00BE312A" w:rsidP="004E5C0B">
      <w:pPr>
        <w:tabs>
          <w:tab w:val="clear" w:pos="2880"/>
          <w:tab w:val="clear" w:pos="9360"/>
        </w:tabs>
        <w:spacing w:before="0"/>
        <w:ind w:left="2835" w:hanging="2835"/>
        <w:rPr>
          <w:sz w:val="20"/>
        </w:rPr>
      </w:pPr>
      <w:r w:rsidRPr="00C654E9">
        <w:rPr>
          <w:i/>
          <w:sz w:val="20"/>
        </w:rPr>
        <w:t>Total_N</w:t>
      </w:r>
      <w:r w:rsidRPr="00C654E9">
        <w:rPr>
          <w:i/>
          <w:sz w:val="20"/>
          <w:vertAlign w:val="subscript"/>
        </w:rPr>
        <w:t>2</w:t>
      </w:r>
      <w:r w:rsidRPr="00C654E9">
        <w:rPr>
          <w:i/>
          <w:sz w:val="20"/>
        </w:rPr>
        <w:t>O-N</w:t>
      </w:r>
      <w:r w:rsidRPr="00C654E9">
        <w:rPr>
          <w:i/>
          <w:sz w:val="20"/>
          <w:vertAlign w:val="subscript"/>
        </w:rPr>
        <w:t>volatilization</w:t>
      </w:r>
      <w:r w:rsidR="00C012E4" w:rsidRPr="00C654E9">
        <w:rPr>
          <w:i/>
          <w:sz w:val="20"/>
          <w:vertAlign w:val="subscript"/>
        </w:rPr>
        <w:t>pasture</w:t>
      </w:r>
      <w:r w:rsidRPr="00C654E9">
        <w:rPr>
          <w:i/>
          <w:sz w:val="20"/>
          <w:vertAlign w:val="subscript"/>
        </w:rPr>
        <w:tab/>
      </w:r>
      <w:r w:rsidRPr="00C654E9">
        <w:rPr>
          <w:sz w:val="20"/>
        </w:rPr>
        <w:t>Total manure volatilization N emission</w:t>
      </w:r>
      <w:r w:rsidR="00147C87" w:rsidRPr="00C654E9">
        <w:rPr>
          <w:sz w:val="20"/>
        </w:rPr>
        <w:t>s from manure deposited directly</w:t>
      </w:r>
      <w:r w:rsidR="00763E4F" w:rsidRPr="00C654E9">
        <w:rPr>
          <w:sz w:val="20"/>
        </w:rPr>
        <w:t xml:space="preserve"> on pasture</w:t>
      </w:r>
      <w:r w:rsidR="000C1C34" w:rsidRPr="00C654E9">
        <w:rPr>
          <w:sz w:val="20"/>
        </w:rPr>
        <w:t xml:space="preserve"> </w:t>
      </w:r>
      <w:r w:rsidRPr="00C654E9">
        <w:rPr>
          <w:sz w:val="20"/>
        </w:rPr>
        <w:t>(kg N</w:t>
      </w:r>
      <w:r w:rsidRPr="00C654E9">
        <w:rPr>
          <w:sz w:val="20"/>
          <w:vertAlign w:val="subscript"/>
        </w:rPr>
        <w:t>2</w:t>
      </w:r>
      <w:r w:rsidRPr="00C654E9">
        <w:rPr>
          <w:sz w:val="20"/>
        </w:rPr>
        <w:t>O-N year</w:t>
      </w:r>
      <w:r w:rsidRPr="00C654E9">
        <w:rPr>
          <w:sz w:val="20"/>
          <w:vertAlign w:val="superscript"/>
        </w:rPr>
        <w:t>-1</w:t>
      </w:r>
      <w:r w:rsidRPr="00C654E9">
        <w:rPr>
          <w:sz w:val="20"/>
        </w:rPr>
        <w:t>)</w:t>
      </w:r>
      <w:r w:rsidR="00763E4F" w:rsidRPr="00C654E9">
        <w:rPr>
          <w:sz w:val="20"/>
        </w:rPr>
        <w:t>, by livestock type</w:t>
      </w:r>
    </w:p>
    <w:p w14:paraId="2A4C4E0C" w14:textId="31AB58EB" w:rsidR="00BE312A" w:rsidRPr="00C654E9" w:rsidRDefault="00BE312A" w:rsidP="004E5C0B">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Pr="00C654E9">
        <w:rPr>
          <w:i/>
          <w:sz w:val="20"/>
          <w:vertAlign w:val="subscript"/>
        </w:rPr>
        <w:t>volatilization</w:t>
      </w:r>
      <w:r w:rsidR="00C012E4" w:rsidRPr="00C654E9">
        <w:rPr>
          <w:i/>
          <w:sz w:val="20"/>
          <w:vertAlign w:val="subscript"/>
        </w:rPr>
        <w:t>pasture</w:t>
      </w:r>
      <w:r w:rsidRPr="00C654E9">
        <w:rPr>
          <w:i/>
          <w:sz w:val="20"/>
          <w:vertAlign w:val="subscript"/>
        </w:rPr>
        <w:tab/>
      </w:r>
      <w:r w:rsidR="00C012E4" w:rsidRPr="00C654E9">
        <w:rPr>
          <w:sz w:val="20"/>
        </w:rPr>
        <w:t>V</w:t>
      </w:r>
      <w:r w:rsidRPr="00C654E9">
        <w:rPr>
          <w:sz w:val="20"/>
        </w:rPr>
        <w:t>olatilization N emission</w:t>
      </w:r>
      <w:r w:rsidR="00C012E4" w:rsidRPr="00C654E9">
        <w:rPr>
          <w:sz w:val="20"/>
        </w:rPr>
        <w:t xml:space="preserve">s from manure deposited </w:t>
      </w:r>
      <w:r w:rsidR="00147C87" w:rsidRPr="00C654E9">
        <w:rPr>
          <w:sz w:val="20"/>
        </w:rPr>
        <w:t xml:space="preserve">directly </w:t>
      </w:r>
      <w:r w:rsidR="00C012E4" w:rsidRPr="00C654E9">
        <w:rPr>
          <w:sz w:val="20"/>
        </w:rPr>
        <w:t>on pasture</w:t>
      </w:r>
      <w:r w:rsidRPr="00C654E9">
        <w:rPr>
          <w:sz w:val="20"/>
        </w:rPr>
        <w:t xml:space="preserve"> (kg N</w:t>
      </w:r>
      <w:r w:rsidRPr="00C654E9">
        <w:rPr>
          <w:sz w:val="20"/>
          <w:vertAlign w:val="subscript"/>
        </w:rPr>
        <w:t>2</w:t>
      </w:r>
      <w:r w:rsidRPr="00C654E9">
        <w:rPr>
          <w:sz w:val="20"/>
        </w:rPr>
        <w:t>O-N)</w:t>
      </w:r>
      <w:r w:rsidR="00147C87" w:rsidRPr="00C654E9">
        <w:rPr>
          <w:sz w:val="20"/>
        </w:rPr>
        <w:t>, by animal group</w:t>
      </w:r>
    </w:p>
    <w:p w14:paraId="4C5AEEB6" w14:textId="5CF8913D" w:rsidR="00BE312A" w:rsidRPr="00C654E9" w:rsidRDefault="00BE312A" w:rsidP="004E5C0B">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e>
        </m:nary>
      </m:oMath>
      <w:r w:rsidRPr="00C654E9">
        <w:rPr>
          <w:rFonts w:cstheme="minorHAnsi"/>
          <w:b/>
          <w:i/>
          <w:szCs w:val="24"/>
        </w:rPr>
        <w:tab/>
      </w:r>
      <w:bookmarkStart w:id="878" w:name="Total_N2ON_LeachingPasture_Eq"/>
      <w:r w:rsidRPr="00C654E9">
        <w:rPr>
          <w:b/>
          <w:szCs w:val="24"/>
        </w:rPr>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5.5.2</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4</w:t>
      </w:r>
      <w:r w:rsidR="001977CC" w:rsidRPr="00C654E9">
        <w:rPr>
          <w:b/>
          <w:szCs w:val="24"/>
        </w:rPr>
        <w:fldChar w:fldCharType="end"/>
      </w:r>
      <w:bookmarkEnd w:id="878"/>
    </w:p>
    <w:p w14:paraId="15884438" w14:textId="77777777" w:rsidR="00C012E4" w:rsidRPr="00C654E9" w:rsidRDefault="00C012E4" w:rsidP="004E5C0B">
      <w:pPr>
        <w:tabs>
          <w:tab w:val="clear" w:pos="2880"/>
          <w:tab w:val="clear" w:pos="9360"/>
        </w:tabs>
        <w:ind w:left="2835" w:hanging="2835"/>
        <w:rPr>
          <w:sz w:val="20"/>
        </w:rPr>
      </w:pPr>
      <w:r w:rsidRPr="00C654E9">
        <w:rPr>
          <w:sz w:val="20"/>
        </w:rPr>
        <w:t xml:space="preserve">where </w:t>
      </w:r>
    </w:p>
    <w:p w14:paraId="1500C39A" w14:textId="29138E9F" w:rsidR="00BE312A" w:rsidRPr="00C654E9" w:rsidRDefault="00BE312A" w:rsidP="004E5C0B">
      <w:pPr>
        <w:tabs>
          <w:tab w:val="clear" w:pos="2880"/>
          <w:tab w:val="clear" w:pos="9360"/>
        </w:tabs>
        <w:spacing w:before="0"/>
        <w:ind w:left="2835" w:hanging="2835"/>
        <w:rPr>
          <w:sz w:val="20"/>
        </w:rPr>
      </w:pPr>
      <w:r w:rsidRPr="00C654E9">
        <w:rPr>
          <w:i/>
          <w:sz w:val="20"/>
        </w:rPr>
        <w:t>Total_N</w:t>
      </w:r>
      <w:r w:rsidRPr="00C654E9">
        <w:rPr>
          <w:i/>
          <w:sz w:val="20"/>
          <w:vertAlign w:val="subscript"/>
        </w:rPr>
        <w:t>2</w:t>
      </w:r>
      <w:r w:rsidRPr="00C654E9">
        <w:rPr>
          <w:i/>
          <w:sz w:val="20"/>
        </w:rPr>
        <w:t>O-N</w:t>
      </w:r>
      <w:r w:rsidR="00C012E4" w:rsidRPr="00C654E9">
        <w:rPr>
          <w:i/>
          <w:sz w:val="20"/>
          <w:vertAlign w:val="subscript"/>
        </w:rPr>
        <w:t>leachingpasture</w:t>
      </w:r>
      <w:r w:rsidRPr="00C654E9">
        <w:rPr>
          <w:i/>
          <w:sz w:val="20"/>
          <w:vertAlign w:val="subscript"/>
        </w:rPr>
        <w:tab/>
      </w:r>
      <w:r w:rsidRPr="00C654E9">
        <w:rPr>
          <w:sz w:val="20"/>
        </w:rPr>
        <w:t>Total leaching N emission</w:t>
      </w:r>
      <w:r w:rsidR="00C012E4" w:rsidRPr="00C654E9">
        <w:rPr>
          <w:sz w:val="20"/>
        </w:rPr>
        <w:t xml:space="preserve">s from manure deposited </w:t>
      </w:r>
      <w:r w:rsidR="00147C87" w:rsidRPr="00C654E9">
        <w:rPr>
          <w:sz w:val="20"/>
        </w:rPr>
        <w:t xml:space="preserve">directly </w:t>
      </w:r>
      <w:r w:rsidR="00C012E4" w:rsidRPr="00C654E9">
        <w:rPr>
          <w:sz w:val="20"/>
        </w:rPr>
        <w:t>on pasture</w:t>
      </w:r>
      <w:r w:rsidRPr="00C654E9">
        <w:rPr>
          <w:sz w:val="20"/>
        </w:rPr>
        <w:t xml:space="preserve"> (kg N</w:t>
      </w:r>
      <w:r w:rsidRPr="00C654E9">
        <w:rPr>
          <w:sz w:val="20"/>
          <w:vertAlign w:val="subscript"/>
        </w:rPr>
        <w:t>2</w:t>
      </w:r>
      <w:r w:rsidRPr="00C654E9">
        <w:rPr>
          <w:sz w:val="20"/>
        </w:rPr>
        <w:t>O-N year</w:t>
      </w:r>
      <w:r w:rsidRPr="00C654E9">
        <w:rPr>
          <w:sz w:val="20"/>
          <w:vertAlign w:val="superscript"/>
        </w:rPr>
        <w:t>-1</w:t>
      </w:r>
      <w:r w:rsidRPr="00C654E9">
        <w:rPr>
          <w:sz w:val="20"/>
        </w:rPr>
        <w:t>)</w:t>
      </w:r>
      <w:r w:rsidR="00147C87" w:rsidRPr="00C654E9">
        <w:rPr>
          <w:sz w:val="20"/>
        </w:rPr>
        <w:t>, by livestock type</w:t>
      </w:r>
    </w:p>
    <w:p w14:paraId="595C9C19" w14:textId="799043DA" w:rsidR="00BE312A" w:rsidRPr="00C654E9" w:rsidRDefault="00BE312A" w:rsidP="004E5C0B">
      <w:pPr>
        <w:tabs>
          <w:tab w:val="clear" w:pos="2880"/>
          <w:tab w:val="clear" w:pos="9360"/>
        </w:tabs>
        <w:spacing w:before="0"/>
        <w:ind w:left="2835" w:hanging="2835"/>
        <w:rPr>
          <w:sz w:val="20"/>
        </w:rPr>
      </w:pPr>
      <w:r w:rsidRPr="00C654E9">
        <w:rPr>
          <w:i/>
          <w:sz w:val="20"/>
        </w:rPr>
        <w:t>N</w:t>
      </w:r>
      <w:r w:rsidRPr="00C654E9">
        <w:rPr>
          <w:i/>
          <w:sz w:val="20"/>
          <w:vertAlign w:val="subscript"/>
        </w:rPr>
        <w:t>2</w:t>
      </w:r>
      <w:r w:rsidRPr="00C654E9">
        <w:rPr>
          <w:i/>
          <w:sz w:val="20"/>
        </w:rPr>
        <w:t>O-N</w:t>
      </w:r>
      <w:r w:rsidRPr="00C654E9">
        <w:rPr>
          <w:i/>
          <w:sz w:val="20"/>
          <w:vertAlign w:val="subscript"/>
        </w:rPr>
        <w:t>leaching</w:t>
      </w:r>
      <w:r w:rsidR="00C012E4" w:rsidRPr="00C654E9">
        <w:rPr>
          <w:i/>
          <w:sz w:val="20"/>
          <w:vertAlign w:val="subscript"/>
        </w:rPr>
        <w:t>pasture</w:t>
      </w:r>
      <w:r w:rsidRPr="00C654E9">
        <w:rPr>
          <w:i/>
          <w:sz w:val="20"/>
          <w:vertAlign w:val="subscript"/>
        </w:rPr>
        <w:tab/>
      </w:r>
      <w:r w:rsidR="00C012E4" w:rsidRPr="00C654E9">
        <w:rPr>
          <w:sz w:val="20"/>
        </w:rPr>
        <w:t>L</w:t>
      </w:r>
      <w:r w:rsidRPr="00C654E9">
        <w:rPr>
          <w:sz w:val="20"/>
        </w:rPr>
        <w:t>eaching N emissions</w:t>
      </w:r>
      <w:r w:rsidR="00C012E4" w:rsidRPr="00C654E9">
        <w:rPr>
          <w:sz w:val="20"/>
        </w:rPr>
        <w:t xml:space="preserve"> from manure deposited</w:t>
      </w:r>
      <w:r w:rsidR="00147C87" w:rsidRPr="00C654E9">
        <w:rPr>
          <w:sz w:val="20"/>
        </w:rPr>
        <w:t xml:space="preserve"> directly</w:t>
      </w:r>
      <w:r w:rsidR="00C012E4" w:rsidRPr="00C654E9">
        <w:rPr>
          <w:sz w:val="20"/>
        </w:rPr>
        <w:t xml:space="preserve"> on pasture</w:t>
      </w:r>
      <w:r w:rsidRPr="00C654E9">
        <w:rPr>
          <w:sz w:val="20"/>
        </w:rPr>
        <w:t xml:space="preserve"> (kg N</w:t>
      </w:r>
      <w:r w:rsidRPr="00C654E9">
        <w:rPr>
          <w:sz w:val="20"/>
          <w:vertAlign w:val="subscript"/>
        </w:rPr>
        <w:t>2</w:t>
      </w:r>
      <w:r w:rsidRPr="00C654E9">
        <w:rPr>
          <w:sz w:val="20"/>
        </w:rPr>
        <w:t>O-N)</w:t>
      </w:r>
      <w:r w:rsidR="00147C87" w:rsidRPr="00C654E9">
        <w:rPr>
          <w:sz w:val="20"/>
        </w:rPr>
        <w:t>, by animal group</w:t>
      </w:r>
    </w:p>
    <w:p w14:paraId="49B49316" w14:textId="1EB22D39" w:rsidR="000A2497" w:rsidRPr="00C654E9" w:rsidRDefault="000A2497" w:rsidP="000A2497">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Pr="00C654E9">
        <w:rPr>
          <w:rFonts w:cstheme="minorHAnsi"/>
          <w:b/>
          <w:i/>
          <w:szCs w:val="24"/>
        </w:rPr>
        <w:tab/>
      </w:r>
      <w:r w:rsidRPr="00C654E9">
        <w:rPr>
          <w:b/>
          <w:szCs w:val="24"/>
        </w:rPr>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5.5.2</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5</w:t>
      </w:r>
      <w:r w:rsidR="001977CC" w:rsidRPr="00C654E9">
        <w:rPr>
          <w:b/>
          <w:szCs w:val="24"/>
        </w:rPr>
        <w:fldChar w:fldCharType="end"/>
      </w:r>
    </w:p>
    <w:p w14:paraId="2F7B8125" w14:textId="77777777" w:rsidR="000A2497" w:rsidRPr="00C654E9" w:rsidRDefault="000A2497" w:rsidP="000A2497">
      <w:pPr>
        <w:tabs>
          <w:tab w:val="clear" w:pos="2880"/>
          <w:tab w:val="clear" w:pos="9360"/>
        </w:tabs>
        <w:ind w:left="2835" w:hanging="2835"/>
        <w:rPr>
          <w:sz w:val="20"/>
        </w:rPr>
      </w:pPr>
      <w:r w:rsidRPr="00C654E9">
        <w:rPr>
          <w:sz w:val="20"/>
        </w:rPr>
        <w:t xml:space="preserve">where </w:t>
      </w:r>
    </w:p>
    <w:p w14:paraId="30162D3A" w14:textId="0B46F492" w:rsidR="000A2497" w:rsidRPr="00C654E9" w:rsidRDefault="000A2497" w:rsidP="000A2497">
      <w:pPr>
        <w:tabs>
          <w:tab w:val="clear" w:pos="2880"/>
          <w:tab w:val="clear" w:pos="9360"/>
        </w:tabs>
        <w:spacing w:before="0"/>
        <w:ind w:left="2835" w:hanging="2835"/>
        <w:rPr>
          <w:sz w:val="20"/>
        </w:rPr>
      </w:pPr>
      <w:r w:rsidRPr="00C654E9">
        <w:rPr>
          <w:i/>
          <w:sz w:val="20"/>
        </w:rPr>
        <w:t>Total_NO</w:t>
      </w:r>
      <w:r w:rsidR="00490AF9" w:rsidRPr="00C654E9">
        <w:rPr>
          <w:i/>
          <w:sz w:val="20"/>
          <w:vertAlign w:val="subscript"/>
        </w:rPr>
        <w:t>3</w:t>
      </w:r>
      <w:r w:rsidRPr="00C654E9">
        <w:rPr>
          <w:i/>
          <w:sz w:val="20"/>
        </w:rPr>
        <w:t>-N</w:t>
      </w:r>
      <w:r w:rsidRPr="00C654E9">
        <w:rPr>
          <w:i/>
          <w:sz w:val="20"/>
          <w:vertAlign w:val="subscript"/>
        </w:rPr>
        <w:t>leachingpasture</w:t>
      </w:r>
      <w:r w:rsidRPr="00C654E9">
        <w:rPr>
          <w:i/>
          <w:sz w:val="20"/>
          <w:vertAlign w:val="subscript"/>
        </w:rPr>
        <w:tab/>
      </w:r>
      <w:r w:rsidRPr="00C654E9">
        <w:rPr>
          <w:sz w:val="20"/>
        </w:rPr>
        <w:t>Total leaching N</w:t>
      </w:r>
      <w:r w:rsidR="00490AF9" w:rsidRPr="00C654E9">
        <w:rPr>
          <w:sz w:val="20"/>
        </w:rPr>
        <w:t>O</w:t>
      </w:r>
      <w:r w:rsidR="00490AF9" w:rsidRPr="00C654E9">
        <w:rPr>
          <w:sz w:val="20"/>
          <w:vertAlign w:val="subscript"/>
        </w:rPr>
        <w:t>3</w:t>
      </w:r>
      <w:r w:rsidR="00490AF9" w:rsidRPr="00C654E9">
        <w:rPr>
          <w:sz w:val="20"/>
        </w:rPr>
        <w:t>-N</w:t>
      </w:r>
      <w:r w:rsidRPr="00C654E9">
        <w:rPr>
          <w:sz w:val="20"/>
        </w:rPr>
        <w:t xml:space="preserve"> emissions from manure deposited directly on pasture (kg NO</w:t>
      </w:r>
      <w:r w:rsidR="00490AF9" w:rsidRPr="00C654E9">
        <w:rPr>
          <w:sz w:val="20"/>
          <w:vertAlign w:val="subscript"/>
        </w:rPr>
        <w:t>3</w:t>
      </w:r>
      <w:r w:rsidRPr="00C654E9">
        <w:rPr>
          <w:sz w:val="20"/>
        </w:rPr>
        <w:t>-N year</w:t>
      </w:r>
      <w:r w:rsidRPr="00C654E9">
        <w:rPr>
          <w:sz w:val="20"/>
          <w:vertAlign w:val="superscript"/>
        </w:rPr>
        <w:t>-1</w:t>
      </w:r>
      <w:r w:rsidRPr="00C654E9">
        <w:rPr>
          <w:sz w:val="20"/>
        </w:rPr>
        <w:t>), by livestock type</w:t>
      </w:r>
    </w:p>
    <w:p w14:paraId="5DD1DA2B" w14:textId="542A84DA" w:rsidR="000A2497" w:rsidRPr="00C654E9" w:rsidRDefault="00490AF9" w:rsidP="000A2497">
      <w:pPr>
        <w:tabs>
          <w:tab w:val="clear" w:pos="2880"/>
          <w:tab w:val="clear" w:pos="9360"/>
        </w:tabs>
        <w:spacing w:before="0"/>
        <w:ind w:left="2835" w:hanging="2835"/>
        <w:rPr>
          <w:sz w:val="20"/>
        </w:rPr>
      </w:pPr>
      <w:r w:rsidRPr="00C654E9">
        <w:rPr>
          <w:i/>
          <w:sz w:val="20"/>
        </w:rPr>
        <w:t>NO</w:t>
      </w:r>
      <w:r w:rsidRPr="00C654E9">
        <w:rPr>
          <w:i/>
          <w:sz w:val="20"/>
          <w:vertAlign w:val="subscript"/>
        </w:rPr>
        <w:t>3</w:t>
      </w:r>
      <w:r w:rsidRPr="00C654E9">
        <w:rPr>
          <w:i/>
          <w:sz w:val="20"/>
        </w:rPr>
        <w:t>-N</w:t>
      </w:r>
      <w:r w:rsidRPr="00C654E9">
        <w:rPr>
          <w:i/>
          <w:sz w:val="20"/>
          <w:vertAlign w:val="subscript"/>
        </w:rPr>
        <w:t>leachingpasture</w:t>
      </w:r>
      <w:r w:rsidR="000A2497" w:rsidRPr="00C654E9">
        <w:rPr>
          <w:i/>
          <w:sz w:val="20"/>
          <w:vertAlign w:val="subscript"/>
        </w:rPr>
        <w:tab/>
      </w:r>
      <w:r w:rsidR="000A2497" w:rsidRPr="00C654E9">
        <w:rPr>
          <w:sz w:val="20"/>
        </w:rPr>
        <w:t xml:space="preserve">Leaching </w:t>
      </w:r>
      <w:r w:rsidRPr="00C654E9">
        <w:rPr>
          <w:sz w:val="20"/>
        </w:rPr>
        <w:t>NO</w:t>
      </w:r>
      <w:r w:rsidRPr="00C654E9">
        <w:rPr>
          <w:sz w:val="20"/>
          <w:vertAlign w:val="subscript"/>
        </w:rPr>
        <w:t>3</w:t>
      </w:r>
      <w:r w:rsidRPr="00C654E9">
        <w:rPr>
          <w:sz w:val="20"/>
        </w:rPr>
        <w:t xml:space="preserve">-N emissions </w:t>
      </w:r>
      <w:r w:rsidR="000A2497" w:rsidRPr="00C654E9">
        <w:rPr>
          <w:sz w:val="20"/>
        </w:rPr>
        <w:t xml:space="preserve">from manure deposited directly on pasture (kg </w:t>
      </w:r>
      <w:r w:rsidRPr="00C654E9">
        <w:rPr>
          <w:sz w:val="20"/>
        </w:rPr>
        <w:t>NO</w:t>
      </w:r>
      <w:r w:rsidRPr="00C654E9">
        <w:rPr>
          <w:sz w:val="20"/>
          <w:vertAlign w:val="subscript"/>
        </w:rPr>
        <w:t>3</w:t>
      </w:r>
      <w:r w:rsidRPr="00C654E9">
        <w:rPr>
          <w:sz w:val="20"/>
        </w:rPr>
        <w:t>-N</w:t>
      </w:r>
      <w:r w:rsidR="000A2497" w:rsidRPr="00C654E9">
        <w:rPr>
          <w:sz w:val="20"/>
        </w:rPr>
        <w:t>), by animal group</w:t>
      </w:r>
    </w:p>
    <w:p w14:paraId="7226F669" w14:textId="77777777" w:rsidR="000A2497" w:rsidRPr="00C654E9" w:rsidRDefault="000A2497" w:rsidP="004E5C0B">
      <w:pPr>
        <w:tabs>
          <w:tab w:val="clear" w:pos="2880"/>
          <w:tab w:val="clear" w:pos="9360"/>
        </w:tabs>
        <w:spacing w:before="0"/>
        <w:ind w:left="2835" w:hanging="2835"/>
        <w:rPr>
          <w:sz w:val="20"/>
        </w:rPr>
      </w:pPr>
    </w:p>
    <w:p w14:paraId="48FA2AAC" w14:textId="4C00816D" w:rsidR="00C012E4" w:rsidRPr="00C654E9" w:rsidRDefault="00BE312A" w:rsidP="004E5C0B">
      <w:pPr>
        <w:pStyle w:val="Caption"/>
        <w:tabs>
          <w:tab w:val="clear" w:pos="9360"/>
          <w:tab w:val="right" w:pos="9781"/>
        </w:tabs>
        <w:spacing w:after="120"/>
        <w:rPr>
          <w:rFonts w:cstheme="minorHAnsi"/>
          <w:b/>
          <w:i/>
          <w:szCs w:val="24"/>
        </w:rPr>
      </w:pPr>
      <m:oMathPara>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indirectpasture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oMath>
      </m:oMathPara>
    </w:p>
    <w:p w14:paraId="50DD4AEA" w14:textId="75EBB85C" w:rsidR="00BE312A" w:rsidRPr="00C654E9" w:rsidRDefault="00C012E4" w:rsidP="004E5C0B">
      <w:pPr>
        <w:pStyle w:val="Caption"/>
        <w:tabs>
          <w:tab w:val="clear" w:pos="9360"/>
          <w:tab w:val="right" w:pos="9781"/>
        </w:tabs>
        <w:spacing w:after="120"/>
        <w:rPr>
          <w:rFonts w:cstheme="minorHAnsi"/>
          <w:b/>
          <w:i/>
          <w:szCs w:val="24"/>
        </w:rPr>
      </w:pPr>
      <w:r w:rsidRPr="00C654E9">
        <w:rPr>
          <w:rFonts w:cstheme="minorHAnsi"/>
          <w:b/>
          <w:i/>
          <w:szCs w:val="24"/>
        </w:rPr>
        <w:tab/>
      </w:r>
      <w:r w:rsidRPr="00C654E9">
        <w:rPr>
          <w:rFonts w:cstheme="minorHAnsi"/>
          <w:b/>
          <w:i/>
          <w:szCs w:val="24"/>
        </w:rPr>
        <w:tab/>
      </w:r>
      <w:r w:rsidR="00BE312A" w:rsidRPr="00C654E9">
        <w:rPr>
          <w:b/>
          <w:szCs w:val="24"/>
        </w:rPr>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5.5.2</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6</w:t>
      </w:r>
      <w:r w:rsidR="001977CC" w:rsidRPr="00C654E9">
        <w:rPr>
          <w:b/>
          <w:szCs w:val="24"/>
        </w:rPr>
        <w:fldChar w:fldCharType="end"/>
      </w:r>
    </w:p>
    <w:p w14:paraId="385952BC" w14:textId="77777777" w:rsidR="00C012E4" w:rsidRPr="00C654E9" w:rsidRDefault="00C012E4" w:rsidP="004E5C0B">
      <w:pPr>
        <w:tabs>
          <w:tab w:val="clear" w:pos="2880"/>
          <w:tab w:val="clear" w:pos="9360"/>
        </w:tabs>
        <w:ind w:left="2835" w:hanging="2835"/>
        <w:rPr>
          <w:sz w:val="20"/>
        </w:rPr>
      </w:pPr>
      <w:r w:rsidRPr="00C654E9">
        <w:rPr>
          <w:sz w:val="20"/>
        </w:rPr>
        <w:t xml:space="preserve">where </w:t>
      </w:r>
    </w:p>
    <w:p w14:paraId="2D86FD6D" w14:textId="0CFAF7A2" w:rsidR="00BE312A" w:rsidRPr="00C654E9" w:rsidRDefault="00BE312A" w:rsidP="004E5C0B">
      <w:pPr>
        <w:tabs>
          <w:tab w:val="clear" w:pos="2880"/>
          <w:tab w:val="clear" w:pos="9360"/>
        </w:tabs>
        <w:spacing w:before="0"/>
        <w:ind w:left="2835" w:hanging="2835"/>
        <w:rPr>
          <w:sz w:val="20"/>
        </w:rPr>
      </w:pPr>
      <w:r w:rsidRPr="00C654E9">
        <w:rPr>
          <w:i/>
          <w:sz w:val="20"/>
        </w:rPr>
        <w:t>Total_N</w:t>
      </w:r>
      <w:r w:rsidRPr="00C654E9">
        <w:rPr>
          <w:i/>
          <w:sz w:val="20"/>
          <w:vertAlign w:val="subscript"/>
        </w:rPr>
        <w:t>2</w:t>
      </w:r>
      <w:r w:rsidRPr="00C654E9">
        <w:rPr>
          <w:i/>
          <w:sz w:val="20"/>
        </w:rPr>
        <w:t>O-N</w:t>
      </w:r>
      <w:r w:rsidRPr="00C654E9">
        <w:rPr>
          <w:i/>
          <w:sz w:val="20"/>
          <w:vertAlign w:val="subscript"/>
        </w:rPr>
        <w:t>indirect</w:t>
      </w:r>
      <w:r w:rsidR="00C012E4" w:rsidRPr="00C654E9">
        <w:rPr>
          <w:i/>
          <w:sz w:val="20"/>
          <w:vertAlign w:val="subscript"/>
        </w:rPr>
        <w:t>pasture</w:t>
      </w:r>
      <w:r w:rsidRPr="00C654E9">
        <w:rPr>
          <w:i/>
          <w:sz w:val="20"/>
          <w:vertAlign w:val="subscript"/>
        </w:rPr>
        <w:tab/>
      </w:r>
      <w:r w:rsidRPr="00C654E9">
        <w:rPr>
          <w:sz w:val="20"/>
        </w:rPr>
        <w:t>Total indirect N emission</w:t>
      </w:r>
      <w:r w:rsidR="00C012E4" w:rsidRPr="00C654E9">
        <w:rPr>
          <w:sz w:val="20"/>
        </w:rPr>
        <w:t xml:space="preserve">s from manure deposited </w:t>
      </w:r>
      <w:r w:rsidR="00147C87" w:rsidRPr="00C654E9">
        <w:rPr>
          <w:sz w:val="20"/>
        </w:rPr>
        <w:t xml:space="preserve">directly </w:t>
      </w:r>
      <w:r w:rsidR="00C012E4" w:rsidRPr="00C654E9">
        <w:rPr>
          <w:sz w:val="20"/>
        </w:rPr>
        <w:t>on pasture</w:t>
      </w:r>
      <w:r w:rsidRPr="00C654E9">
        <w:rPr>
          <w:sz w:val="20"/>
        </w:rPr>
        <w:t xml:space="preserve"> (kg N</w:t>
      </w:r>
      <w:r w:rsidRPr="00C654E9">
        <w:rPr>
          <w:sz w:val="20"/>
          <w:vertAlign w:val="subscript"/>
        </w:rPr>
        <w:t>2</w:t>
      </w:r>
      <w:r w:rsidRPr="00C654E9">
        <w:rPr>
          <w:sz w:val="20"/>
        </w:rPr>
        <w:t>O-N year</w:t>
      </w:r>
      <w:r w:rsidRPr="00C654E9">
        <w:rPr>
          <w:sz w:val="20"/>
          <w:vertAlign w:val="superscript"/>
        </w:rPr>
        <w:t>-1</w:t>
      </w:r>
      <w:r w:rsidRPr="00C654E9">
        <w:rPr>
          <w:sz w:val="20"/>
        </w:rPr>
        <w:t>)</w:t>
      </w:r>
      <w:r w:rsidR="00147C87" w:rsidRPr="00C654E9">
        <w:rPr>
          <w:sz w:val="20"/>
        </w:rPr>
        <w:t>, by livestock type</w:t>
      </w:r>
    </w:p>
    <w:p w14:paraId="2EB5046F" w14:textId="31D7AB10" w:rsidR="00BE312A" w:rsidRPr="00C654E9" w:rsidRDefault="00BE312A" w:rsidP="004E5C0B">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pasture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directpasture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indirectpasture</m:t>
            </m:r>
          </m:sub>
        </m:sSub>
      </m:oMath>
      <w:r w:rsidRPr="00C654E9">
        <w:rPr>
          <w:rFonts w:cstheme="minorHAnsi"/>
          <w:b/>
          <w:i/>
          <w:sz w:val="22"/>
          <w:szCs w:val="22"/>
        </w:rPr>
        <w:tab/>
      </w:r>
      <w:r w:rsidRPr="00C654E9">
        <w:rPr>
          <w:b/>
          <w:szCs w:val="22"/>
        </w:rPr>
        <w:t xml:space="preserve">Eq. </w:t>
      </w:r>
      <w:r w:rsidR="001977CC" w:rsidRPr="00C654E9">
        <w:rPr>
          <w:b/>
          <w:szCs w:val="22"/>
        </w:rPr>
        <w:fldChar w:fldCharType="begin"/>
      </w:r>
      <w:r w:rsidR="001977CC" w:rsidRPr="00C654E9">
        <w:rPr>
          <w:b/>
          <w:szCs w:val="22"/>
        </w:rPr>
        <w:instrText xml:space="preserve"> STYLEREF 3 \s </w:instrText>
      </w:r>
      <w:r w:rsidR="001977CC" w:rsidRPr="00C654E9">
        <w:rPr>
          <w:b/>
          <w:szCs w:val="22"/>
        </w:rPr>
        <w:fldChar w:fldCharType="separate"/>
      </w:r>
      <w:r w:rsidR="001977CC" w:rsidRPr="00C654E9">
        <w:rPr>
          <w:b/>
          <w:noProof/>
          <w:szCs w:val="22"/>
        </w:rPr>
        <w:t>5.5.2</w:t>
      </w:r>
      <w:r w:rsidR="001977CC" w:rsidRPr="00C654E9">
        <w:rPr>
          <w:b/>
          <w:szCs w:val="22"/>
        </w:rPr>
        <w:fldChar w:fldCharType="end"/>
      </w:r>
      <w:r w:rsidR="001977CC" w:rsidRPr="00C654E9">
        <w:rPr>
          <w:b/>
          <w:szCs w:val="22"/>
        </w:rPr>
        <w:noBreakHyphen/>
      </w:r>
      <w:r w:rsidR="001977CC" w:rsidRPr="00C654E9">
        <w:rPr>
          <w:b/>
          <w:szCs w:val="22"/>
        </w:rPr>
        <w:fldChar w:fldCharType="begin"/>
      </w:r>
      <w:r w:rsidR="001977CC" w:rsidRPr="00C654E9">
        <w:rPr>
          <w:b/>
          <w:szCs w:val="22"/>
        </w:rPr>
        <w:instrText xml:space="preserve"> SEQ Eq. \* ARABIC \s 3 </w:instrText>
      </w:r>
      <w:r w:rsidR="001977CC" w:rsidRPr="00C654E9">
        <w:rPr>
          <w:b/>
          <w:szCs w:val="22"/>
        </w:rPr>
        <w:fldChar w:fldCharType="separate"/>
      </w:r>
      <w:r w:rsidR="001977CC" w:rsidRPr="00C654E9">
        <w:rPr>
          <w:b/>
          <w:noProof/>
          <w:szCs w:val="22"/>
        </w:rPr>
        <w:t>7</w:t>
      </w:r>
      <w:r w:rsidR="001977CC" w:rsidRPr="00C654E9">
        <w:rPr>
          <w:b/>
          <w:szCs w:val="22"/>
        </w:rPr>
        <w:fldChar w:fldCharType="end"/>
      </w:r>
    </w:p>
    <w:p w14:paraId="713E6755" w14:textId="77777777" w:rsidR="00C012E4" w:rsidRPr="00C654E9" w:rsidRDefault="00C012E4" w:rsidP="004E5C0B">
      <w:pPr>
        <w:tabs>
          <w:tab w:val="clear" w:pos="2880"/>
          <w:tab w:val="clear" w:pos="9360"/>
        </w:tabs>
        <w:ind w:left="2835" w:hanging="2835"/>
        <w:rPr>
          <w:sz w:val="20"/>
        </w:rPr>
      </w:pPr>
      <w:r w:rsidRPr="00C654E9">
        <w:rPr>
          <w:sz w:val="20"/>
        </w:rPr>
        <w:t xml:space="preserve">where </w:t>
      </w:r>
    </w:p>
    <w:p w14:paraId="1D2EFC02" w14:textId="26357824" w:rsidR="00BE312A" w:rsidRPr="00C654E9" w:rsidRDefault="00BE312A" w:rsidP="004E5C0B">
      <w:pPr>
        <w:tabs>
          <w:tab w:val="clear" w:pos="2880"/>
          <w:tab w:val="clear" w:pos="9360"/>
        </w:tabs>
        <w:spacing w:before="0"/>
        <w:ind w:left="2835" w:hanging="2835"/>
        <w:rPr>
          <w:sz w:val="20"/>
        </w:rPr>
      </w:pPr>
      <w:r w:rsidRPr="00C654E9">
        <w:rPr>
          <w:i/>
          <w:sz w:val="20"/>
        </w:rPr>
        <w:t>Total_N</w:t>
      </w:r>
      <w:r w:rsidRPr="00C654E9">
        <w:rPr>
          <w:i/>
          <w:sz w:val="20"/>
          <w:vertAlign w:val="subscript"/>
        </w:rPr>
        <w:t>2</w:t>
      </w:r>
      <w:r w:rsidRPr="00C654E9">
        <w:rPr>
          <w:i/>
          <w:sz w:val="20"/>
        </w:rPr>
        <w:t>O-N</w:t>
      </w:r>
      <w:r w:rsidR="00C47F70" w:rsidRPr="00C654E9">
        <w:rPr>
          <w:i/>
          <w:sz w:val="20"/>
          <w:vertAlign w:val="subscript"/>
        </w:rPr>
        <w:t>pasture</w:t>
      </w:r>
      <w:r w:rsidRPr="00C654E9">
        <w:rPr>
          <w:i/>
          <w:sz w:val="20"/>
          <w:vertAlign w:val="subscript"/>
        </w:rPr>
        <w:tab/>
      </w:r>
      <w:r w:rsidRPr="00C654E9">
        <w:rPr>
          <w:sz w:val="20"/>
        </w:rPr>
        <w:t>Total N emission</w:t>
      </w:r>
      <w:r w:rsidR="00C47F70" w:rsidRPr="00C654E9">
        <w:rPr>
          <w:sz w:val="20"/>
        </w:rPr>
        <w:t xml:space="preserve">s from manure deposited </w:t>
      </w:r>
      <w:r w:rsidR="00147C87" w:rsidRPr="00C654E9">
        <w:rPr>
          <w:sz w:val="20"/>
        </w:rPr>
        <w:t xml:space="preserve">directly </w:t>
      </w:r>
      <w:r w:rsidR="00C47F70" w:rsidRPr="00C654E9">
        <w:rPr>
          <w:sz w:val="20"/>
        </w:rPr>
        <w:t>on pasture</w:t>
      </w:r>
      <w:r w:rsidRPr="00C654E9">
        <w:rPr>
          <w:sz w:val="20"/>
        </w:rPr>
        <w:t xml:space="preserve"> (kg N</w:t>
      </w:r>
      <w:r w:rsidRPr="00C654E9">
        <w:rPr>
          <w:sz w:val="20"/>
          <w:vertAlign w:val="subscript"/>
        </w:rPr>
        <w:t>2</w:t>
      </w:r>
      <w:r w:rsidRPr="00C654E9">
        <w:rPr>
          <w:sz w:val="20"/>
        </w:rPr>
        <w:t>O-N year</w:t>
      </w:r>
      <w:r w:rsidRPr="00C654E9">
        <w:rPr>
          <w:sz w:val="20"/>
          <w:vertAlign w:val="superscript"/>
        </w:rPr>
        <w:t>-1</w:t>
      </w:r>
      <w:r w:rsidRPr="00C654E9">
        <w:rPr>
          <w:sz w:val="20"/>
        </w:rPr>
        <w:t>)</w:t>
      </w:r>
      <w:r w:rsidR="00147C87" w:rsidRPr="00C654E9">
        <w:rPr>
          <w:sz w:val="20"/>
        </w:rPr>
        <w:t>, by livestock type</w:t>
      </w:r>
    </w:p>
    <w:p w14:paraId="79BACA65" w14:textId="47D004D0" w:rsidR="00E111A4" w:rsidRPr="00C654E9" w:rsidRDefault="00BC72AA" w:rsidP="000B5CA4">
      <w:pPr>
        <w:pStyle w:val="Heading2"/>
      </w:pPr>
      <w:bookmarkStart w:id="879" w:name="_Toc152758660"/>
      <w:r w:rsidRPr="00C654E9">
        <w:t>Manure</w:t>
      </w:r>
      <w:r w:rsidR="00E111A4" w:rsidRPr="00C654E9">
        <w:t xml:space="preserve"> C </w:t>
      </w:r>
      <w:r w:rsidRPr="00C654E9">
        <w:t>and</w:t>
      </w:r>
      <w:r w:rsidR="00E111A4" w:rsidRPr="00C654E9">
        <w:t xml:space="preserve"> N deposited on pasture by grazing </w:t>
      </w:r>
      <w:r w:rsidR="001A1D6B" w:rsidRPr="00C654E9">
        <w:t>animals</w:t>
      </w:r>
      <w:r w:rsidR="00E111A4" w:rsidRPr="00C654E9">
        <w:t xml:space="preserve"> for </w:t>
      </w:r>
      <w:r w:rsidR="001A1D6B" w:rsidRPr="00C654E9">
        <w:t xml:space="preserve">the </w:t>
      </w:r>
      <w:r w:rsidRPr="00C654E9">
        <w:t>ICBM/IPCC Tier 2 and soil N</w:t>
      </w:r>
      <w:r w:rsidRPr="00C654E9">
        <w:rPr>
          <w:vertAlign w:val="subscript"/>
        </w:rPr>
        <w:t>2</w:t>
      </w:r>
      <w:r w:rsidRPr="00C654E9">
        <w:t>O</w:t>
      </w:r>
      <w:r w:rsidR="00F53C34" w:rsidRPr="00C654E9">
        <w:t xml:space="preserve"> models</w:t>
      </w:r>
      <w:bookmarkEnd w:id="879"/>
    </w:p>
    <w:p w14:paraId="0DF379BC" w14:textId="77777777" w:rsidR="00E111A4" w:rsidRPr="00C654E9" w:rsidRDefault="00E111A4" w:rsidP="008A7F5F">
      <w:pPr>
        <w:pStyle w:val="Heading3"/>
      </w:pPr>
      <w:bookmarkStart w:id="880" w:name="_Toc152758661"/>
      <w:r w:rsidRPr="00C654E9">
        <w:t>Carbon</w:t>
      </w:r>
      <w:bookmarkEnd w:id="880"/>
      <w:r w:rsidRPr="00C654E9">
        <w:t xml:space="preserve"> </w:t>
      </w:r>
    </w:p>
    <w:p w14:paraId="040453F8" w14:textId="52794E92" w:rsidR="00E111A4" w:rsidRPr="00C654E9" w:rsidRDefault="00B73538" w:rsidP="00E111A4">
      <w:pPr>
        <w:tabs>
          <w:tab w:val="left" w:pos="2694"/>
        </w:tabs>
        <w:spacing w:before="0"/>
        <w:ind w:left="2694" w:hanging="2694"/>
        <w:rPr>
          <w:szCs w:val="24"/>
        </w:rPr>
      </w:pPr>
      <w:r w:rsidRPr="00C654E9">
        <w:rPr>
          <w:szCs w:val="24"/>
        </w:rPr>
        <w:t xml:space="preserve">Manure </w:t>
      </w:r>
      <w:r w:rsidR="001A1D6B" w:rsidRPr="00C654E9">
        <w:rPr>
          <w:szCs w:val="24"/>
        </w:rPr>
        <w:t xml:space="preserve">C </w:t>
      </w:r>
      <w:r w:rsidR="00E111A4" w:rsidRPr="00C654E9">
        <w:rPr>
          <w:szCs w:val="24"/>
        </w:rPr>
        <w:t>added to soil in grazing field</w:t>
      </w:r>
      <w:r w:rsidR="004304DB" w:rsidRPr="00C654E9">
        <w:rPr>
          <w:szCs w:val="24"/>
        </w:rPr>
        <w:t xml:space="preserve"> </w:t>
      </w:r>
      <w:r w:rsidR="004304DB" w:rsidRPr="00C654E9">
        <w:rPr>
          <w:i/>
          <w:iCs/>
          <w:szCs w:val="24"/>
        </w:rPr>
        <w:t>n</w:t>
      </w:r>
      <w:r w:rsidR="00B4536D" w:rsidRPr="00C654E9">
        <w:rPr>
          <w:szCs w:val="24"/>
        </w:rPr>
        <w:t xml:space="preserve"> in year </w:t>
      </w:r>
      <w:r w:rsidR="00B4536D" w:rsidRPr="00C654E9">
        <w:rPr>
          <w:i/>
          <w:iCs/>
          <w:szCs w:val="24"/>
        </w:rPr>
        <w:t>t</w:t>
      </w:r>
      <w:r w:rsidR="00E111A4" w:rsidRPr="00C654E9">
        <w:rPr>
          <w:szCs w:val="24"/>
        </w:rPr>
        <w:t>:</w:t>
      </w:r>
    </w:p>
    <w:p w14:paraId="35160DDD" w14:textId="44D3E52A" w:rsidR="00E111A4" w:rsidRPr="00C654E9" w:rsidRDefault="00000000" w:rsidP="004E5C0B">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excretion(t,field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pasture(t,field n)</m:t>
            </m:r>
          </m:sub>
        </m:sSub>
      </m:oMath>
      <w:r w:rsidR="00E111A4" w:rsidRPr="00C654E9">
        <w:rPr>
          <w:b/>
          <w:szCs w:val="24"/>
        </w:rPr>
        <w:t xml:space="preserve"> </w:t>
      </w:r>
      <w:r w:rsidR="00E111A4" w:rsidRPr="00C654E9">
        <w:rPr>
          <w:b/>
          <w:szCs w:val="24"/>
        </w:rPr>
        <w:tab/>
      </w:r>
      <w:bookmarkStart w:id="881" w:name="Cmodel_pasture_TFieldN_Eq"/>
      <w:r w:rsidR="00E111A4"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5.6.1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w:t>
      </w:r>
      <w:r w:rsidR="001977CC" w:rsidRPr="00C654E9">
        <w:rPr>
          <w:b/>
        </w:rPr>
        <w:fldChar w:fldCharType="end"/>
      </w:r>
      <w:bookmarkEnd w:id="881"/>
    </w:p>
    <w:p w14:paraId="728737F2" w14:textId="77777777" w:rsidR="00E111A4" w:rsidRPr="00C654E9" w:rsidRDefault="00E111A4" w:rsidP="004E5C0B">
      <w:pPr>
        <w:tabs>
          <w:tab w:val="clear" w:pos="2880"/>
          <w:tab w:val="clear" w:pos="9360"/>
        </w:tabs>
        <w:ind w:left="2835" w:hanging="2835"/>
        <w:rPr>
          <w:sz w:val="20"/>
        </w:rPr>
      </w:pPr>
      <w:r w:rsidRPr="00C654E9">
        <w:rPr>
          <w:sz w:val="20"/>
        </w:rPr>
        <w:t>where</w:t>
      </w:r>
    </w:p>
    <w:p w14:paraId="487A3B98" w14:textId="728AB03C" w:rsidR="00E111A4" w:rsidRPr="00C654E9" w:rsidRDefault="00E111A4" w:rsidP="004E5C0B">
      <w:pPr>
        <w:tabs>
          <w:tab w:val="clear" w:pos="2880"/>
          <w:tab w:val="clear" w:pos="9360"/>
        </w:tabs>
        <w:spacing w:before="0"/>
        <w:ind w:left="2835" w:hanging="2835"/>
        <w:rPr>
          <w:i/>
          <w:sz w:val="20"/>
          <w:szCs w:val="24"/>
        </w:rPr>
      </w:pPr>
      <w:proofErr w:type="spellStart"/>
      <w:r w:rsidRPr="00C654E9">
        <w:rPr>
          <w:i/>
          <w:sz w:val="20"/>
          <w:szCs w:val="24"/>
        </w:rPr>
        <w:t>C</w:t>
      </w:r>
      <w:r w:rsidR="004304DB" w:rsidRPr="00C654E9">
        <w:rPr>
          <w:i/>
          <w:sz w:val="20"/>
          <w:szCs w:val="24"/>
          <w:vertAlign w:val="subscript"/>
        </w:rPr>
        <w:t>m</w:t>
      </w:r>
      <w:r w:rsidR="00B73538" w:rsidRPr="00C654E9">
        <w:rPr>
          <w:i/>
          <w:sz w:val="20"/>
          <w:szCs w:val="24"/>
          <w:vertAlign w:val="subscript"/>
        </w:rPr>
        <w:t>odel</w:t>
      </w:r>
      <w:r w:rsidR="004304DB" w:rsidRPr="00C654E9">
        <w:rPr>
          <w:i/>
          <w:sz w:val="20"/>
          <w:szCs w:val="24"/>
          <w:vertAlign w:val="subscript"/>
        </w:rPr>
        <w:t>_pasture</w:t>
      </w:r>
      <w:proofErr w:type="spellEnd"/>
      <w:r w:rsidR="004304DB" w:rsidRPr="00C654E9">
        <w:rPr>
          <w:i/>
          <w:sz w:val="20"/>
          <w:szCs w:val="24"/>
          <w:vertAlign w:val="subscript"/>
        </w:rPr>
        <w:t>(</w:t>
      </w:r>
      <w:proofErr w:type="spellStart"/>
      <w:r w:rsidR="004304DB" w:rsidRPr="00C654E9">
        <w:rPr>
          <w:i/>
          <w:sz w:val="20"/>
          <w:szCs w:val="24"/>
          <w:vertAlign w:val="subscript"/>
        </w:rPr>
        <w:t>t,field</w:t>
      </w:r>
      <w:proofErr w:type="spellEnd"/>
      <w:r w:rsidR="004304DB" w:rsidRPr="00C654E9">
        <w:rPr>
          <w:i/>
          <w:sz w:val="20"/>
          <w:szCs w:val="24"/>
          <w:vertAlign w:val="subscript"/>
        </w:rPr>
        <w:t xml:space="preserve"> n)</w:t>
      </w:r>
      <w:r w:rsidRPr="00C654E9">
        <w:rPr>
          <w:i/>
          <w:sz w:val="20"/>
          <w:szCs w:val="24"/>
        </w:rPr>
        <w:tab/>
      </w:r>
      <w:r w:rsidR="000105F7" w:rsidRPr="00C654E9">
        <w:rPr>
          <w:iCs/>
          <w:sz w:val="20"/>
          <w:szCs w:val="24"/>
        </w:rPr>
        <w:t>Total</w:t>
      </w:r>
      <w:r w:rsidR="000105F7" w:rsidRPr="00C654E9">
        <w:rPr>
          <w:i/>
          <w:sz w:val="20"/>
          <w:szCs w:val="24"/>
        </w:rPr>
        <w:t xml:space="preserve"> </w:t>
      </w:r>
      <w:r w:rsidR="004F1F17" w:rsidRPr="00C654E9">
        <w:rPr>
          <w:sz w:val="20"/>
          <w:szCs w:val="24"/>
        </w:rPr>
        <w:t>C</w:t>
      </w:r>
      <w:r w:rsidRPr="00C654E9">
        <w:rPr>
          <w:sz w:val="20"/>
          <w:szCs w:val="24"/>
        </w:rPr>
        <w:t xml:space="preserve"> </w:t>
      </w:r>
      <w:r w:rsidR="00B73538" w:rsidRPr="00C654E9">
        <w:rPr>
          <w:sz w:val="20"/>
          <w:szCs w:val="24"/>
        </w:rPr>
        <w:t xml:space="preserve">added to soil from </w:t>
      </w:r>
      <w:r w:rsidR="004304DB" w:rsidRPr="00C654E9">
        <w:rPr>
          <w:sz w:val="20"/>
          <w:szCs w:val="24"/>
        </w:rPr>
        <w:t>dung and urine</w:t>
      </w:r>
      <w:r w:rsidRPr="00C654E9">
        <w:rPr>
          <w:sz w:val="20"/>
          <w:szCs w:val="24"/>
        </w:rPr>
        <w:t xml:space="preserve"> </w:t>
      </w:r>
      <w:r w:rsidR="00CC6ECE" w:rsidRPr="00C654E9">
        <w:rPr>
          <w:sz w:val="20"/>
          <w:szCs w:val="24"/>
        </w:rPr>
        <w:t xml:space="preserve">deposited </w:t>
      </w:r>
      <w:r w:rsidR="004304DB" w:rsidRPr="00C654E9">
        <w:rPr>
          <w:sz w:val="20"/>
          <w:szCs w:val="24"/>
        </w:rPr>
        <w:t xml:space="preserve">directly </w:t>
      </w:r>
      <w:r w:rsidR="00CC6ECE" w:rsidRPr="00C654E9">
        <w:rPr>
          <w:sz w:val="20"/>
          <w:szCs w:val="24"/>
        </w:rPr>
        <w:t xml:space="preserve">on pasture by grazing animals </w:t>
      </w:r>
      <w:r w:rsidRPr="00C654E9">
        <w:rPr>
          <w:sz w:val="20"/>
          <w:szCs w:val="24"/>
        </w:rPr>
        <w:t>(kg C)</w:t>
      </w:r>
      <w:r w:rsidR="004304DB" w:rsidRPr="00C654E9">
        <w:rPr>
          <w:iCs/>
          <w:sz w:val="20"/>
          <w:szCs w:val="24"/>
        </w:rPr>
        <w:t xml:space="preserve">, specific to field </w:t>
      </w:r>
      <w:r w:rsidR="004304DB" w:rsidRPr="00C654E9">
        <w:rPr>
          <w:i/>
          <w:sz w:val="20"/>
          <w:szCs w:val="24"/>
        </w:rPr>
        <w:t>n</w:t>
      </w:r>
      <w:r w:rsidR="004304DB" w:rsidRPr="00C654E9">
        <w:rPr>
          <w:iCs/>
          <w:sz w:val="20"/>
          <w:szCs w:val="24"/>
        </w:rPr>
        <w:t xml:space="preserve"> in year </w:t>
      </w:r>
      <w:r w:rsidR="004304DB" w:rsidRPr="00C654E9">
        <w:rPr>
          <w:i/>
          <w:sz w:val="20"/>
          <w:szCs w:val="24"/>
        </w:rPr>
        <w:t>t</w:t>
      </w:r>
    </w:p>
    <w:p w14:paraId="27580334" w14:textId="3E133866" w:rsidR="0040015D" w:rsidRPr="00C654E9" w:rsidRDefault="0040015D" w:rsidP="004E5C0B">
      <w:pPr>
        <w:tabs>
          <w:tab w:val="clear" w:pos="2880"/>
          <w:tab w:val="clear" w:pos="9360"/>
        </w:tabs>
        <w:spacing w:before="0"/>
        <w:ind w:left="2835" w:hanging="2835"/>
        <w:rPr>
          <w:iCs/>
          <w:sz w:val="20"/>
          <w:szCs w:val="24"/>
        </w:rPr>
      </w:pPr>
      <w:r w:rsidRPr="00C654E9">
        <w:rPr>
          <w:i/>
          <w:sz w:val="20"/>
          <w:szCs w:val="24"/>
        </w:rPr>
        <w:tab/>
      </w:r>
      <w:r w:rsidRPr="00C654E9">
        <w:rPr>
          <w:iCs/>
          <w:sz w:val="20"/>
          <w:szCs w:val="24"/>
          <w:u w:val="single"/>
        </w:rPr>
        <w:t>Note:</w:t>
      </w:r>
      <w:r w:rsidRPr="00C654E9">
        <w:rPr>
          <w:iCs/>
          <w:sz w:val="20"/>
          <w:szCs w:val="24"/>
        </w:rPr>
        <w:t xml:space="preserve"> this includes C added to soil from all livestock types grazing on field </w:t>
      </w:r>
      <w:r w:rsidRPr="00C654E9">
        <w:rPr>
          <w:i/>
          <w:sz w:val="20"/>
          <w:szCs w:val="24"/>
        </w:rPr>
        <w:t>n</w:t>
      </w:r>
      <w:r w:rsidRPr="00C654E9">
        <w:rPr>
          <w:iCs/>
          <w:sz w:val="20"/>
          <w:szCs w:val="24"/>
        </w:rPr>
        <w:t xml:space="preserve"> in year </w:t>
      </w:r>
      <w:r w:rsidRPr="00C654E9">
        <w:rPr>
          <w:i/>
          <w:sz w:val="20"/>
          <w:szCs w:val="24"/>
        </w:rPr>
        <w:t>t</w:t>
      </w:r>
    </w:p>
    <w:p w14:paraId="144D19A7" w14:textId="221E04F1" w:rsidR="00E111A4" w:rsidRPr="00C654E9" w:rsidRDefault="00E111A4" w:rsidP="004E5C0B">
      <w:pPr>
        <w:tabs>
          <w:tab w:val="clear" w:pos="2880"/>
          <w:tab w:val="clear" w:pos="9360"/>
        </w:tabs>
        <w:spacing w:before="0"/>
        <w:ind w:left="2835" w:hanging="2835"/>
        <w:rPr>
          <w:iCs/>
          <w:sz w:val="20"/>
          <w:szCs w:val="24"/>
        </w:rPr>
      </w:pPr>
      <w:proofErr w:type="spellStart"/>
      <w:r w:rsidRPr="00C654E9">
        <w:rPr>
          <w:i/>
          <w:sz w:val="20"/>
          <w:szCs w:val="24"/>
        </w:rPr>
        <w:t>C</w:t>
      </w:r>
      <w:r w:rsidR="003D12D5" w:rsidRPr="00C654E9">
        <w:rPr>
          <w:i/>
          <w:sz w:val="20"/>
          <w:szCs w:val="24"/>
          <w:vertAlign w:val="subscript"/>
        </w:rPr>
        <w:t>excretion</w:t>
      </w:r>
      <w:proofErr w:type="spellEnd"/>
      <w:r w:rsidR="004304DB" w:rsidRPr="00C654E9">
        <w:rPr>
          <w:i/>
          <w:sz w:val="20"/>
          <w:szCs w:val="24"/>
          <w:vertAlign w:val="subscript"/>
        </w:rPr>
        <w:t>(</w:t>
      </w:r>
      <w:proofErr w:type="spellStart"/>
      <w:r w:rsidR="004304DB" w:rsidRPr="00C654E9">
        <w:rPr>
          <w:i/>
          <w:sz w:val="20"/>
          <w:szCs w:val="24"/>
          <w:vertAlign w:val="subscript"/>
        </w:rPr>
        <w:t>t,field</w:t>
      </w:r>
      <w:proofErr w:type="spellEnd"/>
      <w:r w:rsidR="004304DB" w:rsidRPr="00C654E9">
        <w:rPr>
          <w:i/>
          <w:sz w:val="20"/>
          <w:szCs w:val="24"/>
          <w:vertAlign w:val="subscript"/>
        </w:rPr>
        <w:t xml:space="preserve"> n)</w:t>
      </w:r>
      <w:r w:rsidRPr="00C654E9">
        <w:rPr>
          <w:i/>
          <w:sz w:val="20"/>
          <w:szCs w:val="24"/>
        </w:rPr>
        <w:tab/>
      </w:r>
      <w:r w:rsidRPr="00C654E9">
        <w:rPr>
          <w:sz w:val="20"/>
          <w:szCs w:val="24"/>
        </w:rPr>
        <w:t xml:space="preserve">Total amount of </w:t>
      </w:r>
      <w:r w:rsidR="004F1F17" w:rsidRPr="00C654E9">
        <w:rPr>
          <w:sz w:val="20"/>
          <w:szCs w:val="24"/>
        </w:rPr>
        <w:t xml:space="preserve">C </w:t>
      </w:r>
      <w:r w:rsidR="00CC6ECE" w:rsidRPr="00C654E9">
        <w:rPr>
          <w:sz w:val="20"/>
          <w:szCs w:val="24"/>
        </w:rPr>
        <w:t xml:space="preserve">in </w:t>
      </w:r>
      <w:r w:rsidR="004304DB" w:rsidRPr="00C654E9">
        <w:rPr>
          <w:sz w:val="20"/>
          <w:szCs w:val="24"/>
        </w:rPr>
        <w:t>dung and urine</w:t>
      </w:r>
      <w:r w:rsidR="00CC6ECE" w:rsidRPr="00C654E9">
        <w:rPr>
          <w:sz w:val="20"/>
          <w:szCs w:val="24"/>
        </w:rPr>
        <w:t xml:space="preserve"> deposited </w:t>
      </w:r>
      <w:r w:rsidR="004304DB" w:rsidRPr="00C654E9">
        <w:rPr>
          <w:sz w:val="20"/>
          <w:szCs w:val="24"/>
        </w:rPr>
        <w:t xml:space="preserve">directly </w:t>
      </w:r>
      <w:r w:rsidR="00CC6ECE" w:rsidRPr="00C654E9">
        <w:rPr>
          <w:sz w:val="20"/>
          <w:szCs w:val="24"/>
        </w:rPr>
        <w:t>on pasture</w:t>
      </w:r>
      <w:r w:rsidRPr="00C654E9">
        <w:rPr>
          <w:sz w:val="20"/>
          <w:szCs w:val="24"/>
        </w:rPr>
        <w:t xml:space="preserve"> (kg C)</w:t>
      </w:r>
      <w:r w:rsidR="00C24522" w:rsidRPr="00C654E9">
        <w:rPr>
          <w:iCs/>
          <w:sz w:val="20"/>
          <w:szCs w:val="24"/>
        </w:rPr>
        <w:t xml:space="preserve">, </w:t>
      </w:r>
      <w:r w:rsidR="004304DB" w:rsidRPr="00C654E9">
        <w:rPr>
          <w:iCs/>
          <w:sz w:val="20"/>
          <w:szCs w:val="24"/>
        </w:rPr>
        <w:t xml:space="preserve">specific to field </w:t>
      </w:r>
      <w:r w:rsidR="004304DB" w:rsidRPr="00C654E9">
        <w:rPr>
          <w:i/>
          <w:sz w:val="20"/>
          <w:szCs w:val="24"/>
        </w:rPr>
        <w:t>n</w:t>
      </w:r>
      <w:r w:rsidR="004304DB" w:rsidRPr="00C654E9">
        <w:rPr>
          <w:iCs/>
          <w:sz w:val="20"/>
          <w:szCs w:val="24"/>
        </w:rPr>
        <w:t xml:space="preserve"> in year </w:t>
      </w:r>
      <w:r w:rsidR="004304DB" w:rsidRPr="00C654E9">
        <w:rPr>
          <w:i/>
          <w:sz w:val="20"/>
          <w:szCs w:val="24"/>
        </w:rPr>
        <w:t>t</w:t>
      </w:r>
      <w:r w:rsidR="00B4536D" w:rsidRPr="00C654E9">
        <w:rPr>
          <w:iCs/>
          <w:sz w:val="20"/>
          <w:szCs w:val="24"/>
        </w:rPr>
        <w:t xml:space="preserve">; this is the sum of manure C excreted by all animals grazing on the field in year </w:t>
      </w:r>
      <w:r w:rsidR="00B4536D" w:rsidRPr="00C654E9">
        <w:rPr>
          <w:i/>
          <w:sz w:val="20"/>
          <w:szCs w:val="24"/>
        </w:rPr>
        <w:t>t</w:t>
      </w:r>
      <w:r w:rsidR="00775D1F" w:rsidRPr="00C654E9">
        <w:rPr>
          <w:iCs/>
          <w:sz w:val="20"/>
          <w:szCs w:val="24"/>
        </w:rPr>
        <w:t>, by livestock type</w:t>
      </w:r>
    </w:p>
    <w:p w14:paraId="597411C6" w14:textId="3EAA3FA4" w:rsidR="00CC6ECE" w:rsidRPr="00C654E9" w:rsidRDefault="00B4536D" w:rsidP="004E5C0B">
      <w:pPr>
        <w:tabs>
          <w:tab w:val="clear" w:pos="2880"/>
          <w:tab w:val="clear" w:pos="9360"/>
        </w:tabs>
        <w:spacing w:before="0"/>
        <w:ind w:left="2835" w:hanging="2835"/>
        <w:rPr>
          <w:sz w:val="20"/>
          <w:szCs w:val="24"/>
        </w:rPr>
      </w:pPr>
      <w:r w:rsidRPr="00C654E9">
        <w:rPr>
          <w:i/>
          <w:iCs/>
          <w:sz w:val="20"/>
          <w:szCs w:val="24"/>
        </w:rPr>
        <w:t>Total_</w:t>
      </w:r>
      <w:r w:rsidR="00CC6ECE" w:rsidRPr="00C654E9">
        <w:rPr>
          <w:i/>
          <w:iCs/>
          <w:sz w:val="20"/>
          <w:szCs w:val="24"/>
        </w:rPr>
        <w:t>CH</w:t>
      </w:r>
      <w:r w:rsidR="00CC6ECE" w:rsidRPr="00C654E9">
        <w:rPr>
          <w:i/>
          <w:iCs/>
          <w:sz w:val="20"/>
          <w:szCs w:val="24"/>
          <w:vertAlign w:val="subscript"/>
        </w:rPr>
        <w:t>4manure</w:t>
      </w:r>
      <w:r w:rsidR="004304DB" w:rsidRPr="00C654E9">
        <w:rPr>
          <w:i/>
          <w:iCs/>
          <w:sz w:val="20"/>
          <w:szCs w:val="24"/>
          <w:vertAlign w:val="subscript"/>
        </w:rPr>
        <w:t>(</w:t>
      </w:r>
      <w:proofErr w:type="spellStart"/>
      <w:r w:rsidR="004304DB" w:rsidRPr="00C654E9">
        <w:rPr>
          <w:i/>
          <w:iCs/>
          <w:sz w:val="20"/>
          <w:szCs w:val="24"/>
          <w:vertAlign w:val="subscript"/>
        </w:rPr>
        <w:t>t,field</w:t>
      </w:r>
      <w:proofErr w:type="spellEnd"/>
      <w:r w:rsidR="004304DB" w:rsidRPr="00C654E9">
        <w:rPr>
          <w:i/>
          <w:iCs/>
          <w:sz w:val="20"/>
          <w:szCs w:val="24"/>
          <w:vertAlign w:val="subscript"/>
        </w:rPr>
        <w:t xml:space="preserve"> n)</w:t>
      </w:r>
      <w:r w:rsidR="00CC6ECE" w:rsidRPr="00C654E9">
        <w:rPr>
          <w:sz w:val="20"/>
          <w:szCs w:val="24"/>
          <w:vertAlign w:val="subscript"/>
        </w:rPr>
        <w:tab/>
      </w:r>
      <w:r w:rsidR="004908B0" w:rsidRPr="00C654E9">
        <w:rPr>
          <w:sz w:val="20"/>
        </w:rPr>
        <w:t xml:space="preserve">Total </w:t>
      </w:r>
      <w:r w:rsidR="00CC6ECE" w:rsidRPr="00C654E9">
        <w:rPr>
          <w:sz w:val="20"/>
        </w:rPr>
        <w:t>CH</w:t>
      </w:r>
      <w:r w:rsidR="00CC6ECE" w:rsidRPr="00C654E9">
        <w:rPr>
          <w:sz w:val="20"/>
          <w:vertAlign w:val="subscript"/>
        </w:rPr>
        <w:t>4</w:t>
      </w:r>
      <w:r w:rsidR="00CC6ECE" w:rsidRPr="00C654E9">
        <w:rPr>
          <w:sz w:val="20"/>
        </w:rPr>
        <w:t xml:space="preserve"> emissions from </w:t>
      </w:r>
      <w:r w:rsidR="004304DB" w:rsidRPr="00C654E9">
        <w:rPr>
          <w:sz w:val="20"/>
        </w:rPr>
        <w:t>dung and urine</w:t>
      </w:r>
      <w:r w:rsidR="004908B0" w:rsidRPr="00C654E9">
        <w:rPr>
          <w:sz w:val="20"/>
        </w:rPr>
        <w:t xml:space="preserve"> deposited</w:t>
      </w:r>
      <w:r w:rsidR="004304DB" w:rsidRPr="00C654E9">
        <w:rPr>
          <w:sz w:val="20"/>
        </w:rPr>
        <w:t xml:space="preserve"> directly</w:t>
      </w:r>
      <w:r w:rsidR="004908B0" w:rsidRPr="00C654E9">
        <w:rPr>
          <w:sz w:val="20"/>
        </w:rPr>
        <w:t xml:space="preserve"> on pasture </w:t>
      </w:r>
      <w:r w:rsidR="00CC6ECE" w:rsidRPr="00C654E9">
        <w:rPr>
          <w:sz w:val="20"/>
        </w:rPr>
        <w:t>(kg CH</w:t>
      </w:r>
      <w:r w:rsidR="00CC6ECE" w:rsidRPr="00C654E9">
        <w:rPr>
          <w:sz w:val="20"/>
          <w:vertAlign w:val="subscript"/>
        </w:rPr>
        <w:t>4</w:t>
      </w:r>
      <w:r w:rsidR="00CC6ECE" w:rsidRPr="00C654E9">
        <w:rPr>
          <w:sz w:val="20"/>
        </w:rPr>
        <w:t>)</w:t>
      </w:r>
      <w:r w:rsidR="004304DB" w:rsidRPr="00C654E9">
        <w:rPr>
          <w:sz w:val="20"/>
        </w:rPr>
        <w:t xml:space="preserve">, specific to field </w:t>
      </w:r>
      <w:r w:rsidR="004304DB" w:rsidRPr="00C654E9">
        <w:rPr>
          <w:i/>
          <w:iCs/>
          <w:sz w:val="20"/>
        </w:rPr>
        <w:t>n</w:t>
      </w:r>
      <w:r w:rsidR="004304DB" w:rsidRPr="00C654E9">
        <w:rPr>
          <w:sz w:val="20"/>
        </w:rPr>
        <w:t xml:space="preserve"> in year </w:t>
      </w:r>
      <w:r w:rsidR="004304DB" w:rsidRPr="00C654E9">
        <w:rPr>
          <w:i/>
          <w:iCs/>
          <w:sz w:val="20"/>
        </w:rPr>
        <w:t>t</w:t>
      </w:r>
      <w:r w:rsidRPr="00C654E9">
        <w:rPr>
          <w:sz w:val="20"/>
        </w:rPr>
        <w:t>; this is the sum of manure CH</w:t>
      </w:r>
      <w:r w:rsidRPr="00C654E9">
        <w:rPr>
          <w:sz w:val="20"/>
          <w:vertAlign w:val="subscript"/>
        </w:rPr>
        <w:t>4</w:t>
      </w:r>
      <w:r w:rsidRPr="00C654E9">
        <w:rPr>
          <w:sz w:val="20"/>
        </w:rPr>
        <w:t xml:space="preserve"> emissions from the dung and urine deposited on this field by all grazing animals in year </w:t>
      </w:r>
      <w:r w:rsidRPr="00C654E9">
        <w:rPr>
          <w:i/>
          <w:iCs/>
          <w:sz w:val="20"/>
        </w:rPr>
        <w:t>t</w:t>
      </w:r>
    </w:p>
    <w:p w14:paraId="1E13885C" w14:textId="77777777" w:rsidR="00E111A4" w:rsidRPr="00C654E9" w:rsidRDefault="00E111A4" w:rsidP="008A7F5F">
      <w:pPr>
        <w:pStyle w:val="Heading3"/>
      </w:pPr>
      <w:bookmarkStart w:id="882" w:name="_Ref145619589"/>
      <w:bookmarkStart w:id="883" w:name="_Toc152758662"/>
      <w:r w:rsidRPr="00C654E9">
        <w:t>Nitrogen</w:t>
      </w:r>
      <w:bookmarkEnd w:id="882"/>
      <w:bookmarkEnd w:id="883"/>
      <w:r w:rsidRPr="00C654E9">
        <w:t xml:space="preserve"> </w:t>
      </w:r>
    </w:p>
    <w:p w14:paraId="642D6F21" w14:textId="0995B3CF" w:rsidR="00E111A4" w:rsidRPr="00C654E9" w:rsidRDefault="00B73538" w:rsidP="004E5C0B">
      <w:pPr>
        <w:tabs>
          <w:tab w:val="left" w:pos="2694"/>
        </w:tabs>
        <w:ind w:left="2693" w:hanging="2693"/>
        <w:rPr>
          <w:szCs w:val="24"/>
        </w:rPr>
      </w:pPr>
      <w:r w:rsidRPr="00C654E9">
        <w:rPr>
          <w:szCs w:val="24"/>
        </w:rPr>
        <w:t>Manure</w:t>
      </w:r>
      <w:r w:rsidR="00E111A4" w:rsidRPr="00C654E9">
        <w:rPr>
          <w:szCs w:val="24"/>
        </w:rPr>
        <w:t xml:space="preserve"> </w:t>
      </w:r>
      <w:r w:rsidR="00B83D32" w:rsidRPr="00C654E9">
        <w:rPr>
          <w:szCs w:val="24"/>
        </w:rPr>
        <w:t xml:space="preserve">N </w:t>
      </w:r>
      <w:r w:rsidR="00E111A4" w:rsidRPr="00C654E9">
        <w:rPr>
          <w:szCs w:val="24"/>
        </w:rPr>
        <w:t>added to soil in grazing field</w:t>
      </w:r>
      <w:r w:rsidR="00F74754" w:rsidRPr="00C654E9">
        <w:rPr>
          <w:szCs w:val="24"/>
        </w:rPr>
        <w:t xml:space="preserve"> </w:t>
      </w:r>
      <w:r w:rsidR="00F74754" w:rsidRPr="00C654E9">
        <w:rPr>
          <w:i/>
          <w:iCs/>
          <w:szCs w:val="24"/>
        </w:rPr>
        <w:t>n</w:t>
      </w:r>
      <w:r w:rsidR="00F74754" w:rsidRPr="00C654E9">
        <w:rPr>
          <w:szCs w:val="24"/>
        </w:rPr>
        <w:t xml:space="preserve"> in year </w:t>
      </w:r>
      <w:r w:rsidR="00F74754" w:rsidRPr="00C654E9">
        <w:rPr>
          <w:i/>
          <w:iCs/>
          <w:szCs w:val="24"/>
        </w:rPr>
        <w:t>t</w:t>
      </w:r>
      <w:r w:rsidR="00E111A4" w:rsidRPr="00C654E9">
        <w:rPr>
          <w:szCs w:val="24"/>
        </w:rPr>
        <w:t>:</w:t>
      </w:r>
    </w:p>
    <w:bookmarkStart w:id="884" w:name="_Ref133389036"/>
    <w:p w14:paraId="346AB0DD" w14:textId="41E85D75" w:rsidR="00D52005" w:rsidRPr="00C654E9" w:rsidRDefault="00000000" w:rsidP="00775D1F">
      <w:pPr>
        <w:keepNext/>
        <w:tabs>
          <w:tab w:val="clear" w:pos="2880"/>
          <w:tab w:val="clear" w:pos="9360"/>
          <w:tab w:val="right" w:pos="9781"/>
        </w:tabs>
        <w:spacing w:after="120"/>
        <w:ind w:left="2790" w:hanging="279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excretion(t,field n)</m:t>
            </m:r>
          </m:sub>
        </m:sSub>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pasture(t,field n)</m:t>
            </m:r>
          </m:sub>
        </m:sSub>
        <m:r>
          <m:rPr>
            <m:sty m:val="b"/>
          </m:rPr>
          <w:rPr>
            <w:rFonts w:ascii="Cambria Math" w:hAnsi="Cambria Math"/>
            <w:szCs w:val="24"/>
          </w:rPr>
          <m:t xml:space="preserve"> +</m:t>
        </m:r>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pasture_adju(t,field n)</m:t>
            </m:r>
          </m:sub>
        </m:sSub>
        <m:r>
          <m:rPr>
            <m:sty m:val="bi"/>
          </m:rPr>
          <w:rPr>
            <w:rFonts w:ascii="Cambria Math" w:hAnsi="Cambria Math"/>
            <w:szCs w:val="24"/>
          </w:rPr>
          <m:t>+</m:t>
        </m:r>
        <m:r>
          <m:rPr>
            <m:sty m:val="bi"/>
          </m:rPr>
          <w:rPr>
            <w:rFonts w:ascii="Cambria Math" w:hAnsi="Cambria Math" w:cstheme="minorHAnsi"/>
            <w:szCs w:val="24"/>
          </w:rPr>
          <m:t xml:space="preserve"> 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oMath>
      <w:r w:rsidR="00E111A4" w:rsidRPr="00C654E9">
        <w:rPr>
          <w:b/>
          <w:szCs w:val="24"/>
        </w:rPr>
        <w:tab/>
      </w:r>
    </w:p>
    <w:p w14:paraId="1A026A11" w14:textId="1EA6A431" w:rsidR="00E111A4" w:rsidRPr="00C654E9" w:rsidRDefault="00D52005" w:rsidP="00D52005">
      <w:pPr>
        <w:keepNext/>
        <w:tabs>
          <w:tab w:val="clear" w:pos="2880"/>
          <w:tab w:val="clear" w:pos="9360"/>
          <w:tab w:val="right" w:pos="9781"/>
        </w:tabs>
        <w:spacing w:after="120"/>
        <w:jc w:val="center"/>
        <w:rPr>
          <w:b/>
          <w:color w:val="005BBF"/>
          <w:sz w:val="32"/>
          <w:szCs w:val="32"/>
        </w:rPr>
      </w:pPr>
      <w:r w:rsidRPr="00C654E9">
        <w:rPr>
          <w:b/>
        </w:rPr>
        <w:tab/>
      </w:r>
      <w:bookmarkStart w:id="885" w:name="Nmodel_pasture_TFieldN_Eq"/>
      <w:r w:rsidR="00E111A4"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5.6.2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w:t>
      </w:r>
      <w:r w:rsidR="001977CC" w:rsidRPr="00C654E9">
        <w:rPr>
          <w:b/>
        </w:rPr>
        <w:fldChar w:fldCharType="end"/>
      </w:r>
      <w:bookmarkEnd w:id="884"/>
      <w:bookmarkEnd w:id="885"/>
    </w:p>
    <w:p w14:paraId="002D92F1" w14:textId="77777777" w:rsidR="00E111A4" w:rsidRPr="001B66A5" w:rsidRDefault="00E111A4" w:rsidP="004E5C0B">
      <w:pPr>
        <w:tabs>
          <w:tab w:val="clear" w:pos="2880"/>
          <w:tab w:val="clear" w:pos="9360"/>
        </w:tabs>
        <w:ind w:left="2835" w:hanging="2835"/>
        <w:rPr>
          <w:sz w:val="20"/>
        </w:rPr>
      </w:pPr>
      <w:r w:rsidRPr="00C654E9">
        <w:rPr>
          <w:sz w:val="20"/>
        </w:rPr>
        <w:t>where</w:t>
      </w:r>
    </w:p>
    <w:p w14:paraId="73C2D1CC" w14:textId="380EA7D6" w:rsidR="00E111A4" w:rsidRPr="001B66A5" w:rsidRDefault="00E111A4" w:rsidP="004E5C0B">
      <w:pPr>
        <w:tabs>
          <w:tab w:val="clear" w:pos="2880"/>
          <w:tab w:val="clear" w:pos="9360"/>
        </w:tabs>
        <w:spacing w:before="0"/>
        <w:ind w:left="2835" w:hanging="2835"/>
        <w:rPr>
          <w:i/>
          <w:sz w:val="20"/>
          <w:szCs w:val="24"/>
        </w:rPr>
      </w:pPr>
      <w:proofErr w:type="spellStart"/>
      <w:r w:rsidRPr="001B66A5">
        <w:rPr>
          <w:i/>
          <w:sz w:val="20"/>
          <w:szCs w:val="24"/>
        </w:rPr>
        <w:t>N</w:t>
      </w:r>
      <w:r w:rsidR="004304DB" w:rsidRPr="001B66A5">
        <w:rPr>
          <w:i/>
          <w:sz w:val="20"/>
          <w:szCs w:val="24"/>
          <w:vertAlign w:val="subscript"/>
        </w:rPr>
        <w:t>m</w:t>
      </w:r>
      <w:r w:rsidR="00D52005" w:rsidRPr="001B66A5">
        <w:rPr>
          <w:i/>
          <w:sz w:val="20"/>
          <w:szCs w:val="24"/>
          <w:vertAlign w:val="subscript"/>
        </w:rPr>
        <w:t>odel</w:t>
      </w:r>
      <w:r w:rsidR="004304DB" w:rsidRPr="001B66A5">
        <w:rPr>
          <w:i/>
          <w:sz w:val="20"/>
          <w:szCs w:val="24"/>
          <w:vertAlign w:val="subscript"/>
        </w:rPr>
        <w:t>_pasture</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00D52005" w:rsidRPr="001B66A5">
        <w:rPr>
          <w:iCs/>
          <w:sz w:val="20"/>
          <w:szCs w:val="24"/>
        </w:rPr>
        <w:t>N</w:t>
      </w:r>
      <w:r w:rsidR="00D52005" w:rsidRPr="001B66A5">
        <w:rPr>
          <w:i/>
          <w:sz w:val="20"/>
          <w:szCs w:val="24"/>
        </w:rPr>
        <w:t xml:space="preserve"> </w:t>
      </w:r>
      <w:r w:rsidRPr="001B66A5">
        <w:rPr>
          <w:sz w:val="20"/>
          <w:szCs w:val="24"/>
        </w:rPr>
        <w:t xml:space="preserve">added to </w:t>
      </w:r>
      <w:r w:rsidR="005D0D60" w:rsidRPr="001B66A5">
        <w:rPr>
          <w:sz w:val="20"/>
          <w:szCs w:val="24"/>
        </w:rPr>
        <w:t xml:space="preserve">soil from </w:t>
      </w:r>
      <w:r w:rsidR="004304DB" w:rsidRPr="001B66A5">
        <w:rPr>
          <w:sz w:val="20"/>
          <w:szCs w:val="24"/>
        </w:rPr>
        <w:t>dung and urine</w:t>
      </w:r>
      <w:r w:rsidR="005D0D60" w:rsidRPr="001B66A5">
        <w:rPr>
          <w:sz w:val="20"/>
          <w:szCs w:val="24"/>
        </w:rPr>
        <w:t xml:space="preserve"> deposited </w:t>
      </w:r>
      <w:r w:rsidR="004304DB" w:rsidRPr="001B66A5">
        <w:rPr>
          <w:sz w:val="20"/>
          <w:szCs w:val="24"/>
        </w:rPr>
        <w:t xml:space="preserve">directly </w:t>
      </w:r>
      <w:r w:rsidR="005D0D60" w:rsidRPr="001B66A5">
        <w:rPr>
          <w:sz w:val="20"/>
          <w:szCs w:val="24"/>
        </w:rPr>
        <w:t>on pasture</w:t>
      </w:r>
      <w:r w:rsidRPr="001B66A5">
        <w:rPr>
          <w:sz w:val="20"/>
          <w:szCs w:val="24"/>
        </w:rPr>
        <w:t xml:space="preserve"> by grazing animals (kg N)</w:t>
      </w:r>
      <w:r w:rsidR="004304DB" w:rsidRPr="001B66A5">
        <w:rPr>
          <w:i/>
          <w:sz w:val="20"/>
          <w:szCs w:val="24"/>
        </w:rPr>
        <w:t xml:space="preserve">, </w:t>
      </w:r>
      <w:r w:rsidR="004304DB" w:rsidRPr="001B66A5">
        <w:rPr>
          <w:iCs/>
          <w:sz w:val="20"/>
          <w:szCs w:val="24"/>
        </w:rPr>
        <w:t>specific to field</w:t>
      </w:r>
      <w:r w:rsidR="004304DB" w:rsidRPr="001B66A5">
        <w:rPr>
          <w:i/>
          <w:sz w:val="20"/>
          <w:szCs w:val="24"/>
        </w:rPr>
        <w:t xml:space="preserve"> n </w:t>
      </w:r>
      <w:r w:rsidR="004304DB" w:rsidRPr="001B66A5">
        <w:rPr>
          <w:iCs/>
          <w:sz w:val="20"/>
          <w:szCs w:val="24"/>
        </w:rPr>
        <w:t>in year</w:t>
      </w:r>
      <w:r w:rsidR="004304DB" w:rsidRPr="001B66A5">
        <w:rPr>
          <w:i/>
          <w:sz w:val="20"/>
          <w:szCs w:val="24"/>
        </w:rPr>
        <w:t xml:space="preserve"> t</w:t>
      </w:r>
    </w:p>
    <w:p w14:paraId="3FC8A7A8" w14:textId="18EABC16" w:rsidR="0040015D" w:rsidRPr="001B66A5" w:rsidRDefault="0040015D" w:rsidP="0040015D">
      <w:pPr>
        <w:tabs>
          <w:tab w:val="clear" w:pos="2880"/>
          <w:tab w:val="clear" w:pos="9360"/>
        </w:tabs>
        <w:spacing w:before="0"/>
        <w:ind w:left="2835"/>
        <w:rPr>
          <w:i/>
          <w:sz w:val="20"/>
          <w:szCs w:val="24"/>
        </w:rPr>
      </w:pPr>
      <w:r w:rsidRPr="001B66A5">
        <w:rPr>
          <w:iCs/>
          <w:sz w:val="20"/>
          <w:szCs w:val="24"/>
          <w:u w:val="single"/>
        </w:rPr>
        <w:t>Note:</w:t>
      </w:r>
      <w:r w:rsidRPr="001B66A5">
        <w:rPr>
          <w:iCs/>
          <w:sz w:val="20"/>
          <w:szCs w:val="24"/>
        </w:rPr>
        <w:t xml:space="preserve"> this includes N added to soil from all livestock types grazing on field </w:t>
      </w:r>
      <w:r w:rsidRPr="001B66A5">
        <w:rPr>
          <w:i/>
          <w:sz w:val="20"/>
          <w:szCs w:val="24"/>
        </w:rPr>
        <w:t>n</w:t>
      </w:r>
      <w:r w:rsidRPr="001B66A5">
        <w:rPr>
          <w:iCs/>
          <w:sz w:val="20"/>
          <w:szCs w:val="24"/>
        </w:rPr>
        <w:t xml:space="preserve"> in year </w:t>
      </w:r>
      <w:r w:rsidRPr="001B66A5">
        <w:rPr>
          <w:i/>
          <w:sz w:val="20"/>
          <w:szCs w:val="24"/>
        </w:rPr>
        <w:t>t</w:t>
      </w:r>
    </w:p>
    <w:p w14:paraId="13F76F94" w14:textId="57B1ADB2" w:rsidR="00E111A4" w:rsidRPr="001B66A5" w:rsidRDefault="00E111A4" w:rsidP="004E5C0B">
      <w:pPr>
        <w:tabs>
          <w:tab w:val="clear" w:pos="2880"/>
          <w:tab w:val="clear" w:pos="9360"/>
        </w:tabs>
        <w:spacing w:before="0"/>
        <w:ind w:left="2835" w:hanging="2835"/>
        <w:rPr>
          <w:sz w:val="20"/>
          <w:szCs w:val="24"/>
        </w:rPr>
      </w:pPr>
      <w:proofErr w:type="spellStart"/>
      <w:r w:rsidRPr="001B66A5">
        <w:rPr>
          <w:i/>
          <w:sz w:val="20"/>
          <w:szCs w:val="24"/>
        </w:rPr>
        <w:t>Total_N</w:t>
      </w:r>
      <w:r w:rsidR="007A1BF6" w:rsidRPr="001B66A5">
        <w:rPr>
          <w:i/>
          <w:sz w:val="20"/>
          <w:szCs w:val="24"/>
          <w:vertAlign w:val="subscript"/>
        </w:rPr>
        <w:t>excretion</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Pr="001B66A5">
        <w:rPr>
          <w:sz w:val="20"/>
          <w:szCs w:val="24"/>
        </w:rPr>
        <w:t xml:space="preserve">Total </w:t>
      </w:r>
      <w:r w:rsidR="004304DB" w:rsidRPr="001B66A5">
        <w:rPr>
          <w:sz w:val="20"/>
          <w:szCs w:val="24"/>
        </w:rPr>
        <w:t>amount of N in dung and urine deposited directly on pasture</w:t>
      </w:r>
      <w:r w:rsidR="00CC6ECE" w:rsidRPr="001B66A5">
        <w:rPr>
          <w:sz w:val="20"/>
          <w:szCs w:val="24"/>
        </w:rPr>
        <w:t xml:space="preserve"> </w:t>
      </w:r>
      <w:r w:rsidRPr="001B66A5">
        <w:rPr>
          <w:sz w:val="20"/>
          <w:szCs w:val="24"/>
        </w:rPr>
        <w:t xml:space="preserve">(kg </w:t>
      </w:r>
      <w:r w:rsidR="004304DB" w:rsidRPr="001B66A5">
        <w:rPr>
          <w:sz w:val="20"/>
          <w:szCs w:val="24"/>
        </w:rPr>
        <w:t>N</w:t>
      </w:r>
      <w:r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p>
    <w:p w14:paraId="1A78880F" w14:textId="5862E738" w:rsidR="00FD4EFC" w:rsidRPr="001B66A5" w:rsidRDefault="00FD4EFC" w:rsidP="004E5C0B">
      <w:pPr>
        <w:tabs>
          <w:tab w:val="clear" w:pos="2880"/>
          <w:tab w:val="clear" w:pos="9360"/>
        </w:tabs>
        <w:spacing w:before="0"/>
        <w:ind w:left="2835" w:hanging="2835"/>
        <w:rPr>
          <w:iCs/>
          <w:sz w:val="20"/>
        </w:rPr>
      </w:pPr>
      <w:r w:rsidRPr="001B66A5">
        <w:rPr>
          <w:i/>
          <w:sz w:val="20"/>
          <w:szCs w:val="24"/>
        </w:rPr>
        <w:lastRenderedPageBreak/>
        <w:t>Total_N</w:t>
      </w:r>
      <w:r w:rsidRPr="001B66A5">
        <w:rPr>
          <w:i/>
          <w:sz w:val="20"/>
          <w:szCs w:val="24"/>
          <w:vertAlign w:val="subscript"/>
        </w:rPr>
        <w:t>2</w:t>
      </w:r>
      <w:r w:rsidRPr="001B66A5">
        <w:rPr>
          <w:i/>
          <w:sz w:val="20"/>
          <w:szCs w:val="24"/>
        </w:rPr>
        <w:t>O-N</w:t>
      </w:r>
      <w:r w:rsidRPr="001B66A5">
        <w:rPr>
          <w:i/>
          <w:sz w:val="20"/>
          <w:szCs w:val="24"/>
          <w:vertAlign w:val="subscript"/>
        </w:rPr>
        <w:t>pasture(</w:t>
      </w:r>
      <w:proofErr w:type="spellStart"/>
      <w:r w:rsidRPr="001B66A5">
        <w:rPr>
          <w:i/>
          <w:sz w:val="20"/>
          <w:szCs w:val="24"/>
          <w:vertAlign w:val="subscript"/>
        </w:rPr>
        <w:t>t,field</w:t>
      </w:r>
      <w:proofErr w:type="spellEnd"/>
      <w:r w:rsidRPr="001B66A5">
        <w:rPr>
          <w:i/>
          <w:sz w:val="20"/>
          <w:szCs w:val="24"/>
          <w:vertAlign w:val="subscript"/>
        </w:rPr>
        <w:t xml:space="preserve"> n)</w:t>
      </w:r>
      <w:r w:rsidRPr="001B66A5">
        <w:rPr>
          <w:i/>
          <w:sz w:val="20"/>
          <w:szCs w:val="24"/>
          <w:vertAlign w:val="subscript"/>
        </w:rPr>
        <w:tab/>
      </w:r>
      <w:r w:rsidRPr="001B66A5">
        <w:rPr>
          <w:iCs/>
          <w:sz w:val="20"/>
          <w:szCs w:val="24"/>
        </w:rPr>
        <w:t xml:space="preserve">Total </w:t>
      </w:r>
      <w:r w:rsidR="008C2645" w:rsidRPr="001B66A5">
        <w:rPr>
          <w:iCs/>
          <w:sz w:val="20"/>
          <w:szCs w:val="24"/>
        </w:rPr>
        <w:t xml:space="preserve">direct and indirect </w:t>
      </w:r>
      <w:r w:rsidRPr="001B66A5">
        <w:rPr>
          <w:iCs/>
          <w:sz w:val="20"/>
          <w:szCs w:val="24"/>
        </w:rPr>
        <w:t>N</w:t>
      </w:r>
      <w:r w:rsidRPr="001B66A5">
        <w:rPr>
          <w:iCs/>
          <w:sz w:val="20"/>
          <w:szCs w:val="24"/>
          <w:vertAlign w:val="subscript"/>
        </w:rPr>
        <w:t>2</w:t>
      </w:r>
      <w:r w:rsidRPr="001B66A5">
        <w:rPr>
          <w:iCs/>
          <w:sz w:val="20"/>
          <w:szCs w:val="24"/>
        </w:rPr>
        <w:t>O</w:t>
      </w:r>
      <w:r w:rsidRPr="001B66A5">
        <w:rPr>
          <w:iCs/>
          <w:sz w:val="20"/>
        </w:rPr>
        <w:t xml:space="preserve"> emissions from dung and urine deposited directly on pasture (kg N</w:t>
      </w:r>
      <w:r w:rsidRPr="001B66A5">
        <w:rPr>
          <w:iCs/>
          <w:sz w:val="20"/>
          <w:vertAlign w:val="subscript"/>
        </w:rPr>
        <w:t>2</w:t>
      </w:r>
      <w:r w:rsidRPr="001B66A5">
        <w:rPr>
          <w:iCs/>
          <w:sz w:val="20"/>
        </w:rPr>
        <w:t xml:space="preserve">O-N), specific to field </w:t>
      </w:r>
      <w:r w:rsidRPr="001B66A5">
        <w:rPr>
          <w:i/>
          <w:sz w:val="20"/>
        </w:rPr>
        <w:t>n</w:t>
      </w:r>
      <w:r w:rsidRPr="001B66A5">
        <w:rPr>
          <w:iCs/>
          <w:sz w:val="20"/>
        </w:rPr>
        <w:t xml:space="preserve"> in year </w:t>
      </w:r>
      <w:r w:rsidRPr="001B66A5">
        <w:rPr>
          <w:i/>
          <w:sz w:val="20"/>
        </w:rPr>
        <w:t>t</w:t>
      </w:r>
      <w:r w:rsidRPr="001B66A5">
        <w:rPr>
          <w:iCs/>
          <w:sz w:val="20"/>
        </w:rPr>
        <w:t xml:space="preserve">; this is the sum of all </w:t>
      </w:r>
      <w:r w:rsidR="008C2645" w:rsidRPr="001B66A5">
        <w:rPr>
          <w:iCs/>
          <w:sz w:val="20"/>
        </w:rPr>
        <w:t xml:space="preserve">direct and indirect </w:t>
      </w:r>
      <w:r w:rsidRPr="001B66A5">
        <w:rPr>
          <w:iCs/>
          <w:sz w:val="20"/>
        </w:rPr>
        <w:t>N</w:t>
      </w:r>
      <w:r w:rsidR="008C2645" w:rsidRPr="001B66A5">
        <w:rPr>
          <w:iCs/>
          <w:sz w:val="20"/>
          <w:vertAlign w:val="subscript"/>
        </w:rPr>
        <w:t>2</w:t>
      </w:r>
      <w:r w:rsidR="008C2645" w:rsidRPr="001B66A5">
        <w:rPr>
          <w:iCs/>
          <w:sz w:val="20"/>
        </w:rPr>
        <w:t>O</w:t>
      </w:r>
      <w:r w:rsidRPr="001B66A5">
        <w:rPr>
          <w:iCs/>
          <w:sz w:val="20"/>
        </w:rPr>
        <w:t xml:space="preserve"> losses from manure deposited on this field by all grazing animals in year </w:t>
      </w:r>
      <w:r w:rsidRPr="001B66A5">
        <w:rPr>
          <w:i/>
          <w:sz w:val="20"/>
        </w:rPr>
        <w:t>t</w:t>
      </w:r>
      <w:r w:rsidRPr="001B66A5">
        <w:rPr>
          <w:iCs/>
          <w:sz w:val="20"/>
        </w:rPr>
        <w:t xml:space="preserve"> </w:t>
      </w:r>
    </w:p>
    <w:p w14:paraId="210243C8" w14:textId="7EE3BAB5" w:rsidR="00772BF9" w:rsidRPr="001B66A5" w:rsidRDefault="00E111A4" w:rsidP="004E5C0B">
      <w:pPr>
        <w:tabs>
          <w:tab w:val="clear" w:pos="2880"/>
          <w:tab w:val="clear" w:pos="9360"/>
        </w:tabs>
        <w:spacing w:before="0"/>
        <w:ind w:left="2835" w:hanging="2835"/>
        <w:rPr>
          <w:sz w:val="20"/>
        </w:rPr>
      </w:pPr>
      <w:r w:rsidRPr="001B66A5">
        <w:rPr>
          <w:i/>
          <w:sz w:val="20"/>
          <w:szCs w:val="24"/>
        </w:rPr>
        <w:t>Total_NH</w:t>
      </w:r>
      <w:r w:rsidRPr="001B66A5">
        <w:rPr>
          <w:i/>
          <w:sz w:val="20"/>
          <w:szCs w:val="24"/>
          <w:vertAlign w:val="subscript"/>
        </w:rPr>
        <w:t>3</w:t>
      </w:r>
      <w:r w:rsidR="00FD4EFC" w:rsidRPr="001B66A5">
        <w:rPr>
          <w:i/>
          <w:sz w:val="20"/>
          <w:szCs w:val="24"/>
        </w:rPr>
        <w:t>_N</w:t>
      </w:r>
      <w:r w:rsidR="007A1BF6" w:rsidRPr="001B66A5">
        <w:rPr>
          <w:i/>
          <w:sz w:val="20"/>
          <w:szCs w:val="24"/>
          <w:vertAlign w:val="subscript"/>
        </w:rPr>
        <w:t>pasture</w:t>
      </w:r>
      <w:r w:rsidR="00AF30CD" w:rsidRPr="001B66A5">
        <w:rPr>
          <w:i/>
          <w:sz w:val="20"/>
          <w:szCs w:val="24"/>
          <w:vertAlign w:val="subscript"/>
        </w:rPr>
        <w:t>_adju</w:t>
      </w:r>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 xml:space="preserve"> </w:t>
      </w:r>
      <w:r w:rsidRPr="001B66A5">
        <w:rPr>
          <w:i/>
          <w:sz w:val="20"/>
          <w:szCs w:val="24"/>
        </w:rPr>
        <w:tab/>
      </w:r>
      <w:r w:rsidRPr="001B66A5">
        <w:rPr>
          <w:sz w:val="20"/>
          <w:szCs w:val="24"/>
        </w:rPr>
        <w:t xml:space="preserve">Total </w:t>
      </w:r>
      <w:r w:rsidR="00AF30CD" w:rsidRPr="001B66A5">
        <w:rPr>
          <w:sz w:val="20"/>
          <w:szCs w:val="24"/>
        </w:rPr>
        <w:t xml:space="preserve">adjusted </w:t>
      </w:r>
      <w:r w:rsidR="00072D14" w:rsidRPr="001B66A5">
        <w:rPr>
          <w:sz w:val="20"/>
          <w:szCs w:val="24"/>
        </w:rPr>
        <w:t>NH</w:t>
      </w:r>
      <w:r w:rsidR="00072D14" w:rsidRPr="001B66A5">
        <w:rPr>
          <w:sz w:val="20"/>
          <w:szCs w:val="24"/>
          <w:vertAlign w:val="subscript"/>
        </w:rPr>
        <w:t>3</w:t>
      </w:r>
      <w:r w:rsidR="00072D14" w:rsidRPr="001B66A5">
        <w:rPr>
          <w:sz w:val="20"/>
          <w:szCs w:val="24"/>
        </w:rPr>
        <w:t xml:space="preserve"> </w:t>
      </w:r>
      <w:r w:rsidRPr="001B66A5">
        <w:rPr>
          <w:sz w:val="20"/>
          <w:szCs w:val="24"/>
        </w:rPr>
        <w:t xml:space="preserve">emissions from </w:t>
      </w:r>
      <w:r w:rsidR="004304DB" w:rsidRPr="001B66A5">
        <w:rPr>
          <w:sz w:val="20"/>
          <w:szCs w:val="24"/>
        </w:rPr>
        <w:t>dung and urine</w:t>
      </w:r>
      <w:r w:rsidR="007A1BF6" w:rsidRPr="001B66A5">
        <w:rPr>
          <w:sz w:val="20"/>
          <w:szCs w:val="24"/>
        </w:rPr>
        <w:t xml:space="preserve"> deposited </w:t>
      </w:r>
      <w:r w:rsidR="004304DB" w:rsidRPr="001B66A5">
        <w:rPr>
          <w:sz w:val="20"/>
          <w:szCs w:val="24"/>
        </w:rPr>
        <w:t xml:space="preserve">directly </w:t>
      </w:r>
      <w:r w:rsidR="007A1BF6" w:rsidRPr="001B66A5">
        <w:rPr>
          <w:sz w:val="20"/>
          <w:szCs w:val="24"/>
        </w:rPr>
        <w:t>on pasture</w:t>
      </w:r>
      <w:r w:rsidRPr="001B66A5">
        <w:rPr>
          <w:sz w:val="20"/>
          <w:szCs w:val="24"/>
        </w:rPr>
        <w:t xml:space="preserve"> (kg NH</w:t>
      </w:r>
      <w:r w:rsidRPr="001B66A5">
        <w:rPr>
          <w:sz w:val="20"/>
          <w:szCs w:val="24"/>
          <w:vertAlign w:val="subscript"/>
        </w:rPr>
        <w:t>3</w:t>
      </w:r>
      <w:r w:rsidR="004304DB" w:rsidRPr="001B66A5">
        <w:rPr>
          <w:sz w:val="20"/>
          <w:szCs w:val="24"/>
        </w:rPr>
        <w:t>-N</w:t>
      </w:r>
      <w:r w:rsidR="004E5C0B" w:rsidRPr="001B66A5">
        <w:rPr>
          <w:sz w:val="20"/>
          <w:szCs w:val="24"/>
        </w:rPr>
        <w:t>)</w:t>
      </w:r>
      <w:r w:rsidR="004171C6"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r w:rsidR="0096311A" w:rsidRPr="001B66A5">
        <w:rPr>
          <w:sz w:val="20"/>
        </w:rPr>
        <w:t>; this is the sum of manure NH</w:t>
      </w:r>
      <w:r w:rsidR="0096311A" w:rsidRPr="001B66A5">
        <w:rPr>
          <w:sz w:val="20"/>
          <w:vertAlign w:val="subscript"/>
        </w:rPr>
        <w:t>3</w:t>
      </w:r>
      <w:r w:rsidR="0096311A" w:rsidRPr="001B66A5">
        <w:rPr>
          <w:sz w:val="20"/>
        </w:rPr>
        <w:t xml:space="preserve"> emissions from dung and urine deposited on this field by all grazing animals in year </w:t>
      </w:r>
      <w:r w:rsidR="0096311A" w:rsidRPr="001B66A5">
        <w:rPr>
          <w:i/>
          <w:iCs/>
          <w:sz w:val="20"/>
        </w:rPr>
        <w:t>t</w:t>
      </w:r>
      <w:r w:rsidR="00AF30CD" w:rsidRPr="001B66A5">
        <w:rPr>
          <w:sz w:val="20"/>
        </w:rPr>
        <w:t>, minus indirect N</w:t>
      </w:r>
      <w:r w:rsidR="00AF30CD" w:rsidRPr="001B66A5">
        <w:rPr>
          <w:sz w:val="20"/>
          <w:vertAlign w:val="subscript"/>
        </w:rPr>
        <w:t>2</w:t>
      </w:r>
      <w:r w:rsidR="00AF30CD" w:rsidRPr="001B66A5">
        <w:rPr>
          <w:sz w:val="20"/>
        </w:rPr>
        <w:t>O-N emissions via volatilization</w:t>
      </w:r>
    </w:p>
    <w:p w14:paraId="1D49C775" w14:textId="7A7AAF41" w:rsidR="00D52005" w:rsidRPr="00C654E9" w:rsidRDefault="000C0B23" w:rsidP="004E5C0B">
      <w:pPr>
        <w:tabs>
          <w:tab w:val="clear" w:pos="2880"/>
          <w:tab w:val="clear" w:pos="9360"/>
        </w:tabs>
        <w:spacing w:before="0"/>
        <w:ind w:left="2835" w:hanging="2835"/>
        <w:rPr>
          <w:iCs/>
          <w:sz w:val="20"/>
        </w:rPr>
      </w:pPr>
      <w:r w:rsidRPr="001B66A5">
        <w:rPr>
          <w:i/>
          <w:sz w:val="20"/>
        </w:rPr>
        <w:t>Total_NO</w:t>
      </w:r>
      <w:r w:rsidRPr="001B66A5">
        <w:rPr>
          <w:i/>
          <w:sz w:val="20"/>
          <w:vertAlign w:val="subscript"/>
        </w:rPr>
        <w:t>3</w:t>
      </w:r>
      <w:r w:rsidRPr="001B66A5">
        <w:rPr>
          <w:i/>
          <w:sz w:val="20"/>
        </w:rPr>
        <w:t>-N</w:t>
      </w:r>
      <w:r w:rsidRPr="001B66A5">
        <w:rPr>
          <w:i/>
          <w:sz w:val="20"/>
          <w:vertAlign w:val="subscript"/>
        </w:rPr>
        <w:t>leachingpasture</w:t>
      </w:r>
      <w:r w:rsidRPr="001B66A5">
        <w:rPr>
          <w:i/>
          <w:sz w:val="20"/>
          <w:vertAlign w:val="subscript"/>
        </w:rPr>
        <w:tab/>
      </w:r>
      <w:r w:rsidRPr="001B66A5">
        <w:rPr>
          <w:sz w:val="20"/>
        </w:rPr>
        <w:t>Total leaching NO</w:t>
      </w:r>
      <w:r w:rsidRPr="001B66A5">
        <w:rPr>
          <w:sz w:val="20"/>
          <w:vertAlign w:val="subscript"/>
        </w:rPr>
        <w:t>3</w:t>
      </w:r>
      <w:r w:rsidRPr="001B66A5">
        <w:rPr>
          <w:sz w:val="20"/>
        </w:rPr>
        <w:t xml:space="preserve">-N emissions from dung and </w:t>
      </w:r>
      <w:r w:rsidRPr="00C654E9">
        <w:rPr>
          <w:sz w:val="20"/>
        </w:rPr>
        <w:t>urine deposited directly on pasture (kg NO</w:t>
      </w:r>
      <w:r w:rsidRPr="00C654E9">
        <w:rPr>
          <w:sz w:val="20"/>
          <w:vertAlign w:val="subscript"/>
        </w:rPr>
        <w:t>3</w:t>
      </w:r>
      <w:r w:rsidRPr="00C654E9">
        <w:rPr>
          <w:sz w:val="20"/>
        </w:rPr>
        <w:t>-N year</w:t>
      </w:r>
      <w:r w:rsidRPr="00C654E9">
        <w:rPr>
          <w:sz w:val="20"/>
          <w:vertAlign w:val="superscript"/>
        </w:rPr>
        <w:t>-1</w:t>
      </w:r>
      <w:r w:rsidRPr="00C654E9">
        <w:rPr>
          <w:sz w:val="20"/>
        </w:rPr>
        <w:t>), specific to field n in year t; this is the sum of manure NO</w:t>
      </w:r>
      <w:r w:rsidRPr="00C654E9">
        <w:rPr>
          <w:sz w:val="20"/>
          <w:vertAlign w:val="subscript"/>
        </w:rPr>
        <w:t>3</w:t>
      </w:r>
      <w:r w:rsidRPr="00C654E9">
        <w:rPr>
          <w:sz w:val="20"/>
        </w:rPr>
        <w:t xml:space="preserve"> emissions from dung and urine deposited on this field by all grazing animals in year </w:t>
      </w:r>
      <w:r w:rsidRPr="00C654E9">
        <w:rPr>
          <w:i/>
          <w:iCs/>
          <w:sz w:val="20"/>
        </w:rPr>
        <w:t>t</w:t>
      </w:r>
    </w:p>
    <w:p w14:paraId="04AF8932" w14:textId="7F854ED8" w:rsidR="00775D1F" w:rsidRPr="00C654E9" w:rsidRDefault="00775D1F" w:rsidP="00775D1F">
      <w:pPr>
        <w:keepNext/>
        <w:tabs>
          <w:tab w:val="clear" w:pos="9360"/>
          <w:tab w:val="left" w:pos="2694"/>
          <w:tab w:val="right" w:pos="9781"/>
        </w:tabs>
        <w:spacing w:after="120"/>
        <w:ind w:left="2694" w:hanging="2694"/>
        <w:rPr>
          <w:b/>
        </w:rPr>
      </w:pPr>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manurepasture</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f>
                  <m:fPr>
                    <m:ctrlPr>
                      <w:rPr>
                        <w:rFonts w:ascii="Cambria Math" w:hAnsi="Cambria Math"/>
                        <w:b/>
                        <w:i/>
                        <w:szCs w:val="24"/>
                      </w:rPr>
                    </m:ctrlPr>
                  </m:fPr>
                  <m:num>
                    <m:r>
                      <m:rPr>
                        <m:sty m:val="bi"/>
                      </m:rPr>
                      <w:rPr>
                        <w:rFonts w:ascii="Cambria Math" w:hAnsi="Cambria Math"/>
                        <w:szCs w:val="24"/>
                      </w:rPr>
                      <m:t>Total</m:t>
                    </m:r>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excretion</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num>
              <m:den>
                <m:r>
                  <m:rPr>
                    <m:sty m:val="bi"/>
                  </m:rPr>
                  <w:rPr>
                    <w:rFonts w:ascii="Cambria Math" w:hAnsi="Cambria Math"/>
                    <w:szCs w:val="24"/>
                  </w:rPr>
                  <m:t>1000</m:t>
                </m:r>
              </m:den>
            </m:f>
          </m:e>
        </m:d>
      </m:oMath>
      <w:r w:rsidRPr="00C654E9">
        <w:rPr>
          <w:b/>
          <w:szCs w:val="24"/>
        </w:rPr>
        <w:t xml:space="preserve">  </w:t>
      </w:r>
      <w:r w:rsidRPr="00C654E9">
        <w:rPr>
          <w:b/>
          <w:szCs w:val="24"/>
        </w:rPr>
        <w:tab/>
      </w:r>
      <w:r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5.6.2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p>
    <w:p w14:paraId="5D2EE70E" w14:textId="77777777" w:rsidR="00775D1F" w:rsidRPr="00AA0C87" w:rsidRDefault="00775D1F" w:rsidP="00775D1F">
      <w:pPr>
        <w:tabs>
          <w:tab w:val="clear" w:pos="2880"/>
          <w:tab w:val="clear" w:pos="9360"/>
        </w:tabs>
        <w:ind w:left="2835" w:hanging="2835"/>
        <w:rPr>
          <w:sz w:val="20"/>
          <w:szCs w:val="24"/>
        </w:rPr>
      </w:pPr>
      <w:r w:rsidRPr="00C654E9">
        <w:rPr>
          <w:sz w:val="20"/>
          <w:szCs w:val="24"/>
        </w:rPr>
        <w:t>where</w:t>
      </w:r>
    </w:p>
    <w:p w14:paraId="6B62DE26" w14:textId="61C1B755" w:rsidR="00775D1F" w:rsidRPr="001B66A5" w:rsidRDefault="00775D1F" w:rsidP="00775D1F">
      <w:pPr>
        <w:tabs>
          <w:tab w:val="clear" w:pos="2880"/>
          <w:tab w:val="clear" w:pos="9360"/>
        </w:tabs>
        <w:spacing w:before="0"/>
        <w:ind w:left="2835" w:hanging="2835"/>
        <w:rPr>
          <w:sz w:val="20"/>
          <w:szCs w:val="24"/>
        </w:rPr>
      </w:pPr>
      <w:proofErr w:type="spellStart"/>
      <w:r w:rsidRPr="00AA0C87">
        <w:rPr>
          <w:i/>
          <w:sz w:val="20"/>
          <w:szCs w:val="24"/>
        </w:rPr>
        <w:t>Total_Volume</w:t>
      </w:r>
      <w:r w:rsidRPr="00AA0C87">
        <w:rPr>
          <w:i/>
          <w:sz w:val="20"/>
          <w:szCs w:val="24"/>
          <w:vertAlign w:val="subscript"/>
        </w:rPr>
        <w:t>manurepasture</w:t>
      </w:r>
      <w:proofErr w:type="spellEnd"/>
      <w:r w:rsidRPr="00AA0C87">
        <w:rPr>
          <w:i/>
          <w:sz w:val="20"/>
          <w:szCs w:val="24"/>
        </w:rPr>
        <w:tab/>
      </w:r>
      <w:r w:rsidRPr="00AA0C87">
        <w:rPr>
          <w:sz w:val="20"/>
          <w:szCs w:val="24"/>
        </w:rPr>
        <w:t xml:space="preserve">Total volume of manure </w:t>
      </w:r>
      <w:r w:rsidRPr="001B66A5">
        <w:rPr>
          <w:sz w:val="20"/>
          <w:szCs w:val="24"/>
        </w:rPr>
        <w:t>produced by grazing animals on pasture (kg manure year</w:t>
      </w:r>
      <w:r w:rsidRPr="001B66A5">
        <w:rPr>
          <w:sz w:val="20"/>
          <w:szCs w:val="24"/>
          <w:vertAlign w:val="superscript"/>
        </w:rPr>
        <w:t>-1</w:t>
      </w:r>
      <w:r w:rsidRPr="001B66A5">
        <w:rPr>
          <w:sz w:val="20"/>
          <w:szCs w:val="24"/>
        </w:rPr>
        <w:t>, 1000 kg wet weight)</w:t>
      </w:r>
      <w:r w:rsidR="00654A16" w:rsidRPr="001B66A5">
        <w:rPr>
          <w:sz w:val="20"/>
          <w:szCs w:val="24"/>
        </w:rPr>
        <w:t>, by livestock type</w:t>
      </w:r>
    </w:p>
    <w:p w14:paraId="4AF13E62" w14:textId="70362B20" w:rsidR="00775D1F" w:rsidRPr="001B66A5" w:rsidRDefault="00775D1F" w:rsidP="00775D1F">
      <w:pPr>
        <w:tabs>
          <w:tab w:val="clear" w:pos="2880"/>
          <w:tab w:val="clear" w:pos="9360"/>
        </w:tabs>
        <w:spacing w:before="0"/>
        <w:ind w:left="2835" w:hanging="2835"/>
        <w:rPr>
          <w:sz w:val="20"/>
          <w:szCs w:val="24"/>
        </w:rPr>
      </w:pPr>
      <w:proofErr w:type="spellStart"/>
      <w:r w:rsidRPr="001B66A5">
        <w:rPr>
          <w:i/>
          <w:sz w:val="20"/>
          <w:szCs w:val="24"/>
        </w:rPr>
        <w:t>Total_N</w:t>
      </w:r>
      <w:r w:rsidRPr="001B66A5">
        <w:rPr>
          <w:i/>
          <w:sz w:val="20"/>
          <w:szCs w:val="24"/>
          <w:vertAlign w:val="subscript"/>
        </w:rPr>
        <w:t>excretion</w:t>
      </w:r>
      <w:proofErr w:type="spellEnd"/>
      <w:r w:rsidRPr="001B66A5">
        <w:rPr>
          <w:i/>
          <w:sz w:val="20"/>
          <w:szCs w:val="24"/>
        </w:rPr>
        <w:tab/>
      </w:r>
      <w:r w:rsidRPr="001B66A5">
        <w:rPr>
          <w:sz w:val="20"/>
          <w:szCs w:val="24"/>
        </w:rPr>
        <w:t>Total amount of N excreted by grazing animals on pasture (kg N year</w:t>
      </w:r>
      <w:r w:rsidRPr="001B66A5">
        <w:rPr>
          <w:sz w:val="20"/>
          <w:szCs w:val="24"/>
          <w:vertAlign w:val="superscript"/>
        </w:rPr>
        <w:t>-1</w:t>
      </w:r>
      <w:r w:rsidRPr="001B66A5">
        <w:rPr>
          <w:sz w:val="20"/>
          <w:szCs w:val="24"/>
        </w:rPr>
        <w:t>), by livestock type</w:t>
      </w:r>
    </w:p>
    <w:p w14:paraId="7F523B4B" w14:textId="4A90019E" w:rsidR="00775D1F" w:rsidRDefault="00775D1F" w:rsidP="004E5C0B">
      <w:pPr>
        <w:tabs>
          <w:tab w:val="clear" w:pos="2880"/>
          <w:tab w:val="clear" w:pos="9360"/>
        </w:tabs>
        <w:spacing w:before="0"/>
        <w:ind w:left="2835" w:hanging="2835"/>
        <w:rPr>
          <w:iCs/>
          <w:sz w:val="20"/>
        </w:rPr>
      </w:pPr>
      <w:proofErr w:type="spellStart"/>
      <w:r w:rsidRPr="001B66A5">
        <w:rPr>
          <w:rFonts w:cstheme="minorHAnsi"/>
          <w:i/>
          <w:sz w:val="20"/>
        </w:rPr>
        <w:t>N</w:t>
      </w:r>
      <w:r w:rsidRPr="001B66A5">
        <w:rPr>
          <w:rFonts w:cstheme="minorHAnsi"/>
          <w:i/>
          <w:sz w:val="20"/>
          <w:vertAlign w:val="subscript"/>
        </w:rPr>
        <w:t>content</w:t>
      </w:r>
      <w:proofErr w:type="spellEnd"/>
      <w:r w:rsidRPr="001B66A5">
        <w:rPr>
          <w:i/>
          <w:sz w:val="20"/>
          <w:szCs w:val="24"/>
          <w:vertAlign w:val="subscript"/>
        </w:rPr>
        <w:tab/>
      </w:r>
      <w:r w:rsidRPr="001B66A5">
        <w:rPr>
          <w:sz w:val="20"/>
          <w:szCs w:val="24"/>
        </w:rPr>
        <w:t>N content of excreta (urine + faeces; % wet weight) (</w:t>
      </w:r>
      <w:r w:rsidRPr="001B66A5">
        <w:rPr>
          <w:b/>
          <w:sz w:val="20"/>
          <w:szCs w:val="24"/>
        </w:rPr>
        <w:fldChar w:fldCharType="begin"/>
      </w:r>
      <w:r w:rsidRPr="001B66A5">
        <w:rPr>
          <w:b/>
          <w:sz w:val="20"/>
          <w:szCs w:val="24"/>
        </w:rPr>
        <w:instrText xml:space="preserve"> REF _Ref62838004 \h  \* MERGEFORMAT </w:instrText>
      </w:r>
      <w:r w:rsidRPr="001B66A5">
        <w:rPr>
          <w:b/>
          <w:sz w:val="20"/>
          <w:szCs w:val="24"/>
        </w:rPr>
      </w:r>
      <w:r w:rsidRPr="001B66A5">
        <w:rPr>
          <w:b/>
          <w:sz w:val="20"/>
          <w:szCs w:val="24"/>
        </w:rPr>
        <w:fldChar w:fldCharType="separate"/>
      </w:r>
      <w:r w:rsidRPr="001B66A5">
        <w:rPr>
          <w:b/>
          <w:sz w:val="20"/>
          <w:szCs w:val="24"/>
        </w:rPr>
        <w:t>Table 6</w:t>
      </w:r>
      <w:r w:rsidRPr="001B66A5">
        <w:rPr>
          <w:b/>
          <w:sz w:val="20"/>
          <w:szCs w:val="24"/>
        </w:rPr>
        <w:fldChar w:fldCharType="end"/>
      </w:r>
      <w:r w:rsidRPr="001B66A5">
        <w:rPr>
          <w:sz w:val="20"/>
          <w:szCs w:val="24"/>
        </w:rPr>
        <w:t>)</w:t>
      </w:r>
    </w:p>
    <w:p w14:paraId="5340EDED" w14:textId="77777777" w:rsidR="008E4A72" w:rsidRPr="00D05553" w:rsidRDefault="008E4A72" w:rsidP="008E4A72">
      <w:pPr>
        <w:pStyle w:val="Heading2"/>
      </w:pPr>
      <w:bookmarkStart w:id="886" w:name="_Toc152758663"/>
      <w:r w:rsidRPr="00D05553">
        <w:t>Conversions</w:t>
      </w:r>
      <w:bookmarkEnd w:id="886"/>
    </w:p>
    <w:p w14:paraId="2D473465" w14:textId="60126986" w:rsidR="00045C25" w:rsidRPr="00D05553" w:rsidRDefault="00045C25" w:rsidP="00045C25">
      <w:r w:rsidRPr="00D05553">
        <w:t>For N</w:t>
      </w:r>
      <w:r w:rsidRPr="00D05553">
        <w:rPr>
          <w:vertAlign w:val="subscript"/>
        </w:rPr>
        <w:t>2</w:t>
      </w:r>
      <w:r w:rsidRPr="00D05553">
        <w:t>O-N to N</w:t>
      </w:r>
      <w:r w:rsidRPr="00D05553">
        <w:rPr>
          <w:vertAlign w:val="subscript"/>
        </w:rPr>
        <w:t>2</w:t>
      </w:r>
      <w:r w:rsidRPr="00D05553">
        <w:t>O, NH</w:t>
      </w:r>
      <w:r w:rsidRPr="00D05553">
        <w:rPr>
          <w:vertAlign w:val="subscript"/>
        </w:rPr>
        <w:t>3</w:t>
      </w:r>
      <w:r w:rsidRPr="00D05553">
        <w:t>-N to NH</w:t>
      </w:r>
      <w:r w:rsidRPr="00D05553">
        <w:rPr>
          <w:vertAlign w:val="subscript"/>
        </w:rPr>
        <w:t>3</w:t>
      </w:r>
      <w:r w:rsidRPr="00D05553">
        <w:t xml:space="preserve"> and NO</w:t>
      </w:r>
      <w:r w:rsidRPr="00D05553">
        <w:rPr>
          <w:vertAlign w:val="subscript"/>
        </w:rPr>
        <w:t>3</w:t>
      </w:r>
      <w:r w:rsidRPr="00D05553">
        <w:t>-N to NO</w:t>
      </w:r>
      <w:r w:rsidRPr="00D05553">
        <w:rPr>
          <w:vertAlign w:val="subscript"/>
        </w:rPr>
        <w:t>3</w:t>
      </w:r>
      <w:r w:rsidRPr="00D05553">
        <w:t xml:space="preserve"> conversions, please see </w:t>
      </w:r>
      <w:r w:rsidRPr="00D05553">
        <w:rPr>
          <w:b/>
          <w:bCs/>
        </w:rPr>
        <w:t xml:space="preserve">Section </w:t>
      </w:r>
      <w:r w:rsidRPr="00D05553">
        <w:rPr>
          <w:b/>
          <w:bCs/>
        </w:rPr>
        <w:fldChar w:fldCharType="begin"/>
      </w:r>
      <w:r w:rsidRPr="00D05553">
        <w:rPr>
          <w:b/>
          <w:bCs/>
        </w:rPr>
        <w:instrText xml:space="preserve"> REF _Ref141962590 \r \h </w:instrText>
      </w:r>
      <w:r w:rsidR="001D17DB" w:rsidRPr="00D05553">
        <w:rPr>
          <w:b/>
          <w:bCs/>
        </w:rPr>
        <w:instrText xml:space="preserve"> \* MERGEFORMAT </w:instrText>
      </w:r>
      <w:r w:rsidRPr="00D05553">
        <w:rPr>
          <w:b/>
          <w:bCs/>
        </w:rPr>
      </w:r>
      <w:r w:rsidRPr="00D05553">
        <w:rPr>
          <w:b/>
          <w:bCs/>
        </w:rPr>
        <w:fldChar w:fldCharType="separate"/>
      </w:r>
      <w:r w:rsidRPr="00D05553">
        <w:rPr>
          <w:b/>
          <w:bCs/>
        </w:rPr>
        <w:t>4.10</w:t>
      </w:r>
      <w:r w:rsidRPr="00D05553">
        <w:rPr>
          <w:b/>
          <w:bCs/>
        </w:rPr>
        <w:fldChar w:fldCharType="end"/>
      </w:r>
    </w:p>
    <w:p w14:paraId="60319042" w14:textId="2DFFFE03" w:rsidR="008E1DDC" w:rsidRDefault="008E1DDC" w:rsidP="008E1DDC">
      <w:pPr>
        <w:pStyle w:val="Heading2"/>
      </w:pPr>
      <w:bookmarkStart w:id="887" w:name="_Toc152758664"/>
      <w:r>
        <w:t>References</w:t>
      </w:r>
      <w:bookmarkEnd w:id="887"/>
    </w:p>
    <w:p w14:paraId="73A0CD63" w14:textId="77777777" w:rsidR="00F53C34" w:rsidRPr="004036D7" w:rsidRDefault="00F53C34" w:rsidP="00F53C34">
      <w:pPr>
        <w:rPr>
          <w:b/>
          <w:lang w:val="en-US"/>
        </w:rPr>
      </w:pPr>
      <w:r w:rsidRPr="004036D7">
        <w:rPr>
          <w:b/>
          <w:lang w:val="en-US"/>
        </w:rPr>
        <w:t>5.2 Manure carbon</w:t>
      </w:r>
    </w:p>
    <w:p w14:paraId="2C7F3975" w14:textId="77777777" w:rsidR="00F53C34" w:rsidRPr="002F4C24" w:rsidRDefault="00F53C34" w:rsidP="00F53C34">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34AEDF" w14:textId="77777777" w:rsidR="00F53C34" w:rsidRPr="004036D7" w:rsidRDefault="00F53C34" w:rsidP="00F53C34">
      <w:pPr>
        <w:rPr>
          <w:b/>
          <w:szCs w:val="24"/>
        </w:rPr>
      </w:pPr>
      <w:r w:rsidRPr="004036D7">
        <w:rPr>
          <w:b/>
          <w:szCs w:val="24"/>
        </w:rPr>
        <w:t>5.3 Direct N</w:t>
      </w:r>
      <w:r w:rsidRPr="00986A1C">
        <w:rPr>
          <w:b/>
          <w:szCs w:val="24"/>
          <w:vertAlign w:val="subscript"/>
        </w:rPr>
        <w:t>2</w:t>
      </w:r>
      <w:r w:rsidRPr="004036D7">
        <w:rPr>
          <w:b/>
          <w:szCs w:val="24"/>
        </w:rPr>
        <w:t>O</w:t>
      </w:r>
    </w:p>
    <w:p w14:paraId="5860DC87" w14:textId="0B2115D9"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89" w:history="1">
        <w:r w:rsidR="00BA63DA" w:rsidRPr="00C0497A">
          <w:rPr>
            <w:rStyle w:val="Hyperlink"/>
            <w:sz w:val="20"/>
          </w:rPr>
          <w:t>https://publications.gc.ca/site/eng/9.506002/publication.html</w:t>
        </w:r>
      </w:hyperlink>
    </w:p>
    <w:p w14:paraId="67CD72A2" w14:textId="24D11DFE" w:rsidR="00E24E6D" w:rsidRPr="00E24E6D" w:rsidRDefault="00E24E6D" w:rsidP="00E24E6D">
      <w:pPr>
        <w:ind w:left="284" w:hanging="284"/>
        <w:rPr>
          <w:sz w:val="20"/>
          <w:szCs w:val="32"/>
        </w:rPr>
      </w:pPr>
      <w:r w:rsidRPr="00E24E6D">
        <w:rPr>
          <w:sz w:val="20"/>
          <w:szCs w:val="32"/>
        </w:rPr>
        <w:t xml:space="preserve">Lemke RL, Baron V, </w:t>
      </w:r>
      <w:proofErr w:type="spellStart"/>
      <w:r w:rsidRPr="00E24E6D">
        <w:rPr>
          <w:sz w:val="20"/>
          <w:szCs w:val="32"/>
        </w:rPr>
        <w:t>Iwaasa</w:t>
      </w:r>
      <w:proofErr w:type="spellEnd"/>
      <w:r w:rsidRPr="00E24E6D">
        <w:rPr>
          <w:sz w:val="20"/>
          <w:szCs w:val="32"/>
        </w:rPr>
        <w:t xml:space="preserve"> A, Farrell R, </w:t>
      </w:r>
      <w:proofErr w:type="spellStart"/>
      <w:r w:rsidRPr="00E24E6D">
        <w:rPr>
          <w:sz w:val="20"/>
          <w:szCs w:val="32"/>
        </w:rPr>
        <w:t>Schoenau</w:t>
      </w:r>
      <w:proofErr w:type="spellEnd"/>
      <w:r w:rsidRPr="00E24E6D">
        <w:rPr>
          <w:sz w:val="20"/>
          <w:szCs w:val="32"/>
        </w:rPr>
        <w:t xml:space="preserve"> J. 2012. Quantifying nitrous oxide emissions resulting from animal manure on pasture, range and paddock by grazing cattle in Canada. Final report submitted to the Greenhouse Gas Division, Environment Canada, by Agriculture and Agri-Food Canada, Saskatoon (SK).</w:t>
      </w:r>
    </w:p>
    <w:p w14:paraId="4286C34C" w14:textId="23E91E36" w:rsidR="00F53C34" w:rsidRPr="00665651" w:rsidRDefault="00665651" w:rsidP="00665651">
      <w:pPr>
        <w:ind w:left="284" w:hanging="284"/>
        <w:rPr>
          <w:sz w:val="20"/>
        </w:rPr>
      </w:pPr>
      <w:r w:rsidRPr="00665651">
        <w:rPr>
          <w:sz w:val="20"/>
          <w:lang w:val="de-DE"/>
        </w:rPr>
        <w:t xml:space="preserve">Rochette, P., Chantigny, M. H., Ziadi, N., Angers, D. A., Bélanger, G., Charbonneau, É., Pellerin, D., Liang, C., and Bertrand, N., 2014. </w:t>
      </w:r>
      <w:r w:rsidRPr="00665651">
        <w:rPr>
          <w:sz w:val="20"/>
        </w:rPr>
        <w:t xml:space="preserve">Soil nitrous oxide emissions after deposition of dairy cow excreta in eastern Canada. Journal of Environmental Quality, 43(3), 829– 841. </w:t>
      </w:r>
      <w:hyperlink r:id="rId390" w:history="1">
        <w:r w:rsidRPr="00665651">
          <w:rPr>
            <w:rStyle w:val="Hyperlink"/>
            <w:sz w:val="20"/>
          </w:rPr>
          <w:t>https://doi.org/10.2134/jeq2013.11.0474</w:t>
        </w:r>
      </w:hyperlink>
      <w:r w:rsidRPr="00665651">
        <w:rPr>
          <w:sz w:val="20"/>
        </w:rPr>
        <w:t xml:space="preserve"> </w:t>
      </w:r>
    </w:p>
    <w:p w14:paraId="46FF23F5" w14:textId="77777777" w:rsidR="00F53C34" w:rsidRPr="004036D7" w:rsidRDefault="00F53C34" w:rsidP="00F53C34">
      <w:pPr>
        <w:rPr>
          <w:b/>
          <w:szCs w:val="24"/>
        </w:rPr>
      </w:pPr>
      <w:r w:rsidRPr="004036D7">
        <w:rPr>
          <w:b/>
          <w:szCs w:val="24"/>
        </w:rPr>
        <w:t>5.4 Indirect N</w:t>
      </w:r>
      <w:r w:rsidRPr="00986A1C">
        <w:rPr>
          <w:b/>
          <w:szCs w:val="24"/>
          <w:vertAlign w:val="subscript"/>
        </w:rPr>
        <w:t>2</w:t>
      </w:r>
      <w:r w:rsidRPr="004036D7">
        <w:rPr>
          <w:b/>
          <w:szCs w:val="24"/>
        </w:rPr>
        <w:t>O</w:t>
      </w:r>
    </w:p>
    <w:p w14:paraId="01D5A8C2" w14:textId="067889E6" w:rsidR="00F53C34" w:rsidRDefault="00F53C34" w:rsidP="00F53C34">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91" w:history="1">
        <w:r w:rsidRPr="007E4F28">
          <w:rPr>
            <w:rStyle w:val="Hyperlink"/>
            <w:rFonts w:cstheme="minorHAnsi"/>
            <w:sz w:val="20"/>
          </w:rPr>
          <w:t>https://www.ipcc.ch/report/2019-refinement-to-the-2006-ipcc-guidelines-for-national-greenhouse-gas-inventories/</w:t>
        </w:r>
      </w:hyperlink>
    </w:p>
    <w:p w14:paraId="06AEBED4" w14:textId="55D6828B" w:rsidR="00E20DEA" w:rsidRDefault="00E20DEA" w:rsidP="00E20DEA">
      <w:pPr>
        <w:rPr>
          <w:b/>
          <w:lang w:val="en-US"/>
        </w:rPr>
      </w:pPr>
      <w:r w:rsidRPr="00BC6F06">
        <w:rPr>
          <w:b/>
          <w:lang w:val="en-US"/>
        </w:rPr>
        <w:t xml:space="preserve">Table </w:t>
      </w:r>
      <w:r>
        <w:rPr>
          <w:b/>
          <w:lang w:val="en-US"/>
        </w:rPr>
        <w:t>6</w:t>
      </w:r>
    </w:p>
    <w:p w14:paraId="37595F5F" w14:textId="21BA3839" w:rsidR="00E20DEA" w:rsidRPr="00E20DEA" w:rsidRDefault="00E20DEA" w:rsidP="00E20DEA">
      <w:pPr>
        <w:rPr>
          <w:bCs/>
          <w:sz w:val="20"/>
          <w:lang w:val="en-US"/>
        </w:rPr>
      </w:pPr>
      <w:r w:rsidRPr="00E20DEA">
        <w:rPr>
          <w:bCs/>
          <w:sz w:val="20"/>
          <w:lang w:val="en-US"/>
        </w:rPr>
        <w:t xml:space="preserve">See </w:t>
      </w:r>
      <w:r w:rsidRPr="00E20DEA">
        <w:rPr>
          <w:b/>
          <w:sz w:val="20"/>
          <w:lang w:val="en-US"/>
        </w:rPr>
        <w:t xml:space="preserve">Section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7EE07195" w14:textId="2E42A176" w:rsidR="00007356" w:rsidRDefault="00007356" w:rsidP="00007356">
      <w:pPr>
        <w:rPr>
          <w:b/>
          <w:lang w:val="en-US"/>
        </w:rPr>
      </w:pPr>
      <w:r w:rsidRPr="00BC6F06">
        <w:rPr>
          <w:b/>
          <w:lang w:val="en-US"/>
        </w:rPr>
        <w:lastRenderedPageBreak/>
        <w:t xml:space="preserve">Table </w:t>
      </w:r>
      <w:r>
        <w:rPr>
          <w:b/>
          <w:lang w:val="en-US"/>
        </w:rPr>
        <w:t>36</w:t>
      </w:r>
    </w:p>
    <w:p w14:paraId="03724E9A" w14:textId="0B1F8612" w:rsidR="00007356" w:rsidRPr="00E20DEA" w:rsidRDefault="00007356" w:rsidP="00007356">
      <w:pPr>
        <w:rPr>
          <w:bCs/>
          <w:sz w:val="20"/>
          <w:lang w:val="en-US"/>
        </w:rPr>
      </w:pPr>
      <w:r w:rsidRPr="00E20DEA">
        <w:rPr>
          <w:bCs/>
          <w:sz w:val="20"/>
          <w:lang w:val="en-US"/>
        </w:rPr>
        <w:t xml:space="preserve">See </w:t>
      </w:r>
      <w:r w:rsidRPr="00E20DEA">
        <w:rPr>
          <w:b/>
          <w:sz w:val="20"/>
          <w:lang w:val="en-US"/>
        </w:rPr>
        <w:t xml:space="preserve">Section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Pr>
          <w:b/>
          <w:sz w:val="20"/>
          <w:lang w:val="en-US"/>
        </w:rPr>
        <w:t>4.11</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00000000">
        <w:rPr>
          <w:b/>
          <w:sz w:val="20"/>
          <w:lang w:val="en-US"/>
        </w:rPr>
        <w:fldChar w:fldCharType="separate"/>
      </w:r>
      <w:r w:rsidRPr="00E20DEA">
        <w:rPr>
          <w:b/>
          <w:sz w:val="20"/>
          <w:lang w:val="en-US"/>
        </w:rPr>
        <w:fldChar w:fldCharType="end"/>
      </w:r>
      <w:r w:rsidRPr="00E20DEA">
        <w:rPr>
          <w:bCs/>
          <w:sz w:val="20"/>
          <w:lang w:val="en-US"/>
        </w:rPr>
        <w:t xml:space="preserve"> for references</w:t>
      </w:r>
    </w:p>
    <w:p w14:paraId="67E0A694" w14:textId="28F706E7" w:rsidR="002A2F20" w:rsidRDefault="002A2F20" w:rsidP="002A2F20">
      <w:pPr>
        <w:rPr>
          <w:b/>
          <w:lang w:val="en-US"/>
        </w:rPr>
      </w:pPr>
      <w:r w:rsidRPr="00BC6F06">
        <w:rPr>
          <w:b/>
          <w:lang w:val="en-US"/>
        </w:rPr>
        <w:t xml:space="preserve">Table </w:t>
      </w:r>
      <w:r>
        <w:rPr>
          <w:b/>
          <w:lang w:val="en-US"/>
        </w:rPr>
        <w:t>42</w:t>
      </w:r>
    </w:p>
    <w:p w14:paraId="3063712E" w14:textId="77777777" w:rsidR="002A2F20" w:rsidRPr="00E20DEA" w:rsidRDefault="002A2F20" w:rsidP="002A2F20">
      <w:pPr>
        <w:rPr>
          <w:bCs/>
          <w:sz w:val="20"/>
          <w:lang w:val="en-US"/>
        </w:rPr>
      </w:pPr>
      <w:r w:rsidRPr="00E20DEA">
        <w:rPr>
          <w:bCs/>
          <w:sz w:val="20"/>
          <w:lang w:val="en-US"/>
        </w:rPr>
        <w:t xml:space="preserve">See </w:t>
      </w:r>
      <w:r w:rsidRPr="00E20DEA">
        <w:rPr>
          <w:b/>
          <w:sz w:val="20"/>
          <w:lang w:val="en-US"/>
        </w:rPr>
        <w:t xml:space="preserve">Section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Pr>
          <w:b/>
          <w:sz w:val="20"/>
          <w:lang w:val="en-US"/>
        </w:rPr>
        <w:t>4.11</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00000000">
        <w:rPr>
          <w:b/>
          <w:sz w:val="20"/>
          <w:lang w:val="en-US"/>
        </w:rPr>
        <w:fldChar w:fldCharType="separate"/>
      </w:r>
      <w:r w:rsidRPr="00E20DEA">
        <w:rPr>
          <w:b/>
          <w:sz w:val="20"/>
          <w:lang w:val="en-US"/>
        </w:rPr>
        <w:fldChar w:fldCharType="end"/>
      </w:r>
      <w:r w:rsidRPr="00E20DEA">
        <w:rPr>
          <w:bCs/>
          <w:sz w:val="20"/>
          <w:lang w:val="en-US"/>
        </w:rPr>
        <w:t xml:space="preserve"> for references</w:t>
      </w:r>
    </w:p>
    <w:p w14:paraId="50C08D89" w14:textId="77777777" w:rsidR="008E1DDC" w:rsidRPr="008E1DDC" w:rsidRDefault="008E1DDC" w:rsidP="008E1DDC"/>
    <w:p w14:paraId="2FD18CB7" w14:textId="4AFF15FB" w:rsidR="00CC528E" w:rsidRDefault="00CC528E" w:rsidP="00CC528E">
      <w:pPr>
        <w:pStyle w:val="Heading1"/>
      </w:pPr>
      <w:bookmarkStart w:id="888" w:name="_Toc152758665"/>
      <w:r w:rsidRPr="00D5649B">
        <w:lastRenderedPageBreak/>
        <w:t>Energy</w:t>
      </w:r>
      <w:r w:rsidR="004208E4" w:rsidRPr="00D5649B">
        <w:t xml:space="preserve"> CO</w:t>
      </w:r>
      <w:r w:rsidR="004208E4" w:rsidRPr="00D5649B">
        <w:rPr>
          <w:vertAlign w:val="subscript"/>
        </w:rPr>
        <w:t>2</w:t>
      </w:r>
      <w:r w:rsidR="004208E4" w:rsidRPr="00D5649B">
        <w:t xml:space="preserve"> emissions</w:t>
      </w:r>
      <w:bookmarkEnd w:id="888"/>
    </w:p>
    <w:p w14:paraId="5221740B" w14:textId="71CFE4C0" w:rsidR="00B664A4" w:rsidRPr="00D5649B" w:rsidRDefault="00B664A4" w:rsidP="00B664A4">
      <w:pPr>
        <w:pStyle w:val="Caption"/>
        <w:spacing w:after="120"/>
      </w:pPr>
      <w:r w:rsidRPr="00D5649B">
        <w:t xml:space="preserve">(by </w:t>
      </w:r>
      <w:r>
        <w:t>R</w:t>
      </w:r>
      <w:r w:rsidRPr="00D5649B">
        <w:t>. Kröbel)</w:t>
      </w:r>
    </w:p>
    <w:p w14:paraId="2366BEFA" w14:textId="651BF0FC" w:rsidR="00354D3B" w:rsidRPr="00D5649B" w:rsidRDefault="0061289B" w:rsidP="0061289B">
      <w:pPr>
        <w:pStyle w:val="Caption"/>
        <w:spacing w:line="240" w:lineRule="auto"/>
        <w:rPr>
          <w:b/>
        </w:rPr>
      </w:pPr>
      <w:bookmarkStart w:id="889" w:name="OLE_LINK15"/>
      <w:bookmarkStart w:id="890" w:name="OLE_LINK16"/>
      <w:r>
        <w:rPr>
          <w:b/>
        </w:rPr>
        <w:t>Note</w:t>
      </w:r>
      <w:r w:rsidR="00354D3B" w:rsidRPr="00D5649B">
        <w:rPr>
          <w:b/>
        </w:rPr>
        <w:t>:</w:t>
      </w:r>
      <w:r>
        <w:rPr>
          <w:b/>
        </w:rPr>
        <w:t xml:space="preserve"> </w:t>
      </w:r>
      <w:r w:rsidR="00354D3B" w:rsidRPr="0061289B">
        <w:t>Some values need only be represented one time (e.g., Conversion of GJ of diesel to kg CO</w:t>
      </w:r>
      <w:r w:rsidR="00354D3B" w:rsidRPr="0061289B">
        <w:rPr>
          <w:vertAlign w:val="subscript"/>
        </w:rPr>
        <w:t>2</w:t>
      </w:r>
      <w:r w:rsidR="00354D3B" w:rsidRPr="0061289B">
        <w:t>, Conversion of kWh of electricity to kg CO</w:t>
      </w:r>
      <w:r w:rsidR="00354D3B" w:rsidRPr="0061289B">
        <w:rPr>
          <w:vertAlign w:val="subscript"/>
        </w:rPr>
        <w:t>2</w:t>
      </w:r>
      <w:r w:rsidR="00354D3B" w:rsidRPr="0061289B">
        <w:t xml:space="preserve"> emissions).</w:t>
      </w:r>
    </w:p>
    <w:p w14:paraId="37B9425B" w14:textId="77777777" w:rsidR="00354D3B" w:rsidRPr="00D5649B" w:rsidRDefault="00354D3B" w:rsidP="004208E4">
      <w:pPr>
        <w:pStyle w:val="Heading2"/>
      </w:pPr>
      <w:bookmarkStart w:id="891" w:name="_Toc343610183"/>
      <w:bookmarkStart w:id="892" w:name="_Toc152758666"/>
      <w:r w:rsidRPr="00D5649B">
        <w:t>Cropping emissions</w:t>
      </w:r>
      <w:bookmarkEnd w:id="891"/>
      <w:bookmarkEnd w:id="892"/>
    </w:p>
    <w:p w14:paraId="5933661D" w14:textId="29645E9A" w:rsidR="00354D3B" w:rsidRPr="00D5649B" w:rsidRDefault="00511BB1" w:rsidP="0061289B">
      <w:pPr>
        <w:pStyle w:val="Caption"/>
        <w:tabs>
          <w:tab w:val="clear" w:pos="2880"/>
          <w:tab w:val="clear" w:pos="9360"/>
        </w:tabs>
        <w:spacing w:line="240" w:lineRule="auto"/>
        <w:rPr>
          <w:b/>
          <w:u w:val="single"/>
        </w:rPr>
      </w:pPr>
      <w:bookmarkStart w:id="893" w:name="_Toc162259007"/>
      <w:r w:rsidRPr="00D5649B">
        <w:rPr>
          <w:b/>
        </w:rPr>
        <w:t>T</w:t>
      </w:r>
      <w:r w:rsidR="00354D3B" w:rsidRPr="00D5649B">
        <w:rPr>
          <w:b/>
        </w:rPr>
        <w:t>he emissions for each crop</w:t>
      </w:r>
      <w:r w:rsidRPr="00D5649B">
        <w:rPr>
          <w:b/>
        </w:rPr>
        <w:t xml:space="preserve"> are calculated</w:t>
      </w:r>
      <w:r w:rsidR="00354D3B" w:rsidRPr="00D5649B">
        <w:rPr>
          <w:b/>
        </w:rPr>
        <w:t xml:space="preserve"> independently. </w:t>
      </w:r>
      <w:r w:rsidR="00354D3B" w:rsidRPr="00D5649B">
        <w:rPr>
          <w:b/>
          <w:u w:val="single"/>
        </w:rPr>
        <w:t>Results will be associated with each crop.</w:t>
      </w:r>
    </w:p>
    <w:p w14:paraId="23E14433" w14:textId="77777777" w:rsidR="00354D3B" w:rsidRPr="00D5649B" w:rsidRDefault="00354D3B" w:rsidP="0061289B">
      <w:pPr>
        <w:pStyle w:val="Caption"/>
        <w:tabs>
          <w:tab w:val="clear" w:pos="2880"/>
          <w:tab w:val="clear" w:pos="9360"/>
        </w:tabs>
        <w:spacing w:line="240" w:lineRule="auto"/>
        <w:rPr>
          <w:b/>
        </w:rPr>
      </w:pPr>
      <w:bookmarkStart w:id="894" w:name="OLE_LINK23"/>
      <w:bookmarkStart w:id="895" w:name="OLE_LINK24"/>
      <w:r w:rsidRPr="00D5649B">
        <w:rPr>
          <w:b/>
        </w:rPr>
        <w:t>Cropping emission results will be calculated on a yearly basis. To report these as monthly values, these will be prorated equally over the entire year (/12).</w:t>
      </w:r>
    </w:p>
    <w:p w14:paraId="14020DF4" w14:textId="77777777" w:rsidR="00354D3B" w:rsidRPr="00D5649B" w:rsidRDefault="00354D3B" w:rsidP="008A7F5F">
      <w:pPr>
        <w:pStyle w:val="Heading3"/>
      </w:pPr>
      <w:bookmarkStart w:id="896" w:name="_Toc152758667"/>
      <w:bookmarkEnd w:id="894"/>
      <w:bookmarkEnd w:id="895"/>
      <w:r w:rsidRPr="00D5649B">
        <w:t>CO</w:t>
      </w:r>
      <w:r w:rsidRPr="00D5649B">
        <w:rPr>
          <w:vertAlign w:val="subscript"/>
        </w:rPr>
        <w:t>2</w:t>
      </w:r>
      <w:r w:rsidRPr="00D5649B">
        <w:t xml:space="preserve"> from fuel use</w:t>
      </w:r>
      <w:bookmarkEnd w:id="893"/>
      <w:bookmarkEnd w:id="896"/>
    </w:p>
    <w:p w14:paraId="2DDE10AD" w14:textId="50C8397A" w:rsidR="00405550" w:rsidRPr="00D5649B" w:rsidRDefault="00405550" w:rsidP="0061289B">
      <w:pPr>
        <w:pStyle w:val="Caption"/>
        <w:tabs>
          <w:tab w:val="clear" w:pos="2880"/>
          <w:tab w:val="clear" w:pos="9360"/>
        </w:tabs>
        <w:spacing w:line="240" w:lineRule="auto"/>
      </w:pPr>
      <w:r w:rsidRPr="00D5649B">
        <w:t>These equations are used to calculate emissions from fuel use. Use equations (</w:t>
      </w:r>
      <w:r w:rsidRPr="00D5649B">
        <w:fldChar w:fldCharType="begin"/>
      </w:r>
      <w:r w:rsidRPr="00D5649B">
        <w:instrText xml:space="preserve"> REF _Ref25316285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1</w:t>
      </w:r>
      <w:r w:rsidRPr="00D5649B">
        <w:fldChar w:fldCharType="end"/>
      </w:r>
      <w:r w:rsidRPr="00D5649B">
        <w:t>) for cropped land, including annual crops and perennial forages, and equation (</w:t>
      </w:r>
      <w:r w:rsidRPr="00D5649B">
        <w:fldChar w:fldCharType="begin"/>
      </w:r>
      <w:r w:rsidRPr="00D5649B">
        <w:instrText xml:space="preserve"> REF _Ref25316304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2</w:t>
      </w:r>
      <w:r w:rsidRPr="00D5649B">
        <w:fldChar w:fldCharType="end"/>
      </w:r>
      <w:r w:rsidRPr="00D5649B">
        <w:t>) for fallow land.</w:t>
      </w:r>
    </w:p>
    <w:p w14:paraId="3B3277D1" w14:textId="77777777" w:rsidR="00354D3B" w:rsidRPr="00D5649B" w:rsidRDefault="00354D3B" w:rsidP="004208E4">
      <w:pPr>
        <w:pStyle w:val="Heading4"/>
      </w:pPr>
      <w:r w:rsidRPr="00D5649B">
        <w:t>Cropped land</w:t>
      </w:r>
    </w:p>
    <w:bookmarkStart w:id="897" w:name="_Ref25316285"/>
    <w:p w14:paraId="1A2B64E5" w14:textId="38673B38" w:rsidR="00354D3B" w:rsidRPr="00D5649B" w:rsidRDefault="00000000"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EA2FDA" w:rsidRPr="00D5649B">
        <w:rPr>
          <w:b/>
        </w:rPr>
        <w:t xml:space="preserve"> </w:t>
      </w:r>
      <w:r w:rsidR="00EA2FDA"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897"/>
    </w:p>
    <w:p w14:paraId="0DCA621D" w14:textId="77777777" w:rsidR="0014206B" w:rsidRPr="00D5649B" w:rsidRDefault="0014206B" w:rsidP="0061289B">
      <w:pPr>
        <w:tabs>
          <w:tab w:val="clear" w:pos="2880"/>
          <w:tab w:val="clear" w:pos="9360"/>
        </w:tabs>
        <w:ind w:left="2835" w:hanging="2835"/>
        <w:rPr>
          <w:sz w:val="20"/>
        </w:rPr>
      </w:pPr>
      <w:r w:rsidRPr="00D5649B">
        <w:rPr>
          <w:sz w:val="20"/>
        </w:rPr>
        <w:t>where</w:t>
      </w:r>
    </w:p>
    <w:p w14:paraId="28229980" w14:textId="77777777" w:rsidR="00354D3B" w:rsidRPr="00D5649B" w:rsidRDefault="00354D3B" w:rsidP="0061289B">
      <w:pPr>
        <w:tabs>
          <w:tab w:val="clear" w:pos="2880"/>
          <w:tab w:val="clear" w:pos="9360"/>
        </w:tabs>
        <w:spacing w:before="0"/>
        <w:ind w:left="2835" w:hanging="2835"/>
        <w:rPr>
          <w:sz w:val="20"/>
        </w:rPr>
      </w:pPr>
      <w:r w:rsidRPr="00D5649B">
        <w:rPr>
          <w:i/>
          <w:sz w:val="20"/>
        </w:rPr>
        <w:t>CO</w:t>
      </w:r>
      <w:r w:rsidRPr="00D5649B">
        <w:rPr>
          <w:i/>
          <w:sz w:val="20"/>
          <w:vertAlign w:val="subscript"/>
        </w:rPr>
        <w:t>2cropfuel</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5267885C" w14:textId="457B2C5A"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_Ref95216670 \h  \* MERGEFORMAT </w:instrText>
      </w:r>
      <w:r w:rsidR="00511BB1" w:rsidRPr="0061289B">
        <w:rPr>
          <w:b/>
          <w:sz w:val="20"/>
        </w:rPr>
      </w:r>
      <w:r w:rsidR="00511BB1" w:rsidRPr="0061289B">
        <w:rPr>
          <w:b/>
          <w:sz w:val="20"/>
        </w:rPr>
        <w:fldChar w:fldCharType="separate"/>
      </w:r>
      <w:r w:rsidR="006F6BBB" w:rsidRPr="006F6BBB">
        <w:rPr>
          <w:b/>
          <w:sz w:val="20"/>
        </w:rPr>
        <w:t xml:space="preserve">Table </w:t>
      </w:r>
      <w:r w:rsidR="006F6BBB" w:rsidRPr="006F6BBB">
        <w:rPr>
          <w:b/>
          <w:noProof/>
          <w:sz w:val="20"/>
        </w:rPr>
        <w:t>50</w:t>
      </w:r>
      <w:r w:rsidR="00511BB1" w:rsidRPr="0061289B">
        <w:rPr>
          <w:b/>
          <w:sz w:val="20"/>
        </w:rPr>
        <w:fldChar w:fldCharType="end"/>
      </w:r>
      <w:r w:rsidR="00511BB1" w:rsidRPr="0061289B">
        <w:rPr>
          <w:b/>
          <w:sz w:val="20"/>
        </w:rPr>
        <w:t xml:space="preserve"> </w:t>
      </w:r>
      <w:r w:rsidR="00511BB1" w:rsidRPr="00D5649B">
        <w:rPr>
          <w:sz w:val="20"/>
        </w:rPr>
        <w:t>b</w:t>
      </w:r>
      <w:r w:rsidRPr="00D5649B">
        <w:rPr>
          <w:sz w:val="20"/>
        </w:rPr>
        <w:t>y region, soil type, tillage, crop type</w:t>
      </w:r>
      <w:r w:rsidR="007A57EC">
        <w:rPr>
          <w:sz w:val="20"/>
        </w:rPr>
        <w:t xml:space="preserve">; </w:t>
      </w:r>
      <w:r w:rsidRPr="00D5649B">
        <w:rPr>
          <w:sz w:val="20"/>
        </w:rPr>
        <w:t xml:space="preserve">in Western Canada use “crops”, in Eastern Canada use crop type based on </w:t>
      </w:r>
      <w:r w:rsidRPr="0061289B">
        <w:rPr>
          <w:b/>
          <w:sz w:val="20"/>
        </w:rPr>
        <w:fldChar w:fldCharType="begin"/>
      </w:r>
      <w:r w:rsidRPr="0061289B">
        <w:rPr>
          <w:b/>
          <w:sz w:val="20"/>
        </w:rPr>
        <w:instrText xml:space="preserve"> REF _Ref285549725 \h  \* MERGEFORMAT </w:instrText>
      </w:r>
      <w:r w:rsidRPr="0061289B">
        <w:rPr>
          <w:b/>
          <w:sz w:val="20"/>
        </w:rPr>
      </w:r>
      <w:r w:rsidRPr="0061289B">
        <w:rPr>
          <w:b/>
          <w:sz w:val="20"/>
        </w:rPr>
        <w:fldChar w:fldCharType="separate"/>
      </w:r>
      <w:r w:rsidR="006F6BBB" w:rsidRPr="006F6BBB">
        <w:rPr>
          <w:b/>
          <w:sz w:val="20"/>
        </w:rPr>
        <w:t>Table 52</w:t>
      </w:r>
      <w:r w:rsidRPr="0061289B">
        <w:rPr>
          <w:b/>
          <w:sz w:val="20"/>
        </w:rPr>
        <w:fldChar w:fldCharType="end"/>
      </w:r>
      <w:r w:rsidRPr="00D5649B">
        <w:rPr>
          <w:sz w:val="20"/>
        </w:rPr>
        <w:t>)</w:t>
      </w:r>
    </w:p>
    <w:p w14:paraId="68E7087D"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crop</w:t>
      </w:r>
      <w:proofErr w:type="spellEnd"/>
      <w:r w:rsidRPr="00D5649B">
        <w:rPr>
          <w:i/>
          <w:sz w:val="20"/>
        </w:rPr>
        <w:tab/>
      </w:r>
      <w:r w:rsidRPr="00D5649B">
        <w:rPr>
          <w:sz w:val="20"/>
        </w:rPr>
        <w:t>Area of crop (ha) (include annual crops and perennial forages, calculate each crop independently)</w:t>
      </w:r>
    </w:p>
    <w:p w14:paraId="023D7FCD"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p>
    <w:p w14:paraId="0C5C8D87" w14:textId="77777777" w:rsidR="00354D3B" w:rsidRPr="00D5649B" w:rsidRDefault="00354D3B" w:rsidP="00526242">
      <w:pPr>
        <w:pStyle w:val="Caption"/>
      </w:pPr>
      <w:r w:rsidRPr="00D5649B">
        <w:t xml:space="preserve">For default, </w:t>
      </w:r>
      <w:proofErr w:type="spellStart"/>
      <w:r w:rsidRPr="00D5649B">
        <w:t>Holos</w:t>
      </w:r>
      <w:proofErr w:type="spellEnd"/>
      <w:r w:rsidRPr="00D5649B">
        <w:t xml:space="preserve"> uses 70 kg CO</w:t>
      </w:r>
      <w:r w:rsidRPr="00D5649B">
        <w:rPr>
          <w:vertAlign w:val="subscript"/>
        </w:rPr>
        <w:t>2</w:t>
      </w:r>
      <w:r w:rsidRPr="00D5649B">
        <w:t xml:space="preserve"> GJ</w:t>
      </w:r>
      <w:r w:rsidRPr="00D5649B">
        <w:rPr>
          <w:vertAlign w:val="superscript"/>
        </w:rPr>
        <w:t>-1</w:t>
      </w:r>
      <w:r w:rsidRPr="00D5649B">
        <w:t xml:space="preserve"> for </w:t>
      </w:r>
      <w:proofErr w:type="spellStart"/>
      <w:r w:rsidRPr="00D5649B">
        <w:rPr>
          <w:i/>
        </w:rPr>
        <w:t>DieselConversion</w:t>
      </w:r>
      <w:proofErr w:type="spellEnd"/>
      <w:r w:rsidRPr="00D5649B">
        <w:t xml:space="preserve"> (National Inventory Report 1990-2008). </w:t>
      </w:r>
    </w:p>
    <w:p w14:paraId="55AE3468" w14:textId="77777777" w:rsidR="00354D3B" w:rsidRPr="00D5649B" w:rsidRDefault="00354D3B" w:rsidP="004208E4">
      <w:pPr>
        <w:pStyle w:val="Heading4"/>
      </w:pPr>
      <w:r w:rsidRPr="00D5649B">
        <w:t>Fallow land</w:t>
      </w:r>
    </w:p>
    <w:p w14:paraId="171D6BBE" w14:textId="77777777" w:rsidR="00354D3B" w:rsidRPr="00D5649B" w:rsidRDefault="00354D3B" w:rsidP="00526242">
      <w:pPr>
        <w:pStyle w:val="Caption"/>
      </w:pPr>
      <w:r w:rsidRPr="00D5649B">
        <w:rPr>
          <w:b/>
          <w:color w:val="000000"/>
          <w:sz w:val="20"/>
        </w:rPr>
        <w:t>For Western Canada (fallow land) only:</w:t>
      </w:r>
    </w:p>
    <w:bookmarkStart w:id="898" w:name="_Ref25316304"/>
    <w:p w14:paraId="5EBB06C7" w14:textId="15FF79FD" w:rsidR="0014206B" w:rsidRPr="00D5649B" w:rsidRDefault="00000000"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fallowfuel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14206B" w:rsidRPr="00D5649B">
        <w:rPr>
          <w:b/>
        </w:rPr>
        <w:t xml:space="preserve"> </w:t>
      </w:r>
      <w:r w:rsidR="0014206B"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898"/>
    </w:p>
    <w:p w14:paraId="47FFE752" w14:textId="77777777" w:rsidR="0014206B" w:rsidRPr="00D5649B" w:rsidRDefault="0014206B" w:rsidP="0061289B">
      <w:pPr>
        <w:tabs>
          <w:tab w:val="clear" w:pos="2880"/>
          <w:tab w:val="clear" w:pos="9360"/>
        </w:tabs>
        <w:ind w:left="2835" w:hanging="2835"/>
        <w:rPr>
          <w:sz w:val="20"/>
        </w:rPr>
      </w:pPr>
      <w:r w:rsidRPr="00D5649B">
        <w:rPr>
          <w:sz w:val="20"/>
        </w:rPr>
        <w:t>where</w:t>
      </w:r>
    </w:p>
    <w:p w14:paraId="3F5A0543" w14:textId="77777777" w:rsidR="00354D3B" w:rsidRPr="00D5649B" w:rsidRDefault="00354D3B" w:rsidP="0061289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2fallowfuel</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B88B853" w14:textId="18AA3149"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_Ref95216657 \h  \* MERGEFORMAT </w:instrText>
      </w:r>
      <w:r w:rsidR="00511BB1" w:rsidRPr="0061289B">
        <w:rPr>
          <w:b/>
          <w:sz w:val="20"/>
        </w:rPr>
      </w:r>
      <w:r w:rsidR="00511BB1" w:rsidRPr="0061289B">
        <w:rPr>
          <w:b/>
          <w:sz w:val="20"/>
        </w:rPr>
        <w:fldChar w:fldCharType="end"/>
      </w:r>
      <w:r w:rsidR="0061289B" w:rsidRPr="0061289B">
        <w:rPr>
          <w:b/>
          <w:sz w:val="20"/>
        </w:rPr>
        <w:fldChar w:fldCharType="begin"/>
      </w:r>
      <w:r w:rsidR="0061289B" w:rsidRPr="0061289B">
        <w:rPr>
          <w:b/>
          <w:sz w:val="20"/>
        </w:rPr>
        <w:instrText xml:space="preserve"> REF _Ref95216670 \h  \* MERGEFORMAT </w:instrText>
      </w:r>
      <w:r w:rsidR="0061289B" w:rsidRPr="0061289B">
        <w:rPr>
          <w:b/>
          <w:sz w:val="20"/>
        </w:rPr>
      </w:r>
      <w:r w:rsidR="0061289B" w:rsidRPr="0061289B">
        <w:rPr>
          <w:b/>
          <w:sz w:val="20"/>
        </w:rPr>
        <w:fldChar w:fldCharType="separate"/>
      </w:r>
      <w:r w:rsidR="006F6BBB" w:rsidRPr="006F6BBB">
        <w:rPr>
          <w:b/>
          <w:sz w:val="20"/>
        </w:rPr>
        <w:t xml:space="preserve">Table </w:t>
      </w:r>
      <w:r w:rsidR="006F6BBB" w:rsidRPr="006F6BBB">
        <w:rPr>
          <w:b/>
          <w:noProof/>
          <w:sz w:val="20"/>
        </w:rPr>
        <w:t>50</w:t>
      </w:r>
      <w:r w:rsidR="0061289B" w:rsidRPr="0061289B">
        <w:rPr>
          <w:b/>
          <w:sz w:val="20"/>
        </w:rPr>
        <w:fldChar w:fldCharType="end"/>
      </w:r>
      <w:r w:rsidRPr="00D5649B">
        <w:rPr>
          <w:sz w:val="20"/>
        </w:rPr>
        <w:t>, by region, soil type, tillage, “fallow”</w:t>
      </w:r>
      <w:r w:rsidR="00060BB9">
        <w:rPr>
          <w:sz w:val="20"/>
        </w:rPr>
        <w:t>,</w:t>
      </w:r>
      <w:r w:rsidRPr="00D5649B">
        <w:rPr>
          <w:sz w:val="20"/>
        </w:rPr>
        <w:t xml:space="preserve"> crop type) </w:t>
      </w:r>
    </w:p>
    <w:p w14:paraId="471431F3"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fallow</w:t>
      </w:r>
      <w:proofErr w:type="spellEnd"/>
      <w:r w:rsidRPr="00D5649B">
        <w:rPr>
          <w:i/>
          <w:sz w:val="20"/>
        </w:rPr>
        <w:tab/>
      </w:r>
      <w:r w:rsidRPr="00D5649B">
        <w:rPr>
          <w:sz w:val="20"/>
        </w:rPr>
        <w:t>Area of fallow (ha)</w:t>
      </w:r>
    </w:p>
    <w:p w14:paraId="6CCD2365" w14:textId="77777777" w:rsidR="00354D3B" w:rsidRPr="00D5649B" w:rsidRDefault="00354D3B" w:rsidP="008A7F5F">
      <w:pPr>
        <w:pStyle w:val="Heading3"/>
      </w:pPr>
      <w:bookmarkStart w:id="899" w:name="_Toc162259009"/>
      <w:bookmarkStart w:id="900" w:name="_Toc152758668"/>
      <w:r w:rsidRPr="00D5649B">
        <w:t>CO</w:t>
      </w:r>
      <w:r w:rsidRPr="00D5649B">
        <w:rPr>
          <w:vertAlign w:val="subscript"/>
        </w:rPr>
        <w:t xml:space="preserve">2 </w:t>
      </w:r>
      <w:r w:rsidRPr="00D5649B">
        <w:t xml:space="preserve">from herbicide </w:t>
      </w:r>
      <w:bookmarkEnd w:id="899"/>
      <w:r w:rsidRPr="00D5649B">
        <w:t>manufacturing</w:t>
      </w:r>
      <w:bookmarkEnd w:id="900"/>
    </w:p>
    <w:p w14:paraId="14D3DE05" w14:textId="22537203" w:rsidR="0014206B" w:rsidRPr="00D5649B" w:rsidRDefault="0014206B" w:rsidP="004713A1">
      <w:pPr>
        <w:pStyle w:val="Caption"/>
        <w:spacing w:line="240" w:lineRule="auto"/>
      </w:pPr>
      <w:r w:rsidRPr="00D5649B">
        <w:t>These equations are used to calculate emissions from herbicide manufacturing. Use equations (</w:t>
      </w:r>
      <w:r w:rsidRPr="00D5649B">
        <w:fldChar w:fldCharType="begin"/>
      </w:r>
      <w:r w:rsidRPr="00D5649B">
        <w:instrText xml:space="preserve"> REF _Ref25315553 \h </w:instrText>
      </w:r>
      <w:r w:rsidRPr="00D5649B">
        <w:fldChar w:fldCharType="separate"/>
      </w:r>
      <w:r w:rsidR="00511BB1" w:rsidRPr="00D5649B">
        <w:rPr>
          <w:b/>
        </w:rPr>
        <w:t xml:space="preserve"> </w:t>
      </w:r>
      <w:r w:rsidR="00511BB1" w:rsidRPr="00D5649B">
        <w:rPr>
          <w:b/>
        </w:rPr>
        <w:tab/>
        <w:t xml:space="preserve">Eq. </w:t>
      </w:r>
      <w:r w:rsidR="00511BB1" w:rsidRPr="00D5649B">
        <w:rPr>
          <w:b/>
          <w:noProof/>
        </w:rPr>
        <w:t>6.1.2</w:t>
      </w:r>
      <w:r w:rsidR="00511BB1" w:rsidRPr="00D5649B">
        <w:rPr>
          <w:b/>
        </w:rPr>
        <w:noBreakHyphen/>
      </w:r>
      <w:r w:rsidR="00511BB1" w:rsidRPr="00D5649B">
        <w:rPr>
          <w:b/>
          <w:noProof/>
        </w:rPr>
        <w:t>1</w:t>
      </w:r>
      <w:r w:rsidRPr="00D5649B">
        <w:fldChar w:fldCharType="end"/>
      </w:r>
      <w:r w:rsidRPr="00D5649B">
        <w:t>) for cropped land, including annual crops and perennial forages, and equation (</w:t>
      </w:r>
      <w:r w:rsidR="00405550" w:rsidRPr="00D5649B">
        <w:fldChar w:fldCharType="begin"/>
      </w:r>
      <w:r w:rsidR="00405550" w:rsidRPr="00D5649B">
        <w:instrText xml:space="preserve"> REF _Ref25316217 \h </w:instrText>
      </w:r>
      <w:r w:rsidR="00405550" w:rsidRPr="00D5649B">
        <w:fldChar w:fldCharType="separate"/>
      </w:r>
      <w:r w:rsidR="00511BB1" w:rsidRPr="00D5649B">
        <w:rPr>
          <w:b/>
        </w:rPr>
        <w:t xml:space="preserve">Eq. </w:t>
      </w:r>
      <w:r w:rsidR="00511BB1" w:rsidRPr="00D5649B">
        <w:rPr>
          <w:b/>
          <w:noProof/>
        </w:rPr>
        <w:t>6.1.2</w:t>
      </w:r>
      <w:r w:rsidR="00511BB1" w:rsidRPr="00D5649B">
        <w:rPr>
          <w:b/>
        </w:rPr>
        <w:noBreakHyphen/>
      </w:r>
      <w:r w:rsidR="00511BB1" w:rsidRPr="00D5649B">
        <w:rPr>
          <w:b/>
          <w:noProof/>
        </w:rPr>
        <w:t>2</w:t>
      </w:r>
      <w:r w:rsidR="00405550" w:rsidRPr="00D5649B">
        <w:fldChar w:fldCharType="end"/>
      </w:r>
      <w:r w:rsidRPr="00D5649B">
        <w:t>) for fallow land.</w:t>
      </w:r>
    </w:p>
    <w:p w14:paraId="1EF910E7" w14:textId="77777777" w:rsidR="00354D3B" w:rsidRPr="00D5649B" w:rsidRDefault="00354D3B" w:rsidP="004208E4">
      <w:pPr>
        <w:pStyle w:val="Heading4"/>
      </w:pPr>
      <w:r w:rsidRPr="00D5649B">
        <w:lastRenderedPageBreak/>
        <w:t>Cropped land</w:t>
      </w:r>
    </w:p>
    <w:bookmarkStart w:id="901" w:name="_Ref25315553"/>
    <w:p w14:paraId="540A3267" w14:textId="37F2DBFD" w:rsidR="0014206B" w:rsidRPr="00D5649B" w:rsidRDefault="00000000"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×HerbicideConversion</m:t>
        </m:r>
      </m:oMath>
      <w:r w:rsidR="0014206B" w:rsidRPr="00D5649B">
        <w:rPr>
          <w:b/>
        </w:rPr>
        <w:t xml:space="preserve"> </w:t>
      </w:r>
      <w:r w:rsidR="0014206B"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bookmarkEnd w:id="901"/>
    </w:p>
    <w:p w14:paraId="263C7402" w14:textId="77777777" w:rsidR="0014206B" w:rsidRPr="00D5649B" w:rsidRDefault="0014206B" w:rsidP="004713A1">
      <w:pPr>
        <w:tabs>
          <w:tab w:val="clear" w:pos="2880"/>
          <w:tab w:val="clear" w:pos="9360"/>
        </w:tabs>
        <w:ind w:left="2835" w:hanging="2835"/>
        <w:rPr>
          <w:sz w:val="20"/>
        </w:rPr>
      </w:pPr>
      <w:r w:rsidRPr="00D5649B">
        <w:rPr>
          <w:sz w:val="20"/>
        </w:rPr>
        <w:t>where</w:t>
      </w:r>
    </w:p>
    <w:p w14:paraId="783B3B5A" w14:textId="77777777" w:rsidR="00354D3B" w:rsidRPr="00D5649B" w:rsidRDefault="00354D3B" w:rsidP="004713A1">
      <w:pPr>
        <w:tabs>
          <w:tab w:val="clear" w:pos="2880"/>
          <w:tab w:val="clear" w:pos="9360"/>
        </w:tabs>
        <w:spacing w:before="0"/>
        <w:ind w:left="2835" w:hanging="2835"/>
        <w:rPr>
          <w:sz w:val="20"/>
        </w:rPr>
      </w:pPr>
      <w:r w:rsidRPr="00D5649B">
        <w:rPr>
          <w:i/>
          <w:sz w:val="20"/>
        </w:rPr>
        <w:t>CO</w:t>
      </w:r>
      <w:r w:rsidRPr="00D5649B">
        <w:rPr>
          <w:i/>
          <w:sz w:val="20"/>
          <w:vertAlign w:val="subscript"/>
        </w:rPr>
        <w:t>2cropherbicide</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360E89B" w14:textId="11043E51" w:rsidR="00354D3B" w:rsidRPr="00D5649B" w:rsidRDefault="00354D3B" w:rsidP="004713A1">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Pr="00D5649B">
        <w:rPr>
          <w:sz w:val="20"/>
        </w:rPr>
        <w:t>, by region, soil type, tillage, crop type</w:t>
      </w:r>
      <w:r w:rsidR="007A57EC">
        <w:rPr>
          <w:sz w:val="20"/>
        </w:rPr>
        <w:t xml:space="preserve">; </w:t>
      </w:r>
      <w:r w:rsidRPr="00D5649B">
        <w:rPr>
          <w:sz w:val="20"/>
        </w:rPr>
        <w:t xml:space="preserve">in Western Canada use “crops”, in Eastern Canada use crop type based on </w:t>
      </w:r>
      <w:r w:rsidR="00511BB1" w:rsidRPr="004713A1">
        <w:rPr>
          <w:b/>
          <w:sz w:val="20"/>
        </w:rPr>
        <w:fldChar w:fldCharType="begin"/>
      </w:r>
      <w:r w:rsidR="00511BB1" w:rsidRPr="004713A1">
        <w:rPr>
          <w:b/>
          <w:sz w:val="20"/>
        </w:rPr>
        <w:instrText xml:space="preserve"> REF _Ref285549725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52</w:t>
      </w:r>
      <w:r w:rsidR="00511BB1" w:rsidRPr="004713A1">
        <w:rPr>
          <w:b/>
          <w:sz w:val="20"/>
        </w:rPr>
        <w:fldChar w:fldCharType="end"/>
      </w:r>
      <w:r w:rsidRPr="00D5649B">
        <w:rPr>
          <w:sz w:val="20"/>
        </w:rPr>
        <w:t>)</w:t>
      </w:r>
    </w:p>
    <w:p w14:paraId="07C82DFF" w14:textId="77777777" w:rsidR="00354D3B" w:rsidRPr="00D5649B" w:rsidRDefault="00354D3B" w:rsidP="004713A1">
      <w:pPr>
        <w:tabs>
          <w:tab w:val="clear" w:pos="2880"/>
          <w:tab w:val="clear" w:pos="9360"/>
        </w:tabs>
        <w:spacing w:before="0"/>
        <w:ind w:left="2835" w:hanging="2835"/>
        <w:rPr>
          <w:sz w:val="20"/>
        </w:rPr>
      </w:pPr>
      <w:proofErr w:type="spellStart"/>
      <w:r w:rsidRPr="00D5649B">
        <w:rPr>
          <w:i/>
          <w:sz w:val="20"/>
        </w:rPr>
        <w:t>HerbicideConversion</w:t>
      </w:r>
      <w:proofErr w:type="spellEnd"/>
      <w:r w:rsidRPr="00D5649B">
        <w:rPr>
          <w:i/>
          <w:sz w:val="20"/>
        </w:rPr>
        <w:tab/>
      </w:r>
      <w:r w:rsidRPr="00D5649B">
        <w:rPr>
          <w:sz w:val="20"/>
        </w:rPr>
        <w:t>Conversion of GJ for herbicide production to kg CO</w:t>
      </w:r>
      <w:r w:rsidRPr="00D5649B">
        <w:rPr>
          <w:sz w:val="20"/>
          <w:vertAlign w:val="subscript"/>
        </w:rPr>
        <w:t xml:space="preserve">2 </w:t>
      </w:r>
      <w:r w:rsidRPr="00D5649B">
        <w:rPr>
          <w:sz w:val="20"/>
        </w:rPr>
        <w:t>(kg CO</w:t>
      </w:r>
      <w:r w:rsidRPr="00D5649B">
        <w:rPr>
          <w:sz w:val="20"/>
          <w:vertAlign w:val="subscript"/>
        </w:rPr>
        <w:t>2</w:t>
      </w:r>
      <w:r w:rsidRPr="00D5649B">
        <w:rPr>
          <w:sz w:val="20"/>
        </w:rPr>
        <w:t xml:space="preserve"> GJ</w:t>
      </w:r>
      <w:r w:rsidRPr="00D5649B">
        <w:rPr>
          <w:sz w:val="20"/>
          <w:vertAlign w:val="superscript"/>
        </w:rPr>
        <w:t>-1</w:t>
      </w:r>
      <w:r w:rsidRPr="00D5649B">
        <w:rPr>
          <w:sz w:val="20"/>
        </w:rPr>
        <w:t xml:space="preserve">) </w:t>
      </w:r>
    </w:p>
    <w:p w14:paraId="25993F25" w14:textId="77777777" w:rsidR="00354D3B" w:rsidRPr="00D5649B" w:rsidRDefault="00354D3B" w:rsidP="00526242">
      <w:pPr>
        <w:pStyle w:val="Caption"/>
        <w:rPr>
          <w:color w:val="000000"/>
        </w:rPr>
      </w:pPr>
      <w:r w:rsidRPr="00D5649B">
        <w:rPr>
          <w:b/>
        </w:rPr>
        <w:t xml:space="preserve">For default, </w:t>
      </w:r>
      <w:proofErr w:type="spellStart"/>
      <w:r w:rsidRPr="00D5649B">
        <w:rPr>
          <w:b/>
        </w:rPr>
        <w:t>Holos</w:t>
      </w:r>
      <w:proofErr w:type="spellEnd"/>
      <w:r w:rsidRPr="00D5649B">
        <w:rPr>
          <w:b/>
        </w:rPr>
        <w:t xml:space="preserve"> uses 5.8 </w:t>
      </w:r>
      <w:r w:rsidRPr="00D5649B">
        <w:rPr>
          <w:b/>
          <w:color w:val="000000"/>
        </w:rPr>
        <w:t>kg CO</w:t>
      </w:r>
      <w:r w:rsidRPr="00D5649B">
        <w:rPr>
          <w:b/>
          <w:color w:val="000000"/>
          <w:vertAlign w:val="subscript"/>
        </w:rPr>
        <w:t>2</w:t>
      </w:r>
      <w:r w:rsidRPr="00D5649B">
        <w:rPr>
          <w:b/>
          <w:color w:val="000000"/>
        </w:rPr>
        <w:t xml:space="preserve"> GJ</w:t>
      </w:r>
      <w:r w:rsidRPr="00D5649B">
        <w:rPr>
          <w:b/>
          <w:color w:val="000000"/>
          <w:vertAlign w:val="superscript"/>
        </w:rPr>
        <w:t>-1</w:t>
      </w:r>
      <w:r w:rsidRPr="00D5649B">
        <w:rPr>
          <w:b/>
        </w:rPr>
        <w:t xml:space="preserve"> for </w:t>
      </w:r>
      <w:proofErr w:type="spellStart"/>
      <w:r w:rsidRPr="00D5649B">
        <w:rPr>
          <w:b/>
          <w:i/>
        </w:rPr>
        <w:t>HerbicideConversion</w:t>
      </w:r>
      <w:proofErr w:type="spellEnd"/>
      <w:r w:rsidRPr="00D5649B">
        <w:rPr>
          <w:b/>
        </w:rPr>
        <w:t xml:space="preserve"> </w:t>
      </w:r>
      <w:r w:rsidRPr="00D5649B">
        <w:rPr>
          <w:b/>
          <w:color w:val="000000"/>
        </w:rPr>
        <w:t>(Dyer and Desjardins 2007).</w:t>
      </w:r>
    </w:p>
    <w:p w14:paraId="03182811" w14:textId="77777777" w:rsidR="00354D3B" w:rsidRPr="00D5649B" w:rsidRDefault="00354D3B" w:rsidP="004208E4">
      <w:pPr>
        <w:pStyle w:val="Heading4"/>
      </w:pPr>
      <w:r w:rsidRPr="00D5649B">
        <w:t>Fallow land</w:t>
      </w:r>
    </w:p>
    <w:p w14:paraId="50C5BB70" w14:textId="77777777" w:rsidR="00354D3B" w:rsidRPr="00D5649B" w:rsidRDefault="00354D3B" w:rsidP="00526242">
      <w:pPr>
        <w:pStyle w:val="Caption"/>
        <w:rPr>
          <w:b/>
          <w:color w:val="000000"/>
          <w:sz w:val="20"/>
        </w:rPr>
      </w:pPr>
      <w:r w:rsidRPr="00D5649B">
        <w:rPr>
          <w:b/>
          <w:color w:val="000000"/>
          <w:sz w:val="20"/>
        </w:rPr>
        <w:t>For Western Canada (fallow land) only:</w:t>
      </w:r>
    </w:p>
    <w:bookmarkStart w:id="902" w:name="_Ref25316217"/>
    <w:p w14:paraId="4CB4986C" w14:textId="116E52B7" w:rsidR="00405550" w:rsidRPr="00D5649B" w:rsidRDefault="00000000"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fallowherbicide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fallow</m:t>
            </m:r>
          </m:sub>
        </m:sSub>
        <m:r>
          <m:rPr>
            <m:sty m:val="bi"/>
          </m:rPr>
          <w:rPr>
            <w:rFonts w:ascii="Cambria Math" w:hAnsi="Cambria Math"/>
          </w:rPr>
          <m:t>×HerbicideConversion</m:t>
        </m:r>
      </m:oMath>
      <w:r w:rsidR="00405550" w:rsidRPr="00D5649B">
        <w:rPr>
          <w:b/>
        </w:rPr>
        <w:t xml:space="preserve"> </w:t>
      </w:r>
      <w:r w:rsidR="00405550"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bookmarkEnd w:id="902"/>
    </w:p>
    <w:p w14:paraId="474844D2" w14:textId="77777777" w:rsidR="00405550" w:rsidRPr="00D5649B" w:rsidRDefault="00405550" w:rsidP="004713A1">
      <w:pPr>
        <w:tabs>
          <w:tab w:val="clear" w:pos="2880"/>
          <w:tab w:val="clear" w:pos="9360"/>
        </w:tabs>
        <w:ind w:left="2835" w:hanging="2835"/>
        <w:rPr>
          <w:sz w:val="20"/>
        </w:rPr>
      </w:pPr>
      <w:r w:rsidRPr="00D5649B">
        <w:rPr>
          <w:sz w:val="20"/>
        </w:rPr>
        <w:t>where</w:t>
      </w:r>
    </w:p>
    <w:p w14:paraId="3A85011C" w14:textId="77777777" w:rsidR="00354D3B" w:rsidRPr="00D5649B" w:rsidRDefault="00354D3B" w:rsidP="004713A1">
      <w:pPr>
        <w:tabs>
          <w:tab w:val="clear" w:pos="2880"/>
          <w:tab w:val="clear" w:pos="9360"/>
        </w:tabs>
        <w:spacing w:before="0"/>
        <w:ind w:left="2835" w:hanging="2835"/>
        <w:rPr>
          <w:sz w:val="20"/>
        </w:rPr>
      </w:pPr>
      <w:r w:rsidRPr="00D5649B">
        <w:rPr>
          <w:i/>
          <w:sz w:val="20"/>
        </w:rPr>
        <w:t>Total_CO</w:t>
      </w:r>
      <w:r w:rsidRPr="00D5649B">
        <w:rPr>
          <w:i/>
          <w:sz w:val="20"/>
          <w:vertAlign w:val="subscript"/>
        </w:rPr>
        <w:t>2fallowherbicide</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B885A54" w14:textId="1189A9C0" w:rsidR="00354D3B" w:rsidRPr="00D5649B" w:rsidRDefault="00354D3B" w:rsidP="004713A1">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Pr="00D5649B">
        <w:rPr>
          <w:sz w:val="20"/>
        </w:rPr>
        <w:t>, by region, soil type, tillage, “fallow”</w:t>
      </w:r>
      <w:r w:rsidR="00060BB9">
        <w:rPr>
          <w:sz w:val="20"/>
        </w:rPr>
        <w:t xml:space="preserve">, </w:t>
      </w:r>
      <w:r w:rsidRPr="00D5649B">
        <w:rPr>
          <w:sz w:val="20"/>
        </w:rPr>
        <w:t xml:space="preserve">crop type) </w:t>
      </w:r>
    </w:p>
    <w:p w14:paraId="58FE031C" w14:textId="77777777" w:rsidR="00354D3B" w:rsidRPr="00D5649B" w:rsidRDefault="00354D3B" w:rsidP="008A7F5F">
      <w:pPr>
        <w:pStyle w:val="Heading3"/>
      </w:pPr>
      <w:bookmarkStart w:id="903" w:name="_Toc162259010"/>
      <w:bookmarkStart w:id="904" w:name="_Toc152758669"/>
      <w:r w:rsidRPr="00D5649B">
        <w:t>CO</w:t>
      </w:r>
      <w:r w:rsidRPr="00D5649B">
        <w:rPr>
          <w:vertAlign w:val="subscript"/>
        </w:rPr>
        <w:t xml:space="preserve">2 </w:t>
      </w:r>
      <w:r w:rsidRPr="00D5649B">
        <w:t>from nitrogen and phosphorus fertilizer production</w:t>
      </w:r>
      <w:bookmarkEnd w:id="904"/>
      <w:r w:rsidRPr="00D5649B">
        <w:t xml:space="preserve"> </w:t>
      </w:r>
      <w:bookmarkEnd w:id="903"/>
    </w:p>
    <w:p w14:paraId="23CA24A9" w14:textId="6561FD21" w:rsidR="00354D3B" w:rsidRPr="00D5649B" w:rsidRDefault="00354D3B" w:rsidP="004713A1">
      <w:pPr>
        <w:pStyle w:val="Caption"/>
        <w:spacing w:line="240" w:lineRule="auto"/>
        <w:rPr>
          <w:b/>
          <w:color w:val="000000"/>
        </w:rPr>
      </w:pPr>
      <w:r w:rsidRPr="00D5649B">
        <w:rPr>
          <w:b/>
          <w:color w:val="000000"/>
        </w:rPr>
        <w:t xml:space="preserve">These equations are used to calculate emissions from </w:t>
      </w:r>
      <w:r w:rsidR="001D23A0">
        <w:rPr>
          <w:b/>
          <w:color w:val="000000"/>
        </w:rPr>
        <w:t>N</w:t>
      </w:r>
      <w:r w:rsidR="001D23A0" w:rsidRPr="00D5649B">
        <w:rPr>
          <w:b/>
          <w:color w:val="000000"/>
        </w:rPr>
        <w:t xml:space="preserve"> </w:t>
      </w:r>
      <w:r w:rsidRPr="00D5649B">
        <w:rPr>
          <w:b/>
          <w:color w:val="000000"/>
        </w:rPr>
        <w:t xml:space="preserve">and </w:t>
      </w:r>
      <w:r w:rsidR="001D23A0">
        <w:rPr>
          <w:b/>
          <w:color w:val="000000"/>
        </w:rPr>
        <w:t>(</w:t>
      </w:r>
      <w:r w:rsidRPr="00D5649B">
        <w:rPr>
          <w:b/>
          <w:color w:val="000000"/>
        </w:rPr>
        <w:t>phosphorus</w:t>
      </w:r>
      <w:r w:rsidR="001D23A0">
        <w:rPr>
          <w:b/>
          <w:color w:val="000000"/>
        </w:rPr>
        <w:t>)</w:t>
      </w:r>
      <w:r w:rsidRPr="00D5649B">
        <w:rPr>
          <w:b/>
          <w:color w:val="000000"/>
        </w:rPr>
        <w:t xml:space="preserve"> </w:t>
      </w:r>
      <w:r w:rsidR="001D23A0">
        <w:rPr>
          <w:b/>
          <w:color w:val="000000"/>
        </w:rPr>
        <w:t>P</w:t>
      </w:r>
      <w:r w:rsidR="001D23A0" w:rsidRPr="00D5649B">
        <w:rPr>
          <w:b/>
          <w:color w:val="000000"/>
        </w:rPr>
        <w:t xml:space="preserve"> </w:t>
      </w:r>
      <w:r w:rsidRPr="00D5649B">
        <w:rPr>
          <w:b/>
          <w:color w:val="000000"/>
        </w:rPr>
        <w:t xml:space="preserve">fertilizer production. Use these equations for each fertilized crop, including annual crops, perennial forage and improved grassland/pasture. </w:t>
      </w:r>
    </w:p>
    <w:p w14:paraId="1CED38EB" w14:textId="77777777" w:rsidR="00354D3B" w:rsidRPr="00D5649B" w:rsidRDefault="00354D3B" w:rsidP="000F3037">
      <w:pPr>
        <w:pStyle w:val="Heading4"/>
        <w:spacing w:before="0" w:after="120"/>
      </w:pPr>
      <w:r w:rsidRPr="00D5649B">
        <w:t>Nitrogen fertilizer production</w:t>
      </w:r>
    </w:p>
    <w:p w14:paraId="53AD5AD3" w14:textId="5E444474" w:rsidR="00354D3B" w:rsidRPr="00D5649B" w:rsidRDefault="00000000"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Nfertilizer-upstream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437829" w:rsidRPr="00D5649B">
        <w:rPr>
          <w:b/>
        </w:rPr>
        <w:t xml:space="preserve"> </w:t>
      </w:r>
      <w:r w:rsidR="00437829"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5BE53B3" w14:textId="4FDFE60E" w:rsidR="00BA3B98" w:rsidRPr="00D5649B" w:rsidRDefault="00000000"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Nfertilizer-onfarm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appl</m:t>
            </m:r>
          </m:sub>
        </m:sSub>
      </m:oMath>
      <w:r w:rsidR="00BA3B98" w:rsidRPr="00D5649B">
        <w:rPr>
          <w:b/>
        </w:rPr>
        <w:t xml:space="preserve"> </w:t>
      </w:r>
      <w:r w:rsidR="00BA3B98"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3C82271F" w14:textId="260DE9EC" w:rsidR="00437829" w:rsidRPr="00D5649B" w:rsidRDefault="00437829" w:rsidP="004713A1">
      <w:pPr>
        <w:tabs>
          <w:tab w:val="clear" w:pos="2880"/>
          <w:tab w:val="clear" w:pos="9360"/>
        </w:tabs>
        <w:ind w:left="2835" w:hanging="2835"/>
        <w:rPr>
          <w:sz w:val="20"/>
        </w:rPr>
      </w:pPr>
      <w:r w:rsidRPr="00D5649B">
        <w:rPr>
          <w:sz w:val="20"/>
        </w:rPr>
        <w:t>where</w:t>
      </w:r>
    </w:p>
    <w:p w14:paraId="68239B43" w14:textId="77777777" w:rsidR="00354D3B" w:rsidRPr="00D5649B" w:rsidRDefault="00354D3B" w:rsidP="004713A1">
      <w:pPr>
        <w:tabs>
          <w:tab w:val="clear" w:pos="2880"/>
          <w:tab w:val="clear" w:pos="9360"/>
        </w:tabs>
        <w:spacing w:before="0"/>
        <w:ind w:left="2835" w:hanging="2835"/>
        <w:rPr>
          <w:sz w:val="20"/>
        </w:rPr>
      </w:pPr>
      <w:r w:rsidRPr="00D5649B">
        <w:rPr>
          <w:i/>
          <w:sz w:val="20"/>
        </w:rPr>
        <w:t>CO</w:t>
      </w:r>
      <w:r w:rsidRPr="00D5649B">
        <w:rPr>
          <w:i/>
          <w:sz w:val="20"/>
          <w:vertAlign w:val="subscript"/>
        </w:rPr>
        <w:t>2Nfertilizer</w:t>
      </w:r>
      <w:r w:rsidRPr="00D5649B">
        <w:rPr>
          <w:i/>
          <w:sz w:val="20"/>
        </w:rPr>
        <w:tab/>
      </w:r>
      <w:r w:rsidRPr="00D5649B">
        <w:rPr>
          <w:sz w:val="20"/>
        </w:rPr>
        <w:t>CO</w:t>
      </w:r>
      <w:r w:rsidRPr="00D5649B">
        <w:rPr>
          <w:sz w:val="20"/>
          <w:vertAlign w:val="subscript"/>
        </w:rPr>
        <w:t>2</w:t>
      </w:r>
      <w:r w:rsidRPr="00D5649B">
        <w:rPr>
          <w:sz w:val="20"/>
        </w:rPr>
        <w:t xml:space="preserve"> emissions from N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390852B9" w14:textId="5C2B91BE" w:rsidR="00354D3B" w:rsidRPr="00D5649B" w:rsidRDefault="00354D3B" w:rsidP="004713A1">
      <w:pPr>
        <w:tabs>
          <w:tab w:val="clear" w:pos="2880"/>
          <w:tab w:val="clear" w:pos="9360"/>
        </w:tabs>
        <w:spacing w:before="0"/>
        <w:ind w:left="2835" w:hanging="2835"/>
        <w:rPr>
          <w:sz w:val="20"/>
        </w:rPr>
      </w:pPr>
      <w:proofErr w:type="spellStart"/>
      <w:r w:rsidRPr="00D5649B">
        <w:rPr>
          <w:i/>
          <w:sz w:val="20"/>
        </w:rPr>
        <w:t>N_fert_applied</w:t>
      </w:r>
      <w:proofErr w:type="spellEnd"/>
      <w:r w:rsidRPr="00D5649B">
        <w:rPr>
          <w:i/>
          <w:sz w:val="20"/>
          <w:vertAlign w:val="subscript"/>
        </w:rPr>
        <w:tab/>
      </w:r>
      <w:r w:rsidRPr="00D5649B">
        <w:rPr>
          <w:sz w:val="20"/>
        </w:rPr>
        <w:t>N fertilizer applied (kg</w:t>
      </w:r>
      <w:r w:rsidR="00A43CEE" w:rsidRPr="00D5649B">
        <w:rPr>
          <w:sz w:val="20"/>
        </w:rPr>
        <w:t xml:space="preserve"> product</w:t>
      </w:r>
      <w:r w:rsidRPr="00D5649B">
        <w:rPr>
          <w:sz w:val="20"/>
        </w:rPr>
        <w:t xml:space="preserve"> ha</w:t>
      </w:r>
      <w:r w:rsidRPr="00D5649B">
        <w:rPr>
          <w:sz w:val="20"/>
          <w:vertAlign w:val="superscript"/>
        </w:rPr>
        <w:t>-1</w:t>
      </w:r>
      <w:r w:rsidRPr="00D5649B">
        <w:rPr>
          <w:sz w:val="20"/>
        </w:rPr>
        <w:t xml:space="preserve">) </w:t>
      </w:r>
    </w:p>
    <w:p w14:paraId="0F5A66F1" w14:textId="77777777" w:rsidR="00354D3B" w:rsidRPr="00D5649B" w:rsidRDefault="00354D3B" w:rsidP="004713A1">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fertilized (ha) (include annual crops and perennial forages and improved pasture if fertilized, calculate each crop independently)</w:t>
      </w:r>
    </w:p>
    <w:p w14:paraId="1A2BD5F6" w14:textId="46D87E54" w:rsidR="00354D3B" w:rsidRPr="00D5649B" w:rsidRDefault="00A43CEE"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00354D3B"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w:t>
      </w:r>
      <w:r w:rsidR="00354D3B" w:rsidRPr="00D5649B">
        <w:rPr>
          <w:sz w:val="20"/>
        </w:rPr>
        <w:t>N fertilizer production (kg CO</w:t>
      </w:r>
      <w:r w:rsidR="00354D3B" w:rsidRPr="00D5649B">
        <w:rPr>
          <w:sz w:val="20"/>
          <w:vertAlign w:val="subscript"/>
        </w:rPr>
        <w:t>2</w:t>
      </w:r>
      <w:r w:rsidR="00316380" w:rsidRPr="00D5649B">
        <w:rPr>
          <w:sz w:val="20"/>
        </w:rPr>
        <w:t>eq</w:t>
      </w:r>
      <w:r w:rsidR="00354D3B" w:rsidRPr="00D5649B">
        <w:rPr>
          <w:sz w:val="20"/>
        </w:rPr>
        <w:t xml:space="preserve"> (kg </w:t>
      </w:r>
      <w:r w:rsidR="00316380" w:rsidRPr="00D5649B">
        <w:rPr>
          <w:sz w:val="20"/>
        </w:rPr>
        <w:t>product</w:t>
      </w:r>
      <w:r w:rsidR="00354D3B" w:rsidRPr="00D5649B">
        <w:rPr>
          <w:sz w:val="20"/>
        </w:rPr>
        <w:t>)</w:t>
      </w:r>
      <w:r w:rsidR="00354D3B" w:rsidRPr="00D5649B">
        <w:rPr>
          <w:sz w:val="20"/>
          <w:vertAlign w:val="superscript"/>
        </w:rPr>
        <w:t>-1</w:t>
      </w:r>
      <w:r w:rsidR="00354D3B" w:rsidRPr="00D5649B">
        <w:rPr>
          <w:sz w:val="20"/>
        </w:rPr>
        <w:t>)</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r w:rsidR="00354D3B" w:rsidRPr="00D5649B">
        <w:rPr>
          <w:sz w:val="20"/>
        </w:rPr>
        <w:t xml:space="preserve"> </w:t>
      </w:r>
    </w:p>
    <w:p w14:paraId="49A757B7" w14:textId="3368D6AB" w:rsidR="00A43CEE" w:rsidRPr="00D5649B" w:rsidRDefault="00A43CEE" w:rsidP="004713A1">
      <w:pPr>
        <w:tabs>
          <w:tab w:val="clear" w:pos="2880"/>
          <w:tab w:val="clear" w:pos="9360"/>
        </w:tabs>
        <w:spacing w:before="0"/>
        <w:ind w:left="2835" w:hanging="2835"/>
        <w:rPr>
          <w:i/>
          <w:sz w:val="20"/>
        </w:rPr>
      </w:pPr>
      <w:r w:rsidRPr="00D5649B">
        <w:rPr>
          <w:i/>
          <w:sz w:val="20"/>
        </w:rPr>
        <w:t>CO</w:t>
      </w:r>
      <w:r w:rsidRPr="00D5649B">
        <w:rPr>
          <w:i/>
          <w:sz w:val="20"/>
          <w:vertAlign w:val="subscript"/>
        </w:rPr>
        <w:t>2</w:t>
      </w:r>
      <w:r w:rsidRPr="00D5649B">
        <w:rPr>
          <w:i/>
          <w:sz w:val="20"/>
        </w:rPr>
        <w:t>eq</w:t>
      </w:r>
      <w:r w:rsidRPr="00D5649B">
        <w:rPr>
          <w:i/>
          <w:sz w:val="20"/>
          <w:vertAlign w:val="subscript"/>
        </w:rPr>
        <w:t>appl</w:t>
      </w:r>
      <w:r w:rsidR="000F3037"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N fertilizer application (kg CO</w:t>
      </w:r>
      <w:r w:rsidR="00316380" w:rsidRPr="00D5649B">
        <w:rPr>
          <w:sz w:val="20"/>
          <w:vertAlign w:val="subscript"/>
        </w:rPr>
        <w:t>2</w:t>
      </w:r>
      <w:r w:rsidR="00316380" w:rsidRPr="00D5649B">
        <w:rPr>
          <w:sz w:val="20"/>
        </w:rPr>
        <w:t>eq (kg product)</w:t>
      </w:r>
      <w:r w:rsidR="00316380" w:rsidRPr="00D5649B">
        <w:rPr>
          <w:sz w:val="20"/>
          <w:vertAlign w:val="superscript"/>
        </w:rPr>
        <w:t>-1</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p>
    <w:p w14:paraId="2FDFC79A" w14:textId="77777777" w:rsidR="00354D3B" w:rsidRPr="00D5649B" w:rsidRDefault="00354D3B" w:rsidP="000F3037">
      <w:pPr>
        <w:pStyle w:val="Heading4"/>
        <w:spacing w:before="0" w:after="120"/>
      </w:pPr>
      <w:r w:rsidRPr="00D5649B">
        <w:t>Phosphorus fertilizer production</w:t>
      </w:r>
    </w:p>
    <w:p w14:paraId="36F92634" w14:textId="1F72FA23" w:rsidR="001C4808" w:rsidRPr="00D5649B" w:rsidRDefault="00000000"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1C4808" w:rsidRPr="00D5649B">
        <w:rPr>
          <w:b/>
        </w:rPr>
        <w:t xml:space="preserve"> </w:t>
      </w:r>
      <w:r w:rsidR="001C4808"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0F3B68C4" w14:textId="77777777" w:rsidR="001C4808" w:rsidRPr="00D5649B" w:rsidRDefault="001C4808" w:rsidP="004713A1">
      <w:pPr>
        <w:tabs>
          <w:tab w:val="clear" w:pos="2880"/>
          <w:tab w:val="clear" w:pos="9360"/>
        </w:tabs>
        <w:ind w:left="2835" w:hanging="2835"/>
        <w:rPr>
          <w:sz w:val="20"/>
        </w:rPr>
      </w:pPr>
      <w:r w:rsidRPr="00D5649B">
        <w:rPr>
          <w:sz w:val="20"/>
        </w:rPr>
        <w:t>where</w:t>
      </w:r>
    </w:p>
    <w:p w14:paraId="752EF2CE" w14:textId="77777777" w:rsidR="00354D3B" w:rsidRPr="00D5649B" w:rsidRDefault="00354D3B" w:rsidP="004713A1">
      <w:pPr>
        <w:tabs>
          <w:tab w:val="clear" w:pos="2880"/>
          <w:tab w:val="clear" w:pos="9360"/>
        </w:tabs>
        <w:spacing w:before="0"/>
        <w:ind w:left="2835" w:hanging="2835"/>
        <w:rPr>
          <w:sz w:val="20"/>
        </w:rPr>
      </w:pPr>
      <w:r w:rsidRPr="00D5649B">
        <w:rPr>
          <w:i/>
          <w:sz w:val="20"/>
        </w:rPr>
        <w:t>CO</w:t>
      </w:r>
      <w:r w:rsidRPr="00D5649B">
        <w:rPr>
          <w:i/>
          <w:sz w:val="20"/>
          <w:vertAlign w:val="subscript"/>
        </w:rPr>
        <w:t>2Pfertilizer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525AD3E" w14:textId="21BC45B9" w:rsidR="00354D3B" w:rsidRPr="00D5649B" w:rsidRDefault="00354D3B" w:rsidP="004713A1">
      <w:pPr>
        <w:tabs>
          <w:tab w:val="clear" w:pos="2880"/>
          <w:tab w:val="clear" w:pos="9360"/>
        </w:tabs>
        <w:spacing w:before="0"/>
        <w:ind w:left="2835" w:hanging="2835"/>
        <w:rPr>
          <w:sz w:val="20"/>
        </w:rPr>
      </w:pPr>
      <w:proofErr w:type="spellStart"/>
      <w:r w:rsidRPr="00D5649B">
        <w:rPr>
          <w:i/>
          <w:sz w:val="20"/>
        </w:rPr>
        <w:t>P</w:t>
      </w:r>
      <w:r w:rsidR="00316380" w:rsidRPr="00D5649B">
        <w:rPr>
          <w:i/>
          <w:sz w:val="20"/>
          <w:vertAlign w:val="subscript"/>
        </w:rPr>
        <w:t>fertilizer</w:t>
      </w:r>
      <w:proofErr w:type="spellEnd"/>
      <w:r w:rsidRPr="00D5649B">
        <w:rPr>
          <w:i/>
          <w:sz w:val="20"/>
          <w:vertAlign w:val="subscript"/>
        </w:rPr>
        <w:tab/>
      </w:r>
      <w:r w:rsidRPr="00D5649B">
        <w:rPr>
          <w:sz w:val="20"/>
        </w:rPr>
        <w:t>P fertilizer rate (kg</w:t>
      </w:r>
      <w:r w:rsidR="00316380" w:rsidRPr="00D5649B">
        <w:rPr>
          <w:sz w:val="20"/>
        </w:rPr>
        <w:t xml:space="preserve"> product</w:t>
      </w:r>
      <w:r w:rsidRPr="00D5649B">
        <w:rPr>
          <w:sz w:val="20"/>
        </w:rPr>
        <w:t xml:space="preserve"> ha</w:t>
      </w:r>
      <w:r w:rsidRPr="00D5649B">
        <w:rPr>
          <w:sz w:val="20"/>
          <w:vertAlign w:val="superscript"/>
        </w:rPr>
        <w:t>-1</w:t>
      </w:r>
      <w:r w:rsidRPr="00D5649B">
        <w:rPr>
          <w:sz w:val="20"/>
        </w:rPr>
        <w:t>)</w:t>
      </w:r>
    </w:p>
    <w:p w14:paraId="58612FC2" w14:textId="19983F40" w:rsidR="00316380" w:rsidRPr="00D5649B" w:rsidRDefault="00316380" w:rsidP="004713A1">
      <w:pPr>
        <w:tabs>
          <w:tab w:val="clear" w:pos="2880"/>
          <w:tab w:val="clear" w:pos="9360"/>
        </w:tabs>
        <w:spacing w:before="0"/>
        <w:ind w:left="2835" w:hanging="2835"/>
        <w:rPr>
          <w:sz w:val="20"/>
        </w:rPr>
      </w:pPr>
      <w:r w:rsidRPr="00D5649B">
        <w:rPr>
          <w:i/>
          <w:sz w:val="20"/>
        </w:rPr>
        <w:lastRenderedPageBreak/>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P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007A57EC">
        <w:rPr>
          <w:sz w:val="20"/>
        </w:rPr>
        <w:t>(</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007A57EC">
        <w:rPr>
          <w:b/>
          <w:sz w:val="20"/>
        </w:rPr>
        <w:t>)</w:t>
      </w:r>
      <w:r w:rsidRPr="00D5649B">
        <w:rPr>
          <w:sz w:val="20"/>
        </w:rPr>
        <w:t xml:space="preserve"> </w:t>
      </w:r>
    </w:p>
    <w:p w14:paraId="55239034" w14:textId="50828F0B" w:rsidR="00A43CEE" w:rsidRPr="00D5649B" w:rsidRDefault="00AD20DD" w:rsidP="000F3037">
      <w:pPr>
        <w:pStyle w:val="Heading4"/>
        <w:spacing w:before="0" w:after="120"/>
      </w:pPr>
      <w:r w:rsidRPr="00D5649B">
        <w:t>Potassium</w:t>
      </w:r>
      <w:r w:rsidR="00A43CEE" w:rsidRPr="00D5649B">
        <w:t xml:space="preserve"> fertilizer production</w:t>
      </w:r>
    </w:p>
    <w:p w14:paraId="1BBAF475" w14:textId="5DE017A6" w:rsidR="00316380" w:rsidRPr="00D5649B" w:rsidRDefault="00000000"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Kfertilizer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316380" w:rsidRPr="00D5649B">
        <w:rPr>
          <w:b/>
        </w:rPr>
        <w:t xml:space="preserve"> </w:t>
      </w:r>
      <w:r w:rsidR="00316380"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6E40E765" w14:textId="77777777" w:rsidR="00316380" w:rsidRPr="00D5649B" w:rsidRDefault="00316380" w:rsidP="004713A1">
      <w:pPr>
        <w:tabs>
          <w:tab w:val="clear" w:pos="2880"/>
          <w:tab w:val="clear" w:pos="9360"/>
        </w:tabs>
        <w:ind w:left="2835" w:hanging="2835"/>
        <w:rPr>
          <w:sz w:val="20"/>
        </w:rPr>
      </w:pPr>
      <w:r w:rsidRPr="00D5649B">
        <w:rPr>
          <w:sz w:val="20"/>
        </w:rPr>
        <w:t>where</w:t>
      </w:r>
    </w:p>
    <w:p w14:paraId="4AFA050D" w14:textId="36CD1AE2"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2Kfertilizer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4A0AB32" w14:textId="587B3028" w:rsidR="00316380" w:rsidRPr="00D5649B" w:rsidRDefault="00316380" w:rsidP="004713A1">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fertilizer</w:t>
      </w:r>
      <w:proofErr w:type="spellEnd"/>
      <w:r w:rsidRPr="00D5649B">
        <w:rPr>
          <w:i/>
          <w:sz w:val="20"/>
          <w:vertAlign w:val="subscript"/>
        </w:rPr>
        <w:tab/>
      </w:r>
      <w:r w:rsidR="00362FDA">
        <w:rPr>
          <w:sz w:val="20"/>
        </w:rPr>
        <w:t>K</w:t>
      </w:r>
      <w:r w:rsidRPr="00D5649B">
        <w:rPr>
          <w:sz w:val="20"/>
        </w:rPr>
        <w:t xml:space="preserve"> fertilizer rate (kg product ha</w:t>
      </w:r>
      <w:r w:rsidRPr="00D5649B">
        <w:rPr>
          <w:sz w:val="20"/>
          <w:vertAlign w:val="superscript"/>
        </w:rPr>
        <w:t>-1</w:t>
      </w:r>
      <w:r w:rsidRPr="00D5649B">
        <w:rPr>
          <w:sz w:val="20"/>
        </w:rPr>
        <w:t>)</w:t>
      </w:r>
    </w:p>
    <w:p w14:paraId="52D49772" w14:textId="0DEC5CF6"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K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Pr="00D5649B">
        <w:rPr>
          <w:sz w:val="20"/>
        </w:rPr>
        <w:t xml:space="preserve"> </w:t>
      </w:r>
    </w:p>
    <w:p w14:paraId="1B28F60D" w14:textId="50650E51" w:rsidR="00606E11" w:rsidRPr="00D5649B" w:rsidRDefault="00055111" w:rsidP="00055111">
      <w:pPr>
        <w:pStyle w:val="Heading4"/>
      </w:pPr>
      <w:r w:rsidRPr="00D5649B">
        <w:t>CO2 from Liming application (IPCC 2006)</w:t>
      </w:r>
    </w:p>
    <w:p w14:paraId="03726215" w14:textId="60BB990B" w:rsidR="00CB51CD" w:rsidRPr="00D5649B" w:rsidRDefault="00CB51CD" w:rsidP="00CB51CD">
      <w:pPr>
        <w:pStyle w:val="Caption"/>
        <w:keepNext/>
        <w:rPr>
          <w:b/>
          <w:bCs w:val="0"/>
          <w:szCs w:val="20"/>
        </w:rPr>
      </w:pPr>
      <w:r w:rsidRPr="00D5649B">
        <w:rPr>
          <w:b/>
          <w:bCs w:val="0"/>
          <w:szCs w:val="20"/>
        </w:rPr>
        <w:t>The default EF of 0.12 for limestone from IPCC (2006) is being used.</w:t>
      </w:r>
    </w:p>
    <w:p w14:paraId="38A36DD8" w14:textId="115ADF34" w:rsidR="00CB51CD" w:rsidRPr="00D5649B" w:rsidRDefault="00000000" w:rsidP="0095242E">
      <w:pPr>
        <w:pStyle w:val="Caption"/>
        <w:keepNext/>
        <w:tabs>
          <w:tab w:val="clear" w:pos="9360"/>
          <w:tab w:val="right" w:pos="9781"/>
        </w:tabs>
        <w:spacing w:after="120"/>
        <w:rPr>
          <w:b/>
          <w:bCs w:val="0"/>
          <w:szCs w:val="20"/>
        </w:rPr>
      </w:pPr>
      <m:oMath>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szCs w:val="20"/>
          </w:rPr>
          <m:t>=</m:t>
        </m:r>
        <m:nary>
          <m:naryPr>
            <m:chr m:val="∑"/>
            <m:limLoc m:val="undOvr"/>
            <m:ctrlPr>
              <w:rPr>
                <w:rFonts w:ascii="Cambria Math" w:hAnsi="Cambria Math"/>
                <w:b/>
                <w:bCs w:val="0"/>
                <w:i/>
                <w:szCs w:val="20"/>
              </w:rPr>
            </m:ctrlPr>
          </m:naryPr>
          <m:sub>
            <m:r>
              <m:rPr>
                <m:sty m:val="bi"/>
              </m:rPr>
              <w:rPr>
                <w:rFonts w:ascii="Cambria Math" w:hAnsi="Cambria Math"/>
                <w:szCs w:val="20"/>
              </w:rPr>
              <m:t>1-n</m:t>
            </m:r>
          </m:sub>
          <m:sup>
            <m:r>
              <m:rPr>
                <m:sty m:val="bi"/>
              </m:rPr>
              <w:rPr>
                <w:rFonts w:ascii="Cambria Math" w:hAnsi="Cambria Math"/>
                <w:szCs w:val="20"/>
              </w:rPr>
              <m:t>field</m:t>
            </m:r>
          </m:sup>
          <m:e>
            <m:sSub>
              <m:sSubPr>
                <m:ctrlPr>
                  <w:rPr>
                    <w:rFonts w:ascii="Cambria Math" w:hAnsi="Cambria Math"/>
                    <w:b/>
                    <w:bCs w:val="0"/>
                    <w:i/>
                    <w:szCs w:val="20"/>
                  </w:rPr>
                </m:ctrlPr>
              </m:sSubPr>
              <m:e>
                <m:r>
                  <m:rPr>
                    <m:sty m:val="bi"/>
                  </m:rPr>
                  <w:rPr>
                    <w:rFonts w:ascii="Cambria Math" w:hAnsi="Cambria Math"/>
                    <w:szCs w:val="20"/>
                  </w:rPr>
                  <m:t>Lime</m:t>
                </m:r>
              </m:e>
              <m:sub>
                <m:r>
                  <m:rPr>
                    <m:sty m:val="bi"/>
                  </m:rPr>
                  <w:rPr>
                    <w:rFonts w:ascii="Cambria Math" w:hAnsi="Cambria Math"/>
                    <w:szCs w:val="20"/>
                  </w:rPr>
                  <m:t>applied</m:t>
                </m:r>
              </m:sub>
            </m:sSub>
          </m:e>
        </m:nary>
      </m:oMath>
      <w:r w:rsidR="00CB51CD" w:rsidRPr="00D5649B">
        <w:rPr>
          <w:b/>
          <w:bCs w:val="0"/>
          <w:szCs w:val="20"/>
        </w:rPr>
        <w:t xml:space="preserve"> </w:t>
      </w:r>
      <w:r w:rsidR="00CB51CD" w:rsidRPr="00D5649B">
        <w:rPr>
          <w:b/>
          <w:bCs w:val="0"/>
          <w:szCs w:val="20"/>
        </w:rPr>
        <w:tab/>
      </w:r>
      <w:r w:rsidR="00CB51CD"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4FE315E3" w14:textId="395962E3" w:rsidR="00055111" w:rsidRPr="00D5649B" w:rsidRDefault="00000000" w:rsidP="0095242E">
      <w:pPr>
        <w:pStyle w:val="Caption"/>
        <w:tabs>
          <w:tab w:val="clear" w:pos="9360"/>
          <w:tab w:val="right" w:pos="9781"/>
        </w:tabs>
        <w:spacing w:after="120"/>
        <w:rPr>
          <w:b/>
        </w:rPr>
      </w:pPr>
      <m:oMath>
        <m:sSub>
          <m:sSubPr>
            <m:ctrlPr>
              <w:rPr>
                <w:rFonts w:ascii="Cambria Math" w:hAnsi="Cambria Math"/>
                <w:b/>
                <w:bCs w:val="0"/>
                <w:i/>
                <w:szCs w:val="20"/>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Liming</m:t>
            </m:r>
          </m:sub>
        </m:sSub>
        <m:r>
          <m:rPr>
            <m:sty m:val="bi"/>
          </m:rPr>
          <w:rPr>
            <w:rFonts w:ascii="Cambria Math" w:hAnsi="Cambria Math"/>
          </w:rPr>
          <m:t>=</m:t>
        </m:r>
        <m:d>
          <m:dPr>
            <m:ctrlPr>
              <w:rPr>
                <w:rFonts w:ascii="Cambria Math" w:hAnsi="Cambria Math"/>
                <w:b/>
                <w:bCs w:val="0"/>
                <w:i/>
                <w:szCs w:val="20"/>
              </w:rPr>
            </m:ctrlPr>
          </m:dPr>
          <m:e>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m:t>
                </m:r>
              </m:e>
              <m:sub>
                <m:r>
                  <m:rPr>
                    <m:sty m:val="bi"/>
                  </m:rPr>
                  <w:rPr>
                    <w:rFonts w:ascii="Cambria Math" w:hAnsi="Cambria Math"/>
                  </w:rPr>
                  <m:t>Limestone</m:t>
                </m:r>
              </m:sub>
            </m:sSub>
          </m:e>
        </m:d>
        <m:r>
          <m:rPr>
            <m:sty m:val="bi"/>
          </m:rPr>
          <w:rPr>
            <w:rFonts w:ascii="Cambria Math" w:hAnsi="Cambria Math"/>
          </w:rPr>
          <m:t>×</m:t>
        </m:r>
        <m:f>
          <m:fPr>
            <m:ctrlPr>
              <w:rPr>
                <w:rFonts w:ascii="Cambria Math" w:hAnsi="Cambria Math"/>
                <w:b/>
                <w:bCs w:val="0"/>
                <w:i/>
                <w:szCs w:val="20"/>
              </w:rPr>
            </m:ctrlPr>
          </m:fPr>
          <m:num>
            <m:r>
              <m:rPr>
                <m:sty m:val="bi"/>
              </m:rPr>
              <w:rPr>
                <w:rFonts w:ascii="Cambria Math" w:hAnsi="Cambria Math"/>
              </w:rPr>
              <m:t>44</m:t>
            </m:r>
          </m:num>
          <m:den>
            <m:r>
              <m:rPr>
                <m:sty m:val="bi"/>
              </m:rPr>
              <w:rPr>
                <w:rFonts w:ascii="Cambria Math" w:hAnsi="Cambria Math"/>
              </w:rPr>
              <m:t>12</m:t>
            </m:r>
          </m:den>
        </m:f>
      </m:oMath>
      <w:r w:rsidR="00055111" w:rsidRPr="00D5649B">
        <w:rPr>
          <w:b/>
          <w:bCs w:val="0"/>
          <w:szCs w:val="20"/>
        </w:rPr>
        <w:tab/>
      </w:r>
      <w:r w:rsidR="00055111"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08AAA6FA" w14:textId="77777777" w:rsidR="00CB51CD" w:rsidRPr="00D5649B" w:rsidRDefault="00CB51CD" w:rsidP="004713A1">
      <w:pPr>
        <w:tabs>
          <w:tab w:val="clear" w:pos="2880"/>
          <w:tab w:val="clear" w:pos="9360"/>
        </w:tabs>
        <w:spacing w:before="0"/>
        <w:ind w:left="2835" w:hanging="2835"/>
        <w:rPr>
          <w:sz w:val="20"/>
        </w:rPr>
      </w:pPr>
      <w:r w:rsidRPr="00D5649B">
        <w:rPr>
          <w:sz w:val="20"/>
        </w:rPr>
        <w:t>where</w:t>
      </w:r>
    </w:p>
    <w:p w14:paraId="15D474DA" w14:textId="5B9C1090" w:rsidR="00CB51CD" w:rsidRPr="00D5649B" w:rsidRDefault="00CB51CD" w:rsidP="004713A1">
      <w:pPr>
        <w:tabs>
          <w:tab w:val="clear" w:pos="2880"/>
          <w:tab w:val="clear" w:pos="9360"/>
        </w:tabs>
        <w:spacing w:before="0"/>
        <w:ind w:left="2835" w:hanging="2835"/>
        <w:rPr>
          <w:sz w:val="20"/>
        </w:rPr>
      </w:pPr>
      <w:r w:rsidRPr="00D5649B">
        <w:rPr>
          <w:i/>
          <w:sz w:val="20"/>
        </w:rPr>
        <w:t>CO</w:t>
      </w:r>
      <w:r w:rsidRPr="00D5649B">
        <w:rPr>
          <w:i/>
          <w:sz w:val="20"/>
          <w:vertAlign w:val="subscript"/>
        </w:rPr>
        <w:t>2Liming</w:t>
      </w:r>
      <w:r w:rsidRPr="00D5649B">
        <w:rPr>
          <w:i/>
          <w:sz w:val="20"/>
        </w:rPr>
        <w:tab/>
      </w:r>
      <w:r w:rsidRPr="00D5649B">
        <w:rPr>
          <w:sz w:val="20"/>
        </w:rPr>
        <w:t>CO</w:t>
      </w:r>
      <w:r w:rsidRPr="00D5649B">
        <w:rPr>
          <w:sz w:val="20"/>
          <w:vertAlign w:val="subscript"/>
        </w:rPr>
        <w:t>2</w:t>
      </w:r>
      <w:r w:rsidRPr="00D5649B">
        <w:rPr>
          <w:sz w:val="20"/>
        </w:rPr>
        <w:t xml:space="preserve"> emissions from Liming application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293933C" w14:textId="0327A5BF" w:rsidR="00CB51CD" w:rsidRPr="00D5649B" w:rsidRDefault="00CB51CD" w:rsidP="004713A1">
      <w:pPr>
        <w:tabs>
          <w:tab w:val="clear" w:pos="2880"/>
          <w:tab w:val="clear" w:pos="9360"/>
        </w:tabs>
        <w:spacing w:before="0"/>
        <w:ind w:left="2835" w:hanging="2835"/>
        <w:rPr>
          <w:sz w:val="20"/>
        </w:rPr>
      </w:pPr>
      <w:proofErr w:type="spellStart"/>
      <w:r w:rsidRPr="00D5649B">
        <w:rPr>
          <w:i/>
          <w:sz w:val="20"/>
        </w:rPr>
        <w:t>M</w:t>
      </w:r>
      <w:r w:rsidRPr="00D5649B">
        <w:rPr>
          <w:i/>
          <w:sz w:val="20"/>
          <w:vertAlign w:val="subscript"/>
        </w:rPr>
        <w:t>Liming</w:t>
      </w:r>
      <w:proofErr w:type="spellEnd"/>
      <w:r w:rsidRPr="00D5649B">
        <w:rPr>
          <w:i/>
          <w:sz w:val="20"/>
          <w:vertAlign w:val="subscript"/>
        </w:rPr>
        <w:tab/>
      </w:r>
      <w:r w:rsidRPr="00D5649B">
        <w:rPr>
          <w:sz w:val="20"/>
        </w:rPr>
        <w:t>annual amount of calcic limestone (CACO</w:t>
      </w:r>
      <w:r w:rsidRPr="00D5649B">
        <w:rPr>
          <w:sz w:val="20"/>
          <w:vertAlign w:val="subscript"/>
        </w:rPr>
        <w:t>3</w:t>
      </w:r>
      <w:r w:rsidRPr="00D5649B">
        <w:rPr>
          <w:sz w:val="20"/>
        </w:rPr>
        <w:t>) (kg product yr</w:t>
      </w:r>
      <w:r w:rsidRPr="00D5649B">
        <w:rPr>
          <w:sz w:val="20"/>
          <w:vertAlign w:val="superscript"/>
        </w:rPr>
        <w:t>-1</w:t>
      </w:r>
      <w:r w:rsidRPr="00D5649B">
        <w:rPr>
          <w:sz w:val="20"/>
        </w:rPr>
        <w:t>)</w:t>
      </w:r>
    </w:p>
    <w:p w14:paraId="604A31FD" w14:textId="77777777" w:rsidR="00CB51CD" w:rsidRPr="00D5649B" w:rsidRDefault="00CB51CD" w:rsidP="004713A1">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Liming</w:t>
      </w:r>
      <w:proofErr w:type="spellEnd"/>
      <w:r w:rsidRPr="00D5649B">
        <w:rPr>
          <w:i/>
          <w:sz w:val="20"/>
        </w:rPr>
        <w:tab/>
      </w:r>
      <w:r w:rsidRPr="00D5649B">
        <w:rPr>
          <w:sz w:val="20"/>
        </w:rPr>
        <w:t>emission factor (kg C (kg limestone)</w:t>
      </w:r>
      <w:r w:rsidRPr="00D5649B">
        <w:rPr>
          <w:sz w:val="20"/>
          <w:vertAlign w:val="superscript"/>
        </w:rPr>
        <w:t>-1</w:t>
      </w:r>
      <w:r w:rsidRPr="00D5649B">
        <w:rPr>
          <w:sz w:val="20"/>
        </w:rPr>
        <w:t>)</w:t>
      </w:r>
    </w:p>
    <w:p w14:paraId="4F363945" w14:textId="2DFFB83B" w:rsidR="00055111" w:rsidRPr="00D5649B" w:rsidRDefault="00CB51CD" w:rsidP="00AA41D6">
      <w:pPr>
        <w:tabs>
          <w:tab w:val="clear" w:pos="2880"/>
          <w:tab w:val="clear" w:pos="9360"/>
        </w:tabs>
        <w:spacing w:before="0"/>
        <w:ind w:left="2835" w:hanging="2835"/>
      </w:pPr>
      <w:r w:rsidRPr="00D5649B">
        <w:rPr>
          <w:i/>
          <w:sz w:val="20"/>
        </w:rPr>
        <w:t>44/12</w:t>
      </w:r>
      <w:r w:rsidRPr="00D5649B">
        <w:rPr>
          <w:i/>
          <w:sz w:val="20"/>
        </w:rPr>
        <w:tab/>
      </w:r>
      <w:r w:rsidRPr="00D5649B">
        <w:rPr>
          <w:sz w:val="20"/>
        </w:rPr>
        <w:t>C to CO</w:t>
      </w:r>
      <w:r w:rsidRPr="00D5649B">
        <w:rPr>
          <w:sz w:val="20"/>
          <w:vertAlign w:val="subscript"/>
        </w:rPr>
        <w:t>2</w:t>
      </w:r>
      <w:r w:rsidRPr="00D5649B">
        <w:rPr>
          <w:sz w:val="20"/>
        </w:rPr>
        <w:t xml:space="preserve"> conversion </w:t>
      </w:r>
    </w:p>
    <w:p w14:paraId="789FBD91" w14:textId="77777777" w:rsidR="00354D3B" w:rsidRPr="00D5649B" w:rsidRDefault="00354D3B" w:rsidP="008A7F5F">
      <w:pPr>
        <w:pStyle w:val="Heading3"/>
      </w:pPr>
      <w:bookmarkStart w:id="905" w:name="_Toc152758670"/>
      <w:r w:rsidRPr="00D5649B">
        <w:t>CO</w:t>
      </w:r>
      <w:r w:rsidRPr="00D5649B">
        <w:rPr>
          <w:vertAlign w:val="subscript"/>
        </w:rPr>
        <w:t xml:space="preserve">2 </w:t>
      </w:r>
      <w:r w:rsidRPr="00D5649B">
        <w:t>from irrigation</w:t>
      </w:r>
      <w:bookmarkEnd w:id="905"/>
    </w:p>
    <w:p w14:paraId="5DE6AC0F" w14:textId="77777777" w:rsidR="00CC3666" w:rsidRPr="00D5649B" w:rsidRDefault="00CC3666" w:rsidP="00CC3666">
      <w:pPr>
        <w:pStyle w:val="Caption"/>
        <w:rPr>
          <w:b/>
        </w:rPr>
      </w:pPr>
      <w:bookmarkStart w:id="906" w:name="OLE_LINK4"/>
      <w:bookmarkStart w:id="907" w:name="OLE_LINK5"/>
      <w:r w:rsidRPr="00D5649B">
        <w:rPr>
          <w:b/>
        </w:rPr>
        <w:t xml:space="preserve">This equation is used to calculate emissions from irrigation use. </w:t>
      </w:r>
    </w:p>
    <w:p w14:paraId="75639729" w14:textId="2EFBEB05" w:rsidR="00CC3666" w:rsidRPr="00D5649B" w:rsidRDefault="00000000"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irrigation</m:t>
            </m:r>
          </m:sub>
        </m:sSub>
        <m:r>
          <m:rPr>
            <m:sty m:val="bi"/>
          </m:rPr>
          <w:rPr>
            <w:rFonts w:ascii="Cambria Math" w:hAnsi="Cambria Math"/>
          </w:rPr>
          <m:t>=area×Irrigation×</m:t>
        </m:r>
        <m:sSub>
          <m:sSubPr>
            <m:ctrlPr>
              <w:rPr>
                <w:rFonts w:ascii="Cambria Math" w:hAnsi="Cambria Math"/>
                <w:b/>
                <w:i/>
              </w:rPr>
            </m:ctrlPr>
          </m:sSubPr>
          <m:e>
            <m:r>
              <m:rPr>
                <m:sty m:val="bi"/>
              </m:rPr>
              <w:rPr>
                <w:rFonts w:ascii="Cambria Math" w:hAnsi="Cambria Math"/>
              </w:rPr>
              <m:t>Pump</m:t>
            </m:r>
          </m:e>
          <m:sub>
            <m:r>
              <m:rPr>
                <m:sty m:val="bi"/>
              </m:rPr>
              <w:rPr>
                <w:rFonts w:ascii="Cambria Math" w:hAnsi="Cambria Math"/>
              </w:rPr>
              <m:t>type</m:t>
            </m:r>
          </m:sub>
        </m:sSub>
      </m:oMath>
      <w:r w:rsidR="00CC366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8AAE653" w14:textId="77777777" w:rsidR="00CC3666" w:rsidRPr="00D5649B" w:rsidRDefault="00CC3666" w:rsidP="004713A1">
      <w:pPr>
        <w:tabs>
          <w:tab w:val="clear" w:pos="2880"/>
          <w:tab w:val="clear" w:pos="9360"/>
        </w:tabs>
        <w:ind w:left="2835" w:hanging="2835"/>
        <w:rPr>
          <w:sz w:val="20"/>
        </w:rPr>
      </w:pPr>
      <w:r w:rsidRPr="00D5649B">
        <w:rPr>
          <w:sz w:val="20"/>
        </w:rPr>
        <w:t>where</w:t>
      </w:r>
    </w:p>
    <w:p w14:paraId="1F52BD52" w14:textId="77777777" w:rsidR="00CC3666" w:rsidRPr="00D5649B" w:rsidRDefault="00CC3666" w:rsidP="004713A1">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2irrigation</w:t>
      </w:r>
      <w:r w:rsidRPr="00D5649B">
        <w:rPr>
          <w:i/>
          <w:sz w:val="20"/>
        </w:rPr>
        <w:tab/>
      </w:r>
      <w:r w:rsidRPr="00D5649B">
        <w:rPr>
          <w:sz w:val="20"/>
        </w:rPr>
        <w:t>Total CO</w:t>
      </w:r>
      <w:r w:rsidRPr="00D5649B">
        <w:rPr>
          <w:sz w:val="20"/>
          <w:vertAlign w:val="subscript"/>
        </w:rPr>
        <w:t>2</w:t>
      </w:r>
      <w:r w:rsidRPr="00D5649B">
        <w:rPr>
          <w:sz w:val="20"/>
        </w:rPr>
        <w:t xml:space="preserve"> emissions from irrigation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435AAFC" w14:textId="77777777" w:rsidR="00CC3666" w:rsidRPr="00D5649B" w:rsidRDefault="00CC3666" w:rsidP="004713A1">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irrigated (ha) (include annual crops and perennial forages and improved pasture if irrigated, calculate each crop independently)</w:t>
      </w:r>
    </w:p>
    <w:p w14:paraId="59ED683A" w14:textId="77777777" w:rsidR="00CC3666" w:rsidRPr="00D5649B" w:rsidRDefault="00CC3666" w:rsidP="004713A1">
      <w:pPr>
        <w:tabs>
          <w:tab w:val="clear" w:pos="2880"/>
          <w:tab w:val="clear" w:pos="9360"/>
        </w:tabs>
        <w:spacing w:before="0"/>
        <w:ind w:left="2835" w:hanging="2835"/>
        <w:rPr>
          <w:sz w:val="20"/>
        </w:rPr>
      </w:pPr>
      <w:r w:rsidRPr="00D5649B">
        <w:rPr>
          <w:i/>
          <w:sz w:val="20"/>
        </w:rPr>
        <w:t>Irrigation</w:t>
      </w:r>
      <w:r w:rsidRPr="00D5649B">
        <w:rPr>
          <w:i/>
          <w:sz w:val="20"/>
        </w:rPr>
        <w:tab/>
      </w:r>
      <w:r w:rsidRPr="00D5649B">
        <w:rPr>
          <w:sz w:val="20"/>
        </w:rPr>
        <w:t>Amount of irrigation (mm ha</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03C45B61" w14:textId="337DD79A" w:rsidR="00CC3666" w:rsidRPr="00D5649B" w:rsidRDefault="00CC3666" w:rsidP="004713A1">
      <w:pPr>
        <w:tabs>
          <w:tab w:val="clear" w:pos="2880"/>
          <w:tab w:val="clear" w:pos="9360"/>
        </w:tabs>
        <w:spacing w:before="0"/>
        <w:ind w:left="2835" w:hanging="2835"/>
        <w:rPr>
          <w:sz w:val="20"/>
        </w:rPr>
      </w:pPr>
      <w:proofErr w:type="spellStart"/>
      <w:r w:rsidRPr="00D5649B">
        <w:rPr>
          <w:sz w:val="20"/>
        </w:rPr>
        <w:t>Pumptype</w:t>
      </w:r>
      <w:proofErr w:type="spellEnd"/>
      <w:r w:rsidRPr="00D5649B">
        <w:rPr>
          <w:sz w:val="20"/>
        </w:rPr>
        <w:tab/>
      </w:r>
      <w:r w:rsidR="00C767DA">
        <w:rPr>
          <w:sz w:val="20"/>
        </w:rPr>
        <w:t>CO</w:t>
      </w:r>
      <w:r w:rsidR="00C767DA" w:rsidRPr="00C767DA">
        <w:rPr>
          <w:sz w:val="20"/>
          <w:vertAlign w:val="subscript"/>
        </w:rPr>
        <w:t>2</w:t>
      </w:r>
      <w:r w:rsidR="00C767DA">
        <w:rPr>
          <w:sz w:val="20"/>
        </w:rPr>
        <w:t xml:space="preserve"> emissions per unit of irrigation water applied: </w:t>
      </w:r>
      <w:r w:rsidRPr="00D5649B">
        <w:rPr>
          <w:sz w:val="20"/>
        </w:rPr>
        <w:t>electric pump = 0.266 kg CO</w:t>
      </w:r>
      <w:r w:rsidRPr="00D5649B">
        <w:rPr>
          <w:sz w:val="20"/>
          <w:vertAlign w:val="subscript"/>
        </w:rPr>
        <w:t>2</w:t>
      </w:r>
      <w:r w:rsidRPr="00D5649B">
        <w:rPr>
          <w:sz w:val="20"/>
        </w:rPr>
        <w:t xml:space="preserve"> mm</w:t>
      </w:r>
      <w:r w:rsidRPr="00D5649B">
        <w:rPr>
          <w:sz w:val="20"/>
          <w:vertAlign w:val="superscript"/>
        </w:rPr>
        <w:t>-1</w:t>
      </w:r>
      <w:r w:rsidRPr="00D5649B">
        <w:rPr>
          <w:sz w:val="20"/>
        </w:rPr>
        <w:t>, natural gas pump = 1.145 kg CO</w:t>
      </w:r>
      <w:r w:rsidRPr="00D5649B">
        <w:rPr>
          <w:sz w:val="20"/>
          <w:vertAlign w:val="subscript"/>
        </w:rPr>
        <w:t>2</w:t>
      </w:r>
      <w:r w:rsidRPr="00D5649B">
        <w:rPr>
          <w:sz w:val="20"/>
        </w:rPr>
        <w:t xml:space="preserve"> mm</w:t>
      </w:r>
      <w:r w:rsidRPr="00D5649B">
        <w:rPr>
          <w:sz w:val="20"/>
          <w:vertAlign w:val="superscript"/>
        </w:rPr>
        <w:t>-1</w:t>
      </w:r>
      <w:r w:rsidRPr="00D5649B">
        <w:rPr>
          <w:rStyle w:val="FootnoteReference"/>
          <w:b/>
        </w:rPr>
        <w:footnoteReference w:id="15"/>
      </w:r>
    </w:p>
    <w:p w14:paraId="76A02873" w14:textId="7376A05C" w:rsidR="00CC3666" w:rsidRPr="00D5649B" w:rsidRDefault="00CC3666" w:rsidP="00016C9D">
      <w:r w:rsidRPr="00D5649B">
        <w:lastRenderedPageBreak/>
        <w:t>Tooltip:</w:t>
      </w:r>
    </w:p>
    <w:p w14:paraId="0D3D3D80" w14:textId="4698FFF5" w:rsidR="00016C9D" w:rsidRPr="00D5649B" w:rsidRDefault="00016C9D" w:rsidP="00016C9D">
      <w:pPr>
        <w:rPr>
          <w:i/>
          <w:iCs/>
        </w:rPr>
      </w:pPr>
      <w:r w:rsidRPr="00D5649B">
        <w:t xml:space="preserve">1.0 </w:t>
      </w:r>
      <w:r w:rsidRPr="00D5649B">
        <w:rPr>
          <w:i/>
          <w:iCs/>
        </w:rPr>
        <w:t>mm irrigation</w:t>
      </w:r>
      <w:r w:rsidRPr="00D5649B">
        <w:t xml:space="preserve"> = 0.0394 </w:t>
      </w:r>
      <w:r w:rsidRPr="00D5649B">
        <w:rPr>
          <w:i/>
          <w:iCs/>
        </w:rPr>
        <w:t>inches irrigation</w:t>
      </w:r>
    </w:p>
    <w:p w14:paraId="484EB451" w14:textId="2A274F26" w:rsidR="00016C9D" w:rsidRPr="00D5649B" w:rsidRDefault="00511BB1" w:rsidP="00016C9D">
      <w:pPr>
        <w:rPr>
          <w:iCs/>
        </w:rPr>
      </w:pPr>
      <w:r w:rsidRPr="00D5649B">
        <w:rPr>
          <w:iCs/>
        </w:rPr>
        <w:t>This calculation encompasses s</w:t>
      </w:r>
      <w:r w:rsidR="00016C9D" w:rsidRPr="00D5649B">
        <w:rPr>
          <w:iCs/>
        </w:rPr>
        <w:t>urface irrigation systems / side-roll sprinkler systems / high pressure centre pivot sprinkler systems / low pressure centre pivot sprinkler systems</w:t>
      </w:r>
      <w:r w:rsidR="00CC3666" w:rsidRPr="00D5649B">
        <w:rPr>
          <w:iCs/>
        </w:rPr>
        <w:t xml:space="preserve"> using a single average.</w:t>
      </w:r>
    </w:p>
    <w:p w14:paraId="7F294708" w14:textId="77777777" w:rsidR="00083E1D" w:rsidRPr="00D5649B" w:rsidRDefault="008634B0" w:rsidP="008A7F5F">
      <w:pPr>
        <w:pStyle w:val="Heading3"/>
      </w:pPr>
      <w:bookmarkStart w:id="908" w:name="_Toc152758671"/>
      <w:r w:rsidRPr="00D5649B">
        <w:t>Total cropping emissions</w:t>
      </w:r>
      <w:bookmarkEnd w:id="908"/>
    </w:p>
    <w:p w14:paraId="6D96FCD5" w14:textId="77777777" w:rsidR="008634B0" w:rsidRPr="00D5649B" w:rsidRDefault="008634B0" w:rsidP="004713A1">
      <w:pPr>
        <w:pStyle w:val="Caption"/>
        <w:spacing w:line="240" w:lineRule="auto"/>
      </w:pPr>
      <w:r w:rsidRPr="00D5649B">
        <w:t>Results should be totalled for each crop (annual crops, perennial forage and improved grassland/pasture) and fallow land.</w:t>
      </w:r>
    </w:p>
    <w:p w14:paraId="546E6C31" w14:textId="1C08D5B2" w:rsidR="008634B0" w:rsidRPr="00D5649B" w:rsidRDefault="00000000" w:rsidP="0095242E">
      <w:pPr>
        <w:pStyle w:val="Caption"/>
        <w:tabs>
          <w:tab w:val="clear" w:pos="2880"/>
          <w:tab w:val="clear" w:pos="9360"/>
          <w:tab w:val="right" w:pos="9781"/>
        </w:tabs>
        <w:spacing w:after="120"/>
      </w:pPr>
      <m:oMath>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cropenergy</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fuel</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herbicide</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Nfertilizer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Pfertilizer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irrigation</m:t>
            </m:r>
          </m:sub>
        </m:sSub>
      </m:oMath>
      <w:r w:rsidR="008634B0" w:rsidRPr="00D5649B">
        <w:t xml:space="preserve"> </w:t>
      </w:r>
      <w:r w:rsidR="008634B0" w:rsidRPr="00D5649B">
        <w:tab/>
      </w:r>
      <w:r w:rsidR="008634B0" w:rsidRPr="00D5649B">
        <w:tab/>
      </w:r>
      <w:r w:rsidR="008634B0"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6.1.5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B397489" w14:textId="77777777" w:rsidR="008634B0" w:rsidRPr="00D5649B" w:rsidRDefault="008634B0" w:rsidP="004713A1">
      <w:pPr>
        <w:tabs>
          <w:tab w:val="clear" w:pos="2880"/>
          <w:tab w:val="clear" w:pos="9360"/>
        </w:tabs>
        <w:ind w:left="2835" w:hanging="2835"/>
        <w:rPr>
          <w:sz w:val="20"/>
        </w:rPr>
      </w:pPr>
      <w:r w:rsidRPr="00D5649B">
        <w:rPr>
          <w:sz w:val="20"/>
        </w:rPr>
        <w:t>where</w:t>
      </w:r>
    </w:p>
    <w:p w14:paraId="5638725A" w14:textId="77777777" w:rsidR="008634B0" w:rsidRPr="00D5649B" w:rsidRDefault="008634B0" w:rsidP="0095242E">
      <w:pPr>
        <w:tabs>
          <w:tab w:val="clear" w:pos="2880"/>
          <w:tab w:val="clear" w:pos="9360"/>
        </w:tabs>
        <w:spacing w:before="0"/>
        <w:ind w:left="2835" w:hanging="2835"/>
        <w:rPr>
          <w:sz w:val="20"/>
        </w:rPr>
      </w:pPr>
      <w:r w:rsidRPr="00D5649B">
        <w:rPr>
          <w:sz w:val="20"/>
        </w:rPr>
        <w:t>CO</w:t>
      </w:r>
      <w:r w:rsidRPr="00D5649B">
        <w:rPr>
          <w:sz w:val="20"/>
          <w:vertAlign w:val="subscript"/>
        </w:rPr>
        <w:t>2cropenergy</w:t>
      </w:r>
      <w:r w:rsidRPr="00D5649B">
        <w:rPr>
          <w:sz w:val="20"/>
        </w:rPr>
        <w:t xml:space="preserve"> </w:t>
      </w:r>
      <w:r w:rsidRPr="00D5649B">
        <w:rPr>
          <w:sz w:val="20"/>
        </w:rPr>
        <w:tab/>
        <w:t>CO</w:t>
      </w:r>
      <w:r w:rsidRPr="00D5649B">
        <w:rPr>
          <w:sz w:val="20"/>
          <w:vertAlign w:val="subscript"/>
        </w:rPr>
        <w:t>2</w:t>
      </w:r>
      <w:r w:rsidRPr="00D5649B">
        <w:rPr>
          <w:sz w:val="20"/>
        </w:rPr>
        <w:t xml:space="preserve"> emissions from cropping energy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E87C494" w14:textId="77777777" w:rsidR="008634B0" w:rsidRPr="00D5649B" w:rsidRDefault="008634B0" w:rsidP="0095242E">
      <w:pPr>
        <w:tabs>
          <w:tab w:val="clear" w:pos="2880"/>
          <w:tab w:val="clear" w:pos="9360"/>
        </w:tabs>
        <w:spacing w:before="0"/>
        <w:ind w:left="2835" w:hanging="2835"/>
        <w:rPr>
          <w:sz w:val="20"/>
        </w:rPr>
      </w:pPr>
      <w:r w:rsidRPr="00D5649B">
        <w:rPr>
          <w:sz w:val="20"/>
        </w:rPr>
        <w:t>CO</w:t>
      </w:r>
      <w:r w:rsidRPr="00D5649B">
        <w:rPr>
          <w:sz w:val="20"/>
          <w:vertAlign w:val="subscript"/>
        </w:rPr>
        <w:t>2fuel</w:t>
      </w:r>
      <w:r w:rsidRPr="00D5649B">
        <w:rPr>
          <w:sz w:val="20"/>
        </w:rPr>
        <w:t xml:space="preserve"> </w:t>
      </w:r>
      <w:r w:rsidRPr="00D5649B">
        <w:rPr>
          <w:sz w:val="20"/>
        </w:rPr>
        <w:tab/>
        <w:t>CO</w:t>
      </w:r>
      <w:r w:rsidRPr="00D5649B">
        <w:rPr>
          <w:sz w:val="20"/>
          <w:vertAlign w:val="subscript"/>
        </w:rPr>
        <w:t>2</w:t>
      </w:r>
      <w:r w:rsidRPr="00D5649B">
        <w:rPr>
          <w:sz w:val="20"/>
        </w:rPr>
        <w:t>emissions from cropping/fallow fuel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98D5275" w14:textId="77777777" w:rsidR="008634B0" w:rsidRPr="00D5649B" w:rsidRDefault="008634B0" w:rsidP="0095242E">
      <w:pPr>
        <w:tabs>
          <w:tab w:val="clear" w:pos="2880"/>
          <w:tab w:val="clear" w:pos="9360"/>
        </w:tabs>
        <w:spacing w:before="0"/>
        <w:ind w:left="2835" w:hanging="2835"/>
        <w:rPr>
          <w:sz w:val="20"/>
        </w:rPr>
      </w:pPr>
      <w:r w:rsidRPr="00D5649B">
        <w:rPr>
          <w:sz w:val="20"/>
        </w:rPr>
        <w:t>CO</w:t>
      </w:r>
      <w:r w:rsidRPr="00D5649B">
        <w:rPr>
          <w:sz w:val="20"/>
          <w:vertAlign w:val="subscript"/>
        </w:rPr>
        <w:t>2herbicide</w:t>
      </w:r>
      <w:r w:rsidRPr="00D5649B">
        <w:rPr>
          <w:sz w:val="20"/>
        </w:rPr>
        <w:t xml:space="preserve"> </w:t>
      </w:r>
      <w:r w:rsidRPr="00D5649B">
        <w:rPr>
          <w:sz w:val="20"/>
        </w:rPr>
        <w:tab/>
        <w:t>CO</w:t>
      </w:r>
      <w:r w:rsidRPr="00D5649B">
        <w:rPr>
          <w:sz w:val="20"/>
          <w:vertAlign w:val="subscript"/>
        </w:rPr>
        <w:t>2</w:t>
      </w:r>
      <w:r w:rsidRPr="00D5649B">
        <w:rPr>
          <w:sz w:val="20"/>
        </w:rPr>
        <w:t>emissions from cropping/fallow herbicide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DA13389" w14:textId="77777777" w:rsidR="008634B0" w:rsidRPr="00D5649B" w:rsidRDefault="008634B0" w:rsidP="0095242E">
      <w:pPr>
        <w:tabs>
          <w:tab w:val="clear" w:pos="2880"/>
          <w:tab w:val="clear" w:pos="9360"/>
        </w:tabs>
        <w:spacing w:before="0"/>
        <w:ind w:left="2835" w:hanging="2835"/>
        <w:rPr>
          <w:sz w:val="20"/>
        </w:rPr>
      </w:pPr>
      <w:r w:rsidRPr="00D5649B">
        <w:rPr>
          <w:sz w:val="20"/>
        </w:rPr>
        <w:t>CO</w:t>
      </w:r>
      <w:r w:rsidRPr="00D5649B">
        <w:rPr>
          <w:sz w:val="20"/>
          <w:vertAlign w:val="subscript"/>
        </w:rPr>
        <w:t xml:space="preserve">2Nfertilizer </w:t>
      </w:r>
      <w:r w:rsidRPr="00D5649B">
        <w:rPr>
          <w:sz w:val="20"/>
        </w:rPr>
        <w:tab/>
        <w:t>CO</w:t>
      </w:r>
      <w:r w:rsidRPr="00D5649B">
        <w:rPr>
          <w:sz w:val="20"/>
          <w:vertAlign w:val="subscript"/>
        </w:rPr>
        <w:t>2</w:t>
      </w:r>
      <w:r w:rsidRPr="00D5649B">
        <w:rPr>
          <w:sz w:val="20"/>
        </w:rPr>
        <w:t>emissions from N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3C42F13A" w14:textId="77777777" w:rsidR="008634B0" w:rsidRPr="00D5649B" w:rsidRDefault="008634B0" w:rsidP="0095242E">
      <w:pPr>
        <w:tabs>
          <w:tab w:val="clear" w:pos="2880"/>
          <w:tab w:val="clear" w:pos="9360"/>
        </w:tabs>
        <w:spacing w:before="0"/>
        <w:ind w:left="2835" w:hanging="2835"/>
        <w:rPr>
          <w:sz w:val="20"/>
        </w:rPr>
      </w:pPr>
      <w:r w:rsidRPr="00D5649B">
        <w:rPr>
          <w:sz w:val="20"/>
        </w:rPr>
        <w:t>CO</w:t>
      </w:r>
      <w:r w:rsidRPr="00D5649B">
        <w:rPr>
          <w:sz w:val="20"/>
          <w:vertAlign w:val="subscript"/>
        </w:rPr>
        <w:t>2Pfertilizer</w:t>
      </w:r>
      <w:r w:rsidRPr="00D5649B">
        <w:rPr>
          <w:sz w:val="20"/>
        </w:rPr>
        <w:t xml:space="preserve"> </w:t>
      </w:r>
      <w:r w:rsidRPr="00D5649B">
        <w:rPr>
          <w:sz w:val="20"/>
        </w:rPr>
        <w:tab/>
        <w:t>CO</w:t>
      </w:r>
      <w:r w:rsidRPr="00D5649B">
        <w:rPr>
          <w:sz w:val="20"/>
          <w:vertAlign w:val="subscript"/>
        </w:rPr>
        <w:t>2</w:t>
      </w:r>
      <w:r w:rsidRPr="00D5649B">
        <w:rPr>
          <w:sz w:val="20"/>
        </w:rPr>
        <w:t>emissions from P</w:t>
      </w:r>
      <w:r w:rsidRPr="007A57EC">
        <w:rPr>
          <w:sz w:val="20"/>
          <w:vertAlign w:val="subscript"/>
        </w:rPr>
        <w:t>2</w:t>
      </w:r>
      <w:r w:rsidRPr="00D5649B">
        <w:rPr>
          <w:sz w:val="20"/>
        </w:rPr>
        <w:t>O</w:t>
      </w:r>
      <w:r w:rsidRPr="007A57EC">
        <w:rPr>
          <w:sz w:val="20"/>
          <w:vertAlign w:val="subscript"/>
        </w:rPr>
        <w:t>5</w:t>
      </w:r>
      <w:r w:rsidRPr="00D5649B">
        <w:rPr>
          <w:sz w:val="20"/>
        </w:rPr>
        <w:t xml:space="preserve">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6F2D0B78" w14:textId="77777777" w:rsidR="008634B0" w:rsidRPr="00D5649B" w:rsidRDefault="008634B0" w:rsidP="0095242E">
      <w:pPr>
        <w:tabs>
          <w:tab w:val="clear" w:pos="2880"/>
          <w:tab w:val="clear" w:pos="9360"/>
        </w:tabs>
        <w:spacing w:before="0"/>
        <w:ind w:left="2835" w:hanging="2835"/>
        <w:rPr>
          <w:sz w:val="20"/>
        </w:rPr>
      </w:pPr>
      <w:r w:rsidRPr="00D5649B">
        <w:rPr>
          <w:sz w:val="20"/>
        </w:rPr>
        <w:t>CO</w:t>
      </w:r>
      <w:r w:rsidRPr="00D5649B">
        <w:rPr>
          <w:sz w:val="20"/>
          <w:vertAlign w:val="subscript"/>
        </w:rPr>
        <w:t>2irrigation</w:t>
      </w:r>
      <w:r w:rsidRPr="00D5649B">
        <w:rPr>
          <w:sz w:val="20"/>
        </w:rPr>
        <w:t xml:space="preserve"> </w:t>
      </w:r>
      <w:r w:rsidRPr="00D5649B">
        <w:rPr>
          <w:sz w:val="20"/>
        </w:rPr>
        <w:tab/>
        <w:t>CO</w:t>
      </w:r>
      <w:r w:rsidRPr="00D5649B">
        <w:rPr>
          <w:sz w:val="20"/>
          <w:vertAlign w:val="subscript"/>
        </w:rPr>
        <w:t>2</w:t>
      </w:r>
      <w:r w:rsidRPr="00D5649B">
        <w:rPr>
          <w:sz w:val="20"/>
        </w:rPr>
        <w:t>emissions from irrigation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2E1DECC9" w14:textId="77777777" w:rsidR="00354D3B" w:rsidRPr="00D5649B" w:rsidRDefault="00354D3B" w:rsidP="004208E4">
      <w:pPr>
        <w:pStyle w:val="Heading2"/>
      </w:pPr>
      <w:bookmarkStart w:id="909" w:name="_Toc343610184"/>
      <w:bookmarkStart w:id="910" w:name="OLE_LINK2"/>
      <w:bookmarkStart w:id="911" w:name="OLE_LINK3"/>
      <w:bookmarkStart w:id="912" w:name="_Toc152758672"/>
      <w:bookmarkEnd w:id="906"/>
      <w:bookmarkEnd w:id="907"/>
      <w:r w:rsidRPr="00D5649B">
        <w:t>Livestock emissions</w:t>
      </w:r>
      <w:bookmarkEnd w:id="909"/>
      <w:bookmarkEnd w:id="912"/>
    </w:p>
    <w:p w14:paraId="4D11ADF7" w14:textId="3D15EC83" w:rsidR="00354D3B" w:rsidRPr="00D5649B" w:rsidRDefault="00511BB1" w:rsidP="004713A1">
      <w:pPr>
        <w:pStyle w:val="Caption"/>
        <w:spacing w:line="240" w:lineRule="auto"/>
        <w:rPr>
          <w:b/>
        </w:rPr>
      </w:pPr>
      <w:r w:rsidRPr="00D5649B">
        <w:rPr>
          <w:b/>
        </w:rPr>
        <w:t>T</w:t>
      </w:r>
      <w:r w:rsidR="00354D3B" w:rsidRPr="00D5649B">
        <w:rPr>
          <w:b/>
        </w:rPr>
        <w:t>he emissions for each animal group</w:t>
      </w:r>
      <w:r w:rsidRPr="00D5649B">
        <w:rPr>
          <w:b/>
        </w:rPr>
        <w:t xml:space="preserve"> are calculated</w:t>
      </w:r>
      <w:r w:rsidR="00354D3B" w:rsidRPr="00D5649B">
        <w:rPr>
          <w:b/>
        </w:rPr>
        <w:t xml:space="preserve"> independently. Results will be associated with animal group. </w:t>
      </w:r>
    </w:p>
    <w:p w14:paraId="3A4BB97E" w14:textId="77777777" w:rsidR="00354D3B" w:rsidRPr="00D5649B" w:rsidRDefault="00354D3B" w:rsidP="004713A1">
      <w:pPr>
        <w:pStyle w:val="Caption"/>
        <w:spacing w:line="240" w:lineRule="auto"/>
        <w:rPr>
          <w:b/>
        </w:rPr>
      </w:pPr>
      <w:r w:rsidRPr="00D5649B">
        <w:rPr>
          <w:b/>
        </w:rPr>
        <w:t xml:space="preserve">Livestock emission results will be calculated on a monthly basis. </w:t>
      </w:r>
    </w:p>
    <w:p w14:paraId="0617EBAC" w14:textId="77777777" w:rsidR="00354D3B" w:rsidRPr="00D5649B" w:rsidRDefault="00354D3B" w:rsidP="008A7F5F">
      <w:pPr>
        <w:pStyle w:val="Heading3"/>
      </w:pPr>
      <w:bookmarkStart w:id="913" w:name="_Toc152758673"/>
      <w:r w:rsidRPr="00D5649B">
        <w:t>CO</w:t>
      </w:r>
      <w:r w:rsidRPr="00D5649B">
        <w:rPr>
          <w:vertAlign w:val="subscript"/>
        </w:rPr>
        <w:t>2</w:t>
      </w:r>
      <w:r w:rsidRPr="00D5649B">
        <w:t xml:space="preserve"> from dairy</w:t>
      </w:r>
      <w:bookmarkEnd w:id="913"/>
    </w:p>
    <w:p w14:paraId="5EB8D13E" w14:textId="77777777" w:rsidR="00354D3B" w:rsidRPr="00D5649B" w:rsidRDefault="00354D3B" w:rsidP="004713A1">
      <w:pPr>
        <w:pStyle w:val="Caption"/>
        <w:spacing w:line="240" w:lineRule="auto"/>
        <w:rPr>
          <w:b/>
        </w:rPr>
      </w:pPr>
      <w:r w:rsidRPr="00D5649B">
        <w:rPr>
          <w:b/>
        </w:rPr>
        <w:t>This equation is used to calculate emissions for dairy based on the number of dairy cows.</w:t>
      </w:r>
    </w:p>
    <w:p w14:paraId="7340145B" w14:textId="77777777" w:rsidR="00354D3B" w:rsidRPr="00D5649B" w:rsidRDefault="00354D3B" w:rsidP="004713A1">
      <w:pPr>
        <w:pStyle w:val="Caption"/>
        <w:spacing w:line="240" w:lineRule="auto"/>
        <w:rPr>
          <w:b/>
        </w:rPr>
      </w:pPr>
      <w:r w:rsidRPr="00D5649B">
        <w:rPr>
          <w:b/>
        </w:rPr>
        <w:t xml:space="preserve">(Assumes no energy emissions from other dairy animals.) </w:t>
      </w:r>
      <w:bookmarkStart w:id="914" w:name="OLE_LINK1"/>
      <w:bookmarkStart w:id="915" w:name="OLE_LINK14"/>
      <w:r w:rsidRPr="00D5649B">
        <w:rPr>
          <w:b/>
          <w:u w:val="single"/>
        </w:rPr>
        <w:t>Results will be associated with lactating dairy cows – each lactating group.</w:t>
      </w:r>
    </w:p>
    <w:bookmarkEnd w:id="914"/>
    <w:bookmarkEnd w:id="915"/>
    <w:p w14:paraId="7C59E948" w14:textId="2F84DCC8" w:rsidR="00354D3B" w:rsidRPr="00D5649B" w:rsidRDefault="00000000"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dairy</m:t>
            </m:r>
          </m:sub>
        </m:sSub>
        <m:r>
          <m:rPr>
            <m:sty m:val="bi"/>
          </m:rPr>
          <w:rPr>
            <w:rFonts w:ascii="Cambria Math" w:hAnsi="Cambria Math"/>
          </w:rPr>
          <m:t>=#cows×</m:t>
        </m:r>
        <m:f>
          <m:fPr>
            <m:ctrlPr>
              <w:rPr>
                <w:rFonts w:ascii="Cambria Math" w:hAnsi="Cambria Math"/>
                <w:b/>
                <w:i/>
              </w:rPr>
            </m:ctrlPr>
          </m:fPr>
          <m:num>
            <m:r>
              <m:rPr>
                <m:sty m:val="bi"/>
              </m:rPr>
              <w:rPr>
                <w:rFonts w:ascii="Cambria Math" w:hAnsi="Cambria Math"/>
              </w:rPr>
              <m:t>DairyCowConversion</m:t>
            </m:r>
          </m:num>
          <m:den>
            <m:r>
              <m:rPr>
                <m:sty m:val="bi"/>
              </m:rPr>
              <w:rPr>
                <w:rFonts w:ascii="Cambria Math" w:hAnsi="Cambria Math"/>
              </w:rPr>
              <m:t>365</m:t>
            </m:r>
          </m:den>
        </m:f>
        <m:r>
          <m:rPr>
            <m:sty m:val="bi"/>
          </m:rPr>
          <w:rPr>
            <w:rFonts w:ascii="Cambria Math" w:hAnsi="Cambria Math"/>
          </w:rPr>
          <m:t>×ElectricityConversion×#days</m:t>
        </m:r>
      </m:oMath>
      <w:r w:rsidR="00083E1D" w:rsidRPr="00D5649B">
        <w:rPr>
          <w:b/>
        </w:rPr>
        <w:t xml:space="preserve"> </w:t>
      </w:r>
      <w:r w:rsidR="00083E1D"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05763AC" w14:textId="77777777" w:rsidR="00083E1D" w:rsidRPr="00D5649B" w:rsidRDefault="00083E1D" w:rsidP="004713A1">
      <w:pPr>
        <w:tabs>
          <w:tab w:val="clear" w:pos="2880"/>
          <w:tab w:val="clear" w:pos="9360"/>
        </w:tabs>
        <w:ind w:left="2835" w:hanging="2835"/>
        <w:rPr>
          <w:sz w:val="20"/>
        </w:rPr>
      </w:pPr>
      <w:r w:rsidRPr="00D5649B">
        <w:rPr>
          <w:sz w:val="20"/>
        </w:rPr>
        <w:t>where</w:t>
      </w:r>
    </w:p>
    <w:p w14:paraId="53978258" w14:textId="77777777" w:rsidR="00354D3B" w:rsidRPr="00D5649B" w:rsidRDefault="00354D3B" w:rsidP="0095242E">
      <w:pPr>
        <w:tabs>
          <w:tab w:val="clear" w:pos="2880"/>
          <w:tab w:val="clear" w:pos="9360"/>
        </w:tabs>
        <w:spacing w:before="0"/>
        <w:ind w:left="2835" w:hanging="2835"/>
        <w:rPr>
          <w:b/>
          <w:sz w:val="20"/>
          <w:vertAlign w:val="subscript"/>
        </w:rPr>
      </w:pPr>
      <w:r w:rsidRPr="00D5649B">
        <w:rPr>
          <w:i/>
          <w:sz w:val="20"/>
        </w:rPr>
        <w:t>CO</w:t>
      </w:r>
      <w:r w:rsidRPr="00D5649B">
        <w:rPr>
          <w:i/>
          <w:sz w:val="20"/>
          <w:vertAlign w:val="subscript"/>
        </w:rPr>
        <w:t>2dairy</w:t>
      </w:r>
      <w:r w:rsidRPr="00D5649B">
        <w:rPr>
          <w:i/>
          <w:sz w:val="20"/>
        </w:rPr>
        <w:tab/>
      </w:r>
      <w:r w:rsidRPr="00D5649B">
        <w:rPr>
          <w:sz w:val="20"/>
        </w:rPr>
        <w:t>Total CO</w:t>
      </w:r>
      <w:r w:rsidRPr="00D5649B">
        <w:rPr>
          <w:sz w:val="20"/>
          <w:vertAlign w:val="subscript"/>
        </w:rPr>
        <w:t>2</w:t>
      </w:r>
      <w:r w:rsidRPr="00D5649B">
        <w:rPr>
          <w:sz w:val="20"/>
        </w:rPr>
        <w:t xml:space="preserve"> emissions from dairy operations (kg CO</w:t>
      </w:r>
      <w:r w:rsidRPr="00D5649B">
        <w:rPr>
          <w:sz w:val="20"/>
          <w:vertAlign w:val="subscript"/>
        </w:rPr>
        <w:t>2</w:t>
      </w:r>
      <w:r w:rsidRPr="00D5649B">
        <w:rPr>
          <w:sz w:val="20"/>
        </w:rPr>
        <w:t xml:space="preserve"> year</w:t>
      </w:r>
      <w:r w:rsidRPr="00D5649B">
        <w:rPr>
          <w:sz w:val="20"/>
          <w:vertAlign w:val="superscript"/>
        </w:rPr>
        <w:t>-1</w:t>
      </w:r>
      <w:r w:rsidRPr="00D5649B">
        <w:rPr>
          <w:b/>
          <w:sz w:val="20"/>
        </w:rPr>
        <w:t>) – for each lactating group</w:t>
      </w:r>
    </w:p>
    <w:p w14:paraId="76704108" w14:textId="77777777" w:rsidR="00354D3B" w:rsidRPr="00D5649B" w:rsidRDefault="00354D3B" w:rsidP="0095242E">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lactating dairy cows (from dairy cows form)</w:t>
      </w:r>
    </w:p>
    <w:p w14:paraId="4B7BD2A8"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DairyCowConversion</w:t>
      </w:r>
      <w:proofErr w:type="spellEnd"/>
      <w:r w:rsidRPr="00D5649B">
        <w:rPr>
          <w:i/>
          <w:sz w:val="20"/>
        </w:rPr>
        <w:tab/>
      </w:r>
      <w:r w:rsidRPr="00D5649B">
        <w:rPr>
          <w:sz w:val="20"/>
        </w:rPr>
        <w:t>kWh per dairy cow per year for electricity (kWh cow</w:t>
      </w:r>
      <w:r w:rsidRPr="00D5649B">
        <w:rPr>
          <w:sz w:val="20"/>
          <w:vertAlign w:val="superscript"/>
        </w:rPr>
        <w:t>-1</w:t>
      </w:r>
      <w:r w:rsidRPr="00D5649B">
        <w:rPr>
          <w:sz w:val="20"/>
        </w:rPr>
        <w:t xml:space="preserve">) </w:t>
      </w:r>
    </w:p>
    <w:p w14:paraId="684D4F85"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 xml:space="preserve">) </w:t>
      </w:r>
    </w:p>
    <w:p w14:paraId="78F08F02" w14:textId="77777777"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 (from dairy cows form)</w:t>
      </w:r>
    </w:p>
    <w:p w14:paraId="3FAB3CEF" w14:textId="4BACCB36" w:rsidR="00354D3B" w:rsidRPr="00D5649B" w:rsidRDefault="00354D3B" w:rsidP="004713A1">
      <w:pPr>
        <w:pStyle w:val="Caption"/>
        <w:tabs>
          <w:tab w:val="clear" w:pos="2880"/>
          <w:tab w:val="clear" w:pos="9360"/>
        </w:tabs>
        <w:spacing w:line="240" w:lineRule="auto"/>
        <w:rPr>
          <w:b/>
        </w:rPr>
      </w:pPr>
      <w:r w:rsidRPr="00D5649B">
        <w:rPr>
          <w:b/>
        </w:rPr>
        <w:t xml:space="preserve">For defaults, </w:t>
      </w:r>
      <w:proofErr w:type="spellStart"/>
      <w:r w:rsidRPr="00D5649B">
        <w:rPr>
          <w:b/>
        </w:rPr>
        <w:t>Holos</w:t>
      </w:r>
      <w:proofErr w:type="spellEnd"/>
      <w:r w:rsidRPr="00D5649B">
        <w:rPr>
          <w:b/>
        </w:rPr>
        <w:t xml:space="preserve"> uses 968 kWh cow</w:t>
      </w:r>
      <w:r w:rsidRPr="00D5649B">
        <w:rPr>
          <w:b/>
          <w:vertAlign w:val="superscript"/>
        </w:rPr>
        <w:t>-1</w:t>
      </w:r>
      <w:r w:rsidRPr="00D5649B">
        <w:rPr>
          <w:b/>
        </w:rPr>
        <w:t xml:space="preserve"> for </w:t>
      </w:r>
      <w:proofErr w:type="spellStart"/>
      <w:r w:rsidRPr="00D5649B">
        <w:rPr>
          <w:b/>
          <w:i/>
        </w:rPr>
        <w:t>DairyCowConversion</w:t>
      </w:r>
      <w:proofErr w:type="spellEnd"/>
      <w:r w:rsidRPr="00D5649B">
        <w:rPr>
          <w:b/>
        </w:rPr>
        <w:t xml:space="preserve"> (</w:t>
      </w:r>
      <w:proofErr w:type="spellStart"/>
      <w:r w:rsidRPr="00D5649B">
        <w:rPr>
          <w:b/>
        </w:rPr>
        <w:t>Vergé</w:t>
      </w:r>
      <w:proofErr w:type="spellEnd"/>
      <w:r w:rsidRPr="00D5649B">
        <w:rPr>
          <w:b/>
        </w:rPr>
        <w:t xml:space="preserve"> </w:t>
      </w:r>
      <w:r w:rsidRPr="00D5649B">
        <w:rPr>
          <w:b/>
          <w:i/>
        </w:rPr>
        <w:t>et al.</w:t>
      </w:r>
      <w:r w:rsidRPr="00D5649B">
        <w:rPr>
          <w:b/>
        </w:rPr>
        <w:t xml:space="preserve"> 2007</w:t>
      </w:r>
      <w:r w:rsidR="004C4BAC" w:rsidRPr="00D5649B">
        <w:rPr>
          <w:b/>
        </w:rPr>
        <w:t>)</w:t>
      </w:r>
      <w:r w:rsidR="004C4BAC" w:rsidRPr="00D5649B">
        <w:t xml:space="preserve"> </w:t>
      </w:r>
      <w:r w:rsidR="004C4BAC" w:rsidRPr="00D5649B">
        <w:rPr>
          <w:b/>
        </w:rPr>
        <w:t xml:space="preserve">and province-specific values for </w:t>
      </w:r>
      <w:proofErr w:type="spellStart"/>
      <w:r w:rsidR="004C4BAC" w:rsidRPr="00D5649B">
        <w:rPr>
          <w:b/>
          <w:i/>
        </w:rPr>
        <w:t>ElectricityConversion</w:t>
      </w:r>
      <w:proofErr w:type="spellEnd"/>
      <w:r w:rsidR="004C4BAC" w:rsidRPr="00D5649B">
        <w:rPr>
          <w:b/>
          <w:i/>
        </w:rPr>
        <w:t xml:space="preserve"> (</w:t>
      </w:r>
      <w:r w:rsidR="004C4BAC" w:rsidRPr="00D5649B">
        <w:rPr>
          <w:b/>
        </w:rPr>
        <w:t>kg CO</w:t>
      </w:r>
      <w:r w:rsidR="004C4BAC" w:rsidRPr="00D5649B">
        <w:rPr>
          <w:b/>
          <w:vertAlign w:val="subscript"/>
        </w:rPr>
        <w:t>2</w:t>
      </w:r>
      <w:r w:rsidR="004C4BAC" w:rsidRPr="00D5649B">
        <w:rPr>
          <w:b/>
        </w:rPr>
        <w:t xml:space="preserve"> kWh</w:t>
      </w:r>
      <w:r w:rsidR="004C4BAC" w:rsidRPr="00D5649B">
        <w:rPr>
          <w:b/>
          <w:vertAlign w:val="superscript"/>
        </w:rPr>
        <w:t>-1</w:t>
      </w:r>
      <w:r w:rsidR="004C4BAC" w:rsidRPr="00D5649B">
        <w:rPr>
          <w:b/>
        </w:rPr>
        <w:t>) (</w:t>
      </w:r>
      <w:r w:rsidR="00511BB1" w:rsidRPr="004713A1">
        <w:rPr>
          <w:b/>
        </w:rPr>
        <w:fldChar w:fldCharType="begin"/>
      </w:r>
      <w:r w:rsidR="00511BB1" w:rsidRPr="004713A1">
        <w:rPr>
          <w:b/>
        </w:rPr>
        <w:instrText xml:space="preserve"> REF _Ref95217846 \h </w:instrText>
      </w:r>
      <w:r w:rsidR="004713A1" w:rsidRPr="004713A1">
        <w:rPr>
          <w:b/>
        </w:rPr>
        <w:instrText xml:space="preserve"> \* MERGEFORMAT </w:instrText>
      </w:r>
      <w:r w:rsidR="00511BB1" w:rsidRPr="004713A1">
        <w:rPr>
          <w:b/>
        </w:rPr>
      </w:r>
      <w:r w:rsidR="00511BB1" w:rsidRPr="004713A1">
        <w:rPr>
          <w:b/>
        </w:rPr>
        <w:fldChar w:fldCharType="separate"/>
      </w:r>
      <w:r w:rsidR="006F6BBB" w:rsidRPr="00D25BCC">
        <w:rPr>
          <w:b/>
        </w:rPr>
        <w:t xml:space="preserve">Table </w:t>
      </w:r>
      <w:r w:rsidR="006F6BBB">
        <w:rPr>
          <w:b/>
          <w:noProof/>
        </w:rPr>
        <w:t>49</w:t>
      </w:r>
      <w:r w:rsidR="00511BB1" w:rsidRPr="004713A1">
        <w:rPr>
          <w:b/>
        </w:rPr>
        <w:fldChar w:fldCharType="end"/>
      </w:r>
      <w:r w:rsidR="004C4BAC" w:rsidRPr="00D5649B">
        <w:rPr>
          <w:b/>
        </w:rPr>
        <w:t>). Dividing by 365 converts the yearly energy value to a daily value.</w:t>
      </w:r>
    </w:p>
    <w:p w14:paraId="274D6462" w14:textId="2CB53E39" w:rsidR="00354D3B" w:rsidRPr="00D5649B" w:rsidRDefault="00354D3B" w:rsidP="008A7F5F">
      <w:pPr>
        <w:pStyle w:val="Heading3"/>
      </w:pPr>
      <w:bookmarkStart w:id="916" w:name="_Toc152758674"/>
      <w:r w:rsidRPr="00D5649B">
        <w:lastRenderedPageBreak/>
        <w:t>CO</w:t>
      </w:r>
      <w:r w:rsidRPr="00D5649B">
        <w:rPr>
          <w:vertAlign w:val="subscript"/>
        </w:rPr>
        <w:t>2</w:t>
      </w:r>
      <w:r w:rsidRPr="00D5649B">
        <w:t xml:space="preserve"> from swine</w:t>
      </w:r>
      <w:bookmarkEnd w:id="916"/>
    </w:p>
    <w:p w14:paraId="5F10C8FC" w14:textId="77777777" w:rsidR="00354D3B" w:rsidRPr="00D5649B" w:rsidRDefault="00354D3B" w:rsidP="004713A1">
      <w:pPr>
        <w:pStyle w:val="Caption"/>
        <w:spacing w:line="240" w:lineRule="auto"/>
        <w:rPr>
          <w:b/>
        </w:rPr>
      </w:pPr>
      <w:r w:rsidRPr="00D5649B">
        <w:rPr>
          <w:b/>
        </w:rPr>
        <w:t xml:space="preserve">This equation is used to calculate emissions for swine based on the number of sows and boars or finishers or growers or starters, depending on user-entry. </w:t>
      </w:r>
      <w:r w:rsidRPr="00D5649B">
        <w:rPr>
          <w:b/>
          <w:u w:val="single"/>
        </w:rPr>
        <w:t>Results will be associated with each pig group.</w:t>
      </w:r>
    </w:p>
    <w:p w14:paraId="21FB4D08" w14:textId="77777777" w:rsidR="00354D3B" w:rsidRPr="00D5649B" w:rsidRDefault="00354D3B" w:rsidP="001C1F29">
      <w:pPr>
        <w:pStyle w:val="Caption"/>
        <w:rPr>
          <w:b/>
        </w:rPr>
      </w:pPr>
      <w:r w:rsidRPr="00D5649B">
        <w:rPr>
          <w:b/>
        </w:rPr>
        <w:t>If sows and/or boars and/or finishers are entered, calculate CO</w:t>
      </w:r>
      <w:r w:rsidRPr="00D5649B">
        <w:rPr>
          <w:b/>
          <w:vertAlign w:val="subscript"/>
        </w:rPr>
        <w:t>2</w:t>
      </w:r>
      <w:r w:rsidRPr="00D5649B">
        <w:rPr>
          <w:b/>
        </w:rPr>
        <w:t xml:space="preserve"> emissions from each.</w:t>
      </w:r>
    </w:p>
    <w:p w14:paraId="40C6EB72" w14:textId="05BE1D7F" w:rsidR="00354D3B" w:rsidRPr="00D5649B" w:rsidRDefault="008634B0" w:rsidP="0095242E">
      <w:pPr>
        <w:pStyle w:val="Caption"/>
        <w:keepNext/>
        <w:tabs>
          <w:tab w:val="clear" w:pos="9360"/>
          <w:tab w:val="right" w:pos="9781"/>
        </w:tabs>
        <w:spacing w:after="120"/>
        <w:rPr>
          <w:b/>
        </w:rPr>
      </w:pPr>
      <m:oMath>
        <m:r>
          <m:rPr>
            <m:sty m:val="bi"/>
          </m:rPr>
          <w:rPr>
            <w:rFonts w:ascii="Cambria Math" w:hAnsi="Cambria Math"/>
          </w:rPr>
          <m:t>#pigs=#sows</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2A434F74" w14:textId="4E1B5F43" w:rsidR="008634B0" w:rsidRPr="00D5649B" w:rsidRDefault="008634B0" w:rsidP="0095242E">
      <w:pPr>
        <w:pStyle w:val="Caption"/>
        <w:keepNext/>
        <w:tabs>
          <w:tab w:val="clear" w:pos="9360"/>
          <w:tab w:val="right" w:pos="9781"/>
        </w:tabs>
        <w:spacing w:after="120"/>
        <w:rPr>
          <w:b/>
        </w:rPr>
      </w:pPr>
      <m:oMath>
        <m:r>
          <m:rPr>
            <m:sty m:val="bi"/>
          </m:rPr>
          <w:rPr>
            <w:rFonts w:ascii="Cambria Math" w:hAnsi="Cambria Math"/>
          </w:rPr>
          <m:t>#pigs=#boars</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734BE337" w14:textId="637D9688" w:rsidR="008634B0" w:rsidRPr="00D5649B" w:rsidRDefault="008634B0" w:rsidP="0095242E">
      <w:pPr>
        <w:pStyle w:val="Caption"/>
        <w:keepNext/>
        <w:tabs>
          <w:tab w:val="clear" w:pos="9360"/>
          <w:tab w:val="right" w:pos="9781"/>
        </w:tabs>
        <w:spacing w:after="120"/>
        <w:rPr>
          <w:b/>
        </w:rPr>
      </w:pPr>
      <m:oMath>
        <m:r>
          <m:rPr>
            <m:sty m:val="bi"/>
          </m:rPr>
          <w:rPr>
            <w:rFonts w:ascii="Cambria Math" w:hAnsi="Cambria Math"/>
          </w:rPr>
          <m:t>#pigs=#finishers</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3</w:t>
      </w:r>
      <w:r w:rsidR="001977CC">
        <w:rPr>
          <w:b/>
        </w:rPr>
        <w:fldChar w:fldCharType="end"/>
      </w:r>
    </w:p>
    <w:p w14:paraId="41589929" w14:textId="77777777" w:rsidR="00354D3B" w:rsidRPr="00D5649B" w:rsidRDefault="00354D3B" w:rsidP="001C1F29">
      <w:pPr>
        <w:pStyle w:val="Caption"/>
        <w:rPr>
          <w:b/>
        </w:rPr>
      </w:pPr>
      <w:r w:rsidRPr="00D5649B">
        <w:rPr>
          <w:b/>
        </w:rPr>
        <w:t>If only growers and/or starters are entered, calculate CO</w:t>
      </w:r>
      <w:r w:rsidRPr="00D5649B">
        <w:rPr>
          <w:b/>
          <w:vertAlign w:val="subscript"/>
        </w:rPr>
        <w:t>2</w:t>
      </w:r>
      <w:r w:rsidRPr="00D5649B">
        <w:rPr>
          <w:b/>
        </w:rPr>
        <w:t xml:space="preserve"> emissions from growers only.</w:t>
      </w:r>
    </w:p>
    <w:p w14:paraId="7EF88E2F" w14:textId="3C42F4D6" w:rsidR="008634B0" w:rsidRPr="00D5649B" w:rsidRDefault="008634B0" w:rsidP="0095242E">
      <w:pPr>
        <w:pStyle w:val="Caption"/>
        <w:keepNext/>
        <w:tabs>
          <w:tab w:val="clear" w:pos="9360"/>
          <w:tab w:val="right" w:pos="9781"/>
        </w:tabs>
        <w:spacing w:after="120"/>
        <w:rPr>
          <w:b/>
        </w:rPr>
      </w:pPr>
      <m:oMath>
        <m:r>
          <m:rPr>
            <m:sty m:val="bi"/>
          </m:rPr>
          <w:rPr>
            <w:rFonts w:ascii="Cambria Math" w:hAnsi="Cambria Math"/>
          </w:rPr>
          <m:t>#pigs=#growers</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2073AE8B" w14:textId="77777777" w:rsidR="00354D3B" w:rsidRPr="00D5649B" w:rsidRDefault="00354D3B" w:rsidP="001C1F29">
      <w:pPr>
        <w:pStyle w:val="Caption"/>
        <w:rPr>
          <w:b/>
        </w:rPr>
      </w:pPr>
      <w:r w:rsidRPr="00D5649B">
        <w:rPr>
          <w:b/>
        </w:rPr>
        <w:t>If only starters are entered, calculate CO</w:t>
      </w:r>
      <w:r w:rsidRPr="00D5649B">
        <w:rPr>
          <w:b/>
          <w:vertAlign w:val="subscript"/>
        </w:rPr>
        <w:t>2</w:t>
      </w:r>
      <w:r w:rsidRPr="00D5649B">
        <w:rPr>
          <w:b/>
        </w:rPr>
        <w:t xml:space="preserve"> emissions from starters.</w:t>
      </w:r>
    </w:p>
    <w:p w14:paraId="10FBBB94" w14:textId="5C2B30EA" w:rsidR="008634B0" w:rsidRPr="00D5649B" w:rsidRDefault="008634B0" w:rsidP="0095242E">
      <w:pPr>
        <w:pStyle w:val="Caption"/>
        <w:keepNext/>
        <w:tabs>
          <w:tab w:val="clear" w:pos="9360"/>
          <w:tab w:val="right" w:pos="9781"/>
        </w:tabs>
        <w:spacing w:after="120"/>
        <w:rPr>
          <w:b/>
        </w:rPr>
      </w:pPr>
      <m:oMath>
        <m:r>
          <m:rPr>
            <m:sty m:val="bi"/>
          </m:rPr>
          <w:rPr>
            <w:rFonts w:ascii="Cambria Math" w:hAnsi="Cambria Math"/>
          </w:rPr>
          <m:t>#pigs=#starters</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2457CF45" w14:textId="77777777" w:rsidR="008634B0" w:rsidRPr="00D5649B" w:rsidRDefault="008634B0" w:rsidP="004713A1">
      <w:pPr>
        <w:tabs>
          <w:tab w:val="clear" w:pos="2880"/>
          <w:tab w:val="clear" w:pos="9360"/>
        </w:tabs>
        <w:ind w:left="2835" w:hanging="2835"/>
        <w:rPr>
          <w:sz w:val="20"/>
        </w:rPr>
      </w:pPr>
      <w:r w:rsidRPr="00D5649B">
        <w:rPr>
          <w:sz w:val="20"/>
        </w:rPr>
        <w:t>where</w:t>
      </w:r>
    </w:p>
    <w:p w14:paraId="57B74DE0" w14:textId="77777777" w:rsidR="00354D3B" w:rsidRPr="00D5649B" w:rsidRDefault="00354D3B" w:rsidP="004713A1">
      <w:pPr>
        <w:tabs>
          <w:tab w:val="clear" w:pos="2880"/>
          <w:tab w:val="clear" w:pos="9360"/>
        </w:tabs>
        <w:spacing w:before="0"/>
        <w:ind w:left="2835" w:hanging="2835"/>
        <w:rPr>
          <w:sz w:val="20"/>
        </w:rPr>
      </w:pPr>
      <w:r w:rsidRPr="00D5649B">
        <w:rPr>
          <w:i/>
          <w:sz w:val="20"/>
        </w:rPr>
        <w:t>#pigs</w:t>
      </w:r>
      <w:r w:rsidRPr="00D5649B">
        <w:rPr>
          <w:i/>
          <w:sz w:val="20"/>
        </w:rPr>
        <w:tab/>
      </w:r>
      <w:r w:rsidRPr="00D5649B">
        <w:rPr>
          <w:sz w:val="20"/>
        </w:rPr>
        <w:t>Number of pigs</w:t>
      </w:r>
    </w:p>
    <w:p w14:paraId="2E3372FA" w14:textId="77777777" w:rsidR="00354D3B" w:rsidRPr="00D5649B" w:rsidRDefault="00354D3B" w:rsidP="004713A1">
      <w:pPr>
        <w:tabs>
          <w:tab w:val="clear" w:pos="2880"/>
          <w:tab w:val="clear" w:pos="9360"/>
        </w:tabs>
        <w:spacing w:before="0"/>
        <w:ind w:left="2835" w:hanging="2835"/>
        <w:rPr>
          <w:sz w:val="20"/>
        </w:rPr>
      </w:pPr>
      <w:r w:rsidRPr="00D5649B">
        <w:rPr>
          <w:i/>
          <w:sz w:val="20"/>
        </w:rPr>
        <w:t>#sows</w:t>
      </w:r>
      <w:r w:rsidRPr="00D5649B">
        <w:rPr>
          <w:i/>
          <w:sz w:val="20"/>
        </w:rPr>
        <w:tab/>
      </w:r>
      <w:r w:rsidRPr="00D5649B">
        <w:rPr>
          <w:sz w:val="20"/>
        </w:rPr>
        <w:t xml:space="preserve">Number of sows </w:t>
      </w:r>
    </w:p>
    <w:p w14:paraId="06CEAA2E" w14:textId="77777777" w:rsidR="00354D3B" w:rsidRPr="00D5649B" w:rsidRDefault="00354D3B" w:rsidP="004713A1">
      <w:pPr>
        <w:tabs>
          <w:tab w:val="clear" w:pos="2880"/>
          <w:tab w:val="clear" w:pos="9360"/>
        </w:tabs>
        <w:spacing w:before="0"/>
        <w:ind w:left="2835" w:hanging="2835"/>
        <w:rPr>
          <w:sz w:val="20"/>
        </w:rPr>
      </w:pPr>
      <w:r w:rsidRPr="00D5649B">
        <w:rPr>
          <w:i/>
          <w:sz w:val="20"/>
        </w:rPr>
        <w:t>#boars</w:t>
      </w:r>
      <w:r w:rsidRPr="00D5649B">
        <w:rPr>
          <w:i/>
          <w:sz w:val="20"/>
        </w:rPr>
        <w:tab/>
      </w:r>
      <w:r w:rsidRPr="00D5649B">
        <w:rPr>
          <w:sz w:val="20"/>
        </w:rPr>
        <w:t xml:space="preserve">Number of boars </w:t>
      </w:r>
    </w:p>
    <w:p w14:paraId="41635385" w14:textId="77777777" w:rsidR="00354D3B" w:rsidRPr="00D5649B" w:rsidRDefault="00354D3B" w:rsidP="004713A1">
      <w:pPr>
        <w:tabs>
          <w:tab w:val="clear" w:pos="2880"/>
          <w:tab w:val="clear" w:pos="9360"/>
        </w:tabs>
        <w:spacing w:before="0"/>
        <w:ind w:left="2835" w:hanging="2835"/>
        <w:rPr>
          <w:b/>
          <w:sz w:val="20"/>
        </w:rPr>
      </w:pPr>
      <w:r w:rsidRPr="00D5649B">
        <w:rPr>
          <w:i/>
          <w:sz w:val="20"/>
        </w:rPr>
        <w:t>#finishers</w:t>
      </w:r>
      <w:r w:rsidRPr="00D5649B">
        <w:rPr>
          <w:sz w:val="20"/>
        </w:rPr>
        <w:tab/>
        <w:t xml:space="preserve">Number of finishers </w:t>
      </w:r>
    </w:p>
    <w:p w14:paraId="1A87E09F" w14:textId="77777777" w:rsidR="00354D3B" w:rsidRPr="00D5649B" w:rsidRDefault="00354D3B" w:rsidP="004713A1">
      <w:pPr>
        <w:tabs>
          <w:tab w:val="clear" w:pos="2880"/>
          <w:tab w:val="clear" w:pos="9360"/>
        </w:tabs>
        <w:spacing w:before="0"/>
        <w:ind w:left="2835" w:hanging="2835"/>
        <w:rPr>
          <w:sz w:val="20"/>
        </w:rPr>
      </w:pPr>
      <w:r w:rsidRPr="00D5649B">
        <w:rPr>
          <w:i/>
          <w:sz w:val="20"/>
        </w:rPr>
        <w:t>#growers</w:t>
      </w:r>
      <w:r w:rsidRPr="00D5649B">
        <w:rPr>
          <w:sz w:val="20"/>
        </w:rPr>
        <w:tab/>
        <w:t xml:space="preserve">Number of growers </w:t>
      </w:r>
    </w:p>
    <w:p w14:paraId="69C0FC4A" w14:textId="77777777" w:rsidR="00354D3B" w:rsidRPr="00D5649B" w:rsidRDefault="00354D3B" w:rsidP="004713A1">
      <w:pPr>
        <w:tabs>
          <w:tab w:val="clear" w:pos="2880"/>
          <w:tab w:val="clear" w:pos="9360"/>
        </w:tabs>
        <w:spacing w:before="0"/>
        <w:ind w:left="2835" w:hanging="2835"/>
        <w:rPr>
          <w:sz w:val="20"/>
        </w:rPr>
      </w:pPr>
      <w:r w:rsidRPr="00D5649B">
        <w:rPr>
          <w:i/>
          <w:sz w:val="20"/>
        </w:rPr>
        <w:t>#starters</w:t>
      </w:r>
      <w:r w:rsidRPr="00D5649B">
        <w:rPr>
          <w:sz w:val="20"/>
        </w:rPr>
        <w:tab/>
        <w:t>Number of starters</w:t>
      </w:r>
    </w:p>
    <w:p w14:paraId="2B9B9C7E" w14:textId="77777777" w:rsidR="00354D3B" w:rsidRPr="00D5649B" w:rsidRDefault="00354D3B" w:rsidP="008634B0">
      <w:pPr>
        <w:rPr>
          <w:sz w:val="20"/>
        </w:rPr>
      </w:pPr>
      <w:r w:rsidRPr="00D5649B">
        <w:rPr>
          <w:sz w:val="20"/>
        </w:rPr>
        <w:t>All from swine forms.</w:t>
      </w:r>
    </w:p>
    <w:p w14:paraId="0BCF600C" w14:textId="583A83E0" w:rsidR="00CD5AE6" w:rsidRPr="00D5649B" w:rsidRDefault="00000000"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swine</m:t>
            </m:r>
          </m:sub>
        </m:sSub>
        <m:r>
          <m:rPr>
            <m:sty m:val="bi"/>
          </m:rPr>
          <w:rPr>
            <w:rFonts w:ascii="Cambria Math" w:hAnsi="Cambria Math"/>
          </w:rPr>
          <m:t>=#pigs×</m:t>
        </m:r>
        <m:f>
          <m:fPr>
            <m:ctrlPr>
              <w:rPr>
                <w:rFonts w:ascii="Cambria Math" w:hAnsi="Cambria Math"/>
                <w:b/>
                <w:i/>
              </w:rPr>
            </m:ctrlPr>
          </m:fPr>
          <m:num>
            <m:r>
              <m:rPr>
                <m:sty m:val="bi"/>
              </m:rPr>
              <w:rPr>
                <w:rFonts w:ascii="Cambria Math" w:hAnsi="Cambria Math"/>
              </w:rPr>
              <m:t>SwineConversion</m:t>
            </m:r>
          </m:num>
          <m:den>
            <m:r>
              <m:rPr>
                <m:sty m:val="bi"/>
              </m:rPr>
              <w:rPr>
                <w:rFonts w:ascii="Cambria Math" w:hAnsi="Cambria Math"/>
              </w:rPr>
              <m:t>365</m:t>
            </m:r>
          </m:den>
        </m:f>
        <m:r>
          <m:rPr>
            <m:sty m:val="bi"/>
          </m:rPr>
          <w:rPr>
            <w:rFonts w:ascii="Cambria Math" w:hAnsi="Cambria Math"/>
          </w:rPr>
          <m:t>×ElectricityConversion×#days</m:t>
        </m:r>
      </m:oMath>
      <w:r w:rsidR="00CD5AE6" w:rsidRPr="00D5649B">
        <w:rPr>
          <w:b/>
        </w:rPr>
        <w:t xml:space="preserve"> </w:t>
      </w:r>
      <w:r w:rsidR="00CD5AE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p>
    <w:p w14:paraId="2DA470C5" w14:textId="77777777" w:rsidR="00CD5AE6" w:rsidRPr="00D5649B" w:rsidRDefault="00CD5AE6" w:rsidP="0095242E">
      <w:pPr>
        <w:tabs>
          <w:tab w:val="clear" w:pos="2880"/>
          <w:tab w:val="clear" w:pos="9360"/>
        </w:tabs>
        <w:spacing w:before="0"/>
        <w:ind w:left="2835" w:hanging="2835"/>
        <w:rPr>
          <w:sz w:val="20"/>
        </w:rPr>
      </w:pPr>
      <w:r w:rsidRPr="00D5649B">
        <w:rPr>
          <w:sz w:val="20"/>
        </w:rPr>
        <w:t>where</w:t>
      </w:r>
    </w:p>
    <w:p w14:paraId="18870930" w14:textId="2FE59FA4"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2swine</w:t>
      </w:r>
      <w:r w:rsidRPr="00D5649B">
        <w:rPr>
          <w:i/>
          <w:sz w:val="20"/>
        </w:rPr>
        <w:tab/>
      </w:r>
      <w:r w:rsidRPr="00D5649B">
        <w:rPr>
          <w:sz w:val="20"/>
        </w:rPr>
        <w:t>Total CO</w:t>
      </w:r>
      <w:r w:rsidRPr="00D5649B">
        <w:rPr>
          <w:sz w:val="20"/>
          <w:vertAlign w:val="subscript"/>
        </w:rPr>
        <w:t>2</w:t>
      </w:r>
      <w:r w:rsidRPr="00D5649B">
        <w:rPr>
          <w:sz w:val="20"/>
        </w:rPr>
        <w:t xml:space="preserve"> emissions from swine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Pr="007A57EC">
        <w:rPr>
          <w:bCs/>
          <w:sz w:val="20"/>
        </w:rPr>
        <w:t>for each pig group</w:t>
      </w:r>
    </w:p>
    <w:p w14:paraId="0F784531"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SwineConversion</w:t>
      </w:r>
      <w:proofErr w:type="spellEnd"/>
      <w:r w:rsidRPr="00D5649B">
        <w:rPr>
          <w:sz w:val="20"/>
        </w:rPr>
        <w:tab/>
        <w:t>kWh per pig per year for electricity (kWh pig</w:t>
      </w:r>
      <w:r w:rsidRPr="00D5649B">
        <w:rPr>
          <w:sz w:val="20"/>
          <w:vertAlign w:val="superscript"/>
        </w:rPr>
        <w:t>-1</w:t>
      </w:r>
      <w:r w:rsidRPr="00D5649B">
        <w:rPr>
          <w:sz w:val="20"/>
        </w:rPr>
        <w:t xml:space="preserve">) </w:t>
      </w:r>
    </w:p>
    <w:p w14:paraId="1403189C"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 xml:space="preserve">) </w:t>
      </w:r>
    </w:p>
    <w:p w14:paraId="55D3C7CD" w14:textId="77777777"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 (from swine forms)</w:t>
      </w:r>
    </w:p>
    <w:p w14:paraId="38A4E6FA" w14:textId="2A0CED56" w:rsidR="00354D3B" w:rsidRPr="00D5649B" w:rsidRDefault="00354D3B" w:rsidP="001C1F29">
      <w:pPr>
        <w:pStyle w:val="Caption"/>
        <w:rPr>
          <w:b/>
        </w:rPr>
      </w:pPr>
      <w:r w:rsidRPr="00D5649B">
        <w:rPr>
          <w:b/>
        </w:rPr>
        <w:t xml:space="preserve">For defaults, </w:t>
      </w:r>
      <w:proofErr w:type="spellStart"/>
      <w:r w:rsidRPr="00D5649B">
        <w:rPr>
          <w:b/>
        </w:rPr>
        <w:t>Holos</w:t>
      </w:r>
      <w:proofErr w:type="spellEnd"/>
      <w:r w:rsidRPr="00D5649B">
        <w:rPr>
          <w:b/>
        </w:rPr>
        <w:t xml:space="preserve"> uses 1.06 kWh pig</w:t>
      </w:r>
      <w:r w:rsidRPr="00D5649B">
        <w:rPr>
          <w:b/>
          <w:vertAlign w:val="superscript"/>
        </w:rPr>
        <w:t>-1</w:t>
      </w:r>
      <w:r w:rsidRPr="00D5649B">
        <w:rPr>
          <w:b/>
        </w:rPr>
        <w:t xml:space="preserve"> for </w:t>
      </w:r>
      <w:proofErr w:type="spellStart"/>
      <w:r w:rsidRPr="00D5649B">
        <w:rPr>
          <w:b/>
          <w:i/>
        </w:rPr>
        <w:t>SwineConversion</w:t>
      </w:r>
      <w:proofErr w:type="spellEnd"/>
      <w:r w:rsidRPr="00D5649B">
        <w:rPr>
          <w:b/>
        </w:rPr>
        <w:t xml:space="preserve"> (Dyer and Desjardins 2006)</w:t>
      </w:r>
      <w:r w:rsidRPr="00D5649B">
        <w:t xml:space="preserve"> </w:t>
      </w:r>
      <w:r w:rsidRPr="00D5649B">
        <w:rPr>
          <w:b/>
        </w:rPr>
        <w:t xml:space="preserve">and </w:t>
      </w:r>
      <w:r w:rsidR="00F64B83" w:rsidRPr="00D5649B">
        <w:rPr>
          <w:b/>
        </w:rPr>
        <w:t xml:space="preserve">province-specific values </w:t>
      </w:r>
      <w:r w:rsidRPr="00D5649B">
        <w:rPr>
          <w:b/>
        </w:rPr>
        <w:t xml:space="preserve">for </w:t>
      </w:r>
      <w:proofErr w:type="spellStart"/>
      <w:r w:rsidRPr="00D5649B">
        <w:rPr>
          <w:b/>
          <w:i/>
        </w:rPr>
        <w:t>ElectricityConversion</w:t>
      </w:r>
      <w:proofErr w:type="spellEnd"/>
      <w:r w:rsidRPr="00D5649B">
        <w:rPr>
          <w:b/>
          <w:i/>
        </w:rPr>
        <w:t xml:space="preserve"> </w:t>
      </w:r>
      <w:r w:rsidR="00F64B83" w:rsidRPr="00D5649B">
        <w:rPr>
          <w:b/>
          <w:i/>
        </w:rPr>
        <w:t>(</w:t>
      </w:r>
      <w:r w:rsidR="00F64B83" w:rsidRPr="00D5649B">
        <w:rPr>
          <w:b/>
        </w:rPr>
        <w:t>kg CO</w:t>
      </w:r>
      <w:r w:rsidR="00F64B83" w:rsidRPr="00D5649B">
        <w:rPr>
          <w:b/>
          <w:vertAlign w:val="subscript"/>
        </w:rPr>
        <w:t>2</w:t>
      </w:r>
      <w:r w:rsidR="00F64B83" w:rsidRPr="00D5649B">
        <w:rPr>
          <w:b/>
        </w:rPr>
        <w:t xml:space="preserve"> kWh</w:t>
      </w:r>
      <w:r w:rsidR="00F64B83" w:rsidRPr="00D5649B">
        <w:rPr>
          <w:b/>
          <w:vertAlign w:val="superscript"/>
        </w:rPr>
        <w:t>-1</w:t>
      </w:r>
      <w:r w:rsidR="00F64B83" w:rsidRPr="00D5649B">
        <w:rPr>
          <w:b/>
        </w:rPr>
        <w:t xml:space="preserve">) </w:t>
      </w:r>
      <w:r w:rsidR="005B3B2A" w:rsidRPr="00D5649B">
        <w:rPr>
          <w:b/>
        </w:rPr>
        <w:t>(</w:t>
      </w:r>
      <w:r w:rsidR="00511BB1" w:rsidRPr="00782C74">
        <w:rPr>
          <w:b/>
        </w:rPr>
        <w:fldChar w:fldCharType="begin"/>
      </w:r>
      <w:r w:rsidR="00511BB1" w:rsidRPr="00782C74">
        <w:rPr>
          <w:b/>
        </w:rPr>
        <w:instrText xml:space="preserve"> REF _Ref95217846 \h </w:instrText>
      </w:r>
      <w:r w:rsidR="00782C74" w:rsidRPr="00782C74">
        <w:rPr>
          <w:b/>
        </w:rPr>
        <w:instrText xml:space="preserve"> \* MERGEFORMAT </w:instrText>
      </w:r>
      <w:r w:rsidR="00511BB1" w:rsidRPr="00782C74">
        <w:rPr>
          <w:b/>
        </w:rPr>
      </w:r>
      <w:r w:rsidR="00511BB1" w:rsidRPr="00782C74">
        <w:rPr>
          <w:b/>
        </w:rPr>
        <w:fldChar w:fldCharType="separate"/>
      </w:r>
      <w:r w:rsidR="006F6BBB" w:rsidRPr="00D25BCC">
        <w:rPr>
          <w:b/>
        </w:rPr>
        <w:t xml:space="preserve">Table </w:t>
      </w:r>
      <w:r w:rsidR="006F6BBB">
        <w:rPr>
          <w:b/>
          <w:noProof/>
        </w:rPr>
        <w:t>49</w:t>
      </w:r>
      <w:r w:rsidR="00511BB1" w:rsidRPr="00782C74">
        <w:rPr>
          <w:b/>
        </w:rPr>
        <w:fldChar w:fldCharType="end"/>
      </w:r>
      <w:r w:rsidR="00E8285A" w:rsidRPr="00D5649B">
        <w:rPr>
          <w:b/>
        </w:rPr>
        <w:t>)</w:t>
      </w:r>
      <w:r w:rsidR="00340FA3" w:rsidRPr="00D5649B">
        <w:rPr>
          <w:b/>
        </w:rPr>
        <w:t>.</w:t>
      </w:r>
      <w:r w:rsidR="00E8285A" w:rsidRPr="00D5649B">
        <w:rPr>
          <w:b/>
        </w:rPr>
        <w:t xml:space="preserve"> </w:t>
      </w:r>
      <w:r w:rsidRPr="00D5649B">
        <w:rPr>
          <w:b/>
        </w:rPr>
        <w:t>Dividing by 365 converts the yearly energy value to a daily value.</w:t>
      </w:r>
    </w:p>
    <w:p w14:paraId="3C354932" w14:textId="77777777" w:rsidR="00354D3B" w:rsidRPr="00D5649B" w:rsidRDefault="00354D3B" w:rsidP="008A7F5F">
      <w:pPr>
        <w:pStyle w:val="Heading3"/>
      </w:pPr>
      <w:bookmarkStart w:id="917" w:name="_Toc152758675"/>
      <w:r w:rsidRPr="00D5649B">
        <w:t>CO</w:t>
      </w:r>
      <w:r w:rsidRPr="00D5649B">
        <w:rPr>
          <w:vertAlign w:val="subscript"/>
        </w:rPr>
        <w:t>2</w:t>
      </w:r>
      <w:r w:rsidRPr="00D5649B">
        <w:t xml:space="preserve"> from poultry</w:t>
      </w:r>
      <w:bookmarkEnd w:id="917"/>
      <w:r w:rsidRPr="00D5649B">
        <w:t xml:space="preserve"> </w:t>
      </w:r>
    </w:p>
    <w:p w14:paraId="6345D0F0" w14:textId="77777777" w:rsidR="00354D3B" w:rsidRPr="00D5649B" w:rsidRDefault="00354D3B" w:rsidP="001C1F29">
      <w:pPr>
        <w:pStyle w:val="Caption"/>
        <w:rPr>
          <w:b/>
        </w:rPr>
      </w:pPr>
      <w:r w:rsidRPr="00D5649B">
        <w:rPr>
          <w:b/>
        </w:rPr>
        <w:lastRenderedPageBreak/>
        <w:t xml:space="preserve">This equation is used to calculate emissions for poultry based on the barn capacity. </w:t>
      </w:r>
      <w:r w:rsidRPr="00D5649B">
        <w:rPr>
          <w:b/>
          <w:u w:val="single"/>
        </w:rPr>
        <w:t>Results will be associated with poultry group.</w:t>
      </w:r>
    </w:p>
    <w:p w14:paraId="086D75DC" w14:textId="1BA1FC84" w:rsidR="00354D3B" w:rsidRPr="00D5649B" w:rsidRDefault="00622EF6" w:rsidP="0095242E">
      <w:pPr>
        <w:pStyle w:val="Caption"/>
        <w:keepNext/>
        <w:tabs>
          <w:tab w:val="clear" w:pos="9360"/>
          <w:tab w:val="right" w:pos="9781"/>
        </w:tabs>
        <w:spacing w:after="120"/>
        <w:rPr>
          <w:b/>
        </w:rPr>
      </w:pPr>
      <m:oMath>
        <m:r>
          <m:rPr>
            <m:sty m:val="bi"/>
          </m:rPr>
          <w:rPr>
            <w:rFonts w:ascii="Cambria Math" w:hAnsi="Cambria Math"/>
          </w:rPr>
          <m:t>bar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capacity</m:t>
            </m:r>
          </m:sub>
        </m:sSub>
        <m:r>
          <m:rPr>
            <m:sty m:val="bi"/>
          </m:rPr>
          <w:rPr>
            <w:rFonts w:ascii="Cambria Math" w:hAnsi="Cambria Math"/>
          </w:rPr>
          <m:t>=#animals</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A4F3743" w14:textId="573DCCF0" w:rsidR="00622EF6" w:rsidRPr="00D5649B" w:rsidRDefault="00000000"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poultry</m:t>
            </m:r>
          </m:sub>
        </m:sSub>
        <m:r>
          <m:rPr>
            <m:sty m:val="bi"/>
          </m:rPr>
          <w:rPr>
            <w:rFonts w:ascii="Cambria Math" w:hAnsi="Cambria Math"/>
          </w:rPr>
          <m:t>=barn_capacity×</m:t>
        </m:r>
        <m:f>
          <m:fPr>
            <m:ctrlPr>
              <w:rPr>
                <w:rFonts w:ascii="Cambria Math" w:hAnsi="Cambria Math"/>
                <w:b/>
                <w:i/>
              </w:rPr>
            </m:ctrlPr>
          </m:fPr>
          <m:num>
            <m:r>
              <m:rPr>
                <m:sty m:val="bi"/>
              </m:rPr>
              <w:rPr>
                <w:rFonts w:ascii="Cambria Math" w:hAnsi="Cambria Math"/>
              </w:rPr>
              <m:t>PoultryConversion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7C07E3F9" w14:textId="77777777" w:rsidR="00622EF6" w:rsidRPr="00D5649B" w:rsidRDefault="00622EF6" w:rsidP="00622EF6">
      <w:pPr>
        <w:rPr>
          <w:sz w:val="20"/>
        </w:rPr>
      </w:pPr>
      <w:r w:rsidRPr="00D5649B">
        <w:rPr>
          <w:sz w:val="20"/>
        </w:rPr>
        <w:t>where</w:t>
      </w:r>
    </w:p>
    <w:p w14:paraId="55C1B11B" w14:textId="77777777" w:rsidR="00622EF6" w:rsidRPr="00D5649B" w:rsidRDefault="00622EF6" w:rsidP="0095242E">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 xml:space="preserve">Number of animals </w:t>
      </w:r>
    </w:p>
    <w:p w14:paraId="02B43726" w14:textId="77777777"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2poultry</w:t>
      </w:r>
      <w:r w:rsidRPr="00D5649B">
        <w:rPr>
          <w:i/>
          <w:sz w:val="20"/>
        </w:rPr>
        <w:tab/>
      </w:r>
      <w:r w:rsidRPr="00D5649B">
        <w:rPr>
          <w:sz w:val="20"/>
        </w:rPr>
        <w:t>Total CO</w:t>
      </w:r>
      <w:r w:rsidRPr="00D5649B">
        <w:rPr>
          <w:sz w:val="20"/>
          <w:vertAlign w:val="subscript"/>
        </w:rPr>
        <w:t>2</w:t>
      </w:r>
      <w:r w:rsidRPr="00D5649B">
        <w:rPr>
          <w:sz w:val="20"/>
        </w:rPr>
        <w:t xml:space="preserve"> emissions from poultry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 xml:space="preserve">) </w:t>
      </w:r>
      <w:r w:rsidRPr="00D5649B">
        <w:rPr>
          <w:b/>
          <w:sz w:val="20"/>
        </w:rPr>
        <w:t>– for each poultry group</w:t>
      </w:r>
    </w:p>
    <w:p w14:paraId="56B45437"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barn_capacity</w:t>
      </w:r>
      <w:proofErr w:type="spellEnd"/>
      <w:r w:rsidRPr="00D5649B">
        <w:rPr>
          <w:i/>
          <w:sz w:val="20"/>
        </w:rPr>
        <w:tab/>
      </w:r>
      <w:r w:rsidRPr="00D5649B">
        <w:rPr>
          <w:sz w:val="20"/>
        </w:rPr>
        <w:t>Barn capacity (from poultry form)</w:t>
      </w:r>
    </w:p>
    <w:p w14:paraId="5F0FB0A6"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PoultryConversion</w:t>
      </w:r>
      <w:proofErr w:type="spellEnd"/>
      <w:r w:rsidRPr="00D5649B">
        <w:rPr>
          <w:i/>
          <w:sz w:val="20"/>
        </w:rPr>
        <w:tab/>
      </w:r>
      <w:r w:rsidRPr="00D5649B">
        <w:rPr>
          <w:sz w:val="20"/>
        </w:rPr>
        <w:t xml:space="preserve">kWh per poultry placement per year for electricity </w:t>
      </w:r>
      <w:proofErr w:type="spellStart"/>
      <w:r w:rsidRPr="00D5649B">
        <w:rPr>
          <w:sz w:val="20"/>
        </w:rPr>
        <w:t>electricity</w:t>
      </w:r>
      <w:proofErr w:type="spellEnd"/>
      <w:r w:rsidRPr="00D5649B">
        <w:rPr>
          <w:sz w:val="20"/>
        </w:rPr>
        <w:t xml:space="preserve"> (kWh poultry placement</w:t>
      </w:r>
      <w:r w:rsidRPr="00D5649B">
        <w:rPr>
          <w:sz w:val="20"/>
          <w:vertAlign w:val="superscript"/>
        </w:rPr>
        <w:t>-1</w:t>
      </w:r>
      <w:r w:rsidRPr="00D5649B">
        <w:rPr>
          <w:sz w:val="20"/>
        </w:rPr>
        <w:t xml:space="preserve"> year</w:t>
      </w:r>
      <w:r w:rsidRPr="00D5649B">
        <w:rPr>
          <w:sz w:val="20"/>
          <w:vertAlign w:val="superscript"/>
        </w:rPr>
        <w:t>-1</w:t>
      </w:r>
      <w:r w:rsidRPr="00D5649B">
        <w:rPr>
          <w:sz w:val="20"/>
        </w:rPr>
        <w:t xml:space="preserve">) </w:t>
      </w:r>
    </w:p>
    <w:p w14:paraId="77F8CC02"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 xml:space="preserve">) </w:t>
      </w:r>
    </w:p>
    <w:p w14:paraId="1EB764A9" w14:textId="77777777"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 (from poultry form)</w:t>
      </w:r>
    </w:p>
    <w:p w14:paraId="7C9D6BA7" w14:textId="7742FCB4" w:rsidR="00354D3B" w:rsidRPr="00D5649B" w:rsidRDefault="00354D3B" w:rsidP="0095242E">
      <w:pPr>
        <w:pStyle w:val="Caption"/>
        <w:tabs>
          <w:tab w:val="clear" w:pos="2880"/>
          <w:tab w:val="clear" w:pos="9360"/>
        </w:tabs>
        <w:spacing w:line="240" w:lineRule="auto"/>
        <w:rPr>
          <w:b/>
        </w:rPr>
      </w:pPr>
      <w:r w:rsidRPr="00D5649B">
        <w:rPr>
          <w:b/>
        </w:rPr>
        <w:t xml:space="preserve">For defaults, </w:t>
      </w:r>
      <w:proofErr w:type="spellStart"/>
      <w:r w:rsidRPr="00D5649B">
        <w:rPr>
          <w:b/>
        </w:rPr>
        <w:t>Holos</w:t>
      </w:r>
      <w:proofErr w:type="spellEnd"/>
      <w:r w:rsidRPr="00D5649B">
        <w:rPr>
          <w:b/>
        </w:rPr>
        <w:t xml:space="preserve"> uses 2.88 kWh poultry placement</w:t>
      </w:r>
      <w:r w:rsidRPr="00D5649B">
        <w:rPr>
          <w:b/>
          <w:vertAlign w:val="superscript"/>
        </w:rPr>
        <w:t>-1</w:t>
      </w:r>
      <w:r w:rsidRPr="00D5649B">
        <w:rPr>
          <w:b/>
        </w:rPr>
        <w:t xml:space="preserve"> year</w:t>
      </w:r>
      <w:r w:rsidRPr="00D5649B">
        <w:rPr>
          <w:b/>
          <w:vertAlign w:val="superscript"/>
        </w:rPr>
        <w:t xml:space="preserve">-1 </w:t>
      </w:r>
      <w:r w:rsidRPr="00D5649B">
        <w:rPr>
          <w:b/>
        </w:rPr>
        <w:t xml:space="preserve">for </w:t>
      </w:r>
      <w:proofErr w:type="spellStart"/>
      <w:r w:rsidRPr="00D5649B">
        <w:rPr>
          <w:b/>
          <w:i/>
        </w:rPr>
        <w:t>PoultryConversion</w:t>
      </w:r>
      <w:proofErr w:type="spellEnd"/>
      <w:r w:rsidRPr="00D5649B">
        <w:rPr>
          <w:b/>
        </w:rPr>
        <w:t xml:space="preserve"> (Dyer and Desjardins 2006) and </w:t>
      </w:r>
      <w:r w:rsidR="00472AD6" w:rsidRPr="00D5649B">
        <w:rPr>
          <w:b/>
        </w:rPr>
        <w:t xml:space="preserve">province-specific values for </w:t>
      </w:r>
      <w:proofErr w:type="spellStart"/>
      <w:r w:rsidR="00472AD6" w:rsidRPr="00D5649B">
        <w:rPr>
          <w:b/>
          <w:i/>
        </w:rPr>
        <w:t>ElectricityConversion</w:t>
      </w:r>
      <w:proofErr w:type="spellEnd"/>
      <w:r w:rsidR="00472AD6" w:rsidRPr="00D5649B">
        <w:rPr>
          <w:b/>
          <w:i/>
        </w:rPr>
        <w:t xml:space="preserve"> (</w:t>
      </w:r>
      <w:r w:rsidR="00472AD6" w:rsidRPr="00D5649B">
        <w:rPr>
          <w:b/>
        </w:rPr>
        <w:t>kg CO</w:t>
      </w:r>
      <w:r w:rsidR="00472AD6" w:rsidRPr="00D5649B">
        <w:rPr>
          <w:b/>
          <w:vertAlign w:val="subscript"/>
        </w:rPr>
        <w:t>2</w:t>
      </w:r>
      <w:r w:rsidR="00472AD6" w:rsidRPr="00D5649B">
        <w:rPr>
          <w:b/>
        </w:rPr>
        <w:t xml:space="preserve"> kWh</w:t>
      </w:r>
      <w:r w:rsidR="00472AD6" w:rsidRPr="00D5649B">
        <w:rPr>
          <w:b/>
          <w:vertAlign w:val="superscript"/>
        </w:rPr>
        <w:t>-1</w:t>
      </w:r>
      <w:r w:rsidR="00472AD6" w:rsidRPr="00D5649B">
        <w:rPr>
          <w:b/>
        </w:rPr>
        <w:t xml:space="preserve">) </w:t>
      </w:r>
      <w:r w:rsidR="00340FA3" w:rsidRPr="00D5649B">
        <w:rPr>
          <w:b/>
        </w:rPr>
        <w:t>(</w:t>
      </w:r>
      <w:r w:rsidR="00511BB1" w:rsidRPr="0095242E">
        <w:rPr>
          <w:b/>
        </w:rPr>
        <w:fldChar w:fldCharType="begin"/>
      </w:r>
      <w:r w:rsidR="00511BB1" w:rsidRPr="0095242E">
        <w:rPr>
          <w:b/>
        </w:rPr>
        <w:instrText xml:space="preserve"> REF _Ref95217846 \h </w:instrText>
      </w:r>
      <w:r w:rsidR="0095242E" w:rsidRPr="0095242E">
        <w:rPr>
          <w:b/>
        </w:rPr>
        <w:instrText xml:space="preserve"> \* MERGEFORMAT </w:instrText>
      </w:r>
      <w:r w:rsidR="00511BB1" w:rsidRPr="0095242E">
        <w:rPr>
          <w:b/>
        </w:rPr>
      </w:r>
      <w:r w:rsidR="00511BB1" w:rsidRPr="0095242E">
        <w:rPr>
          <w:b/>
        </w:rPr>
        <w:fldChar w:fldCharType="separate"/>
      </w:r>
      <w:r w:rsidR="006F6BBB" w:rsidRPr="00D25BCC">
        <w:rPr>
          <w:b/>
        </w:rPr>
        <w:t xml:space="preserve">Table </w:t>
      </w:r>
      <w:r w:rsidR="006F6BBB">
        <w:rPr>
          <w:b/>
          <w:noProof/>
        </w:rPr>
        <w:t>49</w:t>
      </w:r>
      <w:r w:rsidR="00511BB1" w:rsidRPr="0095242E">
        <w:rPr>
          <w:b/>
        </w:rPr>
        <w:fldChar w:fldCharType="end"/>
      </w:r>
      <w:r w:rsidR="00340FA3" w:rsidRPr="00D5649B">
        <w:rPr>
          <w:b/>
        </w:rPr>
        <w:t>)</w:t>
      </w:r>
      <w:r w:rsidRPr="00D5649B">
        <w:rPr>
          <w:b/>
        </w:rPr>
        <w:t>. Dividing by 365 converts the yearly energy value to a daily value.</w:t>
      </w:r>
    </w:p>
    <w:p w14:paraId="3E37D1B7" w14:textId="77777777" w:rsidR="00354D3B" w:rsidRPr="00D5649B" w:rsidRDefault="00354D3B" w:rsidP="008A7F5F">
      <w:pPr>
        <w:pStyle w:val="Heading3"/>
      </w:pPr>
      <w:bookmarkStart w:id="918" w:name="_Toc152758676"/>
      <w:r w:rsidRPr="00D5649B">
        <w:t>CO</w:t>
      </w:r>
      <w:r w:rsidRPr="00D5649B">
        <w:rPr>
          <w:vertAlign w:val="subscript"/>
        </w:rPr>
        <w:t>2</w:t>
      </w:r>
      <w:r w:rsidRPr="00D5649B">
        <w:t xml:space="preserve"> from housed beef</w:t>
      </w:r>
      <w:bookmarkEnd w:id="918"/>
      <w:r w:rsidRPr="00D5649B">
        <w:t xml:space="preserve"> </w:t>
      </w:r>
    </w:p>
    <w:p w14:paraId="7E75309E" w14:textId="6181F5E6" w:rsidR="00354D3B" w:rsidRPr="00D5649B" w:rsidRDefault="00354D3B" w:rsidP="0095242E">
      <w:pPr>
        <w:pStyle w:val="Caption"/>
        <w:tabs>
          <w:tab w:val="clear" w:pos="2880"/>
          <w:tab w:val="clear" w:pos="9360"/>
        </w:tabs>
        <w:spacing w:line="240" w:lineRule="auto"/>
        <w:rPr>
          <w:b/>
        </w:rPr>
      </w:pPr>
      <w:r w:rsidRPr="00D5649B">
        <w:t>This equation is used to calculate emissions for housed beef cattle based on the number of cattle that are housed</w:t>
      </w:r>
      <w:r w:rsidR="009D7D81" w:rsidRPr="00D5649B">
        <w:t xml:space="preserve"> and the type of housing</w:t>
      </w:r>
      <w:r w:rsidRPr="00D5649B">
        <w:t xml:space="preserve">. </w:t>
      </w:r>
      <w:r w:rsidR="009D7D81" w:rsidRPr="00D5649B">
        <w:t>Emissions will be allocated to the relevant beef cattle group</w:t>
      </w:r>
      <w:r w:rsidRPr="00D5649B">
        <w:rPr>
          <w:b/>
          <w:u w:val="single"/>
        </w:rPr>
        <w:t xml:space="preserve"> (cows, bulls or feedlot).</w:t>
      </w:r>
    </w:p>
    <w:p w14:paraId="70D7271D" w14:textId="1B2B4472" w:rsidR="00622EF6" w:rsidRPr="00D5649B" w:rsidRDefault="00000000"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housedbeef</m:t>
            </m:r>
          </m:sub>
        </m:sSub>
        <m:r>
          <m:rPr>
            <m:sty m:val="bi"/>
          </m:rPr>
          <w:rPr>
            <w:rFonts w:ascii="Cambria Math" w:hAnsi="Cambria Math"/>
          </w:rPr>
          <m:t>=#animals×</m:t>
        </m:r>
        <m:f>
          <m:fPr>
            <m:ctrlPr>
              <w:rPr>
                <w:rFonts w:ascii="Cambria Math" w:hAnsi="Cambria Math"/>
                <w:b/>
                <w:i/>
              </w:rPr>
            </m:ctrlPr>
          </m:fPr>
          <m:num>
            <m:r>
              <m:rPr>
                <m:sty m:val="bi"/>
              </m:rPr>
              <w:rPr>
                <w:rFonts w:ascii="Cambria Math" w:hAnsi="Cambria Math"/>
              </w:rPr>
              <m:t>HousedBeefConversion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6.2.4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9047E59" w14:textId="77777777" w:rsidR="00622EF6" w:rsidRPr="00D5649B" w:rsidRDefault="00622EF6" w:rsidP="0095242E">
      <w:pPr>
        <w:tabs>
          <w:tab w:val="clear" w:pos="2880"/>
          <w:tab w:val="clear" w:pos="9360"/>
        </w:tabs>
        <w:ind w:left="2835" w:hanging="2835"/>
        <w:rPr>
          <w:sz w:val="20"/>
        </w:rPr>
      </w:pPr>
      <w:r w:rsidRPr="00D5649B">
        <w:rPr>
          <w:sz w:val="20"/>
        </w:rPr>
        <w:t>where</w:t>
      </w:r>
    </w:p>
    <w:p w14:paraId="0C6FC4B9" w14:textId="00B0CBFC"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2housedbeef</w:t>
      </w:r>
      <w:r w:rsidRPr="00D5649B">
        <w:rPr>
          <w:i/>
          <w:sz w:val="20"/>
        </w:rPr>
        <w:tab/>
      </w:r>
      <w:r w:rsidRPr="00D5649B">
        <w:rPr>
          <w:sz w:val="20"/>
        </w:rPr>
        <w:t>Total CO</w:t>
      </w:r>
      <w:r w:rsidRPr="00D5649B">
        <w:rPr>
          <w:sz w:val="20"/>
          <w:vertAlign w:val="subscript"/>
        </w:rPr>
        <w:t>2</w:t>
      </w:r>
      <w:r w:rsidRPr="00D5649B">
        <w:rPr>
          <w:sz w:val="20"/>
        </w:rPr>
        <w:t xml:space="preserve"> emissions from housed beef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Pr="007A57EC">
        <w:rPr>
          <w:bCs/>
          <w:sz w:val="20"/>
        </w:rPr>
        <w:t>for each housed beef group</w:t>
      </w:r>
    </w:p>
    <w:p w14:paraId="36DA9D03" w14:textId="0157E477" w:rsidR="00354D3B" w:rsidRPr="00D5649B" w:rsidRDefault="00354D3B" w:rsidP="0095242E">
      <w:pPr>
        <w:tabs>
          <w:tab w:val="clear" w:pos="2880"/>
          <w:tab w:val="clear" w:pos="9360"/>
        </w:tabs>
        <w:spacing w:before="0"/>
        <w:ind w:left="2835" w:hanging="2835"/>
        <w:rPr>
          <w:sz w:val="20"/>
        </w:rPr>
      </w:pPr>
      <w:r w:rsidRPr="00D5649B">
        <w:rPr>
          <w:i/>
          <w:sz w:val="20"/>
        </w:rPr>
        <w:t>#</w:t>
      </w:r>
      <w:r w:rsidR="009272E9">
        <w:rPr>
          <w:i/>
          <w:sz w:val="20"/>
        </w:rPr>
        <w:t>animals</w:t>
      </w:r>
      <w:r w:rsidRPr="00D5649B">
        <w:rPr>
          <w:i/>
          <w:sz w:val="20"/>
        </w:rPr>
        <w:tab/>
      </w:r>
      <w:r w:rsidRPr="00D5649B">
        <w:rPr>
          <w:sz w:val="20"/>
        </w:rPr>
        <w:t xml:space="preserve">Number of housed cattle </w:t>
      </w:r>
    </w:p>
    <w:p w14:paraId="7BC65194"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HousedBeefConversion</w:t>
      </w:r>
      <w:proofErr w:type="spellEnd"/>
      <w:r w:rsidRPr="00D5649B">
        <w:rPr>
          <w:sz w:val="20"/>
        </w:rPr>
        <w:tab/>
        <w:t>kWh per cattle per year for electricity (kWh beef</w:t>
      </w:r>
      <w:r w:rsidRPr="00D5649B">
        <w:rPr>
          <w:sz w:val="20"/>
          <w:vertAlign w:val="superscript"/>
        </w:rPr>
        <w:t xml:space="preserve">-1 </w:t>
      </w:r>
      <w:r w:rsidRPr="00D5649B">
        <w:rPr>
          <w:sz w:val="20"/>
        </w:rPr>
        <w:t>year</w:t>
      </w:r>
      <w:r w:rsidRPr="00D5649B">
        <w:rPr>
          <w:sz w:val="20"/>
          <w:vertAlign w:val="superscript"/>
        </w:rPr>
        <w:t>-1</w:t>
      </w:r>
      <w:r w:rsidRPr="00D5649B">
        <w:rPr>
          <w:sz w:val="20"/>
        </w:rPr>
        <w:t xml:space="preserve">) </w:t>
      </w:r>
    </w:p>
    <w:p w14:paraId="0234A4A3" w14:textId="77777777"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 xml:space="preserve">) </w:t>
      </w:r>
    </w:p>
    <w:p w14:paraId="389CBD15" w14:textId="77777777"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 (from beef form)</w:t>
      </w:r>
    </w:p>
    <w:p w14:paraId="700EAD7D" w14:textId="267D2325" w:rsidR="00354D3B" w:rsidRPr="00D5649B" w:rsidRDefault="00354D3B" w:rsidP="0095242E">
      <w:pPr>
        <w:pStyle w:val="Caption"/>
        <w:spacing w:line="240" w:lineRule="auto"/>
        <w:rPr>
          <w:b/>
        </w:rPr>
      </w:pPr>
      <w:r w:rsidRPr="00D5649B">
        <w:rPr>
          <w:b/>
        </w:rPr>
        <w:t xml:space="preserve">For defaults, </w:t>
      </w:r>
      <w:proofErr w:type="spellStart"/>
      <w:r w:rsidRPr="00D5649B">
        <w:rPr>
          <w:b/>
        </w:rPr>
        <w:t>Holos</w:t>
      </w:r>
      <w:proofErr w:type="spellEnd"/>
      <w:r w:rsidRPr="00D5649B">
        <w:rPr>
          <w:b/>
        </w:rPr>
        <w:t xml:space="preserve"> uses 65.7 kWh beef</w:t>
      </w:r>
      <w:r w:rsidRPr="00D5649B">
        <w:rPr>
          <w:b/>
          <w:vertAlign w:val="superscript"/>
        </w:rPr>
        <w:t>-1</w:t>
      </w:r>
      <w:r w:rsidRPr="00D5649B">
        <w:rPr>
          <w:b/>
        </w:rPr>
        <w:t xml:space="preserve"> for an annual </w:t>
      </w:r>
      <w:proofErr w:type="spellStart"/>
      <w:r w:rsidRPr="00D5649B">
        <w:rPr>
          <w:b/>
          <w:i/>
        </w:rPr>
        <w:t>HousedBeefConversion</w:t>
      </w:r>
      <w:proofErr w:type="spellEnd"/>
      <w:r w:rsidRPr="00D5649B">
        <w:rPr>
          <w:b/>
        </w:rPr>
        <w:t xml:space="preserve"> (Dyer and Desjardins 2006) and </w:t>
      </w:r>
      <w:r w:rsidR="006514CA" w:rsidRPr="00D5649B">
        <w:rPr>
          <w:b/>
        </w:rPr>
        <w:t xml:space="preserve">province-specific values for </w:t>
      </w:r>
      <w:proofErr w:type="spellStart"/>
      <w:r w:rsidR="006514CA" w:rsidRPr="00D5649B">
        <w:rPr>
          <w:b/>
          <w:i/>
        </w:rPr>
        <w:t>ElectricityConversion</w:t>
      </w:r>
      <w:proofErr w:type="spellEnd"/>
      <w:r w:rsidR="006514CA" w:rsidRPr="00D5649B">
        <w:rPr>
          <w:b/>
          <w:i/>
        </w:rPr>
        <w:t xml:space="preserve"> (</w:t>
      </w:r>
      <w:r w:rsidR="006514CA" w:rsidRPr="00D5649B">
        <w:rPr>
          <w:b/>
        </w:rPr>
        <w:t>kg CO</w:t>
      </w:r>
      <w:r w:rsidR="006514CA" w:rsidRPr="00D5649B">
        <w:rPr>
          <w:b/>
          <w:vertAlign w:val="subscript"/>
        </w:rPr>
        <w:t>2</w:t>
      </w:r>
      <w:r w:rsidR="006514CA" w:rsidRPr="00D5649B">
        <w:rPr>
          <w:b/>
        </w:rPr>
        <w:t xml:space="preserve"> kWh</w:t>
      </w:r>
      <w:r w:rsidR="006514CA" w:rsidRPr="00D5649B">
        <w:rPr>
          <w:b/>
          <w:vertAlign w:val="superscript"/>
        </w:rPr>
        <w:t>-1</w:t>
      </w:r>
      <w:r w:rsidR="006514CA" w:rsidRPr="00D5649B">
        <w:rPr>
          <w:b/>
        </w:rPr>
        <w:t xml:space="preserve">) </w:t>
      </w:r>
      <w:r w:rsidR="00340FA3" w:rsidRPr="00D5649B">
        <w:rPr>
          <w:b/>
        </w:rPr>
        <w:t>(</w:t>
      </w:r>
      <w:r w:rsidR="00511BB1" w:rsidRPr="0095242E">
        <w:rPr>
          <w:b/>
        </w:rPr>
        <w:fldChar w:fldCharType="begin"/>
      </w:r>
      <w:r w:rsidR="00511BB1" w:rsidRPr="0095242E">
        <w:rPr>
          <w:b/>
        </w:rPr>
        <w:instrText xml:space="preserve"> REF _Ref95217846 \h </w:instrText>
      </w:r>
      <w:r w:rsidR="0095242E" w:rsidRPr="0095242E">
        <w:rPr>
          <w:b/>
        </w:rPr>
        <w:instrText xml:space="preserve"> \* MERGEFORMAT </w:instrText>
      </w:r>
      <w:r w:rsidR="00511BB1" w:rsidRPr="0095242E">
        <w:rPr>
          <w:b/>
        </w:rPr>
      </w:r>
      <w:r w:rsidR="00511BB1" w:rsidRPr="0095242E">
        <w:rPr>
          <w:b/>
        </w:rPr>
        <w:fldChar w:fldCharType="separate"/>
      </w:r>
      <w:r w:rsidR="006F6BBB" w:rsidRPr="00D25BCC">
        <w:rPr>
          <w:b/>
        </w:rPr>
        <w:t xml:space="preserve">Table </w:t>
      </w:r>
      <w:r w:rsidR="006F6BBB">
        <w:rPr>
          <w:b/>
          <w:noProof/>
        </w:rPr>
        <w:t>49</w:t>
      </w:r>
      <w:r w:rsidR="00511BB1" w:rsidRPr="0095242E">
        <w:rPr>
          <w:b/>
        </w:rPr>
        <w:fldChar w:fldCharType="end"/>
      </w:r>
      <w:r w:rsidR="00340FA3" w:rsidRPr="00D5649B">
        <w:rPr>
          <w:b/>
        </w:rPr>
        <w:t>)</w:t>
      </w:r>
      <w:r w:rsidRPr="00D5649B">
        <w:rPr>
          <w:b/>
        </w:rPr>
        <w:t>. Dividing by 365 converts the yearly energy value to a daily value.</w:t>
      </w:r>
    </w:p>
    <w:p w14:paraId="51ED3D52" w14:textId="77777777" w:rsidR="00F056DF" w:rsidRPr="00D5649B" w:rsidRDefault="00F056DF" w:rsidP="0095242E">
      <w:pPr>
        <w:pStyle w:val="Caption"/>
        <w:keepNext/>
        <w:spacing w:line="240" w:lineRule="auto"/>
        <w:rPr>
          <w:highlight w:val="green"/>
        </w:rPr>
        <w:sectPr w:rsidR="00F056DF" w:rsidRPr="00D5649B" w:rsidSect="0009462B">
          <w:headerReference w:type="even" r:id="rId392"/>
          <w:headerReference w:type="default" r:id="rId393"/>
          <w:footerReference w:type="even" r:id="rId394"/>
          <w:footerReference w:type="default" r:id="rId395"/>
          <w:headerReference w:type="first" r:id="rId396"/>
          <w:footerReference w:type="first" r:id="rId397"/>
          <w:pgSz w:w="12240" w:h="15840"/>
          <w:pgMar w:top="1440" w:right="1080" w:bottom="1440" w:left="1080" w:header="720" w:footer="720" w:gutter="0"/>
          <w:cols w:space="720"/>
          <w:docGrid w:linePitch="360"/>
        </w:sectPr>
      </w:pPr>
      <w:bookmarkStart w:id="919" w:name="_Toc343610185"/>
    </w:p>
    <w:p w14:paraId="7E22839A" w14:textId="5E7AFB8A" w:rsidR="00354D3B" w:rsidRPr="00D5649B" w:rsidRDefault="00354D3B" w:rsidP="004208E4">
      <w:pPr>
        <w:pStyle w:val="Heading2"/>
      </w:pPr>
      <w:bookmarkStart w:id="920" w:name="_Toc152758677"/>
      <w:r w:rsidRPr="00D5649B">
        <w:t>Manure spreading emissions</w:t>
      </w:r>
      <w:bookmarkEnd w:id="919"/>
      <w:bookmarkEnd w:id="920"/>
    </w:p>
    <w:p w14:paraId="0D1F9A11" w14:textId="6E4AF060" w:rsidR="00354D3B" w:rsidRPr="00D5649B" w:rsidRDefault="00511BB1" w:rsidP="0095242E">
      <w:pPr>
        <w:pStyle w:val="Caption"/>
        <w:spacing w:line="240" w:lineRule="auto"/>
      </w:pPr>
      <w:r w:rsidRPr="00D5649B">
        <w:t>T</w:t>
      </w:r>
      <w:r w:rsidR="00354D3B" w:rsidRPr="00D5649B">
        <w:t xml:space="preserve">he </w:t>
      </w:r>
      <w:r w:rsidRPr="00D5649B">
        <w:t xml:space="preserve">manure spreading </w:t>
      </w:r>
      <w:r w:rsidR="00354D3B" w:rsidRPr="00D5649B">
        <w:t>emissions for each animal group</w:t>
      </w:r>
      <w:r w:rsidRPr="00D5649B">
        <w:t xml:space="preserve"> are calculated</w:t>
      </w:r>
      <w:r w:rsidR="00354D3B" w:rsidRPr="00D5649B">
        <w:t xml:space="preserve"> independently. Results will be associated with land</w:t>
      </w:r>
      <w:r w:rsidR="004C34BB">
        <w:t>-</w:t>
      </w:r>
      <w:r w:rsidR="00354D3B" w:rsidRPr="00D5649B">
        <w:t>applied manure in soils/cropping section.</w:t>
      </w:r>
    </w:p>
    <w:p w14:paraId="3DB38C82" w14:textId="77777777" w:rsidR="00354D3B" w:rsidRPr="00D5649B" w:rsidRDefault="00354D3B" w:rsidP="0095242E">
      <w:pPr>
        <w:pStyle w:val="Caption"/>
        <w:spacing w:line="240" w:lineRule="auto"/>
      </w:pPr>
      <w:r w:rsidRPr="00D5649B">
        <w:lastRenderedPageBreak/>
        <w:t xml:space="preserve">These equations are used to calculate emissions for fuel use in manure spreading. </w:t>
      </w:r>
    </w:p>
    <w:p w14:paraId="2C223F01" w14:textId="77777777" w:rsidR="00354D3B" w:rsidRPr="00D5649B" w:rsidRDefault="00354D3B" w:rsidP="008A7F5F">
      <w:pPr>
        <w:pStyle w:val="Heading3"/>
      </w:pPr>
      <w:bookmarkStart w:id="921" w:name="_Toc152758678"/>
      <w:r w:rsidRPr="00D5649B">
        <w:t>For liquid manure spreading</w:t>
      </w:r>
      <w:bookmarkEnd w:id="921"/>
    </w:p>
    <w:p w14:paraId="38D7D2CB" w14:textId="38BC9718" w:rsidR="00354D3B" w:rsidRPr="00EB2635" w:rsidRDefault="00000000"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F95870" w:rsidRPr="00EB2635">
        <w:rPr>
          <w:b/>
        </w:rPr>
        <w:t xml:space="preserve"> </w:t>
      </w:r>
      <w:r w:rsidR="00F95870" w:rsidRPr="00EB2635">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6.3.1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4ABE8FE2" w14:textId="77777777" w:rsidR="00622EF6" w:rsidRPr="00EB2635" w:rsidRDefault="00622EF6" w:rsidP="0095242E">
      <w:pPr>
        <w:tabs>
          <w:tab w:val="clear" w:pos="2880"/>
          <w:tab w:val="clear" w:pos="9360"/>
        </w:tabs>
        <w:ind w:left="2835" w:hanging="2835"/>
        <w:rPr>
          <w:sz w:val="20"/>
        </w:rPr>
      </w:pPr>
      <w:r w:rsidRPr="00EB2635">
        <w:rPr>
          <w:sz w:val="20"/>
        </w:rPr>
        <w:t>where</w:t>
      </w:r>
    </w:p>
    <w:p w14:paraId="0BA2BEA6" w14:textId="5EAFA9B7" w:rsidR="00354D3B" w:rsidRPr="00C654E9" w:rsidRDefault="00354D3B" w:rsidP="0095242E">
      <w:pPr>
        <w:tabs>
          <w:tab w:val="clear" w:pos="2880"/>
          <w:tab w:val="clear" w:pos="9360"/>
        </w:tabs>
        <w:spacing w:before="0"/>
        <w:ind w:left="2835" w:hanging="2835"/>
        <w:rPr>
          <w:sz w:val="20"/>
        </w:rPr>
      </w:pPr>
      <w:proofErr w:type="spellStart"/>
      <w:r w:rsidRPr="00C654E9">
        <w:rPr>
          <w:i/>
          <w:sz w:val="20"/>
        </w:rPr>
        <w:t>Volume</w:t>
      </w:r>
      <w:r w:rsidR="004F11D1" w:rsidRPr="00C654E9">
        <w:rPr>
          <w:i/>
          <w:sz w:val="20"/>
          <w:vertAlign w:val="subscript"/>
        </w:rPr>
        <w:t>land</w:t>
      </w:r>
      <w:r w:rsidRPr="00C654E9">
        <w:rPr>
          <w:i/>
          <w:sz w:val="20"/>
          <w:vertAlign w:val="subscript"/>
        </w:rPr>
        <w:t>manure</w:t>
      </w:r>
      <w:proofErr w:type="spellEnd"/>
      <w:r w:rsidRPr="00C654E9">
        <w:rPr>
          <w:i/>
          <w:sz w:val="20"/>
        </w:rPr>
        <w:tab/>
      </w:r>
      <w:r w:rsidRPr="00C654E9">
        <w:rPr>
          <w:sz w:val="20"/>
        </w:rPr>
        <w:t>Volume of liquid manure</w:t>
      </w:r>
      <w:r w:rsidR="009F71E9" w:rsidRPr="00C654E9">
        <w:rPr>
          <w:sz w:val="20"/>
        </w:rPr>
        <w:t xml:space="preserve"> applied to land</w:t>
      </w:r>
      <w:r w:rsidRPr="00C654E9">
        <w:rPr>
          <w:sz w:val="20"/>
        </w:rPr>
        <w:t xml:space="preserve"> (1000 litres)</w:t>
      </w:r>
    </w:p>
    <w:p w14:paraId="7D78AF35" w14:textId="7404BF0D" w:rsidR="00354D3B" w:rsidRPr="00C654E9" w:rsidRDefault="00354D3B" w:rsidP="0095242E">
      <w:pPr>
        <w:tabs>
          <w:tab w:val="clear" w:pos="2880"/>
          <w:tab w:val="clear" w:pos="9360"/>
        </w:tabs>
        <w:spacing w:before="0"/>
        <w:ind w:left="2835" w:hanging="2835"/>
        <w:rPr>
          <w:sz w:val="20"/>
        </w:rPr>
      </w:pPr>
      <w:proofErr w:type="spellStart"/>
      <w:r w:rsidRPr="00C654E9">
        <w:rPr>
          <w:i/>
          <w:sz w:val="20"/>
        </w:rPr>
        <w:t>N</w:t>
      </w:r>
      <w:r w:rsidRPr="00C654E9">
        <w:rPr>
          <w:i/>
          <w:sz w:val="20"/>
          <w:vertAlign w:val="subscript"/>
        </w:rPr>
        <w:t>landmanure</w:t>
      </w:r>
      <w:proofErr w:type="spellEnd"/>
      <w:r w:rsidRPr="00C654E9">
        <w:rPr>
          <w:sz w:val="20"/>
        </w:rPr>
        <w:t>(</w:t>
      </w:r>
      <w:r w:rsidRPr="00C654E9">
        <w:rPr>
          <w:i/>
          <w:sz w:val="20"/>
        </w:rPr>
        <w:t>liquid)(</w:t>
      </w:r>
      <w:proofErr w:type="spellStart"/>
      <w:r w:rsidRPr="00C654E9">
        <w:rPr>
          <w:i/>
          <w:sz w:val="20"/>
        </w:rPr>
        <w:t>animalgrp</w:t>
      </w:r>
      <w:proofErr w:type="spellEnd"/>
      <w:r w:rsidRPr="00C654E9">
        <w:rPr>
          <w:i/>
          <w:sz w:val="20"/>
        </w:rPr>
        <w:t>)</w:t>
      </w:r>
      <w:r w:rsidRPr="00C654E9">
        <w:rPr>
          <w:i/>
          <w:sz w:val="20"/>
          <w:vertAlign w:val="subscript"/>
        </w:rPr>
        <w:tab/>
      </w:r>
      <w:r w:rsidRPr="00C654E9">
        <w:rPr>
          <w:sz w:val="20"/>
        </w:rPr>
        <w:t xml:space="preserve">Total N </w:t>
      </w:r>
      <w:r w:rsidR="004C34BB" w:rsidRPr="00C654E9">
        <w:rPr>
          <w:sz w:val="20"/>
        </w:rPr>
        <w:t xml:space="preserve">(L) </w:t>
      </w:r>
      <w:r w:rsidRPr="00C654E9">
        <w:rPr>
          <w:sz w:val="20"/>
        </w:rPr>
        <w:t>from land</w:t>
      </w:r>
      <w:r w:rsidR="004C34BB" w:rsidRPr="00C654E9">
        <w:rPr>
          <w:sz w:val="20"/>
        </w:rPr>
        <w:t>-</w:t>
      </w:r>
      <w:r w:rsidRPr="00C654E9">
        <w:rPr>
          <w:sz w:val="20"/>
        </w:rPr>
        <w:t xml:space="preserve">applied </w:t>
      </w:r>
      <w:r w:rsidR="004C34BB" w:rsidRPr="00C654E9">
        <w:rPr>
          <w:bCs/>
          <w:sz w:val="20"/>
        </w:rPr>
        <w:t>liquid</w:t>
      </w:r>
      <w:r w:rsidR="004C34BB" w:rsidRPr="00C654E9">
        <w:rPr>
          <w:sz w:val="20"/>
        </w:rPr>
        <w:t xml:space="preserve"> </w:t>
      </w:r>
      <w:r w:rsidRPr="00C654E9">
        <w:rPr>
          <w:sz w:val="20"/>
        </w:rPr>
        <w:t>manure</w:t>
      </w:r>
      <w:r w:rsidR="004C34BB" w:rsidRPr="00C654E9">
        <w:rPr>
          <w:sz w:val="20"/>
        </w:rPr>
        <w:t xml:space="preserve">, by animal group, calculated using </w:t>
      </w:r>
      <w:r w:rsidR="004C34BB" w:rsidRPr="00C654E9">
        <w:rPr>
          <w:sz w:val="20"/>
        </w:rPr>
        <w:fldChar w:fldCharType="begin"/>
      </w:r>
      <w:r w:rsidR="004C34BB" w:rsidRPr="00C654E9">
        <w:rPr>
          <w:sz w:val="20"/>
        </w:rPr>
        <w:instrText xml:space="preserve"> REF Total_NLandManure_SumAnimalGroups_Eq \h  \* MERGEFORMAT </w:instrText>
      </w:r>
      <w:r w:rsidR="004C34BB" w:rsidRPr="00C654E9">
        <w:rPr>
          <w:sz w:val="20"/>
        </w:rPr>
      </w:r>
      <w:r w:rsidR="004C34BB" w:rsidRPr="00C654E9">
        <w:rPr>
          <w:sz w:val="20"/>
        </w:rPr>
        <w:fldChar w:fldCharType="separate"/>
      </w:r>
      <w:r w:rsidR="004C34BB" w:rsidRPr="00C654E9">
        <w:rPr>
          <w:b/>
          <w:sz w:val="20"/>
        </w:rPr>
        <w:t xml:space="preserve">Eq. </w:t>
      </w:r>
      <w:r w:rsidR="004C34BB" w:rsidRPr="00C654E9">
        <w:rPr>
          <w:b/>
          <w:noProof/>
          <w:sz w:val="20"/>
        </w:rPr>
        <w:t>4.5.2</w:t>
      </w:r>
      <w:r w:rsidR="004C34BB" w:rsidRPr="00C654E9">
        <w:rPr>
          <w:b/>
          <w:sz w:val="20"/>
        </w:rPr>
        <w:noBreakHyphen/>
      </w:r>
      <w:r w:rsidR="004C34BB" w:rsidRPr="00C654E9">
        <w:rPr>
          <w:b/>
          <w:noProof/>
          <w:sz w:val="20"/>
        </w:rPr>
        <w:t>6</w:t>
      </w:r>
      <w:r w:rsidR="004C34BB" w:rsidRPr="00C654E9">
        <w:rPr>
          <w:sz w:val="20"/>
        </w:rPr>
        <w:fldChar w:fldCharType="end"/>
      </w:r>
      <w:r w:rsidR="004C34BB" w:rsidRPr="00C654E9">
        <w:rPr>
          <w:sz w:val="20"/>
        </w:rPr>
        <w:t xml:space="preserve"> </w:t>
      </w:r>
      <w:r w:rsidR="00237AE9" w:rsidRPr="00C654E9">
        <w:rPr>
          <w:sz w:val="20"/>
        </w:rPr>
        <w:t xml:space="preserve">for liquid </w:t>
      </w:r>
      <w:r w:rsidR="004C34BB" w:rsidRPr="00C654E9">
        <w:rPr>
          <w:sz w:val="20"/>
        </w:rPr>
        <w:t xml:space="preserve">dairy manure and </w:t>
      </w:r>
      <w:r w:rsidR="004C34BB" w:rsidRPr="00C654E9">
        <w:rPr>
          <w:sz w:val="20"/>
        </w:rPr>
        <w:fldChar w:fldCharType="begin"/>
      </w:r>
      <w:r w:rsidR="004C34BB" w:rsidRPr="00C654E9">
        <w:rPr>
          <w:sz w:val="20"/>
        </w:rPr>
        <w:instrText xml:space="preserve"> REF Nlandmanure_SheepSwineOther_Eq \h  \* MERGEFORMAT </w:instrText>
      </w:r>
      <w:r w:rsidR="004C34BB" w:rsidRPr="00C654E9">
        <w:rPr>
          <w:sz w:val="20"/>
        </w:rPr>
      </w:r>
      <w:r w:rsidR="004C34BB" w:rsidRPr="00C654E9">
        <w:rPr>
          <w:sz w:val="20"/>
        </w:rPr>
        <w:fldChar w:fldCharType="separate"/>
      </w:r>
      <w:r w:rsidR="004C34BB" w:rsidRPr="00C654E9">
        <w:rPr>
          <w:b/>
          <w:sz w:val="20"/>
        </w:rPr>
        <w:t xml:space="preserve">Eq. </w:t>
      </w:r>
      <w:r w:rsidR="004C34BB" w:rsidRPr="00C654E9">
        <w:rPr>
          <w:b/>
          <w:noProof/>
          <w:sz w:val="20"/>
        </w:rPr>
        <w:t>4.5.2</w:t>
      </w:r>
      <w:r w:rsidR="004C34BB" w:rsidRPr="00C654E9">
        <w:rPr>
          <w:b/>
          <w:sz w:val="20"/>
        </w:rPr>
        <w:noBreakHyphen/>
      </w:r>
      <w:r w:rsidR="004C34BB" w:rsidRPr="00C654E9">
        <w:rPr>
          <w:b/>
          <w:noProof/>
          <w:sz w:val="20"/>
        </w:rPr>
        <w:t>22</w:t>
      </w:r>
      <w:r w:rsidR="004C34BB" w:rsidRPr="00C654E9">
        <w:rPr>
          <w:sz w:val="20"/>
        </w:rPr>
        <w:fldChar w:fldCharType="end"/>
      </w:r>
      <w:r w:rsidR="004C34BB" w:rsidRPr="00C654E9">
        <w:rPr>
          <w:sz w:val="20"/>
        </w:rPr>
        <w:t xml:space="preserve"> for liquid swine manure</w:t>
      </w:r>
      <w:r w:rsidR="00237AE9" w:rsidRPr="00C654E9">
        <w:rPr>
          <w:sz w:val="20"/>
        </w:rPr>
        <w:t>)</w:t>
      </w:r>
    </w:p>
    <w:p w14:paraId="2656737E" w14:textId="2E5CBF9A" w:rsidR="002041F5" w:rsidRPr="00C654E9" w:rsidRDefault="006C2A0A" w:rsidP="0095242E">
      <w:pPr>
        <w:tabs>
          <w:tab w:val="clear" w:pos="2880"/>
          <w:tab w:val="clear" w:pos="9360"/>
        </w:tabs>
        <w:spacing w:before="0"/>
        <w:ind w:left="2835" w:hanging="2835"/>
        <w:rPr>
          <w:i/>
          <w:sz w:val="20"/>
          <w:szCs w:val="24"/>
        </w:rPr>
      </w:pPr>
      <w:proofErr w:type="spellStart"/>
      <w:r w:rsidRPr="00C654E9">
        <w:rPr>
          <w:rFonts w:cstheme="minorHAnsi"/>
          <w:i/>
          <w:sz w:val="20"/>
        </w:rPr>
        <w:t>N</w:t>
      </w:r>
      <w:r w:rsidRPr="00C654E9">
        <w:rPr>
          <w:rFonts w:cstheme="minorHAnsi"/>
          <w:i/>
          <w:sz w:val="20"/>
          <w:vertAlign w:val="subscript"/>
        </w:rPr>
        <w:t>content</w:t>
      </w:r>
      <w:proofErr w:type="spellEnd"/>
      <w:r w:rsidR="002041F5" w:rsidRPr="00C654E9">
        <w:rPr>
          <w:i/>
          <w:sz w:val="20"/>
          <w:szCs w:val="24"/>
          <w:vertAlign w:val="subscript"/>
        </w:rPr>
        <w:tab/>
      </w:r>
      <w:r w:rsidR="001D23A0" w:rsidRPr="00C654E9">
        <w:rPr>
          <w:sz w:val="20"/>
          <w:szCs w:val="24"/>
        </w:rPr>
        <w:t xml:space="preserve">N </w:t>
      </w:r>
      <w:r w:rsidR="004B2B38" w:rsidRPr="00C654E9">
        <w:rPr>
          <w:sz w:val="20"/>
          <w:szCs w:val="24"/>
        </w:rPr>
        <w:t xml:space="preserve">content </w:t>
      </w:r>
      <w:r w:rsidR="002041F5" w:rsidRPr="00C654E9">
        <w:rPr>
          <w:sz w:val="20"/>
          <w:szCs w:val="24"/>
        </w:rPr>
        <w:t xml:space="preserve">of </w:t>
      </w:r>
      <w:r w:rsidR="004C34BB" w:rsidRPr="00C654E9">
        <w:rPr>
          <w:sz w:val="20"/>
          <w:szCs w:val="24"/>
        </w:rPr>
        <w:t xml:space="preserve">liquid </w:t>
      </w:r>
      <w:r w:rsidR="002041F5" w:rsidRPr="00C654E9">
        <w:rPr>
          <w:sz w:val="20"/>
          <w:szCs w:val="24"/>
        </w:rPr>
        <w:t>manure (% wet weight)</w:t>
      </w:r>
      <w:r w:rsidR="004C34BB" w:rsidRPr="00C654E9">
        <w:rPr>
          <w:sz w:val="20"/>
          <w:szCs w:val="24"/>
        </w:rPr>
        <w:t>, by manure management system</w:t>
      </w:r>
      <w:r w:rsidR="002041F5" w:rsidRPr="00C654E9">
        <w:rPr>
          <w:sz w:val="20"/>
          <w:szCs w:val="24"/>
        </w:rPr>
        <w:t xml:space="preserve"> (</w:t>
      </w:r>
      <w:r w:rsidR="002041F5" w:rsidRPr="00C654E9">
        <w:rPr>
          <w:b/>
          <w:sz w:val="20"/>
          <w:szCs w:val="24"/>
        </w:rPr>
        <w:fldChar w:fldCharType="begin"/>
      </w:r>
      <w:r w:rsidR="002041F5" w:rsidRPr="00C654E9">
        <w:rPr>
          <w:b/>
          <w:sz w:val="20"/>
          <w:szCs w:val="24"/>
        </w:rPr>
        <w:instrText xml:space="preserve"> REF _Ref62838004 \h  \* MERGEFORMAT </w:instrText>
      </w:r>
      <w:r w:rsidR="002041F5" w:rsidRPr="00C654E9">
        <w:rPr>
          <w:b/>
          <w:sz w:val="20"/>
          <w:szCs w:val="24"/>
        </w:rPr>
      </w:r>
      <w:r w:rsidR="002041F5" w:rsidRPr="00C654E9">
        <w:rPr>
          <w:b/>
          <w:sz w:val="20"/>
          <w:szCs w:val="24"/>
        </w:rPr>
        <w:fldChar w:fldCharType="separate"/>
      </w:r>
      <w:r w:rsidR="006F6BBB" w:rsidRPr="00C654E9">
        <w:rPr>
          <w:b/>
          <w:sz w:val="20"/>
          <w:szCs w:val="24"/>
        </w:rPr>
        <w:t>Table 6</w:t>
      </w:r>
      <w:r w:rsidR="002041F5" w:rsidRPr="00C654E9">
        <w:rPr>
          <w:b/>
          <w:sz w:val="20"/>
          <w:szCs w:val="24"/>
        </w:rPr>
        <w:fldChar w:fldCharType="end"/>
      </w:r>
      <w:r w:rsidR="002041F5" w:rsidRPr="00C654E9">
        <w:rPr>
          <w:sz w:val="20"/>
          <w:szCs w:val="24"/>
        </w:rPr>
        <w:fldChar w:fldCharType="begin"/>
      </w:r>
      <w:r w:rsidR="002041F5" w:rsidRPr="00C654E9">
        <w:rPr>
          <w:sz w:val="20"/>
          <w:szCs w:val="24"/>
        </w:rPr>
        <w:instrText xml:space="preserve"> REF _Ref62745113 \h  \* MERGEFORMAT </w:instrText>
      </w:r>
      <w:r w:rsidR="002041F5" w:rsidRPr="00C654E9">
        <w:rPr>
          <w:sz w:val="20"/>
          <w:szCs w:val="24"/>
        </w:rPr>
      </w:r>
      <w:r w:rsidR="002041F5" w:rsidRPr="00C654E9">
        <w:rPr>
          <w:sz w:val="20"/>
          <w:szCs w:val="24"/>
        </w:rPr>
        <w:fldChar w:fldCharType="end"/>
      </w:r>
      <w:r w:rsidR="002041F5" w:rsidRPr="00C654E9">
        <w:rPr>
          <w:sz w:val="20"/>
          <w:szCs w:val="24"/>
        </w:rPr>
        <w:t>)</w:t>
      </w:r>
      <w:r w:rsidR="002041F5" w:rsidRPr="00C654E9">
        <w:rPr>
          <w:i/>
          <w:sz w:val="20"/>
          <w:szCs w:val="24"/>
        </w:rPr>
        <w:t xml:space="preserve">   </w:t>
      </w:r>
    </w:p>
    <w:p w14:paraId="39F03FA3" w14:textId="22E2A250" w:rsidR="00354D3B" w:rsidRPr="00C654E9" w:rsidRDefault="00000000" w:rsidP="001F672B">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×LiquidManureConversion×DieselConversion</m:t>
        </m:r>
      </m:oMath>
      <w:r w:rsidR="00F95870" w:rsidRPr="00C654E9">
        <w:rPr>
          <w:b/>
        </w:rPr>
        <w:t xml:space="preserve"> </w:t>
      </w:r>
      <w:r w:rsidR="00E8022B" w:rsidRPr="00C654E9">
        <w:rPr>
          <w:b/>
        </w:rPr>
        <w:tab/>
      </w:r>
      <w:r w:rsidR="00E8022B" w:rsidRPr="00C654E9">
        <w:rPr>
          <w:b/>
        </w:rPr>
        <w:tab/>
      </w:r>
      <w:bookmarkStart w:id="922" w:name="CO2ManureEq"/>
      <w:r w:rsidR="00F95870" w:rsidRPr="00C654E9">
        <w:rPr>
          <w:b/>
        </w:rPr>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6.3.1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bookmarkEnd w:id="922"/>
    </w:p>
    <w:p w14:paraId="50C6167F" w14:textId="77777777" w:rsidR="00E8022B" w:rsidRPr="00C654E9" w:rsidRDefault="00E8022B" w:rsidP="0095242E">
      <w:pPr>
        <w:tabs>
          <w:tab w:val="clear" w:pos="2880"/>
          <w:tab w:val="clear" w:pos="9360"/>
        </w:tabs>
        <w:ind w:left="2835" w:hanging="2835"/>
        <w:rPr>
          <w:sz w:val="20"/>
        </w:rPr>
      </w:pPr>
      <w:r w:rsidRPr="00C654E9">
        <w:rPr>
          <w:sz w:val="20"/>
        </w:rPr>
        <w:t>where</w:t>
      </w:r>
    </w:p>
    <w:p w14:paraId="5A59EE83" w14:textId="77777777" w:rsidR="00354D3B" w:rsidRPr="00C654E9" w:rsidRDefault="00354D3B" w:rsidP="0095242E">
      <w:pPr>
        <w:tabs>
          <w:tab w:val="clear" w:pos="2880"/>
          <w:tab w:val="clear" w:pos="9360"/>
        </w:tabs>
        <w:spacing w:before="0"/>
        <w:ind w:left="2835" w:hanging="2835"/>
        <w:rPr>
          <w:sz w:val="20"/>
          <w:vertAlign w:val="subscript"/>
        </w:rPr>
      </w:pPr>
      <w:r w:rsidRPr="00C654E9">
        <w:rPr>
          <w:i/>
          <w:sz w:val="20"/>
        </w:rPr>
        <w:t>CO</w:t>
      </w:r>
      <w:r w:rsidRPr="00C654E9">
        <w:rPr>
          <w:i/>
          <w:sz w:val="20"/>
          <w:vertAlign w:val="subscript"/>
        </w:rPr>
        <w:t>2liquidmanure</w:t>
      </w:r>
      <w:r w:rsidRPr="00C654E9">
        <w:rPr>
          <w:i/>
          <w:sz w:val="20"/>
        </w:rPr>
        <w:tab/>
      </w:r>
      <w:r w:rsidRPr="00C654E9">
        <w:rPr>
          <w:sz w:val="20"/>
        </w:rPr>
        <w:t>CO</w:t>
      </w:r>
      <w:r w:rsidRPr="00C654E9">
        <w:rPr>
          <w:sz w:val="20"/>
          <w:vertAlign w:val="subscript"/>
        </w:rPr>
        <w:t>2</w:t>
      </w:r>
      <w:r w:rsidRPr="00C654E9">
        <w:rPr>
          <w:sz w:val="20"/>
        </w:rPr>
        <w:t xml:space="preserve"> emissions from liquid manure spreading (kg CO</w:t>
      </w:r>
      <w:r w:rsidRPr="00C654E9">
        <w:rPr>
          <w:sz w:val="20"/>
          <w:vertAlign w:val="subscript"/>
        </w:rPr>
        <w:t>2</w:t>
      </w:r>
      <w:r w:rsidRPr="00C654E9">
        <w:rPr>
          <w:sz w:val="20"/>
        </w:rPr>
        <w:t xml:space="preserve"> year</w:t>
      </w:r>
      <w:r w:rsidRPr="00C654E9">
        <w:rPr>
          <w:sz w:val="20"/>
          <w:vertAlign w:val="superscript"/>
        </w:rPr>
        <w:t>-1</w:t>
      </w:r>
      <w:r w:rsidRPr="00C654E9">
        <w:rPr>
          <w:sz w:val="20"/>
        </w:rPr>
        <w:t>)</w:t>
      </w:r>
    </w:p>
    <w:p w14:paraId="471FF267" w14:textId="77777777" w:rsidR="00354D3B" w:rsidRPr="00C654E9" w:rsidRDefault="00354D3B" w:rsidP="0095242E">
      <w:pPr>
        <w:tabs>
          <w:tab w:val="clear" w:pos="2880"/>
          <w:tab w:val="clear" w:pos="9360"/>
        </w:tabs>
        <w:spacing w:before="0"/>
        <w:ind w:left="2835" w:hanging="2835"/>
        <w:rPr>
          <w:sz w:val="20"/>
        </w:rPr>
      </w:pPr>
      <w:proofErr w:type="spellStart"/>
      <w:r w:rsidRPr="00C654E9">
        <w:rPr>
          <w:i/>
          <w:sz w:val="20"/>
        </w:rPr>
        <w:t>LiquidManureConversion</w:t>
      </w:r>
      <w:proofErr w:type="spellEnd"/>
      <w:r w:rsidRPr="00C654E9">
        <w:rPr>
          <w:sz w:val="20"/>
        </w:rPr>
        <w:tab/>
        <w:t>GJ of energy per 1000 litres of liquid manure applied (GJ 1000 litre</w:t>
      </w:r>
      <w:r w:rsidRPr="00C654E9">
        <w:rPr>
          <w:sz w:val="20"/>
          <w:vertAlign w:val="superscript"/>
        </w:rPr>
        <w:t>-1</w:t>
      </w:r>
      <w:r w:rsidRPr="00C654E9">
        <w:rPr>
          <w:sz w:val="20"/>
        </w:rPr>
        <w:t xml:space="preserve">) </w:t>
      </w:r>
    </w:p>
    <w:p w14:paraId="2FA338F4" w14:textId="77777777" w:rsidR="00354D3B" w:rsidRPr="00C654E9" w:rsidRDefault="00354D3B" w:rsidP="0095242E">
      <w:pPr>
        <w:tabs>
          <w:tab w:val="clear" w:pos="2880"/>
          <w:tab w:val="clear" w:pos="9360"/>
        </w:tabs>
        <w:spacing w:before="0"/>
        <w:ind w:left="2835" w:hanging="2835"/>
        <w:rPr>
          <w:sz w:val="20"/>
        </w:rPr>
      </w:pPr>
      <w:proofErr w:type="spellStart"/>
      <w:r w:rsidRPr="00C654E9">
        <w:rPr>
          <w:i/>
          <w:sz w:val="20"/>
        </w:rPr>
        <w:t>DieselConversion</w:t>
      </w:r>
      <w:proofErr w:type="spellEnd"/>
      <w:r w:rsidRPr="00C654E9">
        <w:rPr>
          <w:i/>
          <w:sz w:val="20"/>
        </w:rPr>
        <w:tab/>
      </w:r>
      <w:r w:rsidRPr="00C654E9">
        <w:rPr>
          <w:sz w:val="20"/>
        </w:rPr>
        <w:t>Conversion of GJ of diesel to kg CO</w:t>
      </w:r>
      <w:r w:rsidRPr="00C654E9">
        <w:rPr>
          <w:sz w:val="20"/>
          <w:vertAlign w:val="subscript"/>
        </w:rPr>
        <w:t>2</w:t>
      </w:r>
      <w:r w:rsidRPr="00C654E9">
        <w:rPr>
          <w:sz w:val="20"/>
        </w:rPr>
        <w:t xml:space="preserve"> (kg CO</w:t>
      </w:r>
      <w:r w:rsidRPr="00C654E9">
        <w:rPr>
          <w:sz w:val="20"/>
          <w:vertAlign w:val="subscript"/>
        </w:rPr>
        <w:t>2</w:t>
      </w:r>
      <w:r w:rsidRPr="00C654E9">
        <w:rPr>
          <w:sz w:val="20"/>
        </w:rPr>
        <w:t xml:space="preserve"> GJ</w:t>
      </w:r>
      <w:r w:rsidRPr="00C654E9">
        <w:rPr>
          <w:sz w:val="20"/>
          <w:vertAlign w:val="superscript"/>
        </w:rPr>
        <w:t>-1</w:t>
      </w:r>
      <w:r w:rsidRPr="00C654E9">
        <w:rPr>
          <w:sz w:val="20"/>
        </w:rPr>
        <w:t>)</w:t>
      </w:r>
    </w:p>
    <w:p w14:paraId="23CCB2D2" w14:textId="572FF994" w:rsidR="00354D3B" w:rsidRPr="00C654E9" w:rsidRDefault="00354D3B" w:rsidP="001F672B">
      <w:pPr>
        <w:pStyle w:val="Caption"/>
        <w:spacing w:line="240" w:lineRule="auto"/>
        <w:rPr>
          <w:b/>
        </w:rPr>
      </w:pPr>
      <w:r w:rsidRPr="00C654E9">
        <w:rPr>
          <w:b/>
        </w:rPr>
        <w:t xml:space="preserve">For defaults, </w:t>
      </w:r>
      <w:proofErr w:type="spellStart"/>
      <w:r w:rsidRPr="00C654E9">
        <w:rPr>
          <w:b/>
        </w:rPr>
        <w:t>Holos</w:t>
      </w:r>
      <w:proofErr w:type="spellEnd"/>
      <w:r w:rsidRPr="00C654E9">
        <w:rPr>
          <w:b/>
        </w:rPr>
        <w:t xml:space="preserve"> uses 0.0248 GJ 1000 litre</w:t>
      </w:r>
      <w:r w:rsidRPr="00C654E9">
        <w:rPr>
          <w:b/>
          <w:vertAlign w:val="superscript"/>
        </w:rPr>
        <w:t>-1</w:t>
      </w:r>
      <w:r w:rsidRPr="00C654E9">
        <w:rPr>
          <w:b/>
        </w:rPr>
        <w:t xml:space="preserve"> (M. Wiens, La Broquerie project, University of Manitoba, personal communication) and 70 kg CO</w:t>
      </w:r>
      <w:r w:rsidRPr="00C654E9">
        <w:rPr>
          <w:b/>
          <w:vertAlign w:val="subscript"/>
        </w:rPr>
        <w:t>2</w:t>
      </w:r>
      <w:r w:rsidRPr="00C654E9">
        <w:rPr>
          <w:b/>
        </w:rPr>
        <w:t xml:space="preserve"> GJ</w:t>
      </w:r>
      <w:r w:rsidRPr="00C654E9">
        <w:rPr>
          <w:b/>
          <w:vertAlign w:val="superscript"/>
        </w:rPr>
        <w:t>-1</w:t>
      </w:r>
      <w:r w:rsidRPr="00C654E9">
        <w:rPr>
          <w:b/>
        </w:rPr>
        <w:t xml:space="preserve"> for </w:t>
      </w:r>
      <w:proofErr w:type="spellStart"/>
      <w:r w:rsidRPr="00C654E9">
        <w:rPr>
          <w:b/>
          <w:i/>
        </w:rPr>
        <w:t>DieselConversion</w:t>
      </w:r>
      <w:proofErr w:type="spellEnd"/>
      <w:r w:rsidRPr="00C654E9">
        <w:rPr>
          <w:b/>
        </w:rPr>
        <w:t xml:space="preserve"> (</w:t>
      </w:r>
      <w:r w:rsidR="00782C74" w:rsidRPr="00C654E9">
        <w:rPr>
          <w:b/>
        </w:rPr>
        <w:t>ECCC</w:t>
      </w:r>
      <w:r w:rsidR="00FF2299" w:rsidRPr="00C654E9">
        <w:rPr>
          <w:b/>
        </w:rPr>
        <w:t>,</w:t>
      </w:r>
      <w:r w:rsidR="00782C74" w:rsidRPr="00C654E9">
        <w:rPr>
          <w:b/>
        </w:rPr>
        <w:t xml:space="preserve"> </w:t>
      </w:r>
      <w:r w:rsidRPr="00C654E9">
        <w:rPr>
          <w:b/>
        </w:rPr>
        <w:t>20</w:t>
      </w:r>
      <w:r w:rsidR="00782C74" w:rsidRPr="00C654E9">
        <w:rPr>
          <w:b/>
        </w:rPr>
        <w:t>22</w:t>
      </w:r>
      <w:r w:rsidRPr="00C654E9">
        <w:rPr>
          <w:b/>
        </w:rPr>
        <w:t>).</w:t>
      </w:r>
    </w:p>
    <w:p w14:paraId="7EF4F562" w14:textId="77777777" w:rsidR="00354D3B" w:rsidRPr="00C654E9" w:rsidRDefault="00354D3B" w:rsidP="001F672B">
      <w:pPr>
        <w:pStyle w:val="Caption"/>
        <w:spacing w:line="240" w:lineRule="auto"/>
        <w:rPr>
          <w:b/>
        </w:rPr>
      </w:pPr>
      <w:r w:rsidRPr="00C654E9">
        <w:rPr>
          <w:b/>
        </w:rPr>
        <w:t>This equation is used for total emission summation.</w:t>
      </w:r>
    </w:p>
    <w:p w14:paraId="16769B4D" w14:textId="572ACBA2" w:rsidR="00354D3B" w:rsidRPr="00C654E9" w:rsidRDefault="00000000"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e>
        </m:nary>
      </m:oMath>
      <w:r w:rsidR="00E8022B" w:rsidRPr="00C654E9">
        <w:rPr>
          <w:b/>
        </w:rPr>
        <w:t xml:space="preserve"> </w:t>
      </w:r>
      <w:r w:rsidR="00E8022B"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6.3.1</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3</w:t>
      </w:r>
      <w:r w:rsidR="001977CC" w:rsidRPr="00C654E9">
        <w:rPr>
          <w:b/>
        </w:rPr>
        <w:fldChar w:fldCharType="end"/>
      </w:r>
    </w:p>
    <w:p w14:paraId="5F30A59F" w14:textId="77777777" w:rsidR="00E8022B" w:rsidRPr="00C654E9" w:rsidRDefault="00E8022B" w:rsidP="001F672B">
      <w:pPr>
        <w:tabs>
          <w:tab w:val="clear" w:pos="2880"/>
          <w:tab w:val="clear" w:pos="9360"/>
        </w:tabs>
        <w:rPr>
          <w:sz w:val="20"/>
        </w:rPr>
      </w:pPr>
      <w:r w:rsidRPr="00C654E9">
        <w:rPr>
          <w:sz w:val="20"/>
        </w:rPr>
        <w:t>where</w:t>
      </w:r>
    </w:p>
    <w:p w14:paraId="684EBDFE" w14:textId="77777777" w:rsidR="00354D3B" w:rsidRPr="00C654E9" w:rsidRDefault="00354D3B" w:rsidP="001F672B">
      <w:pPr>
        <w:tabs>
          <w:tab w:val="clear" w:pos="2880"/>
          <w:tab w:val="clear" w:pos="9360"/>
        </w:tabs>
        <w:spacing w:before="0"/>
        <w:ind w:left="2835" w:hanging="2835"/>
        <w:rPr>
          <w:sz w:val="20"/>
          <w:vertAlign w:val="subscript"/>
        </w:rPr>
      </w:pPr>
      <w:r w:rsidRPr="00C654E9">
        <w:rPr>
          <w:i/>
          <w:sz w:val="20"/>
        </w:rPr>
        <w:t>Total_CO</w:t>
      </w:r>
      <w:r w:rsidRPr="00C654E9">
        <w:rPr>
          <w:i/>
          <w:sz w:val="20"/>
          <w:vertAlign w:val="subscript"/>
        </w:rPr>
        <w:t>2liquidmanure</w:t>
      </w:r>
      <w:r w:rsidRPr="00C654E9">
        <w:rPr>
          <w:i/>
          <w:sz w:val="20"/>
        </w:rPr>
        <w:tab/>
      </w:r>
      <w:r w:rsidRPr="00C654E9">
        <w:rPr>
          <w:sz w:val="20"/>
        </w:rPr>
        <w:t>Total CO</w:t>
      </w:r>
      <w:r w:rsidRPr="00C654E9">
        <w:rPr>
          <w:sz w:val="20"/>
          <w:vertAlign w:val="subscript"/>
        </w:rPr>
        <w:t>2</w:t>
      </w:r>
      <w:r w:rsidRPr="00C654E9">
        <w:rPr>
          <w:sz w:val="20"/>
        </w:rPr>
        <w:t xml:space="preserve"> emissions from liquid manure spreading (kg CO</w:t>
      </w:r>
      <w:r w:rsidRPr="00C654E9">
        <w:rPr>
          <w:sz w:val="20"/>
          <w:vertAlign w:val="subscript"/>
        </w:rPr>
        <w:t>2</w:t>
      </w:r>
      <w:r w:rsidRPr="00C654E9">
        <w:rPr>
          <w:sz w:val="20"/>
        </w:rPr>
        <w:t xml:space="preserve"> year</w:t>
      </w:r>
      <w:r w:rsidRPr="00C654E9">
        <w:rPr>
          <w:sz w:val="20"/>
          <w:vertAlign w:val="superscript"/>
        </w:rPr>
        <w:t>-1</w:t>
      </w:r>
      <w:r w:rsidRPr="00C654E9">
        <w:rPr>
          <w:sz w:val="20"/>
        </w:rPr>
        <w:t>)</w:t>
      </w:r>
    </w:p>
    <w:p w14:paraId="2FDBB56E" w14:textId="77777777" w:rsidR="00354D3B" w:rsidRPr="00C654E9" w:rsidRDefault="00354D3B" w:rsidP="008A7F5F">
      <w:pPr>
        <w:pStyle w:val="Heading3"/>
      </w:pPr>
      <w:bookmarkStart w:id="923" w:name="_Toc152758679"/>
      <w:r w:rsidRPr="00C654E9">
        <w:t>For solid manure spreading</w:t>
      </w:r>
      <w:bookmarkEnd w:id="923"/>
    </w:p>
    <w:p w14:paraId="1ACC15FA" w14:textId="1B77EB75" w:rsidR="00443651" w:rsidRPr="00C654E9" w:rsidRDefault="00000000"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443651" w:rsidRPr="00C654E9">
        <w:rPr>
          <w:b/>
        </w:rPr>
        <w:t xml:space="preserve"> </w:t>
      </w:r>
      <w:r w:rsidR="00443651"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6.3.2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1</w:t>
      </w:r>
      <w:r w:rsidR="001977CC" w:rsidRPr="00C654E9">
        <w:rPr>
          <w:b/>
        </w:rPr>
        <w:fldChar w:fldCharType="end"/>
      </w:r>
    </w:p>
    <w:p w14:paraId="2273E992" w14:textId="77777777" w:rsidR="00443651" w:rsidRPr="00C654E9" w:rsidRDefault="00443651" w:rsidP="001F672B">
      <w:pPr>
        <w:tabs>
          <w:tab w:val="clear" w:pos="2880"/>
          <w:tab w:val="clear" w:pos="9360"/>
        </w:tabs>
        <w:ind w:left="2835" w:hanging="2835"/>
        <w:rPr>
          <w:sz w:val="20"/>
        </w:rPr>
      </w:pPr>
      <w:r w:rsidRPr="00C654E9">
        <w:rPr>
          <w:sz w:val="20"/>
        </w:rPr>
        <w:t>where</w:t>
      </w:r>
    </w:p>
    <w:p w14:paraId="53D44008" w14:textId="34C92FA0" w:rsidR="00354D3B" w:rsidRPr="00C654E9" w:rsidRDefault="00354D3B" w:rsidP="001F672B">
      <w:pPr>
        <w:tabs>
          <w:tab w:val="clear" w:pos="2880"/>
          <w:tab w:val="clear" w:pos="9360"/>
        </w:tabs>
        <w:spacing w:before="0"/>
        <w:ind w:left="2835" w:hanging="2835"/>
        <w:rPr>
          <w:sz w:val="20"/>
        </w:rPr>
      </w:pPr>
      <w:proofErr w:type="spellStart"/>
      <w:r w:rsidRPr="00C654E9">
        <w:rPr>
          <w:i/>
          <w:sz w:val="20"/>
        </w:rPr>
        <w:t>Volume</w:t>
      </w:r>
      <w:r w:rsidR="004C34BB" w:rsidRPr="00C654E9">
        <w:rPr>
          <w:i/>
          <w:sz w:val="20"/>
          <w:vertAlign w:val="subscript"/>
        </w:rPr>
        <w:t>land</w:t>
      </w:r>
      <w:r w:rsidRPr="00C654E9">
        <w:rPr>
          <w:i/>
          <w:sz w:val="20"/>
          <w:vertAlign w:val="subscript"/>
        </w:rPr>
        <w:t>manure</w:t>
      </w:r>
      <w:proofErr w:type="spellEnd"/>
      <w:r w:rsidRPr="00C654E9">
        <w:rPr>
          <w:i/>
          <w:sz w:val="20"/>
        </w:rPr>
        <w:tab/>
      </w:r>
      <w:r w:rsidRPr="00C654E9">
        <w:rPr>
          <w:sz w:val="20"/>
        </w:rPr>
        <w:t xml:space="preserve">Volume of solid manure </w:t>
      </w:r>
      <w:r w:rsidR="009F71E9" w:rsidRPr="00C654E9">
        <w:rPr>
          <w:sz w:val="20"/>
        </w:rPr>
        <w:t xml:space="preserve">applied to land </w:t>
      </w:r>
      <w:r w:rsidRPr="00C654E9">
        <w:rPr>
          <w:sz w:val="20"/>
        </w:rPr>
        <w:t xml:space="preserve">(1000 </w:t>
      </w:r>
      <w:r w:rsidR="004C34BB" w:rsidRPr="00C654E9">
        <w:rPr>
          <w:sz w:val="20"/>
        </w:rPr>
        <w:t>kg</w:t>
      </w:r>
      <w:r w:rsidRPr="00C654E9">
        <w:rPr>
          <w:sz w:val="20"/>
        </w:rPr>
        <w:t>)</w:t>
      </w:r>
    </w:p>
    <w:p w14:paraId="39F01ABC" w14:textId="1CBA9A53" w:rsidR="004C34BB" w:rsidRPr="00C654E9" w:rsidRDefault="004C34BB" w:rsidP="004C34BB">
      <w:pPr>
        <w:tabs>
          <w:tab w:val="clear" w:pos="2880"/>
          <w:tab w:val="clear" w:pos="9360"/>
        </w:tabs>
        <w:spacing w:before="0"/>
        <w:ind w:left="2835" w:hanging="2835"/>
        <w:rPr>
          <w:sz w:val="20"/>
        </w:rPr>
      </w:pPr>
      <w:proofErr w:type="spellStart"/>
      <w:r w:rsidRPr="00C654E9">
        <w:rPr>
          <w:i/>
          <w:sz w:val="20"/>
        </w:rPr>
        <w:t>N</w:t>
      </w:r>
      <w:r w:rsidRPr="00C654E9">
        <w:rPr>
          <w:i/>
          <w:sz w:val="20"/>
          <w:vertAlign w:val="subscript"/>
        </w:rPr>
        <w:t>landmanure</w:t>
      </w:r>
      <w:proofErr w:type="spellEnd"/>
      <w:r w:rsidRPr="00C654E9">
        <w:rPr>
          <w:sz w:val="20"/>
        </w:rPr>
        <w:t>(</w:t>
      </w:r>
      <w:r w:rsidRPr="00C654E9">
        <w:rPr>
          <w:i/>
          <w:sz w:val="20"/>
        </w:rPr>
        <w:t>liquid)(</w:t>
      </w:r>
      <w:proofErr w:type="spellStart"/>
      <w:r w:rsidRPr="00C654E9">
        <w:rPr>
          <w:i/>
          <w:sz w:val="20"/>
        </w:rPr>
        <w:t>animalgrp</w:t>
      </w:r>
      <w:proofErr w:type="spellEnd"/>
      <w:r w:rsidRPr="00C654E9">
        <w:rPr>
          <w:i/>
          <w:sz w:val="20"/>
        </w:rPr>
        <w:t>)</w:t>
      </w:r>
      <w:r w:rsidR="00C714FA" w:rsidRPr="00C654E9">
        <w:rPr>
          <w:i/>
          <w:sz w:val="20"/>
          <w:szCs w:val="24"/>
        </w:rPr>
        <w:tab/>
      </w:r>
      <w:r w:rsidRPr="00C654E9">
        <w:rPr>
          <w:sz w:val="20"/>
        </w:rPr>
        <w:t xml:space="preserve">Total N (kg) from land-applied solid manure, by animal group, calculated using </w:t>
      </w:r>
      <w:r w:rsidRPr="00C654E9">
        <w:rPr>
          <w:sz w:val="20"/>
        </w:rPr>
        <w:fldChar w:fldCharType="begin"/>
      </w:r>
      <w:r w:rsidRPr="00C654E9">
        <w:rPr>
          <w:sz w:val="20"/>
        </w:rPr>
        <w:instrText xml:space="preserve"> REF Total_NLandManure_SumAnimalGroups_Eq \h  \* MERGEFORMAT </w:instrText>
      </w:r>
      <w:r w:rsidRPr="00C654E9">
        <w:rPr>
          <w:sz w:val="20"/>
        </w:rPr>
      </w:r>
      <w:r w:rsidRPr="00C654E9">
        <w:rPr>
          <w:sz w:val="20"/>
        </w:rPr>
        <w:fldChar w:fldCharType="separate"/>
      </w:r>
      <w:r w:rsidRPr="00C654E9">
        <w:rPr>
          <w:b/>
          <w:sz w:val="20"/>
        </w:rPr>
        <w:t xml:space="preserve">Eq. </w:t>
      </w:r>
      <w:r w:rsidRPr="00C654E9">
        <w:rPr>
          <w:b/>
          <w:noProof/>
          <w:sz w:val="20"/>
        </w:rPr>
        <w:t>4.5.2</w:t>
      </w:r>
      <w:r w:rsidRPr="00C654E9">
        <w:rPr>
          <w:b/>
          <w:sz w:val="20"/>
        </w:rPr>
        <w:noBreakHyphen/>
      </w:r>
      <w:r w:rsidRPr="00C654E9">
        <w:rPr>
          <w:b/>
          <w:noProof/>
          <w:sz w:val="20"/>
        </w:rPr>
        <w:t>6</w:t>
      </w:r>
      <w:r w:rsidRPr="00C654E9">
        <w:rPr>
          <w:sz w:val="20"/>
        </w:rPr>
        <w:fldChar w:fldCharType="end"/>
      </w:r>
      <w:r w:rsidRPr="00C654E9">
        <w:rPr>
          <w:sz w:val="20"/>
        </w:rPr>
        <w:t xml:space="preserve"> for solid beef and dairy manure, </w:t>
      </w:r>
      <w:r w:rsidRPr="00C654E9">
        <w:rPr>
          <w:sz w:val="20"/>
        </w:rPr>
        <w:fldChar w:fldCharType="begin"/>
      </w:r>
      <w:r w:rsidRPr="00C654E9">
        <w:rPr>
          <w:sz w:val="20"/>
        </w:rPr>
        <w:instrText xml:space="preserve"> REF Nlandmanure_Poultry_Eq \h  \* MERGEFORMAT </w:instrText>
      </w:r>
      <w:r w:rsidRPr="00C654E9">
        <w:rPr>
          <w:sz w:val="20"/>
        </w:rPr>
      </w:r>
      <w:r w:rsidRPr="00C654E9">
        <w:rPr>
          <w:sz w:val="20"/>
        </w:rPr>
        <w:fldChar w:fldCharType="separate"/>
      </w:r>
      <w:r w:rsidRPr="00C654E9">
        <w:rPr>
          <w:b/>
          <w:sz w:val="20"/>
        </w:rPr>
        <w:t xml:space="preserve">Eq. </w:t>
      </w:r>
      <w:r w:rsidRPr="00C654E9">
        <w:rPr>
          <w:b/>
          <w:noProof/>
          <w:sz w:val="20"/>
        </w:rPr>
        <w:t>4.5.2</w:t>
      </w:r>
      <w:r w:rsidRPr="00C654E9">
        <w:rPr>
          <w:b/>
          <w:sz w:val="20"/>
        </w:rPr>
        <w:noBreakHyphen/>
      </w:r>
      <w:r w:rsidRPr="00C654E9">
        <w:rPr>
          <w:b/>
          <w:noProof/>
          <w:sz w:val="20"/>
        </w:rPr>
        <w:t>16</w:t>
      </w:r>
      <w:r w:rsidRPr="00C654E9">
        <w:rPr>
          <w:sz w:val="20"/>
        </w:rPr>
        <w:fldChar w:fldCharType="end"/>
      </w:r>
      <w:r w:rsidRPr="00C654E9">
        <w:rPr>
          <w:sz w:val="20"/>
        </w:rPr>
        <w:t xml:space="preserve"> and </w:t>
      </w:r>
      <w:r w:rsidRPr="00C654E9">
        <w:rPr>
          <w:sz w:val="20"/>
        </w:rPr>
        <w:fldChar w:fldCharType="begin"/>
      </w:r>
      <w:r w:rsidRPr="00C654E9">
        <w:rPr>
          <w:sz w:val="20"/>
        </w:rPr>
        <w:instrText xml:space="preserve"> REF Nlandmanure_SheepSwineOther_Eq \h  \* MERGEFORMAT </w:instrText>
      </w:r>
      <w:r w:rsidRPr="00C654E9">
        <w:rPr>
          <w:sz w:val="20"/>
        </w:rPr>
      </w:r>
      <w:r w:rsidRPr="00C654E9">
        <w:rPr>
          <w:sz w:val="20"/>
        </w:rPr>
        <w:fldChar w:fldCharType="separate"/>
      </w:r>
      <w:r w:rsidRPr="00C654E9">
        <w:rPr>
          <w:b/>
          <w:sz w:val="20"/>
        </w:rPr>
        <w:t xml:space="preserve">Eq. </w:t>
      </w:r>
      <w:r w:rsidRPr="00C654E9">
        <w:rPr>
          <w:b/>
          <w:noProof/>
          <w:sz w:val="20"/>
        </w:rPr>
        <w:t>4.5.2</w:t>
      </w:r>
      <w:r w:rsidRPr="00C654E9">
        <w:rPr>
          <w:b/>
          <w:sz w:val="20"/>
        </w:rPr>
        <w:noBreakHyphen/>
      </w:r>
      <w:r w:rsidRPr="00C654E9">
        <w:rPr>
          <w:b/>
          <w:noProof/>
          <w:sz w:val="20"/>
        </w:rPr>
        <w:t>22</w:t>
      </w:r>
      <w:r w:rsidRPr="00C654E9">
        <w:rPr>
          <w:sz w:val="20"/>
        </w:rPr>
        <w:fldChar w:fldCharType="end"/>
      </w:r>
      <w:r w:rsidRPr="00C654E9">
        <w:rPr>
          <w:sz w:val="20"/>
        </w:rPr>
        <w:t xml:space="preserve"> for solid manure from all other livestock groups)</w:t>
      </w:r>
    </w:p>
    <w:p w14:paraId="3B356FDB" w14:textId="47D7B750" w:rsidR="002041F5" w:rsidRPr="00C654E9" w:rsidRDefault="006C2A0A" w:rsidP="001F672B">
      <w:pPr>
        <w:tabs>
          <w:tab w:val="clear" w:pos="2880"/>
          <w:tab w:val="clear" w:pos="9360"/>
        </w:tabs>
        <w:spacing w:before="0"/>
        <w:ind w:left="2835" w:hanging="2835"/>
        <w:rPr>
          <w:sz w:val="20"/>
        </w:rPr>
      </w:pPr>
      <w:proofErr w:type="spellStart"/>
      <w:r w:rsidRPr="00C654E9">
        <w:rPr>
          <w:rFonts w:cstheme="minorHAnsi"/>
          <w:i/>
          <w:sz w:val="20"/>
        </w:rPr>
        <w:t>N</w:t>
      </w:r>
      <w:r w:rsidRPr="00C654E9">
        <w:rPr>
          <w:rFonts w:cstheme="minorHAnsi"/>
          <w:i/>
          <w:sz w:val="20"/>
          <w:vertAlign w:val="subscript"/>
        </w:rPr>
        <w:t>content</w:t>
      </w:r>
      <w:proofErr w:type="spellEnd"/>
      <w:r w:rsidR="002041F5" w:rsidRPr="00C654E9">
        <w:rPr>
          <w:i/>
          <w:sz w:val="20"/>
          <w:szCs w:val="24"/>
          <w:vertAlign w:val="subscript"/>
        </w:rPr>
        <w:tab/>
      </w:r>
      <w:r w:rsidR="001D23A0" w:rsidRPr="00C654E9">
        <w:rPr>
          <w:sz w:val="20"/>
          <w:szCs w:val="24"/>
        </w:rPr>
        <w:t xml:space="preserve">N </w:t>
      </w:r>
      <w:r w:rsidR="004B2B38" w:rsidRPr="00C654E9">
        <w:rPr>
          <w:sz w:val="20"/>
          <w:szCs w:val="24"/>
        </w:rPr>
        <w:t xml:space="preserve">content </w:t>
      </w:r>
      <w:r w:rsidR="002041F5" w:rsidRPr="00C654E9">
        <w:rPr>
          <w:sz w:val="20"/>
          <w:szCs w:val="24"/>
        </w:rPr>
        <w:t xml:space="preserve">of </w:t>
      </w:r>
      <w:r w:rsidR="004C34BB" w:rsidRPr="00C654E9">
        <w:rPr>
          <w:sz w:val="20"/>
          <w:szCs w:val="24"/>
        </w:rPr>
        <w:t xml:space="preserve">solid </w:t>
      </w:r>
      <w:r w:rsidR="002041F5" w:rsidRPr="00C654E9">
        <w:rPr>
          <w:sz w:val="20"/>
          <w:szCs w:val="24"/>
        </w:rPr>
        <w:t xml:space="preserve">manure </w:t>
      </w:r>
      <w:r w:rsidR="004C34BB" w:rsidRPr="00C654E9">
        <w:rPr>
          <w:sz w:val="20"/>
          <w:szCs w:val="24"/>
        </w:rPr>
        <w:t>(%</w:t>
      </w:r>
      <w:r w:rsidR="002041F5" w:rsidRPr="00C654E9">
        <w:rPr>
          <w:sz w:val="20"/>
          <w:szCs w:val="24"/>
        </w:rPr>
        <w:t xml:space="preserve"> wet weight)</w:t>
      </w:r>
      <w:r w:rsidR="004C34BB" w:rsidRPr="00C654E9">
        <w:rPr>
          <w:sz w:val="20"/>
          <w:szCs w:val="24"/>
        </w:rPr>
        <w:t xml:space="preserve">, by manure management system </w:t>
      </w:r>
      <w:r w:rsidR="002041F5" w:rsidRPr="00C654E9">
        <w:rPr>
          <w:sz w:val="20"/>
          <w:szCs w:val="24"/>
        </w:rPr>
        <w:t>(</w:t>
      </w:r>
      <w:r w:rsidR="002041F5" w:rsidRPr="00C654E9">
        <w:rPr>
          <w:b/>
          <w:sz w:val="20"/>
          <w:szCs w:val="24"/>
        </w:rPr>
        <w:fldChar w:fldCharType="begin"/>
      </w:r>
      <w:r w:rsidR="002041F5" w:rsidRPr="00C654E9">
        <w:rPr>
          <w:b/>
          <w:sz w:val="20"/>
          <w:szCs w:val="24"/>
        </w:rPr>
        <w:instrText xml:space="preserve"> REF _Ref62838004 \h  \* MERGEFORMAT </w:instrText>
      </w:r>
      <w:r w:rsidR="002041F5" w:rsidRPr="00C654E9">
        <w:rPr>
          <w:b/>
          <w:sz w:val="20"/>
          <w:szCs w:val="24"/>
        </w:rPr>
      </w:r>
      <w:r w:rsidR="002041F5" w:rsidRPr="00C654E9">
        <w:rPr>
          <w:b/>
          <w:sz w:val="20"/>
          <w:szCs w:val="24"/>
        </w:rPr>
        <w:fldChar w:fldCharType="separate"/>
      </w:r>
      <w:r w:rsidR="006F6BBB" w:rsidRPr="00C654E9">
        <w:rPr>
          <w:b/>
          <w:sz w:val="20"/>
          <w:szCs w:val="24"/>
        </w:rPr>
        <w:t>Table 6</w:t>
      </w:r>
      <w:r w:rsidR="002041F5" w:rsidRPr="00C654E9">
        <w:rPr>
          <w:b/>
          <w:sz w:val="20"/>
          <w:szCs w:val="24"/>
        </w:rPr>
        <w:fldChar w:fldCharType="end"/>
      </w:r>
      <w:r w:rsidR="002041F5" w:rsidRPr="00C654E9">
        <w:rPr>
          <w:sz w:val="20"/>
          <w:szCs w:val="24"/>
        </w:rPr>
        <w:fldChar w:fldCharType="begin"/>
      </w:r>
      <w:r w:rsidR="002041F5" w:rsidRPr="00C654E9">
        <w:rPr>
          <w:sz w:val="20"/>
          <w:szCs w:val="24"/>
        </w:rPr>
        <w:instrText xml:space="preserve"> REF _Ref62745113 \h  \* MERGEFORMAT </w:instrText>
      </w:r>
      <w:r w:rsidR="002041F5" w:rsidRPr="00C654E9">
        <w:rPr>
          <w:sz w:val="20"/>
          <w:szCs w:val="24"/>
        </w:rPr>
      </w:r>
      <w:r w:rsidR="002041F5" w:rsidRPr="00C654E9">
        <w:rPr>
          <w:sz w:val="20"/>
          <w:szCs w:val="24"/>
        </w:rPr>
        <w:fldChar w:fldCharType="end"/>
      </w:r>
      <w:r w:rsidR="002041F5" w:rsidRPr="00C654E9">
        <w:rPr>
          <w:sz w:val="20"/>
          <w:szCs w:val="24"/>
        </w:rPr>
        <w:t>)</w:t>
      </w:r>
      <w:r w:rsidR="002041F5" w:rsidRPr="00C654E9">
        <w:rPr>
          <w:i/>
          <w:sz w:val="20"/>
          <w:szCs w:val="24"/>
        </w:rPr>
        <w:t xml:space="preserve">   </w:t>
      </w:r>
    </w:p>
    <w:p w14:paraId="7CFCBCD1" w14:textId="00E9E1C8" w:rsidR="001B2F50" w:rsidRPr="00C654E9" w:rsidRDefault="00000000" w:rsidP="001F672B">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×SolidManureConversion×DieselConversion</m:t>
        </m:r>
      </m:oMath>
      <w:r w:rsidR="001B2F50" w:rsidRPr="00C654E9">
        <w:rPr>
          <w:b/>
        </w:rPr>
        <w:t xml:space="preserve"> </w:t>
      </w:r>
      <w:r w:rsidR="001B2F50" w:rsidRPr="00C654E9">
        <w:rPr>
          <w:b/>
        </w:rPr>
        <w:tab/>
      </w:r>
      <w:r w:rsidR="001B2F50"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6.3.2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2</w:t>
      </w:r>
      <w:r w:rsidR="001977CC" w:rsidRPr="00C654E9">
        <w:rPr>
          <w:b/>
        </w:rPr>
        <w:fldChar w:fldCharType="end"/>
      </w:r>
    </w:p>
    <w:p w14:paraId="06E49092" w14:textId="77777777" w:rsidR="001B2F50" w:rsidRPr="00C654E9" w:rsidRDefault="001B2F50" w:rsidP="001F672B">
      <w:pPr>
        <w:tabs>
          <w:tab w:val="clear" w:pos="2880"/>
          <w:tab w:val="clear" w:pos="9360"/>
        </w:tabs>
        <w:ind w:left="2835" w:hanging="2835"/>
        <w:rPr>
          <w:sz w:val="20"/>
        </w:rPr>
      </w:pPr>
      <w:r w:rsidRPr="00C654E9">
        <w:rPr>
          <w:sz w:val="20"/>
        </w:rPr>
        <w:t>where</w:t>
      </w:r>
    </w:p>
    <w:p w14:paraId="098AE139" w14:textId="77777777" w:rsidR="00354D3B" w:rsidRPr="00C654E9" w:rsidRDefault="00354D3B" w:rsidP="001F672B">
      <w:pPr>
        <w:tabs>
          <w:tab w:val="clear" w:pos="2880"/>
          <w:tab w:val="clear" w:pos="9360"/>
        </w:tabs>
        <w:spacing w:before="0"/>
        <w:ind w:left="2835" w:hanging="2835"/>
        <w:rPr>
          <w:sz w:val="20"/>
        </w:rPr>
      </w:pPr>
      <w:r w:rsidRPr="00C654E9">
        <w:rPr>
          <w:i/>
          <w:sz w:val="20"/>
        </w:rPr>
        <w:t>CO</w:t>
      </w:r>
      <w:r w:rsidRPr="00C654E9">
        <w:rPr>
          <w:i/>
          <w:sz w:val="20"/>
          <w:vertAlign w:val="subscript"/>
        </w:rPr>
        <w:t>2solidmanure</w:t>
      </w:r>
      <w:r w:rsidRPr="00C654E9">
        <w:rPr>
          <w:i/>
          <w:sz w:val="20"/>
        </w:rPr>
        <w:tab/>
      </w:r>
      <w:r w:rsidRPr="00C654E9">
        <w:rPr>
          <w:sz w:val="20"/>
        </w:rPr>
        <w:t>CO</w:t>
      </w:r>
      <w:r w:rsidRPr="00C654E9">
        <w:rPr>
          <w:sz w:val="20"/>
          <w:vertAlign w:val="subscript"/>
        </w:rPr>
        <w:t>2</w:t>
      </w:r>
      <w:r w:rsidRPr="00C654E9">
        <w:rPr>
          <w:sz w:val="20"/>
        </w:rPr>
        <w:t xml:space="preserve"> emissions from solid manure spreading (kg CO</w:t>
      </w:r>
      <w:r w:rsidRPr="00C654E9">
        <w:rPr>
          <w:sz w:val="20"/>
          <w:vertAlign w:val="subscript"/>
        </w:rPr>
        <w:t>2</w:t>
      </w:r>
      <w:r w:rsidRPr="00C654E9">
        <w:rPr>
          <w:sz w:val="20"/>
        </w:rPr>
        <w:t xml:space="preserve"> year</w:t>
      </w:r>
      <w:r w:rsidRPr="00C654E9">
        <w:rPr>
          <w:sz w:val="20"/>
          <w:vertAlign w:val="superscript"/>
        </w:rPr>
        <w:t>-1</w:t>
      </w:r>
      <w:r w:rsidRPr="00C654E9">
        <w:rPr>
          <w:sz w:val="20"/>
        </w:rPr>
        <w:t>)</w:t>
      </w:r>
    </w:p>
    <w:p w14:paraId="2FEEF351" w14:textId="14F109DB" w:rsidR="00354D3B" w:rsidRPr="00C654E9" w:rsidRDefault="00354D3B" w:rsidP="001F672B">
      <w:pPr>
        <w:tabs>
          <w:tab w:val="clear" w:pos="2880"/>
          <w:tab w:val="clear" w:pos="9360"/>
        </w:tabs>
        <w:spacing w:before="0"/>
        <w:ind w:left="2835" w:hanging="2835"/>
        <w:rPr>
          <w:sz w:val="20"/>
        </w:rPr>
      </w:pPr>
      <w:proofErr w:type="spellStart"/>
      <w:r w:rsidRPr="00C654E9">
        <w:rPr>
          <w:i/>
          <w:sz w:val="20"/>
        </w:rPr>
        <w:t>SolidManureConversion</w:t>
      </w:r>
      <w:proofErr w:type="spellEnd"/>
      <w:r w:rsidRPr="00C654E9">
        <w:rPr>
          <w:sz w:val="20"/>
        </w:rPr>
        <w:tab/>
        <w:t xml:space="preserve">GJ of energy per 1000 </w:t>
      </w:r>
      <w:r w:rsidR="009F71E9" w:rsidRPr="00C654E9">
        <w:rPr>
          <w:sz w:val="20"/>
        </w:rPr>
        <w:t>kg</w:t>
      </w:r>
      <w:r w:rsidRPr="00C654E9">
        <w:rPr>
          <w:sz w:val="20"/>
        </w:rPr>
        <w:t xml:space="preserve"> of solid manure applied (GJ 1000 litre</w:t>
      </w:r>
      <w:r w:rsidRPr="00C654E9">
        <w:rPr>
          <w:sz w:val="20"/>
          <w:vertAlign w:val="superscript"/>
        </w:rPr>
        <w:t>-1</w:t>
      </w:r>
      <w:r w:rsidRPr="00C654E9">
        <w:rPr>
          <w:sz w:val="20"/>
        </w:rPr>
        <w:t>)</w:t>
      </w:r>
    </w:p>
    <w:p w14:paraId="7CF93952" w14:textId="155A3B3D" w:rsidR="00354D3B" w:rsidRPr="00C654E9" w:rsidRDefault="00354D3B" w:rsidP="001F672B">
      <w:pPr>
        <w:pStyle w:val="Caption"/>
        <w:spacing w:line="240" w:lineRule="auto"/>
        <w:rPr>
          <w:b/>
        </w:rPr>
      </w:pPr>
      <w:r w:rsidRPr="00C654E9">
        <w:rPr>
          <w:b/>
        </w:rPr>
        <w:lastRenderedPageBreak/>
        <w:t xml:space="preserve">For defaults, </w:t>
      </w:r>
      <w:proofErr w:type="spellStart"/>
      <w:r w:rsidRPr="00C654E9">
        <w:rPr>
          <w:b/>
        </w:rPr>
        <w:t>Holos</w:t>
      </w:r>
      <w:proofErr w:type="spellEnd"/>
      <w:r w:rsidRPr="00C654E9">
        <w:rPr>
          <w:b/>
        </w:rPr>
        <w:t xml:space="preserve"> uses 0.0248 GJ 1000 litre</w:t>
      </w:r>
      <w:r w:rsidRPr="00C654E9">
        <w:rPr>
          <w:b/>
          <w:vertAlign w:val="superscript"/>
        </w:rPr>
        <w:t>-1</w:t>
      </w:r>
      <w:r w:rsidRPr="00C654E9">
        <w:rPr>
          <w:b/>
        </w:rPr>
        <w:t xml:space="preserve"> (M. Wiens, La Broquerie project, University of Manitoba, personal communication) and 70 kg CO</w:t>
      </w:r>
      <w:r w:rsidRPr="00C654E9">
        <w:rPr>
          <w:b/>
          <w:vertAlign w:val="subscript"/>
        </w:rPr>
        <w:t>2</w:t>
      </w:r>
      <w:r w:rsidRPr="00C654E9">
        <w:rPr>
          <w:b/>
        </w:rPr>
        <w:t xml:space="preserve"> GJ</w:t>
      </w:r>
      <w:r w:rsidRPr="00C654E9">
        <w:rPr>
          <w:b/>
          <w:vertAlign w:val="superscript"/>
        </w:rPr>
        <w:t>-1</w:t>
      </w:r>
      <w:r w:rsidRPr="00C654E9">
        <w:rPr>
          <w:b/>
        </w:rPr>
        <w:t xml:space="preserve"> for </w:t>
      </w:r>
      <w:proofErr w:type="spellStart"/>
      <w:r w:rsidRPr="00C654E9">
        <w:rPr>
          <w:b/>
          <w:i/>
        </w:rPr>
        <w:t>DieselConversion</w:t>
      </w:r>
      <w:proofErr w:type="spellEnd"/>
      <w:r w:rsidRPr="00C654E9">
        <w:rPr>
          <w:b/>
        </w:rPr>
        <w:t xml:space="preserve"> (</w:t>
      </w:r>
      <w:r w:rsidR="00E738B4" w:rsidRPr="00C654E9">
        <w:rPr>
          <w:b/>
        </w:rPr>
        <w:t>ECCC 2022</w:t>
      </w:r>
      <w:r w:rsidRPr="00C654E9">
        <w:rPr>
          <w:b/>
        </w:rPr>
        <w:t>).</w:t>
      </w:r>
    </w:p>
    <w:p w14:paraId="00190943" w14:textId="77777777" w:rsidR="00354D3B" w:rsidRPr="00C654E9" w:rsidRDefault="00354D3B" w:rsidP="001F672B">
      <w:pPr>
        <w:pStyle w:val="Caption"/>
        <w:spacing w:line="240" w:lineRule="auto"/>
        <w:rPr>
          <w:b/>
        </w:rPr>
      </w:pPr>
      <w:r w:rsidRPr="00C654E9">
        <w:rPr>
          <w:b/>
        </w:rPr>
        <w:t>This equation is used for total emission summation.</w:t>
      </w:r>
    </w:p>
    <w:p w14:paraId="5B84F63A" w14:textId="78807409" w:rsidR="001B2F50" w:rsidRPr="00C654E9" w:rsidRDefault="00000000"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e>
        </m:nary>
      </m:oMath>
      <w:r w:rsidR="001B2F50" w:rsidRPr="00C654E9">
        <w:rPr>
          <w:b/>
        </w:rPr>
        <w:t xml:space="preserve"> </w:t>
      </w:r>
      <w:r w:rsidR="001B2F50" w:rsidRPr="00C654E9">
        <w:rPr>
          <w:b/>
        </w:rPr>
        <w:tab/>
        <w:t xml:space="preserve">Eq. </w:t>
      </w:r>
      <w:r w:rsidR="001977CC" w:rsidRPr="00C654E9">
        <w:rPr>
          <w:b/>
        </w:rPr>
        <w:fldChar w:fldCharType="begin"/>
      </w:r>
      <w:r w:rsidR="001977CC" w:rsidRPr="00C654E9">
        <w:rPr>
          <w:b/>
        </w:rPr>
        <w:instrText xml:space="preserve"> STYLEREF 3 \s </w:instrText>
      </w:r>
      <w:r w:rsidR="001977CC" w:rsidRPr="00C654E9">
        <w:rPr>
          <w:b/>
        </w:rPr>
        <w:fldChar w:fldCharType="separate"/>
      </w:r>
      <w:r w:rsidR="001977CC" w:rsidRPr="00C654E9">
        <w:rPr>
          <w:b/>
          <w:noProof/>
        </w:rPr>
        <w:t>6.3.2</w:t>
      </w:r>
      <w:r w:rsidR="001977CC" w:rsidRPr="00C654E9">
        <w:rPr>
          <w:b/>
        </w:rPr>
        <w:fldChar w:fldCharType="end"/>
      </w:r>
      <w:r w:rsidR="001977CC" w:rsidRPr="00C654E9">
        <w:rPr>
          <w:b/>
        </w:rPr>
        <w:noBreakHyphen/>
      </w:r>
      <w:r w:rsidR="001977CC" w:rsidRPr="00C654E9">
        <w:rPr>
          <w:b/>
        </w:rPr>
        <w:fldChar w:fldCharType="begin"/>
      </w:r>
      <w:r w:rsidR="001977CC" w:rsidRPr="00C654E9">
        <w:rPr>
          <w:b/>
        </w:rPr>
        <w:instrText xml:space="preserve"> SEQ Eq. \* ARABIC \s 3 </w:instrText>
      </w:r>
      <w:r w:rsidR="001977CC" w:rsidRPr="00C654E9">
        <w:rPr>
          <w:b/>
        </w:rPr>
        <w:fldChar w:fldCharType="separate"/>
      </w:r>
      <w:r w:rsidR="001977CC" w:rsidRPr="00C654E9">
        <w:rPr>
          <w:b/>
          <w:noProof/>
        </w:rPr>
        <w:t>3</w:t>
      </w:r>
      <w:r w:rsidR="001977CC" w:rsidRPr="00C654E9">
        <w:rPr>
          <w:b/>
        </w:rPr>
        <w:fldChar w:fldCharType="end"/>
      </w:r>
    </w:p>
    <w:p w14:paraId="16E6F354" w14:textId="77777777" w:rsidR="001B2F50" w:rsidRPr="00C654E9" w:rsidRDefault="001B2F50" w:rsidP="001F672B">
      <w:pPr>
        <w:tabs>
          <w:tab w:val="clear" w:pos="2880"/>
          <w:tab w:val="clear" w:pos="9360"/>
        </w:tabs>
        <w:ind w:left="2835" w:hanging="2835"/>
        <w:rPr>
          <w:sz w:val="20"/>
        </w:rPr>
      </w:pPr>
      <w:r w:rsidRPr="00C654E9">
        <w:rPr>
          <w:sz w:val="20"/>
        </w:rPr>
        <w:t>where</w:t>
      </w:r>
    </w:p>
    <w:p w14:paraId="35119FFA" w14:textId="2F0BE7D2" w:rsidR="00354D3B" w:rsidRPr="00C654E9" w:rsidRDefault="00354D3B" w:rsidP="001F672B">
      <w:pPr>
        <w:tabs>
          <w:tab w:val="clear" w:pos="2880"/>
          <w:tab w:val="clear" w:pos="9360"/>
        </w:tabs>
        <w:spacing w:before="0"/>
        <w:ind w:left="2835" w:hanging="2835"/>
        <w:rPr>
          <w:sz w:val="20"/>
        </w:rPr>
      </w:pPr>
      <w:r w:rsidRPr="00C654E9">
        <w:rPr>
          <w:i/>
          <w:sz w:val="20"/>
        </w:rPr>
        <w:t>Total_CO</w:t>
      </w:r>
      <w:r w:rsidRPr="00C654E9">
        <w:rPr>
          <w:i/>
          <w:sz w:val="20"/>
          <w:vertAlign w:val="subscript"/>
        </w:rPr>
        <w:t>2solidmanure</w:t>
      </w:r>
      <w:r w:rsidRPr="00C654E9">
        <w:rPr>
          <w:i/>
          <w:sz w:val="20"/>
        </w:rPr>
        <w:tab/>
      </w:r>
      <w:r w:rsidRPr="00C654E9">
        <w:rPr>
          <w:sz w:val="20"/>
        </w:rPr>
        <w:t>Total CO</w:t>
      </w:r>
      <w:r w:rsidRPr="00C654E9">
        <w:rPr>
          <w:sz w:val="20"/>
          <w:vertAlign w:val="subscript"/>
        </w:rPr>
        <w:t>2</w:t>
      </w:r>
      <w:r w:rsidRPr="00C654E9">
        <w:rPr>
          <w:sz w:val="20"/>
        </w:rPr>
        <w:t xml:space="preserve"> emissions from solid manure spreading (kg CO</w:t>
      </w:r>
      <w:r w:rsidRPr="00C654E9">
        <w:rPr>
          <w:sz w:val="20"/>
          <w:vertAlign w:val="subscript"/>
        </w:rPr>
        <w:t>2</w:t>
      </w:r>
      <w:r w:rsidRPr="00C654E9">
        <w:rPr>
          <w:sz w:val="20"/>
        </w:rPr>
        <w:t xml:space="preserve"> year</w:t>
      </w:r>
      <w:r w:rsidRPr="00C654E9">
        <w:rPr>
          <w:sz w:val="20"/>
          <w:vertAlign w:val="superscript"/>
        </w:rPr>
        <w:t>-1</w:t>
      </w:r>
      <w:r w:rsidRPr="00C654E9">
        <w:rPr>
          <w:sz w:val="20"/>
        </w:rPr>
        <w:t>)</w:t>
      </w:r>
    </w:p>
    <w:p w14:paraId="76C92765" w14:textId="5DA58F6E" w:rsidR="00782C74" w:rsidRPr="00C654E9" w:rsidRDefault="00782C74" w:rsidP="00782C74">
      <w:pPr>
        <w:pStyle w:val="Heading2"/>
      </w:pPr>
      <w:bookmarkStart w:id="924" w:name="_Toc152758680"/>
      <w:r w:rsidRPr="00C654E9">
        <w:t>References</w:t>
      </w:r>
      <w:bookmarkEnd w:id="924"/>
    </w:p>
    <w:p w14:paraId="353E7EB1" w14:textId="294E4310" w:rsidR="00E738B4" w:rsidRPr="00C654E9" w:rsidRDefault="00E738B4" w:rsidP="00E738B4">
      <w:pPr>
        <w:tabs>
          <w:tab w:val="left" w:pos="2160"/>
          <w:tab w:val="right" w:pos="8640"/>
          <w:tab w:val="right" w:pos="8820"/>
        </w:tabs>
        <w:ind w:left="284" w:hanging="284"/>
        <w:rPr>
          <w:sz w:val="20"/>
        </w:rPr>
      </w:pPr>
      <w:r w:rsidRPr="00C654E9">
        <w:rPr>
          <w:sz w:val="20"/>
        </w:rPr>
        <w:t>Dyer, J.A. and R.L. Desjardins. 2006. An integrated index of electrical energy use in Canadian agriculture with implications for greenhouse gas emissions. Biosystems Engineering 95 (3): 449-460.</w:t>
      </w:r>
      <w:r w:rsidRPr="00C654E9">
        <w:t xml:space="preserve"> </w:t>
      </w:r>
      <w:hyperlink r:id="rId398" w:history="1">
        <w:r w:rsidRPr="00C654E9">
          <w:rPr>
            <w:rStyle w:val="Hyperlink"/>
            <w:sz w:val="20"/>
          </w:rPr>
          <w:t>https://doi.org/10.1016/j.biosystemseng.2006.07.013</w:t>
        </w:r>
      </w:hyperlink>
      <w:r w:rsidRPr="00C654E9">
        <w:rPr>
          <w:sz w:val="20"/>
        </w:rPr>
        <w:t xml:space="preserve"> </w:t>
      </w:r>
    </w:p>
    <w:p w14:paraId="398F1249" w14:textId="04CC2D50" w:rsidR="00E738B4" w:rsidRPr="00C654E9" w:rsidRDefault="00E738B4" w:rsidP="00E738B4">
      <w:pPr>
        <w:tabs>
          <w:tab w:val="left" w:pos="2160"/>
          <w:tab w:val="right" w:pos="8640"/>
          <w:tab w:val="right" w:pos="8820"/>
        </w:tabs>
        <w:ind w:left="284" w:hanging="284"/>
        <w:jc w:val="both"/>
        <w:rPr>
          <w:sz w:val="20"/>
        </w:rPr>
      </w:pPr>
      <w:r w:rsidRPr="00C654E9">
        <w:rPr>
          <w:color w:val="000000"/>
          <w:sz w:val="20"/>
        </w:rPr>
        <w:t>Dyer, J.A. and R.L. Desjardins. 2007. Energy based GHG emissions from Canadian agriculture. Journal of the Energy Institute 80(2): 93-95.</w:t>
      </w:r>
      <w:r w:rsidRPr="00C654E9">
        <w:rPr>
          <w:sz w:val="20"/>
        </w:rPr>
        <w:t xml:space="preserve"> </w:t>
      </w:r>
      <w:hyperlink r:id="rId399" w:history="1">
        <w:r w:rsidRPr="00C654E9">
          <w:rPr>
            <w:rStyle w:val="Hyperlink"/>
            <w:sz w:val="20"/>
          </w:rPr>
          <w:t>https://doi.org/10.1016/10.1179/174602207X187203</w:t>
        </w:r>
      </w:hyperlink>
      <w:r w:rsidRPr="00C654E9">
        <w:rPr>
          <w:color w:val="000000"/>
          <w:sz w:val="20"/>
        </w:rPr>
        <w:t xml:space="preserve"> </w:t>
      </w:r>
    </w:p>
    <w:p w14:paraId="6A7CCF08" w14:textId="083EBB9F" w:rsidR="0090125B" w:rsidRPr="00C654E9" w:rsidRDefault="0090125B" w:rsidP="0090125B">
      <w:pPr>
        <w:ind w:left="284" w:hanging="284"/>
        <w:rPr>
          <w:rFonts w:cstheme="minorHAnsi"/>
          <w:sz w:val="20"/>
        </w:rPr>
      </w:pPr>
      <w:r w:rsidRPr="00C654E9">
        <w:rPr>
          <w:rFonts w:cstheme="minorHAnsi"/>
          <w:sz w:val="20"/>
        </w:rPr>
        <w:t>ECCC</w:t>
      </w:r>
      <w:r w:rsidR="00CC76D9" w:rsidRPr="00C654E9">
        <w:rPr>
          <w:rFonts w:cstheme="minorHAnsi"/>
          <w:sz w:val="20"/>
        </w:rPr>
        <w:t>,</w:t>
      </w:r>
      <w:r w:rsidRPr="00C654E9">
        <w:rPr>
          <w:rFonts w:cstheme="minorHAnsi"/>
          <w:sz w:val="20"/>
        </w:rPr>
        <w:t xml:space="preserve"> 2022</w:t>
      </w:r>
      <w:r w:rsidR="00CC76D9" w:rsidRPr="00C654E9">
        <w:rPr>
          <w:rFonts w:cstheme="minorHAnsi"/>
          <w:sz w:val="20"/>
        </w:rPr>
        <w:t>. National Inventory Report 1990–2020: Greenhouse Gas Sources and Sinks in Canada. Canada’s Submission to the United Nations Framework Convention on Climate Change</w:t>
      </w:r>
      <w:r w:rsidRPr="00C654E9">
        <w:rPr>
          <w:rFonts w:cstheme="minorHAnsi"/>
          <w:sz w:val="20"/>
        </w:rPr>
        <w:t xml:space="preserve">. Cat. No.: En81-4E-PDF; ISSN: 1910-7064; EC21275.02. Available at: </w:t>
      </w:r>
      <w:hyperlink r:id="rId400" w:history="1">
        <w:r w:rsidR="00BA63DA" w:rsidRPr="00C654E9">
          <w:rPr>
            <w:rStyle w:val="Hyperlink"/>
            <w:sz w:val="20"/>
          </w:rPr>
          <w:t>https://publications.gc.ca/site/eng/9.506002/publication.html</w:t>
        </w:r>
      </w:hyperlink>
    </w:p>
    <w:p w14:paraId="056DF13A" w14:textId="13AF68D8" w:rsidR="00E738B4" w:rsidRDefault="00E738B4" w:rsidP="00E738B4">
      <w:pPr>
        <w:ind w:left="284" w:hanging="284"/>
        <w:rPr>
          <w:szCs w:val="32"/>
        </w:rPr>
      </w:pPr>
      <w:r w:rsidRPr="00C654E9">
        <w:rPr>
          <w:rFonts w:cstheme="minorHAnsi"/>
          <w:sz w:val="20"/>
        </w:rPr>
        <w:t>IPCC</w:t>
      </w:r>
      <w:r w:rsidR="00050186" w:rsidRPr="00C654E9">
        <w:rPr>
          <w:rFonts w:cstheme="minorHAnsi"/>
          <w:sz w:val="20"/>
        </w:rPr>
        <w:t>,</w:t>
      </w:r>
      <w:r w:rsidRPr="00C654E9">
        <w:rPr>
          <w:rFonts w:cstheme="minorHAnsi"/>
          <w:sz w:val="20"/>
        </w:rPr>
        <w:t xml:space="preserve"> 2006</w:t>
      </w:r>
      <w:r w:rsidR="00050186" w:rsidRPr="00C654E9">
        <w:rPr>
          <w:rFonts w:cstheme="minorHAnsi"/>
          <w:sz w:val="20"/>
        </w:rPr>
        <w:t>.</w:t>
      </w:r>
      <w:r w:rsidRPr="00C654E9">
        <w:rPr>
          <w:rFonts w:cstheme="minorHAnsi"/>
          <w:sz w:val="20"/>
        </w:rPr>
        <w:t xml:space="preserve"> 2006 IPCC Guidelines for National Greenhouse Gas Inventories. Edited by Simon Eggelston</w:t>
      </w:r>
      <w:r w:rsidRPr="00D5649B">
        <w:rPr>
          <w:rFonts w:cstheme="minorHAnsi"/>
          <w:sz w:val="20"/>
        </w:rPr>
        <w:t xml:space="preserve">, Leandro Buendia, Kyoko Miwa, Todd Ngara, Kiyoto Tanabe, Published by the Institute for Global Environmental Strategies (IGES) for the IPCC. ISBN 4-88788-032-4. Available at: </w:t>
      </w:r>
      <w:hyperlink r:id="rId401" w:history="1">
        <w:r w:rsidRPr="00D5649B">
          <w:rPr>
            <w:rStyle w:val="Hyperlink"/>
            <w:rFonts w:cstheme="minorHAnsi"/>
            <w:sz w:val="20"/>
          </w:rPr>
          <w:t>https://www.ipcc.ch/report/2006-ipcc-guidelines-for-national-greenhouse-gas-inventories/</w:t>
        </w:r>
      </w:hyperlink>
    </w:p>
    <w:p w14:paraId="6B4ED17E" w14:textId="77777777" w:rsidR="00782C74" w:rsidRPr="00782C74" w:rsidRDefault="00782C74" w:rsidP="0090125B">
      <w:pPr>
        <w:tabs>
          <w:tab w:val="clear" w:pos="2880"/>
          <w:tab w:val="clear" w:pos="9360"/>
        </w:tabs>
        <w:ind w:left="284" w:hanging="284"/>
        <w:rPr>
          <w:rFonts w:ascii="Calibri" w:hAnsi="Calibri" w:cs="Calibri"/>
          <w:color w:val="000000"/>
          <w:sz w:val="20"/>
          <w:szCs w:val="22"/>
        </w:rPr>
      </w:pPr>
      <w:r w:rsidRPr="00782C74">
        <w:rPr>
          <w:rFonts w:ascii="Calibri" w:hAnsi="Calibri" w:cs="Calibri"/>
          <w:color w:val="000000"/>
          <w:sz w:val="20"/>
          <w:szCs w:val="22"/>
        </w:rPr>
        <w:t>NRC (Natural Resources Canada) 2008. Canadian ammonia producers : benchmarking energy efficiency and carbon dioxide emissions / prepared for the Canadian Fertilizer Institute and Natural Resources Canada. Published by the Canadian Industry Program for Energy Conservation. Cat. No. M144-155/2007E-PDF (Online). ISBN 978-0-662-46150-0</w:t>
      </w:r>
    </w:p>
    <w:p w14:paraId="76686210" w14:textId="33DBCA27" w:rsidR="00782C74" w:rsidRDefault="00782C74" w:rsidP="00E738B4">
      <w:pPr>
        <w:ind w:left="284" w:hanging="284"/>
        <w:rPr>
          <w:sz w:val="20"/>
        </w:rPr>
      </w:pPr>
      <w:proofErr w:type="spellStart"/>
      <w:r w:rsidRPr="00E738B4">
        <w:rPr>
          <w:sz w:val="20"/>
        </w:rPr>
        <w:t>Vergé</w:t>
      </w:r>
      <w:proofErr w:type="spellEnd"/>
      <w:r w:rsidR="00E738B4">
        <w:rPr>
          <w:sz w:val="20"/>
        </w:rPr>
        <w:t>, X.P.C., Dyer, J.A., Desjardins, R.L., and Worth, D.,</w:t>
      </w:r>
      <w:r w:rsidRPr="00E738B4">
        <w:rPr>
          <w:sz w:val="20"/>
        </w:rPr>
        <w:t xml:space="preserve"> 2007</w:t>
      </w:r>
      <w:r w:rsidR="00E738B4">
        <w:rPr>
          <w:sz w:val="20"/>
        </w:rPr>
        <w:t xml:space="preserve">. </w:t>
      </w:r>
      <w:r w:rsidR="00E738B4" w:rsidRPr="00E738B4">
        <w:rPr>
          <w:sz w:val="20"/>
        </w:rPr>
        <w:t>Greenhouse gas emissions from the Canadian dairy industry in 2001</w:t>
      </w:r>
      <w:r w:rsidR="00E738B4">
        <w:rPr>
          <w:sz w:val="20"/>
        </w:rPr>
        <w:t xml:space="preserve">. </w:t>
      </w:r>
      <w:r w:rsidR="00E738B4" w:rsidRPr="00E738B4">
        <w:rPr>
          <w:sz w:val="20"/>
        </w:rPr>
        <w:t>Agricultural Systems</w:t>
      </w:r>
      <w:r w:rsidR="00E738B4">
        <w:rPr>
          <w:sz w:val="20"/>
        </w:rPr>
        <w:t xml:space="preserve"> </w:t>
      </w:r>
      <w:r w:rsidR="00E738B4" w:rsidRPr="00E738B4">
        <w:rPr>
          <w:sz w:val="20"/>
        </w:rPr>
        <w:t>94</w:t>
      </w:r>
      <w:r w:rsidR="00E738B4">
        <w:rPr>
          <w:sz w:val="20"/>
        </w:rPr>
        <w:t xml:space="preserve"> (</w:t>
      </w:r>
      <w:r w:rsidR="00E738B4" w:rsidRPr="00E738B4">
        <w:rPr>
          <w:sz w:val="20"/>
        </w:rPr>
        <w:t>3</w:t>
      </w:r>
      <w:r w:rsidR="00E738B4">
        <w:rPr>
          <w:sz w:val="20"/>
        </w:rPr>
        <w:t>)</w:t>
      </w:r>
      <w:r w:rsidR="00E738B4" w:rsidRPr="00E738B4">
        <w:rPr>
          <w:sz w:val="20"/>
        </w:rPr>
        <w:t>, 683-693</w:t>
      </w:r>
      <w:r w:rsidR="00E738B4">
        <w:rPr>
          <w:sz w:val="20"/>
        </w:rPr>
        <w:t xml:space="preserve">. </w:t>
      </w:r>
      <w:hyperlink r:id="rId402" w:history="1">
        <w:r w:rsidR="00E738B4" w:rsidRPr="00A05CEB">
          <w:rPr>
            <w:rStyle w:val="Hyperlink"/>
            <w:sz w:val="20"/>
          </w:rPr>
          <w:t>https://doi.org/10.1016/j.agsy.2007.02.008</w:t>
        </w:r>
      </w:hyperlink>
      <w:r w:rsidR="00E738B4">
        <w:rPr>
          <w:sz w:val="20"/>
        </w:rPr>
        <w:t xml:space="preserve"> </w:t>
      </w:r>
    </w:p>
    <w:p w14:paraId="4399F909" w14:textId="77777777" w:rsidR="00E20DEA" w:rsidRDefault="00E20DEA" w:rsidP="00E20DEA">
      <w:pPr>
        <w:rPr>
          <w:b/>
          <w:lang w:val="en-US"/>
        </w:rPr>
      </w:pPr>
      <w:r w:rsidRPr="00BC6F06">
        <w:rPr>
          <w:b/>
          <w:lang w:val="en-US"/>
        </w:rPr>
        <w:t xml:space="preserve">Table </w:t>
      </w:r>
      <w:r>
        <w:rPr>
          <w:b/>
          <w:lang w:val="en-US"/>
        </w:rPr>
        <w:t>6</w:t>
      </w:r>
    </w:p>
    <w:p w14:paraId="04F3AEB5" w14:textId="77777777" w:rsidR="00E20DEA" w:rsidRDefault="00E20DEA" w:rsidP="00E20DEA">
      <w:pPr>
        <w:rPr>
          <w:bCs/>
          <w:sz w:val="20"/>
          <w:lang w:val="en-US"/>
        </w:rPr>
      </w:pPr>
      <w:r w:rsidRPr="00E20DEA">
        <w:rPr>
          <w:bCs/>
          <w:sz w:val="20"/>
          <w:lang w:val="en-US"/>
        </w:rPr>
        <w:t xml:space="preserve">See </w:t>
      </w:r>
      <w:r w:rsidRPr="00E20DEA">
        <w:rPr>
          <w:b/>
          <w:sz w:val="20"/>
          <w:lang w:val="en-US"/>
        </w:rPr>
        <w:t xml:space="preserve">Section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635A1CDA" w14:textId="0B00422C" w:rsidR="00712294" w:rsidRDefault="00712294" w:rsidP="00712294">
      <w:pPr>
        <w:rPr>
          <w:b/>
          <w:lang w:val="en-US"/>
        </w:rPr>
      </w:pPr>
      <w:r w:rsidRPr="00BC6F06">
        <w:rPr>
          <w:b/>
          <w:lang w:val="en-US"/>
        </w:rPr>
        <w:t xml:space="preserve">Table </w:t>
      </w:r>
      <w:r>
        <w:rPr>
          <w:b/>
          <w:lang w:val="en-US"/>
        </w:rPr>
        <w:t>48</w:t>
      </w:r>
    </w:p>
    <w:p w14:paraId="2CA8495C" w14:textId="77777777" w:rsidR="00712294" w:rsidRDefault="00712294" w:rsidP="00712294">
      <w:pPr>
        <w:rPr>
          <w:bCs/>
          <w:sz w:val="20"/>
          <w:lang w:val="en-US"/>
        </w:rPr>
      </w:pPr>
      <w:r w:rsidRPr="00E20DEA">
        <w:rPr>
          <w:bCs/>
          <w:sz w:val="20"/>
          <w:lang w:val="en-US"/>
        </w:rPr>
        <w:t xml:space="preserve">See </w:t>
      </w:r>
      <w:r w:rsidRPr="00E20DEA">
        <w:rPr>
          <w:b/>
          <w:sz w:val="20"/>
          <w:lang w:val="en-US"/>
        </w:rPr>
        <w:t xml:space="preserve">Section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1667E505" w14:textId="77DDF5AC" w:rsidR="001453A8" w:rsidRPr="001453A8" w:rsidRDefault="001453A8" w:rsidP="00FC259D">
      <w:pPr>
        <w:rPr>
          <w:b/>
          <w:lang w:val="en-US"/>
        </w:rPr>
      </w:pPr>
      <w:r w:rsidRPr="001453A8">
        <w:rPr>
          <w:b/>
          <w:lang w:val="en-US"/>
        </w:rPr>
        <w:t>Table 49</w:t>
      </w:r>
    </w:p>
    <w:p w14:paraId="2F8A9A38" w14:textId="3FF438CC" w:rsidR="00A52319" w:rsidRPr="00D5649B" w:rsidRDefault="00A52319" w:rsidP="00041FFF">
      <w:pPr>
        <w:ind w:left="288" w:hanging="288"/>
        <w:rPr>
          <w:rFonts w:cstheme="minorHAnsi"/>
          <w:sz w:val="20"/>
        </w:rPr>
      </w:pPr>
      <w:r>
        <w:rPr>
          <w:rFonts w:cstheme="minorHAnsi"/>
          <w:sz w:val="20"/>
        </w:rPr>
        <w:t>ECCC,</w:t>
      </w:r>
      <w:r w:rsidRPr="00D5649B">
        <w:rPr>
          <w:rFonts w:cstheme="minorHAnsi"/>
          <w:sz w:val="20"/>
        </w:rPr>
        <w:t xml:space="preserve"> 20</w:t>
      </w:r>
      <w:r>
        <w:rPr>
          <w:rFonts w:cstheme="minorHAnsi"/>
          <w:sz w:val="20"/>
        </w:rPr>
        <w:t>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06</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 xml:space="preserve">The Canadian </w:t>
      </w:r>
      <w:r w:rsidRPr="00A52319">
        <w:rPr>
          <w:rFonts w:cstheme="minorHAnsi"/>
          <w:sz w:val="20"/>
        </w:rPr>
        <w:t xml:space="preserve">Government’s Submission to the UN Framework Convention on Climate Change. Cat. No.: En81-4/2006E; ISSN: 1706-3353. Available at: </w:t>
      </w:r>
      <w:hyperlink r:id="rId403" w:history="1">
        <w:r w:rsidRPr="00BF4D90">
          <w:rPr>
            <w:rStyle w:val="Hyperlink"/>
            <w:sz w:val="20"/>
          </w:rPr>
          <w:t>https://publications.gc.ca/site/eng/9.506002/publication.html</w:t>
        </w:r>
      </w:hyperlink>
    </w:p>
    <w:p w14:paraId="2E6CD1AF" w14:textId="0E16D69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9264B">
        <w:rPr>
          <w:rFonts w:ascii="Calibri" w:hAnsi="Calibri" w:cs="Calibri"/>
          <w:color w:val="000000"/>
          <w:sz w:val="20"/>
          <w:szCs w:val="22"/>
        </w:rPr>
        <w:t>ECCC</w:t>
      </w:r>
      <w:r w:rsidR="00A52319" w:rsidRPr="0089264B">
        <w:rPr>
          <w:rFonts w:ascii="Calibri" w:hAnsi="Calibri" w:cs="Calibri"/>
          <w:color w:val="000000"/>
          <w:sz w:val="20"/>
          <w:szCs w:val="22"/>
        </w:rPr>
        <w:t xml:space="preserve">, </w:t>
      </w:r>
      <w:r w:rsidRPr="0089264B">
        <w:rPr>
          <w:rFonts w:ascii="Calibri" w:hAnsi="Calibri" w:cs="Calibri"/>
          <w:color w:val="000000"/>
          <w:sz w:val="20"/>
          <w:szCs w:val="22"/>
        </w:rPr>
        <w:t>2009</w:t>
      </w:r>
      <w:r w:rsidR="00A52319" w:rsidRPr="0089264B">
        <w:rPr>
          <w:rFonts w:ascii="Calibri" w:hAnsi="Calibri" w:cs="Calibri"/>
          <w:color w:val="000000"/>
          <w:sz w:val="20"/>
          <w:szCs w:val="22"/>
        </w:rPr>
        <w:t>.</w:t>
      </w:r>
      <w:r w:rsidR="0089264B" w:rsidRPr="0089264B">
        <w:rPr>
          <w:rFonts w:ascii="Calibri" w:hAnsi="Calibri" w:cs="Calibri"/>
          <w:color w:val="000000"/>
          <w:sz w:val="20"/>
          <w:szCs w:val="22"/>
        </w:rPr>
        <w:t xml:space="preserve"> </w:t>
      </w:r>
      <w:r w:rsidR="0089264B" w:rsidRPr="0089264B">
        <w:rPr>
          <w:rFonts w:cstheme="minorHAnsi"/>
          <w:sz w:val="20"/>
        </w:rPr>
        <w:t>National</w:t>
      </w:r>
      <w:r w:rsidR="0089264B" w:rsidRPr="00D5649B">
        <w:rPr>
          <w:rFonts w:cstheme="minorHAnsi"/>
          <w:sz w:val="20"/>
        </w:rPr>
        <w:t xml:space="preserve"> </w:t>
      </w:r>
      <w:r w:rsidR="0089264B">
        <w:rPr>
          <w:rFonts w:cstheme="minorHAnsi"/>
          <w:sz w:val="20"/>
        </w:rPr>
        <w:t>I</w:t>
      </w:r>
      <w:r w:rsidR="0089264B" w:rsidRPr="00D5649B">
        <w:rPr>
          <w:rFonts w:cstheme="minorHAnsi"/>
          <w:sz w:val="20"/>
        </w:rPr>
        <w:t xml:space="preserve">nventory </w:t>
      </w:r>
      <w:r w:rsidR="0089264B">
        <w:rPr>
          <w:rFonts w:cstheme="minorHAnsi"/>
          <w:sz w:val="20"/>
        </w:rPr>
        <w:t>R</w:t>
      </w:r>
      <w:r w:rsidR="0089264B" w:rsidRPr="00D5649B">
        <w:rPr>
          <w:rFonts w:cstheme="minorHAnsi"/>
          <w:sz w:val="20"/>
        </w:rPr>
        <w:t>eport 1990–20</w:t>
      </w:r>
      <w:r w:rsidR="0089264B">
        <w:rPr>
          <w:rFonts w:cstheme="minorHAnsi"/>
          <w:sz w:val="20"/>
        </w:rPr>
        <w:t>07</w:t>
      </w:r>
      <w:r w:rsidR="0089264B" w:rsidRPr="00D5649B">
        <w:rPr>
          <w:rFonts w:cstheme="minorHAnsi"/>
          <w:sz w:val="20"/>
        </w:rPr>
        <w:t xml:space="preserve">: </w:t>
      </w:r>
      <w:r w:rsidR="0089264B">
        <w:rPr>
          <w:rFonts w:cstheme="minorHAnsi"/>
          <w:sz w:val="20"/>
        </w:rPr>
        <w:t>G</w:t>
      </w:r>
      <w:r w:rsidR="0089264B" w:rsidRPr="00D5649B">
        <w:rPr>
          <w:rFonts w:cstheme="minorHAnsi"/>
          <w:sz w:val="20"/>
        </w:rPr>
        <w:t xml:space="preserve">reenhouse </w:t>
      </w:r>
      <w:r w:rsidR="0089264B">
        <w:rPr>
          <w:rFonts w:cstheme="minorHAnsi"/>
          <w:sz w:val="20"/>
        </w:rPr>
        <w:t>G</w:t>
      </w:r>
      <w:r w:rsidR="0089264B" w:rsidRPr="00D5649B">
        <w:rPr>
          <w:rFonts w:cstheme="minorHAnsi"/>
          <w:sz w:val="20"/>
        </w:rPr>
        <w:t xml:space="preserve">as </w:t>
      </w:r>
      <w:r w:rsidR="0089264B">
        <w:rPr>
          <w:rFonts w:cstheme="minorHAnsi"/>
          <w:sz w:val="20"/>
        </w:rPr>
        <w:t>S</w:t>
      </w:r>
      <w:r w:rsidR="0089264B" w:rsidRPr="00D5649B">
        <w:rPr>
          <w:rFonts w:cstheme="minorHAnsi"/>
          <w:sz w:val="20"/>
        </w:rPr>
        <w:t xml:space="preserve">ources and </w:t>
      </w:r>
      <w:r w:rsidR="0089264B">
        <w:rPr>
          <w:rFonts w:cstheme="minorHAnsi"/>
          <w:sz w:val="20"/>
        </w:rPr>
        <w:t>S</w:t>
      </w:r>
      <w:r w:rsidR="0089264B" w:rsidRPr="00D5649B">
        <w:rPr>
          <w:rFonts w:cstheme="minorHAnsi"/>
          <w:sz w:val="20"/>
        </w:rPr>
        <w:t xml:space="preserve">inks in </w:t>
      </w:r>
      <w:r w:rsidR="0089264B">
        <w:rPr>
          <w:rFonts w:cstheme="minorHAnsi"/>
          <w:sz w:val="20"/>
        </w:rPr>
        <w:t>C</w:t>
      </w:r>
      <w:r w:rsidR="0089264B" w:rsidRPr="00D5649B">
        <w:rPr>
          <w:rFonts w:cstheme="minorHAnsi"/>
          <w:sz w:val="20"/>
        </w:rPr>
        <w:t xml:space="preserve">anada. </w:t>
      </w:r>
      <w:r w:rsidR="0089264B">
        <w:rPr>
          <w:rFonts w:cstheme="minorHAnsi"/>
          <w:sz w:val="20"/>
        </w:rPr>
        <w:t xml:space="preserve">The Canadian </w:t>
      </w:r>
      <w:r w:rsidR="0089264B" w:rsidRPr="00A52319">
        <w:rPr>
          <w:rFonts w:cstheme="minorHAnsi"/>
          <w:sz w:val="20"/>
        </w:rPr>
        <w:t>Government’s Submission to the UN Framework Convention on Climate Change. Cat. No.: En81-4/200</w:t>
      </w:r>
      <w:r w:rsidR="0089264B">
        <w:rPr>
          <w:rFonts w:cstheme="minorHAnsi"/>
          <w:sz w:val="20"/>
        </w:rPr>
        <w:t>7</w:t>
      </w:r>
      <w:r w:rsidR="0089264B" w:rsidRPr="00A52319">
        <w:rPr>
          <w:rFonts w:cstheme="minorHAnsi"/>
          <w:sz w:val="20"/>
        </w:rPr>
        <w:t xml:space="preserve">E; ISSN: 1706-3353. Available at: </w:t>
      </w:r>
      <w:hyperlink r:id="rId404" w:history="1">
        <w:r w:rsidR="0089264B" w:rsidRPr="00BF4D90">
          <w:rPr>
            <w:rStyle w:val="Hyperlink"/>
            <w:sz w:val="20"/>
          </w:rPr>
          <w:t>https://publications.gc.ca/site/eng/9.506002/publication.html</w:t>
        </w:r>
      </w:hyperlink>
    </w:p>
    <w:p w14:paraId="78641181" w14:textId="777DE715" w:rsidR="004A3517"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4A3517">
        <w:rPr>
          <w:rFonts w:ascii="Calibri" w:hAnsi="Calibri" w:cs="Calibri"/>
          <w:color w:val="000000"/>
          <w:sz w:val="20"/>
          <w:szCs w:val="22"/>
        </w:rPr>
        <w:t>ECCC</w:t>
      </w:r>
      <w:r w:rsidR="00A52319" w:rsidRPr="004A3517">
        <w:rPr>
          <w:rFonts w:ascii="Calibri" w:hAnsi="Calibri" w:cs="Calibri"/>
          <w:color w:val="000000"/>
          <w:sz w:val="20"/>
          <w:szCs w:val="22"/>
        </w:rPr>
        <w:t xml:space="preserve">, </w:t>
      </w:r>
      <w:r w:rsidRPr="004A3517">
        <w:rPr>
          <w:rFonts w:ascii="Calibri" w:hAnsi="Calibri" w:cs="Calibri"/>
          <w:color w:val="000000"/>
          <w:sz w:val="20"/>
          <w:szCs w:val="22"/>
        </w:rPr>
        <w:t>2011</w:t>
      </w:r>
      <w:r w:rsidR="00A52319" w:rsidRPr="004A3517">
        <w:rPr>
          <w:rFonts w:ascii="Calibri" w:hAnsi="Calibri" w:cs="Calibri"/>
          <w:color w:val="000000"/>
          <w:sz w:val="20"/>
          <w:szCs w:val="22"/>
        </w:rPr>
        <w:t>.</w:t>
      </w:r>
      <w:r w:rsidR="004A3517" w:rsidRPr="004A3517">
        <w:rPr>
          <w:rFonts w:ascii="Calibri" w:hAnsi="Calibri" w:cs="Calibri"/>
          <w:color w:val="000000"/>
          <w:sz w:val="20"/>
          <w:szCs w:val="22"/>
        </w:rPr>
        <w:t xml:space="preserve"> </w:t>
      </w:r>
      <w:r w:rsidR="004A3517" w:rsidRPr="004A3517">
        <w:rPr>
          <w:rFonts w:cstheme="minorHAnsi"/>
          <w:sz w:val="20"/>
        </w:rPr>
        <w:t>National</w:t>
      </w:r>
      <w:r w:rsidR="004A3517" w:rsidRPr="00D5649B">
        <w:rPr>
          <w:rFonts w:cstheme="minorHAnsi"/>
          <w:sz w:val="20"/>
        </w:rPr>
        <w:t xml:space="preserve"> </w:t>
      </w:r>
      <w:r w:rsidR="004A3517">
        <w:rPr>
          <w:rFonts w:cstheme="minorHAnsi"/>
          <w:sz w:val="20"/>
        </w:rPr>
        <w:t>I</w:t>
      </w:r>
      <w:r w:rsidR="004A3517" w:rsidRPr="00D5649B">
        <w:rPr>
          <w:rFonts w:cstheme="minorHAnsi"/>
          <w:sz w:val="20"/>
        </w:rPr>
        <w:t xml:space="preserve">nventory </w:t>
      </w:r>
      <w:r w:rsidR="004A3517">
        <w:rPr>
          <w:rFonts w:cstheme="minorHAnsi"/>
          <w:sz w:val="20"/>
        </w:rPr>
        <w:t>R</w:t>
      </w:r>
      <w:r w:rsidR="004A3517" w:rsidRPr="00D5649B">
        <w:rPr>
          <w:rFonts w:cstheme="minorHAnsi"/>
          <w:sz w:val="20"/>
        </w:rPr>
        <w:t>eport 1990–20</w:t>
      </w:r>
      <w:r w:rsidR="004A3517">
        <w:rPr>
          <w:rFonts w:cstheme="minorHAnsi"/>
          <w:sz w:val="20"/>
        </w:rPr>
        <w:t>09</w:t>
      </w:r>
      <w:r w:rsidR="004A3517" w:rsidRPr="00D5649B">
        <w:rPr>
          <w:rFonts w:cstheme="minorHAnsi"/>
          <w:sz w:val="20"/>
        </w:rPr>
        <w:t xml:space="preserve">: </w:t>
      </w:r>
      <w:r w:rsidR="004A3517">
        <w:rPr>
          <w:rFonts w:cstheme="minorHAnsi"/>
          <w:sz w:val="20"/>
        </w:rPr>
        <w:t>G</w:t>
      </w:r>
      <w:r w:rsidR="004A3517" w:rsidRPr="00D5649B">
        <w:rPr>
          <w:rFonts w:cstheme="minorHAnsi"/>
          <w:sz w:val="20"/>
        </w:rPr>
        <w:t xml:space="preserve">reenhouse </w:t>
      </w:r>
      <w:r w:rsidR="004A3517">
        <w:rPr>
          <w:rFonts w:cstheme="minorHAnsi"/>
          <w:sz w:val="20"/>
        </w:rPr>
        <w:t>G</w:t>
      </w:r>
      <w:r w:rsidR="004A3517" w:rsidRPr="00D5649B">
        <w:rPr>
          <w:rFonts w:cstheme="minorHAnsi"/>
          <w:sz w:val="20"/>
        </w:rPr>
        <w:t xml:space="preserve">as </w:t>
      </w:r>
      <w:r w:rsidR="004A3517">
        <w:rPr>
          <w:rFonts w:cstheme="minorHAnsi"/>
          <w:sz w:val="20"/>
        </w:rPr>
        <w:t>S</w:t>
      </w:r>
      <w:r w:rsidR="004A3517" w:rsidRPr="00D5649B">
        <w:rPr>
          <w:rFonts w:cstheme="minorHAnsi"/>
          <w:sz w:val="20"/>
        </w:rPr>
        <w:t xml:space="preserve">ources and </w:t>
      </w:r>
      <w:r w:rsidR="004A3517">
        <w:rPr>
          <w:rFonts w:cstheme="minorHAnsi"/>
          <w:sz w:val="20"/>
        </w:rPr>
        <w:t>S</w:t>
      </w:r>
      <w:r w:rsidR="004A3517" w:rsidRPr="00D5649B">
        <w:rPr>
          <w:rFonts w:cstheme="minorHAnsi"/>
          <w:sz w:val="20"/>
        </w:rPr>
        <w:t xml:space="preserve">inks in </w:t>
      </w:r>
      <w:r w:rsidR="004A3517">
        <w:rPr>
          <w:rFonts w:cstheme="minorHAnsi"/>
          <w:sz w:val="20"/>
        </w:rPr>
        <w:t>C</w:t>
      </w:r>
      <w:r w:rsidR="004A3517" w:rsidRPr="00D5649B">
        <w:rPr>
          <w:rFonts w:cstheme="minorHAnsi"/>
          <w:sz w:val="20"/>
        </w:rPr>
        <w:t xml:space="preserve">anada. </w:t>
      </w:r>
      <w:r w:rsidR="004A3517">
        <w:rPr>
          <w:rFonts w:cstheme="minorHAnsi"/>
          <w:sz w:val="20"/>
        </w:rPr>
        <w:t xml:space="preserve">The Canadian </w:t>
      </w:r>
      <w:r w:rsidR="004A3517" w:rsidRPr="00A52319">
        <w:rPr>
          <w:rFonts w:cstheme="minorHAnsi"/>
          <w:sz w:val="20"/>
        </w:rPr>
        <w:t>Government’s Submission to the UN Framework Convention on Climate Change. Cat. No.: En81-4/200</w:t>
      </w:r>
      <w:r w:rsidR="004A3517">
        <w:rPr>
          <w:rFonts w:cstheme="minorHAnsi"/>
          <w:sz w:val="20"/>
        </w:rPr>
        <w:t>9</w:t>
      </w:r>
      <w:r w:rsidR="004A3517" w:rsidRPr="00A52319">
        <w:rPr>
          <w:rFonts w:cstheme="minorHAnsi"/>
          <w:sz w:val="20"/>
        </w:rPr>
        <w:t xml:space="preserve">E; ISSN: 1706-3353. Available at: </w:t>
      </w:r>
      <w:hyperlink r:id="rId405" w:history="1">
        <w:r w:rsidR="004A3517" w:rsidRPr="00BF4D90">
          <w:rPr>
            <w:rStyle w:val="Hyperlink"/>
            <w:sz w:val="20"/>
          </w:rPr>
          <w:t>https://publications.gc.ca/site/eng/9.506002/publication.html</w:t>
        </w:r>
      </w:hyperlink>
    </w:p>
    <w:p w14:paraId="0071C3E3" w14:textId="28FE125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702DF1">
        <w:rPr>
          <w:rFonts w:ascii="Calibri" w:hAnsi="Calibri" w:cs="Calibri"/>
          <w:color w:val="000000"/>
          <w:sz w:val="20"/>
          <w:szCs w:val="22"/>
        </w:rPr>
        <w:lastRenderedPageBreak/>
        <w:t>ECCC</w:t>
      </w:r>
      <w:r w:rsidR="00A52319" w:rsidRPr="00702DF1">
        <w:rPr>
          <w:rFonts w:ascii="Calibri" w:hAnsi="Calibri" w:cs="Calibri"/>
          <w:color w:val="000000"/>
          <w:sz w:val="20"/>
          <w:szCs w:val="22"/>
        </w:rPr>
        <w:t xml:space="preserve">, </w:t>
      </w:r>
      <w:r w:rsidRPr="00702DF1">
        <w:rPr>
          <w:rFonts w:ascii="Calibri" w:hAnsi="Calibri" w:cs="Calibri"/>
          <w:color w:val="000000"/>
          <w:sz w:val="20"/>
          <w:szCs w:val="22"/>
        </w:rPr>
        <w:t>2012</w:t>
      </w:r>
      <w:r w:rsidR="00A52319" w:rsidRPr="00702DF1">
        <w:rPr>
          <w:rFonts w:ascii="Calibri" w:hAnsi="Calibri" w:cs="Calibri"/>
          <w:color w:val="000000"/>
          <w:sz w:val="20"/>
          <w:szCs w:val="22"/>
        </w:rPr>
        <w:t>.</w:t>
      </w:r>
      <w:r w:rsidR="00702DF1" w:rsidRPr="00702DF1">
        <w:rPr>
          <w:rFonts w:ascii="Calibri" w:hAnsi="Calibri" w:cs="Calibri"/>
          <w:color w:val="000000"/>
          <w:sz w:val="20"/>
          <w:szCs w:val="22"/>
        </w:rPr>
        <w:t xml:space="preserve"> </w:t>
      </w:r>
      <w:r w:rsidR="00702DF1" w:rsidRPr="004A3517">
        <w:rPr>
          <w:rFonts w:cstheme="minorHAnsi"/>
          <w:sz w:val="20"/>
        </w:rPr>
        <w:t>National</w:t>
      </w:r>
      <w:r w:rsidR="00702DF1" w:rsidRPr="00D5649B">
        <w:rPr>
          <w:rFonts w:cstheme="minorHAnsi"/>
          <w:sz w:val="20"/>
        </w:rPr>
        <w:t xml:space="preserve"> </w:t>
      </w:r>
      <w:r w:rsidR="00702DF1">
        <w:rPr>
          <w:rFonts w:cstheme="minorHAnsi"/>
          <w:sz w:val="20"/>
        </w:rPr>
        <w:t>I</w:t>
      </w:r>
      <w:r w:rsidR="00702DF1" w:rsidRPr="00D5649B">
        <w:rPr>
          <w:rFonts w:cstheme="minorHAnsi"/>
          <w:sz w:val="20"/>
        </w:rPr>
        <w:t xml:space="preserve">nventory </w:t>
      </w:r>
      <w:r w:rsidR="00702DF1">
        <w:rPr>
          <w:rFonts w:cstheme="minorHAnsi"/>
          <w:sz w:val="20"/>
        </w:rPr>
        <w:t>R</w:t>
      </w:r>
      <w:r w:rsidR="00702DF1" w:rsidRPr="00D5649B">
        <w:rPr>
          <w:rFonts w:cstheme="minorHAnsi"/>
          <w:sz w:val="20"/>
        </w:rPr>
        <w:t>eport 1990–20</w:t>
      </w:r>
      <w:r w:rsidR="00702DF1">
        <w:rPr>
          <w:rFonts w:cstheme="minorHAnsi"/>
          <w:sz w:val="20"/>
        </w:rPr>
        <w:t>10</w:t>
      </w:r>
      <w:r w:rsidR="00702DF1" w:rsidRPr="00D5649B">
        <w:rPr>
          <w:rFonts w:cstheme="minorHAnsi"/>
          <w:sz w:val="20"/>
        </w:rPr>
        <w:t xml:space="preserve">: </w:t>
      </w:r>
      <w:r w:rsidR="00702DF1">
        <w:rPr>
          <w:rFonts w:cstheme="minorHAnsi"/>
          <w:sz w:val="20"/>
        </w:rPr>
        <w:t>G</w:t>
      </w:r>
      <w:r w:rsidR="00702DF1" w:rsidRPr="00D5649B">
        <w:rPr>
          <w:rFonts w:cstheme="minorHAnsi"/>
          <w:sz w:val="20"/>
        </w:rPr>
        <w:t xml:space="preserve">reenhouse </w:t>
      </w:r>
      <w:r w:rsidR="00702DF1">
        <w:rPr>
          <w:rFonts w:cstheme="minorHAnsi"/>
          <w:sz w:val="20"/>
        </w:rPr>
        <w:t>G</w:t>
      </w:r>
      <w:r w:rsidR="00702DF1" w:rsidRPr="00D5649B">
        <w:rPr>
          <w:rFonts w:cstheme="minorHAnsi"/>
          <w:sz w:val="20"/>
        </w:rPr>
        <w:t xml:space="preserve">as </w:t>
      </w:r>
      <w:r w:rsidR="00702DF1">
        <w:rPr>
          <w:rFonts w:cstheme="minorHAnsi"/>
          <w:sz w:val="20"/>
        </w:rPr>
        <w:t>S</w:t>
      </w:r>
      <w:r w:rsidR="00702DF1" w:rsidRPr="00D5649B">
        <w:rPr>
          <w:rFonts w:cstheme="minorHAnsi"/>
          <w:sz w:val="20"/>
        </w:rPr>
        <w:t xml:space="preserve">ources and </w:t>
      </w:r>
      <w:r w:rsidR="00702DF1">
        <w:rPr>
          <w:rFonts w:cstheme="minorHAnsi"/>
          <w:sz w:val="20"/>
        </w:rPr>
        <w:t>S</w:t>
      </w:r>
      <w:r w:rsidR="00702DF1" w:rsidRPr="00D5649B">
        <w:rPr>
          <w:rFonts w:cstheme="minorHAnsi"/>
          <w:sz w:val="20"/>
        </w:rPr>
        <w:t xml:space="preserve">inks in </w:t>
      </w:r>
      <w:r w:rsidR="00702DF1">
        <w:rPr>
          <w:rFonts w:cstheme="minorHAnsi"/>
          <w:sz w:val="20"/>
        </w:rPr>
        <w:t>C</w:t>
      </w:r>
      <w:r w:rsidR="00702DF1" w:rsidRPr="00D5649B">
        <w:rPr>
          <w:rFonts w:cstheme="minorHAnsi"/>
          <w:sz w:val="20"/>
        </w:rPr>
        <w:t xml:space="preserve">anada. </w:t>
      </w:r>
      <w:r w:rsidR="00702DF1">
        <w:rPr>
          <w:rFonts w:cstheme="minorHAnsi"/>
          <w:sz w:val="20"/>
        </w:rPr>
        <w:t xml:space="preserve">The Canadian </w:t>
      </w:r>
      <w:r w:rsidR="00702DF1" w:rsidRPr="00A52319">
        <w:rPr>
          <w:rFonts w:cstheme="minorHAnsi"/>
          <w:sz w:val="20"/>
        </w:rPr>
        <w:t xml:space="preserve">Government’s Submission to the UN Framework Convention on Climate Change. ISSN: </w:t>
      </w:r>
      <w:r w:rsidR="00702DF1">
        <w:rPr>
          <w:rFonts w:cstheme="minorHAnsi"/>
          <w:sz w:val="20"/>
        </w:rPr>
        <w:t>1910-7064</w:t>
      </w:r>
      <w:r w:rsidR="00702DF1" w:rsidRPr="00A52319">
        <w:rPr>
          <w:rFonts w:cstheme="minorHAnsi"/>
          <w:sz w:val="20"/>
        </w:rPr>
        <w:t xml:space="preserve">. Available at: </w:t>
      </w:r>
      <w:hyperlink r:id="rId406" w:history="1">
        <w:r w:rsidR="00702DF1" w:rsidRPr="00BF4D90">
          <w:rPr>
            <w:rStyle w:val="Hyperlink"/>
            <w:sz w:val="20"/>
          </w:rPr>
          <w:t>https://publications.gc.ca/site/eng/9.506002/publication.html</w:t>
        </w:r>
      </w:hyperlink>
    </w:p>
    <w:p w14:paraId="3C7192AD" w14:textId="2E991DE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C23EE1">
        <w:rPr>
          <w:rFonts w:ascii="Calibri" w:hAnsi="Calibri" w:cs="Calibri"/>
          <w:color w:val="000000"/>
          <w:sz w:val="20"/>
          <w:szCs w:val="22"/>
        </w:rPr>
        <w:t>ECCC</w:t>
      </w:r>
      <w:r w:rsidR="00A52319" w:rsidRPr="00C23EE1">
        <w:rPr>
          <w:rFonts w:ascii="Calibri" w:hAnsi="Calibri" w:cs="Calibri"/>
          <w:color w:val="000000"/>
          <w:sz w:val="20"/>
          <w:szCs w:val="22"/>
        </w:rPr>
        <w:t xml:space="preserve">, </w:t>
      </w:r>
      <w:r w:rsidRPr="00C23EE1">
        <w:rPr>
          <w:rFonts w:ascii="Calibri" w:hAnsi="Calibri" w:cs="Calibri"/>
          <w:color w:val="000000"/>
          <w:sz w:val="20"/>
          <w:szCs w:val="22"/>
        </w:rPr>
        <w:t>2013</w:t>
      </w:r>
      <w:r w:rsidR="00A52319" w:rsidRPr="00C23EE1">
        <w:rPr>
          <w:rFonts w:ascii="Calibri" w:hAnsi="Calibri" w:cs="Calibri"/>
          <w:color w:val="000000"/>
          <w:sz w:val="20"/>
          <w:szCs w:val="22"/>
        </w:rPr>
        <w:t>.</w:t>
      </w:r>
      <w:r w:rsidR="00C23EE1" w:rsidRPr="00C23EE1">
        <w:rPr>
          <w:rFonts w:ascii="Calibri" w:hAnsi="Calibri" w:cs="Calibri"/>
          <w:color w:val="000000"/>
          <w:sz w:val="20"/>
          <w:szCs w:val="22"/>
        </w:rPr>
        <w:t xml:space="preserve"> </w:t>
      </w:r>
      <w:r w:rsidR="00C23EE1" w:rsidRPr="00C23EE1">
        <w:rPr>
          <w:rFonts w:cstheme="minorHAnsi"/>
          <w:sz w:val="20"/>
        </w:rPr>
        <w:t>National</w:t>
      </w:r>
      <w:r w:rsidR="00C23EE1" w:rsidRPr="00D5649B">
        <w:rPr>
          <w:rFonts w:cstheme="minorHAnsi"/>
          <w:sz w:val="20"/>
        </w:rPr>
        <w:t xml:space="preserve"> </w:t>
      </w:r>
      <w:r w:rsidR="00C23EE1">
        <w:rPr>
          <w:rFonts w:cstheme="minorHAnsi"/>
          <w:sz w:val="20"/>
        </w:rPr>
        <w:t>I</w:t>
      </w:r>
      <w:r w:rsidR="00C23EE1" w:rsidRPr="00D5649B">
        <w:rPr>
          <w:rFonts w:cstheme="minorHAnsi"/>
          <w:sz w:val="20"/>
        </w:rPr>
        <w:t xml:space="preserve">nventory </w:t>
      </w:r>
      <w:r w:rsidR="00C23EE1">
        <w:rPr>
          <w:rFonts w:cstheme="minorHAnsi"/>
          <w:sz w:val="20"/>
        </w:rPr>
        <w:t>R</w:t>
      </w:r>
      <w:r w:rsidR="00C23EE1" w:rsidRPr="00D5649B">
        <w:rPr>
          <w:rFonts w:cstheme="minorHAnsi"/>
          <w:sz w:val="20"/>
        </w:rPr>
        <w:t>eport 1990–20</w:t>
      </w:r>
      <w:r w:rsidR="002E30A7">
        <w:rPr>
          <w:rFonts w:cstheme="minorHAnsi"/>
          <w:sz w:val="20"/>
        </w:rPr>
        <w:t>11</w:t>
      </w:r>
      <w:r w:rsidR="00C23EE1" w:rsidRPr="00D5649B">
        <w:rPr>
          <w:rFonts w:cstheme="minorHAnsi"/>
          <w:sz w:val="20"/>
        </w:rPr>
        <w:t xml:space="preserve">: </w:t>
      </w:r>
      <w:r w:rsidR="00C23EE1">
        <w:rPr>
          <w:rFonts w:cstheme="minorHAnsi"/>
          <w:sz w:val="20"/>
        </w:rPr>
        <w:t>G</w:t>
      </w:r>
      <w:r w:rsidR="00C23EE1" w:rsidRPr="00D5649B">
        <w:rPr>
          <w:rFonts w:cstheme="minorHAnsi"/>
          <w:sz w:val="20"/>
        </w:rPr>
        <w:t xml:space="preserve">reenhouse </w:t>
      </w:r>
      <w:r w:rsidR="00C23EE1">
        <w:rPr>
          <w:rFonts w:cstheme="minorHAnsi"/>
          <w:sz w:val="20"/>
        </w:rPr>
        <w:t>G</w:t>
      </w:r>
      <w:r w:rsidR="00C23EE1" w:rsidRPr="00D5649B">
        <w:rPr>
          <w:rFonts w:cstheme="minorHAnsi"/>
          <w:sz w:val="20"/>
        </w:rPr>
        <w:t xml:space="preserve">as </w:t>
      </w:r>
      <w:r w:rsidR="00C23EE1">
        <w:rPr>
          <w:rFonts w:cstheme="minorHAnsi"/>
          <w:sz w:val="20"/>
        </w:rPr>
        <w:t>S</w:t>
      </w:r>
      <w:r w:rsidR="00C23EE1" w:rsidRPr="00D5649B">
        <w:rPr>
          <w:rFonts w:cstheme="minorHAnsi"/>
          <w:sz w:val="20"/>
        </w:rPr>
        <w:t xml:space="preserve">ources and </w:t>
      </w:r>
      <w:r w:rsidR="00C23EE1">
        <w:rPr>
          <w:rFonts w:cstheme="minorHAnsi"/>
          <w:sz w:val="20"/>
        </w:rPr>
        <w:t>S</w:t>
      </w:r>
      <w:r w:rsidR="00C23EE1" w:rsidRPr="00D5649B">
        <w:rPr>
          <w:rFonts w:cstheme="minorHAnsi"/>
          <w:sz w:val="20"/>
        </w:rPr>
        <w:t xml:space="preserve">inks in </w:t>
      </w:r>
      <w:r w:rsidR="00C23EE1">
        <w:rPr>
          <w:rFonts w:cstheme="minorHAnsi"/>
          <w:sz w:val="20"/>
        </w:rPr>
        <w:t>C</w:t>
      </w:r>
      <w:r w:rsidR="00C23EE1" w:rsidRPr="00D5649B">
        <w:rPr>
          <w:rFonts w:cstheme="minorHAnsi"/>
          <w:sz w:val="20"/>
        </w:rPr>
        <w:t xml:space="preserve">anada. </w:t>
      </w:r>
      <w:r w:rsidR="00C23EE1">
        <w:rPr>
          <w:rFonts w:cstheme="minorHAnsi"/>
          <w:sz w:val="20"/>
        </w:rPr>
        <w:t xml:space="preserve">The Canadian </w:t>
      </w:r>
      <w:r w:rsidR="00C23EE1" w:rsidRPr="00A52319">
        <w:rPr>
          <w:rFonts w:cstheme="minorHAnsi"/>
          <w:sz w:val="20"/>
        </w:rPr>
        <w:t xml:space="preserve">Government’s Submission to the UN Framework Convention on Climate Change. ISSN: </w:t>
      </w:r>
      <w:r w:rsidR="00C23EE1">
        <w:rPr>
          <w:rFonts w:cstheme="minorHAnsi"/>
          <w:sz w:val="20"/>
        </w:rPr>
        <w:t>1910-7064</w:t>
      </w:r>
      <w:r w:rsidR="00C23EE1" w:rsidRPr="00A52319">
        <w:rPr>
          <w:rFonts w:cstheme="minorHAnsi"/>
          <w:sz w:val="20"/>
        </w:rPr>
        <w:t xml:space="preserve">. Available at: </w:t>
      </w:r>
      <w:hyperlink r:id="rId407" w:history="1">
        <w:r w:rsidR="00C23EE1" w:rsidRPr="00BF4D90">
          <w:rPr>
            <w:rStyle w:val="Hyperlink"/>
            <w:sz w:val="20"/>
          </w:rPr>
          <w:t>https://publications.gc.ca/site/eng/9.506002/publication.html</w:t>
        </w:r>
      </w:hyperlink>
    </w:p>
    <w:p w14:paraId="727BF567" w14:textId="601A90E7"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2E30A7">
        <w:rPr>
          <w:rFonts w:ascii="Calibri" w:hAnsi="Calibri" w:cs="Calibri"/>
          <w:color w:val="000000"/>
          <w:sz w:val="20"/>
          <w:szCs w:val="22"/>
        </w:rPr>
        <w:t>ECCC</w:t>
      </w:r>
      <w:r w:rsidR="00A52319" w:rsidRPr="002E30A7">
        <w:rPr>
          <w:rFonts w:ascii="Calibri" w:hAnsi="Calibri" w:cs="Calibri"/>
          <w:color w:val="000000"/>
          <w:sz w:val="20"/>
          <w:szCs w:val="22"/>
        </w:rPr>
        <w:t xml:space="preserve">, </w:t>
      </w:r>
      <w:r w:rsidRPr="002E30A7">
        <w:rPr>
          <w:rFonts w:ascii="Calibri" w:hAnsi="Calibri" w:cs="Calibri"/>
          <w:color w:val="000000"/>
          <w:sz w:val="20"/>
          <w:szCs w:val="22"/>
        </w:rPr>
        <w:t>2014</w:t>
      </w:r>
      <w:r w:rsidR="00A52319" w:rsidRPr="002E30A7">
        <w:rPr>
          <w:rFonts w:ascii="Calibri" w:hAnsi="Calibri" w:cs="Calibri"/>
          <w:color w:val="000000"/>
          <w:sz w:val="20"/>
          <w:szCs w:val="22"/>
        </w:rPr>
        <w:t>.</w:t>
      </w:r>
      <w:r w:rsidR="002E30A7" w:rsidRPr="002E30A7">
        <w:rPr>
          <w:rFonts w:ascii="Calibri" w:hAnsi="Calibri" w:cs="Calibri"/>
          <w:color w:val="000000"/>
          <w:sz w:val="20"/>
          <w:szCs w:val="22"/>
        </w:rPr>
        <w:t xml:space="preserve"> </w:t>
      </w:r>
      <w:r w:rsidR="002E30A7" w:rsidRPr="002E30A7">
        <w:rPr>
          <w:rFonts w:cstheme="minorHAnsi"/>
          <w:sz w:val="20"/>
        </w:rPr>
        <w:t>National</w:t>
      </w:r>
      <w:r w:rsidR="002E30A7" w:rsidRPr="00D5649B">
        <w:rPr>
          <w:rFonts w:cstheme="minorHAnsi"/>
          <w:sz w:val="20"/>
        </w:rPr>
        <w:t xml:space="preserve"> </w:t>
      </w:r>
      <w:r w:rsidR="002E30A7">
        <w:rPr>
          <w:rFonts w:cstheme="minorHAnsi"/>
          <w:sz w:val="20"/>
        </w:rPr>
        <w:t>I</w:t>
      </w:r>
      <w:r w:rsidR="002E30A7" w:rsidRPr="00D5649B">
        <w:rPr>
          <w:rFonts w:cstheme="minorHAnsi"/>
          <w:sz w:val="20"/>
        </w:rPr>
        <w:t xml:space="preserve">nventory </w:t>
      </w:r>
      <w:r w:rsidR="002E30A7">
        <w:rPr>
          <w:rFonts w:cstheme="minorHAnsi"/>
          <w:sz w:val="20"/>
        </w:rPr>
        <w:t>R</w:t>
      </w:r>
      <w:r w:rsidR="002E30A7" w:rsidRPr="00D5649B">
        <w:rPr>
          <w:rFonts w:cstheme="minorHAnsi"/>
          <w:sz w:val="20"/>
        </w:rPr>
        <w:t>eport 1990–20</w:t>
      </w:r>
      <w:r w:rsidR="002E30A7">
        <w:rPr>
          <w:rFonts w:cstheme="minorHAnsi"/>
          <w:sz w:val="20"/>
        </w:rPr>
        <w:t>12</w:t>
      </w:r>
      <w:r w:rsidR="002E30A7" w:rsidRPr="00D5649B">
        <w:rPr>
          <w:rFonts w:cstheme="minorHAnsi"/>
          <w:sz w:val="20"/>
        </w:rPr>
        <w:t xml:space="preserve">: </w:t>
      </w:r>
      <w:r w:rsidR="002E30A7">
        <w:rPr>
          <w:rFonts w:cstheme="minorHAnsi"/>
          <w:sz w:val="20"/>
        </w:rPr>
        <w:t>G</w:t>
      </w:r>
      <w:r w:rsidR="002E30A7" w:rsidRPr="00D5649B">
        <w:rPr>
          <w:rFonts w:cstheme="minorHAnsi"/>
          <w:sz w:val="20"/>
        </w:rPr>
        <w:t xml:space="preserve">reenhouse </w:t>
      </w:r>
      <w:r w:rsidR="002E30A7">
        <w:rPr>
          <w:rFonts w:cstheme="minorHAnsi"/>
          <w:sz w:val="20"/>
        </w:rPr>
        <w:t>G</w:t>
      </w:r>
      <w:r w:rsidR="002E30A7" w:rsidRPr="00D5649B">
        <w:rPr>
          <w:rFonts w:cstheme="minorHAnsi"/>
          <w:sz w:val="20"/>
        </w:rPr>
        <w:t xml:space="preserve">as </w:t>
      </w:r>
      <w:r w:rsidR="002E30A7">
        <w:rPr>
          <w:rFonts w:cstheme="minorHAnsi"/>
          <w:sz w:val="20"/>
        </w:rPr>
        <w:t>S</w:t>
      </w:r>
      <w:r w:rsidR="002E30A7" w:rsidRPr="00D5649B">
        <w:rPr>
          <w:rFonts w:cstheme="minorHAnsi"/>
          <w:sz w:val="20"/>
        </w:rPr>
        <w:t xml:space="preserve">ources and </w:t>
      </w:r>
      <w:r w:rsidR="002E30A7">
        <w:rPr>
          <w:rFonts w:cstheme="minorHAnsi"/>
          <w:sz w:val="20"/>
        </w:rPr>
        <w:t>S</w:t>
      </w:r>
      <w:r w:rsidR="002E30A7" w:rsidRPr="00D5649B">
        <w:rPr>
          <w:rFonts w:cstheme="minorHAnsi"/>
          <w:sz w:val="20"/>
        </w:rPr>
        <w:t xml:space="preserve">inks in </w:t>
      </w:r>
      <w:r w:rsidR="002E30A7">
        <w:rPr>
          <w:rFonts w:cstheme="minorHAnsi"/>
          <w:sz w:val="20"/>
        </w:rPr>
        <w:t>C</w:t>
      </w:r>
      <w:r w:rsidR="002E30A7" w:rsidRPr="00D5649B">
        <w:rPr>
          <w:rFonts w:cstheme="minorHAnsi"/>
          <w:sz w:val="20"/>
        </w:rPr>
        <w:t xml:space="preserve">anada. </w:t>
      </w:r>
      <w:r w:rsidR="002E30A7">
        <w:rPr>
          <w:rFonts w:cstheme="minorHAnsi"/>
          <w:sz w:val="20"/>
        </w:rPr>
        <w:t xml:space="preserve">The Canadian </w:t>
      </w:r>
      <w:r w:rsidR="002E30A7" w:rsidRPr="00A52319">
        <w:rPr>
          <w:rFonts w:cstheme="minorHAnsi"/>
          <w:sz w:val="20"/>
        </w:rPr>
        <w:t xml:space="preserve">Government’s Submission to the UN Framework Convention on Climate Change. ISSN: </w:t>
      </w:r>
      <w:r w:rsidR="002E30A7">
        <w:rPr>
          <w:rFonts w:cstheme="minorHAnsi"/>
          <w:sz w:val="20"/>
        </w:rPr>
        <w:t>1910-7064</w:t>
      </w:r>
      <w:r w:rsidR="002E30A7" w:rsidRPr="00A52319">
        <w:rPr>
          <w:rFonts w:cstheme="minorHAnsi"/>
          <w:sz w:val="20"/>
        </w:rPr>
        <w:t xml:space="preserve">. Available at: </w:t>
      </w:r>
      <w:hyperlink r:id="rId408" w:history="1">
        <w:r w:rsidR="002E30A7" w:rsidRPr="00BF4D90">
          <w:rPr>
            <w:rStyle w:val="Hyperlink"/>
            <w:sz w:val="20"/>
          </w:rPr>
          <w:t>https://publications.gc.ca/site/eng/9.506002/publication.html</w:t>
        </w:r>
      </w:hyperlink>
    </w:p>
    <w:p w14:paraId="5DE563FE" w14:textId="5B464C5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3526F">
        <w:rPr>
          <w:rFonts w:ascii="Calibri" w:hAnsi="Calibri" w:cs="Calibri"/>
          <w:color w:val="000000"/>
          <w:sz w:val="20"/>
          <w:szCs w:val="22"/>
        </w:rPr>
        <w:t>ECCC</w:t>
      </w:r>
      <w:r w:rsidR="00A52319" w:rsidRPr="0083526F">
        <w:rPr>
          <w:rFonts w:ascii="Calibri" w:hAnsi="Calibri" w:cs="Calibri"/>
          <w:color w:val="000000"/>
          <w:sz w:val="20"/>
          <w:szCs w:val="22"/>
        </w:rPr>
        <w:t xml:space="preserve">, </w:t>
      </w:r>
      <w:r w:rsidRPr="0083526F">
        <w:rPr>
          <w:rFonts w:ascii="Calibri" w:hAnsi="Calibri" w:cs="Calibri"/>
          <w:color w:val="000000"/>
          <w:sz w:val="20"/>
          <w:szCs w:val="22"/>
        </w:rPr>
        <w:t>2015</w:t>
      </w:r>
      <w:r w:rsidR="00A52319" w:rsidRPr="0083526F">
        <w:rPr>
          <w:rFonts w:ascii="Calibri" w:hAnsi="Calibri" w:cs="Calibri"/>
          <w:color w:val="000000"/>
          <w:sz w:val="20"/>
          <w:szCs w:val="22"/>
        </w:rPr>
        <w:t>.</w:t>
      </w:r>
      <w:r w:rsidR="0083526F" w:rsidRPr="0083526F">
        <w:rPr>
          <w:rFonts w:ascii="Calibri" w:hAnsi="Calibri" w:cs="Calibri"/>
          <w:color w:val="000000"/>
          <w:sz w:val="20"/>
          <w:szCs w:val="22"/>
        </w:rPr>
        <w:t xml:space="preserve"> </w:t>
      </w:r>
      <w:r w:rsidR="0083526F" w:rsidRPr="0083526F">
        <w:rPr>
          <w:rFonts w:cstheme="minorHAnsi"/>
          <w:sz w:val="20"/>
        </w:rPr>
        <w:t>National</w:t>
      </w:r>
      <w:r w:rsidR="0083526F" w:rsidRPr="00D5649B">
        <w:rPr>
          <w:rFonts w:cstheme="minorHAnsi"/>
          <w:sz w:val="20"/>
        </w:rPr>
        <w:t xml:space="preserve"> </w:t>
      </w:r>
      <w:r w:rsidR="0083526F">
        <w:rPr>
          <w:rFonts w:cstheme="minorHAnsi"/>
          <w:sz w:val="20"/>
        </w:rPr>
        <w:t>I</w:t>
      </w:r>
      <w:r w:rsidR="0083526F" w:rsidRPr="00D5649B">
        <w:rPr>
          <w:rFonts w:cstheme="minorHAnsi"/>
          <w:sz w:val="20"/>
        </w:rPr>
        <w:t xml:space="preserve">nventory </w:t>
      </w:r>
      <w:r w:rsidR="0083526F">
        <w:rPr>
          <w:rFonts w:cstheme="minorHAnsi"/>
          <w:sz w:val="20"/>
        </w:rPr>
        <w:t>R</w:t>
      </w:r>
      <w:r w:rsidR="0083526F" w:rsidRPr="00D5649B">
        <w:rPr>
          <w:rFonts w:cstheme="minorHAnsi"/>
          <w:sz w:val="20"/>
        </w:rPr>
        <w:t>eport 1990–20</w:t>
      </w:r>
      <w:r w:rsidR="0083526F">
        <w:rPr>
          <w:rFonts w:cstheme="minorHAnsi"/>
          <w:sz w:val="20"/>
        </w:rPr>
        <w:t>13</w:t>
      </w:r>
      <w:r w:rsidR="0083526F" w:rsidRPr="00D5649B">
        <w:rPr>
          <w:rFonts w:cstheme="minorHAnsi"/>
          <w:sz w:val="20"/>
        </w:rPr>
        <w:t xml:space="preserve">: </w:t>
      </w:r>
      <w:r w:rsidR="0083526F">
        <w:rPr>
          <w:rFonts w:cstheme="minorHAnsi"/>
          <w:sz w:val="20"/>
        </w:rPr>
        <w:t>G</w:t>
      </w:r>
      <w:r w:rsidR="0083526F" w:rsidRPr="00D5649B">
        <w:rPr>
          <w:rFonts w:cstheme="minorHAnsi"/>
          <w:sz w:val="20"/>
        </w:rPr>
        <w:t xml:space="preserve">reenhouse </w:t>
      </w:r>
      <w:r w:rsidR="0083526F">
        <w:rPr>
          <w:rFonts w:cstheme="minorHAnsi"/>
          <w:sz w:val="20"/>
        </w:rPr>
        <w:t>G</w:t>
      </w:r>
      <w:r w:rsidR="0083526F" w:rsidRPr="00D5649B">
        <w:rPr>
          <w:rFonts w:cstheme="minorHAnsi"/>
          <w:sz w:val="20"/>
        </w:rPr>
        <w:t xml:space="preserve">as </w:t>
      </w:r>
      <w:r w:rsidR="0083526F">
        <w:rPr>
          <w:rFonts w:cstheme="minorHAnsi"/>
          <w:sz w:val="20"/>
        </w:rPr>
        <w:t>S</w:t>
      </w:r>
      <w:r w:rsidR="0083526F" w:rsidRPr="00D5649B">
        <w:rPr>
          <w:rFonts w:cstheme="minorHAnsi"/>
          <w:sz w:val="20"/>
        </w:rPr>
        <w:t xml:space="preserve">ources and </w:t>
      </w:r>
      <w:r w:rsidR="0083526F">
        <w:rPr>
          <w:rFonts w:cstheme="minorHAnsi"/>
          <w:sz w:val="20"/>
        </w:rPr>
        <w:t>S</w:t>
      </w:r>
      <w:r w:rsidR="0083526F" w:rsidRPr="00D5649B">
        <w:rPr>
          <w:rFonts w:cstheme="minorHAnsi"/>
          <w:sz w:val="20"/>
        </w:rPr>
        <w:t xml:space="preserve">inks in </w:t>
      </w:r>
      <w:r w:rsidR="0083526F">
        <w:rPr>
          <w:rFonts w:cstheme="minorHAnsi"/>
          <w:sz w:val="20"/>
        </w:rPr>
        <w:t>C</w:t>
      </w:r>
      <w:r w:rsidR="0083526F" w:rsidRPr="00D5649B">
        <w:rPr>
          <w:rFonts w:cstheme="minorHAnsi"/>
          <w:sz w:val="20"/>
        </w:rPr>
        <w:t xml:space="preserve">anada. </w:t>
      </w:r>
      <w:r w:rsidR="0083526F">
        <w:rPr>
          <w:rFonts w:cstheme="minorHAnsi"/>
          <w:sz w:val="20"/>
        </w:rPr>
        <w:t xml:space="preserve">The Canadian </w:t>
      </w:r>
      <w:r w:rsidR="0083526F" w:rsidRPr="00A52319">
        <w:rPr>
          <w:rFonts w:cstheme="minorHAnsi"/>
          <w:sz w:val="20"/>
        </w:rPr>
        <w:t>Government’s Submission to the UN Framework Convention on Climate Change. Cat. No.: En81-4/20</w:t>
      </w:r>
      <w:r w:rsidR="0083526F">
        <w:rPr>
          <w:rFonts w:cstheme="minorHAnsi"/>
          <w:sz w:val="20"/>
        </w:rPr>
        <w:t>13</w:t>
      </w:r>
      <w:r w:rsidR="0083526F" w:rsidRPr="00A52319">
        <w:rPr>
          <w:rFonts w:cstheme="minorHAnsi"/>
          <w:sz w:val="20"/>
        </w:rPr>
        <w:t>E; ISSN: 17</w:t>
      </w:r>
      <w:r w:rsidR="0083526F">
        <w:rPr>
          <w:rFonts w:cstheme="minorHAnsi"/>
          <w:sz w:val="20"/>
        </w:rPr>
        <w:t>19</w:t>
      </w:r>
      <w:r w:rsidR="0083526F" w:rsidRPr="00A52319">
        <w:rPr>
          <w:rFonts w:cstheme="minorHAnsi"/>
          <w:sz w:val="20"/>
        </w:rPr>
        <w:t>-</w:t>
      </w:r>
      <w:r w:rsidR="0083526F">
        <w:rPr>
          <w:rFonts w:cstheme="minorHAnsi"/>
          <w:sz w:val="20"/>
        </w:rPr>
        <w:t>0487</w:t>
      </w:r>
      <w:r w:rsidR="0083526F" w:rsidRPr="00A52319">
        <w:rPr>
          <w:rFonts w:cstheme="minorHAnsi"/>
          <w:sz w:val="20"/>
        </w:rPr>
        <w:t xml:space="preserve">. Available at: </w:t>
      </w:r>
      <w:hyperlink r:id="rId409" w:history="1">
        <w:r w:rsidR="0083526F" w:rsidRPr="00BF4D90">
          <w:rPr>
            <w:rStyle w:val="Hyperlink"/>
            <w:sz w:val="20"/>
          </w:rPr>
          <w:t>https://publications.gc.ca/site/eng/9.506002/publication.html</w:t>
        </w:r>
      </w:hyperlink>
    </w:p>
    <w:p w14:paraId="7CA5F9E2" w14:textId="36A9E1D9"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2017</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83526F">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15</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10" w:history="1">
        <w:r w:rsidR="000A32C0" w:rsidRPr="00BF4D90">
          <w:rPr>
            <w:rStyle w:val="Hyperlink"/>
            <w:sz w:val="20"/>
          </w:rPr>
          <w:t>https://publications.gc.ca/site/eng/9.506002/publication.html</w:t>
        </w:r>
      </w:hyperlink>
    </w:p>
    <w:p w14:paraId="0AA6A6E8" w14:textId="1B6B999D" w:rsidR="000A32C0"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2018</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0A32C0">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w:t>
      </w:r>
      <w:r w:rsidR="00E26B32">
        <w:rPr>
          <w:rFonts w:cstheme="minorHAnsi"/>
          <w:sz w:val="20"/>
        </w:rPr>
        <w:t>6</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11" w:history="1">
        <w:r w:rsidR="000A32C0" w:rsidRPr="00BF4D90">
          <w:rPr>
            <w:rStyle w:val="Hyperlink"/>
            <w:sz w:val="20"/>
          </w:rPr>
          <w:t>https://publications.gc.ca/site/eng/9.506002/publication.html</w:t>
        </w:r>
      </w:hyperlink>
    </w:p>
    <w:p w14:paraId="5286DCC0" w14:textId="5300E73F" w:rsidR="00E26B32"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2019</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w:t>
      </w:r>
      <w:r w:rsidR="00E26B32" w:rsidRPr="00D5649B">
        <w:rPr>
          <w:rFonts w:cstheme="minorHAnsi"/>
          <w:sz w:val="20"/>
        </w:rPr>
        <w:t xml:space="preserve"> </w:t>
      </w:r>
      <w:r w:rsidR="00E26B32">
        <w:rPr>
          <w:rFonts w:cstheme="minorHAnsi"/>
          <w:sz w:val="20"/>
        </w:rPr>
        <w:t>I</w:t>
      </w:r>
      <w:r w:rsidR="00E26B32" w:rsidRPr="00D5649B">
        <w:rPr>
          <w:rFonts w:cstheme="minorHAnsi"/>
          <w:sz w:val="20"/>
        </w:rPr>
        <w:t xml:space="preserve">nventory </w:t>
      </w:r>
      <w:r w:rsidR="00E26B32">
        <w:rPr>
          <w:rFonts w:cstheme="minorHAnsi"/>
          <w:sz w:val="20"/>
        </w:rPr>
        <w:t>R</w:t>
      </w:r>
      <w:r w:rsidR="00E26B32" w:rsidRPr="00D5649B">
        <w:rPr>
          <w:rFonts w:cstheme="minorHAnsi"/>
          <w:sz w:val="20"/>
        </w:rPr>
        <w:t>eport 1990–20</w:t>
      </w:r>
      <w:r w:rsidR="00E26B32">
        <w:rPr>
          <w:rFonts w:cstheme="minorHAnsi"/>
          <w:sz w:val="20"/>
        </w:rPr>
        <w:t>17</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2371-1329</w:t>
      </w:r>
      <w:r w:rsidR="00E26B32" w:rsidRPr="00A52319">
        <w:rPr>
          <w:rFonts w:cstheme="minorHAnsi"/>
          <w:sz w:val="20"/>
        </w:rPr>
        <w:t xml:space="preserve">. Available at: </w:t>
      </w:r>
      <w:hyperlink r:id="rId412" w:history="1">
        <w:r w:rsidR="00E26B32" w:rsidRPr="00BF4D90">
          <w:rPr>
            <w:rStyle w:val="Hyperlink"/>
            <w:sz w:val="20"/>
          </w:rPr>
          <w:t>https://publications.gc.ca/site/eng/9.506002/publication.html</w:t>
        </w:r>
      </w:hyperlink>
    </w:p>
    <w:p w14:paraId="6864EDAB" w14:textId="2A80B437" w:rsidR="001453A8" w:rsidRDefault="001453A8" w:rsidP="00041FFF">
      <w:pPr>
        <w:tabs>
          <w:tab w:val="clear" w:pos="2880"/>
          <w:tab w:val="clear" w:pos="9360"/>
        </w:tabs>
        <w:ind w:left="288" w:hanging="288"/>
        <w:rPr>
          <w:rFonts w:ascii="Calibri" w:hAnsi="Calibri" w:cs="Calibri"/>
          <w:color w:val="000000"/>
          <w:sz w:val="20"/>
          <w:szCs w:val="22"/>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2020</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 Inventory</w:t>
      </w:r>
      <w:r w:rsidR="00E26B32" w:rsidRPr="00D5649B">
        <w:rPr>
          <w:rFonts w:cstheme="minorHAnsi"/>
          <w:sz w:val="20"/>
        </w:rPr>
        <w:t xml:space="preserve"> </w:t>
      </w:r>
      <w:r w:rsidR="00E26B32">
        <w:rPr>
          <w:rFonts w:cstheme="minorHAnsi"/>
          <w:sz w:val="20"/>
        </w:rPr>
        <w:t>R</w:t>
      </w:r>
      <w:r w:rsidR="00E26B32" w:rsidRPr="00D5649B">
        <w:rPr>
          <w:rFonts w:cstheme="minorHAnsi"/>
          <w:sz w:val="20"/>
        </w:rPr>
        <w:t>eport 1990–20</w:t>
      </w:r>
      <w:r w:rsidR="00E26B32">
        <w:rPr>
          <w:rFonts w:cstheme="minorHAnsi"/>
          <w:sz w:val="20"/>
        </w:rPr>
        <w:t>18</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1910-7064</w:t>
      </w:r>
      <w:r w:rsidR="00E26B32" w:rsidRPr="00A52319">
        <w:rPr>
          <w:rFonts w:cstheme="minorHAnsi"/>
          <w:sz w:val="20"/>
        </w:rPr>
        <w:t xml:space="preserve">. Available at: </w:t>
      </w:r>
      <w:hyperlink r:id="rId413" w:history="1">
        <w:r w:rsidR="00E26B32" w:rsidRPr="00BF4D90">
          <w:rPr>
            <w:rStyle w:val="Hyperlink"/>
            <w:sz w:val="20"/>
          </w:rPr>
          <w:t>https://publications.gc.ca/site/eng/9.506002/publication.html</w:t>
        </w:r>
      </w:hyperlink>
    </w:p>
    <w:p w14:paraId="1CB6A18C" w14:textId="7919A26E" w:rsidR="00935480" w:rsidRPr="00935480" w:rsidRDefault="00935480" w:rsidP="00935480">
      <w:pPr>
        <w:rPr>
          <w:b/>
          <w:lang w:val="fr-CA"/>
        </w:rPr>
      </w:pPr>
      <w:r w:rsidRPr="00935480">
        <w:rPr>
          <w:b/>
          <w:lang w:val="fr-CA"/>
        </w:rPr>
        <w:t>Table</w:t>
      </w:r>
      <w:r>
        <w:rPr>
          <w:b/>
          <w:lang w:val="fr-CA"/>
        </w:rPr>
        <w:t>s</w:t>
      </w:r>
      <w:r w:rsidRPr="00935480">
        <w:rPr>
          <w:b/>
          <w:lang w:val="fr-CA"/>
        </w:rPr>
        <w:t xml:space="preserve"> 50</w:t>
      </w:r>
      <w:r>
        <w:rPr>
          <w:b/>
          <w:lang w:val="fr-CA"/>
        </w:rPr>
        <w:t xml:space="preserve"> &amp; 51</w:t>
      </w:r>
    </w:p>
    <w:p w14:paraId="185D6FD6" w14:textId="2F0BBD2E" w:rsidR="00935480" w:rsidRPr="00935480" w:rsidRDefault="00935480" w:rsidP="00935480">
      <w:pPr>
        <w:tabs>
          <w:tab w:val="clear" w:pos="2880"/>
          <w:tab w:val="clear" w:pos="9360"/>
        </w:tabs>
        <w:rPr>
          <w:rFonts w:ascii="Calibri" w:hAnsi="Calibri" w:cs="Calibri"/>
          <w:color w:val="000000"/>
          <w:sz w:val="20"/>
          <w:szCs w:val="22"/>
          <w:lang w:val="en-US"/>
        </w:rPr>
      </w:pPr>
      <w:r w:rsidRPr="0082049A">
        <w:rPr>
          <w:rFonts w:ascii="Calibri" w:hAnsi="Calibri" w:cs="Calibri"/>
          <w:color w:val="000000"/>
          <w:sz w:val="20"/>
          <w:szCs w:val="22"/>
          <w:lang w:val="fr-CA"/>
        </w:rPr>
        <w:t xml:space="preserve">Dyer, J., Desjardins, R., 2004. </w:t>
      </w:r>
      <w:r w:rsidRPr="00935480">
        <w:rPr>
          <w:rFonts w:ascii="Calibri" w:hAnsi="Calibri" w:cs="Calibri"/>
          <w:color w:val="000000"/>
          <w:sz w:val="20"/>
          <w:szCs w:val="22"/>
          <w:lang w:val="en-US"/>
        </w:rPr>
        <w:t>The Impact of Energy use in Canadian Agriculture on the Sector's Greenhouse Gas (GHG) Emissions. Research Branch, Agriculture and Agri-Food Canada, Technical Report, 17pp</w:t>
      </w:r>
    </w:p>
    <w:p w14:paraId="084E0BC8" w14:textId="008F668A" w:rsidR="00A52319" w:rsidRDefault="00935480" w:rsidP="00FC259D">
      <w:pPr>
        <w:tabs>
          <w:tab w:val="clear" w:pos="2880"/>
          <w:tab w:val="clear" w:pos="9360"/>
        </w:tabs>
        <w:rPr>
          <w:rFonts w:ascii="Calibri" w:hAnsi="Calibri" w:cs="Calibri"/>
          <w:color w:val="000000"/>
          <w:sz w:val="20"/>
          <w:szCs w:val="22"/>
        </w:rPr>
      </w:pPr>
      <w:r>
        <w:rPr>
          <w:rFonts w:ascii="Calibri" w:hAnsi="Calibri" w:cs="Calibri"/>
          <w:color w:val="000000"/>
          <w:sz w:val="20"/>
          <w:szCs w:val="22"/>
        </w:rPr>
        <w:t>Smith, E. Pers. Comm.</w:t>
      </w:r>
    </w:p>
    <w:p w14:paraId="567FB2D9" w14:textId="77777777" w:rsidR="00935480" w:rsidRDefault="00935480" w:rsidP="00FC259D">
      <w:pPr>
        <w:tabs>
          <w:tab w:val="clear" w:pos="2880"/>
          <w:tab w:val="clear" w:pos="9360"/>
        </w:tabs>
        <w:rPr>
          <w:rFonts w:ascii="Calibri" w:hAnsi="Calibri" w:cs="Calibri"/>
          <w:color w:val="000000"/>
          <w:sz w:val="20"/>
          <w:szCs w:val="22"/>
        </w:rPr>
      </w:pPr>
    </w:p>
    <w:p w14:paraId="1A31B8E8" w14:textId="77777777" w:rsidR="00935480" w:rsidRPr="001453A8" w:rsidRDefault="00935480" w:rsidP="00FC259D">
      <w:pPr>
        <w:tabs>
          <w:tab w:val="clear" w:pos="2880"/>
          <w:tab w:val="clear" w:pos="9360"/>
        </w:tabs>
        <w:rPr>
          <w:rFonts w:ascii="Calibri" w:hAnsi="Calibri" w:cs="Calibri"/>
          <w:color w:val="000000"/>
          <w:sz w:val="20"/>
          <w:szCs w:val="22"/>
        </w:rPr>
      </w:pPr>
    </w:p>
    <w:p w14:paraId="1AEBB47A" w14:textId="77777777" w:rsidR="001453A8" w:rsidRPr="00E738B4" w:rsidRDefault="001453A8" w:rsidP="00E738B4">
      <w:pPr>
        <w:ind w:left="284" w:hanging="284"/>
        <w:rPr>
          <w:sz w:val="20"/>
        </w:rPr>
      </w:pPr>
    </w:p>
    <w:p w14:paraId="19DD18E1" w14:textId="2D216B6E" w:rsidR="00697A00" w:rsidRPr="00D5649B" w:rsidRDefault="00697A00" w:rsidP="00697A00">
      <w:pPr>
        <w:pStyle w:val="Heading1"/>
      </w:pPr>
      <w:bookmarkStart w:id="925" w:name="_Toc50708456"/>
      <w:bookmarkStart w:id="926" w:name="_Toc152758681"/>
      <w:bookmarkEnd w:id="889"/>
      <w:bookmarkEnd w:id="890"/>
      <w:bookmarkEnd w:id="910"/>
      <w:bookmarkEnd w:id="911"/>
      <w:r w:rsidRPr="00D5649B">
        <w:lastRenderedPageBreak/>
        <w:t>Economics</w:t>
      </w:r>
      <w:bookmarkEnd w:id="925"/>
      <w:bookmarkEnd w:id="926"/>
    </w:p>
    <w:p w14:paraId="339144A7" w14:textId="6B37DAF5" w:rsidR="00697A00" w:rsidRPr="00D5649B" w:rsidRDefault="00A90382" w:rsidP="00697A00">
      <w:r>
        <w:t xml:space="preserve">Our team </w:t>
      </w:r>
      <w:r w:rsidR="008A20A1">
        <w:t>intended</w:t>
      </w:r>
      <w:r>
        <w:t xml:space="preserve"> to update the economic component of </w:t>
      </w:r>
      <w:proofErr w:type="spellStart"/>
      <w:r>
        <w:t>Holos</w:t>
      </w:r>
      <w:proofErr w:type="spellEnd"/>
      <w:r>
        <w:t xml:space="preserve"> V</w:t>
      </w:r>
      <w:r w:rsidR="007F0677">
        <w:t xml:space="preserve">3 for use in </w:t>
      </w:r>
      <w:proofErr w:type="spellStart"/>
      <w:r w:rsidR="007F0677">
        <w:t>Holos</w:t>
      </w:r>
      <w:proofErr w:type="spellEnd"/>
      <w:r w:rsidR="007F0677">
        <w:t xml:space="preserve"> V4, but provincial reporting has changed since V3 and </w:t>
      </w:r>
      <w:r w:rsidR="008A20A1">
        <w:t xml:space="preserve">is no longer </w:t>
      </w:r>
      <w:r w:rsidR="007F0677">
        <w:t>compatible with our lookup table</w:t>
      </w:r>
      <w:r w:rsidR="008A20A1">
        <w:t>s</w:t>
      </w:r>
      <w:r w:rsidR="007F0677">
        <w:t xml:space="preserve">. Our team </w:t>
      </w:r>
      <w:proofErr w:type="spellStart"/>
      <w:r w:rsidR="007F0677">
        <w:t>liased</w:t>
      </w:r>
      <w:proofErr w:type="spellEnd"/>
      <w:r w:rsidR="007F0677">
        <w:t xml:space="preserve"> with </w:t>
      </w:r>
      <w:r w:rsidR="008A20A1">
        <w:t xml:space="preserve">departmental </w:t>
      </w:r>
      <w:r w:rsidR="007F0677">
        <w:t xml:space="preserve">collaborators to circumvent this issue, but work on this is still ongoing </w:t>
      </w:r>
      <w:r w:rsidR="008A20A1">
        <w:t xml:space="preserve">and yet to be finished. One of the main problems is to devise a system through which cost lookup tables are updated on a regular basis, which likely would require provincial buy-in. </w:t>
      </w:r>
      <w:r w:rsidR="00CB2A6B">
        <w:t xml:space="preserve">A further issue is that publicly available </w:t>
      </w:r>
      <w:r w:rsidR="00CB2A6B" w:rsidRPr="00CB2A6B">
        <w:t>cost-of-production reports do not have</w:t>
      </w:r>
      <w:r w:rsidR="00CB2A6B">
        <w:t xml:space="preserve"> the level of detail needed to calculate changes in costs due to changes in management that would lower GHG. Last but not least, the way livestock economics is calculated is so different from how GHG emissions are calculated that we have </w:t>
      </w:r>
      <w:r w:rsidR="004E1030" w:rsidRPr="004E1030">
        <w:t>no vision yet of how</w:t>
      </w:r>
      <w:r w:rsidR="004E1030">
        <w:t xml:space="preserve"> </w:t>
      </w:r>
      <w:r w:rsidR="00CB2A6B">
        <w:t>to resolve the difference</w:t>
      </w:r>
      <w:r w:rsidR="004E1030">
        <w:t>s</w:t>
      </w:r>
      <w:r w:rsidR="00CB2A6B">
        <w:t xml:space="preserve"> between the two. Regardless, we are committed to pursuing the further development of this component, and hope to provide updates in the future.</w:t>
      </w:r>
    </w:p>
    <w:p w14:paraId="670396C1" w14:textId="3288A0B6" w:rsidR="00697A00" w:rsidRPr="00D5649B" w:rsidRDefault="00697A00" w:rsidP="00697A00">
      <w:pPr>
        <w:pStyle w:val="Heading2"/>
      </w:pPr>
      <w:bookmarkStart w:id="927" w:name="_Toc474492064"/>
      <w:bookmarkStart w:id="928" w:name="_Toc152758682"/>
      <w:r w:rsidRPr="00D5649B">
        <w:t xml:space="preserve">Crops &amp; </w:t>
      </w:r>
      <w:r w:rsidR="004E267D">
        <w:t>g</w:t>
      </w:r>
      <w:r w:rsidRPr="00D5649B">
        <w:t>rasslands</w:t>
      </w:r>
      <w:bookmarkEnd w:id="927"/>
      <w:bookmarkEnd w:id="928"/>
    </w:p>
    <w:p w14:paraId="1E446F3F" w14:textId="77777777" w:rsidR="00697A00" w:rsidRPr="00D5649B" w:rsidRDefault="00697A00" w:rsidP="00697A00">
      <w:pPr>
        <w:pStyle w:val="Heading2"/>
      </w:pPr>
      <w:bookmarkStart w:id="929" w:name="_Notes_On_herbicide"/>
      <w:bookmarkStart w:id="930" w:name="_Toc474492072"/>
      <w:bookmarkStart w:id="931" w:name="_Toc152758683"/>
      <w:bookmarkEnd w:id="929"/>
      <w:r w:rsidRPr="00D5649B">
        <w:t>Trees</w:t>
      </w:r>
      <w:bookmarkEnd w:id="930"/>
      <w:bookmarkEnd w:id="931"/>
    </w:p>
    <w:p w14:paraId="3E4B85CE" w14:textId="77777777" w:rsidR="00697A00" w:rsidRPr="00D5649B" w:rsidRDefault="00697A00" w:rsidP="00697A00">
      <w:pPr>
        <w:pStyle w:val="Heading2"/>
      </w:pPr>
      <w:bookmarkStart w:id="932" w:name="_Toc474492073"/>
      <w:bookmarkStart w:id="933" w:name="_Toc152758684"/>
      <w:r w:rsidRPr="00D5649B">
        <w:t>Beef</w:t>
      </w:r>
      <w:bookmarkEnd w:id="933"/>
      <w:r w:rsidRPr="00D5649B">
        <w:t xml:space="preserve"> </w:t>
      </w:r>
      <w:bookmarkEnd w:id="932"/>
    </w:p>
    <w:p w14:paraId="77CD2579" w14:textId="482D50BF" w:rsidR="00697A00" w:rsidRPr="00D5649B" w:rsidRDefault="00697A00" w:rsidP="00697A00">
      <w:pPr>
        <w:pStyle w:val="Heading2"/>
      </w:pPr>
      <w:bookmarkStart w:id="934" w:name="_Toc474492092"/>
      <w:bookmarkStart w:id="935" w:name="_Toc152758685"/>
      <w:r w:rsidRPr="00D5649B">
        <w:rPr>
          <w:rStyle w:val="Heading1Char"/>
          <w:b/>
          <w:smallCaps/>
        </w:rPr>
        <w:t xml:space="preserve">Net </w:t>
      </w:r>
      <w:r w:rsidR="004E267D">
        <w:rPr>
          <w:rStyle w:val="Heading1Char"/>
          <w:b/>
          <w:smallCaps/>
        </w:rPr>
        <w:t>r</w:t>
      </w:r>
      <w:r w:rsidRPr="00D5649B">
        <w:rPr>
          <w:rStyle w:val="Heading1Char"/>
          <w:b/>
          <w:smallCaps/>
        </w:rPr>
        <w:t xml:space="preserve">eturn, </w:t>
      </w:r>
      <w:r w:rsidR="004E267D">
        <w:rPr>
          <w:rStyle w:val="Heading1Char"/>
          <w:b/>
          <w:smallCaps/>
        </w:rPr>
        <w:t>c</w:t>
      </w:r>
      <w:r w:rsidRPr="00D5649B">
        <w:rPr>
          <w:rStyle w:val="Heading1Char"/>
          <w:b/>
          <w:smallCaps/>
        </w:rPr>
        <w:t xml:space="preserve">ontribution </w:t>
      </w:r>
      <w:r w:rsidR="004E267D">
        <w:rPr>
          <w:rStyle w:val="Heading1Char"/>
          <w:b/>
          <w:smallCaps/>
        </w:rPr>
        <w:t>m</w:t>
      </w:r>
      <w:r w:rsidRPr="00D5649B">
        <w:rPr>
          <w:rStyle w:val="Heading1Char"/>
          <w:b/>
          <w:smallCaps/>
        </w:rPr>
        <w:t xml:space="preserve">argin </w:t>
      </w:r>
      <w:r w:rsidR="004E267D">
        <w:rPr>
          <w:rStyle w:val="Heading1Char"/>
          <w:b/>
          <w:smallCaps/>
        </w:rPr>
        <w:t>c</w:t>
      </w:r>
      <w:r w:rsidRPr="00D5649B">
        <w:rPr>
          <w:rStyle w:val="Heading1Char"/>
          <w:b/>
          <w:smallCaps/>
        </w:rPr>
        <w:t xml:space="preserve">alculations and </w:t>
      </w:r>
      <w:r w:rsidR="004E267D">
        <w:rPr>
          <w:rStyle w:val="Heading1Char"/>
          <w:b/>
          <w:smallCaps/>
        </w:rPr>
        <w:t>c</w:t>
      </w:r>
      <w:r w:rsidRPr="00D5649B">
        <w:rPr>
          <w:rStyle w:val="Heading1Char"/>
          <w:b/>
          <w:smallCaps/>
        </w:rPr>
        <w:t>onsiderations</w:t>
      </w:r>
      <w:bookmarkEnd w:id="934"/>
      <w:bookmarkEnd w:id="935"/>
    </w:p>
    <w:p w14:paraId="030DD70C" w14:textId="77777777" w:rsidR="00CC528E" w:rsidRPr="00D5649B" w:rsidRDefault="00CC528E" w:rsidP="00CC528E"/>
    <w:p w14:paraId="44FFAA6C" w14:textId="77777777" w:rsidR="002761E0" w:rsidRDefault="002761E0" w:rsidP="00C80EA0">
      <w:pPr>
        <w:pStyle w:val="Heading1"/>
      </w:pPr>
      <w:bookmarkStart w:id="936" w:name="_Toc199151011"/>
      <w:bookmarkStart w:id="937" w:name="_Toc343610187"/>
      <w:bookmarkStart w:id="938" w:name="_Toc152758686"/>
      <w:r w:rsidRPr="00D5649B">
        <w:lastRenderedPageBreak/>
        <w:t>Summations</w:t>
      </w:r>
      <w:bookmarkEnd w:id="936"/>
      <w:bookmarkEnd w:id="937"/>
      <w:bookmarkEnd w:id="938"/>
    </w:p>
    <w:p w14:paraId="42530321" w14:textId="77777777" w:rsidR="00B664A4" w:rsidRPr="00D5649B" w:rsidRDefault="00B664A4" w:rsidP="00B664A4">
      <w:pPr>
        <w:pStyle w:val="Caption"/>
        <w:spacing w:after="120"/>
      </w:pPr>
      <w:r w:rsidRPr="00D5649B">
        <w:t xml:space="preserve">(by </w:t>
      </w:r>
      <w:r>
        <w:t>R</w:t>
      </w:r>
      <w:r w:rsidRPr="00D5649B">
        <w:t>. Kröbel)</w:t>
      </w:r>
    </w:p>
    <w:p w14:paraId="04B53D2A" w14:textId="6F3B5535" w:rsidR="002761E0" w:rsidRPr="00A01AB9" w:rsidRDefault="002761E0" w:rsidP="002761E0">
      <w:pPr>
        <w:tabs>
          <w:tab w:val="right" w:pos="8640"/>
          <w:tab w:val="right" w:pos="8820"/>
        </w:tabs>
        <w:rPr>
          <w:szCs w:val="24"/>
        </w:rPr>
      </w:pPr>
      <w:r w:rsidRPr="00A01AB9">
        <w:rPr>
          <w:szCs w:val="24"/>
        </w:rPr>
        <w:t>Following are the equations to sum emissions from all sources and to convert these emissions to CO</w:t>
      </w:r>
      <w:r w:rsidRPr="00A01AB9">
        <w:rPr>
          <w:szCs w:val="24"/>
          <w:vertAlign w:val="subscript"/>
        </w:rPr>
        <w:t>2</w:t>
      </w:r>
      <w:r w:rsidRPr="00A01AB9">
        <w:rPr>
          <w:szCs w:val="24"/>
        </w:rPr>
        <w:t xml:space="preserve"> equivalents (Mg) based on their global warming potential (</w:t>
      </w:r>
      <w:r w:rsidR="00FF2299">
        <w:rPr>
          <w:szCs w:val="24"/>
        </w:rPr>
        <w:fldChar w:fldCharType="begin"/>
      </w:r>
      <w:r w:rsidR="00FF2299">
        <w:rPr>
          <w:szCs w:val="24"/>
        </w:rPr>
        <w:instrText xml:space="preserve"> REF _Ref116633505 \h </w:instrText>
      </w:r>
      <w:r w:rsidR="00FF2299">
        <w:rPr>
          <w:szCs w:val="24"/>
        </w:rPr>
      </w:r>
      <w:r w:rsidR="00FF2299">
        <w:rPr>
          <w:szCs w:val="24"/>
        </w:rPr>
        <w:fldChar w:fldCharType="separate"/>
      </w:r>
      <w:r w:rsidR="005252E7" w:rsidRPr="00D25BCC">
        <w:rPr>
          <w:b/>
        </w:rPr>
        <w:t xml:space="preserve">Table </w:t>
      </w:r>
      <w:r w:rsidR="005252E7">
        <w:rPr>
          <w:b/>
          <w:noProof/>
        </w:rPr>
        <w:t>54</w:t>
      </w:r>
      <w:r w:rsidR="00FF2299">
        <w:rPr>
          <w:szCs w:val="24"/>
        </w:rPr>
        <w:fldChar w:fldCharType="end"/>
      </w:r>
      <w:r w:rsidRPr="00A01AB9">
        <w:rPr>
          <w:szCs w:val="24"/>
        </w:rPr>
        <w:t>).</w:t>
      </w:r>
    </w:p>
    <w:p w14:paraId="4EC1FFE9" w14:textId="6DDA02E0" w:rsidR="002761E0" w:rsidRPr="00D5649B" w:rsidRDefault="002761E0" w:rsidP="00354D3B">
      <w:pPr>
        <w:pStyle w:val="Heading2"/>
      </w:pPr>
      <w:bookmarkStart w:id="939" w:name="_Toc343610188"/>
      <w:bookmarkStart w:id="940" w:name="_Toc152758687"/>
      <w:r w:rsidRPr="00D5649B">
        <w:t>N</w:t>
      </w:r>
      <w:r w:rsidRPr="00D5649B">
        <w:rPr>
          <w:vertAlign w:val="subscript"/>
        </w:rPr>
        <w:t>2</w:t>
      </w:r>
      <w:r w:rsidRPr="00D5649B">
        <w:t>O</w:t>
      </w:r>
      <w:bookmarkEnd w:id="939"/>
      <w:bookmarkEnd w:id="940"/>
    </w:p>
    <w:p w14:paraId="640EA73E" w14:textId="77777777" w:rsidR="002761E0" w:rsidRPr="00A01AB9" w:rsidRDefault="002761E0" w:rsidP="002761E0">
      <w:pPr>
        <w:tabs>
          <w:tab w:val="right" w:pos="8640"/>
          <w:tab w:val="right" w:pos="8820"/>
        </w:tabs>
      </w:pPr>
      <w:r w:rsidRPr="00A01AB9">
        <w:t>N</w:t>
      </w:r>
      <w:r w:rsidRPr="00A01AB9">
        <w:rPr>
          <w:vertAlign w:val="subscript"/>
        </w:rPr>
        <w:t>2</w:t>
      </w:r>
      <w:r w:rsidRPr="00A01AB9">
        <w:t>O emissions from land applied manure are included here.</w:t>
      </w:r>
    </w:p>
    <w:p w14:paraId="36F08172" w14:textId="77777777" w:rsidR="002761E0" w:rsidRPr="00D5649B" w:rsidRDefault="002761E0" w:rsidP="008A7F5F">
      <w:pPr>
        <w:pStyle w:val="Heading3"/>
      </w:pPr>
      <w:bookmarkStart w:id="941" w:name="_Toc152758688"/>
      <w:r w:rsidRPr="00D5649B">
        <w:t>Direct soil N</w:t>
      </w:r>
      <w:r w:rsidRPr="00D5649B">
        <w:rPr>
          <w:vertAlign w:val="subscript"/>
        </w:rPr>
        <w:t>2</w:t>
      </w:r>
      <w:r w:rsidRPr="00D5649B">
        <w:t>O</w:t>
      </w:r>
      <w:bookmarkEnd w:id="941"/>
    </w:p>
    <w:p w14:paraId="43A2D3D2" w14:textId="0A5596D1"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3560AA" w:rsidRPr="00D5649B">
        <w:rPr>
          <w:b/>
          <w:szCs w:val="24"/>
        </w:rPr>
        <w:t xml:space="preserve"> </w:t>
      </w:r>
      <w:r w:rsidR="003560AA"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8.1.1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4CB9AFDE" w14:textId="31CBE4F8" w:rsidR="002761E0" w:rsidRPr="00D5649B" w:rsidRDefault="003560AA" w:rsidP="00043EBD">
      <w:pPr>
        <w:tabs>
          <w:tab w:val="clear" w:pos="2880"/>
          <w:tab w:val="clear" w:pos="9360"/>
        </w:tabs>
        <w:ind w:left="2835" w:hanging="2835"/>
        <w:rPr>
          <w:sz w:val="20"/>
        </w:rPr>
      </w:pPr>
      <w:r w:rsidRPr="00D5649B">
        <w:rPr>
          <w:sz w:val="20"/>
        </w:rPr>
        <w:t>where</w:t>
      </w:r>
    </w:p>
    <w:p w14:paraId="0A9CA55A" w14:textId="77777777"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6802F09" w14:textId="54D14949" w:rsidR="002761E0" w:rsidRPr="000836A8"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O year</w:t>
      </w:r>
      <w:r w:rsidRPr="00D5649B">
        <w:rPr>
          <w:sz w:val="20"/>
          <w:vertAlign w:val="superscript"/>
        </w:rPr>
        <w:t>-1</w:t>
      </w:r>
      <w:r w:rsidRPr="00D5649B">
        <w:rPr>
          <w:sz w:val="20"/>
        </w:rPr>
        <w:t xml:space="preserve">) </w:t>
      </w:r>
      <w:r w:rsidRPr="000836A8">
        <w:rPr>
          <w:sz w:val="20"/>
        </w:rPr>
        <w:t>(</w:t>
      </w:r>
      <w:r w:rsidR="000836A8" w:rsidRPr="000836A8">
        <w:rPr>
          <w:sz w:val="20"/>
        </w:rPr>
        <w:fldChar w:fldCharType="begin"/>
      </w:r>
      <w:r w:rsidR="000836A8" w:rsidRPr="000836A8">
        <w:rPr>
          <w:sz w:val="20"/>
        </w:rPr>
        <w:instrText xml:space="preserve"> REF _Ref110579143 \h  \* MERGEFORMAT </w:instrText>
      </w:r>
      <w:r w:rsidR="000836A8" w:rsidRPr="000836A8">
        <w:rPr>
          <w:sz w:val="20"/>
        </w:rPr>
      </w:r>
      <w:r w:rsidR="000836A8" w:rsidRPr="000836A8">
        <w:rPr>
          <w:sz w:val="20"/>
        </w:rPr>
        <w:fldChar w:fldCharType="separate"/>
      </w:r>
      <w:r w:rsidR="000836A8" w:rsidRPr="000836A8">
        <w:rPr>
          <w:b/>
          <w:sz w:val="20"/>
        </w:rPr>
        <w:t xml:space="preserve">Eq. </w:t>
      </w:r>
      <w:r w:rsidR="000836A8" w:rsidRPr="000836A8">
        <w:rPr>
          <w:b/>
          <w:noProof/>
          <w:sz w:val="20"/>
        </w:rPr>
        <w:t>2.6.9</w:t>
      </w:r>
      <w:r w:rsidR="000836A8" w:rsidRPr="000836A8">
        <w:rPr>
          <w:b/>
          <w:sz w:val="20"/>
        </w:rPr>
        <w:noBreakHyphen/>
      </w:r>
      <w:r w:rsidR="000836A8" w:rsidRPr="000836A8">
        <w:rPr>
          <w:b/>
          <w:noProof/>
          <w:sz w:val="20"/>
        </w:rPr>
        <w:t>24</w:t>
      </w:r>
      <w:r w:rsidR="000836A8" w:rsidRPr="000836A8">
        <w:rPr>
          <w:sz w:val="20"/>
        </w:rPr>
        <w:fldChar w:fldCharType="end"/>
      </w:r>
      <w:r w:rsidR="000836A8" w:rsidRPr="000836A8">
        <w:rPr>
          <w:sz w:val="20"/>
        </w:rPr>
        <w:t xml:space="preserve"> or </w:t>
      </w:r>
      <w:r w:rsidR="000836A8" w:rsidRPr="000836A8">
        <w:rPr>
          <w:sz w:val="20"/>
        </w:rPr>
        <w:fldChar w:fldCharType="begin"/>
      </w:r>
      <w:r w:rsidR="000836A8" w:rsidRPr="000836A8">
        <w:rPr>
          <w:sz w:val="20"/>
        </w:rPr>
        <w:instrText xml:space="preserve"> REF _Ref110579237 \h  \* MERGEFORMAT </w:instrText>
      </w:r>
      <w:r w:rsidR="000836A8" w:rsidRPr="000836A8">
        <w:rPr>
          <w:sz w:val="20"/>
        </w:rPr>
      </w:r>
      <w:r w:rsidR="000836A8" w:rsidRPr="000836A8">
        <w:rPr>
          <w:sz w:val="20"/>
        </w:rPr>
        <w:fldChar w:fldCharType="separate"/>
      </w:r>
      <w:r w:rsidR="000836A8" w:rsidRPr="000836A8">
        <w:rPr>
          <w:b/>
          <w:sz w:val="20"/>
        </w:rPr>
        <w:t xml:space="preserve">Eq. </w:t>
      </w:r>
      <w:r w:rsidR="000836A8" w:rsidRPr="000836A8">
        <w:rPr>
          <w:b/>
          <w:noProof/>
          <w:sz w:val="20"/>
        </w:rPr>
        <w:t>2.7.8</w:t>
      </w:r>
      <w:r w:rsidR="000836A8" w:rsidRPr="000836A8">
        <w:rPr>
          <w:b/>
          <w:sz w:val="20"/>
        </w:rPr>
        <w:noBreakHyphen/>
      </w:r>
      <w:r w:rsidR="000836A8" w:rsidRPr="000836A8">
        <w:rPr>
          <w:b/>
          <w:noProof/>
          <w:sz w:val="20"/>
        </w:rPr>
        <w:t>24</w:t>
      </w:r>
      <w:r w:rsidR="000836A8" w:rsidRPr="000836A8">
        <w:rPr>
          <w:sz w:val="20"/>
        </w:rPr>
        <w:fldChar w:fldCharType="end"/>
      </w:r>
      <w:r w:rsidRPr="000836A8">
        <w:rPr>
          <w:sz w:val="20"/>
        </w:rPr>
        <w:t>)</w:t>
      </w:r>
    </w:p>
    <w:p w14:paraId="6E992EBA" w14:textId="5AAB0E6A" w:rsidR="002761E0" w:rsidRPr="00D5649B" w:rsidRDefault="003560AA" w:rsidP="00043EBD">
      <w:pPr>
        <w:tabs>
          <w:tab w:val="clear" w:pos="2880"/>
          <w:tab w:val="clear" w:pos="9360"/>
        </w:tabs>
        <w:spacing w:before="0"/>
        <w:ind w:left="2835" w:hanging="2835"/>
        <w:rPr>
          <w:sz w:val="20"/>
        </w:rPr>
      </w:pPr>
      <w:r w:rsidRPr="00D5649B">
        <w:rPr>
          <w:i/>
          <w:sz w:val="20"/>
        </w:rPr>
        <w:t>G</w:t>
      </w:r>
      <w:r w:rsidR="008C7B93" w:rsidRPr="00D5649B">
        <w:rPr>
          <w:i/>
          <w:sz w:val="20"/>
        </w:rPr>
        <w:t>lobal</w:t>
      </w:r>
      <w:r w:rsidRPr="00D5649B">
        <w:rPr>
          <w:i/>
          <w:sz w:val="20"/>
        </w:rPr>
        <w:t>W</w:t>
      </w:r>
      <w:r w:rsidR="008C7B93" w:rsidRPr="00D5649B">
        <w:rPr>
          <w:i/>
          <w:sz w:val="20"/>
        </w:rPr>
        <w:t>arming</w:t>
      </w:r>
      <w:r w:rsidRPr="00D5649B">
        <w:rPr>
          <w:i/>
          <w:sz w:val="20"/>
        </w:rPr>
        <w:t>P</w:t>
      </w:r>
      <w:r w:rsidR="008C7B93" w:rsidRPr="00D5649B">
        <w:rPr>
          <w:i/>
          <w:sz w:val="20"/>
        </w:rPr>
        <w:t>otential</w:t>
      </w:r>
      <w:r w:rsidR="008C7B93" w:rsidRPr="00D5649B">
        <w:rPr>
          <w:i/>
          <w:sz w:val="20"/>
          <w:vertAlign w:val="subscript"/>
        </w:rPr>
        <w:t>N2O</w:t>
      </w:r>
      <w:r w:rsidR="002761E0" w:rsidRPr="00D5649B">
        <w:rPr>
          <w:sz w:val="20"/>
        </w:rPr>
        <w:tab/>
        <w:t>Global warming potential conversion factor</w:t>
      </w:r>
      <w:r w:rsidRPr="00D5649B">
        <w:rPr>
          <w:sz w:val="20"/>
        </w:rPr>
        <w:t xml:space="preserve"> for N2O (100 </w:t>
      </w:r>
      <w:proofErr w:type="spellStart"/>
      <w:r w:rsidRPr="00D5649B">
        <w:rPr>
          <w:sz w:val="20"/>
        </w:rPr>
        <w:t>yr</w:t>
      </w:r>
      <w:proofErr w:type="spellEnd"/>
      <w:r w:rsidRPr="00D5649B">
        <w:rPr>
          <w:sz w:val="20"/>
        </w:rPr>
        <w:t xml:space="preserve"> timeframe, IPCC 2015)</w:t>
      </w:r>
    </w:p>
    <w:p w14:paraId="05A29A33" w14:textId="77777777"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t>Conversion from kg to Mg</w:t>
      </w:r>
    </w:p>
    <w:p w14:paraId="52097AA0" w14:textId="77777777" w:rsidR="002761E0" w:rsidRPr="00D5649B" w:rsidRDefault="002761E0" w:rsidP="008A7F5F">
      <w:pPr>
        <w:pStyle w:val="Heading3"/>
      </w:pPr>
      <w:bookmarkStart w:id="942" w:name="_Toc152758689"/>
      <w:r w:rsidRPr="00D5649B">
        <w:t>Indirect soil N</w:t>
      </w:r>
      <w:r w:rsidRPr="00D5649B">
        <w:rPr>
          <w:vertAlign w:val="subscript"/>
        </w:rPr>
        <w:t>2</w:t>
      </w:r>
      <w:r w:rsidRPr="00D5649B">
        <w:t>O</w:t>
      </w:r>
      <w:bookmarkEnd w:id="942"/>
    </w:p>
    <w:p w14:paraId="50B22836" w14:textId="2D2BF1D1"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8C7B93" w:rsidRPr="00D5649B">
        <w:rPr>
          <w:b/>
          <w:szCs w:val="24"/>
        </w:rPr>
        <w:t xml:space="preserve"> </w:t>
      </w:r>
      <w:r w:rsidR="008C7B93"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8.1.2</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4A451F87" w14:textId="7A5D748A" w:rsidR="002761E0" w:rsidRPr="00D5649B" w:rsidRDefault="008C7B93" w:rsidP="00043EBD">
      <w:pPr>
        <w:tabs>
          <w:tab w:val="clear" w:pos="2880"/>
          <w:tab w:val="clear" w:pos="9360"/>
        </w:tabs>
        <w:ind w:left="2835" w:hanging="2835"/>
        <w:rPr>
          <w:sz w:val="20"/>
        </w:rPr>
      </w:pPr>
      <w:r w:rsidRPr="00D5649B">
        <w:rPr>
          <w:sz w:val="20"/>
        </w:rPr>
        <w:t>where</w:t>
      </w:r>
    </w:p>
    <w:p w14:paraId="58D75782" w14:textId="77777777"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844EB6B" w14:textId="0AA62D0B" w:rsidR="002761E0"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008C7B93" w:rsidRPr="00D5649B">
        <w:rPr>
          <w:i/>
          <w:color w:val="000000"/>
          <w:sz w:val="20"/>
        </w:rPr>
        <w:t>in</w:t>
      </w:r>
      <w:r w:rsidRPr="00D5649B">
        <w:rPr>
          <w:i/>
          <w:color w:val="000000"/>
          <w:sz w:val="20"/>
          <w:vertAlign w:val="subscript"/>
        </w:rPr>
        <w:t>directsoil</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 xml:space="preserve">O </w:t>
      </w:r>
      <w:r w:rsidRPr="000836A8">
        <w:rPr>
          <w:sz w:val="20"/>
        </w:rPr>
        <w:t>year</w:t>
      </w:r>
      <w:r w:rsidRPr="000836A8">
        <w:rPr>
          <w:sz w:val="20"/>
          <w:vertAlign w:val="superscript"/>
        </w:rPr>
        <w:t>-1</w:t>
      </w:r>
      <w:r w:rsidRPr="000836A8">
        <w:rPr>
          <w:sz w:val="20"/>
        </w:rPr>
        <w:t>) (</w:t>
      </w:r>
      <w:r w:rsidR="000836A8" w:rsidRPr="00CE1334">
        <w:rPr>
          <w:sz w:val="20"/>
        </w:rPr>
        <w:fldChar w:fldCharType="begin"/>
      </w:r>
      <w:r w:rsidR="000836A8" w:rsidRPr="00CE1334">
        <w:rPr>
          <w:sz w:val="20"/>
        </w:rPr>
        <w:instrText xml:space="preserve"> REF _Ref110579143 \h  \* MERGEFORMAT </w:instrText>
      </w:r>
      <w:r w:rsidR="000836A8" w:rsidRPr="00CE1334">
        <w:rPr>
          <w:sz w:val="20"/>
        </w:rPr>
      </w:r>
      <w:r w:rsidR="000836A8" w:rsidRPr="00CE1334">
        <w:rPr>
          <w:sz w:val="20"/>
        </w:rPr>
        <w:fldChar w:fldCharType="separate"/>
      </w:r>
      <w:r w:rsidR="000836A8" w:rsidRPr="00CE1334">
        <w:rPr>
          <w:b/>
          <w:sz w:val="20"/>
        </w:rPr>
        <w:t xml:space="preserve">Eq. </w:t>
      </w:r>
      <w:r w:rsidR="000836A8" w:rsidRPr="00CE1334">
        <w:rPr>
          <w:b/>
          <w:noProof/>
          <w:sz w:val="20"/>
        </w:rPr>
        <w:t>2.6.9</w:t>
      </w:r>
      <w:r w:rsidR="000836A8" w:rsidRPr="00CE1334">
        <w:rPr>
          <w:b/>
          <w:sz w:val="20"/>
        </w:rPr>
        <w:noBreakHyphen/>
      </w:r>
      <w:r w:rsidR="000836A8" w:rsidRPr="00CE1334">
        <w:rPr>
          <w:b/>
          <w:noProof/>
          <w:sz w:val="20"/>
        </w:rPr>
        <w:t>24</w:t>
      </w:r>
      <w:r w:rsidR="000836A8" w:rsidRPr="00CE1334">
        <w:rPr>
          <w:sz w:val="20"/>
        </w:rPr>
        <w:fldChar w:fldCharType="end"/>
      </w:r>
      <w:r w:rsidR="000836A8" w:rsidRPr="00CE1334">
        <w:rPr>
          <w:sz w:val="20"/>
        </w:rPr>
        <w:t xml:space="preserve"> or </w:t>
      </w:r>
      <w:r w:rsidR="000836A8" w:rsidRPr="00CE1334">
        <w:rPr>
          <w:sz w:val="20"/>
        </w:rPr>
        <w:fldChar w:fldCharType="begin"/>
      </w:r>
      <w:r w:rsidR="000836A8" w:rsidRPr="00CE1334">
        <w:rPr>
          <w:sz w:val="20"/>
        </w:rPr>
        <w:instrText xml:space="preserve"> REF _Ref110579237 \h  \* MERGEFORMAT </w:instrText>
      </w:r>
      <w:r w:rsidR="000836A8" w:rsidRPr="00CE1334">
        <w:rPr>
          <w:sz w:val="20"/>
        </w:rPr>
      </w:r>
      <w:r w:rsidR="000836A8" w:rsidRPr="00CE1334">
        <w:rPr>
          <w:sz w:val="20"/>
        </w:rPr>
        <w:fldChar w:fldCharType="separate"/>
      </w:r>
      <w:r w:rsidR="000836A8" w:rsidRPr="00CE1334">
        <w:rPr>
          <w:b/>
          <w:sz w:val="20"/>
        </w:rPr>
        <w:t xml:space="preserve">Eq. </w:t>
      </w:r>
      <w:r w:rsidR="000836A8" w:rsidRPr="00CE1334">
        <w:rPr>
          <w:b/>
          <w:noProof/>
          <w:sz w:val="20"/>
        </w:rPr>
        <w:t>2.7.8</w:t>
      </w:r>
      <w:r w:rsidR="000836A8" w:rsidRPr="00CE1334">
        <w:rPr>
          <w:b/>
          <w:sz w:val="20"/>
        </w:rPr>
        <w:noBreakHyphen/>
      </w:r>
      <w:r w:rsidR="000836A8" w:rsidRPr="00CE1334">
        <w:rPr>
          <w:b/>
          <w:noProof/>
          <w:sz w:val="20"/>
        </w:rPr>
        <w:t>24</w:t>
      </w:r>
      <w:r w:rsidR="000836A8" w:rsidRPr="00CE1334">
        <w:rPr>
          <w:sz w:val="20"/>
        </w:rPr>
        <w:fldChar w:fldCharType="end"/>
      </w:r>
      <w:r w:rsidRPr="000836A8">
        <w:rPr>
          <w:sz w:val="20"/>
        </w:rPr>
        <w:t>)</w:t>
      </w:r>
    </w:p>
    <w:p w14:paraId="5CB49A83" w14:textId="77777777" w:rsidR="00905DBD" w:rsidRPr="00D5649B" w:rsidRDefault="00905DBD" w:rsidP="008A7F5F">
      <w:pPr>
        <w:pStyle w:val="Heading3"/>
      </w:pPr>
      <w:bookmarkStart w:id="943" w:name="_Toc343610189"/>
      <w:bookmarkStart w:id="944" w:name="_Toc152758690"/>
      <w:r w:rsidRPr="00D5649B">
        <w:t>Direct manure N</w:t>
      </w:r>
      <w:r w:rsidRPr="00D5649B">
        <w:rPr>
          <w:vertAlign w:val="subscript"/>
        </w:rPr>
        <w:t>2</w:t>
      </w:r>
      <w:r w:rsidRPr="00D5649B">
        <w:t>O</w:t>
      </w:r>
      <w:bookmarkEnd w:id="944"/>
    </w:p>
    <w:p w14:paraId="114B5737" w14:textId="39A4555E"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r>
      <w:r w:rsidR="000E7A8F" w:rsidRPr="00D5649B">
        <w:rPr>
          <w:b/>
          <w:szCs w:val="24"/>
        </w:rPr>
        <w:tab/>
      </w:r>
      <w:r w:rsidR="000E7A8F" w:rsidRPr="00D5649B">
        <w:rPr>
          <w:b/>
          <w:szCs w:val="24"/>
        </w:rPr>
        <w:tab/>
      </w:r>
      <w:r w:rsidR="000E7A8F" w:rsidRPr="00D5649B">
        <w:rPr>
          <w:b/>
          <w:szCs w:val="24"/>
        </w:rPr>
        <w:tab/>
      </w:r>
      <w:r w:rsidR="00905DBD"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8.1.3</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182E36EE" w14:textId="77777777" w:rsidR="000E7A8F" w:rsidRPr="00D5649B" w:rsidRDefault="000E7A8F" w:rsidP="00043EBD">
      <w:pPr>
        <w:tabs>
          <w:tab w:val="clear" w:pos="2880"/>
          <w:tab w:val="clear" w:pos="9360"/>
        </w:tabs>
        <w:ind w:left="2835" w:hanging="2835"/>
        <w:rPr>
          <w:sz w:val="20"/>
        </w:rPr>
      </w:pPr>
      <w:r w:rsidRPr="00D5649B">
        <w:rPr>
          <w:sz w:val="20"/>
        </w:rPr>
        <w:t>where</w:t>
      </w:r>
    </w:p>
    <w:p w14:paraId="05BEDAF0" w14:textId="77777777"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E1D7CC" w14:textId="242957DB" w:rsidR="00905DBD" w:rsidRPr="000836A8" w:rsidRDefault="00905DBD" w:rsidP="00043EBD">
      <w:pPr>
        <w:tabs>
          <w:tab w:val="clear" w:pos="2880"/>
          <w:tab w:val="clear" w:pos="9360"/>
        </w:tabs>
        <w:spacing w:before="0"/>
        <w:ind w:left="2835" w:hanging="2835"/>
        <w:rPr>
          <w:color w:val="000000"/>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directmanure</w:t>
      </w:r>
      <w:r w:rsidRPr="00D5649B">
        <w:rPr>
          <w:i/>
          <w:color w:val="000000"/>
          <w:sz w:val="20"/>
          <w:vertAlign w:val="subscript"/>
        </w:rPr>
        <w:tab/>
      </w:r>
      <w:r w:rsidRPr="00D5649B">
        <w:rPr>
          <w:color w:val="000000"/>
          <w:sz w:val="20"/>
        </w:rPr>
        <w:t>Total manure direct N</w:t>
      </w:r>
      <w:r w:rsidRPr="00D5649B">
        <w:rPr>
          <w:color w:val="000000"/>
          <w:sz w:val="20"/>
          <w:vertAlign w:val="subscript"/>
        </w:rPr>
        <w:t>2</w:t>
      </w:r>
      <w:r w:rsidRPr="00D5649B">
        <w:rPr>
          <w:color w:val="000000"/>
          <w:sz w:val="20"/>
        </w:rPr>
        <w:t>O emission from livestock (kg N</w:t>
      </w:r>
      <w:r w:rsidRPr="00D5649B">
        <w:rPr>
          <w:color w:val="000000"/>
          <w:sz w:val="20"/>
          <w:vertAlign w:val="subscript"/>
        </w:rPr>
        <w:t>2</w:t>
      </w:r>
      <w:r w:rsidRPr="00D5649B">
        <w:rPr>
          <w:color w:val="000000"/>
          <w:sz w:val="20"/>
        </w:rPr>
        <w:t>O year</w:t>
      </w:r>
      <w:r w:rsidRPr="00D5649B">
        <w:rPr>
          <w:color w:val="000000"/>
          <w:sz w:val="20"/>
          <w:vertAlign w:val="superscript"/>
        </w:rPr>
        <w:t>-1</w:t>
      </w:r>
      <w:r w:rsidRPr="000836A8">
        <w:rPr>
          <w:color w:val="000000"/>
          <w:sz w:val="20"/>
        </w:rPr>
        <w:t>) (</w:t>
      </w:r>
      <w:r w:rsidR="000836A8" w:rsidRPr="000836A8">
        <w:rPr>
          <w:sz w:val="20"/>
        </w:rPr>
        <w:fldChar w:fldCharType="begin"/>
      </w:r>
      <w:r w:rsidR="000836A8" w:rsidRPr="000836A8">
        <w:rPr>
          <w:sz w:val="20"/>
        </w:rPr>
        <w:instrText xml:space="preserve"> REF _Ref110579143 \h  \* MERGEFORMAT </w:instrText>
      </w:r>
      <w:r w:rsidR="000836A8" w:rsidRPr="000836A8">
        <w:rPr>
          <w:sz w:val="20"/>
        </w:rPr>
      </w:r>
      <w:r w:rsidR="000836A8" w:rsidRPr="000836A8">
        <w:rPr>
          <w:sz w:val="20"/>
        </w:rPr>
        <w:fldChar w:fldCharType="separate"/>
      </w:r>
      <w:r w:rsidR="000836A8" w:rsidRPr="000836A8">
        <w:rPr>
          <w:b/>
          <w:sz w:val="20"/>
        </w:rPr>
        <w:t xml:space="preserve">Eq. </w:t>
      </w:r>
      <w:r w:rsidR="000836A8" w:rsidRPr="000836A8">
        <w:rPr>
          <w:b/>
          <w:noProof/>
          <w:sz w:val="20"/>
        </w:rPr>
        <w:t>2.6.9</w:t>
      </w:r>
      <w:r w:rsidR="000836A8" w:rsidRPr="000836A8">
        <w:rPr>
          <w:b/>
          <w:sz w:val="20"/>
        </w:rPr>
        <w:noBreakHyphen/>
      </w:r>
      <w:r w:rsidR="000836A8" w:rsidRPr="000836A8">
        <w:rPr>
          <w:b/>
          <w:noProof/>
          <w:sz w:val="20"/>
        </w:rPr>
        <w:t>24</w:t>
      </w:r>
      <w:r w:rsidR="000836A8" w:rsidRPr="000836A8">
        <w:rPr>
          <w:sz w:val="20"/>
        </w:rPr>
        <w:fldChar w:fldCharType="end"/>
      </w:r>
      <w:r w:rsidR="000836A8" w:rsidRPr="000836A8">
        <w:rPr>
          <w:sz w:val="20"/>
        </w:rPr>
        <w:t xml:space="preserve"> or </w:t>
      </w:r>
      <w:r w:rsidR="000836A8" w:rsidRPr="000836A8">
        <w:rPr>
          <w:sz w:val="20"/>
        </w:rPr>
        <w:fldChar w:fldCharType="begin"/>
      </w:r>
      <w:r w:rsidR="000836A8" w:rsidRPr="000836A8">
        <w:rPr>
          <w:sz w:val="20"/>
        </w:rPr>
        <w:instrText xml:space="preserve"> REF _Ref110579237 \h  \* MERGEFORMAT </w:instrText>
      </w:r>
      <w:r w:rsidR="000836A8" w:rsidRPr="000836A8">
        <w:rPr>
          <w:sz w:val="20"/>
        </w:rPr>
      </w:r>
      <w:r w:rsidR="000836A8" w:rsidRPr="000836A8">
        <w:rPr>
          <w:sz w:val="20"/>
        </w:rPr>
        <w:fldChar w:fldCharType="separate"/>
      </w:r>
      <w:r w:rsidR="000836A8" w:rsidRPr="000836A8">
        <w:rPr>
          <w:b/>
          <w:sz w:val="20"/>
        </w:rPr>
        <w:t xml:space="preserve">Eq. </w:t>
      </w:r>
      <w:r w:rsidR="000836A8" w:rsidRPr="000836A8">
        <w:rPr>
          <w:b/>
          <w:noProof/>
          <w:sz w:val="20"/>
        </w:rPr>
        <w:t>2.7.8</w:t>
      </w:r>
      <w:r w:rsidR="000836A8" w:rsidRPr="000836A8">
        <w:rPr>
          <w:b/>
          <w:sz w:val="20"/>
        </w:rPr>
        <w:noBreakHyphen/>
      </w:r>
      <w:r w:rsidR="000836A8" w:rsidRPr="000836A8">
        <w:rPr>
          <w:b/>
          <w:noProof/>
          <w:sz w:val="20"/>
        </w:rPr>
        <w:t>24</w:t>
      </w:r>
      <w:r w:rsidR="000836A8" w:rsidRPr="000836A8">
        <w:rPr>
          <w:sz w:val="20"/>
        </w:rPr>
        <w:fldChar w:fldCharType="end"/>
      </w:r>
      <w:r w:rsidRPr="000836A8">
        <w:rPr>
          <w:color w:val="000000"/>
          <w:sz w:val="20"/>
        </w:rPr>
        <w:t>)</w:t>
      </w:r>
    </w:p>
    <w:p w14:paraId="78EB2C80" w14:textId="77777777" w:rsidR="00905DBD" w:rsidRPr="00D5649B" w:rsidRDefault="00905DBD" w:rsidP="008A7F5F">
      <w:pPr>
        <w:pStyle w:val="Heading3"/>
      </w:pPr>
      <w:bookmarkStart w:id="945" w:name="_Toc152758691"/>
      <w:r w:rsidRPr="00D5649B">
        <w:t>Indirect manure N</w:t>
      </w:r>
      <w:r w:rsidRPr="00D5649B">
        <w:rPr>
          <w:vertAlign w:val="subscript"/>
        </w:rPr>
        <w:t>2</w:t>
      </w:r>
      <w:r w:rsidRPr="00D5649B">
        <w:t>O</w:t>
      </w:r>
      <w:bookmarkEnd w:id="945"/>
    </w:p>
    <w:p w14:paraId="00D82FA1" w14:textId="4A58533C" w:rsidR="000E7A8F"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0E7A8F" w:rsidRPr="00D5649B">
        <w:rPr>
          <w:b/>
          <w:szCs w:val="24"/>
        </w:rPr>
        <w:t xml:space="preserve"> </w:t>
      </w:r>
      <w:r w:rsidR="000E7A8F" w:rsidRPr="00D5649B">
        <w:rPr>
          <w:b/>
          <w:szCs w:val="24"/>
        </w:rPr>
        <w:tab/>
      </w:r>
      <w:r w:rsidR="000E7A8F" w:rsidRPr="00D5649B">
        <w:rPr>
          <w:b/>
          <w:szCs w:val="24"/>
        </w:rPr>
        <w:tab/>
      </w:r>
      <w:r w:rsidR="000E7A8F" w:rsidRPr="00D5649B">
        <w:rPr>
          <w:b/>
          <w:szCs w:val="24"/>
        </w:rPr>
        <w:tab/>
      </w:r>
      <w:r w:rsidR="00675F91" w:rsidRPr="00D5649B">
        <w:rPr>
          <w:b/>
          <w:szCs w:val="24"/>
        </w:rPr>
        <w:tab/>
      </w:r>
      <w:r w:rsidR="000E7A8F" w:rsidRPr="00D5649B">
        <w:rPr>
          <w:b/>
          <w:szCs w:val="24"/>
        </w:rPr>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8.1.4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5CBA2750" w14:textId="77777777" w:rsidR="000E7A8F" w:rsidRPr="00D5649B" w:rsidRDefault="000E7A8F" w:rsidP="00043EBD">
      <w:pPr>
        <w:tabs>
          <w:tab w:val="clear" w:pos="2880"/>
          <w:tab w:val="clear" w:pos="9360"/>
        </w:tabs>
        <w:ind w:left="2835" w:hanging="2835"/>
        <w:rPr>
          <w:sz w:val="20"/>
        </w:rPr>
      </w:pPr>
      <w:r w:rsidRPr="00D5649B">
        <w:rPr>
          <w:sz w:val="20"/>
        </w:rPr>
        <w:t>where</w:t>
      </w:r>
    </w:p>
    <w:p w14:paraId="3F12EC3E" w14:textId="77777777"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 xml:space="preserve">O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3FDD2E0" w14:textId="78FBC48A" w:rsidR="00905DBD" w:rsidRDefault="00905DBD" w:rsidP="00043EBD">
      <w:pPr>
        <w:tabs>
          <w:tab w:val="clear" w:pos="2880"/>
          <w:tab w:val="clear" w:pos="9360"/>
        </w:tabs>
        <w:spacing w:before="0"/>
        <w:ind w:left="2835" w:hanging="2835"/>
        <w:rPr>
          <w:color w:val="000000"/>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indirectmanure</w:t>
      </w:r>
      <w:r w:rsidRPr="00D5649B">
        <w:rPr>
          <w:i/>
          <w:color w:val="000000"/>
          <w:sz w:val="20"/>
          <w:vertAlign w:val="subscript"/>
        </w:rPr>
        <w:tab/>
      </w:r>
      <w:r w:rsidRPr="00D5649B">
        <w:rPr>
          <w:color w:val="000000"/>
          <w:sz w:val="20"/>
        </w:rPr>
        <w:t>Total manure indirect N</w:t>
      </w:r>
      <w:r w:rsidRPr="00D5649B">
        <w:rPr>
          <w:color w:val="000000"/>
          <w:sz w:val="20"/>
          <w:vertAlign w:val="subscript"/>
        </w:rPr>
        <w:t>2</w:t>
      </w:r>
      <w:r w:rsidRPr="00D5649B">
        <w:rPr>
          <w:color w:val="000000"/>
          <w:sz w:val="20"/>
        </w:rPr>
        <w:t xml:space="preserve">O emission from </w:t>
      </w:r>
      <w:r w:rsidRPr="000836A8">
        <w:rPr>
          <w:color w:val="000000"/>
          <w:sz w:val="20"/>
        </w:rPr>
        <w:t>livestock (kg N</w:t>
      </w:r>
      <w:r w:rsidRPr="000836A8">
        <w:rPr>
          <w:color w:val="000000"/>
          <w:sz w:val="20"/>
          <w:vertAlign w:val="subscript"/>
        </w:rPr>
        <w:t>2</w:t>
      </w:r>
      <w:r w:rsidRPr="000836A8">
        <w:rPr>
          <w:color w:val="000000"/>
          <w:sz w:val="20"/>
        </w:rPr>
        <w:t>O year</w:t>
      </w:r>
      <w:r w:rsidRPr="000836A8">
        <w:rPr>
          <w:color w:val="000000"/>
          <w:sz w:val="20"/>
          <w:vertAlign w:val="superscript"/>
        </w:rPr>
        <w:t>-1</w:t>
      </w:r>
      <w:r w:rsidRPr="000836A8">
        <w:rPr>
          <w:color w:val="000000"/>
          <w:sz w:val="20"/>
        </w:rPr>
        <w:t>) (</w:t>
      </w:r>
      <w:r w:rsidR="000836A8" w:rsidRPr="000836A8">
        <w:rPr>
          <w:sz w:val="20"/>
        </w:rPr>
        <w:fldChar w:fldCharType="begin"/>
      </w:r>
      <w:r w:rsidR="000836A8" w:rsidRPr="000836A8">
        <w:rPr>
          <w:sz w:val="20"/>
        </w:rPr>
        <w:instrText xml:space="preserve"> REF _Ref110579143 \h  \* MERGEFORMAT </w:instrText>
      </w:r>
      <w:r w:rsidR="000836A8" w:rsidRPr="000836A8">
        <w:rPr>
          <w:sz w:val="20"/>
        </w:rPr>
      </w:r>
      <w:r w:rsidR="000836A8" w:rsidRPr="000836A8">
        <w:rPr>
          <w:sz w:val="20"/>
        </w:rPr>
        <w:fldChar w:fldCharType="separate"/>
      </w:r>
      <w:r w:rsidR="000836A8" w:rsidRPr="000836A8">
        <w:rPr>
          <w:b/>
          <w:sz w:val="20"/>
        </w:rPr>
        <w:t xml:space="preserve">Eq. </w:t>
      </w:r>
      <w:r w:rsidR="000836A8" w:rsidRPr="000836A8">
        <w:rPr>
          <w:b/>
          <w:noProof/>
          <w:sz w:val="20"/>
        </w:rPr>
        <w:t>2.6.9</w:t>
      </w:r>
      <w:r w:rsidR="000836A8" w:rsidRPr="000836A8">
        <w:rPr>
          <w:b/>
          <w:sz w:val="20"/>
        </w:rPr>
        <w:noBreakHyphen/>
      </w:r>
      <w:r w:rsidR="000836A8" w:rsidRPr="000836A8">
        <w:rPr>
          <w:b/>
          <w:noProof/>
          <w:sz w:val="20"/>
        </w:rPr>
        <w:t>24</w:t>
      </w:r>
      <w:r w:rsidR="000836A8" w:rsidRPr="000836A8">
        <w:rPr>
          <w:sz w:val="20"/>
        </w:rPr>
        <w:fldChar w:fldCharType="end"/>
      </w:r>
      <w:r w:rsidR="000836A8" w:rsidRPr="000836A8">
        <w:rPr>
          <w:sz w:val="20"/>
        </w:rPr>
        <w:t xml:space="preserve"> or </w:t>
      </w:r>
      <w:r w:rsidR="000836A8" w:rsidRPr="000836A8">
        <w:rPr>
          <w:sz w:val="20"/>
        </w:rPr>
        <w:fldChar w:fldCharType="begin"/>
      </w:r>
      <w:r w:rsidR="000836A8" w:rsidRPr="000836A8">
        <w:rPr>
          <w:sz w:val="20"/>
        </w:rPr>
        <w:instrText xml:space="preserve"> REF _Ref110579237 \h  \* MERGEFORMAT </w:instrText>
      </w:r>
      <w:r w:rsidR="000836A8" w:rsidRPr="000836A8">
        <w:rPr>
          <w:sz w:val="20"/>
        </w:rPr>
      </w:r>
      <w:r w:rsidR="000836A8" w:rsidRPr="000836A8">
        <w:rPr>
          <w:sz w:val="20"/>
        </w:rPr>
        <w:fldChar w:fldCharType="separate"/>
      </w:r>
      <w:r w:rsidR="000836A8" w:rsidRPr="000836A8">
        <w:rPr>
          <w:b/>
          <w:sz w:val="20"/>
        </w:rPr>
        <w:t xml:space="preserve">Eq. </w:t>
      </w:r>
      <w:r w:rsidR="000836A8" w:rsidRPr="000836A8">
        <w:rPr>
          <w:b/>
          <w:noProof/>
          <w:sz w:val="20"/>
        </w:rPr>
        <w:t>2.7.8</w:t>
      </w:r>
      <w:r w:rsidR="000836A8" w:rsidRPr="000836A8">
        <w:rPr>
          <w:b/>
          <w:sz w:val="20"/>
        </w:rPr>
        <w:noBreakHyphen/>
      </w:r>
      <w:r w:rsidR="000836A8" w:rsidRPr="000836A8">
        <w:rPr>
          <w:b/>
          <w:noProof/>
          <w:sz w:val="20"/>
        </w:rPr>
        <w:t>24</w:t>
      </w:r>
      <w:r w:rsidR="000836A8" w:rsidRPr="000836A8">
        <w:rPr>
          <w:sz w:val="20"/>
        </w:rPr>
        <w:fldChar w:fldCharType="end"/>
      </w:r>
      <w:r w:rsidRPr="000836A8">
        <w:rPr>
          <w:color w:val="000000"/>
          <w:sz w:val="20"/>
        </w:rPr>
        <w:t>)</w:t>
      </w:r>
    </w:p>
    <w:p w14:paraId="489AC75C" w14:textId="744D67B8" w:rsidR="002761E0" w:rsidRPr="00D5649B" w:rsidRDefault="00905DBD" w:rsidP="00905DBD">
      <w:pPr>
        <w:pStyle w:val="Heading2"/>
      </w:pPr>
      <w:bookmarkStart w:id="946" w:name="_Toc152758692"/>
      <w:r w:rsidRPr="00D5649B">
        <w:t>C</w:t>
      </w:r>
      <w:r w:rsidR="002761E0" w:rsidRPr="00D5649B">
        <w:t>arbon</w:t>
      </w:r>
      <w:bookmarkEnd w:id="943"/>
      <w:bookmarkEnd w:id="946"/>
    </w:p>
    <w:p w14:paraId="49E8115D" w14:textId="053F4733" w:rsidR="00905DBD" w:rsidRPr="00D5649B" w:rsidRDefault="00905DBD" w:rsidP="008A7F5F">
      <w:pPr>
        <w:pStyle w:val="Heading3"/>
      </w:pPr>
      <w:bookmarkStart w:id="947" w:name="_Toc152758693"/>
      <w:r w:rsidRPr="00D5649B">
        <w:lastRenderedPageBreak/>
        <w:t>Soil Carbon</w:t>
      </w:r>
      <w:bookmarkEnd w:id="947"/>
    </w:p>
    <w:p w14:paraId="74DEFAB2" w14:textId="242D239D" w:rsidR="002761E0" w:rsidRPr="00D5649B" w:rsidRDefault="004E1030" w:rsidP="00043EBD">
      <w:pPr>
        <w:keepNext/>
        <w:tabs>
          <w:tab w:val="clear" w:pos="9360"/>
          <w:tab w:val="right" w:pos="9781"/>
        </w:tabs>
        <w:spacing w:after="120"/>
        <w:rPr>
          <w:b/>
          <w:szCs w:val="24"/>
        </w:rPr>
      </w:pPr>
      <m:oMath>
        <m:r>
          <m:rPr>
            <m:sty m:val="bi"/>
          </m:rPr>
          <w:rPr>
            <w:rFonts w:ascii="Cambria Math" w:hAnsi="Cambria Math"/>
            <w:szCs w:val="24"/>
          </w:rPr>
          <m:t xml:space="preserve">   =</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(soil)</m:t>
                </m:r>
              </m:sub>
            </m:sSub>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r>
      <w:r w:rsidR="00905DBD"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8.2.1</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436AC054" w14:textId="70FF4332" w:rsidR="002761E0" w:rsidRPr="00C654E9" w:rsidRDefault="00905DBD" w:rsidP="00043EBD">
      <w:pPr>
        <w:tabs>
          <w:tab w:val="clear" w:pos="2880"/>
          <w:tab w:val="clear" w:pos="9360"/>
        </w:tabs>
        <w:ind w:left="2835" w:hanging="2835"/>
        <w:rPr>
          <w:sz w:val="20"/>
        </w:rPr>
      </w:pPr>
      <w:r w:rsidRPr="00C654E9">
        <w:rPr>
          <w:sz w:val="20"/>
        </w:rPr>
        <w:t>where</w:t>
      </w:r>
    </w:p>
    <w:p w14:paraId="71613C91" w14:textId="77777777" w:rsidR="002761E0" w:rsidRPr="00C654E9" w:rsidRDefault="002761E0" w:rsidP="00043EBD">
      <w:pPr>
        <w:tabs>
          <w:tab w:val="clear" w:pos="2880"/>
          <w:tab w:val="clear" w:pos="9360"/>
        </w:tabs>
        <w:spacing w:before="0"/>
        <w:ind w:left="2835" w:hanging="2835"/>
        <w:rPr>
          <w:color w:val="000000"/>
          <w:sz w:val="20"/>
        </w:rPr>
      </w:pPr>
      <w:r w:rsidRPr="00C654E9">
        <w:rPr>
          <w:i/>
          <w:color w:val="000000"/>
          <w:sz w:val="20"/>
        </w:rPr>
        <w:t>CO</w:t>
      </w:r>
      <w:r w:rsidRPr="00C654E9">
        <w:rPr>
          <w:i/>
          <w:color w:val="000000"/>
          <w:sz w:val="20"/>
          <w:vertAlign w:val="subscript"/>
        </w:rPr>
        <w:t>2soil</w:t>
      </w:r>
      <w:r w:rsidRPr="00C654E9">
        <w:rPr>
          <w:color w:val="000000"/>
          <w:sz w:val="20"/>
        </w:rPr>
        <w:t>(</w:t>
      </w:r>
      <w:r w:rsidRPr="00C654E9">
        <w:rPr>
          <w:i/>
          <w:color w:val="000000"/>
          <w:sz w:val="20"/>
        </w:rPr>
        <w:t>CO</w:t>
      </w:r>
      <w:r w:rsidRPr="00C654E9">
        <w:rPr>
          <w:i/>
          <w:color w:val="000000"/>
          <w:sz w:val="20"/>
          <w:vertAlign w:val="subscript"/>
        </w:rPr>
        <w:t>2</w:t>
      </w:r>
      <w:r w:rsidRPr="00C654E9">
        <w:rPr>
          <w:i/>
          <w:color w:val="000000"/>
          <w:sz w:val="20"/>
        </w:rPr>
        <w:t>eq</w:t>
      </w:r>
      <w:r w:rsidRPr="00C654E9">
        <w:rPr>
          <w:color w:val="000000"/>
          <w:sz w:val="20"/>
        </w:rPr>
        <w:t>)</w:t>
      </w:r>
      <w:r w:rsidRPr="00C654E9">
        <w:rPr>
          <w:i/>
          <w:color w:val="FF0000"/>
          <w:sz w:val="20"/>
          <w:vertAlign w:val="subscript"/>
        </w:rPr>
        <w:tab/>
      </w:r>
      <w:r w:rsidRPr="00C654E9">
        <w:rPr>
          <w:color w:val="000000"/>
          <w:sz w:val="20"/>
        </w:rPr>
        <w:t>CO</w:t>
      </w:r>
      <w:r w:rsidRPr="00C654E9">
        <w:rPr>
          <w:color w:val="000000"/>
          <w:sz w:val="20"/>
          <w:vertAlign w:val="subscript"/>
        </w:rPr>
        <w:t>2</w:t>
      </w:r>
      <w:r w:rsidRPr="00C654E9">
        <w:rPr>
          <w:color w:val="000000"/>
          <w:sz w:val="20"/>
        </w:rPr>
        <w:t xml:space="preserve"> emissions from soils </w:t>
      </w:r>
      <w:r w:rsidRPr="00C654E9">
        <w:rPr>
          <w:sz w:val="20"/>
        </w:rPr>
        <w:t>(Mg CO</w:t>
      </w:r>
      <w:r w:rsidRPr="00C654E9">
        <w:rPr>
          <w:sz w:val="20"/>
          <w:vertAlign w:val="subscript"/>
        </w:rPr>
        <w:t>2</w:t>
      </w:r>
      <w:r w:rsidRPr="00C654E9">
        <w:rPr>
          <w:sz w:val="20"/>
        </w:rPr>
        <w:t xml:space="preserve"> eq year</w:t>
      </w:r>
      <w:r w:rsidRPr="00C654E9">
        <w:rPr>
          <w:sz w:val="20"/>
          <w:vertAlign w:val="superscript"/>
        </w:rPr>
        <w:t>-1</w:t>
      </w:r>
      <w:r w:rsidRPr="00C654E9">
        <w:rPr>
          <w:sz w:val="20"/>
        </w:rPr>
        <w:t>)</w:t>
      </w:r>
    </w:p>
    <w:p w14:paraId="3A5D6FA7" w14:textId="76AA865F" w:rsidR="002761E0" w:rsidRPr="00C654E9" w:rsidRDefault="002761E0" w:rsidP="00043EBD">
      <w:pPr>
        <w:tabs>
          <w:tab w:val="clear" w:pos="2880"/>
          <w:tab w:val="clear" w:pos="9360"/>
        </w:tabs>
        <w:spacing w:before="0"/>
        <w:ind w:left="2835" w:hanging="2835"/>
        <w:rPr>
          <w:color w:val="000000"/>
          <w:sz w:val="20"/>
        </w:rPr>
      </w:pPr>
      <w:r w:rsidRPr="00C654E9">
        <w:rPr>
          <w:i/>
          <w:color w:val="000000"/>
          <w:sz w:val="20"/>
        </w:rPr>
        <w:t>CO</w:t>
      </w:r>
      <w:r w:rsidRPr="00C654E9">
        <w:rPr>
          <w:i/>
          <w:color w:val="000000"/>
          <w:sz w:val="20"/>
          <w:vertAlign w:val="subscript"/>
        </w:rPr>
        <w:t>2</w:t>
      </w:r>
      <w:r w:rsidR="003D1C3D" w:rsidRPr="00C654E9">
        <w:rPr>
          <w:i/>
          <w:color w:val="000000"/>
          <w:sz w:val="20"/>
        </w:rPr>
        <w:t>e</w:t>
      </w:r>
      <w:r w:rsidR="003D1C3D" w:rsidRPr="00C654E9">
        <w:rPr>
          <w:i/>
          <w:color w:val="000000"/>
          <w:sz w:val="20"/>
          <w:vertAlign w:val="subscript"/>
        </w:rPr>
        <w:t>(</w:t>
      </w:r>
      <w:r w:rsidRPr="00C654E9">
        <w:rPr>
          <w:i/>
          <w:color w:val="000000"/>
          <w:sz w:val="20"/>
          <w:vertAlign w:val="subscript"/>
        </w:rPr>
        <w:t>soil</w:t>
      </w:r>
      <w:r w:rsidR="003D1C3D" w:rsidRPr="00C654E9">
        <w:rPr>
          <w:i/>
          <w:color w:val="000000"/>
          <w:sz w:val="20"/>
          <w:vertAlign w:val="subscript"/>
        </w:rPr>
        <w:t>)</w:t>
      </w:r>
      <w:r w:rsidR="003D1C3D" w:rsidRPr="00C654E9">
        <w:rPr>
          <w:i/>
          <w:color w:val="000000"/>
          <w:sz w:val="20"/>
        </w:rPr>
        <w:t>/CO</w:t>
      </w:r>
      <w:r w:rsidR="003D1C3D" w:rsidRPr="00C654E9">
        <w:rPr>
          <w:i/>
          <w:color w:val="000000"/>
          <w:sz w:val="20"/>
          <w:vertAlign w:val="subscript"/>
        </w:rPr>
        <w:t>2soil</w:t>
      </w:r>
      <w:r w:rsidRPr="00C654E9">
        <w:rPr>
          <w:i/>
          <w:color w:val="FF0000"/>
          <w:sz w:val="20"/>
          <w:vertAlign w:val="subscript"/>
        </w:rPr>
        <w:tab/>
      </w:r>
      <w:r w:rsidRPr="00C654E9">
        <w:rPr>
          <w:color w:val="000000"/>
          <w:sz w:val="20"/>
        </w:rPr>
        <w:t>CO</w:t>
      </w:r>
      <w:r w:rsidRPr="00C654E9">
        <w:rPr>
          <w:color w:val="000000"/>
          <w:sz w:val="20"/>
          <w:vertAlign w:val="subscript"/>
        </w:rPr>
        <w:t>2</w:t>
      </w:r>
      <w:r w:rsidRPr="00C654E9">
        <w:rPr>
          <w:color w:val="000000"/>
          <w:sz w:val="20"/>
        </w:rPr>
        <w:t xml:space="preserve"> emissions from soils (kg CO</w:t>
      </w:r>
      <w:r w:rsidRPr="00C654E9">
        <w:rPr>
          <w:color w:val="000000"/>
          <w:sz w:val="20"/>
          <w:vertAlign w:val="subscript"/>
        </w:rPr>
        <w:t>2</w:t>
      </w:r>
      <w:r w:rsidRPr="00C654E9">
        <w:rPr>
          <w:color w:val="000000"/>
          <w:sz w:val="20"/>
        </w:rPr>
        <w:t xml:space="preserve"> year</w:t>
      </w:r>
      <w:r w:rsidRPr="00C654E9">
        <w:rPr>
          <w:color w:val="000000"/>
          <w:sz w:val="20"/>
          <w:vertAlign w:val="superscript"/>
        </w:rPr>
        <w:t>-1</w:t>
      </w:r>
      <w:r w:rsidRPr="00C654E9">
        <w:rPr>
          <w:color w:val="000000"/>
          <w:sz w:val="20"/>
        </w:rPr>
        <w:t>) (</w:t>
      </w:r>
      <w:r w:rsidR="003D1C3D" w:rsidRPr="00C654E9">
        <w:rPr>
          <w:color w:val="000000"/>
          <w:sz w:val="20"/>
        </w:rPr>
        <w:fldChar w:fldCharType="begin"/>
      </w:r>
      <w:r w:rsidR="003D1C3D" w:rsidRPr="00C654E9">
        <w:rPr>
          <w:color w:val="000000"/>
          <w:sz w:val="20"/>
        </w:rPr>
        <w:instrText xml:space="preserve"> REF _Ref110586084 \h  \* MERGEFORMAT </w:instrText>
      </w:r>
      <w:r w:rsidR="003D1C3D" w:rsidRPr="00C654E9">
        <w:rPr>
          <w:color w:val="000000"/>
          <w:sz w:val="20"/>
        </w:rPr>
      </w:r>
      <w:r w:rsidR="003D1C3D" w:rsidRPr="00C654E9">
        <w:rPr>
          <w:color w:val="000000"/>
          <w:sz w:val="20"/>
        </w:rPr>
        <w:fldChar w:fldCharType="separate"/>
      </w:r>
      <w:r w:rsidR="003D1C3D" w:rsidRPr="00C654E9">
        <w:rPr>
          <w:b/>
          <w:sz w:val="20"/>
        </w:rPr>
        <w:t xml:space="preserve">Eq. </w:t>
      </w:r>
      <w:r w:rsidR="003D1C3D" w:rsidRPr="00C654E9">
        <w:rPr>
          <w:b/>
          <w:noProof/>
          <w:sz w:val="20"/>
        </w:rPr>
        <w:t>2.1.5</w:t>
      </w:r>
      <w:r w:rsidR="003D1C3D" w:rsidRPr="00C654E9">
        <w:rPr>
          <w:b/>
          <w:sz w:val="20"/>
        </w:rPr>
        <w:noBreakHyphen/>
      </w:r>
      <w:r w:rsidR="003D1C3D" w:rsidRPr="00C654E9">
        <w:rPr>
          <w:b/>
          <w:noProof/>
          <w:sz w:val="20"/>
        </w:rPr>
        <w:t>2</w:t>
      </w:r>
      <w:r w:rsidR="003D1C3D" w:rsidRPr="00C654E9">
        <w:rPr>
          <w:color w:val="000000"/>
          <w:sz w:val="20"/>
        </w:rPr>
        <w:fldChar w:fldCharType="end"/>
      </w:r>
      <w:r w:rsidR="003D1C3D" w:rsidRPr="00C654E9">
        <w:rPr>
          <w:color w:val="000000"/>
          <w:sz w:val="20"/>
        </w:rPr>
        <w:t xml:space="preserve"> or </w:t>
      </w:r>
      <w:r w:rsidR="003D1C3D" w:rsidRPr="00C654E9">
        <w:rPr>
          <w:color w:val="000000"/>
          <w:sz w:val="20"/>
        </w:rPr>
        <w:fldChar w:fldCharType="begin"/>
      </w:r>
      <w:r w:rsidR="003D1C3D" w:rsidRPr="00C654E9">
        <w:rPr>
          <w:color w:val="000000"/>
          <w:sz w:val="20"/>
        </w:rPr>
        <w:instrText xml:space="preserve"> REF _Ref110585868 \h  \* MERGEFORMAT </w:instrText>
      </w:r>
      <w:r w:rsidR="003D1C3D" w:rsidRPr="00C654E9">
        <w:rPr>
          <w:color w:val="000000"/>
          <w:sz w:val="20"/>
        </w:rPr>
      </w:r>
      <w:r w:rsidR="003D1C3D" w:rsidRPr="00C654E9">
        <w:rPr>
          <w:color w:val="000000"/>
          <w:sz w:val="20"/>
        </w:rPr>
        <w:fldChar w:fldCharType="separate"/>
      </w:r>
      <w:r w:rsidR="003D1C3D" w:rsidRPr="00C654E9">
        <w:rPr>
          <w:rFonts w:cstheme="minorHAnsi"/>
          <w:b/>
          <w:sz w:val="20"/>
        </w:rPr>
        <w:t xml:space="preserve">Eq. </w:t>
      </w:r>
      <w:r w:rsidR="003D1C3D" w:rsidRPr="00C654E9">
        <w:rPr>
          <w:rFonts w:cstheme="minorHAnsi"/>
          <w:b/>
          <w:noProof/>
          <w:sz w:val="20"/>
        </w:rPr>
        <w:t>2.2.1</w:t>
      </w:r>
      <w:r w:rsidR="003D1C3D" w:rsidRPr="00C654E9">
        <w:rPr>
          <w:rFonts w:cstheme="minorHAnsi"/>
          <w:b/>
          <w:sz w:val="20"/>
        </w:rPr>
        <w:noBreakHyphen/>
      </w:r>
      <w:r w:rsidR="003D1C3D" w:rsidRPr="00C654E9">
        <w:rPr>
          <w:rFonts w:cstheme="minorHAnsi"/>
          <w:b/>
          <w:noProof/>
          <w:sz w:val="20"/>
        </w:rPr>
        <w:t>105</w:t>
      </w:r>
      <w:r w:rsidR="003D1C3D" w:rsidRPr="00C654E9">
        <w:rPr>
          <w:color w:val="000000"/>
          <w:sz w:val="20"/>
        </w:rPr>
        <w:fldChar w:fldCharType="end"/>
      </w:r>
      <w:r w:rsidRPr="00C654E9">
        <w:rPr>
          <w:color w:val="000000"/>
          <w:sz w:val="20"/>
        </w:rPr>
        <w:t>)</w:t>
      </w:r>
    </w:p>
    <w:p w14:paraId="2D911F94" w14:textId="4B373B38" w:rsidR="002761E0" w:rsidRPr="00C654E9" w:rsidRDefault="002761E0" w:rsidP="00043EBD">
      <w:pPr>
        <w:tabs>
          <w:tab w:val="clear" w:pos="2880"/>
          <w:tab w:val="clear" w:pos="9360"/>
        </w:tabs>
        <w:spacing w:before="0"/>
        <w:ind w:left="2835" w:hanging="2835"/>
        <w:rPr>
          <w:sz w:val="20"/>
        </w:rPr>
      </w:pPr>
      <w:r w:rsidRPr="00C654E9">
        <w:rPr>
          <w:sz w:val="20"/>
        </w:rPr>
        <w:t>1000</w:t>
      </w:r>
      <w:r w:rsidRPr="00C654E9">
        <w:rPr>
          <w:sz w:val="20"/>
        </w:rPr>
        <w:tab/>
        <w:t>Conversion from kg to Mg</w:t>
      </w:r>
    </w:p>
    <w:p w14:paraId="20E7B20E" w14:textId="7CF0AFDB" w:rsidR="003D1C3D" w:rsidRPr="00C654E9" w:rsidRDefault="003D1C3D" w:rsidP="00043EBD">
      <w:pPr>
        <w:tabs>
          <w:tab w:val="clear" w:pos="2880"/>
          <w:tab w:val="clear" w:pos="9360"/>
        </w:tabs>
        <w:spacing w:before="0"/>
        <w:ind w:left="2835" w:hanging="2835"/>
        <w:rPr>
          <w:sz w:val="20"/>
        </w:rPr>
      </w:pPr>
    </w:p>
    <w:p w14:paraId="38976510" w14:textId="20EFD708" w:rsidR="003D1C3D" w:rsidRPr="00C654E9" w:rsidRDefault="003D1C3D" w:rsidP="00043EBD">
      <w:pPr>
        <w:tabs>
          <w:tab w:val="clear" w:pos="2880"/>
          <w:tab w:val="clear" w:pos="9360"/>
        </w:tabs>
        <w:spacing w:before="0"/>
        <w:ind w:left="2835" w:hanging="2835"/>
        <w:rPr>
          <w:sz w:val="20"/>
        </w:rPr>
      </w:pPr>
      <w:r w:rsidRPr="00C654E9">
        <w:rPr>
          <w:sz w:val="20"/>
        </w:rPr>
        <w:t>Different parameter names for single year carbon vs ICBM, and none in IPCC Tier2</w:t>
      </w:r>
    </w:p>
    <w:p w14:paraId="491B7734" w14:textId="77777777" w:rsidR="002761E0" w:rsidRPr="00C654E9" w:rsidRDefault="002761E0" w:rsidP="008A7F5F">
      <w:pPr>
        <w:pStyle w:val="Heading3"/>
      </w:pPr>
      <w:bookmarkStart w:id="948" w:name="_Toc343610190"/>
      <w:bookmarkStart w:id="949" w:name="_Toc152758694"/>
      <w:r w:rsidRPr="00C654E9">
        <w:t>Shelterbelt and linear plantings carbon</w:t>
      </w:r>
      <w:bookmarkEnd w:id="948"/>
      <w:bookmarkEnd w:id="949"/>
    </w:p>
    <w:p w14:paraId="6BA80422" w14:textId="28FEB79C" w:rsidR="00905DBD" w:rsidRPr="00C654E9"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shelterbelt</m:t>
                </m:r>
              </m:sub>
            </m:sSub>
          </m:num>
          <m:den>
            <m:r>
              <m:rPr>
                <m:sty m:val="bi"/>
              </m:rPr>
              <w:rPr>
                <w:rFonts w:ascii="Cambria Math" w:hAnsi="Cambria Math"/>
                <w:szCs w:val="24"/>
              </w:rPr>
              <m:t>1000</m:t>
            </m:r>
          </m:den>
        </m:f>
      </m:oMath>
      <w:r w:rsidR="00905DBD" w:rsidRPr="00C654E9">
        <w:rPr>
          <w:b/>
          <w:szCs w:val="24"/>
        </w:rPr>
        <w:t xml:space="preserve"> </w:t>
      </w:r>
      <w:r w:rsidR="00905DBD" w:rsidRPr="00C654E9">
        <w:rPr>
          <w:b/>
          <w:szCs w:val="24"/>
        </w:rPr>
        <w:tab/>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8.2.2</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1</w:t>
      </w:r>
      <w:r w:rsidR="001977CC" w:rsidRPr="00C654E9">
        <w:rPr>
          <w:b/>
          <w:szCs w:val="24"/>
        </w:rPr>
        <w:fldChar w:fldCharType="end"/>
      </w:r>
    </w:p>
    <w:p w14:paraId="052454A4" w14:textId="77777777" w:rsidR="00905DBD" w:rsidRPr="00C654E9" w:rsidRDefault="00905DBD" w:rsidP="00043EBD">
      <w:pPr>
        <w:tabs>
          <w:tab w:val="clear" w:pos="2880"/>
          <w:tab w:val="clear" w:pos="9360"/>
        </w:tabs>
        <w:ind w:left="2835" w:hanging="2835"/>
        <w:rPr>
          <w:sz w:val="20"/>
        </w:rPr>
      </w:pPr>
      <w:r w:rsidRPr="00C654E9">
        <w:rPr>
          <w:sz w:val="20"/>
        </w:rPr>
        <w:t>where</w:t>
      </w:r>
    </w:p>
    <w:p w14:paraId="7A74D799" w14:textId="77777777" w:rsidR="002761E0" w:rsidRPr="00C654E9" w:rsidRDefault="002761E0" w:rsidP="00043EBD">
      <w:pPr>
        <w:tabs>
          <w:tab w:val="clear" w:pos="2880"/>
          <w:tab w:val="clear" w:pos="9360"/>
        </w:tabs>
        <w:spacing w:before="0"/>
        <w:ind w:left="2835" w:hanging="2835"/>
        <w:rPr>
          <w:sz w:val="20"/>
          <w:vertAlign w:val="subscript"/>
        </w:rPr>
      </w:pPr>
      <w:r w:rsidRPr="00C654E9">
        <w:rPr>
          <w:i/>
          <w:sz w:val="20"/>
        </w:rPr>
        <w:t>CO</w:t>
      </w:r>
      <w:r w:rsidRPr="00C654E9">
        <w:rPr>
          <w:i/>
          <w:sz w:val="20"/>
          <w:vertAlign w:val="subscript"/>
        </w:rPr>
        <w:t>2shelterbelt</w:t>
      </w:r>
      <w:r w:rsidRPr="00C654E9">
        <w:rPr>
          <w:color w:val="000000"/>
          <w:sz w:val="20"/>
        </w:rPr>
        <w:t>(</w:t>
      </w:r>
      <w:r w:rsidRPr="00C654E9">
        <w:rPr>
          <w:i/>
          <w:color w:val="000000"/>
          <w:sz w:val="20"/>
        </w:rPr>
        <w:t>CO</w:t>
      </w:r>
      <w:r w:rsidRPr="00C654E9">
        <w:rPr>
          <w:i/>
          <w:color w:val="000000"/>
          <w:sz w:val="20"/>
          <w:vertAlign w:val="subscript"/>
        </w:rPr>
        <w:t>2</w:t>
      </w:r>
      <w:r w:rsidRPr="00C654E9">
        <w:rPr>
          <w:i/>
          <w:color w:val="000000"/>
          <w:sz w:val="20"/>
        </w:rPr>
        <w:t>eq</w:t>
      </w:r>
      <w:r w:rsidRPr="00C654E9">
        <w:rPr>
          <w:color w:val="000000"/>
          <w:sz w:val="20"/>
        </w:rPr>
        <w:t>)</w:t>
      </w:r>
      <w:r w:rsidRPr="00C654E9">
        <w:rPr>
          <w:i/>
          <w:sz w:val="20"/>
          <w:vertAlign w:val="subscript"/>
        </w:rPr>
        <w:tab/>
      </w:r>
      <w:r w:rsidRPr="00C654E9">
        <w:rPr>
          <w:sz w:val="20"/>
        </w:rPr>
        <w:t>CO</w:t>
      </w:r>
      <w:r w:rsidRPr="00C654E9">
        <w:rPr>
          <w:sz w:val="20"/>
          <w:vertAlign w:val="subscript"/>
        </w:rPr>
        <w:t xml:space="preserve">2 </w:t>
      </w:r>
      <w:r w:rsidRPr="00C654E9">
        <w:rPr>
          <w:sz w:val="20"/>
        </w:rPr>
        <w:t>emissions from tree plantings/shelterbelt (Mg CO</w:t>
      </w:r>
      <w:r w:rsidRPr="00C654E9">
        <w:rPr>
          <w:sz w:val="20"/>
          <w:vertAlign w:val="subscript"/>
        </w:rPr>
        <w:t>2</w:t>
      </w:r>
      <w:r w:rsidRPr="00C654E9">
        <w:rPr>
          <w:sz w:val="20"/>
        </w:rPr>
        <w:t xml:space="preserve"> eq year</w:t>
      </w:r>
      <w:r w:rsidRPr="00C654E9">
        <w:rPr>
          <w:sz w:val="20"/>
          <w:vertAlign w:val="superscript"/>
        </w:rPr>
        <w:t>-1</w:t>
      </w:r>
      <w:r w:rsidRPr="00C654E9">
        <w:rPr>
          <w:sz w:val="20"/>
        </w:rPr>
        <w:t>)</w:t>
      </w:r>
    </w:p>
    <w:p w14:paraId="6F7FF2D4" w14:textId="5629682B" w:rsidR="002761E0" w:rsidRPr="00C654E9" w:rsidRDefault="002761E0" w:rsidP="00043EBD">
      <w:pPr>
        <w:tabs>
          <w:tab w:val="clear" w:pos="2880"/>
          <w:tab w:val="clear" w:pos="9360"/>
        </w:tabs>
        <w:spacing w:before="0"/>
        <w:ind w:left="2835" w:hanging="2835"/>
        <w:rPr>
          <w:sz w:val="20"/>
        </w:rPr>
      </w:pPr>
      <w:r w:rsidRPr="00C654E9">
        <w:rPr>
          <w:i/>
          <w:sz w:val="20"/>
        </w:rPr>
        <w:t>Total_CO</w:t>
      </w:r>
      <w:r w:rsidRPr="00C654E9">
        <w:rPr>
          <w:i/>
          <w:sz w:val="20"/>
          <w:vertAlign w:val="subscript"/>
        </w:rPr>
        <w:t>2shelterbelt</w:t>
      </w:r>
      <w:r w:rsidRPr="00C654E9">
        <w:rPr>
          <w:i/>
          <w:sz w:val="20"/>
          <w:vertAlign w:val="subscript"/>
        </w:rPr>
        <w:tab/>
      </w:r>
      <w:r w:rsidRPr="00C654E9">
        <w:rPr>
          <w:sz w:val="20"/>
        </w:rPr>
        <w:t>Total CO</w:t>
      </w:r>
      <w:r w:rsidRPr="00C654E9">
        <w:rPr>
          <w:sz w:val="20"/>
          <w:vertAlign w:val="subscript"/>
        </w:rPr>
        <w:t xml:space="preserve">2 </w:t>
      </w:r>
      <w:r w:rsidRPr="00C654E9">
        <w:rPr>
          <w:sz w:val="20"/>
        </w:rPr>
        <w:t>emissions from tree plantings/shelterbelt (kg CO</w:t>
      </w:r>
      <w:r w:rsidRPr="00C654E9">
        <w:rPr>
          <w:sz w:val="20"/>
          <w:vertAlign w:val="subscript"/>
        </w:rPr>
        <w:t>2</w:t>
      </w:r>
      <w:r w:rsidRPr="00C654E9">
        <w:rPr>
          <w:sz w:val="20"/>
        </w:rPr>
        <w:t xml:space="preserve"> year</w:t>
      </w:r>
      <w:r w:rsidRPr="00C654E9">
        <w:rPr>
          <w:sz w:val="20"/>
          <w:vertAlign w:val="superscript"/>
        </w:rPr>
        <w:t>-1</w:t>
      </w:r>
      <w:r w:rsidRPr="00C654E9">
        <w:rPr>
          <w:sz w:val="20"/>
        </w:rPr>
        <w:t>) (from equation)</w:t>
      </w:r>
    </w:p>
    <w:p w14:paraId="1A939EBC" w14:textId="386B2E67" w:rsidR="002761E0" w:rsidRPr="00C654E9" w:rsidRDefault="002761E0" w:rsidP="00043EBD">
      <w:pPr>
        <w:tabs>
          <w:tab w:val="clear" w:pos="2880"/>
          <w:tab w:val="clear" w:pos="9360"/>
        </w:tabs>
        <w:spacing w:before="0"/>
        <w:ind w:left="2835" w:hanging="2835"/>
        <w:rPr>
          <w:sz w:val="20"/>
        </w:rPr>
      </w:pPr>
      <w:r w:rsidRPr="00C654E9">
        <w:rPr>
          <w:sz w:val="20"/>
        </w:rPr>
        <w:t>1000</w:t>
      </w:r>
      <w:r w:rsidRPr="00C654E9">
        <w:rPr>
          <w:sz w:val="20"/>
        </w:rPr>
        <w:tab/>
        <w:t>Conversion from kg to Mg</w:t>
      </w:r>
    </w:p>
    <w:p w14:paraId="02DFF6DE" w14:textId="60719051" w:rsidR="003D1C3D" w:rsidRPr="00C654E9" w:rsidRDefault="003D1C3D" w:rsidP="00043EBD">
      <w:pPr>
        <w:tabs>
          <w:tab w:val="clear" w:pos="2880"/>
          <w:tab w:val="clear" w:pos="9360"/>
        </w:tabs>
        <w:spacing w:before="0"/>
        <w:ind w:left="2835" w:hanging="2835"/>
        <w:rPr>
          <w:sz w:val="20"/>
        </w:rPr>
      </w:pPr>
    </w:p>
    <w:p w14:paraId="7FBA5FC5" w14:textId="484A7AB2" w:rsidR="003D1C3D" w:rsidRPr="00C654E9" w:rsidRDefault="003D1C3D" w:rsidP="00043EBD">
      <w:pPr>
        <w:tabs>
          <w:tab w:val="clear" w:pos="2880"/>
          <w:tab w:val="clear" w:pos="9360"/>
        </w:tabs>
        <w:spacing w:before="0"/>
        <w:ind w:left="2835" w:hanging="2835"/>
        <w:rPr>
          <w:sz w:val="20"/>
        </w:rPr>
      </w:pPr>
      <w:r w:rsidRPr="00C654E9">
        <w:rPr>
          <w:sz w:val="20"/>
        </w:rPr>
        <w:t>TotalCO2shelterbelt not present</w:t>
      </w:r>
    </w:p>
    <w:p w14:paraId="5FCCE4F9" w14:textId="77777777" w:rsidR="002761E0" w:rsidRPr="00C654E9" w:rsidRDefault="002761E0" w:rsidP="008A7F5F">
      <w:pPr>
        <w:pStyle w:val="Heading3"/>
      </w:pPr>
      <w:bookmarkStart w:id="950" w:name="_Toc343610191"/>
      <w:bookmarkStart w:id="951" w:name="_Toc152758695"/>
      <w:r w:rsidRPr="00C654E9">
        <w:t>Energy CO</w:t>
      </w:r>
      <w:r w:rsidRPr="00C654E9">
        <w:rPr>
          <w:vertAlign w:val="subscript"/>
        </w:rPr>
        <w:t>2</w:t>
      </w:r>
      <w:bookmarkEnd w:id="950"/>
      <w:bookmarkEnd w:id="951"/>
    </w:p>
    <w:p w14:paraId="0124BC80" w14:textId="5F1F2925" w:rsidR="008F6C76" w:rsidRPr="00C654E9"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energy</m:t>
                </m:r>
              </m:sub>
            </m:sSub>
          </m:num>
          <m:den>
            <m:r>
              <m:rPr>
                <m:sty m:val="bi"/>
              </m:rPr>
              <w:rPr>
                <w:rFonts w:ascii="Cambria Math" w:hAnsi="Cambria Math"/>
                <w:szCs w:val="24"/>
              </w:rPr>
              <m:t>1000</m:t>
            </m:r>
          </m:den>
        </m:f>
      </m:oMath>
      <w:r w:rsidR="008F6C76" w:rsidRPr="00C654E9">
        <w:rPr>
          <w:b/>
          <w:szCs w:val="24"/>
        </w:rPr>
        <w:t xml:space="preserve"> </w:t>
      </w:r>
      <w:r w:rsidR="008F6C76" w:rsidRPr="00C654E9">
        <w:rPr>
          <w:b/>
          <w:szCs w:val="24"/>
        </w:rPr>
        <w:tab/>
        <w:t xml:space="preserve">Eq. </w:t>
      </w:r>
      <w:r w:rsidR="001977CC" w:rsidRPr="00C654E9">
        <w:rPr>
          <w:b/>
          <w:szCs w:val="24"/>
        </w:rPr>
        <w:fldChar w:fldCharType="begin"/>
      </w:r>
      <w:r w:rsidR="001977CC" w:rsidRPr="00C654E9">
        <w:rPr>
          <w:b/>
          <w:szCs w:val="24"/>
        </w:rPr>
        <w:instrText xml:space="preserve"> STYLEREF 3 \s </w:instrText>
      </w:r>
      <w:r w:rsidR="001977CC" w:rsidRPr="00C654E9">
        <w:rPr>
          <w:b/>
          <w:szCs w:val="24"/>
        </w:rPr>
        <w:fldChar w:fldCharType="separate"/>
      </w:r>
      <w:r w:rsidR="001977CC" w:rsidRPr="00C654E9">
        <w:rPr>
          <w:b/>
          <w:noProof/>
          <w:szCs w:val="24"/>
        </w:rPr>
        <w:t>8.2.3</w:t>
      </w:r>
      <w:r w:rsidR="001977CC" w:rsidRPr="00C654E9">
        <w:rPr>
          <w:b/>
          <w:szCs w:val="24"/>
        </w:rPr>
        <w:fldChar w:fldCharType="end"/>
      </w:r>
      <w:r w:rsidR="001977CC" w:rsidRPr="00C654E9">
        <w:rPr>
          <w:b/>
          <w:szCs w:val="24"/>
        </w:rPr>
        <w:noBreakHyphen/>
      </w:r>
      <w:r w:rsidR="001977CC" w:rsidRPr="00C654E9">
        <w:rPr>
          <w:b/>
          <w:szCs w:val="24"/>
        </w:rPr>
        <w:fldChar w:fldCharType="begin"/>
      </w:r>
      <w:r w:rsidR="001977CC" w:rsidRPr="00C654E9">
        <w:rPr>
          <w:b/>
          <w:szCs w:val="24"/>
        </w:rPr>
        <w:instrText xml:space="preserve"> SEQ Eq. \* ARABIC \s 3 </w:instrText>
      </w:r>
      <w:r w:rsidR="001977CC" w:rsidRPr="00C654E9">
        <w:rPr>
          <w:b/>
          <w:szCs w:val="24"/>
        </w:rPr>
        <w:fldChar w:fldCharType="separate"/>
      </w:r>
      <w:r w:rsidR="001977CC" w:rsidRPr="00C654E9">
        <w:rPr>
          <w:b/>
          <w:noProof/>
          <w:szCs w:val="24"/>
        </w:rPr>
        <w:t>1</w:t>
      </w:r>
      <w:r w:rsidR="001977CC" w:rsidRPr="00C654E9">
        <w:rPr>
          <w:b/>
          <w:szCs w:val="24"/>
        </w:rPr>
        <w:fldChar w:fldCharType="end"/>
      </w:r>
    </w:p>
    <w:p w14:paraId="4C0F1927" w14:textId="77777777" w:rsidR="008F6C76" w:rsidRPr="00C654E9" w:rsidRDefault="008F6C76" w:rsidP="00043EBD">
      <w:pPr>
        <w:tabs>
          <w:tab w:val="clear" w:pos="2880"/>
          <w:tab w:val="clear" w:pos="9360"/>
        </w:tabs>
        <w:ind w:left="2835" w:hanging="2835"/>
        <w:rPr>
          <w:sz w:val="20"/>
        </w:rPr>
      </w:pPr>
      <w:r w:rsidRPr="00C654E9">
        <w:rPr>
          <w:sz w:val="20"/>
        </w:rPr>
        <w:t>where</w:t>
      </w:r>
    </w:p>
    <w:p w14:paraId="28BBFA13" w14:textId="389DAD9B" w:rsidR="002761E0" w:rsidRPr="00C654E9" w:rsidRDefault="002761E0" w:rsidP="00043EBD">
      <w:pPr>
        <w:tabs>
          <w:tab w:val="clear" w:pos="2880"/>
          <w:tab w:val="clear" w:pos="9360"/>
        </w:tabs>
        <w:spacing w:before="0"/>
        <w:ind w:left="2835" w:hanging="2835"/>
        <w:rPr>
          <w:color w:val="000000"/>
          <w:sz w:val="20"/>
          <w:vertAlign w:val="subscript"/>
        </w:rPr>
      </w:pPr>
      <w:r w:rsidRPr="00C654E9">
        <w:rPr>
          <w:i/>
          <w:color w:val="000000"/>
          <w:sz w:val="20"/>
        </w:rPr>
        <w:t>CO</w:t>
      </w:r>
      <w:r w:rsidRPr="00C654E9">
        <w:rPr>
          <w:i/>
          <w:color w:val="000000"/>
          <w:sz w:val="20"/>
          <w:vertAlign w:val="subscript"/>
        </w:rPr>
        <w:t>2energy</w:t>
      </w:r>
      <w:r w:rsidRPr="00C654E9">
        <w:rPr>
          <w:color w:val="000000"/>
          <w:sz w:val="20"/>
        </w:rPr>
        <w:t>(</w:t>
      </w:r>
      <w:r w:rsidRPr="00C654E9">
        <w:rPr>
          <w:i/>
          <w:color w:val="000000"/>
          <w:sz w:val="20"/>
        </w:rPr>
        <w:t>CO</w:t>
      </w:r>
      <w:r w:rsidRPr="00C654E9">
        <w:rPr>
          <w:i/>
          <w:color w:val="000000"/>
          <w:sz w:val="20"/>
          <w:vertAlign w:val="subscript"/>
        </w:rPr>
        <w:t>2</w:t>
      </w:r>
      <w:r w:rsidRPr="00C654E9">
        <w:rPr>
          <w:i/>
          <w:color w:val="000000"/>
          <w:sz w:val="20"/>
        </w:rPr>
        <w:t>eq</w:t>
      </w:r>
      <w:r w:rsidRPr="00C654E9">
        <w:rPr>
          <w:color w:val="000000"/>
          <w:sz w:val="20"/>
        </w:rPr>
        <w:t>)</w:t>
      </w:r>
      <w:r w:rsidRPr="00C654E9">
        <w:rPr>
          <w:i/>
          <w:color w:val="000000"/>
          <w:sz w:val="20"/>
        </w:rPr>
        <w:tab/>
      </w:r>
      <w:r w:rsidR="008F6C76" w:rsidRPr="00C654E9">
        <w:rPr>
          <w:i/>
          <w:color w:val="000000"/>
          <w:sz w:val="20"/>
        </w:rPr>
        <w:tab/>
      </w:r>
      <w:r w:rsidRPr="00C654E9">
        <w:rPr>
          <w:color w:val="000000"/>
          <w:sz w:val="20"/>
        </w:rPr>
        <w:t>CO</w:t>
      </w:r>
      <w:r w:rsidRPr="00C654E9">
        <w:rPr>
          <w:color w:val="000000"/>
          <w:sz w:val="20"/>
          <w:vertAlign w:val="subscript"/>
        </w:rPr>
        <w:t>2</w:t>
      </w:r>
      <w:r w:rsidRPr="00C654E9">
        <w:rPr>
          <w:color w:val="000000"/>
          <w:sz w:val="20"/>
        </w:rPr>
        <w:t xml:space="preserve"> emissions from </w:t>
      </w:r>
      <w:r w:rsidRPr="00C654E9">
        <w:rPr>
          <w:sz w:val="20"/>
        </w:rPr>
        <w:t>energy use</w:t>
      </w:r>
      <w:r w:rsidRPr="00C654E9">
        <w:rPr>
          <w:color w:val="000000"/>
          <w:sz w:val="20"/>
        </w:rPr>
        <w:t xml:space="preserve"> </w:t>
      </w:r>
      <w:r w:rsidRPr="00C654E9">
        <w:rPr>
          <w:sz w:val="20"/>
        </w:rPr>
        <w:t>(Mg CO</w:t>
      </w:r>
      <w:r w:rsidRPr="00C654E9">
        <w:rPr>
          <w:sz w:val="20"/>
          <w:vertAlign w:val="subscript"/>
        </w:rPr>
        <w:t>2</w:t>
      </w:r>
      <w:r w:rsidRPr="00C654E9">
        <w:rPr>
          <w:sz w:val="20"/>
        </w:rPr>
        <w:t xml:space="preserve"> eq year</w:t>
      </w:r>
      <w:r w:rsidRPr="00C654E9">
        <w:rPr>
          <w:sz w:val="20"/>
          <w:vertAlign w:val="superscript"/>
        </w:rPr>
        <w:t>-1</w:t>
      </w:r>
      <w:r w:rsidRPr="00C654E9">
        <w:rPr>
          <w:sz w:val="20"/>
        </w:rPr>
        <w:t>)</w:t>
      </w:r>
    </w:p>
    <w:p w14:paraId="4E75681E" w14:textId="499D74FB" w:rsidR="002761E0" w:rsidRPr="00C654E9" w:rsidRDefault="002761E0" w:rsidP="00043EBD">
      <w:pPr>
        <w:tabs>
          <w:tab w:val="clear" w:pos="2880"/>
          <w:tab w:val="clear" w:pos="9360"/>
        </w:tabs>
        <w:spacing w:before="0"/>
        <w:ind w:left="2835" w:hanging="2835"/>
        <w:rPr>
          <w:color w:val="000000"/>
          <w:sz w:val="20"/>
        </w:rPr>
      </w:pPr>
      <w:r w:rsidRPr="00C654E9">
        <w:rPr>
          <w:i/>
          <w:color w:val="000000"/>
          <w:sz w:val="20"/>
        </w:rPr>
        <w:t>Total_CO</w:t>
      </w:r>
      <w:r w:rsidRPr="00C654E9">
        <w:rPr>
          <w:i/>
          <w:color w:val="000000"/>
          <w:sz w:val="20"/>
          <w:vertAlign w:val="subscript"/>
        </w:rPr>
        <w:t>2energy</w:t>
      </w:r>
      <w:r w:rsidRPr="00C654E9">
        <w:rPr>
          <w:i/>
          <w:color w:val="000000"/>
          <w:sz w:val="20"/>
        </w:rPr>
        <w:tab/>
      </w:r>
      <w:r w:rsidR="008F6C76" w:rsidRPr="00C654E9">
        <w:rPr>
          <w:i/>
          <w:color w:val="000000"/>
          <w:sz w:val="20"/>
        </w:rPr>
        <w:tab/>
      </w:r>
      <w:r w:rsidRPr="00C654E9">
        <w:rPr>
          <w:color w:val="000000"/>
          <w:sz w:val="20"/>
        </w:rPr>
        <w:t>Total CO</w:t>
      </w:r>
      <w:r w:rsidRPr="00C654E9">
        <w:rPr>
          <w:color w:val="000000"/>
          <w:sz w:val="20"/>
          <w:vertAlign w:val="subscript"/>
        </w:rPr>
        <w:t>2</w:t>
      </w:r>
      <w:r w:rsidRPr="00C654E9">
        <w:rPr>
          <w:color w:val="000000"/>
          <w:sz w:val="20"/>
        </w:rPr>
        <w:t xml:space="preserve"> emissions from </w:t>
      </w:r>
      <w:r w:rsidRPr="00C654E9">
        <w:rPr>
          <w:sz w:val="20"/>
        </w:rPr>
        <w:t>energy use</w:t>
      </w:r>
      <w:r w:rsidRPr="00C654E9">
        <w:rPr>
          <w:color w:val="000000"/>
          <w:sz w:val="20"/>
        </w:rPr>
        <w:t xml:space="preserve"> (kg CO</w:t>
      </w:r>
      <w:r w:rsidRPr="00C654E9">
        <w:rPr>
          <w:color w:val="000000"/>
          <w:sz w:val="20"/>
          <w:vertAlign w:val="subscript"/>
        </w:rPr>
        <w:t>2</w:t>
      </w:r>
      <w:r w:rsidRPr="00C654E9">
        <w:rPr>
          <w:color w:val="000000"/>
          <w:sz w:val="20"/>
        </w:rPr>
        <w:t xml:space="preserve"> year</w:t>
      </w:r>
      <w:r w:rsidRPr="00C654E9">
        <w:rPr>
          <w:color w:val="000000"/>
          <w:sz w:val="20"/>
          <w:vertAlign w:val="superscript"/>
        </w:rPr>
        <w:t>-1</w:t>
      </w:r>
      <w:r w:rsidRPr="00C654E9">
        <w:rPr>
          <w:color w:val="000000"/>
          <w:sz w:val="20"/>
        </w:rPr>
        <w:t>) (from equation)</w:t>
      </w:r>
    </w:p>
    <w:p w14:paraId="0928301A" w14:textId="6B240CDD" w:rsidR="002761E0" w:rsidRPr="00C654E9" w:rsidRDefault="002761E0" w:rsidP="00043EBD">
      <w:pPr>
        <w:tabs>
          <w:tab w:val="clear" w:pos="2880"/>
          <w:tab w:val="clear" w:pos="9360"/>
        </w:tabs>
        <w:spacing w:before="0"/>
        <w:ind w:left="2835" w:hanging="2835"/>
        <w:rPr>
          <w:sz w:val="20"/>
        </w:rPr>
      </w:pPr>
      <w:r w:rsidRPr="00C654E9">
        <w:rPr>
          <w:sz w:val="20"/>
        </w:rPr>
        <w:t>1000</w:t>
      </w:r>
      <w:r w:rsidRPr="00C654E9">
        <w:rPr>
          <w:sz w:val="20"/>
        </w:rPr>
        <w:tab/>
      </w:r>
      <w:r w:rsidR="008F6C76" w:rsidRPr="00C654E9">
        <w:rPr>
          <w:sz w:val="20"/>
        </w:rPr>
        <w:tab/>
      </w:r>
      <w:r w:rsidRPr="00C654E9">
        <w:rPr>
          <w:sz w:val="20"/>
        </w:rPr>
        <w:t>Conversion from kg to Mg</w:t>
      </w:r>
    </w:p>
    <w:p w14:paraId="4CCAD347" w14:textId="0EBE0C89" w:rsidR="003D1C3D" w:rsidRPr="00C654E9" w:rsidRDefault="003D1C3D" w:rsidP="003D1C3D">
      <w:pPr>
        <w:rPr>
          <w:sz w:val="20"/>
        </w:rPr>
      </w:pPr>
      <w:bookmarkStart w:id="952" w:name="_Toc343610192"/>
      <w:r w:rsidRPr="00C654E9">
        <w:rPr>
          <w:sz w:val="20"/>
        </w:rPr>
        <w:t>TotalCO2energy not present</w:t>
      </w:r>
    </w:p>
    <w:p w14:paraId="596CC0DC" w14:textId="2FB7462B" w:rsidR="002761E0" w:rsidRPr="00C654E9" w:rsidRDefault="002761E0" w:rsidP="008A7F5F">
      <w:pPr>
        <w:pStyle w:val="Heading3"/>
      </w:pPr>
      <w:bookmarkStart w:id="953" w:name="_Toc152758696"/>
      <w:r w:rsidRPr="00C654E9">
        <w:t>Enteric CH</w:t>
      </w:r>
      <w:r w:rsidRPr="00C654E9">
        <w:rPr>
          <w:vertAlign w:val="subscript"/>
        </w:rPr>
        <w:t>4</w:t>
      </w:r>
      <w:bookmarkEnd w:id="952"/>
      <w:bookmarkEnd w:id="953"/>
    </w:p>
    <w:p w14:paraId="4CA47923" w14:textId="7E000E9A"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enteric</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8.2.4</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01221642" w14:textId="77777777" w:rsidR="008F6C76" w:rsidRPr="00D5649B" w:rsidRDefault="008F6C76" w:rsidP="00043EBD">
      <w:pPr>
        <w:tabs>
          <w:tab w:val="clear" w:pos="2880"/>
          <w:tab w:val="clear" w:pos="9360"/>
        </w:tabs>
        <w:ind w:left="2835" w:hanging="2835"/>
        <w:rPr>
          <w:sz w:val="20"/>
        </w:rPr>
      </w:pPr>
      <w:r w:rsidRPr="00D5649B">
        <w:rPr>
          <w:sz w:val="20"/>
        </w:rPr>
        <w:t>where</w:t>
      </w:r>
    </w:p>
    <w:p w14:paraId="3B62A926" w14:textId="469FF9D8" w:rsidR="002761E0" w:rsidRPr="00D5649B" w:rsidRDefault="002761E0"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2FFD7D7" w14:textId="60AF5B2E" w:rsidR="002761E0" w:rsidRPr="003D1C3D" w:rsidRDefault="002761E0" w:rsidP="00043EBD">
      <w:pPr>
        <w:keepNext/>
        <w:tabs>
          <w:tab w:val="clear" w:pos="2880"/>
          <w:tab w:val="clear" w:pos="9360"/>
        </w:tabs>
        <w:spacing w:before="0"/>
        <w:ind w:left="2835" w:hanging="2835"/>
        <w:rPr>
          <w:color w:val="000000"/>
          <w:sz w:val="20"/>
        </w:rPr>
      </w:pPr>
      <w:r w:rsidRPr="00D5649B">
        <w:rPr>
          <w:i/>
          <w:color w:val="000000"/>
          <w:sz w:val="20"/>
        </w:rPr>
        <w:t>Total_CH</w:t>
      </w:r>
      <w:r w:rsidRPr="00D5649B">
        <w:rPr>
          <w:i/>
          <w:color w:val="000000"/>
          <w:sz w:val="20"/>
          <w:vertAlign w:val="subscript"/>
        </w:rPr>
        <w:t>4enteric</w:t>
      </w:r>
      <w:r w:rsidRPr="00D5649B">
        <w:rPr>
          <w:i/>
          <w:color w:val="000000"/>
          <w:sz w:val="20"/>
          <w:vertAlign w:val="subscript"/>
        </w:rPr>
        <w:tab/>
      </w:r>
      <w:r w:rsidRPr="00D5649B">
        <w:rPr>
          <w:color w:val="000000"/>
          <w:sz w:val="20"/>
        </w:rPr>
        <w:t>Total enteric CH</w:t>
      </w:r>
      <w:r w:rsidRPr="00D5649B">
        <w:rPr>
          <w:color w:val="000000"/>
          <w:sz w:val="20"/>
          <w:vertAlign w:val="subscript"/>
        </w:rPr>
        <w:t>4</w:t>
      </w:r>
      <w:r w:rsidRPr="00D5649B">
        <w:rPr>
          <w:color w:val="000000"/>
          <w:sz w:val="20"/>
        </w:rPr>
        <w:t xml:space="preserve"> emission from livestock (kg CH</w:t>
      </w:r>
      <w:r w:rsidRPr="00D5649B">
        <w:rPr>
          <w:color w:val="000000"/>
          <w:sz w:val="20"/>
          <w:vertAlign w:val="subscript"/>
        </w:rPr>
        <w:t>4</w:t>
      </w:r>
      <w:r w:rsidRPr="00D5649B">
        <w:rPr>
          <w:color w:val="000000"/>
          <w:sz w:val="20"/>
        </w:rPr>
        <w:t xml:space="preserve"> year</w:t>
      </w:r>
      <w:r w:rsidRPr="003D1C3D">
        <w:rPr>
          <w:color w:val="000000"/>
          <w:sz w:val="20"/>
          <w:vertAlign w:val="superscript"/>
        </w:rPr>
        <w:t>-1</w:t>
      </w:r>
      <w:r w:rsidRPr="003D1C3D">
        <w:rPr>
          <w:color w:val="000000"/>
          <w:sz w:val="20"/>
        </w:rPr>
        <w:t>) (</w:t>
      </w:r>
      <w:r w:rsidR="003D1C3D" w:rsidRPr="003D1C3D">
        <w:rPr>
          <w:color w:val="000000"/>
          <w:sz w:val="20"/>
        </w:rPr>
        <w:fldChar w:fldCharType="begin"/>
      </w:r>
      <w:r w:rsidR="003D1C3D" w:rsidRPr="003D1C3D">
        <w:rPr>
          <w:color w:val="000000"/>
          <w:sz w:val="20"/>
        </w:rPr>
        <w:instrText xml:space="preserve"> REF _Ref110586342 \h  \* MERGEFORMAT </w:instrText>
      </w:r>
      <w:r w:rsidR="003D1C3D" w:rsidRPr="003D1C3D">
        <w:rPr>
          <w:color w:val="000000"/>
          <w:sz w:val="20"/>
        </w:rPr>
      </w:r>
      <w:r w:rsidR="003D1C3D" w:rsidRPr="003D1C3D">
        <w:rPr>
          <w:color w:val="000000"/>
          <w:sz w:val="20"/>
        </w:rPr>
        <w:fldChar w:fldCharType="separate"/>
      </w:r>
      <w:r w:rsidR="003D1C3D" w:rsidRPr="003D1C3D">
        <w:rPr>
          <w:b/>
          <w:sz w:val="20"/>
        </w:rPr>
        <w:t xml:space="preserve">Eq. </w:t>
      </w:r>
      <w:r w:rsidR="003D1C3D" w:rsidRPr="003D1C3D">
        <w:rPr>
          <w:b/>
          <w:noProof/>
          <w:sz w:val="20"/>
        </w:rPr>
        <w:t>3.4.2</w:t>
      </w:r>
      <w:r w:rsidR="003D1C3D" w:rsidRPr="003D1C3D">
        <w:rPr>
          <w:b/>
          <w:sz w:val="20"/>
        </w:rPr>
        <w:noBreakHyphen/>
      </w:r>
      <w:r w:rsidR="003D1C3D" w:rsidRPr="003D1C3D">
        <w:rPr>
          <w:b/>
          <w:noProof/>
          <w:sz w:val="20"/>
        </w:rPr>
        <w:t>1</w:t>
      </w:r>
      <w:r w:rsidR="003D1C3D" w:rsidRPr="003D1C3D">
        <w:rPr>
          <w:color w:val="000000"/>
          <w:sz w:val="20"/>
        </w:rPr>
        <w:fldChar w:fldCharType="end"/>
      </w:r>
      <w:r w:rsidRPr="003D1C3D">
        <w:rPr>
          <w:color w:val="000000"/>
          <w:sz w:val="20"/>
        </w:rPr>
        <w:t>)</w:t>
      </w:r>
    </w:p>
    <w:p w14:paraId="29F81232" w14:textId="4C218B4B" w:rsidR="008F6C76" w:rsidRPr="00D5649B" w:rsidRDefault="008F6C76" w:rsidP="00043EBD">
      <w:pPr>
        <w:tabs>
          <w:tab w:val="clear" w:pos="2880"/>
          <w:tab w:val="clear" w:pos="9360"/>
        </w:tabs>
        <w:spacing w:before="0"/>
        <w:ind w:left="2835" w:hanging="2835"/>
        <w:rPr>
          <w:sz w:val="20"/>
        </w:rPr>
      </w:pPr>
      <w:r w:rsidRPr="00D5649B">
        <w:rPr>
          <w:i/>
          <w:sz w:val="20"/>
        </w:rPr>
        <w:t>GlobalWarmingPotential</w:t>
      </w:r>
      <w:r w:rsidRPr="00D5649B">
        <w:rPr>
          <w:i/>
          <w:sz w:val="20"/>
          <w:vertAlign w:val="subscript"/>
        </w:rPr>
        <w:t>CH4</w:t>
      </w:r>
      <w:r w:rsidRPr="00D5649B">
        <w:rPr>
          <w:sz w:val="20"/>
        </w:rPr>
        <w:tab/>
        <w:t>Global warming potential conversion factor for CH</w:t>
      </w:r>
      <w:r w:rsidRPr="00D5649B">
        <w:rPr>
          <w:sz w:val="20"/>
          <w:vertAlign w:val="subscript"/>
        </w:rPr>
        <w:t>4</w:t>
      </w:r>
      <w:r w:rsidRPr="00D5649B">
        <w:rPr>
          <w:sz w:val="20"/>
        </w:rPr>
        <w:t xml:space="preserve"> (</w:t>
      </w:r>
      <w:r w:rsidR="002176B8" w:rsidRPr="00D5649B">
        <w:rPr>
          <w:sz w:val="20"/>
        </w:rPr>
        <w:t>10</w:t>
      </w:r>
      <w:r w:rsidRPr="00D5649B">
        <w:rPr>
          <w:sz w:val="20"/>
        </w:rPr>
        <w:t xml:space="preserve">0 </w:t>
      </w:r>
      <w:proofErr w:type="spellStart"/>
      <w:r w:rsidRPr="00D5649B">
        <w:rPr>
          <w:sz w:val="20"/>
        </w:rPr>
        <w:t>yr</w:t>
      </w:r>
      <w:proofErr w:type="spellEnd"/>
      <w:r w:rsidRPr="00D5649B">
        <w:rPr>
          <w:sz w:val="20"/>
        </w:rPr>
        <w:t xml:space="preserve"> timeframe, IPCC 20</w:t>
      </w:r>
      <w:r w:rsidR="00C87D62">
        <w:rPr>
          <w:sz w:val="20"/>
        </w:rPr>
        <w:t>06</w:t>
      </w:r>
      <w:r w:rsidRPr="00D5649B">
        <w:rPr>
          <w:sz w:val="20"/>
        </w:rPr>
        <w:t>)</w:t>
      </w:r>
    </w:p>
    <w:p w14:paraId="2482659E" w14:textId="725A31DF"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t>Conversion from kg to Mg</w:t>
      </w:r>
    </w:p>
    <w:p w14:paraId="01F467BB" w14:textId="77777777" w:rsidR="002761E0" w:rsidRPr="00D5649B" w:rsidRDefault="002761E0" w:rsidP="008A7F5F">
      <w:pPr>
        <w:pStyle w:val="Heading3"/>
      </w:pPr>
      <w:bookmarkStart w:id="954" w:name="_Toc343610193"/>
      <w:bookmarkStart w:id="955" w:name="_Toc152758697"/>
      <w:r w:rsidRPr="00D5649B">
        <w:t>Manure CH</w:t>
      </w:r>
      <w:r w:rsidRPr="00D5649B">
        <w:rPr>
          <w:vertAlign w:val="subscript"/>
        </w:rPr>
        <w:t>4</w:t>
      </w:r>
      <w:bookmarkEnd w:id="954"/>
      <w:bookmarkEnd w:id="955"/>
    </w:p>
    <w:p w14:paraId="755002DA" w14:textId="5241C06D" w:rsidR="00BC6463"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BC6463" w:rsidRPr="00D5649B">
        <w:rPr>
          <w:b/>
          <w:szCs w:val="24"/>
        </w:rPr>
        <w:t xml:space="preserve">  </w:t>
      </w:r>
      <w:r w:rsidR="00BC6463" w:rsidRPr="00D5649B">
        <w:rPr>
          <w:b/>
          <w:szCs w:val="24"/>
        </w:rPr>
        <w:tab/>
        <w:t xml:space="preserve">Eq. </w:t>
      </w:r>
      <w:r w:rsidR="001977CC">
        <w:rPr>
          <w:b/>
          <w:szCs w:val="24"/>
        </w:rPr>
        <w:fldChar w:fldCharType="begin"/>
      </w:r>
      <w:r w:rsidR="001977CC">
        <w:rPr>
          <w:b/>
          <w:szCs w:val="24"/>
        </w:rPr>
        <w:instrText xml:space="preserve"> STYLEREF 3 \s </w:instrText>
      </w:r>
      <w:r w:rsidR="001977CC">
        <w:rPr>
          <w:b/>
          <w:szCs w:val="24"/>
        </w:rPr>
        <w:fldChar w:fldCharType="separate"/>
      </w:r>
      <w:r w:rsidR="001977CC">
        <w:rPr>
          <w:b/>
          <w:noProof/>
          <w:szCs w:val="24"/>
        </w:rPr>
        <w:t>8.2.5</w:t>
      </w:r>
      <w:r w:rsidR="001977CC">
        <w:rPr>
          <w:b/>
          <w:szCs w:val="24"/>
        </w:rPr>
        <w:fldChar w:fldCharType="end"/>
      </w:r>
      <w:r w:rsidR="001977CC">
        <w:rPr>
          <w:b/>
          <w:szCs w:val="24"/>
        </w:rPr>
        <w:noBreakHyphen/>
      </w:r>
      <w:r w:rsidR="001977CC">
        <w:rPr>
          <w:b/>
          <w:szCs w:val="24"/>
        </w:rPr>
        <w:fldChar w:fldCharType="begin"/>
      </w:r>
      <w:r w:rsidR="001977CC">
        <w:rPr>
          <w:b/>
          <w:szCs w:val="24"/>
        </w:rPr>
        <w:instrText xml:space="preserve"> SEQ Eq. \* ARABIC \s 3 </w:instrText>
      </w:r>
      <w:r w:rsidR="001977CC">
        <w:rPr>
          <w:b/>
          <w:szCs w:val="24"/>
        </w:rPr>
        <w:fldChar w:fldCharType="separate"/>
      </w:r>
      <w:r w:rsidR="001977CC">
        <w:rPr>
          <w:b/>
          <w:noProof/>
          <w:szCs w:val="24"/>
        </w:rPr>
        <w:t>1</w:t>
      </w:r>
      <w:r w:rsidR="001977CC">
        <w:rPr>
          <w:b/>
          <w:szCs w:val="24"/>
        </w:rPr>
        <w:fldChar w:fldCharType="end"/>
      </w:r>
    </w:p>
    <w:p w14:paraId="3C6BE6DE" w14:textId="77777777" w:rsidR="00BC6463" w:rsidRPr="00D5649B" w:rsidRDefault="00BC6463" w:rsidP="00043EBD">
      <w:pPr>
        <w:tabs>
          <w:tab w:val="clear" w:pos="2880"/>
          <w:tab w:val="clear" w:pos="9360"/>
        </w:tabs>
        <w:ind w:left="2835" w:hanging="2835"/>
        <w:rPr>
          <w:sz w:val="20"/>
        </w:rPr>
      </w:pPr>
      <w:r w:rsidRPr="00D5649B">
        <w:rPr>
          <w:sz w:val="20"/>
        </w:rPr>
        <w:t>where</w:t>
      </w:r>
    </w:p>
    <w:p w14:paraId="6210E42D" w14:textId="038CEF1C" w:rsidR="002761E0" w:rsidRPr="00D5649B" w:rsidRDefault="002761E0"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00BC6463" w:rsidRPr="00D5649B">
        <w:rPr>
          <w:i/>
          <w:color w:val="000000"/>
          <w:sz w:val="20"/>
          <w:vertAlign w:val="subscript"/>
        </w:rPr>
        <w:tab/>
      </w:r>
      <w:r w:rsidRPr="00D5649B">
        <w:rPr>
          <w:color w:val="000000"/>
          <w:sz w:val="20"/>
        </w:rPr>
        <w:t>Manure CH</w:t>
      </w:r>
      <w:r w:rsidRPr="00D5649B">
        <w:rPr>
          <w:color w:val="000000"/>
          <w:sz w:val="20"/>
          <w:vertAlign w:val="subscript"/>
        </w:rPr>
        <w:t>4</w:t>
      </w:r>
      <w:r w:rsidRPr="00D5649B">
        <w:rPr>
          <w:color w:val="000000"/>
          <w:sz w:val="20"/>
        </w:rPr>
        <w:t xml:space="preserve">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D0E84EA" w14:textId="42813509" w:rsidR="002761E0" w:rsidRPr="00D5649B" w:rsidRDefault="002761E0" w:rsidP="00043EBD">
      <w:pPr>
        <w:keepNext/>
        <w:tabs>
          <w:tab w:val="clear" w:pos="2880"/>
          <w:tab w:val="clear" w:pos="9360"/>
        </w:tabs>
        <w:spacing w:before="0"/>
        <w:ind w:left="2835" w:hanging="2835"/>
        <w:rPr>
          <w:color w:val="000000"/>
          <w:sz w:val="20"/>
        </w:rPr>
      </w:pPr>
      <w:r w:rsidRPr="00D5649B">
        <w:rPr>
          <w:i/>
          <w:color w:val="000000"/>
          <w:sz w:val="20"/>
        </w:rPr>
        <w:t>Total_CH</w:t>
      </w:r>
      <w:r w:rsidRPr="00D5649B">
        <w:rPr>
          <w:i/>
          <w:color w:val="000000"/>
          <w:sz w:val="20"/>
          <w:vertAlign w:val="subscript"/>
        </w:rPr>
        <w:t>4manure</w:t>
      </w:r>
      <w:r w:rsidRPr="00D5649B">
        <w:rPr>
          <w:i/>
          <w:color w:val="000000"/>
          <w:sz w:val="20"/>
          <w:vertAlign w:val="subscript"/>
        </w:rPr>
        <w:tab/>
      </w:r>
      <w:r w:rsidR="00BC6463" w:rsidRPr="00D5649B">
        <w:rPr>
          <w:i/>
          <w:color w:val="000000"/>
          <w:sz w:val="20"/>
          <w:vertAlign w:val="subscript"/>
        </w:rPr>
        <w:tab/>
      </w:r>
      <w:r w:rsidRPr="00D5649B">
        <w:rPr>
          <w:color w:val="000000"/>
          <w:sz w:val="20"/>
        </w:rPr>
        <w:t>Total manure CH</w:t>
      </w:r>
      <w:r w:rsidRPr="00D5649B">
        <w:rPr>
          <w:color w:val="000000"/>
          <w:sz w:val="20"/>
          <w:vertAlign w:val="subscript"/>
        </w:rPr>
        <w:t>4</w:t>
      </w:r>
      <w:r w:rsidRPr="00D5649B">
        <w:rPr>
          <w:color w:val="000000"/>
          <w:sz w:val="20"/>
        </w:rPr>
        <w:t xml:space="preserve"> emission from livestock (kg CH</w:t>
      </w:r>
      <w:r w:rsidRPr="00D5649B">
        <w:rPr>
          <w:color w:val="000000"/>
          <w:sz w:val="20"/>
          <w:vertAlign w:val="subscript"/>
        </w:rPr>
        <w:t>4</w:t>
      </w:r>
      <w:r w:rsidRPr="00D5649B">
        <w:rPr>
          <w:color w:val="000000"/>
          <w:sz w:val="20"/>
        </w:rPr>
        <w:t xml:space="preserve"> year</w:t>
      </w:r>
      <w:r w:rsidRPr="00D5649B">
        <w:rPr>
          <w:color w:val="000000"/>
          <w:sz w:val="20"/>
          <w:vertAlign w:val="superscript"/>
        </w:rPr>
        <w:t>-1</w:t>
      </w:r>
      <w:r w:rsidRPr="00D5649B">
        <w:rPr>
          <w:color w:val="000000"/>
          <w:sz w:val="20"/>
        </w:rPr>
        <w:t>) (</w:t>
      </w:r>
      <w:r w:rsidR="003D1C3D" w:rsidRPr="003D1C3D">
        <w:rPr>
          <w:color w:val="000000"/>
          <w:sz w:val="20"/>
        </w:rPr>
        <w:fldChar w:fldCharType="begin"/>
      </w:r>
      <w:r w:rsidR="003D1C3D" w:rsidRPr="003D1C3D">
        <w:rPr>
          <w:color w:val="000000"/>
          <w:sz w:val="20"/>
        </w:rPr>
        <w:instrText xml:space="preserve"> REF _Ref110586442 \h </w:instrText>
      </w:r>
      <w:r w:rsidR="003D1C3D">
        <w:rPr>
          <w:color w:val="000000"/>
          <w:sz w:val="20"/>
        </w:rPr>
        <w:instrText xml:space="preserve"> \* MERGEFORMAT </w:instrText>
      </w:r>
      <w:r w:rsidR="003D1C3D" w:rsidRPr="003D1C3D">
        <w:rPr>
          <w:color w:val="000000"/>
          <w:sz w:val="20"/>
        </w:rPr>
      </w:r>
      <w:r w:rsidR="003D1C3D" w:rsidRPr="003D1C3D">
        <w:rPr>
          <w:color w:val="000000"/>
          <w:sz w:val="20"/>
        </w:rPr>
        <w:fldChar w:fldCharType="separate"/>
      </w:r>
      <w:r w:rsidR="003D1C3D" w:rsidRPr="003D1C3D">
        <w:rPr>
          <w:b/>
          <w:sz w:val="20"/>
        </w:rPr>
        <w:t xml:space="preserve">Eq. </w:t>
      </w:r>
      <w:r w:rsidR="003D1C3D" w:rsidRPr="003D1C3D">
        <w:rPr>
          <w:b/>
          <w:noProof/>
          <w:sz w:val="20"/>
        </w:rPr>
        <w:t>4.4.1</w:t>
      </w:r>
      <w:r w:rsidR="003D1C3D" w:rsidRPr="003D1C3D">
        <w:rPr>
          <w:b/>
          <w:sz w:val="20"/>
        </w:rPr>
        <w:noBreakHyphen/>
      </w:r>
      <w:r w:rsidR="003D1C3D" w:rsidRPr="003D1C3D">
        <w:rPr>
          <w:b/>
          <w:noProof/>
          <w:sz w:val="20"/>
        </w:rPr>
        <w:t>1</w:t>
      </w:r>
      <w:r w:rsidR="003D1C3D" w:rsidRPr="003D1C3D">
        <w:rPr>
          <w:color w:val="000000"/>
          <w:sz w:val="20"/>
        </w:rPr>
        <w:fldChar w:fldCharType="end"/>
      </w:r>
      <w:r w:rsidRPr="00D5649B">
        <w:rPr>
          <w:color w:val="000000"/>
          <w:sz w:val="20"/>
        </w:rPr>
        <w:t>)</w:t>
      </w:r>
    </w:p>
    <w:p w14:paraId="3A9B6E7B" w14:textId="16E9266E"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r>
      <w:r w:rsidR="00BC6463" w:rsidRPr="00D5649B">
        <w:rPr>
          <w:sz w:val="20"/>
        </w:rPr>
        <w:tab/>
      </w:r>
      <w:r w:rsidRPr="00D5649B">
        <w:rPr>
          <w:sz w:val="20"/>
        </w:rPr>
        <w:t>Conversion from kg to Mg</w:t>
      </w:r>
    </w:p>
    <w:p w14:paraId="7F458491" w14:textId="77777777" w:rsidR="002761E0" w:rsidRPr="00D5649B" w:rsidRDefault="002761E0" w:rsidP="00354D3B">
      <w:pPr>
        <w:pStyle w:val="Heading2"/>
      </w:pPr>
      <w:bookmarkStart w:id="956" w:name="_Toc343610196"/>
      <w:bookmarkStart w:id="957" w:name="_Toc152758698"/>
      <w:r w:rsidRPr="00D5649B">
        <w:lastRenderedPageBreak/>
        <w:t>Total emissions per farm</w:t>
      </w:r>
      <w:bookmarkEnd w:id="956"/>
      <w:bookmarkEnd w:id="957"/>
    </w:p>
    <w:p w14:paraId="5860FEF0" w14:textId="0E16065F" w:rsidR="001871F0" w:rsidRPr="00D5649B" w:rsidRDefault="001871F0" w:rsidP="008A7F5F">
      <w:pPr>
        <w:pStyle w:val="Heading3"/>
      </w:pPr>
      <w:bookmarkStart w:id="958" w:name="_Toc343610195"/>
      <w:bookmarkStart w:id="959" w:name="_Toc152758699"/>
      <w:r w:rsidRPr="00D5649B">
        <w:t>Direct N</w:t>
      </w:r>
      <w:r w:rsidRPr="00D5649B">
        <w:rPr>
          <w:vertAlign w:val="subscript"/>
        </w:rPr>
        <w:t>2</w:t>
      </w:r>
      <w:r w:rsidRPr="00D5649B">
        <w:t>O – soils and manure</w:t>
      </w:r>
      <w:bookmarkEnd w:id="959"/>
    </w:p>
    <w:p w14:paraId="36CEB831" w14:textId="2D7740AF" w:rsidR="001871F0" w:rsidRPr="00D5649B" w:rsidRDefault="00000000" w:rsidP="00043EBD">
      <w:pPr>
        <w:keepNext/>
        <w:tabs>
          <w:tab w:val="clear" w:pos="2880"/>
          <w:tab w:val="clear" w:pos="9360"/>
          <w:tab w:val="right" w:pos="978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1871F0" w:rsidRPr="00D5649B">
        <w:rPr>
          <w:b/>
          <w:szCs w:val="24"/>
        </w:rPr>
        <w:t xml:space="preserve"> </w:t>
      </w:r>
      <w:r w:rsidR="001871F0" w:rsidRPr="00D5649B">
        <w:rPr>
          <w:b/>
          <w:szCs w:val="24"/>
        </w:rPr>
        <w:tab/>
      </w:r>
      <w:r w:rsidR="001871F0"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8.3.1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37CFD47" w14:textId="77777777" w:rsidR="001871F0" w:rsidRPr="00D5649B" w:rsidRDefault="001871F0" w:rsidP="00043EBD">
      <w:pPr>
        <w:tabs>
          <w:tab w:val="clear" w:pos="2880"/>
          <w:tab w:val="clear" w:pos="9360"/>
        </w:tabs>
        <w:ind w:left="2835" w:hanging="2835"/>
        <w:rPr>
          <w:sz w:val="20"/>
        </w:rPr>
      </w:pPr>
      <w:r w:rsidRPr="00D5649B">
        <w:rPr>
          <w:sz w:val="20"/>
        </w:rPr>
        <w:t>where</w:t>
      </w:r>
    </w:p>
    <w:p w14:paraId="5D0D5F96" w14:textId="77777777"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18F2AE" w14:textId="77777777"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0FA2FE4" w14:textId="6EA04314" w:rsidR="001871F0" w:rsidRPr="00D5649B" w:rsidRDefault="001871F0" w:rsidP="00043EBD">
      <w:pPr>
        <w:tabs>
          <w:tab w:val="clear" w:pos="2880"/>
          <w:tab w:val="clear" w:pos="9360"/>
        </w:tabs>
        <w:spacing w:before="0"/>
        <w:ind w:left="2835" w:hanging="2835"/>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 xml:space="preserve">O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FE94470" w14:textId="203BAECE" w:rsidR="00BC6463" w:rsidRPr="00D5649B" w:rsidRDefault="00BC6463" w:rsidP="008A7F5F">
      <w:pPr>
        <w:pStyle w:val="Heading3"/>
      </w:pPr>
      <w:bookmarkStart w:id="960" w:name="_Toc152758700"/>
      <w:r w:rsidRPr="00D5649B">
        <w:t>Indirect N</w:t>
      </w:r>
      <w:r w:rsidRPr="00D5649B">
        <w:rPr>
          <w:vertAlign w:val="subscript"/>
        </w:rPr>
        <w:t>2</w:t>
      </w:r>
      <w:r w:rsidRPr="00D5649B">
        <w:t>O – soils and manure</w:t>
      </w:r>
      <w:bookmarkEnd w:id="958"/>
      <w:bookmarkEnd w:id="960"/>
    </w:p>
    <w:p w14:paraId="12F357BA" w14:textId="2B9E9F27" w:rsidR="00BC6463" w:rsidRPr="00D5649B" w:rsidRDefault="00000000" w:rsidP="00043EBD">
      <w:pPr>
        <w:keepNext/>
        <w:tabs>
          <w:tab w:val="clear" w:pos="2880"/>
          <w:tab w:val="clear" w:pos="9360"/>
          <w:tab w:val="right" w:pos="977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BC6463" w:rsidRPr="00D5649B">
        <w:rPr>
          <w:b/>
          <w:szCs w:val="24"/>
        </w:rPr>
        <w:tab/>
      </w:r>
      <w:r w:rsidR="00BC6463"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8.3.2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1C7948A6" w14:textId="77777777" w:rsidR="00BC6463" w:rsidRPr="00D5649B" w:rsidRDefault="00BC6463" w:rsidP="00043EBD">
      <w:pPr>
        <w:tabs>
          <w:tab w:val="clear" w:pos="2880"/>
          <w:tab w:val="clear" w:pos="9360"/>
        </w:tabs>
        <w:ind w:left="2835" w:hanging="2835"/>
        <w:rPr>
          <w:sz w:val="20"/>
        </w:rPr>
      </w:pPr>
      <w:r w:rsidRPr="00D5649B">
        <w:rPr>
          <w:sz w:val="20"/>
        </w:rPr>
        <w:t>where</w:t>
      </w:r>
    </w:p>
    <w:p w14:paraId="73E4C61E" w14:textId="77777777"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A91677C" w14:textId="77777777"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73BB9D2" w14:textId="77777777" w:rsidR="00BC6463" w:rsidRPr="00D5649B" w:rsidRDefault="00BC6463"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 xml:space="preserve">O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280930" w14:textId="31E49481" w:rsidR="001871F0" w:rsidRPr="00D5649B" w:rsidRDefault="001871F0" w:rsidP="008A7F5F">
      <w:pPr>
        <w:pStyle w:val="Heading3"/>
      </w:pPr>
      <w:bookmarkStart w:id="961" w:name="_Toc152758701"/>
      <w:r w:rsidRPr="00D5649B">
        <w:t>Methane – soils and manure</w:t>
      </w:r>
      <w:bookmarkEnd w:id="961"/>
    </w:p>
    <w:p w14:paraId="66B77824" w14:textId="2697C629" w:rsidR="00760F75" w:rsidRPr="00D5649B" w:rsidRDefault="00000000" w:rsidP="00043EBD">
      <w:pPr>
        <w:keepNext/>
        <w:tabs>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=CH</m:t>
            </m:r>
          </m:e>
          <m:sub>
            <m:r>
              <m:rPr>
                <m:sty m:val="bi"/>
              </m:rPr>
              <w:rPr>
                <w:rFonts w:ascii="Cambria Math" w:hAnsi="Cambria Math"/>
                <w:szCs w:val="24"/>
              </w:rPr>
              <m:t>4enteric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8.3.3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33BF4CE6" w14:textId="77777777" w:rsidR="002176B8" w:rsidRPr="00D5649B" w:rsidRDefault="002176B8" w:rsidP="00043EBD">
      <w:pPr>
        <w:tabs>
          <w:tab w:val="clear" w:pos="2880"/>
          <w:tab w:val="clear" w:pos="9360"/>
        </w:tabs>
        <w:ind w:left="2835" w:hanging="2835"/>
        <w:rPr>
          <w:sz w:val="20"/>
        </w:rPr>
      </w:pPr>
      <w:r w:rsidRPr="00D5649B">
        <w:rPr>
          <w:sz w:val="20"/>
        </w:rPr>
        <w:t>where</w:t>
      </w:r>
    </w:p>
    <w:p w14:paraId="4BD93391" w14:textId="36D8C18D"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w:t>
      </w:r>
      <w:r w:rsidRPr="00D5649B">
        <w:rPr>
          <w:color w:val="000000"/>
          <w:sz w:val="20"/>
        </w:rPr>
        <w:t xml:space="preserve"> (</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CH</w:t>
      </w:r>
      <w:r w:rsidRPr="00D5649B">
        <w:rPr>
          <w:color w:val="000000"/>
          <w:sz w:val="20"/>
          <w:vertAlign w:val="subscript"/>
        </w:rPr>
        <w:t>4</w:t>
      </w:r>
      <w:r w:rsidRPr="00D5649B">
        <w:rPr>
          <w:color w:val="000000"/>
          <w:sz w:val="20"/>
        </w:rPr>
        <w:t xml:space="preserve"> emission from the farm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33D6AE5" w14:textId="77777777"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3A9A73" w14:textId="77777777"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CH</w:t>
      </w:r>
      <w:r w:rsidRPr="00D5649B">
        <w:rPr>
          <w:color w:val="000000"/>
          <w:sz w:val="20"/>
          <w:vertAlign w:val="subscript"/>
        </w:rPr>
        <w:t>4</w:t>
      </w:r>
      <w:r w:rsidRPr="00D5649B">
        <w:rPr>
          <w:color w:val="000000"/>
          <w:sz w:val="20"/>
        </w:rPr>
        <w:t xml:space="preserve">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17180D2D" w14:textId="445AED7C" w:rsidR="001871F0" w:rsidRPr="00D5649B" w:rsidRDefault="001871F0" w:rsidP="008A7F5F">
      <w:pPr>
        <w:pStyle w:val="Heading3"/>
      </w:pPr>
      <w:bookmarkStart w:id="962" w:name="_Toc152758702"/>
      <w:r w:rsidRPr="00D5649B">
        <w:t>Carbon dioxide</w:t>
      </w:r>
      <w:bookmarkEnd w:id="962"/>
      <w:r w:rsidRPr="00D5649B">
        <w:t xml:space="preserve"> </w:t>
      </w:r>
    </w:p>
    <w:p w14:paraId="28FBB181" w14:textId="610FFB31" w:rsidR="002761E0" w:rsidRPr="00D5649B" w:rsidRDefault="00000000" w:rsidP="00043EBD">
      <w:pPr>
        <w:keepNext/>
        <w:tabs>
          <w:tab w:val="clear" w:pos="2880"/>
          <w:tab w:val="clear" w:pos="9360"/>
          <w:tab w:val="right" w:pos="9757"/>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675F91" w:rsidRPr="00D5649B">
        <w:rPr>
          <w:b/>
          <w:szCs w:val="24"/>
        </w:rPr>
        <w:t xml:space="preserve"> </w:t>
      </w:r>
      <w:r w:rsidR="00675F91" w:rsidRPr="00D5649B">
        <w:rPr>
          <w:b/>
          <w:szCs w:val="24"/>
        </w:rPr>
        <w:tab/>
      </w:r>
      <w:r w:rsidR="00760F75"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8.3.4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4CF5E141" w14:textId="77777777" w:rsidR="002176B8" w:rsidRPr="00D5649B" w:rsidRDefault="002176B8" w:rsidP="00043EBD">
      <w:pPr>
        <w:tabs>
          <w:tab w:val="clear" w:pos="2880"/>
          <w:tab w:val="clear" w:pos="9360"/>
        </w:tabs>
        <w:ind w:left="2835" w:hanging="2835"/>
        <w:rPr>
          <w:sz w:val="20"/>
        </w:rPr>
      </w:pPr>
      <w:r w:rsidRPr="00D5649B">
        <w:rPr>
          <w:sz w:val="20"/>
        </w:rPr>
        <w:t>where</w:t>
      </w:r>
    </w:p>
    <w:p w14:paraId="17530F9E" w14:textId="575049AA"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the farm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3B9B242" w14:textId="77777777"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soils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F8534A" w14:textId="77777777" w:rsidR="002176B8" w:rsidRPr="00D5649B" w:rsidRDefault="002176B8"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29FF209" w14:textId="77777777" w:rsidR="002176B8" w:rsidRPr="00D5649B" w:rsidRDefault="002176B8"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6BA6D1C" w14:textId="77777777" w:rsidR="001871F0" w:rsidRPr="00D5649B" w:rsidRDefault="001871F0" w:rsidP="008A7F5F">
      <w:pPr>
        <w:pStyle w:val="Heading3"/>
      </w:pPr>
      <w:bookmarkStart w:id="963" w:name="_Toc152758703"/>
      <w:r w:rsidRPr="00D5649B">
        <w:t>Farm sum</w:t>
      </w:r>
      <w:bookmarkEnd w:id="963"/>
    </w:p>
    <w:p w14:paraId="75217E4B" w14:textId="2FF88C31" w:rsidR="001871F0" w:rsidRPr="00D5649B" w:rsidRDefault="00000000" w:rsidP="00043EBD">
      <w:pPr>
        <w:keepNext/>
        <w:tabs>
          <w:tab w:val="clear" w:pos="9360"/>
          <w:tab w:val="right" w:pos="9781"/>
        </w:tabs>
        <w:spacing w:after="120"/>
        <w:ind w:left="1418" w:hanging="1418"/>
        <w:rPr>
          <w:b/>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eq</m:t>
            </m:r>
          </m:e>
          <m:sub>
            <m:r>
              <m:rPr>
                <m:sty m:val="bi"/>
              </m:rPr>
              <w:rPr>
                <w:rFonts w:ascii="Cambria Math" w:hAnsi="Cambria Math"/>
                <w:szCs w:val="24"/>
              </w:rPr>
              <m: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szCs w:val="24"/>
        </w:rPr>
        <w:tab/>
      </w:r>
      <w:r w:rsidR="002176B8" w:rsidRPr="00D5649B">
        <w:rPr>
          <w:b/>
          <w:szCs w:val="24"/>
        </w:rPr>
        <w:tab/>
      </w:r>
      <w:r w:rsidR="002176B8" w:rsidRPr="00D5649B">
        <w:rPr>
          <w:b/>
          <w:szCs w:val="24"/>
        </w:rPr>
        <w:tab/>
      </w:r>
      <w:r w:rsidR="00760F75"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8.3.5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FCF6251" w14:textId="16139E75" w:rsidR="002176B8" w:rsidRPr="00D5649B" w:rsidRDefault="002176B8" w:rsidP="00043EBD">
      <w:pPr>
        <w:tabs>
          <w:tab w:val="clear" w:pos="2880"/>
          <w:tab w:val="clear" w:pos="9360"/>
        </w:tabs>
        <w:ind w:left="2835" w:hanging="2835"/>
        <w:rPr>
          <w:sz w:val="20"/>
        </w:rPr>
      </w:pPr>
      <w:r w:rsidRPr="00D5649B">
        <w:rPr>
          <w:sz w:val="20"/>
        </w:rPr>
        <w:t>where</w:t>
      </w:r>
    </w:p>
    <w:p w14:paraId="432638DF" w14:textId="21FB7FE4" w:rsidR="002761E0" w:rsidRPr="00D5649B" w:rsidRDefault="002761E0"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i/>
          <w:color w:val="000000"/>
          <w:sz w:val="20"/>
        </w:rPr>
        <w:t>eq</w:t>
      </w:r>
      <w:r w:rsidR="002176B8" w:rsidRPr="00D5649B">
        <w:rPr>
          <w:i/>
          <w:color w:val="000000"/>
          <w:sz w:val="20"/>
          <w:vertAlign w:val="subscript"/>
        </w:rPr>
        <w:t>farm</w:t>
      </w:r>
      <w:r w:rsidRPr="00D5649B">
        <w:rPr>
          <w:i/>
          <w:color w:val="000000"/>
          <w:sz w:val="20"/>
        </w:rPr>
        <w:tab/>
      </w:r>
      <w:r w:rsidRPr="00D5649B">
        <w:rPr>
          <w:color w:val="000000"/>
          <w:sz w:val="20"/>
        </w:rPr>
        <w:t>Total annual farm CO</w:t>
      </w:r>
      <w:r w:rsidRPr="00D5649B">
        <w:rPr>
          <w:color w:val="000000"/>
          <w:sz w:val="20"/>
          <w:vertAlign w:val="subscript"/>
        </w:rPr>
        <w:t>2</w:t>
      </w:r>
      <w:r w:rsidRPr="00D5649B">
        <w:rPr>
          <w:color w:val="000000"/>
          <w:sz w:val="20"/>
        </w:rPr>
        <w:t xml:space="preserve"> eq emissions (Mg CO</w:t>
      </w:r>
      <w:r w:rsidRPr="00D5649B">
        <w:rPr>
          <w:color w:val="000000"/>
          <w:sz w:val="20"/>
          <w:vertAlign w:val="subscript"/>
        </w:rPr>
        <w:t xml:space="preserve">2 </w:t>
      </w:r>
      <w:r w:rsidRPr="00D5649B">
        <w:rPr>
          <w:color w:val="000000"/>
          <w:sz w:val="20"/>
        </w:rPr>
        <w:t>eq year</w:t>
      </w:r>
      <w:r w:rsidRPr="00D5649B">
        <w:rPr>
          <w:color w:val="000000"/>
          <w:sz w:val="20"/>
          <w:vertAlign w:val="superscript"/>
        </w:rPr>
        <w:t>-1</w:t>
      </w:r>
      <w:r w:rsidRPr="00D5649B">
        <w:rPr>
          <w:color w:val="000000"/>
          <w:sz w:val="20"/>
        </w:rPr>
        <w:t>)</w:t>
      </w:r>
    </w:p>
    <w:p w14:paraId="2C60ADB6" w14:textId="05F28BD4"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w:t>
      </w:r>
      <w:r w:rsidR="002176B8" w:rsidRPr="00D5649B">
        <w:rPr>
          <w:color w:val="000000"/>
          <w:sz w:val="20"/>
        </w:rPr>
        <w:t xml:space="preserve"> </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 xml:space="preserve">O emissions from </w:t>
      </w:r>
      <w:r w:rsidR="002176B8" w:rsidRPr="00D5649B">
        <w:rPr>
          <w:sz w:val="20"/>
        </w:rPr>
        <w:t>the farm</w:t>
      </w:r>
      <w:r w:rsidRPr="00D5649B">
        <w:rPr>
          <w:sz w:val="20"/>
        </w:rPr>
        <w:t xml:space="preserve">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B7A1AE" w14:textId="77777777" w:rsidR="002176B8" w:rsidRPr="00D5649B" w:rsidRDefault="002176B8"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205E5E0" w14:textId="54D4572D" w:rsidR="002761E0" w:rsidRPr="00043EBD" w:rsidRDefault="002761E0"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(Mg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8743BB5" w14:textId="77777777" w:rsidR="00C87D62" w:rsidRPr="00C87D62" w:rsidRDefault="00C87D62" w:rsidP="00C87D62">
      <w:pPr>
        <w:pStyle w:val="Heading2"/>
      </w:pPr>
      <w:bookmarkStart w:id="964" w:name="_Ref203273763"/>
      <w:bookmarkStart w:id="965" w:name="_Ref65823967"/>
      <w:bookmarkStart w:id="966" w:name="_Toc152758704"/>
      <w:r w:rsidRPr="00C87D62">
        <w:t>References</w:t>
      </w:r>
      <w:bookmarkEnd w:id="966"/>
    </w:p>
    <w:p w14:paraId="0E6B3A67" w14:textId="7C607546" w:rsidR="00C87D62" w:rsidRDefault="00C87D62" w:rsidP="00C87D62">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w:t>
      </w:r>
      <w:r w:rsidRPr="00D5649B">
        <w:rPr>
          <w:rFonts w:cstheme="minorHAnsi"/>
          <w:sz w:val="20"/>
        </w:rPr>
        <w:lastRenderedPageBreak/>
        <w:t xml:space="preserve">IPCC. ISBN 4-88788-032-4. Available at: </w:t>
      </w:r>
      <w:hyperlink r:id="rId414" w:history="1">
        <w:r w:rsidRPr="00D5649B">
          <w:rPr>
            <w:rStyle w:val="Hyperlink"/>
            <w:rFonts w:cstheme="minorHAnsi"/>
            <w:sz w:val="20"/>
          </w:rPr>
          <w:t>https://www.ipcc.ch/report/2006-ipcc-guidelines-for-national-greenhouse-gas-inventories/</w:t>
        </w:r>
      </w:hyperlink>
    </w:p>
    <w:p w14:paraId="39397280" w14:textId="13E2EF88" w:rsidR="00C87D62" w:rsidRPr="00451ACF" w:rsidRDefault="00630F6B" w:rsidP="00733924">
      <w:pPr>
        <w:ind w:left="284" w:hanging="284"/>
      </w:pPr>
      <w:r>
        <w:rPr>
          <w:iCs/>
          <w:sz w:val="20"/>
        </w:rPr>
        <w:t>IPCC</w:t>
      </w:r>
      <w:r w:rsidR="00050186">
        <w:rPr>
          <w:iCs/>
          <w:sz w:val="20"/>
        </w:rPr>
        <w:t>,</w:t>
      </w:r>
      <w:r>
        <w:rPr>
          <w:iCs/>
          <w:sz w:val="20"/>
        </w:rPr>
        <w:t xml:space="preserve"> 1990</w:t>
      </w:r>
      <w:r w:rsidR="00050186">
        <w:rPr>
          <w:iCs/>
          <w:sz w:val="20"/>
        </w:rPr>
        <w:t>.</w:t>
      </w:r>
      <w:r>
        <w:rPr>
          <w:iCs/>
          <w:sz w:val="20"/>
        </w:rPr>
        <w:t xml:space="preserve"> </w:t>
      </w:r>
      <w:r w:rsidR="00451ACF">
        <w:rPr>
          <w:iCs/>
          <w:sz w:val="20"/>
        </w:rPr>
        <w:t xml:space="preserve">Climate Change: The IPCC Scientific Assessment. Working Group 1 [Houghton, J.T., Jenkins, G.J., and </w:t>
      </w:r>
      <w:proofErr w:type="spellStart"/>
      <w:r w:rsidR="00451ACF">
        <w:rPr>
          <w:iCs/>
          <w:sz w:val="20"/>
        </w:rPr>
        <w:t>Ephraums</w:t>
      </w:r>
      <w:proofErr w:type="spellEnd"/>
      <w:r w:rsidR="00451ACF">
        <w:rPr>
          <w:iCs/>
          <w:sz w:val="20"/>
        </w:rPr>
        <w:t xml:space="preserve">, J.J. (eds.)]. </w:t>
      </w:r>
      <w:r w:rsidR="00451ACF" w:rsidRPr="00C87D62">
        <w:rPr>
          <w:iCs/>
          <w:sz w:val="20"/>
        </w:rPr>
        <w:t>Cambridge University Press, Cambridge, Unite</w:t>
      </w:r>
      <w:r w:rsidR="00451ACF">
        <w:rPr>
          <w:iCs/>
          <w:sz w:val="20"/>
        </w:rPr>
        <w:t>d Kingdom and New York, NY, USA.</w:t>
      </w:r>
      <w:r w:rsidR="00451ACF" w:rsidRPr="00451ACF">
        <w:t xml:space="preserve"> </w:t>
      </w:r>
      <w:hyperlink r:id="rId415" w:history="1">
        <w:r w:rsidR="00451ACF" w:rsidRPr="004F40ED">
          <w:rPr>
            <w:rStyle w:val="Hyperlink"/>
            <w:iCs/>
            <w:sz w:val="20"/>
          </w:rPr>
          <w:t>https://www.ipcc.ch/site/assets/uploads/2018/03/ipcc_far_wg_I_full_report.pdf</w:t>
        </w:r>
      </w:hyperlink>
      <w:r w:rsidR="00451ACF">
        <w:rPr>
          <w:iCs/>
          <w:sz w:val="20"/>
        </w:rPr>
        <w:t xml:space="preserve"> </w:t>
      </w:r>
    </w:p>
    <w:p w14:paraId="31B27219" w14:textId="5880B2A0" w:rsidR="00C87D62" w:rsidRDefault="009D1748" w:rsidP="00630F6B">
      <w:pPr>
        <w:ind w:left="284" w:hanging="284"/>
        <w:rPr>
          <w:iCs/>
          <w:sz w:val="20"/>
        </w:rPr>
      </w:pPr>
      <w:r>
        <w:rPr>
          <w:iCs/>
          <w:sz w:val="20"/>
        </w:rPr>
        <w:t>IPCC</w:t>
      </w:r>
      <w:r w:rsidR="00050186">
        <w:rPr>
          <w:iCs/>
          <w:sz w:val="20"/>
        </w:rPr>
        <w:t>,</w:t>
      </w:r>
      <w:r>
        <w:rPr>
          <w:iCs/>
          <w:sz w:val="20"/>
        </w:rPr>
        <w:t xml:space="preserve"> 199</w:t>
      </w:r>
      <w:r w:rsidR="00A5652A">
        <w:rPr>
          <w:iCs/>
          <w:sz w:val="20"/>
        </w:rPr>
        <w:t>6</w:t>
      </w:r>
      <w:r w:rsidR="00050186">
        <w:rPr>
          <w:iCs/>
          <w:sz w:val="20"/>
        </w:rPr>
        <w:t>.</w:t>
      </w:r>
      <w:r>
        <w:rPr>
          <w:iCs/>
          <w:sz w:val="20"/>
        </w:rPr>
        <w:t xml:space="preserve"> </w:t>
      </w:r>
      <w:r w:rsidR="0011112C">
        <w:rPr>
          <w:iCs/>
          <w:sz w:val="20"/>
        </w:rPr>
        <w:t xml:space="preserve">Climate Change 1995: The Science of Climate Change. Contribution of WG1 to the Second Assessment Report of the Intergovernmental Panel on Climate Change [Houghton, J.T., </w:t>
      </w:r>
      <w:proofErr w:type="spellStart"/>
      <w:r w:rsidR="0011112C">
        <w:rPr>
          <w:iCs/>
          <w:sz w:val="20"/>
        </w:rPr>
        <w:t>Meria</w:t>
      </w:r>
      <w:proofErr w:type="spellEnd"/>
      <w:r w:rsidR="0011112C">
        <w:rPr>
          <w:iCs/>
          <w:sz w:val="20"/>
        </w:rPr>
        <w:t xml:space="preserve"> Filho, L.G., Callander, B.A., Harris, N., </w:t>
      </w:r>
      <w:proofErr w:type="spellStart"/>
      <w:r w:rsidR="0011112C">
        <w:rPr>
          <w:iCs/>
          <w:sz w:val="20"/>
        </w:rPr>
        <w:t>Kattenberg</w:t>
      </w:r>
      <w:proofErr w:type="spellEnd"/>
      <w:r w:rsidR="0011112C">
        <w:rPr>
          <w:iCs/>
          <w:sz w:val="20"/>
        </w:rPr>
        <w:t>, A., and Maskell, K.</w:t>
      </w:r>
      <w:r w:rsidR="00A5652A">
        <w:rPr>
          <w:iCs/>
          <w:sz w:val="20"/>
        </w:rPr>
        <w:t xml:space="preserve"> (eds.)]. </w:t>
      </w:r>
      <w:r w:rsidR="00A5652A" w:rsidRPr="00C87D62">
        <w:rPr>
          <w:iCs/>
          <w:sz w:val="20"/>
        </w:rPr>
        <w:t>Cambridge University Press, Cambridge, Unite</w:t>
      </w:r>
      <w:r w:rsidR="00A5652A">
        <w:rPr>
          <w:iCs/>
          <w:sz w:val="20"/>
        </w:rPr>
        <w:t>d Kingdom and New York, NY, USA.</w:t>
      </w:r>
      <w:r w:rsidR="00733924">
        <w:rPr>
          <w:iCs/>
          <w:sz w:val="20"/>
        </w:rPr>
        <w:t xml:space="preserve"> </w:t>
      </w:r>
      <w:hyperlink r:id="rId416" w:history="1">
        <w:r w:rsidR="00733924" w:rsidRPr="004F40ED">
          <w:rPr>
            <w:rStyle w:val="Hyperlink"/>
            <w:iCs/>
            <w:sz w:val="20"/>
          </w:rPr>
          <w:t>https://www.ipcc.ch/site/assets/uploads/2018/02/ipcc_sar_wg_I_full_report.pdf</w:t>
        </w:r>
      </w:hyperlink>
      <w:r w:rsidR="00733924">
        <w:rPr>
          <w:iCs/>
          <w:sz w:val="20"/>
        </w:rPr>
        <w:t xml:space="preserve"> </w:t>
      </w:r>
    </w:p>
    <w:p w14:paraId="019A6B99" w14:textId="3E9F0FCA" w:rsidR="00C87D62" w:rsidRDefault="00C87D62" w:rsidP="00630F6B">
      <w:pPr>
        <w:ind w:left="284" w:hanging="284"/>
        <w:rPr>
          <w:iCs/>
          <w:sz w:val="20"/>
        </w:rPr>
      </w:pPr>
      <w:r w:rsidRPr="00C87D62">
        <w:rPr>
          <w:iCs/>
          <w:sz w:val="20"/>
        </w:rPr>
        <w:t>IPCC, 2001</w:t>
      </w:r>
      <w:r w:rsidR="00050186">
        <w:rPr>
          <w:iCs/>
          <w:sz w:val="20"/>
        </w:rPr>
        <w:t>.</w:t>
      </w:r>
      <w:r w:rsidRPr="00C87D62">
        <w:rPr>
          <w:iCs/>
          <w:sz w:val="20"/>
        </w:rPr>
        <w:t xml:space="preserve"> Climate Change 2001: The Scientific Basis. Contribution of Working Group I to the Third Assessment Report of the</w:t>
      </w:r>
      <w:r>
        <w:rPr>
          <w:iCs/>
          <w:sz w:val="20"/>
        </w:rPr>
        <w:t xml:space="preserve"> </w:t>
      </w:r>
      <w:r w:rsidRPr="00C87D62">
        <w:rPr>
          <w:iCs/>
          <w:sz w:val="20"/>
        </w:rPr>
        <w:t xml:space="preserve">Intergovernmental Panel on Climate Change [Houghton, J.T., Y. Ding, D.J. Griggs, M. </w:t>
      </w:r>
      <w:proofErr w:type="spellStart"/>
      <w:r w:rsidRPr="00C87D62">
        <w:rPr>
          <w:iCs/>
          <w:sz w:val="20"/>
        </w:rPr>
        <w:t>Noguer</w:t>
      </w:r>
      <w:proofErr w:type="spellEnd"/>
      <w:r w:rsidRPr="00C87D62">
        <w:rPr>
          <w:iCs/>
          <w:sz w:val="20"/>
        </w:rPr>
        <w:t>, P.J. van der Linden, X. Dai, K.</w:t>
      </w:r>
      <w:r>
        <w:rPr>
          <w:iCs/>
          <w:sz w:val="20"/>
        </w:rPr>
        <w:t xml:space="preserve"> </w:t>
      </w:r>
      <w:r w:rsidRPr="00C87D62">
        <w:rPr>
          <w:iCs/>
          <w:sz w:val="20"/>
        </w:rPr>
        <w:t>Maskell, and C.A. Johnson (eds.)]. Cambridge University Press, Cambridge, United Kingdom and New York, NY, USA, 881pp.</w:t>
      </w:r>
      <w:r w:rsidR="00733924">
        <w:rPr>
          <w:iCs/>
          <w:sz w:val="20"/>
        </w:rPr>
        <w:t xml:space="preserve"> </w:t>
      </w:r>
      <w:hyperlink r:id="rId417" w:history="1">
        <w:r w:rsidR="00733924" w:rsidRPr="004F40ED">
          <w:rPr>
            <w:rStyle w:val="Hyperlink"/>
            <w:iCs/>
            <w:sz w:val="20"/>
          </w:rPr>
          <w:t>https://www.ipcc.ch/report/ar3/wg1/</w:t>
        </w:r>
      </w:hyperlink>
      <w:r w:rsidR="00733924">
        <w:rPr>
          <w:iCs/>
          <w:sz w:val="20"/>
        </w:rPr>
        <w:t xml:space="preserve"> </w:t>
      </w:r>
    </w:p>
    <w:p w14:paraId="5D887C34" w14:textId="29721057" w:rsidR="00C87D62" w:rsidRDefault="00C87D62" w:rsidP="00630F6B">
      <w:pPr>
        <w:ind w:left="284" w:hanging="284"/>
        <w:rPr>
          <w:iCs/>
          <w:sz w:val="20"/>
        </w:rPr>
      </w:pPr>
      <w:r w:rsidRPr="00C87D62">
        <w:rPr>
          <w:iCs/>
          <w:sz w:val="20"/>
        </w:rPr>
        <w:t>IPCC, 2007</w:t>
      </w:r>
      <w:r w:rsidR="00050186">
        <w:rPr>
          <w:iCs/>
          <w:sz w:val="20"/>
        </w:rPr>
        <w:t>.</w:t>
      </w:r>
      <w:r w:rsidRPr="00C87D62">
        <w:rPr>
          <w:iCs/>
          <w:sz w:val="20"/>
        </w:rPr>
        <w:t xml:space="preserve"> Climate Change 2007: The Physical Science Basis. Contribution of Working Group I to the Fourth Assessment Report of the Intergovernmental Panel on Climate Change [Solomon, S., D. Qin, M. Manning, Z. Chen, M. Marquis, K.B. Averyt, </w:t>
      </w:r>
      <w:proofErr w:type="spellStart"/>
      <w:r w:rsidRPr="00C87D62">
        <w:rPr>
          <w:iCs/>
          <w:sz w:val="20"/>
        </w:rPr>
        <w:t>M.Tignor</w:t>
      </w:r>
      <w:proofErr w:type="spellEnd"/>
      <w:r w:rsidRPr="00C87D62">
        <w:rPr>
          <w:iCs/>
          <w:sz w:val="20"/>
        </w:rPr>
        <w:t xml:space="preserve"> and H.L. Miller (eds.)]. Cambridge University Press, Cambridge, United Kingdom and New York, NY, USA.</w:t>
      </w:r>
      <w:r w:rsidR="00733924">
        <w:rPr>
          <w:iCs/>
          <w:sz w:val="20"/>
        </w:rPr>
        <w:t xml:space="preserve"> </w:t>
      </w:r>
      <w:hyperlink r:id="rId418" w:history="1">
        <w:r w:rsidR="00733924" w:rsidRPr="004F40ED">
          <w:rPr>
            <w:rStyle w:val="Hyperlink"/>
            <w:iCs/>
            <w:sz w:val="20"/>
          </w:rPr>
          <w:t>https://www.ipcc.ch/report/ar4/wg1/</w:t>
        </w:r>
      </w:hyperlink>
      <w:r w:rsidR="00733924">
        <w:rPr>
          <w:iCs/>
          <w:sz w:val="20"/>
        </w:rPr>
        <w:t xml:space="preserve"> </w:t>
      </w:r>
    </w:p>
    <w:p w14:paraId="48308117" w14:textId="77575EF8" w:rsidR="00C87D62" w:rsidRDefault="00C87D62" w:rsidP="00630F6B">
      <w:pPr>
        <w:ind w:left="284" w:hanging="284"/>
        <w:rPr>
          <w:iCs/>
          <w:sz w:val="20"/>
        </w:rPr>
      </w:pPr>
      <w:r w:rsidRPr="00C87D62">
        <w:rPr>
          <w:iCs/>
          <w:sz w:val="20"/>
        </w:rPr>
        <w:t>IPCC, 2013</w:t>
      </w:r>
      <w:r w:rsidR="00050186">
        <w:rPr>
          <w:iCs/>
          <w:sz w:val="20"/>
        </w:rPr>
        <w:t>.</w:t>
      </w:r>
      <w:r w:rsidRPr="00C87D62">
        <w:rPr>
          <w:iCs/>
          <w:sz w:val="20"/>
        </w:rPr>
        <w:t xml:space="preserve"> Climate Change 2013: The Physical Science Basis. Contribution of Working Group I to the Fifth Assessment Report of the Intergovernmental Panel on Climate Change [Stocker, T.F., D. Qin, G.-K. Plattner, M. Tignor, S.K. Allen, J. </w:t>
      </w:r>
      <w:proofErr w:type="spellStart"/>
      <w:r w:rsidRPr="00C87D62">
        <w:rPr>
          <w:iCs/>
          <w:sz w:val="20"/>
        </w:rPr>
        <w:t>Boschung</w:t>
      </w:r>
      <w:proofErr w:type="spellEnd"/>
      <w:r w:rsidRPr="00C87D62">
        <w:rPr>
          <w:iCs/>
          <w:sz w:val="20"/>
        </w:rPr>
        <w:t xml:space="preserve">, A. </w:t>
      </w:r>
      <w:proofErr w:type="spellStart"/>
      <w:r w:rsidRPr="00C87D62">
        <w:rPr>
          <w:iCs/>
          <w:sz w:val="20"/>
        </w:rPr>
        <w:t>Nauels</w:t>
      </w:r>
      <w:proofErr w:type="spellEnd"/>
      <w:r w:rsidRPr="00C87D62">
        <w:rPr>
          <w:iCs/>
          <w:sz w:val="20"/>
        </w:rPr>
        <w:t>, Y. Xia, V. Bex and P.M. Midgley (eds.)]. Cambridge University Press, Cambridge, United Kingdom and New York, NY, USA, 1535 pp.</w:t>
      </w:r>
      <w:r w:rsidR="00733924">
        <w:rPr>
          <w:iCs/>
          <w:sz w:val="20"/>
        </w:rPr>
        <w:t xml:space="preserve"> </w:t>
      </w:r>
      <w:hyperlink r:id="rId419" w:history="1">
        <w:r w:rsidR="00733924" w:rsidRPr="004F40ED">
          <w:rPr>
            <w:rStyle w:val="Hyperlink"/>
            <w:iCs/>
            <w:sz w:val="20"/>
          </w:rPr>
          <w:t>https://www.ipcc.ch/report/ar5/wg1/</w:t>
        </w:r>
      </w:hyperlink>
      <w:r w:rsidR="00733924">
        <w:rPr>
          <w:iCs/>
          <w:sz w:val="20"/>
        </w:rPr>
        <w:t xml:space="preserve"> </w:t>
      </w:r>
    </w:p>
    <w:p w14:paraId="129C8164" w14:textId="42366042" w:rsidR="00C87D62" w:rsidRDefault="00C87D62" w:rsidP="00630F6B">
      <w:pPr>
        <w:ind w:left="284" w:hanging="284"/>
        <w:rPr>
          <w:iCs/>
          <w:sz w:val="20"/>
        </w:rPr>
      </w:pPr>
      <w:r w:rsidRPr="00C87D62">
        <w:rPr>
          <w:iCs/>
          <w:sz w:val="20"/>
        </w:rPr>
        <w:t>IPCC, 2021</w:t>
      </w:r>
      <w:r w:rsidR="00050186">
        <w:rPr>
          <w:iCs/>
          <w:sz w:val="20"/>
        </w:rPr>
        <w:t>.</w:t>
      </w:r>
      <w:r w:rsidRPr="00C87D62">
        <w:rPr>
          <w:iCs/>
          <w:sz w:val="20"/>
        </w:rPr>
        <w:t xml:space="preserve"> Climate Change 2021: The Physical Science Basis. Contribution of Working Group I to the Sixth</w:t>
      </w:r>
      <w:r>
        <w:rPr>
          <w:iCs/>
          <w:sz w:val="20"/>
        </w:rPr>
        <w:t xml:space="preserve"> </w:t>
      </w:r>
      <w:r w:rsidRPr="00C87D62">
        <w:rPr>
          <w:iCs/>
          <w:sz w:val="20"/>
        </w:rPr>
        <w:t>Assessment Report of the Intergovernmental Panel on Climate Change [Masson-Delmotte, V., P. Zhai, A. Pirani, S.L.</w:t>
      </w:r>
      <w:r>
        <w:rPr>
          <w:iCs/>
          <w:sz w:val="20"/>
        </w:rPr>
        <w:t xml:space="preserve"> </w:t>
      </w:r>
      <w:r w:rsidRPr="00C87D62">
        <w:rPr>
          <w:iCs/>
          <w:sz w:val="20"/>
        </w:rPr>
        <w:t xml:space="preserve">Connors, C. </w:t>
      </w:r>
      <w:proofErr w:type="spellStart"/>
      <w:r w:rsidRPr="00C87D62">
        <w:rPr>
          <w:iCs/>
          <w:sz w:val="20"/>
        </w:rPr>
        <w:t>Péan</w:t>
      </w:r>
      <w:proofErr w:type="spellEnd"/>
      <w:r w:rsidRPr="00C87D62">
        <w:rPr>
          <w:iCs/>
          <w:sz w:val="20"/>
        </w:rPr>
        <w:t xml:space="preserve">, S. Berger, N. </w:t>
      </w:r>
      <w:proofErr w:type="spellStart"/>
      <w:r w:rsidRPr="00C87D62">
        <w:rPr>
          <w:iCs/>
          <w:sz w:val="20"/>
        </w:rPr>
        <w:t>Caud</w:t>
      </w:r>
      <w:proofErr w:type="spellEnd"/>
      <w:r w:rsidRPr="00C87D62">
        <w:rPr>
          <w:iCs/>
          <w:sz w:val="20"/>
        </w:rPr>
        <w:t xml:space="preserve">, Y. Chen, L. Goldfarb, M.I. Gomis, M. Huang, K. Leitzell, E. </w:t>
      </w:r>
      <w:proofErr w:type="spellStart"/>
      <w:r w:rsidRPr="00C87D62">
        <w:rPr>
          <w:iCs/>
          <w:sz w:val="20"/>
        </w:rPr>
        <w:t>Lonnoy</w:t>
      </w:r>
      <w:proofErr w:type="spellEnd"/>
      <w:r w:rsidRPr="00C87D62">
        <w:rPr>
          <w:iCs/>
          <w:sz w:val="20"/>
        </w:rPr>
        <w:t>, J.B.R.</w:t>
      </w:r>
      <w:r>
        <w:rPr>
          <w:iCs/>
          <w:sz w:val="20"/>
        </w:rPr>
        <w:t xml:space="preserve"> </w:t>
      </w:r>
      <w:r w:rsidRPr="00C87D62">
        <w:rPr>
          <w:iCs/>
          <w:sz w:val="20"/>
        </w:rPr>
        <w:t xml:space="preserve">Matthews, T.K. Maycock, T. Waterfield, O. </w:t>
      </w:r>
      <w:proofErr w:type="spellStart"/>
      <w:r w:rsidRPr="00C87D62">
        <w:rPr>
          <w:iCs/>
          <w:sz w:val="20"/>
        </w:rPr>
        <w:t>Yelekçi</w:t>
      </w:r>
      <w:proofErr w:type="spellEnd"/>
      <w:r w:rsidRPr="00C87D62">
        <w:rPr>
          <w:iCs/>
          <w:sz w:val="20"/>
        </w:rPr>
        <w:t>, R. Yu, and B. Zhou (eds.)]. Cambridge University Press,</w:t>
      </w:r>
      <w:r>
        <w:rPr>
          <w:iCs/>
          <w:sz w:val="20"/>
        </w:rPr>
        <w:t xml:space="preserve"> </w:t>
      </w:r>
      <w:r w:rsidRPr="00C87D62">
        <w:rPr>
          <w:iCs/>
          <w:sz w:val="20"/>
        </w:rPr>
        <w:t xml:space="preserve">Cambridge, United Kingdom and New York, NY, USA, In press, </w:t>
      </w:r>
      <w:hyperlink r:id="rId420" w:history="1">
        <w:r w:rsidR="00733924" w:rsidRPr="004F40ED">
          <w:rPr>
            <w:rStyle w:val="Hyperlink"/>
            <w:iCs/>
            <w:sz w:val="20"/>
          </w:rPr>
          <w:t>https://doi.org/10.1017/9781009157896</w:t>
        </w:r>
      </w:hyperlink>
      <w:r w:rsidRPr="00C87D62">
        <w:rPr>
          <w:iCs/>
          <w:sz w:val="20"/>
        </w:rPr>
        <w:t>.</w:t>
      </w:r>
      <w:r w:rsidR="00733924">
        <w:rPr>
          <w:iCs/>
          <w:sz w:val="20"/>
        </w:rPr>
        <w:t xml:space="preserve"> </w:t>
      </w:r>
      <w:hyperlink r:id="rId421" w:history="1">
        <w:r w:rsidR="00733924" w:rsidRPr="004F40ED">
          <w:rPr>
            <w:rStyle w:val="Hyperlink"/>
            <w:iCs/>
            <w:sz w:val="20"/>
          </w:rPr>
          <w:t>https://www.ipcc.ch/report/sixth-assessment-report-working-group-i/</w:t>
        </w:r>
      </w:hyperlink>
      <w:r w:rsidR="00733924">
        <w:rPr>
          <w:iCs/>
          <w:sz w:val="20"/>
        </w:rPr>
        <w:t xml:space="preserve"> </w:t>
      </w:r>
    </w:p>
    <w:p w14:paraId="3DECB991" w14:textId="10B58D01" w:rsidR="001A28B5" w:rsidRDefault="002761E0" w:rsidP="00903702">
      <w:pPr>
        <w:pStyle w:val="Heading1"/>
        <w:pageBreakBefore w:val="0"/>
        <w:ind w:left="431" w:hanging="431"/>
        <w:rPr>
          <w:rFonts w:cstheme="minorHAnsi"/>
        </w:rPr>
      </w:pPr>
      <w:bookmarkStart w:id="967" w:name="_Toc162259027"/>
      <w:bookmarkStart w:id="968" w:name="_Toc199151012"/>
      <w:bookmarkEnd w:id="964"/>
      <w:bookmarkEnd w:id="965"/>
      <w:r w:rsidRPr="00D5649B">
        <w:rPr>
          <w:highlight w:val="yellow"/>
        </w:rPr>
        <w:br w:type="page"/>
      </w:r>
      <w:bookmarkStart w:id="969" w:name="_Toc343610197"/>
      <w:bookmarkStart w:id="970" w:name="_Ref278897425"/>
      <w:bookmarkStart w:id="971" w:name="_Ref278897405"/>
      <w:bookmarkStart w:id="972" w:name="_Toc152758705"/>
      <w:bookmarkEnd w:id="967"/>
      <w:bookmarkEnd w:id="968"/>
      <w:r w:rsidR="001A28B5" w:rsidRPr="00D5649B">
        <w:rPr>
          <w:rFonts w:cstheme="minorHAnsi"/>
        </w:rPr>
        <w:lastRenderedPageBreak/>
        <w:t>Expression of Uncertainty</w:t>
      </w:r>
      <w:bookmarkEnd w:id="969"/>
      <w:bookmarkEnd w:id="972"/>
    </w:p>
    <w:p w14:paraId="46156015" w14:textId="77777777" w:rsidR="00B664A4" w:rsidRPr="00D5649B" w:rsidRDefault="00B664A4" w:rsidP="00B664A4">
      <w:pPr>
        <w:pStyle w:val="Caption"/>
        <w:spacing w:after="120"/>
      </w:pPr>
      <w:r w:rsidRPr="00D5649B">
        <w:t xml:space="preserve">(by </w:t>
      </w:r>
      <w:r>
        <w:t>R</w:t>
      </w:r>
      <w:r w:rsidRPr="00D5649B">
        <w:t>. Kröbel)</w:t>
      </w:r>
    </w:p>
    <w:p w14:paraId="3D97D07C" w14:textId="77777777" w:rsidR="001A28B5" w:rsidRPr="00D5649B" w:rsidRDefault="001A28B5" w:rsidP="001A28B5">
      <w:pPr>
        <w:pStyle w:val="Heading2"/>
        <w:rPr>
          <w:rFonts w:cstheme="minorHAnsi"/>
        </w:rPr>
      </w:pPr>
      <w:bookmarkStart w:id="973" w:name="_Toc162259028"/>
      <w:bookmarkStart w:id="974" w:name="_Toc343610198"/>
      <w:bookmarkStart w:id="975" w:name="_Toc152758706"/>
      <w:r w:rsidRPr="00D5649B">
        <w:rPr>
          <w:rFonts w:cstheme="minorHAnsi"/>
        </w:rPr>
        <w:t>Uncertainty associated with each emission category</w:t>
      </w:r>
      <w:bookmarkEnd w:id="973"/>
      <w:bookmarkEnd w:id="974"/>
      <w:bookmarkEnd w:id="975"/>
      <w:r w:rsidRPr="00D5649B">
        <w:rPr>
          <w:rFonts w:cstheme="minorHAnsi"/>
        </w:rPr>
        <w:t xml:space="preserve"> </w:t>
      </w:r>
    </w:p>
    <w:p w14:paraId="0425F29A" w14:textId="1F18AC15" w:rsidR="001A28B5" w:rsidRPr="00D5649B" w:rsidRDefault="001A28B5" w:rsidP="00AB3C02">
      <w:pPr>
        <w:tabs>
          <w:tab w:val="right" w:pos="8640"/>
          <w:tab w:val="right" w:pos="8820"/>
        </w:tabs>
        <w:rPr>
          <w:rFonts w:cstheme="minorHAnsi"/>
        </w:rPr>
      </w:pPr>
      <w:r w:rsidRPr="00D5649B">
        <w:rPr>
          <w:rFonts w:cstheme="minorHAnsi"/>
        </w:rPr>
        <w:t xml:space="preserve">Version 4 uncertainty estimates have been adopted from Version 3 until better estimates can be developed. The previous estimates of uncertainty were developed based on expert opinion for each of the categories of emission given in the </w:t>
      </w:r>
      <w:proofErr w:type="spellStart"/>
      <w:r w:rsidRPr="00D5649B">
        <w:rPr>
          <w:rFonts w:cstheme="minorHAnsi"/>
        </w:rPr>
        <w:t>Holos</w:t>
      </w:r>
      <w:proofErr w:type="spellEnd"/>
      <w:r w:rsidRPr="00D5649B">
        <w:rPr>
          <w:rFonts w:cstheme="minorHAnsi"/>
        </w:rPr>
        <w:t xml:space="preserve"> output (</w:t>
      </w:r>
      <w:r w:rsidRPr="004E24D6">
        <w:rPr>
          <w:rFonts w:cstheme="minorHAnsi"/>
          <w:b/>
          <w:sz w:val="32"/>
        </w:rPr>
        <w:fldChar w:fldCharType="begin"/>
      </w:r>
      <w:r w:rsidRPr="004E24D6">
        <w:rPr>
          <w:rFonts w:cstheme="minorHAnsi"/>
          <w:b/>
        </w:rPr>
        <w:instrText xml:space="preserve"> REF _Ref203274699 \h </w:instrText>
      </w:r>
      <w:r w:rsidR="00C86DF3" w:rsidRPr="004E24D6">
        <w:rPr>
          <w:rFonts w:cstheme="minorHAnsi"/>
          <w:b/>
          <w:sz w:val="32"/>
        </w:rPr>
        <w:instrText xml:space="preserve"> \* MERGEFORMAT </w:instrText>
      </w:r>
      <w:r w:rsidRPr="004E24D6">
        <w:rPr>
          <w:rFonts w:cstheme="minorHAnsi"/>
          <w:b/>
          <w:sz w:val="32"/>
        </w:rPr>
      </w:r>
      <w:r w:rsidRPr="004E24D6">
        <w:rPr>
          <w:rFonts w:cstheme="minorHAnsi"/>
          <w:b/>
          <w:sz w:val="32"/>
        </w:rPr>
        <w:fldChar w:fldCharType="separate"/>
      </w:r>
      <w:r w:rsidR="00C22A08" w:rsidRPr="00D25BCC">
        <w:rPr>
          <w:b/>
        </w:rPr>
        <w:t xml:space="preserve">Table </w:t>
      </w:r>
      <w:r w:rsidR="00C22A08">
        <w:rPr>
          <w:b/>
          <w:noProof/>
        </w:rPr>
        <w:t>57</w:t>
      </w:r>
      <w:r w:rsidRPr="004E24D6">
        <w:rPr>
          <w:rFonts w:cstheme="minorHAnsi"/>
          <w:b/>
          <w:sz w:val="32"/>
        </w:rPr>
        <w:fldChar w:fldCharType="end"/>
      </w:r>
      <w:r w:rsidRPr="00D5649B">
        <w:rPr>
          <w:rFonts w:cstheme="minorHAnsi"/>
        </w:rPr>
        <w:t xml:space="preserve">). A categorization system was developed and is listed in </w:t>
      </w:r>
      <w:r w:rsidRPr="004E24D6">
        <w:rPr>
          <w:rFonts w:cstheme="minorHAnsi"/>
          <w:b/>
          <w:sz w:val="32"/>
        </w:rPr>
        <w:fldChar w:fldCharType="begin"/>
      </w:r>
      <w:r w:rsidRPr="004E24D6">
        <w:rPr>
          <w:rFonts w:cstheme="minorHAnsi"/>
          <w:b/>
        </w:rPr>
        <w:instrText xml:space="preserve"> REF _Ref203274708 \h </w:instrText>
      </w:r>
      <w:r w:rsidR="00C86DF3" w:rsidRPr="004E24D6">
        <w:rPr>
          <w:rFonts w:cstheme="minorHAnsi"/>
          <w:b/>
          <w:sz w:val="32"/>
        </w:rPr>
        <w:instrText xml:space="preserve"> \* MERGEFORMAT </w:instrText>
      </w:r>
      <w:r w:rsidRPr="004E24D6">
        <w:rPr>
          <w:rFonts w:cstheme="minorHAnsi"/>
          <w:b/>
          <w:sz w:val="32"/>
        </w:rPr>
      </w:r>
      <w:r w:rsidRPr="004E24D6">
        <w:rPr>
          <w:rFonts w:cstheme="minorHAnsi"/>
          <w:b/>
          <w:sz w:val="32"/>
        </w:rPr>
        <w:fldChar w:fldCharType="separate"/>
      </w:r>
      <w:r w:rsidR="00C22A08" w:rsidRPr="00D25BCC">
        <w:rPr>
          <w:b/>
        </w:rPr>
        <w:t xml:space="preserve">Table </w:t>
      </w:r>
      <w:r w:rsidR="00C22A08">
        <w:rPr>
          <w:b/>
          <w:noProof/>
        </w:rPr>
        <w:t>58</w:t>
      </w:r>
      <w:r w:rsidRPr="004E24D6">
        <w:rPr>
          <w:rFonts w:cstheme="minorHAnsi"/>
          <w:b/>
          <w:sz w:val="32"/>
        </w:rPr>
        <w:fldChar w:fldCharType="end"/>
      </w:r>
      <w:r w:rsidRPr="00D5649B">
        <w:rPr>
          <w:rFonts w:cstheme="minorHAnsi"/>
        </w:rPr>
        <w:t xml:space="preserve">. </w:t>
      </w:r>
    </w:p>
    <w:p w14:paraId="3ED8B159" w14:textId="77777777" w:rsidR="001A28B5" w:rsidRPr="00D5649B" w:rsidRDefault="001A28B5" w:rsidP="008A7F5F">
      <w:pPr>
        <w:pStyle w:val="Heading3"/>
      </w:pPr>
      <w:bookmarkStart w:id="976" w:name="_Toc162259029"/>
      <w:bookmarkStart w:id="977" w:name="_Toc343610199"/>
      <w:bookmarkStart w:id="978" w:name="_Toc152758707"/>
      <w:r w:rsidRPr="00D5649B">
        <w:t>Uncertainty estimate for net emission</w:t>
      </w:r>
      <w:bookmarkEnd w:id="976"/>
      <w:bookmarkEnd w:id="977"/>
      <w:bookmarkEnd w:id="978"/>
      <w:r w:rsidRPr="00D5649B">
        <w:t xml:space="preserve"> </w:t>
      </w:r>
    </w:p>
    <w:p w14:paraId="1A186E0A" w14:textId="77777777" w:rsidR="001A28B5" w:rsidRPr="00D5649B" w:rsidRDefault="001A28B5" w:rsidP="001A28B5">
      <w:pPr>
        <w:tabs>
          <w:tab w:val="right" w:pos="8640"/>
          <w:tab w:val="right" w:pos="8820"/>
        </w:tabs>
        <w:jc w:val="both"/>
        <w:rPr>
          <w:rFonts w:cstheme="minorHAnsi"/>
          <w:szCs w:val="24"/>
        </w:rPr>
      </w:pPr>
      <w:r w:rsidRPr="00D5649B">
        <w:rPr>
          <w:rFonts w:cstheme="minorHAnsi"/>
          <w:szCs w:val="24"/>
        </w:rPr>
        <w:t xml:space="preserve">To determine the overall uncertainty for the estimate of net GHG emissions from a specified set of farm conditions, the following equation was used: </w:t>
      </w:r>
    </w:p>
    <w:p w14:paraId="36422CC8" w14:textId="11EA32A3" w:rsidR="001A28B5" w:rsidRPr="00D5649B" w:rsidRDefault="001A28B5" w:rsidP="004E24D6">
      <w:pPr>
        <w:keepNext/>
        <w:tabs>
          <w:tab w:val="clear" w:pos="2880"/>
          <w:tab w:val="clear" w:pos="9360"/>
          <w:tab w:val="right" w:pos="9781"/>
        </w:tabs>
        <w:spacing w:after="120"/>
        <w:jc w:val="both"/>
        <w:rPr>
          <w:rFonts w:cstheme="minorHAnsi"/>
          <w:b/>
          <w:color w:val="FF0000"/>
          <w:szCs w:val="24"/>
        </w:rPr>
      </w:pPr>
      <m:oMath>
        <m:r>
          <m:rPr>
            <m:sty m:val="bi"/>
          </m:rPr>
          <w:rPr>
            <w:rFonts w:ascii="Cambria Math" w:hAnsi="Cambria Math" w:cstheme="minorHAnsi"/>
            <w:szCs w:val="24"/>
          </w:rPr>
          <m:t>Uncertainty=</m:t>
        </m:r>
        <m:f>
          <m:fPr>
            <m:ctrlPr>
              <w:rPr>
                <w:rFonts w:ascii="Cambria Math" w:hAnsi="Cambria Math" w:cstheme="minorHAnsi"/>
                <w:b/>
                <w:i/>
                <w:szCs w:val="24"/>
              </w:rPr>
            </m:ctrlPr>
          </m:fPr>
          <m:num>
            <m:sSup>
              <m:sSupPr>
                <m:ctrlPr>
                  <w:rPr>
                    <w:rFonts w:ascii="Cambria Math" w:hAnsi="Cambria Math" w:cstheme="minorHAnsi"/>
                    <w:b/>
                    <w:i/>
                    <w:szCs w:val="24"/>
                  </w:rPr>
                </m:ctrlPr>
              </m:sSupPr>
              <m:e>
                <m:d>
                  <m:dPr>
                    <m:begChr m:val="["/>
                    <m:endChr m:val="]"/>
                    <m:ctrlPr>
                      <w:rPr>
                        <w:rFonts w:ascii="Cambria Math" w:hAnsi="Cambria Math" w:cstheme="minorHAnsi"/>
                        <w:b/>
                        <w:i/>
                        <w:szCs w:val="24"/>
                      </w:rPr>
                    </m:ctrlPr>
                  </m:dPr>
                  <m:e>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A×a</m:t>
                            </m:r>
                          </m:e>
                        </m:d>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B×b</m:t>
                            </m:r>
                          </m:e>
                        </m:d>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num>
          <m:den>
            <m:sSup>
              <m:sSupPr>
                <m:ctrlPr>
                  <w:rPr>
                    <w:rFonts w:ascii="Cambria Math" w:hAnsi="Cambria Math" w:cstheme="minorHAnsi"/>
                    <w:b/>
                    <w:i/>
                    <w:szCs w:val="24"/>
                  </w:rPr>
                </m:ctrlPr>
              </m:sSupPr>
              <m:e>
                <m:d>
                  <m:dPr>
                    <m:ctrlPr>
                      <w:rPr>
                        <w:rFonts w:ascii="Cambria Math" w:hAnsi="Cambria Math" w:cstheme="minorHAnsi"/>
                        <w:b/>
                        <w:i/>
                        <w:szCs w:val="24"/>
                      </w:rPr>
                    </m:ctrlPr>
                  </m:dPr>
                  <m:e>
                    <m:sSup>
                      <m:sSupPr>
                        <m:ctrlPr>
                          <w:rPr>
                            <w:rFonts w:ascii="Cambria Math" w:hAnsi="Cambria Math" w:cstheme="minorHAnsi"/>
                            <w:b/>
                            <w:i/>
                            <w:szCs w:val="24"/>
                          </w:rPr>
                        </m:ctrlPr>
                      </m:sSupPr>
                      <m:e>
                        <m:r>
                          <m:rPr>
                            <m:sty m:val="bi"/>
                          </m:rPr>
                          <w:rPr>
                            <w:rFonts w:ascii="Cambria Math" w:hAnsi="Cambria Math" w:cstheme="minorHAnsi"/>
                            <w:szCs w:val="24"/>
                          </w:rPr>
                          <m:t>A</m:t>
                        </m:r>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B</m:t>
                        </m:r>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den>
        </m:f>
      </m:oMath>
      <w:r w:rsidRPr="00D5649B">
        <w:rPr>
          <w:rFonts w:cstheme="minorHAnsi"/>
          <w:b/>
          <w:color w:val="FF0000"/>
          <w:szCs w:val="24"/>
        </w:rPr>
        <w:t xml:space="preserve"> </w:t>
      </w:r>
      <w:r w:rsidRPr="00D5649B">
        <w:rPr>
          <w:rFonts w:cstheme="minorHAnsi"/>
          <w:b/>
          <w:color w:val="FF0000"/>
          <w:szCs w:val="24"/>
        </w:rPr>
        <w:tab/>
      </w:r>
      <w:r w:rsidRPr="00D5649B">
        <w:rPr>
          <w:rFonts w:cstheme="minorHAnsi"/>
          <w:b/>
          <w:szCs w:val="24"/>
        </w:rPr>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9.1.1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1</w:t>
      </w:r>
      <w:r w:rsidR="001977CC">
        <w:rPr>
          <w:rFonts w:cstheme="minorHAnsi"/>
          <w:b/>
          <w:szCs w:val="24"/>
        </w:rPr>
        <w:fldChar w:fldCharType="end"/>
      </w:r>
    </w:p>
    <w:p w14:paraId="23BCC282" w14:textId="77777777" w:rsidR="001A28B5" w:rsidRPr="00D5649B" w:rsidRDefault="001A28B5" w:rsidP="00FF2299">
      <w:pPr>
        <w:tabs>
          <w:tab w:val="clear" w:pos="2880"/>
          <w:tab w:val="clear" w:pos="9360"/>
        </w:tabs>
        <w:ind w:left="2835" w:hanging="2835"/>
        <w:rPr>
          <w:sz w:val="20"/>
        </w:rPr>
      </w:pPr>
      <w:r w:rsidRPr="00D5649B">
        <w:rPr>
          <w:sz w:val="20"/>
        </w:rPr>
        <w:t>where</w:t>
      </w:r>
    </w:p>
    <w:p w14:paraId="1B7EC481" w14:textId="77777777" w:rsidR="001A28B5" w:rsidRPr="00D5649B" w:rsidRDefault="001A28B5" w:rsidP="00285D3A">
      <w:pPr>
        <w:tabs>
          <w:tab w:val="clear" w:pos="2880"/>
          <w:tab w:val="clear" w:pos="9360"/>
        </w:tabs>
        <w:spacing w:before="0"/>
        <w:ind w:left="2835" w:hanging="2835"/>
        <w:rPr>
          <w:rFonts w:cstheme="minorHAnsi"/>
          <w:sz w:val="20"/>
        </w:rPr>
      </w:pPr>
      <w:r w:rsidRPr="00D5649B">
        <w:rPr>
          <w:rFonts w:cstheme="minorHAnsi"/>
          <w:i/>
          <w:sz w:val="20"/>
        </w:rPr>
        <w:t>Uncertainty</w:t>
      </w:r>
      <w:r w:rsidRPr="00D5649B">
        <w:rPr>
          <w:rFonts w:cstheme="minorHAnsi"/>
          <w:i/>
          <w:sz w:val="20"/>
        </w:rPr>
        <w:tab/>
      </w:r>
      <w:proofErr w:type="spellStart"/>
      <w:r w:rsidRPr="00D5649B">
        <w:rPr>
          <w:rFonts w:cstheme="minorHAnsi"/>
          <w:sz w:val="20"/>
        </w:rPr>
        <w:t>Uncertainty</w:t>
      </w:r>
      <w:proofErr w:type="spellEnd"/>
      <w:r w:rsidRPr="00D5649B">
        <w:rPr>
          <w:rFonts w:cstheme="minorHAnsi"/>
          <w:sz w:val="20"/>
        </w:rPr>
        <w:t xml:space="preserve"> associated with net farm emission estimate</w:t>
      </w:r>
    </w:p>
    <w:p w14:paraId="69454315" w14:textId="77777777" w:rsidR="001A28B5" w:rsidRPr="00D5649B" w:rsidRDefault="001A28B5" w:rsidP="00285D3A">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Emission estimate for each emissions category (Mg CO</w:t>
      </w:r>
      <w:r w:rsidRPr="00D5649B">
        <w:rPr>
          <w:rFonts w:cstheme="minorHAnsi"/>
          <w:sz w:val="20"/>
          <w:vertAlign w:val="subscript"/>
        </w:rPr>
        <w:t>2</w:t>
      </w:r>
      <w:r w:rsidRPr="00D5649B">
        <w:rPr>
          <w:rFonts w:cstheme="minorHAnsi"/>
          <w:sz w:val="20"/>
          <w:vertAlign w:val="superscript"/>
        </w:rPr>
        <w:t xml:space="preserve"> </w:t>
      </w:r>
      <w:r w:rsidRPr="00D5649B">
        <w:rPr>
          <w:rFonts w:cstheme="minorHAnsi"/>
          <w:sz w:val="20"/>
        </w:rPr>
        <w:t xml:space="preserve">equivalent – calculated in Summations section, equations </w:t>
      </w:r>
      <w:r w:rsidRPr="00D5649B">
        <w:rPr>
          <w:rFonts w:cstheme="minorHAnsi"/>
          <w:sz w:val="20"/>
        </w:rPr>
        <w:fldChar w:fldCharType="begin"/>
      </w:r>
      <w:r w:rsidRPr="00D5649B">
        <w:rPr>
          <w:rFonts w:cstheme="minorHAnsi"/>
          <w:sz w:val="20"/>
        </w:rPr>
        <w:instrText xml:space="preserve"> REF _Ref97619661 \h  \* MERGEFORMAT </w:instrText>
      </w:r>
      <w:r w:rsidRPr="00D5649B">
        <w:rPr>
          <w:rFonts w:cstheme="minorHAnsi"/>
          <w:sz w:val="20"/>
        </w:rPr>
      </w:r>
      <w:r w:rsidRPr="00D5649B">
        <w:rPr>
          <w:rFonts w:cstheme="minorHAnsi"/>
          <w:sz w:val="20"/>
        </w:rPr>
        <w:fldChar w:fldCharType="separate"/>
      </w:r>
      <w:r w:rsidRPr="00D5649B">
        <w:rPr>
          <w:b/>
          <w:sz w:val="20"/>
        </w:rPr>
        <w:t xml:space="preserve">Eq. </w:t>
      </w:r>
      <w:r w:rsidRPr="00D5649B">
        <w:rPr>
          <w:b/>
          <w:noProof/>
          <w:sz w:val="20"/>
        </w:rPr>
        <w:t>8.1.1</w:t>
      </w:r>
      <w:r w:rsidRPr="00D5649B">
        <w:rPr>
          <w:b/>
          <w:sz w:val="20"/>
        </w:rPr>
        <w:noBreakHyphen/>
      </w:r>
      <w:r w:rsidRPr="00D5649B">
        <w:rPr>
          <w:b/>
          <w:noProof/>
          <w:sz w:val="20"/>
        </w:rPr>
        <w:t>1</w:t>
      </w:r>
      <w:r w:rsidRPr="00D5649B">
        <w:rPr>
          <w:rFonts w:cstheme="minorHAnsi"/>
          <w:sz w:val="20"/>
        </w:rPr>
        <w:fldChar w:fldCharType="end"/>
      </w:r>
      <w:r w:rsidRPr="00D5649B">
        <w:rPr>
          <w:rFonts w:cstheme="minorHAnsi"/>
          <w:sz w:val="20"/>
        </w:rPr>
        <w:t xml:space="preserve"> to </w:t>
      </w:r>
      <w:r w:rsidRPr="00D5649B">
        <w:rPr>
          <w:rFonts w:cstheme="minorHAnsi"/>
          <w:sz w:val="20"/>
        </w:rPr>
        <w:fldChar w:fldCharType="begin"/>
      </w:r>
      <w:r w:rsidRPr="00D5649B">
        <w:rPr>
          <w:rFonts w:cstheme="minorHAnsi"/>
          <w:sz w:val="20"/>
        </w:rPr>
        <w:instrText xml:space="preserve"> REF _Ref97619798 \h  \* MERGEFORMAT </w:instrText>
      </w:r>
      <w:r w:rsidRPr="00D5649B">
        <w:rPr>
          <w:rFonts w:cstheme="minorHAnsi"/>
          <w:sz w:val="20"/>
        </w:rPr>
      </w:r>
      <w:r w:rsidRPr="00D5649B">
        <w:rPr>
          <w:rFonts w:cstheme="minorHAnsi"/>
          <w:sz w:val="20"/>
        </w:rPr>
        <w:fldChar w:fldCharType="separate"/>
      </w:r>
      <w:r w:rsidRPr="00D5649B">
        <w:rPr>
          <w:b/>
          <w:sz w:val="20"/>
        </w:rPr>
        <w:t xml:space="preserve">Eq. </w:t>
      </w:r>
      <w:r w:rsidRPr="00D5649B">
        <w:rPr>
          <w:b/>
          <w:noProof/>
          <w:sz w:val="20"/>
        </w:rPr>
        <w:t>8.2.5</w:t>
      </w:r>
      <w:r w:rsidRPr="00D5649B">
        <w:rPr>
          <w:b/>
          <w:sz w:val="20"/>
        </w:rPr>
        <w:noBreakHyphen/>
      </w:r>
      <w:r w:rsidRPr="00D5649B">
        <w:rPr>
          <w:b/>
          <w:noProof/>
          <w:sz w:val="20"/>
        </w:rPr>
        <w:t>1</w:t>
      </w:r>
      <w:r w:rsidRPr="00D5649B">
        <w:rPr>
          <w:rFonts w:cstheme="minorHAnsi"/>
          <w:sz w:val="20"/>
        </w:rPr>
        <w:fldChar w:fldCharType="end"/>
      </w:r>
      <w:r w:rsidRPr="00D5649B">
        <w:rPr>
          <w:rFonts w:cstheme="minorHAnsi"/>
          <w:sz w:val="20"/>
        </w:rPr>
        <w:t>)</w:t>
      </w:r>
    </w:p>
    <w:p w14:paraId="212B5BA4" w14:textId="48CC289B" w:rsidR="001A28B5" w:rsidRPr="00D5649B" w:rsidRDefault="001A28B5" w:rsidP="00FF2299">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Uncertainty estimate (</w:t>
      </w:r>
      <w:r w:rsidRPr="004E24D6">
        <w:rPr>
          <w:rFonts w:cstheme="minorHAnsi"/>
          <w:b/>
          <w:sz w:val="20"/>
        </w:rPr>
        <w:fldChar w:fldCharType="begin"/>
      </w:r>
      <w:r w:rsidRPr="004E24D6">
        <w:rPr>
          <w:rFonts w:cstheme="minorHAnsi"/>
          <w:b/>
          <w:sz w:val="20"/>
        </w:rPr>
        <w:instrText xml:space="preserve"> REF _Ref203274708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58</w:t>
      </w:r>
      <w:r w:rsidRPr="004E24D6">
        <w:rPr>
          <w:rFonts w:cstheme="minorHAnsi"/>
          <w:b/>
          <w:sz w:val="20"/>
        </w:rPr>
        <w:fldChar w:fldCharType="end"/>
      </w:r>
      <w:r w:rsidRPr="00D5649B">
        <w:rPr>
          <w:rFonts w:cstheme="minorHAnsi"/>
          <w:sz w:val="20"/>
        </w:rPr>
        <w:t xml:space="preserve">, by uncertainty category associated with emission category and relative uncertainty in </w:t>
      </w:r>
      <w:r w:rsidRPr="004E24D6">
        <w:rPr>
          <w:rFonts w:cstheme="minorHAnsi"/>
          <w:b/>
          <w:sz w:val="20"/>
        </w:rPr>
        <w:fldChar w:fldCharType="begin"/>
      </w:r>
      <w:r w:rsidRPr="004E24D6">
        <w:rPr>
          <w:rFonts w:cstheme="minorHAnsi"/>
          <w:b/>
          <w:sz w:val="20"/>
        </w:rPr>
        <w:instrText xml:space="preserve"> REF _Ref203274699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57</w:t>
      </w:r>
      <w:r w:rsidRPr="004E24D6">
        <w:rPr>
          <w:rFonts w:cstheme="minorHAnsi"/>
          <w:b/>
          <w:sz w:val="20"/>
        </w:rPr>
        <w:fldChar w:fldCharType="end"/>
      </w:r>
      <w:r w:rsidRPr="00D5649B">
        <w:rPr>
          <w:rFonts w:cstheme="minorHAnsi"/>
          <w:sz w:val="20"/>
        </w:rPr>
        <w:t>)</w:t>
      </w:r>
    </w:p>
    <w:p w14:paraId="648E84FF" w14:textId="77777777" w:rsidR="001A28B5" w:rsidRPr="00D5649B" w:rsidRDefault="001A28B5" w:rsidP="001A28B5">
      <w:pPr>
        <w:pStyle w:val="Heading1"/>
      </w:pPr>
      <w:bookmarkStart w:id="979" w:name="_Toc343610200"/>
      <w:bookmarkStart w:id="980" w:name="_Toc152758708"/>
      <w:r w:rsidRPr="00D5649B">
        <w:lastRenderedPageBreak/>
        <w:t>Reporting</w:t>
      </w:r>
      <w:bookmarkEnd w:id="979"/>
      <w:bookmarkEnd w:id="980"/>
    </w:p>
    <w:p w14:paraId="4A911D47" w14:textId="77777777" w:rsidR="001A28B5" w:rsidRPr="00D5649B" w:rsidRDefault="001A28B5" w:rsidP="001A28B5">
      <w:pPr>
        <w:rPr>
          <w:rStyle w:val="BodyTextChar"/>
          <w:rFonts w:asciiTheme="minorHAnsi" w:eastAsiaTheme="minorEastAsia" w:hAnsiTheme="minorHAnsi" w:cstheme="minorHAnsi"/>
        </w:rPr>
      </w:pPr>
      <w:proofErr w:type="spellStart"/>
      <w:r w:rsidRPr="00D5649B">
        <w:rPr>
          <w:rStyle w:val="BodyTextChar"/>
          <w:rFonts w:asciiTheme="minorHAnsi" w:eastAsiaTheme="minorEastAsia" w:hAnsiTheme="minorHAnsi" w:cstheme="minorHAnsi"/>
        </w:rPr>
        <w:t>Holos</w:t>
      </w:r>
      <w:proofErr w:type="spellEnd"/>
      <w:r w:rsidRPr="00D5649B">
        <w:rPr>
          <w:rStyle w:val="BodyTextChar"/>
          <w:rFonts w:asciiTheme="minorHAnsi" w:eastAsiaTheme="minorEastAsia" w:hAnsiTheme="minorHAnsi" w:cstheme="minorHAnsi"/>
        </w:rPr>
        <w:t xml:space="preserve"> results are provided in the reporting section at different levels of detail. In the simplified form (basic mode), </w:t>
      </w:r>
      <w:proofErr w:type="spellStart"/>
      <w:r w:rsidRPr="00D5649B">
        <w:rPr>
          <w:rStyle w:val="BodyTextChar"/>
          <w:rFonts w:asciiTheme="minorHAnsi" w:eastAsiaTheme="minorEastAsia" w:hAnsiTheme="minorHAnsi" w:cstheme="minorHAnsi"/>
        </w:rPr>
        <w:t>Holos</w:t>
      </w:r>
      <w:proofErr w:type="spellEnd"/>
      <w:r w:rsidRPr="00D5649B">
        <w:rPr>
          <w:rStyle w:val="BodyTextChar"/>
          <w:rFonts w:asciiTheme="minorHAnsi" w:eastAsiaTheme="minorEastAsia" w:hAnsiTheme="minorHAnsi" w:cstheme="minorHAnsi"/>
        </w:rPr>
        <w:t xml:space="preserve"> will provide an overview of the emissions associated with each selected production system and provide both a visual representation (graph), as well as numerical information in the text. Outputs can be explored as summarized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equivalents (converted GHG emission on the basis of their global warming potential) or as individual GHG amounts. A link will bring the user to the detailed results. All model outputs can be exported into an excel file for further processing. </w:t>
      </w:r>
    </w:p>
    <w:p w14:paraId="3C1D0330" w14:textId="7E25CA41"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The detailed results (advanced mode) provides a summary of the annual emissions, sorted by land units and animal groups, as well as by emission source (direct and indirect N</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O, enteric and manure CH</w:t>
      </w:r>
      <w:r w:rsidRPr="00AB3C02">
        <w:rPr>
          <w:rStyle w:val="BodyTextChar"/>
          <w:rFonts w:asciiTheme="minorHAnsi" w:eastAsiaTheme="minorEastAsia" w:hAnsiTheme="minorHAnsi" w:cstheme="minorHAnsi"/>
          <w:vertAlign w:val="subscript"/>
        </w:rPr>
        <w:t>4</w:t>
      </w:r>
      <w:r w:rsidRPr="00D5649B">
        <w:rPr>
          <w:rStyle w:val="BodyTextChar"/>
          <w:rFonts w:asciiTheme="minorHAnsi" w:eastAsiaTheme="minorEastAsia" w:hAnsiTheme="minorHAnsi" w:cstheme="minorHAnsi"/>
        </w:rPr>
        <w:t>, Energy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soil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change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and upstream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Direct N</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O results primarily from land management, but also manure storage systems, enteric methane from ruminant animals, manure methane from all manure sources, energy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from on-farm fuel use, soil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from either soil </w:t>
      </w:r>
      <w:proofErr w:type="spellStart"/>
      <w:r w:rsidRPr="00D5649B">
        <w:rPr>
          <w:rStyle w:val="BodyTextChar"/>
          <w:rFonts w:asciiTheme="minorHAnsi" w:eastAsiaTheme="minorEastAsia" w:hAnsiTheme="minorHAnsi" w:cstheme="minorHAnsi"/>
        </w:rPr>
        <w:t>car</w:t>
      </w:r>
      <w:r w:rsidR="00E57A76">
        <w:rPr>
          <w:rStyle w:val="BodyTextChar"/>
          <w:rFonts w:asciiTheme="minorHAnsi" w:eastAsiaTheme="minorEastAsia" w:hAnsiTheme="minorHAnsi" w:cstheme="minorHAnsi"/>
        </w:rPr>
        <w:t>C</w:t>
      </w:r>
      <w:r w:rsidRPr="00D5649B">
        <w:rPr>
          <w:rStyle w:val="BodyTextChar"/>
          <w:rFonts w:asciiTheme="minorHAnsi" w:eastAsiaTheme="minorEastAsia" w:hAnsiTheme="minorHAnsi" w:cstheme="minorHAnsi"/>
        </w:rPr>
        <w:t>bon</w:t>
      </w:r>
      <w:proofErr w:type="spellEnd"/>
      <w:r w:rsidRPr="00D5649B">
        <w:rPr>
          <w:rStyle w:val="BodyTextChar"/>
          <w:rFonts w:asciiTheme="minorHAnsi" w:eastAsiaTheme="minorEastAsia" w:hAnsiTheme="minorHAnsi" w:cstheme="minorHAnsi"/>
        </w:rPr>
        <w:t xml:space="preserve"> gain or losses, and upstream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from fertilizer, pesticide and electricity production/generation. The latter is not part of the farm’s GHG budget, but are needed for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footprint assessments of specific commodities. </w:t>
      </w:r>
      <w:r w:rsidR="001355E0" w:rsidRPr="00D5649B">
        <w:rPr>
          <w:rStyle w:val="BodyTextChar"/>
          <w:rFonts w:asciiTheme="minorHAnsi" w:eastAsiaTheme="minorEastAsia" w:hAnsiTheme="minorHAnsi" w:cstheme="minorHAnsi"/>
        </w:rPr>
        <w:br/>
      </w:r>
      <w:r w:rsidRPr="00D5649B">
        <w:rPr>
          <w:rStyle w:val="BodyTextChar"/>
          <w:rFonts w:asciiTheme="minorHAnsi" w:eastAsiaTheme="minorEastAsia" w:hAnsiTheme="minorHAnsi" w:cstheme="minorHAnsi"/>
          <w:b/>
        </w:rPr>
        <w:t>Note:</w:t>
      </w:r>
      <w:r w:rsidRPr="00D5649B">
        <w:rPr>
          <w:rStyle w:val="BodyTextChar"/>
          <w:rFonts w:asciiTheme="minorHAnsi" w:eastAsiaTheme="minorEastAsia" w:hAnsiTheme="minorHAnsi" w:cstheme="minorHAnsi"/>
        </w:rPr>
        <w:t xml:space="preserve"> enabling additional columns provides the outputs of alternative enteric methane emission calculations.</w:t>
      </w:r>
    </w:p>
    <w:p w14:paraId="40100C79" w14:textId="0ACD2870"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Emission results can be explored as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equivalents to compare the different emission sources or as direct amounts of GHG. A monthly breakdown is provided, either by summing daily emission estimates (methane), equal subdivision (energy CO2), or by distribution table (nitrous oxide). Soil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outputs and upstream emissions remain annual outputs and will not be available in the monthly overview. The emission results can be explored also visually by selecting the emissions pie chart, the overall emissions chart and the component emissions chart. </w:t>
      </w:r>
    </w:p>
    <w:p w14:paraId="42BB5519" w14:textId="268E05A0"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If the multi-year model mode is enabled, the result section includes a multi-year simulations tab which displays the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change graphs of all fields setup in the farm. Hovering with the mouse over any of the graphs will provide the information about the estimated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stock in a specific year (alongside the year and the current crop). Slowly moving the mouse diagonally to the more information link, or switching above from graph to grid, will change the model output to a table format that provides detailed information on the estimated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inputs, the individual estimated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pools and the change of the total. </w:t>
      </w:r>
      <w:r w:rsidR="001355E0" w:rsidRPr="00D5649B">
        <w:rPr>
          <w:rStyle w:val="BodyTextChar"/>
          <w:rFonts w:asciiTheme="minorHAnsi" w:eastAsiaTheme="minorEastAsia" w:hAnsiTheme="minorHAnsi" w:cstheme="minorHAnsi"/>
        </w:rPr>
        <w:br/>
      </w:r>
      <w:r w:rsidRPr="00D5649B">
        <w:rPr>
          <w:rStyle w:val="BodyTextChar"/>
          <w:rFonts w:asciiTheme="minorHAnsi" w:eastAsiaTheme="minorEastAsia" w:hAnsiTheme="minorHAnsi" w:cstheme="minorHAnsi"/>
          <w:b/>
        </w:rPr>
        <w:t>Note:</w:t>
      </w:r>
      <w:r w:rsidRPr="00D5649B">
        <w:rPr>
          <w:rStyle w:val="BodyTextChar"/>
          <w:rFonts w:asciiTheme="minorHAnsi" w:eastAsiaTheme="minorEastAsia" w:hAnsiTheme="minorHAnsi" w:cstheme="minorHAnsi"/>
        </w:rPr>
        <w:t xml:space="preserve"> if the IPCC Tier 2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model is enabled (default option in the user settings), only soil </w:t>
      </w:r>
      <w:r w:rsidR="00E57A76">
        <w:rPr>
          <w:rStyle w:val="BodyTextChar"/>
          <w:rFonts w:asciiTheme="minorHAnsi" w:eastAsiaTheme="minorEastAsia" w:hAnsiTheme="minorHAnsi" w:cstheme="minorHAnsi"/>
        </w:rPr>
        <w:t>C</w:t>
      </w:r>
      <w:r w:rsidR="00E57A76"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outputs are provided, but choosing the ICBM model </w:t>
      </w:r>
      <w:r w:rsidR="001355E0" w:rsidRPr="00D5649B">
        <w:rPr>
          <w:rStyle w:val="BodyTextChar"/>
          <w:rFonts w:asciiTheme="minorHAnsi" w:eastAsiaTheme="minorEastAsia" w:hAnsiTheme="minorHAnsi" w:cstheme="minorHAnsi"/>
        </w:rPr>
        <w:t>instead</w:t>
      </w:r>
      <w:r w:rsidRPr="00D5649B">
        <w:rPr>
          <w:rStyle w:val="BodyTextChar"/>
          <w:rFonts w:asciiTheme="minorHAnsi" w:eastAsiaTheme="minorEastAsia" w:hAnsiTheme="minorHAnsi" w:cstheme="minorHAnsi"/>
        </w:rPr>
        <w:t xml:space="preserve"> also provides a suite of </w:t>
      </w:r>
      <w:r w:rsidR="001D23A0">
        <w:rPr>
          <w:rStyle w:val="BodyTextChar"/>
          <w:rFonts w:asciiTheme="minorHAnsi" w:eastAsiaTheme="minorEastAsia" w:hAnsiTheme="minorHAnsi" w:cstheme="minorHAnsi"/>
        </w:rPr>
        <w:t>N</w:t>
      </w:r>
      <w:r w:rsidR="001D23A0" w:rsidRPr="00D5649B">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outputs. </w:t>
      </w:r>
      <w:r w:rsidR="001355E0" w:rsidRPr="00D5649B">
        <w:rPr>
          <w:rStyle w:val="BodyTextChar"/>
          <w:rFonts w:asciiTheme="minorHAnsi" w:eastAsiaTheme="minorEastAsia" w:hAnsiTheme="minorHAnsi" w:cstheme="minorHAnsi"/>
        </w:rPr>
        <w:br/>
      </w:r>
      <w:r w:rsidRPr="00D5649B">
        <w:rPr>
          <w:rStyle w:val="BodyTextChar"/>
          <w:rFonts w:asciiTheme="minorHAnsi" w:eastAsiaTheme="minorEastAsia" w:hAnsiTheme="minorHAnsi" w:cstheme="minorHAnsi"/>
          <w:b/>
        </w:rPr>
        <w:t>Note also:</w:t>
      </w:r>
      <w:r w:rsidRPr="00D5649B">
        <w:rPr>
          <w:rStyle w:val="BodyTextChar"/>
          <w:rFonts w:asciiTheme="minorHAnsi" w:eastAsiaTheme="minorEastAsia" w:hAnsiTheme="minorHAnsi" w:cstheme="minorHAnsi"/>
        </w:rPr>
        <w:t xml:space="preserve"> the ‘Enabling columns’ on the left side permits choosing which columns to display.</w:t>
      </w:r>
    </w:p>
    <w:p w14:paraId="27BC8370" w14:textId="77777777"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For further exploration of the results, the model outputs estimates of production (a visualization of the user’s inputs or the models default data), the feed estimate report to provide a overview of the models livestock consumption rates, a way to double check model inputs on livestock weight and average daily gains. The manure management tab is a further means to check model inputs and to delve deeper into the models calculations by providing details on feed intake and excretions, as well as the emissions from the different stages of manure management. Last but not least, the economics tab provides a </w:t>
      </w:r>
      <w:proofErr w:type="spellStart"/>
      <w:r w:rsidRPr="00D5649B">
        <w:rPr>
          <w:rStyle w:val="BodyTextChar"/>
          <w:rFonts w:asciiTheme="minorHAnsi" w:eastAsiaTheme="minorEastAsia" w:hAnsiTheme="minorHAnsi" w:cstheme="minorHAnsi"/>
        </w:rPr>
        <w:t>generalistic</w:t>
      </w:r>
      <w:proofErr w:type="spellEnd"/>
      <w:r w:rsidRPr="00D5649B">
        <w:rPr>
          <w:rStyle w:val="BodyTextChar"/>
          <w:rFonts w:asciiTheme="minorHAnsi" w:eastAsiaTheme="minorEastAsia" w:hAnsiTheme="minorHAnsi" w:cstheme="minorHAnsi"/>
        </w:rPr>
        <w:t xml:space="preserve"> cost of (crop) production estimate based on provincial cost of production reports, however, the economic model at this time does not dynamically react to changes in the farm </w:t>
      </w:r>
      <w:r w:rsidRPr="00D5649B">
        <w:rPr>
          <w:rStyle w:val="BodyTextChar"/>
          <w:rFonts w:asciiTheme="minorHAnsi" w:eastAsiaTheme="minorEastAsia" w:hAnsiTheme="minorHAnsi" w:cstheme="minorHAnsi"/>
        </w:rPr>
        <w:lastRenderedPageBreak/>
        <w:t xml:space="preserve">management (instead, the user will have to change the cost estimates in the field/cropping systems component interface). </w:t>
      </w:r>
    </w:p>
    <w:p w14:paraId="06C5F0F5" w14:textId="77777777" w:rsidR="003D54C2" w:rsidRPr="00D5649B" w:rsidRDefault="003D54C2" w:rsidP="003D54C2">
      <w:pPr>
        <w:tabs>
          <w:tab w:val="left" w:pos="2160"/>
          <w:tab w:val="right" w:pos="8640"/>
          <w:tab w:val="right" w:pos="8820"/>
        </w:tabs>
        <w:jc w:val="both"/>
        <w:rPr>
          <w:sz w:val="20"/>
          <w:highlight w:val="yellow"/>
        </w:rPr>
      </w:pPr>
      <w:bookmarkStart w:id="981" w:name="_Toc343610201"/>
      <w:bookmarkEnd w:id="970"/>
      <w:bookmarkEnd w:id="971"/>
    </w:p>
    <w:p w14:paraId="54E3A337" w14:textId="77777777" w:rsidR="003D54C2" w:rsidRPr="00D5649B" w:rsidRDefault="003D54C2" w:rsidP="003D54C2">
      <w:pPr>
        <w:pStyle w:val="Section"/>
        <w:rPr>
          <w:rFonts w:ascii="CopprplGoth Bd BT" w:hAnsi="CopprplGoth Bd BT"/>
          <w:color w:val="800000"/>
          <w:sz w:val="40"/>
          <w:szCs w:val="40"/>
        </w:rPr>
      </w:pPr>
    </w:p>
    <w:p w14:paraId="3BF96107" w14:textId="77777777" w:rsidR="003D54C2" w:rsidRPr="00D5649B" w:rsidRDefault="003D54C2" w:rsidP="003D54C2">
      <w:pPr>
        <w:pStyle w:val="Section"/>
        <w:rPr>
          <w:rFonts w:ascii="CopprplGoth Bd BT" w:hAnsi="CopprplGoth Bd BT"/>
          <w:color w:val="800000"/>
          <w:sz w:val="40"/>
          <w:szCs w:val="40"/>
        </w:rPr>
      </w:pPr>
    </w:p>
    <w:p w14:paraId="690C2088" w14:textId="77777777" w:rsidR="003D54C2" w:rsidRPr="00D5649B" w:rsidRDefault="003D54C2" w:rsidP="003D54C2"/>
    <w:p w14:paraId="1148FD31" w14:textId="77777777" w:rsidR="003D54C2" w:rsidRPr="00D5649B" w:rsidRDefault="003D54C2" w:rsidP="003D54C2"/>
    <w:p w14:paraId="238094D0" w14:textId="11ABD48B" w:rsidR="009A7599" w:rsidRDefault="009A7599" w:rsidP="009A7599">
      <w:pPr>
        <w:pStyle w:val="Heading1"/>
      </w:pPr>
      <w:bookmarkStart w:id="982" w:name="_Toc152758709"/>
      <w:bookmarkEnd w:id="981"/>
      <w:r w:rsidRPr="004E24D6">
        <w:lastRenderedPageBreak/>
        <w:t>Appendices</w:t>
      </w:r>
      <w:bookmarkEnd w:id="982"/>
    </w:p>
    <w:p w14:paraId="76DBAAD7" w14:textId="626BB176" w:rsidR="00C10706" w:rsidRDefault="00C10706" w:rsidP="009A7599">
      <w:pPr>
        <w:pStyle w:val="Heading2"/>
      </w:pPr>
      <w:bookmarkStart w:id="983" w:name="liquidManure"/>
      <w:bookmarkStart w:id="984" w:name="_Toc152758710"/>
      <w:bookmarkEnd w:id="983"/>
      <w:r w:rsidRPr="00D5649B">
        <w:t>Residue removal and hay harvest</w:t>
      </w:r>
      <w:bookmarkEnd w:id="984"/>
    </w:p>
    <w:p w14:paraId="332777C8" w14:textId="77777777" w:rsidR="00EB7F16" w:rsidRPr="00D5649B" w:rsidRDefault="00EB7F16" w:rsidP="00EB7F16">
      <w:pPr>
        <w:pStyle w:val="Caption"/>
        <w:spacing w:after="120"/>
      </w:pPr>
      <w:r w:rsidRPr="00D5649B">
        <w:t xml:space="preserve">(by </w:t>
      </w:r>
      <w:r>
        <w:t>R</w:t>
      </w:r>
      <w:r w:rsidRPr="00D5649B">
        <w:t>. Kröbel)</w:t>
      </w:r>
    </w:p>
    <w:p w14:paraId="3E1551E7" w14:textId="56E71003" w:rsidR="00C10706" w:rsidRPr="00D5649B" w:rsidRDefault="00C10706" w:rsidP="008A7F5F">
      <w:pPr>
        <w:pStyle w:val="Heading3"/>
      </w:pPr>
      <w:bookmarkStart w:id="985" w:name="_Toc152758711"/>
      <w:r w:rsidRPr="00D5649B">
        <w:t xml:space="preserve">Calculation of </w:t>
      </w:r>
      <w:r w:rsidR="00021B7F">
        <w:t xml:space="preserve">dry matter </w:t>
      </w:r>
      <w:r w:rsidRPr="00D5649B">
        <w:t>weight per bale</w:t>
      </w:r>
      <w:bookmarkEnd w:id="985"/>
    </w:p>
    <w:p w14:paraId="0B449C56" w14:textId="77777777" w:rsidR="00C10706" w:rsidRPr="00D5649B" w:rsidRDefault="00C10706" w:rsidP="00C10706">
      <w:r w:rsidRPr="00D5649B">
        <w:t xml:space="preserve">This section determines the amount of dry matter in a harvested bale of straw or hay, which serves as an alternative user input for residue export/hay harvest. </w:t>
      </w:r>
    </w:p>
    <w:p w14:paraId="59934475" w14:textId="2E3B296E" w:rsidR="00C10706" w:rsidRPr="00D5649B" w:rsidRDefault="00000000" w:rsidP="004E24D6">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bale(straw/hay)n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DryMatter</m:t>
            </m:r>
          </m:e>
          <m:sub>
            <m:r>
              <m:rPr>
                <m:sty m:val="bi"/>
              </m:rPr>
              <w:rPr>
                <w:rFonts w:ascii="Cambria Math" w:hAnsi="Cambria Math"/>
                <w:szCs w:val="24"/>
              </w:rPr>
              <m:t>(straw/hay)</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m:t>
                    </m:r>
                  </m:sub>
                </m:sSub>
              </m:num>
              <m:den>
                <m:r>
                  <m:rPr>
                    <m:sty m:val="bi"/>
                  </m:rPr>
                  <w:rPr>
                    <w:rFonts w:ascii="Cambria Math" w:hAnsi="Cambria Math"/>
                    <w:szCs w:val="24"/>
                  </w:rPr>
                  <m:t>100</m:t>
                </m:r>
              </m:den>
            </m:f>
          </m:e>
        </m:d>
      </m:oMath>
      <w:r w:rsidR="00C10706" w:rsidRPr="00D5649B">
        <w:rPr>
          <w:b/>
          <w:szCs w:val="24"/>
        </w:rPr>
        <w:t xml:space="preserve"> </w:t>
      </w:r>
      <w:r w:rsidR="00C1070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1B62795" w14:textId="61594EB4" w:rsidR="00C10706"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(straw</m:t>
            </m:r>
            <m:r>
              <m:rPr>
                <m:sty m:val="bi"/>
              </m:rPr>
              <w:rPr>
                <w:rFonts w:ascii="Cambria Math" w:hAnsi="Cambria Math"/>
                <w:szCs w:val="24"/>
              </w:rPr>
              <m:t>/</m:t>
            </m:r>
            <m:r>
              <m:rPr>
                <m:sty m:val="bi"/>
              </m:rPr>
              <w:rPr>
                <w:rFonts w:ascii="Cambria Math" w:hAnsi="Cambria Math"/>
              </w:rPr>
              <m:t>hay)</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Weight</m:t>
                </m:r>
              </m:e>
              <m:sub>
                <m:r>
                  <m:rPr>
                    <m:sty m:val="bi"/>
                  </m:rPr>
                  <w:rPr>
                    <w:rFonts w:ascii="Cambria Math" w:hAnsi="Cambria Math"/>
                  </w:rPr>
                  <m:t>bale(straw</m:t>
                </m:r>
                <m:r>
                  <m:rPr>
                    <m:sty m:val="bi"/>
                  </m:rPr>
                  <w:rPr>
                    <w:rFonts w:ascii="Cambria Math" w:hAnsi="Cambria Math"/>
                    <w:szCs w:val="24"/>
                  </w:rPr>
                  <m:t>/</m:t>
                </m:r>
                <m:r>
                  <m:rPr>
                    <m:sty m:val="bi"/>
                  </m:rPr>
                  <w:rPr>
                    <w:rFonts w:ascii="Cambria Math" w:hAnsi="Cambria Math"/>
                  </w:rPr>
                  <m:t>hay)n</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e>
            </m:d>
          </m:num>
          <m:den>
            <m:r>
              <m:rPr>
                <m:sty m:val="bi"/>
              </m:rPr>
              <w:rPr>
                <w:rFonts w:ascii="Cambria Math" w:hAnsi="Cambria Math"/>
              </w:rPr>
              <m:t>n</m:t>
            </m:r>
          </m:den>
        </m:f>
      </m:oMath>
      <w:r w:rsidR="00C10706"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11.1.1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441921E5" w14:textId="77777777" w:rsidR="00C10706" w:rsidRPr="00D5649B" w:rsidRDefault="00C10706" w:rsidP="004E24D6">
      <w:pPr>
        <w:tabs>
          <w:tab w:val="clear" w:pos="2880"/>
          <w:tab w:val="clear" w:pos="9360"/>
        </w:tabs>
        <w:ind w:left="2835" w:hanging="2835"/>
        <w:rPr>
          <w:sz w:val="20"/>
        </w:rPr>
      </w:pPr>
      <w:r w:rsidRPr="00D5649B">
        <w:rPr>
          <w:sz w:val="20"/>
        </w:rPr>
        <w:t>where</w:t>
      </w:r>
    </w:p>
    <w:p w14:paraId="133632D3" w14:textId="77777777"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(straw/hay)</w:t>
      </w:r>
      <w:r w:rsidRPr="00D5649B">
        <w:rPr>
          <w:color w:val="000000" w:themeColor="text1"/>
          <w:sz w:val="20"/>
        </w:rPr>
        <w:tab/>
        <w:t>Total weight of bale n (kg bale</w:t>
      </w:r>
      <w:r w:rsidRPr="00D5649B">
        <w:rPr>
          <w:color w:val="000000" w:themeColor="text1"/>
          <w:sz w:val="20"/>
          <w:vertAlign w:val="superscript"/>
        </w:rPr>
        <w:t>-1</w:t>
      </w:r>
      <w:r w:rsidRPr="00D5649B">
        <w:rPr>
          <w:color w:val="000000" w:themeColor="text1"/>
          <w:sz w:val="20"/>
        </w:rPr>
        <w:t>)</w:t>
      </w:r>
    </w:p>
    <w:p w14:paraId="214890F6" w14:textId="5881156A" w:rsidR="00C10706" w:rsidRPr="004A1C43" w:rsidRDefault="00C10706" w:rsidP="004E24D6">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r>
      <w:r w:rsidR="00F42DBC" w:rsidRPr="004A1C43">
        <w:rPr>
          <w:color w:val="000000" w:themeColor="text1"/>
          <w:sz w:val="20"/>
          <w:lang w:val="de-DE"/>
        </w:rPr>
        <w:t>DM</w:t>
      </w:r>
      <w:r w:rsidRPr="004A1C43">
        <w:rPr>
          <w:color w:val="000000" w:themeColor="text1"/>
          <w:sz w:val="20"/>
          <w:lang w:val="de-DE"/>
        </w:rPr>
        <w:t xml:space="preserve">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7EDEBB4" w14:textId="0DB8DCF1"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Moisture</w:t>
      </w:r>
      <w:r w:rsidRPr="00D5649B">
        <w:rPr>
          <w:i/>
          <w:color w:val="000000" w:themeColor="text1"/>
          <w:sz w:val="20"/>
          <w:vertAlign w:val="subscript"/>
        </w:rPr>
        <w:t>content</w:t>
      </w:r>
      <w:proofErr w:type="spellEnd"/>
      <w:r w:rsidRPr="00D5649B">
        <w:rPr>
          <w:color w:val="000000" w:themeColor="text1"/>
          <w:sz w:val="20"/>
        </w:rPr>
        <w:tab/>
        <w:t>Moisture content of product at time of harvest (%)</w:t>
      </w:r>
    </w:p>
    <w:p w14:paraId="7D108252" w14:textId="2C5CC79E" w:rsidR="00C10706" w:rsidRPr="00D5649B" w:rsidRDefault="008A695B" w:rsidP="004E24D6">
      <w:pPr>
        <w:tabs>
          <w:tab w:val="clear" w:pos="2880"/>
          <w:tab w:val="clear" w:pos="9360"/>
        </w:tabs>
        <w:spacing w:before="0"/>
        <w:ind w:left="2835" w:hanging="2835"/>
        <w:rPr>
          <w:color w:val="000000" w:themeColor="text1"/>
          <w:sz w:val="20"/>
        </w:rPr>
      </w:pPr>
      <w:r w:rsidRPr="00D5649B">
        <w:rPr>
          <w:i/>
          <w:color w:val="000000" w:themeColor="text1"/>
          <w:sz w:val="20"/>
        </w:rPr>
        <w:t>n</w:t>
      </w:r>
      <w:r w:rsidRPr="00D5649B">
        <w:rPr>
          <w:color w:val="000000" w:themeColor="text1"/>
          <w:sz w:val="20"/>
        </w:rPr>
        <w:tab/>
        <w:t>Number of bales harvested</w:t>
      </w:r>
    </w:p>
    <w:p w14:paraId="5C50416F" w14:textId="2EDA0711" w:rsidR="00C10706" w:rsidRPr="00D5649B" w:rsidRDefault="00C10706" w:rsidP="008A7F5F">
      <w:pPr>
        <w:pStyle w:val="Heading3"/>
      </w:pPr>
      <w:bookmarkStart w:id="986" w:name="_Toc152758712"/>
      <w:r w:rsidRPr="00D5649B">
        <w:t>Storage of bales</w:t>
      </w:r>
      <w:bookmarkEnd w:id="986"/>
    </w:p>
    <w:p w14:paraId="661264B4" w14:textId="77777777" w:rsidR="008E7F1F" w:rsidRPr="00D5649B" w:rsidRDefault="008E7F1F" w:rsidP="008E7F1F">
      <w:pPr>
        <w:keepNext/>
      </w:pPr>
      <w:r w:rsidRPr="00D5649B">
        <w:t xml:space="preserve">Harvested bales are stored on the farm for further use as bedding or forage. No losses during storage are accounted for at this time. Straw bales are assumed to last </w:t>
      </w:r>
      <w:r w:rsidRPr="00D5649B">
        <w:rPr>
          <w:b/>
        </w:rPr>
        <w:t>2 years</w:t>
      </w:r>
      <w:r w:rsidRPr="00D5649B">
        <w:t>, as it is assumed that a permanent storage structure is not being invested in due to the low economic value of the product.</w:t>
      </w:r>
    </w:p>
    <w:p w14:paraId="6AAE28F3" w14:textId="77777777" w:rsidR="008E7F1F" w:rsidRPr="00D5649B" w:rsidRDefault="008E7F1F" w:rsidP="008E7F1F">
      <w:pPr>
        <w:keepNext/>
      </w:pPr>
      <w:r w:rsidRPr="00D5649B">
        <w:t xml:space="preserve">For hay bales, we assume a life span of </w:t>
      </w:r>
      <w:r w:rsidRPr="00D5649B">
        <w:rPr>
          <w:b/>
        </w:rPr>
        <w:t>5 years</w:t>
      </w:r>
      <w:r w:rsidRPr="00D5649B">
        <w:t>, as the higher value of the product, alongside a foreseeable requirement for long-term forage availability planning make investment into a long-term storage appears more likely. The user will be required to confirm the existence of a permanent storage structure, however, and unselecting the option will reduce the life span to 2 years.</w:t>
      </w:r>
    </w:p>
    <w:p w14:paraId="3665F122" w14:textId="377439E9"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Strawbales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bale(straw)n</m:t>
                </m:r>
              </m:sub>
            </m:sSub>
          </m:e>
        </m:nary>
      </m:oMath>
      <w:r w:rsidR="008E7F1F" w:rsidRPr="00D5649B">
        <w:rPr>
          <w:b/>
        </w:rPr>
        <w:t xml:space="preserve"> </w:t>
      </w:r>
      <w:r w:rsidR="008E7F1F"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11.1.2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7FE06CAE" w14:textId="5B14AC26"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Haybales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bale(hay)n</m:t>
                </m:r>
              </m:sub>
            </m:sSub>
          </m:e>
        </m:nary>
      </m:oMath>
      <w:r w:rsidR="008E7F1F" w:rsidRPr="00D5649B">
        <w:rPr>
          <w:b/>
        </w:rPr>
        <w:t xml:space="preserve"> </w:t>
      </w:r>
      <w:r w:rsidR="008E7F1F"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11.1.2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5FB64C6A" w14:textId="77777777" w:rsidR="008E7F1F" w:rsidRPr="00D5649B" w:rsidRDefault="008E7F1F" w:rsidP="004E24D6">
      <w:pPr>
        <w:tabs>
          <w:tab w:val="clear" w:pos="2880"/>
          <w:tab w:val="clear" w:pos="9360"/>
        </w:tabs>
        <w:ind w:left="2835" w:hanging="2835"/>
        <w:rPr>
          <w:sz w:val="20"/>
        </w:rPr>
      </w:pPr>
      <w:r w:rsidRPr="00D5649B">
        <w:rPr>
          <w:sz w:val="20"/>
        </w:rPr>
        <w:t>where</w:t>
      </w:r>
    </w:p>
    <w:p w14:paraId="59C5DE41" w14:textId="63678929" w:rsidR="00C10706" w:rsidRPr="004E24D6" w:rsidRDefault="008E7F1F"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Storage</w:t>
      </w:r>
      <w:r w:rsidRPr="00D5649B">
        <w:rPr>
          <w:i/>
          <w:color w:val="000000" w:themeColor="text1"/>
          <w:sz w:val="20"/>
          <w:vertAlign w:val="subscript"/>
        </w:rPr>
        <w:t>straw</w:t>
      </w:r>
      <w:proofErr w:type="spellEnd"/>
      <w:r w:rsidRPr="00D5649B">
        <w:rPr>
          <w:i/>
          <w:color w:val="000000" w:themeColor="text1"/>
          <w:sz w:val="20"/>
          <w:vertAlign w:val="subscript"/>
        </w:rPr>
        <w:t>/haybales</w:t>
      </w:r>
      <w:r w:rsidRPr="00D5649B">
        <w:rPr>
          <w:color w:val="000000" w:themeColor="text1"/>
          <w:sz w:val="20"/>
        </w:rPr>
        <w:tab/>
        <w:t>Number</w:t>
      </w:r>
      <w:r w:rsidR="004E24D6">
        <w:rPr>
          <w:color w:val="000000" w:themeColor="text1"/>
          <w:sz w:val="20"/>
        </w:rPr>
        <w:t xml:space="preserve"> of bales available on-farm (#)</w:t>
      </w:r>
    </w:p>
    <w:p w14:paraId="6D693F4D" w14:textId="59CBB495" w:rsidR="009A7599" w:rsidRDefault="009A7599" w:rsidP="009A7599">
      <w:pPr>
        <w:pStyle w:val="Heading2"/>
      </w:pPr>
      <w:bookmarkStart w:id="987" w:name="_Toc152758713"/>
      <w:r w:rsidRPr="00D5649B">
        <w:t>Bedding application rate calculator</w:t>
      </w:r>
      <w:bookmarkEnd w:id="987"/>
      <w:r w:rsidRPr="00D5649B">
        <w:t xml:space="preserve"> </w:t>
      </w:r>
    </w:p>
    <w:p w14:paraId="7AE8EC27" w14:textId="796A111F" w:rsidR="00EB7F16" w:rsidRPr="00D5649B" w:rsidRDefault="00EB7F16" w:rsidP="00EB7F16">
      <w:pPr>
        <w:pStyle w:val="Caption"/>
        <w:spacing w:after="120"/>
      </w:pPr>
      <w:r w:rsidRPr="00D5649B">
        <w:t xml:space="preserve">(by </w:t>
      </w:r>
      <w:r>
        <w:t>A.W. Alemu</w:t>
      </w:r>
      <w:r w:rsidRPr="00D5649B">
        <w:t>)</w:t>
      </w:r>
    </w:p>
    <w:p w14:paraId="33B361D3" w14:textId="289C2B67" w:rsidR="00145E61" w:rsidRPr="00D5649B" w:rsidRDefault="00145E61" w:rsidP="008A7F5F">
      <w:pPr>
        <w:pStyle w:val="Heading3"/>
      </w:pPr>
      <w:bookmarkStart w:id="988" w:name="_Toc152758714"/>
      <w:r w:rsidRPr="00D5649B">
        <w:t>User-required inputs</w:t>
      </w:r>
      <w:bookmarkEnd w:id="988"/>
    </w:p>
    <w:p w14:paraId="57670DD5" w14:textId="77777777" w:rsidR="00145E61" w:rsidRPr="00D5649B" w:rsidRDefault="00145E61" w:rsidP="00145E61">
      <w:pPr>
        <w:pStyle w:val="BodyText"/>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 xml:space="preserve">For each management period </w:t>
      </w:r>
      <w:r w:rsidRPr="00D5649B">
        <w:rPr>
          <w:rFonts w:asciiTheme="minorHAnsi" w:hAnsiTheme="minorHAnsi" w:cstheme="minorHAnsi"/>
          <w:b/>
          <w:sz w:val="22"/>
          <w:szCs w:val="22"/>
        </w:rPr>
        <w:t>(# of days, # of animals known</w:t>
      </w:r>
      <w:r w:rsidRPr="00D5649B">
        <w:rPr>
          <w:rFonts w:asciiTheme="minorHAnsi" w:hAnsiTheme="minorHAnsi" w:cstheme="minorHAnsi"/>
          <w:sz w:val="22"/>
          <w:szCs w:val="22"/>
        </w:rPr>
        <w:t>):</w:t>
      </w:r>
    </w:p>
    <w:p w14:paraId="278A8902" w14:textId="77777777" w:rsidR="00145E61" w:rsidRPr="00D5649B" w:rsidRDefault="00145E61" w:rsidP="00145E61">
      <w:pPr>
        <w:pStyle w:val="BodyText"/>
        <w:numPr>
          <w:ilvl w:val="0"/>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application frequency (daily, every second day, etc.)</w:t>
      </w:r>
    </w:p>
    <w:p w14:paraId="08B6E965" w14:textId="77777777" w:rsidR="00145E61" w:rsidRPr="00D5649B" w:rsidRDefault="00145E61" w:rsidP="00145E61">
      <w:pPr>
        <w:pStyle w:val="BodyText"/>
        <w:numPr>
          <w:ilvl w:val="0"/>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per each application (one single input per management period):</w:t>
      </w:r>
    </w:p>
    <w:p w14:paraId="6C248F18" w14:textId="77928BE9" w:rsidR="00145E61" w:rsidRPr="00D5649B" w:rsidRDefault="00145E61" w:rsidP="00145E61">
      <w:pPr>
        <w:pStyle w:val="BodyText"/>
        <w:numPr>
          <w:ilvl w:val="1"/>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lastRenderedPageBreak/>
        <w:t xml:space="preserve">total # of bales used/total amount of wood-chip applied </w:t>
      </w:r>
    </w:p>
    <w:p w14:paraId="51928FE4" w14:textId="77777777" w:rsidR="00145E61" w:rsidRPr="00D5649B" w:rsidRDefault="00145E61" w:rsidP="00145E61">
      <w:pPr>
        <w:pStyle w:val="BodyText"/>
        <w:numPr>
          <w:ilvl w:val="1"/>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specification whether bales were imported (yes/no) from outside the farm</w:t>
      </w:r>
    </w:p>
    <w:p w14:paraId="7EA7078C" w14:textId="77777777" w:rsidR="00145E61" w:rsidRPr="00D5649B" w:rsidRDefault="00145E61" w:rsidP="00145E61">
      <w:pPr>
        <w:pStyle w:val="BodyText"/>
        <w:numPr>
          <w:ilvl w:val="2"/>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in the case of YES: weight of a bale, and moisture content need to be specified</w:t>
      </w:r>
    </w:p>
    <w:p w14:paraId="68D99160" w14:textId="77777777" w:rsidR="00145E61" w:rsidRPr="00D5649B" w:rsidRDefault="00145E61" w:rsidP="00145E61">
      <w:pPr>
        <w:pStyle w:val="BodyText"/>
        <w:numPr>
          <w:ilvl w:val="2"/>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in the case of NO: information from the storage are used</w:t>
      </w:r>
    </w:p>
    <w:p w14:paraId="7DAAF21A" w14:textId="77777777" w:rsidR="00145E61" w:rsidRPr="00D5649B" w:rsidRDefault="00145E61" w:rsidP="00145E61">
      <w:pPr>
        <w:pStyle w:val="BodyText"/>
        <w:numPr>
          <w:ilvl w:val="1"/>
          <w:numId w:val="13"/>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wood-chips are assumed to be imported by default</w:t>
      </w:r>
    </w:p>
    <w:p w14:paraId="0A39D228" w14:textId="4162E010" w:rsidR="00145E61" w:rsidRPr="00D5649B" w:rsidRDefault="00145E61" w:rsidP="008A7F5F">
      <w:pPr>
        <w:pStyle w:val="Heading3"/>
      </w:pPr>
      <w:bookmarkStart w:id="989" w:name="_Toc152758715"/>
      <w:r w:rsidRPr="00D5649B">
        <w:t>Calculated imports</w:t>
      </w:r>
      <w:bookmarkEnd w:id="989"/>
    </w:p>
    <w:p w14:paraId="1258FE39" w14:textId="7E00AAEA" w:rsidR="00145E61" w:rsidRPr="00D5649B" w:rsidRDefault="00000000" w:rsidP="004E24D6">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=#bales×</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Weight</m:t>
                </m:r>
              </m:e>
              <m:sub>
                <m:r>
                  <m:rPr>
                    <m:sty m:val="bi"/>
                  </m:rPr>
                  <w:rPr>
                    <w:rFonts w:ascii="Cambria Math" w:hAnsi="Cambria Math" w:cstheme="minorHAnsi"/>
                  </w:rPr>
                  <m:t>bale(straw)</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Bale</m:t>
                </m:r>
              </m:e>
              <m:sub>
                <m:r>
                  <m:rPr>
                    <m:sty m:val="bi"/>
                  </m:rPr>
                  <w:rPr>
                    <w:rFonts w:ascii="Cambria Math" w:hAnsi="Cambria Math" w:cstheme="minorHAnsi"/>
                  </w:rPr>
                  <m:t>drymatter</m:t>
                </m:r>
              </m:sub>
            </m:sSub>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990" w:name="BeddingMaterialApplied"/>
      <w:r w:rsidR="00145E6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11.2.2</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1</w:t>
      </w:r>
      <w:r w:rsidR="001977CC">
        <w:rPr>
          <w:rFonts w:asciiTheme="minorHAnsi" w:hAnsiTheme="minorHAnsi" w:cstheme="minorHAnsi"/>
          <w:b/>
        </w:rPr>
        <w:fldChar w:fldCharType="end"/>
      </w:r>
      <w:bookmarkEnd w:id="990"/>
    </w:p>
    <w:p w14:paraId="7B1D9EC7" w14:textId="77777777" w:rsidR="00145E61" w:rsidRPr="00D5649B" w:rsidRDefault="00145E61" w:rsidP="00145E61">
      <w:pPr>
        <w:tabs>
          <w:tab w:val="right" w:pos="8640"/>
          <w:tab w:val="right" w:pos="8820"/>
        </w:tabs>
        <w:rPr>
          <w:sz w:val="20"/>
        </w:rPr>
      </w:pPr>
      <w:r w:rsidRPr="00D5649B">
        <w:rPr>
          <w:sz w:val="20"/>
        </w:rPr>
        <w:t>where</w:t>
      </w:r>
    </w:p>
    <w:p w14:paraId="3A6142D6" w14:textId="07DDD3F0" w:rsidR="00145E61" w:rsidRPr="00D5649B" w:rsidRDefault="00145E61" w:rsidP="00145E61">
      <w:pPr>
        <w:tabs>
          <w:tab w:val="left" w:pos="2160"/>
          <w:tab w:val="right" w:pos="8820"/>
        </w:tabs>
        <w:spacing w:before="0"/>
        <w:rPr>
          <w:i/>
          <w:color w:val="000000" w:themeColor="text1"/>
          <w:sz w:val="20"/>
        </w:rPr>
      </w:pPr>
      <w:r w:rsidRPr="00D5649B">
        <w:rPr>
          <w:i/>
          <w:color w:val="000000" w:themeColor="text1"/>
          <w:sz w:val="20"/>
        </w:rPr>
        <w:t>#bales</w:t>
      </w:r>
      <w:r w:rsidRPr="00D5649B">
        <w:rPr>
          <w:i/>
          <w:color w:val="000000" w:themeColor="text1"/>
          <w:sz w:val="20"/>
        </w:rPr>
        <w:tab/>
      </w:r>
      <w:r w:rsidRPr="00D5649B">
        <w:rPr>
          <w:color w:val="000000" w:themeColor="text1"/>
          <w:sz w:val="20"/>
        </w:rPr>
        <w:t>User-specified application rate</w:t>
      </w:r>
    </w:p>
    <w:p w14:paraId="404DE009" w14:textId="77777777" w:rsidR="00145E61" w:rsidRPr="00D5649B" w:rsidRDefault="00145E61" w:rsidP="00145E61">
      <w:pPr>
        <w:tabs>
          <w:tab w:val="left" w:pos="2160"/>
          <w:tab w:val="right" w:pos="8820"/>
        </w:tabs>
        <w:spacing w:before="0"/>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w:t>
      </w:r>
      <w:r w:rsidRPr="00D5649B">
        <w:rPr>
          <w:color w:val="000000" w:themeColor="text1"/>
          <w:sz w:val="20"/>
        </w:rPr>
        <w:tab/>
        <w:t>Total weight of straw bale (kg bale</w:t>
      </w:r>
      <w:r w:rsidRPr="00D5649B">
        <w:rPr>
          <w:color w:val="000000" w:themeColor="text1"/>
          <w:sz w:val="20"/>
          <w:vertAlign w:val="superscript"/>
        </w:rPr>
        <w:t>-1</w:t>
      </w:r>
      <w:r w:rsidRPr="00D5649B">
        <w:rPr>
          <w:color w:val="000000" w:themeColor="text1"/>
          <w:sz w:val="20"/>
        </w:rPr>
        <w:t>)</w:t>
      </w:r>
    </w:p>
    <w:p w14:paraId="0698A060" w14:textId="20100E0B" w:rsidR="00145E61" w:rsidRPr="00D5649B" w:rsidRDefault="00145E61" w:rsidP="00145E61">
      <w:pPr>
        <w:tabs>
          <w:tab w:val="left" w:pos="2160"/>
          <w:tab w:val="right" w:pos="8820"/>
        </w:tabs>
        <w:spacing w:before="0"/>
        <w:rPr>
          <w:color w:val="000000" w:themeColor="text1"/>
          <w:sz w:val="20"/>
        </w:rPr>
      </w:pPr>
      <w:proofErr w:type="spellStart"/>
      <w:r w:rsidRPr="00D5649B">
        <w:rPr>
          <w:i/>
          <w:color w:val="000000" w:themeColor="text1"/>
          <w:sz w:val="20"/>
        </w:rPr>
        <w:t>Bale</w:t>
      </w:r>
      <w:r w:rsidRPr="00D5649B">
        <w:rPr>
          <w:i/>
          <w:color w:val="000000" w:themeColor="text1"/>
          <w:sz w:val="20"/>
          <w:vertAlign w:val="subscript"/>
        </w:rPr>
        <w:t>drymatter</w:t>
      </w:r>
      <w:proofErr w:type="spellEnd"/>
      <w:r w:rsidRPr="00D5649B">
        <w:rPr>
          <w:color w:val="000000" w:themeColor="text1"/>
          <w:sz w:val="20"/>
        </w:rPr>
        <w:tab/>
      </w:r>
      <w:r w:rsidR="00F42DBC">
        <w:rPr>
          <w:color w:val="000000" w:themeColor="text1"/>
          <w:sz w:val="20"/>
        </w:rPr>
        <w:t>DM</w:t>
      </w:r>
      <w:r w:rsidRPr="00D5649B">
        <w:rPr>
          <w:color w:val="000000" w:themeColor="text1"/>
          <w:sz w:val="20"/>
        </w:rPr>
        <w:t xml:space="preserve"> (%) from </w:t>
      </w:r>
      <w:r w:rsidR="00991E6B">
        <w:rPr>
          <w:color w:val="000000" w:themeColor="text1"/>
          <w:sz w:val="20"/>
        </w:rPr>
        <w:t>user input</w:t>
      </w:r>
    </w:p>
    <w:p w14:paraId="284D33F4" w14:textId="71AADCCC"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ManagementPeriod</m:t>
                    </m:r>
                  </m:sub>
                </m:sSub>
              </m:num>
              <m:den>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application frequency</m:t>
                    </m:r>
                  </m:sub>
                </m:sSub>
              </m:den>
            </m:f>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991" w:name="BeddingApplied_Day"/>
      <w:r w:rsidR="00145E6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11.2.2</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2</w:t>
      </w:r>
      <w:r w:rsidR="001977CC">
        <w:rPr>
          <w:rFonts w:asciiTheme="minorHAnsi" w:hAnsiTheme="minorHAnsi" w:cstheme="minorHAnsi"/>
          <w:b/>
        </w:rPr>
        <w:fldChar w:fldCharType="end"/>
      </w:r>
      <w:bookmarkEnd w:id="991"/>
    </w:p>
    <w:p w14:paraId="34CEF082" w14:textId="18C2CC9E"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applied(rate)</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num>
          <m:den>
            <m:sSub>
              <m:sSubPr>
                <m:ctrlPr>
                  <w:rPr>
                    <w:rFonts w:ascii="Cambria Math" w:hAnsi="Cambria Math" w:cstheme="minorHAnsi"/>
                    <w:b/>
                    <w:i/>
                  </w:rPr>
                </m:ctrlPr>
              </m:sSubPr>
              <m:e>
                <m:r>
                  <m:rPr>
                    <m:sty m:val="bi"/>
                  </m:rPr>
                  <w:rPr>
                    <w:rFonts w:ascii="Cambria Math" w:hAnsi="Cambria Math" w:cstheme="minorHAnsi"/>
                  </w:rPr>
                  <m:t>#animals</m:t>
                </m:r>
              </m:e>
              <m:sub>
                <m:r>
                  <m:rPr>
                    <m:sty m:val="bi"/>
                  </m:rPr>
                  <w:rPr>
                    <w:rFonts w:ascii="Cambria Math" w:hAnsi="Cambria Math" w:cstheme="minorHAnsi"/>
                  </w:rPr>
                  <m:t>management period</m:t>
                </m:r>
              </m:sub>
            </m:sSub>
          </m:den>
        </m:f>
        <m:r>
          <m:rPr>
            <m:sty m:val="bi"/>
          </m:rPr>
          <w:rPr>
            <w:rFonts w:ascii="Cambria Math" w:hAnsi="Cambria Math" w:cstheme="minorHAnsi"/>
          </w:rPr>
          <m:t xml:space="preserve"> </m:t>
        </m:r>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992" w:name="BeddingApplied_Rate"/>
      <w:r w:rsidR="00145E61" w:rsidRPr="00D5649B">
        <w:rPr>
          <w:rFonts w:asciiTheme="minorHAnsi" w:hAnsiTheme="minorHAnsi" w:cstheme="minorHAnsi"/>
          <w:b/>
        </w:rPr>
        <w:t xml:space="preserve">Eq. </w:t>
      </w:r>
      <w:r w:rsidR="001977CC">
        <w:rPr>
          <w:rFonts w:asciiTheme="minorHAnsi" w:hAnsiTheme="minorHAnsi" w:cstheme="minorHAnsi"/>
          <w:b/>
        </w:rPr>
        <w:fldChar w:fldCharType="begin"/>
      </w:r>
      <w:r w:rsidR="001977CC">
        <w:rPr>
          <w:rFonts w:asciiTheme="minorHAnsi" w:hAnsiTheme="minorHAnsi" w:cstheme="minorHAnsi"/>
          <w:b/>
        </w:rPr>
        <w:instrText xml:space="preserve"> STYLEREF 3 \s </w:instrText>
      </w:r>
      <w:r w:rsidR="001977CC">
        <w:rPr>
          <w:rFonts w:asciiTheme="minorHAnsi" w:hAnsiTheme="minorHAnsi" w:cstheme="minorHAnsi"/>
          <w:b/>
        </w:rPr>
        <w:fldChar w:fldCharType="separate"/>
      </w:r>
      <w:r w:rsidR="001977CC">
        <w:rPr>
          <w:rFonts w:asciiTheme="minorHAnsi" w:hAnsiTheme="minorHAnsi" w:cstheme="minorHAnsi"/>
          <w:b/>
          <w:noProof/>
        </w:rPr>
        <w:t>11.2.2</w:t>
      </w:r>
      <w:r w:rsidR="001977CC">
        <w:rPr>
          <w:rFonts w:asciiTheme="minorHAnsi" w:hAnsiTheme="minorHAnsi" w:cstheme="minorHAnsi"/>
          <w:b/>
        </w:rPr>
        <w:fldChar w:fldCharType="end"/>
      </w:r>
      <w:r w:rsidR="001977CC">
        <w:rPr>
          <w:rFonts w:asciiTheme="minorHAnsi" w:hAnsiTheme="minorHAnsi" w:cstheme="minorHAnsi"/>
          <w:b/>
        </w:rPr>
        <w:noBreakHyphen/>
      </w:r>
      <w:r w:rsidR="001977CC">
        <w:rPr>
          <w:rFonts w:asciiTheme="minorHAnsi" w:hAnsiTheme="minorHAnsi" w:cstheme="minorHAnsi"/>
          <w:b/>
        </w:rPr>
        <w:fldChar w:fldCharType="begin"/>
      </w:r>
      <w:r w:rsidR="001977CC">
        <w:rPr>
          <w:rFonts w:asciiTheme="minorHAnsi" w:hAnsiTheme="minorHAnsi" w:cstheme="minorHAnsi"/>
          <w:b/>
        </w:rPr>
        <w:instrText xml:space="preserve"> SEQ Eq. \* ARABIC \s 3 </w:instrText>
      </w:r>
      <w:r w:rsidR="001977CC">
        <w:rPr>
          <w:rFonts w:asciiTheme="minorHAnsi" w:hAnsiTheme="minorHAnsi" w:cstheme="minorHAnsi"/>
          <w:b/>
        </w:rPr>
        <w:fldChar w:fldCharType="separate"/>
      </w:r>
      <w:r w:rsidR="001977CC">
        <w:rPr>
          <w:rFonts w:asciiTheme="minorHAnsi" w:hAnsiTheme="minorHAnsi" w:cstheme="minorHAnsi"/>
          <w:b/>
          <w:noProof/>
        </w:rPr>
        <w:t>3</w:t>
      </w:r>
      <w:r w:rsidR="001977CC">
        <w:rPr>
          <w:rFonts w:asciiTheme="minorHAnsi" w:hAnsiTheme="minorHAnsi" w:cstheme="minorHAnsi"/>
          <w:b/>
        </w:rPr>
        <w:fldChar w:fldCharType="end"/>
      </w:r>
      <w:bookmarkEnd w:id="992"/>
    </w:p>
    <w:p w14:paraId="01ED6F0A" w14:textId="77777777" w:rsidR="00145E61" w:rsidRPr="00D5649B" w:rsidRDefault="00145E61" w:rsidP="00991E6B">
      <w:pPr>
        <w:tabs>
          <w:tab w:val="clear" w:pos="2880"/>
          <w:tab w:val="clear" w:pos="9360"/>
        </w:tabs>
        <w:ind w:left="2835" w:hanging="2835"/>
        <w:rPr>
          <w:sz w:val="20"/>
        </w:rPr>
      </w:pPr>
      <w:r w:rsidRPr="00D5649B">
        <w:rPr>
          <w:sz w:val="20"/>
        </w:rPr>
        <w:t>where</w:t>
      </w:r>
    </w:p>
    <w:p w14:paraId="0CC994DF" w14:textId="2294B1CE" w:rsidR="00145E61" w:rsidRPr="00D5649B" w:rsidRDefault="00145E61" w:rsidP="00991E6B">
      <w:pPr>
        <w:tabs>
          <w:tab w:val="clear" w:pos="2880"/>
          <w:tab w:val="clear" w:pos="9360"/>
        </w:tabs>
        <w:spacing w:before="0"/>
        <w:ind w:left="2835" w:hanging="2835"/>
        <w:rPr>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(#days)</w:t>
      </w:r>
    </w:p>
    <w:p w14:paraId="2C60F85F" w14:textId="3D75FF88" w:rsidR="00145E61" w:rsidRPr="00D5649B" w:rsidRDefault="00145E61" w:rsidP="00991E6B">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application frequency</w:t>
      </w:r>
      <w:r w:rsidRPr="00D5649B">
        <w:rPr>
          <w:i/>
          <w:color w:val="000000" w:themeColor="text1"/>
          <w:sz w:val="20"/>
        </w:rPr>
        <w:tab/>
      </w:r>
      <w:r w:rsidRPr="00D5649B">
        <w:rPr>
          <w:color w:val="000000" w:themeColor="text1"/>
          <w:sz w:val="20"/>
        </w:rPr>
        <w:t>User-specified application frequency (#days)</w:t>
      </w:r>
    </w:p>
    <w:p w14:paraId="1F251851" w14:textId="77777777"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BeddingMaterial</w:t>
      </w:r>
      <w:r w:rsidRPr="00D5649B">
        <w:rPr>
          <w:i/>
          <w:color w:val="000000" w:themeColor="text1"/>
          <w:sz w:val="20"/>
          <w:vertAlign w:val="subscript"/>
        </w:rPr>
        <w:t>applied</w:t>
      </w:r>
      <w:proofErr w:type="spellEnd"/>
      <w:r w:rsidRPr="00D5649B">
        <w:rPr>
          <w:color w:val="000000" w:themeColor="text1"/>
          <w:sz w:val="20"/>
        </w:rPr>
        <w:tab/>
        <w:t>Total bedding applied (kg)</w:t>
      </w:r>
    </w:p>
    <w:p w14:paraId="6D228E69" w14:textId="77777777"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(day)</w:t>
      </w:r>
      <w:r w:rsidRPr="00D5649B">
        <w:rPr>
          <w:color w:val="000000" w:themeColor="text1"/>
          <w:sz w:val="20"/>
        </w:rPr>
        <w:tab/>
        <w:t>Total bedding applied per day (kg)</w:t>
      </w:r>
    </w:p>
    <w:p w14:paraId="61BE566E" w14:textId="77777777"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(rate)</w:t>
      </w:r>
      <w:r w:rsidRPr="00D5649B">
        <w:rPr>
          <w:color w:val="000000" w:themeColor="text1"/>
          <w:sz w:val="20"/>
        </w:rPr>
        <w:tab/>
        <w:t>Total bedding applied per day and animal (kg)</w:t>
      </w:r>
    </w:p>
    <w:p w14:paraId="38410D9C" w14:textId="5BA9EE33" w:rsidR="009A7599" w:rsidRDefault="00145E61" w:rsidP="009A7599">
      <w:pPr>
        <w:pStyle w:val="Heading2"/>
      </w:pPr>
      <w:bookmarkStart w:id="993" w:name="ADG"/>
      <w:bookmarkStart w:id="994" w:name="_Toc152758716"/>
      <w:bookmarkEnd w:id="993"/>
      <w:r w:rsidRPr="00D5649B">
        <w:t>Feed requirement balance</w:t>
      </w:r>
      <w:bookmarkEnd w:id="994"/>
    </w:p>
    <w:p w14:paraId="2A6DE216" w14:textId="77777777" w:rsidR="00EB7F16" w:rsidRPr="00D5649B" w:rsidRDefault="00EB7F16" w:rsidP="00EB7F16">
      <w:pPr>
        <w:pStyle w:val="Caption"/>
        <w:spacing w:after="120"/>
      </w:pPr>
      <w:r w:rsidRPr="00D5649B">
        <w:t xml:space="preserve">(by </w:t>
      </w:r>
      <w:r>
        <w:t>R</w:t>
      </w:r>
      <w:r w:rsidRPr="00D5649B">
        <w:t>. Kröbel)</w:t>
      </w:r>
    </w:p>
    <w:p w14:paraId="2716E699" w14:textId="6BB02DA0" w:rsidR="00145E61" w:rsidRPr="00D5649B" w:rsidRDefault="00145E61" w:rsidP="008A7F5F">
      <w:pPr>
        <w:pStyle w:val="Heading3"/>
      </w:pPr>
      <w:bookmarkStart w:id="995" w:name="_Ref109722853"/>
      <w:bookmarkStart w:id="996" w:name="_Ref109724383"/>
      <w:bookmarkStart w:id="997" w:name="_Toc152758717"/>
      <w:r w:rsidRPr="00D5649B">
        <w:t>Dry matter intake and forage requirement</w:t>
      </w:r>
      <w:bookmarkEnd w:id="995"/>
      <w:bookmarkEnd w:id="996"/>
      <w:bookmarkEnd w:id="997"/>
    </w:p>
    <w:p w14:paraId="77B9C194" w14:textId="77777777" w:rsidR="00145E61" w:rsidRPr="00D5649B" w:rsidRDefault="00145E61" w:rsidP="00145E61">
      <w:pPr>
        <w:tabs>
          <w:tab w:val="left" w:pos="2160"/>
          <w:tab w:val="right" w:pos="8820"/>
        </w:tabs>
        <w:rPr>
          <w:b/>
          <w:szCs w:val="24"/>
        </w:rPr>
      </w:pPr>
      <w:r w:rsidRPr="00D5649B">
        <w:rPr>
          <w:b/>
          <w:szCs w:val="24"/>
        </w:rPr>
        <w:t>(This note should be included in the output file –</w:t>
      </w:r>
    </w:p>
    <w:p w14:paraId="2C442F9F" w14:textId="4A866CA5" w:rsidR="00145E61" w:rsidRPr="00D5649B" w:rsidRDefault="00145E61" w:rsidP="00145E61">
      <w:pPr>
        <w:tabs>
          <w:tab w:val="left" w:pos="2160"/>
          <w:tab w:val="right" w:pos="8820"/>
        </w:tabs>
        <w:rPr>
          <w:b/>
          <w:szCs w:val="24"/>
        </w:rPr>
      </w:pPr>
      <w:r w:rsidRPr="00D5649B">
        <w:rPr>
          <w:b/>
          <w:szCs w:val="24"/>
        </w:rPr>
        <w:t>“DMI calculated based on gross energy requirements (IPCC 2019).”)</w:t>
      </w:r>
    </w:p>
    <w:p w14:paraId="4EE3AD1E" w14:textId="77777777" w:rsidR="00145E61" w:rsidRPr="00D5649B" w:rsidRDefault="00145E61" w:rsidP="00145E61">
      <w:pPr>
        <w:rPr>
          <w:b/>
        </w:rPr>
      </w:pPr>
      <w:r w:rsidRPr="00D5649B">
        <w:rPr>
          <w:b/>
        </w:rPr>
        <w:t>For all ruminant animals except beef calves, each animal group is calculated separately:</w:t>
      </w:r>
    </w:p>
    <w:p w14:paraId="0F75473F" w14:textId="432EE06E" w:rsidR="00145E61" w:rsidRPr="00D5649B" w:rsidRDefault="00145E61" w:rsidP="00145E61">
      <w:pPr>
        <w:tabs>
          <w:tab w:val="left" w:pos="2160"/>
          <w:tab w:val="right" w:pos="8820"/>
        </w:tabs>
        <w:rPr>
          <w:szCs w:val="24"/>
        </w:rPr>
      </w:pPr>
      <w:r w:rsidRPr="00D5649B">
        <w:rPr>
          <w:rStyle w:val="SubtleReference"/>
        </w:rPr>
        <w:t xml:space="preserve">For </w:t>
      </w:r>
      <w:r w:rsidR="00641FF0" w:rsidRPr="00D5649B">
        <w:rPr>
          <w:rStyle w:val="SubtleReference"/>
        </w:rPr>
        <w:t>b</w:t>
      </w:r>
      <w:r w:rsidRPr="00D5649B">
        <w:rPr>
          <w:rStyle w:val="SubtleReference"/>
        </w:rPr>
        <w:t xml:space="preserve">eef calves, </w:t>
      </w:r>
      <w:r w:rsidRPr="00D5649B">
        <w:rPr>
          <w:szCs w:val="24"/>
        </w:rPr>
        <w:t>DMI (kg head</w:t>
      </w:r>
      <w:r w:rsidRPr="00D5649B">
        <w:rPr>
          <w:szCs w:val="24"/>
          <w:vertAlign w:val="superscript"/>
        </w:rPr>
        <w:t xml:space="preserve">-1 </w:t>
      </w:r>
      <w:r w:rsidRPr="00D5649B">
        <w:rPr>
          <w:szCs w:val="24"/>
        </w:rPr>
        <w:t>day</w:t>
      </w:r>
      <w:r w:rsidRPr="00D5649B">
        <w:rPr>
          <w:szCs w:val="24"/>
          <w:vertAlign w:val="superscript"/>
        </w:rPr>
        <w:t>-1</w:t>
      </w:r>
      <w:r w:rsidRPr="00D5649B">
        <w:rPr>
          <w:szCs w:val="24"/>
        </w:rPr>
        <w:t xml:space="preserve">) is calculated </w:t>
      </w:r>
      <w:r w:rsidR="00E5711E" w:rsidRPr="00D5649B">
        <w:rPr>
          <w:szCs w:val="24"/>
        </w:rPr>
        <w:t xml:space="preserve">according to </w:t>
      </w:r>
      <w:r w:rsidR="00E5711E" w:rsidRPr="00D5649B">
        <w:rPr>
          <w:szCs w:val="24"/>
        </w:rPr>
        <w:fldChar w:fldCharType="begin"/>
      </w:r>
      <w:r w:rsidR="00E5711E" w:rsidRPr="00D5649B">
        <w:rPr>
          <w:szCs w:val="24"/>
        </w:rPr>
        <w:instrText xml:space="preserve"> REF DMIPerAnimalPerDay_Calves \h </w:instrText>
      </w:r>
      <w:r w:rsidR="0090254F" w:rsidRPr="00D5649B">
        <w:rPr>
          <w:szCs w:val="24"/>
        </w:rPr>
        <w:instrText xml:space="preserve"> \* MERGEFORMAT </w:instrText>
      </w:r>
      <w:r w:rsidR="00E5711E" w:rsidRPr="00D5649B">
        <w:rPr>
          <w:szCs w:val="24"/>
        </w:rPr>
      </w:r>
      <w:r w:rsidR="00E5711E" w:rsidRPr="00D5649B">
        <w:rPr>
          <w:szCs w:val="24"/>
        </w:rPr>
        <w:fldChar w:fldCharType="separate"/>
      </w:r>
      <w:r w:rsidR="00E5711E" w:rsidRPr="00D5649B">
        <w:rPr>
          <w:b/>
          <w:szCs w:val="24"/>
        </w:rPr>
        <w:t xml:space="preserve">Eq. </w:t>
      </w:r>
      <w:r w:rsidR="00E5711E" w:rsidRPr="00D5649B">
        <w:rPr>
          <w:b/>
          <w:noProof/>
          <w:szCs w:val="24"/>
        </w:rPr>
        <w:t>3.1.2</w:t>
      </w:r>
      <w:r w:rsidR="00E5711E" w:rsidRPr="00D5649B">
        <w:rPr>
          <w:b/>
          <w:szCs w:val="24"/>
        </w:rPr>
        <w:noBreakHyphen/>
      </w:r>
      <w:r w:rsidR="00E5711E" w:rsidRPr="00D5649B">
        <w:rPr>
          <w:b/>
          <w:noProof/>
          <w:szCs w:val="24"/>
        </w:rPr>
        <w:t>2</w:t>
      </w:r>
      <w:r w:rsidR="00E5711E" w:rsidRPr="00D5649B">
        <w:rPr>
          <w:szCs w:val="24"/>
        </w:rPr>
        <w:fldChar w:fldCharType="end"/>
      </w:r>
      <w:r w:rsidRPr="00D5649B">
        <w:rPr>
          <w:szCs w:val="24"/>
        </w:rPr>
        <w:t>.</w:t>
      </w:r>
    </w:p>
    <w:p w14:paraId="213AEC38" w14:textId="515DCDD2" w:rsidR="00145E61" w:rsidRPr="00D5649B"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GEI</m:t>
                </m:r>
              </m:e>
              <m:sub>
                <m:r>
                  <m:rPr>
                    <m:sty m:val="bi"/>
                  </m:rPr>
                  <w:rPr>
                    <w:rFonts w:ascii="Cambria Math" w:hAnsi="Cambria Math" w:cstheme="minorHAnsi"/>
                    <w:szCs w:val="24"/>
                  </w:rPr>
                  <m:t>animal(day)</m:t>
                </m:r>
              </m:sub>
            </m:sSub>
          </m:num>
          <m:den>
            <m:r>
              <m:rPr>
                <m:sty m:val="bi"/>
              </m:rPr>
              <w:rPr>
                <w:rFonts w:ascii="Cambria Math" w:hAnsi="Cambria Math" w:cstheme="minorHAnsi"/>
                <w:szCs w:val="24"/>
              </w:rPr>
              <m:t>18.45</m:t>
            </m:r>
          </m:den>
        </m:f>
      </m:oMath>
      <w:r w:rsidR="00145E61" w:rsidRPr="00D5649B">
        <w:rPr>
          <w:rFonts w:cstheme="minorHAnsi"/>
          <w:b/>
          <w:szCs w:val="24"/>
        </w:rPr>
        <w:t xml:space="preserve"> </w:t>
      </w:r>
      <w:r w:rsidR="00145E61" w:rsidRPr="00D5649B">
        <w:rPr>
          <w:rFonts w:cstheme="minorHAnsi"/>
          <w:b/>
          <w:szCs w:val="24"/>
        </w:rPr>
        <w:tab/>
      </w:r>
      <w:bookmarkStart w:id="998" w:name="DMIPerAnimalPerDay"/>
      <w:r w:rsidR="00145E61" w:rsidRPr="00D5649B">
        <w:rPr>
          <w:rFonts w:cstheme="minorHAnsi"/>
          <w:b/>
          <w:szCs w:val="24"/>
        </w:rPr>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1</w:t>
      </w:r>
      <w:r w:rsidR="001977CC">
        <w:rPr>
          <w:rFonts w:cstheme="minorHAnsi"/>
          <w:b/>
          <w:szCs w:val="24"/>
        </w:rPr>
        <w:fldChar w:fldCharType="end"/>
      </w:r>
      <w:bookmarkEnd w:id="998"/>
    </w:p>
    <w:p w14:paraId="6C84D9E3" w14:textId="79112440" w:rsidR="00145E61" w:rsidRPr="00D5649B"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 (day)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#animal</m:t>
            </m:r>
          </m:e>
          <m:sub>
            <m:r>
              <m:rPr>
                <m:sty m:val="bi"/>
              </m:rPr>
              <w:rPr>
                <w:rFonts w:ascii="Cambria Math" w:hAnsi="Cambria Math" w:cstheme="minorHAnsi"/>
                <w:szCs w:val="24"/>
              </w:rPr>
              <m:t>ManagementPeriod</m:t>
            </m:r>
          </m:sub>
        </m:sSub>
      </m:oMath>
      <w:r w:rsidR="00145E61" w:rsidRPr="00D5649B">
        <w:rPr>
          <w:rFonts w:cstheme="minorHAnsi"/>
          <w:b/>
          <w:szCs w:val="24"/>
        </w:rPr>
        <w:t xml:space="preserve"> </w:t>
      </w:r>
      <w:r w:rsidR="00145E61" w:rsidRPr="00D5649B">
        <w:rPr>
          <w:rFonts w:cstheme="minorHAnsi"/>
          <w:b/>
          <w:szCs w:val="24"/>
        </w:rPr>
        <w:tab/>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2</w:t>
      </w:r>
      <w:r w:rsidR="001977CC">
        <w:rPr>
          <w:rFonts w:cstheme="minorHAnsi"/>
          <w:b/>
          <w:szCs w:val="24"/>
        </w:rPr>
        <w:fldChar w:fldCharType="end"/>
      </w:r>
    </w:p>
    <w:p w14:paraId="3FA7C67C" w14:textId="5F3EBEE0" w:rsidR="00145E61" w:rsidRPr="00D5649B"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 (day)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#days</m:t>
            </m:r>
          </m:e>
          <m:sub>
            <m:r>
              <m:rPr>
                <m:sty m:val="bi"/>
              </m:rPr>
              <w:rPr>
                <w:rFonts w:ascii="Cambria Math" w:hAnsi="Cambria Math" w:cstheme="minorHAnsi"/>
                <w:szCs w:val="24"/>
              </w:rPr>
              <m:t>ManagementPeriod</m:t>
            </m:r>
          </m:sub>
        </m:sSub>
      </m:oMath>
      <w:r w:rsidR="00145E61" w:rsidRPr="00D5649B">
        <w:rPr>
          <w:rFonts w:cstheme="minorHAnsi"/>
          <w:b/>
          <w:szCs w:val="24"/>
        </w:rPr>
        <w:t xml:space="preserve"> </w:t>
      </w:r>
      <w:r w:rsidR="00145E61" w:rsidRPr="00D5649B">
        <w:rPr>
          <w:rFonts w:cstheme="minorHAnsi"/>
          <w:b/>
          <w:szCs w:val="24"/>
        </w:rPr>
        <w:tab/>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3</w:t>
      </w:r>
      <w:r w:rsidR="001977CC">
        <w:rPr>
          <w:rFonts w:cstheme="minorHAnsi"/>
          <w:b/>
          <w:szCs w:val="24"/>
        </w:rPr>
        <w:fldChar w:fldCharType="end"/>
      </w:r>
    </w:p>
    <w:p w14:paraId="227667FA" w14:textId="77777777" w:rsidR="00145E61" w:rsidRPr="00D5649B" w:rsidRDefault="00000000" w:rsidP="00A36C9F">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 (group, period, field 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olor w:val="000000" w:themeColor="text1"/>
          </w:rPr>
          <m:t>×Carbo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145E61" w:rsidRPr="00D5649B">
        <w:rPr>
          <w:rFonts w:cstheme="minorHAnsi"/>
          <w:b/>
          <w:szCs w:val="24"/>
        </w:rPr>
        <w:tab/>
      </w:r>
    </w:p>
    <w:p w14:paraId="337FAEFF" w14:textId="754CE0E4" w:rsidR="00145E61" w:rsidRPr="00D5649B" w:rsidRDefault="00145E61" w:rsidP="00A36C9F">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11.3.1</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4</w:t>
      </w:r>
      <w:r w:rsidR="001977CC">
        <w:rPr>
          <w:rFonts w:cstheme="minorHAnsi"/>
          <w:b/>
          <w:szCs w:val="24"/>
        </w:rPr>
        <w:fldChar w:fldCharType="end"/>
      </w:r>
    </w:p>
    <w:p w14:paraId="446949EC" w14:textId="77777777" w:rsidR="00145E61" w:rsidRPr="00D5649B" w:rsidRDefault="00145E61" w:rsidP="00A36C9F">
      <w:pPr>
        <w:tabs>
          <w:tab w:val="clear" w:pos="2880"/>
          <w:tab w:val="clear" w:pos="9360"/>
        </w:tabs>
        <w:ind w:left="2835" w:hanging="2835"/>
        <w:rPr>
          <w:sz w:val="20"/>
        </w:rPr>
      </w:pPr>
      <w:r w:rsidRPr="00D5649B">
        <w:rPr>
          <w:sz w:val="20"/>
        </w:rPr>
        <w:t>where</w:t>
      </w:r>
    </w:p>
    <w:p w14:paraId="4FFC344A" w14:textId="03C2BC1F" w:rsidR="002221A5" w:rsidRPr="00D5649B" w:rsidRDefault="002221A5" w:rsidP="00A36C9F">
      <w:pPr>
        <w:tabs>
          <w:tab w:val="clear" w:pos="2880"/>
          <w:tab w:val="clear" w:pos="9360"/>
        </w:tabs>
        <w:spacing w:before="0"/>
        <w:ind w:left="2835" w:hanging="2835"/>
        <w:rPr>
          <w:color w:val="000000" w:themeColor="text1"/>
          <w:sz w:val="20"/>
        </w:rPr>
      </w:pPr>
      <w:proofErr w:type="spellStart"/>
      <w:r w:rsidRPr="00D5649B">
        <w:rPr>
          <w:i/>
          <w:color w:val="000000" w:themeColor="text1"/>
          <w:sz w:val="20"/>
        </w:rPr>
        <w:lastRenderedPageBreak/>
        <w:t>DMI</w:t>
      </w:r>
      <w:r w:rsidRPr="00D5649B">
        <w:rPr>
          <w:i/>
          <w:color w:val="000000" w:themeColor="text1"/>
          <w:sz w:val="20"/>
          <w:vertAlign w:val="subscript"/>
        </w:rPr>
        <w:t>animal</w:t>
      </w:r>
      <w:proofErr w:type="spellEnd"/>
      <w:r w:rsidRPr="00D5649B">
        <w:rPr>
          <w:i/>
          <w:color w:val="000000" w:themeColor="text1"/>
          <w:sz w:val="20"/>
          <w:vertAlign w:val="subscript"/>
        </w:rPr>
        <w:t>(day)</w:t>
      </w:r>
      <w:r w:rsidRPr="00D5649B">
        <w:rPr>
          <w:color w:val="000000" w:themeColor="text1"/>
          <w:sz w:val="20"/>
        </w:rPr>
        <w:tab/>
      </w:r>
      <w:r w:rsidR="00F42DBC">
        <w:rPr>
          <w:color w:val="000000" w:themeColor="text1"/>
          <w:sz w:val="20"/>
        </w:rPr>
        <w:t>DM</w:t>
      </w:r>
      <w:r w:rsidRPr="00D5649B">
        <w:rPr>
          <w:color w:val="000000" w:themeColor="text1"/>
          <w:sz w:val="20"/>
        </w:rPr>
        <w:t xml:space="preserve"> intake per animal and day (kg head</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196EC836" w14:textId="283C1EE9" w:rsidR="002221A5" w:rsidRPr="00D5649B" w:rsidRDefault="002221A5" w:rsidP="00A36C9F">
      <w:pPr>
        <w:tabs>
          <w:tab w:val="clear" w:pos="2880"/>
          <w:tab w:val="clear" w:pos="9360"/>
        </w:tabs>
        <w:spacing w:before="0"/>
        <w:ind w:left="2835" w:hanging="2835"/>
        <w:rPr>
          <w:color w:val="FF0000"/>
          <w:sz w:val="20"/>
          <w:highlight w:val="green"/>
        </w:rPr>
      </w:pPr>
      <w:r w:rsidRPr="00D5649B">
        <w:rPr>
          <w:i/>
          <w:color w:val="000000" w:themeColor="text1"/>
          <w:sz w:val="20"/>
        </w:rPr>
        <w:t>GEI</w:t>
      </w:r>
      <w:r w:rsidRPr="00D5649B">
        <w:rPr>
          <w:i/>
          <w:color w:val="000000" w:themeColor="text1"/>
          <w:sz w:val="20"/>
          <w:vertAlign w:val="subscript"/>
        </w:rPr>
        <w:t xml:space="preserve"> animal(day)</w:t>
      </w:r>
      <w:r w:rsidRPr="00D5649B">
        <w:rPr>
          <w:i/>
          <w:color w:val="000000" w:themeColor="text1"/>
          <w:sz w:val="20"/>
        </w:rPr>
        <w:t xml:space="preserve"> </w:t>
      </w:r>
      <w:r w:rsidRPr="00D5649B">
        <w:rPr>
          <w:color w:val="000000" w:themeColor="text1"/>
          <w:sz w:val="20"/>
        </w:rPr>
        <w:tab/>
        <w:t>Gross energy intake per animal and day (MJ head</w:t>
      </w:r>
      <w:r w:rsidRPr="00D5649B">
        <w:rPr>
          <w:color w:val="000000" w:themeColor="text1"/>
          <w:sz w:val="20"/>
          <w:vertAlign w:val="superscript"/>
        </w:rPr>
        <w:t>-1</w:t>
      </w:r>
      <w:r w:rsidRPr="00D5649B">
        <w:rPr>
          <w:color w:val="000000" w:themeColor="text1"/>
          <w:sz w:val="20"/>
        </w:rPr>
        <w:t xml:space="preserve"> day</w:t>
      </w:r>
      <w:r w:rsidRPr="00D5649B">
        <w:rPr>
          <w:color w:val="000000" w:themeColor="text1"/>
          <w:sz w:val="20"/>
          <w:vertAlign w:val="superscript"/>
        </w:rPr>
        <w:t>-1</w:t>
      </w:r>
      <w:r w:rsidRPr="00D5649B">
        <w:rPr>
          <w:color w:val="000000" w:themeColor="text1"/>
          <w:sz w:val="20"/>
        </w:rPr>
        <w:t xml:space="preserve">) calculated in </w:t>
      </w:r>
      <w:r w:rsidR="00991E6B" w:rsidRPr="00991E6B">
        <w:rPr>
          <w:sz w:val="20"/>
        </w:rPr>
        <w:fldChar w:fldCharType="begin"/>
      </w:r>
      <w:r w:rsidR="00991E6B" w:rsidRPr="00991E6B">
        <w:rPr>
          <w:color w:val="000000" w:themeColor="text1"/>
          <w:sz w:val="20"/>
        </w:rPr>
        <w:instrText xml:space="preserve"> REF _Ref109731962 \h </w:instrText>
      </w:r>
      <w:r w:rsidR="00991E6B" w:rsidRPr="00991E6B">
        <w:rPr>
          <w:sz w:val="20"/>
        </w:rPr>
        <w:instrText xml:space="preserve"> \* MERGEFORMAT </w:instrText>
      </w:r>
      <w:r w:rsidR="00991E6B" w:rsidRPr="00991E6B">
        <w:rPr>
          <w:sz w:val="20"/>
        </w:rPr>
      </w:r>
      <w:r w:rsidR="00991E6B" w:rsidRPr="00991E6B">
        <w:rPr>
          <w:sz w:val="20"/>
        </w:rPr>
        <w:fldChar w:fldCharType="separate"/>
      </w:r>
      <w:r w:rsidR="00991E6B" w:rsidRPr="00991E6B">
        <w:rPr>
          <w:b/>
          <w:sz w:val="20"/>
        </w:rPr>
        <w:t xml:space="preserve">Eq. </w:t>
      </w:r>
      <w:r w:rsidR="00991E6B" w:rsidRPr="00991E6B">
        <w:rPr>
          <w:b/>
          <w:noProof/>
          <w:sz w:val="20"/>
        </w:rPr>
        <w:t>3.1.1</w:t>
      </w:r>
      <w:r w:rsidR="00991E6B" w:rsidRPr="00991E6B">
        <w:rPr>
          <w:b/>
          <w:sz w:val="20"/>
        </w:rPr>
        <w:noBreakHyphen/>
      </w:r>
      <w:r w:rsidR="00991E6B" w:rsidRPr="00991E6B">
        <w:rPr>
          <w:b/>
          <w:noProof/>
          <w:sz w:val="20"/>
        </w:rPr>
        <w:t>11</w:t>
      </w:r>
      <w:r w:rsidR="00991E6B" w:rsidRPr="00991E6B">
        <w:rPr>
          <w:sz w:val="20"/>
        </w:rPr>
        <w:fldChar w:fldCharType="end"/>
      </w:r>
      <w:r w:rsidRPr="00991E6B">
        <w:rPr>
          <w:sz w:val="20"/>
        </w:rPr>
        <w:t xml:space="preserve">, </w:t>
      </w:r>
      <w:r w:rsidR="00991E6B" w:rsidRPr="00991E6B">
        <w:rPr>
          <w:sz w:val="20"/>
        </w:rPr>
        <w:fldChar w:fldCharType="begin"/>
      </w:r>
      <w:r w:rsidR="00991E6B" w:rsidRPr="00991E6B">
        <w:rPr>
          <w:sz w:val="20"/>
        </w:rPr>
        <w:instrText xml:space="preserve"> REF _Ref109731991 \h  \* MERGEFORMAT </w:instrText>
      </w:r>
      <w:r w:rsidR="00991E6B" w:rsidRPr="00991E6B">
        <w:rPr>
          <w:sz w:val="20"/>
        </w:rPr>
      </w:r>
      <w:r w:rsidR="00991E6B" w:rsidRPr="00991E6B">
        <w:rPr>
          <w:sz w:val="20"/>
        </w:rPr>
        <w:fldChar w:fldCharType="separate"/>
      </w:r>
      <w:r w:rsidR="00991E6B" w:rsidRPr="00991E6B">
        <w:rPr>
          <w:rFonts w:cstheme="minorHAnsi"/>
          <w:b/>
          <w:bCs/>
          <w:sz w:val="20"/>
        </w:rPr>
        <w:t xml:space="preserve">Eq. </w:t>
      </w:r>
      <w:r w:rsidR="00991E6B" w:rsidRPr="00991E6B">
        <w:rPr>
          <w:rFonts w:cstheme="minorHAnsi"/>
          <w:b/>
          <w:bCs/>
          <w:noProof/>
          <w:sz w:val="20"/>
        </w:rPr>
        <w:t>3.2.1</w:t>
      </w:r>
      <w:r w:rsidR="00991E6B" w:rsidRPr="00991E6B">
        <w:rPr>
          <w:rFonts w:cstheme="minorHAnsi"/>
          <w:b/>
          <w:bCs/>
          <w:sz w:val="20"/>
        </w:rPr>
        <w:noBreakHyphen/>
      </w:r>
      <w:r w:rsidR="00991E6B" w:rsidRPr="00991E6B">
        <w:rPr>
          <w:rFonts w:cstheme="minorHAnsi"/>
          <w:b/>
          <w:bCs/>
          <w:noProof/>
          <w:sz w:val="20"/>
        </w:rPr>
        <w:t>10</w:t>
      </w:r>
      <w:r w:rsidR="00991E6B" w:rsidRPr="00991E6B">
        <w:rPr>
          <w:sz w:val="20"/>
        </w:rPr>
        <w:fldChar w:fldCharType="end"/>
      </w:r>
      <w:r w:rsidRPr="00991E6B">
        <w:rPr>
          <w:sz w:val="20"/>
        </w:rPr>
        <w:t xml:space="preserve"> and </w:t>
      </w:r>
      <w:r w:rsidR="00991E6B" w:rsidRPr="00991E6B">
        <w:rPr>
          <w:sz w:val="20"/>
        </w:rPr>
        <w:fldChar w:fldCharType="begin"/>
      </w:r>
      <w:r w:rsidR="00991E6B" w:rsidRPr="00991E6B">
        <w:rPr>
          <w:sz w:val="20"/>
        </w:rPr>
        <w:instrText xml:space="preserve"> REF _Ref109732233 \h  \* MERGEFORMAT </w:instrText>
      </w:r>
      <w:r w:rsidR="00991E6B" w:rsidRPr="00991E6B">
        <w:rPr>
          <w:sz w:val="20"/>
        </w:rPr>
      </w:r>
      <w:r w:rsidR="00991E6B" w:rsidRPr="00991E6B">
        <w:rPr>
          <w:sz w:val="20"/>
        </w:rPr>
        <w:fldChar w:fldCharType="separate"/>
      </w:r>
      <w:r w:rsidR="00991E6B" w:rsidRPr="00991E6B">
        <w:rPr>
          <w:b/>
          <w:sz w:val="20"/>
        </w:rPr>
        <w:t xml:space="preserve">Eq. </w:t>
      </w:r>
      <w:r w:rsidR="00991E6B" w:rsidRPr="00991E6B">
        <w:rPr>
          <w:b/>
          <w:noProof/>
          <w:sz w:val="20"/>
        </w:rPr>
        <w:t>3.3.1</w:t>
      </w:r>
      <w:r w:rsidR="00991E6B" w:rsidRPr="00991E6B">
        <w:rPr>
          <w:b/>
          <w:sz w:val="20"/>
        </w:rPr>
        <w:noBreakHyphen/>
      </w:r>
      <w:r w:rsidR="00991E6B" w:rsidRPr="00991E6B">
        <w:rPr>
          <w:b/>
          <w:noProof/>
          <w:sz w:val="20"/>
        </w:rPr>
        <w:t>13</w:t>
      </w:r>
      <w:r w:rsidR="00991E6B" w:rsidRPr="00991E6B">
        <w:rPr>
          <w:sz w:val="20"/>
        </w:rPr>
        <w:fldChar w:fldCharType="end"/>
      </w:r>
    </w:p>
    <w:p w14:paraId="4A03847A" w14:textId="60B79BE5" w:rsidR="002221A5" w:rsidRPr="00D5649B" w:rsidRDefault="002221A5" w:rsidP="00A36C9F">
      <w:pPr>
        <w:keepNext/>
        <w:keepLines/>
        <w:tabs>
          <w:tab w:val="clear" w:pos="2880"/>
          <w:tab w:val="clear" w:pos="9360"/>
        </w:tabs>
        <w:spacing w:before="0"/>
        <w:ind w:left="2835" w:hanging="2835"/>
        <w:rPr>
          <w:sz w:val="20"/>
        </w:rPr>
      </w:pPr>
      <w:r w:rsidRPr="00D5649B">
        <w:rPr>
          <w:i/>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p>
    <w:p w14:paraId="03FE1364" w14:textId="20329F2C" w:rsidR="002221A5" w:rsidRPr="00D5649B" w:rsidRDefault="002221A5" w:rsidP="00A36C9F">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animalgroup</w:t>
      </w:r>
      <w:proofErr w:type="spellEnd"/>
      <w:r w:rsidRPr="00D5649B">
        <w:rPr>
          <w:i/>
          <w:color w:val="000000" w:themeColor="text1"/>
          <w:sz w:val="20"/>
          <w:vertAlign w:val="subscript"/>
        </w:rPr>
        <w:t xml:space="preserve"> (day)</w:t>
      </w:r>
      <w:r w:rsidRPr="00D5649B">
        <w:rPr>
          <w:color w:val="000000" w:themeColor="text1"/>
          <w:sz w:val="20"/>
        </w:rPr>
        <w:tab/>
      </w:r>
      <w:r w:rsidR="00F42DBC">
        <w:rPr>
          <w:color w:val="000000" w:themeColor="text1"/>
          <w:sz w:val="20"/>
        </w:rPr>
        <w:t>DM</w:t>
      </w:r>
      <w:r w:rsidRPr="00D5649B">
        <w:rPr>
          <w:color w:val="000000" w:themeColor="text1"/>
          <w:sz w:val="20"/>
        </w:rPr>
        <w:t xml:space="preserve"> intake per animal group and day (kg group</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453A995A" w14:textId="51112370" w:rsidR="002221A5" w:rsidRPr="00D5649B" w:rsidRDefault="002221A5" w:rsidP="00A36C9F">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ManagementPeriod</w:t>
      </w:r>
      <w:proofErr w:type="spellEnd"/>
      <w:r w:rsidRPr="00D5649B">
        <w:rPr>
          <w:color w:val="000000" w:themeColor="text1"/>
          <w:sz w:val="20"/>
        </w:rPr>
        <w:tab/>
      </w:r>
      <w:r w:rsidR="00F42DBC">
        <w:rPr>
          <w:color w:val="000000" w:themeColor="text1"/>
          <w:sz w:val="20"/>
        </w:rPr>
        <w:t>DM</w:t>
      </w:r>
      <w:r w:rsidRPr="00D5649B">
        <w:rPr>
          <w:color w:val="000000" w:themeColor="text1"/>
          <w:sz w:val="20"/>
        </w:rPr>
        <w:t xml:space="preserve"> intake per animal group during the entire management period (kg group</w:t>
      </w:r>
      <w:r w:rsidRPr="00D5649B">
        <w:rPr>
          <w:color w:val="000000" w:themeColor="text1"/>
          <w:sz w:val="20"/>
          <w:vertAlign w:val="superscript"/>
        </w:rPr>
        <w:t xml:space="preserve">-1 </w:t>
      </w:r>
      <w:r w:rsidRPr="00D5649B">
        <w:rPr>
          <w:color w:val="000000" w:themeColor="text1"/>
          <w:sz w:val="20"/>
        </w:rPr>
        <w:t>period</w:t>
      </w:r>
      <w:r w:rsidRPr="00D5649B">
        <w:rPr>
          <w:color w:val="000000" w:themeColor="text1"/>
          <w:sz w:val="20"/>
          <w:vertAlign w:val="superscript"/>
        </w:rPr>
        <w:t>-1</w:t>
      </w:r>
      <w:r w:rsidRPr="00D5649B">
        <w:rPr>
          <w:color w:val="000000" w:themeColor="text1"/>
          <w:sz w:val="20"/>
        </w:rPr>
        <w:t>)</w:t>
      </w:r>
    </w:p>
    <w:p w14:paraId="7419EA1C" w14:textId="77777777" w:rsidR="002221A5" w:rsidRPr="00D5649B" w:rsidRDefault="002221A5" w:rsidP="00A36C9F">
      <w:pPr>
        <w:keepNext/>
        <w:keepLines/>
        <w:tabs>
          <w:tab w:val="clear" w:pos="2880"/>
          <w:tab w:val="clear" w:pos="9360"/>
        </w:tabs>
        <w:spacing w:before="0"/>
        <w:ind w:left="2835" w:hanging="2835"/>
        <w:rPr>
          <w:i/>
          <w:sz w:val="20"/>
        </w:rPr>
      </w:pPr>
      <w:r w:rsidRPr="00D5649B">
        <w:rPr>
          <w:i/>
          <w:sz w:val="20"/>
        </w:rPr>
        <w:t>#animal</w:t>
      </w:r>
      <w:r w:rsidRPr="00D5649B">
        <w:rPr>
          <w:i/>
          <w:sz w:val="20"/>
          <w:vertAlign w:val="subscript"/>
        </w:rPr>
        <w:t>ManagementPeriod</w:t>
      </w:r>
      <w:r w:rsidRPr="00D5649B">
        <w:rPr>
          <w:i/>
          <w:sz w:val="20"/>
          <w:vertAlign w:val="subscript"/>
        </w:rPr>
        <w:tab/>
      </w:r>
      <w:r w:rsidRPr="00D5649B">
        <w:rPr>
          <w:color w:val="000000" w:themeColor="text1"/>
          <w:sz w:val="20"/>
        </w:rPr>
        <w:t>User-specified number of animals in a management period (#days)</w:t>
      </w:r>
    </w:p>
    <w:p w14:paraId="21371AE7" w14:textId="77777777" w:rsidR="002221A5" w:rsidRPr="00D5649B" w:rsidRDefault="002221A5" w:rsidP="00A36C9F">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(#days)</w:t>
      </w:r>
    </w:p>
    <w:p w14:paraId="5A0FC497" w14:textId="19897255" w:rsidR="002221A5" w:rsidRPr="00D5649B" w:rsidRDefault="002221A5" w:rsidP="00A36C9F">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sidR="00E57A76">
        <w:rPr>
          <w:sz w:val="20"/>
        </w:rPr>
        <w:t>C</w:t>
      </w:r>
      <w:r w:rsidR="00E57A76" w:rsidRPr="00D5649B">
        <w:rPr>
          <w:sz w:val="20"/>
        </w:rPr>
        <w:t xml:space="preserve"> </w:t>
      </w:r>
      <w:r w:rsidRPr="00D5649B">
        <w:rPr>
          <w:sz w:val="20"/>
        </w:rPr>
        <w:t>concentration of all plant parts (kg kg</w:t>
      </w:r>
      <w:r w:rsidRPr="00D5649B">
        <w:rPr>
          <w:sz w:val="20"/>
          <w:vertAlign w:val="superscript"/>
        </w:rPr>
        <w:t>-1</w:t>
      </w:r>
      <w:r w:rsidRPr="00D5649B">
        <w:rPr>
          <w:sz w:val="20"/>
        </w:rPr>
        <w:t>)</w:t>
      </w:r>
    </w:p>
    <w:p w14:paraId="29C7BFB0" w14:textId="77777777" w:rsidR="00BB48CE" w:rsidRPr="00D5649B" w:rsidRDefault="002221A5" w:rsidP="00A36C9F">
      <w:pPr>
        <w:tabs>
          <w:tab w:val="clear" w:pos="2880"/>
          <w:tab w:val="clear" w:pos="9360"/>
        </w:tabs>
        <w:spacing w:before="0"/>
        <w:ind w:left="2835" w:hanging="2835"/>
        <w:rPr>
          <w:sz w:val="20"/>
        </w:rPr>
      </w:pPr>
      <w:r w:rsidRPr="00D5649B">
        <w:rPr>
          <w:i/>
          <w:sz w:val="20"/>
        </w:rPr>
        <w:t xml:space="preserve">Carbon </w:t>
      </w:r>
      <w:proofErr w:type="spellStart"/>
      <w:r w:rsidRPr="00D5649B">
        <w:rPr>
          <w:i/>
          <w:sz w:val="20"/>
        </w:rPr>
        <w:t>Uptake</w:t>
      </w:r>
      <w:r w:rsidRPr="00D5649B">
        <w:rPr>
          <w:i/>
          <w:sz w:val="20"/>
          <w:vertAlign w:val="subscript"/>
        </w:rPr>
        <w:t>Pasture</w:t>
      </w:r>
      <w:proofErr w:type="spellEnd"/>
      <w:r w:rsidRPr="00D5649B">
        <w:rPr>
          <w:i/>
          <w:sz w:val="20"/>
          <w:vertAlign w:val="subscript"/>
        </w:rPr>
        <w:t xml:space="preserve"> (group, period, </w:t>
      </w:r>
      <w:proofErr w:type="spellStart"/>
      <w:r w:rsidRPr="00D5649B">
        <w:rPr>
          <w:i/>
          <w:sz w:val="20"/>
          <w:vertAlign w:val="subscript"/>
        </w:rPr>
        <w:t>fieldn</w:t>
      </w:r>
      <w:proofErr w:type="spellEnd"/>
      <w:r w:rsidRPr="00D5649B">
        <w:rPr>
          <w:i/>
          <w:sz w:val="20"/>
          <w:vertAlign w:val="subscript"/>
        </w:rPr>
        <w:t>)</w:t>
      </w:r>
      <w:r w:rsidRPr="00D5649B">
        <w:rPr>
          <w:sz w:val="20"/>
          <w:vertAlign w:val="subscript"/>
        </w:rPr>
        <w:tab/>
      </w:r>
      <w:r w:rsidRPr="00D5649B">
        <w:rPr>
          <w:sz w:val="20"/>
        </w:rPr>
        <w:t>Amount of C foraged by an animal group during a management period from a specific pasture</w:t>
      </w:r>
    </w:p>
    <w:p w14:paraId="67E52D7B" w14:textId="54FD6FA2" w:rsidR="00145E61" w:rsidRPr="00D5649B" w:rsidRDefault="00BB48CE" w:rsidP="00A36C9F">
      <w:pPr>
        <w:tabs>
          <w:tab w:val="clear" w:pos="2880"/>
          <w:tab w:val="clear" w:pos="9360"/>
        </w:tabs>
        <w:rPr>
          <w:szCs w:val="24"/>
        </w:rPr>
      </w:pPr>
      <w:r w:rsidRPr="00D5649B">
        <w:rPr>
          <w:b/>
          <w:szCs w:val="24"/>
        </w:rPr>
        <w:t xml:space="preserve">There is a limit to how much animals can consume in a day </w:t>
      </w:r>
      <w:r w:rsidR="00145E61" w:rsidRPr="00D5649B">
        <w:rPr>
          <w:szCs w:val="24"/>
        </w:rPr>
        <w:t xml:space="preserve">based on </w:t>
      </w:r>
      <w:r w:rsidR="00A0021E" w:rsidRPr="00D5649B">
        <w:rPr>
          <w:szCs w:val="24"/>
        </w:rPr>
        <w:t xml:space="preserve">the </w:t>
      </w:r>
      <w:r w:rsidR="00145E61" w:rsidRPr="00D5649B">
        <w:rPr>
          <w:szCs w:val="24"/>
        </w:rPr>
        <w:t>animal energy requirement.</w:t>
      </w:r>
      <w:r w:rsidR="00F42DBC">
        <w:rPr>
          <w:szCs w:val="24"/>
        </w:rPr>
        <w:t xml:space="preserve"> </w:t>
      </w:r>
      <w:r w:rsidR="00145E61" w:rsidRPr="00D5649B">
        <w:rPr>
          <w:szCs w:val="24"/>
        </w:rPr>
        <w:t>From this, a limit for Dry Matter Intake (</w:t>
      </w:r>
      <w:proofErr w:type="spellStart"/>
      <w:r w:rsidR="00145E61" w:rsidRPr="00D5649B">
        <w:rPr>
          <w:szCs w:val="24"/>
        </w:rPr>
        <w:t>DMI</w:t>
      </w:r>
      <w:r w:rsidR="00145E61" w:rsidRPr="00D5649B">
        <w:rPr>
          <w:szCs w:val="24"/>
          <w:vertAlign w:val="subscript"/>
        </w:rPr>
        <w:t>max</w:t>
      </w:r>
      <w:proofErr w:type="spellEnd"/>
      <w:r w:rsidR="00145E61" w:rsidRPr="00D5649B">
        <w:rPr>
          <w:szCs w:val="24"/>
        </w:rPr>
        <w:t>) can be calculated:</w:t>
      </w:r>
    </w:p>
    <w:p w14:paraId="5E0EB3BB" w14:textId="7C0CE202" w:rsidR="00145E61" w:rsidRPr="00D5649B" w:rsidRDefault="00000000" w:rsidP="00A36C9F">
      <w:pPr>
        <w:keepNext/>
        <w:tabs>
          <w:tab w:val="clear" w:pos="2880"/>
          <w:tab w:val="clear" w:pos="9360"/>
          <w:tab w:val="right" w:pos="9781"/>
        </w:tabs>
        <w:spacing w:after="120"/>
        <w:jc w:val="both"/>
        <w:rPr>
          <w:b/>
          <w:szCs w:val="24"/>
        </w:rPr>
      </w:pPr>
      <m:oMath>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=FinalWeight×0.0225</m:t>
        </m:r>
      </m:oMath>
      <w:r w:rsidR="00145E61" w:rsidRPr="00D5649B">
        <w:rPr>
          <w:b/>
          <w:szCs w:val="24"/>
        </w:rPr>
        <w:tab/>
      </w:r>
      <w:r w:rsidR="00145E61"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7511E3EC" w14:textId="77777777" w:rsidR="00145E61" w:rsidRPr="00D5649B" w:rsidRDefault="00145E61" w:rsidP="00A36C9F">
      <w:pPr>
        <w:tabs>
          <w:tab w:val="clear" w:pos="2880"/>
          <w:tab w:val="clear" w:pos="9360"/>
        </w:tabs>
        <w:ind w:left="2835" w:hanging="2835"/>
        <w:rPr>
          <w:sz w:val="20"/>
        </w:rPr>
      </w:pPr>
      <w:r w:rsidRPr="00D5649B">
        <w:rPr>
          <w:sz w:val="20"/>
        </w:rPr>
        <w:t>where</w:t>
      </w:r>
    </w:p>
    <w:p w14:paraId="4A61D084" w14:textId="48F3D6E8" w:rsidR="00145E61" w:rsidRPr="00D5649B" w:rsidRDefault="00145E61" w:rsidP="00A36C9F">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max</w:t>
      </w:r>
      <w:proofErr w:type="spellEnd"/>
      <w:r w:rsidRPr="00D5649B">
        <w:rPr>
          <w:color w:val="000000" w:themeColor="text1"/>
          <w:sz w:val="20"/>
        </w:rPr>
        <w:tab/>
      </w:r>
      <w:r w:rsidR="00F42DBC">
        <w:rPr>
          <w:color w:val="000000" w:themeColor="text1"/>
          <w:sz w:val="20"/>
        </w:rPr>
        <w:t>DM</w:t>
      </w:r>
      <w:r w:rsidRPr="00D5649B">
        <w:rPr>
          <w:color w:val="000000" w:themeColor="text1"/>
          <w:sz w:val="20"/>
        </w:rPr>
        <w:t xml:space="preserve"> intake per animal and day (kg head</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2589347E" w14:textId="6E02025A" w:rsidR="00145E61" w:rsidRPr="00D5649B" w:rsidRDefault="002134C9" w:rsidP="00A36C9F">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Final</w:t>
      </w:r>
      <w:r w:rsidR="00145E61" w:rsidRPr="00D5649B">
        <w:rPr>
          <w:i/>
          <w:color w:val="000000" w:themeColor="text1"/>
          <w:sz w:val="20"/>
        </w:rPr>
        <w:t>Weight</w:t>
      </w:r>
      <w:proofErr w:type="spellEnd"/>
      <w:r w:rsidR="00145E61" w:rsidRPr="00D5649B">
        <w:rPr>
          <w:color w:val="000000" w:themeColor="text1"/>
          <w:sz w:val="20"/>
        </w:rPr>
        <w:tab/>
      </w:r>
      <w:r w:rsidRPr="00D5649B">
        <w:rPr>
          <w:color w:val="000000" w:themeColor="text1"/>
          <w:sz w:val="20"/>
        </w:rPr>
        <w:t>Final animal weight</w:t>
      </w:r>
      <w:r w:rsidR="00145E61" w:rsidRPr="00D5649B">
        <w:rPr>
          <w:color w:val="000000" w:themeColor="text1"/>
          <w:sz w:val="20"/>
        </w:rPr>
        <w:t xml:space="preserve"> (kg animal</w:t>
      </w:r>
      <w:r w:rsidR="00145E61" w:rsidRPr="00D5649B">
        <w:rPr>
          <w:color w:val="000000" w:themeColor="text1"/>
          <w:sz w:val="20"/>
          <w:vertAlign w:val="superscript"/>
        </w:rPr>
        <w:t>-1</w:t>
      </w:r>
      <w:r w:rsidR="00145E61" w:rsidRPr="00D5649B">
        <w:rPr>
          <w:color w:val="000000" w:themeColor="text1"/>
          <w:sz w:val="20"/>
        </w:rPr>
        <w:t>)</w:t>
      </w:r>
    </w:p>
    <w:p w14:paraId="0EC5FB1A" w14:textId="2770C635" w:rsidR="00934F13" w:rsidRPr="00D5649B" w:rsidRDefault="00934F13" w:rsidP="00A36C9F">
      <w:pPr>
        <w:tabs>
          <w:tab w:val="clear" w:pos="2880"/>
          <w:tab w:val="clear" w:pos="9360"/>
        </w:tabs>
        <w:spacing w:before="0"/>
        <w:ind w:left="2835" w:hanging="2835"/>
        <w:rPr>
          <w:sz w:val="20"/>
          <w:szCs w:val="24"/>
        </w:rPr>
      </w:pPr>
      <w:r w:rsidRPr="00D5649B">
        <w:rPr>
          <w:i/>
          <w:color w:val="000000" w:themeColor="text1"/>
          <w:sz w:val="20"/>
        </w:rPr>
        <w:t>0.0225</w:t>
      </w:r>
      <w:r w:rsidR="00145E61" w:rsidRPr="00D5649B">
        <w:rPr>
          <w:color w:val="000000" w:themeColor="text1"/>
          <w:sz w:val="20"/>
        </w:rPr>
        <w:tab/>
      </w:r>
      <w:r w:rsidRPr="00D5649B">
        <w:rPr>
          <w:color w:val="000000" w:themeColor="text1"/>
          <w:sz w:val="20"/>
        </w:rPr>
        <w:t>body weight intake limit (2.25%)</w:t>
      </w:r>
      <w:r w:rsidR="00145E61" w:rsidRPr="00D5649B">
        <w:rPr>
          <w:sz w:val="20"/>
          <w:szCs w:val="24"/>
        </w:rPr>
        <w:t xml:space="preserve">. </w:t>
      </w:r>
    </w:p>
    <w:p w14:paraId="37AB6853" w14:textId="77777777" w:rsidR="00145E61" w:rsidRPr="00D5649B" w:rsidRDefault="00145E61" w:rsidP="00A36C9F">
      <w:pPr>
        <w:tabs>
          <w:tab w:val="clear" w:pos="2880"/>
          <w:tab w:val="left" w:pos="3119"/>
          <w:tab w:val="left" w:pos="3261"/>
          <w:tab w:val="right" w:pos="8820"/>
        </w:tabs>
        <w:ind w:left="3119" w:hanging="3119"/>
        <w:rPr>
          <w:b/>
          <w:szCs w:val="24"/>
        </w:rPr>
      </w:pPr>
      <w:r w:rsidRPr="00D5649B">
        <w:rPr>
          <w:b/>
          <w:szCs w:val="24"/>
        </w:rPr>
        <w:t>If the calculated DMI fulfills the following condition:</w:t>
      </w:r>
    </w:p>
    <w:p w14:paraId="45CE13DD" w14:textId="2C03671C" w:rsidR="00145E61" w:rsidRPr="00D5649B" w:rsidRDefault="00145E61" w:rsidP="00A36C9F">
      <w:pPr>
        <w:keepNext/>
        <w:tabs>
          <w:tab w:val="clear" w:pos="2880"/>
          <w:tab w:val="clear" w:pos="9360"/>
          <w:tab w:val="right" w:pos="9781"/>
        </w:tabs>
        <w:spacing w:after="120"/>
        <w:jc w:val="both"/>
        <w:rPr>
          <w:b/>
          <w:szCs w:val="24"/>
        </w:rPr>
      </w:pPr>
      <w:bookmarkStart w:id="999" w:name="_Ref72935881"/>
      <m:oMath>
        <m:r>
          <m:rPr>
            <m:sty m:val="bi"/>
          </m:rPr>
          <w:rPr>
            <w:rFonts w:ascii="Cambria Math" w:hAnsi="Cambria Math"/>
            <w:szCs w:val="24"/>
          </w:rPr>
          <m:t>DMI&gt;</m:t>
        </m:r>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×1.15</m:t>
        </m:r>
      </m:oMath>
      <w:r w:rsidRPr="00D5649B">
        <w:rPr>
          <w:b/>
          <w:szCs w:val="24"/>
        </w:rPr>
        <w:t xml:space="preserve"> </w:t>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6</w:t>
      </w:r>
      <w:r w:rsidR="001977CC">
        <w:rPr>
          <w:b/>
        </w:rPr>
        <w:fldChar w:fldCharType="end"/>
      </w:r>
      <w:bookmarkEnd w:id="999"/>
    </w:p>
    <w:p w14:paraId="0DDCEBB7" w14:textId="7DD0F100" w:rsidR="00145E61" w:rsidRPr="00D5649B" w:rsidRDefault="00145E61" w:rsidP="00A36C9F">
      <w:pPr>
        <w:tabs>
          <w:tab w:val="left" w:pos="2160"/>
          <w:tab w:val="right" w:pos="8820"/>
        </w:tabs>
        <w:jc w:val="both"/>
        <w:rPr>
          <w:szCs w:val="24"/>
        </w:rPr>
      </w:pPr>
      <w:r w:rsidRPr="00D5649B">
        <w:rPr>
          <w:szCs w:val="24"/>
        </w:rPr>
        <w:t>Users will be reminded to review whether they are providing animals with a diet that fulfills the</w:t>
      </w:r>
      <w:r w:rsidR="00BD0976" w:rsidRPr="00D5649B">
        <w:rPr>
          <w:szCs w:val="24"/>
        </w:rPr>
        <w:t>ir</w:t>
      </w:r>
      <w:r w:rsidRPr="00D5649B">
        <w:rPr>
          <w:szCs w:val="24"/>
        </w:rPr>
        <w:t xml:space="preserve"> daily energy requirement</w:t>
      </w:r>
      <w:r w:rsidR="00BD0976" w:rsidRPr="00D5649B">
        <w:rPr>
          <w:szCs w:val="24"/>
        </w:rPr>
        <w:t>s</w:t>
      </w:r>
      <w:r w:rsidRPr="00D5649B">
        <w:rPr>
          <w:szCs w:val="24"/>
        </w:rPr>
        <w:t xml:space="preserve">. </w:t>
      </w:r>
    </w:p>
    <w:p w14:paraId="60604D8A" w14:textId="77777777" w:rsidR="009A7599" w:rsidRPr="00D5649B" w:rsidRDefault="009A7599" w:rsidP="009A7599">
      <w:pPr>
        <w:tabs>
          <w:tab w:val="left" w:pos="2160"/>
          <w:tab w:val="right" w:pos="8820"/>
        </w:tabs>
        <w:rPr>
          <w:b/>
          <w:sz w:val="20"/>
        </w:rPr>
      </w:pPr>
      <w:r w:rsidRPr="00D5649B">
        <w:rPr>
          <w:b/>
          <w:sz w:val="20"/>
        </w:rPr>
        <w:t>Feed nitrogen use efficiency</w:t>
      </w:r>
    </w:p>
    <w:p w14:paraId="28865AA1" w14:textId="449CA3E6" w:rsidR="009A7599" w:rsidRPr="00D5649B" w:rsidRDefault="009A7599" w:rsidP="009A7599">
      <w:pPr>
        <w:tabs>
          <w:tab w:val="left" w:pos="2160"/>
          <w:tab w:val="right" w:pos="8820"/>
        </w:tabs>
        <w:rPr>
          <w:sz w:val="20"/>
        </w:rPr>
      </w:pPr>
      <w:r w:rsidRPr="00D5649B">
        <w:rPr>
          <w:sz w:val="20"/>
        </w:rPr>
        <w:t xml:space="preserve">This needs to be done for each </w:t>
      </w:r>
      <w:r w:rsidR="00232AC8">
        <w:rPr>
          <w:sz w:val="20"/>
        </w:rPr>
        <w:t>animal group</w:t>
      </w:r>
      <w:r w:rsidRPr="00D5649B">
        <w:rPr>
          <w:sz w:val="20"/>
        </w:rPr>
        <w:t xml:space="preserve"> for beef and dairy per month, excluding calves.</w:t>
      </w:r>
    </w:p>
    <w:p w14:paraId="1B2E743A" w14:textId="77777777" w:rsidR="009A7599" w:rsidRPr="00D5649B" w:rsidRDefault="009A7599" w:rsidP="009A7599">
      <w:pPr>
        <w:tabs>
          <w:tab w:val="left" w:pos="2160"/>
          <w:tab w:val="right" w:pos="8820"/>
        </w:tabs>
        <w:rPr>
          <w:sz w:val="20"/>
        </w:rPr>
      </w:pPr>
      <w:r w:rsidRPr="00D5649B">
        <w:rPr>
          <w:sz w:val="20"/>
        </w:rPr>
        <w:t>For all animals:</w:t>
      </w:r>
    </w:p>
    <w:p w14:paraId="6E4243D1" w14:textId="2AC588EB" w:rsidR="00C16C2A" w:rsidRPr="00D5649B" w:rsidRDefault="00C16C2A" w:rsidP="00F24898">
      <w:pPr>
        <w:keepNext/>
        <w:tabs>
          <w:tab w:val="clear" w:pos="2880"/>
          <w:tab w:val="clear" w:pos="9360"/>
          <w:tab w:val="right" w:pos="9781"/>
        </w:tabs>
        <w:spacing w:after="120"/>
        <w:rPr>
          <w:b/>
          <w:sz w:val="20"/>
        </w:rPr>
      </w:pPr>
      <m:oMath>
        <m:r>
          <m:rPr>
            <m:sty m:val="bi"/>
          </m:rPr>
          <w:rPr>
            <w:rFonts w:ascii="Cambria Math" w:hAnsi="Cambria Math"/>
          </w:rPr>
          <m:t>NI=</m:t>
        </m:r>
        <m:f>
          <m:fPr>
            <m:ctrlPr>
              <w:rPr>
                <w:rFonts w:ascii="Cambria Math" w:hAnsi="Cambria Math"/>
                <w:b/>
                <w:i/>
              </w:rPr>
            </m:ctrlPr>
          </m:fPr>
          <m:num>
            <m:r>
              <m:rPr>
                <m:sty m:val="bi"/>
              </m:rPr>
              <w:rPr>
                <w:rFonts w:ascii="Cambria Math" w:hAnsi="Cambria Math"/>
              </w:rPr>
              <m:t>PI</m:t>
            </m:r>
          </m:num>
          <m:den>
            <m:r>
              <m:rPr>
                <m:sty m:val="bi"/>
              </m:rPr>
              <w:rPr>
                <w:rFonts w:ascii="Cambria Math" w:hAnsi="Cambria Math"/>
              </w:rPr>
              <m:t>6.25</m:t>
            </m:r>
          </m:den>
        </m:f>
      </m:oMath>
      <w:r w:rsidRPr="00D5649B">
        <w:rPr>
          <w:b/>
          <w:sz w:val="20"/>
        </w:rPr>
        <w:t xml:space="preserve"> </w:t>
      </w:r>
      <w:r w:rsidRPr="00D5649B">
        <w:rPr>
          <w:b/>
          <w:sz w:val="20"/>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7</w:t>
      </w:r>
      <w:r w:rsidR="001977CC">
        <w:rPr>
          <w:b/>
        </w:rPr>
        <w:fldChar w:fldCharType="end"/>
      </w:r>
    </w:p>
    <w:p w14:paraId="23756637" w14:textId="77777777" w:rsidR="00C16C2A" w:rsidRPr="00D5649B" w:rsidRDefault="00C16C2A" w:rsidP="00F24898">
      <w:pPr>
        <w:tabs>
          <w:tab w:val="clear" w:pos="2880"/>
          <w:tab w:val="clear" w:pos="9360"/>
        </w:tabs>
        <w:ind w:left="2835" w:hanging="2835"/>
        <w:rPr>
          <w:sz w:val="20"/>
        </w:rPr>
      </w:pPr>
      <w:r w:rsidRPr="00D5649B">
        <w:rPr>
          <w:sz w:val="20"/>
        </w:rPr>
        <w:t>where</w:t>
      </w:r>
    </w:p>
    <w:p w14:paraId="6E3BC65E" w14:textId="2626E338" w:rsidR="009A7599" w:rsidRPr="00D5649B" w:rsidRDefault="009A7599" w:rsidP="00F24898">
      <w:pPr>
        <w:tabs>
          <w:tab w:val="clear" w:pos="2880"/>
          <w:tab w:val="clear" w:pos="9360"/>
        </w:tabs>
        <w:spacing w:before="0"/>
        <w:ind w:left="2835" w:hanging="2835"/>
        <w:rPr>
          <w:sz w:val="20"/>
        </w:rPr>
      </w:pPr>
      <w:r w:rsidRPr="00D5649B">
        <w:rPr>
          <w:i/>
          <w:sz w:val="20"/>
        </w:rPr>
        <w:t>NI</w:t>
      </w:r>
      <w:r w:rsidRPr="00D5649B">
        <w:rPr>
          <w:sz w:val="20"/>
        </w:rPr>
        <w:tab/>
      </w:r>
      <w:r w:rsidR="001D23A0">
        <w:rPr>
          <w:sz w:val="20"/>
        </w:rPr>
        <w:t>N</w:t>
      </w:r>
      <w:r w:rsidR="001D23A0" w:rsidRPr="00D5649B">
        <w:rPr>
          <w:sz w:val="20"/>
        </w:rPr>
        <w:t xml:space="preserve"> </w:t>
      </w:r>
      <w:r w:rsidRPr="00D5649B">
        <w:rPr>
          <w:sz w:val="20"/>
        </w:rPr>
        <w:t>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636094D" w14:textId="3A1ECADD" w:rsidR="009A7599" w:rsidRPr="00D5649B" w:rsidRDefault="009A7599" w:rsidP="00F24898">
      <w:pPr>
        <w:keepNext/>
        <w:keepLines/>
        <w:tabs>
          <w:tab w:val="clear" w:pos="2880"/>
          <w:tab w:val="clear" w:pos="9360"/>
        </w:tabs>
        <w:spacing w:before="0"/>
        <w:ind w:left="2835" w:hanging="2835"/>
        <w:rPr>
          <w:sz w:val="20"/>
        </w:rPr>
      </w:pPr>
      <w:r w:rsidRPr="00D5649B">
        <w:rPr>
          <w:i/>
          <w:sz w:val="20"/>
        </w:rPr>
        <w:t>PI</w:t>
      </w:r>
      <w:r w:rsidRPr="00D5649B">
        <w:rPr>
          <w:i/>
          <w:sz w:val="20"/>
        </w:rPr>
        <w:tab/>
      </w:r>
      <w:r w:rsidR="00C16C2A"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0F79E8" w14:textId="38F965C7" w:rsidR="009A7599" w:rsidRPr="00D5649B" w:rsidRDefault="009A7599" w:rsidP="00F24898">
      <w:pPr>
        <w:tabs>
          <w:tab w:val="clear" w:pos="2880"/>
          <w:tab w:val="clear" w:pos="9360"/>
        </w:tabs>
        <w:spacing w:before="0"/>
        <w:ind w:left="2835" w:hanging="2835"/>
        <w:rPr>
          <w:sz w:val="20"/>
        </w:rPr>
      </w:pPr>
      <w:r w:rsidRPr="00D5649B">
        <w:rPr>
          <w:sz w:val="20"/>
        </w:rPr>
        <w:t>6.25</w:t>
      </w:r>
      <w:r w:rsidRPr="00D5649B">
        <w:rPr>
          <w:i/>
          <w:sz w:val="20"/>
        </w:rPr>
        <w:tab/>
      </w:r>
      <w:r w:rsidR="00C16C2A" w:rsidRPr="00D5649B">
        <w:rPr>
          <w:i/>
          <w:sz w:val="20"/>
        </w:rPr>
        <w:tab/>
      </w:r>
      <w:r w:rsidRPr="00D5649B">
        <w:rPr>
          <w:sz w:val="20"/>
        </w:rPr>
        <w:t>Conversion from dietary protein to dietary N</w:t>
      </w:r>
    </w:p>
    <w:p w14:paraId="3EC2B8A2" w14:textId="7A111ADD" w:rsidR="009A7599" w:rsidRPr="00D5649B" w:rsidRDefault="009A7599" w:rsidP="009A7599">
      <w:pPr>
        <w:tabs>
          <w:tab w:val="left" w:pos="2160"/>
          <w:tab w:val="left" w:pos="2520"/>
          <w:tab w:val="right" w:pos="8640"/>
          <w:tab w:val="right" w:pos="8820"/>
        </w:tabs>
        <w:ind w:left="2520" w:hanging="2520"/>
        <w:rPr>
          <w:sz w:val="20"/>
        </w:rPr>
      </w:pPr>
      <w:r w:rsidRPr="00D5649B">
        <w:rPr>
          <w:sz w:val="20"/>
        </w:rPr>
        <w:t xml:space="preserve">Protein intake is calculated in Equation </w:t>
      </w:r>
      <w:r w:rsidR="006B3AEE" w:rsidRPr="006B3AEE">
        <w:rPr>
          <w:sz w:val="20"/>
          <w:highlight w:val="yellow"/>
        </w:rPr>
        <w:fldChar w:fldCharType="begin"/>
      </w:r>
      <w:r w:rsidR="006B3AEE" w:rsidRPr="006B3AEE">
        <w:rPr>
          <w:sz w:val="20"/>
        </w:rPr>
        <w:instrText xml:space="preserve"> REF _Ref109733844 \h </w:instrText>
      </w:r>
      <w:r w:rsidR="006B3AEE">
        <w:rPr>
          <w:sz w:val="20"/>
          <w:highlight w:val="yellow"/>
        </w:rPr>
        <w:instrText xml:space="preserve"> \* MERGEFORMAT </w:instrText>
      </w:r>
      <w:r w:rsidR="006B3AEE" w:rsidRPr="006B3AEE">
        <w:rPr>
          <w:sz w:val="20"/>
          <w:highlight w:val="yellow"/>
        </w:rPr>
      </w:r>
      <w:r w:rsidR="006B3AEE" w:rsidRPr="006B3AEE">
        <w:rPr>
          <w:sz w:val="20"/>
          <w:highlight w:val="yellow"/>
        </w:rPr>
        <w:fldChar w:fldCharType="separate"/>
      </w:r>
      <w:r w:rsidR="006B3AEE" w:rsidRPr="006B3AEE">
        <w:rPr>
          <w:b/>
          <w:sz w:val="20"/>
        </w:rPr>
        <w:t xml:space="preserve">Eq. </w:t>
      </w:r>
      <w:r w:rsidR="006B3AEE" w:rsidRPr="006B3AEE">
        <w:rPr>
          <w:b/>
          <w:noProof/>
          <w:sz w:val="20"/>
        </w:rPr>
        <w:t>4.2.1</w:t>
      </w:r>
      <w:r w:rsidR="006B3AEE" w:rsidRPr="006B3AEE">
        <w:rPr>
          <w:b/>
          <w:sz w:val="20"/>
        </w:rPr>
        <w:noBreakHyphen/>
      </w:r>
      <w:r w:rsidR="006B3AEE" w:rsidRPr="006B3AEE">
        <w:rPr>
          <w:b/>
          <w:noProof/>
          <w:sz w:val="20"/>
        </w:rPr>
        <w:t>1</w:t>
      </w:r>
      <w:r w:rsidR="006B3AEE" w:rsidRPr="006B3AEE">
        <w:rPr>
          <w:sz w:val="20"/>
          <w:highlight w:val="yellow"/>
        </w:rPr>
        <w:fldChar w:fldCharType="end"/>
      </w:r>
      <w:r w:rsidR="006B3AEE">
        <w:rPr>
          <w:sz w:val="20"/>
        </w:rPr>
        <w:t>.</w:t>
      </w:r>
    </w:p>
    <w:p w14:paraId="4F31E8BB" w14:textId="414ACE6B" w:rsidR="009A7599" w:rsidRPr="00D5649B" w:rsidRDefault="00000000" w:rsidP="00C16C2A">
      <w:pPr>
        <w:keepNext/>
        <w:tabs>
          <w:tab w:val="clear" w:pos="2880"/>
          <w:tab w:val="clear" w:pos="9360"/>
          <w:tab w:val="right" w:pos="9781"/>
        </w:tabs>
        <w:rPr>
          <w:b/>
        </w:rPr>
      </w:pPr>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eff</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NI-</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num>
          <m:den>
            <m:r>
              <m:rPr>
                <m:sty m:val="bi"/>
              </m:rPr>
              <w:rPr>
                <w:rFonts w:ascii="Cambria Math" w:hAnsi="Cambria Math"/>
              </w:rPr>
              <m:t>NI</m:t>
            </m:r>
          </m:den>
        </m:f>
        <m:r>
          <m:rPr>
            <m:sty m:val="bi"/>
          </m:rPr>
          <w:rPr>
            <w:rFonts w:ascii="Cambria Math" w:hAnsi="Cambria Math"/>
          </w:rPr>
          <m:t>×100</m:t>
        </m:r>
      </m:oMath>
      <w:r w:rsidR="00C16C2A" w:rsidRPr="00D5649B">
        <w:rPr>
          <w:b/>
        </w:rPr>
        <w:t xml:space="preserve"> </w:t>
      </w:r>
      <w:r w:rsidR="00C16C2A"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11.3.1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8</w:t>
      </w:r>
      <w:r w:rsidR="001977CC">
        <w:rPr>
          <w:b/>
        </w:rPr>
        <w:fldChar w:fldCharType="end"/>
      </w:r>
    </w:p>
    <w:p w14:paraId="059E6DB9" w14:textId="77777777" w:rsidR="00C16C2A" w:rsidRPr="00D5649B" w:rsidRDefault="00C16C2A" w:rsidP="00C16C2A">
      <w:pPr>
        <w:tabs>
          <w:tab w:val="right" w:pos="8640"/>
          <w:tab w:val="right" w:pos="8820"/>
        </w:tabs>
        <w:rPr>
          <w:sz w:val="20"/>
        </w:rPr>
      </w:pPr>
      <w:r w:rsidRPr="00D5649B">
        <w:rPr>
          <w:sz w:val="20"/>
        </w:rPr>
        <w:t>where</w:t>
      </w:r>
    </w:p>
    <w:p w14:paraId="73D5A3DD" w14:textId="3CE78FB8" w:rsidR="009A7599" w:rsidRPr="00D5649B" w:rsidRDefault="009A7599" w:rsidP="00C16C2A">
      <w:pPr>
        <w:tabs>
          <w:tab w:val="left" w:pos="2160"/>
          <w:tab w:val="left" w:pos="2520"/>
          <w:tab w:val="right" w:pos="8640"/>
          <w:tab w:val="right" w:pos="8820"/>
        </w:tabs>
        <w:spacing w:before="0"/>
        <w:ind w:left="2517" w:hanging="2517"/>
        <w:rPr>
          <w:sz w:val="20"/>
        </w:rPr>
      </w:pPr>
      <w:r w:rsidRPr="00D5649B">
        <w:rPr>
          <w:i/>
          <w:sz w:val="20"/>
        </w:rPr>
        <w:t>N</w:t>
      </w:r>
      <w:r w:rsidRPr="00D5649B">
        <w:rPr>
          <w:i/>
          <w:sz w:val="20"/>
          <w:vertAlign w:val="subscript"/>
        </w:rPr>
        <w:t>eff</w:t>
      </w:r>
      <w:r w:rsidRPr="00D5649B">
        <w:rPr>
          <w:sz w:val="20"/>
        </w:rPr>
        <w:tab/>
      </w:r>
      <w:r w:rsidR="00C16C2A" w:rsidRPr="00D5649B">
        <w:rPr>
          <w:sz w:val="20"/>
        </w:rPr>
        <w:tab/>
      </w:r>
      <w:r w:rsidR="00C16C2A" w:rsidRPr="00D5649B">
        <w:rPr>
          <w:sz w:val="20"/>
        </w:rPr>
        <w:tab/>
      </w:r>
      <w:r w:rsidR="00C16C2A" w:rsidRPr="00D5649B">
        <w:rPr>
          <w:sz w:val="20"/>
        </w:rPr>
        <w:tab/>
      </w:r>
      <w:r w:rsidRPr="00D5649B">
        <w:rPr>
          <w:sz w:val="20"/>
        </w:rPr>
        <w:t xml:space="preserve">Feed </w:t>
      </w:r>
      <w:r w:rsidR="001D23A0">
        <w:rPr>
          <w:sz w:val="20"/>
        </w:rPr>
        <w:t>N</w:t>
      </w:r>
      <w:r w:rsidR="001D23A0" w:rsidRPr="00D5649B">
        <w:rPr>
          <w:sz w:val="20"/>
        </w:rPr>
        <w:t xml:space="preserve"> </w:t>
      </w:r>
      <w:r w:rsidRPr="00D5649B">
        <w:rPr>
          <w:sz w:val="20"/>
        </w:rPr>
        <w:t>use efficiency (%)</w:t>
      </w:r>
    </w:p>
    <w:p w14:paraId="65FC5C9B" w14:textId="545547B4" w:rsidR="009A7599" w:rsidRPr="00D5649B" w:rsidRDefault="009A7599" w:rsidP="00C16C2A">
      <w:pPr>
        <w:tabs>
          <w:tab w:val="left" w:pos="2160"/>
          <w:tab w:val="left" w:pos="2520"/>
          <w:tab w:val="right" w:pos="8640"/>
          <w:tab w:val="right" w:pos="8820"/>
        </w:tabs>
        <w:spacing w:before="0"/>
        <w:ind w:left="2517" w:hanging="2517"/>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Pr="00D5649B">
        <w:rPr>
          <w:i/>
          <w:color w:val="000000"/>
          <w:sz w:val="20"/>
        </w:rPr>
        <w:tab/>
      </w:r>
      <w:r w:rsidR="00C16C2A" w:rsidRPr="00D5649B">
        <w:rPr>
          <w:i/>
          <w:color w:val="000000"/>
          <w:sz w:val="20"/>
        </w:rPr>
        <w:tab/>
      </w:r>
      <w:r w:rsidR="00C16C2A" w:rsidRPr="00D5649B">
        <w:rPr>
          <w:i/>
          <w:color w:val="000000"/>
          <w:sz w:val="20"/>
        </w:rPr>
        <w:tab/>
      </w:r>
      <w:r w:rsidR="00C16C2A" w:rsidRPr="00D5649B">
        <w:rPr>
          <w:i/>
          <w:color w:val="000000"/>
          <w:sz w:val="20"/>
        </w:rPr>
        <w:tab/>
      </w:r>
      <w:r w:rsidRPr="00D5649B">
        <w:rPr>
          <w:color w:val="000000"/>
          <w:sz w:val="20"/>
        </w:rPr>
        <w:t>N excretion rate</w:t>
      </w:r>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97B005F" w14:textId="5F8766B4" w:rsidR="009A7599" w:rsidRPr="00D5649B" w:rsidRDefault="005C655A" w:rsidP="005C655A">
      <w:pPr>
        <w:tabs>
          <w:tab w:val="clear" w:pos="2880"/>
          <w:tab w:val="clear" w:pos="9360"/>
        </w:tabs>
        <w:rPr>
          <w:sz w:val="20"/>
        </w:rPr>
      </w:pPr>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for beef and dairy cattle is calculated using </w:t>
      </w:r>
      <w:r w:rsidRPr="00D5649B">
        <w:fldChar w:fldCharType="begin"/>
      </w:r>
      <w:r w:rsidRPr="00D5649B">
        <w:instrText xml:space="preserve"> REF NExcretionRateCattle_NExcretionRateEq8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8</w:t>
      </w:r>
      <w:r w:rsidRPr="00D5649B">
        <w:fldChar w:fldCharType="end"/>
      </w:r>
      <w:r w:rsidRPr="00D5649B">
        <w:t xml:space="preserve"> (adult animals) and </w:t>
      </w:r>
      <w:r w:rsidRPr="00D5649B">
        <w:fldChar w:fldCharType="begin"/>
      </w:r>
      <w:r w:rsidRPr="00D5649B">
        <w:instrText xml:space="preserve"> REF NExcretionRateCalves_NExcretionRateEq15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15</w:t>
      </w:r>
      <w:r w:rsidRPr="00D5649B">
        <w:fldChar w:fldCharType="end"/>
      </w:r>
      <w:r w:rsidRPr="00D5649B">
        <w:t xml:space="preserve"> (calves), sheep using </w:t>
      </w:r>
      <w:r w:rsidRPr="00D5649B">
        <w:fldChar w:fldCharType="begin"/>
      </w:r>
      <w:r w:rsidRPr="00D5649B">
        <w:instrText xml:space="preserve"> REF NExcretionRateSheep_NExcretionRateEq3 \h  \* MERGEFORMAT </w:instrText>
      </w:r>
      <w:r w:rsidRPr="00D5649B">
        <w:fldChar w:fldCharType="separate"/>
      </w:r>
      <w:r w:rsidR="00CD7D14" w:rsidRPr="00D5649B">
        <w:rPr>
          <w:b/>
        </w:rPr>
        <w:t xml:space="preserve">Eq. </w:t>
      </w:r>
      <w:r w:rsidR="00CD7D14">
        <w:rPr>
          <w:b/>
          <w:noProof/>
        </w:rPr>
        <w:t>4.2.1</w:t>
      </w:r>
      <w:r w:rsidR="00CD7D14">
        <w:rPr>
          <w:b/>
          <w:noProof/>
        </w:rPr>
        <w:noBreakHyphen/>
        <w:t>18</w:t>
      </w:r>
      <w:r w:rsidRPr="00D5649B">
        <w:fldChar w:fldCharType="end"/>
      </w:r>
      <w:r w:rsidRPr="00D5649B">
        <w:t xml:space="preserve">, swine using </w:t>
      </w:r>
      <w:r w:rsidRPr="00D5649B">
        <w:fldChar w:fldCharType="begin"/>
      </w:r>
      <w:r w:rsidRPr="00D5649B">
        <w:instrText xml:space="preserve"> REF NExcretionRateSwine_Eq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24</w:t>
      </w:r>
      <w:r w:rsidRPr="00D5649B">
        <w:fldChar w:fldCharType="end"/>
      </w:r>
      <w:r w:rsidRPr="00D5649B">
        <w:t xml:space="preserve">, pullets, broilers and layers using </w:t>
      </w:r>
      <w:r w:rsidRPr="00D5649B">
        <w:fldChar w:fldCharType="begin"/>
      </w:r>
      <w:r w:rsidRPr="00D5649B">
        <w:instrText xml:space="preserve"> REF NExcretionRatePoultry_Eq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28</w:t>
      </w:r>
      <w:r w:rsidRPr="00D5649B">
        <w:fldChar w:fldCharType="end"/>
      </w:r>
      <w:r w:rsidRPr="00D5649B">
        <w:t xml:space="preserve">, and other livestock using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CD7D14" w:rsidRPr="00D25BCC">
        <w:rPr>
          <w:b/>
        </w:rPr>
        <w:t xml:space="preserve">Table </w:t>
      </w:r>
      <w:r w:rsidR="00CD7D14">
        <w:rPr>
          <w:b/>
          <w:noProof/>
        </w:rPr>
        <w:t>42</w:t>
      </w:r>
      <w:r w:rsidRPr="00A41374">
        <w:rPr>
          <w:b/>
        </w:rPr>
        <w:fldChar w:fldCharType="end"/>
      </w:r>
      <w:r w:rsidRPr="00D5649B">
        <w:t>.</w:t>
      </w:r>
    </w:p>
    <w:p w14:paraId="5ECA2616" w14:textId="0A1035E8" w:rsidR="009A7599" w:rsidRPr="00D5649B" w:rsidRDefault="00BD0976" w:rsidP="008A7F5F">
      <w:pPr>
        <w:pStyle w:val="Heading3"/>
      </w:pPr>
      <w:bookmarkStart w:id="1000" w:name="_Ref97213900"/>
      <w:bookmarkStart w:id="1001" w:name="_Ref101522901"/>
      <w:bookmarkStart w:id="1002" w:name="_Toc152758718"/>
      <w:r w:rsidRPr="00D5649B">
        <w:t>Calculating pasture aboveground biomass from animal forage consumption</w:t>
      </w:r>
      <w:bookmarkEnd w:id="1000"/>
      <w:bookmarkEnd w:id="1001"/>
      <w:bookmarkEnd w:id="1002"/>
    </w:p>
    <w:p w14:paraId="2D685810" w14:textId="77777777" w:rsidR="00BD0976" w:rsidRPr="00D5649B" w:rsidRDefault="00000000" w:rsidP="00C31B2A">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 (period,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group</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 (group, period, field n)</m:t>
                </m:r>
              </m:sub>
            </m:sSub>
          </m:e>
        </m:nary>
      </m:oMath>
      <w:r w:rsidR="00BD0976" w:rsidRPr="00D5649B">
        <w:rPr>
          <w:rFonts w:cstheme="minorHAnsi"/>
          <w:b/>
          <w:szCs w:val="24"/>
        </w:rPr>
        <w:tab/>
      </w:r>
    </w:p>
    <w:p w14:paraId="17072047" w14:textId="0D2A5226" w:rsidR="00BD0976" w:rsidRPr="00D5649B" w:rsidRDefault="00BD0976" w:rsidP="00C31B2A">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11.3.2</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1</w:t>
      </w:r>
      <w:r w:rsidR="001977CC">
        <w:rPr>
          <w:rFonts w:cstheme="minorHAnsi"/>
          <w:b/>
          <w:szCs w:val="24"/>
        </w:rPr>
        <w:fldChar w:fldCharType="end"/>
      </w:r>
    </w:p>
    <w:p w14:paraId="076DFBB1" w14:textId="77777777" w:rsidR="00BD0976" w:rsidRPr="00D5649B" w:rsidRDefault="00000000" w:rsidP="00C31B2A">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 (period, field n)</m:t>
                </m:r>
              </m:sub>
            </m:sSub>
          </m:e>
        </m:nary>
      </m:oMath>
      <w:r w:rsidR="00BD0976" w:rsidRPr="00D5649B">
        <w:rPr>
          <w:rFonts w:cstheme="minorHAnsi"/>
          <w:b/>
          <w:szCs w:val="24"/>
        </w:rPr>
        <w:tab/>
      </w:r>
    </w:p>
    <w:p w14:paraId="215D7C1C" w14:textId="5E965A47" w:rsidR="00BD0976" w:rsidRPr="00D5649B" w:rsidRDefault="00BD0976" w:rsidP="00C31B2A">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11.3.2</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2</w:t>
      </w:r>
      <w:r w:rsidR="001977CC">
        <w:rPr>
          <w:rFonts w:cstheme="minorHAnsi"/>
          <w:b/>
          <w:szCs w:val="24"/>
        </w:rPr>
        <w:fldChar w:fldCharType="end"/>
      </w:r>
    </w:p>
    <w:p w14:paraId="1A6F0A9A" w14:textId="77777777" w:rsidR="00BD0976" w:rsidRPr="00D5649B" w:rsidRDefault="00000000" w:rsidP="00C31B2A">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bale(field n)</m:t>
            </m:r>
          </m:sup>
          <m:e>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(hay)</m:t>
                </m:r>
              </m:sub>
            </m:sSub>
            <m:r>
              <m:rPr>
                <m:sty m:val="bi"/>
              </m:rPr>
              <w:rPr>
                <w:rFonts w:ascii="Cambria Math" w:hAnsi="Cambria Math"/>
              </w:rPr>
              <m:t>×</m:t>
            </m:r>
          </m:e>
        </m:nary>
        <m:r>
          <m:rPr>
            <m:sty m:val="bi"/>
          </m:rPr>
          <w:rPr>
            <w:rFonts w:ascii="Cambria Math" w:hAnsi="Cambria Math"/>
            <w:color w:val="000000" w:themeColor="text1"/>
          </w:rPr>
          <m:t xml:space="preserve"> 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BD0976" w:rsidRPr="00D5649B">
        <w:rPr>
          <w:rFonts w:cstheme="minorHAnsi"/>
          <w:b/>
          <w:szCs w:val="24"/>
        </w:rPr>
        <w:tab/>
      </w:r>
    </w:p>
    <w:p w14:paraId="30F673EA" w14:textId="0ACE0E53" w:rsidR="00BD0976" w:rsidRPr="00D5649B" w:rsidRDefault="00BD0976" w:rsidP="00C31B2A">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1977CC">
        <w:rPr>
          <w:rFonts w:cstheme="minorHAnsi"/>
          <w:b/>
          <w:szCs w:val="24"/>
        </w:rPr>
        <w:fldChar w:fldCharType="begin"/>
      </w:r>
      <w:r w:rsidR="001977CC">
        <w:rPr>
          <w:rFonts w:cstheme="minorHAnsi"/>
          <w:b/>
          <w:szCs w:val="24"/>
        </w:rPr>
        <w:instrText xml:space="preserve"> STYLEREF 3 \s </w:instrText>
      </w:r>
      <w:r w:rsidR="001977CC">
        <w:rPr>
          <w:rFonts w:cstheme="minorHAnsi"/>
          <w:b/>
          <w:szCs w:val="24"/>
        </w:rPr>
        <w:fldChar w:fldCharType="separate"/>
      </w:r>
      <w:r w:rsidR="001977CC">
        <w:rPr>
          <w:rFonts w:cstheme="minorHAnsi"/>
          <w:b/>
          <w:noProof/>
          <w:szCs w:val="24"/>
        </w:rPr>
        <w:t>11.3.2</w:t>
      </w:r>
      <w:r w:rsidR="001977CC">
        <w:rPr>
          <w:rFonts w:cstheme="minorHAnsi"/>
          <w:b/>
          <w:szCs w:val="24"/>
        </w:rPr>
        <w:fldChar w:fldCharType="end"/>
      </w:r>
      <w:r w:rsidR="001977CC">
        <w:rPr>
          <w:rFonts w:cstheme="minorHAnsi"/>
          <w:b/>
          <w:szCs w:val="24"/>
        </w:rPr>
        <w:noBreakHyphen/>
      </w:r>
      <w:r w:rsidR="001977CC">
        <w:rPr>
          <w:rFonts w:cstheme="minorHAnsi"/>
          <w:b/>
          <w:szCs w:val="24"/>
        </w:rPr>
        <w:fldChar w:fldCharType="begin"/>
      </w:r>
      <w:r w:rsidR="001977CC">
        <w:rPr>
          <w:rFonts w:cstheme="minorHAnsi"/>
          <w:b/>
          <w:szCs w:val="24"/>
        </w:rPr>
        <w:instrText xml:space="preserve"> SEQ Eq. \* ARABIC \s 3 </w:instrText>
      </w:r>
      <w:r w:rsidR="001977CC">
        <w:rPr>
          <w:rFonts w:cstheme="minorHAnsi"/>
          <w:b/>
          <w:szCs w:val="24"/>
        </w:rPr>
        <w:fldChar w:fldCharType="separate"/>
      </w:r>
      <w:r w:rsidR="001977CC">
        <w:rPr>
          <w:rFonts w:cstheme="minorHAnsi"/>
          <w:b/>
          <w:noProof/>
          <w:szCs w:val="24"/>
        </w:rPr>
        <w:t>3</w:t>
      </w:r>
      <w:r w:rsidR="001977CC">
        <w:rPr>
          <w:rFonts w:cstheme="minorHAnsi"/>
          <w:b/>
          <w:szCs w:val="24"/>
        </w:rPr>
        <w:fldChar w:fldCharType="end"/>
      </w:r>
    </w:p>
    <w:p w14:paraId="79C993CC" w14:textId="10BACCE2" w:rsidR="00BD0976" w:rsidRPr="00D5649B" w:rsidRDefault="00000000" w:rsidP="00C31B2A">
      <w:pPr>
        <w:keepNext/>
        <w:tabs>
          <w:tab w:val="clear" w:pos="9360"/>
          <w:tab w:val="right" w:pos="9781"/>
        </w:tabs>
        <w:spacing w:after="120"/>
        <w:rPr>
          <w:b/>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 (field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cstheme="minorHAnsi"/>
                            <w:b/>
                            <w:i/>
                            <w:szCs w:val="24"/>
                          </w:rPr>
                        </m:ctrlPr>
                      </m:fPr>
                      <m:num>
                        <m:r>
                          <m:rPr>
                            <m:sty m:val="bi"/>
                          </m:rPr>
                          <w:rPr>
                            <w:rFonts w:ascii="Cambria Math" w:hAnsi="Cambria Math" w:cstheme="minorHAnsi"/>
                            <w:szCs w:val="24"/>
                          </w:rPr>
                          <m:t>Utilization</m:t>
                        </m:r>
                      </m:num>
                      <m:den>
                        <m:r>
                          <m:rPr>
                            <m:sty m:val="bi"/>
                          </m:rPr>
                          <w:rPr>
                            <w:rFonts w:ascii="Cambria Math" w:hAnsi="Cambria Math" w:cstheme="minorHAnsi"/>
                            <w:szCs w:val="24"/>
                          </w:rPr>
                          <m:t>100</m:t>
                        </m:r>
                      </m:den>
                    </m:f>
                  </m:e>
                </m:d>
              </m:den>
            </m:f>
          </m:e>
        </m:d>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P</m:t>
                            </m:r>
                          </m:sub>
                        </m:sSub>
                      </m:num>
                      <m:den>
                        <m:r>
                          <m:rPr>
                            <m:sty m:val="bi"/>
                          </m:rPr>
                          <w:rPr>
                            <w:rFonts w:ascii="Cambria Math" w:hAnsi="Cambria Math"/>
                            <w:color w:val="000000" w:themeColor="text1"/>
                          </w:rPr>
                          <m:t>100</m:t>
                        </m:r>
                      </m:den>
                    </m:f>
                  </m:e>
                </m:d>
              </m:den>
            </m:f>
          </m:e>
        </m:d>
      </m:oMath>
      <w:r w:rsidR="00BD0976" w:rsidRPr="00D5649B">
        <w:rPr>
          <w:b/>
          <w:szCs w:val="24"/>
        </w:rPr>
        <w:t xml:space="preserve"> </w:t>
      </w:r>
      <w:r w:rsidR="00BD0976" w:rsidRPr="00D5649B">
        <w:rPr>
          <w:b/>
          <w:szCs w:val="24"/>
        </w:rPr>
        <w:tab/>
      </w:r>
      <w:r w:rsidR="00BD0976"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4</w:t>
      </w:r>
      <w:r w:rsidR="001977CC">
        <w:rPr>
          <w:b/>
        </w:rPr>
        <w:fldChar w:fldCharType="end"/>
      </w:r>
    </w:p>
    <w:p w14:paraId="4537F75D" w14:textId="5BA70071" w:rsidR="00BD0976" w:rsidRPr="00D5649B" w:rsidRDefault="00000000" w:rsidP="00C31B2A">
      <w:pPr>
        <w:keepNext/>
        <w:spacing w:after="120"/>
        <w:rPr>
          <w:b/>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ptoSoil(t)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 xml:space="preserve">Pasture </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)/area</m:t>
        </m:r>
      </m:oMath>
      <w:r w:rsidR="00BD0976" w:rsidRPr="00D5649B">
        <w:rPr>
          <w:b/>
          <w:szCs w:val="24"/>
        </w:rPr>
        <w:t xml:space="preserve"> </w:t>
      </w:r>
      <w:r w:rsidR="00BD0976" w:rsidRPr="00D5649B">
        <w:rPr>
          <w:b/>
          <w:szCs w:val="24"/>
        </w:rPr>
        <w:tab/>
      </w:r>
    </w:p>
    <w:p w14:paraId="0F19872D" w14:textId="727D64F6" w:rsidR="00BD0976" w:rsidRPr="00D5649B" w:rsidRDefault="00BD0976" w:rsidP="00C31B2A">
      <w:pPr>
        <w:keepNext/>
        <w:tabs>
          <w:tab w:val="clear" w:pos="9360"/>
          <w:tab w:val="right" w:pos="9781"/>
        </w:tabs>
        <w:spacing w:after="120"/>
        <w:rPr>
          <w:b/>
        </w:rPr>
      </w:pPr>
      <w:r w:rsidRPr="00D5649B">
        <w:rPr>
          <w:b/>
          <w:szCs w:val="24"/>
        </w:rPr>
        <w:tab/>
      </w:r>
      <w:r w:rsidRPr="00D5649B">
        <w:rPr>
          <w:b/>
          <w:szCs w:val="24"/>
        </w:rPr>
        <w:tab/>
      </w:r>
      <w:r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11.3.2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5</w:t>
      </w:r>
      <w:r w:rsidR="001977CC">
        <w:rPr>
          <w:b/>
        </w:rPr>
        <w:fldChar w:fldCharType="end"/>
      </w:r>
    </w:p>
    <w:p w14:paraId="61637B66" w14:textId="77777777" w:rsidR="00BD0976" w:rsidRPr="00D5649B" w:rsidRDefault="00BD0976" w:rsidP="00C31B2A">
      <w:pPr>
        <w:tabs>
          <w:tab w:val="clear" w:pos="2880"/>
          <w:tab w:val="clear" w:pos="9360"/>
        </w:tabs>
        <w:ind w:left="2835" w:hanging="2835"/>
        <w:rPr>
          <w:sz w:val="20"/>
        </w:rPr>
      </w:pPr>
      <w:r w:rsidRPr="00D5649B">
        <w:rPr>
          <w:sz w:val="20"/>
        </w:rPr>
        <w:t>where</w:t>
      </w:r>
    </w:p>
    <w:p w14:paraId="4081DEC8" w14:textId="77777777" w:rsidR="00BD0976" w:rsidRPr="00D5649B" w:rsidRDefault="00BD0976" w:rsidP="00C31B2A">
      <w:pPr>
        <w:tabs>
          <w:tab w:val="clear" w:pos="2880"/>
          <w:tab w:val="clear" w:pos="9360"/>
        </w:tabs>
        <w:spacing w:before="0"/>
        <w:ind w:left="2835" w:hanging="2835"/>
        <w:rPr>
          <w:sz w:val="20"/>
        </w:rPr>
      </w:pPr>
      <w:r w:rsidRPr="00D5649B">
        <w:rPr>
          <w:sz w:val="20"/>
        </w:rPr>
        <w:t xml:space="preserve">Carbon </w:t>
      </w:r>
      <w:proofErr w:type="spellStart"/>
      <w:r w:rsidRPr="00D5649B">
        <w:rPr>
          <w:sz w:val="20"/>
        </w:rPr>
        <w:t>Uptake</w:t>
      </w:r>
      <w:r w:rsidRPr="00D5649B">
        <w:rPr>
          <w:sz w:val="20"/>
          <w:vertAlign w:val="subscript"/>
        </w:rPr>
        <w:t>Pasture</w:t>
      </w:r>
      <w:proofErr w:type="spellEnd"/>
      <w:r w:rsidRPr="00D5649B">
        <w:rPr>
          <w:sz w:val="20"/>
          <w:vertAlign w:val="subscript"/>
        </w:rPr>
        <w:t xml:space="preserve"> (group, period, </w:t>
      </w:r>
      <w:proofErr w:type="spellStart"/>
      <w:r w:rsidRPr="00D5649B">
        <w:rPr>
          <w:sz w:val="20"/>
          <w:vertAlign w:val="subscript"/>
        </w:rPr>
        <w:t>fieldn</w:t>
      </w:r>
      <w:proofErr w:type="spellEnd"/>
      <w:r w:rsidRPr="00D5649B">
        <w:rPr>
          <w:sz w:val="20"/>
          <w:vertAlign w:val="subscript"/>
        </w:rPr>
        <w:t>)</w:t>
      </w:r>
      <w:r w:rsidRPr="00D5649B">
        <w:rPr>
          <w:sz w:val="20"/>
          <w:vertAlign w:val="subscript"/>
        </w:rPr>
        <w:tab/>
      </w:r>
      <w:r w:rsidRPr="00D5649B">
        <w:rPr>
          <w:sz w:val="20"/>
        </w:rPr>
        <w:t>Amount of C foraged by an animal group during a management period from a specific pasture</w:t>
      </w:r>
    </w:p>
    <w:p w14:paraId="514C799E" w14:textId="77777777" w:rsidR="00BD0976" w:rsidRPr="00D5649B" w:rsidRDefault="00BD0976" w:rsidP="00C31B2A">
      <w:pPr>
        <w:tabs>
          <w:tab w:val="clear" w:pos="2880"/>
          <w:tab w:val="clear" w:pos="9360"/>
        </w:tabs>
        <w:spacing w:before="0"/>
        <w:ind w:left="2835" w:hanging="2835"/>
        <w:rPr>
          <w:sz w:val="20"/>
        </w:rPr>
      </w:pPr>
      <w:r w:rsidRPr="00D5649B">
        <w:rPr>
          <w:sz w:val="20"/>
        </w:rPr>
        <w:t xml:space="preserve">Carbon </w:t>
      </w:r>
      <w:proofErr w:type="spellStart"/>
      <w:r w:rsidRPr="00D5649B">
        <w:rPr>
          <w:sz w:val="20"/>
        </w:rPr>
        <w:t>Uptake</w:t>
      </w:r>
      <w:r w:rsidRPr="00D5649B">
        <w:rPr>
          <w:sz w:val="20"/>
          <w:vertAlign w:val="subscript"/>
        </w:rPr>
        <w:t>Pasture</w:t>
      </w:r>
      <w:proofErr w:type="spellEnd"/>
      <w:r w:rsidRPr="00D5649B">
        <w:rPr>
          <w:sz w:val="20"/>
          <w:vertAlign w:val="subscript"/>
        </w:rPr>
        <w:t xml:space="preserve"> ( period, </w:t>
      </w:r>
      <w:proofErr w:type="spellStart"/>
      <w:r w:rsidRPr="00D5649B">
        <w:rPr>
          <w:sz w:val="20"/>
          <w:vertAlign w:val="subscript"/>
        </w:rPr>
        <w:t>fieldn</w:t>
      </w:r>
      <w:proofErr w:type="spellEnd"/>
      <w:r w:rsidRPr="00D5649B">
        <w:rPr>
          <w:sz w:val="20"/>
          <w:vertAlign w:val="subscript"/>
        </w:rPr>
        <w:t>)</w:t>
      </w:r>
      <w:r w:rsidRPr="00D5649B">
        <w:rPr>
          <w:sz w:val="20"/>
          <w:vertAlign w:val="subscript"/>
        </w:rPr>
        <w:tab/>
      </w:r>
      <w:r w:rsidRPr="00D5649B">
        <w:rPr>
          <w:sz w:val="20"/>
        </w:rPr>
        <w:t>Amount of C foraged by all animal groups during a management period from a specific pasture</w:t>
      </w:r>
    </w:p>
    <w:p w14:paraId="7DE28FDD" w14:textId="77777777" w:rsidR="00BD0976" w:rsidRPr="00D5649B" w:rsidRDefault="00BD0976" w:rsidP="00C31B2A">
      <w:pPr>
        <w:tabs>
          <w:tab w:val="clear" w:pos="2880"/>
          <w:tab w:val="clear" w:pos="9360"/>
        </w:tabs>
        <w:spacing w:before="0"/>
        <w:ind w:left="2835" w:hanging="2835"/>
        <w:rPr>
          <w:sz w:val="20"/>
        </w:rPr>
      </w:pPr>
      <w:r w:rsidRPr="00D5649B">
        <w:rPr>
          <w:sz w:val="20"/>
        </w:rPr>
        <w:t xml:space="preserve">Carbon </w:t>
      </w:r>
      <w:proofErr w:type="spellStart"/>
      <w:r w:rsidRPr="00D5649B">
        <w:rPr>
          <w:sz w:val="20"/>
        </w:rPr>
        <w:t>Uptake</w:t>
      </w:r>
      <w:r w:rsidRPr="00D5649B">
        <w:rPr>
          <w:sz w:val="20"/>
          <w:vertAlign w:val="subscript"/>
        </w:rPr>
        <w:t>Pasture</w:t>
      </w:r>
      <w:proofErr w:type="spellEnd"/>
      <w:r w:rsidRPr="00D5649B">
        <w:rPr>
          <w:sz w:val="20"/>
          <w:vertAlign w:val="subscript"/>
        </w:rPr>
        <w:t xml:space="preserve"> (</w:t>
      </w:r>
      <w:proofErr w:type="spellStart"/>
      <w:r w:rsidRPr="00D5649B">
        <w:rPr>
          <w:sz w:val="20"/>
          <w:vertAlign w:val="subscript"/>
        </w:rPr>
        <w:t>fieldn</w:t>
      </w:r>
      <w:proofErr w:type="spellEnd"/>
      <w:r w:rsidRPr="00D5649B">
        <w:rPr>
          <w:sz w:val="20"/>
          <w:vertAlign w:val="subscript"/>
        </w:rPr>
        <w:t>)</w:t>
      </w:r>
      <w:r w:rsidRPr="00D5649B">
        <w:rPr>
          <w:sz w:val="20"/>
          <w:vertAlign w:val="subscript"/>
        </w:rPr>
        <w:tab/>
      </w:r>
      <w:r w:rsidRPr="00D5649B">
        <w:rPr>
          <w:sz w:val="20"/>
        </w:rPr>
        <w:t>Total amount of C foraged per year from a specific pasture</w:t>
      </w:r>
    </w:p>
    <w:p w14:paraId="6275C82C" w14:textId="77777777" w:rsidR="001E112F" w:rsidRPr="00D5649B" w:rsidRDefault="00BD0976" w:rsidP="00C31B2A">
      <w:pPr>
        <w:tabs>
          <w:tab w:val="clear" w:pos="2880"/>
          <w:tab w:val="clear" w:pos="9360"/>
        </w:tabs>
        <w:spacing w:before="0"/>
        <w:ind w:left="2835" w:hanging="2835"/>
        <w:rPr>
          <w:sz w:val="20"/>
        </w:rPr>
      </w:pPr>
      <w:r w:rsidRPr="00D5649B">
        <w:rPr>
          <w:sz w:val="20"/>
        </w:rPr>
        <w:t xml:space="preserve">Carbon </w:t>
      </w:r>
      <w:proofErr w:type="spellStart"/>
      <w:r w:rsidRPr="00D5649B">
        <w:rPr>
          <w:sz w:val="20"/>
        </w:rPr>
        <w:t>Export</w:t>
      </w:r>
      <w:r w:rsidRPr="00D5649B">
        <w:rPr>
          <w:sz w:val="20"/>
          <w:vertAlign w:val="subscript"/>
        </w:rPr>
        <w:t>hay</w:t>
      </w:r>
      <w:proofErr w:type="spellEnd"/>
      <w:r w:rsidRPr="00D5649B">
        <w:rPr>
          <w:sz w:val="20"/>
          <w:vertAlign w:val="subscript"/>
        </w:rPr>
        <w:t xml:space="preserve"> (</w:t>
      </w:r>
      <w:proofErr w:type="spellStart"/>
      <w:r w:rsidRPr="00D5649B">
        <w:rPr>
          <w:sz w:val="20"/>
          <w:vertAlign w:val="subscript"/>
        </w:rPr>
        <w:t>fieldn</w:t>
      </w:r>
      <w:proofErr w:type="spellEnd"/>
      <w:r w:rsidRPr="00D5649B">
        <w:rPr>
          <w:sz w:val="20"/>
          <w:vertAlign w:val="subscript"/>
        </w:rPr>
        <w:t>)</w:t>
      </w:r>
      <w:r w:rsidRPr="00D5649B">
        <w:rPr>
          <w:sz w:val="20"/>
          <w:vertAlign w:val="subscript"/>
        </w:rPr>
        <w:tab/>
      </w:r>
      <w:r w:rsidRPr="00D5649B">
        <w:rPr>
          <w:sz w:val="20"/>
        </w:rPr>
        <w:t xml:space="preserve">Total amount of C exported as </w:t>
      </w:r>
      <w:r w:rsidR="001E112F" w:rsidRPr="00D5649B">
        <w:rPr>
          <w:sz w:val="20"/>
        </w:rPr>
        <w:t xml:space="preserve">baled hay </w:t>
      </w:r>
      <w:r w:rsidRPr="00D5649B">
        <w:rPr>
          <w:sz w:val="20"/>
        </w:rPr>
        <w:t>per year from a specific pasture</w:t>
      </w:r>
    </w:p>
    <w:p w14:paraId="4227F292" w14:textId="77777777" w:rsidR="001E112F" w:rsidRPr="00D5649B" w:rsidRDefault="00BD0976" w:rsidP="00C31B2A">
      <w:pPr>
        <w:tabs>
          <w:tab w:val="clear" w:pos="2880"/>
          <w:tab w:val="clear" w:pos="9360"/>
        </w:tabs>
        <w:spacing w:before="0"/>
        <w:ind w:left="2835" w:hanging="2835"/>
        <w:rPr>
          <w:sz w:val="20"/>
        </w:rPr>
      </w:pPr>
      <w:proofErr w:type="spellStart"/>
      <w:r w:rsidRPr="00D5649B">
        <w:rPr>
          <w:i/>
          <w:sz w:val="20"/>
        </w:rPr>
        <w:t>S</w:t>
      </w:r>
      <w:r w:rsidRPr="00D5649B">
        <w:rPr>
          <w:i/>
          <w:sz w:val="20"/>
          <w:vertAlign w:val="subscript"/>
        </w:rPr>
        <w:t>p</w:t>
      </w:r>
      <w:proofErr w:type="spellEnd"/>
      <w:r w:rsidRPr="00D5649B">
        <w:rPr>
          <w:sz w:val="20"/>
        </w:rPr>
        <w:tab/>
        <w:t>Percentage of product yield returned to soil (user override)</w:t>
      </w:r>
    </w:p>
    <w:p w14:paraId="1FA6DDE7" w14:textId="28EAC222" w:rsidR="001E112F" w:rsidRPr="00D5649B" w:rsidRDefault="00BD0976" w:rsidP="00C31B2A">
      <w:pPr>
        <w:tabs>
          <w:tab w:val="clear" w:pos="2880"/>
          <w:tab w:val="clear" w:pos="9360"/>
        </w:tabs>
        <w:spacing w:before="0"/>
        <w:ind w:left="2835" w:hanging="2835"/>
        <w:rPr>
          <w:sz w:val="20"/>
        </w:rPr>
      </w:pPr>
      <w:r w:rsidRPr="00D5649B">
        <w:rPr>
          <w:i/>
          <w:sz w:val="20"/>
        </w:rPr>
        <w:t>C</w:t>
      </w:r>
      <w:r w:rsidRPr="00D5649B">
        <w:rPr>
          <w:i/>
          <w:sz w:val="20"/>
          <w:vertAlign w:val="subscript"/>
        </w:rPr>
        <w:t>p</w:t>
      </w:r>
      <w:r w:rsidRPr="00D5649B">
        <w:rPr>
          <w:sz w:val="20"/>
        </w:rPr>
        <w:tab/>
        <w:t xml:space="preserve">Plant </w:t>
      </w:r>
      <w:r w:rsidR="00E57A76">
        <w:rPr>
          <w:sz w:val="20"/>
        </w:rPr>
        <w:t>C</w:t>
      </w:r>
      <w:r w:rsidR="00E57A76" w:rsidRPr="00D5649B">
        <w:rPr>
          <w:sz w:val="20"/>
        </w:rPr>
        <w:t xml:space="preserve"> </w:t>
      </w:r>
      <w:r w:rsidRPr="00D5649B">
        <w:rPr>
          <w:sz w:val="20"/>
        </w:rPr>
        <w:t>in agricultural product (kg ha</w:t>
      </w:r>
      <w:r w:rsidRPr="00D5649B">
        <w:rPr>
          <w:sz w:val="20"/>
          <w:vertAlign w:val="superscript"/>
        </w:rPr>
        <w:t>-1</w:t>
      </w:r>
      <w:r w:rsidRPr="00D5649B">
        <w:rPr>
          <w:sz w:val="20"/>
        </w:rPr>
        <w:t>)</w:t>
      </w:r>
    </w:p>
    <w:p w14:paraId="68202F77" w14:textId="512652B7" w:rsidR="001E112F" w:rsidRPr="00D5649B" w:rsidRDefault="00BD0976" w:rsidP="00C31B2A">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ptosoil</w:t>
      </w:r>
      <w:proofErr w:type="spellEnd"/>
      <w:r w:rsidRPr="00D5649B">
        <w:rPr>
          <w:sz w:val="20"/>
        </w:rPr>
        <w:tab/>
      </w:r>
      <w:r w:rsidR="00E57A76">
        <w:rPr>
          <w:sz w:val="20"/>
        </w:rPr>
        <w:t>C</w:t>
      </w:r>
      <w:r w:rsidR="00E57A76" w:rsidRPr="00D5649B">
        <w:rPr>
          <w:sz w:val="20"/>
        </w:rPr>
        <w:t xml:space="preserve"> </w:t>
      </w:r>
      <w:r w:rsidRPr="00D5649B">
        <w:rPr>
          <w:sz w:val="20"/>
        </w:rPr>
        <w:t>input from product (kg ha</w:t>
      </w:r>
      <w:r w:rsidRPr="00D5649B">
        <w:rPr>
          <w:sz w:val="20"/>
          <w:vertAlign w:val="superscript"/>
        </w:rPr>
        <w:t>-1</w:t>
      </w:r>
      <w:r w:rsidRPr="00D5649B">
        <w:rPr>
          <w:sz w:val="20"/>
        </w:rPr>
        <w:t>)</w:t>
      </w:r>
    </w:p>
    <w:p w14:paraId="7EA9EF6F" w14:textId="46401171" w:rsidR="008B5C4A" w:rsidRPr="00D5649B" w:rsidRDefault="008B5C4A" w:rsidP="00C31B2A">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00E57A76">
        <w:rPr>
          <w:sz w:val="20"/>
        </w:rPr>
        <w:t>A</w:t>
      </w:r>
      <w:r w:rsidRPr="00D5649B">
        <w:rPr>
          <w:sz w:val="20"/>
        </w:rPr>
        <w:t>rea</w:t>
      </w:r>
      <w:proofErr w:type="spellEnd"/>
      <w:r w:rsidRPr="00D5649B">
        <w:rPr>
          <w:sz w:val="20"/>
        </w:rPr>
        <w:t xml:space="preserve"> of field n</w:t>
      </w:r>
      <w:r w:rsidRPr="00D5649B">
        <w:rPr>
          <w:i/>
          <w:sz w:val="20"/>
        </w:rPr>
        <w:t xml:space="preserve"> </w:t>
      </w:r>
      <w:r w:rsidRPr="00D5649B">
        <w:rPr>
          <w:sz w:val="20"/>
        </w:rPr>
        <w:t>(ha)</w:t>
      </w:r>
    </w:p>
    <w:p w14:paraId="4E0702A2" w14:textId="02B1042E" w:rsidR="00BD0976" w:rsidRPr="00D5649B" w:rsidRDefault="00BD0976" w:rsidP="00283776">
      <w:pPr>
        <w:tabs>
          <w:tab w:val="clear" w:pos="2880"/>
          <w:tab w:val="clear" w:pos="9360"/>
        </w:tabs>
        <w:spacing w:before="0"/>
        <w:ind w:left="2835" w:hanging="2835"/>
        <w:rPr>
          <w:sz w:val="20"/>
          <w:highlight w:val="green"/>
        </w:rPr>
      </w:pPr>
      <w:r w:rsidRPr="00D5649B">
        <w:rPr>
          <w:i/>
          <w:sz w:val="20"/>
        </w:rPr>
        <w:t>Utilization</w:t>
      </w:r>
      <w:r w:rsidRPr="00D5649B">
        <w:rPr>
          <w:sz w:val="20"/>
        </w:rPr>
        <w:tab/>
      </w:r>
      <w:proofErr w:type="spellStart"/>
      <w:r w:rsidRPr="00D5649B">
        <w:rPr>
          <w:sz w:val="20"/>
        </w:rPr>
        <w:t>Utilization</w:t>
      </w:r>
      <w:proofErr w:type="spellEnd"/>
      <w:r w:rsidRPr="00D5649B">
        <w:rPr>
          <w:sz w:val="20"/>
        </w:rPr>
        <w:t xml:space="preserve"> rate of aboveground biomass through animal grazing, </w:t>
      </w:r>
      <w:r w:rsidR="001E112F" w:rsidRPr="00D5649B">
        <w:rPr>
          <w:sz w:val="20"/>
        </w:rPr>
        <w:t>which depends on the</w:t>
      </w:r>
      <w:r w:rsidRPr="00D5649B">
        <w:rPr>
          <w:sz w:val="20"/>
        </w:rPr>
        <w:t xml:space="preserve"> grazing system and grazing intensity, derived from </w:t>
      </w:r>
      <w:r w:rsidR="001E112F" w:rsidRPr="00D5649B">
        <w:rPr>
          <w:sz w:val="20"/>
        </w:rPr>
        <w:t xml:space="preserve">the </w:t>
      </w:r>
      <w:r w:rsidRPr="00D5649B">
        <w:rPr>
          <w:sz w:val="20"/>
        </w:rPr>
        <w:t xml:space="preserve">overall </w:t>
      </w:r>
      <w:r w:rsidR="001E112F" w:rsidRPr="00D5649B">
        <w:rPr>
          <w:sz w:val="20"/>
        </w:rPr>
        <w:t xml:space="preserve">pasture </w:t>
      </w:r>
      <w:r w:rsidRPr="00D5649B">
        <w:rPr>
          <w:sz w:val="20"/>
        </w:rPr>
        <w:t>productivity and stocking density (%)</w:t>
      </w:r>
    </w:p>
    <w:p w14:paraId="0C23F136" w14:textId="77777777" w:rsidR="009A7599" w:rsidRDefault="009A7599" w:rsidP="009A7599">
      <w:pPr>
        <w:pStyle w:val="Heading2"/>
      </w:pPr>
      <w:r w:rsidRPr="00D5649B">
        <w:rPr>
          <w:highlight w:val="yellow"/>
        </w:rPr>
        <w:br w:type="page"/>
      </w:r>
      <w:bookmarkStart w:id="1003" w:name="_Toc343610205"/>
      <w:bookmarkStart w:id="1004" w:name="_Toc152758719"/>
      <w:r w:rsidRPr="00D5649B">
        <w:lastRenderedPageBreak/>
        <w:t>Estimates of production output equations</w:t>
      </w:r>
      <w:bookmarkEnd w:id="1003"/>
      <w:bookmarkEnd w:id="1004"/>
    </w:p>
    <w:p w14:paraId="4EC811C9" w14:textId="77777777" w:rsidR="00EB7F16" w:rsidRPr="00D5649B" w:rsidRDefault="00EB7F16" w:rsidP="00EB7F16">
      <w:pPr>
        <w:pStyle w:val="Caption"/>
        <w:spacing w:after="120"/>
      </w:pPr>
      <w:r w:rsidRPr="00D5649B">
        <w:t xml:space="preserve">(by </w:t>
      </w:r>
      <w:r>
        <w:t>R</w:t>
      </w:r>
      <w:r w:rsidRPr="00D5649B">
        <w:t>. Kröbel)</w:t>
      </w:r>
    </w:p>
    <w:p w14:paraId="6A5DC5F0" w14:textId="77777777" w:rsidR="009A7599" w:rsidRPr="00D5649B" w:rsidRDefault="009A7599" w:rsidP="009A7599">
      <w:pPr>
        <w:rPr>
          <w:sz w:val="20"/>
        </w:rPr>
      </w:pPr>
      <w:r w:rsidRPr="00D5649B">
        <w:rPr>
          <w:sz w:val="20"/>
        </w:rPr>
        <w:t>Dairy, Beef, Sheep and Manure equations should be calculated monthly and summed for a yearly estimate.</w:t>
      </w:r>
    </w:p>
    <w:p w14:paraId="75EBA0AD" w14:textId="77777777" w:rsidR="009A7599" w:rsidRPr="00D5649B" w:rsidRDefault="009A7599" w:rsidP="009A7599">
      <w:pPr>
        <w:tabs>
          <w:tab w:val="left" w:pos="2160"/>
        </w:tabs>
        <w:rPr>
          <w:sz w:val="20"/>
        </w:rPr>
      </w:pPr>
      <w:r w:rsidRPr="00D5649B">
        <w:rPr>
          <w:sz w:val="20"/>
        </w:rPr>
        <w:t>Crop equation is calculated yearly only.</w:t>
      </w:r>
    </w:p>
    <w:p w14:paraId="2745A2B8" w14:textId="77777777" w:rsidR="009A7599" w:rsidRPr="00D5649B" w:rsidRDefault="009A7599" w:rsidP="009A7599">
      <w:pPr>
        <w:tabs>
          <w:tab w:val="left" w:pos="2160"/>
        </w:tabs>
        <w:rPr>
          <w:sz w:val="20"/>
        </w:rPr>
      </w:pPr>
      <w:r w:rsidRPr="00D5649B">
        <w:rPr>
          <w:sz w:val="20"/>
        </w:rPr>
        <w:t>This also includes a calculation of total land area.</w:t>
      </w:r>
    </w:p>
    <w:p w14:paraId="1005B439" w14:textId="77777777" w:rsidR="009A7599" w:rsidRPr="00D5649B" w:rsidRDefault="009A7599" w:rsidP="008A7F5F">
      <w:pPr>
        <w:pStyle w:val="Heading3"/>
      </w:pPr>
      <w:bookmarkStart w:id="1005" w:name="_Toc152758720"/>
      <w:r w:rsidRPr="00D5649B">
        <w:t>Dairy</w:t>
      </w:r>
      <w:bookmarkEnd w:id="1005"/>
    </w:p>
    <w:p w14:paraId="2F35788F" w14:textId="77777777" w:rsidR="009A7599" w:rsidRPr="00D5649B" w:rsidRDefault="009A7599" w:rsidP="009A7599">
      <w:pPr>
        <w:tabs>
          <w:tab w:val="left" w:pos="2160"/>
        </w:tabs>
        <w:rPr>
          <w:sz w:val="20"/>
        </w:rPr>
      </w:pPr>
      <w:r w:rsidRPr="00D5649B">
        <w:rPr>
          <w:sz w:val="20"/>
        </w:rPr>
        <w:t>For each lactating group -</w:t>
      </w:r>
    </w:p>
    <w:p w14:paraId="1D2675E8" w14:textId="777218CB" w:rsidR="00211A4C" w:rsidRPr="00D5649B" w:rsidRDefault="00211A4C" w:rsidP="00C31B2A">
      <w:pPr>
        <w:pStyle w:val="MTDisplayEquation"/>
        <w:keepNext/>
        <w:tabs>
          <w:tab w:val="clear" w:pos="9360"/>
          <w:tab w:val="left" w:pos="2160"/>
          <w:tab w:val="right" w:pos="9781"/>
        </w:tabs>
        <w:spacing w:after="120"/>
        <w:rPr>
          <w:b/>
        </w:rPr>
      </w:pPr>
      <m:oMath>
        <m:r>
          <m:rPr>
            <m:sty m:val="bi"/>
          </m:rPr>
          <w:rPr>
            <w:rFonts w:ascii="Cambria Math" w:hAnsi="Cambria Math"/>
          </w:rPr>
          <m:t>Milk=milk_production×#days×#</m:t>
        </m:r>
        <m:sSub>
          <m:sSubPr>
            <m:ctrlPr>
              <w:rPr>
                <w:rFonts w:ascii="Cambria Math" w:hAnsi="Cambria Math"/>
                <w:b/>
                <w:i/>
              </w:rPr>
            </m:ctrlPr>
          </m:sSubPr>
          <m:e>
            <m:r>
              <m:rPr>
                <m:sty m:val="bi"/>
              </m:rPr>
              <w:rPr>
                <w:rFonts w:ascii="Cambria Math" w:hAnsi="Cambria Math"/>
              </w:rPr>
              <m:t>cows</m:t>
            </m:r>
          </m:e>
          <m:sub>
            <m:r>
              <m:rPr>
                <m:sty m:val="bi"/>
              </m:rPr>
              <w:rPr>
                <w:rFonts w:ascii="Cambria Math" w:hAnsi="Cambria Math"/>
              </w:rPr>
              <m:t>lactating</m:t>
            </m:r>
          </m:sub>
        </m:sSub>
      </m:oMath>
      <w:r w:rsidRPr="00D5649B">
        <w:rPr>
          <w:b/>
        </w:rPr>
        <w:t xml:space="preserve"> </w:t>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7EED6952" w14:textId="77777777" w:rsidR="00211A4C" w:rsidRPr="00D5649B" w:rsidRDefault="00211A4C" w:rsidP="00C31B2A">
      <w:pPr>
        <w:tabs>
          <w:tab w:val="clear" w:pos="2880"/>
          <w:tab w:val="clear" w:pos="9360"/>
        </w:tabs>
        <w:ind w:left="2835" w:hanging="2835"/>
        <w:rPr>
          <w:sz w:val="20"/>
        </w:rPr>
      </w:pPr>
      <w:r w:rsidRPr="00D5649B">
        <w:rPr>
          <w:sz w:val="20"/>
        </w:rPr>
        <w:t>where</w:t>
      </w:r>
    </w:p>
    <w:p w14:paraId="7DD9F5D3" w14:textId="0597359A" w:rsidR="009A7599" w:rsidRPr="00D5649B" w:rsidRDefault="009A7599" w:rsidP="00C31B2A">
      <w:pPr>
        <w:tabs>
          <w:tab w:val="clear" w:pos="2880"/>
          <w:tab w:val="clear" w:pos="9360"/>
        </w:tabs>
        <w:spacing w:before="0"/>
        <w:ind w:left="2835" w:hanging="2835"/>
        <w:rPr>
          <w:sz w:val="20"/>
        </w:rPr>
      </w:pPr>
      <w:r w:rsidRPr="00D5649B">
        <w:rPr>
          <w:i/>
          <w:sz w:val="20"/>
        </w:rPr>
        <w:t>Milk</w:t>
      </w:r>
      <w:r w:rsidRPr="00D5649B">
        <w:rPr>
          <w:sz w:val="20"/>
        </w:rPr>
        <w:tab/>
      </w:r>
      <w:proofErr w:type="spellStart"/>
      <w:r w:rsidRPr="00D5649B">
        <w:rPr>
          <w:sz w:val="20"/>
        </w:rPr>
        <w:t>Milk</w:t>
      </w:r>
      <w:proofErr w:type="spellEnd"/>
      <w:r w:rsidRPr="00D5649B">
        <w:rPr>
          <w:sz w:val="20"/>
        </w:rPr>
        <w:t xml:space="preserve"> production for month (kg</w:t>
      </w:r>
      <w:r w:rsidR="00A63387">
        <w:rPr>
          <w:sz w:val="20"/>
        </w:rPr>
        <w:t xml:space="preserve"> month</w:t>
      </w:r>
      <w:r w:rsidR="00A63387" w:rsidRPr="00A63387">
        <w:rPr>
          <w:sz w:val="20"/>
          <w:vertAlign w:val="superscript"/>
        </w:rPr>
        <w:t>-1</w:t>
      </w:r>
      <w:r w:rsidRPr="00D5649B">
        <w:rPr>
          <w:sz w:val="20"/>
        </w:rPr>
        <w:t>)</w:t>
      </w:r>
    </w:p>
    <w:p w14:paraId="2DB88CAD" w14:textId="77777777" w:rsidR="009A7599" w:rsidRPr="00D5649B" w:rsidRDefault="009A7599" w:rsidP="00C31B2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 xml:space="preserve">) </w:t>
      </w:r>
    </w:p>
    <w:p w14:paraId="1BF9876A" w14:textId="191588B9" w:rsidR="009A7599" w:rsidRPr="00D5649B" w:rsidRDefault="009A7599" w:rsidP="00C31B2A">
      <w:pPr>
        <w:tabs>
          <w:tab w:val="clear" w:pos="2880"/>
          <w:tab w:val="clear" w:pos="9360"/>
        </w:tabs>
        <w:spacing w:before="0"/>
        <w:ind w:left="2835" w:hanging="2835"/>
        <w:rPr>
          <w:sz w:val="20"/>
        </w:rPr>
      </w:pPr>
      <w:r w:rsidRPr="00D5649B">
        <w:rPr>
          <w:i/>
          <w:sz w:val="20"/>
        </w:rPr>
        <w:t>#</w:t>
      </w:r>
      <w:r w:rsidR="009272E9">
        <w:rPr>
          <w:i/>
          <w:sz w:val="20"/>
        </w:rPr>
        <w:t>cows</w:t>
      </w:r>
      <w:r w:rsidRPr="00D5649B">
        <w:rPr>
          <w:i/>
          <w:sz w:val="20"/>
        </w:rPr>
        <w:tab/>
      </w:r>
      <w:r w:rsidRPr="00D5649B">
        <w:rPr>
          <w:sz w:val="20"/>
        </w:rPr>
        <w:t xml:space="preserve">Number of cattle </w:t>
      </w:r>
    </w:p>
    <w:p w14:paraId="4ECCBAAF" w14:textId="6C3A2C16" w:rsidR="009A7599" w:rsidRPr="00D5649B" w:rsidRDefault="009A7599" w:rsidP="00C31B2A">
      <w:pPr>
        <w:tabs>
          <w:tab w:val="clear" w:pos="2880"/>
          <w:tab w:val="clear" w:pos="9360"/>
        </w:tabs>
        <w:spacing w:before="0"/>
        <w:ind w:left="2835" w:hanging="2835"/>
      </w:pPr>
      <w:r w:rsidRPr="00D5649B">
        <w:rPr>
          <w:i/>
          <w:sz w:val="20"/>
        </w:rPr>
        <w:t>#days</w:t>
      </w:r>
      <w:r w:rsidR="00BC38CC" w:rsidRPr="00D5649B">
        <w:rPr>
          <w:i/>
          <w:sz w:val="20"/>
        </w:rPr>
        <w:tab/>
      </w:r>
      <w:r w:rsidRPr="00D5649B">
        <w:rPr>
          <w:sz w:val="20"/>
        </w:rPr>
        <w:t>Number of days in month</w:t>
      </w:r>
    </w:p>
    <w:p w14:paraId="30914E95" w14:textId="032788DE" w:rsidR="00211A4C" w:rsidRPr="00D5649B" w:rsidRDefault="00211A4C" w:rsidP="00C31B2A">
      <w:pPr>
        <w:pStyle w:val="MTDisplayEquation"/>
        <w:keepNext/>
        <w:tabs>
          <w:tab w:val="left" w:pos="2160"/>
        </w:tabs>
        <w:spacing w:after="120"/>
        <w:rPr>
          <w:b/>
        </w:rPr>
      </w:pPr>
      <m:oMathPara>
        <m:oMath>
          <m:r>
            <m:rPr>
              <m:sty m:val="bi"/>
            </m:rPr>
            <w:rPr>
              <w:rFonts w:ascii="Cambria Math" w:hAnsi="Cambria Math"/>
            </w:rPr>
            <m:t>FPCM=Milk×</m:t>
          </m:r>
          <m:d>
            <m:dPr>
              <m:ctrlPr>
                <w:rPr>
                  <w:rFonts w:ascii="Cambria Math" w:hAnsi="Cambria Math"/>
                  <w:b/>
                  <w:i/>
                </w:rPr>
              </m:ctrlPr>
            </m:dPr>
            <m:e>
              <m:r>
                <m:rPr>
                  <m:sty m:val="bi"/>
                </m:rPr>
                <w:rPr>
                  <w:rFonts w:ascii="Cambria Math" w:hAnsi="Cambria Math"/>
                </w:rPr>
                <m:t>0.1226×fat_content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0.0776×</m:t>
              </m:r>
              <m:d>
                <m:dPr>
                  <m:ctrlPr>
                    <w:rPr>
                      <w:rFonts w:ascii="Cambria Math" w:hAnsi="Cambria Math"/>
                      <w:b/>
                      <w:i/>
                    </w:rPr>
                  </m:ctrlPr>
                </m:dPr>
                <m:e>
                  <m:r>
                    <m:rPr>
                      <m:sty m:val="bi"/>
                    </m:rPr>
                    <w:rPr>
                      <w:rFonts w:ascii="Cambria Math" w:hAnsi="Cambria Math"/>
                    </w:rPr>
                    <m:t>milk_protein-0.19</m:t>
                  </m:r>
                </m:e>
              </m:d>
            </m:e>
          </m:d>
          <m:r>
            <m:rPr>
              <m:sty m:val="bi"/>
            </m:rPr>
            <w:rPr>
              <w:rFonts w:ascii="Cambria Math" w:hAnsi="Cambria Math"/>
            </w:rPr>
            <m:t>+0.2534</m:t>
          </m:r>
        </m:oMath>
      </m:oMathPara>
    </w:p>
    <w:p w14:paraId="0FB4DF3C" w14:textId="15D0ADB2" w:rsidR="009A7599" w:rsidRPr="00D5649B" w:rsidRDefault="00211A4C" w:rsidP="00C31B2A">
      <w:pPr>
        <w:pStyle w:val="Caption"/>
        <w:tabs>
          <w:tab w:val="clear" w:pos="9360"/>
          <w:tab w:val="right" w:pos="9781"/>
        </w:tabs>
        <w:spacing w:after="120"/>
        <w:rPr>
          <w:b/>
        </w:rPr>
      </w:pP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11.4.1</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2</w:t>
      </w:r>
      <w:r w:rsidR="001977CC">
        <w:rPr>
          <w:b/>
        </w:rPr>
        <w:fldChar w:fldCharType="end"/>
      </w:r>
    </w:p>
    <w:p w14:paraId="6929AFFF" w14:textId="4B0F8DC4" w:rsidR="009A7599" w:rsidRPr="00421D4A" w:rsidRDefault="009A7599" w:rsidP="00211A4C">
      <w:pPr>
        <w:tabs>
          <w:tab w:val="left" w:pos="2160"/>
          <w:tab w:val="right" w:pos="8820"/>
        </w:tabs>
        <w:jc w:val="right"/>
        <w:rPr>
          <w:sz w:val="20"/>
        </w:rPr>
      </w:pPr>
      <w:r w:rsidRPr="00D5649B">
        <w:tab/>
      </w:r>
      <w:r w:rsidRPr="00D5649B">
        <w:tab/>
      </w:r>
      <w:r w:rsidR="00421D4A">
        <w:rPr>
          <w:sz w:val="20"/>
        </w:rPr>
        <w:t>D</w:t>
      </w:r>
      <w:r w:rsidR="00A63387" w:rsidRPr="00421D4A">
        <w:rPr>
          <w:sz w:val="20"/>
        </w:rPr>
        <w:t xml:space="preserve">erived from </w:t>
      </w:r>
      <w:r w:rsidRPr="00421D4A">
        <w:rPr>
          <w:sz w:val="20"/>
        </w:rPr>
        <w:t>IDF 201</w:t>
      </w:r>
      <w:r w:rsidR="006C19DE" w:rsidRPr="00421D4A">
        <w:rPr>
          <w:sz w:val="20"/>
        </w:rPr>
        <w:t>5</w:t>
      </w:r>
    </w:p>
    <w:p w14:paraId="114BB332" w14:textId="77777777" w:rsidR="00211A4C" w:rsidRPr="00D5649B" w:rsidRDefault="00211A4C" w:rsidP="00C31B2A">
      <w:pPr>
        <w:tabs>
          <w:tab w:val="clear" w:pos="2880"/>
          <w:tab w:val="clear" w:pos="9360"/>
        </w:tabs>
        <w:ind w:left="2835" w:hanging="2835"/>
        <w:rPr>
          <w:sz w:val="20"/>
        </w:rPr>
      </w:pPr>
      <w:r w:rsidRPr="00D5649B">
        <w:rPr>
          <w:sz w:val="20"/>
        </w:rPr>
        <w:t>where</w:t>
      </w:r>
    </w:p>
    <w:p w14:paraId="7F51B335" w14:textId="2E8B2C6A" w:rsidR="009A7599" w:rsidRPr="00D5649B" w:rsidRDefault="009A7599" w:rsidP="00C31B2A">
      <w:pPr>
        <w:tabs>
          <w:tab w:val="clear" w:pos="2880"/>
          <w:tab w:val="clear" w:pos="9360"/>
        </w:tabs>
        <w:spacing w:before="0"/>
        <w:ind w:left="2835" w:hanging="2835"/>
        <w:rPr>
          <w:sz w:val="20"/>
        </w:rPr>
      </w:pPr>
      <w:r w:rsidRPr="00D5649B">
        <w:rPr>
          <w:sz w:val="20"/>
        </w:rPr>
        <w:t>FPCM</w:t>
      </w:r>
      <w:r w:rsidRPr="00D5649B">
        <w:rPr>
          <w:sz w:val="20"/>
        </w:rPr>
        <w:tab/>
        <w:t>Fat and protein corrected milk production for month (kg</w:t>
      </w:r>
      <w:r w:rsidR="00A63387" w:rsidRPr="00A63387">
        <w:rPr>
          <w:sz w:val="20"/>
        </w:rPr>
        <w:t xml:space="preserve"> </w:t>
      </w:r>
      <w:r w:rsidR="00A63387">
        <w:rPr>
          <w:sz w:val="20"/>
        </w:rPr>
        <w:t>month</w:t>
      </w:r>
      <w:r w:rsidR="00A63387" w:rsidRPr="00A63387">
        <w:rPr>
          <w:sz w:val="20"/>
          <w:vertAlign w:val="superscript"/>
        </w:rPr>
        <w:t>-1</w:t>
      </w:r>
      <w:r w:rsidRPr="00D5649B">
        <w:rPr>
          <w:sz w:val="20"/>
        </w:rPr>
        <w:t>)</w:t>
      </w:r>
    </w:p>
    <w:p w14:paraId="76F466A8" w14:textId="35441D23" w:rsidR="009A7599" w:rsidRPr="00D5649B" w:rsidRDefault="009A7599" w:rsidP="009A7599">
      <w:pPr>
        <w:tabs>
          <w:tab w:val="left" w:pos="2160"/>
        </w:tabs>
        <w:rPr>
          <w:sz w:val="20"/>
        </w:rPr>
      </w:pPr>
      <w:r w:rsidRPr="00D5649B">
        <w:rPr>
          <w:sz w:val="20"/>
        </w:rPr>
        <w:t>Subtracting 0.19 from the crude protein value results in true protein required for Fat and Protein Corrected Milk.</w:t>
      </w:r>
      <w:r w:rsidR="003422E4" w:rsidRPr="00D5649B">
        <w:rPr>
          <w:sz w:val="20"/>
        </w:rPr>
        <w:t xml:space="preserve"> </w:t>
      </w:r>
      <w:r w:rsidRPr="00D5649B">
        <w:rPr>
          <w:sz w:val="20"/>
        </w:rPr>
        <w:t xml:space="preserve">These values are found in </w:t>
      </w:r>
      <w:r w:rsidR="00C31B2A" w:rsidRPr="00C31B2A">
        <w:rPr>
          <w:b/>
          <w:sz w:val="20"/>
        </w:rPr>
        <w:t xml:space="preserve">Section </w:t>
      </w:r>
      <w:r w:rsidR="00C31B2A" w:rsidRPr="00C31B2A">
        <w:rPr>
          <w:b/>
          <w:sz w:val="20"/>
          <w:highlight w:val="yellow"/>
        </w:rPr>
        <w:fldChar w:fldCharType="begin"/>
      </w:r>
      <w:r w:rsidR="00C31B2A" w:rsidRPr="00C31B2A">
        <w:rPr>
          <w:b/>
          <w:sz w:val="20"/>
        </w:rPr>
        <w:instrText xml:space="preserve"> REF _Ref91669399 \r \h </w:instrText>
      </w:r>
      <w:r w:rsidR="00C31B2A">
        <w:rPr>
          <w:b/>
          <w:sz w:val="20"/>
          <w:highlight w:val="yellow"/>
        </w:rPr>
        <w:instrText xml:space="preserve"> \* MERGEFORMAT </w:instrText>
      </w:r>
      <w:r w:rsidR="00C31B2A" w:rsidRPr="00C31B2A">
        <w:rPr>
          <w:b/>
          <w:sz w:val="20"/>
          <w:highlight w:val="yellow"/>
        </w:rPr>
      </w:r>
      <w:r w:rsidR="00C31B2A" w:rsidRPr="00C31B2A">
        <w:rPr>
          <w:b/>
          <w:sz w:val="20"/>
          <w:highlight w:val="yellow"/>
        </w:rPr>
        <w:fldChar w:fldCharType="separate"/>
      </w:r>
      <w:r w:rsidR="00CD7D14">
        <w:rPr>
          <w:b/>
          <w:sz w:val="20"/>
        </w:rPr>
        <w:t>3.2</w:t>
      </w:r>
      <w:r w:rsidR="00C31B2A" w:rsidRPr="00C31B2A">
        <w:rPr>
          <w:b/>
          <w:sz w:val="20"/>
          <w:highlight w:val="yellow"/>
        </w:rPr>
        <w:fldChar w:fldCharType="end"/>
      </w:r>
      <w:r w:rsidRPr="00D5649B">
        <w:rPr>
          <w:sz w:val="20"/>
        </w:rPr>
        <w:t xml:space="preserve"> for Dairy Cattle.</w:t>
      </w:r>
    </w:p>
    <w:p w14:paraId="5D94CD81" w14:textId="77777777" w:rsidR="009A7599" w:rsidRPr="00D5649B" w:rsidRDefault="009A7599" w:rsidP="008A7F5F">
      <w:pPr>
        <w:pStyle w:val="Heading3"/>
      </w:pPr>
      <w:bookmarkStart w:id="1006" w:name="_Toc152758721"/>
      <w:r w:rsidRPr="00D5649B">
        <w:t>Beef feedlots/stockers</w:t>
      </w:r>
      <w:bookmarkEnd w:id="1006"/>
    </w:p>
    <w:p w14:paraId="06786372" w14:textId="77777777" w:rsidR="009A7599" w:rsidRPr="00D5649B" w:rsidRDefault="009A7599" w:rsidP="009A7599">
      <w:pPr>
        <w:tabs>
          <w:tab w:val="left" w:pos="2160"/>
        </w:tabs>
        <w:rPr>
          <w:sz w:val="20"/>
        </w:rPr>
      </w:pPr>
      <w:r w:rsidRPr="00D5649B">
        <w:rPr>
          <w:sz w:val="20"/>
        </w:rPr>
        <w:t>For each beef group (backgrounding, finishing, stocker group) –</w:t>
      </w:r>
    </w:p>
    <w:p w14:paraId="42001706" w14:textId="7A86E46A" w:rsidR="00E2528C" w:rsidRPr="00D5649B" w:rsidRDefault="00E2528C" w:rsidP="00C31B2A">
      <w:pPr>
        <w:keepNext/>
        <w:tabs>
          <w:tab w:val="clear" w:pos="9360"/>
          <w:tab w:val="left" w:pos="2160"/>
          <w:tab w:val="right" w:pos="9781"/>
        </w:tabs>
        <w:spacing w:after="120"/>
        <w:rPr>
          <w:b/>
        </w:rPr>
      </w:pPr>
      <m:oMath>
        <m:r>
          <m:rPr>
            <m:sty m:val="bi"/>
          </m:rPr>
          <w:rPr>
            <w:rFonts w:ascii="Cambria Math" w:hAnsi="Cambria Math"/>
          </w:rPr>
          <m:t>Beef=ADG×#days×#cattle</m:t>
        </m:r>
      </m:oMath>
      <w:r w:rsidRPr="00D5649B">
        <w:rPr>
          <w:b/>
        </w:rPr>
        <w:t xml:space="preserve"> </w:t>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11.4.2</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07F43E97" w14:textId="77777777" w:rsidR="00E2528C" w:rsidRPr="00D5649B" w:rsidRDefault="00E2528C" w:rsidP="00C31B2A">
      <w:pPr>
        <w:tabs>
          <w:tab w:val="clear" w:pos="2880"/>
          <w:tab w:val="clear" w:pos="9360"/>
        </w:tabs>
        <w:ind w:left="2835" w:hanging="2835"/>
        <w:rPr>
          <w:sz w:val="20"/>
        </w:rPr>
      </w:pPr>
      <w:r w:rsidRPr="00D5649B">
        <w:rPr>
          <w:sz w:val="20"/>
        </w:rPr>
        <w:t>where</w:t>
      </w:r>
    </w:p>
    <w:p w14:paraId="5369092C" w14:textId="77777777" w:rsidR="009A7599" w:rsidRPr="00D5649B" w:rsidRDefault="009A7599" w:rsidP="00C31B2A">
      <w:pPr>
        <w:tabs>
          <w:tab w:val="clear" w:pos="2880"/>
          <w:tab w:val="clear" w:pos="9360"/>
        </w:tabs>
        <w:spacing w:before="0"/>
        <w:ind w:left="2835" w:hanging="2835"/>
        <w:rPr>
          <w:sz w:val="20"/>
        </w:rPr>
      </w:pPr>
      <w:r w:rsidRPr="00D5649B">
        <w:rPr>
          <w:i/>
          <w:sz w:val="20"/>
        </w:rPr>
        <w:t>Beef</w:t>
      </w:r>
      <w:r w:rsidRPr="00D5649B">
        <w:rPr>
          <w:i/>
          <w:sz w:val="20"/>
        </w:rPr>
        <w:tab/>
      </w:r>
      <w:r w:rsidRPr="00D5649B">
        <w:rPr>
          <w:sz w:val="20"/>
        </w:rPr>
        <w:t>Live weight of beef produced for month (kg) – from initial weight to final weight</w:t>
      </w:r>
    </w:p>
    <w:p w14:paraId="7F91BF10" w14:textId="38898A68" w:rsidR="009A7599" w:rsidRPr="00D5649B" w:rsidRDefault="009A7599" w:rsidP="00C31B2A">
      <w:pPr>
        <w:tabs>
          <w:tab w:val="clear" w:pos="2880"/>
          <w:tab w:val="clear" w:pos="9360"/>
        </w:tabs>
        <w:spacing w:before="0"/>
        <w:ind w:left="2835" w:hanging="2835"/>
      </w:pPr>
      <w:r w:rsidRPr="00D5649B">
        <w:rPr>
          <w:i/>
          <w:sz w:val="20"/>
        </w:rPr>
        <w:t>ADG</w:t>
      </w:r>
      <w:r w:rsidR="009420D4"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55BC01A" w14:textId="77777777" w:rsidR="009A7599" w:rsidRPr="00D5649B" w:rsidRDefault="009A7599" w:rsidP="00C31B2A">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cattle </w:t>
      </w:r>
    </w:p>
    <w:p w14:paraId="7BE55F83" w14:textId="77777777" w:rsidR="009A7599" w:rsidRPr="00D5649B" w:rsidRDefault="009A7599" w:rsidP="00C31B2A">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4BD600B3" w14:textId="5F213ACC" w:rsidR="009A7599" w:rsidRPr="00D5649B" w:rsidRDefault="009A7599" w:rsidP="009A7599">
      <w:pPr>
        <w:tabs>
          <w:tab w:val="left" w:pos="2160"/>
        </w:tabs>
        <w:rPr>
          <w:sz w:val="20"/>
        </w:rPr>
      </w:pPr>
      <w:r w:rsidRPr="00D5649B">
        <w:rPr>
          <w:sz w:val="20"/>
        </w:rPr>
        <w:t xml:space="preserve">These values are found in </w:t>
      </w:r>
      <w:r w:rsidRPr="00C31B2A">
        <w:rPr>
          <w:b/>
          <w:sz w:val="20"/>
        </w:rPr>
        <w:t xml:space="preserve">Section </w:t>
      </w:r>
      <w:r w:rsidR="00C31B2A" w:rsidRPr="00C31B2A">
        <w:rPr>
          <w:b/>
          <w:sz w:val="20"/>
        </w:rPr>
        <w:fldChar w:fldCharType="begin"/>
      </w:r>
      <w:r w:rsidR="00C31B2A" w:rsidRPr="00C31B2A">
        <w:rPr>
          <w:b/>
          <w:sz w:val="20"/>
        </w:rPr>
        <w:instrText xml:space="preserve"> REF _Ref91669205 \r \h  \* MERGEFORMAT </w:instrText>
      </w:r>
      <w:r w:rsidR="00C31B2A" w:rsidRPr="00C31B2A">
        <w:rPr>
          <w:b/>
          <w:sz w:val="20"/>
        </w:rPr>
      </w:r>
      <w:r w:rsidR="00C31B2A" w:rsidRPr="00C31B2A">
        <w:rPr>
          <w:b/>
          <w:sz w:val="20"/>
        </w:rPr>
        <w:fldChar w:fldCharType="separate"/>
      </w:r>
      <w:r w:rsidR="00CD7D14">
        <w:rPr>
          <w:b/>
          <w:sz w:val="20"/>
        </w:rPr>
        <w:t>3.1</w:t>
      </w:r>
      <w:r w:rsidR="00C31B2A" w:rsidRPr="00C31B2A">
        <w:rPr>
          <w:b/>
          <w:sz w:val="20"/>
        </w:rPr>
        <w:fldChar w:fldCharType="end"/>
      </w:r>
      <w:r w:rsidRPr="00D5649B">
        <w:rPr>
          <w:sz w:val="20"/>
        </w:rPr>
        <w:t xml:space="preserve"> for Beef Cattle.</w:t>
      </w:r>
    </w:p>
    <w:p w14:paraId="442437BC" w14:textId="77777777" w:rsidR="009A7599" w:rsidRPr="00D5649B" w:rsidRDefault="009A7599" w:rsidP="008A7F5F">
      <w:pPr>
        <w:pStyle w:val="Heading3"/>
      </w:pPr>
      <w:bookmarkStart w:id="1007" w:name="_Toc152758722"/>
      <w:r w:rsidRPr="00D5649B">
        <w:t>Sheep</w:t>
      </w:r>
      <w:bookmarkEnd w:id="1007"/>
    </w:p>
    <w:p w14:paraId="58A7ADB3" w14:textId="77777777" w:rsidR="009A7599" w:rsidRPr="00D5649B" w:rsidRDefault="009A7599" w:rsidP="009A7599">
      <w:pPr>
        <w:tabs>
          <w:tab w:val="left" w:pos="2160"/>
        </w:tabs>
        <w:rPr>
          <w:sz w:val="20"/>
        </w:rPr>
      </w:pPr>
      <w:r w:rsidRPr="00D5649B">
        <w:rPr>
          <w:sz w:val="20"/>
        </w:rPr>
        <w:t xml:space="preserve">For each sheep feedlot group - </w:t>
      </w:r>
    </w:p>
    <w:p w14:paraId="33BF9F91" w14:textId="5606D61E" w:rsidR="009A7599" w:rsidRPr="00D5649B" w:rsidRDefault="00E2528C" w:rsidP="00C31B2A">
      <w:pPr>
        <w:keepNext/>
        <w:tabs>
          <w:tab w:val="clear" w:pos="9360"/>
          <w:tab w:val="left" w:pos="2160"/>
          <w:tab w:val="right" w:pos="9781"/>
        </w:tabs>
        <w:spacing w:after="120"/>
        <w:rPr>
          <w:b/>
          <w:sz w:val="20"/>
        </w:rPr>
      </w:pPr>
      <m:oMath>
        <m:r>
          <m:rPr>
            <m:sty m:val="bi"/>
          </m:rPr>
          <w:rPr>
            <w:rFonts w:ascii="Cambria Math" w:hAnsi="Cambria Math"/>
          </w:rPr>
          <m:t>Lamb=ADG×#days×#sheep</m:t>
        </m:r>
      </m:oMath>
      <w:r w:rsidRPr="00D5649B">
        <w:rPr>
          <w:b/>
        </w:rPr>
        <w:t xml:space="preserve"> </w:t>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11.4.3</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58324E60" w14:textId="77777777" w:rsidR="00E2528C" w:rsidRPr="00D5649B" w:rsidRDefault="00E2528C" w:rsidP="00C31B2A">
      <w:pPr>
        <w:tabs>
          <w:tab w:val="clear" w:pos="2880"/>
          <w:tab w:val="clear" w:pos="9360"/>
        </w:tabs>
        <w:ind w:left="2835" w:hanging="2835"/>
        <w:rPr>
          <w:sz w:val="20"/>
        </w:rPr>
      </w:pPr>
      <w:r w:rsidRPr="00D5649B">
        <w:rPr>
          <w:sz w:val="20"/>
        </w:rPr>
        <w:t>where</w:t>
      </w:r>
    </w:p>
    <w:p w14:paraId="22B9BE7D" w14:textId="77777777" w:rsidR="009A7599" w:rsidRPr="00D5649B" w:rsidRDefault="009A7599" w:rsidP="00C31B2A">
      <w:pPr>
        <w:tabs>
          <w:tab w:val="clear" w:pos="2880"/>
          <w:tab w:val="clear" w:pos="9360"/>
        </w:tabs>
        <w:spacing w:before="0"/>
        <w:ind w:left="2835" w:hanging="2835"/>
        <w:rPr>
          <w:sz w:val="20"/>
        </w:rPr>
      </w:pPr>
      <w:r w:rsidRPr="00D5649B">
        <w:rPr>
          <w:i/>
          <w:sz w:val="20"/>
        </w:rPr>
        <w:t>Lamb</w:t>
      </w:r>
      <w:r w:rsidRPr="00D5649B">
        <w:rPr>
          <w:i/>
          <w:sz w:val="20"/>
        </w:rPr>
        <w:tab/>
      </w:r>
      <w:r w:rsidRPr="00D5649B">
        <w:rPr>
          <w:sz w:val="20"/>
        </w:rPr>
        <w:t>Live weight of lamb/mutton produced for month (kg) – from initial weight to final weight</w:t>
      </w:r>
    </w:p>
    <w:p w14:paraId="4ACD7A81" w14:textId="294680CA" w:rsidR="009A7599" w:rsidRPr="00D5649B" w:rsidRDefault="009A7599" w:rsidP="00C31B2A">
      <w:pPr>
        <w:tabs>
          <w:tab w:val="clear" w:pos="2880"/>
          <w:tab w:val="clear" w:pos="9360"/>
        </w:tabs>
        <w:spacing w:before="0"/>
        <w:ind w:left="2835" w:hanging="2835"/>
      </w:pPr>
      <w:r w:rsidRPr="00D5649B">
        <w:rPr>
          <w:i/>
          <w:sz w:val="20"/>
        </w:rPr>
        <w:t>ADG</w:t>
      </w:r>
      <w:r w:rsidR="00E2528C"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E19070" w14:textId="77777777" w:rsidR="009A7599" w:rsidRPr="00D5649B" w:rsidRDefault="009A7599" w:rsidP="00C31B2A">
      <w:pPr>
        <w:tabs>
          <w:tab w:val="clear" w:pos="2880"/>
          <w:tab w:val="clear" w:pos="9360"/>
        </w:tabs>
        <w:spacing w:before="0"/>
        <w:ind w:left="2835" w:hanging="2835"/>
        <w:rPr>
          <w:sz w:val="20"/>
        </w:rPr>
      </w:pPr>
      <w:r w:rsidRPr="00D5649B">
        <w:rPr>
          <w:i/>
          <w:sz w:val="20"/>
        </w:rPr>
        <w:t>#sheep</w:t>
      </w:r>
      <w:r w:rsidRPr="00D5649B">
        <w:rPr>
          <w:i/>
          <w:sz w:val="20"/>
        </w:rPr>
        <w:tab/>
      </w:r>
      <w:r w:rsidRPr="00D5649B">
        <w:rPr>
          <w:sz w:val="20"/>
        </w:rPr>
        <w:t xml:space="preserve">Number of sheep </w:t>
      </w:r>
    </w:p>
    <w:p w14:paraId="336EEFE8" w14:textId="77777777" w:rsidR="009A7599" w:rsidRPr="00D5649B" w:rsidRDefault="009A7599" w:rsidP="00C31B2A">
      <w:pPr>
        <w:tabs>
          <w:tab w:val="clear" w:pos="2880"/>
          <w:tab w:val="clear" w:pos="9360"/>
        </w:tabs>
        <w:spacing w:before="0"/>
        <w:ind w:left="2835" w:hanging="2835"/>
        <w:rPr>
          <w:color w:val="000000"/>
          <w:sz w:val="20"/>
        </w:rPr>
      </w:pPr>
      <w:r w:rsidRPr="00D5649B">
        <w:rPr>
          <w:i/>
          <w:color w:val="000000"/>
          <w:sz w:val="20"/>
        </w:rPr>
        <w:lastRenderedPageBreak/>
        <w:t>#days</w:t>
      </w:r>
      <w:r w:rsidRPr="00D5649B">
        <w:rPr>
          <w:i/>
          <w:color w:val="000000"/>
          <w:sz w:val="20"/>
        </w:rPr>
        <w:tab/>
      </w:r>
      <w:r w:rsidRPr="00D5649B">
        <w:rPr>
          <w:color w:val="000000"/>
          <w:sz w:val="20"/>
        </w:rPr>
        <w:t>Number of days in month</w:t>
      </w:r>
    </w:p>
    <w:p w14:paraId="4AA77924" w14:textId="597D6ABC" w:rsidR="009A7599" w:rsidRPr="00D5649B" w:rsidRDefault="009A7599" w:rsidP="009A7599">
      <w:pPr>
        <w:tabs>
          <w:tab w:val="left" w:pos="2160"/>
        </w:tabs>
        <w:rPr>
          <w:sz w:val="20"/>
        </w:rPr>
      </w:pPr>
      <w:r w:rsidRPr="00D5649B">
        <w:rPr>
          <w:sz w:val="20"/>
        </w:rPr>
        <w:t xml:space="preserve">These values can be found in </w:t>
      </w:r>
      <w:r w:rsidRPr="00C31B2A">
        <w:rPr>
          <w:b/>
          <w:sz w:val="20"/>
        </w:rPr>
        <w:t xml:space="preserve">Section </w:t>
      </w:r>
      <w:r w:rsidR="00C31B2A" w:rsidRPr="00C31B2A">
        <w:rPr>
          <w:b/>
          <w:sz w:val="20"/>
        </w:rPr>
        <w:fldChar w:fldCharType="begin"/>
      </w:r>
      <w:r w:rsidR="00C31B2A" w:rsidRPr="00C31B2A">
        <w:rPr>
          <w:b/>
          <w:sz w:val="20"/>
        </w:rPr>
        <w:instrText xml:space="preserve"> REF _Ref91669409 \r \h  \* MERGEFORMAT </w:instrText>
      </w:r>
      <w:r w:rsidR="00C31B2A" w:rsidRPr="00C31B2A">
        <w:rPr>
          <w:b/>
          <w:sz w:val="20"/>
        </w:rPr>
      </w:r>
      <w:r w:rsidR="00C31B2A" w:rsidRPr="00C31B2A">
        <w:rPr>
          <w:b/>
          <w:sz w:val="20"/>
        </w:rPr>
        <w:fldChar w:fldCharType="separate"/>
      </w:r>
      <w:r w:rsidR="00CD7D14">
        <w:rPr>
          <w:b/>
          <w:sz w:val="20"/>
        </w:rPr>
        <w:t>3.3</w:t>
      </w:r>
      <w:r w:rsidR="00C31B2A" w:rsidRPr="00C31B2A">
        <w:rPr>
          <w:b/>
          <w:sz w:val="20"/>
        </w:rPr>
        <w:fldChar w:fldCharType="end"/>
      </w:r>
      <w:r w:rsidRPr="00D5649B">
        <w:rPr>
          <w:sz w:val="20"/>
        </w:rPr>
        <w:t xml:space="preserve"> for Sheep.</w:t>
      </w:r>
    </w:p>
    <w:p w14:paraId="17032207" w14:textId="77777777" w:rsidR="009A7599" w:rsidRPr="00D5649B" w:rsidRDefault="009A7599" w:rsidP="008A7F5F">
      <w:pPr>
        <w:pStyle w:val="Heading3"/>
      </w:pPr>
      <w:bookmarkStart w:id="1008" w:name="_Toc152758723"/>
      <w:r w:rsidRPr="00D5649B">
        <w:t>Crops</w:t>
      </w:r>
      <w:bookmarkEnd w:id="1008"/>
    </w:p>
    <w:p w14:paraId="38AEC867" w14:textId="77777777" w:rsidR="009A7599" w:rsidRPr="00D5649B" w:rsidRDefault="009A7599" w:rsidP="009A7599">
      <w:pPr>
        <w:tabs>
          <w:tab w:val="left" w:pos="2160"/>
        </w:tabs>
        <w:rPr>
          <w:sz w:val="20"/>
        </w:rPr>
      </w:pPr>
      <w:r w:rsidRPr="00D5649B">
        <w:rPr>
          <w:sz w:val="20"/>
        </w:rPr>
        <w:t>For each crop –</w:t>
      </w:r>
    </w:p>
    <w:p w14:paraId="244AF3F5" w14:textId="439987C9" w:rsidR="009A7599" w:rsidRPr="00D5649B" w:rsidRDefault="00E2528C" w:rsidP="00C31B2A">
      <w:pPr>
        <w:pStyle w:val="MTDisplayEquation"/>
        <w:keepNext/>
        <w:tabs>
          <w:tab w:val="clear" w:pos="9360"/>
          <w:tab w:val="left" w:pos="2160"/>
          <w:tab w:val="right" w:pos="9781"/>
        </w:tabs>
        <w:spacing w:after="120"/>
        <w:rPr>
          <w:b/>
        </w:rPr>
      </w:pPr>
      <m:oMath>
        <m:r>
          <m:rPr>
            <m:sty m:val="bi"/>
          </m:rPr>
          <w:rPr>
            <w:rFonts w:ascii="Cambria Math" w:hAnsi="Cambria Math"/>
          </w:rPr>
          <m:t>Harvest=Yield×area</m:t>
        </m:r>
      </m:oMath>
      <w:r w:rsidRPr="00D5649B">
        <w:rPr>
          <w:b/>
        </w:rPr>
        <w:t xml:space="preserve"> </w:t>
      </w:r>
      <w:r w:rsidRPr="00D5649B">
        <w:rPr>
          <w:b/>
        </w:rPr>
        <w:tab/>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11.4.4</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191D747A" w14:textId="77777777" w:rsidR="00E2528C" w:rsidRPr="00D5649B" w:rsidRDefault="00E2528C" w:rsidP="00C31B2A">
      <w:pPr>
        <w:tabs>
          <w:tab w:val="clear" w:pos="2880"/>
          <w:tab w:val="clear" w:pos="9360"/>
        </w:tabs>
        <w:ind w:left="2835" w:hanging="2835"/>
        <w:rPr>
          <w:sz w:val="20"/>
        </w:rPr>
      </w:pPr>
      <w:r w:rsidRPr="00D5649B">
        <w:rPr>
          <w:sz w:val="20"/>
        </w:rPr>
        <w:t>where</w:t>
      </w:r>
    </w:p>
    <w:p w14:paraId="0040C931" w14:textId="1968B48B" w:rsidR="009A7599" w:rsidRPr="00D5649B" w:rsidRDefault="009A7599" w:rsidP="00C31B2A">
      <w:pPr>
        <w:tabs>
          <w:tab w:val="clear" w:pos="2880"/>
          <w:tab w:val="clear" w:pos="9360"/>
        </w:tabs>
        <w:spacing w:before="0"/>
        <w:ind w:left="2835" w:hanging="2835"/>
        <w:rPr>
          <w:sz w:val="20"/>
        </w:rPr>
      </w:pPr>
      <w:r w:rsidRPr="00D5649B">
        <w:rPr>
          <w:i/>
          <w:sz w:val="20"/>
        </w:rPr>
        <w:t>Harvest</w:t>
      </w:r>
      <w:r w:rsidR="00E2528C" w:rsidRPr="00D5649B">
        <w:rPr>
          <w:i/>
          <w:sz w:val="20"/>
        </w:rPr>
        <w:tab/>
      </w:r>
      <w:r w:rsidRPr="00D5649B">
        <w:rPr>
          <w:sz w:val="20"/>
        </w:rPr>
        <w:t>Total crop yield (kg)</w:t>
      </w:r>
    </w:p>
    <w:p w14:paraId="50731CDD" w14:textId="77777777" w:rsidR="009A7599" w:rsidRPr="00D5649B" w:rsidRDefault="009A7599" w:rsidP="00C31B2A">
      <w:pPr>
        <w:tabs>
          <w:tab w:val="clear" w:pos="2880"/>
          <w:tab w:val="clear" w:pos="9360"/>
        </w:tabs>
        <w:spacing w:before="0"/>
        <w:ind w:left="2835" w:hanging="2835"/>
        <w:rPr>
          <w:sz w:val="20"/>
        </w:rPr>
      </w:pPr>
      <w:r w:rsidRPr="00D5649B">
        <w:rPr>
          <w:i/>
          <w:sz w:val="20"/>
        </w:rPr>
        <w:t>Yield</w:t>
      </w:r>
      <w:r w:rsidRPr="00D5649B">
        <w:rPr>
          <w:i/>
          <w:sz w:val="20"/>
        </w:rPr>
        <w:tab/>
      </w:r>
      <w:r w:rsidRPr="00D5649B">
        <w:rPr>
          <w:sz w:val="20"/>
        </w:rPr>
        <w:t xml:space="preserve">Crop yield </w:t>
      </w:r>
      <w:r w:rsidRPr="00D5649B">
        <w:rPr>
          <w:color w:val="000000"/>
          <w:sz w:val="20"/>
        </w:rPr>
        <w:t>(kg ha</w:t>
      </w:r>
      <w:r w:rsidRPr="00D5649B">
        <w:rPr>
          <w:color w:val="000000"/>
          <w:sz w:val="20"/>
          <w:vertAlign w:val="superscript"/>
        </w:rPr>
        <w:t>-1</w:t>
      </w:r>
      <w:r w:rsidRPr="00D5649B">
        <w:rPr>
          <w:color w:val="000000"/>
          <w:sz w:val="20"/>
        </w:rPr>
        <w:t>)</w:t>
      </w:r>
    </w:p>
    <w:p w14:paraId="6B272FBD" w14:textId="77777777" w:rsidR="009A7599" w:rsidRPr="00D5649B" w:rsidRDefault="009A7599" w:rsidP="00C31B2A">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(ha)</w:t>
      </w:r>
    </w:p>
    <w:p w14:paraId="7C90CA87" w14:textId="122C0BE4" w:rsidR="009A7599" w:rsidRPr="00D5649B" w:rsidRDefault="009A7599" w:rsidP="009A7599">
      <w:pPr>
        <w:tabs>
          <w:tab w:val="left" w:pos="2160"/>
        </w:tabs>
        <w:rPr>
          <w:sz w:val="20"/>
        </w:rPr>
      </w:pPr>
      <w:r w:rsidRPr="00D5649B">
        <w:rPr>
          <w:sz w:val="20"/>
        </w:rPr>
        <w:t xml:space="preserve">These values can be found in </w:t>
      </w:r>
      <w:r w:rsidRPr="00DF2B74">
        <w:rPr>
          <w:b/>
          <w:sz w:val="20"/>
        </w:rPr>
        <w:t xml:space="preserve">Section </w:t>
      </w:r>
      <w:r w:rsidR="00DF2B74" w:rsidRPr="00DF2B74">
        <w:rPr>
          <w:b/>
          <w:sz w:val="20"/>
        </w:rPr>
        <w:fldChar w:fldCharType="begin"/>
      </w:r>
      <w:r w:rsidR="00DF2B74" w:rsidRPr="00DF2B74">
        <w:rPr>
          <w:b/>
          <w:sz w:val="20"/>
        </w:rPr>
        <w:instrText xml:space="preserve"> REF _Ref420943212 \r \h </w:instrText>
      </w:r>
      <w:r w:rsidR="00DF2B74">
        <w:rPr>
          <w:b/>
          <w:sz w:val="20"/>
        </w:rPr>
        <w:instrText xml:space="preserve"> \* MERGEFORMAT </w:instrText>
      </w:r>
      <w:r w:rsidR="00DF2B74" w:rsidRPr="00DF2B74">
        <w:rPr>
          <w:b/>
          <w:sz w:val="20"/>
        </w:rPr>
      </w:r>
      <w:r w:rsidR="00DF2B74" w:rsidRPr="00DF2B74">
        <w:rPr>
          <w:b/>
          <w:sz w:val="20"/>
        </w:rPr>
        <w:fldChar w:fldCharType="separate"/>
      </w:r>
      <w:r w:rsidR="00CD7D14">
        <w:rPr>
          <w:b/>
          <w:sz w:val="20"/>
        </w:rPr>
        <w:t>2.1.2</w:t>
      </w:r>
      <w:r w:rsidR="00DF2B74" w:rsidRPr="00DF2B74">
        <w:rPr>
          <w:b/>
          <w:sz w:val="20"/>
        </w:rPr>
        <w:fldChar w:fldCharType="end"/>
      </w:r>
      <w:r w:rsidRPr="00D5649B">
        <w:rPr>
          <w:sz w:val="20"/>
        </w:rPr>
        <w:t xml:space="preserve"> for </w:t>
      </w:r>
      <w:r w:rsidR="00E57A76">
        <w:rPr>
          <w:sz w:val="20"/>
        </w:rPr>
        <w:t xml:space="preserve">C </w:t>
      </w:r>
      <w:r w:rsidR="00DF2B74">
        <w:rPr>
          <w:sz w:val="20"/>
        </w:rPr>
        <w:t>inputs</w:t>
      </w:r>
      <w:r w:rsidRPr="00D5649B">
        <w:rPr>
          <w:sz w:val="20"/>
        </w:rPr>
        <w:t>.</w:t>
      </w:r>
    </w:p>
    <w:p w14:paraId="0D85CC97" w14:textId="1B4EE334" w:rsidR="009A7599" w:rsidRPr="00D5649B" w:rsidRDefault="009A7599" w:rsidP="008A7F5F">
      <w:pPr>
        <w:pStyle w:val="Heading3"/>
      </w:pPr>
      <w:bookmarkStart w:id="1009" w:name="_Toc152758724"/>
      <w:r w:rsidRPr="00D5649B">
        <w:t>Land</w:t>
      </w:r>
      <w:r w:rsidR="004E267D">
        <w:t>-</w:t>
      </w:r>
      <w:r w:rsidRPr="00D5649B">
        <w:t>applied manure N</w:t>
      </w:r>
      <w:bookmarkEnd w:id="1009"/>
    </w:p>
    <w:p w14:paraId="51A560CE" w14:textId="77777777" w:rsidR="009A7599" w:rsidRPr="00D5649B" w:rsidRDefault="009A7599" w:rsidP="009A7599">
      <w:pPr>
        <w:tabs>
          <w:tab w:val="left" w:pos="2160"/>
        </w:tabs>
        <w:rPr>
          <w:sz w:val="20"/>
        </w:rPr>
      </w:pPr>
      <w:r w:rsidRPr="00D5649B">
        <w:rPr>
          <w:sz w:val="20"/>
        </w:rPr>
        <w:t>For each animal group –</w:t>
      </w:r>
    </w:p>
    <w:p w14:paraId="0800C32A" w14:textId="0B29BF21" w:rsidR="00E2528C" w:rsidRPr="00D5649B" w:rsidRDefault="00000000" w:rsidP="00DF2B74">
      <w:pPr>
        <w:pStyle w:val="MTDisplayEqua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oMath>
      <w:r w:rsidR="00891A05" w:rsidRPr="00D5649B">
        <w:rPr>
          <w:b/>
        </w:rPr>
        <w:t xml:space="preserve"> </w:t>
      </w:r>
      <w:r w:rsidR="00891A05" w:rsidRPr="00D5649B">
        <w:rPr>
          <w:b/>
        </w:rPr>
        <w:tab/>
      </w:r>
      <w:r w:rsidR="00891A05" w:rsidRPr="00D5649B">
        <w:rPr>
          <w:b/>
        </w:rPr>
        <w:tab/>
      </w:r>
      <w:r w:rsidR="00E2528C" w:rsidRPr="00D5649B">
        <w:rPr>
          <w:b/>
        </w:rPr>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11.4.5</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6DEE3D25" w14:textId="77777777" w:rsidR="00891A05" w:rsidRPr="00D5649B" w:rsidRDefault="00891A05" w:rsidP="00DF2B74">
      <w:pPr>
        <w:tabs>
          <w:tab w:val="clear" w:pos="2880"/>
          <w:tab w:val="clear" w:pos="9360"/>
        </w:tabs>
        <w:ind w:left="2835" w:hanging="2835"/>
        <w:rPr>
          <w:sz w:val="20"/>
        </w:rPr>
      </w:pPr>
      <w:r w:rsidRPr="00D5649B">
        <w:rPr>
          <w:sz w:val="20"/>
        </w:rPr>
        <w:t>where</w:t>
      </w:r>
    </w:p>
    <w:p w14:paraId="36D4FB6E" w14:textId="78E930D1" w:rsidR="004E267D" w:rsidRPr="00D5649B" w:rsidRDefault="009A7599" w:rsidP="004E267D">
      <w:pPr>
        <w:tabs>
          <w:tab w:val="clear" w:pos="2880"/>
          <w:tab w:val="clear" w:pos="9360"/>
        </w:tabs>
        <w:spacing w:before="0"/>
        <w:ind w:left="2835" w:right="15" w:hanging="2835"/>
        <w:rPr>
          <w:sz w:val="20"/>
          <w:szCs w:val="24"/>
        </w:rPr>
      </w:pPr>
      <w:proofErr w:type="spellStart"/>
      <w:r w:rsidRPr="00D5649B">
        <w:rPr>
          <w:i/>
          <w:color w:val="000000"/>
          <w:sz w:val="20"/>
        </w:rPr>
        <w:t>N</w:t>
      </w:r>
      <w:r w:rsidRPr="00D5649B">
        <w:rPr>
          <w:i/>
          <w:color w:val="000000"/>
          <w:sz w:val="20"/>
          <w:vertAlign w:val="subscript"/>
        </w:rPr>
        <w:t>landmanure</w:t>
      </w:r>
      <w:proofErr w:type="spellEnd"/>
      <w:r w:rsidRPr="00D5649B">
        <w:rPr>
          <w:i/>
          <w:color w:val="000000"/>
          <w:sz w:val="20"/>
          <w:vertAlign w:val="subscript"/>
        </w:rPr>
        <w:tab/>
      </w:r>
      <w:r w:rsidRPr="00D5649B">
        <w:rPr>
          <w:color w:val="000000"/>
          <w:sz w:val="20"/>
        </w:rPr>
        <w:t>Manure available for land application (kg N)</w:t>
      </w:r>
    </w:p>
    <w:p w14:paraId="03B6FBB2" w14:textId="23BE7332" w:rsidR="009A7599" w:rsidRPr="00D5649B" w:rsidRDefault="009A7599" w:rsidP="00DF2B74">
      <w:pPr>
        <w:tabs>
          <w:tab w:val="clear" w:pos="2880"/>
          <w:tab w:val="clear" w:pos="9360"/>
        </w:tabs>
        <w:spacing w:before="0"/>
        <w:ind w:left="2835" w:hanging="2835"/>
        <w:rPr>
          <w:color w:val="000000"/>
          <w:sz w:val="20"/>
        </w:rPr>
      </w:pPr>
    </w:p>
    <w:p w14:paraId="7282041C" w14:textId="77777777" w:rsidR="009A7599" w:rsidRPr="00D5649B" w:rsidRDefault="009A7599" w:rsidP="009A7599">
      <w:pPr>
        <w:tabs>
          <w:tab w:val="left" w:pos="2160"/>
        </w:tabs>
        <w:rPr>
          <w:sz w:val="20"/>
        </w:rPr>
      </w:pPr>
      <w:r w:rsidRPr="00D5649B">
        <w:rPr>
          <w:sz w:val="20"/>
        </w:rPr>
        <w:t>These values are found throughout the document in each animal section.</w:t>
      </w:r>
    </w:p>
    <w:p w14:paraId="786BB2FE" w14:textId="77777777" w:rsidR="009A7599" w:rsidRPr="00D5649B" w:rsidRDefault="009A7599" w:rsidP="008A7F5F">
      <w:pPr>
        <w:pStyle w:val="Heading3"/>
      </w:pPr>
      <w:bookmarkStart w:id="1010" w:name="_Toc152758725"/>
      <w:r w:rsidRPr="00D5649B">
        <w:t>Total land area</w:t>
      </w:r>
      <w:bookmarkEnd w:id="1010"/>
    </w:p>
    <w:p w14:paraId="6F189FA6" w14:textId="77777777" w:rsidR="009A7599" w:rsidRPr="00D5649B" w:rsidRDefault="009A7599" w:rsidP="009A7599">
      <w:pPr>
        <w:tabs>
          <w:tab w:val="left" w:pos="2160"/>
        </w:tabs>
        <w:rPr>
          <w:sz w:val="20"/>
        </w:rPr>
      </w:pPr>
      <w:r w:rsidRPr="00D5649B">
        <w:rPr>
          <w:sz w:val="20"/>
        </w:rPr>
        <w:t>For entire farm –</w:t>
      </w:r>
    </w:p>
    <w:p w14:paraId="1EB19E0A" w14:textId="6C59842F" w:rsidR="009A7599" w:rsidRPr="00D5649B" w:rsidRDefault="00891A05" w:rsidP="00DF2B74">
      <w:pPr>
        <w:keepNext/>
        <w:tabs>
          <w:tab w:val="clear" w:pos="9360"/>
          <w:tab w:val="left" w:pos="2160"/>
          <w:tab w:val="right" w:pos="9781"/>
        </w:tabs>
        <w:spacing w:after="120"/>
        <w:rPr>
          <w:b/>
          <w:sz w:val="20"/>
        </w:rPr>
      </w:pPr>
      <m:oMath>
        <m:r>
          <m:rPr>
            <m:sty m:val="bi"/>
          </m:rPr>
          <w:rPr>
            <w:rFonts w:ascii="Cambria Math" w:hAnsi="Cambria Math"/>
          </w:rPr>
          <m:t>Farm_area=</m:t>
        </m:r>
        <m:nary>
          <m:naryPr>
            <m:chr m:val="∑"/>
            <m:limLoc m:val="undOvr"/>
            <m:supHide m:val="1"/>
            <m:ctrlPr>
              <w:rPr>
                <w:rFonts w:ascii="Cambria Math" w:hAnsi="Cambria Math"/>
                <w:b/>
                <w:i/>
              </w:rPr>
            </m:ctrlPr>
          </m:naryPr>
          <m:sub>
            <m:r>
              <m:rPr>
                <m:sty m:val="bi"/>
              </m:rPr>
              <w:rPr>
                <w:rFonts w:ascii="Cambria Math" w:hAnsi="Cambria Math"/>
              </w:rPr>
              <m:t>AllCropsFallowGrassland</m:t>
            </m:r>
          </m:sub>
          <m:sup/>
          <m:e>
            <m:r>
              <m:rPr>
                <m:sty m:val="bi"/>
              </m:rPr>
              <w:rPr>
                <w:rFonts w:ascii="Cambria Math" w:hAnsi="Cambria Math"/>
              </w:rPr>
              <m:t>area</m:t>
            </m:r>
          </m:e>
        </m:nary>
      </m:oMath>
      <w:r w:rsidRPr="00D5649B">
        <w:rPr>
          <w:b/>
        </w:rPr>
        <w:t xml:space="preserve"> </w:t>
      </w:r>
      <w:r w:rsidRPr="00D5649B">
        <w:rPr>
          <w:b/>
        </w:rPr>
        <w:tab/>
        <w:t xml:space="preserve">Eq. </w:t>
      </w:r>
      <w:r w:rsidR="001977CC">
        <w:rPr>
          <w:b/>
        </w:rPr>
        <w:fldChar w:fldCharType="begin"/>
      </w:r>
      <w:r w:rsidR="001977CC">
        <w:rPr>
          <w:b/>
        </w:rPr>
        <w:instrText xml:space="preserve"> STYLEREF 3 \s </w:instrText>
      </w:r>
      <w:r w:rsidR="001977CC">
        <w:rPr>
          <w:b/>
        </w:rPr>
        <w:fldChar w:fldCharType="separate"/>
      </w:r>
      <w:r w:rsidR="001977CC">
        <w:rPr>
          <w:b/>
          <w:noProof/>
        </w:rPr>
        <w:t>11.4.6</w:t>
      </w:r>
      <w:r w:rsidR="001977CC">
        <w:rPr>
          <w:b/>
        </w:rPr>
        <w:fldChar w:fldCharType="end"/>
      </w:r>
      <w:r w:rsidR="001977CC">
        <w:rPr>
          <w:b/>
        </w:rPr>
        <w:noBreakHyphen/>
      </w:r>
      <w:r w:rsidR="001977CC">
        <w:rPr>
          <w:b/>
        </w:rPr>
        <w:fldChar w:fldCharType="begin"/>
      </w:r>
      <w:r w:rsidR="001977CC">
        <w:rPr>
          <w:b/>
        </w:rPr>
        <w:instrText xml:space="preserve"> SEQ Eq. \* ARABIC \s 3 </w:instrText>
      </w:r>
      <w:r w:rsidR="001977CC">
        <w:rPr>
          <w:b/>
        </w:rPr>
        <w:fldChar w:fldCharType="separate"/>
      </w:r>
      <w:r w:rsidR="001977CC">
        <w:rPr>
          <w:b/>
          <w:noProof/>
        </w:rPr>
        <w:t>1</w:t>
      </w:r>
      <w:r w:rsidR="001977CC">
        <w:rPr>
          <w:b/>
        </w:rPr>
        <w:fldChar w:fldCharType="end"/>
      </w:r>
    </w:p>
    <w:p w14:paraId="760706EB" w14:textId="77777777" w:rsidR="00891A05" w:rsidRPr="00D5649B" w:rsidRDefault="00891A05" w:rsidP="00DF2B74">
      <w:pPr>
        <w:tabs>
          <w:tab w:val="clear" w:pos="2880"/>
          <w:tab w:val="clear" w:pos="9360"/>
        </w:tabs>
        <w:ind w:left="2835" w:hanging="2835"/>
        <w:rPr>
          <w:sz w:val="20"/>
        </w:rPr>
      </w:pPr>
      <w:r w:rsidRPr="00D5649B">
        <w:rPr>
          <w:sz w:val="20"/>
        </w:rPr>
        <w:t>where</w:t>
      </w:r>
    </w:p>
    <w:p w14:paraId="7F52F21D" w14:textId="77777777" w:rsidR="009A7599" w:rsidRPr="00D5649B" w:rsidRDefault="009A7599" w:rsidP="00DF2B74">
      <w:pPr>
        <w:tabs>
          <w:tab w:val="clear" w:pos="2880"/>
          <w:tab w:val="clear" w:pos="9360"/>
        </w:tabs>
        <w:spacing w:before="0"/>
        <w:ind w:left="2835" w:hanging="2835"/>
        <w:rPr>
          <w:sz w:val="20"/>
        </w:rPr>
      </w:pPr>
      <w:proofErr w:type="spellStart"/>
      <w:r w:rsidRPr="00D5649B">
        <w:rPr>
          <w:i/>
          <w:sz w:val="20"/>
        </w:rPr>
        <w:t>Farm_area</w:t>
      </w:r>
      <w:proofErr w:type="spellEnd"/>
      <w:r w:rsidRPr="00D5649B">
        <w:rPr>
          <w:i/>
          <w:sz w:val="20"/>
        </w:rPr>
        <w:tab/>
      </w:r>
      <w:r w:rsidRPr="00D5649B">
        <w:rPr>
          <w:sz w:val="20"/>
        </w:rPr>
        <w:t>Total farm area of all crops, fallow and grassland (native and seeded) (ha)</w:t>
      </w:r>
    </w:p>
    <w:p w14:paraId="2C1F504D" w14:textId="77777777" w:rsidR="009A7599" w:rsidRPr="00D5649B" w:rsidRDefault="009A7599" w:rsidP="00DF2B74">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all crops, fallow and grassland (seeded and native) (ha)</w:t>
      </w:r>
    </w:p>
    <w:p w14:paraId="02715A7C" w14:textId="2398937D" w:rsidR="009A7599" w:rsidRPr="00D5649B" w:rsidRDefault="009A7599" w:rsidP="009A7599">
      <w:pPr>
        <w:tabs>
          <w:tab w:val="left" w:pos="2160"/>
        </w:tabs>
        <w:rPr>
          <w:color w:val="000000" w:themeColor="text1"/>
          <w:sz w:val="20"/>
        </w:rPr>
      </w:pPr>
      <w:r w:rsidRPr="00D5649B">
        <w:rPr>
          <w:sz w:val="20"/>
        </w:rPr>
        <w:t xml:space="preserve">Area of all crops (perennial and annual), fallow and grassland (seeded and native) should be included in this summation. These values are </w:t>
      </w:r>
      <w:r w:rsidRPr="00D5649B">
        <w:rPr>
          <w:color w:val="000000" w:themeColor="text1"/>
          <w:sz w:val="20"/>
        </w:rPr>
        <w:t xml:space="preserve">found in </w:t>
      </w:r>
      <w:r w:rsidR="00DF2B74" w:rsidRPr="00DF2B74">
        <w:rPr>
          <w:b/>
          <w:sz w:val="20"/>
        </w:rPr>
        <w:t xml:space="preserve">Section </w:t>
      </w:r>
      <w:r w:rsidR="00DF2B74" w:rsidRPr="00DF2B74">
        <w:rPr>
          <w:b/>
          <w:sz w:val="20"/>
        </w:rPr>
        <w:fldChar w:fldCharType="begin"/>
      </w:r>
      <w:r w:rsidR="00DF2B74" w:rsidRPr="00DF2B74">
        <w:rPr>
          <w:b/>
          <w:sz w:val="20"/>
        </w:rPr>
        <w:instrText xml:space="preserve"> REF _Ref420943212 \r \h </w:instrText>
      </w:r>
      <w:r w:rsidR="00DF2B74">
        <w:rPr>
          <w:b/>
          <w:sz w:val="20"/>
        </w:rPr>
        <w:instrText xml:space="preserve"> \* MERGEFORMAT </w:instrText>
      </w:r>
      <w:r w:rsidR="00DF2B74" w:rsidRPr="00DF2B74">
        <w:rPr>
          <w:b/>
          <w:sz w:val="20"/>
        </w:rPr>
      </w:r>
      <w:r w:rsidR="00DF2B74" w:rsidRPr="00DF2B74">
        <w:rPr>
          <w:b/>
          <w:sz w:val="20"/>
        </w:rPr>
        <w:fldChar w:fldCharType="separate"/>
      </w:r>
      <w:r w:rsidR="00CD7D14">
        <w:rPr>
          <w:b/>
          <w:sz w:val="20"/>
        </w:rPr>
        <w:t>2.1.2</w:t>
      </w:r>
      <w:r w:rsidR="00DF2B74" w:rsidRPr="00DF2B74">
        <w:rPr>
          <w:b/>
          <w:sz w:val="20"/>
        </w:rPr>
        <w:fldChar w:fldCharType="end"/>
      </w:r>
      <w:r w:rsidR="00DF2B74" w:rsidRPr="00D5649B">
        <w:rPr>
          <w:sz w:val="20"/>
        </w:rPr>
        <w:t xml:space="preserve"> for </w:t>
      </w:r>
      <w:r w:rsidR="00E57A76">
        <w:rPr>
          <w:sz w:val="20"/>
        </w:rPr>
        <w:t xml:space="preserve">C </w:t>
      </w:r>
      <w:r w:rsidR="00DF2B74">
        <w:rPr>
          <w:sz w:val="20"/>
        </w:rPr>
        <w:t>inputs</w:t>
      </w:r>
      <w:r w:rsidRPr="00D5649B">
        <w:rPr>
          <w:color w:val="000000" w:themeColor="text1"/>
          <w:sz w:val="20"/>
        </w:rPr>
        <w:t>.</w:t>
      </w:r>
    </w:p>
    <w:p w14:paraId="3512EF0C" w14:textId="77777777" w:rsidR="009A7599" w:rsidRPr="00D5649B" w:rsidRDefault="009A7599" w:rsidP="009A7599">
      <w:pPr>
        <w:tabs>
          <w:tab w:val="left" w:pos="2160"/>
        </w:tabs>
        <w:rPr>
          <w:b/>
          <w:sz w:val="20"/>
        </w:rPr>
      </w:pPr>
      <w:r w:rsidRPr="00D5649B">
        <w:rPr>
          <w:b/>
          <w:sz w:val="20"/>
        </w:rPr>
        <w:t>Add this note to the output –</w:t>
      </w:r>
    </w:p>
    <w:p w14:paraId="326970F5" w14:textId="77777777" w:rsidR="009A7599" w:rsidRPr="00D5649B" w:rsidRDefault="009A7599" w:rsidP="009A7599">
      <w:pPr>
        <w:tabs>
          <w:tab w:val="left" w:pos="2160"/>
        </w:tabs>
        <w:rPr>
          <w:sz w:val="20"/>
        </w:rPr>
      </w:pPr>
      <w:r w:rsidRPr="00D5649B">
        <w:rPr>
          <w:b/>
          <w:sz w:val="20"/>
        </w:rPr>
        <w:t>Production estimate algorithms are still under development. Total land area includes only crop and grassland areas as entered by user.</w:t>
      </w:r>
    </w:p>
    <w:p w14:paraId="172AFB4B" w14:textId="0ABA6F6D" w:rsidR="009A7599" w:rsidRPr="00D5649B" w:rsidRDefault="009A7599" w:rsidP="009A7599">
      <w:pPr>
        <w:pStyle w:val="Heading2"/>
      </w:pPr>
      <w:bookmarkStart w:id="1011" w:name="Terminology"/>
      <w:bookmarkStart w:id="1012" w:name="_Ref278382242"/>
      <w:bookmarkStart w:id="1013" w:name="_Ref278382256"/>
      <w:bookmarkStart w:id="1014" w:name="_Toc343610206"/>
      <w:bookmarkStart w:id="1015" w:name="_Toc152758726"/>
      <w:bookmarkEnd w:id="1011"/>
      <w:r w:rsidRPr="00D5649B">
        <w:t>Terminology</w:t>
      </w:r>
      <w:bookmarkEnd w:id="1012"/>
      <w:bookmarkEnd w:id="1013"/>
      <w:bookmarkEnd w:id="1014"/>
      <w:bookmarkEnd w:id="1015"/>
    </w:p>
    <w:p w14:paraId="35BBDD83" w14:textId="77777777"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sz w:val="20"/>
          <w:szCs w:val="20"/>
        </w:rPr>
        <w:t>This section contains terminology used in the equations in the developer equation document.</w:t>
      </w:r>
    </w:p>
    <w:p w14:paraId="0CC18E0D" w14:textId="1D225C58" w:rsidR="009A7599" w:rsidRPr="00D5649B" w:rsidRDefault="00891A05" w:rsidP="008A7F5F">
      <w:pPr>
        <w:pStyle w:val="Heading3"/>
      </w:pPr>
      <w:bookmarkStart w:id="1016" w:name="_Toc152758727"/>
      <w:r w:rsidRPr="00D5649B">
        <w:t>Emission Sources</w:t>
      </w:r>
      <w:bookmarkEnd w:id="1016"/>
    </w:p>
    <w:p w14:paraId="627C9B33" w14:textId="53C8A9DB" w:rsidR="00B851F5"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00B851F5" w:rsidRPr="00D5649B">
        <w:rPr>
          <w:rFonts w:asciiTheme="minorHAnsi" w:hAnsiTheme="minorHAnsi" w:cstheme="minorHAnsi"/>
          <w:b/>
          <w:sz w:val="20"/>
          <w:szCs w:val="20"/>
        </w:rPr>
        <w:t>O– 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direct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 xml:space="preserve">O from N supplied to soil, in form of synthetic or organic </w:t>
      </w:r>
      <w:r w:rsidR="001D23A0">
        <w:rPr>
          <w:rFonts w:asciiTheme="minorHAnsi" w:hAnsiTheme="minorHAnsi" w:cstheme="minorHAnsi"/>
          <w:sz w:val="20"/>
          <w:szCs w:val="20"/>
        </w:rPr>
        <w:t>N</w:t>
      </w:r>
      <w:r w:rsidR="00313F37" w:rsidRPr="00D5649B">
        <w:rPr>
          <w:rFonts w:asciiTheme="minorHAnsi" w:hAnsiTheme="minorHAnsi" w:cstheme="minorHAnsi"/>
          <w:sz w:val="20"/>
          <w:szCs w:val="20"/>
        </w:rPr>
        <w:t xml:space="preserve"> (the latter including crop residues and N mineralization)</w:t>
      </w:r>
    </w:p>
    <w:p w14:paraId="79940546" w14:textId="121AE586" w:rsidR="009A7599" w:rsidRPr="00D5649B" w:rsidRDefault="00B851F5"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indirect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 from N that was leached (NO</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or volatilized (NH</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transported away from the farm, and subsequently converted to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w:t>
      </w:r>
    </w:p>
    <w:p w14:paraId="3E9B4770" w14:textId="4558B6E2"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lastRenderedPageBreak/>
        <w:t>Soil CO</w:t>
      </w:r>
      <w:r w:rsidRPr="00D5649B">
        <w:rPr>
          <w:rFonts w:asciiTheme="minorHAnsi" w:hAnsiTheme="minorHAnsi" w:cstheme="minorHAnsi"/>
          <w:b/>
          <w:sz w:val="20"/>
          <w:szCs w:val="20"/>
          <w:vertAlign w:val="subscript"/>
        </w:rPr>
        <w:t>2</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Calculated from the change in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 xml:space="preserve">as a net-loss or net-gain. Photosynthetic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fixation and respiration are not output.</w:t>
      </w:r>
    </w:p>
    <w:p w14:paraId="66107B03" w14:textId="12C083B1"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Enteric CH</w:t>
      </w:r>
      <w:r w:rsidRPr="00D5649B">
        <w:rPr>
          <w:rFonts w:asciiTheme="minorHAnsi" w:hAnsiTheme="minorHAnsi" w:cstheme="minorHAnsi"/>
          <w:b/>
          <w:sz w:val="20"/>
          <w:szCs w:val="20"/>
          <w:vertAlign w:val="subscript"/>
        </w:rPr>
        <w:t>4</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EA3F9D" w:rsidRPr="00D5649B">
        <w:rPr>
          <w:rFonts w:asciiTheme="minorHAnsi" w:hAnsiTheme="minorHAnsi" w:cstheme="minorHAnsi"/>
          <w:sz w:val="20"/>
          <w:szCs w:val="20"/>
        </w:rPr>
        <w:t>animal (primarily ruminant) digestion induced CH</w:t>
      </w:r>
      <w:r w:rsidR="00EA3F9D" w:rsidRPr="00D5649B">
        <w:rPr>
          <w:rFonts w:asciiTheme="minorHAnsi" w:hAnsiTheme="minorHAnsi" w:cstheme="minorHAnsi"/>
          <w:sz w:val="20"/>
          <w:szCs w:val="20"/>
          <w:vertAlign w:val="subscript"/>
        </w:rPr>
        <w:t>4</w:t>
      </w:r>
      <w:r w:rsidR="00EA3F9D" w:rsidRPr="00D5649B">
        <w:rPr>
          <w:rFonts w:asciiTheme="minorHAnsi" w:hAnsiTheme="minorHAnsi" w:cstheme="minorHAnsi"/>
          <w:sz w:val="20"/>
          <w:szCs w:val="20"/>
        </w:rPr>
        <w:t xml:space="preserve"> emissions</w:t>
      </w:r>
    </w:p>
    <w:p w14:paraId="214C0E70" w14:textId="0E33CD88"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CH</w:t>
      </w:r>
      <w:r w:rsidRPr="00D5649B">
        <w:rPr>
          <w:rFonts w:asciiTheme="minorHAnsi" w:hAnsiTheme="minorHAnsi" w:cstheme="minorHAnsi"/>
          <w:b/>
          <w:sz w:val="20"/>
          <w:szCs w:val="20"/>
          <w:vertAlign w:val="subscript"/>
        </w:rPr>
        <w:t>4</w:t>
      </w:r>
      <w:r w:rsidR="0094779E" w:rsidRPr="00D5649B">
        <w:rPr>
          <w:rFonts w:asciiTheme="minorHAnsi" w:hAnsiTheme="minorHAnsi" w:cstheme="minorHAnsi"/>
          <w:b/>
          <w:sz w:val="20"/>
          <w:szCs w:val="20"/>
        </w:rPr>
        <w:t xml:space="preserve">: </w:t>
      </w:r>
      <w:r w:rsidR="0094779E" w:rsidRPr="00D5649B">
        <w:rPr>
          <w:rFonts w:asciiTheme="minorHAnsi" w:hAnsiTheme="minorHAnsi" w:cstheme="minorHAnsi"/>
          <w:sz w:val="20"/>
          <w:szCs w:val="20"/>
        </w:rPr>
        <w:t>CH</w:t>
      </w:r>
      <w:r w:rsidR="0094779E" w:rsidRPr="00D5649B">
        <w:rPr>
          <w:rFonts w:asciiTheme="minorHAnsi" w:hAnsiTheme="minorHAnsi" w:cstheme="minorHAnsi"/>
          <w:sz w:val="20"/>
          <w:szCs w:val="20"/>
          <w:vertAlign w:val="subscript"/>
        </w:rPr>
        <w:t>4</w:t>
      </w:r>
      <w:r w:rsidR="0094779E" w:rsidRPr="00D5649B">
        <w:rPr>
          <w:rFonts w:asciiTheme="minorHAnsi" w:hAnsiTheme="minorHAnsi" w:cstheme="minorHAnsi"/>
          <w:sz w:val="20"/>
          <w:szCs w:val="20"/>
        </w:rPr>
        <w:t xml:space="preserve"> emissions from manure handling in barn and storage, as well as upon application</w:t>
      </w:r>
    </w:p>
    <w:p w14:paraId="7DD2AB30" w14:textId="03304055"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 from manure handling in barn and storage, as well as upon application</w:t>
      </w:r>
    </w:p>
    <w:p w14:paraId="4BA007F9" w14:textId="34C67146" w:rsidR="00B851F5" w:rsidRPr="00D5649B" w:rsidRDefault="00B851F5" w:rsidP="00B851F5">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indirect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 from N that was leached (NO</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or volatilized (NH</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transported away from the farm, and subsequently converted to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w:t>
      </w:r>
    </w:p>
    <w:p w14:paraId="15FE3BBD" w14:textId="4D3DE165" w:rsidR="009A7599" w:rsidRPr="00D5649B" w:rsidRDefault="00EA3F9D"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t>
      </w:r>
      <w:r w:rsidR="009A7599" w:rsidRPr="00D5649B">
        <w:rPr>
          <w:rFonts w:asciiTheme="minorHAnsi" w:hAnsiTheme="minorHAnsi" w:cstheme="minorHAnsi"/>
          <w:b/>
          <w:sz w:val="20"/>
          <w:szCs w:val="20"/>
        </w:rPr>
        <w:t>helterbelt CO</w:t>
      </w:r>
      <w:r w:rsidR="009A7599"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 xml:space="preserve">Calculated from the change in soil </w:t>
      </w:r>
      <w:r w:rsidR="00E57A76">
        <w:rPr>
          <w:rFonts w:asciiTheme="minorHAnsi" w:hAnsiTheme="minorHAnsi" w:cstheme="minorHAnsi"/>
          <w:sz w:val="20"/>
          <w:szCs w:val="20"/>
        </w:rPr>
        <w:t>C</w:t>
      </w:r>
      <w:r w:rsidR="005448A2" w:rsidRPr="00D5649B">
        <w:rPr>
          <w:rFonts w:asciiTheme="minorHAnsi" w:hAnsiTheme="minorHAnsi" w:cstheme="minorHAnsi"/>
          <w:sz w:val="20"/>
          <w:szCs w:val="20"/>
        </w:rPr>
        <w:t xml:space="preserve">, as well as the living tree biomass, as a net-loss or net-gain. Photosynthetic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5448A2" w:rsidRPr="00D5649B">
        <w:rPr>
          <w:rFonts w:asciiTheme="minorHAnsi" w:hAnsiTheme="minorHAnsi" w:cstheme="minorHAnsi"/>
          <w:sz w:val="20"/>
          <w:szCs w:val="20"/>
        </w:rPr>
        <w:t>fixation and respiration are not output.</w:t>
      </w:r>
    </w:p>
    <w:p w14:paraId="55467955" w14:textId="5A3B3E00"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Energy CO</w:t>
      </w:r>
      <w:r w:rsidRPr="00D5649B">
        <w:rPr>
          <w:rFonts w:asciiTheme="minorHAnsi" w:hAnsiTheme="minorHAnsi" w:cstheme="minorHAnsi"/>
          <w:b/>
          <w:sz w:val="20"/>
          <w:szCs w:val="20"/>
          <w:vertAlign w:val="subscript"/>
        </w:rPr>
        <w:t>2</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On farm machinery use (fuel consumption), as well as use of pumps (irrigation)</w:t>
      </w:r>
    </w:p>
    <w:p w14:paraId="2DC67B44" w14:textId="2921D4A7" w:rsidR="005448A2" w:rsidRPr="00D5649B" w:rsidRDefault="005448A2"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Upstream emissions:</w:t>
      </w:r>
      <w:r w:rsidRPr="00D5649B">
        <w:rPr>
          <w:rFonts w:asciiTheme="minorHAnsi" w:hAnsiTheme="minorHAnsi" w:cstheme="minorHAnsi"/>
          <w:sz w:val="20"/>
          <w:szCs w:val="20"/>
        </w:rPr>
        <w:t xml:space="preserve"> Sum of emissions associated with the production of inputs (i.e., synthetic fertilizer, pesticides).</w:t>
      </w:r>
    </w:p>
    <w:p w14:paraId="0225863C" w14:textId="298CAA66" w:rsidR="009A7599" w:rsidRPr="00D5649B" w:rsidRDefault="009A7599" w:rsidP="008A7F5F">
      <w:pPr>
        <w:pStyle w:val="Heading3"/>
      </w:pPr>
      <w:bookmarkStart w:id="1017" w:name="_Toc152758728"/>
      <w:r w:rsidRPr="00D5649B">
        <w:t xml:space="preserve">Farm </w:t>
      </w:r>
      <w:r w:rsidR="00891A05" w:rsidRPr="00D5649B">
        <w:t>components</w:t>
      </w:r>
      <w:bookmarkEnd w:id="1017"/>
    </w:p>
    <w:p w14:paraId="749B68A3" w14:textId="77777777"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sz w:val="20"/>
          <w:szCs w:val="20"/>
        </w:rPr>
        <w:t>This refers to each specific farm operation, based on product or output. For example:</w:t>
      </w:r>
    </w:p>
    <w:p w14:paraId="250EF955" w14:textId="5020A8C2" w:rsidR="00FC1C2E" w:rsidRPr="00D5649B" w:rsidRDefault="00FC1C2E"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Land </w:t>
      </w:r>
      <w:proofErr w:type="spellStart"/>
      <w:r w:rsidRPr="00D5649B">
        <w:rPr>
          <w:rFonts w:asciiTheme="minorHAnsi" w:hAnsiTheme="minorHAnsi" w:cstheme="minorHAnsi"/>
          <w:b/>
          <w:sz w:val="20"/>
          <w:szCs w:val="20"/>
        </w:rPr>
        <w:t>managment</w:t>
      </w:r>
      <w:proofErr w:type="spellEnd"/>
    </w:p>
    <w:p w14:paraId="090A21F1" w14:textId="0760BBBD" w:rsidR="009A7599" w:rsidRPr="00D5649B" w:rsidRDefault="005448A2" w:rsidP="00FC1C2E">
      <w:pPr>
        <w:pStyle w:val="BodyText"/>
        <w:numPr>
          <w:ilvl w:val="0"/>
          <w:numId w:val="34"/>
        </w:numPr>
        <w:spacing w:after="0"/>
        <w:rPr>
          <w:rFonts w:asciiTheme="minorHAnsi" w:hAnsiTheme="minorHAnsi" w:cstheme="minorHAnsi"/>
          <w:sz w:val="20"/>
          <w:szCs w:val="20"/>
        </w:rPr>
      </w:pPr>
      <w:r w:rsidRPr="00D5649B">
        <w:rPr>
          <w:rFonts w:asciiTheme="minorHAnsi" w:hAnsiTheme="minorHAnsi" w:cstheme="minorHAnsi"/>
          <w:sz w:val="20"/>
          <w:szCs w:val="20"/>
        </w:rPr>
        <w:t>Field</w:t>
      </w:r>
    </w:p>
    <w:p w14:paraId="3B75274B" w14:textId="2D68D8DE" w:rsidR="005448A2" w:rsidRPr="00D5649B" w:rsidRDefault="005448A2" w:rsidP="00FC1C2E">
      <w:pPr>
        <w:pStyle w:val="BodyText"/>
        <w:numPr>
          <w:ilvl w:val="0"/>
          <w:numId w:val="34"/>
        </w:numPr>
        <w:spacing w:after="0"/>
        <w:rPr>
          <w:rFonts w:asciiTheme="minorHAnsi" w:hAnsiTheme="minorHAnsi" w:cstheme="minorHAnsi"/>
          <w:sz w:val="20"/>
          <w:szCs w:val="20"/>
        </w:rPr>
      </w:pPr>
      <w:r w:rsidRPr="00D5649B">
        <w:rPr>
          <w:rFonts w:asciiTheme="minorHAnsi" w:hAnsiTheme="minorHAnsi" w:cstheme="minorHAnsi"/>
          <w:sz w:val="20"/>
          <w:szCs w:val="20"/>
        </w:rPr>
        <w:t>Crop rotation</w:t>
      </w:r>
    </w:p>
    <w:p w14:paraId="0BE5B00C" w14:textId="77777777" w:rsidR="005448A2" w:rsidRPr="00D5649B" w:rsidRDefault="005448A2" w:rsidP="00FC1C2E">
      <w:pPr>
        <w:pStyle w:val="BodyText"/>
        <w:numPr>
          <w:ilvl w:val="0"/>
          <w:numId w:val="34"/>
        </w:numPr>
        <w:spacing w:after="0"/>
        <w:rPr>
          <w:rFonts w:asciiTheme="minorHAnsi" w:hAnsiTheme="minorHAnsi" w:cstheme="minorHAnsi"/>
          <w:sz w:val="20"/>
          <w:szCs w:val="20"/>
        </w:rPr>
      </w:pPr>
      <w:r w:rsidRPr="00D5649B">
        <w:rPr>
          <w:rFonts w:asciiTheme="minorHAnsi" w:hAnsiTheme="minorHAnsi" w:cstheme="minorHAnsi"/>
          <w:sz w:val="20"/>
          <w:szCs w:val="20"/>
        </w:rPr>
        <w:t>Shelterbelt</w:t>
      </w:r>
    </w:p>
    <w:p w14:paraId="64C4D42B" w14:textId="1273931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Beef </w:t>
      </w:r>
    </w:p>
    <w:p w14:paraId="76DEA268" w14:textId="0385CB9C" w:rsidR="00FC1C2E" w:rsidRPr="00D5649B" w:rsidRDefault="00FC1C2E" w:rsidP="00FC1C2E">
      <w:pPr>
        <w:pStyle w:val="BodyText"/>
        <w:numPr>
          <w:ilvl w:val="0"/>
          <w:numId w:val="35"/>
        </w:numPr>
        <w:spacing w:after="0"/>
        <w:rPr>
          <w:rFonts w:asciiTheme="minorHAnsi" w:hAnsiTheme="minorHAnsi" w:cstheme="minorHAnsi"/>
          <w:sz w:val="20"/>
          <w:szCs w:val="20"/>
        </w:rPr>
      </w:pPr>
      <w:r w:rsidRPr="00D5649B">
        <w:rPr>
          <w:rFonts w:asciiTheme="minorHAnsi" w:hAnsiTheme="minorHAnsi" w:cstheme="minorHAnsi"/>
          <w:sz w:val="20"/>
          <w:szCs w:val="20"/>
        </w:rPr>
        <w:t>Cow-calf</w:t>
      </w:r>
    </w:p>
    <w:p w14:paraId="3EE0DB3E" w14:textId="44FB2A73" w:rsidR="00FC1C2E" w:rsidRPr="00D5649B" w:rsidRDefault="00FC1C2E" w:rsidP="00FC1C2E">
      <w:pPr>
        <w:pStyle w:val="BodyText"/>
        <w:numPr>
          <w:ilvl w:val="0"/>
          <w:numId w:val="35"/>
        </w:numPr>
        <w:spacing w:after="0"/>
        <w:rPr>
          <w:rFonts w:asciiTheme="minorHAnsi" w:hAnsiTheme="minorHAnsi" w:cstheme="minorHAnsi"/>
          <w:sz w:val="20"/>
          <w:szCs w:val="20"/>
        </w:rPr>
      </w:pPr>
      <w:r w:rsidRPr="00D5649B">
        <w:rPr>
          <w:rFonts w:asciiTheme="minorHAnsi" w:hAnsiTheme="minorHAnsi" w:cstheme="minorHAnsi"/>
          <w:sz w:val="20"/>
          <w:szCs w:val="20"/>
        </w:rPr>
        <w:t>Backgrounding</w:t>
      </w:r>
    </w:p>
    <w:p w14:paraId="72985DD5" w14:textId="55D5FFEB" w:rsidR="00FC1C2E" w:rsidRPr="00D5649B" w:rsidRDefault="00FC1C2E" w:rsidP="00FC1C2E">
      <w:pPr>
        <w:pStyle w:val="BodyText"/>
        <w:numPr>
          <w:ilvl w:val="0"/>
          <w:numId w:val="35"/>
        </w:numPr>
        <w:spacing w:after="0"/>
        <w:rPr>
          <w:rFonts w:asciiTheme="minorHAnsi" w:hAnsiTheme="minorHAnsi" w:cstheme="minorHAnsi"/>
          <w:sz w:val="20"/>
          <w:szCs w:val="20"/>
        </w:rPr>
      </w:pPr>
      <w:r w:rsidRPr="00D5649B">
        <w:rPr>
          <w:rFonts w:asciiTheme="minorHAnsi" w:hAnsiTheme="minorHAnsi" w:cstheme="minorHAnsi"/>
          <w:sz w:val="20"/>
          <w:szCs w:val="20"/>
        </w:rPr>
        <w:t>Feedlot</w:t>
      </w:r>
    </w:p>
    <w:p w14:paraId="6E0C699C" w14:textId="7777777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Dairy</w:t>
      </w:r>
    </w:p>
    <w:p w14:paraId="6D3C6667" w14:textId="77777777" w:rsidR="009A7599" w:rsidRPr="00D5649B" w:rsidRDefault="009A7599"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Sheep</w:t>
      </w:r>
    </w:p>
    <w:p w14:paraId="0FF9F721" w14:textId="1827CF52" w:rsidR="002E41CF" w:rsidRPr="00D5649B" w:rsidRDefault="002E41CF" w:rsidP="002E41CF">
      <w:pPr>
        <w:pStyle w:val="BodyText"/>
        <w:numPr>
          <w:ilvl w:val="0"/>
          <w:numId w:val="37"/>
        </w:numPr>
        <w:spacing w:after="0"/>
        <w:rPr>
          <w:rFonts w:asciiTheme="minorHAnsi" w:hAnsiTheme="minorHAnsi" w:cstheme="minorHAnsi"/>
          <w:sz w:val="20"/>
          <w:szCs w:val="20"/>
        </w:rPr>
      </w:pPr>
      <w:r w:rsidRPr="00D5649B">
        <w:rPr>
          <w:rFonts w:asciiTheme="minorHAnsi" w:hAnsiTheme="minorHAnsi" w:cstheme="minorHAnsi"/>
          <w:sz w:val="20"/>
          <w:szCs w:val="20"/>
        </w:rPr>
        <w:t>Sheep Feedlot</w:t>
      </w:r>
    </w:p>
    <w:p w14:paraId="4A494E3C" w14:textId="53C24D12" w:rsidR="002E41CF" w:rsidRPr="00D5649B" w:rsidRDefault="002E41CF" w:rsidP="002E41CF">
      <w:pPr>
        <w:pStyle w:val="BodyText"/>
        <w:numPr>
          <w:ilvl w:val="0"/>
          <w:numId w:val="37"/>
        </w:numPr>
        <w:spacing w:after="0"/>
        <w:rPr>
          <w:rFonts w:asciiTheme="minorHAnsi" w:hAnsiTheme="minorHAnsi" w:cstheme="minorHAnsi"/>
          <w:sz w:val="20"/>
          <w:szCs w:val="20"/>
        </w:rPr>
      </w:pPr>
      <w:r w:rsidRPr="00D5649B">
        <w:rPr>
          <w:rFonts w:asciiTheme="minorHAnsi" w:hAnsiTheme="minorHAnsi" w:cstheme="minorHAnsi"/>
          <w:sz w:val="20"/>
          <w:szCs w:val="20"/>
        </w:rPr>
        <w:t>Rams</w:t>
      </w:r>
    </w:p>
    <w:p w14:paraId="60138D2B" w14:textId="04614301" w:rsidR="002E41CF" w:rsidRPr="00D5649B" w:rsidRDefault="002E41CF" w:rsidP="002E41CF">
      <w:pPr>
        <w:pStyle w:val="BodyText"/>
        <w:numPr>
          <w:ilvl w:val="0"/>
          <w:numId w:val="37"/>
        </w:numPr>
        <w:spacing w:after="0"/>
        <w:rPr>
          <w:rFonts w:asciiTheme="minorHAnsi" w:hAnsiTheme="minorHAnsi" w:cstheme="minorHAnsi"/>
          <w:sz w:val="20"/>
          <w:szCs w:val="20"/>
        </w:rPr>
      </w:pPr>
      <w:r w:rsidRPr="00D5649B">
        <w:rPr>
          <w:rFonts w:asciiTheme="minorHAnsi" w:hAnsiTheme="minorHAnsi" w:cstheme="minorHAnsi"/>
          <w:sz w:val="20"/>
          <w:szCs w:val="20"/>
        </w:rPr>
        <w:t>Lambs and Ewes</w:t>
      </w:r>
    </w:p>
    <w:p w14:paraId="41316A70" w14:textId="4EA7A1E0"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Swine</w:t>
      </w:r>
    </w:p>
    <w:p w14:paraId="6CB09C0B" w14:textId="6D725FAE" w:rsidR="00FC1C2E" w:rsidRPr="00D5649B" w:rsidRDefault="00FC1C2E" w:rsidP="00FC1C2E">
      <w:pPr>
        <w:pStyle w:val="BodyText"/>
        <w:numPr>
          <w:ilvl w:val="0"/>
          <w:numId w:val="36"/>
        </w:numPr>
        <w:spacing w:after="0"/>
        <w:rPr>
          <w:rFonts w:asciiTheme="minorHAnsi" w:hAnsiTheme="minorHAnsi" w:cstheme="minorHAnsi"/>
          <w:sz w:val="20"/>
          <w:szCs w:val="20"/>
        </w:rPr>
      </w:pPr>
      <w:r w:rsidRPr="00D5649B">
        <w:rPr>
          <w:rFonts w:asciiTheme="minorHAnsi" w:hAnsiTheme="minorHAnsi" w:cstheme="minorHAnsi"/>
          <w:sz w:val="20"/>
          <w:szCs w:val="20"/>
        </w:rPr>
        <w:t>Grower to Finish</w:t>
      </w:r>
    </w:p>
    <w:p w14:paraId="57CD8E9F" w14:textId="4F1FBF23" w:rsidR="00FC1C2E" w:rsidRPr="00D5649B" w:rsidRDefault="00FC1C2E" w:rsidP="00FC1C2E">
      <w:pPr>
        <w:pStyle w:val="BodyText"/>
        <w:numPr>
          <w:ilvl w:val="0"/>
          <w:numId w:val="36"/>
        </w:numPr>
        <w:spacing w:after="0"/>
        <w:rPr>
          <w:rFonts w:asciiTheme="minorHAnsi" w:hAnsiTheme="minorHAnsi" w:cstheme="minorHAnsi"/>
          <w:sz w:val="20"/>
          <w:szCs w:val="20"/>
        </w:rPr>
      </w:pPr>
      <w:r w:rsidRPr="00D5649B">
        <w:rPr>
          <w:rFonts w:asciiTheme="minorHAnsi" w:hAnsiTheme="minorHAnsi" w:cstheme="minorHAnsi"/>
          <w:sz w:val="20"/>
          <w:szCs w:val="20"/>
        </w:rPr>
        <w:t>Farrow to Wean</w:t>
      </w:r>
    </w:p>
    <w:p w14:paraId="0FF482AD" w14:textId="637AFAC5" w:rsidR="00FC1C2E" w:rsidRPr="00D5649B" w:rsidRDefault="00FC1C2E" w:rsidP="00FC1C2E">
      <w:pPr>
        <w:pStyle w:val="BodyText"/>
        <w:numPr>
          <w:ilvl w:val="0"/>
          <w:numId w:val="36"/>
        </w:numPr>
        <w:spacing w:after="0"/>
        <w:rPr>
          <w:rFonts w:asciiTheme="minorHAnsi" w:hAnsiTheme="minorHAnsi" w:cstheme="minorHAnsi"/>
          <w:sz w:val="20"/>
          <w:szCs w:val="20"/>
        </w:rPr>
      </w:pPr>
      <w:r w:rsidRPr="00D5649B">
        <w:rPr>
          <w:rFonts w:asciiTheme="minorHAnsi" w:hAnsiTheme="minorHAnsi" w:cstheme="minorHAnsi"/>
          <w:sz w:val="20"/>
          <w:szCs w:val="20"/>
        </w:rPr>
        <w:t>Iso Wean</w:t>
      </w:r>
    </w:p>
    <w:p w14:paraId="7FF3361F" w14:textId="165D43F7" w:rsidR="00FC1C2E" w:rsidRPr="00D5649B" w:rsidRDefault="00FC1C2E" w:rsidP="00FC1C2E">
      <w:pPr>
        <w:pStyle w:val="BodyText"/>
        <w:numPr>
          <w:ilvl w:val="0"/>
          <w:numId w:val="36"/>
        </w:numPr>
        <w:spacing w:after="0"/>
        <w:rPr>
          <w:rFonts w:asciiTheme="minorHAnsi" w:hAnsiTheme="minorHAnsi" w:cstheme="minorHAnsi"/>
          <w:sz w:val="20"/>
          <w:szCs w:val="20"/>
        </w:rPr>
      </w:pPr>
      <w:r w:rsidRPr="00D5649B">
        <w:rPr>
          <w:rFonts w:asciiTheme="minorHAnsi" w:hAnsiTheme="minorHAnsi" w:cstheme="minorHAnsi"/>
          <w:sz w:val="20"/>
          <w:szCs w:val="20"/>
        </w:rPr>
        <w:t>Farrow to Finish</w:t>
      </w:r>
    </w:p>
    <w:p w14:paraId="1FCD2F9E" w14:textId="39D12E8B"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Poultry</w:t>
      </w:r>
    </w:p>
    <w:p w14:paraId="28F34C5C" w14:textId="517017C8" w:rsidR="00FC1C2E" w:rsidRPr="00D5649B" w:rsidRDefault="00A16B5D" w:rsidP="00A16B5D">
      <w:pPr>
        <w:pStyle w:val="BodyText"/>
        <w:numPr>
          <w:ilvl w:val="0"/>
          <w:numId w:val="38"/>
        </w:numPr>
        <w:spacing w:after="0"/>
        <w:rPr>
          <w:rFonts w:asciiTheme="minorHAnsi" w:hAnsiTheme="minorHAnsi" w:cstheme="minorHAnsi"/>
          <w:sz w:val="20"/>
          <w:szCs w:val="20"/>
        </w:rPr>
      </w:pPr>
      <w:r w:rsidRPr="00D5649B">
        <w:rPr>
          <w:rFonts w:asciiTheme="minorHAnsi" w:hAnsiTheme="minorHAnsi" w:cstheme="minorHAnsi"/>
          <w:sz w:val="20"/>
          <w:szCs w:val="20"/>
        </w:rPr>
        <w:t>Pullet Farm</w:t>
      </w:r>
    </w:p>
    <w:p w14:paraId="544D4193" w14:textId="73EBCCFC" w:rsidR="00A16B5D" w:rsidRPr="00D5649B" w:rsidRDefault="00A16B5D" w:rsidP="00A16B5D">
      <w:pPr>
        <w:pStyle w:val="BodyText"/>
        <w:numPr>
          <w:ilvl w:val="0"/>
          <w:numId w:val="38"/>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Breeder</w:t>
      </w:r>
    </w:p>
    <w:p w14:paraId="3823D689" w14:textId="105F3311" w:rsidR="00A16B5D" w:rsidRPr="00D5649B" w:rsidRDefault="00A16B5D" w:rsidP="00A16B5D">
      <w:pPr>
        <w:pStyle w:val="BodyText"/>
        <w:numPr>
          <w:ilvl w:val="0"/>
          <w:numId w:val="38"/>
        </w:numPr>
        <w:spacing w:after="0"/>
        <w:rPr>
          <w:rFonts w:asciiTheme="minorHAnsi" w:hAnsiTheme="minorHAnsi" w:cstheme="minorHAnsi"/>
          <w:sz w:val="20"/>
          <w:szCs w:val="20"/>
        </w:rPr>
      </w:pPr>
      <w:r w:rsidRPr="00D5649B">
        <w:rPr>
          <w:rFonts w:asciiTheme="minorHAnsi" w:hAnsiTheme="minorHAnsi" w:cstheme="minorHAnsi"/>
          <w:sz w:val="20"/>
          <w:szCs w:val="20"/>
        </w:rPr>
        <w:t>Chicken Meat Production</w:t>
      </w:r>
    </w:p>
    <w:p w14:paraId="2F36C53B" w14:textId="1DAC7F4A" w:rsidR="00A16B5D" w:rsidRPr="00D5649B" w:rsidRDefault="00A16B5D" w:rsidP="00A16B5D">
      <w:pPr>
        <w:pStyle w:val="BodyText"/>
        <w:numPr>
          <w:ilvl w:val="0"/>
          <w:numId w:val="38"/>
        </w:numPr>
        <w:spacing w:after="0"/>
        <w:rPr>
          <w:rFonts w:asciiTheme="minorHAnsi" w:hAnsiTheme="minorHAnsi" w:cstheme="minorHAnsi"/>
          <w:sz w:val="20"/>
          <w:szCs w:val="20"/>
        </w:rPr>
      </w:pPr>
      <w:r w:rsidRPr="00D5649B">
        <w:rPr>
          <w:rFonts w:asciiTheme="minorHAnsi" w:hAnsiTheme="minorHAnsi" w:cstheme="minorHAnsi"/>
          <w:sz w:val="20"/>
          <w:szCs w:val="20"/>
        </w:rPr>
        <w:lastRenderedPageBreak/>
        <w:t>Turkey Multiplier Production</w:t>
      </w:r>
    </w:p>
    <w:p w14:paraId="7D9BF812" w14:textId="5FCE436D" w:rsidR="00A16B5D" w:rsidRPr="00D5649B" w:rsidRDefault="00A16B5D" w:rsidP="00A16B5D">
      <w:pPr>
        <w:pStyle w:val="BodyText"/>
        <w:numPr>
          <w:ilvl w:val="0"/>
          <w:numId w:val="38"/>
        </w:numPr>
        <w:spacing w:after="0"/>
        <w:rPr>
          <w:rFonts w:asciiTheme="minorHAnsi" w:hAnsiTheme="minorHAnsi" w:cstheme="minorHAnsi"/>
          <w:sz w:val="20"/>
          <w:szCs w:val="20"/>
        </w:rPr>
      </w:pPr>
      <w:r w:rsidRPr="00D5649B">
        <w:rPr>
          <w:rFonts w:asciiTheme="minorHAnsi" w:hAnsiTheme="minorHAnsi" w:cstheme="minorHAnsi"/>
          <w:sz w:val="20"/>
          <w:szCs w:val="20"/>
        </w:rPr>
        <w:t>Chicken Egg Production</w:t>
      </w:r>
    </w:p>
    <w:p w14:paraId="41689B31" w14:textId="776E53D8" w:rsidR="00A16B5D" w:rsidRPr="00D5649B" w:rsidRDefault="00A16B5D" w:rsidP="00A16B5D">
      <w:pPr>
        <w:pStyle w:val="BodyText"/>
        <w:numPr>
          <w:ilvl w:val="0"/>
          <w:numId w:val="38"/>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Hatchery</w:t>
      </w:r>
    </w:p>
    <w:p w14:paraId="1DA88D94" w14:textId="32E58E02"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Other animals</w:t>
      </w:r>
    </w:p>
    <w:p w14:paraId="2B85A052" w14:textId="503546E6" w:rsidR="00A16B5D" w:rsidRPr="00D5649B" w:rsidRDefault="00A16B5D" w:rsidP="00A16B5D">
      <w:pPr>
        <w:pStyle w:val="BodyText"/>
        <w:numPr>
          <w:ilvl w:val="0"/>
          <w:numId w:val="39"/>
        </w:numPr>
        <w:spacing w:after="0"/>
        <w:rPr>
          <w:rFonts w:asciiTheme="minorHAnsi" w:hAnsiTheme="minorHAnsi" w:cstheme="minorHAnsi"/>
          <w:sz w:val="20"/>
          <w:szCs w:val="20"/>
        </w:rPr>
      </w:pPr>
      <w:r w:rsidRPr="00D5649B">
        <w:rPr>
          <w:rFonts w:asciiTheme="minorHAnsi" w:hAnsiTheme="minorHAnsi" w:cstheme="minorHAnsi"/>
          <w:sz w:val="20"/>
          <w:szCs w:val="20"/>
        </w:rPr>
        <w:t>Goats</w:t>
      </w:r>
    </w:p>
    <w:p w14:paraId="26EDD62C" w14:textId="26CC920E" w:rsidR="00A16B5D" w:rsidRPr="00D5649B" w:rsidRDefault="00A16B5D" w:rsidP="00A16B5D">
      <w:pPr>
        <w:pStyle w:val="BodyText"/>
        <w:numPr>
          <w:ilvl w:val="0"/>
          <w:numId w:val="39"/>
        </w:numPr>
        <w:spacing w:after="0"/>
        <w:rPr>
          <w:rFonts w:asciiTheme="minorHAnsi" w:hAnsiTheme="minorHAnsi" w:cstheme="minorHAnsi"/>
          <w:sz w:val="20"/>
          <w:szCs w:val="20"/>
        </w:rPr>
      </w:pPr>
      <w:r w:rsidRPr="00D5649B">
        <w:rPr>
          <w:rFonts w:asciiTheme="minorHAnsi" w:hAnsiTheme="minorHAnsi" w:cstheme="minorHAnsi"/>
          <w:sz w:val="20"/>
          <w:szCs w:val="20"/>
        </w:rPr>
        <w:t>Deer</w:t>
      </w:r>
    </w:p>
    <w:p w14:paraId="110BE5C6" w14:textId="1C2CE2A2" w:rsidR="00A16B5D" w:rsidRPr="00D5649B" w:rsidRDefault="00A16B5D" w:rsidP="00A16B5D">
      <w:pPr>
        <w:pStyle w:val="BodyText"/>
        <w:numPr>
          <w:ilvl w:val="0"/>
          <w:numId w:val="39"/>
        </w:numPr>
        <w:spacing w:after="0"/>
        <w:rPr>
          <w:rFonts w:asciiTheme="minorHAnsi" w:hAnsiTheme="minorHAnsi" w:cstheme="minorHAnsi"/>
          <w:sz w:val="20"/>
          <w:szCs w:val="20"/>
        </w:rPr>
      </w:pPr>
      <w:r w:rsidRPr="00D5649B">
        <w:rPr>
          <w:rFonts w:asciiTheme="minorHAnsi" w:hAnsiTheme="minorHAnsi" w:cstheme="minorHAnsi"/>
          <w:sz w:val="20"/>
          <w:szCs w:val="20"/>
        </w:rPr>
        <w:t>Horses</w:t>
      </w:r>
    </w:p>
    <w:p w14:paraId="00FF21BF" w14:textId="62FA89D3" w:rsidR="00A16B5D" w:rsidRPr="00D5649B" w:rsidRDefault="00A16B5D" w:rsidP="00A16B5D">
      <w:pPr>
        <w:pStyle w:val="BodyText"/>
        <w:numPr>
          <w:ilvl w:val="0"/>
          <w:numId w:val="39"/>
        </w:numPr>
        <w:spacing w:after="0"/>
        <w:rPr>
          <w:rFonts w:asciiTheme="minorHAnsi" w:hAnsiTheme="minorHAnsi" w:cstheme="minorHAnsi"/>
          <w:sz w:val="20"/>
          <w:szCs w:val="20"/>
        </w:rPr>
      </w:pPr>
      <w:r w:rsidRPr="00D5649B">
        <w:rPr>
          <w:rFonts w:asciiTheme="minorHAnsi" w:hAnsiTheme="minorHAnsi" w:cstheme="minorHAnsi"/>
          <w:sz w:val="20"/>
          <w:szCs w:val="20"/>
        </w:rPr>
        <w:t>Mules</w:t>
      </w:r>
    </w:p>
    <w:p w14:paraId="40864B5A" w14:textId="63AEFB4A" w:rsidR="00A16B5D" w:rsidRPr="00D5649B" w:rsidRDefault="00A16B5D" w:rsidP="00A16B5D">
      <w:pPr>
        <w:pStyle w:val="BodyText"/>
        <w:numPr>
          <w:ilvl w:val="0"/>
          <w:numId w:val="39"/>
        </w:numPr>
        <w:spacing w:after="0"/>
        <w:rPr>
          <w:rFonts w:asciiTheme="minorHAnsi" w:hAnsiTheme="minorHAnsi" w:cstheme="minorHAnsi"/>
          <w:sz w:val="20"/>
          <w:szCs w:val="20"/>
        </w:rPr>
      </w:pPr>
      <w:r w:rsidRPr="00D5649B">
        <w:rPr>
          <w:rFonts w:asciiTheme="minorHAnsi" w:hAnsiTheme="minorHAnsi" w:cstheme="minorHAnsi"/>
          <w:sz w:val="20"/>
          <w:szCs w:val="20"/>
        </w:rPr>
        <w:t>Bison</w:t>
      </w:r>
    </w:p>
    <w:p w14:paraId="4AEB3E38" w14:textId="483AC17A" w:rsidR="00A16B5D" w:rsidRPr="00D5649B" w:rsidRDefault="00A16B5D" w:rsidP="00A16B5D">
      <w:pPr>
        <w:pStyle w:val="BodyText"/>
        <w:numPr>
          <w:ilvl w:val="0"/>
          <w:numId w:val="39"/>
        </w:numPr>
        <w:spacing w:after="0"/>
        <w:rPr>
          <w:rFonts w:asciiTheme="minorHAnsi" w:hAnsiTheme="minorHAnsi" w:cstheme="minorHAnsi"/>
          <w:sz w:val="20"/>
          <w:szCs w:val="20"/>
        </w:rPr>
      </w:pPr>
      <w:r w:rsidRPr="00D5649B">
        <w:rPr>
          <w:rFonts w:asciiTheme="minorHAnsi" w:hAnsiTheme="minorHAnsi" w:cstheme="minorHAnsi"/>
          <w:sz w:val="20"/>
          <w:szCs w:val="20"/>
        </w:rPr>
        <w:t>Llamas</w:t>
      </w:r>
    </w:p>
    <w:p w14:paraId="111D4023" w14:textId="5E48E82E" w:rsidR="00A16B5D" w:rsidRPr="00D5649B" w:rsidRDefault="00A16B5D"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Infrastructure (likely to be expanded in future)</w:t>
      </w:r>
    </w:p>
    <w:p w14:paraId="24260A67" w14:textId="04CDC4B0" w:rsidR="00A16B5D" w:rsidRPr="00D5649B" w:rsidRDefault="00A16B5D" w:rsidP="00A16B5D">
      <w:pPr>
        <w:pStyle w:val="BodyText"/>
        <w:numPr>
          <w:ilvl w:val="0"/>
          <w:numId w:val="40"/>
        </w:numPr>
        <w:spacing w:after="0"/>
        <w:rPr>
          <w:rFonts w:asciiTheme="minorHAnsi" w:hAnsiTheme="minorHAnsi" w:cstheme="minorHAnsi"/>
          <w:sz w:val="20"/>
          <w:szCs w:val="20"/>
        </w:rPr>
      </w:pPr>
      <w:r w:rsidRPr="00D5649B">
        <w:rPr>
          <w:rFonts w:asciiTheme="minorHAnsi" w:hAnsiTheme="minorHAnsi" w:cstheme="minorHAnsi"/>
          <w:sz w:val="20"/>
          <w:szCs w:val="20"/>
        </w:rPr>
        <w:t>Anaerobic Digestion</w:t>
      </w:r>
    </w:p>
    <w:p w14:paraId="71DDF485" w14:textId="77777777" w:rsidR="009A7599" w:rsidRPr="00D5649B" w:rsidRDefault="009A7599" w:rsidP="008A7F5F">
      <w:pPr>
        <w:pStyle w:val="Heading3"/>
      </w:pPr>
      <w:bookmarkStart w:id="1018" w:name="_Toc152758729"/>
      <w:r w:rsidRPr="00D5649B">
        <w:t>Group</w:t>
      </w:r>
      <w:bookmarkEnd w:id="1018"/>
    </w:p>
    <w:p w14:paraId="2AAB6071" w14:textId="49CF2785"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sz w:val="20"/>
          <w:szCs w:val="20"/>
        </w:rPr>
        <w:t xml:space="preserve">This refers to </w:t>
      </w:r>
      <w:r w:rsidR="00114CCF">
        <w:rPr>
          <w:rFonts w:asciiTheme="minorHAnsi" w:hAnsiTheme="minorHAnsi" w:cstheme="minorHAnsi"/>
          <w:sz w:val="20"/>
          <w:szCs w:val="20"/>
        </w:rPr>
        <w:t xml:space="preserve">a specific </w:t>
      </w:r>
      <w:r w:rsidRPr="00D5649B">
        <w:rPr>
          <w:rFonts w:asciiTheme="minorHAnsi" w:hAnsiTheme="minorHAnsi" w:cstheme="minorHAnsi"/>
          <w:sz w:val="20"/>
          <w:szCs w:val="20"/>
        </w:rPr>
        <w:t>animal group</w:t>
      </w:r>
      <w:r w:rsidR="00AA4C62" w:rsidRPr="00D5649B">
        <w:rPr>
          <w:rFonts w:asciiTheme="minorHAnsi" w:hAnsiTheme="minorHAnsi" w:cstheme="minorHAnsi"/>
          <w:sz w:val="20"/>
          <w:szCs w:val="20"/>
        </w:rPr>
        <w:t xml:space="preserve">, </w:t>
      </w:r>
      <w:r w:rsidR="00114CCF">
        <w:rPr>
          <w:rFonts w:asciiTheme="minorHAnsi" w:hAnsiTheme="minorHAnsi" w:cstheme="minorHAnsi"/>
          <w:sz w:val="20"/>
          <w:szCs w:val="20"/>
        </w:rPr>
        <w:t>with which one or more management periods are associated</w:t>
      </w:r>
      <w:r w:rsidR="00AA4C62" w:rsidRPr="00D5649B">
        <w:rPr>
          <w:rFonts w:asciiTheme="minorHAnsi" w:hAnsiTheme="minorHAnsi" w:cstheme="minorHAnsi"/>
          <w:sz w:val="20"/>
          <w:szCs w:val="20"/>
        </w:rPr>
        <w:t>.</w:t>
      </w:r>
      <w:r w:rsidRPr="00D5649B">
        <w:rPr>
          <w:rFonts w:asciiTheme="minorHAnsi" w:hAnsiTheme="minorHAnsi" w:cstheme="minorHAnsi"/>
          <w:sz w:val="20"/>
          <w:szCs w:val="20"/>
        </w:rPr>
        <w:t xml:space="preserve"> </w:t>
      </w:r>
      <w:r w:rsidR="00114CCF">
        <w:rPr>
          <w:rFonts w:asciiTheme="minorHAnsi" w:hAnsiTheme="minorHAnsi" w:cstheme="minorHAnsi"/>
          <w:sz w:val="20"/>
          <w:szCs w:val="20"/>
        </w:rPr>
        <w:t xml:space="preserve">Each livestock type contains one or more livestock components, which in turn contain one or more animal groups, e.g., the beef livestock type includes the </w:t>
      </w:r>
      <w:r w:rsidR="00B738EB">
        <w:rPr>
          <w:rFonts w:asciiTheme="minorHAnsi" w:hAnsiTheme="minorHAnsi" w:cstheme="minorHAnsi"/>
          <w:sz w:val="20"/>
          <w:szCs w:val="20"/>
        </w:rPr>
        <w:t xml:space="preserve">beef </w:t>
      </w:r>
      <w:r w:rsidR="00114CCF">
        <w:rPr>
          <w:rFonts w:asciiTheme="minorHAnsi" w:hAnsiTheme="minorHAnsi" w:cstheme="minorHAnsi"/>
          <w:sz w:val="20"/>
          <w:szCs w:val="20"/>
        </w:rPr>
        <w:t xml:space="preserve">cow-calf, </w:t>
      </w:r>
      <w:r w:rsidR="00B738EB">
        <w:rPr>
          <w:rFonts w:asciiTheme="minorHAnsi" w:hAnsiTheme="minorHAnsi" w:cstheme="minorHAnsi"/>
          <w:sz w:val="20"/>
          <w:szCs w:val="20"/>
        </w:rPr>
        <w:t xml:space="preserve">beef </w:t>
      </w:r>
      <w:r w:rsidR="00114CCF">
        <w:rPr>
          <w:rFonts w:asciiTheme="minorHAnsi" w:hAnsiTheme="minorHAnsi" w:cstheme="minorHAnsi"/>
          <w:sz w:val="20"/>
          <w:szCs w:val="20"/>
        </w:rPr>
        <w:t>stocker</w:t>
      </w:r>
      <w:r w:rsidR="00B738EB">
        <w:rPr>
          <w:rFonts w:asciiTheme="minorHAnsi" w:hAnsiTheme="minorHAnsi" w:cstheme="minorHAnsi"/>
          <w:sz w:val="20"/>
          <w:szCs w:val="20"/>
        </w:rPr>
        <w:t>s</w:t>
      </w:r>
      <w:r w:rsidR="00114CCF">
        <w:rPr>
          <w:rFonts w:asciiTheme="minorHAnsi" w:hAnsiTheme="minorHAnsi" w:cstheme="minorHAnsi"/>
          <w:sz w:val="20"/>
          <w:szCs w:val="20"/>
        </w:rPr>
        <w:t xml:space="preserve"> and </w:t>
      </w:r>
      <w:r w:rsidR="00B738EB">
        <w:rPr>
          <w:rFonts w:asciiTheme="minorHAnsi" w:hAnsiTheme="minorHAnsi" w:cstheme="minorHAnsi"/>
          <w:sz w:val="20"/>
          <w:szCs w:val="20"/>
        </w:rPr>
        <w:t>backgrounders</w:t>
      </w:r>
      <w:r w:rsidR="00114CCF">
        <w:rPr>
          <w:rFonts w:asciiTheme="minorHAnsi" w:hAnsiTheme="minorHAnsi" w:cstheme="minorHAnsi"/>
          <w:sz w:val="20"/>
          <w:szCs w:val="20"/>
        </w:rPr>
        <w:t xml:space="preserve"> and </w:t>
      </w:r>
      <w:r w:rsidR="00B738EB">
        <w:rPr>
          <w:rFonts w:asciiTheme="minorHAnsi" w:hAnsiTheme="minorHAnsi" w:cstheme="minorHAnsi"/>
          <w:sz w:val="20"/>
          <w:szCs w:val="20"/>
        </w:rPr>
        <w:t>beef finisher</w:t>
      </w:r>
      <w:r w:rsidR="00114CCF">
        <w:rPr>
          <w:rFonts w:asciiTheme="minorHAnsi" w:hAnsiTheme="minorHAnsi" w:cstheme="minorHAnsi"/>
          <w:sz w:val="20"/>
          <w:szCs w:val="20"/>
        </w:rPr>
        <w:t xml:space="preserve"> components, each of which contains </w:t>
      </w:r>
      <w:r w:rsidR="00B738EB">
        <w:rPr>
          <w:rFonts w:asciiTheme="minorHAnsi" w:hAnsiTheme="minorHAnsi" w:cstheme="minorHAnsi"/>
          <w:sz w:val="20"/>
          <w:szCs w:val="20"/>
        </w:rPr>
        <w:t xml:space="preserve">a number of </w:t>
      </w:r>
      <w:r w:rsidR="00114CCF">
        <w:rPr>
          <w:rFonts w:asciiTheme="minorHAnsi" w:hAnsiTheme="minorHAnsi" w:cstheme="minorHAnsi"/>
          <w:sz w:val="20"/>
          <w:szCs w:val="20"/>
        </w:rPr>
        <w:t xml:space="preserve">animal groups, e.g., the </w:t>
      </w:r>
      <w:r w:rsidR="00B738EB">
        <w:rPr>
          <w:rFonts w:asciiTheme="minorHAnsi" w:hAnsiTheme="minorHAnsi" w:cstheme="minorHAnsi"/>
          <w:sz w:val="20"/>
          <w:szCs w:val="20"/>
        </w:rPr>
        <w:t>beef finisher</w:t>
      </w:r>
      <w:r w:rsidR="00114CCF">
        <w:rPr>
          <w:rFonts w:asciiTheme="minorHAnsi" w:hAnsiTheme="minorHAnsi" w:cstheme="minorHAnsi"/>
          <w:sz w:val="20"/>
          <w:szCs w:val="20"/>
        </w:rPr>
        <w:t xml:space="preserve"> component contains the </w:t>
      </w:r>
      <w:r w:rsidR="00B738EB">
        <w:rPr>
          <w:rFonts w:asciiTheme="minorHAnsi" w:hAnsiTheme="minorHAnsi" w:cstheme="minorHAnsi"/>
          <w:sz w:val="20"/>
          <w:szCs w:val="20"/>
        </w:rPr>
        <w:t>heifer and steer</w:t>
      </w:r>
      <w:r w:rsidR="00114CCF">
        <w:rPr>
          <w:rFonts w:asciiTheme="minorHAnsi" w:hAnsiTheme="minorHAnsi" w:cstheme="minorHAnsi"/>
          <w:sz w:val="20"/>
          <w:szCs w:val="20"/>
        </w:rPr>
        <w:t xml:space="preserve"> animal groups. </w:t>
      </w:r>
    </w:p>
    <w:p w14:paraId="76F22700" w14:textId="61896F93" w:rsidR="009A7599" w:rsidRPr="00D5649B" w:rsidRDefault="00891A05" w:rsidP="008A7F5F">
      <w:pPr>
        <w:pStyle w:val="Heading3"/>
      </w:pPr>
      <w:bookmarkStart w:id="1019" w:name="_Toc152758730"/>
      <w:r w:rsidRPr="00D5649B">
        <w:t>Tillage</w:t>
      </w:r>
      <w:bookmarkEnd w:id="1019"/>
    </w:p>
    <w:p w14:paraId="708A47CC" w14:textId="19D80F39" w:rsidR="00891A05" w:rsidRPr="00D5649B" w:rsidRDefault="00891A05" w:rsidP="00891A05">
      <w:pPr>
        <w:rPr>
          <w:sz w:val="20"/>
        </w:rPr>
      </w:pPr>
      <w:r w:rsidRPr="00D5649B">
        <w:rPr>
          <w:sz w:val="20"/>
        </w:rPr>
        <w:t>Intensive</w:t>
      </w:r>
      <w:r w:rsidR="00DD465D">
        <w:rPr>
          <w:sz w:val="20"/>
        </w:rPr>
        <w:t xml:space="preserve"> tillage</w:t>
      </w:r>
      <w:r w:rsidR="00A16B5D" w:rsidRPr="00D5649B">
        <w:rPr>
          <w:sz w:val="20"/>
        </w:rPr>
        <w:t xml:space="preserve"> – </w:t>
      </w:r>
      <w:r w:rsidR="00DD465D" w:rsidRPr="00DD465D">
        <w:rPr>
          <w:sz w:val="20"/>
        </w:rPr>
        <w:t>complete burial of residue</w:t>
      </w:r>
      <w:r w:rsidR="00DD465D">
        <w:rPr>
          <w:sz w:val="20"/>
        </w:rPr>
        <w:t xml:space="preserve">; </w:t>
      </w:r>
      <w:r w:rsidR="00A16B5D" w:rsidRPr="00D5649B">
        <w:rPr>
          <w:sz w:val="20"/>
        </w:rPr>
        <w:t>vertical mixing of the soil</w:t>
      </w:r>
    </w:p>
    <w:p w14:paraId="51D7502B" w14:textId="0BCC01C8" w:rsidR="00891A05" w:rsidRPr="00D5649B" w:rsidRDefault="00891A05" w:rsidP="00891A05">
      <w:pPr>
        <w:rPr>
          <w:sz w:val="20"/>
        </w:rPr>
      </w:pPr>
      <w:r w:rsidRPr="00D5649B">
        <w:rPr>
          <w:sz w:val="20"/>
        </w:rPr>
        <w:t>Reduced</w:t>
      </w:r>
      <w:r w:rsidR="00DD465D">
        <w:rPr>
          <w:sz w:val="20"/>
        </w:rPr>
        <w:t xml:space="preserve"> tillage</w:t>
      </w:r>
      <w:r w:rsidR="00A16B5D" w:rsidRPr="00D5649B">
        <w:rPr>
          <w:sz w:val="20"/>
        </w:rPr>
        <w:t xml:space="preserve"> – </w:t>
      </w:r>
      <w:r w:rsidR="00DD465D" w:rsidRPr="00DD465D">
        <w:rPr>
          <w:sz w:val="20"/>
        </w:rPr>
        <w:t>one or few tillage passes with most residue retained on the surface</w:t>
      </w:r>
      <w:r w:rsidR="00DD465D">
        <w:rPr>
          <w:sz w:val="20"/>
        </w:rPr>
        <w:t xml:space="preserve">; </w:t>
      </w:r>
      <w:r w:rsidR="00A16B5D" w:rsidRPr="00D5649B">
        <w:rPr>
          <w:sz w:val="20"/>
        </w:rPr>
        <w:t>horizontal mixing of the soil</w:t>
      </w:r>
    </w:p>
    <w:p w14:paraId="22721893" w14:textId="265BE31B" w:rsidR="00891A05" w:rsidRPr="00D5649B" w:rsidRDefault="00891A05" w:rsidP="00891A05">
      <w:pPr>
        <w:rPr>
          <w:sz w:val="20"/>
        </w:rPr>
      </w:pPr>
      <w:r w:rsidRPr="00D5649B">
        <w:rPr>
          <w:sz w:val="20"/>
        </w:rPr>
        <w:t>No-till</w:t>
      </w:r>
      <w:r w:rsidR="00A16B5D" w:rsidRPr="00D5649B">
        <w:rPr>
          <w:sz w:val="20"/>
        </w:rPr>
        <w:t xml:space="preserve"> –</w:t>
      </w:r>
      <w:r w:rsidR="00DD465D">
        <w:rPr>
          <w:sz w:val="20"/>
        </w:rPr>
        <w:t xml:space="preserve"> </w:t>
      </w:r>
      <w:r w:rsidR="00DD465D" w:rsidRPr="00DD465D">
        <w:rPr>
          <w:sz w:val="20"/>
        </w:rPr>
        <w:t>no tillage at any point in the rotation except at seeding</w:t>
      </w:r>
      <w:r w:rsidR="00DD465D">
        <w:rPr>
          <w:sz w:val="20"/>
        </w:rPr>
        <w:t xml:space="preserve">; </w:t>
      </w:r>
      <w:r w:rsidR="00A16B5D" w:rsidRPr="00D5649B">
        <w:rPr>
          <w:sz w:val="20"/>
        </w:rPr>
        <w:t>no mixing of the soil</w:t>
      </w:r>
    </w:p>
    <w:p w14:paraId="4E36E874" w14:textId="21E1B379" w:rsidR="00891A05" w:rsidRPr="00D5649B" w:rsidRDefault="00891A05" w:rsidP="00891A05">
      <w:pPr>
        <w:rPr>
          <w:highlight w:val="yellow"/>
        </w:rPr>
      </w:pPr>
    </w:p>
    <w:p w14:paraId="6AAEF24F" w14:textId="77777777" w:rsidR="00891A05" w:rsidRPr="00D5649B" w:rsidRDefault="00891A05" w:rsidP="00891A05">
      <w:pPr>
        <w:rPr>
          <w:highlight w:val="yellow"/>
        </w:rPr>
      </w:pPr>
    </w:p>
    <w:p w14:paraId="62730C93" w14:textId="364EB855" w:rsidR="009A7599" w:rsidRPr="00D5649B" w:rsidRDefault="009A7599" w:rsidP="00BB081B">
      <w:pPr>
        <w:pStyle w:val="Heading2"/>
        <w:numPr>
          <w:ilvl w:val="0"/>
          <w:numId w:val="0"/>
        </w:numPr>
        <w:rPr>
          <w:b w:val="0"/>
          <w:i/>
          <w:color w:val="005BBF"/>
          <w:highlight w:val="yellow"/>
        </w:rPr>
      </w:pPr>
      <w:r w:rsidRPr="00D5649B">
        <w:rPr>
          <w:highlight w:val="yellow"/>
        </w:rPr>
        <w:br w:type="page"/>
      </w:r>
    </w:p>
    <w:p w14:paraId="4B9EE991" w14:textId="77777777" w:rsidR="00B142E4" w:rsidRPr="00D5649B" w:rsidRDefault="00B142E4" w:rsidP="008A7F5F">
      <w:pPr>
        <w:pStyle w:val="Heading3"/>
      </w:pPr>
      <w:bookmarkStart w:id="1020" w:name="_Toc343610208"/>
      <w:bookmarkStart w:id="1021" w:name="_Toc152758731"/>
      <w:r w:rsidRPr="00D5649B">
        <w:lastRenderedPageBreak/>
        <w:t>Perennials</w:t>
      </w:r>
      <w:bookmarkEnd w:id="1021"/>
    </w:p>
    <w:p w14:paraId="2A73310D" w14:textId="77777777" w:rsidR="00B142E4" w:rsidRPr="00D5649B" w:rsidRDefault="00B142E4" w:rsidP="00B142E4">
      <w:pPr>
        <w:pStyle w:val="BodyText"/>
        <w:spacing w:after="0"/>
        <w:rPr>
          <w:rFonts w:asciiTheme="minorHAnsi" w:hAnsiTheme="minorHAnsi" w:cstheme="minorHAnsi"/>
          <w:sz w:val="20"/>
          <w:szCs w:val="20"/>
        </w:rPr>
      </w:pPr>
      <w:r w:rsidRPr="00D5649B">
        <w:rPr>
          <w:rFonts w:asciiTheme="minorHAnsi" w:hAnsiTheme="minorHAnsi" w:cstheme="minorHAnsi"/>
          <w:sz w:val="20"/>
          <w:szCs w:val="20"/>
        </w:rPr>
        <w:t>Native – native grassland that was never tilled</w:t>
      </w:r>
    </w:p>
    <w:p w14:paraId="202D7D3E" w14:textId="77777777" w:rsidR="00B142E4" w:rsidRPr="00D5649B" w:rsidRDefault="00B142E4" w:rsidP="00B142E4">
      <w:pPr>
        <w:pStyle w:val="BodyText"/>
        <w:spacing w:after="0"/>
        <w:rPr>
          <w:rFonts w:asciiTheme="minorHAnsi" w:hAnsiTheme="minorHAnsi" w:cstheme="minorHAnsi"/>
          <w:sz w:val="20"/>
          <w:szCs w:val="20"/>
        </w:rPr>
      </w:pPr>
      <w:r w:rsidRPr="00D5649B">
        <w:rPr>
          <w:rFonts w:asciiTheme="minorHAnsi" w:hAnsiTheme="minorHAnsi" w:cstheme="minorHAnsi"/>
          <w:sz w:val="20"/>
          <w:szCs w:val="20"/>
        </w:rPr>
        <w:t>Seeded grassland – grassland that was seeded and is reseeded on occasion to readjust species composition, may be irrigated</w:t>
      </w:r>
    </w:p>
    <w:p w14:paraId="0C2A6BDF" w14:textId="77777777" w:rsidR="00B142E4" w:rsidRPr="00D5649B" w:rsidRDefault="00B142E4" w:rsidP="00B142E4">
      <w:pPr>
        <w:pStyle w:val="BodyText"/>
        <w:spacing w:after="0"/>
        <w:rPr>
          <w:rFonts w:asciiTheme="minorHAnsi" w:hAnsiTheme="minorHAnsi" w:cstheme="minorHAnsi"/>
          <w:sz w:val="20"/>
          <w:szCs w:val="20"/>
        </w:rPr>
      </w:pPr>
      <w:r w:rsidRPr="00D5649B">
        <w:rPr>
          <w:rFonts w:asciiTheme="minorHAnsi" w:hAnsiTheme="minorHAnsi" w:cstheme="minorHAnsi"/>
          <w:sz w:val="20"/>
          <w:szCs w:val="20"/>
        </w:rPr>
        <w:t>Tame grass/legume/mixed – pasture that is frequently reseeded, irrigated, and fertilized</w:t>
      </w:r>
    </w:p>
    <w:p w14:paraId="72B63D50" w14:textId="77777777" w:rsidR="009A7599" w:rsidRPr="00D5649B" w:rsidRDefault="009A7599" w:rsidP="00CE76D5">
      <w:pPr>
        <w:pStyle w:val="Heading2"/>
        <w:tabs>
          <w:tab w:val="clear" w:pos="2880"/>
          <w:tab w:val="clear" w:pos="9360"/>
        </w:tabs>
        <w:rPr>
          <w:sz w:val="32"/>
          <w:szCs w:val="32"/>
        </w:rPr>
      </w:pPr>
      <w:bookmarkStart w:id="1022" w:name="_Toc152758732"/>
      <w:r w:rsidRPr="00D5649B">
        <w:t>Sources of error</w:t>
      </w:r>
      <w:bookmarkEnd w:id="1020"/>
      <w:bookmarkEnd w:id="1022"/>
      <w:r w:rsidRPr="00D5649B">
        <w:t xml:space="preserve"> </w:t>
      </w:r>
    </w:p>
    <w:p w14:paraId="47A9D285" w14:textId="52EB15B7" w:rsidR="009A7599" w:rsidRPr="00D5649B" w:rsidRDefault="009A7599" w:rsidP="009A7599">
      <w:pPr>
        <w:pStyle w:val="BodyText"/>
        <w:rPr>
          <w:rFonts w:asciiTheme="minorHAnsi" w:hAnsiTheme="minorHAnsi" w:cstheme="minorHAnsi"/>
          <w:sz w:val="20"/>
        </w:rPr>
      </w:pPr>
      <w:r w:rsidRPr="00D5649B">
        <w:t xml:space="preserve"> </w:t>
      </w:r>
      <w:r w:rsidRPr="00D5649B">
        <w:rPr>
          <w:rFonts w:asciiTheme="minorHAnsi" w:hAnsiTheme="minorHAnsi" w:cstheme="minorHAnsi"/>
          <w:sz w:val="20"/>
        </w:rPr>
        <w:t xml:space="preserve">This lists possible sources of error if </w:t>
      </w:r>
      <w:proofErr w:type="spellStart"/>
      <w:r w:rsidRPr="00D5649B">
        <w:rPr>
          <w:rFonts w:asciiTheme="minorHAnsi" w:hAnsiTheme="minorHAnsi" w:cstheme="minorHAnsi"/>
          <w:sz w:val="20"/>
        </w:rPr>
        <w:t>Holos</w:t>
      </w:r>
      <w:proofErr w:type="spellEnd"/>
      <w:r w:rsidRPr="00D5649B">
        <w:rPr>
          <w:rFonts w:asciiTheme="minorHAnsi" w:hAnsiTheme="minorHAnsi" w:cstheme="minorHAnsi"/>
          <w:sz w:val="20"/>
        </w:rPr>
        <w:t xml:space="preserve"> is not used as designed</w:t>
      </w:r>
      <w:r w:rsidR="001A3868" w:rsidRPr="00D5649B">
        <w:rPr>
          <w:rFonts w:asciiTheme="minorHAnsi" w:hAnsiTheme="minorHAnsi" w:cstheme="minorHAnsi"/>
          <w:sz w:val="20"/>
        </w:rPr>
        <w:t>/intended</w:t>
      </w:r>
      <w:r w:rsidRPr="00D5649B">
        <w:rPr>
          <w:rFonts w:asciiTheme="minorHAnsi" w:hAnsiTheme="minorHAnsi" w:cstheme="minorHAnsi"/>
          <w:sz w:val="20"/>
        </w:rPr>
        <w:t>.</w:t>
      </w:r>
    </w:p>
    <w:p w14:paraId="05669D93" w14:textId="398510B6" w:rsidR="001A3868" w:rsidRPr="00D5649B" w:rsidRDefault="001A3868" w:rsidP="009A7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Growing crops without fertilizer application will reduce N</w:t>
      </w:r>
      <w:r w:rsidRPr="00D5649B">
        <w:rPr>
          <w:rFonts w:cstheme="minorHAnsi"/>
          <w:color w:val="000000"/>
          <w:sz w:val="20"/>
          <w:vertAlign w:val="subscript"/>
        </w:rPr>
        <w:t>2</w:t>
      </w:r>
      <w:r w:rsidRPr="00D5649B">
        <w:rPr>
          <w:rFonts w:cstheme="minorHAnsi"/>
          <w:color w:val="000000"/>
          <w:sz w:val="20"/>
        </w:rPr>
        <w:t>O unrealistically.</w:t>
      </w:r>
    </w:p>
    <w:p w14:paraId="58FE0DE2" w14:textId="60C6C522" w:rsidR="009A7599" w:rsidRPr="00D5649B" w:rsidRDefault="009A7599" w:rsidP="009A7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Carbon storage can be </w:t>
      </w:r>
      <w:r w:rsidR="00CE76D5" w:rsidRPr="00D5649B">
        <w:rPr>
          <w:rFonts w:cstheme="minorHAnsi"/>
          <w:color w:val="000000"/>
          <w:sz w:val="20"/>
        </w:rPr>
        <w:t>over- and underestimated depending on the starting value and the simulation length</w:t>
      </w:r>
      <w:r w:rsidRPr="00D5649B">
        <w:rPr>
          <w:rFonts w:cstheme="minorHAnsi"/>
          <w:color w:val="000000"/>
          <w:sz w:val="20"/>
        </w:rPr>
        <w:t>.</w:t>
      </w:r>
      <w:r w:rsidR="00CE76D5" w:rsidRPr="00D5649B">
        <w:rPr>
          <w:rFonts w:cstheme="minorHAnsi"/>
          <w:color w:val="000000"/>
          <w:sz w:val="20"/>
        </w:rPr>
        <w:t xml:space="preserve"> </w:t>
      </w:r>
      <w:r w:rsidRPr="00D5649B">
        <w:rPr>
          <w:rFonts w:cstheme="minorHAnsi"/>
          <w:color w:val="000000"/>
          <w:sz w:val="20"/>
        </w:rPr>
        <w:t xml:space="preserve"> </w:t>
      </w:r>
    </w:p>
    <w:p w14:paraId="36533E5F" w14:textId="15990607" w:rsidR="002761E0" w:rsidRDefault="009A7599" w:rsidP="00CE76D5">
      <w:pPr>
        <w:pStyle w:val="CommentText"/>
        <w:numPr>
          <w:ilvl w:val="0"/>
          <w:numId w:val="10"/>
        </w:numPr>
        <w:tabs>
          <w:tab w:val="clear" w:pos="2880"/>
          <w:tab w:val="clear" w:pos="9360"/>
        </w:tabs>
        <w:rPr>
          <w:sz w:val="20"/>
        </w:rPr>
      </w:pPr>
      <w:r w:rsidRPr="00D5649B">
        <w:rPr>
          <w:color w:val="000000"/>
          <w:sz w:val="20"/>
        </w:rPr>
        <w:t xml:space="preserve">For cattle and sheep, energy requirements for pregnancy and protein retained for fetal development are prorated over the entire year. </w:t>
      </w:r>
      <w:r w:rsidRPr="00D5649B">
        <w:rPr>
          <w:sz w:val="20"/>
        </w:rPr>
        <w:t>This can be a problem if animals aren’t entered for 12 months but the user expects a correct emissions estimate if only entering in a complete gestation (e.g., 9 months or 5 months).</w:t>
      </w:r>
    </w:p>
    <w:p w14:paraId="2A890373" w14:textId="2B101E3D" w:rsidR="006C19DE" w:rsidRDefault="006C19DE" w:rsidP="006C19DE">
      <w:pPr>
        <w:pStyle w:val="Heading2"/>
      </w:pPr>
      <w:bookmarkStart w:id="1023" w:name="_Toc152758733"/>
      <w:r>
        <w:t>References</w:t>
      </w:r>
      <w:bookmarkEnd w:id="1023"/>
    </w:p>
    <w:p w14:paraId="0A3FC8F6" w14:textId="2C4DA4EE" w:rsidR="006C19DE" w:rsidRDefault="006C19DE" w:rsidP="006C19DE">
      <w:pPr>
        <w:ind w:left="284" w:hanging="284"/>
        <w:rPr>
          <w:sz w:val="20"/>
        </w:rPr>
      </w:pPr>
      <w:r w:rsidRPr="0065667D">
        <w:rPr>
          <w:sz w:val="20"/>
        </w:rPr>
        <w:t xml:space="preserve">IDF 2015. International Dairy Federation. A common carbon footprint approach for dairy-The IDF guide to standard life cycle assessment methodology for the dairy sector. Bulletin of the IDF No. 479/2015. </w:t>
      </w:r>
      <w:hyperlink r:id="rId422" w:history="1">
        <w:r w:rsidRPr="0065667D">
          <w:rPr>
            <w:rStyle w:val="Hyperlink"/>
            <w:sz w:val="20"/>
          </w:rPr>
          <w:t>https://www.fil-idf.org/wp-content/uploads/2016/09/Bulletin479-2015_A-common-carbon-footprint-approach-for-the-dairy-sector.CAT.pdf</w:t>
        </w:r>
      </w:hyperlink>
      <w:r>
        <w:rPr>
          <w:sz w:val="20"/>
        </w:rPr>
        <w:t xml:space="preserve"> </w:t>
      </w:r>
    </w:p>
    <w:p w14:paraId="03A8383A" w14:textId="199696EA" w:rsidR="00CC3AD0" w:rsidRDefault="006C19DE" w:rsidP="006C19DE">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23" w:history="1">
        <w:r w:rsidRPr="007E4F28">
          <w:rPr>
            <w:rStyle w:val="Hyperlink"/>
            <w:rFonts w:cstheme="minorHAnsi"/>
            <w:sz w:val="20"/>
          </w:rPr>
          <w:t>https://www.ipcc.ch/report/2019-refinement-to-the-2006-ipcc-guidelines-for-national-greenhouse-gas-inventories/</w:t>
        </w:r>
      </w:hyperlink>
    </w:p>
    <w:p w14:paraId="072A7332" w14:textId="33BBE18A" w:rsidR="002A2F20" w:rsidRDefault="002A2F20" w:rsidP="002A2F20">
      <w:pPr>
        <w:rPr>
          <w:b/>
          <w:lang w:val="en-US"/>
        </w:rPr>
      </w:pPr>
      <w:r w:rsidRPr="00BC6F06">
        <w:rPr>
          <w:b/>
          <w:lang w:val="en-US"/>
        </w:rPr>
        <w:t xml:space="preserve">Table </w:t>
      </w:r>
      <w:r>
        <w:rPr>
          <w:b/>
          <w:lang w:val="en-US"/>
        </w:rPr>
        <w:t>42</w:t>
      </w:r>
    </w:p>
    <w:p w14:paraId="0291FB6B" w14:textId="77777777" w:rsidR="002A2F20" w:rsidRPr="00E20DEA" w:rsidRDefault="002A2F20" w:rsidP="002A2F20">
      <w:pPr>
        <w:rPr>
          <w:bCs/>
          <w:sz w:val="20"/>
          <w:lang w:val="en-US"/>
        </w:rPr>
      </w:pPr>
      <w:r w:rsidRPr="00E20DEA">
        <w:rPr>
          <w:bCs/>
          <w:sz w:val="20"/>
          <w:lang w:val="en-US"/>
        </w:rPr>
        <w:t xml:space="preserve">See </w:t>
      </w:r>
      <w:r w:rsidRPr="00E20DEA">
        <w:rPr>
          <w:b/>
          <w:sz w:val="20"/>
          <w:lang w:val="en-US"/>
        </w:rPr>
        <w:t xml:space="preserve">Section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Pr>
          <w:b/>
          <w:sz w:val="20"/>
          <w:lang w:val="en-US"/>
        </w:rPr>
        <w:t>4.11</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00000000">
        <w:rPr>
          <w:b/>
          <w:sz w:val="20"/>
          <w:lang w:val="en-US"/>
        </w:rPr>
        <w:fldChar w:fldCharType="separate"/>
      </w:r>
      <w:r w:rsidRPr="00E20DEA">
        <w:rPr>
          <w:b/>
          <w:sz w:val="20"/>
          <w:lang w:val="en-US"/>
        </w:rPr>
        <w:fldChar w:fldCharType="end"/>
      </w:r>
      <w:r w:rsidRPr="00E20DEA">
        <w:rPr>
          <w:bCs/>
          <w:sz w:val="20"/>
          <w:lang w:val="en-US"/>
        </w:rPr>
        <w:t xml:space="preserve"> for references</w:t>
      </w:r>
    </w:p>
    <w:p w14:paraId="09BBDD6E" w14:textId="77777777" w:rsidR="002A2F20" w:rsidRDefault="002A2F20" w:rsidP="006C19DE">
      <w:pPr>
        <w:ind w:left="284" w:hanging="284"/>
        <w:rPr>
          <w:rStyle w:val="Hyperlink"/>
          <w:rFonts w:cstheme="minorHAnsi"/>
          <w:sz w:val="20"/>
        </w:rPr>
      </w:pPr>
    </w:p>
    <w:p w14:paraId="41285477" w14:textId="77777777" w:rsidR="00CC3AD0" w:rsidRDefault="00CC3AD0">
      <w:pPr>
        <w:tabs>
          <w:tab w:val="clear" w:pos="2880"/>
          <w:tab w:val="clear" w:pos="9360"/>
        </w:tabs>
        <w:spacing w:before="0" w:after="200" w:line="276" w:lineRule="auto"/>
        <w:jc w:val="both"/>
        <w:rPr>
          <w:rStyle w:val="Hyperlink"/>
          <w:rFonts w:cstheme="minorHAnsi"/>
          <w:sz w:val="20"/>
        </w:rPr>
      </w:pPr>
      <w:r>
        <w:rPr>
          <w:rStyle w:val="Hyperlink"/>
          <w:rFonts w:cstheme="minorHAnsi"/>
          <w:sz w:val="20"/>
        </w:rPr>
        <w:br w:type="page"/>
      </w:r>
    </w:p>
    <w:p w14:paraId="7509F205" w14:textId="0F9E409E" w:rsidR="006C19DE" w:rsidRPr="006439DF" w:rsidRDefault="00CC3AD0" w:rsidP="00CC3AD0">
      <w:pPr>
        <w:pStyle w:val="Heading1"/>
      </w:pPr>
      <w:bookmarkStart w:id="1024" w:name="_Toc152758734"/>
      <w:r w:rsidRPr="006439DF">
        <w:lastRenderedPageBreak/>
        <w:t>Acknowledgements</w:t>
      </w:r>
      <w:bookmarkEnd w:id="1024"/>
    </w:p>
    <w:p w14:paraId="0EF4BFE1" w14:textId="5A770106" w:rsidR="0075784E" w:rsidRDefault="0075784E" w:rsidP="00CC3AD0">
      <w:r>
        <w:t xml:space="preserve">Karen Beauchemin (formerly AAFC) – </w:t>
      </w:r>
      <w:r w:rsidR="0069149D">
        <w:t>model development (</w:t>
      </w:r>
      <w:r>
        <w:t>beef and dairy model</w:t>
      </w:r>
      <w:r w:rsidR="0069149D">
        <w:t>)</w:t>
      </w:r>
    </w:p>
    <w:p w14:paraId="34F4D0C2" w14:textId="428BF9A3" w:rsidR="00CC3AD0" w:rsidRDefault="00E84D8A" w:rsidP="00CC3AD0">
      <w:r>
        <w:t xml:space="preserve">Denise Beaulieu (University of Saskatchewan) – </w:t>
      </w:r>
      <w:r w:rsidR="00B142E4">
        <w:t>s</w:t>
      </w:r>
      <w:r>
        <w:t>wine model</w:t>
      </w:r>
      <w:r w:rsidR="005F2C1C">
        <w:t xml:space="preserve"> development</w:t>
      </w:r>
    </w:p>
    <w:p w14:paraId="2B218A5C" w14:textId="56815547" w:rsidR="0075784E" w:rsidRDefault="0075784E" w:rsidP="00CC3AD0">
      <w:r>
        <w:t xml:space="preserve">Mark Berry (AAFC) – data provision (SLC-level climate </w:t>
      </w:r>
      <w:proofErr w:type="spellStart"/>
      <w:r>
        <w:t>normals</w:t>
      </w:r>
      <w:proofErr w:type="spellEnd"/>
      <w:r>
        <w:t>)</w:t>
      </w:r>
    </w:p>
    <w:p w14:paraId="3A74F5D9" w14:textId="77777777" w:rsidR="006439DF" w:rsidRPr="005F2C1C" w:rsidRDefault="0069149D" w:rsidP="006439DF">
      <w:pPr>
        <w:rPr>
          <w:lang w:val="en-US"/>
        </w:rPr>
      </w:pPr>
      <w:r>
        <w:t xml:space="preserve">Darryl </w:t>
      </w:r>
      <w:r w:rsidRPr="00C654E9">
        <w:t>Gibb (</w:t>
      </w:r>
      <w:r w:rsidR="006439DF" w:rsidRPr="00C654E9">
        <w:t>????</w:t>
      </w:r>
      <w:r w:rsidRPr="00C654E9">
        <w:t>)</w:t>
      </w:r>
      <w:r w:rsidR="006439DF">
        <w:t xml:space="preserve"> - </w:t>
      </w:r>
      <w:r w:rsidR="006439DF">
        <w:rPr>
          <w:lang w:val="en-US"/>
        </w:rPr>
        <w:t>data provision (additive reduction factors for dairy cattle)</w:t>
      </w:r>
    </w:p>
    <w:p w14:paraId="118477D7" w14:textId="312E8C69" w:rsidR="0069149D" w:rsidRDefault="0069149D" w:rsidP="00CC3AD0">
      <w:pPr>
        <w:rPr>
          <w:lang w:val="en-US"/>
        </w:rPr>
      </w:pPr>
      <w:r>
        <w:rPr>
          <w:lang w:val="en-US"/>
        </w:rPr>
        <w:t>H. Henry Janzen (formerly AAFC) – model development (ICBM steady state equilibrium equations), data provision (C:N ratio of soil organic matter in Canada)</w:t>
      </w:r>
    </w:p>
    <w:p w14:paraId="57B69269" w14:textId="31F7FBD2" w:rsidR="00E84D8A" w:rsidRDefault="00E84D8A" w:rsidP="00CC3AD0">
      <w:pPr>
        <w:rPr>
          <w:lang w:val="en-US"/>
        </w:rPr>
      </w:pPr>
      <w:r w:rsidRPr="005F2C1C">
        <w:rPr>
          <w:lang w:val="en-US"/>
        </w:rPr>
        <w:t xml:space="preserve">Manuel Juarez (AAFC) – </w:t>
      </w:r>
      <w:r w:rsidR="00B142E4">
        <w:rPr>
          <w:lang w:val="en-US"/>
        </w:rPr>
        <w:t>s</w:t>
      </w:r>
      <w:r w:rsidRPr="005F2C1C">
        <w:rPr>
          <w:lang w:val="en-US"/>
        </w:rPr>
        <w:t>wine model</w:t>
      </w:r>
      <w:r w:rsidR="005F2C1C" w:rsidRPr="005F2C1C">
        <w:rPr>
          <w:lang w:val="en-US"/>
        </w:rPr>
        <w:t xml:space="preserve"> developmen</w:t>
      </w:r>
      <w:r w:rsidR="005F2C1C">
        <w:rPr>
          <w:lang w:val="en-US"/>
        </w:rPr>
        <w:t>t</w:t>
      </w:r>
    </w:p>
    <w:p w14:paraId="1C31D50F" w14:textId="4E53EE08" w:rsidR="0069149D" w:rsidRPr="005F2C1C" w:rsidRDefault="0069149D" w:rsidP="00CC3AD0">
      <w:pPr>
        <w:rPr>
          <w:lang w:val="en-US"/>
        </w:rPr>
      </w:pPr>
      <w:r>
        <w:rPr>
          <w:lang w:val="en-US"/>
        </w:rPr>
        <w:t>Sean McGinn (formerly AAFC) – data provision (additive reduction factors for dairy cattle)</w:t>
      </w:r>
    </w:p>
    <w:p w14:paraId="3304AF9B" w14:textId="77777777" w:rsidR="0075784E" w:rsidRDefault="0075784E" w:rsidP="0075784E">
      <w:r>
        <w:t>Shakila Mudiyanselage Ekanayaka (AAFC) – model testing</w:t>
      </w:r>
    </w:p>
    <w:p w14:paraId="32425C7B" w14:textId="6EE920A8" w:rsidR="006439DF" w:rsidRDefault="006439DF" w:rsidP="0075784E">
      <w:r>
        <w:t>Elwin Smith (formerly AAFC) – data provision (fuel energy requirement estimates for crops in Western Canada)</w:t>
      </w:r>
    </w:p>
    <w:p w14:paraId="4C737D8F" w14:textId="25299877" w:rsidR="0075784E" w:rsidRPr="005F2C1C" w:rsidRDefault="0075784E" w:rsidP="0075784E">
      <w:pPr>
        <w:rPr>
          <w:lang w:val="en-US"/>
        </w:rPr>
      </w:pPr>
      <w:r w:rsidRPr="005F2C1C">
        <w:rPr>
          <w:lang w:val="en-US"/>
        </w:rPr>
        <w:t>Marie-No</w:t>
      </w:r>
      <w:r w:rsidRPr="005F2C1C">
        <w:rPr>
          <w:rFonts w:cstheme="minorHAnsi"/>
          <w:lang w:val="en-US"/>
        </w:rPr>
        <w:t>ë</w:t>
      </w:r>
      <w:r w:rsidRPr="005F2C1C">
        <w:rPr>
          <w:lang w:val="en-US"/>
        </w:rPr>
        <w:t>lle Thivierge (AAFC) –</w:t>
      </w:r>
      <w:r>
        <w:rPr>
          <w:lang w:val="en-US"/>
        </w:rPr>
        <w:t xml:space="preserve"> </w:t>
      </w:r>
      <w:r w:rsidRPr="005F2C1C">
        <w:rPr>
          <w:lang w:val="en-US"/>
        </w:rPr>
        <w:t>data provision (perennial root biomass e</w:t>
      </w:r>
      <w:r>
        <w:rPr>
          <w:lang w:val="en-US"/>
        </w:rPr>
        <w:t>stimates)</w:t>
      </w:r>
    </w:p>
    <w:p w14:paraId="730B31F5" w14:textId="19688075" w:rsidR="00E84D8A" w:rsidRPr="00C654E9" w:rsidRDefault="00E84D8A" w:rsidP="00CC3AD0">
      <w:r w:rsidRPr="00C654E9">
        <w:t>Andrew VanderZaag (AAFC)</w:t>
      </w:r>
      <w:r w:rsidR="0075784E" w:rsidRPr="00C654E9">
        <w:t xml:space="preserve"> - </w:t>
      </w:r>
      <w:r w:rsidRPr="00C654E9">
        <w:t>data provision</w:t>
      </w:r>
      <w:r w:rsidR="005F2C1C" w:rsidRPr="00C654E9">
        <w:t xml:space="preserve"> (indoor dairy barn temperature</w:t>
      </w:r>
      <w:r w:rsidR="00B142E4" w:rsidRPr="00C654E9">
        <w:t>s)</w:t>
      </w:r>
    </w:p>
    <w:p w14:paraId="73129BF8" w14:textId="35D99669" w:rsidR="00B142E4" w:rsidRPr="00C654E9" w:rsidRDefault="0069149D" w:rsidP="00CC3AD0">
      <w:r w:rsidRPr="00C654E9">
        <w:t>Martin Wiens (University of Manitoba) – data provision (conversion of GJ of diesel to kg CO</w:t>
      </w:r>
      <w:r w:rsidRPr="00C654E9">
        <w:rPr>
          <w:vertAlign w:val="subscript"/>
        </w:rPr>
        <w:t>2</w:t>
      </w:r>
      <w:r w:rsidRPr="00C654E9">
        <w:t>)</w:t>
      </w:r>
    </w:p>
    <w:p w14:paraId="206CCFCD" w14:textId="7124B1B4" w:rsidR="0069149D" w:rsidRDefault="0069149D" w:rsidP="00CC3AD0">
      <w:r w:rsidRPr="00C654E9">
        <w:t>Devon Worth (AAFC) – data provision (N</w:t>
      </w:r>
      <w:r w:rsidRPr="00C654E9">
        <w:rPr>
          <w:vertAlign w:val="subscript"/>
        </w:rPr>
        <w:t>2</w:t>
      </w:r>
      <w:r w:rsidRPr="00C654E9">
        <w:t>O reduction</w:t>
      </w:r>
      <w:r>
        <w:t xml:space="preserve"> factors based on fertilizer application method)</w:t>
      </w:r>
    </w:p>
    <w:p w14:paraId="03B4F883" w14:textId="12C4E42E" w:rsidR="00B969CA" w:rsidRPr="0066511D" w:rsidRDefault="0075784E" w:rsidP="0066511D">
      <w:r>
        <w:rPr>
          <w:b/>
          <w:bCs/>
        </w:rPr>
        <w:t xml:space="preserve">AAFC </w:t>
      </w:r>
      <w:r w:rsidR="00E84D8A" w:rsidRPr="002533CA">
        <w:rPr>
          <w:b/>
          <w:bCs/>
        </w:rPr>
        <w:t>Co-op</w:t>
      </w:r>
      <w:r>
        <w:rPr>
          <w:b/>
          <w:bCs/>
        </w:rPr>
        <w:t>/FSWEP</w:t>
      </w:r>
      <w:r w:rsidR="00E84D8A" w:rsidRPr="002533CA">
        <w:rPr>
          <w:b/>
          <w:bCs/>
        </w:rPr>
        <w:t xml:space="preserve"> students:</w:t>
      </w:r>
      <w:r w:rsidR="00E84D8A">
        <w:t xml:space="preserve"> </w:t>
      </w:r>
      <w:r>
        <w:t xml:space="preserve">Hassan Afzaal (model coding); Kei De Rose (model development and testing); Jeffrey Deurloo (ICBM testing); </w:t>
      </w:r>
      <w:r w:rsidR="00E84D8A">
        <w:t>Adelle Herr (poultry and swine model development</w:t>
      </w:r>
      <w:r>
        <w:t>, model testing</w:t>
      </w:r>
      <w:r w:rsidR="00E84D8A">
        <w:t xml:space="preserve">); </w:t>
      </w:r>
      <w:r>
        <w:t>Ben Hunt (model coding); Hana Kim (model coding); Steven Trinh (model coding)</w:t>
      </w:r>
    </w:p>
    <w:sectPr w:rsidR="00B969CA" w:rsidRPr="0066511D" w:rsidSect="00A847A7">
      <w:headerReference w:type="even" r:id="rId424"/>
      <w:headerReference w:type="default" r:id="rId425"/>
      <w:footerReference w:type="default" r:id="rId426"/>
      <w:headerReference w:type="first" r:id="rId427"/>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94FC1" w14:textId="77777777" w:rsidR="004F10E6" w:rsidRDefault="004F10E6" w:rsidP="006A1209">
      <w:r>
        <w:separator/>
      </w:r>
    </w:p>
    <w:p w14:paraId="64259247" w14:textId="77777777" w:rsidR="004F10E6" w:rsidRDefault="004F10E6" w:rsidP="006A1209"/>
    <w:p w14:paraId="10698EAE" w14:textId="77777777" w:rsidR="004F10E6" w:rsidRDefault="004F10E6" w:rsidP="006A1209"/>
  </w:endnote>
  <w:endnote w:type="continuationSeparator" w:id="0">
    <w:p w14:paraId="7B8B86CA" w14:textId="77777777" w:rsidR="004F10E6" w:rsidRDefault="004F10E6" w:rsidP="006A1209">
      <w:r>
        <w:continuationSeparator/>
      </w:r>
    </w:p>
    <w:p w14:paraId="32BEE4D3" w14:textId="77777777" w:rsidR="004F10E6" w:rsidRDefault="004F10E6" w:rsidP="006A1209"/>
    <w:p w14:paraId="605D4CCA" w14:textId="77777777" w:rsidR="004F10E6" w:rsidRDefault="004F10E6" w:rsidP="006A1209"/>
  </w:endnote>
  <w:endnote w:type="continuationNotice" w:id="1">
    <w:p w14:paraId="21AA495E" w14:textId="77777777" w:rsidR="004F10E6" w:rsidRDefault="004F1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00"/>
    <w:family w:val="roman"/>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 w:name="CopprplGoth Bd BT">
    <w:altName w:val="Segoe Script"/>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45F80" w14:textId="77777777" w:rsidR="002F5A45" w:rsidRDefault="002F5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402041"/>
      <w:docPartObj>
        <w:docPartGallery w:val="Page Numbers (Bottom of Page)"/>
        <w:docPartUnique/>
      </w:docPartObj>
    </w:sdtPr>
    <w:sdtEndPr>
      <w:rPr>
        <w:noProof/>
      </w:rPr>
    </w:sdtEndPr>
    <w:sdtContent>
      <w:p w14:paraId="18F6470E" w14:textId="594301C7" w:rsidR="00291DBD" w:rsidRDefault="00291D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0C3236" w14:textId="77777777" w:rsidR="00402780" w:rsidRDefault="004027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88D5" w14:textId="77777777" w:rsidR="002F5A45" w:rsidRDefault="002F5A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BCF9" w14:textId="1650B9D2" w:rsidR="00B1240A" w:rsidRPr="00E42353" w:rsidRDefault="00B1240A" w:rsidP="006A1209">
    <w:pPr>
      <w:pStyle w:val="Footer"/>
      <w:rPr>
        <w:lang w:val="fr-FR"/>
      </w:rPr>
    </w:pPr>
    <w:r>
      <w:rPr>
        <w:lang w:val="fr-FR"/>
      </w:rPr>
      <w:t>Holos Version 4</w:t>
    </w:r>
    <w:r w:rsidRPr="00E42353">
      <w:rPr>
        <w:lang w:val="fr-FR"/>
      </w:rPr>
      <w:t>.0</w:t>
    </w:r>
    <w:r>
      <w:rPr>
        <w:lang w:val="fr-FR"/>
      </w:rPr>
      <w:t xml:space="preserve"> -</w:t>
    </w:r>
    <w:r w:rsidRPr="00A31007">
      <w:rPr>
        <w:lang w:val="fr-FR"/>
      </w:rPr>
      <w:t xml:space="preserve"> </w:t>
    </w:r>
    <w:proofErr w:type="spellStart"/>
    <w:r>
      <w:rPr>
        <w:lang w:val="fr-FR"/>
      </w:rPr>
      <w:t>Algorithm</w:t>
    </w:r>
    <w:proofErr w:type="spellEnd"/>
    <w:r>
      <w:rPr>
        <w:lang w:val="fr-FR"/>
      </w:rPr>
      <w:t xml:space="preserve"> Documentation</w:t>
    </w:r>
    <w:r>
      <w:rPr>
        <w:lang w:val="fr-FR"/>
      </w:rPr>
      <w:tab/>
    </w:r>
    <w:r w:rsidRPr="00E42353">
      <w:rPr>
        <w:lang w:val="fr-FR"/>
      </w:rPr>
      <w:tab/>
      <w:t xml:space="preserve">Page </w:t>
    </w:r>
    <w:r>
      <w:fldChar w:fldCharType="begin"/>
    </w:r>
    <w:r w:rsidRPr="00E42353">
      <w:rPr>
        <w:lang w:val="fr-FR"/>
      </w:rPr>
      <w:instrText xml:space="preserve"> PAGE   \* MERGEFORMAT </w:instrText>
    </w:r>
    <w:r>
      <w:fldChar w:fldCharType="separate"/>
    </w:r>
    <w:r w:rsidR="0041564F">
      <w:rPr>
        <w:noProof/>
        <w:lang w:val="fr-FR"/>
      </w:rPr>
      <w:t>261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504A0" w14:textId="77777777" w:rsidR="004F10E6" w:rsidRDefault="004F10E6" w:rsidP="006A1209">
      <w:r>
        <w:separator/>
      </w:r>
    </w:p>
    <w:p w14:paraId="4F4F312F" w14:textId="77777777" w:rsidR="004F10E6" w:rsidRDefault="004F10E6" w:rsidP="006A1209"/>
    <w:p w14:paraId="2C1EC7B8" w14:textId="77777777" w:rsidR="004F10E6" w:rsidRDefault="004F10E6" w:rsidP="006A1209"/>
  </w:footnote>
  <w:footnote w:type="continuationSeparator" w:id="0">
    <w:p w14:paraId="4CE85DC8" w14:textId="77777777" w:rsidR="004F10E6" w:rsidRDefault="004F10E6" w:rsidP="006A1209">
      <w:r>
        <w:continuationSeparator/>
      </w:r>
    </w:p>
    <w:p w14:paraId="0962B02E" w14:textId="77777777" w:rsidR="004F10E6" w:rsidRDefault="004F10E6" w:rsidP="006A1209"/>
    <w:p w14:paraId="2A0D851E" w14:textId="77777777" w:rsidR="004F10E6" w:rsidRDefault="004F10E6" w:rsidP="006A1209"/>
  </w:footnote>
  <w:footnote w:type="continuationNotice" w:id="1">
    <w:p w14:paraId="3A88F50B" w14:textId="77777777" w:rsidR="004F10E6" w:rsidRDefault="004F10E6"/>
  </w:footnote>
  <w:footnote w:id="2">
    <w:p w14:paraId="6D0FA156" w14:textId="5E0A5654"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equation was changed to run with RS (MJ 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 rather than R</w:t>
      </w:r>
      <w:r w:rsidRPr="009628BF">
        <w:rPr>
          <w:rFonts w:asciiTheme="minorHAnsi" w:hAnsiTheme="minorHAnsi" w:cstheme="minorHAnsi"/>
          <w:sz w:val="20"/>
          <w:szCs w:val="20"/>
          <w:vertAlign w:val="subscript"/>
        </w:rPr>
        <w:t>s</w:t>
      </w:r>
      <w:r w:rsidRPr="009628BF">
        <w:rPr>
          <w:rFonts w:asciiTheme="minorHAnsi" w:hAnsiTheme="minorHAnsi" w:cstheme="minorHAnsi"/>
          <w:sz w:val="20"/>
          <w:szCs w:val="20"/>
        </w:rPr>
        <w:t xml:space="preserve"> (cal cm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w:t>
      </w:r>
    </w:p>
  </w:footnote>
  <w:footnote w:id="3">
    <w:p w14:paraId="3E36483F" w14:textId="77777777"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reference ET</w:t>
      </w:r>
      <w:r w:rsidRPr="009628BF">
        <w:rPr>
          <w:rFonts w:asciiTheme="minorHAnsi" w:hAnsiTheme="minorHAnsi" w:cstheme="minorHAnsi"/>
          <w:sz w:val="20"/>
          <w:szCs w:val="20"/>
          <w:vertAlign w:val="subscript"/>
        </w:rPr>
        <w:t>o</w:t>
      </w:r>
      <w:r w:rsidRPr="009628BF">
        <w:rPr>
          <w:rFonts w:asciiTheme="minorHAnsi" w:hAnsiTheme="minorHAnsi" w:cstheme="minorHAnsi"/>
          <w:sz w:val="20"/>
          <w:szCs w:val="20"/>
        </w:rPr>
        <w:t xml:space="preserve"> is defined and calculated using the FAO Penman-Monteith equation (Allen et al., 1998).</w:t>
      </w:r>
    </w:p>
  </w:footnote>
  <w:footnote w:id="4">
    <w:p w14:paraId="437E6563" w14:textId="77777777" w:rsidR="00B1240A" w:rsidRPr="009628BF" w:rsidRDefault="00B1240A" w:rsidP="002F683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Water loss by interception occurs at days when precip occurs and does never exceed potential evapotranspiration (Andren, 2004).</w:t>
      </w:r>
    </w:p>
  </w:footnote>
  <w:footnote w:id="5">
    <w:p w14:paraId="63047243" w14:textId="5E1B9E7B" w:rsidR="00B1240A" w:rsidRDefault="00B1240A">
      <w:pPr>
        <w:pStyle w:val="FootnoteText"/>
      </w:pPr>
      <w:r w:rsidRPr="009628BF">
        <w:rPr>
          <w:rFonts w:asciiTheme="minorHAnsi" w:hAnsiTheme="minorHAnsi" w:cstheme="minorHAnsi"/>
          <w:sz w:val="20"/>
          <w:szCs w:val="20"/>
          <w:vertAlign w:val="superscript"/>
        </w:rPr>
        <w:footnoteRef/>
      </w:r>
      <w:r w:rsidRPr="009628BF">
        <w:rPr>
          <w:rFonts w:asciiTheme="minorHAnsi" w:hAnsiTheme="minorHAnsi" w:cstheme="minorHAnsi"/>
          <w:sz w:val="20"/>
          <w:szCs w:val="20"/>
        </w:rPr>
        <w:t xml:space="preserve"> The daily irrigation amount applied to the crop is a user provided value or it is assumed that the amount is the difference between precipitation and evapotranspiration (if precipitation is smaller than ET).</w:t>
      </w:r>
    </w:p>
  </w:footnote>
  <w:footnote w:id="6">
    <w:p w14:paraId="23230EDF" w14:textId="28D5EABD"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C concentration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p>
  </w:footnote>
  <w:footnote w:id="7">
    <w:p w14:paraId="79D025F1" w14:textId="0B64B753" w:rsidR="00B1240A" w:rsidRPr="009628BF" w:rsidRDefault="00B1240A" w:rsidP="00221346">
      <w:pPr>
        <w:rPr>
          <w:sz w:val="20"/>
        </w:rPr>
      </w:pPr>
      <w:r w:rsidRPr="009628BF">
        <w:rPr>
          <w:rStyle w:val="FootnoteReference"/>
          <w:sz w:val="20"/>
        </w:rPr>
        <w:footnoteRef/>
      </w:r>
      <w:r w:rsidRPr="009628BF">
        <w:rPr>
          <w:sz w:val="20"/>
        </w:rPr>
        <w:t xml:space="preserve"> The Tier 2 Steady state method may be applicable to other land uses, but this will require further development and parameterisation than provided in IPCC (2019), section 5.2.3.</w:t>
      </w:r>
    </w:p>
  </w:footnote>
  <w:footnote w:id="8">
    <w:p w14:paraId="414C852A" w14:textId="77777777" w:rsidR="00B1240A" w:rsidRPr="00215723" w:rsidRDefault="00B1240A" w:rsidP="00221346">
      <w:pPr>
        <w:pStyle w:val="FootnoteText"/>
        <w:rPr>
          <w:rFonts w:asciiTheme="minorHAnsi" w:hAnsiTheme="minorHAnsi" w:cstheme="minorHAnsi"/>
          <w:lang w:val="en-US"/>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approach is not intended to be used for estimation of dead organic matter. Compilers should apply the dead organic matter methods in section 5.2.2.</w:t>
      </w:r>
    </w:p>
  </w:footnote>
  <w:footnote w:id="9">
    <w:p w14:paraId="2F9D646A" w14:textId="319B1806" w:rsidR="00B1240A" w:rsidRPr="009628BF" w:rsidRDefault="00B1240A" w:rsidP="00221346">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C concentration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p>
  </w:footnote>
  <w:footnote w:id="10">
    <w:p w14:paraId="4FFD0388" w14:textId="1E43E666" w:rsidR="00B1240A" w:rsidRPr="009628BF" w:rsidRDefault="00B1240A" w:rsidP="002D4DE3">
      <w:pPr>
        <w:pStyle w:val="FootnoteText"/>
        <w:rPr>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“A reduction of 40% due to crust cover may be applied only when a thick, dry crust is present. Thick dry crusts occur in systems in which organic bedding is used in the barn and is allowed to be flushed into the liquid storage tank and solids are not seperated from the manure stream and further the surface is not exposed to regular heavy precipitation that may disrupt the surface. </w:t>
      </w:r>
      <w:r w:rsidRPr="009628BF">
        <w:rPr>
          <w:rFonts w:asciiTheme="minorHAnsi" w:hAnsiTheme="minorHAnsi" w:cstheme="minorHAnsi"/>
          <w:sz w:val="20"/>
          <w:szCs w:val="20"/>
          <w:lang w:val="fr-CA"/>
        </w:rPr>
        <w:t xml:space="preserve">Sources: Aguerre et al. (2012); Nielsen et al. (2013); VanderZaag et al. </w:t>
      </w:r>
      <w:r w:rsidRPr="009628BF">
        <w:rPr>
          <w:rFonts w:asciiTheme="minorHAnsi" w:hAnsiTheme="minorHAnsi" w:cstheme="minorHAnsi"/>
          <w:sz w:val="20"/>
          <w:szCs w:val="20"/>
        </w:rPr>
        <w:t>(2008)” (IPCC 2019).</w:t>
      </w:r>
    </w:p>
  </w:footnote>
  <w:footnote w:id="11">
    <w:p w14:paraId="117C3F41" w14:textId="2DEA99D1" w:rsidR="00B1240A" w:rsidRPr="000949F9" w:rsidRDefault="00B1240A">
      <w:pPr>
        <w:pStyle w:val="FootnoteText"/>
        <w:rPr>
          <w:rFonts w:asciiTheme="minorHAnsi" w:hAnsiTheme="minorHAnsi" w:cstheme="minorHAnsi"/>
          <w:sz w:val="22"/>
          <w:szCs w:val="22"/>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IPCC (2019), Table 10.17: “New information suggests that a solid cover reduces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by 25 to 50% (range: 0 to 90%). </w:t>
      </w:r>
      <w:r w:rsidRPr="009628BF">
        <w:rPr>
          <w:rFonts w:asciiTheme="minorHAnsi" w:hAnsiTheme="minorHAnsi" w:cstheme="minorHAnsi"/>
          <w:sz w:val="20"/>
          <w:szCs w:val="20"/>
          <w:lang w:val="fr-CA"/>
        </w:rPr>
        <w:t xml:space="preserve">Sources: Amon et al. (2006), Amon et al. (2007); Clemens et al. (2006); Guarino et al. (2006), Matulaitis et al. (2015), Misselbrook et al. (2016), VanderZaag et al. </w:t>
      </w:r>
      <w:r w:rsidRPr="009628BF">
        <w:rPr>
          <w:rFonts w:asciiTheme="minorHAnsi" w:hAnsiTheme="minorHAnsi" w:cstheme="minorHAnsi"/>
          <w:sz w:val="20"/>
          <w:szCs w:val="20"/>
          <w:lang w:val="en-US"/>
        </w:rPr>
        <w:t xml:space="preserve">(2009), Hou et al. (2015), VanderZaag et al. (2008)” (IPCC 2019). </w:t>
      </w:r>
      <w:r w:rsidRPr="009628BF">
        <w:rPr>
          <w:rFonts w:asciiTheme="minorHAnsi" w:hAnsiTheme="minorHAnsi" w:cstheme="minorHAnsi"/>
          <w:sz w:val="20"/>
          <w:szCs w:val="20"/>
        </w:rPr>
        <w:t>For Holos, a default value of 25% reduction in manure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for systems with a solid cover has been assumed. The option for the user to choose a specific cover type and associated reduction factor has also been included in the model for the following cover types: straw (26%), woodchips (29%), expanded clay (11%), hydrophobic powder (ammonium phosphate, ammonium sulphate and hydrophobic silica) (81.5%) (Source: values calculated from data presented in VanderZaag et al., 2008; VanderZaag et al., 2009).</w:t>
      </w:r>
    </w:p>
  </w:footnote>
  <w:footnote w:id="12">
    <w:p w14:paraId="5F452EF3" w14:textId="77777777" w:rsidR="00B1240A" w:rsidRPr="009628BF" w:rsidRDefault="00B1240A" w:rsidP="00E111A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restriction is required because the adjustment factor under negative </w:t>
      </w:r>
      <w:r w:rsidRPr="009628BF">
        <w:rPr>
          <w:rFonts w:asciiTheme="minorHAnsi" w:hAnsiTheme="minorHAnsi" w:cstheme="minorHAnsi"/>
          <w:i/>
          <w:sz w:val="20"/>
          <w:szCs w:val="20"/>
        </w:rPr>
        <w:t>T</w:t>
      </w:r>
      <w:r w:rsidRPr="009628BF">
        <w:rPr>
          <w:rFonts w:asciiTheme="minorHAnsi" w:hAnsiTheme="minorHAnsi" w:cstheme="minorHAnsi"/>
          <w:sz w:val="20"/>
          <w:szCs w:val="20"/>
        </w:rPr>
        <w:t xml:space="preserve"> will be a negative value.</w:t>
      </w:r>
    </w:p>
  </w:footnote>
  <w:footnote w:id="13">
    <w:p w14:paraId="170E2863" w14:textId="137B970F" w:rsidR="00B1240A" w:rsidRPr="009628BF" w:rsidRDefault="00B1240A" w:rsidP="009628BF">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Odirile et al. (2021): for primary clarifier (PC) sludge: C conc. (%,  wet weight basis) = 1.28%; for microsieve (MS) sludge: C conc. (%,  wet weight basis) = 18.02%; average C conc. = 9.65%. From Serbanescu et al. (2017): average C conc. = 8.45%. Average across all studies = (9.65 + 8.45) / 2 = 9.1% = 0.091 kg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w:t>
      </w:r>
    </w:p>
  </w:footnote>
  <w:footnote w:id="14">
    <w:p w14:paraId="5313822B" w14:textId="4A086789" w:rsidR="00B1240A" w:rsidRDefault="00B1240A" w:rsidP="009628BF">
      <w:pPr>
        <w:pStyle w:val="FootnoteText"/>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Based on a moisture content of 74%: C conc. = 12.35% (0.12 kg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wet wt basis).</w:t>
      </w:r>
    </w:p>
  </w:footnote>
  <w:footnote w:id="15">
    <w:p w14:paraId="1EF257B4" w14:textId="2D6B8548" w:rsidR="00B1240A" w:rsidRPr="009628BF" w:rsidRDefault="00B1240A" w:rsidP="00CC3666">
      <w:pPr>
        <w:pStyle w:val="CommentText"/>
        <w:rPr>
          <w:sz w:val="20"/>
        </w:rPr>
      </w:pPr>
      <w:r w:rsidRPr="009628BF">
        <w:rPr>
          <w:rStyle w:val="FootnoteReference"/>
          <w:sz w:val="20"/>
        </w:rPr>
        <w:footnoteRef/>
      </w:r>
      <w:r w:rsidRPr="009628BF">
        <w:rPr>
          <w:sz w:val="20"/>
        </w:rPr>
        <w:t xml:space="preserve"> These values were calculated based on </w:t>
      </w:r>
      <w:hyperlink r:id="rId1" w:history="1">
        <w:r w:rsidRPr="009628BF">
          <w:rPr>
            <w:rStyle w:val="Hyperlink"/>
            <w:sz w:val="20"/>
          </w:rPr>
          <w:t>AB Ag cost of irrigation</w:t>
        </w:r>
      </w:hyperlink>
      <w:r w:rsidRPr="009628BF">
        <w:rPr>
          <w:sz w:val="20"/>
        </w:rPr>
        <w:t xml:space="preserve"> and converted from cost to energy used. This was then converted to CO</w:t>
      </w:r>
      <w:r w:rsidRPr="009628BF">
        <w:rPr>
          <w:sz w:val="20"/>
          <w:vertAlign w:val="subscript"/>
        </w:rPr>
        <w:t>2</w:t>
      </w:r>
      <w:r w:rsidRPr="009628BF">
        <w:rPr>
          <w:sz w:val="20"/>
        </w:rPr>
        <w:t xml:space="preserve"> emissions (NIR 1990-2008) . The average of the values for electricity and natural gas was taken. This assumes a low pressure pivot, 43 HP, 15 inches of irrigation. Values for electricity and natural gas were </w:t>
      </w:r>
      <w:r w:rsidRPr="009628BF">
        <w:rPr>
          <w:rStyle w:val="FootnoteReference"/>
          <w:sz w:val="20"/>
          <w:vertAlign w:val="baseline"/>
        </w:rPr>
        <w:t>obtained</w:t>
      </w:r>
      <w:r w:rsidRPr="009628BF">
        <w:rPr>
          <w:sz w:val="20"/>
        </w:rPr>
        <w:t xml:space="preserve"> from the ECCC (2022): electricity – 0.200 kg CO</w:t>
      </w:r>
      <w:r w:rsidRPr="009628BF">
        <w:rPr>
          <w:sz w:val="20"/>
          <w:vertAlign w:val="subscript"/>
        </w:rPr>
        <w:t>2</w:t>
      </w:r>
      <w:r w:rsidRPr="009628BF">
        <w:rPr>
          <w:sz w:val="20"/>
        </w:rPr>
        <w:t xml:space="preserve"> kWh</w:t>
      </w:r>
      <w:r w:rsidRPr="009628BF">
        <w:rPr>
          <w:sz w:val="20"/>
          <w:vertAlign w:val="superscript"/>
        </w:rPr>
        <w:t>-1</w:t>
      </w:r>
      <w:r w:rsidRPr="009628BF">
        <w:rPr>
          <w:sz w:val="20"/>
        </w:rPr>
        <w:t xml:space="preserve"> (Tbl A13-1 of the NIR); natural gas = 14.12 tC/ TJ (Tbl A4-2 of the NIR).</w:t>
      </w:r>
    </w:p>
    <w:p w14:paraId="521B6876" w14:textId="77777777" w:rsidR="00B1240A" w:rsidRDefault="00B1240A" w:rsidP="00CC366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94209" w14:textId="7F2C2212" w:rsidR="00125177" w:rsidRDefault="00EE6923">
    <w:pPr>
      <w:pStyle w:val="Header"/>
    </w:pPr>
    <w:r>
      <w:rPr>
        <w:noProof/>
      </w:rPr>
      <mc:AlternateContent>
        <mc:Choice Requires="wps">
          <w:drawing>
            <wp:anchor distT="0" distB="0" distL="0" distR="0" simplePos="0" relativeHeight="251659264" behindDoc="0" locked="0" layoutInCell="1" allowOverlap="1" wp14:anchorId="41C67913" wp14:editId="6E56489A">
              <wp:simplePos x="0" y="0"/>
              <wp:positionH relativeFrom="page">
                <wp:align>right</wp:align>
              </wp:positionH>
              <wp:positionV relativeFrom="page">
                <wp:align>top</wp:align>
              </wp:positionV>
              <wp:extent cx="443865" cy="443865"/>
              <wp:effectExtent l="0" t="0" r="0" b="0"/>
              <wp:wrapNone/>
              <wp:docPr id="2605005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9EDE8E5" w14:textId="770C7CFE"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1C67913" id="_x0000_t202" coordsize="21600,21600" o:spt="202" path="m,l,21600r21600,l21600,xe">
              <v:stroke joinstyle="miter"/>
              <v:path gradientshapeok="t" o:connecttype="rect"/>
            </v:shapetype>
            <v:shape id="Text Box 6" o:spid="_x0000_s1075" type="#_x0000_t202" style="position:absolute;margin-left:-5.05pt;margin-top:0;width:34.95pt;height:34.95pt;z-index:251659264;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39EDE8E5" w14:textId="770C7CFE"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1240A" w14:paraId="4E6FDEFE" w14:textId="77777777" w:rsidTr="05296CEC">
      <w:tc>
        <w:tcPr>
          <w:tcW w:w="2880" w:type="dxa"/>
        </w:tcPr>
        <w:p w14:paraId="65F29535" w14:textId="4E58AF0F" w:rsidR="00B1240A" w:rsidRDefault="00EE6923" w:rsidP="05296CEC">
          <w:pPr>
            <w:pStyle w:val="Header"/>
            <w:ind w:left="-115"/>
          </w:pPr>
          <w:r>
            <w:rPr>
              <w:noProof/>
            </w:rPr>
            <mc:AlternateContent>
              <mc:Choice Requires="wps">
                <w:drawing>
                  <wp:anchor distT="0" distB="0" distL="0" distR="0" simplePos="0" relativeHeight="251660288" behindDoc="0" locked="0" layoutInCell="1" allowOverlap="1" wp14:anchorId="4C47933A" wp14:editId="1B8166FD">
                    <wp:simplePos x="0" y="0"/>
                    <wp:positionH relativeFrom="page">
                      <wp:align>right</wp:align>
                    </wp:positionH>
                    <wp:positionV relativeFrom="page">
                      <wp:align>top</wp:align>
                    </wp:positionV>
                    <wp:extent cx="1626870" cy="421640"/>
                    <wp:effectExtent l="0" t="0" r="0" b="0"/>
                    <wp:wrapNone/>
                    <wp:docPr id="14196752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421640"/>
                            </a:xfrm>
                            <a:prstGeom prst="rect">
                              <a:avLst/>
                            </a:prstGeom>
                            <a:noFill/>
                            <a:ln>
                              <a:noFill/>
                            </a:ln>
                          </wps:spPr>
                          <wps:txbx>
                            <w:txbxContent>
                              <w:p w14:paraId="01D3D343" w14:textId="365C52C2"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C47933A" id="_x0000_t202" coordsize="21600,21600" o:spt="202" path="m,l,21600r21600,l21600,xe">
                    <v:stroke joinstyle="miter"/>
                    <v:path gradientshapeok="t" o:connecttype="rect"/>
                  </v:shapetype>
                  <v:shape id="Text Box 5" o:spid="_x0000_s1076" type="#_x0000_t202" style="position:absolute;left:0;text-align:left;margin-left:88.1pt;margin-top:0;width:128.1pt;height:33.2pt;z-index:251660288;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" filled="f" stroked="f">
                    <v:textbox style="mso-fit-shape-to-text:t" inset="0,15pt,20pt,0">
                      <w:txbxContent>
                        <w:p w14:paraId="01D3D343" w14:textId="365C52C2"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tc>
      <w:tc>
        <w:tcPr>
          <w:tcW w:w="2880" w:type="dxa"/>
        </w:tcPr>
        <w:p w14:paraId="26530126" w14:textId="77777777" w:rsidR="00B1240A" w:rsidRDefault="00B1240A" w:rsidP="05296CEC">
          <w:pPr>
            <w:pStyle w:val="Header"/>
            <w:jc w:val="center"/>
          </w:pPr>
        </w:p>
      </w:tc>
      <w:tc>
        <w:tcPr>
          <w:tcW w:w="2880" w:type="dxa"/>
        </w:tcPr>
        <w:p w14:paraId="595FE20C" w14:textId="77777777" w:rsidR="00B1240A" w:rsidRDefault="00B1240A" w:rsidP="05296CEC">
          <w:pPr>
            <w:pStyle w:val="Header"/>
            <w:ind w:right="-115"/>
            <w:jc w:val="right"/>
          </w:pPr>
        </w:p>
      </w:tc>
    </w:tr>
  </w:tbl>
  <w:sdt>
    <w:sdtPr>
      <w:id w:val="-197625286"/>
      <w:docPartObj>
        <w:docPartGallery w:val="Watermarks"/>
        <w:docPartUnique/>
      </w:docPartObj>
    </w:sdtPr>
    <w:sdtContent>
      <w:p w14:paraId="34CAA10C" w14:textId="429D6FCC" w:rsidR="00B1240A" w:rsidRDefault="002F5A45" w:rsidP="05296CEC">
        <w:pPr>
          <w:pStyle w:val="Header"/>
        </w:pPr>
        <w:r>
          <w:rPr>
            <w:noProof/>
          </w:rPr>
          <w:pict w14:anchorId="334A14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107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0A53" w14:textId="74785224" w:rsidR="00125177" w:rsidRDefault="00EE6923">
    <w:pPr>
      <w:pStyle w:val="Header"/>
    </w:pPr>
    <w:r>
      <w:rPr>
        <w:noProof/>
      </w:rPr>
      <mc:AlternateContent>
        <mc:Choice Requires="wps">
          <w:drawing>
            <wp:anchor distT="0" distB="0" distL="0" distR="0" simplePos="0" relativeHeight="251658240" behindDoc="0" locked="0" layoutInCell="1" allowOverlap="1" wp14:anchorId="735F05DC" wp14:editId="2328EF7D">
              <wp:simplePos x="0" y="0"/>
              <wp:positionH relativeFrom="page">
                <wp:align>right</wp:align>
              </wp:positionH>
              <wp:positionV relativeFrom="page">
                <wp:align>top</wp:align>
              </wp:positionV>
              <wp:extent cx="443865" cy="443865"/>
              <wp:effectExtent l="0" t="0" r="0" b="0"/>
              <wp:wrapNone/>
              <wp:docPr id="35591420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24D608D9" w14:textId="421E4553"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35F05DC" id="_x0000_t202" coordsize="21600,21600" o:spt="202" path="m,l,21600r21600,l21600,xe">
              <v:stroke joinstyle="miter"/>
              <v:path gradientshapeok="t" o:connecttype="rect"/>
            </v:shapetype>
            <v:shape id="Text Box 4" o:spid="_x0000_s1077" type="#_x0000_t202" style="position:absolute;margin-left:-5.05pt;margin-top:0;width:34.95pt;height:34.95pt;z-index:25165824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J0HA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qqks8hz9OyhOuO2DnoheMs3&#10;DbbeMh+emUPmcQ9Uc3jCQypoSwqDRUkN7sff/DEfCcEoJS0qqaQGpU6J+mqQqCi6ZEw/5Yscby7d&#10;Zot5Hm/7Mckc9T2gSKf4XixPZkwOajSlA/2KYl/HbhhihmPPkobRvA+9rvGxcLFepyQUmWVha3aW&#10;j+RGQF+6V+bsgHpAuh5h1Bor3oDf50a0vV0fA1KQmLmiOcCOAk3cDo8pvoBf7ynr+uRXPwE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ONZonQcAgAAOgQAAA4AAAAAAAAAAAAAAAAALgIAAGRycy9lMm9Eb2MueG1sUEsBAi0AFAAG&#10;AAgAAAAhAHdXhELaAAAAAwEAAA8AAAAAAAAAAAAAAAAAdgQAAGRycy9kb3ducmV2LnhtbFBLBQYA&#10;AAAABAAEAPMAAAB9BQAAAAA=&#10;" filled="f" stroked="f">
              <v:textbox style="mso-fit-shape-to-text:t" inset="0,15pt,20pt,0">
                <w:txbxContent>
                  <w:p w14:paraId="24D608D9" w14:textId="421E4553"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854B" w14:textId="60CAD955" w:rsidR="00125177" w:rsidRDefault="00EE6923">
    <w:pPr>
      <w:pStyle w:val="Header"/>
    </w:pPr>
    <w:r>
      <w:rPr>
        <w:noProof/>
      </w:rPr>
      <mc:AlternateContent>
        <mc:Choice Requires="wps">
          <w:drawing>
            <wp:anchor distT="0" distB="0" distL="0" distR="0" simplePos="0" relativeHeight="251662336" behindDoc="0" locked="0" layoutInCell="1" allowOverlap="1" wp14:anchorId="1B0A451B" wp14:editId="71EB0926">
              <wp:simplePos x="0" y="0"/>
              <wp:positionH relativeFrom="page">
                <wp:align>right</wp:align>
              </wp:positionH>
              <wp:positionV relativeFrom="page">
                <wp:align>top</wp:align>
              </wp:positionV>
              <wp:extent cx="443865" cy="443865"/>
              <wp:effectExtent l="0" t="0" r="0" b="0"/>
              <wp:wrapNone/>
              <wp:docPr id="1468363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B0A451B" id="_x0000_t202" coordsize="21600,21600" o:spt="202" path="m,l,21600r21600,l21600,xe">
              <v:stroke joinstyle="miter"/>
              <v:path gradientshapeok="t" o:connecttype="rect"/>
            </v:shapetype>
            <v:shape id="Text Box 3" o:spid="_x0000_s1078" type="#_x0000_t202" style="position:absolute;margin-left:-5.05pt;margin-top:0;width:34.95pt;height:34.95pt;z-index:251662336;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BPWI/wcAgAAOgQAAA4AAAAAAAAAAAAAAAAALgIAAGRycy9lMm9Eb2MueG1sUEsBAi0AFAAG&#10;AAgAAAAhAHdXhELaAAAAAwEAAA8AAAAAAAAAAAAAAAAAdgQAAGRycy9kb3ducmV2LnhtbFBLBQYA&#10;AAAABAAEAPMAAAB9BQAAAAA=&#10;" filled="f" stroked="f">
              <v:textbox style="mso-fit-shape-to-text:t" inset="0,15pt,20pt,0">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1240A" w14:paraId="39B5BCB5" w14:textId="77777777" w:rsidTr="05296CEC">
      <w:tc>
        <w:tcPr>
          <w:tcW w:w="3120" w:type="dxa"/>
        </w:tcPr>
        <w:p w14:paraId="461197EF" w14:textId="0449863F" w:rsidR="00B1240A" w:rsidRDefault="00EE6923" w:rsidP="05296CEC">
          <w:pPr>
            <w:pStyle w:val="Header"/>
            <w:ind w:left="-115"/>
          </w:pPr>
          <w:r>
            <w:rPr>
              <w:noProof/>
            </w:rPr>
            <mc:AlternateContent>
              <mc:Choice Requires="wps">
                <w:drawing>
                  <wp:anchor distT="0" distB="0" distL="0" distR="0" simplePos="0" relativeHeight="251663360" behindDoc="0" locked="0" layoutInCell="1" allowOverlap="1" wp14:anchorId="6447744C" wp14:editId="1425AC23">
                    <wp:simplePos x="0" y="0"/>
                    <wp:positionH relativeFrom="page">
                      <wp:align>right</wp:align>
                    </wp:positionH>
                    <wp:positionV relativeFrom="page">
                      <wp:align>top</wp:align>
                    </wp:positionV>
                    <wp:extent cx="443865" cy="443865"/>
                    <wp:effectExtent l="0" t="0" r="0" b="0"/>
                    <wp:wrapNone/>
                    <wp:docPr id="165054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03E229A3" w14:textId="1663FA74"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47744C" id="_x0000_t202" coordsize="21600,21600" o:spt="202" path="m,l,21600r21600,l21600,xe">
                    <v:stroke joinstyle="miter"/>
                    <v:path gradientshapeok="t" o:connecttype="rect"/>
                  </v:shapetype>
                  <v:shape id="Text Box 2" o:spid="_x0000_s1079" type="#_x0000_t202" style="position:absolute;left:0;text-align:left;margin-left:-5.05pt;margin-top:0;width:34.95pt;height:34.95pt;z-index:25166336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" filled="f" stroked="f">
                    <v:textbox style="mso-fit-shape-to-text:t" inset="0,15pt,20pt,0">
                      <w:txbxContent>
                        <w:p w14:paraId="03E229A3" w14:textId="1663FA74"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tc>
      <w:tc>
        <w:tcPr>
          <w:tcW w:w="3120" w:type="dxa"/>
        </w:tcPr>
        <w:p w14:paraId="2BFE81FE" w14:textId="77777777" w:rsidR="00B1240A" w:rsidRDefault="00B1240A" w:rsidP="05296CEC">
          <w:pPr>
            <w:pStyle w:val="Header"/>
            <w:jc w:val="center"/>
          </w:pPr>
        </w:p>
      </w:tc>
      <w:tc>
        <w:tcPr>
          <w:tcW w:w="3120" w:type="dxa"/>
        </w:tcPr>
        <w:p w14:paraId="5DCDC2C4" w14:textId="77777777" w:rsidR="00B1240A" w:rsidRDefault="00B1240A" w:rsidP="05296CEC">
          <w:pPr>
            <w:pStyle w:val="Header"/>
            <w:ind w:right="-115"/>
            <w:jc w:val="right"/>
          </w:pPr>
        </w:p>
      </w:tc>
    </w:tr>
  </w:tbl>
  <w:p w14:paraId="0C154DFD" w14:textId="77777777" w:rsidR="00B1240A" w:rsidRDefault="00B1240A" w:rsidP="05296C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7DE1" w14:textId="66F0487C" w:rsidR="00125177" w:rsidRDefault="00EE6923">
    <w:pPr>
      <w:pStyle w:val="Header"/>
    </w:pPr>
    <w:r>
      <w:rPr>
        <w:noProof/>
      </w:rPr>
      <mc:AlternateContent>
        <mc:Choice Requires="wps">
          <w:drawing>
            <wp:anchor distT="0" distB="0" distL="0" distR="0" simplePos="0" relativeHeight="251661312" behindDoc="0" locked="0" layoutInCell="1" allowOverlap="1" wp14:anchorId="37299E2B" wp14:editId="26E9806B">
              <wp:simplePos x="0" y="0"/>
              <wp:positionH relativeFrom="page">
                <wp:align>right</wp:align>
              </wp:positionH>
              <wp:positionV relativeFrom="page">
                <wp:align>top</wp:align>
              </wp:positionV>
              <wp:extent cx="443865" cy="443865"/>
              <wp:effectExtent l="0" t="0" r="0" b="0"/>
              <wp:wrapNone/>
              <wp:docPr id="3931472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7DF02752" w14:textId="01217E10"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7299E2B" id="_x0000_t202" coordsize="21600,21600" o:spt="202" path="m,l,21600r21600,l21600,xe">
              <v:stroke joinstyle="miter"/>
              <v:path gradientshapeok="t" o:connecttype="rect"/>
            </v:shapetype>
            <v:shape id="Text Box 1" o:spid="_x0000_s1080" type="#_x0000_t202" style="position:absolute;margin-left:-5.05pt;margin-top:0;width:34.95pt;height:34.95pt;z-index:251661312;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5HA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qqki8hz9OyhOuO2DnoheMs3&#10;DbbeMh+emUPmcQ9Uc3jCQypoSwqDRUkN7sff/DEfCcEoJS0qqaQGpU6J+mqQqCi6ZEw/5Yscby7d&#10;Zot5Hm/7Mckc9T2gSKf4XixPZkwOajSlA/2KYl/HbhhihmPPkobRvA+9rvGxcLFepyQUmWVha3aW&#10;j+RGQF+6V+bsgHpAuh5h1Bor3oDf50a0vV0fA1KQmLmiOcCOAk3cDo8pvoBf7ynr+uRXPwE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LH6xHkcAgAAOgQAAA4AAAAAAAAAAAAAAAAALgIAAGRycy9lMm9Eb2MueG1sUEsBAi0AFAAG&#10;AAgAAAAhAHdXhELaAAAAAwEAAA8AAAAAAAAAAAAAAAAAdgQAAGRycy9kb3ducmV2LnhtbFBLBQYA&#10;AAAABAAEAPMAAAB9BQAAAAA=&#10;" filled="f" stroked="f">
              <v:textbox style="mso-fit-shape-to-text:t" inset="0,15pt,20pt,0">
                <w:txbxContent>
                  <w:p w14:paraId="7DF02752" w14:textId="01217E10"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851"/>
    <w:multiLevelType w:val="hybridMultilevel"/>
    <w:tmpl w:val="8394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B2531"/>
    <w:multiLevelType w:val="hybridMultilevel"/>
    <w:tmpl w:val="FC783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EF1372"/>
    <w:multiLevelType w:val="multilevel"/>
    <w:tmpl w:val="7298C2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rPr>
        <w:lang w:val="en-CA"/>
      </w:rPr>
    </w:lvl>
    <w:lvl w:ilvl="3">
      <w:start w:val="1"/>
      <w:numFmt w:val="decimal"/>
      <w:pStyle w:val="Heading4"/>
      <w:lvlText w:val="%1.%2.%3.%4"/>
      <w:lvlJc w:val="left"/>
      <w:pPr>
        <w:ind w:left="864" w:hanging="864"/>
      </w:pPr>
    </w:lvl>
    <w:lvl w:ilvl="4">
      <w:start w:val="1"/>
      <w:numFmt w:val="decimal"/>
      <w:pStyle w:val="Heading5"/>
      <w:lvlText w:val="%1.%2.%3.%4.%5"/>
      <w:lvlJc w:val="left"/>
      <w:pPr>
        <w:ind w:left="145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6B0D8B"/>
    <w:multiLevelType w:val="multilevel"/>
    <w:tmpl w:val="7A64C890"/>
    <w:lvl w:ilvl="0">
      <w:start w:val="1"/>
      <w:numFmt w:val="decimal"/>
      <w:lvlText w:val="%1.0"/>
      <w:lvlJc w:val="left"/>
      <w:pPr>
        <w:ind w:left="360" w:hanging="360"/>
      </w:pPr>
      <w:rPr>
        <w:rFonts w:hint="default"/>
        <w:i w:val="0"/>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4" w15:restartNumberingAfterBreak="0">
    <w:nsid w:val="0F1264CA"/>
    <w:multiLevelType w:val="hybridMultilevel"/>
    <w:tmpl w:val="F5E4D188"/>
    <w:lvl w:ilvl="0" w:tplc="A0E28ABC">
      <w:start w:val="1"/>
      <w:numFmt w:val="bullet"/>
      <w:lvlText w:val=""/>
      <w:lvlJc w:val="left"/>
      <w:pPr>
        <w:tabs>
          <w:tab w:val="num" w:pos="720"/>
        </w:tabs>
        <w:ind w:left="720" w:hanging="360"/>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1E0FF2"/>
    <w:multiLevelType w:val="hybridMultilevel"/>
    <w:tmpl w:val="D364489A"/>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8C5779"/>
    <w:multiLevelType w:val="hybridMultilevel"/>
    <w:tmpl w:val="C95C50F6"/>
    <w:lvl w:ilvl="0" w:tplc="45E017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40004"/>
    <w:multiLevelType w:val="hybridMultilevel"/>
    <w:tmpl w:val="B4ACE2AC"/>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C3947"/>
    <w:multiLevelType w:val="hybridMultilevel"/>
    <w:tmpl w:val="5C42E870"/>
    <w:lvl w:ilvl="0" w:tplc="10090019">
      <w:start w:val="1"/>
      <w:numFmt w:val="lowerLetter"/>
      <w:lvlText w:val="%1."/>
      <w:lvlJc w:val="left"/>
      <w:pPr>
        <w:ind w:left="720" w:hanging="360"/>
      </w:pPr>
    </w:lvl>
    <w:lvl w:ilvl="1" w:tplc="D688C686">
      <w:start w:val="1"/>
      <w:numFmt w:val="lowerLetter"/>
      <w:lvlText w:val="%2."/>
      <w:lvlJc w:val="left"/>
      <w:pPr>
        <w:ind w:left="1440" w:hanging="360"/>
      </w:pPr>
      <w:rPr>
        <w:b w:val="0"/>
        <w:sz w:val="22"/>
        <w:szCs w:val="2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FEF4A8D"/>
    <w:multiLevelType w:val="hybridMultilevel"/>
    <w:tmpl w:val="90A49024"/>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2A01E87"/>
    <w:multiLevelType w:val="hybridMultilevel"/>
    <w:tmpl w:val="79DEB71E"/>
    <w:lvl w:ilvl="0" w:tplc="1009000F">
      <w:start w:val="1"/>
      <w:numFmt w:val="decimal"/>
      <w:lvlText w:val="%1."/>
      <w:lvlJc w:val="left"/>
      <w:pPr>
        <w:ind w:left="720" w:hanging="360"/>
      </w:pPr>
      <w:rPr>
        <w:rFonts w:hint="default"/>
      </w:rPr>
    </w:lvl>
    <w:lvl w:ilvl="1" w:tplc="80F6DC4A">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3EA76E1"/>
    <w:multiLevelType w:val="hybridMultilevel"/>
    <w:tmpl w:val="6090FA38"/>
    <w:lvl w:ilvl="0" w:tplc="5B622F7E">
      <w:start w:val="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70273D"/>
    <w:multiLevelType w:val="hybridMultilevel"/>
    <w:tmpl w:val="FC6EAC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88A6975"/>
    <w:multiLevelType w:val="hybridMultilevel"/>
    <w:tmpl w:val="A03E0DCE"/>
    <w:lvl w:ilvl="0" w:tplc="87E8733E">
      <w:start w:val="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DB0231"/>
    <w:multiLevelType w:val="hybridMultilevel"/>
    <w:tmpl w:val="913653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A2D432D"/>
    <w:multiLevelType w:val="hybridMultilevel"/>
    <w:tmpl w:val="76F4C89A"/>
    <w:lvl w:ilvl="0" w:tplc="10090019">
      <w:start w:val="1"/>
      <w:numFmt w:val="lowerLetter"/>
      <w:lvlText w:val="%1."/>
      <w:lvlJc w:val="left"/>
      <w:pPr>
        <w:ind w:left="720" w:hanging="360"/>
      </w:pPr>
    </w:lvl>
    <w:lvl w:ilvl="1" w:tplc="78C2418A">
      <w:start w:val="1"/>
      <w:numFmt w:val="lowerLetter"/>
      <w:lvlText w:val="%2."/>
      <w:lvlJc w:val="left"/>
      <w:pPr>
        <w:ind w:left="1440" w:hanging="360"/>
      </w:pPr>
      <w:rPr>
        <w:rFonts w:asciiTheme="minorHAnsi" w:hAnsiTheme="minorHAnsi" w:cstheme="minorHAnsi" w:hint="default"/>
        <w:b w:val="0"/>
        <w:sz w:val="22"/>
        <w:szCs w:val="22"/>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A7343E0"/>
    <w:multiLevelType w:val="hybridMultilevel"/>
    <w:tmpl w:val="3C38C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A8F7B59"/>
    <w:multiLevelType w:val="hybridMultilevel"/>
    <w:tmpl w:val="C2CA3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E1E0172"/>
    <w:multiLevelType w:val="hybridMultilevel"/>
    <w:tmpl w:val="3C4A4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2DF470B"/>
    <w:multiLevelType w:val="hybridMultilevel"/>
    <w:tmpl w:val="BCF0CD04"/>
    <w:lvl w:ilvl="0" w:tplc="C2BC1EA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609291D"/>
    <w:multiLevelType w:val="multilevel"/>
    <w:tmpl w:val="0F4291F6"/>
    <w:lvl w:ilvl="0">
      <w:start w:val="11"/>
      <w:numFmt w:val="decimal"/>
      <w:lvlText w:val="%1"/>
      <w:lvlJc w:val="left"/>
      <w:pPr>
        <w:ind w:left="375" w:hanging="375"/>
      </w:pPr>
      <w:rPr>
        <w:rFonts w:cstheme="minorHAnsi" w:hint="default"/>
        <w:b/>
        <w:color w:val="0000FF" w:themeColor="hyperlink"/>
        <w:sz w:val="20"/>
        <w:u w:val="single"/>
      </w:rPr>
    </w:lvl>
    <w:lvl w:ilvl="1">
      <w:start w:val="6"/>
      <w:numFmt w:val="decimal"/>
      <w:lvlText w:val="%1.%2"/>
      <w:lvlJc w:val="left"/>
      <w:pPr>
        <w:ind w:left="720" w:hanging="720"/>
      </w:pPr>
      <w:rPr>
        <w:rFonts w:cstheme="minorHAnsi" w:hint="default"/>
        <w:b/>
        <w:color w:val="0000FF" w:themeColor="hyperlink"/>
        <w:sz w:val="20"/>
        <w:u w:val="single"/>
      </w:rPr>
    </w:lvl>
    <w:lvl w:ilvl="2">
      <w:start w:val="1"/>
      <w:numFmt w:val="decimal"/>
      <w:lvlText w:val="%1.%2.%3"/>
      <w:lvlJc w:val="left"/>
      <w:pPr>
        <w:ind w:left="720" w:hanging="720"/>
      </w:pPr>
      <w:rPr>
        <w:rFonts w:cstheme="minorHAnsi" w:hint="default"/>
        <w:b/>
        <w:color w:val="0000FF" w:themeColor="hyperlink"/>
        <w:sz w:val="20"/>
        <w:u w:val="single"/>
      </w:rPr>
    </w:lvl>
    <w:lvl w:ilvl="3">
      <w:start w:val="1"/>
      <w:numFmt w:val="decimal"/>
      <w:lvlText w:val="%1.%2.%3.%4"/>
      <w:lvlJc w:val="left"/>
      <w:pPr>
        <w:ind w:left="1080" w:hanging="1080"/>
      </w:pPr>
      <w:rPr>
        <w:rFonts w:cstheme="minorHAnsi" w:hint="default"/>
        <w:b/>
        <w:color w:val="0000FF" w:themeColor="hyperlink"/>
        <w:sz w:val="20"/>
        <w:u w:val="single"/>
      </w:rPr>
    </w:lvl>
    <w:lvl w:ilvl="4">
      <w:start w:val="1"/>
      <w:numFmt w:val="decimal"/>
      <w:lvlText w:val="%1.%2.%3.%4.%5"/>
      <w:lvlJc w:val="left"/>
      <w:pPr>
        <w:ind w:left="1440" w:hanging="1440"/>
      </w:pPr>
      <w:rPr>
        <w:rFonts w:cstheme="minorHAnsi" w:hint="default"/>
        <w:b/>
        <w:color w:val="0000FF" w:themeColor="hyperlink"/>
        <w:sz w:val="20"/>
        <w:u w:val="single"/>
      </w:rPr>
    </w:lvl>
    <w:lvl w:ilvl="5">
      <w:start w:val="1"/>
      <w:numFmt w:val="decimal"/>
      <w:lvlText w:val="%1.%2.%3.%4.%5.%6"/>
      <w:lvlJc w:val="left"/>
      <w:pPr>
        <w:ind w:left="1440" w:hanging="1440"/>
      </w:pPr>
      <w:rPr>
        <w:rFonts w:cstheme="minorHAnsi" w:hint="default"/>
        <w:b/>
        <w:color w:val="0000FF" w:themeColor="hyperlink"/>
        <w:sz w:val="20"/>
        <w:u w:val="single"/>
      </w:rPr>
    </w:lvl>
    <w:lvl w:ilvl="6">
      <w:start w:val="1"/>
      <w:numFmt w:val="decimal"/>
      <w:lvlText w:val="%1.%2.%3.%4.%5.%6.%7"/>
      <w:lvlJc w:val="left"/>
      <w:pPr>
        <w:ind w:left="1800" w:hanging="1800"/>
      </w:pPr>
      <w:rPr>
        <w:rFonts w:cstheme="minorHAnsi" w:hint="default"/>
        <w:b/>
        <w:color w:val="0000FF" w:themeColor="hyperlink"/>
        <w:sz w:val="20"/>
        <w:u w:val="single"/>
      </w:rPr>
    </w:lvl>
    <w:lvl w:ilvl="7">
      <w:start w:val="1"/>
      <w:numFmt w:val="decimal"/>
      <w:lvlText w:val="%1.%2.%3.%4.%5.%6.%7.%8"/>
      <w:lvlJc w:val="left"/>
      <w:pPr>
        <w:ind w:left="2160" w:hanging="2160"/>
      </w:pPr>
      <w:rPr>
        <w:rFonts w:cstheme="minorHAnsi" w:hint="default"/>
        <w:b/>
        <w:color w:val="0000FF" w:themeColor="hyperlink"/>
        <w:sz w:val="20"/>
        <w:u w:val="single"/>
      </w:rPr>
    </w:lvl>
    <w:lvl w:ilvl="8">
      <w:start w:val="1"/>
      <w:numFmt w:val="decimal"/>
      <w:lvlText w:val="%1.%2.%3.%4.%5.%6.%7.%8.%9"/>
      <w:lvlJc w:val="left"/>
      <w:pPr>
        <w:ind w:left="2520" w:hanging="2520"/>
      </w:pPr>
      <w:rPr>
        <w:rFonts w:cstheme="minorHAnsi" w:hint="default"/>
        <w:b/>
        <w:color w:val="0000FF" w:themeColor="hyperlink"/>
        <w:sz w:val="20"/>
        <w:u w:val="single"/>
      </w:rPr>
    </w:lvl>
  </w:abstractNum>
  <w:abstractNum w:abstractNumId="21" w15:restartNumberingAfterBreak="0">
    <w:nsid w:val="38D500CC"/>
    <w:multiLevelType w:val="hybridMultilevel"/>
    <w:tmpl w:val="6DB6618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FF2D41"/>
    <w:multiLevelType w:val="hybridMultilevel"/>
    <w:tmpl w:val="BF8E2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4CF095D"/>
    <w:multiLevelType w:val="hybridMultilevel"/>
    <w:tmpl w:val="C660C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51F7408"/>
    <w:multiLevelType w:val="hybridMultilevel"/>
    <w:tmpl w:val="3208C96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2A46EF"/>
    <w:multiLevelType w:val="hybridMultilevel"/>
    <w:tmpl w:val="74A425DA"/>
    <w:lvl w:ilvl="0" w:tplc="4FB0A0C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73B66FF"/>
    <w:multiLevelType w:val="hybridMultilevel"/>
    <w:tmpl w:val="3230C1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8372547"/>
    <w:multiLevelType w:val="hybridMultilevel"/>
    <w:tmpl w:val="987AEC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0BC6FE4"/>
    <w:multiLevelType w:val="hybridMultilevel"/>
    <w:tmpl w:val="74C62EEA"/>
    <w:lvl w:ilvl="0" w:tplc="82268428">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7C2813"/>
    <w:multiLevelType w:val="hybridMultilevel"/>
    <w:tmpl w:val="4CF49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6E557F1"/>
    <w:multiLevelType w:val="multilevel"/>
    <w:tmpl w:val="B4A81DDA"/>
    <w:styleLink w:val="Equation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FD3447"/>
    <w:multiLevelType w:val="multilevel"/>
    <w:tmpl w:val="9DEA956E"/>
    <w:lvl w:ilvl="0">
      <w:start w:val="1"/>
      <w:numFmt w:val="decimal"/>
      <w:pStyle w:val="appheading1"/>
      <w:lvlText w:val="%1"/>
      <w:lvlJc w:val="left"/>
      <w:pPr>
        <w:tabs>
          <w:tab w:val="num" w:pos="-1080"/>
        </w:tabs>
        <w:ind w:left="-1080" w:hanging="720"/>
      </w:pPr>
      <w:rPr>
        <w:rFonts w:hint="default"/>
      </w:rPr>
    </w:lvl>
    <w:lvl w:ilvl="1">
      <w:start w:val="1"/>
      <w:numFmt w:val="decimal"/>
      <w:lvlText w:val="%1.%2"/>
      <w:lvlJc w:val="left"/>
      <w:pPr>
        <w:tabs>
          <w:tab w:val="num" w:pos="720"/>
        </w:tabs>
        <w:ind w:left="720" w:hanging="720"/>
      </w:pPr>
      <w:rPr>
        <w:rFonts w:hint="default"/>
        <w:sz w:val="28"/>
        <w:szCs w:val="28"/>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720"/>
        </w:tabs>
        <w:ind w:left="72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right"/>
      <w:pPr>
        <w:tabs>
          <w:tab w:val="num" w:pos="2160"/>
        </w:tabs>
        <w:ind w:left="2160" w:hanging="18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right"/>
      <w:pPr>
        <w:tabs>
          <w:tab w:val="num" w:pos="4320"/>
        </w:tabs>
        <w:ind w:left="4320" w:hanging="180"/>
      </w:pPr>
      <w:rPr>
        <w:rFonts w:hint="default"/>
      </w:rPr>
    </w:lvl>
  </w:abstractNum>
  <w:abstractNum w:abstractNumId="32" w15:restartNumberingAfterBreak="0">
    <w:nsid w:val="5EB05F93"/>
    <w:multiLevelType w:val="hybridMultilevel"/>
    <w:tmpl w:val="B610F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FD70D9F"/>
    <w:multiLevelType w:val="multilevel"/>
    <w:tmpl w:val="58E482A6"/>
    <w:lvl w:ilvl="0">
      <w:start w:val="1"/>
      <w:numFmt w:val="decimal"/>
      <w:pStyle w:val="heading2numb"/>
      <w:lvlText w:val="%1"/>
      <w:lvlJc w:val="left"/>
      <w:pPr>
        <w:tabs>
          <w:tab w:val="num" w:pos="360"/>
        </w:tabs>
        <w:ind w:left="0" w:firstLine="0"/>
      </w:pPr>
      <w:rPr>
        <w:rFonts w:hint="default"/>
        <w:b/>
      </w:rPr>
    </w:lvl>
    <w:lvl w:ilvl="1">
      <w:start w:val="1"/>
      <w:numFmt w:val="decimal"/>
      <w:lvlText w:val="%1.%2"/>
      <w:lvlJc w:val="left"/>
      <w:pPr>
        <w:tabs>
          <w:tab w:val="num" w:pos="1440"/>
        </w:tabs>
        <w:ind w:left="1440" w:hanging="360"/>
      </w:pPr>
      <w:rPr>
        <w:rFonts w:hint="default"/>
        <w:b/>
        <w:i/>
        <w:sz w:val="24"/>
        <w:szCs w:val="24"/>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320"/>
        </w:tabs>
        <w:ind w:left="4320" w:hanging="1080"/>
      </w:pPr>
      <w:rPr>
        <w:rFonts w:hint="default"/>
      </w:rPr>
    </w:lvl>
    <w:lvl w:ilvl="5">
      <w:start w:val="1"/>
      <w:numFmt w:val="decimal"/>
      <w:lvlText w:val="%1.%2.%3.%4.%5.%6"/>
      <w:lvlJc w:val="left"/>
      <w:pPr>
        <w:tabs>
          <w:tab w:val="num" w:pos="5040"/>
        </w:tabs>
        <w:ind w:left="504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6840"/>
        </w:tabs>
        <w:ind w:left="6840" w:hanging="1440"/>
      </w:pPr>
      <w:rPr>
        <w:rFonts w:hint="default"/>
      </w:rPr>
    </w:lvl>
    <w:lvl w:ilvl="8">
      <w:start w:val="1"/>
      <w:numFmt w:val="decimal"/>
      <w:lvlText w:val="%1.%2.%3.%4.%5.%6.%7.%8.%9"/>
      <w:lvlJc w:val="left"/>
      <w:pPr>
        <w:tabs>
          <w:tab w:val="num" w:pos="7920"/>
        </w:tabs>
        <w:ind w:left="7920" w:hanging="1800"/>
      </w:pPr>
      <w:rPr>
        <w:rFonts w:hint="default"/>
      </w:rPr>
    </w:lvl>
  </w:abstractNum>
  <w:abstractNum w:abstractNumId="34" w15:restartNumberingAfterBreak="0">
    <w:nsid w:val="61664CD9"/>
    <w:multiLevelType w:val="hybridMultilevel"/>
    <w:tmpl w:val="A8A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5745F98"/>
    <w:multiLevelType w:val="hybridMultilevel"/>
    <w:tmpl w:val="3CF4C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70032E9"/>
    <w:multiLevelType w:val="hybridMultilevel"/>
    <w:tmpl w:val="BD867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F5D1123"/>
    <w:multiLevelType w:val="hybridMultilevel"/>
    <w:tmpl w:val="2186549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6D7885"/>
    <w:multiLevelType w:val="hybridMultilevel"/>
    <w:tmpl w:val="17B4B82C"/>
    <w:lvl w:ilvl="0" w:tplc="3776F83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6920D19"/>
    <w:multiLevelType w:val="hybridMultilevel"/>
    <w:tmpl w:val="173809F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8D7A47"/>
    <w:multiLevelType w:val="hybridMultilevel"/>
    <w:tmpl w:val="70DC170C"/>
    <w:lvl w:ilvl="0" w:tplc="DBAC13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FF7032D"/>
    <w:multiLevelType w:val="hybridMultilevel"/>
    <w:tmpl w:val="FD983802"/>
    <w:lvl w:ilvl="0" w:tplc="1FF8ADEE">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3581800">
    <w:abstractNumId w:val="2"/>
  </w:num>
  <w:num w:numId="2" w16cid:durableId="1867987759">
    <w:abstractNumId w:val="30"/>
  </w:num>
  <w:num w:numId="3" w16cid:durableId="998341034">
    <w:abstractNumId w:val="41"/>
  </w:num>
  <w:num w:numId="4" w16cid:durableId="208732419">
    <w:abstractNumId w:val="31"/>
  </w:num>
  <w:num w:numId="5" w16cid:durableId="460002660">
    <w:abstractNumId w:val="33"/>
  </w:num>
  <w:num w:numId="6" w16cid:durableId="354230783">
    <w:abstractNumId w:val="5"/>
  </w:num>
  <w:num w:numId="7" w16cid:durableId="735592179">
    <w:abstractNumId w:val="24"/>
  </w:num>
  <w:num w:numId="8" w16cid:durableId="1806046411">
    <w:abstractNumId w:val="7"/>
  </w:num>
  <w:num w:numId="9" w16cid:durableId="10449343">
    <w:abstractNumId w:val="21"/>
  </w:num>
  <w:num w:numId="10" w16cid:durableId="451830873">
    <w:abstractNumId w:val="4"/>
  </w:num>
  <w:num w:numId="11" w16cid:durableId="1753041021">
    <w:abstractNumId w:val="37"/>
  </w:num>
  <w:num w:numId="12" w16cid:durableId="1700738384">
    <w:abstractNumId w:val="40"/>
  </w:num>
  <w:num w:numId="13" w16cid:durableId="1865902375">
    <w:abstractNumId w:val="25"/>
  </w:num>
  <w:num w:numId="14" w16cid:durableId="950477225">
    <w:abstractNumId w:val="27"/>
  </w:num>
  <w:num w:numId="15" w16cid:durableId="597908952">
    <w:abstractNumId w:val="26"/>
  </w:num>
  <w:num w:numId="16" w16cid:durableId="717245842">
    <w:abstractNumId w:val="29"/>
  </w:num>
  <w:num w:numId="17" w16cid:durableId="1624769720">
    <w:abstractNumId w:val="32"/>
  </w:num>
  <w:num w:numId="18" w16cid:durableId="291904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759538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4214110">
    <w:abstractNumId w:val="22"/>
  </w:num>
  <w:num w:numId="21" w16cid:durableId="1086995803">
    <w:abstractNumId w:val="13"/>
  </w:num>
  <w:num w:numId="22" w16cid:durableId="870999760">
    <w:abstractNumId w:val="12"/>
  </w:num>
  <w:num w:numId="23" w16cid:durableId="1955744011">
    <w:abstractNumId w:val="10"/>
  </w:num>
  <w:num w:numId="24" w16cid:durableId="1955474813">
    <w:abstractNumId w:val="0"/>
  </w:num>
  <w:num w:numId="25" w16cid:durableId="1548713242">
    <w:abstractNumId w:val="3"/>
  </w:num>
  <w:num w:numId="26" w16cid:durableId="1731296865">
    <w:abstractNumId w:val="6"/>
  </w:num>
  <w:num w:numId="27" w16cid:durableId="1026515603">
    <w:abstractNumId w:val="2"/>
  </w:num>
  <w:num w:numId="28" w16cid:durableId="1674409093">
    <w:abstractNumId w:val="28"/>
  </w:num>
  <w:num w:numId="29" w16cid:durableId="1198619752">
    <w:abstractNumId w:val="8"/>
  </w:num>
  <w:num w:numId="30" w16cid:durableId="1283653664">
    <w:abstractNumId w:val="15"/>
  </w:num>
  <w:num w:numId="31" w16cid:durableId="1671323023">
    <w:abstractNumId w:val="9"/>
  </w:num>
  <w:num w:numId="32" w16cid:durableId="1127239803">
    <w:abstractNumId w:val="39"/>
  </w:num>
  <w:num w:numId="33" w16cid:durableId="14590318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15444112">
    <w:abstractNumId w:val="36"/>
  </w:num>
  <w:num w:numId="35" w16cid:durableId="818569343">
    <w:abstractNumId w:val="17"/>
  </w:num>
  <w:num w:numId="36" w16cid:durableId="903487346">
    <w:abstractNumId w:val="1"/>
  </w:num>
  <w:num w:numId="37" w16cid:durableId="1689478557">
    <w:abstractNumId w:val="16"/>
  </w:num>
  <w:num w:numId="38" w16cid:durableId="1156921937">
    <w:abstractNumId w:val="35"/>
  </w:num>
  <w:num w:numId="39" w16cid:durableId="1095787712">
    <w:abstractNumId w:val="23"/>
  </w:num>
  <w:num w:numId="40" w16cid:durableId="1193423189">
    <w:abstractNumId w:val="18"/>
  </w:num>
  <w:num w:numId="41" w16cid:durableId="1655646285">
    <w:abstractNumId w:val="20"/>
  </w:num>
  <w:num w:numId="42" w16cid:durableId="1916744278">
    <w:abstractNumId w:val="19"/>
  </w:num>
  <w:num w:numId="43" w16cid:durableId="266277612">
    <w:abstractNumId w:val="38"/>
  </w:num>
  <w:num w:numId="44" w16cid:durableId="2076929759">
    <w:abstractNumId w:val="11"/>
  </w:num>
  <w:num w:numId="45" w16cid:durableId="1739400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507655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79571052">
    <w:abstractNumId w:val="14"/>
  </w:num>
  <w:num w:numId="48" w16cid:durableId="1821382309">
    <w:abstractNumId w:val="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gue, Sarah">
    <w15:presenceInfo w15:providerId="AD" w15:userId="S-1-5-21-1645522239-1202660629-725345543-247484"/>
  </w15:person>
  <w15:person w15:author="Pogue, Sarah (AAFC/AAC)">
    <w15:presenceInfo w15:providerId="AD" w15:userId="S-1-5-21-1645522239-1202660629-725345543-247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activeWritingStyle w:appName="MSWord" w:lang="en-CA" w:vendorID="64" w:dllVersion="6" w:nlCheck="1" w:checkStyle="1"/>
  <w:activeWritingStyle w:appName="MSWord" w:lang="fr-CA"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D0"/>
    <w:rsid w:val="00000035"/>
    <w:rsid w:val="00000866"/>
    <w:rsid w:val="0000127C"/>
    <w:rsid w:val="00001604"/>
    <w:rsid w:val="00001701"/>
    <w:rsid w:val="00001D40"/>
    <w:rsid w:val="000022DB"/>
    <w:rsid w:val="000026DE"/>
    <w:rsid w:val="00002B54"/>
    <w:rsid w:val="00002FE1"/>
    <w:rsid w:val="000033F2"/>
    <w:rsid w:val="000034DF"/>
    <w:rsid w:val="00003AAA"/>
    <w:rsid w:val="00003BCE"/>
    <w:rsid w:val="00003D18"/>
    <w:rsid w:val="00003D70"/>
    <w:rsid w:val="00004B85"/>
    <w:rsid w:val="00004BCF"/>
    <w:rsid w:val="00004DEA"/>
    <w:rsid w:val="0000511F"/>
    <w:rsid w:val="00005504"/>
    <w:rsid w:val="00005566"/>
    <w:rsid w:val="00005940"/>
    <w:rsid w:val="000059C8"/>
    <w:rsid w:val="00005A7C"/>
    <w:rsid w:val="00005D3E"/>
    <w:rsid w:val="00005E66"/>
    <w:rsid w:val="0000605C"/>
    <w:rsid w:val="000063A3"/>
    <w:rsid w:val="000063EB"/>
    <w:rsid w:val="00006430"/>
    <w:rsid w:val="00006ABA"/>
    <w:rsid w:val="00006E94"/>
    <w:rsid w:val="00007055"/>
    <w:rsid w:val="00007086"/>
    <w:rsid w:val="00007139"/>
    <w:rsid w:val="00007335"/>
    <w:rsid w:val="00007356"/>
    <w:rsid w:val="00007909"/>
    <w:rsid w:val="000079C1"/>
    <w:rsid w:val="00007AA3"/>
    <w:rsid w:val="00007BB9"/>
    <w:rsid w:val="00007CF4"/>
    <w:rsid w:val="00010099"/>
    <w:rsid w:val="000105F7"/>
    <w:rsid w:val="000106C6"/>
    <w:rsid w:val="0001089F"/>
    <w:rsid w:val="00011129"/>
    <w:rsid w:val="000114DC"/>
    <w:rsid w:val="00011552"/>
    <w:rsid w:val="0001182C"/>
    <w:rsid w:val="00011AF6"/>
    <w:rsid w:val="00011AF9"/>
    <w:rsid w:val="0001211A"/>
    <w:rsid w:val="000124DB"/>
    <w:rsid w:val="000124EF"/>
    <w:rsid w:val="000124FE"/>
    <w:rsid w:val="0001250C"/>
    <w:rsid w:val="00012716"/>
    <w:rsid w:val="00012818"/>
    <w:rsid w:val="0001298F"/>
    <w:rsid w:val="00012B1C"/>
    <w:rsid w:val="00012B61"/>
    <w:rsid w:val="00012DBC"/>
    <w:rsid w:val="00013053"/>
    <w:rsid w:val="00013176"/>
    <w:rsid w:val="000132BA"/>
    <w:rsid w:val="00013736"/>
    <w:rsid w:val="00013E18"/>
    <w:rsid w:val="00014415"/>
    <w:rsid w:val="00014526"/>
    <w:rsid w:val="00014768"/>
    <w:rsid w:val="00015474"/>
    <w:rsid w:val="000154DC"/>
    <w:rsid w:val="00015C0E"/>
    <w:rsid w:val="0001615D"/>
    <w:rsid w:val="000163B3"/>
    <w:rsid w:val="00016400"/>
    <w:rsid w:val="00016680"/>
    <w:rsid w:val="00016BDE"/>
    <w:rsid w:val="00016C9D"/>
    <w:rsid w:val="000170AD"/>
    <w:rsid w:val="0001718B"/>
    <w:rsid w:val="0001785A"/>
    <w:rsid w:val="00017D99"/>
    <w:rsid w:val="00017E8E"/>
    <w:rsid w:val="0002018F"/>
    <w:rsid w:val="00020457"/>
    <w:rsid w:val="00020729"/>
    <w:rsid w:val="00020966"/>
    <w:rsid w:val="0002099E"/>
    <w:rsid w:val="00020E98"/>
    <w:rsid w:val="00021027"/>
    <w:rsid w:val="000214D4"/>
    <w:rsid w:val="00021B7F"/>
    <w:rsid w:val="000221CA"/>
    <w:rsid w:val="000223D7"/>
    <w:rsid w:val="0002269A"/>
    <w:rsid w:val="000226AB"/>
    <w:rsid w:val="00022776"/>
    <w:rsid w:val="000230A6"/>
    <w:rsid w:val="00023719"/>
    <w:rsid w:val="0002373A"/>
    <w:rsid w:val="00023A2C"/>
    <w:rsid w:val="00023C9A"/>
    <w:rsid w:val="00023EEE"/>
    <w:rsid w:val="0002433B"/>
    <w:rsid w:val="00024975"/>
    <w:rsid w:val="0002497A"/>
    <w:rsid w:val="00024B2B"/>
    <w:rsid w:val="00024FB2"/>
    <w:rsid w:val="00024FB9"/>
    <w:rsid w:val="00025036"/>
    <w:rsid w:val="000251AF"/>
    <w:rsid w:val="00025400"/>
    <w:rsid w:val="000255B9"/>
    <w:rsid w:val="00025694"/>
    <w:rsid w:val="00025911"/>
    <w:rsid w:val="00025DBA"/>
    <w:rsid w:val="00026474"/>
    <w:rsid w:val="00026597"/>
    <w:rsid w:val="00026955"/>
    <w:rsid w:val="00026FA1"/>
    <w:rsid w:val="00027307"/>
    <w:rsid w:val="00027333"/>
    <w:rsid w:val="00027461"/>
    <w:rsid w:val="0002796D"/>
    <w:rsid w:val="00027D61"/>
    <w:rsid w:val="00027F6A"/>
    <w:rsid w:val="000302A9"/>
    <w:rsid w:val="00030779"/>
    <w:rsid w:val="00030E27"/>
    <w:rsid w:val="00030F7D"/>
    <w:rsid w:val="000310AA"/>
    <w:rsid w:val="000316BA"/>
    <w:rsid w:val="000316DD"/>
    <w:rsid w:val="0003176B"/>
    <w:rsid w:val="00031ACE"/>
    <w:rsid w:val="00031D18"/>
    <w:rsid w:val="00031FA8"/>
    <w:rsid w:val="000325BC"/>
    <w:rsid w:val="0003289A"/>
    <w:rsid w:val="00032939"/>
    <w:rsid w:val="00032D0B"/>
    <w:rsid w:val="00032E5B"/>
    <w:rsid w:val="00032E5C"/>
    <w:rsid w:val="00032F96"/>
    <w:rsid w:val="0003328D"/>
    <w:rsid w:val="000334AC"/>
    <w:rsid w:val="000334EF"/>
    <w:rsid w:val="00033E4F"/>
    <w:rsid w:val="00033ED2"/>
    <w:rsid w:val="00033F9B"/>
    <w:rsid w:val="00034201"/>
    <w:rsid w:val="00034636"/>
    <w:rsid w:val="00034681"/>
    <w:rsid w:val="000347E0"/>
    <w:rsid w:val="00034A8F"/>
    <w:rsid w:val="00034DB7"/>
    <w:rsid w:val="00034F45"/>
    <w:rsid w:val="00035A08"/>
    <w:rsid w:val="00035BB9"/>
    <w:rsid w:val="00036615"/>
    <w:rsid w:val="00036B8F"/>
    <w:rsid w:val="00036BBC"/>
    <w:rsid w:val="00036CF9"/>
    <w:rsid w:val="00037425"/>
    <w:rsid w:val="0003764F"/>
    <w:rsid w:val="0003775B"/>
    <w:rsid w:val="00037981"/>
    <w:rsid w:val="00037B7D"/>
    <w:rsid w:val="00037F41"/>
    <w:rsid w:val="000403C9"/>
    <w:rsid w:val="00040747"/>
    <w:rsid w:val="00041094"/>
    <w:rsid w:val="000414F2"/>
    <w:rsid w:val="00041592"/>
    <w:rsid w:val="00041CBA"/>
    <w:rsid w:val="00041FFF"/>
    <w:rsid w:val="0004209E"/>
    <w:rsid w:val="000421F0"/>
    <w:rsid w:val="0004220D"/>
    <w:rsid w:val="0004283D"/>
    <w:rsid w:val="00042888"/>
    <w:rsid w:val="00042AB2"/>
    <w:rsid w:val="00042BF2"/>
    <w:rsid w:val="000430FE"/>
    <w:rsid w:val="0004310C"/>
    <w:rsid w:val="000432D7"/>
    <w:rsid w:val="000438DF"/>
    <w:rsid w:val="00043EB7"/>
    <w:rsid w:val="00043EBD"/>
    <w:rsid w:val="00043F43"/>
    <w:rsid w:val="00043FDC"/>
    <w:rsid w:val="0004458E"/>
    <w:rsid w:val="00044BB7"/>
    <w:rsid w:val="00044F58"/>
    <w:rsid w:val="00045010"/>
    <w:rsid w:val="0004523D"/>
    <w:rsid w:val="00045720"/>
    <w:rsid w:val="000457FB"/>
    <w:rsid w:val="00045C25"/>
    <w:rsid w:val="00045EB1"/>
    <w:rsid w:val="00046198"/>
    <w:rsid w:val="0004652F"/>
    <w:rsid w:val="000468EC"/>
    <w:rsid w:val="0004695D"/>
    <w:rsid w:val="00046D0B"/>
    <w:rsid w:val="00046D20"/>
    <w:rsid w:val="000473C2"/>
    <w:rsid w:val="0004743C"/>
    <w:rsid w:val="00047C4A"/>
    <w:rsid w:val="00047CD6"/>
    <w:rsid w:val="00050186"/>
    <w:rsid w:val="00050353"/>
    <w:rsid w:val="00050691"/>
    <w:rsid w:val="00050715"/>
    <w:rsid w:val="000508DC"/>
    <w:rsid w:val="00050DA5"/>
    <w:rsid w:val="00050F54"/>
    <w:rsid w:val="00051059"/>
    <w:rsid w:val="000514E0"/>
    <w:rsid w:val="000515BE"/>
    <w:rsid w:val="00051AAF"/>
    <w:rsid w:val="00051AB1"/>
    <w:rsid w:val="000521ED"/>
    <w:rsid w:val="00052776"/>
    <w:rsid w:val="0005284C"/>
    <w:rsid w:val="00052A28"/>
    <w:rsid w:val="00052BEE"/>
    <w:rsid w:val="00053232"/>
    <w:rsid w:val="00053BA8"/>
    <w:rsid w:val="00054271"/>
    <w:rsid w:val="00054318"/>
    <w:rsid w:val="000543B7"/>
    <w:rsid w:val="00054907"/>
    <w:rsid w:val="0005494A"/>
    <w:rsid w:val="00055111"/>
    <w:rsid w:val="000554BA"/>
    <w:rsid w:val="0005593C"/>
    <w:rsid w:val="00055AAD"/>
    <w:rsid w:val="00055B6C"/>
    <w:rsid w:val="00055C99"/>
    <w:rsid w:val="00055CE9"/>
    <w:rsid w:val="00056040"/>
    <w:rsid w:val="000562F1"/>
    <w:rsid w:val="0005645F"/>
    <w:rsid w:val="000567F1"/>
    <w:rsid w:val="00056A8E"/>
    <w:rsid w:val="00056CE9"/>
    <w:rsid w:val="00057403"/>
    <w:rsid w:val="0005747C"/>
    <w:rsid w:val="00057A98"/>
    <w:rsid w:val="00057BCE"/>
    <w:rsid w:val="00057DE3"/>
    <w:rsid w:val="000601E7"/>
    <w:rsid w:val="00060494"/>
    <w:rsid w:val="0006085C"/>
    <w:rsid w:val="00060BB9"/>
    <w:rsid w:val="00060BBC"/>
    <w:rsid w:val="00061037"/>
    <w:rsid w:val="0006216C"/>
    <w:rsid w:val="0006224D"/>
    <w:rsid w:val="00062502"/>
    <w:rsid w:val="0006257F"/>
    <w:rsid w:val="00062630"/>
    <w:rsid w:val="0006279B"/>
    <w:rsid w:val="000628A6"/>
    <w:rsid w:val="000630D1"/>
    <w:rsid w:val="00063124"/>
    <w:rsid w:val="000637A6"/>
    <w:rsid w:val="00063838"/>
    <w:rsid w:val="00063A2B"/>
    <w:rsid w:val="0006407E"/>
    <w:rsid w:val="00064085"/>
    <w:rsid w:val="00064092"/>
    <w:rsid w:val="0006449B"/>
    <w:rsid w:val="00064722"/>
    <w:rsid w:val="00064741"/>
    <w:rsid w:val="00064B21"/>
    <w:rsid w:val="00064BBE"/>
    <w:rsid w:val="00064E5D"/>
    <w:rsid w:val="00064E83"/>
    <w:rsid w:val="000650AF"/>
    <w:rsid w:val="0006514E"/>
    <w:rsid w:val="0006532E"/>
    <w:rsid w:val="000655C3"/>
    <w:rsid w:val="000658EA"/>
    <w:rsid w:val="00065C5B"/>
    <w:rsid w:val="00066C0C"/>
    <w:rsid w:val="00067068"/>
    <w:rsid w:val="000674F7"/>
    <w:rsid w:val="00067965"/>
    <w:rsid w:val="00067A3E"/>
    <w:rsid w:val="00067EA9"/>
    <w:rsid w:val="000701F9"/>
    <w:rsid w:val="00070302"/>
    <w:rsid w:val="0007051C"/>
    <w:rsid w:val="000706CA"/>
    <w:rsid w:val="000708A2"/>
    <w:rsid w:val="00070A53"/>
    <w:rsid w:val="00070C2A"/>
    <w:rsid w:val="00070EF0"/>
    <w:rsid w:val="00071056"/>
    <w:rsid w:val="00071366"/>
    <w:rsid w:val="00071595"/>
    <w:rsid w:val="00071702"/>
    <w:rsid w:val="00071DD4"/>
    <w:rsid w:val="00071F32"/>
    <w:rsid w:val="00072049"/>
    <w:rsid w:val="0007209C"/>
    <w:rsid w:val="00072759"/>
    <w:rsid w:val="000729A1"/>
    <w:rsid w:val="00072CE9"/>
    <w:rsid w:val="00072D14"/>
    <w:rsid w:val="0007301E"/>
    <w:rsid w:val="00073492"/>
    <w:rsid w:val="000735DC"/>
    <w:rsid w:val="00073D4F"/>
    <w:rsid w:val="00074122"/>
    <w:rsid w:val="00075028"/>
    <w:rsid w:val="0007502D"/>
    <w:rsid w:val="000755F4"/>
    <w:rsid w:val="0007566C"/>
    <w:rsid w:val="00075BD8"/>
    <w:rsid w:val="00075C3B"/>
    <w:rsid w:val="00075E73"/>
    <w:rsid w:val="0007623C"/>
    <w:rsid w:val="00076A6F"/>
    <w:rsid w:val="00077140"/>
    <w:rsid w:val="0007740D"/>
    <w:rsid w:val="00077C8D"/>
    <w:rsid w:val="000800A0"/>
    <w:rsid w:val="000800F9"/>
    <w:rsid w:val="00080110"/>
    <w:rsid w:val="000806F1"/>
    <w:rsid w:val="00080847"/>
    <w:rsid w:val="00080B69"/>
    <w:rsid w:val="00080B6A"/>
    <w:rsid w:val="00080C0B"/>
    <w:rsid w:val="00080C12"/>
    <w:rsid w:val="00080EE0"/>
    <w:rsid w:val="00080F28"/>
    <w:rsid w:val="00081A99"/>
    <w:rsid w:val="0008200D"/>
    <w:rsid w:val="0008215A"/>
    <w:rsid w:val="000826E4"/>
    <w:rsid w:val="00082729"/>
    <w:rsid w:val="00082CCB"/>
    <w:rsid w:val="00083032"/>
    <w:rsid w:val="000833F7"/>
    <w:rsid w:val="00083455"/>
    <w:rsid w:val="000836A8"/>
    <w:rsid w:val="000836CC"/>
    <w:rsid w:val="000839E5"/>
    <w:rsid w:val="00083E1D"/>
    <w:rsid w:val="000842E5"/>
    <w:rsid w:val="000844D0"/>
    <w:rsid w:val="000849E6"/>
    <w:rsid w:val="0008508A"/>
    <w:rsid w:val="000852B7"/>
    <w:rsid w:val="00086041"/>
    <w:rsid w:val="00086158"/>
    <w:rsid w:val="00086352"/>
    <w:rsid w:val="000867DC"/>
    <w:rsid w:val="00086984"/>
    <w:rsid w:val="000869E6"/>
    <w:rsid w:val="0008706C"/>
    <w:rsid w:val="00087AC5"/>
    <w:rsid w:val="00087FBB"/>
    <w:rsid w:val="00090283"/>
    <w:rsid w:val="000906E7"/>
    <w:rsid w:val="00090847"/>
    <w:rsid w:val="00090A77"/>
    <w:rsid w:val="00090B06"/>
    <w:rsid w:val="0009102F"/>
    <w:rsid w:val="00091033"/>
    <w:rsid w:val="00091474"/>
    <w:rsid w:val="00091485"/>
    <w:rsid w:val="000919DB"/>
    <w:rsid w:val="00091A35"/>
    <w:rsid w:val="00091BB5"/>
    <w:rsid w:val="00091CA3"/>
    <w:rsid w:val="000924D6"/>
    <w:rsid w:val="0009279D"/>
    <w:rsid w:val="000927AD"/>
    <w:rsid w:val="00092B61"/>
    <w:rsid w:val="00092C7F"/>
    <w:rsid w:val="00092D5D"/>
    <w:rsid w:val="0009308F"/>
    <w:rsid w:val="0009313E"/>
    <w:rsid w:val="00093384"/>
    <w:rsid w:val="0009352D"/>
    <w:rsid w:val="00093A34"/>
    <w:rsid w:val="00093DF6"/>
    <w:rsid w:val="00093E43"/>
    <w:rsid w:val="00093FDE"/>
    <w:rsid w:val="00094094"/>
    <w:rsid w:val="0009462B"/>
    <w:rsid w:val="000949F9"/>
    <w:rsid w:val="00094BD2"/>
    <w:rsid w:val="00094ED0"/>
    <w:rsid w:val="00095203"/>
    <w:rsid w:val="0009534C"/>
    <w:rsid w:val="000954F1"/>
    <w:rsid w:val="00095718"/>
    <w:rsid w:val="000958B6"/>
    <w:rsid w:val="000958E2"/>
    <w:rsid w:val="00095905"/>
    <w:rsid w:val="00095993"/>
    <w:rsid w:val="00095CE5"/>
    <w:rsid w:val="000965BE"/>
    <w:rsid w:val="00096D6B"/>
    <w:rsid w:val="000975DA"/>
    <w:rsid w:val="000978D2"/>
    <w:rsid w:val="000979BC"/>
    <w:rsid w:val="00097A58"/>
    <w:rsid w:val="00097F0A"/>
    <w:rsid w:val="000A023A"/>
    <w:rsid w:val="000A08B7"/>
    <w:rsid w:val="000A0C3B"/>
    <w:rsid w:val="000A0CC3"/>
    <w:rsid w:val="000A0E76"/>
    <w:rsid w:val="000A0F14"/>
    <w:rsid w:val="000A0F5A"/>
    <w:rsid w:val="000A0FE8"/>
    <w:rsid w:val="000A1067"/>
    <w:rsid w:val="000A10DC"/>
    <w:rsid w:val="000A1314"/>
    <w:rsid w:val="000A17DD"/>
    <w:rsid w:val="000A19A2"/>
    <w:rsid w:val="000A1C7F"/>
    <w:rsid w:val="000A1D9D"/>
    <w:rsid w:val="000A1EEB"/>
    <w:rsid w:val="000A2497"/>
    <w:rsid w:val="000A2677"/>
    <w:rsid w:val="000A2F5E"/>
    <w:rsid w:val="000A3085"/>
    <w:rsid w:val="000A314B"/>
    <w:rsid w:val="000A32C0"/>
    <w:rsid w:val="000A34AF"/>
    <w:rsid w:val="000A355E"/>
    <w:rsid w:val="000A361D"/>
    <w:rsid w:val="000A36C6"/>
    <w:rsid w:val="000A3970"/>
    <w:rsid w:val="000A3B8B"/>
    <w:rsid w:val="000A419B"/>
    <w:rsid w:val="000A4216"/>
    <w:rsid w:val="000A44DE"/>
    <w:rsid w:val="000A4873"/>
    <w:rsid w:val="000A4ED0"/>
    <w:rsid w:val="000A4F19"/>
    <w:rsid w:val="000A535A"/>
    <w:rsid w:val="000A5496"/>
    <w:rsid w:val="000A5505"/>
    <w:rsid w:val="000A57B9"/>
    <w:rsid w:val="000A5C56"/>
    <w:rsid w:val="000A61E9"/>
    <w:rsid w:val="000A64AD"/>
    <w:rsid w:val="000A6A1A"/>
    <w:rsid w:val="000A6C51"/>
    <w:rsid w:val="000A6E5C"/>
    <w:rsid w:val="000A6F3E"/>
    <w:rsid w:val="000A6F93"/>
    <w:rsid w:val="000A72E6"/>
    <w:rsid w:val="000A7394"/>
    <w:rsid w:val="000A763D"/>
    <w:rsid w:val="000A7D8D"/>
    <w:rsid w:val="000B021F"/>
    <w:rsid w:val="000B0421"/>
    <w:rsid w:val="000B0621"/>
    <w:rsid w:val="000B0791"/>
    <w:rsid w:val="000B0799"/>
    <w:rsid w:val="000B11C9"/>
    <w:rsid w:val="000B12C5"/>
    <w:rsid w:val="000B1399"/>
    <w:rsid w:val="000B167C"/>
    <w:rsid w:val="000B1B19"/>
    <w:rsid w:val="000B1F6E"/>
    <w:rsid w:val="000B2722"/>
    <w:rsid w:val="000B27F1"/>
    <w:rsid w:val="000B2833"/>
    <w:rsid w:val="000B29D8"/>
    <w:rsid w:val="000B2CE1"/>
    <w:rsid w:val="000B3087"/>
    <w:rsid w:val="000B327D"/>
    <w:rsid w:val="000B3306"/>
    <w:rsid w:val="000B3351"/>
    <w:rsid w:val="000B38A5"/>
    <w:rsid w:val="000B3A27"/>
    <w:rsid w:val="000B3F48"/>
    <w:rsid w:val="000B3FFE"/>
    <w:rsid w:val="000B4149"/>
    <w:rsid w:val="000B4756"/>
    <w:rsid w:val="000B50B7"/>
    <w:rsid w:val="000B5630"/>
    <w:rsid w:val="000B5B56"/>
    <w:rsid w:val="000B5CA4"/>
    <w:rsid w:val="000B609C"/>
    <w:rsid w:val="000B64DE"/>
    <w:rsid w:val="000B6A08"/>
    <w:rsid w:val="000B6FC4"/>
    <w:rsid w:val="000B7006"/>
    <w:rsid w:val="000B70EF"/>
    <w:rsid w:val="000B7321"/>
    <w:rsid w:val="000B7869"/>
    <w:rsid w:val="000B7B03"/>
    <w:rsid w:val="000B7D1F"/>
    <w:rsid w:val="000C0B23"/>
    <w:rsid w:val="000C0D88"/>
    <w:rsid w:val="000C14CE"/>
    <w:rsid w:val="000C15E9"/>
    <w:rsid w:val="000C16B6"/>
    <w:rsid w:val="000C1828"/>
    <w:rsid w:val="000C1C34"/>
    <w:rsid w:val="000C1FA8"/>
    <w:rsid w:val="000C2096"/>
    <w:rsid w:val="000C2350"/>
    <w:rsid w:val="000C23C8"/>
    <w:rsid w:val="000C24C1"/>
    <w:rsid w:val="000C26DE"/>
    <w:rsid w:val="000C2A35"/>
    <w:rsid w:val="000C2B88"/>
    <w:rsid w:val="000C2C31"/>
    <w:rsid w:val="000C3374"/>
    <w:rsid w:val="000C347B"/>
    <w:rsid w:val="000C3678"/>
    <w:rsid w:val="000C444A"/>
    <w:rsid w:val="000C4678"/>
    <w:rsid w:val="000C476E"/>
    <w:rsid w:val="000C4970"/>
    <w:rsid w:val="000C49E6"/>
    <w:rsid w:val="000C5BCE"/>
    <w:rsid w:val="000C5C59"/>
    <w:rsid w:val="000C603B"/>
    <w:rsid w:val="000C6181"/>
    <w:rsid w:val="000C62C8"/>
    <w:rsid w:val="000C697B"/>
    <w:rsid w:val="000C69F6"/>
    <w:rsid w:val="000C6A12"/>
    <w:rsid w:val="000C6ACE"/>
    <w:rsid w:val="000C6E2D"/>
    <w:rsid w:val="000C79AE"/>
    <w:rsid w:val="000D00E4"/>
    <w:rsid w:val="000D00E7"/>
    <w:rsid w:val="000D019F"/>
    <w:rsid w:val="000D0790"/>
    <w:rsid w:val="000D09BF"/>
    <w:rsid w:val="000D14D4"/>
    <w:rsid w:val="000D150E"/>
    <w:rsid w:val="000D167D"/>
    <w:rsid w:val="000D16A7"/>
    <w:rsid w:val="000D1FEF"/>
    <w:rsid w:val="000D20F4"/>
    <w:rsid w:val="000D259C"/>
    <w:rsid w:val="000D2895"/>
    <w:rsid w:val="000D2961"/>
    <w:rsid w:val="000D2C03"/>
    <w:rsid w:val="000D3304"/>
    <w:rsid w:val="000D366E"/>
    <w:rsid w:val="000D3DFD"/>
    <w:rsid w:val="000D4608"/>
    <w:rsid w:val="000D465A"/>
    <w:rsid w:val="000D4878"/>
    <w:rsid w:val="000D4BE7"/>
    <w:rsid w:val="000D4CA8"/>
    <w:rsid w:val="000D50E2"/>
    <w:rsid w:val="000D5135"/>
    <w:rsid w:val="000D5206"/>
    <w:rsid w:val="000D527E"/>
    <w:rsid w:val="000D5353"/>
    <w:rsid w:val="000D56EE"/>
    <w:rsid w:val="000D5758"/>
    <w:rsid w:val="000D66CF"/>
    <w:rsid w:val="000D66EC"/>
    <w:rsid w:val="000D6896"/>
    <w:rsid w:val="000D70B7"/>
    <w:rsid w:val="000D7571"/>
    <w:rsid w:val="000D79C2"/>
    <w:rsid w:val="000D7A62"/>
    <w:rsid w:val="000D7CDF"/>
    <w:rsid w:val="000D7D92"/>
    <w:rsid w:val="000D7E9D"/>
    <w:rsid w:val="000E01F8"/>
    <w:rsid w:val="000E01F9"/>
    <w:rsid w:val="000E0334"/>
    <w:rsid w:val="000E03BC"/>
    <w:rsid w:val="000E0631"/>
    <w:rsid w:val="000E072F"/>
    <w:rsid w:val="000E0B0E"/>
    <w:rsid w:val="000E0FF1"/>
    <w:rsid w:val="000E117A"/>
    <w:rsid w:val="000E133B"/>
    <w:rsid w:val="000E1762"/>
    <w:rsid w:val="000E1EEE"/>
    <w:rsid w:val="000E2D39"/>
    <w:rsid w:val="000E2FA0"/>
    <w:rsid w:val="000E31F0"/>
    <w:rsid w:val="000E343C"/>
    <w:rsid w:val="000E35A1"/>
    <w:rsid w:val="000E3A03"/>
    <w:rsid w:val="000E44CF"/>
    <w:rsid w:val="000E4865"/>
    <w:rsid w:val="000E49AA"/>
    <w:rsid w:val="000E5398"/>
    <w:rsid w:val="000E544A"/>
    <w:rsid w:val="000E55B2"/>
    <w:rsid w:val="000E58EB"/>
    <w:rsid w:val="000E595E"/>
    <w:rsid w:val="000E5A37"/>
    <w:rsid w:val="000E5A63"/>
    <w:rsid w:val="000E5D03"/>
    <w:rsid w:val="000E5D56"/>
    <w:rsid w:val="000E5F33"/>
    <w:rsid w:val="000E653A"/>
    <w:rsid w:val="000E6A38"/>
    <w:rsid w:val="000E6EF2"/>
    <w:rsid w:val="000E70E4"/>
    <w:rsid w:val="000E7361"/>
    <w:rsid w:val="000E7A8F"/>
    <w:rsid w:val="000E7E84"/>
    <w:rsid w:val="000E7F80"/>
    <w:rsid w:val="000F0396"/>
    <w:rsid w:val="000F0584"/>
    <w:rsid w:val="000F0624"/>
    <w:rsid w:val="000F0AD2"/>
    <w:rsid w:val="000F168D"/>
    <w:rsid w:val="000F1B50"/>
    <w:rsid w:val="000F1B8A"/>
    <w:rsid w:val="000F2627"/>
    <w:rsid w:val="000F29CC"/>
    <w:rsid w:val="000F29F2"/>
    <w:rsid w:val="000F2AD1"/>
    <w:rsid w:val="000F2CD2"/>
    <w:rsid w:val="000F2FD1"/>
    <w:rsid w:val="000F3037"/>
    <w:rsid w:val="000F39F6"/>
    <w:rsid w:val="000F3AE8"/>
    <w:rsid w:val="000F3DB7"/>
    <w:rsid w:val="000F52A4"/>
    <w:rsid w:val="000F570A"/>
    <w:rsid w:val="000F5762"/>
    <w:rsid w:val="000F6441"/>
    <w:rsid w:val="000F6B23"/>
    <w:rsid w:val="000F6DED"/>
    <w:rsid w:val="000F7413"/>
    <w:rsid w:val="000F7636"/>
    <w:rsid w:val="000F7692"/>
    <w:rsid w:val="000F7A7E"/>
    <w:rsid w:val="000F7BFC"/>
    <w:rsid w:val="001002C5"/>
    <w:rsid w:val="001003DF"/>
    <w:rsid w:val="0010082E"/>
    <w:rsid w:val="00100959"/>
    <w:rsid w:val="00100C60"/>
    <w:rsid w:val="00101381"/>
    <w:rsid w:val="00101C21"/>
    <w:rsid w:val="00101EFE"/>
    <w:rsid w:val="00101F6C"/>
    <w:rsid w:val="00101FD2"/>
    <w:rsid w:val="00102107"/>
    <w:rsid w:val="0010237F"/>
    <w:rsid w:val="0010264B"/>
    <w:rsid w:val="00102680"/>
    <w:rsid w:val="001027DF"/>
    <w:rsid w:val="001029FD"/>
    <w:rsid w:val="00102AE2"/>
    <w:rsid w:val="00102EE0"/>
    <w:rsid w:val="0010317B"/>
    <w:rsid w:val="00103326"/>
    <w:rsid w:val="001033A3"/>
    <w:rsid w:val="001034C7"/>
    <w:rsid w:val="00103CBA"/>
    <w:rsid w:val="001040AF"/>
    <w:rsid w:val="0010416D"/>
    <w:rsid w:val="0010517B"/>
    <w:rsid w:val="00105D3A"/>
    <w:rsid w:val="00105FA1"/>
    <w:rsid w:val="00106311"/>
    <w:rsid w:val="00106687"/>
    <w:rsid w:val="00106706"/>
    <w:rsid w:val="001069F2"/>
    <w:rsid w:val="00107439"/>
    <w:rsid w:val="001078FC"/>
    <w:rsid w:val="00110347"/>
    <w:rsid w:val="001104D7"/>
    <w:rsid w:val="0011057E"/>
    <w:rsid w:val="00111047"/>
    <w:rsid w:val="0011112C"/>
    <w:rsid w:val="0011157C"/>
    <w:rsid w:val="0011178E"/>
    <w:rsid w:val="001118EC"/>
    <w:rsid w:val="001119B3"/>
    <w:rsid w:val="00111BD2"/>
    <w:rsid w:val="00111BE6"/>
    <w:rsid w:val="00111DAA"/>
    <w:rsid w:val="00111ECD"/>
    <w:rsid w:val="0011222A"/>
    <w:rsid w:val="0011291C"/>
    <w:rsid w:val="00112DAA"/>
    <w:rsid w:val="00112FF0"/>
    <w:rsid w:val="001131BF"/>
    <w:rsid w:val="00113358"/>
    <w:rsid w:val="00113562"/>
    <w:rsid w:val="00113B38"/>
    <w:rsid w:val="00113FC7"/>
    <w:rsid w:val="00114361"/>
    <w:rsid w:val="0011469C"/>
    <w:rsid w:val="001148C6"/>
    <w:rsid w:val="00114CCF"/>
    <w:rsid w:val="00114F29"/>
    <w:rsid w:val="00114FC6"/>
    <w:rsid w:val="00115120"/>
    <w:rsid w:val="0011517A"/>
    <w:rsid w:val="001152C3"/>
    <w:rsid w:val="00115758"/>
    <w:rsid w:val="0011576E"/>
    <w:rsid w:val="001159C9"/>
    <w:rsid w:val="00115F23"/>
    <w:rsid w:val="001160A5"/>
    <w:rsid w:val="00116505"/>
    <w:rsid w:val="001169CE"/>
    <w:rsid w:val="00116A53"/>
    <w:rsid w:val="00116BAD"/>
    <w:rsid w:val="001170B0"/>
    <w:rsid w:val="0011759B"/>
    <w:rsid w:val="001175A5"/>
    <w:rsid w:val="001175AD"/>
    <w:rsid w:val="001176F1"/>
    <w:rsid w:val="00117713"/>
    <w:rsid w:val="00117957"/>
    <w:rsid w:val="00117A76"/>
    <w:rsid w:val="00117BEE"/>
    <w:rsid w:val="00120923"/>
    <w:rsid w:val="0012137D"/>
    <w:rsid w:val="001214AA"/>
    <w:rsid w:val="0012170D"/>
    <w:rsid w:val="00121B6B"/>
    <w:rsid w:val="00121D37"/>
    <w:rsid w:val="00121FEC"/>
    <w:rsid w:val="00122088"/>
    <w:rsid w:val="00122108"/>
    <w:rsid w:val="001221A3"/>
    <w:rsid w:val="00122475"/>
    <w:rsid w:val="00122AD8"/>
    <w:rsid w:val="00122C70"/>
    <w:rsid w:val="0012301D"/>
    <w:rsid w:val="0012305E"/>
    <w:rsid w:val="0012356A"/>
    <w:rsid w:val="00124038"/>
    <w:rsid w:val="0012454F"/>
    <w:rsid w:val="001245B2"/>
    <w:rsid w:val="00124761"/>
    <w:rsid w:val="00124A0C"/>
    <w:rsid w:val="00124BA7"/>
    <w:rsid w:val="00124FAE"/>
    <w:rsid w:val="00124FBA"/>
    <w:rsid w:val="00125177"/>
    <w:rsid w:val="0012538F"/>
    <w:rsid w:val="001258A9"/>
    <w:rsid w:val="001259A6"/>
    <w:rsid w:val="00125B02"/>
    <w:rsid w:val="00125B33"/>
    <w:rsid w:val="00125DD9"/>
    <w:rsid w:val="00125E00"/>
    <w:rsid w:val="00125FFA"/>
    <w:rsid w:val="00126052"/>
    <w:rsid w:val="00126218"/>
    <w:rsid w:val="00126658"/>
    <w:rsid w:val="001269BD"/>
    <w:rsid w:val="00126A05"/>
    <w:rsid w:val="00126AB1"/>
    <w:rsid w:val="00126C19"/>
    <w:rsid w:val="00127104"/>
    <w:rsid w:val="001271DF"/>
    <w:rsid w:val="0012753D"/>
    <w:rsid w:val="00127BA4"/>
    <w:rsid w:val="00130562"/>
    <w:rsid w:val="00130AD2"/>
    <w:rsid w:val="00130CCC"/>
    <w:rsid w:val="00130D00"/>
    <w:rsid w:val="00130E08"/>
    <w:rsid w:val="00131193"/>
    <w:rsid w:val="001318EB"/>
    <w:rsid w:val="00131B8E"/>
    <w:rsid w:val="00131FA2"/>
    <w:rsid w:val="001323C4"/>
    <w:rsid w:val="001324C1"/>
    <w:rsid w:val="00132686"/>
    <w:rsid w:val="00132961"/>
    <w:rsid w:val="00132B71"/>
    <w:rsid w:val="00133045"/>
    <w:rsid w:val="001331FC"/>
    <w:rsid w:val="00133287"/>
    <w:rsid w:val="0013336E"/>
    <w:rsid w:val="00133405"/>
    <w:rsid w:val="001338A3"/>
    <w:rsid w:val="001338CF"/>
    <w:rsid w:val="00133D21"/>
    <w:rsid w:val="00134821"/>
    <w:rsid w:val="00134B99"/>
    <w:rsid w:val="00134E67"/>
    <w:rsid w:val="001353EF"/>
    <w:rsid w:val="0013558F"/>
    <w:rsid w:val="001355E0"/>
    <w:rsid w:val="001355F5"/>
    <w:rsid w:val="001357A8"/>
    <w:rsid w:val="00135ACB"/>
    <w:rsid w:val="00136596"/>
    <w:rsid w:val="001365EA"/>
    <w:rsid w:val="001368E4"/>
    <w:rsid w:val="00136B41"/>
    <w:rsid w:val="00136CA9"/>
    <w:rsid w:val="00136DE7"/>
    <w:rsid w:val="001370FD"/>
    <w:rsid w:val="00137519"/>
    <w:rsid w:val="001377D3"/>
    <w:rsid w:val="0013793D"/>
    <w:rsid w:val="001379F0"/>
    <w:rsid w:val="00137A43"/>
    <w:rsid w:val="00137A53"/>
    <w:rsid w:val="00137CD3"/>
    <w:rsid w:val="00137E86"/>
    <w:rsid w:val="001407B2"/>
    <w:rsid w:val="00140A5B"/>
    <w:rsid w:val="00140BE1"/>
    <w:rsid w:val="00140E52"/>
    <w:rsid w:val="001413AF"/>
    <w:rsid w:val="0014192C"/>
    <w:rsid w:val="00141DDE"/>
    <w:rsid w:val="00142002"/>
    <w:rsid w:val="0014206B"/>
    <w:rsid w:val="00142378"/>
    <w:rsid w:val="00142388"/>
    <w:rsid w:val="00142AD9"/>
    <w:rsid w:val="001431B7"/>
    <w:rsid w:val="001432D6"/>
    <w:rsid w:val="001433D5"/>
    <w:rsid w:val="00144470"/>
    <w:rsid w:val="00144CFD"/>
    <w:rsid w:val="00144E5D"/>
    <w:rsid w:val="00144F9F"/>
    <w:rsid w:val="0014534F"/>
    <w:rsid w:val="001453A8"/>
    <w:rsid w:val="001455C3"/>
    <w:rsid w:val="0014579F"/>
    <w:rsid w:val="001457CA"/>
    <w:rsid w:val="001458D4"/>
    <w:rsid w:val="00145CC9"/>
    <w:rsid w:val="00145E61"/>
    <w:rsid w:val="00146180"/>
    <w:rsid w:val="00146346"/>
    <w:rsid w:val="00146587"/>
    <w:rsid w:val="0014662B"/>
    <w:rsid w:val="00146A1F"/>
    <w:rsid w:val="00146B8B"/>
    <w:rsid w:val="00146E9A"/>
    <w:rsid w:val="00147853"/>
    <w:rsid w:val="0014791A"/>
    <w:rsid w:val="00147C87"/>
    <w:rsid w:val="00147CF0"/>
    <w:rsid w:val="00147F49"/>
    <w:rsid w:val="00151029"/>
    <w:rsid w:val="0015208C"/>
    <w:rsid w:val="0015208E"/>
    <w:rsid w:val="00152423"/>
    <w:rsid w:val="001525AD"/>
    <w:rsid w:val="00152D98"/>
    <w:rsid w:val="00153193"/>
    <w:rsid w:val="0015342E"/>
    <w:rsid w:val="001534B6"/>
    <w:rsid w:val="001536E0"/>
    <w:rsid w:val="00153A18"/>
    <w:rsid w:val="00153A39"/>
    <w:rsid w:val="00153B12"/>
    <w:rsid w:val="00153F1E"/>
    <w:rsid w:val="0015410B"/>
    <w:rsid w:val="00154DF5"/>
    <w:rsid w:val="00155553"/>
    <w:rsid w:val="001557AD"/>
    <w:rsid w:val="0015582A"/>
    <w:rsid w:val="001558E9"/>
    <w:rsid w:val="00155B3A"/>
    <w:rsid w:val="00155D7F"/>
    <w:rsid w:val="00155EED"/>
    <w:rsid w:val="00156AF7"/>
    <w:rsid w:val="00157342"/>
    <w:rsid w:val="001577C3"/>
    <w:rsid w:val="00157A2D"/>
    <w:rsid w:val="0016019C"/>
    <w:rsid w:val="001605FC"/>
    <w:rsid w:val="00160963"/>
    <w:rsid w:val="00160C61"/>
    <w:rsid w:val="00160E54"/>
    <w:rsid w:val="00160F8C"/>
    <w:rsid w:val="00160FC0"/>
    <w:rsid w:val="00161132"/>
    <w:rsid w:val="001613D1"/>
    <w:rsid w:val="00161692"/>
    <w:rsid w:val="00161ACB"/>
    <w:rsid w:val="0016278E"/>
    <w:rsid w:val="0016299C"/>
    <w:rsid w:val="00162A04"/>
    <w:rsid w:val="00162AA2"/>
    <w:rsid w:val="00162D5B"/>
    <w:rsid w:val="00162EF6"/>
    <w:rsid w:val="0016310F"/>
    <w:rsid w:val="00163237"/>
    <w:rsid w:val="00163746"/>
    <w:rsid w:val="00163885"/>
    <w:rsid w:val="00163931"/>
    <w:rsid w:val="001639E8"/>
    <w:rsid w:val="00164120"/>
    <w:rsid w:val="00164529"/>
    <w:rsid w:val="00164930"/>
    <w:rsid w:val="001649C6"/>
    <w:rsid w:val="00164AEE"/>
    <w:rsid w:val="001650FD"/>
    <w:rsid w:val="00165381"/>
    <w:rsid w:val="00165429"/>
    <w:rsid w:val="00165770"/>
    <w:rsid w:val="0016579A"/>
    <w:rsid w:val="001657DF"/>
    <w:rsid w:val="00165968"/>
    <w:rsid w:val="00165DAF"/>
    <w:rsid w:val="001662A0"/>
    <w:rsid w:val="001667F8"/>
    <w:rsid w:val="00166C1B"/>
    <w:rsid w:val="00166F2D"/>
    <w:rsid w:val="00167328"/>
    <w:rsid w:val="0016734C"/>
    <w:rsid w:val="001673DF"/>
    <w:rsid w:val="00167CA8"/>
    <w:rsid w:val="00167DB7"/>
    <w:rsid w:val="00167F08"/>
    <w:rsid w:val="0017023F"/>
    <w:rsid w:val="00170A53"/>
    <w:rsid w:val="001711C4"/>
    <w:rsid w:val="001717B2"/>
    <w:rsid w:val="001718CE"/>
    <w:rsid w:val="001722B0"/>
    <w:rsid w:val="001722EC"/>
    <w:rsid w:val="001723AB"/>
    <w:rsid w:val="00172578"/>
    <w:rsid w:val="001728EE"/>
    <w:rsid w:val="00173113"/>
    <w:rsid w:val="0017321E"/>
    <w:rsid w:val="00173261"/>
    <w:rsid w:val="001734F7"/>
    <w:rsid w:val="0017374E"/>
    <w:rsid w:val="00173C65"/>
    <w:rsid w:val="00173D5B"/>
    <w:rsid w:val="001740EB"/>
    <w:rsid w:val="00174295"/>
    <w:rsid w:val="00174A55"/>
    <w:rsid w:val="00174ADE"/>
    <w:rsid w:val="00174BAB"/>
    <w:rsid w:val="001756C6"/>
    <w:rsid w:val="001756EC"/>
    <w:rsid w:val="00175971"/>
    <w:rsid w:val="00176545"/>
    <w:rsid w:val="00176C30"/>
    <w:rsid w:val="00176C89"/>
    <w:rsid w:val="00177162"/>
    <w:rsid w:val="00177264"/>
    <w:rsid w:val="00177A6F"/>
    <w:rsid w:val="00177AF9"/>
    <w:rsid w:val="00177BE9"/>
    <w:rsid w:val="00177E4D"/>
    <w:rsid w:val="001804D4"/>
    <w:rsid w:val="00181020"/>
    <w:rsid w:val="00181718"/>
    <w:rsid w:val="0018176F"/>
    <w:rsid w:val="001818A7"/>
    <w:rsid w:val="00181E7F"/>
    <w:rsid w:val="001828CF"/>
    <w:rsid w:val="0018312F"/>
    <w:rsid w:val="00183179"/>
    <w:rsid w:val="00183335"/>
    <w:rsid w:val="00183C50"/>
    <w:rsid w:val="00184208"/>
    <w:rsid w:val="00184222"/>
    <w:rsid w:val="001843B2"/>
    <w:rsid w:val="001844C2"/>
    <w:rsid w:val="0018452A"/>
    <w:rsid w:val="0018461C"/>
    <w:rsid w:val="00184804"/>
    <w:rsid w:val="00184D74"/>
    <w:rsid w:val="00184E33"/>
    <w:rsid w:val="001850A2"/>
    <w:rsid w:val="0018535A"/>
    <w:rsid w:val="0018536E"/>
    <w:rsid w:val="0018581E"/>
    <w:rsid w:val="00185B07"/>
    <w:rsid w:val="00185BDC"/>
    <w:rsid w:val="00185BEF"/>
    <w:rsid w:val="00185C12"/>
    <w:rsid w:val="00185D0C"/>
    <w:rsid w:val="00186539"/>
    <w:rsid w:val="00186595"/>
    <w:rsid w:val="00186764"/>
    <w:rsid w:val="00186769"/>
    <w:rsid w:val="00186789"/>
    <w:rsid w:val="00186874"/>
    <w:rsid w:val="00186E62"/>
    <w:rsid w:val="001871F0"/>
    <w:rsid w:val="001872EA"/>
    <w:rsid w:val="00187822"/>
    <w:rsid w:val="00187886"/>
    <w:rsid w:val="00187AC7"/>
    <w:rsid w:val="00187BBC"/>
    <w:rsid w:val="00187D58"/>
    <w:rsid w:val="001900E3"/>
    <w:rsid w:val="00190AEC"/>
    <w:rsid w:val="00190B31"/>
    <w:rsid w:val="00190E67"/>
    <w:rsid w:val="00190EEE"/>
    <w:rsid w:val="00191407"/>
    <w:rsid w:val="001915AB"/>
    <w:rsid w:val="00191E3A"/>
    <w:rsid w:val="00191E44"/>
    <w:rsid w:val="00191EEC"/>
    <w:rsid w:val="00192EBC"/>
    <w:rsid w:val="00192FF5"/>
    <w:rsid w:val="001935B9"/>
    <w:rsid w:val="00193A05"/>
    <w:rsid w:val="00193BBD"/>
    <w:rsid w:val="00193C9A"/>
    <w:rsid w:val="00193CE9"/>
    <w:rsid w:val="00194513"/>
    <w:rsid w:val="001946EE"/>
    <w:rsid w:val="001946F9"/>
    <w:rsid w:val="001948AE"/>
    <w:rsid w:val="00194AA5"/>
    <w:rsid w:val="00194C66"/>
    <w:rsid w:val="00194D0D"/>
    <w:rsid w:val="0019522E"/>
    <w:rsid w:val="00195443"/>
    <w:rsid w:val="001957BE"/>
    <w:rsid w:val="00195B5B"/>
    <w:rsid w:val="00195CF0"/>
    <w:rsid w:val="00196A25"/>
    <w:rsid w:val="00197570"/>
    <w:rsid w:val="001977CC"/>
    <w:rsid w:val="00197A76"/>
    <w:rsid w:val="00197D16"/>
    <w:rsid w:val="00197D29"/>
    <w:rsid w:val="001A016E"/>
    <w:rsid w:val="001A0826"/>
    <w:rsid w:val="001A0E0A"/>
    <w:rsid w:val="001A0F4B"/>
    <w:rsid w:val="001A0FC8"/>
    <w:rsid w:val="001A19B3"/>
    <w:rsid w:val="001A1BF2"/>
    <w:rsid w:val="001A1CDD"/>
    <w:rsid w:val="001A1D6B"/>
    <w:rsid w:val="001A28B5"/>
    <w:rsid w:val="001A2AD0"/>
    <w:rsid w:val="001A2BE4"/>
    <w:rsid w:val="001A2D59"/>
    <w:rsid w:val="001A345D"/>
    <w:rsid w:val="001A34D1"/>
    <w:rsid w:val="001A36FA"/>
    <w:rsid w:val="001A3868"/>
    <w:rsid w:val="001A3E77"/>
    <w:rsid w:val="001A40E8"/>
    <w:rsid w:val="001A4113"/>
    <w:rsid w:val="001A41C5"/>
    <w:rsid w:val="001A4361"/>
    <w:rsid w:val="001A4C9F"/>
    <w:rsid w:val="001A4D29"/>
    <w:rsid w:val="001A4F1E"/>
    <w:rsid w:val="001A4F5C"/>
    <w:rsid w:val="001A516D"/>
    <w:rsid w:val="001A5197"/>
    <w:rsid w:val="001A52B0"/>
    <w:rsid w:val="001A5362"/>
    <w:rsid w:val="001A588A"/>
    <w:rsid w:val="001A5F2C"/>
    <w:rsid w:val="001A5F34"/>
    <w:rsid w:val="001A5F9B"/>
    <w:rsid w:val="001A60FA"/>
    <w:rsid w:val="001A61FE"/>
    <w:rsid w:val="001A6B4D"/>
    <w:rsid w:val="001A710A"/>
    <w:rsid w:val="001A7119"/>
    <w:rsid w:val="001A78B7"/>
    <w:rsid w:val="001A7B64"/>
    <w:rsid w:val="001A7C7B"/>
    <w:rsid w:val="001A7CBB"/>
    <w:rsid w:val="001B0D66"/>
    <w:rsid w:val="001B13BF"/>
    <w:rsid w:val="001B145F"/>
    <w:rsid w:val="001B14A0"/>
    <w:rsid w:val="001B15E2"/>
    <w:rsid w:val="001B15F8"/>
    <w:rsid w:val="001B1FA6"/>
    <w:rsid w:val="001B237E"/>
    <w:rsid w:val="001B29F2"/>
    <w:rsid w:val="001B2EEB"/>
    <w:rsid w:val="001B2F50"/>
    <w:rsid w:val="001B30D3"/>
    <w:rsid w:val="001B328A"/>
    <w:rsid w:val="001B3342"/>
    <w:rsid w:val="001B386E"/>
    <w:rsid w:val="001B38C8"/>
    <w:rsid w:val="001B3E4C"/>
    <w:rsid w:val="001B4281"/>
    <w:rsid w:val="001B46CD"/>
    <w:rsid w:val="001B472B"/>
    <w:rsid w:val="001B4750"/>
    <w:rsid w:val="001B4A70"/>
    <w:rsid w:val="001B4D35"/>
    <w:rsid w:val="001B4DCC"/>
    <w:rsid w:val="001B56E5"/>
    <w:rsid w:val="001B6097"/>
    <w:rsid w:val="001B648F"/>
    <w:rsid w:val="001B64D8"/>
    <w:rsid w:val="001B6507"/>
    <w:rsid w:val="001B65FF"/>
    <w:rsid w:val="001B66A5"/>
    <w:rsid w:val="001B6868"/>
    <w:rsid w:val="001B756D"/>
    <w:rsid w:val="001B7642"/>
    <w:rsid w:val="001B7833"/>
    <w:rsid w:val="001B7D65"/>
    <w:rsid w:val="001C0A5D"/>
    <w:rsid w:val="001C1E83"/>
    <w:rsid w:val="001C1EA6"/>
    <w:rsid w:val="001C1F29"/>
    <w:rsid w:val="001C1FD6"/>
    <w:rsid w:val="001C2160"/>
    <w:rsid w:val="001C22F8"/>
    <w:rsid w:val="001C2378"/>
    <w:rsid w:val="001C2A72"/>
    <w:rsid w:val="001C308E"/>
    <w:rsid w:val="001C3218"/>
    <w:rsid w:val="001C347F"/>
    <w:rsid w:val="001C35E0"/>
    <w:rsid w:val="001C3AE7"/>
    <w:rsid w:val="001C3FAD"/>
    <w:rsid w:val="001C4169"/>
    <w:rsid w:val="001C436D"/>
    <w:rsid w:val="001C452F"/>
    <w:rsid w:val="001C4808"/>
    <w:rsid w:val="001C4DD9"/>
    <w:rsid w:val="001C57B1"/>
    <w:rsid w:val="001C5A9E"/>
    <w:rsid w:val="001C5AD6"/>
    <w:rsid w:val="001C5AE4"/>
    <w:rsid w:val="001C5CC4"/>
    <w:rsid w:val="001C636C"/>
    <w:rsid w:val="001C685F"/>
    <w:rsid w:val="001C6A4D"/>
    <w:rsid w:val="001C6B1C"/>
    <w:rsid w:val="001C6C2C"/>
    <w:rsid w:val="001C6FC3"/>
    <w:rsid w:val="001C7022"/>
    <w:rsid w:val="001C7119"/>
    <w:rsid w:val="001C73B7"/>
    <w:rsid w:val="001C7575"/>
    <w:rsid w:val="001C76E6"/>
    <w:rsid w:val="001C77B9"/>
    <w:rsid w:val="001C7CE3"/>
    <w:rsid w:val="001D007E"/>
    <w:rsid w:val="001D085B"/>
    <w:rsid w:val="001D098C"/>
    <w:rsid w:val="001D0E9D"/>
    <w:rsid w:val="001D0EDA"/>
    <w:rsid w:val="001D109A"/>
    <w:rsid w:val="001D15AE"/>
    <w:rsid w:val="001D17DB"/>
    <w:rsid w:val="001D1817"/>
    <w:rsid w:val="001D1AA0"/>
    <w:rsid w:val="001D1AF5"/>
    <w:rsid w:val="001D1CE8"/>
    <w:rsid w:val="001D1E88"/>
    <w:rsid w:val="001D23A0"/>
    <w:rsid w:val="001D27CF"/>
    <w:rsid w:val="001D35D8"/>
    <w:rsid w:val="001D3D68"/>
    <w:rsid w:val="001D47D0"/>
    <w:rsid w:val="001D4C3B"/>
    <w:rsid w:val="001D4E68"/>
    <w:rsid w:val="001D4E8B"/>
    <w:rsid w:val="001D5060"/>
    <w:rsid w:val="001D5134"/>
    <w:rsid w:val="001D53B2"/>
    <w:rsid w:val="001D53EE"/>
    <w:rsid w:val="001D55E9"/>
    <w:rsid w:val="001D561D"/>
    <w:rsid w:val="001D566D"/>
    <w:rsid w:val="001D5B14"/>
    <w:rsid w:val="001D5C90"/>
    <w:rsid w:val="001D5FF1"/>
    <w:rsid w:val="001D6154"/>
    <w:rsid w:val="001D6254"/>
    <w:rsid w:val="001D640F"/>
    <w:rsid w:val="001D654A"/>
    <w:rsid w:val="001D6636"/>
    <w:rsid w:val="001D6D25"/>
    <w:rsid w:val="001D6DD5"/>
    <w:rsid w:val="001D6F93"/>
    <w:rsid w:val="001D710D"/>
    <w:rsid w:val="001D72AD"/>
    <w:rsid w:val="001D7BA6"/>
    <w:rsid w:val="001E0175"/>
    <w:rsid w:val="001E018C"/>
    <w:rsid w:val="001E03FE"/>
    <w:rsid w:val="001E08E6"/>
    <w:rsid w:val="001E112F"/>
    <w:rsid w:val="001E1A91"/>
    <w:rsid w:val="001E1CFC"/>
    <w:rsid w:val="001E1D82"/>
    <w:rsid w:val="001E2102"/>
    <w:rsid w:val="001E22C2"/>
    <w:rsid w:val="001E24D9"/>
    <w:rsid w:val="001E25CC"/>
    <w:rsid w:val="001E2634"/>
    <w:rsid w:val="001E309C"/>
    <w:rsid w:val="001E30DB"/>
    <w:rsid w:val="001E33BF"/>
    <w:rsid w:val="001E374B"/>
    <w:rsid w:val="001E3870"/>
    <w:rsid w:val="001E3A4E"/>
    <w:rsid w:val="001E3B44"/>
    <w:rsid w:val="001E3B63"/>
    <w:rsid w:val="001E42F7"/>
    <w:rsid w:val="001E4431"/>
    <w:rsid w:val="001E4D01"/>
    <w:rsid w:val="001E50D6"/>
    <w:rsid w:val="001E56D6"/>
    <w:rsid w:val="001E601B"/>
    <w:rsid w:val="001E613F"/>
    <w:rsid w:val="001E630A"/>
    <w:rsid w:val="001E676E"/>
    <w:rsid w:val="001E67EC"/>
    <w:rsid w:val="001E685B"/>
    <w:rsid w:val="001E6F60"/>
    <w:rsid w:val="001E7121"/>
    <w:rsid w:val="001E7465"/>
    <w:rsid w:val="001E7F65"/>
    <w:rsid w:val="001F006D"/>
    <w:rsid w:val="001F01BF"/>
    <w:rsid w:val="001F0234"/>
    <w:rsid w:val="001F02BA"/>
    <w:rsid w:val="001F0320"/>
    <w:rsid w:val="001F04F2"/>
    <w:rsid w:val="001F07B3"/>
    <w:rsid w:val="001F0DB7"/>
    <w:rsid w:val="001F12C1"/>
    <w:rsid w:val="001F1317"/>
    <w:rsid w:val="001F17C3"/>
    <w:rsid w:val="001F2056"/>
    <w:rsid w:val="001F2652"/>
    <w:rsid w:val="001F2F98"/>
    <w:rsid w:val="001F30D0"/>
    <w:rsid w:val="001F38B4"/>
    <w:rsid w:val="001F3919"/>
    <w:rsid w:val="001F457F"/>
    <w:rsid w:val="001F4682"/>
    <w:rsid w:val="001F478D"/>
    <w:rsid w:val="001F4A7C"/>
    <w:rsid w:val="001F4CDA"/>
    <w:rsid w:val="001F4EBE"/>
    <w:rsid w:val="001F511A"/>
    <w:rsid w:val="001F5289"/>
    <w:rsid w:val="001F5304"/>
    <w:rsid w:val="001F5508"/>
    <w:rsid w:val="001F580C"/>
    <w:rsid w:val="001F5C98"/>
    <w:rsid w:val="001F61B0"/>
    <w:rsid w:val="001F6463"/>
    <w:rsid w:val="001F6482"/>
    <w:rsid w:val="001F672B"/>
    <w:rsid w:val="001F693A"/>
    <w:rsid w:val="001F6974"/>
    <w:rsid w:val="001F6ADB"/>
    <w:rsid w:val="001F7AE4"/>
    <w:rsid w:val="001F7C11"/>
    <w:rsid w:val="001F7CD5"/>
    <w:rsid w:val="001F7D97"/>
    <w:rsid w:val="002000E8"/>
    <w:rsid w:val="00200161"/>
    <w:rsid w:val="002003CA"/>
    <w:rsid w:val="00200A67"/>
    <w:rsid w:val="00200C7F"/>
    <w:rsid w:val="00200D5D"/>
    <w:rsid w:val="00200DFB"/>
    <w:rsid w:val="002010C4"/>
    <w:rsid w:val="00201377"/>
    <w:rsid w:val="00201450"/>
    <w:rsid w:val="0020147C"/>
    <w:rsid w:val="002019F6"/>
    <w:rsid w:val="00201BF4"/>
    <w:rsid w:val="00201CB2"/>
    <w:rsid w:val="002020D4"/>
    <w:rsid w:val="00202594"/>
    <w:rsid w:val="00202756"/>
    <w:rsid w:val="002027BF"/>
    <w:rsid w:val="002027D8"/>
    <w:rsid w:val="002028BC"/>
    <w:rsid w:val="00202DA8"/>
    <w:rsid w:val="00202E67"/>
    <w:rsid w:val="00202ECF"/>
    <w:rsid w:val="00203239"/>
    <w:rsid w:val="00203246"/>
    <w:rsid w:val="00203446"/>
    <w:rsid w:val="00203539"/>
    <w:rsid w:val="00203576"/>
    <w:rsid w:val="00203DB1"/>
    <w:rsid w:val="00203E07"/>
    <w:rsid w:val="002041F5"/>
    <w:rsid w:val="00204503"/>
    <w:rsid w:val="002048B1"/>
    <w:rsid w:val="002048B9"/>
    <w:rsid w:val="00204A04"/>
    <w:rsid w:val="00204AA3"/>
    <w:rsid w:val="00204EEF"/>
    <w:rsid w:val="00204F98"/>
    <w:rsid w:val="002054B8"/>
    <w:rsid w:val="00205647"/>
    <w:rsid w:val="00205759"/>
    <w:rsid w:val="0020597C"/>
    <w:rsid w:val="00205CAA"/>
    <w:rsid w:val="00205D66"/>
    <w:rsid w:val="00205F59"/>
    <w:rsid w:val="00205FC4"/>
    <w:rsid w:val="0020639E"/>
    <w:rsid w:val="002063AA"/>
    <w:rsid w:val="002064CC"/>
    <w:rsid w:val="0020651E"/>
    <w:rsid w:val="00206C34"/>
    <w:rsid w:val="00207209"/>
    <w:rsid w:val="00207396"/>
    <w:rsid w:val="002073D1"/>
    <w:rsid w:val="0020777E"/>
    <w:rsid w:val="002077B6"/>
    <w:rsid w:val="00207C3A"/>
    <w:rsid w:val="00210073"/>
    <w:rsid w:val="00210293"/>
    <w:rsid w:val="00210445"/>
    <w:rsid w:val="0021045A"/>
    <w:rsid w:val="00210479"/>
    <w:rsid w:val="00210B47"/>
    <w:rsid w:val="00210ECB"/>
    <w:rsid w:val="00210ED9"/>
    <w:rsid w:val="00210F07"/>
    <w:rsid w:val="0021114E"/>
    <w:rsid w:val="0021144F"/>
    <w:rsid w:val="00211A4C"/>
    <w:rsid w:val="00211AB0"/>
    <w:rsid w:val="00211DAD"/>
    <w:rsid w:val="00211DD3"/>
    <w:rsid w:val="00212613"/>
    <w:rsid w:val="002127EC"/>
    <w:rsid w:val="0021285D"/>
    <w:rsid w:val="002129F9"/>
    <w:rsid w:val="00213111"/>
    <w:rsid w:val="00213318"/>
    <w:rsid w:val="002134C9"/>
    <w:rsid w:val="00213795"/>
    <w:rsid w:val="0021390F"/>
    <w:rsid w:val="00214110"/>
    <w:rsid w:val="00214205"/>
    <w:rsid w:val="00214A12"/>
    <w:rsid w:val="00214B9B"/>
    <w:rsid w:val="00215002"/>
    <w:rsid w:val="00215312"/>
    <w:rsid w:val="00215723"/>
    <w:rsid w:val="0021583C"/>
    <w:rsid w:val="002158F6"/>
    <w:rsid w:val="0021669A"/>
    <w:rsid w:val="002166C9"/>
    <w:rsid w:val="00216872"/>
    <w:rsid w:val="00216E4A"/>
    <w:rsid w:val="002176B8"/>
    <w:rsid w:val="002178D8"/>
    <w:rsid w:val="00217E84"/>
    <w:rsid w:val="00217FA6"/>
    <w:rsid w:val="00220A34"/>
    <w:rsid w:val="00221346"/>
    <w:rsid w:val="00221404"/>
    <w:rsid w:val="002215CD"/>
    <w:rsid w:val="002218CC"/>
    <w:rsid w:val="00221C63"/>
    <w:rsid w:val="00221F8A"/>
    <w:rsid w:val="00222157"/>
    <w:rsid w:val="002221A5"/>
    <w:rsid w:val="0022251E"/>
    <w:rsid w:val="00222769"/>
    <w:rsid w:val="00222B8B"/>
    <w:rsid w:val="00222E3F"/>
    <w:rsid w:val="00222E78"/>
    <w:rsid w:val="00223CBD"/>
    <w:rsid w:val="00224651"/>
    <w:rsid w:val="0022466E"/>
    <w:rsid w:val="0022487F"/>
    <w:rsid w:val="00225142"/>
    <w:rsid w:val="002251FE"/>
    <w:rsid w:val="002254E9"/>
    <w:rsid w:val="00225657"/>
    <w:rsid w:val="00225889"/>
    <w:rsid w:val="002259C5"/>
    <w:rsid w:val="002259F6"/>
    <w:rsid w:val="00225DD7"/>
    <w:rsid w:val="00225EB9"/>
    <w:rsid w:val="00225F0B"/>
    <w:rsid w:val="0022610B"/>
    <w:rsid w:val="00226592"/>
    <w:rsid w:val="00226756"/>
    <w:rsid w:val="0022690C"/>
    <w:rsid w:val="002274EE"/>
    <w:rsid w:val="00230197"/>
    <w:rsid w:val="00230380"/>
    <w:rsid w:val="00230EF7"/>
    <w:rsid w:val="0023102F"/>
    <w:rsid w:val="002312C7"/>
    <w:rsid w:val="002315C4"/>
    <w:rsid w:val="0023214C"/>
    <w:rsid w:val="0023227D"/>
    <w:rsid w:val="002324F6"/>
    <w:rsid w:val="00232911"/>
    <w:rsid w:val="00232A8A"/>
    <w:rsid w:val="00232AC8"/>
    <w:rsid w:val="00232F33"/>
    <w:rsid w:val="00232FCF"/>
    <w:rsid w:val="00233009"/>
    <w:rsid w:val="00233443"/>
    <w:rsid w:val="002334DB"/>
    <w:rsid w:val="002335C5"/>
    <w:rsid w:val="00233AC7"/>
    <w:rsid w:val="00233CB7"/>
    <w:rsid w:val="002341EB"/>
    <w:rsid w:val="00234415"/>
    <w:rsid w:val="002348FB"/>
    <w:rsid w:val="002349AC"/>
    <w:rsid w:val="00234B31"/>
    <w:rsid w:val="00234EC0"/>
    <w:rsid w:val="00235971"/>
    <w:rsid w:val="00235F25"/>
    <w:rsid w:val="00236161"/>
    <w:rsid w:val="0023653F"/>
    <w:rsid w:val="0023752E"/>
    <w:rsid w:val="00237621"/>
    <w:rsid w:val="00237733"/>
    <w:rsid w:val="00237A81"/>
    <w:rsid w:val="00237AE9"/>
    <w:rsid w:val="00237B87"/>
    <w:rsid w:val="0024000F"/>
    <w:rsid w:val="00240406"/>
    <w:rsid w:val="00240602"/>
    <w:rsid w:val="00240693"/>
    <w:rsid w:val="00240826"/>
    <w:rsid w:val="00241008"/>
    <w:rsid w:val="0024103F"/>
    <w:rsid w:val="00241368"/>
    <w:rsid w:val="002413A9"/>
    <w:rsid w:val="00241A44"/>
    <w:rsid w:val="00241D23"/>
    <w:rsid w:val="00241EEF"/>
    <w:rsid w:val="002425C2"/>
    <w:rsid w:val="00242749"/>
    <w:rsid w:val="00242A84"/>
    <w:rsid w:val="00242EA6"/>
    <w:rsid w:val="00242EA9"/>
    <w:rsid w:val="00242F64"/>
    <w:rsid w:val="00243054"/>
    <w:rsid w:val="00243057"/>
    <w:rsid w:val="00243235"/>
    <w:rsid w:val="002436F7"/>
    <w:rsid w:val="00243C6C"/>
    <w:rsid w:val="00243D86"/>
    <w:rsid w:val="00244429"/>
    <w:rsid w:val="002445DC"/>
    <w:rsid w:val="002446DA"/>
    <w:rsid w:val="00244734"/>
    <w:rsid w:val="00244D9E"/>
    <w:rsid w:val="00245068"/>
    <w:rsid w:val="0024510A"/>
    <w:rsid w:val="002452A1"/>
    <w:rsid w:val="002452A4"/>
    <w:rsid w:val="002452F9"/>
    <w:rsid w:val="0024630A"/>
    <w:rsid w:val="0024641C"/>
    <w:rsid w:val="00246D76"/>
    <w:rsid w:val="00246F58"/>
    <w:rsid w:val="00246F78"/>
    <w:rsid w:val="0024707D"/>
    <w:rsid w:val="0024714F"/>
    <w:rsid w:val="0024725E"/>
    <w:rsid w:val="00247299"/>
    <w:rsid w:val="00247320"/>
    <w:rsid w:val="002475C9"/>
    <w:rsid w:val="0024779B"/>
    <w:rsid w:val="0024787B"/>
    <w:rsid w:val="002478CD"/>
    <w:rsid w:val="00247F71"/>
    <w:rsid w:val="00247F74"/>
    <w:rsid w:val="00247FB2"/>
    <w:rsid w:val="002503E1"/>
    <w:rsid w:val="00250684"/>
    <w:rsid w:val="00250954"/>
    <w:rsid w:val="00250A20"/>
    <w:rsid w:val="0025146D"/>
    <w:rsid w:val="00251982"/>
    <w:rsid w:val="00251FED"/>
    <w:rsid w:val="00252030"/>
    <w:rsid w:val="00252097"/>
    <w:rsid w:val="002526B8"/>
    <w:rsid w:val="00252BB2"/>
    <w:rsid w:val="00253346"/>
    <w:rsid w:val="002533CA"/>
    <w:rsid w:val="00253672"/>
    <w:rsid w:val="0025388D"/>
    <w:rsid w:val="00253958"/>
    <w:rsid w:val="00253C3A"/>
    <w:rsid w:val="0025424B"/>
    <w:rsid w:val="002542CD"/>
    <w:rsid w:val="002548D1"/>
    <w:rsid w:val="00254906"/>
    <w:rsid w:val="00254C30"/>
    <w:rsid w:val="00254C68"/>
    <w:rsid w:val="00254CAD"/>
    <w:rsid w:val="002554A3"/>
    <w:rsid w:val="00255B97"/>
    <w:rsid w:val="00255CFE"/>
    <w:rsid w:val="00255E38"/>
    <w:rsid w:val="00256A80"/>
    <w:rsid w:val="00256AF9"/>
    <w:rsid w:val="00256C66"/>
    <w:rsid w:val="00256DD9"/>
    <w:rsid w:val="0025784E"/>
    <w:rsid w:val="002579C8"/>
    <w:rsid w:val="00257A73"/>
    <w:rsid w:val="00257B15"/>
    <w:rsid w:val="00257CF1"/>
    <w:rsid w:val="00257F91"/>
    <w:rsid w:val="00257FC1"/>
    <w:rsid w:val="00260593"/>
    <w:rsid w:val="00261274"/>
    <w:rsid w:val="002613E1"/>
    <w:rsid w:val="0026149B"/>
    <w:rsid w:val="0026162B"/>
    <w:rsid w:val="00261967"/>
    <w:rsid w:val="00261B03"/>
    <w:rsid w:val="00261B55"/>
    <w:rsid w:val="00261CBE"/>
    <w:rsid w:val="002621E2"/>
    <w:rsid w:val="00262211"/>
    <w:rsid w:val="002627A4"/>
    <w:rsid w:val="0026286F"/>
    <w:rsid w:val="00262A74"/>
    <w:rsid w:val="002634AC"/>
    <w:rsid w:val="00263B78"/>
    <w:rsid w:val="00264039"/>
    <w:rsid w:val="002640D8"/>
    <w:rsid w:val="0026475B"/>
    <w:rsid w:val="00264829"/>
    <w:rsid w:val="00265034"/>
    <w:rsid w:val="0026533D"/>
    <w:rsid w:val="002653C6"/>
    <w:rsid w:val="00265A21"/>
    <w:rsid w:val="00265A46"/>
    <w:rsid w:val="00265B87"/>
    <w:rsid w:val="00265BF9"/>
    <w:rsid w:val="00265CD8"/>
    <w:rsid w:val="00265DC0"/>
    <w:rsid w:val="00265EC7"/>
    <w:rsid w:val="00266194"/>
    <w:rsid w:val="002663F4"/>
    <w:rsid w:val="00266A59"/>
    <w:rsid w:val="00266E24"/>
    <w:rsid w:val="00267261"/>
    <w:rsid w:val="00267367"/>
    <w:rsid w:val="00267422"/>
    <w:rsid w:val="0027026A"/>
    <w:rsid w:val="0027044A"/>
    <w:rsid w:val="00270489"/>
    <w:rsid w:val="00270669"/>
    <w:rsid w:val="002706BC"/>
    <w:rsid w:val="00270C51"/>
    <w:rsid w:val="00270D91"/>
    <w:rsid w:val="002713D6"/>
    <w:rsid w:val="002717FB"/>
    <w:rsid w:val="00271E3D"/>
    <w:rsid w:val="00271E95"/>
    <w:rsid w:val="00272706"/>
    <w:rsid w:val="0027278B"/>
    <w:rsid w:val="0027285F"/>
    <w:rsid w:val="00273AE0"/>
    <w:rsid w:val="00273D42"/>
    <w:rsid w:val="00273ECA"/>
    <w:rsid w:val="00274747"/>
    <w:rsid w:val="00274887"/>
    <w:rsid w:val="00274CD9"/>
    <w:rsid w:val="00274F5A"/>
    <w:rsid w:val="00275E85"/>
    <w:rsid w:val="00275E96"/>
    <w:rsid w:val="0027612D"/>
    <w:rsid w:val="002761E0"/>
    <w:rsid w:val="002764CE"/>
    <w:rsid w:val="002766C2"/>
    <w:rsid w:val="00276B4D"/>
    <w:rsid w:val="00277342"/>
    <w:rsid w:val="0027739C"/>
    <w:rsid w:val="00277498"/>
    <w:rsid w:val="0027794B"/>
    <w:rsid w:val="00277BAB"/>
    <w:rsid w:val="00277C2B"/>
    <w:rsid w:val="00277E61"/>
    <w:rsid w:val="00277EE7"/>
    <w:rsid w:val="0028003A"/>
    <w:rsid w:val="0028075F"/>
    <w:rsid w:val="00280C25"/>
    <w:rsid w:val="00280DFA"/>
    <w:rsid w:val="00281238"/>
    <w:rsid w:val="00281275"/>
    <w:rsid w:val="002814FB"/>
    <w:rsid w:val="00281640"/>
    <w:rsid w:val="002818A0"/>
    <w:rsid w:val="00282566"/>
    <w:rsid w:val="002825A4"/>
    <w:rsid w:val="00282AF8"/>
    <w:rsid w:val="00283330"/>
    <w:rsid w:val="00283353"/>
    <w:rsid w:val="00283776"/>
    <w:rsid w:val="00283CE3"/>
    <w:rsid w:val="00283CF8"/>
    <w:rsid w:val="0028541F"/>
    <w:rsid w:val="00285498"/>
    <w:rsid w:val="002856EC"/>
    <w:rsid w:val="00285BC5"/>
    <w:rsid w:val="00285D3A"/>
    <w:rsid w:val="00285DBD"/>
    <w:rsid w:val="00286481"/>
    <w:rsid w:val="00286A5F"/>
    <w:rsid w:val="00286CCF"/>
    <w:rsid w:val="002872DC"/>
    <w:rsid w:val="00287816"/>
    <w:rsid w:val="00287831"/>
    <w:rsid w:val="00287920"/>
    <w:rsid w:val="0029014A"/>
    <w:rsid w:val="002901A3"/>
    <w:rsid w:val="002903DA"/>
    <w:rsid w:val="00290789"/>
    <w:rsid w:val="002908CF"/>
    <w:rsid w:val="0029092A"/>
    <w:rsid w:val="00290EB7"/>
    <w:rsid w:val="00291103"/>
    <w:rsid w:val="00291585"/>
    <w:rsid w:val="002915E9"/>
    <w:rsid w:val="00291867"/>
    <w:rsid w:val="002918F9"/>
    <w:rsid w:val="00291CB7"/>
    <w:rsid w:val="00291D89"/>
    <w:rsid w:val="00291DBD"/>
    <w:rsid w:val="00291F96"/>
    <w:rsid w:val="002920B7"/>
    <w:rsid w:val="002925FC"/>
    <w:rsid w:val="002929EE"/>
    <w:rsid w:val="00292F66"/>
    <w:rsid w:val="002931C1"/>
    <w:rsid w:val="002935F1"/>
    <w:rsid w:val="002937F9"/>
    <w:rsid w:val="0029388F"/>
    <w:rsid w:val="00293DBE"/>
    <w:rsid w:val="002947AF"/>
    <w:rsid w:val="002949A2"/>
    <w:rsid w:val="00294DB2"/>
    <w:rsid w:val="00294E7D"/>
    <w:rsid w:val="00294F86"/>
    <w:rsid w:val="00294F9F"/>
    <w:rsid w:val="0029515C"/>
    <w:rsid w:val="00295428"/>
    <w:rsid w:val="00295470"/>
    <w:rsid w:val="002959AE"/>
    <w:rsid w:val="00296159"/>
    <w:rsid w:val="00296508"/>
    <w:rsid w:val="00296A8E"/>
    <w:rsid w:val="00296D53"/>
    <w:rsid w:val="002978C9"/>
    <w:rsid w:val="00297EC6"/>
    <w:rsid w:val="00297F38"/>
    <w:rsid w:val="00297F8C"/>
    <w:rsid w:val="002A04A2"/>
    <w:rsid w:val="002A04E4"/>
    <w:rsid w:val="002A0ABF"/>
    <w:rsid w:val="002A0CA8"/>
    <w:rsid w:val="002A0EA8"/>
    <w:rsid w:val="002A10B8"/>
    <w:rsid w:val="002A110E"/>
    <w:rsid w:val="002A1303"/>
    <w:rsid w:val="002A1CA5"/>
    <w:rsid w:val="002A1D09"/>
    <w:rsid w:val="002A275D"/>
    <w:rsid w:val="002A2788"/>
    <w:rsid w:val="002A2890"/>
    <w:rsid w:val="002A29EF"/>
    <w:rsid w:val="002A2D3F"/>
    <w:rsid w:val="002A2F20"/>
    <w:rsid w:val="002A307D"/>
    <w:rsid w:val="002A3137"/>
    <w:rsid w:val="002A38BC"/>
    <w:rsid w:val="002A3D2A"/>
    <w:rsid w:val="002A3D50"/>
    <w:rsid w:val="002A3D6C"/>
    <w:rsid w:val="002A3DC7"/>
    <w:rsid w:val="002A4213"/>
    <w:rsid w:val="002A466A"/>
    <w:rsid w:val="002A4CF4"/>
    <w:rsid w:val="002A507E"/>
    <w:rsid w:val="002A5247"/>
    <w:rsid w:val="002A5820"/>
    <w:rsid w:val="002A5C55"/>
    <w:rsid w:val="002A5CDE"/>
    <w:rsid w:val="002A5DE6"/>
    <w:rsid w:val="002A6086"/>
    <w:rsid w:val="002A6A0B"/>
    <w:rsid w:val="002A6C55"/>
    <w:rsid w:val="002A6CF8"/>
    <w:rsid w:val="002A7020"/>
    <w:rsid w:val="002A74A8"/>
    <w:rsid w:val="002A77C4"/>
    <w:rsid w:val="002A785D"/>
    <w:rsid w:val="002A78B7"/>
    <w:rsid w:val="002A79A9"/>
    <w:rsid w:val="002B016D"/>
    <w:rsid w:val="002B0A2D"/>
    <w:rsid w:val="002B0C18"/>
    <w:rsid w:val="002B0D7A"/>
    <w:rsid w:val="002B1029"/>
    <w:rsid w:val="002B1B6E"/>
    <w:rsid w:val="002B1D5F"/>
    <w:rsid w:val="002B2F35"/>
    <w:rsid w:val="002B323E"/>
    <w:rsid w:val="002B33E1"/>
    <w:rsid w:val="002B357D"/>
    <w:rsid w:val="002B3B63"/>
    <w:rsid w:val="002B3DB2"/>
    <w:rsid w:val="002B3E09"/>
    <w:rsid w:val="002B3F6D"/>
    <w:rsid w:val="002B443F"/>
    <w:rsid w:val="002B4885"/>
    <w:rsid w:val="002B4DF8"/>
    <w:rsid w:val="002B4EC0"/>
    <w:rsid w:val="002B53D0"/>
    <w:rsid w:val="002B54FA"/>
    <w:rsid w:val="002B5655"/>
    <w:rsid w:val="002B57E9"/>
    <w:rsid w:val="002B5A6A"/>
    <w:rsid w:val="002B5ACB"/>
    <w:rsid w:val="002B5B27"/>
    <w:rsid w:val="002B5E0B"/>
    <w:rsid w:val="002B5FBB"/>
    <w:rsid w:val="002B6035"/>
    <w:rsid w:val="002B6127"/>
    <w:rsid w:val="002B6296"/>
    <w:rsid w:val="002B64E0"/>
    <w:rsid w:val="002B64EC"/>
    <w:rsid w:val="002B6C58"/>
    <w:rsid w:val="002B6D3D"/>
    <w:rsid w:val="002B6EB5"/>
    <w:rsid w:val="002B7775"/>
    <w:rsid w:val="002B7954"/>
    <w:rsid w:val="002B7B50"/>
    <w:rsid w:val="002B7DF9"/>
    <w:rsid w:val="002B7EEE"/>
    <w:rsid w:val="002C006E"/>
    <w:rsid w:val="002C0323"/>
    <w:rsid w:val="002C084E"/>
    <w:rsid w:val="002C08D9"/>
    <w:rsid w:val="002C0CA6"/>
    <w:rsid w:val="002C1BD1"/>
    <w:rsid w:val="002C1D85"/>
    <w:rsid w:val="002C1EC6"/>
    <w:rsid w:val="002C1F25"/>
    <w:rsid w:val="002C237C"/>
    <w:rsid w:val="002C254F"/>
    <w:rsid w:val="002C25FC"/>
    <w:rsid w:val="002C2802"/>
    <w:rsid w:val="002C28FD"/>
    <w:rsid w:val="002C2C37"/>
    <w:rsid w:val="002C2E7E"/>
    <w:rsid w:val="002C2E99"/>
    <w:rsid w:val="002C31D4"/>
    <w:rsid w:val="002C3390"/>
    <w:rsid w:val="002C3647"/>
    <w:rsid w:val="002C366E"/>
    <w:rsid w:val="002C3A6B"/>
    <w:rsid w:val="002C401F"/>
    <w:rsid w:val="002C42CA"/>
    <w:rsid w:val="002C4311"/>
    <w:rsid w:val="002C5679"/>
    <w:rsid w:val="002C5981"/>
    <w:rsid w:val="002C5997"/>
    <w:rsid w:val="002C5C8B"/>
    <w:rsid w:val="002C5D86"/>
    <w:rsid w:val="002C5E19"/>
    <w:rsid w:val="002C62A4"/>
    <w:rsid w:val="002C62F3"/>
    <w:rsid w:val="002C6623"/>
    <w:rsid w:val="002C6635"/>
    <w:rsid w:val="002C6A72"/>
    <w:rsid w:val="002C6CE8"/>
    <w:rsid w:val="002C6DCE"/>
    <w:rsid w:val="002C6E4C"/>
    <w:rsid w:val="002C72AE"/>
    <w:rsid w:val="002C7F00"/>
    <w:rsid w:val="002D02D4"/>
    <w:rsid w:val="002D05C3"/>
    <w:rsid w:val="002D071B"/>
    <w:rsid w:val="002D08CC"/>
    <w:rsid w:val="002D0BCA"/>
    <w:rsid w:val="002D0E64"/>
    <w:rsid w:val="002D0FC4"/>
    <w:rsid w:val="002D0FE2"/>
    <w:rsid w:val="002D16BF"/>
    <w:rsid w:val="002D1C52"/>
    <w:rsid w:val="002D1E2F"/>
    <w:rsid w:val="002D1E32"/>
    <w:rsid w:val="002D2321"/>
    <w:rsid w:val="002D275D"/>
    <w:rsid w:val="002D3194"/>
    <w:rsid w:val="002D321F"/>
    <w:rsid w:val="002D39E3"/>
    <w:rsid w:val="002D3FB2"/>
    <w:rsid w:val="002D451C"/>
    <w:rsid w:val="002D4AA4"/>
    <w:rsid w:val="002D4DE3"/>
    <w:rsid w:val="002D5150"/>
    <w:rsid w:val="002D5248"/>
    <w:rsid w:val="002D52E1"/>
    <w:rsid w:val="002D5649"/>
    <w:rsid w:val="002D5C32"/>
    <w:rsid w:val="002D5DDA"/>
    <w:rsid w:val="002D65FC"/>
    <w:rsid w:val="002D6C45"/>
    <w:rsid w:val="002D7093"/>
    <w:rsid w:val="002D7C29"/>
    <w:rsid w:val="002D7E19"/>
    <w:rsid w:val="002E0453"/>
    <w:rsid w:val="002E05ED"/>
    <w:rsid w:val="002E10E0"/>
    <w:rsid w:val="002E25CE"/>
    <w:rsid w:val="002E287F"/>
    <w:rsid w:val="002E2A70"/>
    <w:rsid w:val="002E2B27"/>
    <w:rsid w:val="002E2C41"/>
    <w:rsid w:val="002E30A7"/>
    <w:rsid w:val="002E3B7A"/>
    <w:rsid w:val="002E412C"/>
    <w:rsid w:val="002E4136"/>
    <w:rsid w:val="002E41CF"/>
    <w:rsid w:val="002E43B5"/>
    <w:rsid w:val="002E448A"/>
    <w:rsid w:val="002E4698"/>
    <w:rsid w:val="002E4A1C"/>
    <w:rsid w:val="002E4FB0"/>
    <w:rsid w:val="002E539E"/>
    <w:rsid w:val="002E5BA1"/>
    <w:rsid w:val="002E5D5E"/>
    <w:rsid w:val="002E5EC2"/>
    <w:rsid w:val="002E6DE3"/>
    <w:rsid w:val="002E73CB"/>
    <w:rsid w:val="002E7604"/>
    <w:rsid w:val="002E78DC"/>
    <w:rsid w:val="002E7B7F"/>
    <w:rsid w:val="002E7BA1"/>
    <w:rsid w:val="002E7BD4"/>
    <w:rsid w:val="002E7C09"/>
    <w:rsid w:val="002E7CC3"/>
    <w:rsid w:val="002E7CD9"/>
    <w:rsid w:val="002E7E80"/>
    <w:rsid w:val="002E7F9F"/>
    <w:rsid w:val="002F03FE"/>
    <w:rsid w:val="002F0749"/>
    <w:rsid w:val="002F082D"/>
    <w:rsid w:val="002F0887"/>
    <w:rsid w:val="002F0955"/>
    <w:rsid w:val="002F0A73"/>
    <w:rsid w:val="002F0B4F"/>
    <w:rsid w:val="002F0CCB"/>
    <w:rsid w:val="002F103E"/>
    <w:rsid w:val="002F10E6"/>
    <w:rsid w:val="002F1166"/>
    <w:rsid w:val="002F129D"/>
    <w:rsid w:val="002F14E2"/>
    <w:rsid w:val="002F1A1F"/>
    <w:rsid w:val="002F1BD4"/>
    <w:rsid w:val="002F2196"/>
    <w:rsid w:val="002F2614"/>
    <w:rsid w:val="002F266A"/>
    <w:rsid w:val="002F2986"/>
    <w:rsid w:val="002F2A86"/>
    <w:rsid w:val="002F2B9B"/>
    <w:rsid w:val="002F2DEF"/>
    <w:rsid w:val="002F3174"/>
    <w:rsid w:val="002F31E0"/>
    <w:rsid w:val="002F35EE"/>
    <w:rsid w:val="002F3E06"/>
    <w:rsid w:val="002F3ED1"/>
    <w:rsid w:val="002F402E"/>
    <w:rsid w:val="002F40BA"/>
    <w:rsid w:val="002F42E6"/>
    <w:rsid w:val="002F46A8"/>
    <w:rsid w:val="002F492B"/>
    <w:rsid w:val="002F4C24"/>
    <w:rsid w:val="002F4E4A"/>
    <w:rsid w:val="002F5826"/>
    <w:rsid w:val="002F5A45"/>
    <w:rsid w:val="002F5AAA"/>
    <w:rsid w:val="002F5ECD"/>
    <w:rsid w:val="002F61E3"/>
    <w:rsid w:val="002F62FE"/>
    <w:rsid w:val="002F6451"/>
    <w:rsid w:val="002F6834"/>
    <w:rsid w:val="002F6B37"/>
    <w:rsid w:val="002F6CD4"/>
    <w:rsid w:val="002F74CB"/>
    <w:rsid w:val="002F7C3B"/>
    <w:rsid w:val="002F7DB8"/>
    <w:rsid w:val="002F7DE3"/>
    <w:rsid w:val="00300283"/>
    <w:rsid w:val="0030038C"/>
    <w:rsid w:val="003005B9"/>
    <w:rsid w:val="00300649"/>
    <w:rsid w:val="003006A5"/>
    <w:rsid w:val="0030076C"/>
    <w:rsid w:val="00300D75"/>
    <w:rsid w:val="00301196"/>
    <w:rsid w:val="003012C7"/>
    <w:rsid w:val="0030143F"/>
    <w:rsid w:val="00301482"/>
    <w:rsid w:val="003014E0"/>
    <w:rsid w:val="003016FC"/>
    <w:rsid w:val="003019C2"/>
    <w:rsid w:val="00302212"/>
    <w:rsid w:val="003023D6"/>
    <w:rsid w:val="003025DD"/>
    <w:rsid w:val="003027A4"/>
    <w:rsid w:val="00302B18"/>
    <w:rsid w:val="00303052"/>
    <w:rsid w:val="00303087"/>
    <w:rsid w:val="0030308A"/>
    <w:rsid w:val="003030AE"/>
    <w:rsid w:val="0030378D"/>
    <w:rsid w:val="00303BB6"/>
    <w:rsid w:val="0030416E"/>
    <w:rsid w:val="00304290"/>
    <w:rsid w:val="00304401"/>
    <w:rsid w:val="003047B6"/>
    <w:rsid w:val="003049C8"/>
    <w:rsid w:val="00304EDD"/>
    <w:rsid w:val="00304FA5"/>
    <w:rsid w:val="003054E8"/>
    <w:rsid w:val="0030570C"/>
    <w:rsid w:val="00305AD3"/>
    <w:rsid w:val="003060B7"/>
    <w:rsid w:val="00306219"/>
    <w:rsid w:val="0030673C"/>
    <w:rsid w:val="0030679C"/>
    <w:rsid w:val="00306964"/>
    <w:rsid w:val="00306B23"/>
    <w:rsid w:val="00306D35"/>
    <w:rsid w:val="00306DA7"/>
    <w:rsid w:val="003071F9"/>
    <w:rsid w:val="003073CA"/>
    <w:rsid w:val="003074C3"/>
    <w:rsid w:val="003075DF"/>
    <w:rsid w:val="00307A57"/>
    <w:rsid w:val="00307C7C"/>
    <w:rsid w:val="00310058"/>
    <w:rsid w:val="003102D1"/>
    <w:rsid w:val="00310333"/>
    <w:rsid w:val="003103DE"/>
    <w:rsid w:val="00310771"/>
    <w:rsid w:val="00310BE3"/>
    <w:rsid w:val="0031112A"/>
    <w:rsid w:val="003112D5"/>
    <w:rsid w:val="0031136E"/>
    <w:rsid w:val="00311795"/>
    <w:rsid w:val="003117DA"/>
    <w:rsid w:val="00311AC0"/>
    <w:rsid w:val="00312138"/>
    <w:rsid w:val="00312A92"/>
    <w:rsid w:val="00312E12"/>
    <w:rsid w:val="00312F69"/>
    <w:rsid w:val="0031310A"/>
    <w:rsid w:val="003133F4"/>
    <w:rsid w:val="00313BF2"/>
    <w:rsid w:val="00313C3F"/>
    <w:rsid w:val="00313F37"/>
    <w:rsid w:val="003140E3"/>
    <w:rsid w:val="00314796"/>
    <w:rsid w:val="0031479B"/>
    <w:rsid w:val="003147F9"/>
    <w:rsid w:val="00314955"/>
    <w:rsid w:val="00314DCB"/>
    <w:rsid w:val="0031573E"/>
    <w:rsid w:val="00315E46"/>
    <w:rsid w:val="00316380"/>
    <w:rsid w:val="003165FA"/>
    <w:rsid w:val="00316844"/>
    <w:rsid w:val="0031689F"/>
    <w:rsid w:val="003169BE"/>
    <w:rsid w:val="00316BE6"/>
    <w:rsid w:val="003171FA"/>
    <w:rsid w:val="0031778E"/>
    <w:rsid w:val="00320319"/>
    <w:rsid w:val="00320558"/>
    <w:rsid w:val="0032074A"/>
    <w:rsid w:val="00320B48"/>
    <w:rsid w:val="00320C41"/>
    <w:rsid w:val="00321099"/>
    <w:rsid w:val="003210AD"/>
    <w:rsid w:val="00321BA9"/>
    <w:rsid w:val="003223E6"/>
    <w:rsid w:val="00322626"/>
    <w:rsid w:val="003228E8"/>
    <w:rsid w:val="00322CAB"/>
    <w:rsid w:val="00322E51"/>
    <w:rsid w:val="00322FE2"/>
    <w:rsid w:val="003233EB"/>
    <w:rsid w:val="003234CF"/>
    <w:rsid w:val="00324391"/>
    <w:rsid w:val="00324587"/>
    <w:rsid w:val="003245D3"/>
    <w:rsid w:val="0032493B"/>
    <w:rsid w:val="00324B60"/>
    <w:rsid w:val="00324E04"/>
    <w:rsid w:val="003250C9"/>
    <w:rsid w:val="00325429"/>
    <w:rsid w:val="0032548A"/>
    <w:rsid w:val="0032556B"/>
    <w:rsid w:val="00325B44"/>
    <w:rsid w:val="00325CB8"/>
    <w:rsid w:val="00325D0C"/>
    <w:rsid w:val="00325D27"/>
    <w:rsid w:val="00325DE2"/>
    <w:rsid w:val="00326113"/>
    <w:rsid w:val="0032638F"/>
    <w:rsid w:val="003270E9"/>
    <w:rsid w:val="0032718D"/>
    <w:rsid w:val="0032751A"/>
    <w:rsid w:val="003275FD"/>
    <w:rsid w:val="00327C41"/>
    <w:rsid w:val="00327F82"/>
    <w:rsid w:val="0033019C"/>
    <w:rsid w:val="003302A2"/>
    <w:rsid w:val="00330C09"/>
    <w:rsid w:val="00330C8B"/>
    <w:rsid w:val="00330CC0"/>
    <w:rsid w:val="003312FF"/>
    <w:rsid w:val="00331311"/>
    <w:rsid w:val="00331530"/>
    <w:rsid w:val="00331A65"/>
    <w:rsid w:val="00331BF8"/>
    <w:rsid w:val="00332192"/>
    <w:rsid w:val="00332620"/>
    <w:rsid w:val="0033278E"/>
    <w:rsid w:val="00332819"/>
    <w:rsid w:val="0033296D"/>
    <w:rsid w:val="003329FC"/>
    <w:rsid w:val="00332B8A"/>
    <w:rsid w:val="00333267"/>
    <w:rsid w:val="00333464"/>
    <w:rsid w:val="0033359F"/>
    <w:rsid w:val="00333625"/>
    <w:rsid w:val="003336C6"/>
    <w:rsid w:val="003337A3"/>
    <w:rsid w:val="00333A79"/>
    <w:rsid w:val="00333AED"/>
    <w:rsid w:val="00333F9C"/>
    <w:rsid w:val="003340DD"/>
    <w:rsid w:val="0033432D"/>
    <w:rsid w:val="00334494"/>
    <w:rsid w:val="0033464A"/>
    <w:rsid w:val="00334AFA"/>
    <w:rsid w:val="00334E49"/>
    <w:rsid w:val="003351AA"/>
    <w:rsid w:val="00335483"/>
    <w:rsid w:val="003359B2"/>
    <w:rsid w:val="00335AE8"/>
    <w:rsid w:val="003360AA"/>
    <w:rsid w:val="00336442"/>
    <w:rsid w:val="00336733"/>
    <w:rsid w:val="00336819"/>
    <w:rsid w:val="00336E7F"/>
    <w:rsid w:val="00336E84"/>
    <w:rsid w:val="003373A2"/>
    <w:rsid w:val="00337A8C"/>
    <w:rsid w:val="00340071"/>
    <w:rsid w:val="00340359"/>
    <w:rsid w:val="00340414"/>
    <w:rsid w:val="003404AC"/>
    <w:rsid w:val="00340749"/>
    <w:rsid w:val="00340E0C"/>
    <w:rsid w:val="00340F7B"/>
    <w:rsid w:val="00340FA3"/>
    <w:rsid w:val="00341B31"/>
    <w:rsid w:val="00341FBE"/>
    <w:rsid w:val="003422E4"/>
    <w:rsid w:val="00342395"/>
    <w:rsid w:val="00342684"/>
    <w:rsid w:val="00342EA5"/>
    <w:rsid w:val="003432DF"/>
    <w:rsid w:val="003433B5"/>
    <w:rsid w:val="00343C4F"/>
    <w:rsid w:val="00343D6A"/>
    <w:rsid w:val="00344720"/>
    <w:rsid w:val="003449A1"/>
    <w:rsid w:val="00344A2C"/>
    <w:rsid w:val="00344ABA"/>
    <w:rsid w:val="00344BCD"/>
    <w:rsid w:val="00344F48"/>
    <w:rsid w:val="003450A1"/>
    <w:rsid w:val="0034552C"/>
    <w:rsid w:val="0034552D"/>
    <w:rsid w:val="0034581D"/>
    <w:rsid w:val="00345BAA"/>
    <w:rsid w:val="003464D8"/>
    <w:rsid w:val="0034656F"/>
    <w:rsid w:val="00346800"/>
    <w:rsid w:val="00346D50"/>
    <w:rsid w:val="00346E51"/>
    <w:rsid w:val="00346F8A"/>
    <w:rsid w:val="00346FF1"/>
    <w:rsid w:val="00347913"/>
    <w:rsid w:val="00347B73"/>
    <w:rsid w:val="00347F81"/>
    <w:rsid w:val="00350322"/>
    <w:rsid w:val="00350373"/>
    <w:rsid w:val="00350814"/>
    <w:rsid w:val="003509E4"/>
    <w:rsid w:val="00350AA6"/>
    <w:rsid w:val="00350C3A"/>
    <w:rsid w:val="00351491"/>
    <w:rsid w:val="00351B89"/>
    <w:rsid w:val="00351E42"/>
    <w:rsid w:val="00351ED0"/>
    <w:rsid w:val="00352095"/>
    <w:rsid w:val="00352936"/>
    <w:rsid w:val="00352A05"/>
    <w:rsid w:val="00352BF0"/>
    <w:rsid w:val="00352CB9"/>
    <w:rsid w:val="0035331E"/>
    <w:rsid w:val="00353458"/>
    <w:rsid w:val="003534FE"/>
    <w:rsid w:val="00353ADC"/>
    <w:rsid w:val="00353ED6"/>
    <w:rsid w:val="003543D9"/>
    <w:rsid w:val="00354B4A"/>
    <w:rsid w:val="00354D3B"/>
    <w:rsid w:val="00355861"/>
    <w:rsid w:val="00355C26"/>
    <w:rsid w:val="00355C8B"/>
    <w:rsid w:val="00355EB0"/>
    <w:rsid w:val="00355F46"/>
    <w:rsid w:val="003560AA"/>
    <w:rsid w:val="003560F5"/>
    <w:rsid w:val="00356532"/>
    <w:rsid w:val="00356971"/>
    <w:rsid w:val="00356A0C"/>
    <w:rsid w:val="00356BE0"/>
    <w:rsid w:val="00356DD4"/>
    <w:rsid w:val="003571B5"/>
    <w:rsid w:val="003571BC"/>
    <w:rsid w:val="0035763D"/>
    <w:rsid w:val="00357D4B"/>
    <w:rsid w:val="00360385"/>
    <w:rsid w:val="0036098F"/>
    <w:rsid w:val="00360B68"/>
    <w:rsid w:val="00360E21"/>
    <w:rsid w:val="00361415"/>
    <w:rsid w:val="00361518"/>
    <w:rsid w:val="00361615"/>
    <w:rsid w:val="003617D0"/>
    <w:rsid w:val="00361C3A"/>
    <w:rsid w:val="00361D4E"/>
    <w:rsid w:val="00362719"/>
    <w:rsid w:val="003628DB"/>
    <w:rsid w:val="00362B0B"/>
    <w:rsid w:val="00362FDA"/>
    <w:rsid w:val="00363398"/>
    <w:rsid w:val="00363697"/>
    <w:rsid w:val="00363A98"/>
    <w:rsid w:val="003649E5"/>
    <w:rsid w:val="00364A4D"/>
    <w:rsid w:val="0036510B"/>
    <w:rsid w:val="00365185"/>
    <w:rsid w:val="00365197"/>
    <w:rsid w:val="003656E2"/>
    <w:rsid w:val="00366524"/>
    <w:rsid w:val="00366981"/>
    <w:rsid w:val="00366A4A"/>
    <w:rsid w:val="00366E02"/>
    <w:rsid w:val="00366F17"/>
    <w:rsid w:val="003674DA"/>
    <w:rsid w:val="003675CD"/>
    <w:rsid w:val="00367AB8"/>
    <w:rsid w:val="003700B4"/>
    <w:rsid w:val="003702A7"/>
    <w:rsid w:val="00370366"/>
    <w:rsid w:val="0037056D"/>
    <w:rsid w:val="00371900"/>
    <w:rsid w:val="00371F13"/>
    <w:rsid w:val="0037230E"/>
    <w:rsid w:val="00372808"/>
    <w:rsid w:val="003731FA"/>
    <w:rsid w:val="00373223"/>
    <w:rsid w:val="00373343"/>
    <w:rsid w:val="003737BF"/>
    <w:rsid w:val="00373878"/>
    <w:rsid w:val="00373CA9"/>
    <w:rsid w:val="00374387"/>
    <w:rsid w:val="0037462B"/>
    <w:rsid w:val="003748EB"/>
    <w:rsid w:val="00374B98"/>
    <w:rsid w:val="003761C1"/>
    <w:rsid w:val="00376509"/>
    <w:rsid w:val="00376562"/>
    <w:rsid w:val="00377139"/>
    <w:rsid w:val="00377F76"/>
    <w:rsid w:val="00377FDE"/>
    <w:rsid w:val="00380AA0"/>
    <w:rsid w:val="00381039"/>
    <w:rsid w:val="003816D7"/>
    <w:rsid w:val="00381DCD"/>
    <w:rsid w:val="00381F63"/>
    <w:rsid w:val="00383419"/>
    <w:rsid w:val="00383546"/>
    <w:rsid w:val="00383ADD"/>
    <w:rsid w:val="00384703"/>
    <w:rsid w:val="003849E2"/>
    <w:rsid w:val="00384A2B"/>
    <w:rsid w:val="0038502C"/>
    <w:rsid w:val="0038516C"/>
    <w:rsid w:val="00385349"/>
    <w:rsid w:val="00385575"/>
    <w:rsid w:val="0038564B"/>
    <w:rsid w:val="00385D34"/>
    <w:rsid w:val="00385DEE"/>
    <w:rsid w:val="00385E22"/>
    <w:rsid w:val="003862DA"/>
    <w:rsid w:val="0038640F"/>
    <w:rsid w:val="00386463"/>
    <w:rsid w:val="00386B7C"/>
    <w:rsid w:val="00387117"/>
    <w:rsid w:val="00387393"/>
    <w:rsid w:val="003874B1"/>
    <w:rsid w:val="00387884"/>
    <w:rsid w:val="00387F7D"/>
    <w:rsid w:val="0039059D"/>
    <w:rsid w:val="003909E9"/>
    <w:rsid w:val="00390BF4"/>
    <w:rsid w:val="0039113A"/>
    <w:rsid w:val="0039147D"/>
    <w:rsid w:val="00391500"/>
    <w:rsid w:val="003915F4"/>
    <w:rsid w:val="00391808"/>
    <w:rsid w:val="00391980"/>
    <w:rsid w:val="00391F99"/>
    <w:rsid w:val="00391FEF"/>
    <w:rsid w:val="003920BC"/>
    <w:rsid w:val="0039214D"/>
    <w:rsid w:val="003921E9"/>
    <w:rsid w:val="00392529"/>
    <w:rsid w:val="003928BF"/>
    <w:rsid w:val="003939D0"/>
    <w:rsid w:val="00393D14"/>
    <w:rsid w:val="00393D48"/>
    <w:rsid w:val="00393D8E"/>
    <w:rsid w:val="00394752"/>
    <w:rsid w:val="00395334"/>
    <w:rsid w:val="00395839"/>
    <w:rsid w:val="00395CFC"/>
    <w:rsid w:val="00395D69"/>
    <w:rsid w:val="003967F1"/>
    <w:rsid w:val="00396D30"/>
    <w:rsid w:val="00396F0B"/>
    <w:rsid w:val="00397979"/>
    <w:rsid w:val="00397E7C"/>
    <w:rsid w:val="00397FA3"/>
    <w:rsid w:val="003A004F"/>
    <w:rsid w:val="003A019D"/>
    <w:rsid w:val="003A026A"/>
    <w:rsid w:val="003A03C9"/>
    <w:rsid w:val="003A0B32"/>
    <w:rsid w:val="003A0B49"/>
    <w:rsid w:val="003A0C86"/>
    <w:rsid w:val="003A0F31"/>
    <w:rsid w:val="003A12EB"/>
    <w:rsid w:val="003A1664"/>
    <w:rsid w:val="003A235B"/>
    <w:rsid w:val="003A26B6"/>
    <w:rsid w:val="003A289C"/>
    <w:rsid w:val="003A2B63"/>
    <w:rsid w:val="003A3154"/>
    <w:rsid w:val="003A3679"/>
    <w:rsid w:val="003A36BC"/>
    <w:rsid w:val="003A3926"/>
    <w:rsid w:val="003A3A3B"/>
    <w:rsid w:val="003A3A72"/>
    <w:rsid w:val="003A3CFA"/>
    <w:rsid w:val="003A3DAC"/>
    <w:rsid w:val="003A3DF1"/>
    <w:rsid w:val="003A3F19"/>
    <w:rsid w:val="003A4219"/>
    <w:rsid w:val="003A4228"/>
    <w:rsid w:val="003A46D0"/>
    <w:rsid w:val="003A4A78"/>
    <w:rsid w:val="003A4A7E"/>
    <w:rsid w:val="003A4C52"/>
    <w:rsid w:val="003A4DFF"/>
    <w:rsid w:val="003A557B"/>
    <w:rsid w:val="003A5584"/>
    <w:rsid w:val="003A57D7"/>
    <w:rsid w:val="003A5A0A"/>
    <w:rsid w:val="003A64A4"/>
    <w:rsid w:val="003A6612"/>
    <w:rsid w:val="003A6663"/>
    <w:rsid w:val="003A72FC"/>
    <w:rsid w:val="003A771E"/>
    <w:rsid w:val="003A7DE9"/>
    <w:rsid w:val="003B00FA"/>
    <w:rsid w:val="003B0323"/>
    <w:rsid w:val="003B08D4"/>
    <w:rsid w:val="003B0F44"/>
    <w:rsid w:val="003B103C"/>
    <w:rsid w:val="003B1041"/>
    <w:rsid w:val="003B108C"/>
    <w:rsid w:val="003B13B2"/>
    <w:rsid w:val="003B18A6"/>
    <w:rsid w:val="003B1C42"/>
    <w:rsid w:val="003B1F10"/>
    <w:rsid w:val="003B277C"/>
    <w:rsid w:val="003B27A7"/>
    <w:rsid w:val="003B2991"/>
    <w:rsid w:val="003B2A49"/>
    <w:rsid w:val="003B2FB2"/>
    <w:rsid w:val="003B3097"/>
    <w:rsid w:val="003B32FA"/>
    <w:rsid w:val="003B3AE3"/>
    <w:rsid w:val="003B3D80"/>
    <w:rsid w:val="003B4036"/>
    <w:rsid w:val="003B46BC"/>
    <w:rsid w:val="003B48F6"/>
    <w:rsid w:val="003B4978"/>
    <w:rsid w:val="003B4F0D"/>
    <w:rsid w:val="003B577B"/>
    <w:rsid w:val="003B5989"/>
    <w:rsid w:val="003B5E91"/>
    <w:rsid w:val="003B5F54"/>
    <w:rsid w:val="003B63B2"/>
    <w:rsid w:val="003B66B3"/>
    <w:rsid w:val="003B6733"/>
    <w:rsid w:val="003B67C4"/>
    <w:rsid w:val="003B6886"/>
    <w:rsid w:val="003B72E8"/>
    <w:rsid w:val="003B7497"/>
    <w:rsid w:val="003B7679"/>
    <w:rsid w:val="003B78B8"/>
    <w:rsid w:val="003B7E60"/>
    <w:rsid w:val="003C010F"/>
    <w:rsid w:val="003C01D3"/>
    <w:rsid w:val="003C022A"/>
    <w:rsid w:val="003C034F"/>
    <w:rsid w:val="003C0582"/>
    <w:rsid w:val="003C0780"/>
    <w:rsid w:val="003C081C"/>
    <w:rsid w:val="003C0896"/>
    <w:rsid w:val="003C0941"/>
    <w:rsid w:val="003C0A72"/>
    <w:rsid w:val="003C0B6D"/>
    <w:rsid w:val="003C0CC6"/>
    <w:rsid w:val="003C0DAC"/>
    <w:rsid w:val="003C123A"/>
    <w:rsid w:val="003C1766"/>
    <w:rsid w:val="003C180E"/>
    <w:rsid w:val="003C18E3"/>
    <w:rsid w:val="003C191E"/>
    <w:rsid w:val="003C19A1"/>
    <w:rsid w:val="003C1A16"/>
    <w:rsid w:val="003C1A7C"/>
    <w:rsid w:val="003C1CE1"/>
    <w:rsid w:val="003C1F95"/>
    <w:rsid w:val="003C2449"/>
    <w:rsid w:val="003C2F00"/>
    <w:rsid w:val="003C3051"/>
    <w:rsid w:val="003C30FF"/>
    <w:rsid w:val="003C31C2"/>
    <w:rsid w:val="003C3972"/>
    <w:rsid w:val="003C3F04"/>
    <w:rsid w:val="003C4139"/>
    <w:rsid w:val="003C463B"/>
    <w:rsid w:val="003C4D11"/>
    <w:rsid w:val="003C4ECF"/>
    <w:rsid w:val="003C5236"/>
    <w:rsid w:val="003C5383"/>
    <w:rsid w:val="003C5539"/>
    <w:rsid w:val="003C5546"/>
    <w:rsid w:val="003C5AF8"/>
    <w:rsid w:val="003C644D"/>
    <w:rsid w:val="003C6468"/>
    <w:rsid w:val="003C65DD"/>
    <w:rsid w:val="003C6CF9"/>
    <w:rsid w:val="003C6E01"/>
    <w:rsid w:val="003C73B2"/>
    <w:rsid w:val="003C7557"/>
    <w:rsid w:val="003C783D"/>
    <w:rsid w:val="003D015B"/>
    <w:rsid w:val="003D01D8"/>
    <w:rsid w:val="003D09E4"/>
    <w:rsid w:val="003D0D4C"/>
    <w:rsid w:val="003D12A6"/>
    <w:rsid w:val="003D12CD"/>
    <w:rsid w:val="003D12D5"/>
    <w:rsid w:val="003D14EE"/>
    <w:rsid w:val="003D18F2"/>
    <w:rsid w:val="003D1C3D"/>
    <w:rsid w:val="003D201B"/>
    <w:rsid w:val="003D22C1"/>
    <w:rsid w:val="003D253A"/>
    <w:rsid w:val="003D2614"/>
    <w:rsid w:val="003D2745"/>
    <w:rsid w:val="003D274D"/>
    <w:rsid w:val="003D2933"/>
    <w:rsid w:val="003D29BC"/>
    <w:rsid w:val="003D2B34"/>
    <w:rsid w:val="003D2D7B"/>
    <w:rsid w:val="003D331A"/>
    <w:rsid w:val="003D37F9"/>
    <w:rsid w:val="003D37FE"/>
    <w:rsid w:val="003D3FF1"/>
    <w:rsid w:val="003D433E"/>
    <w:rsid w:val="003D461D"/>
    <w:rsid w:val="003D4946"/>
    <w:rsid w:val="003D4E09"/>
    <w:rsid w:val="003D51D5"/>
    <w:rsid w:val="003D5252"/>
    <w:rsid w:val="003D527F"/>
    <w:rsid w:val="003D54C2"/>
    <w:rsid w:val="003D5563"/>
    <w:rsid w:val="003D5EFD"/>
    <w:rsid w:val="003D5F4B"/>
    <w:rsid w:val="003D60CF"/>
    <w:rsid w:val="003D61A5"/>
    <w:rsid w:val="003D642A"/>
    <w:rsid w:val="003D66E1"/>
    <w:rsid w:val="003D6C1A"/>
    <w:rsid w:val="003D6F1F"/>
    <w:rsid w:val="003D6FD0"/>
    <w:rsid w:val="003D710F"/>
    <w:rsid w:val="003D72A4"/>
    <w:rsid w:val="003D736E"/>
    <w:rsid w:val="003D7A7A"/>
    <w:rsid w:val="003D7B86"/>
    <w:rsid w:val="003D7EFF"/>
    <w:rsid w:val="003E0081"/>
    <w:rsid w:val="003E0B78"/>
    <w:rsid w:val="003E0D2B"/>
    <w:rsid w:val="003E0F51"/>
    <w:rsid w:val="003E1071"/>
    <w:rsid w:val="003E11F6"/>
    <w:rsid w:val="003E1237"/>
    <w:rsid w:val="003E145B"/>
    <w:rsid w:val="003E2044"/>
    <w:rsid w:val="003E20B0"/>
    <w:rsid w:val="003E2574"/>
    <w:rsid w:val="003E25D8"/>
    <w:rsid w:val="003E2AE1"/>
    <w:rsid w:val="003E2B3D"/>
    <w:rsid w:val="003E2CA1"/>
    <w:rsid w:val="003E30F9"/>
    <w:rsid w:val="003E3D0F"/>
    <w:rsid w:val="003E3DD7"/>
    <w:rsid w:val="003E3F3C"/>
    <w:rsid w:val="003E3F5A"/>
    <w:rsid w:val="003E41EA"/>
    <w:rsid w:val="003E46F3"/>
    <w:rsid w:val="003E486C"/>
    <w:rsid w:val="003E4EA7"/>
    <w:rsid w:val="003E5754"/>
    <w:rsid w:val="003E5862"/>
    <w:rsid w:val="003E5981"/>
    <w:rsid w:val="003E602B"/>
    <w:rsid w:val="003E62E2"/>
    <w:rsid w:val="003E67AA"/>
    <w:rsid w:val="003E6865"/>
    <w:rsid w:val="003E6882"/>
    <w:rsid w:val="003E6BD0"/>
    <w:rsid w:val="003E6E28"/>
    <w:rsid w:val="003E7AA8"/>
    <w:rsid w:val="003E7CB0"/>
    <w:rsid w:val="003E7E2C"/>
    <w:rsid w:val="003F0760"/>
    <w:rsid w:val="003F0796"/>
    <w:rsid w:val="003F0866"/>
    <w:rsid w:val="003F0C14"/>
    <w:rsid w:val="003F0DB8"/>
    <w:rsid w:val="003F1060"/>
    <w:rsid w:val="003F10B7"/>
    <w:rsid w:val="003F118D"/>
    <w:rsid w:val="003F1211"/>
    <w:rsid w:val="003F1446"/>
    <w:rsid w:val="003F162B"/>
    <w:rsid w:val="003F16CC"/>
    <w:rsid w:val="003F17B5"/>
    <w:rsid w:val="003F2728"/>
    <w:rsid w:val="003F287F"/>
    <w:rsid w:val="003F2B4A"/>
    <w:rsid w:val="003F2BA3"/>
    <w:rsid w:val="003F2C1B"/>
    <w:rsid w:val="003F2C9A"/>
    <w:rsid w:val="003F30FA"/>
    <w:rsid w:val="003F36F6"/>
    <w:rsid w:val="003F4161"/>
    <w:rsid w:val="003F433B"/>
    <w:rsid w:val="003F438D"/>
    <w:rsid w:val="003F43B9"/>
    <w:rsid w:val="003F442D"/>
    <w:rsid w:val="003F4ADA"/>
    <w:rsid w:val="003F4E68"/>
    <w:rsid w:val="003F4EAB"/>
    <w:rsid w:val="003F4F2C"/>
    <w:rsid w:val="003F5732"/>
    <w:rsid w:val="003F5EEF"/>
    <w:rsid w:val="003F6244"/>
    <w:rsid w:val="003F62D3"/>
    <w:rsid w:val="003F6621"/>
    <w:rsid w:val="003F682B"/>
    <w:rsid w:val="003F695C"/>
    <w:rsid w:val="003F696F"/>
    <w:rsid w:val="003F69E7"/>
    <w:rsid w:val="003F6EF1"/>
    <w:rsid w:val="003F7607"/>
    <w:rsid w:val="003F76E1"/>
    <w:rsid w:val="003F784D"/>
    <w:rsid w:val="003F79C7"/>
    <w:rsid w:val="003F7B55"/>
    <w:rsid w:val="003F7CA3"/>
    <w:rsid w:val="0040015D"/>
    <w:rsid w:val="004005F1"/>
    <w:rsid w:val="00400644"/>
    <w:rsid w:val="00400CAB"/>
    <w:rsid w:val="00400CDC"/>
    <w:rsid w:val="0040121D"/>
    <w:rsid w:val="0040173E"/>
    <w:rsid w:val="00401CCA"/>
    <w:rsid w:val="00401E24"/>
    <w:rsid w:val="00401FCF"/>
    <w:rsid w:val="004022D5"/>
    <w:rsid w:val="0040230D"/>
    <w:rsid w:val="0040246C"/>
    <w:rsid w:val="00402551"/>
    <w:rsid w:val="00402640"/>
    <w:rsid w:val="0040277E"/>
    <w:rsid w:val="00402780"/>
    <w:rsid w:val="00402CF3"/>
    <w:rsid w:val="0040306C"/>
    <w:rsid w:val="004030F5"/>
    <w:rsid w:val="00403162"/>
    <w:rsid w:val="0040344F"/>
    <w:rsid w:val="00403675"/>
    <w:rsid w:val="004039D4"/>
    <w:rsid w:val="00403AFB"/>
    <w:rsid w:val="00403B4B"/>
    <w:rsid w:val="004043C9"/>
    <w:rsid w:val="004045D9"/>
    <w:rsid w:val="00404672"/>
    <w:rsid w:val="0040499F"/>
    <w:rsid w:val="00404BA3"/>
    <w:rsid w:val="0040508B"/>
    <w:rsid w:val="004050C5"/>
    <w:rsid w:val="004051B7"/>
    <w:rsid w:val="00405550"/>
    <w:rsid w:val="0040570B"/>
    <w:rsid w:val="0040572E"/>
    <w:rsid w:val="00405805"/>
    <w:rsid w:val="00406D2E"/>
    <w:rsid w:val="00406F3E"/>
    <w:rsid w:val="004070D2"/>
    <w:rsid w:val="00407136"/>
    <w:rsid w:val="00407888"/>
    <w:rsid w:val="00407E71"/>
    <w:rsid w:val="0041023A"/>
    <w:rsid w:val="00411C21"/>
    <w:rsid w:val="00411C22"/>
    <w:rsid w:val="004123A3"/>
    <w:rsid w:val="004124FF"/>
    <w:rsid w:val="004128FC"/>
    <w:rsid w:val="00412A86"/>
    <w:rsid w:val="00412B5F"/>
    <w:rsid w:val="00412BDF"/>
    <w:rsid w:val="00412D8E"/>
    <w:rsid w:val="00412DB0"/>
    <w:rsid w:val="0041326B"/>
    <w:rsid w:val="004133BD"/>
    <w:rsid w:val="00413498"/>
    <w:rsid w:val="0041366B"/>
    <w:rsid w:val="004138FA"/>
    <w:rsid w:val="004138FE"/>
    <w:rsid w:val="00413A5B"/>
    <w:rsid w:val="00413E33"/>
    <w:rsid w:val="00413E80"/>
    <w:rsid w:val="00413FFD"/>
    <w:rsid w:val="0041412E"/>
    <w:rsid w:val="00414352"/>
    <w:rsid w:val="0041446A"/>
    <w:rsid w:val="0041544D"/>
    <w:rsid w:val="0041564F"/>
    <w:rsid w:val="004156AE"/>
    <w:rsid w:val="004158FC"/>
    <w:rsid w:val="0041598E"/>
    <w:rsid w:val="00415BFD"/>
    <w:rsid w:val="00415DFA"/>
    <w:rsid w:val="004166B6"/>
    <w:rsid w:val="00416BF4"/>
    <w:rsid w:val="00416C23"/>
    <w:rsid w:val="004170B2"/>
    <w:rsid w:val="004171C6"/>
    <w:rsid w:val="00417390"/>
    <w:rsid w:val="00417D5F"/>
    <w:rsid w:val="00417EA9"/>
    <w:rsid w:val="0042041A"/>
    <w:rsid w:val="004208E4"/>
    <w:rsid w:val="00420B2B"/>
    <w:rsid w:val="00420BED"/>
    <w:rsid w:val="00421475"/>
    <w:rsid w:val="00421C8C"/>
    <w:rsid w:val="00421D01"/>
    <w:rsid w:val="00421D4A"/>
    <w:rsid w:val="00421E5F"/>
    <w:rsid w:val="00422095"/>
    <w:rsid w:val="004220E8"/>
    <w:rsid w:val="00422143"/>
    <w:rsid w:val="00422181"/>
    <w:rsid w:val="00422465"/>
    <w:rsid w:val="00422482"/>
    <w:rsid w:val="0042249F"/>
    <w:rsid w:val="00422531"/>
    <w:rsid w:val="00422BB9"/>
    <w:rsid w:val="00422D1E"/>
    <w:rsid w:val="00422DEC"/>
    <w:rsid w:val="00422F36"/>
    <w:rsid w:val="004231A5"/>
    <w:rsid w:val="00423458"/>
    <w:rsid w:val="0042349C"/>
    <w:rsid w:val="00423687"/>
    <w:rsid w:val="00423BBD"/>
    <w:rsid w:val="00424128"/>
    <w:rsid w:val="004244ED"/>
    <w:rsid w:val="004249A2"/>
    <w:rsid w:val="004263CF"/>
    <w:rsid w:val="0042654A"/>
    <w:rsid w:val="00426C56"/>
    <w:rsid w:val="004273D7"/>
    <w:rsid w:val="004279AA"/>
    <w:rsid w:val="00430392"/>
    <w:rsid w:val="004304DB"/>
    <w:rsid w:val="00430537"/>
    <w:rsid w:val="004305D1"/>
    <w:rsid w:val="0043072B"/>
    <w:rsid w:val="00430B36"/>
    <w:rsid w:val="00430BE9"/>
    <w:rsid w:val="00430DF1"/>
    <w:rsid w:val="00431451"/>
    <w:rsid w:val="004316B6"/>
    <w:rsid w:val="00431746"/>
    <w:rsid w:val="00431F0F"/>
    <w:rsid w:val="00432259"/>
    <w:rsid w:val="00432439"/>
    <w:rsid w:val="00432A3A"/>
    <w:rsid w:val="00432BB1"/>
    <w:rsid w:val="00432C70"/>
    <w:rsid w:val="00432D46"/>
    <w:rsid w:val="00432D9F"/>
    <w:rsid w:val="00433104"/>
    <w:rsid w:val="004332AB"/>
    <w:rsid w:val="0043366D"/>
    <w:rsid w:val="00433877"/>
    <w:rsid w:val="004339CE"/>
    <w:rsid w:val="004342C5"/>
    <w:rsid w:val="0043468D"/>
    <w:rsid w:val="00434A53"/>
    <w:rsid w:val="00434B54"/>
    <w:rsid w:val="00434E36"/>
    <w:rsid w:val="00434FFC"/>
    <w:rsid w:val="004350E8"/>
    <w:rsid w:val="004352DE"/>
    <w:rsid w:val="00435413"/>
    <w:rsid w:val="004357F0"/>
    <w:rsid w:val="0043581A"/>
    <w:rsid w:val="00435A09"/>
    <w:rsid w:val="00435A44"/>
    <w:rsid w:val="00435ADF"/>
    <w:rsid w:val="00435B36"/>
    <w:rsid w:val="00435F0F"/>
    <w:rsid w:val="00436029"/>
    <w:rsid w:val="00436268"/>
    <w:rsid w:val="004365E8"/>
    <w:rsid w:val="0043675C"/>
    <w:rsid w:val="00436AFA"/>
    <w:rsid w:val="004373E2"/>
    <w:rsid w:val="0043756C"/>
    <w:rsid w:val="0043768D"/>
    <w:rsid w:val="00437829"/>
    <w:rsid w:val="00437933"/>
    <w:rsid w:val="00437A38"/>
    <w:rsid w:val="00437B22"/>
    <w:rsid w:val="00437E9A"/>
    <w:rsid w:val="00437F5E"/>
    <w:rsid w:val="00440687"/>
    <w:rsid w:val="0044083C"/>
    <w:rsid w:val="00440867"/>
    <w:rsid w:val="004408A6"/>
    <w:rsid w:val="004408E7"/>
    <w:rsid w:val="00440994"/>
    <w:rsid w:val="00441029"/>
    <w:rsid w:val="00441053"/>
    <w:rsid w:val="00441055"/>
    <w:rsid w:val="00441509"/>
    <w:rsid w:val="00441955"/>
    <w:rsid w:val="00441A21"/>
    <w:rsid w:val="00441BCD"/>
    <w:rsid w:val="0044234C"/>
    <w:rsid w:val="00442581"/>
    <w:rsid w:val="00442693"/>
    <w:rsid w:val="00442734"/>
    <w:rsid w:val="00442799"/>
    <w:rsid w:val="00442951"/>
    <w:rsid w:val="00442A6D"/>
    <w:rsid w:val="00442AFF"/>
    <w:rsid w:val="00442B83"/>
    <w:rsid w:val="00442F24"/>
    <w:rsid w:val="004431FB"/>
    <w:rsid w:val="0044354D"/>
    <w:rsid w:val="00443555"/>
    <w:rsid w:val="00443651"/>
    <w:rsid w:val="00443950"/>
    <w:rsid w:val="004439BC"/>
    <w:rsid w:val="00443AD8"/>
    <w:rsid w:val="0044401A"/>
    <w:rsid w:val="0044428F"/>
    <w:rsid w:val="0044474D"/>
    <w:rsid w:val="004448DA"/>
    <w:rsid w:val="00444A25"/>
    <w:rsid w:val="00444AC6"/>
    <w:rsid w:val="00444CFA"/>
    <w:rsid w:val="00444E27"/>
    <w:rsid w:val="00445145"/>
    <w:rsid w:val="00445491"/>
    <w:rsid w:val="004456BC"/>
    <w:rsid w:val="00445834"/>
    <w:rsid w:val="0044591F"/>
    <w:rsid w:val="00445ACF"/>
    <w:rsid w:val="00445AD0"/>
    <w:rsid w:val="00445F1F"/>
    <w:rsid w:val="0044660D"/>
    <w:rsid w:val="0044662F"/>
    <w:rsid w:val="004466EA"/>
    <w:rsid w:val="00446732"/>
    <w:rsid w:val="0044689E"/>
    <w:rsid w:val="00446A05"/>
    <w:rsid w:val="00446CE9"/>
    <w:rsid w:val="00447935"/>
    <w:rsid w:val="00447C77"/>
    <w:rsid w:val="0045010B"/>
    <w:rsid w:val="004504E0"/>
    <w:rsid w:val="004506A9"/>
    <w:rsid w:val="00450CFC"/>
    <w:rsid w:val="004517FB"/>
    <w:rsid w:val="00451ACF"/>
    <w:rsid w:val="00451BD2"/>
    <w:rsid w:val="00451C1E"/>
    <w:rsid w:val="0045251E"/>
    <w:rsid w:val="00452741"/>
    <w:rsid w:val="004529D1"/>
    <w:rsid w:val="00452B27"/>
    <w:rsid w:val="00452F50"/>
    <w:rsid w:val="004534E2"/>
    <w:rsid w:val="004536F4"/>
    <w:rsid w:val="00453A68"/>
    <w:rsid w:val="0045402B"/>
    <w:rsid w:val="0045405E"/>
    <w:rsid w:val="00454067"/>
    <w:rsid w:val="004540A3"/>
    <w:rsid w:val="004541AF"/>
    <w:rsid w:val="004544F5"/>
    <w:rsid w:val="00454850"/>
    <w:rsid w:val="00454F2A"/>
    <w:rsid w:val="0045503C"/>
    <w:rsid w:val="0045561A"/>
    <w:rsid w:val="00455629"/>
    <w:rsid w:val="004557ED"/>
    <w:rsid w:val="0045594F"/>
    <w:rsid w:val="00455C09"/>
    <w:rsid w:val="00455C69"/>
    <w:rsid w:val="00455E7A"/>
    <w:rsid w:val="004562B7"/>
    <w:rsid w:val="0045639A"/>
    <w:rsid w:val="00456779"/>
    <w:rsid w:val="00456910"/>
    <w:rsid w:val="004569AA"/>
    <w:rsid w:val="00456B5A"/>
    <w:rsid w:val="00456F82"/>
    <w:rsid w:val="0045728A"/>
    <w:rsid w:val="004572EB"/>
    <w:rsid w:val="004600A4"/>
    <w:rsid w:val="004600E6"/>
    <w:rsid w:val="004603AC"/>
    <w:rsid w:val="00460483"/>
    <w:rsid w:val="004604EA"/>
    <w:rsid w:val="00460596"/>
    <w:rsid w:val="00460D58"/>
    <w:rsid w:val="00461080"/>
    <w:rsid w:val="00461A7D"/>
    <w:rsid w:val="004620F7"/>
    <w:rsid w:val="00462112"/>
    <w:rsid w:val="0046216D"/>
    <w:rsid w:val="0046285B"/>
    <w:rsid w:val="0046286E"/>
    <w:rsid w:val="00462B70"/>
    <w:rsid w:val="00462C65"/>
    <w:rsid w:val="00462FF9"/>
    <w:rsid w:val="0046322E"/>
    <w:rsid w:val="00463AAA"/>
    <w:rsid w:val="00463AC4"/>
    <w:rsid w:val="00463AFE"/>
    <w:rsid w:val="00463C74"/>
    <w:rsid w:val="004643A4"/>
    <w:rsid w:val="004643E4"/>
    <w:rsid w:val="0046493B"/>
    <w:rsid w:val="00464AD9"/>
    <w:rsid w:val="00464DC2"/>
    <w:rsid w:val="00465165"/>
    <w:rsid w:val="0046534D"/>
    <w:rsid w:val="004655E5"/>
    <w:rsid w:val="00465713"/>
    <w:rsid w:val="00465DC6"/>
    <w:rsid w:val="004661A9"/>
    <w:rsid w:val="0046636B"/>
    <w:rsid w:val="004664CB"/>
    <w:rsid w:val="004665ED"/>
    <w:rsid w:val="0046680B"/>
    <w:rsid w:val="0046692B"/>
    <w:rsid w:val="00466B3F"/>
    <w:rsid w:val="00466DA5"/>
    <w:rsid w:val="00466F40"/>
    <w:rsid w:val="00467575"/>
    <w:rsid w:val="004677EE"/>
    <w:rsid w:val="00467D5F"/>
    <w:rsid w:val="00467DE4"/>
    <w:rsid w:val="0047035E"/>
    <w:rsid w:val="004704D5"/>
    <w:rsid w:val="004705D8"/>
    <w:rsid w:val="0047080E"/>
    <w:rsid w:val="0047092E"/>
    <w:rsid w:val="004713A1"/>
    <w:rsid w:val="004718F6"/>
    <w:rsid w:val="00471B97"/>
    <w:rsid w:val="00471C5F"/>
    <w:rsid w:val="00471DD3"/>
    <w:rsid w:val="00471FBE"/>
    <w:rsid w:val="004729AB"/>
    <w:rsid w:val="00472AD6"/>
    <w:rsid w:val="00472F4E"/>
    <w:rsid w:val="00472FC6"/>
    <w:rsid w:val="004733DC"/>
    <w:rsid w:val="0047355C"/>
    <w:rsid w:val="00473652"/>
    <w:rsid w:val="00473967"/>
    <w:rsid w:val="00473979"/>
    <w:rsid w:val="00473AA2"/>
    <w:rsid w:val="0047461B"/>
    <w:rsid w:val="00474F3F"/>
    <w:rsid w:val="004755A8"/>
    <w:rsid w:val="004757E4"/>
    <w:rsid w:val="00475B49"/>
    <w:rsid w:val="00475BCF"/>
    <w:rsid w:val="00475CC5"/>
    <w:rsid w:val="0047626D"/>
    <w:rsid w:val="0047649F"/>
    <w:rsid w:val="004764AA"/>
    <w:rsid w:val="00476510"/>
    <w:rsid w:val="00476677"/>
    <w:rsid w:val="0047777B"/>
    <w:rsid w:val="00477FF3"/>
    <w:rsid w:val="00480091"/>
    <w:rsid w:val="00480435"/>
    <w:rsid w:val="0048057F"/>
    <w:rsid w:val="00480602"/>
    <w:rsid w:val="0048086D"/>
    <w:rsid w:val="00480C55"/>
    <w:rsid w:val="00481753"/>
    <w:rsid w:val="00481A21"/>
    <w:rsid w:val="00481DBF"/>
    <w:rsid w:val="00481E73"/>
    <w:rsid w:val="00482149"/>
    <w:rsid w:val="004822A9"/>
    <w:rsid w:val="00482601"/>
    <w:rsid w:val="0048262F"/>
    <w:rsid w:val="00482A2A"/>
    <w:rsid w:val="00482B1D"/>
    <w:rsid w:val="00482B7A"/>
    <w:rsid w:val="00483089"/>
    <w:rsid w:val="0048362E"/>
    <w:rsid w:val="00483684"/>
    <w:rsid w:val="004836A8"/>
    <w:rsid w:val="004838FA"/>
    <w:rsid w:val="00483938"/>
    <w:rsid w:val="00483E4F"/>
    <w:rsid w:val="00484068"/>
    <w:rsid w:val="0048464F"/>
    <w:rsid w:val="00484AE8"/>
    <w:rsid w:val="00484EB3"/>
    <w:rsid w:val="0048538F"/>
    <w:rsid w:val="0048545E"/>
    <w:rsid w:val="0048557A"/>
    <w:rsid w:val="00485DD3"/>
    <w:rsid w:val="0048615F"/>
    <w:rsid w:val="004861AD"/>
    <w:rsid w:val="0048676D"/>
    <w:rsid w:val="00486D44"/>
    <w:rsid w:val="00486E22"/>
    <w:rsid w:val="004876F8"/>
    <w:rsid w:val="004877FF"/>
    <w:rsid w:val="00487CB0"/>
    <w:rsid w:val="004906C1"/>
    <w:rsid w:val="004906CC"/>
    <w:rsid w:val="004908B0"/>
    <w:rsid w:val="00490AF9"/>
    <w:rsid w:val="00490DD3"/>
    <w:rsid w:val="0049116D"/>
    <w:rsid w:val="004913CD"/>
    <w:rsid w:val="0049149F"/>
    <w:rsid w:val="00491974"/>
    <w:rsid w:val="00491D87"/>
    <w:rsid w:val="004924F7"/>
    <w:rsid w:val="00492812"/>
    <w:rsid w:val="004929B1"/>
    <w:rsid w:val="00492A19"/>
    <w:rsid w:val="00492C8F"/>
    <w:rsid w:val="00492CCE"/>
    <w:rsid w:val="00492ECD"/>
    <w:rsid w:val="0049339E"/>
    <w:rsid w:val="00493785"/>
    <w:rsid w:val="004937EE"/>
    <w:rsid w:val="004938F2"/>
    <w:rsid w:val="00493E5E"/>
    <w:rsid w:val="00493F03"/>
    <w:rsid w:val="00493F35"/>
    <w:rsid w:val="00494200"/>
    <w:rsid w:val="004945FD"/>
    <w:rsid w:val="004947EF"/>
    <w:rsid w:val="00494884"/>
    <w:rsid w:val="00494980"/>
    <w:rsid w:val="00494A30"/>
    <w:rsid w:val="00494C45"/>
    <w:rsid w:val="00494C9F"/>
    <w:rsid w:val="00494F0C"/>
    <w:rsid w:val="004958E5"/>
    <w:rsid w:val="00495BA0"/>
    <w:rsid w:val="00495CC7"/>
    <w:rsid w:val="00495CF3"/>
    <w:rsid w:val="00495D08"/>
    <w:rsid w:val="00495E30"/>
    <w:rsid w:val="00495F31"/>
    <w:rsid w:val="00496003"/>
    <w:rsid w:val="004961AD"/>
    <w:rsid w:val="0049622A"/>
    <w:rsid w:val="00496470"/>
    <w:rsid w:val="004966ED"/>
    <w:rsid w:val="00496F30"/>
    <w:rsid w:val="00497366"/>
    <w:rsid w:val="00497479"/>
    <w:rsid w:val="004975C0"/>
    <w:rsid w:val="00497696"/>
    <w:rsid w:val="004979FF"/>
    <w:rsid w:val="00497CC6"/>
    <w:rsid w:val="00497D88"/>
    <w:rsid w:val="00497DC2"/>
    <w:rsid w:val="004A0992"/>
    <w:rsid w:val="004A0D50"/>
    <w:rsid w:val="004A0D82"/>
    <w:rsid w:val="004A0F91"/>
    <w:rsid w:val="004A1020"/>
    <w:rsid w:val="004A11B8"/>
    <w:rsid w:val="004A13A9"/>
    <w:rsid w:val="004A1C43"/>
    <w:rsid w:val="004A1CB2"/>
    <w:rsid w:val="004A1EF0"/>
    <w:rsid w:val="004A2086"/>
    <w:rsid w:val="004A23AB"/>
    <w:rsid w:val="004A25DC"/>
    <w:rsid w:val="004A265A"/>
    <w:rsid w:val="004A286B"/>
    <w:rsid w:val="004A29CF"/>
    <w:rsid w:val="004A2AB5"/>
    <w:rsid w:val="004A2CC9"/>
    <w:rsid w:val="004A2E94"/>
    <w:rsid w:val="004A3071"/>
    <w:rsid w:val="004A3331"/>
    <w:rsid w:val="004A3517"/>
    <w:rsid w:val="004A367D"/>
    <w:rsid w:val="004A3C83"/>
    <w:rsid w:val="004A4033"/>
    <w:rsid w:val="004A44D6"/>
    <w:rsid w:val="004A4C74"/>
    <w:rsid w:val="004A4DA7"/>
    <w:rsid w:val="004A5366"/>
    <w:rsid w:val="004A548D"/>
    <w:rsid w:val="004A54A8"/>
    <w:rsid w:val="004A556B"/>
    <w:rsid w:val="004A569F"/>
    <w:rsid w:val="004A5A2B"/>
    <w:rsid w:val="004A6083"/>
    <w:rsid w:val="004A626E"/>
    <w:rsid w:val="004A6324"/>
    <w:rsid w:val="004A644F"/>
    <w:rsid w:val="004A64C7"/>
    <w:rsid w:val="004A6765"/>
    <w:rsid w:val="004A67E1"/>
    <w:rsid w:val="004A6F27"/>
    <w:rsid w:val="004A73F5"/>
    <w:rsid w:val="004A75D2"/>
    <w:rsid w:val="004A7B47"/>
    <w:rsid w:val="004A7BC7"/>
    <w:rsid w:val="004A7BF9"/>
    <w:rsid w:val="004B1A2D"/>
    <w:rsid w:val="004B1BD3"/>
    <w:rsid w:val="004B1C95"/>
    <w:rsid w:val="004B1F00"/>
    <w:rsid w:val="004B2664"/>
    <w:rsid w:val="004B27DF"/>
    <w:rsid w:val="004B2B0B"/>
    <w:rsid w:val="004B2B38"/>
    <w:rsid w:val="004B2C51"/>
    <w:rsid w:val="004B2E54"/>
    <w:rsid w:val="004B2FDA"/>
    <w:rsid w:val="004B32A6"/>
    <w:rsid w:val="004B35FC"/>
    <w:rsid w:val="004B3B79"/>
    <w:rsid w:val="004B3D47"/>
    <w:rsid w:val="004B4111"/>
    <w:rsid w:val="004B46C5"/>
    <w:rsid w:val="004B49AE"/>
    <w:rsid w:val="004B4ECC"/>
    <w:rsid w:val="004B4F08"/>
    <w:rsid w:val="004B4F8B"/>
    <w:rsid w:val="004B5896"/>
    <w:rsid w:val="004B5A83"/>
    <w:rsid w:val="004B5B7C"/>
    <w:rsid w:val="004B5DF4"/>
    <w:rsid w:val="004B6243"/>
    <w:rsid w:val="004B66D9"/>
    <w:rsid w:val="004B6B45"/>
    <w:rsid w:val="004B6FE6"/>
    <w:rsid w:val="004B7156"/>
    <w:rsid w:val="004B7443"/>
    <w:rsid w:val="004B77E4"/>
    <w:rsid w:val="004B7D6F"/>
    <w:rsid w:val="004B7D91"/>
    <w:rsid w:val="004C02A4"/>
    <w:rsid w:val="004C05D7"/>
    <w:rsid w:val="004C06FA"/>
    <w:rsid w:val="004C125C"/>
    <w:rsid w:val="004C13F0"/>
    <w:rsid w:val="004C1412"/>
    <w:rsid w:val="004C1ACA"/>
    <w:rsid w:val="004C1C7A"/>
    <w:rsid w:val="004C2A27"/>
    <w:rsid w:val="004C2C6E"/>
    <w:rsid w:val="004C3417"/>
    <w:rsid w:val="004C34BB"/>
    <w:rsid w:val="004C382C"/>
    <w:rsid w:val="004C39A3"/>
    <w:rsid w:val="004C39CF"/>
    <w:rsid w:val="004C3B1F"/>
    <w:rsid w:val="004C3FC1"/>
    <w:rsid w:val="004C4488"/>
    <w:rsid w:val="004C450F"/>
    <w:rsid w:val="004C4A87"/>
    <w:rsid w:val="004C4BAC"/>
    <w:rsid w:val="004C4C61"/>
    <w:rsid w:val="004C5954"/>
    <w:rsid w:val="004C5A59"/>
    <w:rsid w:val="004C5E1C"/>
    <w:rsid w:val="004C64F5"/>
    <w:rsid w:val="004C6511"/>
    <w:rsid w:val="004C65CD"/>
    <w:rsid w:val="004C6615"/>
    <w:rsid w:val="004C66C2"/>
    <w:rsid w:val="004C66C4"/>
    <w:rsid w:val="004C6AA0"/>
    <w:rsid w:val="004C71E3"/>
    <w:rsid w:val="004C7427"/>
    <w:rsid w:val="004C7709"/>
    <w:rsid w:val="004D053D"/>
    <w:rsid w:val="004D05A5"/>
    <w:rsid w:val="004D0794"/>
    <w:rsid w:val="004D07A4"/>
    <w:rsid w:val="004D0AEE"/>
    <w:rsid w:val="004D1315"/>
    <w:rsid w:val="004D1729"/>
    <w:rsid w:val="004D1D8B"/>
    <w:rsid w:val="004D1E03"/>
    <w:rsid w:val="004D2115"/>
    <w:rsid w:val="004D2508"/>
    <w:rsid w:val="004D284E"/>
    <w:rsid w:val="004D2CB1"/>
    <w:rsid w:val="004D3206"/>
    <w:rsid w:val="004D3748"/>
    <w:rsid w:val="004D3821"/>
    <w:rsid w:val="004D3D05"/>
    <w:rsid w:val="004D4109"/>
    <w:rsid w:val="004D4131"/>
    <w:rsid w:val="004D4164"/>
    <w:rsid w:val="004D41AB"/>
    <w:rsid w:val="004D45C0"/>
    <w:rsid w:val="004D4C40"/>
    <w:rsid w:val="004D4F56"/>
    <w:rsid w:val="004D5013"/>
    <w:rsid w:val="004D5288"/>
    <w:rsid w:val="004D5335"/>
    <w:rsid w:val="004D53AB"/>
    <w:rsid w:val="004D55CC"/>
    <w:rsid w:val="004D56B0"/>
    <w:rsid w:val="004D5F36"/>
    <w:rsid w:val="004D60BA"/>
    <w:rsid w:val="004D63E2"/>
    <w:rsid w:val="004D663A"/>
    <w:rsid w:val="004D6A2A"/>
    <w:rsid w:val="004D6C61"/>
    <w:rsid w:val="004D700B"/>
    <w:rsid w:val="004D713A"/>
    <w:rsid w:val="004D75A7"/>
    <w:rsid w:val="004E0325"/>
    <w:rsid w:val="004E0A97"/>
    <w:rsid w:val="004E0DBC"/>
    <w:rsid w:val="004E1030"/>
    <w:rsid w:val="004E11F0"/>
    <w:rsid w:val="004E1DBE"/>
    <w:rsid w:val="004E1E06"/>
    <w:rsid w:val="004E1F00"/>
    <w:rsid w:val="004E21B3"/>
    <w:rsid w:val="004E24D6"/>
    <w:rsid w:val="004E267D"/>
    <w:rsid w:val="004E2ABD"/>
    <w:rsid w:val="004E2ADB"/>
    <w:rsid w:val="004E2CDC"/>
    <w:rsid w:val="004E2DA6"/>
    <w:rsid w:val="004E2E7E"/>
    <w:rsid w:val="004E2FFC"/>
    <w:rsid w:val="004E3031"/>
    <w:rsid w:val="004E3720"/>
    <w:rsid w:val="004E3A81"/>
    <w:rsid w:val="004E3BE1"/>
    <w:rsid w:val="004E3BF6"/>
    <w:rsid w:val="004E3C59"/>
    <w:rsid w:val="004E3C77"/>
    <w:rsid w:val="004E47E9"/>
    <w:rsid w:val="004E4846"/>
    <w:rsid w:val="004E4FA2"/>
    <w:rsid w:val="004E5246"/>
    <w:rsid w:val="004E5354"/>
    <w:rsid w:val="004E53CF"/>
    <w:rsid w:val="004E553D"/>
    <w:rsid w:val="004E5C0B"/>
    <w:rsid w:val="004E5DE9"/>
    <w:rsid w:val="004E6010"/>
    <w:rsid w:val="004E60AB"/>
    <w:rsid w:val="004E6B03"/>
    <w:rsid w:val="004E6B49"/>
    <w:rsid w:val="004E6BA7"/>
    <w:rsid w:val="004E6DFA"/>
    <w:rsid w:val="004E6E1A"/>
    <w:rsid w:val="004E6E39"/>
    <w:rsid w:val="004E6E97"/>
    <w:rsid w:val="004E6E9A"/>
    <w:rsid w:val="004E6EF8"/>
    <w:rsid w:val="004E731D"/>
    <w:rsid w:val="004E74CD"/>
    <w:rsid w:val="004F0153"/>
    <w:rsid w:val="004F02D6"/>
    <w:rsid w:val="004F04C8"/>
    <w:rsid w:val="004F0AF4"/>
    <w:rsid w:val="004F0C2C"/>
    <w:rsid w:val="004F0F6B"/>
    <w:rsid w:val="004F10E6"/>
    <w:rsid w:val="004F11D1"/>
    <w:rsid w:val="004F1257"/>
    <w:rsid w:val="004F128F"/>
    <w:rsid w:val="004F14D9"/>
    <w:rsid w:val="004F15EE"/>
    <w:rsid w:val="004F1F17"/>
    <w:rsid w:val="004F2010"/>
    <w:rsid w:val="004F2513"/>
    <w:rsid w:val="004F2568"/>
    <w:rsid w:val="004F25EF"/>
    <w:rsid w:val="004F291D"/>
    <w:rsid w:val="004F2A43"/>
    <w:rsid w:val="004F2D22"/>
    <w:rsid w:val="004F2E6B"/>
    <w:rsid w:val="004F3DDB"/>
    <w:rsid w:val="004F3EA0"/>
    <w:rsid w:val="004F3F1F"/>
    <w:rsid w:val="004F4081"/>
    <w:rsid w:val="004F4644"/>
    <w:rsid w:val="004F4CC8"/>
    <w:rsid w:val="004F4D71"/>
    <w:rsid w:val="004F4F78"/>
    <w:rsid w:val="004F50F0"/>
    <w:rsid w:val="004F55FC"/>
    <w:rsid w:val="004F5C7F"/>
    <w:rsid w:val="004F5D7C"/>
    <w:rsid w:val="004F5FC5"/>
    <w:rsid w:val="004F67B4"/>
    <w:rsid w:val="004F7448"/>
    <w:rsid w:val="004F7908"/>
    <w:rsid w:val="004F7C7E"/>
    <w:rsid w:val="004F7E72"/>
    <w:rsid w:val="005001C4"/>
    <w:rsid w:val="00500D99"/>
    <w:rsid w:val="00500FB4"/>
    <w:rsid w:val="005010A0"/>
    <w:rsid w:val="0050135B"/>
    <w:rsid w:val="0050183F"/>
    <w:rsid w:val="005018A8"/>
    <w:rsid w:val="005018CE"/>
    <w:rsid w:val="005021EF"/>
    <w:rsid w:val="005022F7"/>
    <w:rsid w:val="0050292B"/>
    <w:rsid w:val="00503580"/>
    <w:rsid w:val="00503629"/>
    <w:rsid w:val="00503A6A"/>
    <w:rsid w:val="00503AB0"/>
    <w:rsid w:val="00504A0A"/>
    <w:rsid w:val="00504B2D"/>
    <w:rsid w:val="00504DDF"/>
    <w:rsid w:val="00504EE2"/>
    <w:rsid w:val="00505A5A"/>
    <w:rsid w:val="00506090"/>
    <w:rsid w:val="005066F2"/>
    <w:rsid w:val="00506802"/>
    <w:rsid w:val="00506A6A"/>
    <w:rsid w:val="00506C44"/>
    <w:rsid w:val="005076ED"/>
    <w:rsid w:val="005076FC"/>
    <w:rsid w:val="00507757"/>
    <w:rsid w:val="00507BEB"/>
    <w:rsid w:val="005102F0"/>
    <w:rsid w:val="00510A6D"/>
    <w:rsid w:val="00510C06"/>
    <w:rsid w:val="005116A7"/>
    <w:rsid w:val="0051183B"/>
    <w:rsid w:val="005118C9"/>
    <w:rsid w:val="00511934"/>
    <w:rsid w:val="00511BB1"/>
    <w:rsid w:val="00511F0A"/>
    <w:rsid w:val="005124B4"/>
    <w:rsid w:val="00512763"/>
    <w:rsid w:val="005128AA"/>
    <w:rsid w:val="005134B0"/>
    <w:rsid w:val="005137DF"/>
    <w:rsid w:val="005137EA"/>
    <w:rsid w:val="00513A23"/>
    <w:rsid w:val="00513ECC"/>
    <w:rsid w:val="0051409D"/>
    <w:rsid w:val="00514187"/>
    <w:rsid w:val="00514205"/>
    <w:rsid w:val="005142ED"/>
    <w:rsid w:val="0051470C"/>
    <w:rsid w:val="00514AD2"/>
    <w:rsid w:val="00514B11"/>
    <w:rsid w:val="00514BDD"/>
    <w:rsid w:val="00514BE9"/>
    <w:rsid w:val="00514D07"/>
    <w:rsid w:val="00514EDF"/>
    <w:rsid w:val="00514FCE"/>
    <w:rsid w:val="00514FF0"/>
    <w:rsid w:val="00515827"/>
    <w:rsid w:val="005158F4"/>
    <w:rsid w:val="005163FB"/>
    <w:rsid w:val="00516C8F"/>
    <w:rsid w:val="005170FC"/>
    <w:rsid w:val="0051774B"/>
    <w:rsid w:val="00517831"/>
    <w:rsid w:val="00517D27"/>
    <w:rsid w:val="00517D40"/>
    <w:rsid w:val="00517EAB"/>
    <w:rsid w:val="00517F39"/>
    <w:rsid w:val="0052002F"/>
    <w:rsid w:val="0052034A"/>
    <w:rsid w:val="005203E3"/>
    <w:rsid w:val="0052040A"/>
    <w:rsid w:val="0052045A"/>
    <w:rsid w:val="00520BA3"/>
    <w:rsid w:val="00520CAA"/>
    <w:rsid w:val="00521078"/>
    <w:rsid w:val="005212EA"/>
    <w:rsid w:val="00521951"/>
    <w:rsid w:val="0052218C"/>
    <w:rsid w:val="005226C3"/>
    <w:rsid w:val="00522AB4"/>
    <w:rsid w:val="005232AD"/>
    <w:rsid w:val="005232C5"/>
    <w:rsid w:val="00523841"/>
    <w:rsid w:val="0052480D"/>
    <w:rsid w:val="00524999"/>
    <w:rsid w:val="00524A8C"/>
    <w:rsid w:val="00524E47"/>
    <w:rsid w:val="00524F19"/>
    <w:rsid w:val="00524FF7"/>
    <w:rsid w:val="00525158"/>
    <w:rsid w:val="005251E8"/>
    <w:rsid w:val="00525280"/>
    <w:rsid w:val="005252E7"/>
    <w:rsid w:val="0052597D"/>
    <w:rsid w:val="00525C4C"/>
    <w:rsid w:val="00526242"/>
    <w:rsid w:val="0052686E"/>
    <w:rsid w:val="005268F3"/>
    <w:rsid w:val="00526F09"/>
    <w:rsid w:val="00526F70"/>
    <w:rsid w:val="0052712C"/>
    <w:rsid w:val="005276C0"/>
    <w:rsid w:val="005277BF"/>
    <w:rsid w:val="00527984"/>
    <w:rsid w:val="00527B00"/>
    <w:rsid w:val="00527B44"/>
    <w:rsid w:val="00527CA0"/>
    <w:rsid w:val="0053055E"/>
    <w:rsid w:val="00530B0F"/>
    <w:rsid w:val="00530D37"/>
    <w:rsid w:val="00530D6F"/>
    <w:rsid w:val="00531343"/>
    <w:rsid w:val="0053153A"/>
    <w:rsid w:val="005319FA"/>
    <w:rsid w:val="00531BCC"/>
    <w:rsid w:val="00532088"/>
    <w:rsid w:val="00532122"/>
    <w:rsid w:val="0053220D"/>
    <w:rsid w:val="005322AA"/>
    <w:rsid w:val="00532C5B"/>
    <w:rsid w:val="0053312C"/>
    <w:rsid w:val="0053341C"/>
    <w:rsid w:val="00533511"/>
    <w:rsid w:val="0053361F"/>
    <w:rsid w:val="005338D7"/>
    <w:rsid w:val="00533FEE"/>
    <w:rsid w:val="005342A0"/>
    <w:rsid w:val="005344B4"/>
    <w:rsid w:val="005347C5"/>
    <w:rsid w:val="00534E96"/>
    <w:rsid w:val="00535044"/>
    <w:rsid w:val="0053517E"/>
    <w:rsid w:val="0053526E"/>
    <w:rsid w:val="0053548B"/>
    <w:rsid w:val="005356E2"/>
    <w:rsid w:val="00535741"/>
    <w:rsid w:val="00535ADA"/>
    <w:rsid w:val="00535D5C"/>
    <w:rsid w:val="00535FC0"/>
    <w:rsid w:val="00536062"/>
    <w:rsid w:val="00536275"/>
    <w:rsid w:val="0053635E"/>
    <w:rsid w:val="005368D2"/>
    <w:rsid w:val="00536A5F"/>
    <w:rsid w:val="00536B59"/>
    <w:rsid w:val="00537283"/>
    <w:rsid w:val="00537D2A"/>
    <w:rsid w:val="0054015E"/>
    <w:rsid w:val="005409BF"/>
    <w:rsid w:val="00541251"/>
    <w:rsid w:val="0054128E"/>
    <w:rsid w:val="00541932"/>
    <w:rsid w:val="00541B13"/>
    <w:rsid w:val="00541D23"/>
    <w:rsid w:val="00541E22"/>
    <w:rsid w:val="00541F75"/>
    <w:rsid w:val="0054234F"/>
    <w:rsid w:val="0054240A"/>
    <w:rsid w:val="00542492"/>
    <w:rsid w:val="0054278E"/>
    <w:rsid w:val="00542836"/>
    <w:rsid w:val="00542F26"/>
    <w:rsid w:val="00543375"/>
    <w:rsid w:val="005434B8"/>
    <w:rsid w:val="005438D7"/>
    <w:rsid w:val="00543920"/>
    <w:rsid w:val="005440BF"/>
    <w:rsid w:val="00544870"/>
    <w:rsid w:val="005448A2"/>
    <w:rsid w:val="00544E7D"/>
    <w:rsid w:val="00545311"/>
    <w:rsid w:val="0054548E"/>
    <w:rsid w:val="00545661"/>
    <w:rsid w:val="00545C00"/>
    <w:rsid w:val="00545DF0"/>
    <w:rsid w:val="00546023"/>
    <w:rsid w:val="00546058"/>
    <w:rsid w:val="005465F0"/>
    <w:rsid w:val="00546746"/>
    <w:rsid w:val="005467FE"/>
    <w:rsid w:val="005468B9"/>
    <w:rsid w:val="00546AB5"/>
    <w:rsid w:val="00546BCA"/>
    <w:rsid w:val="00546F6F"/>
    <w:rsid w:val="00547084"/>
    <w:rsid w:val="00547627"/>
    <w:rsid w:val="00547B1F"/>
    <w:rsid w:val="00547BD4"/>
    <w:rsid w:val="00550C8B"/>
    <w:rsid w:val="00550EFC"/>
    <w:rsid w:val="005514AF"/>
    <w:rsid w:val="00551835"/>
    <w:rsid w:val="00551FDF"/>
    <w:rsid w:val="0055206D"/>
    <w:rsid w:val="005528DE"/>
    <w:rsid w:val="00552C6B"/>
    <w:rsid w:val="00552D4C"/>
    <w:rsid w:val="00552EC5"/>
    <w:rsid w:val="0055362F"/>
    <w:rsid w:val="0055368C"/>
    <w:rsid w:val="00553778"/>
    <w:rsid w:val="00553848"/>
    <w:rsid w:val="00553D6C"/>
    <w:rsid w:val="0055413F"/>
    <w:rsid w:val="005544DD"/>
    <w:rsid w:val="0055454E"/>
    <w:rsid w:val="00554841"/>
    <w:rsid w:val="005549AA"/>
    <w:rsid w:val="005549B1"/>
    <w:rsid w:val="00554A0A"/>
    <w:rsid w:val="00554B89"/>
    <w:rsid w:val="00555160"/>
    <w:rsid w:val="00555657"/>
    <w:rsid w:val="005558DF"/>
    <w:rsid w:val="005559BC"/>
    <w:rsid w:val="00555FEA"/>
    <w:rsid w:val="00556770"/>
    <w:rsid w:val="00556B1A"/>
    <w:rsid w:val="00556B1F"/>
    <w:rsid w:val="00556B99"/>
    <w:rsid w:val="00556BB2"/>
    <w:rsid w:val="00556D13"/>
    <w:rsid w:val="00556F1E"/>
    <w:rsid w:val="005572F4"/>
    <w:rsid w:val="005574DE"/>
    <w:rsid w:val="00557920"/>
    <w:rsid w:val="005579FD"/>
    <w:rsid w:val="00557B9C"/>
    <w:rsid w:val="00557EA3"/>
    <w:rsid w:val="00557FF9"/>
    <w:rsid w:val="00560144"/>
    <w:rsid w:val="0056035C"/>
    <w:rsid w:val="005603B8"/>
    <w:rsid w:val="0056099F"/>
    <w:rsid w:val="00560B6E"/>
    <w:rsid w:val="00560E50"/>
    <w:rsid w:val="00560E8F"/>
    <w:rsid w:val="005610C2"/>
    <w:rsid w:val="005619F9"/>
    <w:rsid w:val="00561A42"/>
    <w:rsid w:val="00561F6D"/>
    <w:rsid w:val="0056206C"/>
    <w:rsid w:val="0056221C"/>
    <w:rsid w:val="00562524"/>
    <w:rsid w:val="00562A18"/>
    <w:rsid w:val="00563603"/>
    <w:rsid w:val="00563820"/>
    <w:rsid w:val="005638C9"/>
    <w:rsid w:val="005638CD"/>
    <w:rsid w:val="005639B8"/>
    <w:rsid w:val="00563BEA"/>
    <w:rsid w:val="00563C1D"/>
    <w:rsid w:val="00563CB1"/>
    <w:rsid w:val="00563D3F"/>
    <w:rsid w:val="00564EC8"/>
    <w:rsid w:val="00565118"/>
    <w:rsid w:val="005652F0"/>
    <w:rsid w:val="005654F9"/>
    <w:rsid w:val="005655FE"/>
    <w:rsid w:val="00565A34"/>
    <w:rsid w:val="0056601B"/>
    <w:rsid w:val="0056606F"/>
    <w:rsid w:val="00566345"/>
    <w:rsid w:val="00566356"/>
    <w:rsid w:val="0056638B"/>
    <w:rsid w:val="00566ABD"/>
    <w:rsid w:val="00566B9F"/>
    <w:rsid w:val="00566CB7"/>
    <w:rsid w:val="00567097"/>
    <w:rsid w:val="00567189"/>
    <w:rsid w:val="0056743E"/>
    <w:rsid w:val="00567838"/>
    <w:rsid w:val="00567848"/>
    <w:rsid w:val="00567A2F"/>
    <w:rsid w:val="00567DD3"/>
    <w:rsid w:val="0057011D"/>
    <w:rsid w:val="00570152"/>
    <w:rsid w:val="0057088B"/>
    <w:rsid w:val="00570AD2"/>
    <w:rsid w:val="00570F55"/>
    <w:rsid w:val="00571380"/>
    <w:rsid w:val="005718B0"/>
    <w:rsid w:val="00571EEB"/>
    <w:rsid w:val="0057209F"/>
    <w:rsid w:val="005720EE"/>
    <w:rsid w:val="00572140"/>
    <w:rsid w:val="0057235E"/>
    <w:rsid w:val="00572393"/>
    <w:rsid w:val="00572609"/>
    <w:rsid w:val="00572B3B"/>
    <w:rsid w:val="00572BA4"/>
    <w:rsid w:val="00572E2E"/>
    <w:rsid w:val="00572F67"/>
    <w:rsid w:val="005734B8"/>
    <w:rsid w:val="00573BDB"/>
    <w:rsid w:val="00573D31"/>
    <w:rsid w:val="00573F4B"/>
    <w:rsid w:val="00574393"/>
    <w:rsid w:val="00574484"/>
    <w:rsid w:val="005749B1"/>
    <w:rsid w:val="00574B7F"/>
    <w:rsid w:val="00575706"/>
    <w:rsid w:val="00575DDD"/>
    <w:rsid w:val="00576074"/>
    <w:rsid w:val="005761FB"/>
    <w:rsid w:val="005766D9"/>
    <w:rsid w:val="00576F3F"/>
    <w:rsid w:val="00577093"/>
    <w:rsid w:val="00577224"/>
    <w:rsid w:val="005772BB"/>
    <w:rsid w:val="0057738A"/>
    <w:rsid w:val="00577398"/>
    <w:rsid w:val="00577DC1"/>
    <w:rsid w:val="00577EB9"/>
    <w:rsid w:val="00577EDF"/>
    <w:rsid w:val="00577FC0"/>
    <w:rsid w:val="00577FD0"/>
    <w:rsid w:val="005801B0"/>
    <w:rsid w:val="005801DF"/>
    <w:rsid w:val="00580824"/>
    <w:rsid w:val="00580EEE"/>
    <w:rsid w:val="00580F05"/>
    <w:rsid w:val="005811F3"/>
    <w:rsid w:val="00581569"/>
    <w:rsid w:val="00581574"/>
    <w:rsid w:val="005816F7"/>
    <w:rsid w:val="0058175F"/>
    <w:rsid w:val="005819FF"/>
    <w:rsid w:val="00581C20"/>
    <w:rsid w:val="00581D31"/>
    <w:rsid w:val="00581F3D"/>
    <w:rsid w:val="00582039"/>
    <w:rsid w:val="00582448"/>
    <w:rsid w:val="00582770"/>
    <w:rsid w:val="00582E25"/>
    <w:rsid w:val="00583069"/>
    <w:rsid w:val="00583934"/>
    <w:rsid w:val="0058404B"/>
    <w:rsid w:val="0058409A"/>
    <w:rsid w:val="00584365"/>
    <w:rsid w:val="0058439F"/>
    <w:rsid w:val="005848CB"/>
    <w:rsid w:val="00584972"/>
    <w:rsid w:val="00584B1A"/>
    <w:rsid w:val="0058513A"/>
    <w:rsid w:val="0058513F"/>
    <w:rsid w:val="00585532"/>
    <w:rsid w:val="005859D7"/>
    <w:rsid w:val="00585AB9"/>
    <w:rsid w:val="00585B21"/>
    <w:rsid w:val="00585B3A"/>
    <w:rsid w:val="00585D36"/>
    <w:rsid w:val="00586161"/>
    <w:rsid w:val="005861CF"/>
    <w:rsid w:val="005865CD"/>
    <w:rsid w:val="00586842"/>
    <w:rsid w:val="00586BAB"/>
    <w:rsid w:val="00586DE2"/>
    <w:rsid w:val="0058705E"/>
    <w:rsid w:val="005876AC"/>
    <w:rsid w:val="0058777A"/>
    <w:rsid w:val="00587BAC"/>
    <w:rsid w:val="00587CC1"/>
    <w:rsid w:val="0059005D"/>
    <w:rsid w:val="005900A0"/>
    <w:rsid w:val="00590245"/>
    <w:rsid w:val="0059079F"/>
    <w:rsid w:val="005907CA"/>
    <w:rsid w:val="00590A03"/>
    <w:rsid w:val="005910FB"/>
    <w:rsid w:val="00591183"/>
    <w:rsid w:val="005912E3"/>
    <w:rsid w:val="00591831"/>
    <w:rsid w:val="00591E22"/>
    <w:rsid w:val="00591ED9"/>
    <w:rsid w:val="00591F6C"/>
    <w:rsid w:val="0059221C"/>
    <w:rsid w:val="005926BC"/>
    <w:rsid w:val="00592DD3"/>
    <w:rsid w:val="00592E63"/>
    <w:rsid w:val="00592ECD"/>
    <w:rsid w:val="00593CD1"/>
    <w:rsid w:val="00594190"/>
    <w:rsid w:val="005942D0"/>
    <w:rsid w:val="005946DC"/>
    <w:rsid w:val="00594F30"/>
    <w:rsid w:val="00595751"/>
    <w:rsid w:val="005959EA"/>
    <w:rsid w:val="00595A10"/>
    <w:rsid w:val="00595BF7"/>
    <w:rsid w:val="00596178"/>
    <w:rsid w:val="00596252"/>
    <w:rsid w:val="00596305"/>
    <w:rsid w:val="005964CA"/>
    <w:rsid w:val="00596A76"/>
    <w:rsid w:val="00596B4F"/>
    <w:rsid w:val="00596D97"/>
    <w:rsid w:val="00596E42"/>
    <w:rsid w:val="00597443"/>
    <w:rsid w:val="00597475"/>
    <w:rsid w:val="00597ABB"/>
    <w:rsid w:val="00597BA8"/>
    <w:rsid w:val="00597C1E"/>
    <w:rsid w:val="00597E91"/>
    <w:rsid w:val="00597EEB"/>
    <w:rsid w:val="00597F8A"/>
    <w:rsid w:val="00597FC7"/>
    <w:rsid w:val="005A0222"/>
    <w:rsid w:val="005A05E5"/>
    <w:rsid w:val="005A0719"/>
    <w:rsid w:val="005A082D"/>
    <w:rsid w:val="005A0B5A"/>
    <w:rsid w:val="005A0BF4"/>
    <w:rsid w:val="005A0C8E"/>
    <w:rsid w:val="005A0D01"/>
    <w:rsid w:val="005A0FF5"/>
    <w:rsid w:val="005A1250"/>
    <w:rsid w:val="005A1E1A"/>
    <w:rsid w:val="005A1E89"/>
    <w:rsid w:val="005A223F"/>
    <w:rsid w:val="005A2312"/>
    <w:rsid w:val="005A234F"/>
    <w:rsid w:val="005A25A5"/>
    <w:rsid w:val="005A2815"/>
    <w:rsid w:val="005A2983"/>
    <w:rsid w:val="005A298C"/>
    <w:rsid w:val="005A2A37"/>
    <w:rsid w:val="005A3170"/>
    <w:rsid w:val="005A31F0"/>
    <w:rsid w:val="005A348C"/>
    <w:rsid w:val="005A3931"/>
    <w:rsid w:val="005A3A75"/>
    <w:rsid w:val="005A3F6B"/>
    <w:rsid w:val="005A42AF"/>
    <w:rsid w:val="005A4335"/>
    <w:rsid w:val="005A47AF"/>
    <w:rsid w:val="005A4828"/>
    <w:rsid w:val="005A4959"/>
    <w:rsid w:val="005A4992"/>
    <w:rsid w:val="005A4F07"/>
    <w:rsid w:val="005A4FA2"/>
    <w:rsid w:val="005A545D"/>
    <w:rsid w:val="005A577A"/>
    <w:rsid w:val="005A57CA"/>
    <w:rsid w:val="005A58C0"/>
    <w:rsid w:val="005A5BAE"/>
    <w:rsid w:val="005A623F"/>
    <w:rsid w:val="005A65FA"/>
    <w:rsid w:val="005A6711"/>
    <w:rsid w:val="005A6759"/>
    <w:rsid w:val="005A6B9F"/>
    <w:rsid w:val="005A6EF8"/>
    <w:rsid w:val="005A6FB3"/>
    <w:rsid w:val="005A779D"/>
    <w:rsid w:val="005A7871"/>
    <w:rsid w:val="005A7ECE"/>
    <w:rsid w:val="005A7F1C"/>
    <w:rsid w:val="005B00D3"/>
    <w:rsid w:val="005B02FA"/>
    <w:rsid w:val="005B0604"/>
    <w:rsid w:val="005B0D0B"/>
    <w:rsid w:val="005B1251"/>
    <w:rsid w:val="005B13BF"/>
    <w:rsid w:val="005B159C"/>
    <w:rsid w:val="005B16AC"/>
    <w:rsid w:val="005B1701"/>
    <w:rsid w:val="005B17BB"/>
    <w:rsid w:val="005B1859"/>
    <w:rsid w:val="005B246E"/>
    <w:rsid w:val="005B2907"/>
    <w:rsid w:val="005B2B04"/>
    <w:rsid w:val="005B2E16"/>
    <w:rsid w:val="005B367E"/>
    <w:rsid w:val="005B36A1"/>
    <w:rsid w:val="005B3B2A"/>
    <w:rsid w:val="005B5072"/>
    <w:rsid w:val="005B54B7"/>
    <w:rsid w:val="005B5EE0"/>
    <w:rsid w:val="005B6009"/>
    <w:rsid w:val="005B6068"/>
    <w:rsid w:val="005B61D8"/>
    <w:rsid w:val="005B62FC"/>
    <w:rsid w:val="005B6ACE"/>
    <w:rsid w:val="005B6F71"/>
    <w:rsid w:val="005B74F4"/>
    <w:rsid w:val="005B772C"/>
    <w:rsid w:val="005B7755"/>
    <w:rsid w:val="005B7835"/>
    <w:rsid w:val="005B783F"/>
    <w:rsid w:val="005C0204"/>
    <w:rsid w:val="005C09A4"/>
    <w:rsid w:val="005C0E64"/>
    <w:rsid w:val="005C134D"/>
    <w:rsid w:val="005C1A49"/>
    <w:rsid w:val="005C1A71"/>
    <w:rsid w:val="005C1BDE"/>
    <w:rsid w:val="005C221F"/>
    <w:rsid w:val="005C271E"/>
    <w:rsid w:val="005C29B5"/>
    <w:rsid w:val="005C2B10"/>
    <w:rsid w:val="005C2CBE"/>
    <w:rsid w:val="005C371B"/>
    <w:rsid w:val="005C3873"/>
    <w:rsid w:val="005C3EFA"/>
    <w:rsid w:val="005C43F8"/>
    <w:rsid w:val="005C4B93"/>
    <w:rsid w:val="005C50C3"/>
    <w:rsid w:val="005C522D"/>
    <w:rsid w:val="005C5AFA"/>
    <w:rsid w:val="005C6418"/>
    <w:rsid w:val="005C655A"/>
    <w:rsid w:val="005C67FD"/>
    <w:rsid w:val="005C6933"/>
    <w:rsid w:val="005C6EBD"/>
    <w:rsid w:val="005C6FCD"/>
    <w:rsid w:val="005C70AE"/>
    <w:rsid w:val="005C73B0"/>
    <w:rsid w:val="005C7408"/>
    <w:rsid w:val="005C7C1B"/>
    <w:rsid w:val="005C7F7F"/>
    <w:rsid w:val="005D0074"/>
    <w:rsid w:val="005D02A8"/>
    <w:rsid w:val="005D0481"/>
    <w:rsid w:val="005D05D1"/>
    <w:rsid w:val="005D05FA"/>
    <w:rsid w:val="005D0687"/>
    <w:rsid w:val="005D0793"/>
    <w:rsid w:val="005D07AB"/>
    <w:rsid w:val="005D0824"/>
    <w:rsid w:val="005D0D60"/>
    <w:rsid w:val="005D1545"/>
    <w:rsid w:val="005D1DB8"/>
    <w:rsid w:val="005D2141"/>
    <w:rsid w:val="005D22AA"/>
    <w:rsid w:val="005D2319"/>
    <w:rsid w:val="005D2543"/>
    <w:rsid w:val="005D2777"/>
    <w:rsid w:val="005D296D"/>
    <w:rsid w:val="005D2AC9"/>
    <w:rsid w:val="005D2D9C"/>
    <w:rsid w:val="005D2F5D"/>
    <w:rsid w:val="005D3A3A"/>
    <w:rsid w:val="005D42FA"/>
    <w:rsid w:val="005D4323"/>
    <w:rsid w:val="005D44BF"/>
    <w:rsid w:val="005D499F"/>
    <w:rsid w:val="005D4BF8"/>
    <w:rsid w:val="005D4CEC"/>
    <w:rsid w:val="005D4E17"/>
    <w:rsid w:val="005D4EFA"/>
    <w:rsid w:val="005D5058"/>
    <w:rsid w:val="005D50AD"/>
    <w:rsid w:val="005D5150"/>
    <w:rsid w:val="005D554B"/>
    <w:rsid w:val="005D58D2"/>
    <w:rsid w:val="005D5E1E"/>
    <w:rsid w:val="005D5E82"/>
    <w:rsid w:val="005D6248"/>
    <w:rsid w:val="005D62AB"/>
    <w:rsid w:val="005D63D9"/>
    <w:rsid w:val="005D6442"/>
    <w:rsid w:val="005D64E1"/>
    <w:rsid w:val="005D68AD"/>
    <w:rsid w:val="005D6B41"/>
    <w:rsid w:val="005D6C8D"/>
    <w:rsid w:val="005D6D43"/>
    <w:rsid w:val="005D6FAE"/>
    <w:rsid w:val="005D780B"/>
    <w:rsid w:val="005D782E"/>
    <w:rsid w:val="005D7CAC"/>
    <w:rsid w:val="005E005E"/>
    <w:rsid w:val="005E03B9"/>
    <w:rsid w:val="005E0DB3"/>
    <w:rsid w:val="005E0E58"/>
    <w:rsid w:val="005E117D"/>
    <w:rsid w:val="005E1583"/>
    <w:rsid w:val="005E15DE"/>
    <w:rsid w:val="005E167C"/>
    <w:rsid w:val="005E1870"/>
    <w:rsid w:val="005E18BE"/>
    <w:rsid w:val="005E19D2"/>
    <w:rsid w:val="005E1FA0"/>
    <w:rsid w:val="005E21B2"/>
    <w:rsid w:val="005E221F"/>
    <w:rsid w:val="005E225E"/>
    <w:rsid w:val="005E22BB"/>
    <w:rsid w:val="005E23F2"/>
    <w:rsid w:val="005E2735"/>
    <w:rsid w:val="005E2942"/>
    <w:rsid w:val="005E309C"/>
    <w:rsid w:val="005E338C"/>
    <w:rsid w:val="005E352C"/>
    <w:rsid w:val="005E3617"/>
    <w:rsid w:val="005E36A4"/>
    <w:rsid w:val="005E3981"/>
    <w:rsid w:val="005E3AD1"/>
    <w:rsid w:val="005E403F"/>
    <w:rsid w:val="005E45C7"/>
    <w:rsid w:val="005E46AB"/>
    <w:rsid w:val="005E472F"/>
    <w:rsid w:val="005E4903"/>
    <w:rsid w:val="005E4C4C"/>
    <w:rsid w:val="005E5327"/>
    <w:rsid w:val="005E540E"/>
    <w:rsid w:val="005E55A5"/>
    <w:rsid w:val="005E565B"/>
    <w:rsid w:val="005E584A"/>
    <w:rsid w:val="005E5DF5"/>
    <w:rsid w:val="005E5F80"/>
    <w:rsid w:val="005E5FEF"/>
    <w:rsid w:val="005E6035"/>
    <w:rsid w:val="005E606C"/>
    <w:rsid w:val="005E6480"/>
    <w:rsid w:val="005E6501"/>
    <w:rsid w:val="005E6B0D"/>
    <w:rsid w:val="005E6F57"/>
    <w:rsid w:val="005E6FEF"/>
    <w:rsid w:val="005E7044"/>
    <w:rsid w:val="005E714D"/>
    <w:rsid w:val="005E73C9"/>
    <w:rsid w:val="005E7472"/>
    <w:rsid w:val="005E7755"/>
    <w:rsid w:val="005E7A80"/>
    <w:rsid w:val="005F06FB"/>
    <w:rsid w:val="005F07C1"/>
    <w:rsid w:val="005F0E1A"/>
    <w:rsid w:val="005F10FB"/>
    <w:rsid w:val="005F1359"/>
    <w:rsid w:val="005F13B7"/>
    <w:rsid w:val="005F1503"/>
    <w:rsid w:val="005F17B2"/>
    <w:rsid w:val="005F1A6D"/>
    <w:rsid w:val="005F1E23"/>
    <w:rsid w:val="005F2144"/>
    <w:rsid w:val="005F2423"/>
    <w:rsid w:val="005F2680"/>
    <w:rsid w:val="005F27F5"/>
    <w:rsid w:val="005F2842"/>
    <w:rsid w:val="005F2C1C"/>
    <w:rsid w:val="005F2C83"/>
    <w:rsid w:val="005F2D97"/>
    <w:rsid w:val="005F2F63"/>
    <w:rsid w:val="005F33BE"/>
    <w:rsid w:val="005F352B"/>
    <w:rsid w:val="005F3E0E"/>
    <w:rsid w:val="005F45A6"/>
    <w:rsid w:val="005F4825"/>
    <w:rsid w:val="005F48DC"/>
    <w:rsid w:val="005F4FF3"/>
    <w:rsid w:val="005F512B"/>
    <w:rsid w:val="005F5643"/>
    <w:rsid w:val="005F5B1A"/>
    <w:rsid w:val="005F5F1D"/>
    <w:rsid w:val="005F66B2"/>
    <w:rsid w:val="005F6791"/>
    <w:rsid w:val="005F7286"/>
    <w:rsid w:val="005F7832"/>
    <w:rsid w:val="006002C1"/>
    <w:rsid w:val="00600319"/>
    <w:rsid w:val="00600704"/>
    <w:rsid w:val="00600EB3"/>
    <w:rsid w:val="00600EC7"/>
    <w:rsid w:val="0060103B"/>
    <w:rsid w:val="0060122F"/>
    <w:rsid w:val="00601593"/>
    <w:rsid w:val="006017C5"/>
    <w:rsid w:val="00601C71"/>
    <w:rsid w:val="006022AD"/>
    <w:rsid w:val="0060233F"/>
    <w:rsid w:val="0060246B"/>
    <w:rsid w:val="006027AF"/>
    <w:rsid w:val="00602873"/>
    <w:rsid w:val="00602B65"/>
    <w:rsid w:val="00602BD9"/>
    <w:rsid w:val="00603587"/>
    <w:rsid w:val="006038BE"/>
    <w:rsid w:val="006040BB"/>
    <w:rsid w:val="006041E7"/>
    <w:rsid w:val="00604773"/>
    <w:rsid w:val="006049A6"/>
    <w:rsid w:val="00604DCD"/>
    <w:rsid w:val="00605061"/>
    <w:rsid w:val="0060513A"/>
    <w:rsid w:val="00605286"/>
    <w:rsid w:val="00605500"/>
    <w:rsid w:val="006056A7"/>
    <w:rsid w:val="00605E73"/>
    <w:rsid w:val="006060D4"/>
    <w:rsid w:val="0060631A"/>
    <w:rsid w:val="006067B9"/>
    <w:rsid w:val="00606B5F"/>
    <w:rsid w:val="00606D18"/>
    <w:rsid w:val="00606E11"/>
    <w:rsid w:val="00607503"/>
    <w:rsid w:val="00607530"/>
    <w:rsid w:val="006078D8"/>
    <w:rsid w:val="00607986"/>
    <w:rsid w:val="00607A83"/>
    <w:rsid w:val="00607E6E"/>
    <w:rsid w:val="0061022D"/>
    <w:rsid w:val="006104C3"/>
    <w:rsid w:val="0061074A"/>
    <w:rsid w:val="0061077E"/>
    <w:rsid w:val="00610780"/>
    <w:rsid w:val="00610BD2"/>
    <w:rsid w:val="00610FCF"/>
    <w:rsid w:val="006110FE"/>
    <w:rsid w:val="00611346"/>
    <w:rsid w:val="00611B7F"/>
    <w:rsid w:val="00611DBA"/>
    <w:rsid w:val="0061232E"/>
    <w:rsid w:val="006126EF"/>
    <w:rsid w:val="0061289B"/>
    <w:rsid w:val="00613081"/>
    <w:rsid w:val="006130EB"/>
    <w:rsid w:val="00613F04"/>
    <w:rsid w:val="006141E6"/>
    <w:rsid w:val="00614298"/>
    <w:rsid w:val="00614960"/>
    <w:rsid w:val="00614C0A"/>
    <w:rsid w:val="00614FC8"/>
    <w:rsid w:val="006151E0"/>
    <w:rsid w:val="0061556D"/>
    <w:rsid w:val="006158FA"/>
    <w:rsid w:val="006159F4"/>
    <w:rsid w:val="006161C9"/>
    <w:rsid w:val="006162C8"/>
    <w:rsid w:val="006165E0"/>
    <w:rsid w:val="0061675E"/>
    <w:rsid w:val="006169AF"/>
    <w:rsid w:val="0061737C"/>
    <w:rsid w:val="0061787E"/>
    <w:rsid w:val="00617AAA"/>
    <w:rsid w:val="00617B98"/>
    <w:rsid w:val="00617F39"/>
    <w:rsid w:val="006200EA"/>
    <w:rsid w:val="00620491"/>
    <w:rsid w:val="006204B1"/>
    <w:rsid w:val="00620598"/>
    <w:rsid w:val="00620797"/>
    <w:rsid w:val="00620C7E"/>
    <w:rsid w:val="00621602"/>
    <w:rsid w:val="006216F4"/>
    <w:rsid w:val="00621940"/>
    <w:rsid w:val="0062194A"/>
    <w:rsid w:val="00621CB8"/>
    <w:rsid w:val="00621FF5"/>
    <w:rsid w:val="006221F4"/>
    <w:rsid w:val="0062228A"/>
    <w:rsid w:val="00622401"/>
    <w:rsid w:val="006226D1"/>
    <w:rsid w:val="00622BE0"/>
    <w:rsid w:val="00622C39"/>
    <w:rsid w:val="00622EF6"/>
    <w:rsid w:val="006230BA"/>
    <w:rsid w:val="0062340C"/>
    <w:rsid w:val="00623667"/>
    <w:rsid w:val="00623911"/>
    <w:rsid w:val="006239BE"/>
    <w:rsid w:val="00623B00"/>
    <w:rsid w:val="00623CFF"/>
    <w:rsid w:val="00623FF5"/>
    <w:rsid w:val="00624793"/>
    <w:rsid w:val="006247BB"/>
    <w:rsid w:val="00624AD2"/>
    <w:rsid w:val="00624BC2"/>
    <w:rsid w:val="00624EDF"/>
    <w:rsid w:val="00624FD2"/>
    <w:rsid w:val="006254DA"/>
    <w:rsid w:val="00625539"/>
    <w:rsid w:val="0062590A"/>
    <w:rsid w:val="00625B51"/>
    <w:rsid w:val="00625BC0"/>
    <w:rsid w:val="00625D7D"/>
    <w:rsid w:val="006262B0"/>
    <w:rsid w:val="006262CD"/>
    <w:rsid w:val="00626431"/>
    <w:rsid w:val="00626438"/>
    <w:rsid w:val="00626AAD"/>
    <w:rsid w:val="006271A0"/>
    <w:rsid w:val="00627207"/>
    <w:rsid w:val="006277CC"/>
    <w:rsid w:val="0062788F"/>
    <w:rsid w:val="00630163"/>
    <w:rsid w:val="0063078D"/>
    <w:rsid w:val="00630F6B"/>
    <w:rsid w:val="0063124B"/>
    <w:rsid w:val="0063187D"/>
    <w:rsid w:val="00631A73"/>
    <w:rsid w:val="00631B62"/>
    <w:rsid w:val="00631FBE"/>
    <w:rsid w:val="006321E1"/>
    <w:rsid w:val="00632D1E"/>
    <w:rsid w:val="0063304A"/>
    <w:rsid w:val="00633082"/>
    <w:rsid w:val="00633446"/>
    <w:rsid w:val="0063367A"/>
    <w:rsid w:val="006337B6"/>
    <w:rsid w:val="00633C7C"/>
    <w:rsid w:val="00634079"/>
    <w:rsid w:val="006340D1"/>
    <w:rsid w:val="00634100"/>
    <w:rsid w:val="00634164"/>
    <w:rsid w:val="00634610"/>
    <w:rsid w:val="00634659"/>
    <w:rsid w:val="00634711"/>
    <w:rsid w:val="00634869"/>
    <w:rsid w:val="006348BE"/>
    <w:rsid w:val="00634B72"/>
    <w:rsid w:val="00634C91"/>
    <w:rsid w:val="0063515F"/>
    <w:rsid w:val="00635169"/>
    <w:rsid w:val="006351E3"/>
    <w:rsid w:val="00635282"/>
    <w:rsid w:val="00635456"/>
    <w:rsid w:val="00635E96"/>
    <w:rsid w:val="0063641D"/>
    <w:rsid w:val="006364D2"/>
    <w:rsid w:val="006364FA"/>
    <w:rsid w:val="00636621"/>
    <w:rsid w:val="00636983"/>
    <w:rsid w:val="006369BA"/>
    <w:rsid w:val="00636B5E"/>
    <w:rsid w:val="00636C59"/>
    <w:rsid w:val="00636E66"/>
    <w:rsid w:val="006370CB"/>
    <w:rsid w:val="0063793B"/>
    <w:rsid w:val="00637BEE"/>
    <w:rsid w:val="00637D7A"/>
    <w:rsid w:val="00637DFC"/>
    <w:rsid w:val="00637FD5"/>
    <w:rsid w:val="00640031"/>
    <w:rsid w:val="0064010E"/>
    <w:rsid w:val="006402C7"/>
    <w:rsid w:val="006409DE"/>
    <w:rsid w:val="00640C30"/>
    <w:rsid w:val="00640EA3"/>
    <w:rsid w:val="00641334"/>
    <w:rsid w:val="006413ED"/>
    <w:rsid w:val="00641876"/>
    <w:rsid w:val="00641CAB"/>
    <w:rsid w:val="00641D70"/>
    <w:rsid w:val="00641FF0"/>
    <w:rsid w:val="006420CE"/>
    <w:rsid w:val="006431CB"/>
    <w:rsid w:val="006433E0"/>
    <w:rsid w:val="00643969"/>
    <w:rsid w:val="006439A7"/>
    <w:rsid w:val="006439DF"/>
    <w:rsid w:val="00643ED5"/>
    <w:rsid w:val="00643FCA"/>
    <w:rsid w:val="00644012"/>
    <w:rsid w:val="00644159"/>
    <w:rsid w:val="006444DE"/>
    <w:rsid w:val="00644711"/>
    <w:rsid w:val="006447DE"/>
    <w:rsid w:val="0064496F"/>
    <w:rsid w:val="00644B9E"/>
    <w:rsid w:val="00644C96"/>
    <w:rsid w:val="00645233"/>
    <w:rsid w:val="00645948"/>
    <w:rsid w:val="006459E1"/>
    <w:rsid w:val="00645AF5"/>
    <w:rsid w:val="00645D4E"/>
    <w:rsid w:val="00645D93"/>
    <w:rsid w:val="00646003"/>
    <w:rsid w:val="00646513"/>
    <w:rsid w:val="006465B9"/>
    <w:rsid w:val="00646B57"/>
    <w:rsid w:val="006472CB"/>
    <w:rsid w:val="006476B1"/>
    <w:rsid w:val="006477AE"/>
    <w:rsid w:val="006479F4"/>
    <w:rsid w:val="00647AAB"/>
    <w:rsid w:val="00647E4A"/>
    <w:rsid w:val="00650692"/>
    <w:rsid w:val="0065095B"/>
    <w:rsid w:val="00650964"/>
    <w:rsid w:val="00651108"/>
    <w:rsid w:val="0065117A"/>
    <w:rsid w:val="0065124C"/>
    <w:rsid w:val="00651370"/>
    <w:rsid w:val="006514CA"/>
    <w:rsid w:val="00651912"/>
    <w:rsid w:val="00651D6F"/>
    <w:rsid w:val="00651DE2"/>
    <w:rsid w:val="00651E3D"/>
    <w:rsid w:val="00651F25"/>
    <w:rsid w:val="00652826"/>
    <w:rsid w:val="00652C9C"/>
    <w:rsid w:val="00653BAF"/>
    <w:rsid w:val="00653CA8"/>
    <w:rsid w:val="00653E6E"/>
    <w:rsid w:val="00653F3A"/>
    <w:rsid w:val="00654077"/>
    <w:rsid w:val="006542BD"/>
    <w:rsid w:val="006542EA"/>
    <w:rsid w:val="006542F5"/>
    <w:rsid w:val="00654596"/>
    <w:rsid w:val="006546FB"/>
    <w:rsid w:val="00654A16"/>
    <w:rsid w:val="00654CD0"/>
    <w:rsid w:val="006551E6"/>
    <w:rsid w:val="00655742"/>
    <w:rsid w:val="0065582D"/>
    <w:rsid w:val="00655A02"/>
    <w:rsid w:val="00655E72"/>
    <w:rsid w:val="0065630E"/>
    <w:rsid w:val="00656468"/>
    <w:rsid w:val="0065655F"/>
    <w:rsid w:val="0065667D"/>
    <w:rsid w:val="006566BD"/>
    <w:rsid w:val="006568A1"/>
    <w:rsid w:val="0065694B"/>
    <w:rsid w:val="0065771B"/>
    <w:rsid w:val="006577BF"/>
    <w:rsid w:val="006578C2"/>
    <w:rsid w:val="00657981"/>
    <w:rsid w:val="00657AD9"/>
    <w:rsid w:val="00657DA5"/>
    <w:rsid w:val="006600EC"/>
    <w:rsid w:val="006605D5"/>
    <w:rsid w:val="00660848"/>
    <w:rsid w:val="00661B5A"/>
    <w:rsid w:val="00661C11"/>
    <w:rsid w:val="00661C67"/>
    <w:rsid w:val="00661D31"/>
    <w:rsid w:val="00661EDB"/>
    <w:rsid w:val="0066218F"/>
    <w:rsid w:val="006621AB"/>
    <w:rsid w:val="00662A0E"/>
    <w:rsid w:val="006636B8"/>
    <w:rsid w:val="006637B7"/>
    <w:rsid w:val="006637EB"/>
    <w:rsid w:val="0066393D"/>
    <w:rsid w:val="00664265"/>
    <w:rsid w:val="0066449C"/>
    <w:rsid w:val="00664699"/>
    <w:rsid w:val="00664E51"/>
    <w:rsid w:val="00665013"/>
    <w:rsid w:val="0066511D"/>
    <w:rsid w:val="00665651"/>
    <w:rsid w:val="00665708"/>
    <w:rsid w:val="0066599A"/>
    <w:rsid w:val="00665AB7"/>
    <w:rsid w:val="00665D2D"/>
    <w:rsid w:val="00666058"/>
    <w:rsid w:val="00666415"/>
    <w:rsid w:val="00666432"/>
    <w:rsid w:val="006665C9"/>
    <w:rsid w:val="0066699E"/>
    <w:rsid w:val="0066779A"/>
    <w:rsid w:val="00667F27"/>
    <w:rsid w:val="00670101"/>
    <w:rsid w:val="00670122"/>
    <w:rsid w:val="00670161"/>
    <w:rsid w:val="00670405"/>
    <w:rsid w:val="0067051C"/>
    <w:rsid w:val="006706E7"/>
    <w:rsid w:val="006709E2"/>
    <w:rsid w:val="00670C91"/>
    <w:rsid w:val="006714FE"/>
    <w:rsid w:val="00671F59"/>
    <w:rsid w:val="0067223A"/>
    <w:rsid w:val="0067286E"/>
    <w:rsid w:val="00672A59"/>
    <w:rsid w:val="00672C87"/>
    <w:rsid w:val="00672CD5"/>
    <w:rsid w:val="00672F50"/>
    <w:rsid w:val="00673043"/>
    <w:rsid w:val="00673308"/>
    <w:rsid w:val="00673514"/>
    <w:rsid w:val="00673631"/>
    <w:rsid w:val="006737C6"/>
    <w:rsid w:val="00673B69"/>
    <w:rsid w:val="00673CB6"/>
    <w:rsid w:val="0067405B"/>
    <w:rsid w:val="006740A8"/>
    <w:rsid w:val="00674741"/>
    <w:rsid w:val="00674917"/>
    <w:rsid w:val="00674EEB"/>
    <w:rsid w:val="006757F3"/>
    <w:rsid w:val="00675F91"/>
    <w:rsid w:val="00676564"/>
    <w:rsid w:val="006765E2"/>
    <w:rsid w:val="00676687"/>
    <w:rsid w:val="0067705B"/>
    <w:rsid w:val="00677715"/>
    <w:rsid w:val="00677897"/>
    <w:rsid w:val="00680454"/>
    <w:rsid w:val="00680694"/>
    <w:rsid w:val="00680808"/>
    <w:rsid w:val="0068091C"/>
    <w:rsid w:val="0068093A"/>
    <w:rsid w:val="00680F3B"/>
    <w:rsid w:val="00681166"/>
    <w:rsid w:val="00681176"/>
    <w:rsid w:val="00681368"/>
    <w:rsid w:val="0068154C"/>
    <w:rsid w:val="00681DAF"/>
    <w:rsid w:val="00681FAD"/>
    <w:rsid w:val="00682248"/>
    <w:rsid w:val="006823EA"/>
    <w:rsid w:val="00682550"/>
    <w:rsid w:val="00682F3D"/>
    <w:rsid w:val="006830D4"/>
    <w:rsid w:val="00683925"/>
    <w:rsid w:val="00683CBA"/>
    <w:rsid w:val="00683D3F"/>
    <w:rsid w:val="00683D93"/>
    <w:rsid w:val="00683E7A"/>
    <w:rsid w:val="00684029"/>
    <w:rsid w:val="0068427F"/>
    <w:rsid w:val="006846FF"/>
    <w:rsid w:val="00684AEF"/>
    <w:rsid w:val="00684E28"/>
    <w:rsid w:val="00685062"/>
    <w:rsid w:val="00685397"/>
    <w:rsid w:val="00685A6A"/>
    <w:rsid w:val="00685C79"/>
    <w:rsid w:val="0068603B"/>
    <w:rsid w:val="0068635E"/>
    <w:rsid w:val="0068675F"/>
    <w:rsid w:val="00686B23"/>
    <w:rsid w:val="00686D2B"/>
    <w:rsid w:val="00686E2F"/>
    <w:rsid w:val="00687171"/>
    <w:rsid w:val="00687999"/>
    <w:rsid w:val="00687D2A"/>
    <w:rsid w:val="00687FFB"/>
    <w:rsid w:val="006900BB"/>
    <w:rsid w:val="00690655"/>
    <w:rsid w:val="00690673"/>
    <w:rsid w:val="0069077B"/>
    <w:rsid w:val="0069086B"/>
    <w:rsid w:val="006908F0"/>
    <w:rsid w:val="006909FA"/>
    <w:rsid w:val="00690BF3"/>
    <w:rsid w:val="00690C49"/>
    <w:rsid w:val="00690E29"/>
    <w:rsid w:val="00691003"/>
    <w:rsid w:val="006910E4"/>
    <w:rsid w:val="00691158"/>
    <w:rsid w:val="0069123B"/>
    <w:rsid w:val="0069136E"/>
    <w:rsid w:val="0069149D"/>
    <w:rsid w:val="00691659"/>
    <w:rsid w:val="0069175D"/>
    <w:rsid w:val="006917C7"/>
    <w:rsid w:val="00691941"/>
    <w:rsid w:val="00691FDC"/>
    <w:rsid w:val="00692144"/>
    <w:rsid w:val="0069221A"/>
    <w:rsid w:val="00692727"/>
    <w:rsid w:val="0069285D"/>
    <w:rsid w:val="00692B5D"/>
    <w:rsid w:val="00692DBC"/>
    <w:rsid w:val="006936CE"/>
    <w:rsid w:val="0069374B"/>
    <w:rsid w:val="00693762"/>
    <w:rsid w:val="006937F0"/>
    <w:rsid w:val="0069381E"/>
    <w:rsid w:val="006939C1"/>
    <w:rsid w:val="00693A55"/>
    <w:rsid w:val="00693F5A"/>
    <w:rsid w:val="006941E5"/>
    <w:rsid w:val="0069428B"/>
    <w:rsid w:val="006947F7"/>
    <w:rsid w:val="00694A47"/>
    <w:rsid w:val="00694A9B"/>
    <w:rsid w:val="00694C02"/>
    <w:rsid w:val="00695090"/>
    <w:rsid w:val="00695530"/>
    <w:rsid w:val="00695B21"/>
    <w:rsid w:val="00695F75"/>
    <w:rsid w:val="006962BB"/>
    <w:rsid w:val="0069670E"/>
    <w:rsid w:val="00696780"/>
    <w:rsid w:val="00696865"/>
    <w:rsid w:val="00696FF9"/>
    <w:rsid w:val="00697806"/>
    <w:rsid w:val="00697928"/>
    <w:rsid w:val="0069797D"/>
    <w:rsid w:val="00697983"/>
    <w:rsid w:val="00697A00"/>
    <w:rsid w:val="00697ADD"/>
    <w:rsid w:val="00697F7B"/>
    <w:rsid w:val="006A0418"/>
    <w:rsid w:val="006A05C3"/>
    <w:rsid w:val="006A06CB"/>
    <w:rsid w:val="006A0AB2"/>
    <w:rsid w:val="006A0B62"/>
    <w:rsid w:val="006A0C38"/>
    <w:rsid w:val="006A0C72"/>
    <w:rsid w:val="006A0E18"/>
    <w:rsid w:val="006A11B9"/>
    <w:rsid w:val="006A1209"/>
    <w:rsid w:val="006A1B2C"/>
    <w:rsid w:val="006A1B3F"/>
    <w:rsid w:val="006A1BB5"/>
    <w:rsid w:val="006A1BE9"/>
    <w:rsid w:val="006A1D1E"/>
    <w:rsid w:val="006A233E"/>
    <w:rsid w:val="006A2372"/>
    <w:rsid w:val="006A23D2"/>
    <w:rsid w:val="006A253D"/>
    <w:rsid w:val="006A2BEE"/>
    <w:rsid w:val="006A2D00"/>
    <w:rsid w:val="006A32BA"/>
    <w:rsid w:val="006A41BE"/>
    <w:rsid w:val="006A47E9"/>
    <w:rsid w:val="006A4982"/>
    <w:rsid w:val="006A4C05"/>
    <w:rsid w:val="006A4E1F"/>
    <w:rsid w:val="006A4F22"/>
    <w:rsid w:val="006A4FE1"/>
    <w:rsid w:val="006A538C"/>
    <w:rsid w:val="006A5492"/>
    <w:rsid w:val="006A5635"/>
    <w:rsid w:val="006A5992"/>
    <w:rsid w:val="006A5A1A"/>
    <w:rsid w:val="006A5DF3"/>
    <w:rsid w:val="006A61D7"/>
    <w:rsid w:val="006A67AC"/>
    <w:rsid w:val="006A691A"/>
    <w:rsid w:val="006A6BE7"/>
    <w:rsid w:val="006A6FB9"/>
    <w:rsid w:val="006A7029"/>
    <w:rsid w:val="006A793A"/>
    <w:rsid w:val="006A7AD8"/>
    <w:rsid w:val="006A7B38"/>
    <w:rsid w:val="006A7BB2"/>
    <w:rsid w:val="006A7F02"/>
    <w:rsid w:val="006B0427"/>
    <w:rsid w:val="006B058C"/>
    <w:rsid w:val="006B0734"/>
    <w:rsid w:val="006B0938"/>
    <w:rsid w:val="006B0A8F"/>
    <w:rsid w:val="006B0AE1"/>
    <w:rsid w:val="006B0F6B"/>
    <w:rsid w:val="006B101C"/>
    <w:rsid w:val="006B1900"/>
    <w:rsid w:val="006B1903"/>
    <w:rsid w:val="006B2152"/>
    <w:rsid w:val="006B22EA"/>
    <w:rsid w:val="006B271D"/>
    <w:rsid w:val="006B2915"/>
    <w:rsid w:val="006B2B0E"/>
    <w:rsid w:val="006B2E70"/>
    <w:rsid w:val="006B2E96"/>
    <w:rsid w:val="006B2F6E"/>
    <w:rsid w:val="006B309B"/>
    <w:rsid w:val="006B3429"/>
    <w:rsid w:val="006B34E1"/>
    <w:rsid w:val="006B385B"/>
    <w:rsid w:val="006B3931"/>
    <w:rsid w:val="006B3A0D"/>
    <w:rsid w:val="006B3AEE"/>
    <w:rsid w:val="006B3B80"/>
    <w:rsid w:val="006B3F15"/>
    <w:rsid w:val="006B3FEA"/>
    <w:rsid w:val="006B4028"/>
    <w:rsid w:val="006B40DD"/>
    <w:rsid w:val="006B421C"/>
    <w:rsid w:val="006B443C"/>
    <w:rsid w:val="006B465B"/>
    <w:rsid w:val="006B4C85"/>
    <w:rsid w:val="006B5303"/>
    <w:rsid w:val="006B5324"/>
    <w:rsid w:val="006B5475"/>
    <w:rsid w:val="006B55E1"/>
    <w:rsid w:val="006B56F2"/>
    <w:rsid w:val="006B5860"/>
    <w:rsid w:val="006B5874"/>
    <w:rsid w:val="006B5D74"/>
    <w:rsid w:val="006B65D9"/>
    <w:rsid w:val="006B6849"/>
    <w:rsid w:val="006B6AC0"/>
    <w:rsid w:val="006B6C3D"/>
    <w:rsid w:val="006B6C68"/>
    <w:rsid w:val="006B6CDE"/>
    <w:rsid w:val="006B6DFD"/>
    <w:rsid w:val="006B6EFB"/>
    <w:rsid w:val="006B7144"/>
    <w:rsid w:val="006B716E"/>
    <w:rsid w:val="006B72A4"/>
    <w:rsid w:val="006B7771"/>
    <w:rsid w:val="006B7D7E"/>
    <w:rsid w:val="006B7EB3"/>
    <w:rsid w:val="006C014B"/>
    <w:rsid w:val="006C02B8"/>
    <w:rsid w:val="006C07AF"/>
    <w:rsid w:val="006C0828"/>
    <w:rsid w:val="006C08BA"/>
    <w:rsid w:val="006C16DB"/>
    <w:rsid w:val="006C19DE"/>
    <w:rsid w:val="006C1DAE"/>
    <w:rsid w:val="006C21D9"/>
    <w:rsid w:val="006C23AE"/>
    <w:rsid w:val="006C25D7"/>
    <w:rsid w:val="006C26CE"/>
    <w:rsid w:val="006C29E9"/>
    <w:rsid w:val="006C2A0A"/>
    <w:rsid w:val="006C2B98"/>
    <w:rsid w:val="006C2BD3"/>
    <w:rsid w:val="006C2C21"/>
    <w:rsid w:val="006C2CD7"/>
    <w:rsid w:val="006C40D2"/>
    <w:rsid w:val="006C45AB"/>
    <w:rsid w:val="006C4B8F"/>
    <w:rsid w:val="006C4BC5"/>
    <w:rsid w:val="006C4D8B"/>
    <w:rsid w:val="006C4F99"/>
    <w:rsid w:val="006C4FE9"/>
    <w:rsid w:val="006C50F3"/>
    <w:rsid w:val="006C5790"/>
    <w:rsid w:val="006C5C67"/>
    <w:rsid w:val="006C6326"/>
    <w:rsid w:val="006C684E"/>
    <w:rsid w:val="006C68F9"/>
    <w:rsid w:val="006C6AC6"/>
    <w:rsid w:val="006C6B36"/>
    <w:rsid w:val="006C6FF7"/>
    <w:rsid w:val="006C71D8"/>
    <w:rsid w:val="006C7C9D"/>
    <w:rsid w:val="006D05D0"/>
    <w:rsid w:val="006D0665"/>
    <w:rsid w:val="006D067F"/>
    <w:rsid w:val="006D0BFF"/>
    <w:rsid w:val="006D0FD5"/>
    <w:rsid w:val="006D106C"/>
    <w:rsid w:val="006D12B8"/>
    <w:rsid w:val="006D15C8"/>
    <w:rsid w:val="006D1A2B"/>
    <w:rsid w:val="006D1BF1"/>
    <w:rsid w:val="006D2017"/>
    <w:rsid w:val="006D2098"/>
    <w:rsid w:val="006D22E0"/>
    <w:rsid w:val="006D23C0"/>
    <w:rsid w:val="006D257D"/>
    <w:rsid w:val="006D29D0"/>
    <w:rsid w:val="006D2A46"/>
    <w:rsid w:val="006D3609"/>
    <w:rsid w:val="006D38E0"/>
    <w:rsid w:val="006D4326"/>
    <w:rsid w:val="006D4450"/>
    <w:rsid w:val="006D45EB"/>
    <w:rsid w:val="006D4638"/>
    <w:rsid w:val="006D4975"/>
    <w:rsid w:val="006D4FCF"/>
    <w:rsid w:val="006D5138"/>
    <w:rsid w:val="006D55EE"/>
    <w:rsid w:val="006D57A0"/>
    <w:rsid w:val="006D5A28"/>
    <w:rsid w:val="006D5B83"/>
    <w:rsid w:val="006D6661"/>
    <w:rsid w:val="006D69BC"/>
    <w:rsid w:val="006D703D"/>
    <w:rsid w:val="006D73F4"/>
    <w:rsid w:val="006D7632"/>
    <w:rsid w:val="006D7BB2"/>
    <w:rsid w:val="006D7F4E"/>
    <w:rsid w:val="006D7F5D"/>
    <w:rsid w:val="006E011B"/>
    <w:rsid w:val="006E01DC"/>
    <w:rsid w:val="006E041D"/>
    <w:rsid w:val="006E0592"/>
    <w:rsid w:val="006E05B5"/>
    <w:rsid w:val="006E06F2"/>
    <w:rsid w:val="006E09B3"/>
    <w:rsid w:val="006E0C19"/>
    <w:rsid w:val="006E0D2C"/>
    <w:rsid w:val="006E0D40"/>
    <w:rsid w:val="006E13AE"/>
    <w:rsid w:val="006E177A"/>
    <w:rsid w:val="006E1A6C"/>
    <w:rsid w:val="006E1AA3"/>
    <w:rsid w:val="006E21CE"/>
    <w:rsid w:val="006E22A5"/>
    <w:rsid w:val="006E2471"/>
    <w:rsid w:val="006E28B1"/>
    <w:rsid w:val="006E2D92"/>
    <w:rsid w:val="006E2EB8"/>
    <w:rsid w:val="006E2FBA"/>
    <w:rsid w:val="006E2FE2"/>
    <w:rsid w:val="006E3175"/>
    <w:rsid w:val="006E31F9"/>
    <w:rsid w:val="006E34A1"/>
    <w:rsid w:val="006E3A19"/>
    <w:rsid w:val="006E3FA1"/>
    <w:rsid w:val="006E44AB"/>
    <w:rsid w:val="006E45D9"/>
    <w:rsid w:val="006E4669"/>
    <w:rsid w:val="006E48FF"/>
    <w:rsid w:val="006E495A"/>
    <w:rsid w:val="006E5372"/>
    <w:rsid w:val="006E5933"/>
    <w:rsid w:val="006E6061"/>
    <w:rsid w:val="006E6137"/>
    <w:rsid w:val="006E6442"/>
    <w:rsid w:val="006E66BE"/>
    <w:rsid w:val="006E6F80"/>
    <w:rsid w:val="006E738A"/>
    <w:rsid w:val="006F008A"/>
    <w:rsid w:val="006F0776"/>
    <w:rsid w:val="006F0922"/>
    <w:rsid w:val="006F0947"/>
    <w:rsid w:val="006F0B15"/>
    <w:rsid w:val="006F1064"/>
    <w:rsid w:val="006F16EE"/>
    <w:rsid w:val="006F1B6D"/>
    <w:rsid w:val="006F1C2A"/>
    <w:rsid w:val="006F1CBF"/>
    <w:rsid w:val="006F1CE8"/>
    <w:rsid w:val="006F1DE3"/>
    <w:rsid w:val="006F230D"/>
    <w:rsid w:val="006F2992"/>
    <w:rsid w:val="006F29D8"/>
    <w:rsid w:val="006F2BDA"/>
    <w:rsid w:val="006F3496"/>
    <w:rsid w:val="006F3A75"/>
    <w:rsid w:val="006F3B00"/>
    <w:rsid w:val="006F3BEB"/>
    <w:rsid w:val="006F414B"/>
    <w:rsid w:val="006F4578"/>
    <w:rsid w:val="006F486A"/>
    <w:rsid w:val="006F4EA7"/>
    <w:rsid w:val="006F5039"/>
    <w:rsid w:val="006F50CD"/>
    <w:rsid w:val="006F52B4"/>
    <w:rsid w:val="006F5700"/>
    <w:rsid w:val="006F5801"/>
    <w:rsid w:val="006F5986"/>
    <w:rsid w:val="006F5E52"/>
    <w:rsid w:val="006F6026"/>
    <w:rsid w:val="006F6783"/>
    <w:rsid w:val="006F6BBB"/>
    <w:rsid w:val="006F7147"/>
    <w:rsid w:val="006F728F"/>
    <w:rsid w:val="006F74F1"/>
    <w:rsid w:val="006F7631"/>
    <w:rsid w:val="006F7874"/>
    <w:rsid w:val="006F78B5"/>
    <w:rsid w:val="006F7A8D"/>
    <w:rsid w:val="006F7C9C"/>
    <w:rsid w:val="00700104"/>
    <w:rsid w:val="0070026D"/>
    <w:rsid w:val="007002FC"/>
    <w:rsid w:val="007006E7"/>
    <w:rsid w:val="007007B1"/>
    <w:rsid w:val="00700AC7"/>
    <w:rsid w:val="00700D9C"/>
    <w:rsid w:val="00700E97"/>
    <w:rsid w:val="00701151"/>
    <w:rsid w:val="00701292"/>
    <w:rsid w:val="00701449"/>
    <w:rsid w:val="007014BD"/>
    <w:rsid w:val="00701517"/>
    <w:rsid w:val="0070169A"/>
    <w:rsid w:val="0070198C"/>
    <w:rsid w:val="007019E2"/>
    <w:rsid w:val="00701BB7"/>
    <w:rsid w:val="00701F1C"/>
    <w:rsid w:val="007024AE"/>
    <w:rsid w:val="00702686"/>
    <w:rsid w:val="007026FB"/>
    <w:rsid w:val="0070278B"/>
    <w:rsid w:val="007027F6"/>
    <w:rsid w:val="00702979"/>
    <w:rsid w:val="007029E2"/>
    <w:rsid w:val="00702BC6"/>
    <w:rsid w:val="00702DF1"/>
    <w:rsid w:val="00702F33"/>
    <w:rsid w:val="00703260"/>
    <w:rsid w:val="00703343"/>
    <w:rsid w:val="00703466"/>
    <w:rsid w:val="00703AFF"/>
    <w:rsid w:val="00703B8F"/>
    <w:rsid w:val="00703E22"/>
    <w:rsid w:val="0070472A"/>
    <w:rsid w:val="0070487D"/>
    <w:rsid w:val="007051BF"/>
    <w:rsid w:val="007052A4"/>
    <w:rsid w:val="007053C9"/>
    <w:rsid w:val="0070553E"/>
    <w:rsid w:val="007058D0"/>
    <w:rsid w:val="00705DFF"/>
    <w:rsid w:val="00705E51"/>
    <w:rsid w:val="00706514"/>
    <w:rsid w:val="007065AA"/>
    <w:rsid w:val="007067A1"/>
    <w:rsid w:val="00706BB3"/>
    <w:rsid w:val="0070780E"/>
    <w:rsid w:val="00707C01"/>
    <w:rsid w:val="00707F0A"/>
    <w:rsid w:val="0071037E"/>
    <w:rsid w:val="00710461"/>
    <w:rsid w:val="0071064A"/>
    <w:rsid w:val="007106B1"/>
    <w:rsid w:val="00710DD7"/>
    <w:rsid w:val="00710EE5"/>
    <w:rsid w:val="00710F8D"/>
    <w:rsid w:val="007110CF"/>
    <w:rsid w:val="0071146B"/>
    <w:rsid w:val="0071170B"/>
    <w:rsid w:val="007119D4"/>
    <w:rsid w:val="00711A63"/>
    <w:rsid w:val="00711B5D"/>
    <w:rsid w:val="00711BFF"/>
    <w:rsid w:val="00711E39"/>
    <w:rsid w:val="00712294"/>
    <w:rsid w:val="007122B0"/>
    <w:rsid w:val="0071296B"/>
    <w:rsid w:val="00712ADD"/>
    <w:rsid w:val="00712DE7"/>
    <w:rsid w:val="00713182"/>
    <w:rsid w:val="0071325B"/>
    <w:rsid w:val="007133FA"/>
    <w:rsid w:val="007134B5"/>
    <w:rsid w:val="007134C1"/>
    <w:rsid w:val="00714029"/>
    <w:rsid w:val="00714222"/>
    <w:rsid w:val="00714A72"/>
    <w:rsid w:val="00714B1B"/>
    <w:rsid w:val="00714D79"/>
    <w:rsid w:val="007152E2"/>
    <w:rsid w:val="007153FF"/>
    <w:rsid w:val="007154AC"/>
    <w:rsid w:val="007158AA"/>
    <w:rsid w:val="007160B6"/>
    <w:rsid w:val="00716646"/>
    <w:rsid w:val="007168CC"/>
    <w:rsid w:val="00716BAC"/>
    <w:rsid w:val="00716D20"/>
    <w:rsid w:val="00716DA2"/>
    <w:rsid w:val="0071709B"/>
    <w:rsid w:val="00717600"/>
    <w:rsid w:val="00717AA0"/>
    <w:rsid w:val="00717D36"/>
    <w:rsid w:val="00717EB3"/>
    <w:rsid w:val="007207E0"/>
    <w:rsid w:val="0072086C"/>
    <w:rsid w:val="00720D0D"/>
    <w:rsid w:val="00720D14"/>
    <w:rsid w:val="0072102C"/>
    <w:rsid w:val="0072114B"/>
    <w:rsid w:val="007213FF"/>
    <w:rsid w:val="00721B19"/>
    <w:rsid w:val="00721C2C"/>
    <w:rsid w:val="00721E98"/>
    <w:rsid w:val="00722328"/>
    <w:rsid w:val="00722579"/>
    <w:rsid w:val="007225E1"/>
    <w:rsid w:val="007226C1"/>
    <w:rsid w:val="007226ED"/>
    <w:rsid w:val="00722C91"/>
    <w:rsid w:val="00723049"/>
    <w:rsid w:val="007230C3"/>
    <w:rsid w:val="007233DE"/>
    <w:rsid w:val="00723501"/>
    <w:rsid w:val="00723F22"/>
    <w:rsid w:val="007245DB"/>
    <w:rsid w:val="00724C0A"/>
    <w:rsid w:val="00724C1F"/>
    <w:rsid w:val="00724D71"/>
    <w:rsid w:val="007256ED"/>
    <w:rsid w:val="0072575F"/>
    <w:rsid w:val="007258CE"/>
    <w:rsid w:val="00725D8D"/>
    <w:rsid w:val="00725EE7"/>
    <w:rsid w:val="007262B5"/>
    <w:rsid w:val="0072644C"/>
    <w:rsid w:val="007264AF"/>
    <w:rsid w:val="0072652E"/>
    <w:rsid w:val="00726A0E"/>
    <w:rsid w:val="00726B83"/>
    <w:rsid w:val="00727063"/>
    <w:rsid w:val="007275EE"/>
    <w:rsid w:val="0072782C"/>
    <w:rsid w:val="00727AA9"/>
    <w:rsid w:val="00727CD2"/>
    <w:rsid w:val="00727E1B"/>
    <w:rsid w:val="0073017D"/>
    <w:rsid w:val="00730405"/>
    <w:rsid w:val="007305EA"/>
    <w:rsid w:val="00730793"/>
    <w:rsid w:val="007307A1"/>
    <w:rsid w:val="00730C1C"/>
    <w:rsid w:val="00730DEF"/>
    <w:rsid w:val="007312CE"/>
    <w:rsid w:val="00731431"/>
    <w:rsid w:val="00731B64"/>
    <w:rsid w:val="00731BF5"/>
    <w:rsid w:val="00731DE7"/>
    <w:rsid w:val="007320D7"/>
    <w:rsid w:val="00732B3C"/>
    <w:rsid w:val="00732B8C"/>
    <w:rsid w:val="007335D2"/>
    <w:rsid w:val="0073367F"/>
    <w:rsid w:val="00733681"/>
    <w:rsid w:val="00733924"/>
    <w:rsid w:val="00733C28"/>
    <w:rsid w:val="00733CDD"/>
    <w:rsid w:val="00733D2C"/>
    <w:rsid w:val="00733DE0"/>
    <w:rsid w:val="0073489B"/>
    <w:rsid w:val="007348B4"/>
    <w:rsid w:val="00734931"/>
    <w:rsid w:val="007349AA"/>
    <w:rsid w:val="00734A55"/>
    <w:rsid w:val="00734AFE"/>
    <w:rsid w:val="00734D5A"/>
    <w:rsid w:val="00735269"/>
    <w:rsid w:val="007352E8"/>
    <w:rsid w:val="00735414"/>
    <w:rsid w:val="00736027"/>
    <w:rsid w:val="0073660D"/>
    <w:rsid w:val="0073669D"/>
    <w:rsid w:val="00736D63"/>
    <w:rsid w:val="00737155"/>
    <w:rsid w:val="0073748F"/>
    <w:rsid w:val="0073797F"/>
    <w:rsid w:val="00737EF5"/>
    <w:rsid w:val="0074010E"/>
    <w:rsid w:val="007406E1"/>
    <w:rsid w:val="007407F3"/>
    <w:rsid w:val="00740B1B"/>
    <w:rsid w:val="00740E29"/>
    <w:rsid w:val="007411DF"/>
    <w:rsid w:val="00741825"/>
    <w:rsid w:val="00741826"/>
    <w:rsid w:val="007419CD"/>
    <w:rsid w:val="00741B49"/>
    <w:rsid w:val="00741BAC"/>
    <w:rsid w:val="00741C1C"/>
    <w:rsid w:val="00741CFE"/>
    <w:rsid w:val="00741D39"/>
    <w:rsid w:val="00741D3D"/>
    <w:rsid w:val="0074235F"/>
    <w:rsid w:val="00742A24"/>
    <w:rsid w:val="00742C88"/>
    <w:rsid w:val="00742D99"/>
    <w:rsid w:val="00742DED"/>
    <w:rsid w:val="00742E81"/>
    <w:rsid w:val="00742F49"/>
    <w:rsid w:val="00743083"/>
    <w:rsid w:val="007430CB"/>
    <w:rsid w:val="007430DF"/>
    <w:rsid w:val="00743404"/>
    <w:rsid w:val="00743B04"/>
    <w:rsid w:val="00743CCE"/>
    <w:rsid w:val="00743F7B"/>
    <w:rsid w:val="0074510C"/>
    <w:rsid w:val="00745336"/>
    <w:rsid w:val="007457CE"/>
    <w:rsid w:val="00745BC8"/>
    <w:rsid w:val="00745D8A"/>
    <w:rsid w:val="00746026"/>
    <w:rsid w:val="007461AB"/>
    <w:rsid w:val="007468D6"/>
    <w:rsid w:val="00746A92"/>
    <w:rsid w:val="00746DA6"/>
    <w:rsid w:val="00746F78"/>
    <w:rsid w:val="0074700B"/>
    <w:rsid w:val="00747282"/>
    <w:rsid w:val="0074731D"/>
    <w:rsid w:val="007478BA"/>
    <w:rsid w:val="00747CBA"/>
    <w:rsid w:val="00750470"/>
    <w:rsid w:val="007504B0"/>
    <w:rsid w:val="00750730"/>
    <w:rsid w:val="00750784"/>
    <w:rsid w:val="00750A41"/>
    <w:rsid w:val="00750F28"/>
    <w:rsid w:val="00750FD4"/>
    <w:rsid w:val="00751328"/>
    <w:rsid w:val="0075148F"/>
    <w:rsid w:val="007514E8"/>
    <w:rsid w:val="00751907"/>
    <w:rsid w:val="007519C7"/>
    <w:rsid w:val="00751BE8"/>
    <w:rsid w:val="00751ED8"/>
    <w:rsid w:val="00752411"/>
    <w:rsid w:val="0075260F"/>
    <w:rsid w:val="007529CA"/>
    <w:rsid w:val="00753294"/>
    <w:rsid w:val="00753482"/>
    <w:rsid w:val="007535CD"/>
    <w:rsid w:val="00753823"/>
    <w:rsid w:val="00753BA1"/>
    <w:rsid w:val="00753C50"/>
    <w:rsid w:val="007542CE"/>
    <w:rsid w:val="00754596"/>
    <w:rsid w:val="007546A5"/>
    <w:rsid w:val="00754A4F"/>
    <w:rsid w:val="00754E1D"/>
    <w:rsid w:val="007553DF"/>
    <w:rsid w:val="0075552C"/>
    <w:rsid w:val="0075580A"/>
    <w:rsid w:val="007558F4"/>
    <w:rsid w:val="007559AA"/>
    <w:rsid w:val="00755C3F"/>
    <w:rsid w:val="00755C63"/>
    <w:rsid w:val="00756198"/>
    <w:rsid w:val="00756287"/>
    <w:rsid w:val="007568BD"/>
    <w:rsid w:val="007569C5"/>
    <w:rsid w:val="00756D0E"/>
    <w:rsid w:val="00756FF1"/>
    <w:rsid w:val="007570CC"/>
    <w:rsid w:val="0075715D"/>
    <w:rsid w:val="0075784E"/>
    <w:rsid w:val="00757F41"/>
    <w:rsid w:val="007604D0"/>
    <w:rsid w:val="007605C4"/>
    <w:rsid w:val="00760665"/>
    <w:rsid w:val="00760E8F"/>
    <w:rsid w:val="00760F75"/>
    <w:rsid w:val="00761A39"/>
    <w:rsid w:val="00761BDA"/>
    <w:rsid w:val="00761C1F"/>
    <w:rsid w:val="00761D6E"/>
    <w:rsid w:val="00761FCA"/>
    <w:rsid w:val="007622B2"/>
    <w:rsid w:val="007624A6"/>
    <w:rsid w:val="00762B41"/>
    <w:rsid w:val="00762B9D"/>
    <w:rsid w:val="00762CCE"/>
    <w:rsid w:val="00762DE0"/>
    <w:rsid w:val="00762DFF"/>
    <w:rsid w:val="00763294"/>
    <w:rsid w:val="007639C0"/>
    <w:rsid w:val="00763E4F"/>
    <w:rsid w:val="00764880"/>
    <w:rsid w:val="00764A6A"/>
    <w:rsid w:val="00764ACF"/>
    <w:rsid w:val="007655E0"/>
    <w:rsid w:val="00765D2B"/>
    <w:rsid w:val="007664AD"/>
    <w:rsid w:val="0076674F"/>
    <w:rsid w:val="00766ADF"/>
    <w:rsid w:val="00766BE7"/>
    <w:rsid w:val="00766DF6"/>
    <w:rsid w:val="00766E0B"/>
    <w:rsid w:val="0076718D"/>
    <w:rsid w:val="0076723E"/>
    <w:rsid w:val="0076739B"/>
    <w:rsid w:val="00767524"/>
    <w:rsid w:val="00767928"/>
    <w:rsid w:val="0076796C"/>
    <w:rsid w:val="00767A3E"/>
    <w:rsid w:val="00767A85"/>
    <w:rsid w:val="00767B1D"/>
    <w:rsid w:val="00767D59"/>
    <w:rsid w:val="007700B5"/>
    <w:rsid w:val="007704C2"/>
    <w:rsid w:val="0077070A"/>
    <w:rsid w:val="00770A8A"/>
    <w:rsid w:val="00770C73"/>
    <w:rsid w:val="00770CFA"/>
    <w:rsid w:val="00770D0D"/>
    <w:rsid w:val="00770E78"/>
    <w:rsid w:val="00770EF7"/>
    <w:rsid w:val="007714A7"/>
    <w:rsid w:val="007714E8"/>
    <w:rsid w:val="00771B46"/>
    <w:rsid w:val="00771C44"/>
    <w:rsid w:val="00771C79"/>
    <w:rsid w:val="00771D56"/>
    <w:rsid w:val="00771DC0"/>
    <w:rsid w:val="00772278"/>
    <w:rsid w:val="00772542"/>
    <w:rsid w:val="00772807"/>
    <w:rsid w:val="007729C7"/>
    <w:rsid w:val="00772BF9"/>
    <w:rsid w:val="00772CEF"/>
    <w:rsid w:val="00772F34"/>
    <w:rsid w:val="00773682"/>
    <w:rsid w:val="00773C23"/>
    <w:rsid w:val="00773D7C"/>
    <w:rsid w:val="0077467A"/>
    <w:rsid w:val="00774CC8"/>
    <w:rsid w:val="00775003"/>
    <w:rsid w:val="00775133"/>
    <w:rsid w:val="0077538F"/>
    <w:rsid w:val="0077547C"/>
    <w:rsid w:val="007756B8"/>
    <w:rsid w:val="0077570C"/>
    <w:rsid w:val="00775815"/>
    <w:rsid w:val="00775A67"/>
    <w:rsid w:val="00775D1F"/>
    <w:rsid w:val="00776291"/>
    <w:rsid w:val="00776BB8"/>
    <w:rsid w:val="00776BEF"/>
    <w:rsid w:val="00776ECB"/>
    <w:rsid w:val="007770C1"/>
    <w:rsid w:val="00777569"/>
    <w:rsid w:val="00777BF9"/>
    <w:rsid w:val="0078007E"/>
    <w:rsid w:val="0078068D"/>
    <w:rsid w:val="00780831"/>
    <w:rsid w:val="00780D51"/>
    <w:rsid w:val="00780FA5"/>
    <w:rsid w:val="00781349"/>
    <w:rsid w:val="007813C9"/>
    <w:rsid w:val="007815DE"/>
    <w:rsid w:val="00781951"/>
    <w:rsid w:val="00781E39"/>
    <w:rsid w:val="00781EA9"/>
    <w:rsid w:val="00782347"/>
    <w:rsid w:val="0078241F"/>
    <w:rsid w:val="007825E3"/>
    <w:rsid w:val="0078260B"/>
    <w:rsid w:val="00782611"/>
    <w:rsid w:val="00782768"/>
    <w:rsid w:val="00782C74"/>
    <w:rsid w:val="0078331B"/>
    <w:rsid w:val="007834A7"/>
    <w:rsid w:val="00783636"/>
    <w:rsid w:val="007836C9"/>
    <w:rsid w:val="00783BB7"/>
    <w:rsid w:val="00783C6D"/>
    <w:rsid w:val="00784075"/>
    <w:rsid w:val="007842EB"/>
    <w:rsid w:val="007843CE"/>
    <w:rsid w:val="007846D5"/>
    <w:rsid w:val="0078488B"/>
    <w:rsid w:val="00784BDE"/>
    <w:rsid w:val="00784D1D"/>
    <w:rsid w:val="00784D7A"/>
    <w:rsid w:val="007850CD"/>
    <w:rsid w:val="007852E3"/>
    <w:rsid w:val="00785326"/>
    <w:rsid w:val="00785653"/>
    <w:rsid w:val="007856C4"/>
    <w:rsid w:val="00785D31"/>
    <w:rsid w:val="00785F3E"/>
    <w:rsid w:val="00786020"/>
    <w:rsid w:val="00786328"/>
    <w:rsid w:val="0078646B"/>
    <w:rsid w:val="00786673"/>
    <w:rsid w:val="007868B5"/>
    <w:rsid w:val="00786AB6"/>
    <w:rsid w:val="00786E0C"/>
    <w:rsid w:val="0078700E"/>
    <w:rsid w:val="007870BC"/>
    <w:rsid w:val="007900CF"/>
    <w:rsid w:val="00790172"/>
    <w:rsid w:val="00790516"/>
    <w:rsid w:val="0079051A"/>
    <w:rsid w:val="00790C4E"/>
    <w:rsid w:val="00791744"/>
    <w:rsid w:val="00791A58"/>
    <w:rsid w:val="00791B8E"/>
    <w:rsid w:val="00791BF3"/>
    <w:rsid w:val="00791C78"/>
    <w:rsid w:val="0079230E"/>
    <w:rsid w:val="007925E1"/>
    <w:rsid w:val="007934ED"/>
    <w:rsid w:val="00793615"/>
    <w:rsid w:val="00793A3A"/>
    <w:rsid w:val="00793D42"/>
    <w:rsid w:val="00793E5A"/>
    <w:rsid w:val="00793FA5"/>
    <w:rsid w:val="0079406D"/>
    <w:rsid w:val="00794258"/>
    <w:rsid w:val="007944F0"/>
    <w:rsid w:val="00794618"/>
    <w:rsid w:val="00794BE3"/>
    <w:rsid w:val="00794C01"/>
    <w:rsid w:val="00794C8B"/>
    <w:rsid w:val="00795066"/>
    <w:rsid w:val="0079542D"/>
    <w:rsid w:val="0079570E"/>
    <w:rsid w:val="007957F8"/>
    <w:rsid w:val="00795878"/>
    <w:rsid w:val="00795968"/>
    <w:rsid w:val="00795A59"/>
    <w:rsid w:val="00795B6A"/>
    <w:rsid w:val="00795FD9"/>
    <w:rsid w:val="007962D9"/>
    <w:rsid w:val="0079658C"/>
    <w:rsid w:val="00796BF1"/>
    <w:rsid w:val="00796F7B"/>
    <w:rsid w:val="0079762C"/>
    <w:rsid w:val="00797782"/>
    <w:rsid w:val="007A00C9"/>
    <w:rsid w:val="007A01A2"/>
    <w:rsid w:val="007A0986"/>
    <w:rsid w:val="007A0E22"/>
    <w:rsid w:val="007A191E"/>
    <w:rsid w:val="007A1998"/>
    <w:rsid w:val="007A1BF6"/>
    <w:rsid w:val="007A24F1"/>
    <w:rsid w:val="007A2585"/>
    <w:rsid w:val="007A25DF"/>
    <w:rsid w:val="007A26DD"/>
    <w:rsid w:val="007A276F"/>
    <w:rsid w:val="007A282A"/>
    <w:rsid w:val="007A2A90"/>
    <w:rsid w:val="007A2BC4"/>
    <w:rsid w:val="007A2CE8"/>
    <w:rsid w:val="007A32D8"/>
    <w:rsid w:val="007A3486"/>
    <w:rsid w:val="007A3E43"/>
    <w:rsid w:val="007A41B4"/>
    <w:rsid w:val="007A45C6"/>
    <w:rsid w:val="007A4667"/>
    <w:rsid w:val="007A46AE"/>
    <w:rsid w:val="007A4701"/>
    <w:rsid w:val="007A4B75"/>
    <w:rsid w:val="007A4C67"/>
    <w:rsid w:val="007A53CD"/>
    <w:rsid w:val="007A55FF"/>
    <w:rsid w:val="007A5744"/>
    <w:rsid w:val="007A57EC"/>
    <w:rsid w:val="007A586E"/>
    <w:rsid w:val="007A6388"/>
    <w:rsid w:val="007A66E1"/>
    <w:rsid w:val="007A701F"/>
    <w:rsid w:val="007A7503"/>
    <w:rsid w:val="007A7A92"/>
    <w:rsid w:val="007B025E"/>
    <w:rsid w:val="007B026F"/>
    <w:rsid w:val="007B04A2"/>
    <w:rsid w:val="007B04EE"/>
    <w:rsid w:val="007B0D81"/>
    <w:rsid w:val="007B0F50"/>
    <w:rsid w:val="007B161A"/>
    <w:rsid w:val="007B1A7C"/>
    <w:rsid w:val="007B1CC4"/>
    <w:rsid w:val="007B1D4E"/>
    <w:rsid w:val="007B1DC3"/>
    <w:rsid w:val="007B1DEF"/>
    <w:rsid w:val="007B2179"/>
    <w:rsid w:val="007B2EE4"/>
    <w:rsid w:val="007B3072"/>
    <w:rsid w:val="007B3146"/>
    <w:rsid w:val="007B3782"/>
    <w:rsid w:val="007B3817"/>
    <w:rsid w:val="007B3D38"/>
    <w:rsid w:val="007B3E3D"/>
    <w:rsid w:val="007B3FEE"/>
    <w:rsid w:val="007B428B"/>
    <w:rsid w:val="007B42DD"/>
    <w:rsid w:val="007B431D"/>
    <w:rsid w:val="007B459E"/>
    <w:rsid w:val="007B4A38"/>
    <w:rsid w:val="007B4C60"/>
    <w:rsid w:val="007B4D0F"/>
    <w:rsid w:val="007B57C0"/>
    <w:rsid w:val="007B58F4"/>
    <w:rsid w:val="007B5976"/>
    <w:rsid w:val="007B60EA"/>
    <w:rsid w:val="007B62AB"/>
    <w:rsid w:val="007B6370"/>
    <w:rsid w:val="007B6577"/>
    <w:rsid w:val="007B66B8"/>
    <w:rsid w:val="007B66D8"/>
    <w:rsid w:val="007B7513"/>
    <w:rsid w:val="007B7601"/>
    <w:rsid w:val="007B76C7"/>
    <w:rsid w:val="007B7FBE"/>
    <w:rsid w:val="007B7FE8"/>
    <w:rsid w:val="007C0382"/>
    <w:rsid w:val="007C0550"/>
    <w:rsid w:val="007C0C70"/>
    <w:rsid w:val="007C1059"/>
    <w:rsid w:val="007C1165"/>
    <w:rsid w:val="007C135A"/>
    <w:rsid w:val="007C13C6"/>
    <w:rsid w:val="007C161A"/>
    <w:rsid w:val="007C163B"/>
    <w:rsid w:val="007C2075"/>
    <w:rsid w:val="007C2103"/>
    <w:rsid w:val="007C2247"/>
    <w:rsid w:val="007C225A"/>
    <w:rsid w:val="007C2484"/>
    <w:rsid w:val="007C2929"/>
    <w:rsid w:val="007C2987"/>
    <w:rsid w:val="007C340A"/>
    <w:rsid w:val="007C384D"/>
    <w:rsid w:val="007C39D0"/>
    <w:rsid w:val="007C3BDA"/>
    <w:rsid w:val="007C3CD5"/>
    <w:rsid w:val="007C3F33"/>
    <w:rsid w:val="007C470D"/>
    <w:rsid w:val="007C476B"/>
    <w:rsid w:val="007C4A0D"/>
    <w:rsid w:val="007C4A37"/>
    <w:rsid w:val="007C4D13"/>
    <w:rsid w:val="007C4F78"/>
    <w:rsid w:val="007C56E2"/>
    <w:rsid w:val="007C582F"/>
    <w:rsid w:val="007C58CE"/>
    <w:rsid w:val="007C5C1D"/>
    <w:rsid w:val="007C5FB5"/>
    <w:rsid w:val="007C617C"/>
    <w:rsid w:val="007C66F0"/>
    <w:rsid w:val="007C706E"/>
    <w:rsid w:val="007C7C00"/>
    <w:rsid w:val="007C7C5E"/>
    <w:rsid w:val="007D0259"/>
    <w:rsid w:val="007D033B"/>
    <w:rsid w:val="007D05D8"/>
    <w:rsid w:val="007D0E43"/>
    <w:rsid w:val="007D0FE6"/>
    <w:rsid w:val="007D1295"/>
    <w:rsid w:val="007D15A7"/>
    <w:rsid w:val="007D1759"/>
    <w:rsid w:val="007D177B"/>
    <w:rsid w:val="007D1953"/>
    <w:rsid w:val="007D19B2"/>
    <w:rsid w:val="007D1E0A"/>
    <w:rsid w:val="007D2287"/>
    <w:rsid w:val="007D248C"/>
    <w:rsid w:val="007D25F7"/>
    <w:rsid w:val="007D2856"/>
    <w:rsid w:val="007D28C9"/>
    <w:rsid w:val="007D299F"/>
    <w:rsid w:val="007D37B4"/>
    <w:rsid w:val="007D3CF9"/>
    <w:rsid w:val="007D3D67"/>
    <w:rsid w:val="007D3EB4"/>
    <w:rsid w:val="007D4046"/>
    <w:rsid w:val="007D4148"/>
    <w:rsid w:val="007D4262"/>
    <w:rsid w:val="007D463D"/>
    <w:rsid w:val="007D50FD"/>
    <w:rsid w:val="007D5703"/>
    <w:rsid w:val="007D5C91"/>
    <w:rsid w:val="007D5CB2"/>
    <w:rsid w:val="007D61DB"/>
    <w:rsid w:val="007D6384"/>
    <w:rsid w:val="007D6C39"/>
    <w:rsid w:val="007D6C7C"/>
    <w:rsid w:val="007D6D7F"/>
    <w:rsid w:val="007D6F99"/>
    <w:rsid w:val="007D7346"/>
    <w:rsid w:val="007D79C1"/>
    <w:rsid w:val="007D79DC"/>
    <w:rsid w:val="007D7E79"/>
    <w:rsid w:val="007D7FA7"/>
    <w:rsid w:val="007E06D3"/>
    <w:rsid w:val="007E0C77"/>
    <w:rsid w:val="007E0CDE"/>
    <w:rsid w:val="007E0CDF"/>
    <w:rsid w:val="007E0E0F"/>
    <w:rsid w:val="007E0E84"/>
    <w:rsid w:val="007E0E9C"/>
    <w:rsid w:val="007E10C8"/>
    <w:rsid w:val="007E1435"/>
    <w:rsid w:val="007E164D"/>
    <w:rsid w:val="007E191E"/>
    <w:rsid w:val="007E2860"/>
    <w:rsid w:val="007E2B7B"/>
    <w:rsid w:val="007E2BCF"/>
    <w:rsid w:val="007E3043"/>
    <w:rsid w:val="007E3141"/>
    <w:rsid w:val="007E33FA"/>
    <w:rsid w:val="007E381F"/>
    <w:rsid w:val="007E3970"/>
    <w:rsid w:val="007E3A95"/>
    <w:rsid w:val="007E3C0D"/>
    <w:rsid w:val="007E3F49"/>
    <w:rsid w:val="007E40EE"/>
    <w:rsid w:val="007E4130"/>
    <w:rsid w:val="007E41A8"/>
    <w:rsid w:val="007E4265"/>
    <w:rsid w:val="007E4272"/>
    <w:rsid w:val="007E4875"/>
    <w:rsid w:val="007E4AA6"/>
    <w:rsid w:val="007E4F28"/>
    <w:rsid w:val="007E5368"/>
    <w:rsid w:val="007E54FE"/>
    <w:rsid w:val="007E6626"/>
    <w:rsid w:val="007E6BDE"/>
    <w:rsid w:val="007E7046"/>
    <w:rsid w:val="007E730B"/>
    <w:rsid w:val="007E748C"/>
    <w:rsid w:val="007E75E1"/>
    <w:rsid w:val="007E7835"/>
    <w:rsid w:val="007E7C53"/>
    <w:rsid w:val="007E7F2F"/>
    <w:rsid w:val="007E7F82"/>
    <w:rsid w:val="007F0677"/>
    <w:rsid w:val="007F0767"/>
    <w:rsid w:val="007F0C23"/>
    <w:rsid w:val="007F0E36"/>
    <w:rsid w:val="007F10A7"/>
    <w:rsid w:val="007F158F"/>
    <w:rsid w:val="007F171D"/>
    <w:rsid w:val="007F1779"/>
    <w:rsid w:val="007F1A0B"/>
    <w:rsid w:val="007F1DC1"/>
    <w:rsid w:val="007F23D3"/>
    <w:rsid w:val="007F23FB"/>
    <w:rsid w:val="007F2580"/>
    <w:rsid w:val="007F2652"/>
    <w:rsid w:val="007F2702"/>
    <w:rsid w:val="007F2717"/>
    <w:rsid w:val="007F289F"/>
    <w:rsid w:val="007F3139"/>
    <w:rsid w:val="007F3648"/>
    <w:rsid w:val="007F3950"/>
    <w:rsid w:val="007F3CCB"/>
    <w:rsid w:val="007F40A5"/>
    <w:rsid w:val="007F4311"/>
    <w:rsid w:val="007F43A3"/>
    <w:rsid w:val="007F45BE"/>
    <w:rsid w:val="007F45F8"/>
    <w:rsid w:val="007F4696"/>
    <w:rsid w:val="007F46E7"/>
    <w:rsid w:val="007F4900"/>
    <w:rsid w:val="007F494A"/>
    <w:rsid w:val="007F4F11"/>
    <w:rsid w:val="007F512A"/>
    <w:rsid w:val="007F52D5"/>
    <w:rsid w:val="007F55D8"/>
    <w:rsid w:val="007F5936"/>
    <w:rsid w:val="007F5A4E"/>
    <w:rsid w:val="007F5CEF"/>
    <w:rsid w:val="007F5F33"/>
    <w:rsid w:val="007F6451"/>
    <w:rsid w:val="007F64E1"/>
    <w:rsid w:val="007F685A"/>
    <w:rsid w:val="007F6876"/>
    <w:rsid w:val="007F7387"/>
    <w:rsid w:val="007F73CC"/>
    <w:rsid w:val="007F753B"/>
    <w:rsid w:val="007F7735"/>
    <w:rsid w:val="00800336"/>
    <w:rsid w:val="00800694"/>
    <w:rsid w:val="008008AA"/>
    <w:rsid w:val="008009AD"/>
    <w:rsid w:val="00800A78"/>
    <w:rsid w:val="0080105C"/>
    <w:rsid w:val="0080107D"/>
    <w:rsid w:val="0080147C"/>
    <w:rsid w:val="00801588"/>
    <w:rsid w:val="00801738"/>
    <w:rsid w:val="00801772"/>
    <w:rsid w:val="00801BF0"/>
    <w:rsid w:val="00801CB4"/>
    <w:rsid w:val="00802517"/>
    <w:rsid w:val="008026ED"/>
    <w:rsid w:val="008028C4"/>
    <w:rsid w:val="00802CAE"/>
    <w:rsid w:val="00802D62"/>
    <w:rsid w:val="0080332D"/>
    <w:rsid w:val="00803514"/>
    <w:rsid w:val="00803581"/>
    <w:rsid w:val="00803BD2"/>
    <w:rsid w:val="00803EE4"/>
    <w:rsid w:val="00804327"/>
    <w:rsid w:val="00804872"/>
    <w:rsid w:val="008049C2"/>
    <w:rsid w:val="00804A97"/>
    <w:rsid w:val="00804AC5"/>
    <w:rsid w:val="00804C2A"/>
    <w:rsid w:val="008050C2"/>
    <w:rsid w:val="008052AB"/>
    <w:rsid w:val="00805341"/>
    <w:rsid w:val="00805520"/>
    <w:rsid w:val="008056E1"/>
    <w:rsid w:val="008059C6"/>
    <w:rsid w:val="00806371"/>
    <w:rsid w:val="008063FD"/>
    <w:rsid w:val="00806545"/>
    <w:rsid w:val="00806737"/>
    <w:rsid w:val="00806862"/>
    <w:rsid w:val="0080692A"/>
    <w:rsid w:val="00806A45"/>
    <w:rsid w:val="00806BC4"/>
    <w:rsid w:val="0080747E"/>
    <w:rsid w:val="0080772C"/>
    <w:rsid w:val="008078DD"/>
    <w:rsid w:val="00810039"/>
    <w:rsid w:val="0081025E"/>
    <w:rsid w:val="00810884"/>
    <w:rsid w:val="00810A28"/>
    <w:rsid w:val="00810BA8"/>
    <w:rsid w:val="00810C5E"/>
    <w:rsid w:val="0081125A"/>
    <w:rsid w:val="008112FB"/>
    <w:rsid w:val="00811887"/>
    <w:rsid w:val="0081193C"/>
    <w:rsid w:val="0081195D"/>
    <w:rsid w:val="00811AC1"/>
    <w:rsid w:val="00811DF4"/>
    <w:rsid w:val="0081212C"/>
    <w:rsid w:val="0081270E"/>
    <w:rsid w:val="008129E4"/>
    <w:rsid w:val="008133E2"/>
    <w:rsid w:val="008136FE"/>
    <w:rsid w:val="0081394E"/>
    <w:rsid w:val="00813A3D"/>
    <w:rsid w:val="00813B88"/>
    <w:rsid w:val="00814647"/>
    <w:rsid w:val="00814D93"/>
    <w:rsid w:val="00814FCC"/>
    <w:rsid w:val="0081512F"/>
    <w:rsid w:val="0081528B"/>
    <w:rsid w:val="0081564D"/>
    <w:rsid w:val="00815C98"/>
    <w:rsid w:val="00815EAA"/>
    <w:rsid w:val="008162D5"/>
    <w:rsid w:val="008168E6"/>
    <w:rsid w:val="00816AD5"/>
    <w:rsid w:val="00816AE6"/>
    <w:rsid w:val="00816C5E"/>
    <w:rsid w:val="00816CA3"/>
    <w:rsid w:val="00816CA7"/>
    <w:rsid w:val="00817DB0"/>
    <w:rsid w:val="00817EC3"/>
    <w:rsid w:val="00817FA8"/>
    <w:rsid w:val="00817FE5"/>
    <w:rsid w:val="00820231"/>
    <w:rsid w:val="0082049A"/>
    <w:rsid w:val="0082059F"/>
    <w:rsid w:val="00820942"/>
    <w:rsid w:val="00820C33"/>
    <w:rsid w:val="00820D86"/>
    <w:rsid w:val="00820DBF"/>
    <w:rsid w:val="008217B1"/>
    <w:rsid w:val="00821A27"/>
    <w:rsid w:val="00821B37"/>
    <w:rsid w:val="00821E88"/>
    <w:rsid w:val="00821F70"/>
    <w:rsid w:val="00821FDA"/>
    <w:rsid w:val="00822526"/>
    <w:rsid w:val="00822583"/>
    <w:rsid w:val="008225F9"/>
    <w:rsid w:val="00822DAE"/>
    <w:rsid w:val="00822EF6"/>
    <w:rsid w:val="0082321C"/>
    <w:rsid w:val="00823293"/>
    <w:rsid w:val="008233E0"/>
    <w:rsid w:val="00823467"/>
    <w:rsid w:val="00823596"/>
    <w:rsid w:val="008235FF"/>
    <w:rsid w:val="00823843"/>
    <w:rsid w:val="008238B8"/>
    <w:rsid w:val="00823AE1"/>
    <w:rsid w:val="00823D47"/>
    <w:rsid w:val="00824EBB"/>
    <w:rsid w:val="00825177"/>
    <w:rsid w:val="008251F9"/>
    <w:rsid w:val="00825348"/>
    <w:rsid w:val="00825699"/>
    <w:rsid w:val="00825785"/>
    <w:rsid w:val="00825AD1"/>
    <w:rsid w:val="00825B13"/>
    <w:rsid w:val="00826431"/>
    <w:rsid w:val="008266CA"/>
    <w:rsid w:val="008267D0"/>
    <w:rsid w:val="00826BD9"/>
    <w:rsid w:val="00826FFC"/>
    <w:rsid w:val="0083017A"/>
    <w:rsid w:val="0083018A"/>
    <w:rsid w:val="0083035C"/>
    <w:rsid w:val="008303EA"/>
    <w:rsid w:val="00830403"/>
    <w:rsid w:val="00830454"/>
    <w:rsid w:val="008307F5"/>
    <w:rsid w:val="00830C1D"/>
    <w:rsid w:val="00831670"/>
    <w:rsid w:val="008317DF"/>
    <w:rsid w:val="008319B7"/>
    <w:rsid w:val="00831B49"/>
    <w:rsid w:val="0083217D"/>
    <w:rsid w:val="008327F1"/>
    <w:rsid w:val="0083282C"/>
    <w:rsid w:val="00832A4F"/>
    <w:rsid w:val="00832B21"/>
    <w:rsid w:val="00832F5A"/>
    <w:rsid w:val="00832FCF"/>
    <w:rsid w:val="008333C9"/>
    <w:rsid w:val="0083389F"/>
    <w:rsid w:val="008338D9"/>
    <w:rsid w:val="00833E70"/>
    <w:rsid w:val="0083422C"/>
    <w:rsid w:val="008342D6"/>
    <w:rsid w:val="008346F8"/>
    <w:rsid w:val="008349BB"/>
    <w:rsid w:val="0083526F"/>
    <w:rsid w:val="0083539D"/>
    <w:rsid w:val="008362C5"/>
    <w:rsid w:val="008363F4"/>
    <w:rsid w:val="00836D21"/>
    <w:rsid w:val="00836FC2"/>
    <w:rsid w:val="00837978"/>
    <w:rsid w:val="00837A08"/>
    <w:rsid w:val="00837A6C"/>
    <w:rsid w:val="00837ED5"/>
    <w:rsid w:val="008401F5"/>
    <w:rsid w:val="00840206"/>
    <w:rsid w:val="00840276"/>
    <w:rsid w:val="00840589"/>
    <w:rsid w:val="0084195A"/>
    <w:rsid w:val="00841CB3"/>
    <w:rsid w:val="00841D74"/>
    <w:rsid w:val="00841F40"/>
    <w:rsid w:val="0084200B"/>
    <w:rsid w:val="0084203F"/>
    <w:rsid w:val="0084217E"/>
    <w:rsid w:val="0084234B"/>
    <w:rsid w:val="00842562"/>
    <w:rsid w:val="0084259C"/>
    <w:rsid w:val="0084270B"/>
    <w:rsid w:val="00842B74"/>
    <w:rsid w:val="008431BA"/>
    <w:rsid w:val="008435C4"/>
    <w:rsid w:val="0084369E"/>
    <w:rsid w:val="00843757"/>
    <w:rsid w:val="00843C30"/>
    <w:rsid w:val="00843E19"/>
    <w:rsid w:val="00843F3A"/>
    <w:rsid w:val="008440FD"/>
    <w:rsid w:val="00845580"/>
    <w:rsid w:val="00845594"/>
    <w:rsid w:val="008458B2"/>
    <w:rsid w:val="00845AAC"/>
    <w:rsid w:val="00845D57"/>
    <w:rsid w:val="00845E48"/>
    <w:rsid w:val="00845FCD"/>
    <w:rsid w:val="00846482"/>
    <w:rsid w:val="00846726"/>
    <w:rsid w:val="00846787"/>
    <w:rsid w:val="00846B6D"/>
    <w:rsid w:val="008470A2"/>
    <w:rsid w:val="0084720D"/>
    <w:rsid w:val="008479F2"/>
    <w:rsid w:val="00847B45"/>
    <w:rsid w:val="00847F82"/>
    <w:rsid w:val="008500C6"/>
    <w:rsid w:val="00850615"/>
    <w:rsid w:val="00850AB1"/>
    <w:rsid w:val="00851085"/>
    <w:rsid w:val="00851243"/>
    <w:rsid w:val="0085137B"/>
    <w:rsid w:val="008515A0"/>
    <w:rsid w:val="00851624"/>
    <w:rsid w:val="00851A1E"/>
    <w:rsid w:val="00852069"/>
    <w:rsid w:val="008520B1"/>
    <w:rsid w:val="00852936"/>
    <w:rsid w:val="00852AF7"/>
    <w:rsid w:val="00852B4E"/>
    <w:rsid w:val="00853014"/>
    <w:rsid w:val="008530A8"/>
    <w:rsid w:val="00853162"/>
    <w:rsid w:val="00853380"/>
    <w:rsid w:val="008536C1"/>
    <w:rsid w:val="00853B5B"/>
    <w:rsid w:val="00853DA0"/>
    <w:rsid w:val="008544AA"/>
    <w:rsid w:val="00854795"/>
    <w:rsid w:val="0085483D"/>
    <w:rsid w:val="00854BA2"/>
    <w:rsid w:val="00854EE6"/>
    <w:rsid w:val="008550EE"/>
    <w:rsid w:val="00855236"/>
    <w:rsid w:val="008557E7"/>
    <w:rsid w:val="008557F6"/>
    <w:rsid w:val="00855B04"/>
    <w:rsid w:val="00855C44"/>
    <w:rsid w:val="00855CBA"/>
    <w:rsid w:val="00855CD8"/>
    <w:rsid w:val="00855DA3"/>
    <w:rsid w:val="00856372"/>
    <w:rsid w:val="00856C5D"/>
    <w:rsid w:val="00856D45"/>
    <w:rsid w:val="00856D7F"/>
    <w:rsid w:val="008571EF"/>
    <w:rsid w:val="0085731D"/>
    <w:rsid w:val="00857471"/>
    <w:rsid w:val="0085763F"/>
    <w:rsid w:val="008577A3"/>
    <w:rsid w:val="00857840"/>
    <w:rsid w:val="00857E2E"/>
    <w:rsid w:val="00857FCA"/>
    <w:rsid w:val="00860004"/>
    <w:rsid w:val="0086069D"/>
    <w:rsid w:val="00860AD6"/>
    <w:rsid w:val="00860EDE"/>
    <w:rsid w:val="0086114A"/>
    <w:rsid w:val="008612C3"/>
    <w:rsid w:val="0086146F"/>
    <w:rsid w:val="008615BA"/>
    <w:rsid w:val="00861911"/>
    <w:rsid w:val="00861997"/>
    <w:rsid w:val="008619C8"/>
    <w:rsid w:val="00861CFF"/>
    <w:rsid w:val="0086240C"/>
    <w:rsid w:val="0086246D"/>
    <w:rsid w:val="008624D9"/>
    <w:rsid w:val="00862783"/>
    <w:rsid w:val="00862FD5"/>
    <w:rsid w:val="00863048"/>
    <w:rsid w:val="00863115"/>
    <w:rsid w:val="00863168"/>
    <w:rsid w:val="0086317A"/>
    <w:rsid w:val="00863495"/>
    <w:rsid w:val="008634B0"/>
    <w:rsid w:val="0086389F"/>
    <w:rsid w:val="00863BEC"/>
    <w:rsid w:val="00863DBC"/>
    <w:rsid w:val="00864015"/>
    <w:rsid w:val="0086415E"/>
    <w:rsid w:val="0086450C"/>
    <w:rsid w:val="00864521"/>
    <w:rsid w:val="00864894"/>
    <w:rsid w:val="00864AE4"/>
    <w:rsid w:val="00864C4D"/>
    <w:rsid w:val="00864D72"/>
    <w:rsid w:val="00864F43"/>
    <w:rsid w:val="00865048"/>
    <w:rsid w:val="0086578C"/>
    <w:rsid w:val="00865ADD"/>
    <w:rsid w:val="008660EC"/>
    <w:rsid w:val="008668A7"/>
    <w:rsid w:val="00866A51"/>
    <w:rsid w:val="00866B3E"/>
    <w:rsid w:val="008675F0"/>
    <w:rsid w:val="008679A5"/>
    <w:rsid w:val="00867E0B"/>
    <w:rsid w:val="008703D2"/>
    <w:rsid w:val="00870579"/>
    <w:rsid w:val="00870D64"/>
    <w:rsid w:val="00870F43"/>
    <w:rsid w:val="00871317"/>
    <w:rsid w:val="0087141A"/>
    <w:rsid w:val="00871DF4"/>
    <w:rsid w:val="00871E22"/>
    <w:rsid w:val="00872887"/>
    <w:rsid w:val="00873209"/>
    <w:rsid w:val="00873302"/>
    <w:rsid w:val="00873546"/>
    <w:rsid w:val="008735E4"/>
    <w:rsid w:val="0087382A"/>
    <w:rsid w:val="008738A3"/>
    <w:rsid w:val="00873E2D"/>
    <w:rsid w:val="008740D8"/>
    <w:rsid w:val="008745FD"/>
    <w:rsid w:val="00874752"/>
    <w:rsid w:val="00874CC2"/>
    <w:rsid w:val="00874D49"/>
    <w:rsid w:val="00874D7B"/>
    <w:rsid w:val="0087511A"/>
    <w:rsid w:val="0087537E"/>
    <w:rsid w:val="00875543"/>
    <w:rsid w:val="00875821"/>
    <w:rsid w:val="00875869"/>
    <w:rsid w:val="00875D2B"/>
    <w:rsid w:val="00875E81"/>
    <w:rsid w:val="00876041"/>
    <w:rsid w:val="008760E1"/>
    <w:rsid w:val="0087679F"/>
    <w:rsid w:val="00876AFD"/>
    <w:rsid w:val="00876B78"/>
    <w:rsid w:val="00876B9F"/>
    <w:rsid w:val="00876F78"/>
    <w:rsid w:val="008775F1"/>
    <w:rsid w:val="00877705"/>
    <w:rsid w:val="0087778F"/>
    <w:rsid w:val="0087788C"/>
    <w:rsid w:val="00877A40"/>
    <w:rsid w:val="00877C90"/>
    <w:rsid w:val="00877F01"/>
    <w:rsid w:val="008801F9"/>
    <w:rsid w:val="008802F1"/>
    <w:rsid w:val="00880749"/>
    <w:rsid w:val="00880FDC"/>
    <w:rsid w:val="00881476"/>
    <w:rsid w:val="00881D6C"/>
    <w:rsid w:val="0088225C"/>
    <w:rsid w:val="00882347"/>
    <w:rsid w:val="008825DF"/>
    <w:rsid w:val="00882E6C"/>
    <w:rsid w:val="008832DF"/>
    <w:rsid w:val="00883927"/>
    <w:rsid w:val="008839F2"/>
    <w:rsid w:val="00883A4B"/>
    <w:rsid w:val="008846CD"/>
    <w:rsid w:val="00884B7E"/>
    <w:rsid w:val="00884C35"/>
    <w:rsid w:val="00884C3F"/>
    <w:rsid w:val="00884E4C"/>
    <w:rsid w:val="00884EC0"/>
    <w:rsid w:val="0088550D"/>
    <w:rsid w:val="0088566B"/>
    <w:rsid w:val="008856CB"/>
    <w:rsid w:val="00885AE3"/>
    <w:rsid w:val="008863F9"/>
    <w:rsid w:val="00886842"/>
    <w:rsid w:val="00886ADA"/>
    <w:rsid w:val="00886B51"/>
    <w:rsid w:val="00886CE0"/>
    <w:rsid w:val="0088769E"/>
    <w:rsid w:val="00887769"/>
    <w:rsid w:val="00887792"/>
    <w:rsid w:val="00887863"/>
    <w:rsid w:val="00887A40"/>
    <w:rsid w:val="00887ACF"/>
    <w:rsid w:val="00887AE6"/>
    <w:rsid w:val="00887B8D"/>
    <w:rsid w:val="00887BF0"/>
    <w:rsid w:val="0089001C"/>
    <w:rsid w:val="00890217"/>
    <w:rsid w:val="0089021E"/>
    <w:rsid w:val="00890B62"/>
    <w:rsid w:val="00890EDC"/>
    <w:rsid w:val="008910CA"/>
    <w:rsid w:val="008911C2"/>
    <w:rsid w:val="008911D0"/>
    <w:rsid w:val="00891565"/>
    <w:rsid w:val="00891A05"/>
    <w:rsid w:val="00891EDB"/>
    <w:rsid w:val="0089233E"/>
    <w:rsid w:val="0089264B"/>
    <w:rsid w:val="008931D4"/>
    <w:rsid w:val="008932D4"/>
    <w:rsid w:val="00893351"/>
    <w:rsid w:val="00893F6E"/>
    <w:rsid w:val="00894457"/>
    <w:rsid w:val="00894AD7"/>
    <w:rsid w:val="00894FE8"/>
    <w:rsid w:val="00895205"/>
    <w:rsid w:val="008955C3"/>
    <w:rsid w:val="00895810"/>
    <w:rsid w:val="008963C1"/>
    <w:rsid w:val="00896562"/>
    <w:rsid w:val="008965A9"/>
    <w:rsid w:val="008965EA"/>
    <w:rsid w:val="0089666C"/>
    <w:rsid w:val="00896717"/>
    <w:rsid w:val="0089692C"/>
    <w:rsid w:val="00896B1F"/>
    <w:rsid w:val="008973C1"/>
    <w:rsid w:val="00897C22"/>
    <w:rsid w:val="008A010D"/>
    <w:rsid w:val="008A034B"/>
    <w:rsid w:val="008A056A"/>
    <w:rsid w:val="008A079A"/>
    <w:rsid w:val="008A07DB"/>
    <w:rsid w:val="008A092F"/>
    <w:rsid w:val="008A1626"/>
    <w:rsid w:val="008A1829"/>
    <w:rsid w:val="008A1BDD"/>
    <w:rsid w:val="008A1BE6"/>
    <w:rsid w:val="008A1CDF"/>
    <w:rsid w:val="008A1E7C"/>
    <w:rsid w:val="008A20A1"/>
    <w:rsid w:val="008A20E0"/>
    <w:rsid w:val="008A2790"/>
    <w:rsid w:val="008A27D9"/>
    <w:rsid w:val="008A2AB6"/>
    <w:rsid w:val="008A2B0E"/>
    <w:rsid w:val="008A2C3C"/>
    <w:rsid w:val="008A33FA"/>
    <w:rsid w:val="008A3567"/>
    <w:rsid w:val="008A374B"/>
    <w:rsid w:val="008A3E58"/>
    <w:rsid w:val="008A4056"/>
    <w:rsid w:val="008A4445"/>
    <w:rsid w:val="008A44CE"/>
    <w:rsid w:val="008A44EE"/>
    <w:rsid w:val="008A490C"/>
    <w:rsid w:val="008A490F"/>
    <w:rsid w:val="008A4ACD"/>
    <w:rsid w:val="008A4E2E"/>
    <w:rsid w:val="008A5351"/>
    <w:rsid w:val="008A539A"/>
    <w:rsid w:val="008A55E7"/>
    <w:rsid w:val="008A56DD"/>
    <w:rsid w:val="008A5BC8"/>
    <w:rsid w:val="008A5D32"/>
    <w:rsid w:val="008A5E11"/>
    <w:rsid w:val="008A6701"/>
    <w:rsid w:val="008A695B"/>
    <w:rsid w:val="008A698E"/>
    <w:rsid w:val="008A6A1E"/>
    <w:rsid w:val="008A6C10"/>
    <w:rsid w:val="008A6DED"/>
    <w:rsid w:val="008A6F70"/>
    <w:rsid w:val="008A73D6"/>
    <w:rsid w:val="008A7831"/>
    <w:rsid w:val="008A7915"/>
    <w:rsid w:val="008A7B7D"/>
    <w:rsid w:val="008A7DB0"/>
    <w:rsid w:val="008A7F5F"/>
    <w:rsid w:val="008B07EE"/>
    <w:rsid w:val="008B07FB"/>
    <w:rsid w:val="008B0826"/>
    <w:rsid w:val="008B0886"/>
    <w:rsid w:val="008B0C90"/>
    <w:rsid w:val="008B0DFD"/>
    <w:rsid w:val="008B177E"/>
    <w:rsid w:val="008B1832"/>
    <w:rsid w:val="008B1ADC"/>
    <w:rsid w:val="008B254B"/>
    <w:rsid w:val="008B2638"/>
    <w:rsid w:val="008B2750"/>
    <w:rsid w:val="008B2D3E"/>
    <w:rsid w:val="008B2F82"/>
    <w:rsid w:val="008B34DE"/>
    <w:rsid w:val="008B3880"/>
    <w:rsid w:val="008B389E"/>
    <w:rsid w:val="008B3946"/>
    <w:rsid w:val="008B3C4A"/>
    <w:rsid w:val="008B3C90"/>
    <w:rsid w:val="008B3C93"/>
    <w:rsid w:val="008B3D41"/>
    <w:rsid w:val="008B3EB7"/>
    <w:rsid w:val="008B3FFA"/>
    <w:rsid w:val="008B421B"/>
    <w:rsid w:val="008B478D"/>
    <w:rsid w:val="008B49F6"/>
    <w:rsid w:val="008B5C4A"/>
    <w:rsid w:val="008B5D01"/>
    <w:rsid w:val="008B5E33"/>
    <w:rsid w:val="008B5E98"/>
    <w:rsid w:val="008B5EA6"/>
    <w:rsid w:val="008B62B2"/>
    <w:rsid w:val="008B62B9"/>
    <w:rsid w:val="008B6395"/>
    <w:rsid w:val="008B6590"/>
    <w:rsid w:val="008B65F4"/>
    <w:rsid w:val="008B6676"/>
    <w:rsid w:val="008B6CC6"/>
    <w:rsid w:val="008B7149"/>
    <w:rsid w:val="008B792A"/>
    <w:rsid w:val="008C017B"/>
    <w:rsid w:val="008C03E6"/>
    <w:rsid w:val="008C07A4"/>
    <w:rsid w:val="008C07FD"/>
    <w:rsid w:val="008C0AC8"/>
    <w:rsid w:val="008C0BF0"/>
    <w:rsid w:val="008C1763"/>
    <w:rsid w:val="008C192D"/>
    <w:rsid w:val="008C216F"/>
    <w:rsid w:val="008C2645"/>
    <w:rsid w:val="008C27FB"/>
    <w:rsid w:val="008C2BD1"/>
    <w:rsid w:val="008C2C6D"/>
    <w:rsid w:val="008C329E"/>
    <w:rsid w:val="008C34CA"/>
    <w:rsid w:val="008C3864"/>
    <w:rsid w:val="008C3900"/>
    <w:rsid w:val="008C3E23"/>
    <w:rsid w:val="008C428C"/>
    <w:rsid w:val="008C4442"/>
    <w:rsid w:val="008C4946"/>
    <w:rsid w:val="008C4DA3"/>
    <w:rsid w:val="008C4E37"/>
    <w:rsid w:val="008C5340"/>
    <w:rsid w:val="008C54D0"/>
    <w:rsid w:val="008C5502"/>
    <w:rsid w:val="008C5E1E"/>
    <w:rsid w:val="008C65A7"/>
    <w:rsid w:val="008C6A0A"/>
    <w:rsid w:val="008C6B0A"/>
    <w:rsid w:val="008C6F9D"/>
    <w:rsid w:val="008C7149"/>
    <w:rsid w:val="008C7AC2"/>
    <w:rsid w:val="008C7AD7"/>
    <w:rsid w:val="008C7B93"/>
    <w:rsid w:val="008C7DCD"/>
    <w:rsid w:val="008D0661"/>
    <w:rsid w:val="008D07A5"/>
    <w:rsid w:val="008D07BA"/>
    <w:rsid w:val="008D0C31"/>
    <w:rsid w:val="008D1080"/>
    <w:rsid w:val="008D159E"/>
    <w:rsid w:val="008D1745"/>
    <w:rsid w:val="008D1B40"/>
    <w:rsid w:val="008D1D12"/>
    <w:rsid w:val="008D202E"/>
    <w:rsid w:val="008D2128"/>
    <w:rsid w:val="008D24F7"/>
    <w:rsid w:val="008D30BF"/>
    <w:rsid w:val="008D3198"/>
    <w:rsid w:val="008D380A"/>
    <w:rsid w:val="008D39FB"/>
    <w:rsid w:val="008D3DE7"/>
    <w:rsid w:val="008D3E8A"/>
    <w:rsid w:val="008D464E"/>
    <w:rsid w:val="008D465F"/>
    <w:rsid w:val="008D4737"/>
    <w:rsid w:val="008D4795"/>
    <w:rsid w:val="008D4837"/>
    <w:rsid w:val="008D498D"/>
    <w:rsid w:val="008D4D52"/>
    <w:rsid w:val="008D4E64"/>
    <w:rsid w:val="008D4E79"/>
    <w:rsid w:val="008D5B5A"/>
    <w:rsid w:val="008D5E2C"/>
    <w:rsid w:val="008D60C7"/>
    <w:rsid w:val="008D60D0"/>
    <w:rsid w:val="008D61CF"/>
    <w:rsid w:val="008D6283"/>
    <w:rsid w:val="008D6318"/>
    <w:rsid w:val="008D641D"/>
    <w:rsid w:val="008D6736"/>
    <w:rsid w:val="008D6A27"/>
    <w:rsid w:val="008D6EB1"/>
    <w:rsid w:val="008D70F8"/>
    <w:rsid w:val="008D74B9"/>
    <w:rsid w:val="008D78AD"/>
    <w:rsid w:val="008D7CBA"/>
    <w:rsid w:val="008D7DC2"/>
    <w:rsid w:val="008D7F39"/>
    <w:rsid w:val="008E00E2"/>
    <w:rsid w:val="008E0222"/>
    <w:rsid w:val="008E07B7"/>
    <w:rsid w:val="008E083B"/>
    <w:rsid w:val="008E0AF1"/>
    <w:rsid w:val="008E0CAB"/>
    <w:rsid w:val="008E1035"/>
    <w:rsid w:val="008E10D0"/>
    <w:rsid w:val="008E142B"/>
    <w:rsid w:val="008E1B8E"/>
    <w:rsid w:val="008E1DDC"/>
    <w:rsid w:val="008E2250"/>
    <w:rsid w:val="008E2553"/>
    <w:rsid w:val="008E2591"/>
    <w:rsid w:val="008E29BE"/>
    <w:rsid w:val="008E2FF9"/>
    <w:rsid w:val="008E343C"/>
    <w:rsid w:val="008E36C8"/>
    <w:rsid w:val="008E3A04"/>
    <w:rsid w:val="008E3D8F"/>
    <w:rsid w:val="008E41B5"/>
    <w:rsid w:val="008E4879"/>
    <w:rsid w:val="008E495E"/>
    <w:rsid w:val="008E4A72"/>
    <w:rsid w:val="008E57AC"/>
    <w:rsid w:val="008E5A4F"/>
    <w:rsid w:val="008E5B36"/>
    <w:rsid w:val="008E5C25"/>
    <w:rsid w:val="008E5C48"/>
    <w:rsid w:val="008E607B"/>
    <w:rsid w:val="008E612F"/>
    <w:rsid w:val="008E61B0"/>
    <w:rsid w:val="008E6235"/>
    <w:rsid w:val="008E638C"/>
    <w:rsid w:val="008E6952"/>
    <w:rsid w:val="008E70F1"/>
    <w:rsid w:val="008E71DB"/>
    <w:rsid w:val="008E7970"/>
    <w:rsid w:val="008E7D7B"/>
    <w:rsid w:val="008E7F1F"/>
    <w:rsid w:val="008F01D4"/>
    <w:rsid w:val="008F0204"/>
    <w:rsid w:val="008F1506"/>
    <w:rsid w:val="008F1BC6"/>
    <w:rsid w:val="008F1C01"/>
    <w:rsid w:val="008F1DAB"/>
    <w:rsid w:val="008F1E35"/>
    <w:rsid w:val="008F2109"/>
    <w:rsid w:val="008F2396"/>
    <w:rsid w:val="008F2532"/>
    <w:rsid w:val="008F2576"/>
    <w:rsid w:val="008F25ED"/>
    <w:rsid w:val="008F2B3C"/>
    <w:rsid w:val="008F2B4D"/>
    <w:rsid w:val="008F2C0C"/>
    <w:rsid w:val="008F30E1"/>
    <w:rsid w:val="008F3360"/>
    <w:rsid w:val="008F3B07"/>
    <w:rsid w:val="008F3B47"/>
    <w:rsid w:val="008F3B8D"/>
    <w:rsid w:val="008F3C01"/>
    <w:rsid w:val="008F3C78"/>
    <w:rsid w:val="008F3CC8"/>
    <w:rsid w:val="008F519F"/>
    <w:rsid w:val="008F55F3"/>
    <w:rsid w:val="008F57A7"/>
    <w:rsid w:val="008F580B"/>
    <w:rsid w:val="008F5A15"/>
    <w:rsid w:val="008F5E76"/>
    <w:rsid w:val="008F63B7"/>
    <w:rsid w:val="008F6496"/>
    <w:rsid w:val="008F6763"/>
    <w:rsid w:val="008F68DF"/>
    <w:rsid w:val="008F6C76"/>
    <w:rsid w:val="008F7473"/>
    <w:rsid w:val="008F749D"/>
    <w:rsid w:val="008F76EF"/>
    <w:rsid w:val="008F77C1"/>
    <w:rsid w:val="008F7B26"/>
    <w:rsid w:val="008F7B2D"/>
    <w:rsid w:val="008F7F6A"/>
    <w:rsid w:val="008F7FF9"/>
    <w:rsid w:val="0090003F"/>
    <w:rsid w:val="0090046A"/>
    <w:rsid w:val="00900ACF"/>
    <w:rsid w:val="00900BE5"/>
    <w:rsid w:val="00900ECB"/>
    <w:rsid w:val="0090113B"/>
    <w:rsid w:val="0090125B"/>
    <w:rsid w:val="009013F5"/>
    <w:rsid w:val="0090153C"/>
    <w:rsid w:val="009019B5"/>
    <w:rsid w:val="009019EB"/>
    <w:rsid w:val="00901C3A"/>
    <w:rsid w:val="00901EC3"/>
    <w:rsid w:val="0090254F"/>
    <w:rsid w:val="0090255B"/>
    <w:rsid w:val="009027E7"/>
    <w:rsid w:val="00902D7B"/>
    <w:rsid w:val="00902FCA"/>
    <w:rsid w:val="0090302F"/>
    <w:rsid w:val="009030E2"/>
    <w:rsid w:val="009031E5"/>
    <w:rsid w:val="009035B1"/>
    <w:rsid w:val="00903702"/>
    <w:rsid w:val="00903839"/>
    <w:rsid w:val="00903953"/>
    <w:rsid w:val="00903AE1"/>
    <w:rsid w:val="00903F0D"/>
    <w:rsid w:val="00904053"/>
    <w:rsid w:val="00904300"/>
    <w:rsid w:val="009043DA"/>
    <w:rsid w:val="009044FA"/>
    <w:rsid w:val="00904503"/>
    <w:rsid w:val="00904AD5"/>
    <w:rsid w:val="00904C5D"/>
    <w:rsid w:val="00904D11"/>
    <w:rsid w:val="00904ECF"/>
    <w:rsid w:val="00904F72"/>
    <w:rsid w:val="00905147"/>
    <w:rsid w:val="00905669"/>
    <w:rsid w:val="00905C5B"/>
    <w:rsid w:val="00905DBD"/>
    <w:rsid w:val="009062F7"/>
    <w:rsid w:val="00906395"/>
    <w:rsid w:val="009064FB"/>
    <w:rsid w:val="00906558"/>
    <w:rsid w:val="009067ED"/>
    <w:rsid w:val="009072CD"/>
    <w:rsid w:val="00907347"/>
    <w:rsid w:val="009076DA"/>
    <w:rsid w:val="009077EB"/>
    <w:rsid w:val="0091021E"/>
    <w:rsid w:val="0091031E"/>
    <w:rsid w:val="00910776"/>
    <w:rsid w:val="009107C8"/>
    <w:rsid w:val="00910C04"/>
    <w:rsid w:val="00910EFD"/>
    <w:rsid w:val="00911017"/>
    <w:rsid w:val="009111A4"/>
    <w:rsid w:val="0091161A"/>
    <w:rsid w:val="00911729"/>
    <w:rsid w:val="009118C5"/>
    <w:rsid w:val="00911DAA"/>
    <w:rsid w:val="00911EE5"/>
    <w:rsid w:val="0091206F"/>
    <w:rsid w:val="009124BB"/>
    <w:rsid w:val="009128AC"/>
    <w:rsid w:val="00912C1E"/>
    <w:rsid w:val="00913013"/>
    <w:rsid w:val="0091301F"/>
    <w:rsid w:val="0091319A"/>
    <w:rsid w:val="009136EF"/>
    <w:rsid w:val="00913A40"/>
    <w:rsid w:val="00913D61"/>
    <w:rsid w:val="0091415B"/>
    <w:rsid w:val="009144A0"/>
    <w:rsid w:val="009145E6"/>
    <w:rsid w:val="00914D45"/>
    <w:rsid w:val="00914D68"/>
    <w:rsid w:val="00914F11"/>
    <w:rsid w:val="00915036"/>
    <w:rsid w:val="0091571A"/>
    <w:rsid w:val="009160ED"/>
    <w:rsid w:val="00916557"/>
    <w:rsid w:val="00916663"/>
    <w:rsid w:val="00916D8F"/>
    <w:rsid w:val="009171C8"/>
    <w:rsid w:val="009171CE"/>
    <w:rsid w:val="00917736"/>
    <w:rsid w:val="00917B2F"/>
    <w:rsid w:val="00917BEA"/>
    <w:rsid w:val="00920382"/>
    <w:rsid w:val="00920973"/>
    <w:rsid w:val="00920A35"/>
    <w:rsid w:val="00920A4E"/>
    <w:rsid w:val="00920E33"/>
    <w:rsid w:val="00921412"/>
    <w:rsid w:val="00921566"/>
    <w:rsid w:val="009218D8"/>
    <w:rsid w:val="00921966"/>
    <w:rsid w:val="00921A33"/>
    <w:rsid w:val="00921DE8"/>
    <w:rsid w:val="00921E44"/>
    <w:rsid w:val="0092226E"/>
    <w:rsid w:val="00922D44"/>
    <w:rsid w:val="00922EF4"/>
    <w:rsid w:val="00922F21"/>
    <w:rsid w:val="00922FFB"/>
    <w:rsid w:val="009232DA"/>
    <w:rsid w:val="009235B2"/>
    <w:rsid w:val="009235FE"/>
    <w:rsid w:val="00923C3D"/>
    <w:rsid w:val="00923D56"/>
    <w:rsid w:val="0092445B"/>
    <w:rsid w:val="0092471B"/>
    <w:rsid w:val="009249CB"/>
    <w:rsid w:val="00925113"/>
    <w:rsid w:val="00925BEE"/>
    <w:rsid w:val="00925D3B"/>
    <w:rsid w:val="00925E9E"/>
    <w:rsid w:val="00926131"/>
    <w:rsid w:val="009266B3"/>
    <w:rsid w:val="009272E9"/>
    <w:rsid w:val="00927319"/>
    <w:rsid w:val="009274A0"/>
    <w:rsid w:val="009279C7"/>
    <w:rsid w:val="00927E9D"/>
    <w:rsid w:val="00927F65"/>
    <w:rsid w:val="009301E3"/>
    <w:rsid w:val="009302F9"/>
    <w:rsid w:val="0093074D"/>
    <w:rsid w:val="0093081C"/>
    <w:rsid w:val="00931061"/>
    <w:rsid w:val="00931452"/>
    <w:rsid w:val="00931980"/>
    <w:rsid w:val="00931D40"/>
    <w:rsid w:val="009324D9"/>
    <w:rsid w:val="0093274A"/>
    <w:rsid w:val="0093279A"/>
    <w:rsid w:val="009328BE"/>
    <w:rsid w:val="0093302C"/>
    <w:rsid w:val="00933166"/>
    <w:rsid w:val="0093335D"/>
    <w:rsid w:val="00933A1C"/>
    <w:rsid w:val="00933B86"/>
    <w:rsid w:val="00933E64"/>
    <w:rsid w:val="00934284"/>
    <w:rsid w:val="009343DC"/>
    <w:rsid w:val="00934502"/>
    <w:rsid w:val="00934F13"/>
    <w:rsid w:val="00935314"/>
    <w:rsid w:val="0093534E"/>
    <w:rsid w:val="00935480"/>
    <w:rsid w:val="00935718"/>
    <w:rsid w:val="00935777"/>
    <w:rsid w:val="009358A6"/>
    <w:rsid w:val="009359C4"/>
    <w:rsid w:val="00935B3F"/>
    <w:rsid w:val="00936294"/>
    <w:rsid w:val="00936BFD"/>
    <w:rsid w:val="00936C08"/>
    <w:rsid w:val="00936CB0"/>
    <w:rsid w:val="00936E29"/>
    <w:rsid w:val="00937649"/>
    <w:rsid w:val="0093786F"/>
    <w:rsid w:val="00937D10"/>
    <w:rsid w:val="00937E79"/>
    <w:rsid w:val="00937FCA"/>
    <w:rsid w:val="0094003D"/>
    <w:rsid w:val="009400CF"/>
    <w:rsid w:val="0094030C"/>
    <w:rsid w:val="00940315"/>
    <w:rsid w:val="00940500"/>
    <w:rsid w:val="00940742"/>
    <w:rsid w:val="009407A2"/>
    <w:rsid w:val="00940FF1"/>
    <w:rsid w:val="00941409"/>
    <w:rsid w:val="00941602"/>
    <w:rsid w:val="00941737"/>
    <w:rsid w:val="0094176C"/>
    <w:rsid w:val="0094177C"/>
    <w:rsid w:val="009417C2"/>
    <w:rsid w:val="00941884"/>
    <w:rsid w:val="00942070"/>
    <w:rsid w:val="009420D4"/>
    <w:rsid w:val="00942155"/>
    <w:rsid w:val="00942675"/>
    <w:rsid w:val="00942761"/>
    <w:rsid w:val="00942B71"/>
    <w:rsid w:val="00942BA6"/>
    <w:rsid w:val="00943163"/>
    <w:rsid w:val="00943267"/>
    <w:rsid w:val="009432A5"/>
    <w:rsid w:val="00943535"/>
    <w:rsid w:val="009439E0"/>
    <w:rsid w:val="00943A5D"/>
    <w:rsid w:val="00943F75"/>
    <w:rsid w:val="00944119"/>
    <w:rsid w:val="009442D2"/>
    <w:rsid w:val="00944532"/>
    <w:rsid w:val="00944768"/>
    <w:rsid w:val="00944864"/>
    <w:rsid w:val="00944CE6"/>
    <w:rsid w:val="00944CEA"/>
    <w:rsid w:val="00944DA1"/>
    <w:rsid w:val="00944FD4"/>
    <w:rsid w:val="00945294"/>
    <w:rsid w:val="0094543A"/>
    <w:rsid w:val="0094560B"/>
    <w:rsid w:val="00945637"/>
    <w:rsid w:val="009457CD"/>
    <w:rsid w:val="00945B38"/>
    <w:rsid w:val="00945FF1"/>
    <w:rsid w:val="00946224"/>
    <w:rsid w:val="0094642F"/>
    <w:rsid w:val="00946A7B"/>
    <w:rsid w:val="009472C5"/>
    <w:rsid w:val="0094779E"/>
    <w:rsid w:val="009479E4"/>
    <w:rsid w:val="00947EB3"/>
    <w:rsid w:val="009502D0"/>
    <w:rsid w:val="00950427"/>
    <w:rsid w:val="0095055B"/>
    <w:rsid w:val="009505B6"/>
    <w:rsid w:val="00950730"/>
    <w:rsid w:val="0095075A"/>
    <w:rsid w:val="00950F36"/>
    <w:rsid w:val="009511D5"/>
    <w:rsid w:val="009512EC"/>
    <w:rsid w:val="00951677"/>
    <w:rsid w:val="009516EE"/>
    <w:rsid w:val="009516FB"/>
    <w:rsid w:val="0095171B"/>
    <w:rsid w:val="00951A26"/>
    <w:rsid w:val="00951BF1"/>
    <w:rsid w:val="00951CD3"/>
    <w:rsid w:val="009520CB"/>
    <w:rsid w:val="0095242E"/>
    <w:rsid w:val="0095259C"/>
    <w:rsid w:val="0095284F"/>
    <w:rsid w:val="00952C49"/>
    <w:rsid w:val="00952C62"/>
    <w:rsid w:val="00952CD3"/>
    <w:rsid w:val="0095305D"/>
    <w:rsid w:val="0095322B"/>
    <w:rsid w:val="00953290"/>
    <w:rsid w:val="00953578"/>
    <w:rsid w:val="00953845"/>
    <w:rsid w:val="009538BF"/>
    <w:rsid w:val="009538E1"/>
    <w:rsid w:val="00953AAB"/>
    <w:rsid w:val="00953BD0"/>
    <w:rsid w:val="0095417C"/>
    <w:rsid w:val="0095445F"/>
    <w:rsid w:val="00954B0A"/>
    <w:rsid w:val="009550DA"/>
    <w:rsid w:val="009553FC"/>
    <w:rsid w:val="009555F6"/>
    <w:rsid w:val="00955C4B"/>
    <w:rsid w:val="00956083"/>
    <w:rsid w:val="009563F6"/>
    <w:rsid w:val="00956C32"/>
    <w:rsid w:val="00956DBE"/>
    <w:rsid w:val="00956E5F"/>
    <w:rsid w:val="00956FEF"/>
    <w:rsid w:val="0095798E"/>
    <w:rsid w:val="00957D93"/>
    <w:rsid w:val="00957DA1"/>
    <w:rsid w:val="00960893"/>
    <w:rsid w:val="00960A2A"/>
    <w:rsid w:val="00960C58"/>
    <w:rsid w:val="00960E03"/>
    <w:rsid w:val="00961146"/>
    <w:rsid w:val="00961363"/>
    <w:rsid w:val="0096200F"/>
    <w:rsid w:val="009624EA"/>
    <w:rsid w:val="009628BA"/>
    <w:rsid w:val="009628BF"/>
    <w:rsid w:val="00962AA9"/>
    <w:rsid w:val="00962BC9"/>
    <w:rsid w:val="00962E6B"/>
    <w:rsid w:val="0096311A"/>
    <w:rsid w:val="00963185"/>
    <w:rsid w:val="0096330F"/>
    <w:rsid w:val="009636B8"/>
    <w:rsid w:val="00963A9D"/>
    <w:rsid w:val="00963C9E"/>
    <w:rsid w:val="00963D0B"/>
    <w:rsid w:val="0096417F"/>
    <w:rsid w:val="00964224"/>
    <w:rsid w:val="00964B1B"/>
    <w:rsid w:val="00964DC1"/>
    <w:rsid w:val="00964EED"/>
    <w:rsid w:val="009651A4"/>
    <w:rsid w:val="00965C61"/>
    <w:rsid w:val="009662B0"/>
    <w:rsid w:val="00966952"/>
    <w:rsid w:val="00966DEC"/>
    <w:rsid w:val="00966E21"/>
    <w:rsid w:val="0096732E"/>
    <w:rsid w:val="00967401"/>
    <w:rsid w:val="00967576"/>
    <w:rsid w:val="0096768C"/>
    <w:rsid w:val="00967B28"/>
    <w:rsid w:val="00967C41"/>
    <w:rsid w:val="00967D2E"/>
    <w:rsid w:val="00967D92"/>
    <w:rsid w:val="00967E40"/>
    <w:rsid w:val="00967E5B"/>
    <w:rsid w:val="00967ECD"/>
    <w:rsid w:val="0097028F"/>
    <w:rsid w:val="009706F2"/>
    <w:rsid w:val="00970C9C"/>
    <w:rsid w:val="00970CBE"/>
    <w:rsid w:val="00970EA1"/>
    <w:rsid w:val="00970F0A"/>
    <w:rsid w:val="00970F21"/>
    <w:rsid w:val="00970F9D"/>
    <w:rsid w:val="00971D1A"/>
    <w:rsid w:val="00971ED6"/>
    <w:rsid w:val="00971FCD"/>
    <w:rsid w:val="00972062"/>
    <w:rsid w:val="00972194"/>
    <w:rsid w:val="00972403"/>
    <w:rsid w:val="00972427"/>
    <w:rsid w:val="0097246F"/>
    <w:rsid w:val="00972FE2"/>
    <w:rsid w:val="009732D7"/>
    <w:rsid w:val="009732FA"/>
    <w:rsid w:val="00973801"/>
    <w:rsid w:val="00973C96"/>
    <w:rsid w:val="00974195"/>
    <w:rsid w:val="009751C3"/>
    <w:rsid w:val="0097576F"/>
    <w:rsid w:val="00975855"/>
    <w:rsid w:val="00975A68"/>
    <w:rsid w:val="00975D67"/>
    <w:rsid w:val="00975E80"/>
    <w:rsid w:val="00975EF0"/>
    <w:rsid w:val="00975F10"/>
    <w:rsid w:val="00976278"/>
    <w:rsid w:val="009765FD"/>
    <w:rsid w:val="009767F6"/>
    <w:rsid w:val="00976D7E"/>
    <w:rsid w:val="009776C9"/>
    <w:rsid w:val="00977712"/>
    <w:rsid w:val="00977E49"/>
    <w:rsid w:val="0098008B"/>
    <w:rsid w:val="00980148"/>
    <w:rsid w:val="00980262"/>
    <w:rsid w:val="00980407"/>
    <w:rsid w:val="00980428"/>
    <w:rsid w:val="00980480"/>
    <w:rsid w:val="009804D4"/>
    <w:rsid w:val="0098067C"/>
    <w:rsid w:val="009808B1"/>
    <w:rsid w:val="00980916"/>
    <w:rsid w:val="00980A6A"/>
    <w:rsid w:val="00980E48"/>
    <w:rsid w:val="00981153"/>
    <w:rsid w:val="00981165"/>
    <w:rsid w:val="00981232"/>
    <w:rsid w:val="009819AA"/>
    <w:rsid w:val="00982084"/>
    <w:rsid w:val="00982088"/>
    <w:rsid w:val="009823A2"/>
    <w:rsid w:val="00982524"/>
    <w:rsid w:val="0098255A"/>
    <w:rsid w:val="00982652"/>
    <w:rsid w:val="00982C47"/>
    <w:rsid w:val="00982D4D"/>
    <w:rsid w:val="00984075"/>
    <w:rsid w:val="009848A3"/>
    <w:rsid w:val="00984F86"/>
    <w:rsid w:val="00985571"/>
    <w:rsid w:val="00985634"/>
    <w:rsid w:val="00985833"/>
    <w:rsid w:val="00985877"/>
    <w:rsid w:val="009859FB"/>
    <w:rsid w:val="00985D04"/>
    <w:rsid w:val="0098611D"/>
    <w:rsid w:val="00986A1C"/>
    <w:rsid w:val="00986C33"/>
    <w:rsid w:val="00986FB4"/>
    <w:rsid w:val="00987314"/>
    <w:rsid w:val="009875AB"/>
    <w:rsid w:val="0098763C"/>
    <w:rsid w:val="00987722"/>
    <w:rsid w:val="00987E50"/>
    <w:rsid w:val="00990123"/>
    <w:rsid w:val="009902F1"/>
    <w:rsid w:val="009904A0"/>
    <w:rsid w:val="00990529"/>
    <w:rsid w:val="00990554"/>
    <w:rsid w:val="0099070F"/>
    <w:rsid w:val="00990BA4"/>
    <w:rsid w:val="0099113D"/>
    <w:rsid w:val="0099145E"/>
    <w:rsid w:val="009914A5"/>
    <w:rsid w:val="009915CA"/>
    <w:rsid w:val="00991978"/>
    <w:rsid w:val="00991A2D"/>
    <w:rsid w:val="00991BF0"/>
    <w:rsid w:val="00991D53"/>
    <w:rsid w:val="00991E6B"/>
    <w:rsid w:val="00991E86"/>
    <w:rsid w:val="009922CE"/>
    <w:rsid w:val="00992D41"/>
    <w:rsid w:val="00992E74"/>
    <w:rsid w:val="009932D4"/>
    <w:rsid w:val="009936DE"/>
    <w:rsid w:val="0099386F"/>
    <w:rsid w:val="00993B16"/>
    <w:rsid w:val="00993EFF"/>
    <w:rsid w:val="009941EC"/>
    <w:rsid w:val="0099425C"/>
    <w:rsid w:val="0099431E"/>
    <w:rsid w:val="00994575"/>
    <w:rsid w:val="0099475F"/>
    <w:rsid w:val="00994F21"/>
    <w:rsid w:val="00994F8A"/>
    <w:rsid w:val="00995024"/>
    <w:rsid w:val="009950EF"/>
    <w:rsid w:val="009953C3"/>
    <w:rsid w:val="00995FB8"/>
    <w:rsid w:val="00995FCE"/>
    <w:rsid w:val="00996721"/>
    <w:rsid w:val="00996D29"/>
    <w:rsid w:val="00996D8B"/>
    <w:rsid w:val="00996DA0"/>
    <w:rsid w:val="009970DF"/>
    <w:rsid w:val="0099726F"/>
    <w:rsid w:val="009978EC"/>
    <w:rsid w:val="00997C48"/>
    <w:rsid w:val="00997FB0"/>
    <w:rsid w:val="009A0372"/>
    <w:rsid w:val="009A0E22"/>
    <w:rsid w:val="009A11EA"/>
    <w:rsid w:val="009A131C"/>
    <w:rsid w:val="009A141B"/>
    <w:rsid w:val="009A1799"/>
    <w:rsid w:val="009A1D87"/>
    <w:rsid w:val="009A1F43"/>
    <w:rsid w:val="009A20C1"/>
    <w:rsid w:val="009A26A2"/>
    <w:rsid w:val="009A2765"/>
    <w:rsid w:val="009A284D"/>
    <w:rsid w:val="009A2C63"/>
    <w:rsid w:val="009A2D58"/>
    <w:rsid w:val="009A2D88"/>
    <w:rsid w:val="009A2ED6"/>
    <w:rsid w:val="009A354A"/>
    <w:rsid w:val="009A3A9F"/>
    <w:rsid w:val="009A3BF7"/>
    <w:rsid w:val="009A40EE"/>
    <w:rsid w:val="009A431C"/>
    <w:rsid w:val="009A45B4"/>
    <w:rsid w:val="009A45BB"/>
    <w:rsid w:val="009A4679"/>
    <w:rsid w:val="009A482B"/>
    <w:rsid w:val="009A4B03"/>
    <w:rsid w:val="009A4C0C"/>
    <w:rsid w:val="009A4DDD"/>
    <w:rsid w:val="009A4DEF"/>
    <w:rsid w:val="009A502F"/>
    <w:rsid w:val="009A5812"/>
    <w:rsid w:val="009A5862"/>
    <w:rsid w:val="009A5CB8"/>
    <w:rsid w:val="009A5D19"/>
    <w:rsid w:val="009A625C"/>
    <w:rsid w:val="009A6468"/>
    <w:rsid w:val="009A6598"/>
    <w:rsid w:val="009A6897"/>
    <w:rsid w:val="009A6A24"/>
    <w:rsid w:val="009A6AF6"/>
    <w:rsid w:val="009A6C63"/>
    <w:rsid w:val="009A6E52"/>
    <w:rsid w:val="009A7210"/>
    <w:rsid w:val="009A72AA"/>
    <w:rsid w:val="009A7599"/>
    <w:rsid w:val="009B013A"/>
    <w:rsid w:val="009B025A"/>
    <w:rsid w:val="009B03BE"/>
    <w:rsid w:val="009B057A"/>
    <w:rsid w:val="009B06DF"/>
    <w:rsid w:val="009B0733"/>
    <w:rsid w:val="009B0846"/>
    <w:rsid w:val="009B08E1"/>
    <w:rsid w:val="009B12C8"/>
    <w:rsid w:val="009B1722"/>
    <w:rsid w:val="009B18BB"/>
    <w:rsid w:val="009B1B69"/>
    <w:rsid w:val="009B245E"/>
    <w:rsid w:val="009B2A27"/>
    <w:rsid w:val="009B3571"/>
    <w:rsid w:val="009B3638"/>
    <w:rsid w:val="009B40BF"/>
    <w:rsid w:val="009B41A4"/>
    <w:rsid w:val="009B4555"/>
    <w:rsid w:val="009B4641"/>
    <w:rsid w:val="009B4880"/>
    <w:rsid w:val="009B4992"/>
    <w:rsid w:val="009B4D01"/>
    <w:rsid w:val="009B4D1F"/>
    <w:rsid w:val="009B4DC0"/>
    <w:rsid w:val="009B54C3"/>
    <w:rsid w:val="009B57F2"/>
    <w:rsid w:val="009B5A44"/>
    <w:rsid w:val="009B5D0C"/>
    <w:rsid w:val="009B63B7"/>
    <w:rsid w:val="009B6C39"/>
    <w:rsid w:val="009B7382"/>
    <w:rsid w:val="009B7501"/>
    <w:rsid w:val="009B7A4F"/>
    <w:rsid w:val="009B7B12"/>
    <w:rsid w:val="009B7F43"/>
    <w:rsid w:val="009C0273"/>
    <w:rsid w:val="009C02CD"/>
    <w:rsid w:val="009C0473"/>
    <w:rsid w:val="009C074D"/>
    <w:rsid w:val="009C0A78"/>
    <w:rsid w:val="009C0D05"/>
    <w:rsid w:val="009C291B"/>
    <w:rsid w:val="009C3149"/>
    <w:rsid w:val="009C32EE"/>
    <w:rsid w:val="009C33A6"/>
    <w:rsid w:val="009C372D"/>
    <w:rsid w:val="009C3991"/>
    <w:rsid w:val="009C3ADA"/>
    <w:rsid w:val="009C3D9B"/>
    <w:rsid w:val="009C3E02"/>
    <w:rsid w:val="009C3F15"/>
    <w:rsid w:val="009C400A"/>
    <w:rsid w:val="009C40F8"/>
    <w:rsid w:val="009C4189"/>
    <w:rsid w:val="009C4437"/>
    <w:rsid w:val="009C464B"/>
    <w:rsid w:val="009C48BA"/>
    <w:rsid w:val="009C4DD6"/>
    <w:rsid w:val="009C4E3D"/>
    <w:rsid w:val="009C4ECE"/>
    <w:rsid w:val="009C585D"/>
    <w:rsid w:val="009C5A40"/>
    <w:rsid w:val="009C5DAD"/>
    <w:rsid w:val="009C648D"/>
    <w:rsid w:val="009C64CF"/>
    <w:rsid w:val="009C732C"/>
    <w:rsid w:val="009C77C8"/>
    <w:rsid w:val="009C78E6"/>
    <w:rsid w:val="009C79E1"/>
    <w:rsid w:val="009C7FBE"/>
    <w:rsid w:val="009D023E"/>
    <w:rsid w:val="009D0266"/>
    <w:rsid w:val="009D07A5"/>
    <w:rsid w:val="009D1394"/>
    <w:rsid w:val="009D16BC"/>
    <w:rsid w:val="009D1748"/>
    <w:rsid w:val="009D1C0E"/>
    <w:rsid w:val="009D1F43"/>
    <w:rsid w:val="009D35F3"/>
    <w:rsid w:val="009D35F9"/>
    <w:rsid w:val="009D3741"/>
    <w:rsid w:val="009D3A44"/>
    <w:rsid w:val="009D3C29"/>
    <w:rsid w:val="009D3C62"/>
    <w:rsid w:val="009D3FC3"/>
    <w:rsid w:val="009D4143"/>
    <w:rsid w:val="009D41AD"/>
    <w:rsid w:val="009D425D"/>
    <w:rsid w:val="009D44B6"/>
    <w:rsid w:val="009D477E"/>
    <w:rsid w:val="009D4AB1"/>
    <w:rsid w:val="009D4E24"/>
    <w:rsid w:val="009D5B37"/>
    <w:rsid w:val="009D6CB9"/>
    <w:rsid w:val="009D70D7"/>
    <w:rsid w:val="009D783C"/>
    <w:rsid w:val="009D7A77"/>
    <w:rsid w:val="009D7D81"/>
    <w:rsid w:val="009E010A"/>
    <w:rsid w:val="009E0127"/>
    <w:rsid w:val="009E02F9"/>
    <w:rsid w:val="009E0812"/>
    <w:rsid w:val="009E089E"/>
    <w:rsid w:val="009E0B54"/>
    <w:rsid w:val="009E0E57"/>
    <w:rsid w:val="009E14D2"/>
    <w:rsid w:val="009E16C2"/>
    <w:rsid w:val="009E197A"/>
    <w:rsid w:val="009E1EC7"/>
    <w:rsid w:val="009E2412"/>
    <w:rsid w:val="009E257A"/>
    <w:rsid w:val="009E2912"/>
    <w:rsid w:val="009E2A26"/>
    <w:rsid w:val="009E2A5F"/>
    <w:rsid w:val="009E30A9"/>
    <w:rsid w:val="009E30CF"/>
    <w:rsid w:val="009E3422"/>
    <w:rsid w:val="009E34F2"/>
    <w:rsid w:val="009E42B6"/>
    <w:rsid w:val="009E43BA"/>
    <w:rsid w:val="009E4441"/>
    <w:rsid w:val="009E49E4"/>
    <w:rsid w:val="009E4AEF"/>
    <w:rsid w:val="009E4D42"/>
    <w:rsid w:val="009E4D43"/>
    <w:rsid w:val="009E508B"/>
    <w:rsid w:val="009E569D"/>
    <w:rsid w:val="009E5785"/>
    <w:rsid w:val="009E5BB0"/>
    <w:rsid w:val="009E5DB3"/>
    <w:rsid w:val="009E5DE5"/>
    <w:rsid w:val="009E5DFF"/>
    <w:rsid w:val="009E6033"/>
    <w:rsid w:val="009E60AB"/>
    <w:rsid w:val="009E6259"/>
    <w:rsid w:val="009E6511"/>
    <w:rsid w:val="009E661C"/>
    <w:rsid w:val="009E6701"/>
    <w:rsid w:val="009E6B14"/>
    <w:rsid w:val="009E6E17"/>
    <w:rsid w:val="009E6E5D"/>
    <w:rsid w:val="009E6E8F"/>
    <w:rsid w:val="009E70E2"/>
    <w:rsid w:val="009E74C5"/>
    <w:rsid w:val="009E7763"/>
    <w:rsid w:val="009E7813"/>
    <w:rsid w:val="009E7910"/>
    <w:rsid w:val="009E798E"/>
    <w:rsid w:val="009E7998"/>
    <w:rsid w:val="009E7B63"/>
    <w:rsid w:val="009E7BA7"/>
    <w:rsid w:val="009E7F58"/>
    <w:rsid w:val="009E7F5C"/>
    <w:rsid w:val="009F0AC8"/>
    <w:rsid w:val="009F113F"/>
    <w:rsid w:val="009F11B7"/>
    <w:rsid w:val="009F1530"/>
    <w:rsid w:val="009F1564"/>
    <w:rsid w:val="009F16A4"/>
    <w:rsid w:val="009F1C55"/>
    <w:rsid w:val="009F1C68"/>
    <w:rsid w:val="009F20B6"/>
    <w:rsid w:val="009F225F"/>
    <w:rsid w:val="009F229D"/>
    <w:rsid w:val="009F2426"/>
    <w:rsid w:val="009F27E2"/>
    <w:rsid w:val="009F2F7B"/>
    <w:rsid w:val="009F31A7"/>
    <w:rsid w:val="009F3493"/>
    <w:rsid w:val="009F38C6"/>
    <w:rsid w:val="009F3AC3"/>
    <w:rsid w:val="009F3B53"/>
    <w:rsid w:val="009F3E2B"/>
    <w:rsid w:val="009F4135"/>
    <w:rsid w:val="009F44F9"/>
    <w:rsid w:val="009F455F"/>
    <w:rsid w:val="009F48BC"/>
    <w:rsid w:val="009F4C4E"/>
    <w:rsid w:val="009F4DD3"/>
    <w:rsid w:val="009F52C6"/>
    <w:rsid w:val="009F55CB"/>
    <w:rsid w:val="009F5A95"/>
    <w:rsid w:val="009F5B0E"/>
    <w:rsid w:val="009F6769"/>
    <w:rsid w:val="009F697D"/>
    <w:rsid w:val="009F6A62"/>
    <w:rsid w:val="009F6B18"/>
    <w:rsid w:val="009F71E9"/>
    <w:rsid w:val="009F74C2"/>
    <w:rsid w:val="009F7604"/>
    <w:rsid w:val="009F7C6A"/>
    <w:rsid w:val="00A0013A"/>
    <w:rsid w:val="00A0021E"/>
    <w:rsid w:val="00A00422"/>
    <w:rsid w:val="00A004DA"/>
    <w:rsid w:val="00A007BE"/>
    <w:rsid w:val="00A008C9"/>
    <w:rsid w:val="00A00A3E"/>
    <w:rsid w:val="00A00AF0"/>
    <w:rsid w:val="00A00B0A"/>
    <w:rsid w:val="00A01174"/>
    <w:rsid w:val="00A012DD"/>
    <w:rsid w:val="00A0163C"/>
    <w:rsid w:val="00A019FC"/>
    <w:rsid w:val="00A01AB9"/>
    <w:rsid w:val="00A022C6"/>
    <w:rsid w:val="00A02A4B"/>
    <w:rsid w:val="00A02B12"/>
    <w:rsid w:val="00A03057"/>
    <w:rsid w:val="00A03193"/>
    <w:rsid w:val="00A036B6"/>
    <w:rsid w:val="00A037F7"/>
    <w:rsid w:val="00A03927"/>
    <w:rsid w:val="00A03B3C"/>
    <w:rsid w:val="00A03CC0"/>
    <w:rsid w:val="00A03DEC"/>
    <w:rsid w:val="00A04173"/>
    <w:rsid w:val="00A045DF"/>
    <w:rsid w:val="00A04855"/>
    <w:rsid w:val="00A049BA"/>
    <w:rsid w:val="00A04E09"/>
    <w:rsid w:val="00A05215"/>
    <w:rsid w:val="00A058E3"/>
    <w:rsid w:val="00A059B9"/>
    <w:rsid w:val="00A060AC"/>
    <w:rsid w:val="00A061A8"/>
    <w:rsid w:val="00A061D7"/>
    <w:rsid w:val="00A06400"/>
    <w:rsid w:val="00A06C52"/>
    <w:rsid w:val="00A07148"/>
    <w:rsid w:val="00A07179"/>
    <w:rsid w:val="00A072FE"/>
    <w:rsid w:val="00A075CB"/>
    <w:rsid w:val="00A07630"/>
    <w:rsid w:val="00A076C2"/>
    <w:rsid w:val="00A079C6"/>
    <w:rsid w:val="00A079EE"/>
    <w:rsid w:val="00A07D2A"/>
    <w:rsid w:val="00A07E6F"/>
    <w:rsid w:val="00A07F81"/>
    <w:rsid w:val="00A100E8"/>
    <w:rsid w:val="00A10216"/>
    <w:rsid w:val="00A103AB"/>
    <w:rsid w:val="00A107FD"/>
    <w:rsid w:val="00A10ADD"/>
    <w:rsid w:val="00A10B95"/>
    <w:rsid w:val="00A10CEC"/>
    <w:rsid w:val="00A110C7"/>
    <w:rsid w:val="00A112E9"/>
    <w:rsid w:val="00A1148A"/>
    <w:rsid w:val="00A114D3"/>
    <w:rsid w:val="00A11C49"/>
    <w:rsid w:val="00A11E33"/>
    <w:rsid w:val="00A1241C"/>
    <w:rsid w:val="00A126BB"/>
    <w:rsid w:val="00A12935"/>
    <w:rsid w:val="00A12E2B"/>
    <w:rsid w:val="00A12EE7"/>
    <w:rsid w:val="00A13016"/>
    <w:rsid w:val="00A13051"/>
    <w:rsid w:val="00A13395"/>
    <w:rsid w:val="00A1368E"/>
    <w:rsid w:val="00A13751"/>
    <w:rsid w:val="00A139A3"/>
    <w:rsid w:val="00A13F03"/>
    <w:rsid w:val="00A148C3"/>
    <w:rsid w:val="00A14A4B"/>
    <w:rsid w:val="00A14D52"/>
    <w:rsid w:val="00A14E5A"/>
    <w:rsid w:val="00A14FB5"/>
    <w:rsid w:val="00A1505F"/>
    <w:rsid w:val="00A150D2"/>
    <w:rsid w:val="00A1513A"/>
    <w:rsid w:val="00A1528C"/>
    <w:rsid w:val="00A15492"/>
    <w:rsid w:val="00A15B80"/>
    <w:rsid w:val="00A15C5C"/>
    <w:rsid w:val="00A1647C"/>
    <w:rsid w:val="00A16635"/>
    <w:rsid w:val="00A16B5D"/>
    <w:rsid w:val="00A16B71"/>
    <w:rsid w:val="00A16E05"/>
    <w:rsid w:val="00A1718E"/>
    <w:rsid w:val="00A17438"/>
    <w:rsid w:val="00A174AB"/>
    <w:rsid w:val="00A176D0"/>
    <w:rsid w:val="00A17881"/>
    <w:rsid w:val="00A17960"/>
    <w:rsid w:val="00A17E57"/>
    <w:rsid w:val="00A200D7"/>
    <w:rsid w:val="00A208AB"/>
    <w:rsid w:val="00A20BB1"/>
    <w:rsid w:val="00A20C73"/>
    <w:rsid w:val="00A21507"/>
    <w:rsid w:val="00A2165F"/>
    <w:rsid w:val="00A218B2"/>
    <w:rsid w:val="00A21AF2"/>
    <w:rsid w:val="00A21AFF"/>
    <w:rsid w:val="00A21EBA"/>
    <w:rsid w:val="00A222A4"/>
    <w:rsid w:val="00A22781"/>
    <w:rsid w:val="00A22D91"/>
    <w:rsid w:val="00A23237"/>
    <w:rsid w:val="00A23468"/>
    <w:rsid w:val="00A23508"/>
    <w:rsid w:val="00A236B5"/>
    <w:rsid w:val="00A23A3D"/>
    <w:rsid w:val="00A24132"/>
    <w:rsid w:val="00A24144"/>
    <w:rsid w:val="00A243EC"/>
    <w:rsid w:val="00A2485D"/>
    <w:rsid w:val="00A24950"/>
    <w:rsid w:val="00A24A8F"/>
    <w:rsid w:val="00A24CBC"/>
    <w:rsid w:val="00A25726"/>
    <w:rsid w:val="00A25F08"/>
    <w:rsid w:val="00A2643E"/>
    <w:rsid w:val="00A2684F"/>
    <w:rsid w:val="00A269B5"/>
    <w:rsid w:val="00A27057"/>
    <w:rsid w:val="00A2707A"/>
    <w:rsid w:val="00A271E5"/>
    <w:rsid w:val="00A273B2"/>
    <w:rsid w:val="00A27615"/>
    <w:rsid w:val="00A27AEB"/>
    <w:rsid w:val="00A27F3C"/>
    <w:rsid w:val="00A27FA3"/>
    <w:rsid w:val="00A304B6"/>
    <w:rsid w:val="00A3067B"/>
    <w:rsid w:val="00A31007"/>
    <w:rsid w:val="00A3121E"/>
    <w:rsid w:val="00A31795"/>
    <w:rsid w:val="00A31A8C"/>
    <w:rsid w:val="00A31BE5"/>
    <w:rsid w:val="00A31BE6"/>
    <w:rsid w:val="00A31FE6"/>
    <w:rsid w:val="00A32488"/>
    <w:rsid w:val="00A32B14"/>
    <w:rsid w:val="00A32D8A"/>
    <w:rsid w:val="00A32F1B"/>
    <w:rsid w:val="00A33365"/>
    <w:rsid w:val="00A3338D"/>
    <w:rsid w:val="00A33421"/>
    <w:rsid w:val="00A337C4"/>
    <w:rsid w:val="00A33A01"/>
    <w:rsid w:val="00A340C4"/>
    <w:rsid w:val="00A34723"/>
    <w:rsid w:val="00A34CDF"/>
    <w:rsid w:val="00A34EBB"/>
    <w:rsid w:val="00A351C0"/>
    <w:rsid w:val="00A35356"/>
    <w:rsid w:val="00A35676"/>
    <w:rsid w:val="00A357D5"/>
    <w:rsid w:val="00A3584D"/>
    <w:rsid w:val="00A35D43"/>
    <w:rsid w:val="00A369BF"/>
    <w:rsid w:val="00A36C9F"/>
    <w:rsid w:val="00A36D2C"/>
    <w:rsid w:val="00A374D0"/>
    <w:rsid w:val="00A37663"/>
    <w:rsid w:val="00A378FD"/>
    <w:rsid w:val="00A37A78"/>
    <w:rsid w:val="00A37C56"/>
    <w:rsid w:val="00A37CC2"/>
    <w:rsid w:val="00A37E07"/>
    <w:rsid w:val="00A37E8F"/>
    <w:rsid w:val="00A405D4"/>
    <w:rsid w:val="00A40677"/>
    <w:rsid w:val="00A40963"/>
    <w:rsid w:val="00A40A6D"/>
    <w:rsid w:val="00A40C45"/>
    <w:rsid w:val="00A41374"/>
    <w:rsid w:val="00A42769"/>
    <w:rsid w:val="00A429E9"/>
    <w:rsid w:val="00A434C9"/>
    <w:rsid w:val="00A43CEE"/>
    <w:rsid w:val="00A44239"/>
    <w:rsid w:val="00A44343"/>
    <w:rsid w:val="00A44A77"/>
    <w:rsid w:val="00A4510F"/>
    <w:rsid w:val="00A45425"/>
    <w:rsid w:val="00A4561C"/>
    <w:rsid w:val="00A456E9"/>
    <w:rsid w:val="00A45B22"/>
    <w:rsid w:val="00A45DD2"/>
    <w:rsid w:val="00A45E91"/>
    <w:rsid w:val="00A46214"/>
    <w:rsid w:val="00A463DB"/>
    <w:rsid w:val="00A46592"/>
    <w:rsid w:val="00A469D4"/>
    <w:rsid w:val="00A46C7D"/>
    <w:rsid w:val="00A473FE"/>
    <w:rsid w:val="00A47B52"/>
    <w:rsid w:val="00A47B6C"/>
    <w:rsid w:val="00A506C2"/>
    <w:rsid w:val="00A50801"/>
    <w:rsid w:val="00A508A7"/>
    <w:rsid w:val="00A50EE7"/>
    <w:rsid w:val="00A51362"/>
    <w:rsid w:val="00A51804"/>
    <w:rsid w:val="00A520D3"/>
    <w:rsid w:val="00A52121"/>
    <w:rsid w:val="00A521F1"/>
    <w:rsid w:val="00A522C0"/>
    <w:rsid w:val="00A52319"/>
    <w:rsid w:val="00A526BD"/>
    <w:rsid w:val="00A529C6"/>
    <w:rsid w:val="00A5310D"/>
    <w:rsid w:val="00A5321F"/>
    <w:rsid w:val="00A53839"/>
    <w:rsid w:val="00A53AD8"/>
    <w:rsid w:val="00A540CE"/>
    <w:rsid w:val="00A54405"/>
    <w:rsid w:val="00A54B7B"/>
    <w:rsid w:val="00A54DFA"/>
    <w:rsid w:val="00A5529A"/>
    <w:rsid w:val="00A5534B"/>
    <w:rsid w:val="00A55527"/>
    <w:rsid w:val="00A55752"/>
    <w:rsid w:val="00A55C67"/>
    <w:rsid w:val="00A5652A"/>
    <w:rsid w:val="00A566E7"/>
    <w:rsid w:val="00A56863"/>
    <w:rsid w:val="00A56C5A"/>
    <w:rsid w:val="00A56FB7"/>
    <w:rsid w:val="00A57071"/>
    <w:rsid w:val="00A572B7"/>
    <w:rsid w:val="00A57418"/>
    <w:rsid w:val="00A577E9"/>
    <w:rsid w:val="00A57E36"/>
    <w:rsid w:val="00A60291"/>
    <w:rsid w:val="00A603A6"/>
    <w:rsid w:val="00A604BA"/>
    <w:rsid w:val="00A60878"/>
    <w:rsid w:val="00A60FAC"/>
    <w:rsid w:val="00A6118E"/>
    <w:rsid w:val="00A614CB"/>
    <w:rsid w:val="00A6177C"/>
    <w:rsid w:val="00A61950"/>
    <w:rsid w:val="00A619AD"/>
    <w:rsid w:val="00A61AC5"/>
    <w:rsid w:val="00A61B3D"/>
    <w:rsid w:val="00A61B46"/>
    <w:rsid w:val="00A61E07"/>
    <w:rsid w:val="00A61FD8"/>
    <w:rsid w:val="00A61FDE"/>
    <w:rsid w:val="00A6232E"/>
    <w:rsid w:val="00A62356"/>
    <w:rsid w:val="00A63387"/>
    <w:rsid w:val="00A63455"/>
    <w:rsid w:val="00A6376B"/>
    <w:rsid w:val="00A63A44"/>
    <w:rsid w:val="00A63DDF"/>
    <w:rsid w:val="00A642AF"/>
    <w:rsid w:val="00A646BB"/>
    <w:rsid w:val="00A64D3A"/>
    <w:rsid w:val="00A6581B"/>
    <w:rsid w:val="00A658B5"/>
    <w:rsid w:val="00A65A54"/>
    <w:rsid w:val="00A65EA7"/>
    <w:rsid w:val="00A66980"/>
    <w:rsid w:val="00A67062"/>
    <w:rsid w:val="00A67200"/>
    <w:rsid w:val="00A678CD"/>
    <w:rsid w:val="00A679E4"/>
    <w:rsid w:val="00A67E19"/>
    <w:rsid w:val="00A7064D"/>
    <w:rsid w:val="00A7084B"/>
    <w:rsid w:val="00A7095E"/>
    <w:rsid w:val="00A70B8E"/>
    <w:rsid w:val="00A70BA6"/>
    <w:rsid w:val="00A70BC0"/>
    <w:rsid w:val="00A7184D"/>
    <w:rsid w:val="00A71871"/>
    <w:rsid w:val="00A71DEA"/>
    <w:rsid w:val="00A72153"/>
    <w:rsid w:val="00A726BD"/>
    <w:rsid w:val="00A729EF"/>
    <w:rsid w:val="00A72F27"/>
    <w:rsid w:val="00A7307A"/>
    <w:rsid w:val="00A734EF"/>
    <w:rsid w:val="00A744FF"/>
    <w:rsid w:val="00A74D4A"/>
    <w:rsid w:val="00A750CF"/>
    <w:rsid w:val="00A754AF"/>
    <w:rsid w:val="00A755E8"/>
    <w:rsid w:val="00A758C0"/>
    <w:rsid w:val="00A759C3"/>
    <w:rsid w:val="00A75B48"/>
    <w:rsid w:val="00A75C71"/>
    <w:rsid w:val="00A76DC0"/>
    <w:rsid w:val="00A7701F"/>
    <w:rsid w:val="00A772CD"/>
    <w:rsid w:val="00A7735B"/>
    <w:rsid w:val="00A776E3"/>
    <w:rsid w:val="00A776FD"/>
    <w:rsid w:val="00A77AE9"/>
    <w:rsid w:val="00A77C91"/>
    <w:rsid w:val="00A77D31"/>
    <w:rsid w:val="00A77E0B"/>
    <w:rsid w:val="00A80021"/>
    <w:rsid w:val="00A8005B"/>
    <w:rsid w:val="00A80133"/>
    <w:rsid w:val="00A8024E"/>
    <w:rsid w:val="00A803C8"/>
    <w:rsid w:val="00A803CC"/>
    <w:rsid w:val="00A80402"/>
    <w:rsid w:val="00A806F9"/>
    <w:rsid w:val="00A8078B"/>
    <w:rsid w:val="00A8085D"/>
    <w:rsid w:val="00A80922"/>
    <w:rsid w:val="00A80A03"/>
    <w:rsid w:val="00A80C4F"/>
    <w:rsid w:val="00A80DEE"/>
    <w:rsid w:val="00A810E0"/>
    <w:rsid w:val="00A81A98"/>
    <w:rsid w:val="00A81C09"/>
    <w:rsid w:val="00A81F00"/>
    <w:rsid w:val="00A81FA8"/>
    <w:rsid w:val="00A82005"/>
    <w:rsid w:val="00A82138"/>
    <w:rsid w:val="00A8239B"/>
    <w:rsid w:val="00A823D3"/>
    <w:rsid w:val="00A82BEA"/>
    <w:rsid w:val="00A82CDA"/>
    <w:rsid w:val="00A82F10"/>
    <w:rsid w:val="00A836CF"/>
    <w:rsid w:val="00A839E5"/>
    <w:rsid w:val="00A844BC"/>
    <w:rsid w:val="00A84762"/>
    <w:rsid w:val="00A84787"/>
    <w:rsid w:val="00A847A1"/>
    <w:rsid w:val="00A847A7"/>
    <w:rsid w:val="00A850DF"/>
    <w:rsid w:val="00A8512F"/>
    <w:rsid w:val="00A85210"/>
    <w:rsid w:val="00A857B6"/>
    <w:rsid w:val="00A8592C"/>
    <w:rsid w:val="00A859CC"/>
    <w:rsid w:val="00A8654B"/>
    <w:rsid w:val="00A866FB"/>
    <w:rsid w:val="00A867A1"/>
    <w:rsid w:val="00A86A8E"/>
    <w:rsid w:val="00A86F55"/>
    <w:rsid w:val="00A86FDB"/>
    <w:rsid w:val="00A87079"/>
    <w:rsid w:val="00A87214"/>
    <w:rsid w:val="00A8722F"/>
    <w:rsid w:val="00A87614"/>
    <w:rsid w:val="00A87A0E"/>
    <w:rsid w:val="00A87D82"/>
    <w:rsid w:val="00A90101"/>
    <w:rsid w:val="00A90259"/>
    <w:rsid w:val="00A90382"/>
    <w:rsid w:val="00A90743"/>
    <w:rsid w:val="00A90C9B"/>
    <w:rsid w:val="00A9130E"/>
    <w:rsid w:val="00A91485"/>
    <w:rsid w:val="00A9171B"/>
    <w:rsid w:val="00A9181F"/>
    <w:rsid w:val="00A91D9C"/>
    <w:rsid w:val="00A926D5"/>
    <w:rsid w:val="00A927E7"/>
    <w:rsid w:val="00A92D5B"/>
    <w:rsid w:val="00A93132"/>
    <w:rsid w:val="00A933A9"/>
    <w:rsid w:val="00A939BA"/>
    <w:rsid w:val="00A93B36"/>
    <w:rsid w:val="00A93BA8"/>
    <w:rsid w:val="00A93BE1"/>
    <w:rsid w:val="00A93CE7"/>
    <w:rsid w:val="00A94E0C"/>
    <w:rsid w:val="00A956C7"/>
    <w:rsid w:val="00A9573C"/>
    <w:rsid w:val="00A95822"/>
    <w:rsid w:val="00A95B04"/>
    <w:rsid w:val="00A95FF4"/>
    <w:rsid w:val="00A9602D"/>
    <w:rsid w:val="00A962FD"/>
    <w:rsid w:val="00A96F05"/>
    <w:rsid w:val="00A976D9"/>
    <w:rsid w:val="00A97E8C"/>
    <w:rsid w:val="00AA01A0"/>
    <w:rsid w:val="00AA0208"/>
    <w:rsid w:val="00AA0386"/>
    <w:rsid w:val="00AA04A0"/>
    <w:rsid w:val="00AA0604"/>
    <w:rsid w:val="00AA077B"/>
    <w:rsid w:val="00AA0C87"/>
    <w:rsid w:val="00AA1190"/>
    <w:rsid w:val="00AA168C"/>
    <w:rsid w:val="00AA18CC"/>
    <w:rsid w:val="00AA1E77"/>
    <w:rsid w:val="00AA227C"/>
    <w:rsid w:val="00AA22E3"/>
    <w:rsid w:val="00AA254F"/>
    <w:rsid w:val="00AA2611"/>
    <w:rsid w:val="00AA297B"/>
    <w:rsid w:val="00AA2C8C"/>
    <w:rsid w:val="00AA2F80"/>
    <w:rsid w:val="00AA3157"/>
    <w:rsid w:val="00AA3509"/>
    <w:rsid w:val="00AA38D9"/>
    <w:rsid w:val="00AA38EF"/>
    <w:rsid w:val="00AA3B56"/>
    <w:rsid w:val="00AA3DEC"/>
    <w:rsid w:val="00AA41D6"/>
    <w:rsid w:val="00AA4C62"/>
    <w:rsid w:val="00AA4F7E"/>
    <w:rsid w:val="00AA5263"/>
    <w:rsid w:val="00AA5580"/>
    <w:rsid w:val="00AA5F23"/>
    <w:rsid w:val="00AA6854"/>
    <w:rsid w:val="00AA6B83"/>
    <w:rsid w:val="00AA6C27"/>
    <w:rsid w:val="00AA6D9D"/>
    <w:rsid w:val="00AA6DF8"/>
    <w:rsid w:val="00AA6F1F"/>
    <w:rsid w:val="00AA747D"/>
    <w:rsid w:val="00AA74C7"/>
    <w:rsid w:val="00AA75D3"/>
    <w:rsid w:val="00AA78D0"/>
    <w:rsid w:val="00AA7BDC"/>
    <w:rsid w:val="00AA7F5B"/>
    <w:rsid w:val="00AB0551"/>
    <w:rsid w:val="00AB06CD"/>
    <w:rsid w:val="00AB0B4B"/>
    <w:rsid w:val="00AB0C3D"/>
    <w:rsid w:val="00AB0D04"/>
    <w:rsid w:val="00AB0DAD"/>
    <w:rsid w:val="00AB0E85"/>
    <w:rsid w:val="00AB0F57"/>
    <w:rsid w:val="00AB1013"/>
    <w:rsid w:val="00AB14B7"/>
    <w:rsid w:val="00AB18A3"/>
    <w:rsid w:val="00AB1A06"/>
    <w:rsid w:val="00AB1B79"/>
    <w:rsid w:val="00AB1B8D"/>
    <w:rsid w:val="00AB1E88"/>
    <w:rsid w:val="00AB1E9B"/>
    <w:rsid w:val="00AB21A3"/>
    <w:rsid w:val="00AB24D4"/>
    <w:rsid w:val="00AB256A"/>
    <w:rsid w:val="00AB290D"/>
    <w:rsid w:val="00AB33D5"/>
    <w:rsid w:val="00AB3B5D"/>
    <w:rsid w:val="00AB3C02"/>
    <w:rsid w:val="00AB4077"/>
    <w:rsid w:val="00AB4142"/>
    <w:rsid w:val="00AB46FB"/>
    <w:rsid w:val="00AB4E44"/>
    <w:rsid w:val="00AB4F17"/>
    <w:rsid w:val="00AB5039"/>
    <w:rsid w:val="00AB5274"/>
    <w:rsid w:val="00AB52D8"/>
    <w:rsid w:val="00AB58EB"/>
    <w:rsid w:val="00AB5907"/>
    <w:rsid w:val="00AB5B32"/>
    <w:rsid w:val="00AB5BF1"/>
    <w:rsid w:val="00AB5C6C"/>
    <w:rsid w:val="00AB6273"/>
    <w:rsid w:val="00AB66F0"/>
    <w:rsid w:val="00AB6801"/>
    <w:rsid w:val="00AB6EC5"/>
    <w:rsid w:val="00AB6F7B"/>
    <w:rsid w:val="00AB7A07"/>
    <w:rsid w:val="00AB7D92"/>
    <w:rsid w:val="00AC00D8"/>
    <w:rsid w:val="00AC0177"/>
    <w:rsid w:val="00AC0263"/>
    <w:rsid w:val="00AC06D4"/>
    <w:rsid w:val="00AC070C"/>
    <w:rsid w:val="00AC079A"/>
    <w:rsid w:val="00AC0B56"/>
    <w:rsid w:val="00AC0F6F"/>
    <w:rsid w:val="00AC149D"/>
    <w:rsid w:val="00AC1599"/>
    <w:rsid w:val="00AC1A56"/>
    <w:rsid w:val="00AC1AC4"/>
    <w:rsid w:val="00AC1BE0"/>
    <w:rsid w:val="00AC1E14"/>
    <w:rsid w:val="00AC2676"/>
    <w:rsid w:val="00AC2A9A"/>
    <w:rsid w:val="00AC2AFB"/>
    <w:rsid w:val="00AC344D"/>
    <w:rsid w:val="00AC3485"/>
    <w:rsid w:val="00AC3531"/>
    <w:rsid w:val="00AC3A65"/>
    <w:rsid w:val="00AC3BE4"/>
    <w:rsid w:val="00AC3C99"/>
    <w:rsid w:val="00AC4624"/>
    <w:rsid w:val="00AC48EE"/>
    <w:rsid w:val="00AC49ED"/>
    <w:rsid w:val="00AC4C85"/>
    <w:rsid w:val="00AC5074"/>
    <w:rsid w:val="00AC536C"/>
    <w:rsid w:val="00AC537D"/>
    <w:rsid w:val="00AC5538"/>
    <w:rsid w:val="00AC584A"/>
    <w:rsid w:val="00AC5961"/>
    <w:rsid w:val="00AC5AF4"/>
    <w:rsid w:val="00AC6209"/>
    <w:rsid w:val="00AC671D"/>
    <w:rsid w:val="00AC6ADB"/>
    <w:rsid w:val="00AC6B95"/>
    <w:rsid w:val="00AC6C8F"/>
    <w:rsid w:val="00AC6E8A"/>
    <w:rsid w:val="00AC70EA"/>
    <w:rsid w:val="00AC749E"/>
    <w:rsid w:val="00AC7CE5"/>
    <w:rsid w:val="00AD020A"/>
    <w:rsid w:val="00AD0782"/>
    <w:rsid w:val="00AD07B0"/>
    <w:rsid w:val="00AD0C45"/>
    <w:rsid w:val="00AD0F84"/>
    <w:rsid w:val="00AD1062"/>
    <w:rsid w:val="00AD1200"/>
    <w:rsid w:val="00AD1325"/>
    <w:rsid w:val="00AD13B4"/>
    <w:rsid w:val="00AD1416"/>
    <w:rsid w:val="00AD20DD"/>
    <w:rsid w:val="00AD2221"/>
    <w:rsid w:val="00AD25A4"/>
    <w:rsid w:val="00AD2A31"/>
    <w:rsid w:val="00AD2BD5"/>
    <w:rsid w:val="00AD2C93"/>
    <w:rsid w:val="00AD2E1A"/>
    <w:rsid w:val="00AD36EA"/>
    <w:rsid w:val="00AD3709"/>
    <w:rsid w:val="00AD371F"/>
    <w:rsid w:val="00AD375F"/>
    <w:rsid w:val="00AD392C"/>
    <w:rsid w:val="00AD3A41"/>
    <w:rsid w:val="00AD3E8E"/>
    <w:rsid w:val="00AD41F5"/>
    <w:rsid w:val="00AD47C2"/>
    <w:rsid w:val="00AD5092"/>
    <w:rsid w:val="00AD576B"/>
    <w:rsid w:val="00AD5AC3"/>
    <w:rsid w:val="00AD5B5B"/>
    <w:rsid w:val="00AD618B"/>
    <w:rsid w:val="00AD6646"/>
    <w:rsid w:val="00AD69A2"/>
    <w:rsid w:val="00AD6DFE"/>
    <w:rsid w:val="00AD6E4B"/>
    <w:rsid w:val="00AD6E51"/>
    <w:rsid w:val="00AD71EB"/>
    <w:rsid w:val="00AD73FD"/>
    <w:rsid w:val="00AD75DE"/>
    <w:rsid w:val="00AD7713"/>
    <w:rsid w:val="00AD7BBF"/>
    <w:rsid w:val="00AD7EB3"/>
    <w:rsid w:val="00AE047D"/>
    <w:rsid w:val="00AE063D"/>
    <w:rsid w:val="00AE0660"/>
    <w:rsid w:val="00AE0780"/>
    <w:rsid w:val="00AE0DE8"/>
    <w:rsid w:val="00AE0F0D"/>
    <w:rsid w:val="00AE1228"/>
    <w:rsid w:val="00AE13A5"/>
    <w:rsid w:val="00AE1476"/>
    <w:rsid w:val="00AE1707"/>
    <w:rsid w:val="00AE1F55"/>
    <w:rsid w:val="00AE21E2"/>
    <w:rsid w:val="00AE224E"/>
    <w:rsid w:val="00AE233F"/>
    <w:rsid w:val="00AE245C"/>
    <w:rsid w:val="00AE2A22"/>
    <w:rsid w:val="00AE2AF1"/>
    <w:rsid w:val="00AE2B64"/>
    <w:rsid w:val="00AE30D2"/>
    <w:rsid w:val="00AE390E"/>
    <w:rsid w:val="00AE3CE6"/>
    <w:rsid w:val="00AE3D1F"/>
    <w:rsid w:val="00AE4166"/>
    <w:rsid w:val="00AE41FF"/>
    <w:rsid w:val="00AE42C5"/>
    <w:rsid w:val="00AE4402"/>
    <w:rsid w:val="00AE4530"/>
    <w:rsid w:val="00AE4828"/>
    <w:rsid w:val="00AE5035"/>
    <w:rsid w:val="00AE50A5"/>
    <w:rsid w:val="00AE5113"/>
    <w:rsid w:val="00AE5962"/>
    <w:rsid w:val="00AE617F"/>
    <w:rsid w:val="00AE69EA"/>
    <w:rsid w:val="00AE6AAC"/>
    <w:rsid w:val="00AE6BA3"/>
    <w:rsid w:val="00AE6DF6"/>
    <w:rsid w:val="00AE6FCF"/>
    <w:rsid w:val="00AE717C"/>
    <w:rsid w:val="00AE717F"/>
    <w:rsid w:val="00AE736A"/>
    <w:rsid w:val="00AE77DA"/>
    <w:rsid w:val="00AE7FF8"/>
    <w:rsid w:val="00AF0110"/>
    <w:rsid w:val="00AF037C"/>
    <w:rsid w:val="00AF0730"/>
    <w:rsid w:val="00AF0A2C"/>
    <w:rsid w:val="00AF0AA4"/>
    <w:rsid w:val="00AF0B05"/>
    <w:rsid w:val="00AF0B8A"/>
    <w:rsid w:val="00AF0C57"/>
    <w:rsid w:val="00AF0F43"/>
    <w:rsid w:val="00AF15FA"/>
    <w:rsid w:val="00AF17D1"/>
    <w:rsid w:val="00AF1C13"/>
    <w:rsid w:val="00AF1F7A"/>
    <w:rsid w:val="00AF22B5"/>
    <w:rsid w:val="00AF2720"/>
    <w:rsid w:val="00AF2965"/>
    <w:rsid w:val="00AF2B29"/>
    <w:rsid w:val="00AF2DDB"/>
    <w:rsid w:val="00AF30CD"/>
    <w:rsid w:val="00AF354F"/>
    <w:rsid w:val="00AF3980"/>
    <w:rsid w:val="00AF3DC0"/>
    <w:rsid w:val="00AF4054"/>
    <w:rsid w:val="00AF46CF"/>
    <w:rsid w:val="00AF4879"/>
    <w:rsid w:val="00AF4D57"/>
    <w:rsid w:val="00AF5993"/>
    <w:rsid w:val="00AF5B0D"/>
    <w:rsid w:val="00AF5BA1"/>
    <w:rsid w:val="00AF5D14"/>
    <w:rsid w:val="00AF5DD2"/>
    <w:rsid w:val="00AF6222"/>
    <w:rsid w:val="00AF68A9"/>
    <w:rsid w:val="00AF6B2E"/>
    <w:rsid w:val="00AF6D30"/>
    <w:rsid w:val="00AF6ED0"/>
    <w:rsid w:val="00B0058D"/>
    <w:rsid w:val="00B00683"/>
    <w:rsid w:val="00B009D6"/>
    <w:rsid w:val="00B00A1C"/>
    <w:rsid w:val="00B00C85"/>
    <w:rsid w:val="00B00DDE"/>
    <w:rsid w:val="00B01218"/>
    <w:rsid w:val="00B01578"/>
    <w:rsid w:val="00B0171C"/>
    <w:rsid w:val="00B01807"/>
    <w:rsid w:val="00B01B8D"/>
    <w:rsid w:val="00B01BCC"/>
    <w:rsid w:val="00B01BEB"/>
    <w:rsid w:val="00B01DC8"/>
    <w:rsid w:val="00B01F0D"/>
    <w:rsid w:val="00B020D6"/>
    <w:rsid w:val="00B02437"/>
    <w:rsid w:val="00B02506"/>
    <w:rsid w:val="00B02515"/>
    <w:rsid w:val="00B025F2"/>
    <w:rsid w:val="00B02707"/>
    <w:rsid w:val="00B02E93"/>
    <w:rsid w:val="00B02EF1"/>
    <w:rsid w:val="00B02F44"/>
    <w:rsid w:val="00B0304A"/>
    <w:rsid w:val="00B032D1"/>
    <w:rsid w:val="00B033E8"/>
    <w:rsid w:val="00B037DA"/>
    <w:rsid w:val="00B03B27"/>
    <w:rsid w:val="00B03BCD"/>
    <w:rsid w:val="00B03C25"/>
    <w:rsid w:val="00B03D44"/>
    <w:rsid w:val="00B03EAB"/>
    <w:rsid w:val="00B04043"/>
    <w:rsid w:val="00B04490"/>
    <w:rsid w:val="00B0450A"/>
    <w:rsid w:val="00B04538"/>
    <w:rsid w:val="00B0459F"/>
    <w:rsid w:val="00B045E7"/>
    <w:rsid w:val="00B049E7"/>
    <w:rsid w:val="00B04AEC"/>
    <w:rsid w:val="00B04CDF"/>
    <w:rsid w:val="00B04EA6"/>
    <w:rsid w:val="00B04F99"/>
    <w:rsid w:val="00B052A9"/>
    <w:rsid w:val="00B05670"/>
    <w:rsid w:val="00B05D48"/>
    <w:rsid w:val="00B0611C"/>
    <w:rsid w:val="00B062F2"/>
    <w:rsid w:val="00B06505"/>
    <w:rsid w:val="00B06746"/>
    <w:rsid w:val="00B067FB"/>
    <w:rsid w:val="00B07161"/>
    <w:rsid w:val="00B073EB"/>
    <w:rsid w:val="00B10176"/>
    <w:rsid w:val="00B102D6"/>
    <w:rsid w:val="00B109A2"/>
    <w:rsid w:val="00B11199"/>
    <w:rsid w:val="00B1124B"/>
    <w:rsid w:val="00B11354"/>
    <w:rsid w:val="00B11418"/>
    <w:rsid w:val="00B11E78"/>
    <w:rsid w:val="00B11F68"/>
    <w:rsid w:val="00B1203F"/>
    <w:rsid w:val="00B12389"/>
    <w:rsid w:val="00B1240A"/>
    <w:rsid w:val="00B12520"/>
    <w:rsid w:val="00B1297B"/>
    <w:rsid w:val="00B12A7C"/>
    <w:rsid w:val="00B12B38"/>
    <w:rsid w:val="00B12DED"/>
    <w:rsid w:val="00B13141"/>
    <w:rsid w:val="00B1332B"/>
    <w:rsid w:val="00B1392D"/>
    <w:rsid w:val="00B13A21"/>
    <w:rsid w:val="00B13E70"/>
    <w:rsid w:val="00B142E4"/>
    <w:rsid w:val="00B1464A"/>
    <w:rsid w:val="00B1473B"/>
    <w:rsid w:val="00B14759"/>
    <w:rsid w:val="00B147DF"/>
    <w:rsid w:val="00B150F0"/>
    <w:rsid w:val="00B1570C"/>
    <w:rsid w:val="00B1597E"/>
    <w:rsid w:val="00B15A6C"/>
    <w:rsid w:val="00B15B17"/>
    <w:rsid w:val="00B15B9E"/>
    <w:rsid w:val="00B15C85"/>
    <w:rsid w:val="00B15D3F"/>
    <w:rsid w:val="00B16781"/>
    <w:rsid w:val="00B167E8"/>
    <w:rsid w:val="00B16FE7"/>
    <w:rsid w:val="00B1703C"/>
    <w:rsid w:val="00B17485"/>
    <w:rsid w:val="00B17497"/>
    <w:rsid w:val="00B17634"/>
    <w:rsid w:val="00B177B1"/>
    <w:rsid w:val="00B178E0"/>
    <w:rsid w:val="00B17AE6"/>
    <w:rsid w:val="00B17EE8"/>
    <w:rsid w:val="00B2081D"/>
    <w:rsid w:val="00B20E53"/>
    <w:rsid w:val="00B210A4"/>
    <w:rsid w:val="00B211E3"/>
    <w:rsid w:val="00B2138A"/>
    <w:rsid w:val="00B21B7E"/>
    <w:rsid w:val="00B21C73"/>
    <w:rsid w:val="00B2216B"/>
    <w:rsid w:val="00B22316"/>
    <w:rsid w:val="00B22DF2"/>
    <w:rsid w:val="00B23118"/>
    <w:rsid w:val="00B2361D"/>
    <w:rsid w:val="00B23DEB"/>
    <w:rsid w:val="00B23FB4"/>
    <w:rsid w:val="00B244E1"/>
    <w:rsid w:val="00B245B4"/>
    <w:rsid w:val="00B247E2"/>
    <w:rsid w:val="00B24A5A"/>
    <w:rsid w:val="00B24DB8"/>
    <w:rsid w:val="00B24DED"/>
    <w:rsid w:val="00B24F27"/>
    <w:rsid w:val="00B24FE6"/>
    <w:rsid w:val="00B25242"/>
    <w:rsid w:val="00B25510"/>
    <w:rsid w:val="00B25EF5"/>
    <w:rsid w:val="00B25FCD"/>
    <w:rsid w:val="00B2600D"/>
    <w:rsid w:val="00B268D7"/>
    <w:rsid w:val="00B26AFE"/>
    <w:rsid w:val="00B2721A"/>
    <w:rsid w:val="00B273C6"/>
    <w:rsid w:val="00B276E6"/>
    <w:rsid w:val="00B27C6E"/>
    <w:rsid w:val="00B27D7F"/>
    <w:rsid w:val="00B30285"/>
    <w:rsid w:val="00B302CC"/>
    <w:rsid w:val="00B30670"/>
    <w:rsid w:val="00B318F0"/>
    <w:rsid w:val="00B31B82"/>
    <w:rsid w:val="00B31FE7"/>
    <w:rsid w:val="00B3219D"/>
    <w:rsid w:val="00B32426"/>
    <w:rsid w:val="00B32577"/>
    <w:rsid w:val="00B325F8"/>
    <w:rsid w:val="00B32816"/>
    <w:rsid w:val="00B328E6"/>
    <w:rsid w:val="00B32C53"/>
    <w:rsid w:val="00B344DC"/>
    <w:rsid w:val="00B3463F"/>
    <w:rsid w:val="00B34EE4"/>
    <w:rsid w:val="00B34F42"/>
    <w:rsid w:val="00B351E5"/>
    <w:rsid w:val="00B3537D"/>
    <w:rsid w:val="00B35438"/>
    <w:rsid w:val="00B3570F"/>
    <w:rsid w:val="00B357E8"/>
    <w:rsid w:val="00B36105"/>
    <w:rsid w:val="00B3656B"/>
    <w:rsid w:val="00B36ACA"/>
    <w:rsid w:val="00B36BE4"/>
    <w:rsid w:val="00B36F73"/>
    <w:rsid w:val="00B373AA"/>
    <w:rsid w:val="00B3777F"/>
    <w:rsid w:val="00B37E15"/>
    <w:rsid w:val="00B400FE"/>
    <w:rsid w:val="00B4022B"/>
    <w:rsid w:val="00B40545"/>
    <w:rsid w:val="00B4069C"/>
    <w:rsid w:val="00B40A0B"/>
    <w:rsid w:val="00B411DD"/>
    <w:rsid w:val="00B41685"/>
    <w:rsid w:val="00B41BBD"/>
    <w:rsid w:val="00B41F03"/>
    <w:rsid w:val="00B423C4"/>
    <w:rsid w:val="00B42790"/>
    <w:rsid w:val="00B42F6C"/>
    <w:rsid w:val="00B43254"/>
    <w:rsid w:val="00B43428"/>
    <w:rsid w:val="00B43954"/>
    <w:rsid w:val="00B44106"/>
    <w:rsid w:val="00B4444E"/>
    <w:rsid w:val="00B446EB"/>
    <w:rsid w:val="00B44D32"/>
    <w:rsid w:val="00B44E26"/>
    <w:rsid w:val="00B4536D"/>
    <w:rsid w:val="00B454D2"/>
    <w:rsid w:val="00B45887"/>
    <w:rsid w:val="00B4649E"/>
    <w:rsid w:val="00B46715"/>
    <w:rsid w:val="00B46AC8"/>
    <w:rsid w:val="00B46B95"/>
    <w:rsid w:val="00B46F02"/>
    <w:rsid w:val="00B472DF"/>
    <w:rsid w:val="00B474F4"/>
    <w:rsid w:val="00B47AA4"/>
    <w:rsid w:val="00B500B7"/>
    <w:rsid w:val="00B504E0"/>
    <w:rsid w:val="00B505D0"/>
    <w:rsid w:val="00B505DC"/>
    <w:rsid w:val="00B50A72"/>
    <w:rsid w:val="00B50FD0"/>
    <w:rsid w:val="00B5100D"/>
    <w:rsid w:val="00B5110B"/>
    <w:rsid w:val="00B511C2"/>
    <w:rsid w:val="00B516F8"/>
    <w:rsid w:val="00B519FC"/>
    <w:rsid w:val="00B51C98"/>
    <w:rsid w:val="00B51C9C"/>
    <w:rsid w:val="00B51DD6"/>
    <w:rsid w:val="00B51FAB"/>
    <w:rsid w:val="00B5250E"/>
    <w:rsid w:val="00B526BD"/>
    <w:rsid w:val="00B52AA8"/>
    <w:rsid w:val="00B52AEE"/>
    <w:rsid w:val="00B52D83"/>
    <w:rsid w:val="00B52E19"/>
    <w:rsid w:val="00B52FA1"/>
    <w:rsid w:val="00B5323B"/>
    <w:rsid w:val="00B532CD"/>
    <w:rsid w:val="00B5369D"/>
    <w:rsid w:val="00B53764"/>
    <w:rsid w:val="00B53873"/>
    <w:rsid w:val="00B5393D"/>
    <w:rsid w:val="00B53A7D"/>
    <w:rsid w:val="00B53DE1"/>
    <w:rsid w:val="00B53E1E"/>
    <w:rsid w:val="00B53F1F"/>
    <w:rsid w:val="00B53FF6"/>
    <w:rsid w:val="00B54060"/>
    <w:rsid w:val="00B5419D"/>
    <w:rsid w:val="00B54765"/>
    <w:rsid w:val="00B548CA"/>
    <w:rsid w:val="00B548F9"/>
    <w:rsid w:val="00B5491E"/>
    <w:rsid w:val="00B55530"/>
    <w:rsid w:val="00B5556C"/>
    <w:rsid w:val="00B55A34"/>
    <w:rsid w:val="00B55C4F"/>
    <w:rsid w:val="00B55DF7"/>
    <w:rsid w:val="00B56243"/>
    <w:rsid w:val="00B56321"/>
    <w:rsid w:val="00B564BD"/>
    <w:rsid w:val="00B56672"/>
    <w:rsid w:val="00B568CC"/>
    <w:rsid w:val="00B57040"/>
    <w:rsid w:val="00B574C0"/>
    <w:rsid w:val="00B57B51"/>
    <w:rsid w:val="00B57E75"/>
    <w:rsid w:val="00B57EF0"/>
    <w:rsid w:val="00B57FBE"/>
    <w:rsid w:val="00B60270"/>
    <w:rsid w:val="00B6076F"/>
    <w:rsid w:val="00B60E88"/>
    <w:rsid w:val="00B61046"/>
    <w:rsid w:val="00B6135F"/>
    <w:rsid w:val="00B61455"/>
    <w:rsid w:val="00B6170D"/>
    <w:rsid w:val="00B61899"/>
    <w:rsid w:val="00B61A16"/>
    <w:rsid w:val="00B61BB9"/>
    <w:rsid w:val="00B61BCC"/>
    <w:rsid w:val="00B61EAB"/>
    <w:rsid w:val="00B61EB9"/>
    <w:rsid w:val="00B62661"/>
    <w:rsid w:val="00B62A24"/>
    <w:rsid w:val="00B62AA9"/>
    <w:rsid w:val="00B633BE"/>
    <w:rsid w:val="00B635C0"/>
    <w:rsid w:val="00B63711"/>
    <w:rsid w:val="00B63796"/>
    <w:rsid w:val="00B63D3F"/>
    <w:rsid w:val="00B63F30"/>
    <w:rsid w:val="00B6400A"/>
    <w:rsid w:val="00B644BC"/>
    <w:rsid w:val="00B64875"/>
    <w:rsid w:val="00B64939"/>
    <w:rsid w:val="00B64A13"/>
    <w:rsid w:val="00B64CCD"/>
    <w:rsid w:val="00B65060"/>
    <w:rsid w:val="00B65441"/>
    <w:rsid w:val="00B65B4C"/>
    <w:rsid w:val="00B65B9A"/>
    <w:rsid w:val="00B65C8E"/>
    <w:rsid w:val="00B65FAF"/>
    <w:rsid w:val="00B6624B"/>
    <w:rsid w:val="00B662BC"/>
    <w:rsid w:val="00B662EF"/>
    <w:rsid w:val="00B664A4"/>
    <w:rsid w:val="00B666CA"/>
    <w:rsid w:val="00B66BA8"/>
    <w:rsid w:val="00B66BD5"/>
    <w:rsid w:val="00B66D74"/>
    <w:rsid w:val="00B66DE3"/>
    <w:rsid w:val="00B66E68"/>
    <w:rsid w:val="00B66EB1"/>
    <w:rsid w:val="00B670DF"/>
    <w:rsid w:val="00B6736C"/>
    <w:rsid w:val="00B67457"/>
    <w:rsid w:val="00B675E4"/>
    <w:rsid w:val="00B67CBB"/>
    <w:rsid w:val="00B67E1E"/>
    <w:rsid w:val="00B7012E"/>
    <w:rsid w:val="00B70A90"/>
    <w:rsid w:val="00B70BD9"/>
    <w:rsid w:val="00B70FD1"/>
    <w:rsid w:val="00B7141A"/>
    <w:rsid w:val="00B7152E"/>
    <w:rsid w:val="00B718DE"/>
    <w:rsid w:val="00B71ED7"/>
    <w:rsid w:val="00B72295"/>
    <w:rsid w:val="00B72561"/>
    <w:rsid w:val="00B7263A"/>
    <w:rsid w:val="00B72791"/>
    <w:rsid w:val="00B73422"/>
    <w:rsid w:val="00B73538"/>
    <w:rsid w:val="00B73726"/>
    <w:rsid w:val="00B73843"/>
    <w:rsid w:val="00B738EB"/>
    <w:rsid w:val="00B73964"/>
    <w:rsid w:val="00B73BCF"/>
    <w:rsid w:val="00B73C43"/>
    <w:rsid w:val="00B741CF"/>
    <w:rsid w:val="00B7431F"/>
    <w:rsid w:val="00B743BC"/>
    <w:rsid w:val="00B74E21"/>
    <w:rsid w:val="00B74F18"/>
    <w:rsid w:val="00B753A4"/>
    <w:rsid w:val="00B755D3"/>
    <w:rsid w:val="00B75CB9"/>
    <w:rsid w:val="00B75F5F"/>
    <w:rsid w:val="00B760B6"/>
    <w:rsid w:val="00B76161"/>
    <w:rsid w:val="00B763B5"/>
    <w:rsid w:val="00B7661E"/>
    <w:rsid w:val="00B76D0C"/>
    <w:rsid w:val="00B77743"/>
    <w:rsid w:val="00B77BE5"/>
    <w:rsid w:val="00B77ECE"/>
    <w:rsid w:val="00B8005F"/>
    <w:rsid w:val="00B80142"/>
    <w:rsid w:val="00B8037A"/>
    <w:rsid w:val="00B804B3"/>
    <w:rsid w:val="00B809D8"/>
    <w:rsid w:val="00B80B74"/>
    <w:rsid w:val="00B80F93"/>
    <w:rsid w:val="00B810EE"/>
    <w:rsid w:val="00B81592"/>
    <w:rsid w:val="00B8161F"/>
    <w:rsid w:val="00B81646"/>
    <w:rsid w:val="00B817F2"/>
    <w:rsid w:val="00B819B1"/>
    <w:rsid w:val="00B81F0E"/>
    <w:rsid w:val="00B820A5"/>
    <w:rsid w:val="00B821F5"/>
    <w:rsid w:val="00B82C0B"/>
    <w:rsid w:val="00B82F80"/>
    <w:rsid w:val="00B83509"/>
    <w:rsid w:val="00B838E0"/>
    <w:rsid w:val="00B83BE5"/>
    <w:rsid w:val="00B83D32"/>
    <w:rsid w:val="00B83E7C"/>
    <w:rsid w:val="00B8455C"/>
    <w:rsid w:val="00B84622"/>
    <w:rsid w:val="00B8495E"/>
    <w:rsid w:val="00B84DFA"/>
    <w:rsid w:val="00B851F5"/>
    <w:rsid w:val="00B8553C"/>
    <w:rsid w:val="00B855F3"/>
    <w:rsid w:val="00B86264"/>
    <w:rsid w:val="00B8659C"/>
    <w:rsid w:val="00B86791"/>
    <w:rsid w:val="00B869B1"/>
    <w:rsid w:val="00B86BA9"/>
    <w:rsid w:val="00B86FAC"/>
    <w:rsid w:val="00B8702C"/>
    <w:rsid w:val="00B871C7"/>
    <w:rsid w:val="00B879A3"/>
    <w:rsid w:val="00B87E67"/>
    <w:rsid w:val="00B90029"/>
    <w:rsid w:val="00B90084"/>
    <w:rsid w:val="00B9017C"/>
    <w:rsid w:val="00B90617"/>
    <w:rsid w:val="00B91259"/>
    <w:rsid w:val="00B919BF"/>
    <w:rsid w:val="00B91A46"/>
    <w:rsid w:val="00B91ED5"/>
    <w:rsid w:val="00B920FA"/>
    <w:rsid w:val="00B9213D"/>
    <w:rsid w:val="00B92158"/>
    <w:rsid w:val="00B92835"/>
    <w:rsid w:val="00B9341F"/>
    <w:rsid w:val="00B9370D"/>
    <w:rsid w:val="00B93786"/>
    <w:rsid w:val="00B93B3A"/>
    <w:rsid w:val="00B93CD0"/>
    <w:rsid w:val="00B93D7F"/>
    <w:rsid w:val="00B9405B"/>
    <w:rsid w:val="00B94398"/>
    <w:rsid w:val="00B94AA3"/>
    <w:rsid w:val="00B94BF1"/>
    <w:rsid w:val="00B94CB6"/>
    <w:rsid w:val="00B9500E"/>
    <w:rsid w:val="00B95375"/>
    <w:rsid w:val="00B95AA9"/>
    <w:rsid w:val="00B96911"/>
    <w:rsid w:val="00B969CA"/>
    <w:rsid w:val="00B96F75"/>
    <w:rsid w:val="00B9723A"/>
    <w:rsid w:val="00B97779"/>
    <w:rsid w:val="00B97A7C"/>
    <w:rsid w:val="00B97C41"/>
    <w:rsid w:val="00B97D52"/>
    <w:rsid w:val="00B97D71"/>
    <w:rsid w:val="00B97E55"/>
    <w:rsid w:val="00B97ED6"/>
    <w:rsid w:val="00BA04CD"/>
    <w:rsid w:val="00BA0845"/>
    <w:rsid w:val="00BA0946"/>
    <w:rsid w:val="00BA0D6B"/>
    <w:rsid w:val="00BA1227"/>
    <w:rsid w:val="00BA1402"/>
    <w:rsid w:val="00BA1427"/>
    <w:rsid w:val="00BA19DC"/>
    <w:rsid w:val="00BA1B1B"/>
    <w:rsid w:val="00BA20BB"/>
    <w:rsid w:val="00BA2273"/>
    <w:rsid w:val="00BA2D61"/>
    <w:rsid w:val="00BA2DAD"/>
    <w:rsid w:val="00BA3479"/>
    <w:rsid w:val="00BA369B"/>
    <w:rsid w:val="00BA3B98"/>
    <w:rsid w:val="00BA3DC8"/>
    <w:rsid w:val="00BA3F16"/>
    <w:rsid w:val="00BA46FF"/>
    <w:rsid w:val="00BA4E1F"/>
    <w:rsid w:val="00BA578C"/>
    <w:rsid w:val="00BA5C0D"/>
    <w:rsid w:val="00BA5D3B"/>
    <w:rsid w:val="00BA5E4B"/>
    <w:rsid w:val="00BA5E6C"/>
    <w:rsid w:val="00BA63DA"/>
    <w:rsid w:val="00BA6420"/>
    <w:rsid w:val="00BA6689"/>
    <w:rsid w:val="00BA6869"/>
    <w:rsid w:val="00BA6D04"/>
    <w:rsid w:val="00BA76A3"/>
    <w:rsid w:val="00BA779C"/>
    <w:rsid w:val="00BA7CCB"/>
    <w:rsid w:val="00BB015B"/>
    <w:rsid w:val="00BB0515"/>
    <w:rsid w:val="00BB081B"/>
    <w:rsid w:val="00BB0857"/>
    <w:rsid w:val="00BB0A53"/>
    <w:rsid w:val="00BB0EB4"/>
    <w:rsid w:val="00BB0F2F"/>
    <w:rsid w:val="00BB1CA3"/>
    <w:rsid w:val="00BB20A8"/>
    <w:rsid w:val="00BB2115"/>
    <w:rsid w:val="00BB2125"/>
    <w:rsid w:val="00BB2246"/>
    <w:rsid w:val="00BB22E1"/>
    <w:rsid w:val="00BB2464"/>
    <w:rsid w:val="00BB2566"/>
    <w:rsid w:val="00BB2599"/>
    <w:rsid w:val="00BB265D"/>
    <w:rsid w:val="00BB29FB"/>
    <w:rsid w:val="00BB2A6F"/>
    <w:rsid w:val="00BB2D92"/>
    <w:rsid w:val="00BB3166"/>
    <w:rsid w:val="00BB31BF"/>
    <w:rsid w:val="00BB32D5"/>
    <w:rsid w:val="00BB33E9"/>
    <w:rsid w:val="00BB411D"/>
    <w:rsid w:val="00BB4241"/>
    <w:rsid w:val="00BB46EA"/>
    <w:rsid w:val="00BB4748"/>
    <w:rsid w:val="00BB48CE"/>
    <w:rsid w:val="00BB4FD7"/>
    <w:rsid w:val="00BB529E"/>
    <w:rsid w:val="00BB539B"/>
    <w:rsid w:val="00BB543A"/>
    <w:rsid w:val="00BB56F0"/>
    <w:rsid w:val="00BB5A3C"/>
    <w:rsid w:val="00BB60F7"/>
    <w:rsid w:val="00BB6111"/>
    <w:rsid w:val="00BB624F"/>
    <w:rsid w:val="00BB6ECD"/>
    <w:rsid w:val="00BB723F"/>
    <w:rsid w:val="00BB7319"/>
    <w:rsid w:val="00BB761A"/>
    <w:rsid w:val="00BB765F"/>
    <w:rsid w:val="00BB7A46"/>
    <w:rsid w:val="00BB7A5B"/>
    <w:rsid w:val="00BB7D93"/>
    <w:rsid w:val="00BC001A"/>
    <w:rsid w:val="00BC15F8"/>
    <w:rsid w:val="00BC195C"/>
    <w:rsid w:val="00BC1B69"/>
    <w:rsid w:val="00BC1B81"/>
    <w:rsid w:val="00BC21C3"/>
    <w:rsid w:val="00BC21EB"/>
    <w:rsid w:val="00BC2505"/>
    <w:rsid w:val="00BC2702"/>
    <w:rsid w:val="00BC2703"/>
    <w:rsid w:val="00BC2931"/>
    <w:rsid w:val="00BC2A4C"/>
    <w:rsid w:val="00BC2BE0"/>
    <w:rsid w:val="00BC31D9"/>
    <w:rsid w:val="00BC322E"/>
    <w:rsid w:val="00BC3435"/>
    <w:rsid w:val="00BC379E"/>
    <w:rsid w:val="00BC38CC"/>
    <w:rsid w:val="00BC3A0D"/>
    <w:rsid w:val="00BC4398"/>
    <w:rsid w:val="00BC442A"/>
    <w:rsid w:val="00BC46ED"/>
    <w:rsid w:val="00BC47A2"/>
    <w:rsid w:val="00BC4B67"/>
    <w:rsid w:val="00BC4B82"/>
    <w:rsid w:val="00BC4C4E"/>
    <w:rsid w:val="00BC4D5B"/>
    <w:rsid w:val="00BC500C"/>
    <w:rsid w:val="00BC5211"/>
    <w:rsid w:val="00BC55AA"/>
    <w:rsid w:val="00BC5637"/>
    <w:rsid w:val="00BC5722"/>
    <w:rsid w:val="00BC6078"/>
    <w:rsid w:val="00BC60FF"/>
    <w:rsid w:val="00BC634E"/>
    <w:rsid w:val="00BC6456"/>
    <w:rsid w:val="00BC6463"/>
    <w:rsid w:val="00BC6ADB"/>
    <w:rsid w:val="00BC72AA"/>
    <w:rsid w:val="00BC7515"/>
    <w:rsid w:val="00BC7CB1"/>
    <w:rsid w:val="00BC7EE3"/>
    <w:rsid w:val="00BD015A"/>
    <w:rsid w:val="00BD0756"/>
    <w:rsid w:val="00BD0976"/>
    <w:rsid w:val="00BD0A22"/>
    <w:rsid w:val="00BD0E4F"/>
    <w:rsid w:val="00BD0F28"/>
    <w:rsid w:val="00BD1009"/>
    <w:rsid w:val="00BD126D"/>
    <w:rsid w:val="00BD12A7"/>
    <w:rsid w:val="00BD141B"/>
    <w:rsid w:val="00BD15CA"/>
    <w:rsid w:val="00BD1C44"/>
    <w:rsid w:val="00BD23F0"/>
    <w:rsid w:val="00BD26A2"/>
    <w:rsid w:val="00BD27E1"/>
    <w:rsid w:val="00BD2D8A"/>
    <w:rsid w:val="00BD3490"/>
    <w:rsid w:val="00BD3498"/>
    <w:rsid w:val="00BD34F3"/>
    <w:rsid w:val="00BD3961"/>
    <w:rsid w:val="00BD3E93"/>
    <w:rsid w:val="00BD3E9D"/>
    <w:rsid w:val="00BD4059"/>
    <w:rsid w:val="00BD43CF"/>
    <w:rsid w:val="00BD4D79"/>
    <w:rsid w:val="00BD5015"/>
    <w:rsid w:val="00BD519A"/>
    <w:rsid w:val="00BD5271"/>
    <w:rsid w:val="00BD5B63"/>
    <w:rsid w:val="00BD6725"/>
    <w:rsid w:val="00BD694D"/>
    <w:rsid w:val="00BD69C2"/>
    <w:rsid w:val="00BD6BDA"/>
    <w:rsid w:val="00BD6E6B"/>
    <w:rsid w:val="00BD70DC"/>
    <w:rsid w:val="00BD7399"/>
    <w:rsid w:val="00BD78A4"/>
    <w:rsid w:val="00BE053E"/>
    <w:rsid w:val="00BE0703"/>
    <w:rsid w:val="00BE0C71"/>
    <w:rsid w:val="00BE0D00"/>
    <w:rsid w:val="00BE0DF3"/>
    <w:rsid w:val="00BE0F0E"/>
    <w:rsid w:val="00BE1226"/>
    <w:rsid w:val="00BE1CC9"/>
    <w:rsid w:val="00BE24FC"/>
    <w:rsid w:val="00BE260A"/>
    <w:rsid w:val="00BE26B1"/>
    <w:rsid w:val="00BE2946"/>
    <w:rsid w:val="00BE312A"/>
    <w:rsid w:val="00BE32BF"/>
    <w:rsid w:val="00BE36AB"/>
    <w:rsid w:val="00BE36EB"/>
    <w:rsid w:val="00BE391C"/>
    <w:rsid w:val="00BE3B08"/>
    <w:rsid w:val="00BE46C7"/>
    <w:rsid w:val="00BE486F"/>
    <w:rsid w:val="00BE5C7C"/>
    <w:rsid w:val="00BE5D73"/>
    <w:rsid w:val="00BE5FB0"/>
    <w:rsid w:val="00BE6724"/>
    <w:rsid w:val="00BE6AD7"/>
    <w:rsid w:val="00BE6FAD"/>
    <w:rsid w:val="00BE707E"/>
    <w:rsid w:val="00BE76A1"/>
    <w:rsid w:val="00BE7B5D"/>
    <w:rsid w:val="00BE7D66"/>
    <w:rsid w:val="00BF0250"/>
    <w:rsid w:val="00BF046D"/>
    <w:rsid w:val="00BF048A"/>
    <w:rsid w:val="00BF08E9"/>
    <w:rsid w:val="00BF0B3A"/>
    <w:rsid w:val="00BF0C1A"/>
    <w:rsid w:val="00BF0E93"/>
    <w:rsid w:val="00BF104B"/>
    <w:rsid w:val="00BF1074"/>
    <w:rsid w:val="00BF12ED"/>
    <w:rsid w:val="00BF176D"/>
    <w:rsid w:val="00BF1B7C"/>
    <w:rsid w:val="00BF1C2E"/>
    <w:rsid w:val="00BF26A1"/>
    <w:rsid w:val="00BF2782"/>
    <w:rsid w:val="00BF32D2"/>
    <w:rsid w:val="00BF333F"/>
    <w:rsid w:val="00BF3905"/>
    <w:rsid w:val="00BF3AFF"/>
    <w:rsid w:val="00BF3CDF"/>
    <w:rsid w:val="00BF46E0"/>
    <w:rsid w:val="00BF47C2"/>
    <w:rsid w:val="00BF4A46"/>
    <w:rsid w:val="00BF4BE8"/>
    <w:rsid w:val="00BF4DD6"/>
    <w:rsid w:val="00BF515D"/>
    <w:rsid w:val="00BF5716"/>
    <w:rsid w:val="00BF5833"/>
    <w:rsid w:val="00BF5A3F"/>
    <w:rsid w:val="00BF5A9C"/>
    <w:rsid w:val="00BF60DE"/>
    <w:rsid w:val="00BF6151"/>
    <w:rsid w:val="00BF67B9"/>
    <w:rsid w:val="00BF6803"/>
    <w:rsid w:val="00BF6BBC"/>
    <w:rsid w:val="00BF6BEB"/>
    <w:rsid w:val="00BF6EF6"/>
    <w:rsid w:val="00BF6F82"/>
    <w:rsid w:val="00BF6F89"/>
    <w:rsid w:val="00BF706E"/>
    <w:rsid w:val="00BF723D"/>
    <w:rsid w:val="00BF7649"/>
    <w:rsid w:val="00BF79EF"/>
    <w:rsid w:val="00C00236"/>
    <w:rsid w:val="00C00265"/>
    <w:rsid w:val="00C002BB"/>
    <w:rsid w:val="00C0047C"/>
    <w:rsid w:val="00C0074B"/>
    <w:rsid w:val="00C008EB"/>
    <w:rsid w:val="00C00902"/>
    <w:rsid w:val="00C00ADE"/>
    <w:rsid w:val="00C00C86"/>
    <w:rsid w:val="00C010E8"/>
    <w:rsid w:val="00C012E4"/>
    <w:rsid w:val="00C019DA"/>
    <w:rsid w:val="00C01A35"/>
    <w:rsid w:val="00C01C89"/>
    <w:rsid w:val="00C01E34"/>
    <w:rsid w:val="00C020AD"/>
    <w:rsid w:val="00C021EF"/>
    <w:rsid w:val="00C02F83"/>
    <w:rsid w:val="00C030B9"/>
    <w:rsid w:val="00C03D4A"/>
    <w:rsid w:val="00C03FEA"/>
    <w:rsid w:val="00C040E4"/>
    <w:rsid w:val="00C04683"/>
    <w:rsid w:val="00C04743"/>
    <w:rsid w:val="00C048EC"/>
    <w:rsid w:val="00C0497A"/>
    <w:rsid w:val="00C04CB7"/>
    <w:rsid w:val="00C04EC4"/>
    <w:rsid w:val="00C0506B"/>
    <w:rsid w:val="00C0534A"/>
    <w:rsid w:val="00C056CF"/>
    <w:rsid w:val="00C05838"/>
    <w:rsid w:val="00C05D7D"/>
    <w:rsid w:val="00C05F61"/>
    <w:rsid w:val="00C061EB"/>
    <w:rsid w:val="00C063A6"/>
    <w:rsid w:val="00C06455"/>
    <w:rsid w:val="00C064EB"/>
    <w:rsid w:val="00C06539"/>
    <w:rsid w:val="00C0660A"/>
    <w:rsid w:val="00C066C1"/>
    <w:rsid w:val="00C076BF"/>
    <w:rsid w:val="00C07DD2"/>
    <w:rsid w:val="00C07E87"/>
    <w:rsid w:val="00C10003"/>
    <w:rsid w:val="00C10594"/>
    <w:rsid w:val="00C10706"/>
    <w:rsid w:val="00C10759"/>
    <w:rsid w:val="00C10916"/>
    <w:rsid w:val="00C1120B"/>
    <w:rsid w:val="00C11234"/>
    <w:rsid w:val="00C112FD"/>
    <w:rsid w:val="00C118DD"/>
    <w:rsid w:val="00C11BC7"/>
    <w:rsid w:val="00C11D71"/>
    <w:rsid w:val="00C123D6"/>
    <w:rsid w:val="00C12505"/>
    <w:rsid w:val="00C1291B"/>
    <w:rsid w:val="00C1299A"/>
    <w:rsid w:val="00C12F17"/>
    <w:rsid w:val="00C13182"/>
    <w:rsid w:val="00C13248"/>
    <w:rsid w:val="00C13598"/>
    <w:rsid w:val="00C1373B"/>
    <w:rsid w:val="00C13971"/>
    <w:rsid w:val="00C13B6B"/>
    <w:rsid w:val="00C13CC5"/>
    <w:rsid w:val="00C13E14"/>
    <w:rsid w:val="00C14049"/>
    <w:rsid w:val="00C1499F"/>
    <w:rsid w:val="00C152F3"/>
    <w:rsid w:val="00C15558"/>
    <w:rsid w:val="00C15CD0"/>
    <w:rsid w:val="00C15DED"/>
    <w:rsid w:val="00C15E31"/>
    <w:rsid w:val="00C16091"/>
    <w:rsid w:val="00C161E9"/>
    <w:rsid w:val="00C16218"/>
    <w:rsid w:val="00C1649A"/>
    <w:rsid w:val="00C16B84"/>
    <w:rsid w:val="00C16C2A"/>
    <w:rsid w:val="00C16F66"/>
    <w:rsid w:val="00C1734C"/>
    <w:rsid w:val="00C176D0"/>
    <w:rsid w:val="00C17961"/>
    <w:rsid w:val="00C17B7A"/>
    <w:rsid w:val="00C17DA8"/>
    <w:rsid w:val="00C20432"/>
    <w:rsid w:val="00C206FF"/>
    <w:rsid w:val="00C20F66"/>
    <w:rsid w:val="00C21386"/>
    <w:rsid w:val="00C21C74"/>
    <w:rsid w:val="00C2206D"/>
    <w:rsid w:val="00C22213"/>
    <w:rsid w:val="00C2245D"/>
    <w:rsid w:val="00C2269F"/>
    <w:rsid w:val="00C22A08"/>
    <w:rsid w:val="00C22B29"/>
    <w:rsid w:val="00C22B86"/>
    <w:rsid w:val="00C23221"/>
    <w:rsid w:val="00C232BA"/>
    <w:rsid w:val="00C233EB"/>
    <w:rsid w:val="00C2340D"/>
    <w:rsid w:val="00C23558"/>
    <w:rsid w:val="00C23661"/>
    <w:rsid w:val="00C23889"/>
    <w:rsid w:val="00C23C78"/>
    <w:rsid w:val="00C23EE1"/>
    <w:rsid w:val="00C24084"/>
    <w:rsid w:val="00C2433D"/>
    <w:rsid w:val="00C24522"/>
    <w:rsid w:val="00C24699"/>
    <w:rsid w:val="00C24B97"/>
    <w:rsid w:val="00C25355"/>
    <w:rsid w:val="00C25455"/>
    <w:rsid w:val="00C254D9"/>
    <w:rsid w:val="00C25E87"/>
    <w:rsid w:val="00C25E88"/>
    <w:rsid w:val="00C25FF4"/>
    <w:rsid w:val="00C26AB9"/>
    <w:rsid w:val="00C26E26"/>
    <w:rsid w:val="00C27668"/>
    <w:rsid w:val="00C276C1"/>
    <w:rsid w:val="00C27DC8"/>
    <w:rsid w:val="00C27F0C"/>
    <w:rsid w:val="00C3008B"/>
    <w:rsid w:val="00C302B8"/>
    <w:rsid w:val="00C30350"/>
    <w:rsid w:val="00C30F4C"/>
    <w:rsid w:val="00C31315"/>
    <w:rsid w:val="00C3186C"/>
    <w:rsid w:val="00C31B2A"/>
    <w:rsid w:val="00C31CA6"/>
    <w:rsid w:val="00C31E05"/>
    <w:rsid w:val="00C32310"/>
    <w:rsid w:val="00C32D6F"/>
    <w:rsid w:val="00C32EB1"/>
    <w:rsid w:val="00C32F2B"/>
    <w:rsid w:val="00C331C6"/>
    <w:rsid w:val="00C3357A"/>
    <w:rsid w:val="00C3378C"/>
    <w:rsid w:val="00C33F8B"/>
    <w:rsid w:val="00C34044"/>
    <w:rsid w:val="00C340BB"/>
    <w:rsid w:val="00C34104"/>
    <w:rsid w:val="00C342A4"/>
    <w:rsid w:val="00C34C7C"/>
    <w:rsid w:val="00C35111"/>
    <w:rsid w:val="00C352F6"/>
    <w:rsid w:val="00C3554E"/>
    <w:rsid w:val="00C35709"/>
    <w:rsid w:val="00C35843"/>
    <w:rsid w:val="00C35C49"/>
    <w:rsid w:val="00C35CDE"/>
    <w:rsid w:val="00C36071"/>
    <w:rsid w:val="00C3617A"/>
    <w:rsid w:val="00C361AE"/>
    <w:rsid w:val="00C361B3"/>
    <w:rsid w:val="00C362D1"/>
    <w:rsid w:val="00C36382"/>
    <w:rsid w:val="00C3664F"/>
    <w:rsid w:val="00C366AA"/>
    <w:rsid w:val="00C36847"/>
    <w:rsid w:val="00C36915"/>
    <w:rsid w:val="00C36C3F"/>
    <w:rsid w:val="00C37806"/>
    <w:rsid w:val="00C37905"/>
    <w:rsid w:val="00C37963"/>
    <w:rsid w:val="00C37CD9"/>
    <w:rsid w:val="00C37D10"/>
    <w:rsid w:val="00C37F8D"/>
    <w:rsid w:val="00C4020A"/>
    <w:rsid w:val="00C4086F"/>
    <w:rsid w:val="00C40DFB"/>
    <w:rsid w:val="00C41218"/>
    <w:rsid w:val="00C4125A"/>
    <w:rsid w:val="00C413EE"/>
    <w:rsid w:val="00C414FA"/>
    <w:rsid w:val="00C41697"/>
    <w:rsid w:val="00C41BC5"/>
    <w:rsid w:val="00C41C7F"/>
    <w:rsid w:val="00C41D72"/>
    <w:rsid w:val="00C41F0B"/>
    <w:rsid w:val="00C42443"/>
    <w:rsid w:val="00C42646"/>
    <w:rsid w:val="00C42BCC"/>
    <w:rsid w:val="00C42E1E"/>
    <w:rsid w:val="00C430DC"/>
    <w:rsid w:val="00C43342"/>
    <w:rsid w:val="00C436D5"/>
    <w:rsid w:val="00C43A3D"/>
    <w:rsid w:val="00C43BF2"/>
    <w:rsid w:val="00C43FBA"/>
    <w:rsid w:val="00C44237"/>
    <w:rsid w:val="00C443A7"/>
    <w:rsid w:val="00C44A7E"/>
    <w:rsid w:val="00C44B9D"/>
    <w:rsid w:val="00C44CFF"/>
    <w:rsid w:val="00C44D8F"/>
    <w:rsid w:val="00C44E52"/>
    <w:rsid w:val="00C44F57"/>
    <w:rsid w:val="00C451F2"/>
    <w:rsid w:val="00C451FF"/>
    <w:rsid w:val="00C459A9"/>
    <w:rsid w:val="00C45A4A"/>
    <w:rsid w:val="00C467E2"/>
    <w:rsid w:val="00C46B4C"/>
    <w:rsid w:val="00C4730D"/>
    <w:rsid w:val="00C4730E"/>
    <w:rsid w:val="00C476C0"/>
    <w:rsid w:val="00C47A33"/>
    <w:rsid w:val="00C47A72"/>
    <w:rsid w:val="00C47CBA"/>
    <w:rsid w:val="00C47CCA"/>
    <w:rsid w:val="00C47F70"/>
    <w:rsid w:val="00C47F95"/>
    <w:rsid w:val="00C500CC"/>
    <w:rsid w:val="00C500DE"/>
    <w:rsid w:val="00C5014C"/>
    <w:rsid w:val="00C5030E"/>
    <w:rsid w:val="00C503CB"/>
    <w:rsid w:val="00C503E0"/>
    <w:rsid w:val="00C509A1"/>
    <w:rsid w:val="00C50B7B"/>
    <w:rsid w:val="00C50C48"/>
    <w:rsid w:val="00C50CFB"/>
    <w:rsid w:val="00C50E3D"/>
    <w:rsid w:val="00C50F10"/>
    <w:rsid w:val="00C51028"/>
    <w:rsid w:val="00C5106F"/>
    <w:rsid w:val="00C514F4"/>
    <w:rsid w:val="00C51765"/>
    <w:rsid w:val="00C51B73"/>
    <w:rsid w:val="00C51E65"/>
    <w:rsid w:val="00C521EB"/>
    <w:rsid w:val="00C52329"/>
    <w:rsid w:val="00C524F2"/>
    <w:rsid w:val="00C52630"/>
    <w:rsid w:val="00C526A5"/>
    <w:rsid w:val="00C52A8A"/>
    <w:rsid w:val="00C52D48"/>
    <w:rsid w:val="00C52D4D"/>
    <w:rsid w:val="00C536CB"/>
    <w:rsid w:val="00C53B04"/>
    <w:rsid w:val="00C53DB6"/>
    <w:rsid w:val="00C53E65"/>
    <w:rsid w:val="00C543E9"/>
    <w:rsid w:val="00C5444A"/>
    <w:rsid w:val="00C54599"/>
    <w:rsid w:val="00C55662"/>
    <w:rsid w:val="00C557FC"/>
    <w:rsid w:val="00C558AB"/>
    <w:rsid w:val="00C55A5A"/>
    <w:rsid w:val="00C55B55"/>
    <w:rsid w:val="00C56205"/>
    <w:rsid w:val="00C568D9"/>
    <w:rsid w:val="00C56B34"/>
    <w:rsid w:val="00C56BA3"/>
    <w:rsid w:val="00C56BCF"/>
    <w:rsid w:val="00C56E90"/>
    <w:rsid w:val="00C574C1"/>
    <w:rsid w:val="00C5754F"/>
    <w:rsid w:val="00C57563"/>
    <w:rsid w:val="00C57756"/>
    <w:rsid w:val="00C60237"/>
    <w:rsid w:val="00C60BBB"/>
    <w:rsid w:val="00C61230"/>
    <w:rsid w:val="00C6178D"/>
    <w:rsid w:val="00C617D6"/>
    <w:rsid w:val="00C617FF"/>
    <w:rsid w:val="00C61975"/>
    <w:rsid w:val="00C61D36"/>
    <w:rsid w:val="00C62599"/>
    <w:rsid w:val="00C6268F"/>
    <w:rsid w:val="00C62746"/>
    <w:rsid w:val="00C62B13"/>
    <w:rsid w:val="00C62CC7"/>
    <w:rsid w:val="00C636BB"/>
    <w:rsid w:val="00C63980"/>
    <w:rsid w:val="00C639C8"/>
    <w:rsid w:val="00C63EAA"/>
    <w:rsid w:val="00C64222"/>
    <w:rsid w:val="00C64819"/>
    <w:rsid w:val="00C6499C"/>
    <w:rsid w:val="00C64F4D"/>
    <w:rsid w:val="00C64F79"/>
    <w:rsid w:val="00C65350"/>
    <w:rsid w:val="00C65371"/>
    <w:rsid w:val="00C654E9"/>
    <w:rsid w:val="00C6598F"/>
    <w:rsid w:val="00C6617C"/>
    <w:rsid w:val="00C66793"/>
    <w:rsid w:val="00C6696B"/>
    <w:rsid w:val="00C66B49"/>
    <w:rsid w:val="00C66FA6"/>
    <w:rsid w:val="00C676A7"/>
    <w:rsid w:val="00C6773A"/>
    <w:rsid w:val="00C702B8"/>
    <w:rsid w:val="00C70441"/>
    <w:rsid w:val="00C70510"/>
    <w:rsid w:val="00C70D16"/>
    <w:rsid w:val="00C7143E"/>
    <w:rsid w:val="00C71479"/>
    <w:rsid w:val="00C714FA"/>
    <w:rsid w:val="00C7155B"/>
    <w:rsid w:val="00C71762"/>
    <w:rsid w:val="00C7215B"/>
    <w:rsid w:val="00C72BD2"/>
    <w:rsid w:val="00C72CAC"/>
    <w:rsid w:val="00C72ED4"/>
    <w:rsid w:val="00C7313A"/>
    <w:rsid w:val="00C7350B"/>
    <w:rsid w:val="00C73910"/>
    <w:rsid w:val="00C73BF9"/>
    <w:rsid w:val="00C73D5D"/>
    <w:rsid w:val="00C740B3"/>
    <w:rsid w:val="00C7428F"/>
    <w:rsid w:val="00C748DE"/>
    <w:rsid w:val="00C74B09"/>
    <w:rsid w:val="00C74E83"/>
    <w:rsid w:val="00C75128"/>
    <w:rsid w:val="00C75248"/>
    <w:rsid w:val="00C75839"/>
    <w:rsid w:val="00C75981"/>
    <w:rsid w:val="00C75BFE"/>
    <w:rsid w:val="00C75DB2"/>
    <w:rsid w:val="00C75DE7"/>
    <w:rsid w:val="00C762A5"/>
    <w:rsid w:val="00C76354"/>
    <w:rsid w:val="00C76395"/>
    <w:rsid w:val="00C76549"/>
    <w:rsid w:val="00C767DA"/>
    <w:rsid w:val="00C7695F"/>
    <w:rsid w:val="00C76FBF"/>
    <w:rsid w:val="00C76FC9"/>
    <w:rsid w:val="00C76FDD"/>
    <w:rsid w:val="00C7711A"/>
    <w:rsid w:val="00C7732B"/>
    <w:rsid w:val="00C77745"/>
    <w:rsid w:val="00C77777"/>
    <w:rsid w:val="00C77E85"/>
    <w:rsid w:val="00C80040"/>
    <w:rsid w:val="00C80239"/>
    <w:rsid w:val="00C807C1"/>
    <w:rsid w:val="00C80B36"/>
    <w:rsid w:val="00C80E32"/>
    <w:rsid w:val="00C80EA0"/>
    <w:rsid w:val="00C811D1"/>
    <w:rsid w:val="00C81494"/>
    <w:rsid w:val="00C817F0"/>
    <w:rsid w:val="00C81977"/>
    <w:rsid w:val="00C81A4F"/>
    <w:rsid w:val="00C820ED"/>
    <w:rsid w:val="00C820F9"/>
    <w:rsid w:val="00C82130"/>
    <w:rsid w:val="00C82269"/>
    <w:rsid w:val="00C823EA"/>
    <w:rsid w:val="00C827BC"/>
    <w:rsid w:val="00C82963"/>
    <w:rsid w:val="00C82FB0"/>
    <w:rsid w:val="00C83326"/>
    <w:rsid w:val="00C83416"/>
    <w:rsid w:val="00C83479"/>
    <w:rsid w:val="00C836F5"/>
    <w:rsid w:val="00C83738"/>
    <w:rsid w:val="00C8451F"/>
    <w:rsid w:val="00C845DD"/>
    <w:rsid w:val="00C8482B"/>
    <w:rsid w:val="00C84D96"/>
    <w:rsid w:val="00C85225"/>
    <w:rsid w:val="00C85363"/>
    <w:rsid w:val="00C85616"/>
    <w:rsid w:val="00C85BB2"/>
    <w:rsid w:val="00C85CAD"/>
    <w:rsid w:val="00C85DBD"/>
    <w:rsid w:val="00C85FF1"/>
    <w:rsid w:val="00C86181"/>
    <w:rsid w:val="00C863BD"/>
    <w:rsid w:val="00C8685E"/>
    <w:rsid w:val="00C86887"/>
    <w:rsid w:val="00C86C4E"/>
    <w:rsid w:val="00C86CFE"/>
    <w:rsid w:val="00C86DF3"/>
    <w:rsid w:val="00C86DF4"/>
    <w:rsid w:val="00C870E6"/>
    <w:rsid w:val="00C87362"/>
    <w:rsid w:val="00C87374"/>
    <w:rsid w:val="00C87BB4"/>
    <w:rsid w:val="00C87D62"/>
    <w:rsid w:val="00C90635"/>
    <w:rsid w:val="00C91458"/>
    <w:rsid w:val="00C9192D"/>
    <w:rsid w:val="00C92339"/>
    <w:rsid w:val="00C924D2"/>
    <w:rsid w:val="00C9277E"/>
    <w:rsid w:val="00C92A22"/>
    <w:rsid w:val="00C931B8"/>
    <w:rsid w:val="00C933D3"/>
    <w:rsid w:val="00C935A9"/>
    <w:rsid w:val="00C93672"/>
    <w:rsid w:val="00C93725"/>
    <w:rsid w:val="00C937F3"/>
    <w:rsid w:val="00C93912"/>
    <w:rsid w:val="00C93B86"/>
    <w:rsid w:val="00C940BA"/>
    <w:rsid w:val="00C945A1"/>
    <w:rsid w:val="00C9490A"/>
    <w:rsid w:val="00C94CC3"/>
    <w:rsid w:val="00C94D36"/>
    <w:rsid w:val="00C95191"/>
    <w:rsid w:val="00C952EC"/>
    <w:rsid w:val="00C954BF"/>
    <w:rsid w:val="00C95534"/>
    <w:rsid w:val="00C95719"/>
    <w:rsid w:val="00C95772"/>
    <w:rsid w:val="00C957FC"/>
    <w:rsid w:val="00C95C24"/>
    <w:rsid w:val="00C95E54"/>
    <w:rsid w:val="00C96285"/>
    <w:rsid w:val="00C96A19"/>
    <w:rsid w:val="00C96FA0"/>
    <w:rsid w:val="00C97695"/>
    <w:rsid w:val="00C97823"/>
    <w:rsid w:val="00C97D83"/>
    <w:rsid w:val="00C97E0C"/>
    <w:rsid w:val="00CA07D0"/>
    <w:rsid w:val="00CA085B"/>
    <w:rsid w:val="00CA0951"/>
    <w:rsid w:val="00CA0D27"/>
    <w:rsid w:val="00CA12AB"/>
    <w:rsid w:val="00CA137C"/>
    <w:rsid w:val="00CA168C"/>
    <w:rsid w:val="00CA1982"/>
    <w:rsid w:val="00CA27F4"/>
    <w:rsid w:val="00CA2848"/>
    <w:rsid w:val="00CA3040"/>
    <w:rsid w:val="00CA325C"/>
    <w:rsid w:val="00CA32B9"/>
    <w:rsid w:val="00CA3384"/>
    <w:rsid w:val="00CA34B7"/>
    <w:rsid w:val="00CA423B"/>
    <w:rsid w:val="00CA42B0"/>
    <w:rsid w:val="00CA5314"/>
    <w:rsid w:val="00CA5891"/>
    <w:rsid w:val="00CA6144"/>
    <w:rsid w:val="00CA633A"/>
    <w:rsid w:val="00CA639A"/>
    <w:rsid w:val="00CA6688"/>
    <w:rsid w:val="00CA67D7"/>
    <w:rsid w:val="00CA69A9"/>
    <w:rsid w:val="00CA6A78"/>
    <w:rsid w:val="00CA6DB2"/>
    <w:rsid w:val="00CA6F16"/>
    <w:rsid w:val="00CA6FD1"/>
    <w:rsid w:val="00CA7069"/>
    <w:rsid w:val="00CA75A5"/>
    <w:rsid w:val="00CA7B0B"/>
    <w:rsid w:val="00CA7D37"/>
    <w:rsid w:val="00CB0196"/>
    <w:rsid w:val="00CB01B1"/>
    <w:rsid w:val="00CB0933"/>
    <w:rsid w:val="00CB0FF5"/>
    <w:rsid w:val="00CB11D1"/>
    <w:rsid w:val="00CB123D"/>
    <w:rsid w:val="00CB13F1"/>
    <w:rsid w:val="00CB1626"/>
    <w:rsid w:val="00CB1766"/>
    <w:rsid w:val="00CB1817"/>
    <w:rsid w:val="00CB18D1"/>
    <w:rsid w:val="00CB24E4"/>
    <w:rsid w:val="00CB2529"/>
    <w:rsid w:val="00CB26AB"/>
    <w:rsid w:val="00CB26BB"/>
    <w:rsid w:val="00CB27E4"/>
    <w:rsid w:val="00CB2A01"/>
    <w:rsid w:val="00CB2A6B"/>
    <w:rsid w:val="00CB2CF3"/>
    <w:rsid w:val="00CB2F96"/>
    <w:rsid w:val="00CB2FA0"/>
    <w:rsid w:val="00CB306C"/>
    <w:rsid w:val="00CB337D"/>
    <w:rsid w:val="00CB3532"/>
    <w:rsid w:val="00CB36E1"/>
    <w:rsid w:val="00CB3BCE"/>
    <w:rsid w:val="00CB3E4F"/>
    <w:rsid w:val="00CB4161"/>
    <w:rsid w:val="00CB41A7"/>
    <w:rsid w:val="00CB44C1"/>
    <w:rsid w:val="00CB44F3"/>
    <w:rsid w:val="00CB4A81"/>
    <w:rsid w:val="00CB5116"/>
    <w:rsid w:val="00CB51CD"/>
    <w:rsid w:val="00CB5379"/>
    <w:rsid w:val="00CB54A7"/>
    <w:rsid w:val="00CB5725"/>
    <w:rsid w:val="00CB5B8C"/>
    <w:rsid w:val="00CB5DBD"/>
    <w:rsid w:val="00CB5E49"/>
    <w:rsid w:val="00CB60A4"/>
    <w:rsid w:val="00CB61B9"/>
    <w:rsid w:val="00CB6637"/>
    <w:rsid w:val="00CB6974"/>
    <w:rsid w:val="00CB6EF4"/>
    <w:rsid w:val="00CB723C"/>
    <w:rsid w:val="00CB73C6"/>
    <w:rsid w:val="00CB746D"/>
    <w:rsid w:val="00CB7DD1"/>
    <w:rsid w:val="00CC03AF"/>
    <w:rsid w:val="00CC03BF"/>
    <w:rsid w:val="00CC06D5"/>
    <w:rsid w:val="00CC0A77"/>
    <w:rsid w:val="00CC0AB3"/>
    <w:rsid w:val="00CC0B64"/>
    <w:rsid w:val="00CC131D"/>
    <w:rsid w:val="00CC1438"/>
    <w:rsid w:val="00CC151D"/>
    <w:rsid w:val="00CC186F"/>
    <w:rsid w:val="00CC1AB2"/>
    <w:rsid w:val="00CC1BE2"/>
    <w:rsid w:val="00CC1CF6"/>
    <w:rsid w:val="00CC1FA7"/>
    <w:rsid w:val="00CC1FAF"/>
    <w:rsid w:val="00CC24DF"/>
    <w:rsid w:val="00CC266F"/>
    <w:rsid w:val="00CC2917"/>
    <w:rsid w:val="00CC2B5B"/>
    <w:rsid w:val="00CC31C9"/>
    <w:rsid w:val="00CC3352"/>
    <w:rsid w:val="00CC33AE"/>
    <w:rsid w:val="00CC3666"/>
    <w:rsid w:val="00CC3AD0"/>
    <w:rsid w:val="00CC3D98"/>
    <w:rsid w:val="00CC3E28"/>
    <w:rsid w:val="00CC3EA2"/>
    <w:rsid w:val="00CC439E"/>
    <w:rsid w:val="00CC43B0"/>
    <w:rsid w:val="00CC43B4"/>
    <w:rsid w:val="00CC46CC"/>
    <w:rsid w:val="00CC498D"/>
    <w:rsid w:val="00CC4B2F"/>
    <w:rsid w:val="00CC4B93"/>
    <w:rsid w:val="00CC4D16"/>
    <w:rsid w:val="00CC4EA7"/>
    <w:rsid w:val="00CC528E"/>
    <w:rsid w:val="00CC5357"/>
    <w:rsid w:val="00CC5602"/>
    <w:rsid w:val="00CC586A"/>
    <w:rsid w:val="00CC5879"/>
    <w:rsid w:val="00CC6555"/>
    <w:rsid w:val="00CC67F7"/>
    <w:rsid w:val="00CC6ECE"/>
    <w:rsid w:val="00CC7044"/>
    <w:rsid w:val="00CC724E"/>
    <w:rsid w:val="00CC733D"/>
    <w:rsid w:val="00CC741D"/>
    <w:rsid w:val="00CC75E4"/>
    <w:rsid w:val="00CC76C2"/>
    <w:rsid w:val="00CC76D9"/>
    <w:rsid w:val="00CC7A9B"/>
    <w:rsid w:val="00CD046A"/>
    <w:rsid w:val="00CD07CF"/>
    <w:rsid w:val="00CD095B"/>
    <w:rsid w:val="00CD0A58"/>
    <w:rsid w:val="00CD0DB5"/>
    <w:rsid w:val="00CD160A"/>
    <w:rsid w:val="00CD1679"/>
    <w:rsid w:val="00CD1ED3"/>
    <w:rsid w:val="00CD206E"/>
    <w:rsid w:val="00CD2090"/>
    <w:rsid w:val="00CD2410"/>
    <w:rsid w:val="00CD24B3"/>
    <w:rsid w:val="00CD26D0"/>
    <w:rsid w:val="00CD2C76"/>
    <w:rsid w:val="00CD2F42"/>
    <w:rsid w:val="00CD32B7"/>
    <w:rsid w:val="00CD3717"/>
    <w:rsid w:val="00CD3B45"/>
    <w:rsid w:val="00CD3FE1"/>
    <w:rsid w:val="00CD41BD"/>
    <w:rsid w:val="00CD444E"/>
    <w:rsid w:val="00CD4671"/>
    <w:rsid w:val="00CD4836"/>
    <w:rsid w:val="00CD4869"/>
    <w:rsid w:val="00CD4A84"/>
    <w:rsid w:val="00CD4C01"/>
    <w:rsid w:val="00CD4D66"/>
    <w:rsid w:val="00CD4E07"/>
    <w:rsid w:val="00CD5276"/>
    <w:rsid w:val="00CD5AE6"/>
    <w:rsid w:val="00CD5AF7"/>
    <w:rsid w:val="00CD5CED"/>
    <w:rsid w:val="00CD5FBB"/>
    <w:rsid w:val="00CD650F"/>
    <w:rsid w:val="00CD694F"/>
    <w:rsid w:val="00CD6E07"/>
    <w:rsid w:val="00CD6E40"/>
    <w:rsid w:val="00CD6EF2"/>
    <w:rsid w:val="00CD6FBF"/>
    <w:rsid w:val="00CD7857"/>
    <w:rsid w:val="00CD7D14"/>
    <w:rsid w:val="00CE001D"/>
    <w:rsid w:val="00CE0068"/>
    <w:rsid w:val="00CE076E"/>
    <w:rsid w:val="00CE0967"/>
    <w:rsid w:val="00CE0C8E"/>
    <w:rsid w:val="00CE0C98"/>
    <w:rsid w:val="00CE0D5B"/>
    <w:rsid w:val="00CE1334"/>
    <w:rsid w:val="00CE1415"/>
    <w:rsid w:val="00CE1601"/>
    <w:rsid w:val="00CE173B"/>
    <w:rsid w:val="00CE1997"/>
    <w:rsid w:val="00CE1B1D"/>
    <w:rsid w:val="00CE1C5A"/>
    <w:rsid w:val="00CE1E37"/>
    <w:rsid w:val="00CE221E"/>
    <w:rsid w:val="00CE2423"/>
    <w:rsid w:val="00CE24E4"/>
    <w:rsid w:val="00CE28CC"/>
    <w:rsid w:val="00CE3330"/>
    <w:rsid w:val="00CE33D4"/>
    <w:rsid w:val="00CE36C8"/>
    <w:rsid w:val="00CE38A4"/>
    <w:rsid w:val="00CE39A6"/>
    <w:rsid w:val="00CE39D0"/>
    <w:rsid w:val="00CE3A39"/>
    <w:rsid w:val="00CE3B97"/>
    <w:rsid w:val="00CE3C9C"/>
    <w:rsid w:val="00CE3CCF"/>
    <w:rsid w:val="00CE3D51"/>
    <w:rsid w:val="00CE3F31"/>
    <w:rsid w:val="00CE4133"/>
    <w:rsid w:val="00CE41F1"/>
    <w:rsid w:val="00CE42C7"/>
    <w:rsid w:val="00CE47C5"/>
    <w:rsid w:val="00CE47EA"/>
    <w:rsid w:val="00CE50D5"/>
    <w:rsid w:val="00CE5203"/>
    <w:rsid w:val="00CE570B"/>
    <w:rsid w:val="00CE5716"/>
    <w:rsid w:val="00CE585B"/>
    <w:rsid w:val="00CE5ACB"/>
    <w:rsid w:val="00CE5CB0"/>
    <w:rsid w:val="00CE5CCF"/>
    <w:rsid w:val="00CE6002"/>
    <w:rsid w:val="00CE624B"/>
    <w:rsid w:val="00CE6534"/>
    <w:rsid w:val="00CE65C6"/>
    <w:rsid w:val="00CE6609"/>
    <w:rsid w:val="00CE68C8"/>
    <w:rsid w:val="00CE6C01"/>
    <w:rsid w:val="00CE7149"/>
    <w:rsid w:val="00CE7187"/>
    <w:rsid w:val="00CE71B4"/>
    <w:rsid w:val="00CE7298"/>
    <w:rsid w:val="00CE76D5"/>
    <w:rsid w:val="00CE7834"/>
    <w:rsid w:val="00CE7882"/>
    <w:rsid w:val="00CE7C68"/>
    <w:rsid w:val="00CE7C88"/>
    <w:rsid w:val="00CF02A7"/>
    <w:rsid w:val="00CF0F2E"/>
    <w:rsid w:val="00CF1177"/>
    <w:rsid w:val="00CF12BB"/>
    <w:rsid w:val="00CF19A4"/>
    <w:rsid w:val="00CF1AEF"/>
    <w:rsid w:val="00CF2155"/>
    <w:rsid w:val="00CF21EE"/>
    <w:rsid w:val="00CF2A3B"/>
    <w:rsid w:val="00CF2AEF"/>
    <w:rsid w:val="00CF3563"/>
    <w:rsid w:val="00CF35F6"/>
    <w:rsid w:val="00CF3652"/>
    <w:rsid w:val="00CF3690"/>
    <w:rsid w:val="00CF36AC"/>
    <w:rsid w:val="00CF39CB"/>
    <w:rsid w:val="00CF3F8C"/>
    <w:rsid w:val="00CF40D5"/>
    <w:rsid w:val="00CF40FD"/>
    <w:rsid w:val="00CF4C8D"/>
    <w:rsid w:val="00CF4FBA"/>
    <w:rsid w:val="00CF4FF3"/>
    <w:rsid w:val="00CF538C"/>
    <w:rsid w:val="00CF56D8"/>
    <w:rsid w:val="00CF5FE4"/>
    <w:rsid w:val="00CF6247"/>
    <w:rsid w:val="00CF6CBF"/>
    <w:rsid w:val="00CF6D4B"/>
    <w:rsid w:val="00CF6DA7"/>
    <w:rsid w:val="00CF7966"/>
    <w:rsid w:val="00CF7A11"/>
    <w:rsid w:val="00CF7F6C"/>
    <w:rsid w:val="00D0002B"/>
    <w:rsid w:val="00D00102"/>
    <w:rsid w:val="00D00209"/>
    <w:rsid w:val="00D002A3"/>
    <w:rsid w:val="00D004E2"/>
    <w:rsid w:val="00D00803"/>
    <w:rsid w:val="00D00B64"/>
    <w:rsid w:val="00D00BD1"/>
    <w:rsid w:val="00D01402"/>
    <w:rsid w:val="00D01533"/>
    <w:rsid w:val="00D0193E"/>
    <w:rsid w:val="00D01C93"/>
    <w:rsid w:val="00D020FB"/>
    <w:rsid w:val="00D0243A"/>
    <w:rsid w:val="00D02477"/>
    <w:rsid w:val="00D03236"/>
    <w:rsid w:val="00D03313"/>
    <w:rsid w:val="00D03BA5"/>
    <w:rsid w:val="00D03CB0"/>
    <w:rsid w:val="00D043EE"/>
    <w:rsid w:val="00D04432"/>
    <w:rsid w:val="00D045B0"/>
    <w:rsid w:val="00D04695"/>
    <w:rsid w:val="00D048C1"/>
    <w:rsid w:val="00D04AED"/>
    <w:rsid w:val="00D04B0F"/>
    <w:rsid w:val="00D04B7E"/>
    <w:rsid w:val="00D0503B"/>
    <w:rsid w:val="00D05553"/>
    <w:rsid w:val="00D055B0"/>
    <w:rsid w:val="00D05776"/>
    <w:rsid w:val="00D05B9C"/>
    <w:rsid w:val="00D05E1B"/>
    <w:rsid w:val="00D065B2"/>
    <w:rsid w:val="00D0669F"/>
    <w:rsid w:val="00D06AE2"/>
    <w:rsid w:val="00D06B98"/>
    <w:rsid w:val="00D06CC7"/>
    <w:rsid w:val="00D07336"/>
    <w:rsid w:val="00D07584"/>
    <w:rsid w:val="00D07684"/>
    <w:rsid w:val="00D07C73"/>
    <w:rsid w:val="00D07E3F"/>
    <w:rsid w:val="00D07F0F"/>
    <w:rsid w:val="00D07F85"/>
    <w:rsid w:val="00D10085"/>
    <w:rsid w:val="00D106FE"/>
    <w:rsid w:val="00D11545"/>
    <w:rsid w:val="00D116E0"/>
    <w:rsid w:val="00D11750"/>
    <w:rsid w:val="00D11A7F"/>
    <w:rsid w:val="00D127B2"/>
    <w:rsid w:val="00D128A5"/>
    <w:rsid w:val="00D12A01"/>
    <w:rsid w:val="00D12C5D"/>
    <w:rsid w:val="00D13038"/>
    <w:rsid w:val="00D1312A"/>
    <w:rsid w:val="00D132FD"/>
    <w:rsid w:val="00D133CF"/>
    <w:rsid w:val="00D13753"/>
    <w:rsid w:val="00D13776"/>
    <w:rsid w:val="00D13A3E"/>
    <w:rsid w:val="00D13AC4"/>
    <w:rsid w:val="00D13B0B"/>
    <w:rsid w:val="00D13DFD"/>
    <w:rsid w:val="00D14233"/>
    <w:rsid w:val="00D15483"/>
    <w:rsid w:val="00D15487"/>
    <w:rsid w:val="00D154AE"/>
    <w:rsid w:val="00D15B1E"/>
    <w:rsid w:val="00D15DE5"/>
    <w:rsid w:val="00D15F87"/>
    <w:rsid w:val="00D162E1"/>
    <w:rsid w:val="00D16904"/>
    <w:rsid w:val="00D16B33"/>
    <w:rsid w:val="00D17039"/>
    <w:rsid w:val="00D174D4"/>
    <w:rsid w:val="00D17704"/>
    <w:rsid w:val="00D1772C"/>
    <w:rsid w:val="00D17A6B"/>
    <w:rsid w:val="00D20521"/>
    <w:rsid w:val="00D205CC"/>
    <w:rsid w:val="00D20663"/>
    <w:rsid w:val="00D206CF"/>
    <w:rsid w:val="00D20712"/>
    <w:rsid w:val="00D20C8E"/>
    <w:rsid w:val="00D20E92"/>
    <w:rsid w:val="00D2155F"/>
    <w:rsid w:val="00D21A39"/>
    <w:rsid w:val="00D221CA"/>
    <w:rsid w:val="00D2241D"/>
    <w:rsid w:val="00D22551"/>
    <w:rsid w:val="00D228F9"/>
    <w:rsid w:val="00D229C1"/>
    <w:rsid w:val="00D22E7A"/>
    <w:rsid w:val="00D22FDE"/>
    <w:rsid w:val="00D230D9"/>
    <w:rsid w:val="00D23166"/>
    <w:rsid w:val="00D23363"/>
    <w:rsid w:val="00D236A3"/>
    <w:rsid w:val="00D23760"/>
    <w:rsid w:val="00D237A7"/>
    <w:rsid w:val="00D23850"/>
    <w:rsid w:val="00D2385D"/>
    <w:rsid w:val="00D23D69"/>
    <w:rsid w:val="00D241B2"/>
    <w:rsid w:val="00D24943"/>
    <w:rsid w:val="00D24971"/>
    <w:rsid w:val="00D256BF"/>
    <w:rsid w:val="00D25808"/>
    <w:rsid w:val="00D25BCC"/>
    <w:rsid w:val="00D25CD3"/>
    <w:rsid w:val="00D25DEB"/>
    <w:rsid w:val="00D261F6"/>
    <w:rsid w:val="00D26274"/>
    <w:rsid w:val="00D263AE"/>
    <w:rsid w:val="00D263C7"/>
    <w:rsid w:val="00D268E8"/>
    <w:rsid w:val="00D26DA7"/>
    <w:rsid w:val="00D26DAB"/>
    <w:rsid w:val="00D26E1A"/>
    <w:rsid w:val="00D27351"/>
    <w:rsid w:val="00D2743A"/>
    <w:rsid w:val="00D27507"/>
    <w:rsid w:val="00D27678"/>
    <w:rsid w:val="00D276C5"/>
    <w:rsid w:val="00D27F4F"/>
    <w:rsid w:val="00D30076"/>
    <w:rsid w:val="00D30224"/>
    <w:rsid w:val="00D3093A"/>
    <w:rsid w:val="00D30B29"/>
    <w:rsid w:val="00D3108F"/>
    <w:rsid w:val="00D3115E"/>
    <w:rsid w:val="00D31950"/>
    <w:rsid w:val="00D31974"/>
    <w:rsid w:val="00D31AEF"/>
    <w:rsid w:val="00D31E62"/>
    <w:rsid w:val="00D320C6"/>
    <w:rsid w:val="00D321E6"/>
    <w:rsid w:val="00D3250A"/>
    <w:rsid w:val="00D32A01"/>
    <w:rsid w:val="00D32A25"/>
    <w:rsid w:val="00D32CBB"/>
    <w:rsid w:val="00D32F34"/>
    <w:rsid w:val="00D33967"/>
    <w:rsid w:val="00D33E1E"/>
    <w:rsid w:val="00D34115"/>
    <w:rsid w:val="00D3417C"/>
    <w:rsid w:val="00D345B7"/>
    <w:rsid w:val="00D3472A"/>
    <w:rsid w:val="00D34918"/>
    <w:rsid w:val="00D34D4D"/>
    <w:rsid w:val="00D35106"/>
    <w:rsid w:val="00D35985"/>
    <w:rsid w:val="00D35E44"/>
    <w:rsid w:val="00D35EF4"/>
    <w:rsid w:val="00D35F35"/>
    <w:rsid w:val="00D361B0"/>
    <w:rsid w:val="00D36211"/>
    <w:rsid w:val="00D3629F"/>
    <w:rsid w:val="00D36A5C"/>
    <w:rsid w:val="00D36D61"/>
    <w:rsid w:val="00D36DE3"/>
    <w:rsid w:val="00D36E95"/>
    <w:rsid w:val="00D370FF"/>
    <w:rsid w:val="00D37764"/>
    <w:rsid w:val="00D377BF"/>
    <w:rsid w:val="00D377E5"/>
    <w:rsid w:val="00D37A65"/>
    <w:rsid w:val="00D37AD0"/>
    <w:rsid w:val="00D37ADD"/>
    <w:rsid w:val="00D37B24"/>
    <w:rsid w:val="00D37B66"/>
    <w:rsid w:val="00D404D5"/>
    <w:rsid w:val="00D40955"/>
    <w:rsid w:val="00D409CB"/>
    <w:rsid w:val="00D40CBA"/>
    <w:rsid w:val="00D41215"/>
    <w:rsid w:val="00D412CC"/>
    <w:rsid w:val="00D4254D"/>
    <w:rsid w:val="00D4256E"/>
    <w:rsid w:val="00D42595"/>
    <w:rsid w:val="00D428E4"/>
    <w:rsid w:val="00D429D6"/>
    <w:rsid w:val="00D43138"/>
    <w:rsid w:val="00D433DB"/>
    <w:rsid w:val="00D433F5"/>
    <w:rsid w:val="00D44127"/>
    <w:rsid w:val="00D4427A"/>
    <w:rsid w:val="00D442B2"/>
    <w:rsid w:val="00D44322"/>
    <w:rsid w:val="00D443CE"/>
    <w:rsid w:val="00D44646"/>
    <w:rsid w:val="00D44A97"/>
    <w:rsid w:val="00D44AE8"/>
    <w:rsid w:val="00D44B7B"/>
    <w:rsid w:val="00D450EF"/>
    <w:rsid w:val="00D45170"/>
    <w:rsid w:val="00D45261"/>
    <w:rsid w:val="00D455F8"/>
    <w:rsid w:val="00D45CA0"/>
    <w:rsid w:val="00D45CAC"/>
    <w:rsid w:val="00D46187"/>
    <w:rsid w:val="00D4643A"/>
    <w:rsid w:val="00D4686C"/>
    <w:rsid w:val="00D46D5C"/>
    <w:rsid w:val="00D46DDF"/>
    <w:rsid w:val="00D4704B"/>
    <w:rsid w:val="00D474A9"/>
    <w:rsid w:val="00D476E7"/>
    <w:rsid w:val="00D47B02"/>
    <w:rsid w:val="00D50088"/>
    <w:rsid w:val="00D501F3"/>
    <w:rsid w:val="00D5036B"/>
    <w:rsid w:val="00D508EC"/>
    <w:rsid w:val="00D50E44"/>
    <w:rsid w:val="00D51007"/>
    <w:rsid w:val="00D5108B"/>
    <w:rsid w:val="00D510E4"/>
    <w:rsid w:val="00D513F1"/>
    <w:rsid w:val="00D514CD"/>
    <w:rsid w:val="00D51616"/>
    <w:rsid w:val="00D51E31"/>
    <w:rsid w:val="00D52005"/>
    <w:rsid w:val="00D52E62"/>
    <w:rsid w:val="00D533C7"/>
    <w:rsid w:val="00D53944"/>
    <w:rsid w:val="00D53AF4"/>
    <w:rsid w:val="00D53C22"/>
    <w:rsid w:val="00D53CF6"/>
    <w:rsid w:val="00D53DA0"/>
    <w:rsid w:val="00D53E6F"/>
    <w:rsid w:val="00D53F27"/>
    <w:rsid w:val="00D54184"/>
    <w:rsid w:val="00D544A7"/>
    <w:rsid w:val="00D547AD"/>
    <w:rsid w:val="00D549B5"/>
    <w:rsid w:val="00D54D1D"/>
    <w:rsid w:val="00D54FA5"/>
    <w:rsid w:val="00D55C21"/>
    <w:rsid w:val="00D5649B"/>
    <w:rsid w:val="00D565A2"/>
    <w:rsid w:val="00D56619"/>
    <w:rsid w:val="00D56B35"/>
    <w:rsid w:val="00D5736F"/>
    <w:rsid w:val="00D57497"/>
    <w:rsid w:val="00D57C0D"/>
    <w:rsid w:val="00D57C69"/>
    <w:rsid w:val="00D57D71"/>
    <w:rsid w:val="00D57D85"/>
    <w:rsid w:val="00D60C94"/>
    <w:rsid w:val="00D60F17"/>
    <w:rsid w:val="00D6112B"/>
    <w:rsid w:val="00D6125B"/>
    <w:rsid w:val="00D6177E"/>
    <w:rsid w:val="00D619AF"/>
    <w:rsid w:val="00D61A52"/>
    <w:rsid w:val="00D61E34"/>
    <w:rsid w:val="00D61E3E"/>
    <w:rsid w:val="00D6207C"/>
    <w:rsid w:val="00D62129"/>
    <w:rsid w:val="00D623A7"/>
    <w:rsid w:val="00D627A7"/>
    <w:rsid w:val="00D62B6A"/>
    <w:rsid w:val="00D62ED2"/>
    <w:rsid w:val="00D62EF9"/>
    <w:rsid w:val="00D639F2"/>
    <w:rsid w:val="00D639F3"/>
    <w:rsid w:val="00D63CA7"/>
    <w:rsid w:val="00D63EAD"/>
    <w:rsid w:val="00D63EF1"/>
    <w:rsid w:val="00D644AD"/>
    <w:rsid w:val="00D65058"/>
    <w:rsid w:val="00D650C7"/>
    <w:rsid w:val="00D6550E"/>
    <w:rsid w:val="00D65C6B"/>
    <w:rsid w:val="00D66454"/>
    <w:rsid w:val="00D66526"/>
    <w:rsid w:val="00D665D5"/>
    <w:rsid w:val="00D6660D"/>
    <w:rsid w:val="00D6687B"/>
    <w:rsid w:val="00D669A2"/>
    <w:rsid w:val="00D669A3"/>
    <w:rsid w:val="00D66B41"/>
    <w:rsid w:val="00D66B69"/>
    <w:rsid w:val="00D67139"/>
    <w:rsid w:val="00D67254"/>
    <w:rsid w:val="00D6760D"/>
    <w:rsid w:val="00D67658"/>
    <w:rsid w:val="00D6778F"/>
    <w:rsid w:val="00D67D3D"/>
    <w:rsid w:val="00D67FC6"/>
    <w:rsid w:val="00D70073"/>
    <w:rsid w:val="00D700CC"/>
    <w:rsid w:val="00D70157"/>
    <w:rsid w:val="00D7024F"/>
    <w:rsid w:val="00D705B6"/>
    <w:rsid w:val="00D7086D"/>
    <w:rsid w:val="00D70D51"/>
    <w:rsid w:val="00D70FB0"/>
    <w:rsid w:val="00D7150F"/>
    <w:rsid w:val="00D7153C"/>
    <w:rsid w:val="00D717D0"/>
    <w:rsid w:val="00D71A50"/>
    <w:rsid w:val="00D71BC0"/>
    <w:rsid w:val="00D721E2"/>
    <w:rsid w:val="00D726C3"/>
    <w:rsid w:val="00D726CB"/>
    <w:rsid w:val="00D72C17"/>
    <w:rsid w:val="00D72CED"/>
    <w:rsid w:val="00D72EC5"/>
    <w:rsid w:val="00D72F21"/>
    <w:rsid w:val="00D738A7"/>
    <w:rsid w:val="00D73A6B"/>
    <w:rsid w:val="00D73F77"/>
    <w:rsid w:val="00D74B50"/>
    <w:rsid w:val="00D74D2C"/>
    <w:rsid w:val="00D7502A"/>
    <w:rsid w:val="00D759A6"/>
    <w:rsid w:val="00D75FD5"/>
    <w:rsid w:val="00D76386"/>
    <w:rsid w:val="00D76434"/>
    <w:rsid w:val="00D7646D"/>
    <w:rsid w:val="00D76CC6"/>
    <w:rsid w:val="00D770FD"/>
    <w:rsid w:val="00D77347"/>
    <w:rsid w:val="00D77A38"/>
    <w:rsid w:val="00D77B9F"/>
    <w:rsid w:val="00D80292"/>
    <w:rsid w:val="00D80308"/>
    <w:rsid w:val="00D803D8"/>
    <w:rsid w:val="00D80407"/>
    <w:rsid w:val="00D804AB"/>
    <w:rsid w:val="00D80C00"/>
    <w:rsid w:val="00D80CC6"/>
    <w:rsid w:val="00D81245"/>
    <w:rsid w:val="00D813C8"/>
    <w:rsid w:val="00D81412"/>
    <w:rsid w:val="00D81C79"/>
    <w:rsid w:val="00D81D8F"/>
    <w:rsid w:val="00D820CB"/>
    <w:rsid w:val="00D82280"/>
    <w:rsid w:val="00D82577"/>
    <w:rsid w:val="00D825AE"/>
    <w:rsid w:val="00D8261A"/>
    <w:rsid w:val="00D82907"/>
    <w:rsid w:val="00D82908"/>
    <w:rsid w:val="00D82FA1"/>
    <w:rsid w:val="00D83098"/>
    <w:rsid w:val="00D8320B"/>
    <w:rsid w:val="00D832BC"/>
    <w:rsid w:val="00D834AD"/>
    <w:rsid w:val="00D838A3"/>
    <w:rsid w:val="00D83A5E"/>
    <w:rsid w:val="00D83AFE"/>
    <w:rsid w:val="00D83DD2"/>
    <w:rsid w:val="00D84377"/>
    <w:rsid w:val="00D84385"/>
    <w:rsid w:val="00D8462B"/>
    <w:rsid w:val="00D8489A"/>
    <w:rsid w:val="00D849EE"/>
    <w:rsid w:val="00D84A1C"/>
    <w:rsid w:val="00D84CD1"/>
    <w:rsid w:val="00D84E03"/>
    <w:rsid w:val="00D84F19"/>
    <w:rsid w:val="00D85400"/>
    <w:rsid w:val="00D854FA"/>
    <w:rsid w:val="00D857A7"/>
    <w:rsid w:val="00D85A8C"/>
    <w:rsid w:val="00D85B81"/>
    <w:rsid w:val="00D860DC"/>
    <w:rsid w:val="00D860FF"/>
    <w:rsid w:val="00D86884"/>
    <w:rsid w:val="00D86B51"/>
    <w:rsid w:val="00D86F37"/>
    <w:rsid w:val="00D872E6"/>
    <w:rsid w:val="00D87672"/>
    <w:rsid w:val="00D876FF"/>
    <w:rsid w:val="00D8779E"/>
    <w:rsid w:val="00D87863"/>
    <w:rsid w:val="00D87923"/>
    <w:rsid w:val="00D87C77"/>
    <w:rsid w:val="00D900B9"/>
    <w:rsid w:val="00D9015C"/>
    <w:rsid w:val="00D90D0A"/>
    <w:rsid w:val="00D910F2"/>
    <w:rsid w:val="00D915E0"/>
    <w:rsid w:val="00D917DA"/>
    <w:rsid w:val="00D91946"/>
    <w:rsid w:val="00D919DE"/>
    <w:rsid w:val="00D91B14"/>
    <w:rsid w:val="00D91BBB"/>
    <w:rsid w:val="00D92049"/>
    <w:rsid w:val="00D9282D"/>
    <w:rsid w:val="00D92964"/>
    <w:rsid w:val="00D9316A"/>
    <w:rsid w:val="00D933B9"/>
    <w:rsid w:val="00D9340D"/>
    <w:rsid w:val="00D93495"/>
    <w:rsid w:val="00D93E67"/>
    <w:rsid w:val="00D9405A"/>
    <w:rsid w:val="00D9408F"/>
    <w:rsid w:val="00D944E6"/>
    <w:rsid w:val="00D9496E"/>
    <w:rsid w:val="00D94D69"/>
    <w:rsid w:val="00D9531F"/>
    <w:rsid w:val="00D953D1"/>
    <w:rsid w:val="00D953E7"/>
    <w:rsid w:val="00D9583F"/>
    <w:rsid w:val="00D95BC9"/>
    <w:rsid w:val="00D95C45"/>
    <w:rsid w:val="00D95C5A"/>
    <w:rsid w:val="00D95C60"/>
    <w:rsid w:val="00D96455"/>
    <w:rsid w:val="00D964FD"/>
    <w:rsid w:val="00D965C0"/>
    <w:rsid w:val="00D965C6"/>
    <w:rsid w:val="00D96865"/>
    <w:rsid w:val="00D9693E"/>
    <w:rsid w:val="00D96A1C"/>
    <w:rsid w:val="00D97101"/>
    <w:rsid w:val="00D971DD"/>
    <w:rsid w:val="00D972B6"/>
    <w:rsid w:val="00D978F9"/>
    <w:rsid w:val="00D97C8D"/>
    <w:rsid w:val="00D97FC3"/>
    <w:rsid w:val="00DA009F"/>
    <w:rsid w:val="00DA025A"/>
    <w:rsid w:val="00DA02D8"/>
    <w:rsid w:val="00DA08FA"/>
    <w:rsid w:val="00DA0C9A"/>
    <w:rsid w:val="00DA0E8B"/>
    <w:rsid w:val="00DA0F78"/>
    <w:rsid w:val="00DA129F"/>
    <w:rsid w:val="00DA1AEE"/>
    <w:rsid w:val="00DA1B28"/>
    <w:rsid w:val="00DA1DFF"/>
    <w:rsid w:val="00DA1F9D"/>
    <w:rsid w:val="00DA2588"/>
    <w:rsid w:val="00DA2899"/>
    <w:rsid w:val="00DA3193"/>
    <w:rsid w:val="00DA31C0"/>
    <w:rsid w:val="00DA339D"/>
    <w:rsid w:val="00DA33A5"/>
    <w:rsid w:val="00DA3904"/>
    <w:rsid w:val="00DA3E4F"/>
    <w:rsid w:val="00DA4005"/>
    <w:rsid w:val="00DA4076"/>
    <w:rsid w:val="00DA46F0"/>
    <w:rsid w:val="00DA4962"/>
    <w:rsid w:val="00DA4BC6"/>
    <w:rsid w:val="00DA4CBE"/>
    <w:rsid w:val="00DA4FA2"/>
    <w:rsid w:val="00DA5654"/>
    <w:rsid w:val="00DA59A0"/>
    <w:rsid w:val="00DA5F1A"/>
    <w:rsid w:val="00DA63CB"/>
    <w:rsid w:val="00DA6432"/>
    <w:rsid w:val="00DA6531"/>
    <w:rsid w:val="00DA6586"/>
    <w:rsid w:val="00DA6706"/>
    <w:rsid w:val="00DA67B5"/>
    <w:rsid w:val="00DA6849"/>
    <w:rsid w:val="00DA7388"/>
    <w:rsid w:val="00DA773E"/>
    <w:rsid w:val="00DA7EBB"/>
    <w:rsid w:val="00DA7F96"/>
    <w:rsid w:val="00DB0215"/>
    <w:rsid w:val="00DB0801"/>
    <w:rsid w:val="00DB0816"/>
    <w:rsid w:val="00DB0957"/>
    <w:rsid w:val="00DB0C08"/>
    <w:rsid w:val="00DB1691"/>
    <w:rsid w:val="00DB1932"/>
    <w:rsid w:val="00DB1DF6"/>
    <w:rsid w:val="00DB1FBF"/>
    <w:rsid w:val="00DB1FFF"/>
    <w:rsid w:val="00DB210E"/>
    <w:rsid w:val="00DB2207"/>
    <w:rsid w:val="00DB24D4"/>
    <w:rsid w:val="00DB27DE"/>
    <w:rsid w:val="00DB302F"/>
    <w:rsid w:val="00DB336B"/>
    <w:rsid w:val="00DB3421"/>
    <w:rsid w:val="00DB363F"/>
    <w:rsid w:val="00DB3B01"/>
    <w:rsid w:val="00DB3B02"/>
    <w:rsid w:val="00DB3B40"/>
    <w:rsid w:val="00DB3E02"/>
    <w:rsid w:val="00DB3ED7"/>
    <w:rsid w:val="00DB40C0"/>
    <w:rsid w:val="00DB46D6"/>
    <w:rsid w:val="00DB4853"/>
    <w:rsid w:val="00DB4A1A"/>
    <w:rsid w:val="00DB4AC2"/>
    <w:rsid w:val="00DB5167"/>
    <w:rsid w:val="00DB5705"/>
    <w:rsid w:val="00DB5B56"/>
    <w:rsid w:val="00DB5E57"/>
    <w:rsid w:val="00DB655B"/>
    <w:rsid w:val="00DB6A31"/>
    <w:rsid w:val="00DB6DC5"/>
    <w:rsid w:val="00DB71C2"/>
    <w:rsid w:val="00DB7952"/>
    <w:rsid w:val="00DB7AC0"/>
    <w:rsid w:val="00DB7EED"/>
    <w:rsid w:val="00DC03AE"/>
    <w:rsid w:val="00DC0550"/>
    <w:rsid w:val="00DC07CB"/>
    <w:rsid w:val="00DC0D48"/>
    <w:rsid w:val="00DC13BE"/>
    <w:rsid w:val="00DC1749"/>
    <w:rsid w:val="00DC1A0F"/>
    <w:rsid w:val="00DC1B34"/>
    <w:rsid w:val="00DC1E4E"/>
    <w:rsid w:val="00DC21B0"/>
    <w:rsid w:val="00DC22E3"/>
    <w:rsid w:val="00DC2504"/>
    <w:rsid w:val="00DC29E4"/>
    <w:rsid w:val="00DC2A1A"/>
    <w:rsid w:val="00DC2AFC"/>
    <w:rsid w:val="00DC34C4"/>
    <w:rsid w:val="00DC3F1B"/>
    <w:rsid w:val="00DC3F9F"/>
    <w:rsid w:val="00DC4F2C"/>
    <w:rsid w:val="00DC50E6"/>
    <w:rsid w:val="00DC532D"/>
    <w:rsid w:val="00DC566F"/>
    <w:rsid w:val="00DC5774"/>
    <w:rsid w:val="00DC587B"/>
    <w:rsid w:val="00DC5C43"/>
    <w:rsid w:val="00DC6B75"/>
    <w:rsid w:val="00DC70AE"/>
    <w:rsid w:val="00DC719D"/>
    <w:rsid w:val="00DC7557"/>
    <w:rsid w:val="00DC7DED"/>
    <w:rsid w:val="00DC7F8C"/>
    <w:rsid w:val="00DD035E"/>
    <w:rsid w:val="00DD0394"/>
    <w:rsid w:val="00DD053E"/>
    <w:rsid w:val="00DD0777"/>
    <w:rsid w:val="00DD0912"/>
    <w:rsid w:val="00DD0BE4"/>
    <w:rsid w:val="00DD0EEF"/>
    <w:rsid w:val="00DD10DA"/>
    <w:rsid w:val="00DD10DC"/>
    <w:rsid w:val="00DD15AE"/>
    <w:rsid w:val="00DD1600"/>
    <w:rsid w:val="00DD168E"/>
    <w:rsid w:val="00DD1868"/>
    <w:rsid w:val="00DD1A31"/>
    <w:rsid w:val="00DD1FA5"/>
    <w:rsid w:val="00DD2126"/>
    <w:rsid w:val="00DD269C"/>
    <w:rsid w:val="00DD2705"/>
    <w:rsid w:val="00DD289A"/>
    <w:rsid w:val="00DD2A12"/>
    <w:rsid w:val="00DD2BE9"/>
    <w:rsid w:val="00DD2D52"/>
    <w:rsid w:val="00DD33C6"/>
    <w:rsid w:val="00DD35BC"/>
    <w:rsid w:val="00DD3791"/>
    <w:rsid w:val="00DD3963"/>
    <w:rsid w:val="00DD3EB5"/>
    <w:rsid w:val="00DD3FAF"/>
    <w:rsid w:val="00DD4108"/>
    <w:rsid w:val="00DD465D"/>
    <w:rsid w:val="00DD4C3B"/>
    <w:rsid w:val="00DD4E1C"/>
    <w:rsid w:val="00DD57B9"/>
    <w:rsid w:val="00DD5B63"/>
    <w:rsid w:val="00DD6280"/>
    <w:rsid w:val="00DD66C9"/>
    <w:rsid w:val="00DD6911"/>
    <w:rsid w:val="00DD70ED"/>
    <w:rsid w:val="00DD7AFE"/>
    <w:rsid w:val="00DD7ECA"/>
    <w:rsid w:val="00DD7F2F"/>
    <w:rsid w:val="00DE016A"/>
    <w:rsid w:val="00DE070F"/>
    <w:rsid w:val="00DE0961"/>
    <w:rsid w:val="00DE0C90"/>
    <w:rsid w:val="00DE0D46"/>
    <w:rsid w:val="00DE0E39"/>
    <w:rsid w:val="00DE0E64"/>
    <w:rsid w:val="00DE0EB2"/>
    <w:rsid w:val="00DE128D"/>
    <w:rsid w:val="00DE184C"/>
    <w:rsid w:val="00DE198D"/>
    <w:rsid w:val="00DE1B6E"/>
    <w:rsid w:val="00DE2217"/>
    <w:rsid w:val="00DE2872"/>
    <w:rsid w:val="00DE2D21"/>
    <w:rsid w:val="00DE2E4C"/>
    <w:rsid w:val="00DE2F0D"/>
    <w:rsid w:val="00DE3166"/>
    <w:rsid w:val="00DE32FC"/>
    <w:rsid w:val="00DE3BD0"/>
    <w:rsid w:val="00DE3E6A"/>
    <w:rsid w:val="00DE3EC3"/>
    <w:rsid w:val="00DE4D2D"/>
    <w:rsid w:val="00DE4FDE"/>
    <w:rsid w:val="00DE501A"/>
    <w:rsid w:val="00DE5035"/>
    <w:rsid w:val="00DE53B3"/>
    <w:rsid w:val="00DE5A5F"/>
    <w:rsid w:val="00DE5B1E"/>
    <w:rsid w:val="00DE5E4D"/>
    <w:rsid w:val="00DE5F51"/>
    <w:rsid w:val="00DE61CD"/>
    <w:rsid w:val="00DE62FF"/>
    <w:rsid w:val="00DE666F"/>
    <w:rsid w:val="00DE6FA0"/>
    <w:rsid w:val="00DE70A0"/>
    <w:rsid w:val="00DE7402"/>
    <w:rsid w:val="00DE7569"/>
    <w:rsid w:val="00DE7CB0"/>
    <w:rsid w:val="00DE7E08"/>
    <w:rsid w:val="00DF001C"/>
    <w:rsid w:val="00DF02C0"/>
    <w:rsid w:val="00DF0617"/>
    <w:rsid w:val="00DF0832"/>
    <w:rsid w:val="00DF098E"/>
    <w:rsid w:val="00DF126B"/>
    <w:rsid w:val="00DF13DC"/>
    <w:rsid w:val="00DF13FA"/>
    <w:rsid w:val="00DF146B"/>
    <w:rsid w:val="00DF1614"/>
    <w:rsid w:val="00DF176F"/>
    <w:rsid w:val="00DF1884"/>
    <w:rsid w:val="00DF1E70"/>
    <w:rsid w:val="00DF2020"/>
    <w:rsid w:val="00DF22E5"/>
    <w:rsid w:val="00DF2B74"/>
    <w:rsid w:val="00DF2BF0"/>
    <w:rsid w:val="00DF2EB5"/>
    <w:rsid w:val="00DF33E6"/>
    <w:rsid w:val="00DF3B92"/>
    <w:rsid w:val="00DF3DF9"/>
    <w:rsid w:val="00DF403F"/>
    <w:rsid w:val="00DF4528"/>
    <w:rsid w:val="00DF45AC"/>
    <w:rsid w:val="00DF4863"/>
    <w:rsid w:val="00DF4F7A"/>
    <w:rsid w:val="00DF540A"/>
    <w:rsid w:val="00DF547F"/>
    <w:rsid w:val="00DF5E34"/>
    <w:rsid w:val="00DF6331"/>
    <w:rsid w:val="00DF63D9"/>
    <w:rsid w:val="00DF64DC"/>
    <w:rsid w:val="00DF6604"/>
    <w:rsid w:val="00DF685E"/>
    <w:rsid w:val="00DF6B22"/>
    <w:rsid w:val="00DF72EA"/>
    <w:rsid w:val="00DF74CF"/>
    <w:rsid w:val="00DF74FD"/>
    <w:rsid w:val="00DF75D1"/>
    <w:rsid w:val="00DF76C3"/>
    <w:rsid w:val="00DF7D8C"/>
    <w:rsid w:val="00E00065"/>
    <w:rsid w:val="00E00291"/>
    <w:rsid w:val="00E002DB"/>
    <w:rsid w:val="00E00BA9"/>
    <w:rsid w:val="00E00C7A"/>
    <w:rsid w:val="00E00DC1"/>
    <w:rsid w:val="00E0192D"/>
    <w:rsid w:val="00E019B8"/>
    <w:rsid w:val="00E0232D"/>
    <w:rsid w:val="00E023B3"/>
    <w:rsid w:val="00E0242E"/>
    <w:rsid w:val="00E02CB8"/>
    <w:rsid w:val="00E02D02"/>
    <w:rsid w:val="00E0321E"/>
    <w:rsid w:val="00E03BA3"/>
    <w:rsid w:val="00E03C72"/>
    <w:rsid w:val="00E0427C"/>
    <w:rsid w:val="00E0442C"/>
    <w:rsid w:val="00E049E8"/>
    <w:rsid w:val="00E04C50"/>
    <w:rsid w:val="00E0515F"/>
    <w:rsid w:val="00E05259"/>
    <w:rsid w:val="00E05872"/>
    <w:rsid w:val="00E05B01"/>
    <w:rsid w:val="00E060AC"/>
    <w:rsid w:val="00E0663A"/>
    <w:rsid w:val="00E06AD6"/>
    <w:rsid w:val="00E06B3F"/>
    <w:rsid w:val="00E07479"/>
    <w:rsid w:val="00E0751C"/>
    <w:rsid w:val="00E07600"/>
    <w:rsid w:val="00E077BC"/>
    <w:rsid w:val="00E100BF"/>
    <w:rsid w:val="00E101A8"/>
    <w:rsid w:val="00E108F8"/>
    <w:rsid w:val="00E10B1C"/>
    <w:rsid w:val="00E10B42"/>
    <w:rsid w:val="00E10C69"/>
    <w:rsid w:val="00E111A4"/>
    <w:rsid w:val="00E1135C"/>
    <w:rsid w:val="00E1171A"/>
    <w:rsid w:val="00E12826"/>
    <w:rsid w:val="00E12B14"/>
    <w:rsid w:val="00E12C36"/>
    <w:rsid w:val="00E12E6D"/>
    <w:rsid w:val="00E130EE"/>
    <w:rsid w:val="00E131E6"/>
    <w:rsid w:val="00E135AF"/>
    <w:rsid w:val="00E13607"/>
    <w:rsid w:val="00E13821"/>
    <w:rsid w:val="00E1398E"/>
    <w:rsid w:val="00E13A89"/>
    <w:rsid w:val="00E13B6D"/>
    <w:rsid w:val="00E13BC8"/>
    <w:rsid w:val="00E13CE7"/>
    <w:rsid w:val="00E13F54"/>
    <w:rsid w:val="00E14041"/>
    <w:rsid w:val="00E146FD"/>
    <w:rsid w:val="00E1504B"/>
    <w:rsid w:val="00E1518A"/>
    <w:rsid w:val="00E1524B"/>
    <w:rsid w:val="00E15470"/>
    <w:rsid w:val="00E154AB"/>
    <w:rsid w:val="00E156B7"/>
    <w:rsid w:val="00E157F1"/>
    <w:rsid w:val="00E15A1B"/>
    <w:rsid w:val="00E15A5F"/>
    <w:rsid w:val="00E15A64"/>
    <w:rsid w:val="00E16053"/>
    <w:rsid w:val="00E16136"/>
    <w:rsid w:val="00E16380"/>
    <w:rsid w:val="00E16607"/>
    <w:rsid w:val="00E16B79"/>
    <w:rsid w:val="00E16D06"/>
    <w:rsid w:val="00E172B1"/>
    <w:rsid w:val="00E17973"/>
    <w:rsid w:val="00E17CB6"/>
    <w:rsid w:val="00E17DCD"/>
    <w:rsid w:val="00E201E3"/>
    <w:rsid w:val="00E20976"/>
    <w:rsid w:val="00E20ABC"/>
    <w:rsid w:val="00E20DEA"/>
    <w:rsid w:val="00E20EE8"/>
    <w:rsid w:val="00E20F92"/>
    <w:rsid w:val="00E21215"/>
    <w:rsid w:val="00E21988"/>
    <w:rsid w:val="00E219C7"/>
    <w:rsid w:val="00E21B4F"/>
    <w:rsid w:val="00E21F72"/>
    <w:rsid w:val="00E2223B"/>
    <w:rsid w:val="00E2272C"/>
    <w:rsid w:val="00E2299E"/>
    <w:rsid w:val="00E22A31"/>
    <w:rsid w:val="00E22AD0"/>
    <w:rsid w:val="00E22AF8"/>
    <w:rsid w:val="00E22BFF"/>
    <w:rsid w:val="00E23158"/>
    <w:rsid w:val="00E23181"/>
    <w:rsid w:val="00E2367C"/>
    <w:rsid w:val="00E23DE8"/>
    <w:rsid w:val="00E24202"/>
    <w:rsid w:val="00E2464D"/>
    <w:rsid w:val="00E24E46"/>
    <w:rsid w:val="00E24E6D"/>
    <w:rsid w:val="00E24F9E"/>
    <w:rsid w:val="00E251D2"/>
    <w:rsid w:val="00E2528C"/>
    <w:rsid w:val="00E25617"/>
    <w:rsid w:val="00E258D8"/>
    <w:rsid w:val="00E26392"/>
    <w:rsid w:val="00E2663A"/>
    <w:rsid w:val="00E268DB"/>
    <w:rsid w:val="00E26B32"/>
    <w:rsid w:val="00E26C0A"/>
    <w:rsid w:val="00E2708A"/>
    <w:rsid w:val="00E27113"/>
    <w:rsid w:val="00E274CA"/>
    <w:rsid w:val="00E279FA"/>
    <w:rsid w:val="00E30134"/>
    <w:rsid w:val="00E306C9"/>
    <w:rsid w:val="00E3080E"/>
    <w:rsid w:val="00E30A04"/>
    <w:rsid w:val="00E30B51"/>
    <w:rsid w:val="00E30D2C"/>
    <w:rsid w:val="00E30FB2"/>
    <w:rsid w:val="00E3102C"/>
    <w:rsid w:val="00E31194"/>
    <w:rsid w:val="00E3130F"/>
    <w:rsid w:val="00E31684"/>
    <w:rsid w:val="00E31740"/>
    <w:rsid w:val="00E31749"/>
    <w:rsid w:val="00E31838"/>
    <w:rsid w:val="00E318A1"/>
    <w:rsid w:val="00E31A06"/>
    <w:rsid w:val="00E31CEA"/>
    <w:rsid w:val="00E322C0"/>
    <w:rsid w:val="00E326BF"/>
    <w:rsid w:val="00E32754"/>
    <w:rsid w:val="00E32B7A"/>
    <w:rsid w:val="00E32CAC"/>
    <w:rsid w:val="00E32D52"/>
    <w:rsid w:val="00E32FE9"/>
    <w:rsid w:val="00E33220"/>
    <w:rsid w:val="00E3333F"/>
    <w:rsid w:val="00E333F0"/>
    <w:rsid w:val="00E336B9"/>
    <w:rsid w:val="00E336D1"/>
    <w:rsid w:val="00E337DD"/>
    <w:rsid w:val="00E33A64"/>
    <w:rsid w:val="00E33C3D"/>
    <w:rsid w:val="00E33F56"/>
    <w:rsid w:val="00E3497A"/>
    <w:rsid w:val="00E349E7"/>
    <w:rsid w:val="00E34B6E"/>
    <w:rsid w:val="00E35171"/>
    <w:rsid w:val="00E352CD"/>
    <w:rsid w:val="00E35331"/>
    <w:rsid w:val="00E35772"/>
    <w:rsid w:val="00E362C0"/>
    <w:rsid w:val="00E3654B"/>
    <w:rsid w:val="00E36C64"/>
    <w:rsid w:val="00E36CD8"/>
    <w:rsid w:val="00E36FB0"/>
    <w:rsid w:val="00E37309"/>
    <w:rsid w:val="00E3756A"/>
    <w:rsid w:val="00E376B1"/>
    <w:rsid w:val="00E3792C"/>
    <w:rsid w:val="00E37E48"/>
    <w:rsid w:val="00E37FFE"/>
    <w:rsid w:val="00E400A8"/>
    <w:rsid w:val="00E400EC"/>
    <w:rsid w:val="00E40355"/>
    <w:rsid w:val="00E40606"/>
    <w:rsid w:val="00E40BDD"/>
    <w:rsid w:val="00E40F10"/>
    <w:rsid w:val="00E41140"/>
    <w:rsid w:val="00E41312"/>
    <w:rsid w:val="00E41772"/>
    <w:rsid w:val="00E41AEF"/>
    <w:rsid w:val="00E41CA8"/>
    <w:rsid w:val="00E41E51"/>
    <w:rsid w:val="00E420BF"/>
    <w:rsid w:val="00E4223B"/>
    <w:rsid w:val="00E422BB"/>
    <w:rsid w:val="00E42353"/>
    <w:rsid w:val="00E42558"/>
    <w:rsid w:val="00E426CB"/>
    <w:rsid w:val="00E42875"/>
    <w:rsid w:val="00E42AAE"/>
    <w:rsid w:val="00E42AD1"/>
    <w:rsid w:val="00E42FF3"/>
    <w:rsid w:val="00E432D1"/>
    <w:rsid w:val="00E434CB"/>
    <w:rsid w:val="00E436CB"/>
    <w:rsid w:val="00E43867"/>
    <w:rsid w:val="00E43878"/>
    <w:rsid w:val="00E441F0"/>
    <w:rsid w:val="00E44405"/>
    <w:rsid w:val="00E44521"/>
    <w:rsid w:val="00E447FD"/>
    <w:rsid w:val="00E449F7"/>
    <w:rsid w:val="00E44E28"/>
    <w:rsid w:val="00E45381"/>
    <w:rsid w:val="00E45676"/>
    <w:rsid w:val="00E45872"/>
    <w:rsid w:val="00E45F5D"/>
    <w:rsid w:val="00E4750B"/>
    <w:rsid w:val="00E4790D"/>
    <w:rsid w:val="00E47A9C"/>
    <w:rsid w:val="00E47B8E"/>
    <w:rsid w:val="00E47DA0"/>
    <w:rsid w:val="00E50242"/>
    <w:rsid w:val="00E502A9"/>
    <w:rsid w:val="00E507AB"/>
    <w:rsid w:val="00E512F4"/>
    <w:rsid w:val="00E51353"/>
    <w:rsid w:val="00E5179D"/>
    <w:rsid w:val="00E51984"/>
    <w:rsid w:val="00E51ACD"/>
    <w:rsid w:val="00E51B68"/>
    <w:rsid w:val="00E5204C"/>
    <w:rsid w:val="00E52064"/>
    <w:rsid w:val="00E524EB"/>
    <w:rsid w:val="00E52F61"/>
    <w:rsid w:val="00E530A1"/>
    <w:rsid w:val="00E53151"/>
    <w:rsid w:val="00E533D5"/>
    <w:rsid w:val="00E5357F"/>
    <w:rsid w:val="00E535C4"/>
    <w:rsid w:val="00E535DF"/>
    <w:rsid w:val="00E53A55"/>
    <w:rsid w:val="00E53C59"/>
    <w:rsid w:val="00E53F68"/>
    <w:rsid w:val="00E54090"/>
    <w:rsid w:val="00E541BB"/>
    <w:rsid w:val="00E54293"/>
    <w:rsid w:val="00E543BA"/>
    <w:rsid w:val="00E547FC"/>
    <w:rsid w:val="00E54BC2"/>
    <w:rsid w:val="00E55100"/>
    <w:rsid w:val="00E55425"/>
    <w:rsid w:val="00E5629F"/>
    <w:rsid w:val="00E563E0"/>
    <w:rsid w:val="00E565B7"/>
    <w:rsid w:val="00E5686A"/>
    <w:rsid w:val="00E5711E"/>
    <w:rsid w:val="00E5744F"/>
    <w:rsid w:val="00E57472"/>
    <w:rsid w:val="00E576CF"/>
    <w:rsid w:val="00E57A76"/>
    <w:rsid w:val="00E57ACA"/>
    <w:rsid w:val="00E57AFF"/>
    <w:rsid w:val="00E57B5D"/>
    <w:rsid w:val="00E57D9A"/>
    <w:rsid w:val="00E60199"/>
    <w:rsid w:val="00E603F2"/>
    <w:rsid w:val="00E60487"/>
    <w:rsid w:val="00E607A0"/>
    <w:rsid w:val="00E60A28"/>
    <w:rsid w:val="00E60DE5"/>
    <w:rsid w:val="00E60E17"/>
    <w:rsid w:val="00E61269"/>
    <w:rsid w:val="00E61376"/>
    <w:rsid w:val="00E61495"/>
    <w:rsid w:val="00E61583"/>
    <w:rsid w:val="00E619EE"/>
    <w:rsid w:val="00E61A54"/>
    <w:rsid w:val="00E61C31"/>
    <w:rsid w:val="00E61DAA"/>
    <w:rsid w:val="00E62216"/>
    <w:rsid w:val="00E623B9"/>
    <w:rsid w:val="00E625E9"/>
    <w:rsid w:val="00E627F8"/>
    <w:rsid w:val="00E62F7F"/>
    <w:rsid w:val="00E62FE3"/>
    <w:rsid w:val="00E63122"/>
    <w:rsid w:val="00E63EA2"/>
    <w:rsid w:val="00E64388"/>
    <w:rsid w:val="00E6465A"/>
    <w:rsid w:val="00E64F38"/>
    <w:rsid w:val="00E64F99"/>
    <w:rsid w:val="00E6515B"/>
    <w:rsid w:val="00E65192"/>
    <w:rsid w:val="00E6548E"/>
    <w:rsid w:val="00E65826"/>
    <w:rsid w:val="00E6595E"/>
    <w:rsid w:val="00E65C04"/>
    <w:rsid w:val="00E65E23"/>
    <w:rsid w:val="00E66236"/>
    <w:rsid w:val="00E66423"/>
    <w:rsid w:val="00E66734"/>
    <w:rsid w:val="00E66885"/>
    <w:rsid w:val="00E66D8B"/>
    <w:rsid w:val="00E66E2B"/>
    <w:rsid w:val="00E66FE1"/>
    <w:rsid w:val="00E67384"/>
    <w:rsid w:val="00E6742A"/>
    <w:rsid w:val="00E67439"/>
    <w:rsid w:val="00E67C58"/>
    <w:rsid w:val="00E67D29"/>
    <w:rsid w:val="00E70064"/>
    <w:rsid w:val="00E7039D"/>
    <w:rsid w:val="00E7044E"/>
    <w:rsid w:val="00E70756"/>
    <w:rsid w:val="00E70799"/>
    <w:rsid w:val="00E70A9F"/>
    <w:rsid w:val="00E70B3B"/>
    <w:rsid w:val="00E70F3B"/>
    <w:rsid w:val="00E71017"/>
    <w:rsid w:val="00E7111C"/>
    <w:rsid w:val="00E713EF"/>
    <w:rsid w:val="00E71770"/>
    <w:rsid w:val="00E71E06"/>
    <w:rsid w:val="00E7222D"/>
    <w:rsid w:val="00E72511"/>
    <w:rsid w:val="00E729AD"/>
    <w:rsid w:val="00E72A2D"/>
    <w:rsid w:val="00E72F86"/>
    <w:rsid w:val="00E73408"/>
    <w:rsid w:val="00E7372D"/>
    <w:rsid w:val="00E738B4"/>
    <w:rsid w:val="00E73C61"/>
    <w:rsid w:val="00E73C96"/>
    <w:rsid w:val="00E73E27"/>
    <w:rsid w:val="00E74B47"/>
    <w:rsid w:val="00E74BFC"/>
    <w:rsid w:val="00E74E0B"/>
    <w:rsid w:val="00E752C8"/>
    <w:rsid w:val="00E7583C"/>
    <w:rsid w:val="00E75A18"/>
    <w:rsid w:val="00E7640C"/>
    <w:rsid w:val="00E7642F"/>
    <w:rsid w:val="00E764FB"/>
    <w:rsid w:val="00E769E2"/>
    <w:rsid w:val="00E76D86"/>
    <w:rsid w:val="00E76FE1"/>
    <w:rsid w:val="00E77046"/>
    <w:rsid w:val="00E770DF"/>
    <w:rsid w:val="00E776F1"/>
    <w:rsid w:val="00E77B19"/>
    <w:rsid w:val="00E77B8A"/>
    <w:rsid w:val="00E77D3B"/>
    <w:rsid w:val="00E77EED"/>
    <w:rsid w:val="00E77F36"/>
    <w:rsid w:val="00E8017A"/>
    <w:rsid w:val="00E8022B"/>
    <w:rsid w:val="00E805D7"/>
    <w:rsid w:val="00E805EC"/>
    <w:rsid w:val="00E80807"/>
    <w:rsid w:val="00E80811"/>
    <w:rsid w:val="00E80F60"/>
    <w:rsid w:val="00E814ED"/>
    <w:rsid w:val="00E816B9"/>
    <w:rsid w:val="00E816DC"/>
    <w:rsid w:val="00E81D3D"/>
    <w:rsid w:val="00E81E9C"/>
    <w:rsid w:val="00E81FAE"/>
    <w:rsid w:val="00E82158"/>
    <w:rsid w:val="00E822BA"/>
    <w:rsid w:val="00E82321"/>
    <w:rsid w:val="00E8270F"/>
    <w:rsid w:val="00E8285A"/>
    <w:rsid w:val="00E8293C"/>
    <w:rsid w:val="00E82DED"/>
    <w:rsid w:val="00E82F4C"/>
    <w:rsid w:val="00E82F7A"/>
    <w:rsid w:val="00E833DB"/>
    <w:rsid w:val="00E83D02"/>
    <w:rsid w:val="00E841BD"/>
    <w:rsid w:val="00E84559"/>
    <w:rsid w:val="00E84567"/>
    <w:rsid w:val="00E84762"/>
    <w:rsid w:val="00E84803"/>
    <w:rsid w:val="00E84D8A"/>
    <w:rsid w:val="00E84DCB"/>
    <w:rsid w:val="00E84E47"/>
    <w:rsid w:val="00E852AC"/>
    <w:rsid w:val="00E858F5"/>
    <w:rsid w:val="00E85DB8"/>
    <w:rsid w:val="00E8633C"/>
    <w:rsid w:val="00E8643B"/>
    <w:rsid w:val="00E865EA"/>
    <w:rsid w:val="00E86766"/>
    <w:rsid w:val="00E86C8F"/>
    <w:rsid w:val="00E87162"/>
    <w:rsid w:val="00E8750B"/>
    <w:rsid w:val="00E87CC9"/>
    <w:rsid w:val="00E87D96"/>
    <w:rsid w:val="00E9031A"/>
    <w:rsid w:val="00E904BB"/>
    <w:rsid w:val="00E909ED"/>
    <w:rsid w:val="00E913F1"/>
    <w:rsid w:val="00E916A0"/>
    <w:rsid w:val="00E9196B"/>
    <w:rsid w:val="00E91BA1"/>
    <w:rsid w:val="00E91C08"/>
    <w:rsid w:val="00E922AA"/>
    <w:rsid w:val="00E92934"/>
    <w:rsid w:val="00E92C16"/>
    <w:rsid w:val="00E92C30"/>
    <w:rsid w:val="00E92FBC"/>
    <w:rsid w:val="00E9312F"/>
    <w:rsid w:val="00E9341F"/>
    <w:rsid w:val="00E93430"/>
    <w:rsid w:val="00E93554"/>
    <w:rsid w:val="00E93937"/>
    <w:rsid w:val="00E93A5E"/>
    <w:rsid w:val="00E93D13"/>
    <w:rsid w:val="00E93DFC"/>
    <w:rsid w:val="00E94112"/>
    <w:rsid w:val="00E9420E"/>
    <w:rsid w:val="00E942A1"/>
    <w:rsid w:val="00E94560"/>
    <w:rsid w:val="00E94673"/>
    <w:rsid w:val="00E94A66"/>
    <w:rsid w:val="00E94AA6"/>
    <w:rsid w:val="00E95659"/>
    <w:rsid w:val="00E95985"/>
    <w:rsid w:val="00E95ABA"/>
    <w:rsid w:val="00E960DF"/>
    <w:rsid w:val="00E96413"/>
    <w:rsid w:val="00E96B31"/>
    <w:rsid w:val="00E97057"/>
    <w:rsid w:val="00E97464"/>
    <w:rsid w:val="00E976E6"/>
    <w:rsid w:val="00E9780F"/>
    <w:rsid w:val="00E97B80"/>
    <w:rsid w:val="00EA0234"/>
    <w:rsid w:val="00EA08F9"/>
    <w:rsid w:val="00EA0D74"/>
    <w:rsid w:val="00EA1436"/>
    <w:rsid w:val="00EA1636"/>
    <w:rsid w:val="00EA16DA"/>
    <w:rsid w:val="00EA1882"/>
    <w:rsid w:val="00EA1903"/>
    <w:rsid w:val="00EA1BC5"/>
    <w:rsid w:val="00EA2333"/>
    <w:rsid w:val="00EA2451"/>
    <w:rsid w:val="00EA2844"/>
    <w:rsid w:val="00EA2908"/>
    <w:rsid w:val="00EA2B88"/>
    <w:rsid w:val="00EA2EEF"/>
    <w:rsid w:val="00EA2FDA"/>
    <w:rsid w:val="00EA3131"/>
    <w:rsid w:val="00EA3277"/>
    <w:rsid w:val="00EA3CE5"/>
    <w:rsid w:val="00EA3F9D"/>
    <w:rsid w:val="00EA4469"/>
    <w:rsid w:val="00EA44EA"/>
    <w:rsid w:val="00EA480A"/>
    <w:rsid w:val="00EA485E"/>
    <w:rsid w:val="00EA4B43"/>
    <w:rsid w:val="00EA4F72"/>
    <w:rsid w:val="00EA5752"/>
    <w:rsid w:val="00EA5BBA"/>
    <w:rsid w:val="00EA609C"/>
    <w:rsid w:val="00EA6156"/>
    <w:rsid w:val="00EA6253"/>
    <w:rsid w:val="00EA64DD"/>
    <w:rsid w:val="00EA6A28"/>
    <w:rsid w:val="00EA6A6D"/>
    <w:rsid w:val="00EA6E67"/>
    <w:rsid w:val="00EA720D"/>
    <w:rsid w:val="00EA73E7"/>
    <w:rsid w:val="00EA7A87"/>
    <w:rsid w:val="00EB002A"/>
    <w:rsid w:val="00EB01D5"/>
    <w:rsid w:val="00EB0259"/>
    <w:rsid w:val="00EB027C"/>
    <w:rsid w:val="00EB03A9"/>
    <w:rsid w:val="00EB062A"/>
    <w:rsid w:val="00EB083C"/>
    <w:rsid w:val="00EB0ADC"/>
    <w:rsid w:val="00EB0C5D"/>
    <w:rsid w:val="00EB0CF9"/>
    <w:rsid w:val="00EB0D28"/>
    <w:rsid w:val="00EB140D"/>
    <w:rsid w:val="00EB1577"/>
    <w:rsid w:val="00EB1603"/>
    <w:rsid w:val="00EB1745"/>
    <w:rsid w:val="00EB18A7"/>
    <w:rsid w:val="00EB2139"/>
    <w:rsid w:val="00EB2291"/>
    <w:rsid w:val="00EB2427"/>
    <w:rsid w:val="00EB2635"/>
    <w:rsid w:val="00EB276A"/>
    <w:rsid w:val="00EB277A"/>
    <w:rsid w:val="00EB283D"/>
    <w:rsid w:val="00EB2884"/>
    <w:rsid w:val="00EB2B73"/>
    <w:rsid w:val="00EB32C9"/>
    <w:rsid w:val="00EB3A29"/>
    <w:rsid w:val="00EB3C60"/>
    <w:rsid w:val="00EB3E90"/>
    <w:rsid w:val="00EB4ABF"/>
    <w:rsid w:val="00EB526F"/>
    <w:rsid w:val="00EB53C6"/>
    <w:rsid w:val="00EB5920"/>
    <w:rsid w:val="00EB6317"/>
    <w:rsid w:val="00EB63C8"/>
    <w:rsid w:val="00EB63E7"/>
    <w:rsid w:val="00EB6A90"/>
    <w:rsid w:val="00EB6BA4"/>
    <w:rsid w:val="00EB6C13"/>
    <w:rsid w:val="00EB6F03"/>
    <w:rsid w:val="00EB71AE"/>
    <w:rsid w:val="00EB731A"/>
    <w:rsid w:val="00EB73DA"/>
    <w:rsid w:val="00EB7F16"/>
    <w:rsid w:val="00EC028E"/>
    <w:rsid w:val="00EC0C91"/>
    <w:rsid w:val="00EC0E7E"/>
    <w:rsid w:val="00EC1209"/>
    <w:rsid w:val="00EC12E4"/>
    <w:rsid w:val="00EC1609"/>
    <w:rsid w:val="00EC176D"/>
    <w:rsid w:val="00EC1825"/>
    <w:rsid w:val="00EC1BCA"/>
    <w:rsid w:val="00EC1CD2"/>
    <w:rsid w:val="00EC1FA3"/>
    <w:rsid w:val="00EC248F"/>
    <w:rsid w:val="00EC24BB"/>
    <w:rsid w:val="00EC26CA"/>
    <w:rsid w:val="00EC2B97"/>
    <w:rsid w:val="00EC2C48"/>
    <w:rsid w:val="00EC2FC9"/>
    <w:rsid w:val="00EC3242"/>
    <w:rsid w:val="00EC337E"/>
    <w:rsid w:val="00EC343D"/>
    <w:rsid w:val="00EC3995"/>
    <w:rsid w:val="00EC46F5"/>
    <w:rsid w:val="00EC48E6"/>
    <w:rsid w:val="00EC49DC"/>
    <w:rsid w:val="00EC4DCD"/>
    <w:rsid w:val="00EC4FA0"/>
    <w:rsid w:val="00EC515B"/>
    <w:rsid w:val="00EC5426"/>
    <w:rsid w:val="00EC5593"/>
    <w:rsid w:val="00EC56CA"/>
    <w:rsid w:val="00EC56DD"/>
    <w:rsid w:val="00EC5881"/>
    <w:rsid w:val="00EC5B3F"/>
    <w:rsid w:val="00EC5F3E"/>
    <w:rsid w:val="00EC5F97"/>
    <w:rsid w:val="00EC6165"/>
    <w:rsid w:val="00EC6194"/>
    <w:rsid w:val="00EC6600"/>
    <w:rsid w:val="00EC686D"/>
    <w:rsid w:val="00EC7056"/>
    <w:rsid w:val="00EC7102"/>
    <w:rsid w:val="00EC779E"/>
    <w:rsid w:val="00EC7F95"/>
    <w:rsid w:val="00ED0148"/>
    <w:rsid w:val="00ED0172"/>
    <w:rsid w:val="00ED036C"/>
    <w:rsid w:val="00ED054A"/>
    <w:rsid w:val="00ED0635"/>
    <w:rsid w:val="00ED0929"/>
    <w:rsid w:val="00ED0AE6"/>
    <w:rsid w:val="00ED0E0F"/>
    <w:rsid w:val="00ED0FE9"/>
    <w:rsid w:val="00ED1329"/>
    <w:rsid w:val="00ED1462"/>
    <w:rsid w:val="00ED15F5"/>
    <w:rsid w:val="00ED1B71"/>
    <w:rsid w:val="00ED1F82"/>
    <w:rsid w:val="00ED2947"/>
    <w:rsid w:val="00ED2C38"/>
    <w:rsid w:val="00ED2D4C"/>
    <w:rsid w:val="00ED2EB1"/>
    <w:rsid w:val="00ED2EC4"/>
    <w:rsid w:val="00ED2FAB"/>
    <w:rsid w:val="00ED34D6"/>
    <w:rsid w:val="00ED36EA"/>
    <w:rsid w:val="00ED3B06"/>
    <w:rsid w:val="00ED3BFF"/>
    <w:rsid w:val="00ED3CBC"/>
    <w:rsid w:val="00ED4254"/>
    <w:rsid w:val="00ED4445"/>
    <w:rsid w:val="00ED4759"/>
    <w:rsid w:val="00ED488D"/>
    <w:rsid w:val="00ED49F2"/>
    <w:rsid w:val="00ED4F20"/>
    <w:rsid w:val="00ED5249"/>
    <w:rsid w:val="00ED52DF"/>
    <w:rsid w:val="00ED57B8"/>
    <w:rsid w:val="00ED58F9"/>
    <w:rsid w:val="00ED5B4E"/>
    <w:rsid w:val="00ED5DB2"/>
    <w:rsid w:val="00ED5DC6"/>
    <w:rsid w:val="00ED61A4"/>
    <w:rsid w:val="00ED6348"/>
    <w:rsid w:val="00ED64C7"/>
    <w:rsid w:val="00ED688A"/>
    <w:rsid w:val="00ED6CFD"/>
    <w:rsid w:val="00ED6F51"/>
    <w:rsid w:val="00ED6FFE"/>
    <w:rsid w:val="00ED72C7"/>
    <w:rsid w:val="00ED7952"/>
    <w:rsid w:val="00ED7B73"/>
    <w:rsid w:val="00ED7D22"/>
    <w:rsid w:val="00ED7DE8"/>
    <w:rsid w:val="00ED7EAD"/>
    <w:rsid w:val="00EE1645"/>
    <w:rsid w:val="00EE17C2"/>
    <w:rsid w:val="00EE196D"/>
    <w:rsid w:val="00EE1FB1"/>
    <w:rsid w:val="00EE2DA5"/>
    <w:rsid w:val="00EE2E40"/>
    <w:rsid w:val="00EE2F3F"/>
    <w:rsid w:val="00EE3942"/>
    <w:rsid w:val="00EE39AC"/>
    <w:rsid w:val="00EE40E4"/>
    <w:rsid w:val="00EE4868"/>
    <w:rsid w:val="00EE48E6"/>
    <w:rsid w:val="00EE49C0"/>
    <w:rsid w:val="00EE49CB"/>
    <w:rsid w:val="00EE5208"/>
    <w:rsid w:val="00EE5652"/>
    <w:rsid w:val="00EE5EAA"/>
    <w:rsid w:val="00EE6022"/>
    <w:rsid w:val="00EE6289"/>
    <w:rsid w:val="00EE65D3"/>
    <w:rsid w:val="00EE661A"/>
    <w:rsid w:val="00EE66EA"/>
    <w:rsid w:val="00EE6923"/>
    <w:rsid w:val="00EE6C13"/>
    <w:rsid w:val="00EE6CF9"/>
    <w:rsid w:val="00EE6D72"/>
    <w:rsid w:val="00EE6F2F"/>
    <w:rsid w:val="00EE7331"/>
    <w:rsid w:val="00EE7D25"/>
    <w:rsid w:val="00EE7F6E"/>
    <w:rsid w:val="00EF063D"/>
    <w:rsid w:val="00EF067E"/>
    <w:rsid w:val="00EF0D6D"/>
    <w:rsid w:val="00EF0E32"/>
    <w:rsid w:val="00EF0FD6"/>
    <w:rsid w:val="00EF0FE0"/>
    <w:rsid w:val="00EF18A0"/>
    <w:rsid w:val="00EF1D4E"/>
    <w:rsid w:val="00EF20D2"/>
    <w:rsid w:val="00EF23A8"/>
    <w:rsid w:val="00EF27D6"/>
    <w:rsid w:val="00EF3024"/>
    <w:rsid w:val="00EF308C"/>
    <w:rsid w:val="00EF32E0"/>
    <w:rsid w:val="00EF330A"/>
    <w:rsid w:val="00EF36E5"/>
    <w:rsid w:val="00EF373F"/>
    <w:rsid w:val="00EF39D5"/>
    <w:rsid w:val="00EF3D6C"/>
    <w:rsid w:val="00EF3DFF"/>
    <w:rsid w:val="00EF3E41"/>
    <w:rsid w:val="00EF406A"/>
    <w:rsid w:val="00EF40E2"/>
    <w:rsid w:val="00EF41DB"/>
    <w:rsid w:val="00EF429C"/>
    <w:rsid w:val="00EF42E4"/>
    <w:rsid w:val="00EF498D"/>
    <w:rsid w:val="00EF49BE"/>
    <w:rsid w:val="00EF5023"/>
    <w:rsid w:val="00EF51AC"/>
    <w:rsid w:val="00EF56E1"/>
    <w:rsid w:val="00EF6067"/>
    <w:rsid w:val="00EF66E4"/>
    <w:rsid w:val="00EF6867"/>
    <w:rsid w:val="00EF6949"/>
    <w:rsid w:val="00EF6D15"/>
    <w:rsid w:val="00EF7125"/>
    <w:rsid w:val="00EF7206"/>
    <w:rsid w:val="00EF767D"/>
    <w:rsid w:val="00EF78FC"/>
    <w:rsid w:val="00EF7A9C"/>
    <w:rsid w:val="00EF7BAB"/>
    <w:rsid w:val="00F00201"/>
    <w:rsid w:val="00F00235"/>
    <w:rsid w:val="00F003EB"/>
    <w:rsid w:val="00F00684"/>
    <w:rsid w:val="00F007AB"/>
    <w:rsid w:val="00F00B21"/>
    <w:rsid w:val="00F01131"/>
    <w:rsid w:val="00F01143"/>
    <w:rsid w:val="00F01647"/>
    <w:rsid w:val="00F0176A"/>
    <w:rsid w:val="00F019E7"/>
    <w:rsid w:val="00F01FBF"/>
    <w:rsid w:val="00F02089"/>
    <w:rsid w:val="00F02188"/>
    <w:rsid w:val="00F023E9"/>
    <w:rsid w:val="00F0290D"/>
    <w:rsid w:val="00F02BA1"/>
    <w:rsid w:val="00F031E4"/>
    <w:rsid w:val="00F0330C"/>
    <w:rsid w:val="00F03398"/>
    <w:rsid w:val="00F037B7"/>
    <w:rsid w:val="00F0476F"/>
    <w:rsid w:val="00F04D55"/>
    <w:rsid w:val="00F0509E"/>
    <w:rsid w:val="00F0517C"/>
    <w:rsid w:val="00F05655"/>
    <w:rsid w:val="00F056DF"/>
    <w:rsid w:val="00F05A4A"/>
    <w:rsid w:val="00F05E70"/>
    <w:rsid w:val="00F0661B"/>
    <w:rsid w:val="00F0662E"/>
    <w:rsid w:val="00F066DB"/>
    <w:rsid w:val="00F06BE2"/>
    <w:rsid w:val="00F06C2F"/>
    <w:rsid w:val="00F06E71"/>
    <w:rsid w:val="00F06F2B"/>
    <w:rsid w:val="00F07092"/>
    <w:rsid w:val="00F07B78"/>
    <w:rsid w:val="00F101B8"/>
    <w:rsid w:val="00F101BC"/>
    <w:rsid w:val="00F10312"/>
    <w:rsid w:val="00F10368"/>
    <w:rsid w:val="00F10547"/>
    <w:rsid w:val="00F10638"/>
    <w:rsid w:val="00F1065E"/>
    <w:rsid w:val="00F10BEB"/>
    <w:rsid w:val="00F112A2"/>
    <w:rsid w:val="00F11522"/>
    <w:rsid w:val="00F118C6"/>
    <w:rsid w:val="00F129E4"/>
    <w:rsid w:val="00F12C95"/>
    <w:rsid w:val="00F12CCA"/>
    <w:rsid w:val="00F12E38"/>
    <w:rsid w:val="00F12F66"/>
    <w:rsid w:val="00F12FDC"/>
    <w:rsid w:val="00F1312D"/>
    <w:rsid w:val="00F135A9"/>
    <w:rsid w:val="00F137F0"/>
    <w:rsid w:val="00F13E1F"/>
    <w:rsid w:val="00F13E31"/>
    <w:rsid w:val="00F13FE4"/>
    <w:rsid w:val="00F1429C"/>
    <w:rsid w:val="00F143CF"/>
    <w:rsid w:val="00F14E94"/>
    <w:rsid w:val="00F14FE8"/>
    <w:rsid w:val="00F154E7"/>
    <w:rsid w:val="00F15925"/>
    <w:rsid w:val="00F15EE1"/>
    <w:rsid w:val="00F15FF5"/>
    <w:rsid w:val="00F16269"/>
    <w:rsid w:val="00F1684F"/>
    <w:rsid w:val="00F16EA3"/>
    <w:rsid w:val="00F172FB"/>
    <w:rsid w:val="00F17611"/>
    <w:rsid w:val="00F176A2"/>
    <w:rsid w:val="00F17849"/>
    <w:rsid w:val="00F17892"/>
    <w:rsid w:val="00F1793D"/>
    <w:rsid w:val="00F17C9C"/>
    <w:rsid w:val="00F17E6D"/>
    <w:rsid w:val="00F20190"/>
    <w:rsid w:val="00F204B3"/>
    <w:rsid w:val="00F20561"/>
    <w:rsid w:val="00F207E0"/>
    <w:rsid w:val="00F20CA9"/>
    <w:rsid w:val="00F21440"/>
    <w:rsid w:val="00F21A35"/>
    <w:rsid w:val="00F21C85"/>
    <w:rsid w:val="00F222C4"/>
    <w:rsid w:val="00F222D3"/>
    <w:rsid w:val="00F224E4"/>
    <w:rsid w:val="00F225BA"/>
    <w:rsid w:val="00F22906"/>
    <w:rsid w:val="00F229D0"/>
    <w:rsid w:val="00F22B00"/>
    <w:rsid w:val="00F22E95"/>
    <w:rsid w:val="00F2310C"/>
    <w:rsid w:val="00F231E5"/>
    <w:rsid w:val="00F233D5"/>
    <w:rsid w:val="00F2348B"/>
    <w:rsid w:val="00F24424"/>
    <w:rsid w:val="00F24479"/>
    <w:rsid w:val="00F244B0"/>
    <w:rsid w:val="00F24874"/>
    <w:rsid w:val="00F24898"/>
    <w:rsid w:val="00F24B61"/>
    <w:rsid w:val="00F24E28"/>
    <w:rsid w:val="00F252FE"/>
    <w:rsid w:val="00F25359"/>
    <w:rsid w:val="00F25374"/>
    <w:rsid w:val="00F259E9"/>
    <w:rsid w:val="00F272A1"/>
    <w:rsid w:val="00F27714"/>
    <w:rsid w:val="00F27987"/>
    <w:rsid w:val="00F27B52"/>
    <w:rsid w:val="00F27C3A"/>
    <w:rsid w:val="00F27EA1"/>
    <w:rsid w:val="00F3018D"/>
    <w:rsid w:val="00F30258"/>
    <w:rsid w:val="00F302A3"/>
    <w:rsid w:val="00F30390"/>
    <w:rsid w:val="00F30A1B"/>
    <w:rsid w:val="00F30DD9"/>
    <w:rsid w:val="00F30F16"/>
    <w:rsid w:val="00F3121B"/>
    <w:rsid w:val="00F31475"/>
    <w:rsid w:val="00F317E6"/>
    <w:rsid w:val="00F31C16"/>
    <w:rsid w:val="00F320C4"/>
    <w:rsid w:val="00F3219D"/>
    <w:rsid w:val="00F32A80"/>
    <w:rsid w:val="00F32EA1"/>
    <w:rsid w:val="00F32EBA"/>
    <w:rsid w:val="00F332D8"/>
    <w:rsid w:val="00F3331C"/>
    <w:rsid w:val="00F33A54"/>
    <w:rsid w:val="00F34097"/>
    <w:rsid w:val="00F347F5"/>
    <w:rsid w:val="00F34902"/>
    <w:rsid w:val="00F3546E"/>
    <w:rsid w:val="00F354FB"/>
    <w:rsid w:val="00F35948"/>
    <w:rsid w:val="00F359EC"/>
    <w:rsid w:val="00F35B08"/>
    <w:rsid w:val="00F35CA1"/>
    <w:rsid w:val="00F36164"/>
    <w:rsid w:val="00F363E1"/>
    <w:rsid w:val="00F367A5"/>
    <w:rsid w:val="00F36C24"/>
    <w:rsid w:val="00F36FBE"/>
    <w:rsid w:val="00F371ED"/>
    <w:rsid w:val="00F37676"/>
    <w:rsid w:val="00F40204"/>
    <w:rsid w:val="00F40707"/>
    <w:rsid w:val="00F40AD5"/>
    <w:rsid w:val="00F40ED4"/>
    <w:rsid w:val="00F40FB5"/>
    <w:rsid w:val="00F4109F"/>
    <w:rsid w:val="00F41430"/>
    <w:rsid w:val="00F417B5"/>
    <w:rsid w:val="00F41D7C"/>
    <w:rsid w:val="00F422BA"/>
    <w:rsid w:val="00F422D4"/>
    <w:rsid w:val="00F4269D"/>
    <w:rsid w:val="00F42720"/>
    <w:rsid w:val="00F42A2F"/>
    <w:rsid w:val="00F42C53"/>
    <w:rsid w:val="00F42C77"/>
    <w:rsid w:val="00F42DBC"/>
    <w:rsid w:val="00F432E8"/>
    <w:rsid w:val="00F432FF"/>
    <w:rsid w:val="00F43600"/>
    <w:rsid w:val="00F4362D"/>
    <w:rsid w:val="00F43ACD"/>
    <w:rsid w:val="00F43C3B"/>
    <w:rsid w:val="00F43CE7"/>
    <w:rsid w:val="00F4483F"/>
    <w:rsid w:val="00F44D2D"/>
    <w:rsid w:val="00F454FB"/>
    <w:rsid w:val="00F45547"/>
    <w:rsid w:val="00F45904"/>
    <w:rsid w:val="00F4590D"/>
    <w:rsid w:val="00F459B4"/>
    <w:rsid w:val="00F45AE7"/>
    <w:rsid w:val="00F45FFF"/>
    <w:rsid w:val="00F46A78"/>
    <w:rsid w:val="00F471A2"/>
    <w:rsid w:val="00F47541"/>
    <w:rsid w:val="00F475CC"/>
    <w:rsid w:val="00F47677"/>
    <w:rsid w:val="00F4782A"/>
    <w:rsid w:val="00F4792D"/>
    <w:rsid w:val="00F50216"/>
    <w:rsid w:val="00F508F4"/>
    <w:rsid w:val="00F5159D"/>
    <w:rsid w:val="00F515D4"/>
    <w:rsid w:val="00F517D5"/>
    <w:rsid w:val="00F51806"/>
    <w:rsid w:val="00F51A73"/>
    <w:rsid w:val="00F51C82"/>
    <w:rsid w:val="00F524B3"/>
    <w:rsid w:val="00F527BF"/>
    <w:rsid w:val="00F52A08"/>
    <w:rsid w:val="00F52E8C"/>
    <w:rsid w:val="00F53AA1"/>
    <w:rsid w:val="00F53C34"/>
    <w:rsid w:val="00F53D11"/>
    <w:rsid w:val="00F53E43"/>
    <w:rsid w:val="00F540A4"/>
    <w:rsid w:val="00F54208"/>
    <w:rsid w:val="00F543DA"/>
    <w:rsid w:val="00F54819"/>
    <w:rsid w:val="00F54EA5"/>
    <w:rsid w:val="00F5568D"/>
    <w:rsid w:val="00F558EC"/>
    <w:rsid w:val="00F55D4B"/>
    <w:rsid w:val="00F55D90"/>
    <w:rsid w:val="00F560D5"/>
    <w:rsid w:val="00F56956"/>
    <w:rsid w:val="00F5699F"/>
    <w:rsid w:val="00F56E9C"/>
    <w:rsid w:val="00F56EEE"/>
    <w:rsid w:val="00F57144"/>
    <w:rsid w:val="00F5731E"/>
    <w:rsid w:val="00F574EE"/>
    <w:rsid w:val="00F576F4"/>
    <w:rsid w:val="00F57F06"/>
    <w:rsid w:val="00F605D0"/>
    <w:rsid w:val="00F609DB"/>
    <w:rsid w:val="00F61154"/>
    <w:rsid w:val="00F611B8"/>
    <w:rsid w:val="00F6132E"/>
    <w:rsid w:val="00F61693"/>
    <w:rsid w:val="00F61EA4"/>
    <w:rsid w:val="00F6204B"/>
    <w:rsid w:val="00F6235E"/>
    <w:rsid w:val="00F6249F"/>
    <w:rsid w:val="00F625E6"/>
    <w:rsid w:val="00F62E4A"/>
    <w:rsid w:val="00F62E87"/>
    <w:rsid w:val="00F63043"/>
    <w:rsid w:val="00F63245"/>
    <w:rsid w:val="00F6359C"/>
    <w:rsid w:val="00F63AF3"/>
    <w:rsid w:val="00F63C9F"/>
    <w:rsid w:val="00F63EA3"/>
    <w:rsid w:val="00F63F5F"/>
    <w:rsid w:val="00F640BB"/>
    <w:rsid w:val="00F642C3"/>
    <w:rsid w:val="00F647DD"/>
    <w:rsid w:val="00F647FA"/>
    <w:rsid w:val="00F64A32"/>
    <w:rsid w:val="00F64B1D"/>
    <w:rsid w:val="00F64B83"/>
    <w:rsid w:val="00F64B89"/>
    <w:rsid w:val="00F6593D"/>
    <w:rsid w:val="00F6597B"/>
    <w:rsid w:val="00F65AF5"/>
    <w:rsid w:val="00F65E7A"/>
    <w:rsid w:val="00F6619C"/>
    <w:rsid w:val="00F661AF"/>
    <w:rsid w:val="00F664EE"/>
    <w:rsid w:val="00F66A69"/>
    <w:rsid w:val="00F66AF3"/>
    <w:rsid w:val="00F671F2"/>
    <w:rsid w:val="00F67223"/>
    <w:rsid w:val="00F67399"/>
    <w:rsid w:val="00F67928"/>
    <w:rsid w:val="00F67B8E"/>
    <w:rsid w:val="00F67C3B"/>
    <w:rsid w:val="00F67EE0"/>
    <w:rsid w:val="00F67F21"/>
    <w:rsid w:val="00F70005"/>
    <w:rsid w:val="00F701A8"/>
    <w:rsid w:val="00F7032C"/>
    <w:rsid w:val="00F70522"/>
    <w:rsid w:val="00F707E2"/>
    <w:rsid w:val="00F70C4C"/>
    <w:rsid w:val="00F70F77"/>
    <w:rsid w:val="00F7114C"/>
    <w:rsid w:val="00F7116C"/>
    <w:rsid w:val="00F71671"/>
    <w:rsid w:val="00F71860"/>
    <w:rsid w:val="00F71867"/>
    <w:rsid w:val="00F725C7"/>
    <w:rsid w:val="00F72B79"/>
    <w:rsid w:val="00F72CCD"/>
    <w:rsid w:val="00F730D8"/>
    <w:rsid w:val="00F73D2D"/>
    <w:rsid w:val="00F73EE8"/>
    <w:rsid w:val="00F740F0"/>
    <w:rsid w:val="00F7412D"/>
    <w:rsid w:val="00F74754"/>
    <w:rsid w:val="00F7477C"/>
    <w:rsid w:val="00F74909"/>
    <w:rsid w:val="00F74994"/>
    <w:rsid w:val="00F74EDE"/>
    <w:rsid w:val="00F74F0E"/>
    <w:rsid w:val="00F753FB"/>
    <w:rsid w:val="00F75881"/>
    <w:rsid w:val="00F76551"/>
    <w:rsid w:val="00F765B9"/>
    <w:rsid w:val="00F7677B"/>
    <w:rsid w:val="00F76A06"/>
    <w:rsid w:val="00F76B28"/>
    <w:rsid w:val="00F76C94"/>
    <w:rsid w:val="00F76E8D"/>
    <w:rsid w:val="00F770A8"/>
    <w:rsid w:val="00F772CD"/>
    <w:rsid w:val="00F773E5"/>
    <w:rsid w:val="00F77798"/>
    <w:rsid w:val="00F77A71"/>
    <w:rsid w:val="00F77C70"/>
    <w:rsid w:val="00F77EA0"/>
    <w:rsid w:val="00F804BA"/>
    <w:rsid w:val="00F809B3"/>
    <w:rsid w:val="00F80AB4"/>
    <w:rsid w:val="00F80C60"/>
    <w:rsid w:val="00F80D67"/>
    <w:rsid w:val="00F80F09"/>
    <w:rsid w:val="00F8173E"/>
    <w:rsid w:val="00F82305"/>
    <w:rsid w:val="00F8255C"/>
    <w:rsid w:val="00F8262A"/>
    <w:rsid w:val="00F82CFE"/>
    <w:rsid w:val="00F82D71"/>
    <w:rsid w:val="00F838B6"/>
    <w:rsid w:val="00F83DB4"/>
    <w:rsid w:val="00F83F05"/>
    <w:rsid w:val="00F83F8C"/>
    <w:rsid w:val="00F84D48"/>
    <w:rsid w:val="00F84E12"/>
    <w:rsid w:val="00F8500F"/>
    <w:rsid w:val="00F85338"/>
    <w:rsid w:val="00F854B0"/>
    <w:rsid w:val="00F85523"/>
    <w:rsid w:val="00F8567B"/>
    <w:rsid w:val="00F85B77"/>
    <w:rsid w:val="00F85CA9"/>
    <w:rsid w:val="00F85EC7"/>
    <w:rsid w:val="00F86196"/>
    <w:rsid w:val="00F86355"/>
    <w:rsid w:val="00F868B3"/>
    <w:rsid w:val="00F86905"/>
    <w:rsid w:val="00F869DB"/>
    <w:rsid w:val="00F86EF7"/>
    <w:rsid w:val="00F8724F"/>
    <w:rsid w:val="00F8726A"/>
    <w:rsid w:val="00F87410"/>
    <w:rsid w:val="00F87494"/>
    <w:rsid w:val="00F8776A"/>
    <w:rsid w:val="00F877D7"/>
    <w:rsid w:val="00F87823"/>
    <w:rsid w:val="00F879CE"/>
    <w:rsid w:val="00F87B61"/>
    <w:rsid w:val="00F9014A"/>
    <w:rsid w:val="00F90350"/>
    <w:rsid w:val="00F90861"/>
    <w:rsid w:val="00F908C3"/>
    <w:rsid w:val="00F90948"/>
    <w:rsid w:val="00F90E80"/>
    <w:rsid w:val="00F90E8D"/>
    <w:rsid w:val="00F91053"/>
    <w:rsid w:val="00F9139B"/>
    <w:rsid w:val="00F91C44"/>
    <w:rsid w:val="00F91CDA"/>
    <w:rsid w:val="00F91E00"/>
    <w:rsid w:val="00F91E36"/>
    <w:rsid w:val="00F920D7"/>
    <w:rsid w:val="00F92C57"/>
    <w:rsid w:val="00F9364C"/>
    <w:rsid w:val="00F93A98"/>
    <w:rsid w:val="00F93ECA"/>
    <w:rsid w:val="00F93F03"/>
    <w:rsid w:val="00F943B0"/>
    <w:rsid w:val="00F9454B"/>
    <w:rsid w:val="00F946FE"/>
    <w:rsid w:val="00F9472E"/>
    <w:rsid w:val="00F9495D"/>
    <w:rsid w:val="00F94B66"/>
    <w:rsid w:val="00F94FBA"/>
    <w:rsid w:val="00F9502C"/>
    <w:rsid w:val="00F9546A"/>
    <w:rsid w:val="00F9564C"/>
    <w:rsid w:val="00F95870"/>
    <w:rsid w:val="00F9595F"/>
    <w:rsid w:val="00F96063"/>
    <w:rsid w:val="00F96404"/>
    <w:rsid w:val="00F9646A"/>
    <w:rsid w:val="00F96ABC"/>
    <w:rsid w:val="00F96B62"/>
    <w:rsid w:val="00F96E02"/>
    <w:rsid w:val="00F9753F"/>
    <w:rsid w:val="00F977DA"/>
    <w:rsid w:val="00F9798D"/>
    <w:rsid w:val="00F97A1F"/>
    <w:rsid w:val="00F97C4A"/>
    <w:rsid w:val="00F97E1E"/>
    <w:rsid w:val="00FA02F5"/>
    <w:rsid w:val="00FA10D4"/>
    <w:rsid w:val="00FA170B"/>
    <w:rsid w:val="00FA19F6"/>
    <w:rsid w:val="00FA1E75"/>
    <w:rsid w:val="00FA1EF6"/>
    <w:rsid w:val="00FA2202"/>
    <w:rsid w:val="00FA232E"/>
    <w:rsid w:val="00FA263A"/>
    <w:rsid w:val="00FA2B3D"/>
    <w:rsid w:val="00FA2F62"/>
    <w:rsid w:val="00FA30D6"/>
    <w:rsid w:val="00FA3286"/>
    <w:rsid w:val="00FA360A"/>
    <w:rsid w:val="00FA38F4"/>
    <w:rsid w:val="00FA39C1"/>
    <w:rsid w:val="00FA3F79"/>
    <w:rsid w:val="00FA447C"/>
    <w:rsid w:val="00FA4D98"/>
    <w:rsid w:val="00FA4EA5"/>
    <w:rsid w:val="00FA507E"/>
    <w:rsid w:val="00FA54B9"/>
    <w:rsid w:val="00FA57B6"/>
    <w:rsid w:val="00FA5800"/>
    <w:rsid w:val="00FA5D23"/>
    <w:rsid w:val="00FA5D51"/>
    <w:rsid w:val="00FA684F"/>
    <w:rsid w:val="00FA6F36"/>
    <w:rsid w:val="00FA6FCA"/>
    <w:rsid w:val="00FA7456"/>
    <w:rsid w:val="00FA761C"/>
    <w:rsid w:val="00FA77D6"/>
    <w:rsid w:val="00FA79A8"/>
    <w:rsid w:val="00FB0471"/>
    <w:rsid w:val="00FB0827"/>
    <w:rsid w:val="00FB0B6C"/>
    <w:rsid w:val="00FB0CDA"/>
    <w:rsid w:val="00FB14EA"/>
    <w:rsid w:val="00FB15EF"/>
    <w:rsid w:val="00FB19EF"/>
    <w:rsid w:val="00FB1CE8"/>
    <w:rsid w:val="00FB1DBE"/>
    <w:rsid w:val="00FB2080"/>
    <w:rsid w:val="00FB23CE"/>
    <w:rsid w:val="00FB245E"/>
    <w:rsid w:val="00FB246F"/>
    <w:rsid w:val="00FB267D"/>
    <w:rsid w:val="00FB2755"/>
    <w:rsid w:val="00FB2963"/>
    <w:rsid w:val="00FB2C21"/>
    <w:rsid w:val="00FB2CCF"/>
    <w:rsid w:val="00FB336D"/>
    <w:rsid w:val="00FB35F6"/>
    <w:rsid w:val="00FB37C9"/>
    <w:rsid w:val="00FB383C"/>
    <w:rsid w:val="00FB3D05"/>
    <w:rsid w:val="00FB3D0D"/>
    <w:rsid w:val="00FB3D49"/>
    <w:rsid w:val="00FB3F3C"/>
    <w:rsid w:val="00FB3FE8"/>
    <w:rsid w:val="00FB44A9"/>
    <w:rsid w:val="00FB4595"/>
    <w:rsid w:val="00FB4814"/>
    <w:rsid w:val="00FB48C6"/>
    <w:rsid w:val="00FB4BA6"/>
    <w:rsid w:val="00FB4C3B"/>
    <w:rsid w:val="00FB4C8F"/>
    <w:rsid w:val="00FB504B"/>
    <w:rsid w:val="00FB50CF"/>
    <w:rsid w:val="00FB524B"/>
    <w:rsid w:val="00FB5467"/>
    <w:rsid w:val="00FB555D"/>
    <w:rsid w:val="00FB5DEC"/>
    <w:rsid w:val="00FB5E81"/>
    <w:rsid w:val="00FB6159"/>
    <w:rsid w:val="00FB615C"/>
    <w:rsid w:val="00FB66C3"/>
    <w:rsid w:val="00FB67F1"/>
    <w:rsid w:val="00FB68DE"/>
    <w:rsid w:val="00FB6A79"/>
    <w:rsid w:val="00FB6B59"/>
    <w:rsid w:val="00FB751F"/>
    <w:rsid w:val="00FB769B"/>
    <w:rsid w:val="00FB76DB"/>
    <w:rsid w:val="00FB7917"/>
    <w:rsid w:val="00FB7F58"/>
    <w:rsid w:val="00FC0F78"/>
    <w:rsid w:val="00FC1050"/>
    <w:rsid w:val="00FC1089"/>
    <w:rsid w:val="00FC1393"/>
    <w:rsid w:val="00FC18C1"/>
    <w:rsid w:val="00FC1B0A"/>
    <w:rsid w:val="00FC1C2E"/>
    <w:rsid w:val="00FC259D"/>
    <w:rsid w:val="00FC2836"/>
    <w:rsid w:val="00FC36DA"/>
    <w:rsid w:val="00FC3CFC"/>
    <w:rsid w:val="00FC3D6C"/>
    <w:rsid w:val="00FC4096"/>
    <w:rsid w:val="00FC4831"/>
    <w:rsid w:val="00FC4B25"/>
    <w:rsid w:val="00FC4B2C"/>
    <w:rsid w:val="00FC4E02"/>
    <w:rsid w:val="00FC5431"/>
    <w:rsid w:val="00FC556C"/>
    <w:rsid w:val="00FC57C3"/>
    <w:rsid w:val="00FC5864"/>
    <w:rsid w:val="00FC58C8"/>
    <w:rsid w:val="00FC5D66"/>
    <w:rsid w:val="00FC63F0"/>
    <w:rsid w:val="00FC649A"/>
    <w:rsid w:val="00FC689C"/>
    <w:rsid w:val="00FC6A94"/>
    <w:rsid w:val="00FC6DA3"/>
    <w:rsid w:val="00FC6E2C"/>
    <w:rsid w:val="00FC729E"/>
    <w:rsid w:val="00FC73FD"/>
    <w:rsid w:val="00FC7470"/>
    <w:rsid w:val="00FC7A7B"/>
    <w:rsid w:val="00FC7ABE"/>
    <w:rsid w:val="00FC7BBB"/>
    <w:rsid w:val="00FD00FF"/>
    <w:rsid w:val="00FD035A"/>
    <w:rsid w:val="00FD0540"/>
    <w:rsid w:val="00FD068B"/>
    <w:rsid w:val="00FD087A"/>
    <w:rsid w:val="00FD09AE"/>
    <w:rsid w:val="00FD1183"/>
    <w:rsid w:val="00FD1546"/>
    <w:rsid w:val="00FD1C8C"/>
    <w:rsid w:val="00FD1D29"/>
    <w:rsid w:val="00FD1E52"/>
    <w:rsid w:val="00FD27E2"/>
    <w:rsid w:val="00FD2D63"/>
    <w:rsid w:val="00FD2EE7"/>
    <w:rsid w:val="00FD339B"/>
    <w:rsid w:val="00FD33AB"/>
    <w:rsid w:val="00FD33EB"/>
    <w:rsid w:val="00FD342D"/>
    <w:rsid w:val="00FD3626"/>
    <w:rsid w:val="00FD3741"/>
    <w:rsid w:val="00FD3ACB"/>
    <w:rsid w:val="00FD3BC2"/>
    <w:rsid w:val="00FD411C"/>
    <w:rsid w:val="00FD47C0"/>
    <w:rsid w:val="00FD4CCC"/>
    <w:rsid w:val="00FD4EFC"/>
    <w:rsid w:val="00FD4FA1"/>
    <w:rsid w:val="00FD5482"/>
    <w:rsid w:val="00FD5BF2"/>
    <w:rsid w:val="00FD5DA5"/>
    <w:rsid w:val="00FD5E05"/>
    <w:rsid w:val="00FD629E"/>
    <w:rsid w:val="00FD6491"/>
    <w:rsid w:val="00FD64FF"/>
    <w:rsid w:val="00FD6855"/>
    <w:rsid w:val="00FD6B12"/>
    <w:rsid w:val="00FD6CDB"/>
    <w:rsid w:val="00FD6DB6"/>
    <w:rsid w:val="00FD6FBB"/>
    <w:rsid w:val="00FD735E"/>
    <w:rsid w:val="00FD7891"/>
    <w:rsid w:val="00FE00BF"/>
    <w:rsid w:val="00FE0638"/>
    <w:rsid w:val="00FE0966"/>
    <w:rsid w:val="00FE0EA3"/>
    <w:rsid w:val="00FE13F7"/>
    <w:rsid w:val="00FE181B"/>
    <w:rsid w:val="00FE1830"/>
    <w:rsid w:val="00FE199D"/>
    <w:rsid w:val="00FE2751"/>
    <w:rsid w:val="00FE335E"/>
    <w:rsid w:val="00FE37E9"/>
    <w:rsid w:val="00FE3BB8"/>
    <w:rsid w:val="00FE3C8E"/>
    <w:rsid w:val="00FE3D89"/>
    <w:rsid w:val="00FE3E02"/>
    <w:rsid w:val="00FE3EBD"/>
    <w:rsid w:val="00FE418B"/>
    <w:rsid w:val="00FE465A"/>
    <w:rsid w:val="00FE486F"/>
    <w:rsid w:val="00FE4CF1"/>
    <w:rsid w:val="00FE4EBD"/>
    <w:rsid w:val="00FE5741"/>
    <w:rsid w:val="00FE57CD"/>
    <w:rsid w:val="00FE59EC"/>
    <w:rsid w:val="00FE5A8C"/>
    <w:rsid w:val="00FE5CB7"/>
    <w:rsid w:val="00FE600F"/>
    <w:rsid w:val="00FE6247"/>
    <w:rsid w:val="00FE634B"/>
    <w:rsid w:val="00FE6571"/>
    <w:rsid w:val="00FE6598"/>
    <w:rsid w:val="00FE6840"/>
    <w:rsid w:val="00FE6CE8"/>
    <w:rsid w:val="00FE737F"/>
    <w:rsid w:val="00FE749B"/>
    <w:rsid w:val="00FE77DF"/>
    <w:rsid w:val="00FE7977"/>
    <w:rsid w:val="00FF079F"/>
    <w:rsid w:val="00FF0C96"/>
    <w:rsid w:val="00FF1027"/>
    <w:rsid w:val="00FF1227"/>
    <w:rsid w:val="00FF125A"/>
    <w:rsid w:val="00FF12B5"/>
    <w:rsid w:val="00FF148D"/>
    <w:rsid w:val="00FF1BF9"/>
    <w:rsid w:val="00FF1CB3"/>
    <w:rsid w:val="00FF203B"/>
    <w:rsid w:val="00FF2296"/>
    <w:rsid w:val="00FF2299"/>
    <w:rsid w:val="00FF2397"/>
    <w:rsid w:val="00FF2896"/>
    <w:rsid w:val="00FF291F"/>
    <w:rsid w:val="00FF2D36"/>
    <w:rsid w:val="00FF2ECC"/>
    <w:rsid w:val="00FF332B"/>
    <w:rsid w:val="00FF36DF"/>
    <w:rsid w:val="00FF3DF9"/>
    <w:rsid w:val="00FF4017"/>
    <w:rsid w:val="00FF4324"/>
    <w:rsid w:val="00FF43F9"/>
    <w:rsid w:val="00FF4534"/>
    <w:rsid w:val="00FF46D9"/>
    <w:rsid w:val="00FF49EC"/>
    <w:rsid w:val="00FF4A30"/>
    <w:rsid w:val="00FF4EF2"/>
    <w:rsid w:val="00FF51CF"/>
    <w:rsid w:val="00FF52FE"/>
    <w:rsid w:val="00FF54DA"/>
    <w:rsid w:val="00FF5DD4"/>
    <w:rsid w:val="00FF5E60"/>
    <w:rsid w:val="00FF60F5"/>
    <w:rsid w:val="00FF62D9"/>
    <w:rsid w:val="00FF63E2"/>
    <w:rsid w:val="00FF6428"/>
    <w:rsid w:val="00FF7350"/>
    <w:rsid w:val="00FF7518"/>
    <w:rsid w:val="00FF7674"/>
    <w:rsid w:val="00FF769D"/>
    <w:rsid w:val="00FF787B"/>
    <w:rsid w:val="00FF7AAD"/>
    <w:rsid w:val="00FF7CE5"/>
    <w:rsid w:val="00FF7D4E"/>
    <w:rsid w:val="02BB58AC"/>
    <w:rsid w:val="05296CEC"/>
    <w:rsid w:val="1EFF9B16"/>
    <w:rsid w:val="23B557CB"/>
    <w:rsid w:val="2934E37E"/>
    <w:rsid w:val="2D93B010"/>
    <w:rsid w:val="3535FF17"/>
    <w:rsid w:val="3BEABAEC"/>
    <w:rsid w:val="4E5B4DFC"/>
    <w:rsid w:val="505A999C"/>
    <w:rsid w:val="50DF48E0"/>
    <w:rsid w:val="52C0F978"/>
    <w:rsid w:val="5346F0E6"/>
    <w:rsid w:val="6222493D"/>
    <w:rsid w:val="62A26ECD"/>
    <w:rsid w:val="64AE669C"/>
    <w:rsid w:val="64DF5D75"/>
    <w:rsid w:val="66969AD8"/>
    <w:rsid w:val="7B6C9BDD"/>
  </w:rsids>
  <m:mathPr>
    <m:mathFont m:val="Cambria Math"/>
    <m:brkBin m:val="before"/>
    <m:brkBinSub m:val="--"/>
    <m:smallFrac m:val="0"/>
    <m:dispDef/>
    <m:lMargin m:val="0"/>
    <m:rMargin m:val="0"/>
    <m:defJc m:val="left"/>
    <m:wrapIndent m:val="288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378ED"/>
  <w15:docId w15:val="{C8C4BD68-A150-4018-9F03-77517659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F4"/>
    <w:pPr>
      <w:tabs>
        <w:tab w:val="left" w:pos="2880"/>
        <w:tab w:val="right" w:pos="9360"/>
      </w:tabs>
      <w:spacing w:before="120" w:after="0" w:line="240" w:lineRule="auto"/>
      <w:jc w:val="left"/>
    </w:pPr>
    <w:rPr>
      <w:sz w:val="24"/>
    </w:rPr>
  </w:style>
  <w:style w:type="paragraph" w:styleId="Heading1">
    <w:name w:val="heading 1"/>
    <w:aliases w:val="app Heading 1,Heading 1_numb"/>
    <w:basedOn w:val="Normal"/>
    <w:next w:val="Normal"/>
    <w:link w:val="Heading1Char"/>
    <w:uiPriority w:val="9"/>
    <w:qFormat/>
    <w:rsid w:val="005D2D9C"/>
    <w:pPr>
      <w:pageBreakBefore/>
      <w:numPr>
        <w:numId w:val="1"/>
      </w:numPr>
      <w:spacing w:before="300" w:after="40"/>
      <w:outlineLvl w:val="0"/>
    </w:pPr>
    <w:rPr>
      <w:b/>
      <w:smallCaps/>
      <w:color w:val="4F81BD" w:themeColor="accent1"/>
      <w:spacing w:val="5"/>
      <w:sz w:val="32"/>
      <w:szCs w:val="32"/>
    </w:rPr>
  </w:style>
  <w:style w:type="paragraph" w:styleId="Heading2">
    <w:name w:val="heading 2"/>
    <w:basedOn w:val="Normal"/>
    <w:next w:val="Normal"/>
    <w:link w:val="Heading2Char"/>
    <w:uiPriority w:val="9"/>
    <w:unhideWhenUsed/>
    <w:qFormat/>
    <w:rsid w:val="004A7BF9"/>
    <w:pPr>
      <w:numPr>
        <w:ilvl w:val="1"/>
        <w:numId w:val="1"/>
      </w:numPr>
      <w:spacing w:before="360" w:after="80"/>
      <w:outlineLvl w:val="1"/>
    </w:pPr>
    <w:rPr>
      <w:b/>
      <w:smallCaps/>
      <w:color w:val="4F81BD" w:themeColor="accent1"/>
      <w:spacing w:val="5"/>
      <w:sz w:val="28"/>
      <w:szCs w:val="28"/>
      <w:u w:val="single"/>
    </w:rPr>
  </w:style>
  <w:style w:type="paragraph" w:styleId="Heading3">
    <w:name w:val="heading 3"/>
    <w:aliases w:val="Heading 3 numb"/>
    <w:basedOn w:val="Normal"/>
    <w:next w:val="Normal"/>
    <w:link w:val="Heading3Char"/>
    <w:autoRedefine/>
    <w:uiPriority w:val="9"/>
    <w:unhideWhenUsed/>
    <w:qFormat/>
    <w:rsid w:val="008A7F5F"/>
    <w:pPr>
      <w:numPr>
        <w:ilvl w:val="2"/>
        <w:numId w:val="1"/>
      </w:numPr>
      <w:tabs>
        <w:tab w:val="right" w:pos="8789"/>
      </w:tabs>
      <w:spacing w:before="240"/>
      <w:ind w:left="720"/>
      <w:outlineLvl w:val="2"/>
    </w:pPr>
    <w:rPr>
      <w:b/>
      <w:smallCaps/>
      <w:color w:val="4F81BD" w:themeColor="accent1"/>
      <w:spacing w:val="5"/>
      <w:szCs w:val="24"/>
    </w:rPr>
  </w:style>
  <w:style w:type="paragraph" w:styleId="Heading4">
    <w:name w:val="heading 4"/>
    <w:aliases w:val="Heading 4 numb"/>
    <w:basedOn w:val="Normal"/>
    <w:next w:val="Normal"/>
    <w:link w:val="Heading4Char"/>
    <w:uiPriority w:val="9"/>
    <w:unhideWhenUsed/>
    <w:qFormat/>
    <w:rsid w:val="004A7BF9"/>
    <w:pPr>
      <w:numPr>
        <w:ilvl w:val="3"/>
        <w:numId w:val="1"/>
      </w:numPr>
      <w:spacing w:before="240"/>
      <w:outlineLvl w:val="3"/>
    </w:pPr>
    <w:rPr>
      <w:smallCaps/>
      <w:spacing w:val="10"/>
      <w:sz w:val="22"/>
      <w:szCs w:val="22"/>
    </w:rPr>
  </w:style>
  <w:style w:type="paragraph" w:styleId="Heading5">
    <w:name w:val="heading 5"/>
    <w:basedOn w:val="Normal"/>
    <w:next w:val="Normal"/>
    <w:link w:val="Heading5Char"/>
    <w:uiPriority w:val="9"/>
    <w:unhideWhenUsed/>
    <w:qFormat/>
    <w:rsid w:val="00F8173E"/>
    <w:pPr>
      <w:numPr>
        <w:ilvl w:val="4"/>
        <w:numId w:val="1"/>
      </w:numPr>
      <w:spacing w:before="20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F8173E"/>
    <w:pPr>
      <w:numPr>
        <w:ilvl w:val="5"/>
        <w:numId w:val="1"/>
      </w:numPr>
      <w:spacing w:before="24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95322B"/>
    <w:pPr>
      <w:numPr>
        <w:ilvl w:val="6"/>
        <w:numId w:val="1"/>
      </w:numPr>
      <w:outlineLvl w:val="6"/>
    </w:pPr>
    <w:rPr>
      <w:i/>
      <w:smallCaps/>
      <w:color w:val="C0504D" w:themeColor="accent2"/>
      <w:spacing w:val="10"/>
      <w:sz w:val="22"/>
    </w:rPr>
  </w:style>
  <w:style w:type="paragraph" w:styleId="Heading8">
    <w:name w:val="heading 8"/>
    <w:basedOn w:val="Normal"/>
    <w:next w:val="Normal"/>
    <w:link w:val="Heading8Char"/>
    <w:uiPriority w:val="9"/>
    <w:unhideWhenUsed/>
    <w:qFormat/>
    <w:rsid w:val="00210293"/>
    <w:pPr>
      <w:numPr>
        <w:ilvl w:val="7"/>
        <w:numId w:val="1"/>
      </w:numPr>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210293"/>
    <w:pPr>
      <w:numPr>
        <w:ilvl w:val="8"/>
        <w:numId w:val="1"/>
      </w:numPr>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1,Heading 1_numb Char1"/>
    <w:basedOn w:val="DefaultParagraphFont"/>
    <w:link w:val="Heading1"/>
    <w:uiPriority w:val="9"/>
    <w:rsid w:val="005D2D9C"/>
    <w:rPr>
      <w:b/>
      <w:smallCaps/>
      <w:color w:val="4F81BD" w:themeColor="accent1"/>
      <w:spacing w:val="5"/>
      <w:sz w:val="32"/>
      <w:szCs w:val="32"/>
    </w:rPr>
  </w:style>
  <w:style w:type="character" w:customStyle="1" w:styleId="Heading2Char">
    <w:name w:val="Heading 2 Char"/>
    <w:basedOn w:val="DefaultParagraphFont"/>
    <w:link w:val="Heading2"/>
    <w:uiPriority w:val="9"/>
    <w:rsid w:val="004A7BF9"/>
    <w:rPr>
      <w:b/>
      <w:smallCaps/>
      <w:color w:val="4F81BD" w:themeColor="accent1"/>
      <w:spacing w:val="5"/>
      <w:sz w:val="28"/>
      <w:szCs w:val="28"/>
      <w:u w:val="single"/>
    </w:rPr>
  </w:style>
  <w:style w:type="character" w:customStyle="1" w:styleId="Heading3Char">
    <w:name w:val="Heading 3 Char"/>
    <w:aliases w:val="Heading 3 numb Char"/>
    <w:basedOn w:val="DefaultParagraphFont"/>
    <w:link w:val="Heading3"/>
    <w:uiPriority w:val="9"/>
    <w:rsid w:val="008A7F5F"/>
    <w:rPr>
      <w:b/>
      <w:smallCaps/>
      <w:color w:val="4F81BD" w:themeColor="accent1"/>
      <w:spacing w:val="5"/>
      <w:sz w:val="24"/>
      <w:szCs w:val="24"/>
    </w:rPr>
  </w:style>
  <w:style w:type="character" w:customStyle="1" w:styleId="Heading4Char">
    <w:name w:val="Heading 4 Char"/>
    <w:aliases w:val="Heading 4 numb Char"/>
    <w:basedOn w:val="DefaultParagraphFont"/>
    <w:link w:val="Heading4"/>
    <w:uiPriority w:val="9"/>
    <w:rsid w:val="004A7BF9"/>
    <w:rPr>
      <w:smallCaps/>
      <w:spacing w:val="10"/>
      <w:sz w:val="22"/>
      <w:szCs w:val="22"/>
    </w:rPr>
  </w:style>
  <w:style w:type="character" w:customStyle="1" w:styleId="Heading5Char">
    <w:name w:val="Heading 5 Char"/>
    <w:basedOn w:val="DefaultParagraphFont"/>
    <w:link w:val="Heading5"/>
    <w:uiPriority w:val="9"/>
    <w:rsid w:val="00F8173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F8173E"/>
    <w:rPr>
      <w:smallCaps/>
      <w:color w:val="C0504D" w:themeColor="accent2"/>
      <w:spacing w:val="5"/>
      <w:sz w:val="22"/>
    </w:rPr>
  </w:style>
  <w:style w:type="character" w:customStyle="1" w:styleId="Heading7Char">
    <w:name w:val="Heading 7 Char"/>
    <w:basedOn w:val="DefaultParagraphFont"/>
    <w:link w:val="Heading7"/>
    <w:uiPriority w:val="9"/>
    <w:rsid w:val="0095322B"/>
    <w:rPr>
      <w:i/>
      <w:smallCaps/>
      <w:color w:val="C0504D" w:themeColor="accent2"/>
      <w:spacing w:val="10"/>
      <w:sz w:val="22"/>
    </w:rPr>
  </w:style>
  <w:style w:type="character" w:customStyle="1" w:styleId="Heading8Char">
    <w:name w:val="Heading 8 Char"/>
    <w:basedOn w:val="DefaultParagraphFont"/>
    <w:link w:val="Heading8"/>
    <w:uiPriority w:val="9"/>
    <w:rsid w:val="00210293"/>
    <w:rPr>
      <w:b/>
      <w:i/>
      <w:smallCaps/>
      <w:color w:val="943634" w:themeColor="accent2" w:themeShade="BF"/>
      <w:sz w:val="24"/>
    </w:rPr>
  </w:style>
  <w:style w:type="character" w:customStyle="1" w:styleId="Heading9Char">
    <w:name w:val="Heading 9 Char"/>
    <w:basedOn w:val="DefaultParagraphFont"/>
    <w:link w:val="Heading9"/>
    <w:uiPriority w:val="9"/>
    <w:rsid w:val="00210293"/>
    <w:rPr>
      <w:b/>
      <w:i/>
      <w:smallCaps/>
      <w:color w:val="622423" w:themeColor="accent2" w:themeShade="7F"/>
      <w:sz w:val="24"/>
    </w:rPr>
  </w:style>
  <w:style w:type="character" w:customStyle="1" w:styleId="MTEquationSection">
    <w:name w:val="MTEquationSection"/>
    <w:basedOn w:val="DefaultParagraphFont"/>
    <w:rsid w:val="00914D68"/>
    <w:rPr>
      <w:vanish/>
      <w:color w:val="FF0000"/>
    </w:rPr>
  </w:style>
  <w:style w:type="paragraph" w:customStyle="1" w:styleId="MTDisplayEquation">
    <w:name w:val="MTDisplayEquation"/>
    <w:basedOn w:val="Normal"/>
    <w:next w:val="Normal"/>
    <w:link w:val="MTDisplayEquationChar"/>
    <w:rsid w:val="00C71479"/>
  </w:style>
  <w:style w:type="character" w:customStyle="1" w:styleId="MTDisplayEquationChar">
    <w:name w:val="MTDisplayEquation Char"/>
    <w:basedOn w:val="DefaultParagraphFont"/>
    <w:link w:val="MTDisplayEquation"/>
    <w:rsid w:val="00C71479"/>
  </w:style>
  <w:style w:type="character" w:styleId="CommentReference">
    <w:name w:val="annotation reference"/>
    <w:basedOn w:val="DefaultParagraphFont"/>
    <w:uiPriority w:val="99"/>
    <w:semiHidden/>
    <w:unhideWhenUsed/>
    <w:rsid w:val="009E7910"/>
    <w:rPr>
      <w:sz w:val="16"/>
      <w:szCs w:val="16"/>
    </w:rPr>
  </w:style>
  <w:style w:type="paragraph" w:styleId="CommentText">
    <w:name w:val="annotation text"/>
    <w:basedOn w:val="Normal"/>
    <w:link w:val="CommentTextChar"/>
    <w:uiPriority w:val="99"/>
    <w:unhideWhenUsed/>
    <w:rsid w:val="009E7910"/>
  </w:style>
  <w:style w:type="character" w:customStyle="1" w:styleId="CommentTextChar">
    <w:name w:val="Comment Text Char"/>
    <w:basedOn w:val="DefaultParagraphFont"/>
    <w:link w:val="CommentText"/>
    <w:uiPriority w:val="99"/>
    <w:rsid w:val="009E7910"/>
    <w:rPr>
      <w:sz w:val="20"/>
      <w:szCs w:val="20"/>
    </w:rPr>
  </w:style>
  <w:style w:type="paragraph" w:styleId="CommentSubject">
    <w:name w:val="annotation subject"/>
    <w:basedOn w:val="CommentText"/>
    <w:next w:val="CommentText"/>
    <w:link w:val="CommentSubjectChar"/>
    <w:uiPriority w:val="99"/>
    <w:semiHidden/>
    <w:unhideWhenUsed/>
    <w:rsid w:val="009E7910"/>
    <w:rPr>
      <w:b/>
      <w:bCs/>
    </w:rPr>
  </w:style>
  <w:style w:type="character" w:customStyle="1" w:styleId="CommentSubjectChar">
    <w:name w:val="Comment Subject Char"/>
    <w:basedOn w:val="CommentTextChar"/>
    <w:link w:val="CommentSubject"/>
    <w:uiPriority w:val="99"/>
    <w:semiHidden/>
    <w:rsid w:val="009E7910"/>
    <w:rPr>
      <w:b/>
      <w:bCs/>
      <w:sz w:val="20"/>
      <w:szCs w:val="20"/>
    </w:rPr>
  </w:style>
  <w:style w:type="paragraph" w:styleId="BalloonText">
    <w:name w:val="Balloon Text"/>
    <w:basedOn w:val="Normal"/>
    <w:link w:val="BalloonTextChar"/>
    <w:uiPriority w:val="99"/>
    <w:semiHidden/>
    <w:unhideWhenUsed/>
    <w:rsid w:val="009E7910"/>
    <w:rPr>
      <w:rFonts w:ascii="Tahoma" w:hAnsi="Tahoma" w:cs="Tahoma"/>
      <w:sz w:val="16"/>
      <w:szCs w:val="16"/>
    </w:rPr>
  </w:style>
  <w:style w:type="character" w:customStyle="1" w:styleId="BalloonTextChar">
    <w:name w:val="Balloon Text Char"/>
    <w:basedOn w:val="DefaultParagraphFont"/>
    <w:link w:val="BalloonText"/>
    <w:uiPriority w:val="99"/>
    <w:semiHidden/>
    <w:rsid w:val="009E7910"/>
    <w:rPr>
      <w:rFonts w:ascii="Tahoma" w:hAnsi="Tahoma" w:cs="Tahoma"/>
      <w:sz w:val="16"/>
      <w:szCs w:val="16"/>
    </w:rPr>
  </w:style>
  <w:style w:type="paragraph" w:styleId="Caption">
    <w:name w:val="caption"/>
    <w:basedOn w:val="Normal"/>
    <w:next w:val="Normal"/>
    <w:uiPriority w:val="99"/>
    <w:unhideWhenUsed/>
    <w:qFormat/>
    <w:rsid w:val="00430BE9"/>
    <w:pPr>
      <w:spacing w:line="360" w:lineRule="auto"/>
    </w:pPr>
    <w:rPr>
      <w:bCs/>
      <w:szCs w:val="18"/>
    </w:rPr>
  </w:style>
  <w:style w:type="paragraph" w:styleId="Title">
    <w:name w:val="Title"/>
    <w:basedOn w:val="Normal"/>
    <w:next w:val="Normal"/>
    <w:link w:val="TitleChar"/>
    <w:uiPriority w:val="10"/>
    <w:qFormat/>
    <w:rsid w:val="00210293"/>
    <w:pPr>
      <w:pBdr>
        <w:top w:val="single" w:sz="12" w:space="1" w:color="C0504D" w:themeColor="accent2"/>
      </w:pBdr>
      <w:jc w:val="right"/>
    </w:pPr>
    <w:rPr>
      <w:smallCaps/>
      <w:sz w:val="48"/>
      <w:szCs w:val="48"/>
    </w:rPr>
  </w:style>
  <w:style w:type="character" w:customStyle="1" w:styleId="TitleChar">
    <w:name w:val="Title Char"/>
    <w:basedOn w:val="DefaultParagraphFont"/>
    <w:link w:val="Title"/>
    <w:uiPriority w:val="10"/>
    <w:rsid w:val="00210293"/>
    <w:rPr>
      <w:smallCaps/>
      <w:sz w:val="48"/>
      <w:szCs w:val="48"/>
    </w:rPr>
  </w:style>
  <w:style w:type="paragraph" w:styleId="Subtitle">
    <w:name w:val="Subtitle"/>
    <w:basedOn w:val="Normal"/>
    <w:next w:val="Normal"/>
    <w:link w:val="SubtitleChar"/>
    <w:uiPriority w:val="11"/>
    <w:qFormat/>
    <w:rsid w:val="00210293"/>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10293"/>
    <w:rPr>
      <w:rFonts w:asciiTheme="majorHAnsi" w:eastAsiaTheme="majorEastAsia" w:hAnsiTheme="majorHAnsi" w:cstheme="majorBidi"/>
      <w:szCs w:val="22"/>
    </w:rPr>
  </w:style>
  <w:style w:type="character" w:styleId="Strong">
    <w:name w:val="Strong"/>
    <w:uiPriority w:val="22"/>
    <w:qFormat/>
    <w:rsid w:val="00210293"/>
    <w:rPr>
      <w:b/>
      <w:color w:val="C0504D" w:themeColor="accent2"/>
    </w:rPr>
  </w:style>
  <w:style w:type="character" w:styleId="Emphasis">
    <w:name w:val="Emphasis"/>
    <w:uiPriority w:val="20"/>
    <w:qFormat/>
    <w:rsid w:val="00210293"/>
    <w:rPr>
      <w:b/>
      <w:i/>
      <w:spacing w:val="10"/>
    </w:rPr>
  </w:style>
  <w:style w:type="paragraph" w:styleId="NoSpacing">
    <w:name w:val="No Spacing"/>
    <w:basedOn w:val="Normal"/>
    <w:link w:val="NoSpacingChar"/>
    <w:uiPriority w:val="1"/>
    <w:qFormat/>
    <w:rsid w:val="00210293"/>
  </w:style>
  <w:style w:type="character" w:customStyle="1" w:styleId="NoSpacingChar">
    <w:name w:val="No Spacing Char"/>
    <w:basedOn w:val="DefaultParagraphFont"/>
    <w:link w:val="NoSpacing"/>
    <w:uiPriority w:val="1"/>
    <w:rsid w:val="00210293"/>
  </w:style>
  <w:style w:type="paragraph" w:styleId="ListParagraph">
    <w:name w:val="List Paragraph"/>
    <w:basedOn w:val="Normal"/>
    <w:uiPriority w:val="34"/>
    <w:qFormat/>
    <w:rsid w:val="00210293"/>
    <w:pPr>
      <w:ind w:left="720"/>
      <w:contextualSpacing/>
    </w:pPr>
  </w:style>
  <w:style w:type="paragraph" w:styleId="Quote">
    <w:name w:val="Quote"/>
    <w:basedOn w:val="Normal"/>
    <w:next w:val="Normal"/>
    <w:link w:val="QuoteChar"/>
    <w:uiPriority w:val="29"/>
    <w:qFormat/>
    <w:rsid w:val="00210293"/>
    <w:rPr>
      <w:i/>
    </w:rPr>
  </w:style>
  <w:style w:type="character" w:customStyle="1" w:styleId="QuoteChar">
    <w:name w:val="Quote Char"/>
    <w:basedOn w:val="DefaultParagraphFont"/>
    <w:link w:val="Quote"/>
    <w:uiPriority w:val="29"/>
    <w:rsid w:val="00210293"/>
    <w:rPr>
      <w:i/>
    </w:rPr>
  </w:style>
  <w:style w:type="paragraph" w:styleId="IntenseQuote">
    <w:name w:val="Intense Quote"/>
    <w:basedOn w:val="Normal"/>
    <w:next w:val="Normal"/>
    <w:link w:val="IntenseQuoteChar"/>
    <w:uiPriority w:val="30"/>
    <w:qFormat/>
    <w:rsid w:val="0021029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10293"/>
    <w:rPr>
      <w:b/>
      <w:i/>
      <w:color w:val="FFFFFF" w:themeColor="background1"/>
      <w:shd w:val="clear" w:color="auto" w:fill="C0504D" w:themeFill="accent2"/>
    </w:rPr>
  </w:style>
  <w:style w:type="character" w:styleId="SubtleEmphasis">
    <w:name w:val="Subtle Emphasis"/>
    <w:uiPriority w:val="19"/>
    <w:qFormat/>
    <w:rsid w:val="00210293"/>
    <w:rPr>
      <w:i/>
    </w:rPr>
  </w:style>
  <w:style w:type="character" w:styleId="IntenseEmphasis">
    <w:name w:val="Intense Emphasis"/>
    <w:uiPriority w:val="21"/>
    <w:qFormat/>
    <w:rsid w:val="00210293"/>
    <w:rPr>
      <w:b/>
      <w:i/>
      <w:color w:val="C0504D" w:themeColor="accent2"/>
      <w:spacing w:val="10"/>
    </w:rPr>
  </w:style>
  <w:style w:type="character" w:styleId="SubtleReference">
    <w:name w:val="Subtle Reference"/>
    <w:uiPriority w:val="31"/>
    <w:qFormat/>
    <w:rsid w:val="00210293"/>
    <w:rPr>
      <w:b/>
    </w:rPr>
  </w:style>
  <w:style w:type="character" w:styleId="IntenseReference">
    <w:name w:val="Intense Reference"/>
    <w:uiPriority w:val="32"/>
    <w:qFormat/>
    <w:rsid w:val="00210293"/>
    <w:rPr>
      <w:b/>
      <w:bCs/>
      <w:smallCaps/>
      <w:spacing w:val="5"/>
      <w:sz w:val="22"/>
      <w:szCs w:val="22"/>
      <w:u w:val="single"/>
    </w:rPr>
  </w:style>
  <w:style w:type="character" w:styleId="BookTitle">
    <w:name w:val="Book Title"/>
    <w:uiPriority w:val="33"/>
    <w:qFormat/>
    <w:rsid w:val="00210293"/>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10293"/>
    <w:pPr>
      <w:outlineLvl w:val="9"/>
    </w:pPr>
    <w:rPr>
      <w:lang w:bidi="en-US"/>
    </w:rPr>
  </w:style>
  <w:style w:type="paragraph" w:styleId="Header">
    <w:name w:val="header"/>
    <w:basedOn w:val="Normal"/>
    <w:link w:val="HeaderChar"/>
    <w:uiPriority w:val="99"/>
    <w:unhideWhenUsed/>
    <w:rsid w:val="000F29F2"/>
    <w:pPr>
      <w:tabs>
        <w:tab w:val="center" w:pos="4680"/>
      </w:tabs>
    </w:pPr>
  </w:style>
  <w:style w:type="character" w:customStyle="1" w:styleId="HeaderChar">
    <w:name w:val="Header Char"/>
    <w:basedOn w:val="DefaultParagraphFont"/>
    <w:link w:val="Header"/>
    <w:uiPriority w:val="99"/>
    <w:rsid w:val="000F29F2"/>
  </w:style>
  <w:style w:type="paragraph" w:styleId="Footer">
    <w:name w:val="footer"/>
    <w:basedOn w:val="Normal"/>
    <w:link w:val="FooterChar"/>
    <w:uiPriority w:val="99"/>
    <w:unhideWhenUsed/>
    <w:rsid w:val="000F29F2"/>
    <w:pPr>
      <w:tabs>
        <w:tab w:val="center" w:pos="4680"/>
      </w:tabs>
    </w:pPr>
  </w:style>
  <w:style w:type="character" w:customStyle="1" w:styleId="FooterChar">
    <w:name w:val="Footer Char"/>
    <w:basedOn w:val="DefaultParagraphFont"/>
    <w:link w:val="Footer"/>
    <w:uiPriority w:val="99"/>
    <w:rsid w:val="000F29F2"/>
  </w:style>
  <w:style w:type="character" w:styleId="Hyperlink">
    <w:name w:val="Hyperlink"/>
    <w:basedOn w:val="DefaultParagraphFont"/>
    <w:uiPriority w:val="99"/>
    <w:unhideWhenUsed/>
    <w:rsid w:val="003D09E4"/>
    <w:rPr>
      <w:color w:val="0000FF" w:themeColor="hyperlink"/>
      <w:u w:val="single"/>
    </w:rPr>
  </w:style>
  <w:style w:type="numbering" w:customStyle="1" w:styleId="Equations">
    <w:name w:val="Equations"/>
    <w:uiPriority w:val="99"/>
    <w:rsid w:val="008A6DED"/>
    <w:pPr>
      <w:numPr>
        <w:numId w:val="2"/>
      </w:numPr>
    </w:pPr>
  </w:style>
  <w:style w:type="character" w:customStyle="1" w:styleId="apple-converted-space">
    <w:name w:val="apple-converted-space"/>
    <w:basedOn w:val="DefaultParagraphFont"/>
    <w:rsid w:val="00005D3E"/>
  </w:style>
  <w:style w:type="table" w:styleId="TableGrid">
    <w:name w:val="Table Grid"/>
    <w:basedOn w:val="TableNormal"/>
    <w:uiPriority w:val="59"/>
    <w:rsid w:val="000F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94560"/>
    <w:rPr>
      <w:color w:val="800080"/>
      <w:u w:val="single"/>
    </w:rPr>
  </w:style>
  <w:style w:type="paragraph" w:customStyle="1" w:styleId="font5">
    <w:name w:val="font5"/>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6">
    <w:name w:val="font6"/>
    <w:basedOn w:val="Normal"/>
    <w:rsid w:val="00E94560"/>
    <w:pPr>
      <w:spacing w:before="100" w:beforeAutospacing="1" w:after="100" w:afterAutospacing="1"/>
    </w:pPr>
    <w:rPr>
      <w:rFonts w:ascii="Tahoma" w:eastAsia="Times New Roman" w:hAnsi="Tahoma" w:cs="Tahoma"/>
      <w:color w:val="000000"/>
      <w:sz w:val="18"/>
      <w:szCs w:val="18"/>
      <w:lang w:eastAsia="en-CA"/>
    </w:rPr>
  </w:style>
  <w:style w:type="paragraph" w:customStyle="1" w:styleId="font7">
    <w:name w:val="font7"/>
    <w:basedOn w:val="Normal"/>
    <w:rsid w:val="00E94560"/>
    <w:pPr>
      <w:spacing w:before="100" w:beforeAutospacing="1" w:after="100" w:afterAutospacing="1"/>
    </w:pPr>
    <w:rPr>
      <w:rFonts w:ascii="Tahoma" w:eastAsia="Times New Roman" w:hAnsi="Tahoma" w:cs="Tahoma"/>
      <w:b/>
      <w:bCs/>
      <w:color w:val="000000"/>
      <w:sz w:val="18"/>
      <w:szCs w:val="18"/>
      <w:lang w:eastAsia="en-CA"/>
    </w:rPr>
  </w:style>
  <w:style w:type="paragraph" w:customStyle="1" w:styleId="font8">
    <w:name w:val="font8"/>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9">
    <w:name w:val="font9"/>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xl66">
    <w:name w:val="xl66"/>
    <w:basedOn w:val="Normal"/>
    <w:rsid w:val="00E94560"/>
    <w:pPr>
      <w:spacing w:before="100" w:beforeAutospacing="1" w:after="100" w:afterAutospacing="1"/>
    </w:pPr>
    <w:rPr>
      <w:rFonts w:ascii="Times New Roman" w:eastAsia="Times New Roman" w:hAnsi="Times New Roman" w:cs="Times New Roman"/>
      <w:b/>
      <w:bCs/>
      <w:szCs w:val="24"/>
      <w:lang w:eastAsia="en-CA"/>
    </w:rPr>
  </w:style>
  <w:style w:type="paragraph" w:customStyle="1" w:styleId="xl67">
    <w:name w:val="xl67"/>
    <w:basedOn w:val="Normal"/>
    <w:rsid w:val="00E94560"/>
    <w:pPr>
      <w:shd w:val="clear" w:color="000000" w:fill="DCE6F1"/>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68">
    <w:name w:val="xl68"/>
    <w:basedOn w:val="Normal"/>
    <w:rsid w:val="00E94560"/>
    <w:pPr>
      <w:pBdr>
        <w:bottom w:val="single" w:sz="12" w:space="0" w:color="FF0000"/>
      </w:pBdr>
      <w:shd w:val="clear" w:color="000000" w:fill="DCE6F1"/>
      <w:spacing w:before="100" w:beforeAutospacing="1" w:after="100" w:afterAutospacing="1"/>
    </w:pPr>
    <w:rPr>
      <w:rFonts w:ascii="Times New Roman" w:eastAsia="Times New Roman" w:hAnsi="Times New Roman" w:cs="Times New Roman"/>
      <w:b/>
      <w:bCs/>
      <w:szCs w:val="24"/>
      <w:lang w:eastAsia="en-CA"/>
    </w:rPr>
  </w:style>
  <w:style w:type="paragraph" w:customStyle="1" w:styleId="xl69">
    <w:name w:val="xl69"/>
    <w:basedOn w:val="Normal"/>
    <w:rsid w:val="00E94560"/>
    <w:pP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70">
    <w:name w:val="xl70"/>
    <w:basedOn w:val="Normal"/>
    <w:rsid w:val="00E94560"/>
    <w:pP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71">
    <w:name w:val="xl71"/>
    <w:basedOn w:val="Normal"/>
    <w:rsid w:val="00E94560"/>
    <w:pPr>
      <w:shd w:val="clear" w:color="000000" w:fill="EBF1DE"/>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2">
    <w:name w:val="xl72"/>
    <w:basedOn w:val="Normal"/>
    <w:rsid w:val="00E94560"/>
    <w:pPr>
      <w:pBdr>
        <w:bottom w:val="single" w:sz="12" w:space="0" w:color="FF0000"/>
      </w:pBdr>
      <w:shd w:val="clear" w:color="000000" w:fill="EBF1DE"/>
      <w:spacing w:before="100" w:beforeAutospacing="1" w:after="100" w:afterAutospacing="1"/>
    </w:pPr>
    <w:rPr>
      <w:rFonts w:ascii="Times New Roman" w:eastAsia="Times New Roman" w:hAnsi="Times New Roman" w:cs="Times New Roman"/>
      <w:b/>
      <w:bCs/>
      <w:szCs w:val="24"/>
      <w:lang w:eastAsia="en-CA"/>
    </w:rPr>
  </w:style>
  <w:style w:type="paragraph" w:customStyle="1" w:styleId="xl73">
    <w:name w:val="xl73"/>
    <w:basedOn w:val="Normal"/>
    <w:rsid w:val="00E94560"/>
    <w:pP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74">
    <w:name w:val="xl74"/>
    <w:basedOn w:val="Normal"/>
    <w:rsid w:val="00E94560"/>
    <w:pP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75">
    <w:name w:val="xl75"/>
    <w:basedOn w:val="Normal"/>
    <w:rsid w:val="00E94560"/>
    <w:pPr>
      <w:pBdr>
        <w:bottom w:val="single" w:sz="12" w:space="0" w:color="FF0000"/>
      </w:pBdr>
      <w:shd w:val="clear" w:color="000000" w:fill="DAEEF3"/>
      <w:spacing w:before="100" w:beforeAutospacing="1" w:after="100" w:afterAutospacing="1"/>
    </w:pPr>
    <w:rPr>
      <w:rFonts w:ascii="Times New Roman" w:eastAsia="Times New Roman" w:hAnsi="Times New Roman" w:cs="Times New Roman"/>
      <w:b/>
      <w:bCs/>
      <w:szCs w:val="24"/>
      <w:lang w:eastAsia="en-CA"/>
    </w:rPr>
  </w:style>
  <w:style w:type="paragraph" w:customStyle="1" w:styleId="xl76">
    <w:name w:val="xl76"/>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77">
    <w:name w:val="xl77"/>
    <w:basedOn w:val="Normal"/>
    <w:rsid w:val="00E94560"/>
    <w:pPr>
      <w:shd w:val="clear" w:color="000000" w:fill="FDE9D9"/>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8">
    <w:name w:val="xl78"/>
    <w:basedOn w:val="Normal"/>
    <w:rsid w:val="00E94560"/>
    <w:pPr>
      <w:pBdr>
        <w:bottom w:val="single" w:sz="12" w:space="0" w:color="FF0000"/>
      </w:pBdr>
      <w:shd w:val="clear" w:color="000000" w:fill="FDE9D9"/>
      <w:spacing w:before="100" w:beforeAutospacing="1" w:after="100" w:afterAutospacing="1"/>
    </w:pPr>
    <w:rPr>
      <w:rFonts w:ascii="Times New Roman" w:eastAsia="Times New Roman" w:hAnsi="Times New Roman" w:cs="Times New Roman"/>
      <w:b/>
      <w:bCs/>
      <w:szCs w:val="24"/>
      <w:lang w:eastAsia="en-CA"/>
    </w:rPr>
  </w:style>
  <w:style w:type="paragraph" w:customStyle="1" w:styleId="xl79">
    <w:name w:val="xl79"/>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0">
    <w:name w:val="xl80"/>
    <w:basedOn w:val="Normal"/>
    <w:rsid w:val="00E94560"/>
    <w:pPr>
      <w:pBdr>
        <w:bottom w:val="single" w:sz="12" w:space="0" w:color="FF0000"/>
      </w:pBdr>
      <w:shd w:val="clear" w:color="000000" w:fill="E4DFEC"/>
      <w:spacing w:before="100" w:beforeAutospacing="1" w:after="100" w:afterAutospacing="1"/>
    </w:pPr>
    <w:rPr>
      <w:rFonts w:ascii="Times New Roman" w:eastAsia="Times New Roman" w:hAnsi="Times New Roman" w:cs="Times New Roman"/>
      <w:b/>
      <w:bCs/>
      <w:szCs w:val="24"/>
      <w:lang w:eastAsia="en-CA"/>
    </w:rPr>
  </w:style>
  <w:style w:type="paragraph" w:customStyle="1" w:styleId="xl81">
    <w:name w:val="xl81"/>
    <w:basedOn w:val="Normal"/>
    <w:rsid w:val="00E94560"/>
    <w:pPr>
      <w:pBdr>
        <w:top w:val="single" w:sz="4" w:space="0" w:color="auto"/>
      </w:pBd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82">
    <w:name w:val="xl82"/>
    <w:basedOn w:val="Normal"/>
    <w:rsid w:val="00E94560"/>
    <w:pPr>
      <w:pBdr>
        <w:top w:val="single" w:sz="4" w:space="0" w:color="auto"/>
      </w:pBd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3">
    <w:name w:val="xl83"/>
    <w:basedOn w:val="Normal"/>
    <w:rsid w:val="00E94560"/>
    <w:pPr>
      <w:pBdr>
        <w:top w:val="single" w:sz="4" w:space="0" w:color="auto"/>
      </w:pBd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84">
    <w:name w:val="xl84"/>
    <w:basedOn w:val="Normal"/>
    <w:rsid w:val="00E94560"/>
    <w:pPr>
      <w:pBdr>
        <w:top w:val="single" w:sz="4" w:space="0" w:color="auto"/>
      </w:pBd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85">
    <w:name w:val="xl85"/>
    <w:basedOn w:val="Normal"/>
    <w:rsid w:val="00E94560"/>
    <w:pPr>
      <w:pBdr>
        <w:top w:val="single" w:sz="4" w:space="0" w:color="auto"/>
      </w:pBd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6">
    <w:name w:val="xl86"/>
    <w:basedOn w:val="Normal"/>
    <w:rsid w:val="00E94560"/>
    <w:pPr>
      <w:pBdr>
        <w:top w:val="single" w:sz="4" w:space="0" w:color="auto"/>
      </w:pBd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87">
    <w:name w:val="xl87"/>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8">
    <w:name w:val="xl88"/>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9">
    <w:name w:val="xl89"/>
    <w:basedOn w:val="Normal"/>
    <w:rsid w:val="00E94560"/>
    <w:pPr>
      <w:shd w:val="clear" w:color="000000" w:fill="DA9694"/>
      <w:spacing w:before="100" w:beforeAutospacing="1" w:after="100" w:afterAutospacing="1"/>
    </w:pPr>
    <w:rPr>
      <w:rFonts w:ascii="Times New Roman" w:eastAsia="Times New Roman" w:hAnsi="Times New Roman" w:cs="Times New Roman"/>
      <w:szCs w:val="24"/>
      <w:lang w:eastAsia="en-CA"/>
    </w:rPr>
  </w:style>
  <w:style w:type="paragraph" w:customStyle="1" w:styleId="xl90">
    <w:name w:val="xl90"/>
    <w:basedOn w:val="Normal"/>
    <w:rsid w:val="00E94560"/>
    <w:pPr>
      <w:pBdr>
        <w:top w:val="single" w:sz="4" w:space="0" w:color="auto"/>
      </w:pBdr>
      <w:shd w:val="clear" w:color="000000" w:fill="DA9694"/>
      <w:spacing w:before="100" w:beforeAutospacing="1" w:after="100" w:afterAutospacing="1"/>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F82305"/>
    <w:rPr>
      <w:color w:val="808080"/>
    </w:rPr>
  </w:style>
  <w:style w:type="paragraph" w:styleId="TOC1">
    <w:name w:val="toc 1"/>
    <w:basedOn w:val="Normal"/>
    <w:next w:val="Normal"/>
    <w:autoRedefine/>
    <w:uiPriority w:val="39"/>
    <w:unhideWhenUsed/>
    <w:rsid w:val="003D4E09"/>
    <w:pPr>
      <w:tabs>
        <w:tab w:val="clear" w:pos="2880"/>
        <w:tab w:val="clear" w:pos="9360"/>
      </w:tabs>
      <w:spacing w:before="360"/>
    </w:pPr>
    <w:rPr>
      <w:rFonts w:asciiTheme="majorHAnsi" w:hAnsiTheme="majorHAnsi"/>
      <w:b/>
      <w:bCs/>
      <w:caps/>
      <w:szCs w:val="24"/>
    </w:rPr>
  </w:style>
  <w:style w:type="paragraph" w:styleId="TOC2">
    <w:name w:val="toc 2"/>
    <w:basedOn w:val="Normal"/>
    <w:next w:val="Normal"/>
    <w:autoRedefine/>
    <w:uiPriority w:val="39"/>
    <w:unhideWhenUsed/>
    <w:rsid w:val="00FA4EA5"/>
    <w:pPr>
      <w:tabs>
        <w:tab w:val="clear" w:pos="2880"/>
        <w:tab w:val="clear" w:pos="9360"/>
        <w:tab w:val="left" w:pos="480"/>
        <w:tab w:val="right" w:pos="10070"/>
      </w:tabs>
      <w:spacing w:before="240"/>
    </w:pPr>
    <w:rPr>
      <w:rFonts w:cstheme="minorHAnsi"/>
      <w:b/>
      <w:bCs/>
      <w:sz w:val="20"/>
    </w:rPr>
  </w:style>
  <w:style w:type="paragraph" w:styleId="TOC3">
    <w:name w:val="toc 3"/>
    <w:basedOn w:val="Normal"/>
    <w:next w:val="Normal"/>
    <w:autoRedefine/>
    <w:uiPriority w:val="39"/>
    <w:unhideWhenUsed/>
    <w:rsid w:val="00FA4EA5"/>
    <w:pPr>
      <w:tabs>
        <w:tab w:val="clear" w:pos="2880"/>
        <w:tab w:val="clear" w:pos="9360"/>
        <w:tab w:val="left" w:pos="960"/>
        <w:tab w:val="right" w:pos="10070"/>
      </w:tabs>
      <w:ind w:left="240"/>
    </w:pPr>
    <w:rPr>
      <w:rFonts w:cstheme="minorHAnsi"/>
      <w:sz w:val="20"/>
    </w:rPr>
  </w:style>
  <w:style w:type="paragraph" w:styleId="TOC4">
    <w:name w:val="toc 4"/>
    <w:basedOn w:val="Normal"/>
    <w:next w:val="Normal"/>
    <w:autoRedefine/>
    <w:uiPriority w:val="39"/>
    <w:unhideWhenUsed/>
    <w:rsid w:val="00C064EB"/>
    <w:pPr>
      <w:tabs>
        <w:tab w:val="clear" w:pos="2880"/>
        <w:tab w:val="clear" w:pos="9360"/>
      </w:tabs>
      <w:ind w:left="480"/>
    </w:pPr>
    <w:rPr>
      <w:rFonts w:cstheme="minorHAnsi"/>
      <w:sz w:val="20"/>
    </w:rPr>
  </w:style>
  <w:style w:type="paragraph" w:styleId="TOC5">
    <w:name w:val="toc 5"/>
    <w:basedOn w:val="Normal"/>
    <w:next w:val="Normal"/>
    <w:autoRedefine/>
    <w:uiPriority w:val="39"/>
    <w:unhideWhenUsed/>
    <w:rsid w:val="00C064EB"/>
    <w:pPr>
      <w:tabs>
        <w:tab w:val="clear" w:pos="2880"/>
        <w:tab w:val="clear" w:pos="9360"/>
      </w:tabs>
      <w:ind w:left="720"/>
    </w:pPr>
    <w:rPr>
      <w:rFonts w:cstheme="minorHAnsi"/>
      <w:sz w:val="20"/>
    </w:rPr>
  </w:style>
  <w:style w:type="paragraph" w:styleId="TOC6">
    <w:name w:val="toc 6"/>
    <w:basedOn w:val="Normal"/>
    <w:next w:val="Normal"/>
    <w:autoRedefine/>
    <w:uiPriority w:val="39"/>
    <w:unhideWhenUsed/>
    <w:rsid w:val="00C064EB"/>
    <w:pPr>
      <w:tabs>
        <w:tab w:val="clear" w:pos="2880"/>
        <w:tab w:val="clear" w:pos="9360"/>
      </w:tabs>
      <w:ind w:left="960"/>
    </w:pPr>
    <w:rPr>
      <w:rFonts w:cstheme="minorHAnsi"/>
      <w:sz w:val="20"/>
    </w:rPr>
  </w:style>
  <w:style w:type="paragraph" w:styleId="TOC7">
    <w:name w:val="toc 7"/>
    <w:basedOn w:val="Normal"/>
    <w:next w:val="Normal"/>
    <w:autoRedefine/>
    <w:uiPriority w:val="39"/>
    <w:unhideWhenUsed/>
    <w:rsid w:val="00C064EB"/>
    <w:pPr>
      <w:tabs>
        <w:tab w:val="clear" w:pos="2880"/>
        <w:tab w:val="clear" w:pos="9360"/>
      </w:tabs>
      <w:ind w:left="1200"/>
    </w:pPr>
    <w:rPr>
      <w:rFonts w:cstheme="minorHAnsi"/>
      <w:sz w:val="20"/>
    </w:rPr>
  </w:style>
  <w:style w:type="paragraph" w:styleId="TOC8">
    <w:name w:val="toc 8"/>
    <w:basedOn w:val="Normal"/>
    <w:next w:val="Normal"/>
    <w:autoRedefine/>
    <w:uiPriority w:val="39"/>
    <w:unhideWhenUsed/>
    <w:rsid w:val="00C064EB"/>
    <w:pPr>
      <w:tabs>
        <w:tab w:val="clear" w:pos="2880"/>
        <w:tab w:val="clear" w:pos="9360"/>
      </w:tabs>
      <w:ind w:left="1440"/>
    </w:pPr>
    <w:rPr>
      <w:rFonts w:cstheme="minorHAnsi"/>
      <w:sz w:val="20"/>
    </w:rPr>
  </w:style>
  <w:style w:type="paragraph" w:styleId="TOC9">
    <w:name w:val="toc 9"/>
    <w:basedOn w:val="Normal"/>
    <w:next w:val="Normal"/>
    <w:autoRedefine/>
    <w:uiPriority w:val="39"/>
    <w:unhideWhenUsed/>
    <w:rsid w:val="00C064EB"/>
    <w:pPr>
      <w:tabs>
        <w:tab w:val="clear" w:pos="2880"/>
        <w:tab w:val="clear" w:pos="9360"/>
      </w:tabs>
      <w:ind w:left="1680"/>
    </w:pPr>
    <w:rPr>
      <w:rFonts w:cstheme="minorHAnsi"/>
      <w:sz w:val="20"/>
    </w:rPr>
  </w:style>
  <w:style w:type="paragraph" w:customStyle="1" w:styleId="Section">
    <w:name w:val="Section"/>
    <w:basedOn w:val="Normal"/>
    <w:link w:val="SectionChar"/>
    <w:rsid w:val="00BB4FD7"/>
    <w:pPr>
      <w:tabs>
        <w:tab w:val="clear" w:pos="2880"/>
        <w:tab w:val="clear" w:pos="9360"/>
      </w:tabs>
    </w:pPr>
    <w:rPr>
      <w:rFonts w:ascii="Times New Roman" w:eastAsia="Times New Roman" w:hAnsi="Times New Roman" w:cs="Times New Roman"/>
      <w:b/>
      <w:sz w:val="32"/>
      <w:szCs w:val="32"/>
      <w:lang w:eastAsia="en-CA"/>
    </w:rPr>
  </w:style>
  <w:style w:type="character" w:customStyle="1" w:styleId="SectionChar">
    <w:name w:val="Section Char"/>
    <w:basedOn w:val="DefaultParagraphFont"/>
    <w:link w:val="Section"/>
    <w:rsid w:val="00BB4FD7"/>
    <w:rPr>
      <w:rFonts w:ascii="Times New Roman" w:eastAsia="Times New Roman" w:hAnsi="Times New Roman" w:cs="Times New Roman"/>
      <w:b/>
      <w:sz w:val="32"/>
      <w:szCs w:val="32"/>
      <w:lang w:eastAsia="en-CA"/>
    </w:rPr>
  </w:style>
  <w:style w:type="paragraph" w:styleId="FootnoteText">
    <w:name w:val="footnote text"/>
    <w:basedOn w:val="Normal"/>
    <w:link w:val="FootnoteTextChar"/>
    <w:uiPriority w:val="99"/>
    <w:semiHidden/>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FootnoteTextChar">
    <w:name w:val="Footnote Text Char"/>
    <w:basedOn w:val="DefaultParagraphFont"/>
    <w:link w:val="FootnoteText"/>
    <w:uiPriority w:val="99"/>
    <w:rsid w:val="00BB4FD7"/>
    <w:rPr>
      <w:rFonts w:ascii="Times New Roman" w:eastAsia="Times New Roman" w:hAnsi="Times New Roman" w:cs="Times New Roman"/>
      <w:sz w:val="24"/>
      <w:szCs w:val="24"/>
      <w:lang w:eastAsia="en-CA"/>
    </w:rPr>
  </w:style>
  <w:style w:type="paragraph" w:styleId="NormalWeb">
    <w:name w:val="Normal (Web)"/>
    <w:basedOn w:val="Normal"/>
    <w:link w:val="NormalWebChar"/>
    <w:uiPriority w:val="99"/>
    <w:rsid w:val="00BB4FD7"/>
    <w:pPr>
      <w:tabs>
        <w:tab w:val="clear" w:pos="2880"/>
        <w:tab w:val="clear" w:pos="9360"/>
      </w:tabs>
      <w:spacing w:before="100" w:beforeAutospacing="1" w:after="100" w:afterAutospacing="1"/>
    </w:pPr>
    <w:rPr>
      <w:rFonts w:ascii="Times New Roman" w:eastAsia="Times New Roman" w:hAnsi="Times New Roman" w:cs="Times New Roman"/>
      <w:color w:val="000000"/>
      <w:szCs w:val="24"/>
      <w:lang w:eastAsia="en-CA"/>
    </w:rPr>
  </w:style>
  <w:style w:type="character" w:customStyle="1" w:styleId="NormalWebChar">
    <w:name w:val="Normal (Web) Char"/>
    <w:basedOn w:val="DefaultParagraphFont"/>
    <w:link w:val="NormalWeb"/>
    <w:uiPriority w:val="99"/>
    <w:rsid w:val="00BB4FD7"/>
    <w:rPr>
      <w:rFonts w:ascii="Times New Roman" w:eastAsia="Times New Roman" w:hAnsi="Times New Roman" w:cs="Times New Roman"/>
      <w:color w:val="000000"/>
      <w:sz w:val="24"/>
      <w:szCs w:val="24"/>
      <w:lang w:eastAsia="en-CA"/>
    </w:rPr>
  </w:style>
  <w:style w:type="character" w:styleId="PageNumber">
    <w:name w:val="page number"/>
    <w:basedOn w:val="DefaultParagraphFont"/>
    <w:rsid w:val="00BB4FD7"/>
  </w:style>
  <w:style w:type="paragraph" w:customStyle="1" w:styleId="Heading">
    <w:name w:val="Heading"/>
    <w:basedOn w:val="Normal"/>
    <w:link w:val="HeadingChar"/>
    <w:rsid w:val="00BB4FD7"/>
    <w:pPr>
      <w:tabs>
        <w:tab w:val="clear" w:pos="2880"/>
        <w:tab w:val="clear" w:pos="9360"/>
        <w:tab w:val="left" w:pos="1440"/>
        <w:tab w:val="right" w:pos="8820"/>
      </w:tabs>
      <w:outlineLvl w:val="0"/>
    </w:pPr>
    <w:rPr>
      <w:rFonts w:ascii="Times New Roman" w:eastAsia="Times New Roman" w:hAnsi="Times New Roman" w:cs="Times New Roman"/>
      <w:b/>
      <w:sz w:val="28"/>
      <w:szCs w:val="24"/>
      <w:lang w:val="en-US" w:eastAsia="en-CA"/>
    </w:rPr>
  </w:style>
  <w:style w:type="character" w:customStyle="1" w:styleId="HeadingChar">
    <w:name w:val="Heading Char"/>
    <w:basedOn w:val="DefaultParagraphFont"/>
    <w:link w:val="Heading"/>
    <w:rsid w:val="00BB4FD7"/>
    <w:rPr>
      <w:rFonts w:ascii="Times New Roman" w:eastAsia="Times New Roman" w:hAnsi="Times New Roman" w:cs="Times New Roman"/>
      <w:b/>
      <w:sz w:val="28"/>
      <w:szCs w:val="24"/>
      <w:lang w:val="en-US" w:eastAsia="en-CA"/>
    </w:rPr>
  </w:style>
  <w:style w:type="paragraph" w:customStyle="1" w:styleId="heading2numb">
    <w:name w:val="heading 2 numb"/>
    <w:basedOn w:val="Normal"/>
    <w:rsid w:val="00BB4FD7"/>
    <w:pPr>
      <w:numPr>
        <w:numId w:val="5"/>
      </w:numPr>
      <w:tabs>
        <w:tab w:val="clear" w:pos="2880"/>
        <w:tab w:val="clear" w:pos="9360"/>
        <w:tab w:val="left" w:pos="1440"/>
        <w:tab w:val="right" w:pos="8820"/>
      </w:tabs>
    </w:pPr>
    <w:rPr>
      <w:rFonts w:ascii="Times New Roman" w:eastAsia="Times New Roman" w:hAnsi="Times New Roman" w:cs="Times New Roman"/>
      <w:b/>
      <w:i/>
      <w:lang w:val="fr-FR" w:eastAsia="en-CA"/>
    </w:rPr>
  </w:style>
  <w:style w:type="paragraph" w:customStyle="1" w:styleId="appheading1">
    <w:name w:val="app heading 1"/>
    <w:basedOn w:val="Heading1"/>
    <w:link w:val="appheading1Char"/>
    <w:rsid w:val="00BB4FD7"/>
    <w:pPr>
      <w:keepNext/>
      <w:numPr>
        <w:numId w:val="4"/>
      </w:numPr>
      <w:tabs>
        <w:tab w:val="clear" w:pos="-1080"/>
        <w:tab w:val="clear" w:pos="2880"/>
        <w:tab w:val="clear" w:pos="9360"/>
        <w:tab w:val="num" w:pos="720"/>
      </w:tabs>
      <w:spacing w:before="0" w:after="0"/>
      <w:ind w:left="720"/>
    </w:pPr>
    <w:rPr>
      <w:rFonts w:ascii="Times New Roman" w:eastAsia="Times New Roman" w:hAnsi="Times New Roman" w:cs="Times New Roman"/>
      <w:smallCaps w:val="0"/>
      <w:sz w:val="28"/>
      <w:szCs w:val="28"/>
      <w:lang w:val="en-US"/>
    </w:rPr>
  </w:style>
  <w:style w:type="paragraph" w:customStyle="1" w:styleId="appheading2">
    <w:name w:val="app heading 2"/>
    <w:basedOn w:val="Heading2"/>
    <w:autoRedefine/>
    <w:rsid w:val="006B6DFD"/>
    <w:pPr>
      <w:keepNext/>
      <w:numPr>
        <w:ilvl w:val="0"/>
        <w:numId w:val="0"/>
      </w:numPr>
      <w:tabs>
        <w:tab w:val="clear" w:pos="2880"/>
        <w:tab w:val="clear" w:pos="9360"/>
        <w:tab w:val="right" w:pos="8640"/>
      </w:tabs>
      <w:spacing w:before="0" w:after="0"/>
    </w:pPr>
    <w:rPr>
      <w:rFonts w:ascii="Times New Roman" w:eastAsia="Times New Roman" w:hAnsi="Times New Roman" w:cs="Times New Roman"/>
      <w:i/>
      <w:smallCaps w:val="0"/>
      <w:color w:val="005BBF"/>
      <w:spacing w:val="0"/>
      <w:szCs w:val="20"/>
      <w:u w:val="none"/>
      <w:lang w:val="en-US"/>
    </w:rPr>
  </w:style>
  <w:style w:type="paragraph" w:customStyle="1" w:styleId="appheading3">
    <w:name w:val="app heading 3"/>
    <w:basedOn w:val="Heading3"/>
    <w:link w:val="appheading3Char"/>
    <w:autoRedefine/>
    <w:rsid w:val="00354D3B"/>
    <w:pPr>
      <w:keepNext/>
      <w:numPr>
        <w:ilvl w:val="0"/>
        <w:numId w:val="0"/>
      </w:numPr>
      <w:tabs>
        <w:tab w:val="clear" w:pos="2880"/>
        <w:tab w:val="clear" w:pos="9360"/>
        <w:tab w:val="right" w:pos="8640"/>
      </w:tabs>
    </w:pPr>
    <w:rPr>
      <w:rFonts w:ascii="Times New Roman" w:eastAsia="Times New Roman" w:hAnsi="Times New Roman" w:cs="Arial"/>
      <w:bCs/>
      <w:smallCaps w:val="0"/>
      <w:szCs w:val="26"/>
      <w:lang w:val="en-US"/>
    </w:rPr>
  </w:style>
  <w:style w:type="paragraph" w:customStyle="1" w:styleId="appheading4">
    <w:name w:val="app heading 4"/>
    <w:basedOn w:val="Heading4"/>
    <w:link w:val="appheading4Char"/>
    <w:autoRedefine/>
    <w:rsid w:val="00AF5DD2"/>
    <w:pPr>
      <w:keepNext/>
      <w:numPr>
        <w:ilvl w:val="0"/>
        <w:numId w:val="0"/>
      </w:numPr>
      <w:tabs>
        <w:tab w:val="clear" w:pos="2880"/>
        <w:tab w:val="clear" w:pos="9360"/>
        <w:tab w:val="right" w:pos="8640"/>
      </w:tabs>
      <w:spacing w:before="0"/>
    </w:pPr>
    <w:rPr>
      <w:rFonts w:ascii="Times New Roman" w:eastAsia="Times New Roman" w:hAnsi="Times New Roman" w:cs="Times New Roman"/>
      <w:b/>
      <w:bCs/>
      <w:i/>
      <w:smallCaps w:val="0"/>
      <w:lang w:val="en-US"/>
    </w:rPr>
  </w:style>
  <w:style w:type="paragraph" w:customStyle="1" w:styleId="actname">
    <w:name w:val="actname"/>
    <w:basedOn w:val="Normal"/>
    <w:rsid w:val="00BB4FD7"/>
    <w:pPr>
      <w:tabs>
        <w:tab w:val="clear" w:pos="2880"/>
        <w:tab w:val="clear" w:pos="9360"/>
      </w:tabs>
      <w:spacing w:before="100" w:beforeAutospacing="1" w:after="100" w:afterAutospacing="1"/>
    </w:pPr>
    <w:rPr>
      <w:rFonts w:ascii="Verdana" w:eastAsia="Times New Roman" w:hAnsi="Verdana" w:cs="Times New Roman"/>
      <w:sz w:val="20"/>
      <w:lang w:eastAsia="en-CA"/>
    </w:rPr>
  </w:style>
  <w:style w:type="character" w:customStyle="1" w:styleId="Holos">
    <w:name w:val="Holos"/>
    <w:basedOn w:val="DefaultParagraphFont"/>
    <w:rsid w:val="00BB4FD7"/>
    <w:rPr>
      <w:rFonts w:ascii="Arial Narrow" w:hAnsi="Arial Narrow"/>
      <w:b/>
    </w:rPr>
  </w:style>
  <w:style w:type="character" w:customStyle="1" w:styleId="Hyperlink2">
    <w:name w:val="Hyperlink2"/>
    <w:basedOn w:val="DefaultParagraphFont"/>
    <w:rsid w:val="00BB4FD7"/>
    <w:rPr>
      <w:strike w:val="0"/>
      <w:dstrike w:val="0"/>
      <w:color w:val="0063AF"/>
      <w:u w:val="none"/>
      <w:effect w:val="none"/>
    </w:rPr>
  </w:style>
  <w:style w:type="paragraph" w:customStyle="1" w:styleId="NormalWeb1">
    <w:name w:val="Normal (Web)1"/>
    <w:basedOn w:val="Normal"/>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appHeading1Char0">
    <w:name w:val="app Heading 1 Char"/>
    <w:aliases w:val="Heading 1_numb Char"/>
    <w:basedOn w:val="DefaultParagraphFont"/>
    <w:rsid w:val="00BB4FD7"/>
    <w:rPr>
      <w:b/>
      <w:sz w:val="28"/>
      <w:szCs w:val="28"/>
      <w:lang w:val="en-US" w:eastAsia="en-US" w:bidi="ar-SA"/>
    </w:rPr>
  </w:style>
  <w:style w:type="paragraph" w:customStyle="1" w:styleId="Default">
    <w:name w:val="Default"/>
    <w:rsid w:val="00BB4FD7"/>
    <w:pPr>
      <w:autoSpaceDE w:val="0"/>
      <w:autoSpaceDN w:val="0"/>
      <w:adjustRightInd w:val="0"/>
      <w:spacing w:after="0" w:line="240" w:lineRule="auto"/>
      <w:jc w:val="left"/>
    </w:pPr>
    <w:rPr>
      <w:rFonts w:ascii="Times New Roman" w:eastAsia="Times New Roman" w:hAnsi="Times New Roman" w:cs="Times New Roman"/>
      <w:color w:val="000000"/>
      <w:sz w:val="24"/>
      <w:szCs w:val="24"/>
      <w:lang w:eastAsia="en-CA"/>
    </w:rPr>
  </w:style>
  <w:style w:type="paragraph" w:customStyle="1" w:styleId="xl22">
    <w:name w:val="xl22"/>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23">
    <w:name w:val="xl23"/>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24">
    <w:name w:val="xl24"/>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5">
    <w:name w:val="xl25"/>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6">
    <w:name w:val="xl26"/>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right"/>
    </w:pPr>
    <w:rPr>
      <w:rFonts w:ascii="Arial" w:eastAsia="Times New Roman" w:hAnsi="Arial" w:cs="Arial"/>
      <w:b/>
      <w:bCs/>
      <w:szCs w:val="24"/>
      <w:lang w:eastAsia="en-CA"/>
    </w:rPr>
  </w:style>
  <w:style w:type="paragraph" w:customStyle="1" w:styleId="xl27">
    <w:name w:val="xl27"/>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i/>
      <w:iCs/>
      <w:sz w:val="10"/>
      <w:szCs w:val="10"/>
      <w:lang w:eastAsia="en-CA"/>
    </w:rPr>
  </w:style>
  <w:style w:type="paragraph" w:customStyle="1" w:styleId="xl28">
    <w:name w:val="xl28"/>
    <w:basedOn w:val="Normal"/>
    <w:rsid w:val="00BB4FD7"/>
    <w:pPr>
      <w:pBdr>
        <w:top w:val="single" w:sz="4" w:space="0" w:color="auto"/>
        <w:left w:val="single" w:sz="4"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29">
    <w:name w:val="xl29"/>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0">
    <w:name w:val="xl30"/>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1">
    <w:name w:val="xl31"/>
    <w:basedOn w:val="Normal"/>
    <w:rsid w:val="00BB4FD7"/>
    <w:pPr>
      <w:pBdr>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2">
    <w:name w:val="xl32"/>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3">
    <w:name w:val="xl33"/>
    <w:basedOn w:val="Normal"/>
    <w:rsid w:val="00BB4FD7"/>
    <w:pPr>
      <w:pBdr>
        <w:top w:val="single" w:sz="12"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4">
    <w:name w:val="xl34"/>
    <w:basedOn w:val="Normal"/>
    <w:rsid w:val="00BB4FD7"/>
    <w:pPr>
      <w:pBdr>
        <w:top w:val="single" w:sz="12"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5">
    <w:name w:val="xl35"/>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6">
    <w:name w:val="xl36"/>
    <w:basedOn w:val="Normal"/>
    <w:rsid w:val="00BB4FD7"/>
    <w:pPr>
      <w:pBdr>
        <w:top w:val="single" w:sz="4"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7">
    <w:name w:val="xl37"/>
    <w:basedOn w:val="Normal"/>
    <w:rsid w:val="00BB4FD7"/>
    <w:pPr>
      <w:pBdr>
        <w:top w:val="single" w:sz="4"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8">
    <w:name w:val="xl38"/>
    <w:basedOn w:val="Normal"/>
    <w:rsid w:val="00BB4FD7"/>
    <w:pPr>
      <w:pBdr>
        <w:top w:val="single" w:sz="4" w:space="0" w:color="auto"/>
        <w:left w:val="single" w:sz="4" w:space="0" w:color="auto"/>
        <w:bottom w:val="single" w:sz="4" w:space="0" w:color="auto"/>
        <w:right w:val="single" w:sz="4" w:space="0" w:color="auto"/>
      </w:pBdr>
      <w:shd w:val="clear" w:color="auto" w:fill="FF99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9">
    <w:name w:val="xl39"/>
    <w:basedOn w:val="Normal"/>
    <w:rsid w:val="00BB4FD7"/>
    <w:pPr>
      <w:pBdr>
        <w:top w:val="single" w:sz="4" w:space="0" w:color="auto"/>
        <w:left w:val="single" w:sz="4" w:space="0" w:color="auto"/>
        <w:bottom w:val="single" w:sz="4" w:space="0" w:color="auto"/>
        <w:right w:val="single" w:sz="4" w:space="0" w:color="auto"/>
      </w:pBdr>
      <w:shd w:val="clear" w:color="auto" w:fill="CC99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0">
    <w:name w:val="xl40"/>
    <w:basedOn w:val="Normal"/>
    <w:rsid w:val="00BB4FD7"/>
    <w:pPr>
      <w:pBdr>
        <w:top w:val="single" w:sz="4" w:space="0" w:color="auto"/>
        <w:left w:val="single" w:sz="4" w:space="0" w:color="auto"/>
        <w:bottom w:val="single" w:sz="4" w:space="0" w:color="auto"/>
        <w:right w:val="single" w:sz="4" w:space="0" w:color="auto"/>
      </w:pBdr>
      <w:shd w:val="clear" w:color="auto" w:fill="FFCC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1">
    <w:name w:val="xl41"/>
    <w:basedOn w:val="Normal"/>
    <w:rsid w:val="00BB4FD7"/>
    <w:pPr>
      <w:pBdr>
        <w:top w:val="single" w:sz="4" w:space="0" w:color="auto"/>
        <w:left w:val="single" w:sz="4" w:space="0" w:color="auto"/>
        <w:bottom w:val="single" w:sz="4" w:space="0" w:color="auto"/>
        <w:right w:val="single" w:sz="4" w:space="0" w:color="auto"/>
      </w:pBdr>
      <w:shd w:val="clear" w:color="auto" w:fill="FFFF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2">
    <w:name w:val="xl42"/>
    <w:basedOn w:val="Normal"/>
    <w:rsid w:val="00BB4FD7"/>
    <w:pPr>
      <w:pBdr>
        <w:top w:val="single" w:sz="4" w:space="0" w:color="auto"/>
        <w:left w:val="single" w:sz="4" w:space="0" w:color="auto"/>
        <w:bottom w:val="single" w:sz="4" w:space="0" w:color="auto"/>
        <w:right w:val="single" w:sz="4" w:space="0" w:color="auto"/>
      </w:pBdr>
      <w:shd w:val="clear" w:color="auto" w:fill="CCFF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3">
    <w:name w:val="xl43"/>
    <w:basedOn w:val="Normal"/>
    <w:rsid w:val="00BB4FD7"/>
    <w:pPr>
      <w:pBdr>
        <w:top w:val="single" w:sz="4" w:space="0" w:color="auto"/>
        <w:left w:val="single" w:sz="4" w:space="0" w:color="auto"/>
        <w:bottom w:val="single" w:sz="4" w:space="0" w:color="auto"/>
        <w:right w:val="single" w:sz="4" w:space="0" w:color="auto"/>
      </w:pBdr>
      <w:shd w:val="clear" w:color="auto" w:fill="CCFF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4">
    <w:name w:val="xl44"/>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45">
    <w:name w:val="xl45"/>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6">
    <w:name w:val="xl46"/>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7">
    <w:name w:val="xl47"/>
    <w:basedOn w:val="Normal"/>
    <w:rsid w:val="00BB4FD7"/>
    <w:pPr>
      <w:pBdr>
        <w:top w:val="single" w:sz="4"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48">
    <w:name w:val="xl48"/>
    <w:basedOn w:val="Normal"/>
    <w:rsid w:val="00BB4FD7"/>
    <w:pPr>
      <w:pBdr>
        <w:top w:val="single" w:sz="4"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9">
    <w:name w:val="xl49"/>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0">
    <w:name w:val="xl50"/>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1">
    <w:name w:val="xl51"/>
    <w:basedOn w:val="Normal"/>
    <w:rsid w:val="00BB4FD7"/>
    <w:pPr>
      <w:pBdr>
        <w:top w:val="single" w:sz="12" w:space="0" w:color="auto"/>
        <w:left w:val="single" w:sz="4" w:space="0" w:color="auto"/>
        <w:bottom w:val="single" w:sz="4" w:space="0" w:color="auto"/>
        <w:right w:val="single" w:sz="4" w:space="0" w:color="auto"/>
      </w:pBdr>
      <w:shd w:val="clear" w:color="auto" w:fill="99CC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2">
    <w:name w:val="xl52"/>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3">
    <w:name w:val="xl53"/>
    <w:basedOn w:val="Normal"/>
    <w:rsid w:val="00BB4FD7"/>
    <w:pPr>
      <w:pBdr>
        <w:top w:val="single" w:sz="12"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4">
    <w:name w:val="xl54"/>
    <w:basedOn w:val="Normal"/>
    <w:rsid w:val="00BB4FD7"/>
    <w:pPr>
      <w:pBdr>
        <w:top w:val="single" w:sz="12"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5">
    <w:name w:val="xl55"/>
    <w:basedOn w:val="Normal"/>
    <w:rsid w:val="00BB4FD7"/>
    <w:pPr>
      <w:pBdr>
        <w:top w:val="single" w:sz="12"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6">
    <w:name w:val="xl56"/>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sz w:val="18"/>
      <w:szCs w:val="18"/>
      <w:lang w:eastAsia="en-CA"/>
    </w:rPr>
  </w:style>
  <w:style w:type="paragraph" w:customStyle="1" w:styleId="xl57">
    <w:name w:val="xl57"/>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8">
    <w:name w:val="xl58"/>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9">
    <w:name w:val="xl59"/>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StyleHeading210ptLeft">
    <w:name w:val="Style Heading 2 + 10 pt Left"/>
    <w:basedOn w:val="Heading2"/>
    <w:rsid w:val="00BB4FD7"/>
    <w:pPr>
      <w:keepNext/>
      <w:numPr>
        <w:ilvl w:val="0"/>
        <w:numId w:val="0"/>
      </w:numPr>
      <w:tabs>
        <w:tab w:val="clear" w:pos="2880"/>
        <w:tab w:val="clear" w:pos="9360"/>
        <w:tab w:val="num" w:pos="720"/>
      </w:tabs>
      <w:spacing w:before="120" w:after="0"/>
    </w:pPr>
    <w:rPr>
      <w:rFonts w:ascii="Times New Roman" w:eastAsia="Times New Roman" w:hAnsi="Times New Roman" w:cs="Times New Roman"/>
      <w:b w:val="0"/>
      <w:smallCaps w:val="0"/>
      <w:color w:val="auto"/>
      <w:spacing w:val="0"/>
      <w:sz w:val="24"/>
      <w:szCs w:val="20"/>
      <w:u w:val="none"/>
      <w:lang w:val="en-US"/>
    </w:rPr>
  </w:style>
  <w:style w:type="paragraph" w:styleId="List">
    <w:name w:val="List"/>
    <w:basedOn w:val="Normal"/>
    <w:rsid w:val="00BB4FD7"/>
    <w:pPr>
      <w:tabs>
        <w:tab w:val="clear" w:pos="2880"/>
        <w:tab w:val="clear" w:pos="9360"/>
      </w:tabs>
      <w:ind w:left="360" w:hanging="360"/>
    </w:pPr>
    <w:rPr>
      <w:rFonts w:ascii="Times New Roman" w:eastAsia="Times New Roman" w:hAnsi="Times New Roman" w:cs="Times New Roman"/>
      <w:szCs w:val="24"/>
      <w:lang w:eastAsia="en-CA"/>
    </w:rPr>
  </w:style>
  <w:style w:type="paragraph" w:styleId="List2">
    <w:name w:val="List 2"/>
    <w:basedOn w:val="Normal"/>
    <w:rsid w:val="00BB4FD7"/>
    <w:pPr>
      <w:tabs>
        <w:tab w:val="clear" w:pos="2880"/>
        <w:tab w:val="clear" w:pos="9360"/>
      </w:tabs>
      <w:ind w:left="720" w:hanging="360"/>
    </w:pPr>
    <w:rPr>
      <w:rFonts w:ascii="Times New Roman" w:eastAsia="Times New Roman" w:hAnsi="Times New Roman" w:cs="Times New Roman"/>
      <w:szCs w:val="24"/>
      <w:lang w:eastAsia="en-CA"/>
    </w:rPr>
  </w:style>
  <w:style w:type="paragraph" w:styleId="List3">
    <w:name w:val="List 3"/>
    <w:basedOn w:val="Normal"/>
    <w:rsid w:val="00BB4FD7"/>
    <w:pPr>
      <w:tabs>
        <w:tab w:val="clear" w:pos="2880"/>
        <w:tab w:val="clear" w:pos="9360"/>
      </w:tabs>
      <w:ind w:left="1080" w:hanging="360"/>
    </w:pPr>
    <w:rPr>
      <w:rFonts w:ascii="Times New Roman" w:eastAsia="Times New Roman" w:hAnsi="Times New Roman" w:cs="Times New Roman"/>
      <w:szCs w:val="24"/>
      <w:lang w:eastAsia="en-CA"/>
    </w:rPr>
  </w:style>
  <w:style w:type="paragraph" w:styleId="List4">
    <w:name w:val="List 4"/>
    <w:basedOn w:val="Normal"/>
    <w:rsid w:val="00BB4FD7"/>
    <w:pPr>
      <w:tabs>
        <w:tab w:val="clear" w:pos="2880"/>
        <w:tab w:val="clear" w:pos="9360"/>
      </w:tabs>
      <w:ind w:left="1440" w:hanging="360"/>
    </w:pPr>
    <w:rPr>
      <w:rFonts w:ascii="Times New Roman" w:eastAsia="Times New Roman" w:hAnsi="Times New Roman" w:cs="Times New Roman"/>
      <w:szCs w:val="24"/>
      <w:lang w:eastAsia="en-CA"/>
    </w:rPr>
  </w:style>
  <w:style w:type="paragraph" w:styleId="List5">
    <w:name w:val="List 5"/>
    <w:basedOn w:val="Normal"/>
    <w:rsid w:val="00BB4FD7"/>
    <w:pPr>
      <w:tabs>
        <w:tab w:val="clear" w:pos="2880"/>
        <w:tab w:val="clear" w:pos="9360"/>
      </w:tabs>
      <w:ind w:left="1800" w:hanging="360"/>
    </w:pPr>
    <w:rPr>
      <w:rFonts w:ascii="Times New Roman" w:eastAsia="Times New Roman" w:hAnsi="Times New Roman" w:cs="Times New Roman"/>
      <w:szCs w:val="24"/>
      <w:lang w:eastAsia="en-CA"/>
    </w:rPr>
  </w:style>
  <w:style w:type="paragraph" w:styleId="MessageHeader">
    <w:name w:val="Message Header"/>
    <w:basedOn w:val="Normal"/>
    <w:link w:val="MessageHeaderChar"/>
    <w:rsid w:val="00BB4FD7"/>
    <w:pPr>
      <w:pBdr>
        <w:top w:val="single" w:sz="6" w:space="1" w:color="auto"/>
        <w:left w:val="single" w:sz="6" w:space="1" w:color="auto"/>
        <w:bottom w:val="single" w:sz="6" w:space="1" w:color="auto"/>
        <w:right w:val="single" w:sz="6" w:space="1" w:color="auto"/>
      </w:pBdr>
      <w:shd w:val="pct20" w:color="auto" w:fill="auto"/>
      <w:tabs>
        <w:tab w:val="clear" w:pos="2880"/>
        <w:tab w:val="clear" w:pos="9360"/>
      </w:tabs>
      <w:ind w:left="1080" w:hanging="1080"/>
    </w:pPr>
    <w:rPr>
      <w:rFonts w:ascii="Arial" w:eastAsia="Times New Roman" w:hAnsi="Arial" w:cs="Arial"/>
      <w:szCs w:val="24"/>
      <w:lang w:eastAsia="en-CA"/>
    </w:rPr>
  </w:style>
  <w:style w:type="character" w:customStyle="1" w:styleId="MessageHeaderChar">
    <w:name w:val="Message Header Char"/>
    <w:basedOn w:val="DefaultParagraphFont"/>
    <w:link w:val="MessageHeader"/>
    <w:rsid w:val="00BB4FD7"/>
    <w:rPr>
      <w:rFonts w:ascii="Arial" w:eastAsia="Times New Roman" w:hAnsi="Arial" w:cs="Arial"/>
      <w:sz w:val="24"/>
      <w:szCs w:val="24"/>
      <w:shd w:val="pct20" w:color="auto" w:fill="auto"/>
      <w:lang w:eastAsia="en-CA"/>
    </w:rPr>
  </w:style>
  <w:style w:type="paragraph" w:styleId="Date">
    <w:name w:val="Date"/>
    <w:basedOn w:val="Normal"/>
    <w:next w:val="Normal"/>
    <w:link w:val="DateChar"/>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DateChar">
    <w:name w:val="Date Char"/>
    <w:basedOn w:val="DefaultParagraphFont"/>
    <w:link w:val="Date"/>
    <w:rsid w:val="00BB4FD7"/>
    <w:rPr>
      <w:rFonts w:ascii="Times New Roman" w:eastAsia="Times New Roman" w:hAnsi="Times New Roman" w:cs="Times New Roman"/>
      <w:sz w:val="24"/>
      <w:szCs w:val="24"/>
      <w:lang w:eastAsia="en-CA"/>
    </w:rPr>
  </w:style>
  <w:style w:type="paragraph" w:styleId="ListBullet">
    <w:name w:val="List Bullet"/>
    <w:basedOn w:val="Normal"/>
    <w:autoRedefine/>
    <w:rsid w:val="00BB4FD7"/>
    <w:pPr>
      <w:tabs>
        <w:tab w:val="clear" w:pos="2880"/>
        <w:tab w:val="clear" w:pos="9360"/>
        <w:tab w:val="num" w:pos="360"/>
      </w:tabs>
      <w:ind w:left="360" w:hanging="360"/>
    </w:pPr>
    <w:rPr>
      <w:rFonts w:ascii="Times New Roman" w:eastAsia="Times New Roman" w:hAnsi="Times New Roman" w:cs="Times New Roman"/>
      <w:szCs w:val="24"/>
      <w:lang w:eastAsia="en-CA"/>
    </w:rPr>
  </w:style>
  <w:style w:type="paragraph" w:styleId="ListBullet2">
    <w:name w:val="List Bullet 2"/>
    <w:basedOn w:val="Normal"/>
    <w:autoRedefine/>
    <w:rsid w:val="00BB4FD7"/>
    <w:pPr>
      <w:tabs>
        <w:tab w:val="clear" w:pos="2880"/>
        <w:tab w:val="clear" w:pos="9360"/>
        <w:tab w:val="num" w:pos="720"/>
      </w:tabs>
      <w:ind w:left="720" w:hanging="360"/>
    </w:pPr>
    <w:rPr>
      <w:rFonts w:ascii="Times New Roman" w:eastAsia="Times New Roman" w:hAnsi="Times New Roman" w:cs="Times New Roman"/>
      <w:szCs w:val="24"/>
      <w:lang w:eastAsia="en-CA"/>
    </w:rPr>
  </w:style>
  <w:style w:type="paragraph" w:styleId="ListBullet4">
    <w:name w:val="List Bullet 4"/>
    <w:basedOn w:val="Normal"/>
    <w:autoRedefine/>
    <w:rsid w:val="00BB4FD7"/>
    <w:pPr>
      <w:tabs>
        <w:tab w:val="clear" w:pos="2880"/>
        <w:tab w:val="clear" w:pos="9360"/>
        <w:tab w:val="num" w:pos="1440"/>
      </w:tabs>
      <w:ind w:left="1440" w:hanging="360"/>
    </w:pPr>
    <w:rPr>
      <w:rFonts w:ascii="Times New Roman" w:eastAsia="Times New Roman" w:hAnsi="Times New Roman" w:cs="Times New Roman"/>
      <w:szCs w:val="24"/>
      <w:lang w:eastAsia="en-CA"/>
    </w:rPr>
  </w:style>
  <w:style w:type="paragraph" w:styleId="ListContinue">
    <w:name w:val="List Continue"/>
    <w:basedOn w:val="Normal"/>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paragraph" w:styleId="ListContinue2">
    <w:name w:val="List Continue 2"/>
    <w:basedOn w:val="Normal"/>
    <w:rsid w:val="00BB4FD7"/>
    <w:pPr>
      <w:tabs>
        <w:tab w:val="clear" w:pos="2880"/>
        <w:tab w:val="clear" w:pos="9360"/>
      </w:tabs>
      <w:spacing w:after="120"/>
      <w:ind w:left="720"/>
    </w:pPr>
    <w:rPr>
      <w:rFonts w:ascii="Times New Roman" w:eastAsia="Times New Roman" w:hAnsi="Times New Roman" w:cs="Times New Roman"/>
      <w:szCs w:val="24"/>
      <w:lang w:eastAsia="en-CA"/>
    </w:rPr>
  </w:style>
  <w:style w:type="paragraph" w:styleId="ListContinue3">
    <w:name w:val="List Continue 3"/>
    <w:basedOn w:val="Normal"/>
    <w:rsid w:val="00BB4FD7"/>
    <w:pPr>
      <w:tabs>
        <w:tab w:val="clear" w:pos="2880"/>
        <w:tab w:val="clear" w:pos="9360"/>
      </w:tabs>
      <w:spacing w:after="120"/>
      <w:ind w:left="1080"/>
    </w:pPr>
    <w:rPr>
      <w:rFonts w:ascii="Times New Roman" w:eastAsia="Times New Roman" w:hAnsi="Times New Roman" w:cs="Times New Roman"/>
      <w:szCs w:val="24"/>
      <w:lang w:eastAsia="en-CA"/>
    </w:rPr>
  </w:style>
  <w:style w:type="paragraph" w:styleId="ListContinue4">
    <w:name w:val="List Continue 4"/>
    <w:basedOn w:val="Normal"/>
    <w:rsid w:val="00BB4FD7"/>
    <w:pPr>
      <w:tabs>
        <w:tab w:val="clear" w:pos="2880"/>
        <w:tab w:val="clear" w:pos="9360"/>
      </w:tabs>
      <w:spacing w:after="120"/>
      <w:ind w:left="1440"/>
    </w:pPr>
    <w:rPr>
      <w:rFonts w:ascii="Times New Roman" w:eastAsia="Times New Roman" w:hAnsi="Times New Roman" w:cs="Times New Roman"/>
      <w:szCs w:val="24"/>
      <w:lang w:eastAsia="en-CA"/>
    </w:rPr>
  </w:style>
  <w:style w:type="paragraph" w:styleId="ListContinue5">
    <w:name w:val="List Continue 5"/>
    <w:basedOn w:val="Normal"/>
    <w:rsid w:val="00BB4FD7"/>
    <w:pPr>
      <w:tabs>
        <w:tab w:val="clear" w:pos="2880"/>
        <w:tab w:val="clear" w:pos="9360"/>
      </w:tabs>
      <w:spacing w:after="120"/>
      <w:ind w:left="1800"/>
    </w:pPr>
    <w:rPr>
      <w:rFonts w:ascii="Times New Roman" w:eastAsia="Times New Roman" w:hAnsi="Times New Roman" w:cs="Times New Roman"/>
      <w:szCs w:val="24"/>
      <w:lang w:eastAsia="en-CA"/>
    </w:rPr>
  </w:style>
  <w:style w:type="paragraph" w:styleId="BodyText">
    <w:name w:val="Body Text"/>
    <w:basedOn w:val="Normal"/>
    <w:link w:val="BodyTextChar"/>
    <w:rsid w:val="00BB4FD7"/>
    <w:pPr>
      <w:tabs>
        <w:tab w:val="clear" w:pos="2880"/>
        <w:tab w:val="clear" w:pos="9360"/>
      </w:tabs>
      <w:spacing w:after="120"/>
    </w:pPr>
    <w:rPr>
      <w:rFonts w:ascii="Times New Roman" w:eastAsia="Times New Roman" w:hAnsi="Times New Roman" w:cs="Times New Roman"/>
      <w:szCs w:val="24"/>
      <w:lang w:eastAsia="en-CA"/>
    </w:rPr>
  </w:style>
  <w:style w:type="character" w:customStyle="1" w:styleId="BodyTextChar">
    <w:name w:val="Body Text Char"/>
    <w:basedOn w:val="DefaultParagraphFont"/>
    <w:link w:val="BodyText"/>
    <w:rsid w:val="00BB4FD7"/>
    <w:rPr>
      <w:rFonts w:ascii="Times New Roman" w:eastAsia="Times New Roman" w:hAnsi="Times New Roman" w:cs="Times New Roman"/>
      <w:sz w:val="24"/>
      <w:szCs w:val="24"/>
      <w:lang w:eastAsia="en-CA"/>
    </w:rPr>
  </w:style>
  <w:style w:type="paragraph" w:styleId="BodyTextIndent">
    <w:name w:val="Body Text Indent"/>
    <w:basedOn w:val="Normal"/>
    <w:link w:val="BodyTextIndentChar"/>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character" w:customStyle="1" w:styleId="BodyTextIndentChar">
    <w:name w:val="Body Text Indent Char"/>
    <w:basedOn w:val="DefaultParagraphFont"/>
    <w:link w:val="BodyTextIndent"/>
    <w:rsid w:val="00BB4FD7"/>
    <w:rPr>
      <w:rFonts w:ascii="Times New Roman" w:eastAsia="Times New Roman" w:hAnsi="Times New Roman" w:cs="Times New Roman"/>
      <w:sz w:val="24"/>
      <w:szCs w:val="24"/>
      <w:lang w:eastAsia="en-CA"/>
    </w:rPr>
  </w:style>
  <w:style w:type="paragraph" w:customStyle="1" w:styleId="ReferenceLine">
    <w:name w:val="Reference Line"/>
    <w:basedOn w:val="BodyText"/>
    <w:rsid w:val="00BB4FD7"/>
  </w:style>
  <w:style w:type="paragraph" w:styleId="NormalIndent">
    <w:name w:val="Normal Indent"/>
    <w:basedOn w:val="Normal"/>
    <w:rsid w:val="00BB4FD7"/>
    <w:pPr>
      <w:tabs>
        <w:tab w:val="clear" w:pos="2880"/>
        <w:tab w:val="clear" w:pos="9360"/>
      </w:tabs>
      <w:ind w:left="720"/>
    </w:pPr>
    <w:rPr>
      <w:rFonts w:ascii="Times New Roman" w:eastAsia="Times New Roman" w:hAnsi="Times New Roman" w:cs="Times New Roman"/>
      <w:szCs w:val="24"/>
      <w:lang w:eastAsia="en-CA"/>
    </w:rPr>
  </w:style>
  <w:style w:type="character" w:customStyle="1" w:styleId="appheading1Char">
    <w:name w:val="app heading 1 Char"/>
    <w:basedOn w:val="Heading1Char"/>
    <w:link w:val="appheading1"/>
    <w:rsid w:val="00BB4FD7"/>
    <w:rPr>
      <w:rFonts w:ascii="Times New Roman" w:eastAsia="Times New Roman" w:hAnsi="Times New Roman" w:cs="Times New Roman"/>
      <w:b/>
      <w:smallCaps w:val="0"/>
      <w:color w:val="4F81BD" w:themeColor="accent1"/>
      <w:spacing w:val="5"/>
      <w:sz w:val="28"/>
      <w:szCs w:val="28"/>
      <w:lang w:val="en-US"/>
    </w:rPr>
  </w:style>
  <w:style w:type="paragraph" w:styleId="Revision">
    <w:name w:val="Revision"/>
    <w:hidden/>
    <w:uiPriority w:val="99"/>
    <w:semiHidden/>
    <w:rsid w:val="00BB4FD7"/>
    <w:pPr>
      <w:spacing w:after="0" w:line="240" w:lineRule="auto"/>
      <w:jc w:val="left"/>
    </w:pPr>
    <w:rPr>
      <w:rFonts w:ascii="Times New Roman" w:eastAsia="Times New Roman" w:hAnsi="Times New Roman" w:cs="Times New Roman"/>
      <w:sz w:val="24"/>
      <w:szCs w:val="24"/>
      <w:lang w:eastAsia="en-CA"/>
    </w:rPr>
  </w:style>
  <w:style w:type="paragraph" w:customStyle="1" w:styleId="Holos4thlevel">
    <w:name w:val="Holos 4th level"/>
    <w:basedOn w:val="appheading4"/>
    <w:link w:val="Holos4thlevelChar"/>
    <w:qFormat/>
    <w:rsid w:val="00BB4FD7"/>
  </w:style>
  <w:style w:type="paragraph" w:customStyle="1" w:styleId="Holos3rdlevel">
    <w:name w:val="Holos 3rd level"/>
    <w:basedOn w:val="appheading3"/>
    <w:link w:val="Holos3rdlevelChar"/>
    <w:qFormat/>
    <w:rsid w:val="00BB4FD7"/>
    <w:pPr>
      <w:keepLines/>
    </w:pPr>
  </w:style>
  <w:style w:type="character" w:customStyle="1" w:styleId="appheading4Char">
    <w:name w:val="app heading 4 Char"/>
    <w:basedOn w:val="Heading4Char"/>
    <w:link w:val="appheading4"/>
    <w:rsid w:val="00AF5DD2"/>
    <w:rPr>
      <w:rFonts w:ascii="Times New Roman" w:eastAsia="Times New Roman" w:hAnsi="Times New Roman" w:cs="Times New Roman"/>
      <w:b/>
      <w:bCs/>
      <w:i/>
      <w:smallCaps w:val="0"/>
      <w:spacing w:val="10"/>
      <w:sz w:val="22"/>
      <w:szCs w:val="22"/>
      <w:lang w:val="en-US"/>
    </w:rPr>
  </w:style>
  <w:style w:type="character" w:customStyle="1" w:styleId="Holos4thlevelChar">
    <w:name w:val="Holos 4th level Char"/>
    <w:basedOn w:val="appheading4Char"/>
    <w:link w:val="Holos4thlevel"/>
    <w:rsid w:val="00BB4FD7"/>
    <w:rPr>
      <w:rFonts w:ascii="Times New Roman" w:eastAsia="Times New Roman" w:hAnsi="Times New Roman" w:cs="Times New Roman"/>
      <w:b/>
      <w:bCs/>
      <w:i/>
      <w:smallCaps w:val="0"/>
      <w:spacing w:val="10"/>
      <w:sz w:val="22"/>
      <w:szCs w:val="22"/>
      <w:lang w:val="en-US"/>
    </w:rPr>
  </w:style>
  <w:style w:type="character" w:customStyle="1" w:styleId="appheading3Char">
    <w:name w:val="app heading 3 Char"/>
    <w:basedOn w:val="Heading3Char"/>
    <w:link w:val="appheading3"/>
    <w:rsid w:val="00354D3B"/>
    <w:rPr>
      <w:rFonts w:ascii="Times New Roman" w:eastAsia="Times New Roman" w:hAnsi="Times New Roman" w:cs="Arial"/>
      <w:b/>
      <w:bCs/>
      <w:smallCaps w:val="0"/>
      <w:color w:val="4F81BD" w:themeColor="accent1"/>
      <w:spacing w:val="5"/>
      <w:sz w:val="24"/>
      <w:szCs w:val="26"/>
      <w:lang w:val="en-US"/>
    </w:rPr>
  </w:style>
  <w:style w:type="character" w:customStyle="1" w:styleId="Holos3rdlevelChar">
    <w:name w:val="Holos 3rd level Char"/>
    <w:basedOn w:val="appheading3Char"/>
    <w:link w:val="Holos3rdlevel"/>
    <w:rsid w:val="00BB4FD7"/>
    <w:rPr>
      <w:rFonts w:ascii="Times New Roman" w:eastAsia="Times New Roman" w:hAnsi="Times New Roman" w:cs="Arial"/>
      <w:b/>
      <w:bCs/>
      <w:smallCaps w:val="0"/>
      <w:color w:val="4F81BD" w:themeColor="accent1"/>
      <w:spacing w:val="5"/>
      <w:sz w:val="24"/>
      <w:szCs w:val="26"/>
      <w:lang w:val="en-US"/>
    </w:rPr>
  </w:style>
  <w:style w:type="table" w:customStyle="1" w:styleId="TableGrid1">
    <w:name w:val="Table Grid1"/>
    <w:basedOn w:val="TableNormal"/>
    <w:next w:val="TableGrid"/>
    <w:uiPriority w:val="59"/>
    <w:rsid w:val="00EA1BC5"/>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03EAB"/>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D66CF"/>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96DA0"/>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816F7"/>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9A7599"/>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53C6"/>
    <w:pPr>
      <w:spacing w:before="0"/>
    </w:pPr>
    <w:rPr>
      <w:sz w:val="20"/>
    </w:rPr>
  </w:style>
  <w:style w:type="character" w:customStyle="1" w:styleId="EndnoteTextChar">
    <w:name w:val="Endnote Text Char"/>
    <w:basedOn w:val="DefaultParagraphFont"/>
    <w:link w:val="EndnoteText"/>
    <w:uiPriority w:val="99"/>
    <w:semiHidden/>
    <w:rsid w:val="002653C6"/>
  </w:style>
  <w:style w:type="character" w:styleId="EndnoteReference">
    <w:name w:val="endnote reference"/>
    <w:basedOn w:val="DefaultParagraphFont"/>
    <w:uiPriority w:val="99"/>
    <w:semiHidden/>
    <w:unhideWhenUsed/>
    <w:rsid w:val="002653C6"/>
    <w:rPr>
      <w:vertAlign w:val="superscript"/>
    </w:rPr>
  </w:style>
  <w:style w:type="character" w:styleId="FootnoteReference">
    <w:name w:val="footnote reference"/>
    <w:basedOn w:val="DefaultParagraphFont"/>
    <w:uiPriority w:val="99"/>
    <w:semiHidden/>
    <w:unhideWhenUsed/>
    <w:rsid w:val="002653C6"/>
    <w:rPr>
      <w:vertAlign w:val="superscript"/>
    </w:rPr>
  </w:style>
  <w:style w:type="paragraph" w:customStyle="1" w:styleId="msonormal0">
    <w:name w:val="msonormal"/>
    <w:basedOn w:val="Normal"/>
    <w:rsid w:val="005E6480"/>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paragraph" w:customStyle="1" w:styleId="xl65">
    <w:name w:val="xl65"/>
    <w:basedOn w:val="Normal"/>
    <w:rsid w:val="005E6480"/>
    <w:pPr>
      <w:pBdr>
        <w:left w:val="single" w:sz="8"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acopre">
    <w:name w:val="acopre"/>
    <w:basedOn w:val="DefaultParagraphFont"/>
    <w:rsid w:val="00016C9D"/>
  </w:style>
  <w:style w:type="paragraph" w:customStyle="1" w:styleId="xl9377">
    <w:name w:val="xl937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78">
    <w:name w:val="xl937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79">
    <w:name w:val="xl9379"/>
    <w:basedOn w:val="Normal"/>
    <w:rsid w:val="00697A00"/>
    <w:pPr>
      <w:pBdr>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0">
    <w:name w:val="xl9380"/>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1">
    <w:name w:val="xl938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color w:val="C00000"/>
      <w:sz w:val="28"/>
      <w:szCs w:val="28"/>
      <w:u w:val="single"/>
      <w:lang w:eastAsia="en-CA"/>
    </w:rPr>
  </w:style>
  <w:style w:type="paragraph" w:customStyle="1" w:styleId="xl9382">
    <w:name w:val="xl9382"/>
    <w:basedOn w:val="Normal"/>
    <w:rsid w:val="00697A00"/>
    <w:pPr>
      <w:pBdr>
        <w:top w:val="single" w:sz="12" w:space="0" w:color="auto"/>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383">
    <w:name w:val="xl9383"/>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4">
    <w:name w:val="xl9384"/>
    <w:basedOn w:val="Normal"/>
    <w:rsid w:val="00697A00"/>
    <w:pPr>
      <w:pBdr>
        <w:top w:val="single" w:sz="4"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5">
    <w:name w:val="xl9385"/>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6">
    <w:name w:val="xl9386"/>
    <w:basedOn w:val="Normal"/>
    <w:rsid w:val="00697A00"/>
    <w:pPr>
      <w:pBdr>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7">
    <w:name w:val="xl9387"/>
    <w:basedOn w:val="Normal"/>
    <w:rsid w:val="00697A00"/>
    <w:pPr>
      <w:pBdr>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8">
    <w:name w:val="xl9388"/>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9">
    <w:name w:val="xl9389"/>
    <w:basedOn w:val="Normal"/>
    <w:rsid w:val="00697A00"/>
    <w:pPr>
      <w:pBdr>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390">
    <w:name w:val="xl9390"/>
    <w:basedOn w:val="Normal"/>
    <w:rsid w:val="00697A00"/>
    <w:pPr>
      <w:pBdr>
        <w:top w:val="single" w:sz="4" w:space="0" w:color="auto"/>
        <w:left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1">
    <w:name w:val="xl9391"/>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2">
    <w:name w:val="xl9392"/>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3">
    <w:name w:val="xl9393"/>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94">
    <w:name w:val="xl9394"/>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5">
    <w:name w:val="xl9395"/>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6">
    <w:name w:val="xl9396"/>
    <w:basedOn w:val="Normal"/>
    <w:rsid w:val="00697A00"/>
    <w:pPr>
      <w:pBdr>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7">
    <w:name w:val="xl9397"/>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98">
    <w:name w:val="xl9398"/>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399">
    <w:name w:val="xl9399"/>
    <w:basedOn w:val="Normal"/>
    <w:rsid w:val="00697A00"/>
    <w:pPr>
      <w:pBdr>
        <w:top w:val="single" w:sz="12"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0">
    <w:name w:val="xl9400"/>
    <w:basedOn w:val="Normal"/>
    <w:rsid w:val="00697A00"/>
    <w:pPr>
      <w:pBdr>
        <w:top w:val="single" w:sz="8"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1">
    <w:name w:val="xl9401"/>
    <w:basedOn w:val="Normal"/>
    <w:rsid w:val="00697A00"/>
    <w:pPr>
      <w:pBdr>
        <w:top w:val="single" w:sz="12" w:space="0" w:color="auto"/>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02">
    <w:name w:val="xl9402"/>
    <w:basedOn w:val="Normal"/>
    <w:rsid w:val="00697A00"/>
    <w:pPr>
      <w:pBdr>
        <w:top w:val="single" w:sz="12"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3">
    <w:name w:val="xl9403"/>
    <w:basedOn w:val="Normal"/>
    <w:rsid w:val="00697A00"/>
    <w:pPr>
      <w:pBdr>
        <w:top w:val="single" w:sz="12"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4">
    <w:name w:val="xl9404"/>
    <w:basedOn w:val="Normal"/>
    <w:rsid w:val="00697A00"/>
    <w:pPr>
      <w:pBdr>
        <w:top w:val="single" w:sz="4" w:space="0" w:color="auto"/>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5">
    <w:name w:val="xl9405"/>
    <w:basedOn w:val="Normal"/>
    <w:rsid w:val="00697A00"/>
    <w:pPr>
      <w:pBdr>
        <w:top w:val="single" w:sz="12" w:space="0" w:color="auto"/>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06">
    <w:name w:val="xl9406"/>
    <w:basedOn w:val="Normal"/>
    <w:rsid w:val="00697A00"/>
    <w:pPr>
      <w:pBdr>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07">
    <w:name w:val="xl940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9408">
    <w:name w:val="xl9408"/>
    <w:basedOn w:val="Normal"/>
    <w:rsid w:val="00697A00"/>
    <w:pPr>
      <w:pBdr>
        <w:top w:val="single" w:sz="8"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9">
    <w:name w:val="xl9409"/>
    <w:basedOn w:val="Normal"/>
    <w:rsid w:val="00697A00"/>
    <w:pPr>
      <w:pBdr>
        <w:top w:val="single" w:sz="12"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10">
    <w:name w:val="xl9410"/>
    <w:basedOn w:val="Normal"/>
    <w:rsid w:val="00697A00"/>
    <w:pPr>
      <w:pBdr>
        <w:top w:val="single" w:sz="4" w:space="0" w:color="auto"/>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1">
    <w:name w:val="xl9411"/>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2">
    <w:name w:val="xl9412"/>
    <w:basedOn w:val="Normal"/>
    <w:rsid w:val="00697A00"/>
    <w:pPr>
      <w:pBdr>
        <w:top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13">
    <w:name w:val="xl9413"/>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4">
    <w:name w:val="xl941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5">
    <w:name w:val="xl9415"/>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6">
    <w:name w:val="xl9416"/>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7">
    <w:name w:val="xl9417"/>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18">
    <w:name w:val="xl9418"/>
    <w:basedOn w:val="Normal"/>
    <w:rsid w:val="00697A00"/>
    <w:pP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9">
    <w:name w:val="xl941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0">
    <w:name w:val="xl942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421">
    <w:name w:val="xl9421"/>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2">
    <w:name w:val="xl9422"/>
    <w:basedOn w:val="Normal"/>
    <w:rsid w:val="00697A00"/>
    <w:pPr>
      <w:pBdr>
        <w:top w:val="single" w:sz="12"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3">
    <w:name w:val="xl9423"/>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4">
    <w:name w:val="xl942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5">
    <w:name w:val="xl9425"/>
    <w:basedOn w:val="Normal"/>
    <w:rsid w:val="00697A00"/>
    <w:pPr>
      <w:pBdr>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26">
    <w:name w:val="xl9426"/>
    <w:basedOn w:val="Normal"/>
    <w:rsid w:val="00697A00"/>
    <w:pPr>
      <w:pBdr>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7">
    <w:name w:val="xl9427"/>
    <w:basedOn w:val="Normal"/>
    <w:rsid w:val="00697A00"/>
    <w:pPr>
      <w:pBdr>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8">
    <w:name w:val="xl9428"/>
    <w:basedOn w:val="Normal"/>
    <w:rsid w:val="00697A00"/>
    <w:pPr>
      <w:pBdr>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9">
    <w:name w:val="xl9429"/>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0">
    <w:name w:val="xl9430"/>
    <w:basedOn w:val="Normal"/>
    <w:rsid w:val="00697A00"/>
    <w:pPr>
      <w:pBdr>
        <w:top w:val="single" w:sz="4" w:space="0" w:color="auto"/>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1">
    <w:name w:val="xl9431"/>
    <w:basedOn w:val="Normal"/>
    <w:rsid w:val="00697A00"/>
    <w:pPr>
      <w:pBdr>
        <w:top w:val="single" w:sz="4" w:space="0" w:color="auto"/>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2">
    <w:name w:val="xl9432"/>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3">
    <w:name w:val="xl9433"/>
    <w:basedOn w:val="Normal"/>
    <w:rsid w:val="00697A00"/>
    <w:pPr>
      <w:pBdr>
        <w:top w:val="single" w:sz="4"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4">
    <w:name w:val="xl9434"/>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5">
    <w:name w:val="xl9435"/>
    <w:basedOn w:val="Normal"/>
    <w:rsid w:val="00697A00"/>
    <w:pPr>
      <w:pBdr>
        <w:top w:val="single" w:sz="4"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6">
    <w:name w:val="xl9436"/>
    <w:basedOn w:val="Normal"/>
    <w:rsid w:val="00697A00"/>
    <w:pPr>
      <w:pBdr>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7">
    <w:name w:val="xl9437"/>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8">
    <w:name w:val="xl9438"/>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9">
    <w:name w:val="xl9439"/>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0">
    <w:name w:val="xl9440"/>
    <w:basedOn w:val="Normal"/>
    <w:rsid w:val="00697A00"/>
    <w:pPr>
      <w:pBdr>
        <w:top w:val="single" w:sz="12" w:space="0" w:color="auto"/>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1">
    <w:name w:val="xl9441"/>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2">
    <w:name w:val="xl9442"/>
    <w:basedOn w:val="Normal"/>
    <w:rsid w:val="00697A00"/>
    <w:pPr>
      <w:pBdr>
        <w:top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3">
    <w:name w:val="xl9443"/>
    <w:basedOn w:val="Normal"/>
    <w:rsid w:val="00697A00"/>
    <w:pPr>
      <w:pBdr>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4">
    <w:name w:val="xl9444"/>
    <w:basedOn w:val="Normal"/>
    <w:rsid w:val="00697A00"/>
    <w:pPr>
      <w:pBdr>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5">
    <w:name w:val="xl9445"/>
    <w:basedOn w:val="Normal"/>
    <w:rsid w:val="00697A00"/>
    <w:pPr>
      <w:pBdr>
        <w:top w:val="single" w:sz="4"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6">
    <w:name w:val="xl944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7">
    <w:name w:val="xl9447"/>
    <w:basedOn w:val="Normal"/>
    <w:rsid w:val="00697A00"/>
    <w:pPr>
      <w:pBdr>
        <w:top w:val="single" w:sz="4"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8">
    <w:name w:val="xl9448"/>
    <w:basedOn w:val="Normal"/>
    <w:rsid w:val="00697A00"/>
    <w:pPr>
      <w:pBdr>
        <w:top w:val="single" w:sz="4" w:space="0" w:color="auto"/>
        <w:left w:val="single" w:sz="12"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9">
    <w:name w:val="xl9449"/>
    <w:basedOn w:val="Normal"/>
    <w:rsid w:val="00697A00"/>
    <w:pPr>
      <w:pBdr>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0">
    <w:name w:val="xl9450"/>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1">
    <w:name w:val="xl9451"/>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2">
    <w:name w:val="xl9452"/>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3">
    <w:name w:val="xl9453"/>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4">
    <w:name w:val="xl9454"/>
    <w:basedOn w:val="Normal"/>
    <w:rsid w:val="00697A00"/>
    <w:pPr>
      <w:pBdr>
        <w:top w:val="single" w:sz="12"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5">
    <w:name w:val="xl9455"/>
    <w:basedOn w:val="Normal"/>
    <w:rsid w:val="00697A00"/>
    <w:pPr>
      <w:pBdr>
        <w:top w:val="single" w:sz="12" w:space="0" w:color="auto"/>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6">
    <w:name w:val="xl9456"/>
    <w:basedOn w:val="Normal"/>
    <w:rsid w:val="00697A00"/>
    <w:pPr>
      <w:pBdr>
        <w:top w:val="single" w:sz="12"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7">
    <w:name w:val="xl9457"/>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8">
    <w:name w:val="xl945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459">
    <w:name w:val="xl9459"/>
    <w:basedOn w:val="Normal"/>
    <w:rsid w:val="00697A00"/>
    <w:pPr>
      <w:pBdr>
        <w:top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0">
    <w:name w:val="xl9460"/>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1">
    <w:name w:val="xl946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u w:val="single"/>
      <w:lang w:eastAsia="en-CA"/>
    </w:rPr>
  </w:style>
  <w:style w:type="paragraph" w:customStyle="1" w:styleId="xl9462">
    <w:name w:val="xl9462"/>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63">
    <w:name w:val="xl9463"/>
    <w:basedOn w:val="Normal"/>
    <w:rsid w:val="00697A00"/>
    <w:pPr>
      <w:pBdr>
        <w:left w:val="single" w:sz="12"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64">
    <w:name w:val="xl9464"/>
    <w:basedOn w:val="Normal"/>
    <w:rsid w:val="00697A00"/>
    <w:pPr>
      <w:pBdr>
        <w:top w:val="single" w:sz="12"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5">
    <w:name w:val="xl9465"/>
    <w:basedOn w:val="Normal"/>
    <w:rsid w:val="00697A00"/>
    <w:pPr>
      <w:pBdr>
        <w:top w:val="single" w:sz="12"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6">
    <w:name w:val="xl9466"/>
    <w:basedOn w:val="Normal"/>
    <w:rsid w:val="00697A00"/>
    <w:pPr>
      <w:pBdr>
        <w:top w:val="single" w:sz="4" w:space="0" w:color="auto"/>
        <w:left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7">
    <w:name w:val="xl9467"/>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8">
    <w:name w:val="xl9468"/>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69">
    <w:name w:val="xl9469"/>
    <w:basedOn w:val="Normal"/>
    <w:rsid w:val="00697A00"/>
    <w:pPr>
      <w:pBdr>
        <w:top w:val="single" w:sz="4" w:space="0" w:color="auto"/>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0">
    <w:name w:val="xl947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color w:val="7030A0"/>
      <w:szCs w:val="24"/>
      <w:lang w:eastAsia="en-CA"/>
    </w:rPr>
  </w:style>
  <w:style w:type="paragraph" w:customStyle="1" w:styleId="xl9471">
    <w:name w:val="xl9471"/>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2">
    <w:name w:val="xl9472"/>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3">
    <w:name w:val="xl9473"/>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4">
    <w:name w:val="xl9474"/>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5">
    <w:name w:val="xl9475"/>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6">
    <w:name w:val="xl9476"/>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7">
    <w:name w:val="xl9477"/>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8">
    <w:name w:val="xl9478"/>
    <w:basedOn w:val="Normal"/>
    <w:rsid w:val="00697A00"/>
    <w:pPr>
      <w:pBdr>
        <w:top w:val="single" w:sz="12" w:space="0" w:color="auto"/>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9">
    <w:name w:val="xl9479"/>
    <w:basedOn w:val="Normal"/>
    <w:rsid w:val="00697A00"/>
    <w:pPr>
      <w:pBdr>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0">
    <w:name w:val="xl9480"/>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1">
    <w:name w:val="xl9481"/>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82">
    <w:name w:val="xl9482"/>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83">
    <w:name w:val="xl9483"/>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FF0000"/>
      <w:szCs w:val="24"/>
      <w:lang w:eastAsia="en-CA"/>
    </w:rPr>
  </w:style>
  <w:style w:type="paragraph" w:customStyle="1" w:styleId="xl9484">
    <w:name w:val="xl9484"/>
    <w:basedOn w:val="Normal"/>
    <w:rsid w:val="00697A00"/>
    <w:pPr>
      <w:pBdr>
        <w:top w:val="single" w:sz="4"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5">
    <w:name w:val="xl9485"/>
    <w:basedOn w:val="Normal"/>
    <w:rsid w:val="00697A00"/>
    <w:pPr>
      <w:pBdr>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6">
    <w:name w:val="xl9486"/>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7030A0"/>
      <w:szCs w:val="24"/>
      <w:lang w:eastAsia="en-CA"/>
    </w:rPr>
  </w:style>
  <w:style w:type="paragraph" w:customStyle="1" w:styleId="xl9487">
    <w:name w:val="xl9487"/>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8">
    <w:name w:val="xl9488"/>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9">
    <w:name w:val="xl948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 w:val="32"/>
      <w:szCs w:val="32"/>
      <w:lang w:eastAsia="en-CA"/>
    </w:rPr>
  </w:style>
  <w:style w:type="paragraph" w:customStyle="1" w:styleId="xl9490">
    <w:name w:val="xl9490"/>
    <w:basedOn w:val="Normal"/>
    <w:rsid w:val="00697A00"/>
    <w:pPr>
      <w:pBdr>
        <w:top w:val="single" w:sz="4" w:space="0" w:color="auto"/>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1">
    <w:name w:val="xl9491"/>
    <w:basedOn w:val="Normal"/>
    <w:rsid w:val="00697A00"/>
    <w:pPr>
      <w:pBdr>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2">
    <w:name w:val="xl9492"/>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93">
    <w:name w:val="xl9493"/>
    <w:basedOn w:val="Normal"/>
    <w:rsid w:val="00697A00"/>
    <w:pPr>
      <w:pBdr>
        <w:top w:val="single" w:sz="8"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94">
    <w:name w:val="xl9494"/>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5">
    <w:name w:val="xl9495"/>
    <w:basedOn w:val="Normal"/>
    <w:rsid w:val="00697A00"/>
    <w:pPr>
      <w:pBdr>
        <w:top w:val="single" w:sz="4" w:space="0" w:color="auto"/>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6">
    <w:name w:val="xl9496"/>
    <w:basedOn w:val="Normal"/>
    <w:rsid w:val="00697A00"/>
    <w:pPr>
      <w:pBdr>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7">
    <w:name w:val="xl9497"/>
    <w:basedOn w:val="Normal"/>
    <w:rsid w:val="00697A00"/>
    <w:pPr>
      <w:pBdr>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8">
    <w:name w:val="xl9498"/>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9">
    <w:name w:val="xl9499"/>
    <w:basedOn w:val="Normal"/>
    <w:rsid w:val="00697A00"/>
    <w:pPr>
      <w:pBdr>
        <w:top w:val="single" w:sz="8"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0">
    <w:name w:val="xl950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1">
    <w:name w:val="xl9501"/>
    <w:basedOn w:val="Normal"/>
    <w:rsid w:val="00697A00"/>
    <w:pPr>
      <w:pBdr>
        <w:top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2">
    <w:name w:val="xl9502"/>
    <w:basedOn w:val="Normal"/>
    <w:rsid w:val="00697A00"/>
    <w:pPr>
      <w:pBdr>
        <w:top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3">
    <w:name w:val="xl9503"/>
    <w:basedOn w:val="Normal"/>
    <w:rsid w:val="00697A00"/>
    <w:pPr>
      <w:pBdr>
        <w:top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4">
    <w:name w:val="xl9504"/>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5">
    <w:name w:val="xl9505"/>
    <w:basedOn w:val="Normal"/>
    <w:rsid w:val="00697A00"/>
    <w:pPr>
      <w:pBdr>
        <w:top w:val="single" w:sz="12"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6">
    <w:name w:val="xl9506"/>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7">
    <w:name w:val="xl9507"/>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8">
    <w:name w:val="xl9508"/>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9">
    <w:name w:val="xl9509"/>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0">
    <w:name w:val="xl9510"/>
    <w:basedOn w:val="Normal"/>
    <w:rsid w:val="00697A00"/>
    <w:pPr>
      <w:pBdr>
        <w:top w:val="single" w:sz="12" w:space="0" w:color="auto"/>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1">
    <w:name w:val="xl9511"/>
    <w:basedOn w:val="Normal"/>
    <w:rsid w:val="00697A00"/>
    <w:pPr>
      <w:pBdr>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2">
    <w:name w:val="xl9512"/>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3">
    <w:name w:val="xl9513"/>
    <w:basedOn w:val="Normal"/>
    <w:rsid w:val="00697A00"/>
    <w:pPr>
      <w:pBdr>
        <w:top w:val="single" w:sz="12"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4">
    <w:name w:val="xl9514"/>
    <w:basedOn w:val="Normal"/>
    <w:rsid w:val="00697A00"/>
    <w:pPr>
      <w:pBdr>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5">
    <w:name w:val="xl9515"/>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6">
    <w:name w:val="xl9516"/>
    <w:basedOn w:val="Normal"/>
    <w:rsid w:val="00697A00"/>
    <w:pPr>
      <w:pBdr>
        <w:top w:val="single" w:sz="12" w:space="0" w:color="auto"/>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7">
    <w:name w:val="xl9517"/>
    <w:basedOn w:val="Normal"/>
    <w:rsid w:val="00697A00"/>
    <w:pPr>
      <w:pBdr>
        <w:top w:val="single" w:sz="8"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8">
    <w:name w:val="xl9518"/>
    <w:basedOn w:val="Normal"/>
    <w:rsid w:val="00697A00"/>
    <w:pPr>
      <w:pBdr>
        <w:top w:val="single" w:sz="4" w:space="0" w:color="auto"/>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9">
    <w:name w:val="xl9519"/>
    <w:basedOn w:val="Normal"/>
    <w:rsid w:val="00697A00"/>
    <w:pPr>
      <w:pBdr>
        <w:top w:val="single" w:sz="4"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0">
    <w:name w:val="xl9520"/>
    <w:basedOn w:val="Normal"/>
    <w:rsid w:val="00697A00"/>
    <w:pPr>
      <w:pBdr>
        <w:top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1">
    <w:name w:val="xl9521"/>
    <w:basedOn w:val="Normal"/>
    <w:rsid w:val="00697A00"/>
    <w:pPr>
      <w:pBdr>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2">
    <w:name w:val="xl9522"/>
    <w:basedOn w:val="Normal"/>
    <w:rsid w:val="00697A00"/>
    <w:pPr>
      <w:pBdr>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3">
    <w:name w:val="xl9523"/>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4">
    <w:name w:val="xl9524"/>
    <w:basedOn w:val="Normal"/>
    <w:rsid w:val="00697A00"/>
    <w:pPr>
      <w:pBdr>
        <w:top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5">
    <w:name w:val="xl9525"/>
    <w:basedOn w:val="Normal"/>
    <w:rsid w:val="00697A00"/>
    <w:pPr>
      <w:pBdr>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6">
    <w:name w:val="xl9526"/>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7">
    <w:name w:val="xl9527"/>
    <w:basedOn w:val="Normal"/>
    <w:rsid w:val="00697A00"/>
    <w:pPr>
      <w:pBdr>
        <w:top w:val="single" w:sz="12"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8">
    <w:name w:val="xl9528"/>
    <w:basedOn w:val="Normal"/>
    <w:rsid w:val="00697A00"/>
    <w:pPr>
      <w:pBdr>
        <w:top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9">
    <w:name w:val="xl9529"/>
    <w:basedOn w:val="Normal"/>
    <w:rsid w:val="00697A00"/>
    <w:pPr>
      <w:pBdr>
        <w:top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0">
    <w:name w:val="xl9530"/>
    <w:basedOn w:val="Normal"/>
    <w:rsid w:val="00697A00"/>
    <w:pPr>
      <w:pBdr>
        <w:top w:val="single" w:sz="12"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531">
    <w:name w:val="xl9531"/>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2">
    <w:name w:val="xl9532"/>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3">
    <w:name w:val="xl9533"/>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4">
    <w:name w:val="xl9534"/>
    <w:basedOn w:val="Normal"/>
    <w:rsid w:val="00697A00"/>
    <w:pPr>
      <w:pBdr>
        <w:right w:val="single" w:sz="12" w:space="0" w:color="auto"/>
      </w:pBdr>
      <w:shd w:val="clear" w:color="000000" w:fill="000000"/>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535">
    <w:name w:val="xl953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6">
    <w:name w:val="xl953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7">
    <w:name w:val="xl9537"/>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8">
    <w:name w:val="xl9538"/>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39">
    <w:name w:val="xl953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0000"/>
      <w:szCs w:val="24"/>
      <w:lang w:eastAsia="en-CA"/>
    </w:rPr>
  </w:style>
  <w:style w:type="paragraph" w:customStyle="1" w:styleId="xl9540">
    <w:name w:val="xl954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FF0000"/>
      <w:sz w:val="20"/>
      <w:u w:val="single"/>
      <w:lang w:eastAsia="en-CA"/>
    </w:rPr>
  </w:style>
  <w:style w:type="paragraph" w:customStyle="1" w:styleId="xl9541">
    <w:name w:val="xl9541"/>
    <w:basedOn w:val="Normal"/>
    <w:rsid w:val="00697A00"/>
    <w:pPr>
      <w:pBdr>
        <w:left w:val="single" w:sz="8"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2">
    <w:name w:val="xl9542"/>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3">
    <w:name w:val="xl9543"/>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544">
    <w:name w:val="xl9544"/>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5">
    <w:name w:val="xl954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6">
    <w:name w:val="xl9546"/>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47">
    <w:name w:val="xl9547"/>
    <w:basedOn w:val="Normal"/>
    <w:rsid w:val="00697A00"/>
    <w:pPr>
      <w:pBdr>
        <w:top w:val="single" w:sz="12"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8">
    <w:name w:val="xl9548"/>
    <w:basedOn w:val="Normal"/>
    <w:rsid w:val="00697A00"/>
    <w:pPr>
      <w:pBdr>
        <w:top w:val="single" w:sz="12"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9">
    <w:name w:val="xl9549"/>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C00000"/>
      <w:sz w:val="32"/>
      <w:szCs w:val="32"/>
      <w:u w:val="single"/>
      <w:lang w:eastAsia="en-CA"/>
    </w:rPr>
  </w:style>
  <w:style w:type="table" w:styleId="LightShading">
    <w:name w:val="Light Shading"/>
    <w:basedOn w:val="TableNormal"/>
    <w:uiPriority w:val="60"/>
    <w:rsid w:val="00697A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we-math-mathml-inline">
    <w:name w:val="mwe-math-mathml-inline"/>
    <w:basedOn w:val="DefaultParagraphFont"/>
    <w:rsid w:val="00C10916"/>
  </w:style>
  <w:style w:type="character" w:customStyle="1" w:styleId="chemf">
    <w:name w:val="chemf"/>
    <w:basedOn w:val="DefaultParagraphFont"/>
    <w:rsid w:val="00C10916"/>
  </w:style>
  <w:style w:type="table" w:customStyle="1" w:styleId="Grilledutableau1">
    <w:name w:val="Grille du tableau1"/>
    <w:basedOn w:val="TableNormal"/>
    <w:next w:val="TableGrid"/>
    <w:uiPriority w:val="39"/>
    <w:rsid w:val="009D3741"/>
    <w:pPr>
      <w:spacing w:after="0" w:line="240" w:lineRule="auto"/>
      <w:jc w:val="left"/>
    </w:pPr>
    <w:rPr>
      <w:rFonts w:eastAsiaTheme="minorHAnsi"/>
      <w:sz w:val="22"/>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7110CF"/>
    <w:pPr>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64">
    <w:name w:val="xl64"/>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1">
    <w:name w:val="xl91"/>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92">
    <w:name w:val="xl92"/>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
    <w:name w:val="xl93"/>
    <w:basedOn w:val="Normal"/>
    <w:rsid w:val="007110CF"/>
    <w:pPr>
      <w:pBdr>
        <w:top w:val="single" w:sz="4" w:space="0" w:color="D9D9D9"/>
        <w:left w:val="single" w:sz="8" w:space="0" w:color="auto"/>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
    <w:name w:val="xl94"/>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5">
    <w:name w:val="xl95"/>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96">
    <w:name w:val="xl96"/>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7">
    <w:name w:val="xl97"/>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8">
    <w:name w:val="xl98"/>
    <w:basedOn w:val="Normal"/>
    <w:rsid w:val="007110CF"/>
    <w:pPr>
      <w:shd w:val="clear" w:color="000000" w:fill="FFFF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9">
    <w:name w:val="xl99"/>
    <w:basedOn w:val="Normal"/>
    <w:rsid w:val="007110CF"/>
    <w:pP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0">
    <w:name w:val="xl10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1">
    <w:name w:val="xl101"/>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2">
    <w:name w:val="xl102"/>
    <w:basedOn w:val="Normal"/>
    <w:rsid w:val="007110CF"/>
    <w:pPr>
      <w:tabs>
        <w:tab w:val="clear" w:pos="2880"/>
        <w:tab w:val="clear" w:pos="9360"/>
      </w:tabs>
      <w:spacing w:before="100" w:beforeAutospacing="1" w:after="100" w:afterAutospacing="1"/>
      <w:textAlignment w:val="center"/>
    </w:pPr>
    <w:rPr>
      <w:rFonts w:ascii="Cambria" w:eastAsia="Times New Roman" w:hAnsi="Cambria" w:cs="Times New Roman"/>
      <w:szCs w:val="24"/>
      <w:lang w:eastAsia="en-CA"/>
    </w:rPr>
  </w:style>
  <w:style w:type="paragraph" w:customStyle="1" w:styleId="xl103">
    <w:name w:val="xl10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4">
    <w:name w:val="xl104"/>
    <w:basedOn w:val="Normal"/>
    <w:rsid w:val="007110CF"/>
    <w:pPr>
      <w:pBdr>
        <w:left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5">
    <w:name w:val="xl105"/>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6">
    <w:name w:val="xl106"/>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7">
    <w:name w:val="xl107"/>
    <w:basedOn w:val="Normal"/>
    <w:rsid w:val="007110CF"/>
    <w:pPr>
      <w:tabs>
        <w:tab w:val="clear" w:pos="2880"/>
        <w:tab w:val="clear" w:pos="9360"/>
      </w:tabs>
      <w:spacing w:before="100" w:beforeAutospacing="1" w:after="100" w:afterAutospacing="1"/>
      <w:jc w:val="center"/>
      <w:textAlignment w:val="center"/>
    </w:pPr>
    <w:rPr>
      <w:rFonts w:ascii="Cambria" w:eastAsia="Times New Roman" w:hAnsi="Cambria" w:cs="Times New Roman"/>
      <w:szCs w:val="24"/>
      <w:lang w:eastAsia="en-CA"/>
    </w:rPr>
  </w:style>
  <w:style w:type="paragraph" w:customStyle="1" w:styleId="xl108">
    <w:name w:val="xl108"/>
    <w:basedOn w:val="Normal"/>
    <w:rsid w:val="007110CF"/>
    <w:pPr>
      <w:pBdr>
        <w:top w:val="single" w:sz="4" w:space="0" w:color="D9D9D9"/>
        <w:left w:val="single" w:sz="4" w:space="0" w:color="D9D9D9"/>
        <w:bottom w:val="single" w:sz="4" w:space="0" w:color="D9D9D9"/>
        <w:right w:val="single" w:sz="4" w:space="0" w:color="D9D9D9"/>
      </w:pBdr>
      <w:shd w:val="clear" w:color="000000" w:fill="FFFF00"/>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9">
    <w:name w:val="xl109"/>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0">
    <w:name w:val="xl11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right"/>
    </w:pPr>
    <w:rPr>
      <w:rFonts w:ascii="Times New Roman" w:eastAsia="Times New Roman" w:hAnsi="Times New Roman" w:cs="Times New Roman"/>
      <w:color w:val="006100"/>
      <w:szCs w:val="24"/>
      <w:lang w:eastAsia="en-CA"/>
    </w:rPr>
  </w:style>
  <w:style w:type="paragraph" w:customStyle="1" w:styleId="xl111">
    <w:name w:val="xl111"/>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2">
    <w:name w:val="xl112"/>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3">
    <w:name w:val="xl11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4">
    <w:name w:val="xl114"/>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5">
    <w:name w:val="xl115"/>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6">
    <w:name w:val="xl116"/>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7">
    <w:name w:val="xl117"/>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8">
    <w:name w:val="xl118"/>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9">
    <w:name w:val="xl119"/>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0">
    <w:name w:val="xl120"/>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1">
    <w:name w:val="xl121"/>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2">
    <w:name w:val="xl122"/>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3">
    <w:name w:val="xl123"/>
    <w:basedOn w:val="Normal"/>
    <w:rsid w:val="007110CF"/>
    <w:pPr>
      <w:pBdr>
        <w:top w:val="single" w:sz="8" w:space="0" w:color="auto"/>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4">
    <w:name w:val="xl124"/>
    <w:basedOn w:val="Normal"/>
    <w:rsid w:val="007110CF"/>
    <w:pP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5">
    <w:name w:val="xl125"/>
    <w:basedOn w:val="Normal"/>
    <w:rsid w:val="007110CF"/>
    <w:pPr>
      <w:pBdr>
        <w:bottom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6">
    <w:name w:val="xl126"/>
    <w:basedOn w:val="Normal"/>
    <w:rsid w:val="007110CF"/>
    <w:pPr>
      <w:pBdr>
        <w:bottom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7">
    <w:name w:val="xl127"/>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8">
    <w:name w:val="xl128"/>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9">
    <w:name w:val="xl129"/>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0">
    <w:name w:val="xl130"/>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1">
    <w:name w:val="xl131"/>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2">
    <w:name w:val="xl132"/>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3">
    <w:name w:val="xl133"/>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4">
    <w:name w:val="xl134"/>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5">
    <w:name w:val="xl13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6">
    <w:name w:val="xl13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7">
    <w:name w:val="xl13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8">
    <w:name w:val="xl13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9">
    <w:name w:val="xl13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0">
    <w:name w:val="xl14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1">
    <w:name w:val="xl141"/>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2">
    <w:name w:val="xl142"/>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3">
    <w:name w:val="xl143"/>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4">
    <w:name w:val="xl144"/>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5">
    <w:name w:val="xl14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6">
    <w:name w:val="xl14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7">
    <w:name w:val="xl14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8">
    <w:name w:val="xl14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9">
    <w:name w:val="xl14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0">
    <w:name w:val="xl15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1">
    <w:name w:val="xl151"/>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2">
    <w:name w:val="xl152"/>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3">
    <w:name w:val="xl153"/>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character" w:customStyle="1" w:styleId="markedcontent">
    <w:name w:val="markedcontent"/>
    <w:basedOn w:val="DefaultParagraphFont"/>
    <w:rsid w:val="00142AD9"/>
  </w:style>
  <w:style w:type="character" w:customStyle="1" w:styleId="smalltext">
    <w:name w:val="smalltext"/>
    <w:basedOn w:val="DefaultParagraphFont"/>
    <w:rsid w:val="00FF2896"/>
  </w:style>
  <w:style w:type="character" w:customStyle="1" w:styleId="UnresolvedMention1">
    <w:name w:val="Unresolved Mention1"/>
    <w:basedOn w:val="DefaultParagraphFont"/>
    <w:uiPriority w:val="99"/>
    <w:semiHidden/>
    <w:unhideWhenUsed/>
    <w:rsid w:val="00657DA5"/>
    <w:rPr>
      <w:color w:val="605E5C"/>
      <w:shd w:val="clear" w:color="auto" w:fill="E1DFDD"/>
    </w:rPr>
  </w:style>
  <w:style w:type="character" w:customStyle="1" w:styleId="cf01">
    <w:name w:val="cf01"/>
    <w:basedOn w:val="DefaultParagraphFont"/>
    <w:rsid w:val="003E2AE1"/>
    <w:rPr>
      <w:rFonts w:ascii="Segoe UI" w:hAnsi="Segoe UI" w:cs="Segoe UI" w:hint="default"/>
      <w:b/>
      <w:bCs/>
      <w:sz w:val="18"/>
      <w:szCs w:val="18"/>
    </w:rPr>
  </w:style>
  <w:style w:type="character" w:customStyle="1" w:styleId="cf11">
    <w:name w:val="cf11"/>
    <w:basedOn w:val="DefaultParagraphFont"/>
    <w:rsid w:val="003E2AE1"/>
    <w:rPr>
      <w:rFonts w:ascii="Segoe UI" w:hAnsi="Segoe UI" w:cs="Segoe UI" w:hint="default"/>
      <w:sz w:val="18"/>
      <w:szCs w:val="18"/>
    </w:rPr>
  </w:style>
  <w:style w:type="character" w:styleId="UnresolvedMention">
    <w:name w:val="Unresolved Mention"/>
    <w:basedOn w:val="DefaultParagraphFont"/>
    <w:uiPriority w:val="99"/>
    <w:semiHidden/>
    <w:unhideWhenUsed/>
    <w:rsid w:val="00373223"/>
    <w:rPr>
      <w:color w:val="605E5C"/>
      <w:shd w:val="clear" w:color="auto" w:fill="E1DFDD"/>
    </w:rPr>
  </w:style>
  <w:style w:type="paragraph" w:customStyle="1" w:styleId="pf0">
    <w:name w:val="pf0"/>
    <w:basedOn w:val="Normal"/>
    <w:rsid w:val="00280DFA"/>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cf21">
    <w:name w:val="cf21"/>
    <w:basedOn w:val="DefaultParagraphFont"/>
    <w:rsid w:val="00280DFA"/>
    <w:rPr>
      <w:rFonts w:ascii="Segoe UI" w:hAnsi="Segoe UI" w:cs="Segoe UI" w:hint="default"/>
      <w:sz w:val="18"/>
      <w:szCs w:val="18"/>
    </w:rPr>
  </w:style>
  <w:style w:type="character" w:customStyle="1" w:styleId="scxw113556519">
    <w:name w:val="scxw113556519"/>
    <w:basedOn w:val="DefaultParagraphFont"/>
    <w:rsid w:val="001977CC"/>
  </w:style>
  <w:style w:type="character" w:customStyle="1" w:styleId="mi">
    <w:name w:val="mi"/>
    <w:basedOn w:val="DefaultParagraphFont"/>
    <w:rsid w:val="001977CC"/>
  </w:style>
  <w:style w:type="character" w:customStyle="1" w:styleId="mo">
    <w:name w:val="mo"/>
    <w:basedOn w:val="DefaultParagraphFont"/>
    <w:rsid w:val="001977CC"/>
  </w:style>
  <w:style w:type="character" w:customStyle="1" w:styleId="mjxassistivemathml">
    <w:name w:val="mjx_assistive_mathml"/>
    <w:basedOn w:val="DefaultParagraphFont"/>
    <w:rsid w:val="001977CC"/>
  </w:style>
  <w:style w:type="character" w:customStyle="1" w:styleId="eop">
    <w:name w:val="eop"/>
    <w:basedOn w:val="DefaultParagraphFont"/>
    <w:rsid w:val="00197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033">
      <w:bodyDiv w:val="1"/>
      <w:marLeft w:val="0"/>
      <w:marRight w:val="0"/>
      <w:marTop w:val="0"/>
      <w:marBottom w:val="0"/>
      <w:divBdr>
        <w:top w:val="none" w:sz="0" w:space="0" w:color="auto"/>
        <w:left w:val="none" w:sz="0" w:space="0" w:color="auto"/>
        <w:bottom w:val="none" w:sz="0" w:space="0" w:color="auto"/>
        <w:right w:val="none" w:sz="0" w:space="0" w:color="auto"/>
      </w:divBdr>
    </w:div>
    <w:div w:id="31196946">
      <w:bodyDiv w:val="1"/>
      <w:marLeft w:val="0"/>
      <w:marRight w:val="0"/>
      <w:marTop w:val="0"/>
      <w:marBottom w:val="0"/>
      <w:divBdr>
        <w:top w:val="none" w:sz="0" w:space="0" w:color="auto"/>
        <w:left w:val="none" w:sz="0" w:space="0" w:color="auto"/>
        <w:bottom w:val="none" w:sz="0" w:space="0" w:color="auto"/>
        <w:right w:val="none" w:sz="0" w:space="0" w:color="auto"/>
      </w:divBdr>
    </w:div>
    <w:div w:id="88359352">
      <w:bodyDiv w:val="1"/>
      <w:marLeft w:val="0"/>
      <w:marRight w:val="0"/>
      <w:marTop w:val="0"/>
      <w:marBottom w:val="0"/>
      <w:divBdr>
        <w:top w:val="none" w:sz="0" w:space="0" w:color="auto"/>
        <w:left w:val="none" w:sz="0" w:space="0" w:color="auto"/>
        <w:bottom w:val="none" w:sz="0" w:space="0" w:color="auto"/>
        <w:right w:val="none" w:sz="0" w:space="0" w:color="auto"/>
      </w:divBdr>
    </w:div>
    <w:div w:id="91514732">
      <w:bodyDiv w:val="1"/>
      <w:marLeft w:val="0"/>
      <w:marRight w:val="0"/>
      <w:marTop w:val="0"/>
      <w:marBottom w:val="0"/>
      <w:divBdr>
        <w:top w:val="none" w:sz="0" w:space="0" w:color="auto"/>
        <w:left w:val="none" w:sz="0" w:space="0" w:color="auto"/>
        <w:bottom w:val="none" w:sz="0" w:space="0" w:color="auto"/>
        <w:right w:val="none" w:sz="0" w:space="0" w:color="auto"/>
      </w:divBdr>
      <w:divsChild>
        <w:div w:id="852110012">
          <w:marLeft w:val="0"/>
          <w:marRight w:val="0"/>
          <w:marTop w:val="0"/>
          <w:marBottom w:val="0"/>
          <w:divBdr>
            <w:top w:val="none" w:sz="0" w:space="0" w:color="auto"/>
            <w:left w:val="none" w:sz="0" w:space="0" w:color="auto"/>
            <w:bottom w:val="none" w:sz="0" w:space="0" w:color="auto"/>
            <w:right w:val="none" w:sz="0" w:space="0" w:color="auto"/>
          </w:divBdr>
          <w:divsChild>
            <w:div w:id="20551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631">
      <w:bodyDiv w:val="1"/>
      <w:marLeft w:val="0"/>
      <w:marRight w:val="0"/>
      <w:marTop w:val="0"/>
      <w:marBottom w:val="0"/>
      <w:divBdr>
        <w:top w:val="none" w:sz="0" w:space="0" w:color="auto"/>
        <w:left w:val="none" w:sz="0" w:space="0" w:color="auto"/>
        <w:bottom w:val="none" w:sz="0" w:space="0" w:color="auto"/>
        <w:right w:val="none" w:sz="0" w:space="0" w:color="auto"/>
      </w:divBdr>
    </w:div>
    <w:div w:id="100225962">
      <w:bodyDiv w:val="1"/>
      <w:marLeft w:val="0"/>
      <w:marRight w:val="0"/>
      <w:marTop w:val="0"/>
      <w:marBottom w:val="0"/>
      <w:divBdr>
        <w:top w:val="none" w:sz="0" w:space="0" w:color="auto"/>
        <w:left w:val="none" w:sz="0" w:space="0" w:color="auto"/>
        <w:bottom w:val="none" w:sz="0" w:space="0" w:color="auto"/>
        <w:right w:val="none" w:sz="0" w:space="0" w:color="auto"/>
      </w:divBdr>
    </w:div>
    <w:div w:id="104808194">
      <w:bodyDiv w:val="1"/>
      <w:marLeft w:val="0"/>
      <w:marRight w:val="0"/>
      <w:marTop w:val="0"/>
      <w:marBottom w:val="0"/>
      <w:divBdr>
        <w:top w:val="none" w:sz="0" w:space="0" w:color="auto"/>
        <w:left w:val="none" w:sz="0" w:space="0" w:color="auto"/>
        <w:bottom w:val="none" w:sz="0" w:space="0" w:color="auto"/>
        <w:right w:val="none" w:sz="0" w:space="0" w:color="auto"/>
      </w:divBdr>
    </w:div>
    <w:div w:id="138958580">
      <w:bodyDiv w:val="1"/>
      <w:marLeft w:val="0"/>
      <w:marRight w:val="0"/>
      <w:marTop w:val="0"/>
      <w:marBottom w:val="0"/>
      <w:divBdr>
        <w:top w:val="none" w:sz="0" w:space="0" w:color="auto"/>
        <w:left w:val="none" w:sz="0" w:space="0" w:color="auto"/>
        <w:bottom w:val="none" w:sz="0" w:space="0" w:color="auto"/>
        <w:right w:val="none" w:sz="0" w:space="0" w:color="auto"/>
      </w:divBdr>
    </w:div>
    <w:div w:id="178198655">
      <w:bodyDiv w:val="1"/>
      <w:marLeft w:val="0"/>
      <w:marRight w:val="0"/>
      <w:marTop w:val="0"/>
      <w:marBottom w:val="0"/>
      <w:divBdr>
        <w:top w:val="none" w:sz="0" w:space="0" w:color="auto"/>
        <w:left w:val="none" w:sz="0" w:space="0" w:color="auto"/>
        <w:bottom w:val="none" w:sz="0" w:space="0" w:color="auto"/>
        <w:right w:val="none" w:sz="0" w:space="0" w:color="auto"/>
      </w:divBdr>
    </w:div>
    <w:div w:id="190194067">
      <w:bodyDiv w:val="1"/>
      <w:marLeft w:val="0"/>
      <w:marRight w:val="0"/>
      <w:marTop w:val="0"/>
      <w:marBottom w:val="0"/>
      <w:divBdr>
        <w:top w:val="none" w:sz="0" w:space="0" w:color="auto"/>
        <w:left w:val="none" w:sz="0" w:space="0" w:color="auto"/>
        <w:bottom w:val="none" w:sz="0" w:space="0" w:color="auto"/>
        <w:right w:val="none" w:sz="0" w:space="0" w:color="auto"/>
      </w:divBdr>
    </w:div>
    <w:div w:id="205727168">
      <w:bodyDiv w:val="1"/>
      <w:marLeft w:val="0"/>
      <w:marRight w:val="0"/>
      <w:marTop w:val="0"/>
      <w:marBottom w:val="0"/>
      <w:divBdr>
        <w:top w:val="none" w:sz="0" w:space="0" w:color="auto"/>
        <w:left w:val="none" w:sz="0" w:space="0" w:color="auto"/>
        <w:bottom w:val="none" w:sz="0" w:space="0" w:color="auto"/>
        <w:right w:val="none" w:sz="0" w:space="0" w:color="auto"/>
      </w:divBdr>
    </w:div>
    <w:div w:id="237178770">
      <w:bodyDiv w:val="1"/>
      <w:marLeft w:val="0"/>
      <w:marRight w:val="0"/>
      <w:marTop w:val="0"/>
      <w:marBottom w:val="0"/>
      <w:divBdr>
        <w:top w:val="none" w:sz="0" w:space="0" w:color="auto"/>
        <w:left w:val="none" w:sz="0" w:space="0" w:color="auto"/>
        <w:bottom w:val="none" w:sz="0" w:space="0" w:color="auto"/>
        <w:right w:val="none" w:sz="0" w:space="0" w:color="auto"/>
      </w:divBdr>
    </w:div>
    <w:div w:id="24623439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71">
          <w:marLeft w:val="0"/>
          <w:marRight w:val="0"/>
          <w:marTop w:val="0"/>
          <w:marBottom w:val="0"/>
          <w:divBdr>
            <w:top w:val="none" w:sz="0" w:space="0" w:color="auto"/>
            <w:left w:val="none" w:sz="0" w:space="0" w:color="auto"/>
            <w:bottom w:val="none" w:sz="0" w:space="0" w:color="auto"/>
            <w:right w:val="none" w:sz="0" w:space="0" w:color="auto"/>
          </w:divBdr>
          <w:divsChild>
            <w:div w:id="1673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4264">
      <w:bodyDiv w:val="1"/>
      <w:marLeft w:val="0"/>
      <w:marRight w:val="0"/>
      <w:marTop w:val="0"/>
      <w:marBottom w:val="0"/>
      <w:divBdr>
        <w:top w:val="none" w:sz="0" w:space="0" w:color="auto"/>
        <w:left w:val="none" w:sz="0" w:space="0" w:color="auto"/>
        <w:bottom w:val="none" w:sz="0" w:space="0" w:color="auto"/>
        <w:right w:val="none" w:sz="0" w:space="0" w:color="auto"/>
      </w:divBdr>
    </w:div>
    <w:div w:id="281812443">
      <w:bodyDiv w:val="1"/>
      <w:marLeft w:val="0"/>
      <w:marRight w:val="0"/>
      <w:marTop w:val="0"/>
      <w:marBottom w:val="0"/>
      <w:divBdr>
        <w:top w:val="none" w:sz="0" w:space="0" w:color="auto"/>
        <w:left w:val="none" w:sz="0" w:space="0" w:color="auto"/>
        <w:bottom w:val="none" w:sz="0" w:space="0" w:color="auto"/>
        <w:right w:val="none" w:sz="0" w:space="0" w:color="auto"/>
      </w:divBdr>
    </w:div>
    <w:div w:id="310015736">
      <w:bodyDiv w:val="1"/>
      <w:marLeft w:val="0"/>
      <w:marRight w:val="0"/>
      <w:marTop w:val="0"/>
      <w:marBottom w:val="0"/>
      <w:divBdr>
        <w:top w:val="none" w:sz="0" w:space="0" w:color="auto"/>
        <w:left w:val="none" w:sz="0" w:space="0" w:color="auto"/>
        <w:bottom w:val="none" w:sz="0" w:space="0" w:color="auto"/>
        <w:right w:val="none" w:sz="0" w:space="0" w:color="auto"/>
      </w:divBdr>
    </w:div>
    <w:div w:id="320891468">
      <w:bodyDiv w:val="1"/>
      <w:marLeft w:val="0"/>
      <w:marRight w:val="0"/>
      <w:marTop w:val="0"/>
      <w:marBottom w:val="0"/>
      <w:divBdr>
        <w:top w:val="none" w:sz="0" w:space="0" w:color="auto"/>
        <w:left w:val="none" w:sz="0" w:space="0" w:color="auto"/>
        <w:bottom w:val="none" w:sz="0" w:space="0" w:color="auto"/>
        <w:right w:val="none" w:sz="0" w:space="0" w:color="auto"/>
      </w:divBdr>
    </w:div>
    <w:div w:id="324748943">
      <w:bodyDiv w:val="1"/>
      <w:marLeft w:val="0"/>
      <w:marRight w:val="0"/>
      <w:marTop w:val="0"/>
      <w:marBottom w:val="0"/>
      <w:divBdr>
        <w:top w:val="none" w:sz="0" w:space="0" w:color="auto"/>
        <w:left w:val="none" w:sz="0" w:space="0" w:color="auto"/>
        <w:bottom w:val="none" w:sz="0" w:space="0" w:color="auto"/>
        <w:right w:val="none" w:sz="0" w:space="0" w:color="auto"/>
      </w:divBdr>
      <w:divsChild>
        <w:div w:id="1981423071">
          <w:marLeft w:val="0"/>
          <w:marRight w:val="0"/>
          <w:marTop w:val="0"/>
          <w:marBottom w:val="0"/>
          <w:divBdr>
            <w:top w:val="none" w:sz="0" w:space="0" w:color="auto"/>
            <w:left w:val="none" w:sz="0" w:space="0" w:color="auto"/>
            <w:bottom w:val="none" w:sz="0" w:space="0" w:color="auto"/>
            <w:right w:val="none" w:sz="0" w:space="0" w:color="auto"/>
          </w:divBdr>
        </w:div>
      </w:divsChild>
    </w:div>
    <w:div w:id="349262208">
      <w:bodyDiv w:val="1"/>
      <w:marLeft w:val="0"/>
      <w:marRight w:val="0"/>
      <w:marTop w:val="0"/>
      <w:marBottom w:val="0"/>
      <w:divBdr>
        <w:top w:val="none" w:sz="0" w:space="0" w:color="auto"/>
        <w:left w:val="none" w:sz="0" w:space="0" w:color="auto"/>
        <w:bottom w:val="none" w:sz="0" w:space="0" w:color="auto"/>
        <w:right w:val="none" w:sz="0" w:space="0" w:color="auto"/>
      </w:divBdr>
    </w:div>
    <w:div w:id="367410196">
      <w:bodyDiv w:val="1"/>
      <w:marLeft w:val="0"/>
      <w:marRight w:val="0"/>
      <w:marTop w:val="0"/>
      <w:marBottom w:val="0"/>
      <w:divBdr>
        <w:top w:val="none" w:sz="0" w:space="0" w:color="auto"/>
        <w:left w:val="none" w:sz="0" w:space="0" w:color="auto"/>
        <w:bottom w:val="none" w:sz="0" w:space="0" w:color="auto"/>
        <w:right w:val="none" w:sz="0" w:space="0" w:color="auto"/>
      </w:divBdr>
    </w:div>
    <w:div w:id="376706210">
      <w:bodyDiv w:val="1"/>
      <w:marLeft w:val="0"/>
      <w:marRight w:val="0"/>
      <w:marTop w:val="0"/>
      <w:marBottom w:val="0"/>
      <w:divBdr>
        <w:top w:val="none" w:sz="0" w:space="0" w:color="auto"/>
        <w:left w:val="none" w:sz="0" w:space="0" w:color="auto"/>
        <w:bottom w:val="none" w:sz="0" w:space="0" w:color="auto"/>
        <w:right w:val="none" w:sz="0" w:space="0" w:color="auto"/>
      </w:divBdr>
    </w:div>
    <w:div w:id="388110160">
      <w:bodyDiv w:val="1"/>
      <w:marLeft w:val="0"/>
      <w:marRight w:val="0"/>
      <w:marTop w:val="0"/>
      <w:marBottom w:val="0"/>
      <w:divBdr>
        <w:top w:val="none" w:sz="0" w:space="0" w:color="auto"/>
        <w:left w:val="none" w:sz="0" w:space="0" w:color="auto"/>
        <w:bottom w:val="none" w:sz="0" w:space="0" w:color="auto"/>
        <w:right w:val="none" w:sz="0" w:space="0" w:color="auto"/>
      </w:divBdr>
    </w:div>
    <w:div w:id="432897067">
      <w:bodyDiv w:val="1"/>
      <w:marLeft w:val="0"/>
      <w:marRight w:val="0"/>
      <w:marTop w:val="0"/>
      <w:marBottom w:val="0"/>
      <w:divBdr>
        <w:top w:val="none" w:sz="0" w:space="0" w:color="auto"/>
        <w:left w:val="none" w:sz="0" w:space="0" w:color="auto"/>
        <w:bottom w:val="none" w:sz="0" w:space="0" w:color="auto"/>
        <w:right w:val="none" w:sz="0" w:space="0" w:color="auto"/>
      </w:divBdr>
    </w:div>
    <w:div w:id="440688458">
      <w:bodyDiv w:val="1"/>
      <w:marLeft w:val="0"/>
      <w:marRight w:val="0"/>
      <w:marTop w:val="0"/>
      <w:marBottom w:val="0"/>
      <w:divBdr>
        <w:top w:val="none" w:sz="0" w:space="0" w:color="auto"/>
        <w:left w:val="none" w:sz="0" w:space="0" w:color="auto"/>
        <w:bottom w:val="none" w:sz="0" w:space="0" w:color="auto"/>
        <w:right w:val="none" w:sz="0" w:space="0" w:color="auto"/>
      </w:divBdr>
    </w:div>
    <w:div w:id="450906406">
      <w:bodyDiv w:val="1"/>
      <w:marLeft w:val="0"/>
      <w:marRight w:val="0"/>
      <w:marTop w:val="0"/>
      <w:marBottom w:val="0"/>
      <w:divBdr>
        <w:top w:val="none" w:sz="0" w:space="0" w:color="auto"/>
        <w:left w:val="none" w:sz="0" w:space="0" w:color="auto"/>
        <w:bottom w:val="none" w:sz="0" w:space="0" w:color="auto"/>
        <w:right w:val="none" w:sz="0" w:space="0" w:color="auto"/>
      </w:divBdr>
    </w:div>
    <w:div w:id="464590851">
      <w:bodyDiv w:val="1"/>
      <w:marLeft w:val="0"/>
      <w:marRight w:val="0"/>
      <w:marTop w:val="0"/>
      <w:marBottom w:val="0"/>
      <w:divBdr>
        <w:top w:val="none" w:sz="0" w:space="0" w:color="auto"/>
        <w:left w:val="none" w:sz="0" w:space="0" w:color="auto"/>
        <w:bottom w:val="none" w:sz="0" w:space="0" w:color="auto"/>
        <w:right w:val="none" w:sz="0" w:space="0" w:color="auto"/>
      </w:divBdr>
    </w:div>
    <w:div w:id="476385175">
      <w:bodyDiv w:val="1"/>
      <w:marLeft w:val="0"/>
      <w:marRight w:val="0"/>
      <w:marTop w:val="0"/>
      <w:marBottom w:val="0"/>
      <w:divBdr>
        <w:top w:val="none" w:sz="0" w:space="0" w:color="auto"/>
        <w:left w:val="none" w:sz="0" w:space="0" w:color="auto"/>
        <w:bottom w:val="none" w:sz="0" w:space="0" w:color="auto"/>
        <w:right w:val="none" w:sz="0" w:space="0" w:color="auto"/>
      </w:divBdr>
    </w:div>
    <w:div w:id="541674652">
      <w:bodyDiv w:val="1"/>
      <w:marLeft w:val="0"/>
      <w:marRight w:val="0"/>
      <w:marTop w:val="0"/>
      <w:marBottom w:val="0"/>
      <w:divBdr>
        <w:top w:val="none" w:sz="0" w:space="0" w:color="auto"/>
        <w:left w:val="none" w:sz="0" w:space="0" w:color="auto"/>
        <w:bottom w:val="none" w:sz="0" w:space="0" w:color="auto"/>
        <w:right w:val="none" w:sz="0" w:space="0" w:color="auto"/>
      </w:divBdr>
    </w:div>
    <w:div w:id="542257058">
      <w:bodyDiv w:val="1"/>
      <w:marLeft w:val="0"/>
      <w:marRight w:val="0"/>
      <w:marTop w:val="0"/>
      <w:marBottom w:val="0"/>
      <w:divBdr>
        <w:top w:val="none" w:sz="0" w:space="0" w:color="auto"/>
        <w:left w:val="none" w:sz="0" w:space="0" w:color="auto"/>
        <w:bottom w:val="none" w:sz="0" w:space="0" w:color="auto"/>
        <w:right w:val="none" w:sz="0" w:space="0" w:color="auto"/>
      </w:divBdr>
    </w:div>
    <w:div w:id="543374905">
      <w:bodyDiv w:val="1"/>
      <w:marLeft w:val="0"/>
      <w:marRight w:val="0"/>
      <w:marTop w:val="0"/>
      <w:marBottom w:val="0"/>
      <w:divBdr>
        <w:top w:val="none" w:sz="0" w:space="0" w:color="auto"/>
        <w:left w:val="none" w:sz="0" w:space="0" w:color="auto"/>
        <w:bottom w:val="none" w:sz="0" w:space="0" w:color="auto"/>
        <w:right w:val="none" w:sz="0" w:space="0" w:color="auto"/>
      </w:divBdr>
    </w:div>
    <w:div w:id="544408242">
      <w:bodyDiv w:val="1"/>
      <w:marLeft w:val="0"/>
      <w:marRight w:val="0"/>
      <w:marTop w:val="0"/>
      <w:marBottom w:val="0"/>
      <w:divBdr>
        <w:top w:val="none" w:sz="0" w:space="0" w:color="auto"/>
        <w:left w:val="none" w:sz="0" w:space="0" w:color="auto"/>
        <w:bottom w:val="none" w:sz="0" w:space="0" w:color="auto"/>
        <w:right w:val="none" w:sz="0" w:space="0" w:color="auto"/>
      </w:divBdr>
    </w:div>
    <w:div w:id="548420025">
      <w:bodyDiv w:val="1"/>
      <w:marLeft w:val="0"/>
      <w:marRight w:val="0"/>
      <w:marTop w:val="0"/>
      <w:marBottom w:val="0"/>
      <w:divBdr>
        <w:top w:val="none" w:sz="0" w:space="0" w:color="auto"/>
        <w:left w:val="none" w:sz="0" w:space="0" w:color="auto"/>
        <w:bottom w:val="none" w:sz="0" w:space="0" w:color="auto"/>
        <w:right w:val="none" w:sz="0" w:space="0" w:color="auto"/>
      </w:divBdr>
      <w:divsChild>
        <w:div w:id="1737388224">
          <w:marLeft w:val="0"/>
          <w:marRight w:val="0"/>
          <w:marTop w:val="0"/>
          <w:marBottom w:val="0"/>
          <w:divBdr>
            <w:top w:val="none" w:sz="0" w:space="0" w:color="auto"/>
            <w:left w:val="none" w:sz="0" w:space="0" w:color="auto"/>
            <w:bottom w:val="none" w:sz="0" w:space="0" w:color="auto"/>
            <w:right w:val="none" w:sz="0" w:space="0" w:color="auto"/>
          </w:divBdr>
          <w:divsChild>
            <w:div w:id="7159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950">
      <w:bodyDiv w:val="1"/>
      <w:marLeft w:val="0"/>
      <w:marRight w:val="0"/>
      <w:marTop w:val="0"/>
      <w:marBottom w:val="0"/>
      <w:divBdr>
        <w:top w:val="none" w:sz="0" w:space="0" w:color="auto"/>
        <w:left w:val="none" w:sz="0" w:space="0" w:color="auto"/>
        <w:bottom w:val="none" w:sz="0" w:space="0" w:color="auto"/>
        <w:right w:val="none" w:sz="0" w:space="0" w:color="auto"/>
      </w:divBdr>
    </w:div>
    <w:div w:id="589200878">
      <w:bodyDiv w:val="1"/>
      <w:marLeft w:val="0"/>
      <w:marRight w:val="0"/>
      <w:marTop w:val="0"/>
      <w:marBottom w:val="0"/>
      <w:divBdr>
        <w:top w:val="none" w:sz="0" w:space="0" w:color="auto"/>
        <w:left w:val="none" w:sz="0" w:space="0" w:color="auto"/>
        <w:bottom w:val="none" w:sz="0" w:space="0" w:color="auto"/>
        <w:right w:val="none" w:sz="0" w:space="0" w:color="auto"/>
      </w:divBdr>
    </w:div>
    <w:div w:id="598491810">
      <w:bodyDiv w:val="1"/>
      <w:marLeft w:val="0"/>
      <w:marRight w:val="0"/>
      <w:marTop w:val="0"/>
      <w:marBottom w:val="0"/>
      <w:divBdr>
        <w:top w:val="none" w:sz="0" w:space="0" w:color="auto"/>
        <w:left w:val="none" w:sz="0" w:space="0" w:color="auto"/>
        <w:bottom w:val="none" w:sz="0" w:space="0" w:color="auto"/>
        <w:right w:val="none" w:sz="0" w:space="0" w:color="auto"/>
      </w:divBdr>
      <w:divsChild>
        <w:div w:id="99222961">
          <w:marLeft w:val="0"/>
          <w:marRight w:val="0"/>
          <w:marTop w:val="0"/>
          <w:marBottom w:val="0"/>
          <w:divBdr>
            <w:top w:val="none" w:sz="0" w:space="0" w:color="auto"/>
            <w:left w:val="none" w:sz="0" w:space="0" w:color="auto"/>
            <w:bottom w:val="none" w:sz="0" w:space="0" w:color="auto"/>
            <w:right w:val="none" w:sz="0" w:space="0" w:color="auto"/>
          </w:divBdr>
        </w:div>
        <w:div w:id="1201700785">
          <w:marLeft w:val="0"/>
          <w:marRight w:val="0"/>
          <w:marTop w:val="0"/>
          <w:marBottom w:val="0"/>
          <w:divBdr>
            <w:top w:val="none" w:sz="0" w:space="0" w:color="auto"/>
            <w:left w:val="none" w:sz="0" w:space="0" w:color="auto"/>
            <w:bottom w:val="none" w:sz="0" w:space="0" w:color="auto"/>
            <w:right w:val="none" w:sz="0" w:space="0" w:color="auto"/>
          </w:divBdr>
        </w:div>
        <w:div w:id="1263606269">
          <w:marLeft w:val="0"/>
          <w:marRight w:val="0"/>
          <w:marTop w:val="0"/>
          <w:marBottom w:val="0"/>
          <w:divBdr>
            <w:top w:val="none" w:sz="0" w:space="0" w:color="auto"/>
            <w:left w:val="none" w:sz="0" w:space="0" w:color="auto"/>
            <w:bottom w:val="none" w:sz="0" w:space="0" w:color="auto"/>
            <w:right w:val="none" w:sz="0" w:space="0" w:color="auto"/>
          </w:divBdr>
        </w:div>
        <w:div w:id="1268806663">
          <w:marLeft w:val="0"/>
          <w:marRight w:val="0"/>
          <w:marTop w:val="0"/>
          <w:marBottom w:val="0"/>
          <w:divBdr>
            <w:top w:val="none" w:sz="0" w:space="0" w:color="auto"/>
            <w:left w:val="none" w:sz="0" w:space="0" w:color="auto"/>
            <w:bottom w:val="none" w:sz="0" w:space="0" w:color="auto"/>
            <w:right w:val="none" w:sz="0" w:space="0" w:color="auto"/>
          </w:divBdr>
        </w:div>
        <w:div w:id="1510683683">
          <w:marLeft w:val="0"/>
          <w:marRight w:val="0"/>
          <w:marTop w:val="0"/>
          <w:marBottom w:val="0"/>
          <w:divBdr>
            <w:top w:val="none" w:sz="0" w:space="0" w:color="auto"/>
            <w:left w:val="none" w:sz="0" w:space="0" w:color="auto"/>
            <w:bottom w:val="none" w:sz="0" w:space="0" w:color="auto"/>
            <w:right w:val="none" w:sz="0" w:space="0" w:color="auto"/>
          </w:divBdr>
        </w:div>
        <w:div w:id="1537087519">
          <w:marLeft w:val="0"/>
          <w:marRight w:val="0"/>
          <w:marTop w:val="0"/>
          <w:marBottom w:val="0"/>
          <w:divBdr>
            <w:top w:val="none" w:sz="0" w:space="0" w:color="auto"/>
            <w:left w:val="none" w:sz="0" w:space="0" w:color="auto"/>
            <w:bottom w:val="none" w:sz="0" w:space="0" w:color="auto"/>
            <w:right w:val="none" w:sz="0" w:space="0" w:color="auto"/>
          </w:divBdr>
        </w:div>
        <w:div w:id="1870100876">
          <w:marLeft w:val="0"/>
          <w:marRight w:val="0"/>
          <w:marTop w:val="0"/>
          <w:marBottom w:val="0"/>
          <w:divBdr>
            <w:top w:val="none" w:sz="0" w:space="0" w:color="auto"/>
            <w:left w:val="none" w:sz="0" w:space="0" w:color="auto"/>
            <w:bottom w:val="none" w:sz="0" w:space="0" w:color="auto"/>
            <w:right w:val="none" w:sz="0" w:space="0" w:color="auto"/>
          </w:divBdr>
        </w:div>
        <w:div w:id="2096315032">
          <w:marLeft w:val="0"/>
          <w:marRight w:val="0"/>
          <w:marTop w:val="0"/>
          <w:marBottom w:val="0"/>
          <w:divBdr>
            <w:top w:val="none" w:sz="0" w:space="0" w:color="auto"/>
            <w:left w:val="none" w:sz="0" w:space="0" w:color="auto"/>
            <w:bottom w:val="none" w:sz="0" w:space="0" w:color="auto"/>
            <w:right w:val="none" w:sz="0" w:space="0" w:color="auto"/>
          </w:divBdr>
        </w:div>
      </w:divsChild>
    </w:div>
    <w:div w:id="603457984">
      <w:bodyDiv w:val="1"/>
      <w:marLeft w:val="0"/>
      <w:marRight w:val="0"/>
      <w:marTop w:val="0"/>
      <w:marBottom w:val="0"/>
      <w:divBdr>
        <w:top w:val="none" w:sz="0" w:space="0" w:color="auto"/>
        <w:left w:val="none" w:sz="0" w:space="0" w:color="auto"/>
        <w:bottom w:val="none" w:sz="0" w:space="0" w:color="auto"/>
        <w:right w:val="none" w:sz="0" w:space="0" w:color="auto"/>
      </w:divBdr>
    </w:div>
    <w:div w:id="638731707">
      <w:bodyDiv w:val="1"/>
      <w:marLeft w:val="0"/>
      <w:marRight w:val="0"/>
      <w:marTop w:val="0"/>
      <w:marBottom w:val="0"/>
      <w:divBdr>
        <w:top w:val="none" w:sz="0" w:space="0" w:color="auto"/>
        <w:left w:val="none" w:sz="0" w:space="0" w:color="auto"/>
        <w:bottom w:val="none" w:sz="0" w:space="0" w:color="auto"/>
        <w:right w:val="none" w:sz="0" w:space="0" w:color="auto"/>
      </w:divBdr>
      <w:divsChild>
        <w:div w:id="1527644741">
          <w:marLeft w:val="0"/>
          <w:marRight w:val="0"/>
          <w:marTop w:val="0"/>
          <w:marBottom w:val="0"/>
          <w:divBdr>
            <w:top w:val="none" w:sz="0" w:space="0" w:color="auto"/>
            <w:left w:val="none" w:sz="0" w:space="0" w:color="auto"/>
            <w:bottom w:val="none" w:sz="0" w:space="0" w:color="auto"/>
            <w:right w:val="none" w:sz="0" w:space="0" w:color="auto"/>
          </w:divBdr>
        </w:div>
      </w:divsChild>
    </w:div>
    <w:div w:id="650914610">
      <w:bodyDiv w:val="1"/>
      <w:marLeft w:val="0"/>
      <w:marRight w:val="0"/>
      <w:marTop w:val="0"/>
      <w:marBottom w:val="0"/>
      <w:divBdr>
        <w:top w:val="none" w:sz="0" w:space="0" w:color="auto"/>
        <w:left w:val="none" w:sz="0" w:space="0" w:color="auto"/>
        <w:bottom w:val="none" w:sz="0" w:space="0" w:color="auto"/>
        <w:right w:val="none" w:sz="0" w:space="0" w:color="auto"/>
      </w:divBdr>
    </w:div>
    <w:div w:id="654181987">
      <w:bodyDiv w:val="1"/>
      <w:marLeft w:val="0"/>
      <w:marRight w:val="0"/>
      <w:marTop w:val="0"/>
      <w:marBottom w:val="0"/>
      <w:divBdr>
        <w:top w:val="none" w:sz="0" w:space="0" w:color="auto"/>
        <w:left w:val="none" w:sz="0" w:space="0" w:color="auto"/>
        <w:bottom w:val="none" w:sz="0" w:space="0" w:color="auto"/>
        <w:right w:val="none" w:sz="0" w:space="0" w:color="auto"/>
      </w:divBdr>
    </w:div>
    <w:div w:id="739912040">
      <w:bodyDiv w:val="1"/>
      <w:marLeft w:val="0"/>
      <w:marRight w:val="0"/>
      <w:marTop w:val="0"/>
      <w:marBottom w:val="0"/>
      <w:divBdr>
        <w:top w:val="none" w:sz="0" w:space="0" w:color="auto"/>
        <w:left w:val="none" w:sz="0" w:space="0" w:color="auto"/>
        <w:bottom w:val="none" w:sz="0" w:space="0" w:color="auto"/>
        <w:right w:val="none" w:sz="0" w:space="0" w:color="auto"/>
      </w:divBdr>
    </w:div>
    <w:div w:id="812061869">
      <w:bodyDiv w:val="1"/>
      <w:marLeft w:val="0"/>
      <w:marRight w:val="0"/>
      <w:marTop w:val="0"/>
      <w:marBottom w:val="0"/>
      <w:divBdr>
        <w:top w:val="none" w:sz="0" w:space="0" w:color="auto"/>
        <w:left w:val="none" w:sz="0" w:space="0" w:color="auto"/>
        <w:bottom w:val="none" w:sz="0" w:space="0" w:color="auto"/>
        <w:right w:val="none" w:sz="0" w:space="0" w:color="auto"/>
      </w:divBdr>
    </w:div>
    <w:div w:id="827288222">
      <w:bodyDiv w:val="1"/>
      <w:marLeft w:val="0"/>
      <w:marRight w:val="0"/>
      <w:marTop w:val="0"/>
      <w:marBottom w:val="0"/>
      <w:divBdr>
        <w:top w:val="none" w:sz="0" w:space="0" w:color="auto"/>
        <w:left w:val="none" w:sz="0" w:space="0" w:color="auto"/>
        <w:bottom w:val="none" w:sz="0" w:space="0" w:color="auto"/>
        <w:right w:val="none" w:sz="0" w:space="0" w:color="auto"/>
      </w:divBdr>
    </w:div>
    <w:div w:id="850295686">
      <w:bodyDiv w:val="1"/>
      <w:marLeft w:val="0"/>
      <w:marRight w:val="0"/>
      <w:marTop w:val="0"/>
      <w:marBottom w:val="0"/>
      <w:divBdr>
        <w:top w:val="none" w:sz="0" w:space="0" w:color="auto"/>
        <w:left w:val="none" w:sz="0" w:space="0" w:color="auto"/>
        <w:bottom w:val="none" w:sz="0" w:space="0" w:color="auto"/>
        <w:right w:val="none" w:sz="0" w:space="0" w:color="auto"/>
      </w:divBdr>
    </w:div>
    <w:div w:id="860902476">
      <w:bodyDiv w:val="1"/>
      <w:marLeft w:val="0"/>
      <w:marRight w:val="0"/>
      <w:marTop w:val="0"/>
      <w:marBottom w:val="0"/>
      <w:divBdr>
        <w:top w:val="none" w:sz="0" w:space="0" w:color="auto"/>
        <w:left w:val="none" w:sz="0" w:space="0" w:color="auto"/>
        <w:bottom w:val="none" w:sz="0" w:space="0" w:color="auto"/>
        <w:right w:val="none" w:sz="0" w:space="0" w:color="auto"/>
      </w:divBdr>
      <w:divsChild>
        <w:div w:id="344982229">
          <w:marLeft w:val="0"/>
          <w:marRight w:val="0"/>
          <w:marTop w:val="0"/>
          <w:marBottom w:val="0"/>
          <w:divBdr>
            <w:top w:val="none" w:sz="0" w:space="0" w:color="auto"/>
            <w:left w:val="none" w:sz="0" w:space="0" w:color="auto"/>
            <w:bottom w:val="none" w:sz="0" w:space="0" w:color="auto"/>
            <w:right w:val="none" w:sz="0" w:space="0" w:color="auto"/>
          </w:divBdr>
        </w:div>
      </w:divsChild>
    </w:div>
    <w:div w:id="962465581">
      <w:bodyDiv w:val="1"/>
      <w:marLeft w:val="0"/>
      <w:marRight w:val="0"/>
      <w:marTop w:val="0"/>
      <w:marBottom w:val="0"/>
      <w:divBdr>
        <w:top w:val="none" w:sz="0" w:space="0" w:color="auto"/>
        <w:left w:val="none" w:sz="0" w:space="0" w:color="auto"/>
        <w:bottom w:val="none" w:sz="0" w:space="0" w:color="auto"/>
        <w:right w:val="none" w:sz="0" w:space="0" w:color="auto"/>
      </w:divBdr>
      <w:divsChild>
        <w:div w:id="1627740985">
          <w:marLeft w:val="0"/>
          <w:marRight w:val="0"/>
          <w:marTop w:val="0"/>
          <w:marBottom w:val="0"/>
          <w:divBdr>
            <w:top w:val="none" w:sz="0" w:space="0" w:color="auto"/>
            <w:left w:val="none" w:sz="0" w:space="0" w:color="auto"/>
            <w:bottom w:val="none" w:sz="0" w:space="0" w:color="auto"/>
            <w:right w:val="none" w:sz="0" w:space="0" w:color="auto"/>
          </w:divBdr>
          <w:divsChild>
            <w:div w:id="1025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491">
      <w:bodyDiv w:val="1"/>
      <w:marLeft w:val="0"/>
      <w:marRight w:val="0"/>
      <w:marTop w:val="0"/>
      <w:marBottom w:val="0"/>
      <w:divBdr>
        <w:top w:val="none" w:sz="0" w:space="0" w:color="auto"/>
        <w:left w:val="none" w:sz="0" w:space="0" w:color="auto"/>
        <w:bottom w:val="none" w:sz="0" w:space="0" w:color="auto"/>
        <w:right w:val="none" w:sz="0" w:space="0" w:color="auto"/>
      </w:divBdr>
    </w:div>
    <w:div w:id="1038971346">
      <w:bodyDiv w:val="1"/>
      <w:marLeft w:val="0"/>
      <w:marRight w:val="0"/>
      <w:marTop w:val="0"/>
      <w:marBottom w:val="0"/>
      <w:divBdr>
        <w:top w:val="none" w:sz="0" w:space="0" w:color="auto"/>
        <w:left w:val="none" w:sz="0" w:space="0" w:color="auto"/>
        <w:bottom w:val="none" w:sz="0" w:space="0" w:color="auto"/>
        <w:right w:val="none" w:sz="0" w:space="0" w:color="auto"/>
      </w:divBdr>
    </w:div>
    <w:div w:id="1040131040">
      <w:bodyDiv w:val="1"/>
      <w:marLeft w:val="0"/>
      <w:marRight w:val="0"/>
      <w:marTop w:val="0"/>
      <w:marBottom w:val="0"/>
      <w:divBdr>
        <w:top w:val="none" w:sz="0" w:space="0" w:color="auto"/>
        <w:left w:val="none" w:sz="0" w:space="0" w:color="auto"/>
        <w:bottom w:val="none" w:sz="0" w:space="0" w:color="auto"/>
        <w:right w:val="none" w:sz="0" w:space="0" w:color="auto"/>
      </w:divBdr>
    </w:div>
    <w:div w:id="1092968979">
      <w:bodyDiv w:val="1"/>
      <w:marLeft w:val="0"/>
      <w:marRight w:val="0"/>
      <w:marTop w:val="0"/>
      <w:marBottom w:val="0"/>
      <w:divBdr>
        <w:top w:val="none" w:sz="0" w:space="0" w:color="auto"/>
        <w:left w:val="none" w:sz="0" w:space="0" w:color="auto"/>
        <w:bottom w:val="none" w:sz="0" w:space="0" w:color="auto"/>
        <w:right w:val="none" w:sz="0" w:space="0" w:color="auto"/>
      </w:divBdr>
    </w:div>
    <w:div w:id="1162087555">
      <w:bodyDiv w:val="1"/>
      <w:marLeft w:val="0"/>
      <w:marRight w:val="0"/>
      <w:marTop w:val="0"/>
      <w:marBottom w:val="0"/>
      <w:divBdr>
        <w:top w:val="none" w:sz="0" w:space="0" w:color="auto"/>
        <w:left w:val="none" w:sz="0" w:space="0" w:color="auto"/>
        <w:bottom w:val="none" w:sz="0" w:space="0" w:color="auto"/>
        <w:right w:val="none" w:sz="0" w:space="0" w:color="auto"/>
      </w:divBdr>
    </w:div>
    <w:div w:id="1174564643">
      <w:bodyDiv w:val="1"/>
      <w:marLeft w:val="0"/>
      <w:marRight w:val="0"/>
      <w:marTop w:val="0"/>
      <w:marBottom w:val="0"/>
      <w:divBdr>
        <w:top w:val="none" w:sz="0" w:space="0" w:color="auto"/>
        <w:left w:val="none" w:sz="0" w:space="0" w:color="auto"/>
        <w:bottom w:val="none" w:sz="0" w:space="0" w:color="auto"/>
        <w:right w:val="none" w:sz="0" w:space="0" w:color="auto"/>
      </w:divBdr>
      <w:divsChild>
        <w:div w:id="226964089">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sChild>
    </w:div>
    <w:div w:id="1220097339">
      <w:bodyDiv w:val="1"/>
      <w:marLeft w:val="0"/>
      <w:marRight w:val="0"/>
      <w:marTop w:val="0"/>
      <w:marBottom w:val="0"/>
      <w:divBdr>
        <w:top w:val="none" w:sz="0" w:space="0" w:color="auto"/>
        <w:left w:val="none" w:sz="0" w:space="0" w:color="auto"/>
        <w:bottom w:val="none" w:sz="0" w:space="0" w:color="auto"/>
        <w:right w:val="none" w:sz="0" w:space="0" w:color="auto"/>
      </w:divBdr>
      <w:divsChild>
        <w:div w:id="194511659">
          <w:marLeft w:val="0"/>
          <w:marRight w:val="0"/>
          <w:marTop w:val="0"/>
          <w:marBottom w:val="0"/>
          <w:divBdr>
            <w:top w:val="none" w:sz="0" w:space="0" w:color="auto"/>
            <w:left w:val="none" w:sz="0" w:space="0" w:color="auto"/>
            <w:bottom w:val="none" w:sz="0" w:space="0" w:color="auto"/>
            <w:right w:val="none" w:sz="0" w:space="0" w:color="auto"/>
          </w:divBdr>
        </w:div>
        <w:div w:id="309989365">
          <w:marLeft w:val="0"/>
          <w:marRight w:val="0"/>
          <w:marTop w:val="0"/>
          <w:marBottom w:val="0"/>
          <w:divBdr>
            <w:top w:val="none" w:sz="0" w:space="0" w:color="auto"/>
            <w:left w:val="none" w:sz="0" w:space="0" w:color="auto"/>
            <w:bottom w:val="none" w:sz="0" w:space="0" w:color="auto"/>
            <w:right w:val="none" w:sz="0" w:space="0" w:color="auto"/>
          </w:divBdr>
        </w:div>
        <w:div w:id="456023899">
          <w:marLeft w:val="0"/>
          <w:marRight w:val="0"/>
          <w:marTop w:val="0"/>
          <w:marBottom w:val="0"/>
          <w:divBdr>
            <w:top w:val="none" w:sz="0" w:space="0" w:color="auto"/>
            <w:left w:val="none" w:sz="0" w:space="0" w:color="auto"/>
            <w:bottom w:val="none" w:sz="0" w:space="0" w:color="auto"/>
            <w:right w:val="none" w:sz="0" w:space="0" w:color="auto"/>
          </w:divBdr>
        </w:div>
        <w:div w:id="1047339915">
          <w:marLeft w:val="0"/>
          <w:marRight w:val="0"/>
          <w:marTop w:val="0"/>
          <w:marBottom w:val="0"/>
          <w:divBdr>
            <w:top w:val="none" w:sz="0" w:space="0" w:color="auto"/>
            <w:left w:val="none" w:sz="0" w:space="0" w:color="auto"/>
            <w:bottom w:val="none" w:sz="0" w:space="0" w:color="auto"/>
            <w:right w:val="none" w:sz="0" w:space="0" w:color="auto"/>
          </w:divBdr>
        </w:div>
      </w:divsChild>
    </w:div>
    <w:div w:id="1222979327">
      <w:bodyDiv w:val="1"/>
      <w:marLeft w:val="0"/>
      <w:marRight w:val="0"/>
      <w:marTop w:val="0"/>
      <w:marBottom w:val="0"/>
      <w:divBdr>
        <w:top w:val="none" w:sz="0" w:space="0" w:color="auto"/>
        <w:left w:val="none" w:sz="0" w:space="0" w:color="auto"/>
        <w:bottom w:val="none" w:sz="0" w:space="0" w:color="auto"/>
        <w:right w:val="none" w:sz="0" w:space="0" w:color="auto"/>
      </w:divBdr>
      <w:divsChild>
        <w:div w:id="167914631">
          <w:marLeft w:val="0"/>
          <w:marRight w:val="0"/>
          <w:marTop w:val="0"/>
          <w:marBottom w:val="0"/>
          <w:divBdr>
            <w:top w:val="none" w:sz="0" w:space="0" w:color="auto"/>
            <w:left w:val="none" w:sz="0" w:space="0" w:color="auto"/>
            <w:bottom w:val="none" w:sz="0" w:space="0" w:color="auto"/>
            <w:right w:val="none" w:sz="0" w:space="0" w:color="auto"/>
          </w:divBdr>
        </w:div>
        <w:div w:id="2087917423">
          <w:marLeft w:val="0"/>
          <w:marRight w:val="0"/>
          <w:marTop w:val="0"/>
          <w:marBottom w:val="0"/>
          <w:divBdr>
            <w:top w:val="none" w:sz="0" w:space="0" w:color="auto"/>
            <w:left w:val="none" w:sz="0" w:space="0" w:color="auto"/>
            <w:bottom w:val="none" w:sz="0" w:space="0" w:color="auto"/>
            <w:right w:val="none" w:sz="0" w:space="0" w:color="auto"/>
          </w:divBdr>
          <w:divsChild>
            <w:div w:id="6841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266">
      <w:bodyDiv w:val="1"/>
      <w:marLeft w:val="0"/>
      <w:marRight w:val="0"/>
      <w:marTop w:val="0"/>
      <w:marBottom w:val="0"/>
      <w:divBdr>
        <w:top w:val="none" w:sz="0" w:space="0" w:color="auto"/>
        <w:left w:val="none" w:sz="0" w:space="0" w:color="auto"/>
        <w:bottom w:val="none" w:sz="0" w:space="0" w:color="auto"/>
        <w:right w:val="none" w:sz="0" w:space="0" w:color="auto"/>
      </w:divBdr>
    </w:div>
    <w:div w:id="1259948306">
      <w:bodyDiv w:val="1"/>
      <w:marLeft w:val="0"/>
      <w:marRight w:val="0"/>
      <w:marTop w:val="0"/>
      <w:marBottom w:val="0"/>
      <w:divBdr>
        <w:top w:val="none" w:sz="0" w:space="0" w:color="auto"/>
        <w:left w:val="none" w:sz="0" w:space="0" w:color="auto"/>
        <w:bottom w:val="none" w:sz="0" w:space="0" w:color="auto"/>
        <w:right w:val="none" w:sz="0" w:space="0" w:color="auto"/>
      </w:divBdr>
    </w:div>
    <w:div w:id="1286346314">
      <w:bodyDiv w:val="1"/>
      <w:marLeft w:val="0"/>
      <w:marRight w:val="0"/>
      <w:marTop w:val="0"/>
      <w:marBottom w:val="0"/>
      <w:divBdr>
        <w:top w:val="none" w:sz="0" w:space="0" w:color="auto"/>
        <w:left w:val="none" w:sz="0" w:space="0" w:color="auto"/>
        <w:bottom w:val="none" w:sz="0" w:space="0" w:color="auto"/>
        <w:right w:val="none" w:sz="0" w:space="0" w:color="auto"/>
      </w:divBdr>
    </w:div>
    <w:div w:id="1287854511">
      <w:bodyDiv w:val="1"/>
      <w:marLeft w:val="0"/>
      <w:marRight w:val="0"/>
      <w:marTop w:val="0"/>
      <w:marBottom w:val="0"/>
      <w:divBdr>
        <w:top w:val="none" w:sz="0" w:space="0" w:color="auto"/>
        <w:left w:val="none" w:sz="0" w:space="0" w:color="auto"/>
        <w:bottom w:val="none" w:sz="0" w:space="0" w:color="auto"/>
        <w:right w:val="none" w:sz="0" w:space="0" w:color="auto"/>
      </w:divBdr>
    </w:div>
    <w:div w:id="1344548670">
      <w:bodyDiv w:val="1"/>
      <w:marLeft w:val="0"/>
      <w:marRight w:val="0"/>
      <w:marTop w:val="0"/>
      <w:marBottom w:val="0"/>
      <w:divBdr>
        <w:top w:val="none" w:sz="0" w:space="0" w:color="auto"/>
        <w:left w:val="none" w:sz="0" w:space="0" w:color="auto"/>
        <w:bottom w:val="none" w:sz="0" w:space="0" w:color="auto"/>
        <w:right w:val="none" w:sz="0" w:space="0" w:color="auto"/>
      </w:divBdr>
    </w:div>
    <w:div w:id="1359622867">
      <w:bodyDiv w:val="1"/>
      <w:marLeft w:val="0"/>
      <w:marRight w:val="0"/>
      <w:marTop w:val="0"/>
      <w:marBottom w:val="0"/>
      <w:divBdr>
        <w:top w:val="none" w:sz="0" w:space="0" w:color="auto"/>
        <w:left w:val="none" w:sz="0" w:space="0" w:color="auto"/>
        <w:bottom w:val="none" w:sz="0" w:space="0" w:color="auto"/>
        <w:right w:val="none" w:sz="0" w:space="0" w:color="auto"/>
      </w:divBdr>
    </w:div>
    <w:div w:id="1370766951">
      <w:bodyDiv w:val="1"/>
      <w:marLeft w:val="0"/>
      <w:marRight w:val="0"/>
      <w:marTop w:val="0"/>
      <w:marBottom w:val="0"/>
      <w:divBdr>
        <w:top w:val="none" w:sz="0" w:space="0" w:color="auto"/>
        <w:left w:val="none" w:sz="0" w:space="0" w:color="auto"/>
        <w:bottom w:val="none" w:sz="0" w:space="0" w:color="auto"/>
        <w:right w:val="none" w:sz="0" w:space="0" w:color="auto"/>
      </w:divBdr>
    </w:div>
    <w:div w:id="1388992368">
      <w:bodyDiv w:val="1"/>
      <w:marLeft w:val="0"/>
      <w:marRight w:val="0"/>
      <w:marTop w:val="0"/>
      <w:marBottom w:val="0"/>
      <w:divBdr>
        <w:top w:val="none" w:sz="0" w:space="0" w:color="auto"/>
        <w:left w:val="none" w:sz="0" w:space="0" w:color="auto"/>
        <w:bottom w:val="none" w:sz="0" w:space="0" w:color="auto"/>
        <w:right w:val="none" w:sz="0" w:space="0" w:color="auto"/>
      </w:divBdr>
    </w:div>
    <w:div w:id="1389839496">
      <w:bodyDiv w:val="1"/>
      <w:marLeft w:val="0"/>
      <w:marRight w:val="0"/>
      <w:marTop w:val="0"/>
      <w:marBottom w:val="0"/>
      <w:divBdr>
        <w:top w:val="none" w:sz="0" w:space="0" w:color="auto"/>
        <w:left w:val="none" w:sz="0" w:space="0" w:color="auto"/>
        <w:bottom w:val="none" w:sz="0" w:space="0" w:color="auto"/>
        <w:right w:val="none" w:sz="0" w:space="0" w:color="auto"/>
      </w:divBdr>
    </w:div>
    <w:div w:id="1405378005">
      <w:bodyDiv w:val="1"/>
      <w:marLeft w:val="0"/>
      <w:marRight w:val="0"/>
      <w:marTop w:val="0"/>
      <w:marBottom w:val="0"/>
      <w:divBdr>
        <w:top w:val="none" w:sz="0" w:space="0" w:color="auto"/>
        <w:left w:val="none" w:sz="0" w:space="0" w:color="auto"/>
        <w:bottom w:val="none" w:sz="0" w:space="0" w:color="auto"/>
        <w:right w:val="none" w:sz="0" w:space="0" w:color="auto"/>
      </w:divBdr>
    </w:div>
    <w:div w:id="1409957704">
      <w:bodyDiv w:val="1"/>
      <w:marLeft w:val="0"/>
      <w:marRight w:val="0"/>
      <w:marTop w:val="0"/>
      <w:marBottom w:val="0"/>
      <w:divBdr>
        <w:top w:val="none" w:sz="0" w:space="0" w:color="auto"/>
        <w:left w:val="none" w:sz="0" w:space="0" w:color="auto"/>
        <w:bottom w:val="none" w:sz="0" w:space="0" w:color="auto"/>
        <w:right w:val="none" w:sz="0" w:space="0" w:color="auto"/>
      </w:divBdr>
    </w:div>
    <w:div w:id="1415739338">
      <w:bodyDiv w:val="1"/>
      <w:marLeft w:val="0"/>
      <w:marRight w:val="0"/>
      <w:marTop w:val="0"/>
      <w:marBottom w:val="0"/>
      <w:divBdr>
        <w:top w:val="none" w:sz="0" w:space="0" w:color="auto"/>
        <w:left w:val="none" w:sz="0" w:space="0" w:color="auto"/>
        <w:bottom w:val="none" w:sz="0" w:space="0" w:color="auto"/>
        <w:right w:val="none" w:sz="0" w:space="0" w:color="auto"/>
      </w:divBdr>
    </w:div>
    <w:div w:id="1420102239">
      <w:bodyDiv w:val="1"/>
      <w:marLeft w:val="0"/>
      <w:marRight w:val="0"/>
      <w:marTop w:val="0"/>
      <w:marBottom w:val="0"/>
      <w:divBdr>
        <w:top w:val="none" w:sz="0" w:space="0" w:color="auto"/>
        <w:left w:val="none" w:sz="0" w:space="0" w:color="auto"/>
        <w:bottom w:val="none" w:sz="0" w:space="0" w:color="auto"/>
        <w:right w:val="none" w:sz="0" w:space="0" w:color="auto"/>
      </w:divBdr>
    </w:div>
    <w:div w:id="1426732375">
      <w:bodyDiv w:val="1"/>
      <w:marLeft w:val="0"/>
      <w:marRight w:val="0"/>
      <w:marTop w:val="0"/>
      <w:marBottom w:val="0"/>
      <w:divBdr>
        <w:top w:val="none" w:sz="0" w:space="0" w:color="auto"/>
        <w:left w:val="none" w:sz="0" w:space="0" w:color="auto"/>
        <w:bottom w:val="none" w:sz="0" w:space="0" w:color="auto"/>
        <w:right w:val="none" w:sz="0" w:space="0" w:color="auto"/>
      </w:divBdr>
    </w:div>
    <w:div w:id="1443693146">
      <w:bodyDiv w:val="1"/>
      <w:marLeft w:val="0"/>
      <w:marRight w:val="0"/>
      <w:marTop w:val="0"/>
      <w:marBottom w:val="0"/>
      <w:divBdr>
        <w:top w:val="none" w:sz="0" w:space="0" w:color="auto"/>
        <w:left w:val="none" w:sz="0" w:space="0" w:color="auto"/>
        <w:bottom w:val="none" w:sz="0" w:space="0" w:color="auto"/>
        <w:right w:val="none" w:sz="0" w:space="0" w:color="auto"/>
      </w:divBdr>
    </w:div>
    <w:div w:id="1468620644">
      <w:bodyDiv w:val="1"/>
      <w:marLeft w:val="0"/>
      <w:marRight w:val="0"/>
      <w:marTop w:val="0"/>
      <w:marBottom w:val="0"/>
      <w:divBdr>
        <w:top w:val="none" w:sz="0" w:space="0" w:color="auto"/>
        <w:left w:val="none" w:sz="0" w:space="0" w:color="auto"/>
        <w:bottom w:val="none" w:sz="0" w:space="0" w:color="auto"/>
        <w:right w:val="none" w:sz="0" w:space="0" w:color="auto"/>
      </w:divBdr>
    </w:div>
    <w:div w:id="1481729348">
      <w:bodyDiv w:val="1"/>
      <w:marLeft w:val="0"/>
      <w:marRight w:val="0"/>
      <w:marTop w:val="0"/>
      <w:marBottom w:val="0"/>
      <w:divBdr>
        <w:top w:val="none" w:sz="0" w:space="0" w:color="auto"/>
        <w:left w:val="none" w:sz="0" w:space="0" w:color="auto"/>
        <w:bottom w:val="none" w:sz="0" w:space="0" w:color="auto"/>
        <w:right w:val="none" w:sz="0" w:space="0" w:color="auto"/>
      </w:divBdr>
    </w:div>
    <w:div w:id="1486626333">
      <w:bodyDiv w:val="1"/>
      <w:marLeft w:val="0"/>
      <w:marRight w:val="0"/>
      <w:marTop w:val="0"/>
      <w:marBottom w:val="0"/>
      <w:divBdr>
        <w:top w:val="none" w:sz="0" w:space="0" w:color="auto"/>
        <w:left w:val="none" w:sz="0" w:space="0" w:color="auto"/>
        <w:bottom w:val="none" w:sz="0" w:space="0" w:color="auto"/>
        <w:right w:val="none" w:sz="0" w:space="0" w:color="auto"/>
      </w:divBdr>
    </w:div>
    <w:div w:id="1509558098">
      <w:bodyDiv w:val="1"/>
      <w:marLeft w:val="0"/>
      <w:marRight w:val="0"/>
      <w:marTop w:val="0"/>
      <w:marBottom w:val="0"/>
      <w:divBdr>
        <w:top w:val="none" w:sz="0" w:space="0" w:color="auto"/>
        <w:left w:val="none" w:sz="0" w:space="0" w:color="auto"/>
        <w:bottom w:val="none" w:sz="0" w:space="0" w:color="auto"/>
        <w:right w:val="none" w:sz="0" w:space="0" w:color="auto"/>
      </w:divBdr>
    </w:div>
    <w:div w:id="1573928622">
      <w:bodyDiv w:val="1"/>
      <w:marLeft w:val="0"/>
      <w:marRight w:val="0"/>
      <w:marTop w:val="0"/>
      <w:marBottom w:val="0"/>
      <w:divBdr>
        <w:top w:val="none" w:sz="0" w:space="0" w:color="auto"/>
        <w:left w:val="none" w:sz="0" w:space="0" w:color="auto"/>
        <w:bottom w:val="none" w:sz="0" w:space="0" w:color="auto"/>
        <w:right w:val="none" w:sz="0" w:space="0" w:color="auto"/>
      </w:divBdr>
    </w:div>
    <w:div w:id="1587223831">
      <w:bodyDiv w:val="1"/>
      <w:marLeft w:val="0"/>
      <w:marRight w:val="0"/>
      <w:marTop w:val="0"/>
      <w:marBottom w:val="0"/>
      <w:divBdr>
        <w:top w:val="none" w:sz="0" w:space="0" w:color="auto"/>
        <w:left w:val="none" w:sz="0" w:space="0" w:color="auto"/>
        <w:bottom w:val="none" w:sz="0" w:space="0" w:color="auto"/>
        <w:right w:val="none" w:sz="0" w:space="0" w:color="auto"/>
      </w:divBdr>
    </w:div>
    <w:div w:id="1616331372">
      <w:bodyDiv w:val="1"/>
      <w:marLeft w:val="0"/>
      <w:marRight w:val="0"/>
      <w:marTop w:val="0"/>
      <w:marBottom w:val="0"/>
      <w:divBdr>
        <w:top w:val="none" w:sz="0" w:space="0" w:color="auto"/>
        <w:left w:val="none" w:sz="0" w:space="0" w:color="auto"/>
        <w:bottom w:val="none" w:sz="0" w:space="0" w:color="auto"/>
        <w:right w:val="none" w:sz="0" w:space="0" w:color="auto"/>
      </w:divBdr>
    </w:div>
    <w:div w:id="1703508316">
      <w:bodyDiv w:val="1"/>
      <w:marLeft w:val="0"/>
      <w:marRight w:val="0"/>
      <w:marTop w:val="0"/>
      <w:marBottom w:val="0"/>
      <w:divBdr>
        <w:top w:val="none" w:sz="0" w:space="0" w:color="auto"/>
        <w:left w:val="none" w:sz="0" w:space="0" w:color="auto"/>
        <w:bottom w:val="none" w:sz="0" w:space="0" w:color="auto"/>
        <w:right w:val="none" w:sz="0" w:space="0" w:color="auto"/>
      </w:divBdr>
    </w:div>
    <w:div w:id="1704673992">
      <w:bodyDiv w:val="1"/>
      <w:marLeft w:val="0"/>
      <w:marRight w:val="0"/>
      <w:marTop w:val="0"/>
      <w:marBottom w:val="0"/>
      <w:divBdr>
        <w:top w:val="none" w:sz="0" w:space="0" w:color="auto"/>
        <w:left w:val="none" w:sz="0" w:space="0" w:color="auto"/>
        <w:bottom w:val="none" w:sz="0" w:space="0" w:color="auto"/>
        <w:right w:val="none" w:sz="0" w:space="0" w:color="auto"/>
      </w:divBdr>
      <w:divsChild>
        <w:div w:id="1710565975">
          <w:marLeft w:val="0"/>
          <w:marRight w:val="0"/>
          <w:marTop w:val="0"/>
          <w:marBottom w:val="0"/>
          <w:divBdr>
            <w:top w:val="none" w:sz="0" w:space="0" w:color="auto"/>
            <w:left w:val="none" w:sz="0" w:space="0" w:color="auto"/>
            <w:bottom w:val="none" w:sz="0" w:space="0" w:color="auto"/>
            <w:right w:val="none" w:sz="0" w:space="0" w:color="auto"/>
          </w:divBdr>
        </w:div>
      </w:divsChild>
    </w:div>
    <w:div w:id="1715159837">
      <w:bodyDiv w:val="1"/>
      <w:marLeft w:val="0"/>
      <w:marRight w:val="0"/>
      <w:marTop w:val="0"/>
      <w:marBottom w:val="0"/>
      <w:divBdr>
        <w:top w:val="none" w:sz="0" w:space="0" w:color="auto"/>
        <w:left w:val="none" w:sz="0" w:space="0" w:color="auto"/>
        <w:bottom w:val="none" w:sz="0" w:space="0" w:color="auto"/>
        <w:right w:val="none" w:sz="0" w:space="0" w:color="auto"/>
      </w:divBdr>
    </w:div>
    <w:div w:id="1733191344">
      <w:bodyDiv w:val="1"/>
      <w:marLeft w:val="0"/>
      <w:marRight w:val="0"/>
      <w:marTop w:val="0"/>
      <w:marBottom w:val="0"/>
      <w:divBdr>
        <w:top w:val="none" w:sz="0" w:space="0" w:color="auto"/>
        <w:left w:val="none" w:sz="0" w:space="0" w:color="auto"/>
        <w:bottom w:val="none" w:sz="0" w:space="0" w:color="auto"/>
        <w:right w:val="none" w:sz="0" w:space="0" w:color="auto"/>
      </w:divBdr>
      <w:divsChild>
        <w:div w:id="511576321">
          <w:marLeft w:val="0"/>
          <w:marRight w:val="0"/>
          <w:marTop w:val="0"/>
          <w:marBottom w:val="0"/>
          <w:divBdr>
            <w:top w:val="none" w:sz="0" w:space="0" w:color="auto"/>
            <w:left w:val="none" w:sz="0" w:space="0" w:color="auto"/>
            <w:bottom w:val="none" w:sz="0" w:space="0" w:color="auto"/>
            <w:right w:val="none" w:sz="0" w:space="0" w:color="auto"/>
          </w:divBdr>
          <w:divsChild>
            <w:div w:id="4538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4457">
      <w:bodyDiv w:val="1"/>
      <w:marLeft w:val="0"/>
      <w:marRight w:val="0"/>
      <w:marTop w:val="0"/>
      <w:marBottom w:val="0"/>
      <w:divBdr>
        <w:top w:val="none" w:sz="0" w:space="0" w:color="auto"/>
        <w:left w:val="none" w:sz="0" w:space="0" w:color="auto"/>
        <w:bottom w:val="none" w:sz="0" w:space="0" w:color="auto"/>
        <w:right w:val="none" w:sz="0" w:space="0" w:color="auto"/>
      </w:divBdr>
      <w:divsChild>
        <w:div w:id="696930155">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sChild>
    </w:div>
    <w:div w:id="1765153070">
      <w:bodyDiv w:val="1"/>
      <w:marLeft w:val="0"/>
      <w:marRight w:val="0"/>
      <w:marTop w:val="0"/>
      <w:marBottom w:val="0"/>
      <w:divBdr>
        <w:top w:val="none" w:sz="0" w:space="0" w:color="auto"/>
        <w:left w:val="none" w:sz="0" w:space="0" w:color="auto"/>
        <w:bottom w:val="none" w:sz="0" w:space="0" w:color="auto"/>
        <w:right w:val="none" w:sz="0" w:space="0" w:color="auto"/>
      </w:divBdr>
      <w:divsChild>
        <w:div w:id="2085759108">
          <w:marLeft w:val="0"/>
          <w:marRight w:val="0"/>
          <w:marTop w:val="0"/>
          <w:marBottom w:val="0"/>
          <w:divBdr>
            <w:top w:val="none" w:sz="0" w:space="0" w:color="auto"/>
            <w:left w:val="none" w:sz="0" w:space="0" w:color="auto"/>
            <w:bottom w:val="none" w:sz="0" w:space="0" w:color="auto"/>
            <w:right w:val="none" w:sz="0" w:space="0" w:color="auto"/>
          </w:divBdr>
        </w:div>
      </w:divsChild>
    </w:div>
    <w:div w:id="1769764508">
      <w:bodyDiv w:val="1"/>
      <w:marLeft w:val="0"/>
      <w:marRight w:val="0"/>
      <w:marTop w:val="0"/>
      <w:marBottom w:val="0"/>
      <w:divBdr>
        <w:top w:val="none" w:sz="0" w:space="0" w:color="auto"/>
        <w:left w:val="none" w:sz="0" w:space="0" w:color="auto"/>
        <w:bottom w:val="none" w:sz="0" w:space="0" w:color="auto"/>
        <w:right w:val="none" w:sz="0" w:space="0" w:color="auto"/>
      </w:divBdr>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1257247324">
          <w:marLeft w:val="0"/>
          <w:marRight w:val="0"/>
          <w:marTop w:val="0"/>
          <w:marBottom w:val="0"/>
          <w:divBdr>
            <w:top w:val="none" w:sz="0" w:space="0" w:color="auto"/>
            <w:left w:val="none" w:sz="0" w:space="0" w:color="auto"/>
            <w:bottom w:val="none" w:sz="0" w:space="0" w:color="auto"/>
            <w:right w:val="none" w:sz="0" w:space="0" w:color="auto"/>
          </w:divBdr>
        </w:div>
      </w:divsChild>
    </w:div>
    <w:div w:id="1836724727">
      <w:bodyDiv w:val="1"/>
      <w:marLeft w:val="0"/>
      <w:marRight w:val="0"/>
      <w:marTop w:val="0"/>
      <w:marBottom w:val="0"/>
      <w:divBdr>
        <w:top w:val="none" w:sz="0" w:space="0" w:color="auto"/>
        <w:left w:val="none" w:sz="0" w:space="0" w:color="auto"/>
        <w:bottom w:val="none" w:sz="0" w:space="0" w:color="auto"/>
        <w:right w:val="none" w:sz="0" w:space="0" w:color="auto"/>
      </w:divBdr>
      <w:divsChild>
        <w:div w:id="1259872691">
          <w:marLeft w:val="0"/>
          <w:marRight w:val="0"/>
          <w:marTop w:val="0"/>
          <w:marBottom w:val="0"/>
          <w:divBdr>
            <w:top w:val="none" w:sz="0" w:space="0" w:color="auto"/>
            <w:left w:val="none" w:sz="0" w:space="0" w:color="auto"/>
            <w:bottom w:val="none" w:sz="0" w:space="0" w:color="auto"/>
            <w:right w:val="none" w:sz="0" w:space="0" w:color="auto"/>
          </w:divBdr>
          <w:divsChild>
            <w:div w:id="504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424">
      <w:bodyDiv w:val="1"/>
      <w:marLeft w:val="0"/>
      <w:marRight w:val="0"/>
      <w:marTop w:val="0"/>
      <w:marBottom w:val="0"/>
      <w:divBdr>
        <w:top w:val="none" w:sz="0" w:space="0" w:color="auto"/>
        <w:left w:val="none" w:sz="0" w:space="0" w:color="auto"/>
        <w:bottom w:val="none" w:sz="0" w:space="0" w:color="auto"/>
        <w:right w:val="none" w:sz="0" w:space="0" w:color="auto"/>
      </w:divBdr>
      <w:divsChild>
        <w:div w:id="127864162">
          <w:marLeft w:val="0"/>
          <w:marRight w:val="0"/>
          <w:marTop w:val="0"/>
          <w:marBottom w:val="0"/>
          <w:divBdr>
            <w:top w:val="none" w:sz="0" w:space="0" w:color="auto"/>
            <w:left w:val="none" w:sz="0" w:space="0" w:color="auto"/>
            <w:bottom w:val="none" w:sz="0" w:space="0" w:color="auto"/>
            <w:right w:val="none" w:sz="0" w:space="0" w:color="auto"/>
          </w:divBdr>
          <w:divsChild>
            <w:div w:id="780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225">
      <w:bodyDiv w:val="1"/>
      <w:marLeft w:val="0"/>
      <w:marRight w:val="0"/>
      <w:marTop w:val="0"/>
      <w:marBottom w:val="0"/>
      <w:divBdr>
        <w:top w:val="none" w:sz="0" w:space="0" w:color="auto"/>
        <w:left w:val="none" w:sz="0" w:space="0" w:color="auto"/>
        <w:bottom w:val="none" w:sz="0" w:space="0" w:color="auto"/>
        <w:right w:val="none" w:sz="0" w:space="0" w:color="auto"/>
      </w:divBdr>
    </w:div>
    <w:div w:id="1874685464">
      <w:bodyDiv w:val="1"/>
      <w:marLeft w:val="0"/>
      <w:marRight w:val="0"/>
      <w:marTop w:val="0"/>
      <w:marBottom w:val="0"/>
      <w:divBdr>
        <w:top w:val="none" w:sz="0" w:space="0" w:color="auto"/>
        <w:left w:val="none" w:sz="0" w:space="0" w:color="auto"/>
        <w:bottom w:val="none" w:sz="0" w:space="0" w:color="auto"/>
        <w:right w:val="none" w:sz="0" w:space="0" w:color="auto"/>
      </w:divBdr>
    </w:div>
    <w:div w:id="1889369819">
      <w:bodyDiv w:val="1"/>
      <w:marLeft w:val="0"/>
      <w:marRight w:val="0"/>
      <w:marTop w:val="0"/>
      <w:marBottom w:val="0"/>
      <w:divBdr>
        <w:top w:val="none" w:sz="0" w:space="0" w:color="auto"/>
        <w:left w:val="none" w:sz="0" w:space="0" w:color="auto"/>
        <w:bottom w:val="none" w:sz="0" w:space="0" w:color="auto"/>
        <w:right w:val="none" w:sz="0" w:space="0" w:color="auto"/>
      </w:divBdr>
    </w:div>
    <w:div w:id="1921523104">
      <w:bodyDiv w:val="1"/>
      <w:marLeft w:val="0"/>
      <w:marRight w:val="0"/>
      <w:marTop w:val="0"/>
      <w:marBottom w:val="0"/>
      <w:divBdr>
        <w:top w:val="none" w:sz="0" w:space="0" w:color="auto"/>
        <w:left w:val="none" w:sz="0" w:space="0" w:color="auto"/>
        <w:bottom w:val="none" w:sz="0" w:space="0" w:color="auto"/>
        <w:right w:val="none" w:sz="0" w:space="0" w:color="auto"/>
      </w:divBdr>
    </w:div>
    <w:div w:id="1933472675">
      <w:bodyDiv w:val="1"/>
      <w:marLeft w:val="0"/>
      <w:marRight w:val="0"/>
      <w:marTop w:val="0"/>
      <w:marBottom w:val="0"/>
      <w:divBdr>
        <w:top w:val="none" w:sz="0" w:space="0" w:color="auto"/>
        <w:left w:val="none" w:sz="0" w:space="0" w:color="auto"/>
        <w:bottom w:val="none" w:sz="0" w:space="0" w:color="auto"/>
        <w:right w:val="none" w:sz="0" w:space="0" w:color="auto"/>
      </w:divBdr>
      <w:divsChild>
        <w:div w:id="726997837">
          <w:marLeft w:val="0"/>
          <w:marRight w:val="0"/>
          <w:marTop w:val="0"/>
          <w:marBottom w:val="0"/>
          <w:divBdr>
            <w:top w:val="none" w:sz="0" w:space="0" w:color="auto"/>
            <w:left w:val="none" w:sz="0" w:space="0" w:color="auto"/>
            <w:bottom w:val="none" w:sz="0" w:space="0" w:color="auto"/>
            <w:right w:val="none" w:sz="0" w:space="0" w:color="auto"/>
          </w:divBdr>
          <w:divsChild>
            <w:div w:id="6562586">
              <w:marLeft w:val="0"/>
              <w:marRight w:val="0"/>
              <w:marTop w:val="0"/>
              <w:marBottom w:val="0"/>
              <w:divBdr>
                <w:top w:val="none" w:sz="0" w:space="0" w:color="auto"/>
                <w:left w:val="none" w:sz="0" w:space="0" w:color="auto"/>
                <w:bottom w:val="none" w:sz="0" w:space="0" w:color="auto"/>
                <w:right w:val="none" w:sz="0" w:space="0" w:color="auto"/>
              </w:divBdr>
            </w:div>
          </w:divsChild>
        </w:div>
        <w:div w:id="1886717105">
          <w:marLeft w:val="0"/>
          <w:marRight w:val="0"/>
          <w:marTop w:val="0"/>
          <w:marBottom w:val="0"/>
          <w:divBdr>
            <w:top w:val="none" w:sz="0" w:space="0" w:color="auto"/>
            <w:left w:val="none" w:sz="0" w:space="0" w:color="auto"/>
            <w:bottom w:val="none" w:sz="0" w:space="0" w:color="auto"/>
            <w:right w:val="none" w:sz="0" w:space="0" w:color="auto"/>
          </w:divBdr>
        </w:div>
      </w:divsChild>
    </w:div>
    <w:div w:id="1947499433">
      <w:bodyDiv w:val="1"/>
      <w:marLeft w:val="0"/>
      <w:marRight w:val="0"/>
      <w:marTop w:val="0"/>
      <w:marBottom w:val="0"/>
      <w:divBdr>
        <w:top w:val="none" w:sz="0" w:space="0" w:color="auto"/>
        <w:left w:val="none" w:sz="0" w:space="0" w:color="auto"/>
        <w:bottom w:val="none" w:sz="0" w:space="0" w:color="auto"/>
        <w:right w:val="none" w:sz="0" w:space="0" w:color="auto"/>
      </w:divBdr>
    </w:div>
    <w:div w:id="1948391535">
      <w:bodyDiv w:val="1"/>
      <w:marLeft w:val="0"/>
      <w:marRight w:val="0"/>
      <w:marTop w:val="0"/>
      <w:marBottom w:val="0"/>
      <w:divBdr>
        <w:top w:val="none" w:sz="0" w:space="0" w:color="auto"/>
        <w:left w:val="none" w:sz="0" w:space="0" w:color="auto"/>
        <w:bottom w:val="none" w:sz="0" w:space="0" w:color="auto"/>
        <w:right w:val="none" w:sz="0" w:space="0" w:color="auto"/>
      </w:divBdr>
      <w:divsChild>
        <w:div w:id="1749885680">
          <w:marLeft w:val="0"/>
          <w:marRight w:val="0"/>
          <w:marTop w:val="0"/>
          <w:marBottom w:val="0"/>
          <w:divBdr>
            <w:top w:val="none" w:sz="0" w:space="0" w:color="auto"/>
            <w:left w:val="none" w:sz="0" w:space="0" w:color="auto"/>
            <w:bottom w:val="none" w:sz="0" w:space="0" w:color="auto"/>
            <w:right w:val="none" w:sz="0" w:space="0" w:color="auto"/>
          </w:divBdr>
          <w:divsChild>
            <w:div w:id="11364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902">
      <w:bodyDiv w:val="1"/>
      <w:marLeft w:val="0"/>
      <w:marRight w:val="0"/>
      <w:marTop w:val="0"/>
      <w:marBottom w:val="0"/>
      <w:divBdr>
        <w:top w:val="none" w:sz="0" w:space="0" w:color="auto"/>
        <w:left w:val="none" w:sz="0" w:space="0" w:color="auto"/>
        <w:bottom w:val="none" w:sz="0" w:space="0" w:color="auto"/>
        <w:right w:val="none" w:sz="0" w:space="0" w:color="auto"/>
      </w:divBdr>
    </w:div>
    <w:div w:id="1982155492">
      <w:bodyDiv w:val="1"/>
      <w:marLeft w:val="0"/>
      <w:marRight w:val="0"/>
      <w:marTop w:val="0"/>
      <w:marBottom w:val="0"/>
      <w:divBdr>
        <w:top w:val="none" w:sz="0" w:space="0" w:color="auto"/>
        <w:left w:val="none" w:sz="0" w:space="0" w:color="auto"/>
        <w:bottom w:val="none" w:sz="0" w:space="0" w:color="auto"/>
        <w:right w:val="none" w:sz="0" w:space="0" w:color="auto"/>
      </w:divBdr>
    </w:div>
    <w:div w:id="1998800695">
      <w:bodyDiv w:val="1"/>
      <w:marLeft w:val="0"/>
      <w:marRight w:val="0"/>
      <w:marTop w:val="0"/>
      <w:marBottom w:val="0"/>
      <w:divBdr>
        <w:top w:val="none" w:sz="0" w:space="0" w:color="auto"/>
        <w:left w:val="none" w:sz="0" w:space="0" w:color="auto"/>
        <w:bottom w:val="none" w:sz="0" w:space="0" w:color="auto"/>
        <w:right w:val="none" w:sz="0" w:space="0" w:color="auto"/>
      </w:divBdr>
    </w:div>
    <w:div w:id="1999185636">
      <w:bodyDiv w:val="1"/>
      <w:marLeft w:val="0"/>
      <w:marRight w:val="0"/>
      <w:marTop w:val="0"/>
      <w:marBottom w:val="0"/>
      <w:divBdr>
        <w:top w:val="none" w:sz="0" w:space="0" w:color="auto"/>
        <w:left w:val="none" w:sz="0" w:space="0" w:color="auto"/>
        <w:bottom w:val="none" w:sz="0" w:space="0" w:color="auto"/>
        <w:right w:val="none" w:sz="0" w:space="0" w:color="auto"/>
      </w:divBdr>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
    <w:div w:id="2042128792">
      <w:bodyDiv w:val="1"/>
      <w:marLeft w:val="0"/>
      <w:marRight w:val="0"/>
      <w:marTop w:val="0"/>
      <w:marBottom w:val="0"/>
      <w:divBdr>
        <w:top w:val="none" w:sz="0" w:space="0" w:color="auto"/>
        <w:left w:val="none" w:sz="0" w:space="0" w:color="auto"/>
        <w:bottom w:val="none" w:sz="0" w:space="0" w:color="auto"/>
        <w:right w:val="none" w:sz="0" w:space="0" w:color="auto"/>
      </w:divBdr>
    </w:div>
    <w:div w:id="2066027902">
      <w:bodyDiv w:val="1"/>
      <w:marLeft w:val="0"/>
      <w:marRight w:val="0"/>
      <w:marTop w:val="0"/>
      <w:marBottom w:val="0"/>
      <w:divBdr>
        <w:top w:val="none" w:sz="0" w:space="0" w:color="auto"/>
        <w:left w:val="none" w:sz="0" w:space="0" w:color="auto"/>
        <w:bottom w:val="none" w:sz="0" w:space="0" w:color="auto"/>
        <w:right w:val="none" w:sz="0" w:space="0" w:color="auto"/>
      </w:divBdr>
    </w:div>
    <w:div w:id="2080131715">
      <w:bodyDiv w:val="1"/>
      <w:marLeft w:val="0"/>
      <w:marRight w:val="0"/>
      <w:marTop w:val="0"/>
      <w:marBottom w:val="0"/>
      <w:divBdr>
        <w:top w:val="none" w:sz="0" w:space="0" w:color="auto"/>
        <w:left w:val="none" w:sz="0" w:space="0" w:color="auto"/>
        <w:bottom w:val="none" w:sz="0" w:space="0" w:color="auto"/>
        <w:right w:val="none" w:sz="0" w:space="0" w:color="auto"/>
      </w:divBdr>
    </w:div>
    <w:div w:id="212634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agra-gold.ca/wp-content/uploads/2021/06/MLMMI-Project-03-01-06.pdf" TargetMode="External"/><Relationship Id="rId299" Type="http://schemas.openxmlformats.org/officeDocument/2006/relationships/hyperlink" Target="https://www.ipcc.ch/report/2019-refinement-to-the-2006-ipcc-guidelines-for-national-greenhouse-gas-inventories/" TargetMode="External"/><Relationship Id="rId21" Type="http://schemas.openxmlformats.org/officeDocument/2006/relationships/hyperlink" Target="https://github.com/holos-aafc/Holos/blob/main/H.Content/Resources/Table_9_Default_Values_For_Nitrogen_Lignin_In_Crops.csv" TargetMode="External"/><Relationship Id="rId63" Type="http://schemas.openxmlformats.org/officeDocument/2006/relationships/hyperlink" Target="https://github.com/holos-aafc/Holos/blob/main/H.Content/Resources/Table_51_Herbicide_Energy_Requirement_Estimates_By_Region.csv" TargetMode="External"/><Relationship Id="rId159" Type="http://schemas.openxmlformats.org/officeDocument/2006/relationships/hyperlink" Target="http://manure.mb.ca/projects/pdfs/Final%20Report%2006%2001%2001.pdf" TargetMode="External"/><Relationship Id="rId324" Type="http://schemas.openxmlformats.org/officeDocument/2006/relationships/hyperlink" Target="https://www.ieabioenergy.com/wp-content/uploads/2018/01/Methane-Emission_web_end_small.pdf" TargetMode="External"/><Relationship Id="rId366" Type="http://schemas.openxmlformats.org/officeDocument/2006/relationships/hyperlink" Target="http://www.fao.org/3/Y4359E/y4359e00.htm" TargetMode="External"/><Relationship Id="rId170" Type="http://schemas.openxmlformats.org/officeDocument/2006/relationships/hyperlink" Target="https://doi.org/10.1016/j.agee.2006.05.013" TargetMode="External"/><Relationship Id="rId226" Type="http://schemas.openxmlformats.org/officeDocument/2006/relationships/hyperlink" Target="https://www.farmfoodcareon.org/wp-content/uploads/2017/05/Fact-Sheet-Sheep-2016.pdf" TargetMode="External"/><Relationship Id="rId268" Type="http://schemas.openxmlformats.org/officeDocument/2006/relationships/hyperlink" Target="http://knowledgecommons.lakeheadu.ca/handle/2453/4589" TargetMode="External"/><Relationship Id="rId32" Type="http://schemas.openxmlformats.org/officeDocument/2006/relationships/hyperlink" Target="https://github.com/holos-aafc/Holos/blob/a30b5d2682c8b6c9b96ec31069a04e006e2ab9e0/H.Core/Providers/Feed/DietProvider.cs" TargetMode="External"/><Relationship Id="rId74" Type="http://schemas.openxmlformats.org/officeDocument/2006/relationships/hyperlink" Target="https://github.com/holos-aafc/Holos/blob/main/H.Content/Resources/Table_61_Fractions_of_dairy_cattle_N_volatilized.csv" TargetMode="External"/><Relationship Id="rId128" Type="http://schemas.openxmlformats.org/officeDocument/2006/relationships/hyperlink" Target="https://doi.org/10.2134/jeq2004.3700" TargetMode="External"/><Relationship Id="rId335" Type="http://schemas.openxmlformats.org/officeDocument/2006/relationships/hyperlink" Target="https://publications.gc.ca/site/eng/9.506002/publication.html" TargetMode="External"/><Relationship Id="rId377" Type="http://schemas.openxmlformats.org/officeDocument/2006/relationships/hyperlink" Target="https://www.researchgate.net/publication/311815239_Le_pouvoir_methanogene_des_boues_urbaines_Cartographie_des_boues_de_STEP_et_reduction_du_temps_de_mesure_par_un_couplage_experimentation_en_reacteurmodelisation" TargetMode="External"/><Relationship Id="rId5" Type="http://schemas.openxmlformats.org/officeDocument/2006/relationships/numbering" Target="numbering.xml"/><Relationship Id="rId181" Type="http://schemas.openxmlformats.org/officeDocument/2006/relationships/hyperlink" Target="https://doi.org/10.23986/afsci.5947" TargetMode="External"/><Relationship Id="rId237" Type="http://schemas.openxmlformats.org/officeDocument/2006/relationships/hyperlink" Target="https://publications.gc.ca/site/eng/9.506002/publication.html" TargetMode="External"/><Relationship Id="rId402" Type="http://schemas.openxmlformats.org/officeDocument/2006/relationships/hyperlink" Target="https://doi.org/10.1016/j.agsy.2007.02.008" TargetMode="External"/><Relationship Id="rId279" Type="http://schemas.openxmlformats.org/officeDocument/2006/relationships/hyperlink" Target="https://doi.org/10.1016/j.livsci.2007.09.003" TargetMode="External"/><Relationship Id="rId43" Type="http://schemas.openxmlformats.org/officeDocument/2006/relationships/hyperlink" Target="https://github.com/holos-aafc/Holos/blob/main/H.Core/Providers/Animals/Table_31_Swine_VS_Excretion_For_Diets_Provider.cs" TargetMode="External"/><Relationship Id="rId139" Type="http://schemas.openxmlformats.org/officeDocument/2006/relationships/hyperlink" Target="https://www.canr.msu.edu/uploads/files/ManureCharacteristicsMWPS-18_1.pdf" TargetMode="External"/><Relationship Id="rId290" Type="http://schemas.openxmlformats.org/officeDocument/2006/relationships/hyperlink" Target="http://dx.doi.org/10.4067/S0718-58392015000200013" TargetMode="External"/><Relationship Id="rId304" Type="http://schemas.openxmlformats.org/officeDocument/2006/relationships/hyperlink" Target="https://doi.org/10.2527/jas.2014-8000" TargetMode="External"/><Relationship Id="rId346" Type="http://schemas.openxmlformats.org/officeDocument/2006/relationships/hyperlink" Target="https://www.canr.msu.edu/uploads/files/ManureCharacteristicsMWPS-18_1.pdf" TargetMode="External"/><Relationship Id="rId388" Type="http://schemas.openxmlformats.org/officeDocument/2006/relationships/hyperlink" Target="http://www.soilcc.ca/resources.htm" TargetMode="External"/><Relationship Id="rId85" Type="http://schemas.openxmlformats.org/officeDocument/2006/relationships/hyperlink" Target="https://doi.org/10.1016/j.ejrh.2021.100846" TargetMode="External"/><Relationship Id="rId150" Type="http://schemas.openxmlformats.org/officeDocument/2006/relationships/hyperlink" Target="https://cigrjournal.org/index.php/Ejounral/article/view/2467" TargetMode="External"/><Relationship Id="rId192" Type="http://schemas.openxmlformats.org/officeDocument/2006/relationships/hyperlink" Target="http://dx.doi.org/10.1017/S0021859614000811" TargetMode="External"/><Relationship Id="rId206" Type="http://schemas.openxmlformats.org/officeDocument/2006/relationships/hyperlink" Target="https://doi.org/10.2172/15009485" TargetMode="External"/><Relationship Id="rId413" Type="http://schemas.openxmlformats.org/officeDocument/2006/relationships/hyperlink" Target="https://publications.gc.ca/site/eng/9.506002/publication.html" TargetMode="External"/><Relationship Id="rId248" Type="http://schemas.openxmlformats.org/officeDocument/2006/relationships/hyperlink" Target="https://doi.org/10.1002/env.1044" TargetMode="External"/><Relationship Id="rId12" Type="http://schemas.openxmlformats.org/officeDocument/2006/relationships/hyperlink" Target="https://github.com/holos-aafc/Holos/blob/main/H.Content/Documentation/User%20Guide/User%20Guide.md" TargetMode="External"/><Relationship Id="rId108" Type="http://schemas.openxmlformats.org/officeDocument/2006/relationships/hyperlink" Target="https://doi.org/10.1016/j.cosust.2020.07.005" TargetMode="External"/><Relationship Id="rId315" Type="http://schemas.openxmlformats.org/officeDocument/2006/relationships/hyperlink" Target="https://doi.org/10.4141/CJAS08055" TargetMode="External"/><Relationship Id="rId357" Type="http://schemas.openxmlformats.org/officeDocument/2006/relationships/hyperlink" Target="https://publications.gc.ca/site/eng/9.506002/publication.html" TargetMode="External"/><Relationship Id="rId54" Type="http://schemas.openxmlformats.org/officeDocument/2006/relationships/hyperlink" Target="https://github.com/holos-aafc/Holos/blob/main/H.Core/Providers/Animals/Table_42_Poultry_OtherLivestock_Default_NExcretionRates_Provider.cs" TargetMode="External"/><Relationship Id="rId96" Type="http://schemas.openxmlformats.org/officeDocument/2006/relationships/hyperlink" Target="https://doi.org/10.1016/j.ejrh.2021.100846" TargetMode="External"/><Relationship Id="rId161" Type="http://schemas.openxmlformats.org/officeDocument/2006/relationships/hyperlink" Target="https://doi.org/10.13031/2013.26832" TargetMode="External"/><Relationship Id="rId217" Type="http://schemas.openxmlformats.org/officeDocument/2006/relationships/hyperlink" Target="https://doi.org/10.1071/AN15386" TargetMode="External"/><Relationship Id="rId399" Type="http://schemas.openxmlformats.org/officeDocument/2006/relationships/hyperlink" Target="https://doi.org/10.1016/10.1179/174602207X187203" TargetMode="External"/><Relationship Id="rId259" Type="http://schemas.openxmlformats.org/officeDocument/2006/relationships/hyperlink" Target="https://www.farmfoodcareon.org/wp-content/uploads/2017/05/Fact-Sheet-Camelids-2016.pdf" TargetMode="External"/><Relationship Id="rId424" Type="http://schemas.openxmlformats.org/officeDocument/2006/relationships/header" Target="header4.xml"/><Relationship Id="rId23" Type="http://schemas.openxmlformats.org/officeDocument/2006/relationships/hyperlink" Target="https://github.com/holos-aafc/Holos/blob/main/H.Content/Resources/Table_11_Coefficients_For_AGB_Estimation_For_Shelterbelt_Trees.csv" TargetMode="External"/><Relationship Id="rId119" Type="http://schemas.openxmlformats.org/officeDocument/2006/relationships/hyperlink" Target="https://doi.org/10.1016/j.agrformet.2018.02.017" TargetMode="External"/><Relationship Id="rId270" Type="http://schemas.openxmlformats.org/officeDocument/2006/relationships/hyperlink" Target="https://doi.org/10.1016/j.applanim.2018.10.014" TargetMode="External"/><Relationship Id="rId326" Type="http://schemas.openxmlformats.org/officeDocument/2006/relationships/hyperlink" Target="https://extension.psu.edu/anaerobic-digestion-biogas-production-and-odor-reduction" TargetMode="External"/><Relationship Id="rId65" Type="http://schemas.openxmlformats.org/officeDocument/2006/relationships/hyperlink" Target="https://github.com/holos-aafc/Holos/blob/main/H.Economic.Data/Data/Crops/Holos.Crops.csv" TargetMode="External"/><Relationship Id="rId130" Type="http://schemas.openxmlformats.org/officeDocument/2006/relationships/hyperlink" Target="https://doi.org/10.2134/jeq2014.02.0087" TargetMode="External"/><Relationship Id="rId368" Type="http://schemas.openxmlformats.org/officeDocument/2006/relationships/hyperlink" Target="https://doi.org/10.1016/j.atmosenv.2015.11.030" TargetMode="External"/><Relationship Id="rId172" Type="http://schemas.openxmlformats.org/officeDocument/2006/relationships/hyperlink" Target="https://doi.org/10.4141/cjps09194" TargetMode="External"/><Relationship Id="rId228" Type="http://schemas.openxmlformats.org/officeDocument/2006/relationships/hyperlink" Target="https://www.ipcc.ch/report/2019-refinement-to-the-2006-ipcc-guidelines-for-national-greenhouse-gas-inventories/" TargetMode="External"/><Relationship Id="rId281" Type="http://schemas.openxmlformats.org/officeDocument/2006/relationships/hyperlink" Target="https://doi.org/10.1016/j.atmosenv.2015.11.030" TargetMode="External"/><Relationship Id="rId337" Type="http://schemas.openxmlformats.org/officeDocument/2006/relationships/hyperlink" Target="https://www.canr.msu.edu/uploads/files/ManureCharacteristicsMWPS-18_1.pdf" TargetMode="External"/><Relationship Id="rId34" Type="http://schemas.openxmlformats.org/officeDocument/2006/relationships/hyperlink" Target="https://github.com/holos-aafc/Holos/blob/main/H.Content/Resources/Table_22_Livestock_Coefficients_For_Sheep.csv" TargetMode="External"/><Relationship Id="rId76" Type="http://schemas.openxmlformats.org/officeDocument/2006/relationships/hyperlink" Target="http://www.agr.gc.ca/eng/scientific-collaboration-and-research-in-agriculture/agricultural-research-results/holos-software-program/?id=1349181297838" TargetMode="External"/><Relationship Id="rId141" Type="http://schemas.openxmlformats.org/officeDocument/2006/relationships/hyperlink" Target="https://doi.org/10.1016/j.agrformet.2017.12.184" TargetMode="External"/><Relationship Id="rId379" Type="http://schemas.openxmlformats.org/officeDocument/2006/relationships/hyperlink" Target="https://doi.org/10.20546/ijcmas.2019.807.066" TargetMode="External"/><Relationship Id="rId7" Type="http://schemas.openxmlformats.org/officeDocument/2006/relationships/settings" Target="settings.xml"/><Relationship Id="rId183" Type="http://schemas.openxmlformats.org/officeDocument/2006/relationships/hyperlink" Target="https://doi.org/10.1016/j.fcr.2020.107904" TargetMode="External"/><Relationship Id="rId239" Type="http://schemas.openxmlformats.org/officeDocument/2006/relationships/hyperlink" Target="https://doi.org/10.17226/19014" TargetMode="External"/><Relationship Id="rId390" Type="http://schemas.openxmlformats.org/officeDocument/2006/relationships/hyperlink" Target="https://doi.org/10.2134/jeq2013.11.0474" TargetMode="External"/><Relationship Id="rId404" Type="http://schemas.openxmlformats.org/officeDocument/2006/relationships/hyperlink" Target="https://publications.gc.ca/site/eng/9.506002/publication.html" TargetMode="External"/><Relationship Id="rId250" Type="http://schemas.openxmlformats.org/officeDocument/2006/relationships/image" Target="media/image5.png"/><Relationship Id="rId292" Type="http://schemas.openxmlformats.org/officeDocument/2006/relationships/hyperlink" Target="https://doi.org/10.1128/AEM.02278-12" TargetMode="External"/><Relationship Id="rId306" Type="http://schemas.openxmlformats.org/officeDocument/2006/relationships/hyperlink" Target="https://www.ipcc.ch/report/2019-refinement-to-the-2006-ipcc-guidelines-for-national-greenhouse-gas-inventories/" TargetMode="External"/><Relationship Id="rId45" Type="http://schemas.openxmlformats.org/officeDocument/2006/relationships/hyperlink" Target="https://github.com/holos-aafc/Holos/blob/main/H.Content/Resources/Table_33_Daily_Feed_Intake_For_Swine_Groups.csv" TargetMode="External"/><Relationship Id="rId87" Type="http://schemas.openxmlformats.org/officeDocument/2006/relationships/image" Target="media/image1.emf"/><Relationship Id="rId110" Type="http://schemas.openxmlformats.org/officeDocument/2006/relationships/hyperlink" Target="https://www150.statcan.gc.ca/n1/en/pub/16-402-x/16-402-x2013001-eng.pdf?st=qMO66Z6z" TargetMode="External"/><Relationship Id="rId348" Type="http://schemas.openxmlformats.org/officeDocument/2006/relationships/hyperlink" Target="https://www.ontario.ca/page/using-separated-manure-solids-compost-bedding" TargetMode="External"/><Relationship Id="rId152" Type="http://schemas.openxmlformats.org/officeDocument/2006/relationships/hyperlink" Target="https://doi.org/10.4141/cjss89-006" TargetMode="External"/><Relationship Id="rId194" Type="http://schemas.openxmlformats.org/officeDocument/2006/relationships/hyperlink" Target="https://doi.org/10.4141/S02-056" TargetMode="External"/><Relationship Id="rId208" Type="http://schemas.openxmlformats.org/officeDocument/2006/relationships/hyperlink" Target="https://www.canr.msu.edu/uploads/files/ManureCharacteristicsMWPS-18_1.pdf" TargetMode="External"/><Relationship Id="rId415" Type="http://schemas.openxmlformats.org/officeDocument/2006/relationships/hyperlink" Target="https://www.ipcc.ch/site/assets/uploads/2018/03/ipcc_far_wg_I_full_report.pdf" TargetMode="External"/><Relationship Id="rId261" Type="http://schemas.openxmlformats.org/officeDocument/2006/relationships/hyperlink" Target="https://doi.org/10.1002/9781118785706" TargetMode="External"/><Relationship Id="rId14" Type="http://schemas.openxmlformats.org/officeDocument/2006/relationships/hyperlink" Target="https://github.com/holos-aafc/Holos/blob/main/H.Content/Resources/Table_2_Climate_Normal_Periods.csv" TargetMode="External"/><Relationship Id="rId56" Type="http://schemas.openxmlformats.org/officeDocument/2006/relationships/hyperlink" Target="https://github.com/holos-aafc/Holos/blob/main/H.Core/Providers/Animals/Table_44_Fraction_OrganicN_Mineralized_As_Tan_Provider.cs" TargetMode="External"/><Relationship Id="rId317" Type="http://schemas.openxmlformats.org/officeDocument/2006/relationships/hyperlink" Target="https://doi.org/10.1016/j.wasman.2021.08.020" TargetMode="External"/><Relationship Id="rId359" Type="http://schemas.openxmlformats.org/officeDocument/2006/relationships/hyperlink" Target="https://www.ipcc.ch/report/2019-refinement-to-the-2006-ipcc-guidelines-for-national-greenhouse-gas-inventories/" TargetMode="External"/><Relationship Id="rId98" Type="http://schemas.openxmlformats.org/officeDocument/2006/relationships/hyperlink" Target="https://publications.gc.ca/site/eng/9.506002/publication.html" TargetMode="External"/><Relationship Id="rId121" Type="http://schemas.openxmlformats.org/officeDocument/2006/relationships/hyperlink" Target="http://manure.mb.ca/projects/pdfs/Racz%20and%20Fitzgerald%20Volume%201%20-%20Properties.pdf" TargetMode="External"/><Relationship Id="rId163" Type="http://schemas.openxmlformats.org/officeDocument/2006/relationships/hyperlink" Target="https://doi.org/10.4141/CJSS09040" TargetMode="External"/><Relationship Id="rId219" Type="http://schemas.openxmlformats.org/officeDocument/2006/relationships/hyperlink" Target="https://doi.org/10.1016/j.anifeedsci.2019.114207" TargetMode="External"/><Relationship Id="rId370" Type="http://schemas.openxmlformats.org/officeDocument/2006/relationships/hyperlink" Target="https://www.ipcc.ch/report/2006-ipcc-guidelines-for-national-greenhouse-gas-inventories/" TargetMode="External"/><Relationship Id="rId426" Type="http://schemas.openxmlformats.org/officeDocument/2006/relationships/footer" Target="footer4.xml"/><Relationship Id="rId230" Type="http://schemas.openxmlformats.org/officeDocument/2006/relationships/hyperlink" Target="https://doi.org/10.1002/env.1044" TargetMode="External"/><Relationship Id="rId25" Type="http://schemas.openxmlformats.org/officeDocument/2006/relationships/hyperlink" Target="https://github.com/holos-aafc/Holos/blob/main/H.Core/Providers/Soil/Table_13_Soil_N2O_Emission_Factors_Provider.cs" TargetMode="External"/><Relationship Id="rId67" Type="http://schemas.openxmlformats.org/officeDocument/2006/relationships/hyperlink" Target="https://www.esrl.noaa.gov/gmd/aggi/aggi.html" TargetMode="External"/><Relationship Id="rId272" Type="http://schemas.openxmlformats.org/officeDocument/2006/relationships/hyperlink" Target="https://doi.org/10.4141/cjas2010-004" TargetMode="External"/><Relationship Id="rId328" Type="http://schemas.openxmlformats.org/officeDocument/2006/relationships/hyperlink" Target="https://doi.org/10.1016/j.jenvman.2019.02.001" TargetMode="External"/><Relationship Id="rId132" Type="http://schemas.openxmlformats.org/officeDocument/2006/relationships/hyperlink" Target="https://doi.org/10.1139/cjss-2017-0083" TargetMode="External"/><Relationship Id="rId174" Type="http://schemas.openxmlformats.org/officeDocument/2006/relationships/hyperlink" Target="https://doi.org/10.31274/etd-180810-3221" TargetMode="External"/><Relationship Id="rId381" Type="http://schemas.openxmlformats.org/officeDocument/2006/relationships/hyperlink" Target="https://doi.org/10.1007/BF02643516" TargetMode="External"/><Relationship Id="rId241" Type="http://schemas.openxmlformats.org/officeDocument/2006/relationships/hyperlink" Target="https://publications.gc.ca/site/eng/9.506002/publication.html" TargetMode="External"/><Relationship Id="rId36" Type="http://schemas.openxmlformats.org/officeDocument/2006/relationships/hyperlink" Target="https://github.com/holos-aafc/Holos/blob/main/H.Core/Providers/Animals/Table_24_Lamb_Daily_Weight_Gain_Provider.cs" TargetMode="External"/><Relationship Id="rId283" Type="http://schemas.openxmlformats.org/officeDocument/2006/relationships/hyperlink" Target="https://doi.org/10.13031/2013.20481" TargetMode="External"/><Relationship Id="rId339" Type="http://schemas.openxmlformats.org/officeDocument/2006/relationships/hyperlink" Target="https://doi.org/10.1016/j.atmosenv.2014.04.037" TargetMode="External"/><Relationship Id="rId78" Type="http://schemas.openxmlformats.org/officeDocument/2006/relationships/hyperlink" Target="https://open.canada.ca/data/en/dataset/5ad5e20c-f2bb-497d-a2a2-440eec6e10cd" TargetMode="External"/><Relationship Id="rId101" Type="http://schemas.openxmlformats.org/officeDocument/2006/relationships/hyperlink" Target="https://doi.org/10.1002/env.1044" TargetMode="External"/><Relationship Id="rId143" Type="http://schemas.openxmlformats.org/officeDocument/2006/relationships/hyperlink" Target="https://doi.org/10.2134/jeq2003.1-887" TargetMode="External"/><Relationship Id="rId185" Type="http://schemas.openxmlformats.org/officeDocument/2006/relationships/hyperlink" Target="https://doi.org/10.2136/sssaj1997.03615995006100050016x" TargetMode="External"/><Relationship Id="rId350" Type="http://schemas.openxmlformats.org/officeDocument/2006/relationships/hyperlink" Target="https://publications.gc.ca/site/eng/9.506002/publication.html" TargetMode="External"/><Relationship Id="rId406" Type="http://schemas.openxmlformats.org/officeDocument/2006/relationships/hyperlink" Target="https://publications.gc.ca/site/eng/9.506002/publication.html" TargetMode="External"/><Relationship Id="rId9" Type="http://schemas.openxmlformats.org/officeDocument/2006/relationships/footnotes" Target="footnotes.xml"/><Relationship Id="rId210" Type="http://schemas.openxmlformats.org/officeDocument/2006/relationships/hyperlink" Target="https://publications.gc.ca/site/eng/9.506002/publication.html" TargetMode="External"/><Relationship Id="rId392" Type="http://schemas.openxmlformats.org/officeDocument/2006/relationships/header" Target="header1.xml"/><Relationship Id="rId252" Type="http://schemas.openxmlformats.org/officeDocument/2006/relationships/hyperlink" Target="https://www.nfacc.ca/pdfs/codes/deer_code_of_practice.pdf" TargetMode="External"/><Relationship Id="rId294" Type="http://schemas.openxmlformats.org/officeDocument/2006/relationships/hyperlink" Target="https://doi.org/10.2527/jas.2013-6506" TargetMode="External"/><Relationship Id="rId308" Type="http://schemas.openxmlformats.org/officeDocument/2006/relationships/hyperlink" Target="https://doi.org/10.4141/cjas2012-055" TargetMode="External"/><Relationship Id="rId47" Type="http://schemas.openxmlformats.org/officeDocument/2006/relationships/hyperlink" Target="https://github.com/holos-aafc/Holos/blob/main/H.Core/Providers/Animals/Table_35_Methane_Producing_Capacity_Default_Values_Provider.cs" TargetMode="External"/><Relationship Id="rId89" Type="http://schemas.openxmlformats.org/officeDocument/2006/relationships/image" Target="media/image3.tiff"/><Relationship Id="rId112" Type="http://schemas.openxmlformats.org/officeDocument/2006/relationships/hyperlink" Target="https://doi.org/10.7451/CBE.2018.60.6.1" TargetMode="External"/><Relationship Id="rId154" Type="http://schemas.openxmlformats.org/officeDocument/2006/relationships/hyperlink" Target="https://doi.org/10.4141/cjss94-022" TargetMode="External"/><Relationship Id="rId361" Type="http://schemas.openxmlformats.org/officeDocument/2006/relationships/hyperlink" Target="https://www.farmfoodcareon.org/wp-content/uploads/2017/05/Hen-and-Egg-fact-sheet-2016final.pdf" TargetMode="External"/><Relationship Id="rId196" Type="http://schemas.openxmlformats.org/officeDocument/2006/relationships/hyperlink" Target="https://doi.org/10.1016/j.still.2010.10.006" TargetMode="External"/><Relationship Id="rId417" Type="http://schemas.openxmlformats.org/officeDocument/2006/relationships/hyperlink" Target="https://www.ipcc.ch/report/ar3/wg1/" TargetMode="External"/><Relationship Id="rId16" Type="http://schemas.openxmlformats.org/officeDocument/2006/relationships/hyperlink" Target="https://github.com/holos-aafc/Holos/blob/main/H.Content/Resources/Table_4_Percentage_Total_Annual_Irrigation_Water_Applied.csv" TargetMode="External"/><Relationship Id="rId221" Type="http://schemas.openxmlformats.org/officeDocument/2006/relationships/hyperlink" Target="https://doi.org/10.3168/jds.2006-675" TargetMode="External"/><Relationship Id="rId263" Type="http://schemas.openxmlformats.org/officeDocument/2006/relationships/hyperlink" Target="https://citeseerx.ist.psu.edu/viewdoc/download?doi=10.1.1.483.4097&amp;rep=rep1&amp;type=pdf" TargetMode="External"/><Relationship Id="rId319" Type="http://schemas.openxmlformats.org/officeDocument/2006/relationships/hyperlink" Target="https://staff.emu.edu.tr/devrimaydin/Documents/MENG446/Chapter%205%20Combined%20Heat%20and%20Power.pdf" TargetMode="External"/><Relationship Id="rId58" Type="http://schemas.openxmlformats.org/officeDocument/2006/relationships/hyperlink" Target="https://github.com/holos-aafc/Holos/blob/main/H.Content/Resources/Table_46_Parameters_For_Calculating_Biogas_Methane_Production_In_AD_System.csv" TargetMode="External"/><Relationship Id="rId123" Type="http://schemas.openxmlformats.org/officeDocument/2006/relationships/hyperlink" Target="https://open.alberta.ca/publications/6921902" TargetMode="External"/><Relationship Id="rId330" Type="http://schemas.openxmlformats.org/officeDocument/2006/relationships/hyperlink" Target="https://doi.org/10.1002/mbo3.764" TargetMode="External"/><Relationship Id="rId165" Type="http://schemas.openxmlformats.org/officeDocument/2006/relationships/hyperlink" Target="https://doi.org/10.4141/S01-030" TargetMode="External"/><Relationship Id="rId372" Type="http://schemas.openxmlformats.org/officeDocument/2006/relationships/hyperlink" Target="https://doi.org/10.15454/U4S6OF" TargetMode="External"/><Relationship Id="rId428" Type="http://schemas.openxmlformats.org/officeDocument/2006/relationships/fontTable" Target="fontTable.xml"/><Relationship Id="rId232" Type="http://schemas.openxmlformats.org/officeDocument/2006/relationships/hyperlink" Target="https://www.ipcc.ch/report/2019-refinement-to-the-2006-ipcc-guidelines-for-national-greenhouse-gas-inventories/" TargetMode="External"/><Relationship Id="rId274" Type="http://schemas.openxmlformats.org/officeDocument/2006/relationships/hyperlink" Target="https://doi.org/10.25318/3210012901-eng" TargetMode="External"/><Relationship Id="rId27" Type="http://schemas.openxmlformats.org/officeDocument/2006/relationships/hyperlink" Target="https://github.com/holos-aafc/Holos/blob/main/H.Core/Providers/Soil/Table_15_Default_Soil_N2O_Emission_BreakDown_Provider.cs" TargetMode="External"/><Relationship Id="rId69" Type="http://schemas.openxmlformats.org/officeDocument/2006/relationships/hyperlink" Target="https://github.com/holos-aafc/Holos/blob/main/H.Content/Resources/Table_56_Conversion_Factors_Atomic_To_Molecular_Weight.csv" TargetMode="External"/><Relationship Id="rId134" Type="http://schemas.openxmlformats.org/officeDocument/2006/relationships/hyperlink" Target="https://doi.org/10.2134/jeq2007.0351" TargetMode="External"/><Relationship Id="rId80" Type="http://schemas.openxmlformats.org/officeDocument/2006/relationships/hyperlink" Target="https://power.larc.nasa.gov/data-access-viewer/" TargetMode="External"/><Relationship Id="rId176" Type="http://schemas.openxmlformats.org/officeDocument/2006/relationships/hyperlink" Target="http://dx.doi.org/10.1017/S0021859698005899" TargetMode="External"/><Relationship Id="rId341" Type="http://schemas.openxmlformats.org/officeDocument/2006/relationships/hyperlink" Target="https://publications.gc.ca/site/eng/9.506002/publication.html" TargetMode="External"/><Relationship Id="rId383" Type="http://schemas.openxmlformats.org/officeDocument/2006/relationships/hyperlink" Target="https://doi.org/10.21205/deufmd.2021236817" TargetMode="External"/><Relationship Id="rId201" Type="http://schemas.openxmlformats.org/officeDocument/2006/relationships/hyperlink" Target="https://doi.org/10.1080/09064710.2018.1498911" TargetMode="External"/><Relationship Id="rId243" Type="http://schemas.openxmlformats.org/officeDocument/2006/relationships/hyperlink" Target="https://www.ipcc.ch/report/2019-refinement-to-the-2006-ipcc-guidelines-for-national-greenhouse-gas-inventories/" TargetMode="External"/><Relationship Id="rId285" Type="http://schemas.openxmlformats.org/officeDocument/2006/relationships/hyperlink" Target="https://www.ipcc.ch/report/2019-refinement-to-the-2006-ipcc-guidelines-for-national-greenhouse-gas-inventories/" TargetMode="External"/><Relationship Id="rId38" Type="http://schemas.openxmlformats.org/officeDocument/2006/relationships/hyperlink" Target="https://github.com/holos-aafc/Holos/blob/main/H.Content/Resources/Table_18_26_Diet_Coefficients_For_Beef_Dairy_Sheep.csv" TargetMode="External"/><Relationship Id="rId103" Type="http://schemas.openxmlformats.org/officeDocument/2006/relationships/hyperlink" Target="https://www.ipcc.ch/report/2019-refinement-to-the-2006-ipcc-guidelines-for-national-greenhouse-gas-inventories/" TargetMode="External"/><Relationship Id="rId310" Type="http://schemas.openxmlformats.org/officeDocument/2006/relationships/hyperlink" Target="https://doi.org/10.4141/cjas2010-004" TargetMode="External"/><Relationship Id="rId91" Type="http://schemas.openxmlformats.org/officeDocument/2006/relationships/hyperlink" Target="http://sis.agr.gc.ca/cansis/nsdb/slc/v3.2/index.html" TargetMode="External"/><Relationship Id="rId145" Type="http://schemas.openxmlformats.org/officeDocument/2006/relationships/hyperlink" Target="https://doi.org/10.2134/agronj2009.0057" TargetMode="External"/><Relationship Id="rId187" Type="http://schemas.openxmlformats.org/officeDocument/2006/relationships/hyperlink" Target="https://www.jstor.org/stable/44490608" TargetMode="External"/><Relationship Id="rId352" Type="http://schemas.openxmlformats.org/officeDocument/2006/relationships/hyperlink" Target="https://doi.org/10.1016/j.jclepro.2017.03.050" TargetMode="External"/><Relationship Id="rId394" Type="http://schemas.openxmlformats.org/officeDocument/2006/relationships/footer" Target="footer1.xml"/><Relationship Id="rId408" Type="http://schemas.openxmlformats.org/officeDocument/2006/relationships/hyperlink" Target="https://publications.gc.ca/site/eng/9.506002/publication.html" TargetMode="External"/><Relationship Id="rId1" Type="http://schemas.openxmlformats.org/officeDocument/2006/relationships/customXml" Target="../customXml/item1.xml"/><Relationship Id="rId212" Type="http://schemas.openxmlformats.org/officeDocument/2006/relationships/hyperlink" Target="https://doi.org/10.1029/2000GB001389" TargetMode="External"/><Relationship Id="rId233" Type="http://schemas.openxmlformats.org/officeDocument/2006/relationships/hyperlink" Target="https://lactanet.ca/wp-content/uploads/2021/01/2019-atlantic_dairy_evolution_part_2.pdf" TargetMode="External"/><Relationship Id="rId254" Type="http://schemas.openxmlformats.org/officeDocument/2006/relationships/hyperlink" Target="https://www.cansheep.ca/documents/VTB_Housing%20Section%202.pdf" TargetMode="External"/><Relationship Id="rId28" Type="http://schemas.openxmlformats.org/officeDocument/2006/relationships/hyperlink" Target="https://github.com/holos-aafc/Holos/blob/main/H.Core/Providers/Animals/Table_16_Livestock_Coefficients_BeefAndDairy_Cattle_Provider.cs" TargetMode="External"/><Relationship Id="rId49" Type="http://schemas.openxmlformats.org/officeDocument/2006/relationships/hyperlink" Target="https://github.com/holos-aafc/Holos/blob/main/H.Core/Providers/Animals/Table_37_MCF_By_Climate_Livestock_MansureSystem_Provider.cs" TargetMode="External"/><Relationship Id="rId114" Type="http://schemas.openxmlformats.org/officeDocument/2006/relationships/hyperlink" Target="http://www.omafra.gov.on.ca/english/crops/facts/13-043.htm" TargetMode="External"/><Relationship Id="rId275" Type="http://schemas.openxmlformats.org/officeDocument/2006/relationships/hyperlink" Target="https://doi.org/10.25318/3210037301-eng" TargetMode="External"/><Relationship Id="rId296" Type="http://schemas.openxmlformats.org/officeDocument/2006/relationships/hyperlink" Target="https://doi.org/10.13031/2013.26832" TargetMode="External"/><Relationship Id="rId300" Type="http://schemas.openxmlformats.org/officeDocument/2006/relationships/hyperlink" Target="https://doi.org/10.4141/S05-101" TargetMode="External"/><Relationship Id="rId60" Type="http://schemas.openxmlformats.org/officeDocument/2006/relationships/hyperlink" Target="https://github.com/holos-aafc/Holos/blob/main/H.Content/Resources/Table_48_Carbon_Footprint_At_Plant_Gate_For_Direct_Fertilizer_Blends.csv" TargetMode="External"/><Relationship Id="rId81" Type="http://schemas.openxmlformats.org/officeDocument/2006/relationships/hyperlink" Target="https://www150.statcan.gc.ca/t1/tbl1/en/tv.action?pid=3210000201" TargetMode="External"/><Relationship Id="rId135" Type="http://schemas.openxmlformats.org/officeDocument/2006/relationships/hyperlink" Target="https://doi.org/10.2134/jeq2013.06.0230" TargetMode="External"/><Relationship Id="rId156" Type="http://schemas.openxmlformats.org/officeDocument/2006/relationships/hyperlink" Target="http://www.gov.pe.ca/photos/original/af_NM_manconv.pdf" TargetMode="External"/><Relationship Id="rId177" Type="http://schemas.openxmlformats.org/officeDocument/2006/relationships/hyperlink" Target="https://doi.org/10.1016/0038-0717(94)90221-6" TargetMode="External"/><Relationship Id="rId198" Type="http://schemas.openxmlformats.org/officeDocument/2006/relationships/hyperlink" Target="https://doi.org/10.1139/cjps-2018-0311" TargetMode="External"/><Relationship Id="rId321" Type="http://schemas.openxmlformats.org/officeDocument/2006/relationships/hyperlink" Target="https://doi.org/10.1016/j.biombioe.2011.06.009" TargetMode="External"/><Relationship Id="rId342" Type="http://schemas.openxmlformats.org/officeDocument/2006/relationships/hyperlink" Target="https://doi.org/10.3168/jds.2020-18318" TargetMode="External"/><Relationship Id="rId363" Type="http://schemas.openxmlformats.org/officeDocument/2006/relationships/hyperlink" Target="https://doi.org/10.1002/env.1044" TargetMode="External"/><Relationship Id="rId384" Type="http://schemas.openxmlformats.org/officeDocument/2006/relationships/hyperlink" Target="https://doi.org/10.5713/ajas.2012.12623" TargetMode="External"/><Relationship Id="rId419" Type="http://schemas.openxmlformats.org/officeDocument/2006/relationships/hyperlink" Target="https://www.ipcc.ch/report/ar5/wg1/" TargetMode="External"/><Relationship Id="rId202" Type="http://schemas.openxmlformats.org/officeDocument/2006/relationships/hyperlink" Target="https://doi.org/10.2134/agronj2018.10.0652" TargetMode="External"/><Relationship Id="rId223" Type="http://schemas.openxmlformats.org/officeDocument/2006/relationships/hyperlink" Target="https://doi.org/10.2527/2003.81123141x" TargetMode="External"/><Relationship Id="rId244" Type="http://schemas.openxmlformats.org/officeDocument/2006/relationships/hyperlink" Target="https://doi.org/10.2527/1999.7751037x" TargetMode="External"/><Relationship Id="rId430" Type="http://schemas.openxmlformats.org/officeDocument/2006/relationships/theme" Target="theme/theme1.xml"/><Relationship Id="rId18" Type="http://schemas.openxmlformats.org/officeDocument/2006/relationships/hyperlink" Target="https://github.com/holos-aafc/Holos/blob/main/H.Content/Resources/Table_6_Manure_Types_And_Default_Composition.csv" TargetMode="External"/><Relationship Id="rId39" Type="http://schemas.openxmlformats.org/officeDocument/2006/relationships/hyperlink" Target="https://github.com/holos-aafc/Holos/blob/main/H.Core/Providers/Animals/Table_27_Enteric_CH4_Swine_Poultry_OtherLivestock_Provider.cs" TargetMode="External"/><Relationship Id="rId265" Type="http://schemas.openxmlformats.org/officeDocument/2006/relationships/hyperlink" Target="https://www.nfacc.ca/codes-of-practice/equine" TargetMode="External"/><Relationship Id="rId286" Type="http://schemas.openxmlformats.org/officeDocument/2006/relationships/hyperlink" Target="https://doi.org/10.1016/j.livsci.2011.04.006" TargetMode="External"/><Relationship Id="rId50" Type="http://schemas.openxmlformats.org/officeDocument/2006/relationships/hyperlink" Target="https://github.com/holos-aafc/Holos/blob/main/H.Core/Providers/Animals/Table_38_OtherLivestock_Default_CH4_Emission_Factors_Provider.cs" TargetMode="External"/><Relationship Id="rId104" Type="http://schemas.openxmlformats.org/officeDocument/2006/relationships/hyperlink" Target="https://doi.org/10.1002/env.1044" TargetMode="External"/><Relationship Id="rId125" Type="http://schemas.openxmlformats.org/officeDocument/2006/relationships/hyperlink" Target="https://www.gov.mb.ca/agriculture/environment/nutrient-management/pubs/mmf_calcmanureapprates_factsheet.pdf" TargetMode="External"/><Relationship Id="rId146" Type="http://schemas.openxmlformats.org/officeDocument/2006/relationships/hyperlink" Target="https://doi.org/10.3168/jds.S0022-0302(05)73058-7" TargetMode="External"/><Relationship Id="rId167" Type="http://schemas.openxmlformats.org/officeDocument/2006/relationships/hyperlink" Target="https://doi.org/10.1111/gcbb.12428" TargetMode="External"/><Relationship Id="rId188" Type="http://schemas.openxmlformats.org/officeDocument/2006/relationships/hyperlink" Target="http://dx.doi.org/10.1017/S1742170518000236" TargetMode="External"/><Relationship Id="rId311" Type="http://schemas.openxmlformats.org/officeDocument/2006/relationships/hyperlink" Target="https://doi.org/10.2134/agronmonogr49.c20" TargetMode="External"/><Relationship Id="rId332" Type="http://schemas.openxmlformats.org/officeDocument/2006/relationships/hyperlink" Target="https://doi.org/10.1016/j.jenvman.2020.111211" TargetMode="External"/><Relationship Id="rId353" Type="http://schemas.openxmlformats.org/officeDocument/2006/relationships/hyperlink" Target="https://www.ipcc.ch/report/2019-refinement-to-the-2006-ipcc-guidelines-for-national-greenhouse-gas-inventories/" TargetMode="External"/><Relationship Id="rId374" Type="http://schemas.openxmlformats.org/officeDocument/2006/relationships/hyperlink" Target="https://doi.org/10.1007/s10163-021-01220-9" TargetMode="External"/><Relationship Id="rId395" Type="http://schemas.openxmlformats.org/officeDocument/2006/relationships/footer" Target="footer2.xml"/><Relationship Id="rId409" Type="http://schemas.openxmlformats.org/officeDocument/2006/relationships/hyperlink" Target="https://publications.gc.ca/site/eng/9.506002/publication.html" TargetMode="External"/><Relationship Id="rId71" Type="http://schemas.openxmlformats.org/officeDocument/2006/relationships/hyperlink" Target="https://github.com/holos-aafc/Holos/blob/main/H.Core/Emissions/Table_57_58_Expression_Of_Uncertainty_Calculator.cs" TargetMode="External"/><Relationship Id="rId92" Type="http://schemas.openxmlformats.org/officeDocument/2006/relationships/hyperlink" Target="https://www.parc.ca/rac/fileManagement/upload/12855-2E11%20Vulnerability%20of%20Grasslands%20to%20climate%20change.pdf" TargetMode="External"/><Relationship Id="rId213" Type="http://schemas.openxmlformats.org/officeDocument/2006/relationships/hyperlink" Target="https://opengovca.com/employee/henry-janzen" TargetMode="External"/><Relationship Id="rId234" Type="http://schemas.openxmlformats.org/officeDocument/2006/relationships/hyperlink" Target="https://doi.org/10.1016/j.atmosenv.2014.12.023" TargetMode="External"/><Relationship Id="rId420" Type="http://schemas.openxmlformats.org/officeDocument/2006/relationships/hyperlink" Target="https://doi.org/10.1017/9781009157896" TargetMode="External"/><Relationship Id="rId2" Type="http://schemas.openxmlformats.org/officeDocument/2006/relationships/customXml" Target="../customXml/item2.xml"/><Relationship Id="rId29" Type="http://schemas.openxmlformats.org/officeDocument/2006/relationships/hyperlink" Target="https://github.com/holos-aafc/Holos/blob/main/H.Content/Resources/Table_17_Beef_And_Dairy_Cattle_Feeding_Activity_Coefficients.csv" TargetMode="External"/><Relationship Id="rId255" Type="http://schemas.openxmlformats.org/officeDocument/2006/relationships/hyperlink" Target="https://doi.org/10.1016/j.atmosenv.2015.11.030" TargetMode="External"/><Relationship Id="rId276" Type="http://schemas.openxmlformats.org/officeDocument/2006/relationships/hyperlink" Target="https://www.nationaldairystudy.ca/at-a-glance" TargetMode="External"/><Relationship Id="rId297" Type="http://schemas.openxmlformats.org/officeDocument/2006/relationships/hyperlink" Target="https://publications.gc.ca/site/eng/9.506002/publication.html" TargetMode="External"/><Relationship Id="rId40" Type="http://schemas.openxmlformats.org/officeDocument/2006/relationships/hyperlink" Target="https://github.com/holos-aafc/Holos/blob/main/H.Content/Resources/Table_28_Average_Number_Of_Production_Days.csv" TargetMode="External"/><Relationship Id="rId115" Type="http://schemas.openxmlformats.org/officeDocument/2006/relationships/hyperlink" Target="https://doi.org/10.1139/CJSS-2016-0097" TargetMode="External"/><Relationship Id="rId136" Type="http://schemas.openxmlformats.org/officeDocument/2006/relationships/hyperlink" Target="https://doi.org/10.4141/S06-031" TargetMode="External"/><Relationship Id="rId157" Type="http://schemas.openxmlformats.org/officeDocument/2006/relationships/hyperlink" Target="https://doi.org/10.1016/j.atmosenv.2004.05.014" TargetMode="External"/><Relationship Id="rId178" Type="http://schemas.openxmlformats.org/officeDocument/2006/relationships/hyperlink" Target="https://doi.org/10.1016/j.agee.2009.04.014" TargetMode="External"/><Relationship Id="rId301" Type="http://schemas.openxmlformats.org/officeDocument/2006/relationships/hyperlink" Target="https://doi.org/10.1071/AN15386" TargetMode="External"/><Relationship Id="rId322" Type="http://schemas.openxmlformats.org/officeDocument/2006/relationships/hyperlink" Target="https://doi.org/10.2134/jeq2012.0457" TargetMode="External"/><Relationship Id="rId343" Type="http://schemas.openxmlformats.org/officeDocument/2006/relationships/hyperlink" Target="https://doi.org/10.1016/j.biosystemseng.2008.10.005" TargetMode="External"/><Relationship Id="rId364" Type="http://schemas.openxmlformats.org/officeDocument/2006/relationships/hyperlink" Target="https://doi.org/10.1016/j.jclepro.2017.03.050" TargetMode="External"/><Relationship Id="rId61" Type="http://schemas.openxmlformats.org/officeDocument/2006/relationships/hyperlink" Target="https://github.com/holos-aafc/Holos/blob/main/H.Content/Resources/Table_49_Electricity_Conversion_Values_By_Province.csv" TargetMode="External"/><Relationship Id="rId82" Type="http://schemas.openxmlformats.org/officeDocument/2006/relationships/hyperlink" Target="https://www.ipcc.ch/report/2006-ipcc-guidelines-for-national-greenhouse-gas-inventories/" TargetMode="External"/><Relationship Id="rId199" Type="http://schemas.openxmlformats.org/officeDocument/2006/relationships/hyperlink" Target="https://doi.org/10.1080/01448765.2019.1627908" TargetMode="External"/><Relationship Id="rId203" Type="http://schemas.openxmlformats.org/officeDocument/2006/relationships/hyperlink" Target="https://doi.org/10.1139/cjss-2019-0164" TargetMode="External"/><Relationship Id="rId385" Type="http://schemas.openxmlformats.org/officeDocument/2006/relationships/hyperlink" Target="https://doi.org/10.1016/j.biortech.2014.02.027" TargetMode="External"/><Relationship Id="rId19" Type="http://schemas.openxmlformats.org/officeDocument/2006/relationships/hyperlink" Target="https://github.com/holos-aafc/Holos/blob/main/H.Content/Resources/Table_7_Relative_Biomass_Information.csv" TargetMode="External"/><Relationship Id="rId224" Type="http://schemas.openxmlformats.org/officeDocument/2006/relationships/hyperlink" Target="https://doi.org/10.1111/gcb.14094" TargetMode="External"/><Relationship Id="rId245" Type="http://schemas.openxmlformats.org/officeDocument/2006/relationships/hyperlink" Target="https://www.ipcc.ch/report/2019-refinement-to-the-2006-ipcc-guidelines-for-national-greenhouse-gas-inventories/" TargetMode="External"/><Relationship Id="rId266" Type="http://schemas.openxmlformats.org/officeDocument/2006/relationships/hyperlink" Target="https://www.nfacc.ca/codes-of-practice/bison" TargetMode="External"/><Relationship Id="rId287" Type="http://schemas.openxmlformats.org/officeDocument/2006/relationships/hyperlink" Target="https://doi.org/10.1186/2049-1891-4-42" TargetMode="External"/><Relationship Id="rId410" Type="http://schemas.openxmlformats.org/officeDocument/2006/relationships/hyperlink" Target="https://publications.gc.ca/site/eng/9.506002/publication.html" TargetMode="External"/><Relationship Id="rId30" Type="http://schemas.openxmlformats.org/officeDocument/2006/relationships/hyperlink" Target="https://github.com/holos-aafc/Holos/blob/main/H.Content/Resources/Table_18_26_Diet_Coefficients_For_Beef_Dairy_Sheep.csv" TargetMode="External"/><Relationship Id="rId105" Type="http://schemas.openxmlformats.org/officeDocument/2006/relationships/hyperlink" Target="https://doi.org/10.1016/j.cosust.2020.07.005" TargetMode="External"/><Relationship Id="rId126" Type="http://schemas.openxmlformats.org/officeDocument/2006/relationships/hyperlink" Target="https://www.gov.mb.ca/agriculture/environment/nutrient-management/pubs/properties-of-manure.pdf" TargetMode="External"/><Relationship Id="rId147" Type="http://schemas.openxmlformats.org/officeDocument/2006/relationships/hyperlink" Target="https://doi.org/10.2134/jeq2016.01.0004" TargetMode="External"/><Relationship Id="rId168" Type="http://schemas.openxmlformats.org/officeDocument/2006/relationships/hyperlink" Target="https://doi.org/10.2134/jeq2001.3051659x" TargetMode="External"/><Relationship Id="rId312" Type="http://schemas.openxmlformats.org/officeDocument/2006/relationships/hyperlink" Target="https://doi.org/10.1007/BF02978670" TargetMode="External"/><Relationship Id="rId333" Type="http://schemas.openxmlformats.org/officeDocument/2006/relationships/hyperlink" Target="https://biogas.ifas.ufl.edu/Publs/NRAES176-p301-312-Mar2005.pdf" TargetMode="External"/><Relationship Id="rId354" Type="http://schemas.openxmlformats.org/officeDocument/2006/relationships/hyperlink" Target="https://publications.gc.ca/site/eng/9.506002/publication.html" TargetMode="External"/><Relationship Id="rId51" Type="http://schemas.openxmlformats.org/officeDocument/2006/relationships/hyperlink" Target="https://github.com/holos-aafc/Holos/blob/main/H.Core/Providers/Animals/Table_39_Crude_Protein_Content_Swine_Feed_Provider.cs" TargetMode="External"/><Relationship Id="rId72" Type="http://schemas.openxmlformats.org/officeDocument/2006/relationships/hyperlink" Target="https://github.com/holos-aafc/Holos/blob/main/H.Content/Resources/Table_59_Output_For_Report.csv" TargetMode="External"/><Relationship Id="rId93" Type="http://schemas.openxmlformats.org/officeDocument/2006/relationships/hyperlink" Target="https://www.ipcc.ch/report/2019-refinement-to-the-2006-ipcc-guidelines-for-national-greenhouse-gas-inventories/" TargetMode="External"/><Relationship Id="rId189" Type="http://schemas.openxmlformats.org/officeDocument/2006/relationships/hyperlink" Target="https://profils-profiles.science.gc.ca/en/profile/jonathan-d-neilson?wbdisable=true" TargetMode="External"/><Relationship Id="rId375" Type="http://schemas.openxmlformats.org/officeDocument/2006/relationships/hyperlink" Target="https://doi.org/10.1016/j.rser.2020.110217" TargetMode="External"/><Relationship Id="rId396" Type="http://schemas.openxmlformats.org/officeDocument/2006/relationships/header" Target="header3.xml"/><Relationship Id="rId3" Type="http://schemas.openxmlformats.org/officeDocument/2006/relationships/customXml" Target="../customXml/item3.xml"/><Relationship Id="rId214" Type="http://schemas.openxmlformats.org/officeDocument/2006/relationships/hyperlink" Target="https://www.researchgate.net/publication/329774170_Updated_carbon_footprint_values_for_mineral_fertilizer_from_different_world_regions" TargetMode="External"/><Relationship Id="rId235" Type="http://schemas.openxmlformats.org/officeDocument/2006/relationships/hyperlink" Target="https://doi.org/10.4141/cjas-2014-158" TargetMode="External"/><Relationship Id="rId256" Type="http://schemas.openxmlformats.org/officeDocument/2006/relationships/hyperlink" Target="https://www.chickenfarmers.ca/wp-content/uploads/2014/07/ACP-Manual_2018_EN.pdf" TargetMode="External"/><Relationship Id="rId277" Type="http://schemas.openxmlformats.org/officeDocument/2006/relationships/hyperlink" Target="https://doi.org/10.3168/jds.2012-5340" TargetMode="External"/><Relationship Id="rId298" Type="http://schemas.openxmlformats.org/officeDocument/2006/relationships/hyperlink" Target="http://www.fao.org/fileadmin/user_upload/gleam/docs/GLEAM_2.0_Model_description.pdf" TargetMode="External"/><Relationship Id="rId400" Type="http://schemas.openxmlformats.org/officeDocument/2006/relationships/hyperlink" Target="https://publications.gc.ca/site/eng/9.506002/publication.html" TargetMode="External"/><Relationship Id="rId421" Type="http://schemas.openxmlformats.org/officeDocument/2006/relationships/hyperlink" Target="https://www.ipcc.ch/report/sixth-assessment-report-working-group-i/" TargetMode="External"/><Relationship Id="rId116" Type="http://schemas.openxmlformats.org/officeDocument/2006/relationships/hyperlink" Target="https://mspace.lib.umanitoba.ca/handle/1993/14417" TargetMode="External"/><Relationship Id="rId137" Type="http://schemas.openxmlformats.org/officeDocument/2006/relationships/hyperlink" Target="https://doi.org/10.2134/jeq2005.0440" TargetMode="External"/><Relationship Id="rId158" Type="http://schemas.openxmlformats.org/officeDocument/2006/relationships/hyperlink" Target="https://www2.gov.bc.ca/assets/gov/farming-natural-resources-and-industry/agriculture-and-seafood/agricultural-land-and-environment/soil-nutrients/nutrient-management/bc_manure_and_crop_nutrients_report.pdf" TargetMode="External"/><Relationship Id="rId302" Type="http://schemas.openxmlformats.org/officeDocument/2006/relationships/hyperlink" Target="https://doi.org/10.17226/19014" TargetMode="External"/><Relationship Id="rId323" Type="http://schemas.openxmlformats.org/officeDocument/2006/relationships/hyperlink" Target="https://extension.okstate.edu/fact-sheets/anaerobic-digestion-of-animal-manures-types-of-digesters.html" TargetMode="External"/><Relationship Id="rId344" Type="http://schemas.openxmlformats.org/officeDocument/2006/relationships/hyperlink" Target="https://lactanet.ca/wp-content/uploads/2021/01/2019-atlantic_dairy_evolution_part_2.pdf" TargetMode="External"/><Relationship Id="rId20" Type="http://schemas.openxmlformats.org/officeDocument/2006/relationships/hyperlink" Target="https://github.com/holos-aafc/Holos/blob/main/H.Content/Resources/Table_8_Globally_Calibrated_Model_Paramters_To_Estimate_SOC_Changes.csv" TargetMode="External"/><Relationship Id="rId41" Type="http://schemas.openxmlformats.org/officeDocument/2006/relationships/hyperlink" Target="https://github.com/holos-aafc/Holos/blob/main/H.Content/Resources/Table_29_Percentage_Total_Manure_Produced_In_Systems.csv" TargetMode="External"/><Relationship Id="rId62" Type="http://schemas.openxmlformats.org/officeDocument/2006/relationships/hyperlink" Target="https://github.com/holos-aafc/Holos/blob/main/H.Content/Resources/Table_50_Fuel_Energy_Requirement_Estimates_By_Region.csv" TargetMode="External"/><Relationship Id="rId83" Type="http://schemas.openxmlformats.org/officeDocument/2006/relationships/hyperlink" Target="https://www.ipcc.ch/report/2019-refinement-to-the-2006-ipcc-guidelines-for-national-greenhouse-gas-inventories/" TargetMode="External"/><Relationship Id="rId179" Type="http://schemas.openxmlformats.org/officeDocument/2006/relationships/hyperlink" Target="https://doi.org/10.1071/CP10360" TargetMode="External"/><Relationship Id="rId365" Type="http://schemas.openxmlformats.org/officeDocument/2006/relationships/hyperlink" Target="https://publications.gc.ca/site/eng/9.506002/publication.html" TargetMode="External"/><Relationship Id="rId386" Type="http://schemas.openxmlformats.org/officeDocument/2006/relationships/hyperlink" Target="https://doi.org/10.1016/j.biortech.2018.11.090" TargetMode="External"/><Relationship Id="rId190" Type="http://schemas.openxmlformats.org/officeDocument/2006/relationships/hyperlink" Target="https://doi.org/10.1016/j.fcr.2011.12.010" TargetMode="External"/><Relationship Id="rId204" Type="http://schemas.openxmlformats.org/officeDocument/2006/relationships/hyperlink" Target="https://www.ipcc.ch/report/2019-refinement-to-the-2006-ipcc-guidelines-for-national-greenhouse-gas-inventories/" TargetMode="External"/><Relationship Id="rId225" Type="http://schemas.openxmlformats.org/officeDocument/2006/relationships/hyperlink" Target="https://doi.org/10.3168/jds.2012-6095" TargetMode="External"/><Relationship Id="rId246" Type="http://schemas.openxmlformats.org/officeDocument/2006/relationships/hyperlink" Target="https://www.ipcc.ch/report/2019-refinement-to-the-2006-ipcc-guidelines-for-national-greenhouse-gas-inventories/" TargetMode="External"/><Relationship Id="rId267" Type="http://schemas.openxmlformats.org/officeDocument/2006/relationships/hyperlink" Target="https://novascotia.ca/thinkfarm/documents/Manual-Goat.pdf" TargetMode="External"/><Relationship Id="rId288" Type="http://schemas.openxmlformats.org/officeDocument/2006/relationships/hyperlink" Target="https://doi.org/10.2134/jeq2007.0351" TargetMode="External"/><Relationship Id="rId411" Type="http://schemas.openxmlformats.org/officeDocument/2006/relationships/hyperlink" Target="https://publications.gc.ca/site/eng/9.506002/publication.html" TargetMode="External"/><Relationship Id="rId106" Type="http://schemas.openxmlformats.org/officeDocument/2006/relationships/hyperlink" Target="https://doi.org/10.1029/2000GB001389" TargetMode="External"/><Relationship Id="rId127" Type="http://schemas.openxmlformats.org/officeDocument/2006/relationships/hyperlink" Target="https://doi.org/10.2134/jeq2001.302376x" TargetMode="External"/><Relationship Id="rId313" Type="http://schemas.openxmlformats.org/officeDocument/2006/relationships/hyperlink" Target="https://doi.org/10.1016/j.atmosenv.2015.11.030" TargetMode="External"/><Relationship Id="rId10" Type="http://schemas.openxmlformats.org/officeDocument/2006/relationships/endnotes" Target="endnotes.xml"/><Relationship Id="rId31" Type="http://schemas.openxmlformats.org/officeDocument/2006/relationships/hyperlink" Target="https://github.com/holos-aafc/Holos/blob/main/H.Core/Providers/Animals/Table_19_Additive_Reduction_Factors_Provider.cs" TargetMode="External"/><Relationship Id="rId52" Type="http://schemas.openxmlformats.org/officeDocument/2006/relationships/hyperlink" Target="https://github.com/holos-aafc/Holos/blob/main/H.Core/Providers/Animals/Table_40_Swine_Default_PrGain_Values_Provider.cs" TargetMode="External"/><Relationship Id="rId73" Type="http://schemas.openxmlformats.org/officeDocument/2006/relationships/hyperlink" Target="https://github.com/holos-aafc/Holos/blob/main/H.Core/Providers/Plants/Table_60_Utilization_Rates_For_Livestock_Grazing_Provider.cs" TargetMode="External"/><Relationship Id="rId94" Type="http://schemas.openxmlformats.org/officeDocument/2006/relationships/hyperlink" Target="https://doi.org/10.1111/j.1475-2743.1997.tb00594.x" TargetMode="External"/><Relationship Id="rId148" Type="http://schemas.openxmlformats.org/officeDocument/2006/relationships/hyperlink" Target="https://harvest.usask.ca/handle/10388/ETD-2012-05-456" TargetMode="External"/><Relationship Id="rId169" Type="http://schemas.openxmlformats.org/officeDocument/2006/relationships/hyperlink" Target="https://doi.org/10.1016/S0254-6299(15)30421-X" TargetMode="External"/><Relationship Id="rId334" Type="http://schemas.openxmlformats.org/officeDocument/2006/relationships/hyperlink" Target="https://www.ipcc.ch/report/2019-refinement-to-the-2006-ipcc-guidelines-for-national-greenhouse-gas-inventories/" TargetMode="External"/><Relationship Id="rId355" Type="http://schemas.openxmlformats.org/officeDocument/2006/relationships/hyperlink" Target="https://www.ipcc.ch/report/2019-refinement-to-the-2006-ipcc-guidelines-for-national-greenhouse-gas-inventories/" TargetMode="External"/><Relationship Id="rId376" Type="http://schemas.openxmlformats.org/officeDocument/2006/relationships/hyperlink" Target="https://ijabe.org/index.php/ijabe/article/view/2469/pdf" TargetMode="External"/><Relationship Id="rId397" Type="http://schemas.openxmlformats.org/officeDocument/2006/relationships/footer" Target="footer3.xml"/><Relationship Id="rId4" Type="http://schemas.openxmlformats.org/officeDocument/2006/relationships/customXml" Target="../customXml/item4.xml"/><Relationship Id="rId180" Type="http://schemas.openxmlformats.org/officeDocument/2006/relationships/hyperlink" Target="https://doi.org/10.1007/s11104-013-1854-2" TargetMode="External"/><Relationship Id="rId215" Type="http://schemas.openxmlformats.org/officeDocument/2006/relationships/hyperlink" Target="https://power.larc.nasa.gov/data-access-viewer/" TargetMode="External"/><Relationship Id="rId236" Type="http://schemas.openxmlformats.org/officeDocument/2006/relationships/hyperlink" Target="https://www.ipcc.ch/report/2019-refinement-to-the-2006-ipcc-guidelines-for-national-greenhouse-gas-inventories/" TargetMode="External"/><Relationship Id="rId257" Type="http://schemas.openxmlformats.org/officeDocument/2006/relationships/hyperlink" Target="http://www.milk.org/Corporate/view.aspx?content=Students/DairyCattleBreeds" TargetMode="External"/><Relationship Id="rId278" Type="http://schemas.openxmlformats.org/officeDocument/2006/relationships/hyperlink" Target="https://doi.org/10.1016/j.agee.2005.08.030" TargetMode="External"/><Relationship Id="rId401" Type="http://schemas.openxmlformats.org/officeDocument/2006/relationships/hyperlink" Target="https://www.ipcc.ch/report/2006-ipcc-guidelines-for-national-greenhouse-gas-inventories/" TargetMode="External"/><Relationship Id="rId422" Type="http://schemas.openxmlformats.org/officeDocument/2006/relationships/hyperlink" Target="https://www.fil-idf.org/wp-content/uploads/2016/09/Bulletin479-2015_A-common-carbon-footprint-approach-for-the-dairy-sector.CAT.pdf" TargetMode="External"/><Relationship Id="rId303" Type="http://schemas.openxmlformats.org/officeDocument/2006/relationships/hyperlink" Target="https://doi.org/10.1016/j.atmosenv.2015.11.030" TargetMode="External"/><Relationship Id="rId42" Type="http://schemas.openxmlformats.org/officeDocument/2006/relationships/hyperlink" Target="https://github.com/holos-aafc/Holos/blob/main/H.Core/Providers/Animals/Table_30_Default_Bedding_Material_Composition_Provider.cs" TargetMode="External"/><Relationship Id="rId84" Type="http://schemas.openxmlformats.org/officeDocument/2006/relationships/hyperlink" Target="https://doi.org/10.1016/j.ejrh.2017.11.010" TargetMode="External"/><Relationship Id="rId138" Type="http://schemas.openxmlformats.org/officeDocument/2006/relationships/hyperlink" Target="https://doi.org/10.2134/jeq2016.04.0122" TargetMode="External"/><Relationship Id="rId345" Type="http://schemas.openxmlformats.org/officeDocument/2006/relationships/hyperlink" Target="https://doi.org/10.2134/jeq2007.0351" TargetMode="External"/><Relationship Id="rId387" Type="http://schemas.openxmlformats.org/officeDocument/2006/relationships/hyperlink" Target="https://publications.gc.ca/site/eng/9.506002/publication.html" TargetMode="External"/><Relationship Id="rId191" Type="http://schemas.openxmlformats.org/officeDocument/2006/relationships/hyperlink" Target="https://doi.org/10.2136/sssaj2001.653771x" TargetMode="External"/><Relationship Id="rId205" Type="http://schemas.openxmlformats.org/officeDocument/2006/relationships/hyperlink" Target="https://elibrary.asabe.org/abstract.asp?aid=32018" TargetMode="External"/><Relationship Id="rId247" Type="http://schemas.openxmlformats.org/officeDocument/2006/relationships/hyperlink" Target="https://doi.org/10.1016/j.livsci.2008.05.022" TargetMode="External"/><Relationship Id="rId412" Type="http://schemas.openxmlformats.org/officeDocument/2006/relationships/hyperlink" Target="https://publications.gc.ca/site/eng/9.506002/publication.html" TargetMode="External"/><Relationship Id="rId107" Type="http://schemas.openxmlformats.org/officeDocument/2006/relationships/hyperlink" Target="https://www.ipcc.ch/report/2019-refinement-to-the-2006-ipcc-guidelines-for-national-greenhouse-gas-inventories/" TargetMode="External"/><Relationship Id="rId289" Type="http://schemas.openxmlformats.org/officeDocument/2006/relationships/hyperlink" Target="https://www3.epa.gov/ttnchie1/conference/ei11/ammonia/mangino.pdf" TargetMode="External"/><Relationship Id="rId11" Type="http://schemas.openxmlformats.org/officeDocument/2006/relationships/hyperlink" Target="https://github.com/holos-aafc/Holos" TargetMode="External"/><Relationship Id="rId53" Type="http://schemas.openxmlformats.org/officeDocument/2006/relationships/hyperlink" Target="https://github.com/holos-aafc/Holos/blob/main/H.Content/Resources/Table_41_Poultry_N_Excretion_Rate_Parameter_Values.csv" TargetMode="External"/><Relationship Id="rId149" Type="http://schemas.openxmlformats.org/officeDocument/2006/relationships/hyperlink" Target="https://www1.agric.gov.ab.ca/$Department/deptdocs.nsf/all/irr15479/$FILE/manure_on_forages.pdf" TargetMode="External"/><Relationship Id="rId314" Type="http://schemas.openxmlformats.org/officeDocument/2006/relationships/hyperlink" Target="https://www.ipcc.ch/report/2019-refinement-to-the-2006-ipcc-guidelines-for-national-greenhouse-gas-inventories/" TargetMode="External"/><Relationship Id="rId356" Type="http://schemas.openxmlformats.org/officeDocument/2006/relationships/hyperlink" Target="https://www.ipcc.ch/report/2019-refinement-to-the-2006-ipcc-guidelines-for-national-greenhouse-gas-inventories/" TargetMode="External"/><Relationship Id="rId398" Type="http://schemas.openxmlformats.org/officeDocument/2006/relationships/hyperlink" Target="https://doi.org/10.1016/j.biosystemseng.2006.07.013" TargetMode="External"/><Relationship Id="rId95" Type="http://schemas.openxmlformats.org/officeDocument/2006/relationships/hyperlink" Target="http://sis.agr.gc.ca/cansis/nsdb/slc/v3.2/index.html" TargetMode="External"/><Relationship Id="rId160" Type="http://schemas.openxmlformats.org/officeDocument/2006/relationships/hyperlink" Target="https://doi.org/10.1023/B:EMAS.0000009231.04123.2d" TargetMode="External"/><Relationship Id="rId216" Type="http://schemas.openxmlformats.org/officeDocument/2006/relationships/hyperlink" Target="https://www.ipcc.ch/report/2019-refinement-to-the-2006-ipcc-guidelines-for-national-greenhouse-gas-inventories/" TargetMode="External"/><Relationship Id="rId423" Type="http://schemas.openxmlformats.org/officeDocument/2006/relationships/hyperlink" Target="https://www.ipcc.ch/report/2019-refinement-to-the-2006-ipcc-guidelines-for-national-greenhouse-gas-inventories/" TargetMode="External"/><Relationship Id="rId258" Type="http://schemas.openxmlformats.org/officeDocument/2006/relationships/hyperlink" Target="https://ontariogoat.ca/wp-content/uploads/2011/10/bedding-packs-goats.pdf" TargetMode="External"/><Relationship Id="rId22" Type="http://schemas.openxmlformats.org/officeDocument/2006/relationships/hyperlink" Target="https://github.com/holos-aafc/Holos/blob/main/H.Content/Resources/Table_10_Default_Values_For_Steady_State_Method.csv" TargetMode="External"/><Relationship Id="rId64" Type="http://schemas.openxmlformats.org/officeDocument/2006/relationships/hyperlink" Target="https://github.com/holos-aafc/Holos/blob/main/H.Core/Providers/Plants/Table_52_CropType_Table_For_Fuel_Herbicide_Values_Provider.cs" TargetMode="External"/><Relationship Id="rId118" Type="http://schemas.openxmlformats.org/officeDocument/2006/relationships/hyperlink" Target="https://publications.gc.ca/site/eng/9.506002/publication.html" TargetMode="External"/><Relationship Id="rId325" Type="http://schemas.openxmlformats.org/officeDocument/2006/relationships/hyperlink" Target="https://doi.org/10.1016/j.agrformet.2017.12.184" TargetMode="External"/><Relationship Id="rId367" Type="http://schemas.openxmlformats.org/officeDocument/2006/relationships/hyperlink" Target="https://www.ipcc.ch/report/2019-refinement-to-the-2006-ipcc-guidelines-for-national-greenhouse-gas-inventories/" TargetMode="External"/><Relationship Id="rId171" Type="http://schemas.openxmlformats.org/officeDocument/2006/relationships/hyperlink" Target="https://doi.org/10.4141/cjss-2014-091" TargetMode="External"/><Relationship Id="rId227" Type="http://schemas.openxmlformats.org/officeDocument/2006/relationships/hyperlink" Target="https://www.ipcc.ch/report/2019-refinement-to-the-2006-ipcc-guidelines-for-national-greenhouse-gas-inventories/" TargetMode="External"/><Relationship Id="rId269" Type="http://schemas.openxmlformats.org/officeDocument/2006/relationships/hyperlink" Target="https://www.gov.mb.ca/agriculture/livestock/sheep/print,manure-management.html" TargetMode="External"/><Relationship Id="rId33" Type="http://schemas.openxmlformats.org/officeDocument/2006/relationships/hyperlink" Target="https://github.com/holos-aafc/Holos/blob/main/H.Content/Resources/Table_21_Average_Milk_Production_For_Dairy_Cows_By_Province.csv" TargetMode="External"/><Relationship Id="rId129" Type="http://schemas.openxmlformats.org/officeDocument/2006/relationships/hyperlink" Target="https://doi.org/10.2134/jeq2001.302376x" TargetMode="External"/><Relationship Id="rId280" Type="http://schemas.openxmlformats.org/officeDocument/2006/relationships/hyperlink" Target="https://doi.org/10.2307/4003996" TargetMode="External"/><Relationship Id="rId336" Type="http://schemas.openxmlformats.org/officeDocument/2006/relationships/hyperlink" Target="https://www150.statcan.gc.ca/n1/en/pub/21-601-m/21-601-m2006077-eng.pdf?st=9mxp6ymp" TargetMode="External"/><Relationship Id="rId75" Type="http://schemas.openxmlformats.org/officeDocument/2006/relationships/hyperlink" Target="https://github.com/holos-aafc/Holos/blob/main/H.Content/Resources/Table_62_Fractions_of_swine_N_volatilized.csv" TargetMode="External"/><Relationship Id="rId140" Type="http://schemas.openxmlformats.org/officeDocument/2006/relationships/hyperlink" Target="https://www.gov.mb.ca/agriculture/livestock/beef/pubs/characterization-of-solid-beef-manure.pdf" TargetMode="External"/><Relationship Id="rId182" Type="http://schemas.openxmlformats.org/officeDocument/2006/relationships/hyperlink" Target="https://doi.org/10.1023/A:1025195826663" TargetMode="External"/><Relationship Id="rId378" Type="http://schemas.openxmlformats.org/officeDocument/2006/relationships/hyperlink" Target="https://doi.org/10.5772/64378" TargetMode="External"/><Relationship Id="rId403" Type="http://schemas.openxmlformats.org/officeDocument/2006/relationships/hyperlink" Target="https://publications.gc.ca/site/eng/9.506002/publication.html" TargetMode="External"/><Relationship Id="rId6" Type="http://schemas.openxmlformats.org/officeDocument/2006/relationships/styles" Target="styles.xml"/><Relationship Id="rId238" Type="http://schemas.openxmlformats.org/officeDocument/2006/relationships/hyperlink" Target="https://www.ipcc.ch/report/2019-refinement-to-the-2006-ipcc-guidelines-for-national-greenhouse-gas-inventories/" TargetMode="External"/><Relationship Id="rId291" Type="http://schemas.openxmlformats.org/officeDocument/2006/relationships/hyperlink" Target="https://doi.org/10.2134/jeq2015.12.0618" TargetMode="External"/><Relationship Id="rId305" Type="http://schemas.openxmlformats.org/officeDocument/2006/relationships/hyperlink" Target="https://www.ipcc.ch/report/2006-ipcc-guidelines-for-national-greenhouse-gas-inventories/" TargetMode="External"/><Relationship Id="rId347" Type="http://schemas.openxmlformats.org/officeDocument/2006/relationships/hyperlink" Target="https://doi.org/10.3168/jds.S0022-0302(05)72851-4" TargetMode="External"/><Relationship Id="rId44" Type="http://schemas.openxmlformats.org/officeDocument/2006/relationships/hyperlink" Target="https://github.com/holos-aafc/Holos/blob/main/H.Core/Providers/Animals/Table_32_Swine_VS_Nitrogen_Excretion_Factors_Provider.cs" TargetMode="External"/><Relationship Id="rId86" Type="http://schemas.openxmlformats.org/officeDocument/2006/relationships/hyperlink" Target="https://power.larc.nasa.gov/data-access-viewer/" TargetMode="External"/><Relationship Id="rId151" Type="http://schemas.openxmlformats.org/officeDocument/2006/relationships/hyperlink" Target="https://doi.org/10.1007/s10705-005-1268-5" TargetMode="External"/><Relationship Id="rId389" Type="http://schemas.openxmlformats.org/officeDocument/2006/relationships/hyperlink" Target="https://publications.gc.ca/site/eng/9.506002/publication.html" TargetMode="External"/><Relationship Id="rId193" Type="http://schemas.openxmlformats.org/officeDocument/2006/relationships/hyperlink" Target="https://doi.org/10.1016/j.agee.2008.04.007" TargetMode="External"/><Relationship Id="rId207" Type="http://schemas.openxmlformats.org/officeDocument/2006/relationships/hyperlink" Target="https://doi.org/10.1080/01448765.1991.9754565" TargetMode="External"/><Relationship Id="rId249" Type="http://schemas.openxmlformats.org/officeDocument/2006/relationships/image" Target="media/image4.png"/><Relationship Id="rId414" Type="http://schemas.openxmlformats.org/officeDocument/2006/relationships/hyperlink" Target="https://www.ipcc.ch/report/2006-ipcc-guidelines-for-national-greenhouse-gas-inventories/" TargetMode="External"/><Relationship Id="rId13" Type="http://schemas.openxmlformats.org/officeDocument/2006/relationships/hyperlink" Target="https://github.com/holos-aafc/Holos/blob/main/H.Content/Resources/Table_1_Growing_Degree_Crop_Coefficients.csv" TargetMode="External"/><Relationship Id="rId109" Type="http://schemas.openxmlformats.org/officeDocument/2006/relationships/hyperlink" Target="https://www150.statcan.gc.ca/n1/en/pub/16-402-x/16-402-x2011001-eng.pdf?st=s-RIhfAz" TargetMode="External"/><Relationship Id="rId260" Type="http://schemas.openxmlformats.org/officeDocument/2006/relationships/hyperlink" Target="https://www.farmfoodcareon.org/wp-content/uploads/2017/05/Fact-Sheet-Deer-Elk-2016.pdf" TargetMode="External"/><Relationship Id="rId316" Type="http://schemas.openxmlformats.org/officeDocument/2006/relationships/hyperlink" Target="https://doi.org/10.4141/cjas2010-005" TargetMode="External"/><Relationship Id="rId55" Type="http://schemas.openxmlformats.org/officeDocument/2006/relationships/hyperlink" Target="https://github.com/holos-aafc/Holos/blob/main/H.Core/Providers/Animals/Table_43_Beef_Dairy_Default_Emission_Factors_Provider.cs" TargetMode="External"/><Relationship Id="rId97" Type="http://schemas.openxmlformats.org/officeDocument/2006/relationships/hyperlink" Target="https://doi.org/10.1029/2000GB001389" TargetMode="External"/><Relationship Id="rId120" Type="http://schemas.openxmlformats.org/officeDocument/2006/relationships/hyperlink" Target="https://doi.org/10.1016/j.wasman.2017.09.013" TargetMode="External"/><Relationship Id="rId358" Type="http://schemas.openxmlformats.org/officeDocument/2006/relationships/hyperlink" Target="http://www.fao.org/3/Y4359E/y4359e00.htm" TargetMode="External"/><Relationship Id="rId162" Type="http://schemas.openxmlformats.org/officeDocument/2006/relationships/hyperlink" Target="https://doi.org/10.13031/2013.29544" TargetMode="External"/><Relationship Id="rId218" Type="http://schemas.openxmlformats.org/officeDocument/2006/relationships/hyperlink" Target="https://doi.org/10.1016/j.scitotenv.2017.11.194" TargetMode="External"/><Relationship Id="rId425" Type="http://schemas.openxmlformats.org/officeDocument/2006/relationships/header" Target="header5.xml"/><Relationship Id="rId271" Type="http://schemas.openxmlformats.org/officeDocument/2006/relationships/hyperlink" Target="https://doi.org/10.4141/cjas2010-005" TargetMode="External"/><Relationship Id="rId24" Type="http://schemas.openxmlformats.org/officeDocument/2006/relationships/hyperlink" Target="https://github.com/holos-aafc/Holos/blob/main/H.Content/Resources/Table_12_Shelterbelt_Carbon_Accumulation_Lookup_By_Hardiness_Zone.csv" TargetMode="External"/><Relationship Id="rId66" Type="http://schemas.openxmlformats.org/officeDocument/2006/relationships/hyperlink" Target="https://github.com/holos-aafc/Holos/blob/main/H.Content/Resources/Table_54_Global_Warming_Potential_Of_Emissions.csv" TargetMode="External"/><Relationship Id="rId131" Type="http://schemas.openxmlformats.org/officeDocument/2006/relationships/hyperlink" Target="https://www150.statcan.gc.ca/n1/en/pub/21-601-m/21-601-m2006077-eng.pdf?st=9mxp6ymp" TargetMode="External"/><Relationship Id="rId327" Type="http://schemas.openxmlformats.org/officeDocument/2006/relationships/hyperlink" Target="http://doi.org/10.21698/simi.2017.0035" TargetMode="External"/><Relationship Id="rId369" Type="http://schemas.openxmlformats.org/officeDocument/2006/relationships/hyperlink" Target="https://doi.org/10.1016/j.atmosenv.2015.11.030" TargetMode="External"/><Relationship Id="rId173" Type="http://schemas.openxmlformats.org/officeDocument/2006/relationships/hyperlink" Target="https://doi.org/10.21273/HORTSCI.35.4.600" TargetMode="External"/><Relationship Id="rId229" Type="http://schemas.openxmlformats.org/officeDocument/2006/relationships/hyperlink" Target="https://doi.org/10.1016/j.livsci.2008.05.022" TargetMode="External"/><Relationship Id="rId380" Type="http://schemas.openxmlformats.org/officeDocument/2006/relationships/hyperlink" Target="https://doi.org/10.1016/j.biortech.2010.10.035" TargetMode="External"/><Relationship Id="rId240" Type="http://schemas.openxmlformats.org/officeDocument/2006/relationships/hyperlink" Target="https://www.ipcc.ch/report/2019-refinement-to-the-2006-ipcc-guidelines-for-national-greenhouse-gas-inventories/" TargetMode="External"/><Relationship Id="rId35" Type="http://schemas.openxmlformats.org/officeDocument/2006/relationships/hyperlink" Target="https://github.com/holos-aafc/Holos/blob/main/H.Core/Providers/Animals/Table_23_Feeding_Activity_Coefficient_Sheep_Provider.cs" TargetMode="External"/><Relationship Id="rId77" Type="http://schemas.openxmlformats.org/officeDocument/2006/relationships/hyperlink" Target="https://power.larc.nasa.gov/data-access-viewer/" TargetMode="External"/><Relationship Id="rId100" Type="http://schemas.openxmlformats.org/officeDocument/2006/relationships/hyperlink" Target="https://www.ipcc.ch/report/2019-refinement-to-the-2006-ipcc-guidelines-for-national-greenhouse-gas-inventories/" TargetMode="External"/><Relationship Id="rId282" Type="http://schemas.openxmlformats.org/officeDocument/2006/relationships/hyperlink" Target="http://dx.doi.org/10.1016/j.agee.2005.08.016" TargetMode="External"/><Relationship Id="rId338" Type="http://schemas.openxmlformats.org/officeDocument/2006/relationships/hyperlink" Target="https://www.cansheep.ca/resources.html" TargetMode="External"/><Relationship Id="rId8" Type="http://schemas.openxmlformats.org/officeDocument/2006/relationships/webSettings" Target="webSettings.xml"/><Relationship Id="rId142" Type="http://schemas.openxmlformats.org/officeDocument/2006/relationships/hyperlink" Target="https://www.gov.mb.ca/agriculture/environment/nutrient-management/pubs/properties-of-manure.pdf" TargetMode="External"/><Relationship Id="rId184" Type="http://schemas.openxmlformats.org/officeDocument/2006/relationships/hyperlink" Target="https://doi.org/10.1016/j.agwat.2012.03.010" TargetMode="External"/><Relationship Id="rId391" Type="http://schemas.openxmlformats.org/officeDocument/2006/relationships/hyperlink" Target="https://www.ipcc.ch/report/2019-refinement-to-the-2006-ipcc-guidelines-for-national-greenhouse-gas-inventories/" TargetMode="External"/><Relationship Id="rId405" Type="http://schemas.openxmlformats.org/officeDocument/2006/relationships/hyperlink" Target="https://publications.gc.ca/site/eng/9.506002/publication.html" TargetMode="External"/><Relationship Id="rId251" Type="http://schemas.openxmlformats.org/officeDocument/2006/relationships/hyperlink" Target="https://www.alpaca.ca/" TargetMode="External"/><Relationship Id="rId46" Type="http://schemas.openxmlformats.org/officeDocument/2006/relationships/hyperlink" Target="https://github.com/holos-aafc/Holos/blob/main/H.Core/Providers/Animals/Table_34_Livestock_Daily_Volatile_Excretion_Factors_Provider.cs" TargetMode="External"/><Relationship Id="rId293" Type="http://schemas.openxmlformats.org/officeDocument/2006/relationships/hyperlink" Target="https://doi.org/10.13031/2013.21736" TargetMode="External"/><Relationship Id="rId307" Type="http://schemas.openxmlformats.org/officeDocument/2006/relationships/hyperlink" Target="https://doi.org/10.4141/CJAS08055" TargetMode="External"/><Relationship Id="rId349" Type="http://schemas.openxmlformats.org/officeDocument/2006/relationships/hyperlink" Target="https://doi.org/10.2527/jas.2013-6506" TargetMode="External"/><Relationship Id="rId88" Type="http://schemas.openxmlformats.org/officeDocument/2006/relationships/image" Target="media/image2.tiff"/><Relationship Id="rId111" Type="http://schemas.openxmlformats.org/officeDocument/2006/relationships/hyperlink" Target="https://open.alberta.ca/publications/a07" TargetMode="External"/><Relationship Id="rId153" Type="http://schemas.openxmlformats.org/officeDocument/2006/relationships/hyperlink" Target="https://doi.org/10.4141/cjss93-027" TargetMode="External"/><Relationship Id="rId195" Type="http://schemas.openxmlformats.org/officeDocument/2006/relationships/hyperlink" Target="https://doi.org/10.1007/s11104-004-7611-9" TargetMode="External"/><Relationship Id="rId209" Type="http://schemas.openxmlformats.org/officeDocument/2006/relationships/hyperlink" Target="https://doi.org/10.1007/BF00336343" TargetMode="External"/><Relationship Id="rId360" Type="http://schemas.openxmlformats.org/officeDocument/2006/relationships/hyperlink" Target="https://www.ipcc.ch/report/2019-refinement-to-the-2006-ipcc-guidelines-for-national-greenhouse-gas-inventories/" TargetMode="External"/><Relationship Id="rId416" Type="http://schemas.openxmlformats.org/officeDocument/2006/relationships/hyperlink" Target="https://www.ipcc.ch/site/assets/uploads/2018/02/ipcc_sar_wg_I_full_report.pdf" TargetMode="External"/><Relationship Id="rId220" Type="http://schemas.openxmlformats.org/officeDocument/2006/relationships/hyperlink" Target="http://www.dairyinfo.gc.ca/_english/dff/dff_2/dff_2b_e.htm" TargetMode="External"/><Relationship Id="rId15" Type="http://schemas.openxmlformats.org/officeDocument/2006/relationships/hyperlink" Target="https://github.com/holos-aafc/Holos/blob/main/H.Core/Calculators/Tillage/TillageFactorCalculator.cs" TargetMode="External"/><Relationship Id="rId57" Type="http://schemas.openxmlformats.org/officeDocument/2006/relationships/hyperlink" Target="https://github.com/holos-aafc/Holos/blob/main/H.Core/Providers/AnaerobicDigestion/Table_45_Parameter_Adjustments_For_Manure_Provider.cs" TargetMode="External"/><Relationship Id="rId262" Type="http://schemas.openxmlformats.org/officeDocument/2006/relationships/hyperlink" Target="https://www150.statcan.gc.ca/n1/en/pub/21-601-m/21-601-m2006077-eng.pdf?st=9mxp6ymp" TargetMode="External"/><Relationship Id="rId318" Type="http://schemas.openxmlformats.org/officeDocument/2006/relationships/hyperlink" Target="http://compost.css.cornell.edu/calc/carbon.html" TargetMode="External"/><Relationship Id="rId99" Type="http://schemas.openxmlformats.org/officeDocument/2006/relationships/hyperlink" Target="https://www.ipcc.ch/report/2006-ipcc-guidelines-for-national-greenhouse-gas-inventories/" TargetMode="External"/><Relationship Id="rId122" Type="http://schemas.openxmlformats.org/officeDocument/2006/relationships/hyperlink" Target="https://files.ontario.ca/omafra-manure-storages-for-horse-farms-20-047-en-23-06-20.pdf" TargetMode="External"/><Relationship Id="rId164" Type="http://schemas.openxmlformats.org/officeDocument/2006/relationships/hyperlink" Target="https://doi.org/10.1080/10962247.2019.1629359" TargetMode="External"/><Relationship Id="rId371" Type="http://schemas.openxmlformats.org/officeDocument/2006/relationships/hyperlink" Target="https://doi.org/10.2134/jeq2012.0457" TargetMode="External"/><Relationship Id="rId427" Type="http://schemas.openxmlformats.org/officeDocument/2006/relationships/header" Target="header6.xml"/><Relationship Id="rId26" Type="http://schemas.openxmlformats.org/officeDocument/2006/relationships/hyperlink" Target="https://github.com/holos-aafc/Holos/blob/main/H.Core/Calculators/Nitrogen/N2OEmissionFactorCalculator.cs" TargetMode="External"/><Relationship Id="rId231" Type="http://schemas.openxmlformats.org/officeDocument/2006/relationships/hyperlink" Target="https://profils-profiles.science.gc.ca/en/profile/aklilu-alemu-phd" TargetMode="External"/><Relationship Id="rId273" Type="http://schemas.openxmlformats.org/officeDocument/2006/relationships/hyperlink" Target="https://doi.org/10.4141/cjas2012-055" TargetMode="External"/><Relationship Id="rId329" Type="http://schemas.openxmlformats.org/officeDocument/2006/relationships/hyperlink" Target="http://porkcrc.com.au/wp-content/uploads/2018/02/4C-113-Project-Final-Research-Report.pdf" TargetMode="External"/><Relationship Id="rId68" Type="http://schemas.openxmlformats.org/officeDocument/2006/relationships/hyperlink" Target="https://github.com/holos-aafc/Holos/blob/main/H.Content/Resources/Table_55_Global_Radiative_Forcing.csv" TargetMode="External"/><Relationship Id="rId133" Type="http://schemas.openxmlformats.org/officeDocument/2006/relationships/hyperlink" Target="https://doi.org/10.1016/j.agrformet.2017.12.185" TargetMode="External"/><Relationship Id="rId175" Type="http://schemas.openxmlformats.org/officeDocument/2006/relationships/hyperlink" Target="https://doi.org/10.1016/j.agee.2016.10.010" TargetMode="External"/><Relationship Id="rId340" Type="http://schemas.openxmlformats.org/officeDocument/2006/relationships/hyperlink" Target="https://doi.org/10.1016/j.atmosenv.2015.11.030" TargetMode="External"/><Relationship Id="rId200" Type="http://schemas.openxmlformats.org/officeDocument/2006/relationships/hyperlink" Target="https://doi.org/10.1139/cjps-2017-0180" TargetMode="External"/><Relationship Id="rId382" Type="http://schemas.openxmlformats.org/officeDocument/2006/relationships/hyperlink" Target="https://cigrjournal.org/index.php/Ejounral/article/view/2445/1736" TargetMode="External"/><Relationship Id="rId242" Type="http://schemas.openxmlformats.org/officeDocument/2006/relationships/hyperlink" Target="https://www.ipcc.ch/report/2019-refinement-to-the-2006-ipcc-guidelines-for-national-greenhouse-gas-inventories/" TargetMode="External"/><Relationship Id="rId284" Type="http://schemas.openxmlformats.org/officeDocument/2006/relationships/hyperlink" Target="https://doi.org/10.1111/gcb.12767" TargetMode="External"/><Relationship Id="rId37" Type="http://schemas.openxmlformats.org/officeDocument/2006/relationships/hyperlink" Target="https://github.com/holos-aafc/Holos/blob/main/H.Core/Providers/Animals/Table_25_Pregnancy_Coefficients_For_Sheep_Provider.cs" TargetMode="External"/><Relationship Id="rId79" Type="http://schemas.openxmlformats.org/officeDocument/2006/relationships/hyperlink" Target="http://www.planthardiness.gc.ca/?m=1" TargetMode="External"/><Relationship Id="rId102" Type="http://schemas.openxmlformats.org/officeDocument/2006/relationships/hyperlink" Target="https://doi.org/10.1029/2000GB001389" TargetMode="External"/><Relationship Id="rId144" Type="http://schemas.openxmlformats.org/officeDocument/2006/relationships/hyperlink" Target="https://doi.org/10.4141/P03-208" TargetMode="External"/><Relationship Id="rId90" Type="http://schemas.openxmlformats.org/officeDocument/2006/relationships/hyperlink" Target="https://doi.org/10.1080/09064710801920321" TargetMode="External"/><Relationship Id="rId186" Type="http://schemas.openxmlformats.org/officeDocument/2006/relationships/hyperlink" Target="https://doi.org/10.2134/agronj2010.0187" TargetMode="External"/><Relationship Id="rId351" Type="http://schemas.openxmlformats.org/officeDocument/2006/relationships/hyperlink" Target="https://www.ipcc.ch/report/2019-refinement-to-the-2006-ipcc-guidelines-for-national-greenhouse-gas-inventories/" TargetMode="External"/><Relationship Id="rId393" Type="http://schemas.openxmlformats.org/officeDocument/2006/relationships/header" Target="header2.xml"/><Relationship Id="rId407" Type="http://schemas.openxmlformats.org/officeDocument/2006/relationships/hyperlink" Target="https://publications.gc.ca/site/eng/9.506002/publication.html" TargetMode="External"/><Relationship Id="rId211" Type="http://schemas.openxmlformats.org/officeDocument/2006/relationships/hyperlink" Target="https://opengovca.com/employee/devon-worth" TargetMode="External"/><Relationship Id="rId253" Type="http://schemas.openxmlformats.org/officeDocument/2006/relationships/hyperlink" Target="https://www.nfacc.ca/pdfs/codes/goat_code_of_practice.pdf" TargetMode="External"/><Relationship Id="rId295" Type="http://schemas.openxmlformats.org/officeDocument/2006/relationships/hyperlink" Target="https://doi.org/10.13031/2013.25273" TargetMode="External"/><Relationship Id="rId309" Type="http://schemas.openxmlformats.org/officeDocument/2006/relationships/hyperlink" Target="https://doi.org/10.4141/cjas2010-005" TargetMode="External"/><Relationship Id="rId48" Type="http://schemas.openxmlformats.org/officeDocument/2006/relationships/hyperlink" Target="https://github.com/holos-aafc/Holos/blob/main/H.Core/Providers/Animals/Table_36_Livestock_Emission_Conversion_Factors_Provider.cs" TargetMode="External"/><Relationship Id="rId113" Type="http://schemas.openxmlformats.org/officeDocument/2006/relationships/hyperlink" Target="https://doi.org/10.1016/j.agrformet.2018.01.036" TargetMode="External"/><Relationship Id="rId320" Type="http://schemas.openxmlformats.org/officeDocument/2006/relationships/hyperlink" Target="http://www.wrapcymru.org.uk/sites/files/wrap/Technical_report_food_waste%20characterisation_Wales_2009x2.9086.pdf" TargetMode="External"/><Relationship Id="rId155" Type="http://schemas.openxmlformats.org/officeDocument/2006/relationships/hyperlink" Target="https://www.gov.mb.ca/agriculture/crops/guides-and-publications/pubs/manure-application-and-use-guidelines.pdf" TargetMode="External"/><Relationship Id="rId197" Type="http://schemas.openxmlformats.org/officeDocument/2006/relationships/hyperlink" Target="http://dx.doi.org/10.1016/j.fcr.2012.10.010" TargetMode="External"/><Relationship Id="rId362" Type="http://schemas.openxmlformats.org/officeDocument/2006/relationships/hyperlink" Target="https://letstalkchicken.ca/farm-to-table/chicken-farm/" TargetMode="External"/><Relationship Id="rId418" Type="http://schemas.openxmlformats.org/officeDocument/2006/relationships/hyperlink" Target="https://www.ipcc.ch/report/ar4/wg1/" TargetMode="External"/><Relationship Id="rId222" Type="http://schemas.openxmlformats.org/officeDocument/2006/relationships/hyperlink" Target="https://www.ipcc.ch/report/2019-refinement-to-the-2006-ipcc-guidelines-for-national-greenhouse-gas-inventories/" TargetMode="External"/><Relationship Id="rId264" Type="http://schemas.openxmlformats.org/officeDocument/2006/relationships/hyperlink" Target="https://www.nfacc.ca/codes-of-practice/sheep" TargetMode="External"/><Relationship Id="rId17" Type="http://schemas.openxmlformats.org/officeDocument/2006/relationships/hyperlink" Target="https://github.com/holos-aafc/Holos/blob/main/H.Content/Resources/Table_5_Carbon_Input_Residue_Allocation_By_Crop_Type.csv" TargetMode="External"/><Relationship Id="rId59" Type="http://schemas.openxmlformats.org/officeDocument/2006/relationships/hyperlink" Target="https://github.com/holos-aafc/Holos/blob/main/H.Core/Providers/AnaerobicDigestion/Table_47_Solid_Liquid_Separation_Coefficients_Provider.cs" TargetMode="External"/><Relationship Id="rId124" Type="http://schemas.openxmlformats.org/officeDocument/2006/relationships/hyperlink" Target="https://www.alberta.ca/manure-application.aspx" TargetMode="External"/><Relationship Id="rId70" Type="http://schemas.openxmlformats.org/officeDocument/2006/relationships/hyperlink" Target="https://github.com/holos-aafc/Holos/blob/main/H.Core/Emissions/Table_57_58_Expression_Of_Uncertainty_Calculator.cs" TargetMode="External"/><Relationship Id="rId166" Type="http://schemas.openxmlformats.org/officeDocument/2006/relationships/hyperlink" Target="https://doi.org/10.2134/jeq2005.0409" TargetMode="External"/><Relationship Id="rId331" Type="http://schemas.openxmlformats.org/officeDocument/2006/relationships/hyperlink" Target="https://doi.org/10.1016/j.biosystemseng.2020.05.011" TargetMode="External"/><Relationship Id="rId373" Type="http://schemas.openxmlformats.org/officeDocument/2006/relationships/hyperlink" Target="https://agronomy.emu.ee/wp-content/uploads/2016/05/Vol14_nr4_Bradna.pdf" TargetMode="External"/><Relationship Id="rId429"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demofarm.ca/2016%20Irrigated%20Crop%20Production%20Update/0935%20-%20Bennett%20rb_ICPU_20jan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2" ma:contentTypeDescription="Create a new document." ma:contentTypeScope="" ma:versionID="435aa8704981726233a027a08bba401b">
  <xsd:schema xmlns:xsd="http://www.w3.org/2001/XMLSchema" xmlns:xs="http://www.w3.org/2001/XMLSchema" xmlns:p="http://schemas.microsoft.com/office/2006/metadata/properties" xmlns:ns3="aa26e8b0-7d22-45db-969e-1b584ccaaa61" xmlns:ns4="5108e6fb-b53e-4952-850e-64635d476030" targetNamespace="http://schemas.microsoft.com/office/2006/metadata/properties" ma:root="true" ma:fieldsID="f354d0fb942d933a8063f29eeb5da2d4" ns3:_="" ns4:_="">
    <xsd:import namespace="aa26e8b0-7d22-45db-969e-1b584ccaaa61"/>
    <xsd:import namespace="5108e6fb-b53e-4952-850e-64635d4760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6e8b0-7d22-45db-969e-1b584ccaaa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B0898-931B-4997-9430-34E91AF31519}">
  <ds:schemaRefs>
    <ds:schemaRef ds:uri="http://schemas.microsoft.com/sharepoint/v3/contenttype/forms"/>
  </ds:schemaRefs>
</ds:datastoreItem>
</file>

<file path=customXml/itemProps2.xml><?xml version="1.0" encoding="utf-8"?>
<ds:datastoreItem xmlns:ds="http://schemas.openxmlformats.org/officeDocument/2006/customXml" ds:itemID="{EF988AA2-B21E-4DA9-8E05-8C7F3F01B1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36ED02-E401-41A2-BA07-527162AC4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6e8b0-7d22-45db-969e-1b584ccaaa61"/>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E5768A-0F56-48EC-96E6-834FEAAC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13997</TotalTime>
  <Pages>285</Pages>
  <Words>121060</Words>
  <Characters>690042</Characters>
  <Application>Microsoft Office Word</Application>
  <DocSecurity>0</DocSecurity>
  <Lines>5750</Lines>
  <Paragraphs>1618</Paragraphs>
  <ScaleCrop>false</ScaleCrop>
  <HeadingPairs>
    <vt:vector size="2" baseType="variant">
      <vt:variant>
        <vt:lpstr>Title</vt:lpstr>
      </vt:variant>
      <vt:variant>
        <vt:i4>1</vt:i4>
      </vt:variant>
    </vt:vector>
  </HeadingPairs>
  <TitlesOfParts>
    <vt:vector size="1" baseType="lpstr">
      <vt:lpstr/>
    </vt:vector>
  </TitlesOfParts>
  <Company>AAFC-AAC</Company>
  <LinksUpToDate>false</LinksUpToDate>
  <CharactersWithSpaces>809484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Holos model development team;Roland Kroebel;Aklilu Alemu;Aaron McPherson</dc:creator>
  <cp:keywords/>
  <dc:description/>
  <cp:lastModifiedBy>Pogue, Sarah (AAFC/AAC)</cp:lastModifiedBy>
  <cp:revision>718</cp:revision>
  <cp:lastPrinted>2019-03-27T20:58:00Z</cp:lastPrinted>
  <dcterms:created xsi:type="dcterms:W3CDTF">2023-09-18T15:12:00Z</dcterms:created>
  <dcterms:modified xsi:type="dcterms:W3CDTF">2023-12-06T19:41:00Z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Holos.eqp</vt:lpwstr>
  </property>
  <property fmtid="{D5CDD505-2E9C-101B-9397-08002B2CF9AE}" pid="10" name="MTEqnNumsOnRight">
    <vt:bool>true</vt:bool>
  </property>
  <property fmtid="{D5CDD505-2E9C-101B-9397-08002B2CF9AE}" pid="11" name="_DocHome">
    <vt:i4>480912440</vt:i4>
  </property>
  <property fmtid="{D5CDD505-2E9C-101B-9397-08002B2CF9AE}" pid="12" name="ContentTypeId">
    <vt:lpwstr>0x0101008AF8F1749C906F4BB05BAACB63DB97E6</vt:lpwstr>
  </property>
  <property fmtid="{D5CDD505-2E9C-101B-9397-08002B2CF9AE}" pid="13" name="ClassificationContentMarkingHeaderShapeIds">
    <vt:lpwstr>3,1c,20,21,22,23</vt:lpwstr>
  </property>
  <property fmtid="{D5CDD505-2E9C-101B-9397-08002B2CF9AE}" pid="14" name="ClassificationContentMarkingHeaderFontProps">
    <vt:lpwstr>#000000,10,Calibri</vt:lpwstr>
  </property>
  <property fmtid="{D5CDD505-2E9C-101B-9397-08002B2CF9AE}" pid="15" name="ClassificationContentMarkingHeaderText">
    <vt:lpwstr>Unclassified / Non classifié</vt:lpwstr>
  </property>
  <property fmtid="{D5CDD505-2E9C-101B-9397-08002B2CF9AE}" pid="16" name="MSIP_Label_baad8967-3ba6-4b00-a759-20a8ca19a393_Enabled">
    <vt:lpwstr>true</vt:lpwstr>
  </property>
  <property fmtid="{D5CDD505-2E9C-101B-9397-08002B2CF9AE}" pid="17" name="MSIP_Label_baad8967-3ba6-4b00-a759-20a8ca19a393_SetDate">
    <vt:lpwstr>2023-08-04T19:29:36Z</vt:lpwstr>
  </property>
  <property fmtid="{D5CDD505-2E9C-101B-9397-08002B2CF9AE}" pid="18" name="MSIP_Label_baad8967-3ba6-4b00-a759-20a8ca19a393_Method">
    <vt:lpwstr>Privileged</vt:lpwstr>
  </property>
  <property fmtid="{D5CDD505-2E9C-101B-9397-08002B2CF9AE}" pid="19" name="MSIP_Label_baad8967-3ba6-4b00-a759-20a8ca19a393_Name">
    <vt:lpwstr>UNCLASSIFIED</vt:lpwstr>
  </property>
  <property fmtid="{D5CDD505-2E9C-101B-9397-08002B2CF9AE}" pid="20" name="MSIP_Label_baad8967-3ba6-4b00-a759-20a8ca19a393_SiteId">
    <vt:lpwstr>9da98bb1-1857-4cc3-8751-9a49e35d24cd</vt:lpwstr>
  </property>
  <property fmtid="{D5CDD505-2E9C-101B-9397-08002B2CF9AE}" pid="21" name="MSIP_Label_baad8967-3ba6-4b00-a759-20a8ca19a393_ActionId">
    <vt:lpwstr>f670a10b-fab9-4549-8329-e6a9842ef901</vt:lpwstr>
  </property>
  <property fmtid="{D5CDD505-2E9C-101B-9397-08002B2CF9AE}" pid="22" name="MSIP_Label_baad8967-3ba6-4b00-a759-20a8ca19a393_ContentBits">
    <vt:lpwstr>1</vt:lpwstr>
  </property>
</Properties>
</file>